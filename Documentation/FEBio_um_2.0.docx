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DC7C64" w14:textId="77777777" w:rsidR="006A0BC1" w:rsidRDefault="006A0BC1" w:rsidP="0028349D"/>
    <w:p w14:paraId="7B9CDFD7" w14:textId="0CFF9CC8" w:rsidR="006A0BC1" w:rsidRPr="000F5F8E" w:rsidRDefault="0016320C" w:rsidP="00C80F4A">
      <w:pPr>
        <w:jc w:val="center"/>
      </w:pPr>
      <w:r>
        <w:rPr>
          <w:noProof/>
        </w:rPr>
        <w:drawing>
          <wp:inline distT="0" distB="0" distL="0" distR="0" wp14:anchorId="6A598DF3" wp14:editId="3ACCBD38">
            <wp:extent cx="5397690" cy="19325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064" cy="1932687"/>
                    </a:xfrm>
                    <a:prstGeom prst="rect">
                      <a:avLst/>
                    </a:prstGeom>
                    <a:noFill/>
                    <a:ln>
                      <a:noFill/>
                    </a:ln>
                  </pic:spPr>
                </pic:pic>
              </a:graphicData>
            </a:graphic>
          </wp:inline>
        </w:drawing>
      </w:r>
    </w:p>
    <w:p w14:paraId="6DACF34B" w14:textId="77777777" w:rsidR="0016320C" w:rsidRDefault="0016320C" w:rsidP="00572F41">
      <w:pPr>
        <w:jc w:val="center"/>
        <w:rPr>
          <w:rFonts w:ascii="Arial Narrow" w:hAnsi="Arial Narrow"/>
          <w:i/>
        </w:rPr>
      </w:pPr>
    </w:p>
    <w:p w14:paraId="1EFE8786" w14:textId="77777777" w:rsidR="0016320C" w:rsidRDefault="0016320C" w:rsidP="00572F41">
      <w:pPr>
        <w:jc w:val="center"/>
        <w:rPr>
          <w:rFonts w:ascii="Arial Narrow" w:hAnsi="Arial Narrow"/>
          <w:i/>
        </w:rPr>
      </w:pPr>
    </w:p>
    <w:p w14:paraId="25A1DC26" w14:textId="77777777" w:rsidR="0016320C" w:rsidRDefault="0016320C" w:rsidP="00572F41">
      <w:pPr>
        <w:jc w:val="center"/>
        <w:rPr>
          <w:rFonts w:ascii="Arial Narrow" w:hAnsi="Arial Narrow"/>
          <w:i/>
        </w:rPr>
      </w:pPr>
    </w:p>
    <w:p w14:paraId="4D8767AF" w14:textId="77777777" w:rsidR="0016320C" w:rsidRDefault="0016320C" w:rsidP="00572F41">
      <w:pPr>
        <w:jc w:val="center"/>
        <w:rPr>
          <w:rFonts w:ascii="Arial Narrow" w:hAnsi="Arial Narrow"/>
          <w:i/>
        </w:rPr>
      </w:pPr>
    </w:p>
    <w:p w14:paraId="5EA18228" w14:textId="77777777" w:rsidR="0016320C" w:rsidRDefault="0016320C" w:rsidP="00572F41">
      <w:pPr>
        <w:jc w:val="center"/>
        <w:rPr>
          <w:rFonts w:ascii="Arial Narrow" w:hAnsi="Arial Narrow"/>
          <w:i/>
        </w:rPr>
      </w:pPr>
    </w:p>
    <w:p w14:paraId="4C44414D" w14:textId="7C2259B2" w:rsidR="006A0BC1" w:rsidRPr="00B951E2" w:rsidRDefault="00423899" w:rsidP="00572F41">
      <w:pPr>
        <w:jc w:val="center"/>
        <w:rPr>
          <w:rFonts w:ascii="Arial Narrow" w:hAnsi="Arial Narrow"/>
          <w:i/>
          <w:sz w:val="52"/>
          <w:szCs w:val="52"/>
        </w:rPr>
      </w:pPr>
      <w:r w:rsidRPr="00B951E2">
        <w:rPr>
          <w:rFonts w:ascii="Arial Narrow" w:hAnsi="Arial Narrow"/>
          <w:i/>
          <w:sz w:val="52"/>
          <w:szCs w:val="52"/>
        </w:rPr>
        <w:t xml:space="preserve">Version </w:t>
      </w:r>
      <w:r w:rsidR="0016320C" w:rsidRPr="00B951E2">
        <w:rPr>
          <w:rFonts w:ascii="Arial Narrow" w:hAnsi="Arial Narrow"/>
          <w:i/>
          <w:sz w:val="52"/>
          <w:szCs w:val="52"/>
        </w:rPr>
        <w:t>2.0</w:t>
      </w:r>
    </w:p>
    <w:p w14:paraId="718A0D19" w14:textId="77777777" w:rsidR="006A0BC1" w:rsidRPr="006540F0" w:rsidRDefault="006A0BC1" w:rsidP="0028349D">
      <w:pPr>
        <w:rPr>
          <w:rFonts w:ascii="Arial Narrow" w:hAnsi="Arial Narrow"/>
          <w:i/>
        </w:rPr>
      </w:pPr>
    </w:p>
    <w:p w14:paraId="750B33B6" w14:textId="77777777" w:rsidR="0016320C" w:rsidRDefault="0016320C" w:rsidP="0016320C">
      <w:pPr>
        <w:jc w:val="center"/>
        <w:rPr>
          <w:b/>
          <w:sz w:val="44"/>
          <w:szCs w:val="44"/>
        </w:rPr>
      </w:pPr>
    </w:p>
    <w:p w14:paraId="49CBBEA2" w14:textId="77777777" w:rsidR="0016320C" w:rsidRDefault="0016320C" w:rsidP="0016320C">
      <w:pPr>
        <w:jc w:val="center"/>
        <w:rPr>
          <w:b/>
          <w:sz w:val="44"/>
          <w:szCs w:val="44"/>
        </w:rPr>
      </w:pPr>
    </w:p>
    <w:p w14:paraId="58256806" w14:textId="77777777" w:rsidR="006A0BC1" w:rsidRPr="00B951E2" w:rsidRDefault="006A0BC1" w:rsidP="0016320C">
      <w:pPr>
        <w:jc w:val="center"/>
        <w:rPr>
          <w:b/>
          <w:sz w:val="96"/>
          <w:szCs w:val="96"/>
        </w:rPr>
      </w:pPr>
      <w:r w:rsidRPr="00B951E2">
        <w:rPr>
          <w:b/>
          <w:sz w:val="96"/>
          <w:szCs w:val="96"/>
        </w:rPr>
        <w:t>User’s Manual</w:t>
      </w:r>
    </w:p>
    <w:p w14:paraId="2E149668" w14:textId="77777777" w:rsidR="006A0BC1" w:rsidRDefault="006A0BC1" w:rsidP="0028349D"/>
    <w:p w14:paraId="66DAE0A8" w14:textId="77777777" w:rsidR="006A0BC1" w:rsidRDefault="006A0BC1" w:rsidP="0028349D"/>
    <w:p w14:paraId="75E974CE" w14:textId="77777777" w:rsidR="006A0BC1" w:rsidRDefault="006A0BC1" w:rsidP="0028349D">
      <w:pPr>
        <w:rPr>
          <w:b/>
        </w:rPr>
      </w:pPr>
    </w:p>
    <w:p w14:paraId="3FE5D18B" w14:textId="77777777" w:rsidR="00B951E2" w:rsidRDefault="00B951E2" w:rsidP="0028349D">
      <w:pPr>
        <w:rPr>
          <w:b/>
        </w:rPr>
      </w:pPr>
    </w:p>
    <w:p w14:paraId="6EA49E54" w14:textId="77777777" w:rsidR="00B951E2" w:rsidRDefault="00B951E2" w:rsidP="0028349D">
      <w:pPr>
        <w:rPr>
          <w:b/>
        </w:rPr>
      </w:pPr>
    </w:p>
    <w:p w14:paraId="3C5AFEBE" w14:textId="77777777" w:rsidR="00B951E2" w:rsidRDefault="00B951E2" w:rsidP="0028349D">
      <w:pPr>
        <w:rPr>
          <w:b/>
        </w:rPr>
      </w:pPr>
    </w:p>
    <w:p w14:paraId="3AA53473" w14:textId="77777777" w:rsidR="00B951E2" w:rsidRDefault="00B951E2" w:rsidP="0028349D">
      <w:pPr>
        <w:rPr>
          <w:b/>
        </w:rPr>
      </w:pPr>
    </w:p>
    <w:p w14:paraId="6EDA0048" w14:textId="77777777" w:rsidR="00B951E2" w:rsidRDefault="00B951E2" w:rsidP="0028349D">
      <w:pPr>
        <w:rPr>
          <w:b/>
        </w:rPr>
      </w:pPr>
    </w:p>
    <w:p w14:paraId="3C49C890" w14:textId="77777777" w:rsidR="00B951E2" w:rsidRDefault="00B951E2" w:rsidP="0028349D">
      <w:pPr>
        <w:rPr>
          <w:b/>
        </w:rPr>
      </w:pPr>
    </w:p>
    <w:p w14:paraId="75A00045" w14:textId="77777777" w:rsidR="00B951E2" w:rsidRDefault="00B951E2" w:rsidP="0028349D">
      <w:pPr>
        <w:rPr>
          <w:b/>
        </w:rPr>
      </w:pPr>
    </w:p>
    <w:p w14:paraId="16374D9B" w14:textId="77777777" w:rsidR="00B951E2" w:rsidRDefault="00B951E2" w:rsidP="0028349D">
      <w:pPr>
        <w:rPr>
          <w:b/>
        </w:rPr>
      </w:pPr>
    </w:p>
    <w:p w14:paraId="62A8F492" w14:textId="77777777" w:rsidR="00B951E2" w:rsidRDefault="00B951E2" w:rsidP="0028349D">
      <w:pPr>
        <w:rPr>
          <w:b/>
        </w:rPr>
      </w:pPr>
    </w:p>
    <w:p w14:paraId="79FF5059" w14:textId="77777777" w:rsidR="0016320C" w:rsidRDefault="0016320C" w:rsidP="0028349D">
      <w:pPr>
        <w:rPr>
          <w:b/>
        </w:rPr>
      </w:pPr>
    </w:p>
    <w:p w14:paraId="1832F2A2" w14:textId="24EEAC49" w:rsidR="006A0BC1" w:rsidRDefault="006A0BC1" w:rsidP="0028349D">
      <w:pPr>
        <w:rPr>
          <w:b/>
        </w:rPr>
      </w:pPr>
      <w:r>
        <w:rPr>
          <w:b/>
        </w:rPr>
        <w:t xml:space="preserve">Last Updated:  </w:t>
      </w:r>
      <w:r>
        <w:rPr>
          <w:b/>
        </w:rPr>
        <w:fldChar w:fldCharType="begin"/>
      </w:r>
      <w:r>
        <w:rPr>
          <w:b/>
        </w:rPr>
        <w:instrText xml:space="preserve"> DATE \@ "MMMM d, yyyy" </w:instrText>
      </w:r>
      <w:r>
        <w:rPr>
          <w:b/>
        </w:rPr>
        <w:fldChar w:fldCharType="separate"/>
      </w:r>
      <w:r w:rsidR="00A75DF0">
        <w:rPr>
          <w:b/>
          <w:noProof/>
        </w:rPr>
        <w:t>April 17, 2014</w:t>
      </w:r>
      <w:r>
        <w:rPr>
          <w:b/>
        </w:rPr>
        <w:fldChar w:fldCharType="end"/>
      </w:r>
    </w:p>
    <w:p w14:paraId="7592E4A0" w14:textId="77777777" w:rsidR="006A0BC1" w:rsidRDefault="006A0BC1" w:rsidP="0028349D">
      <w:pPr>
        <w:rPr>
          <w:b/>
        </w:rPr>
      </w:pPr>
    </w:p>
    <w:p w14:paraId="1F59BBAC" w14:textId="77777777" w:rsidR="006A0BC1" w:rsidRPr="007B1B86" w:rsidRDefault="006A0BC1" w:rsidP="0028349D">
      <w:pPr>
        <w:rPr>
          <w:b/>
        </w:rPr>
      </w:pPr>
    </w:p>
    <w:p w14:paraId="1A18AE5C" w14:textId="77777777" w:rsidR="00B951E2" w:rsidRDefault="00B951E2">
      <w:pPr>
        <w:jc w:val="left"/>
        <w:rPr>
          <w:b/>
        </w:rPr>
      </w:pPr>
      <w:r>
        <w:rPr>
          <w:b/>
        </w:rPr>
        <w:br w:type="page"/>
      </w:r>
    </w:p>
    <w:p w14:paraId="50817E8A" w14:textId="07A9D9E4" w:rsidR="006A0BC1" w:rsidRDefault="006A0BC1" w:rsidP="0028349D">
      <w:pPr>
        <w:rPr>
          <w:b/>
        </w:rPr>
      </w:pPr>
      <w:r>
        <w:rPr>
          <w:b/>
        </w:rPr>
        <w:lastRenderedPageBreak/>
        <w:t>Contributors</w:t>
      </w:r>
    </w:p>
    <w:p w14:paraId="12E051CC" w14:textId="77777777" w:rsidR="006A0BC1" w:rsidRPr="00572F41" w:rsidRDefault="006A0BC1" w:rsidP="0028349D">
      <w:r w:rsidRPr="00572F41">
        <w:t>Steve Maas (</w:t>
      </w:r>
      <w:hyperlink r:id="rId10" w:history="1">
        <w:r w:rsidRPr="00572F41">
          <w:rPr>
            <w:rStyle w:val="Hyperlink"/>
          </w:rPr>
          <w:t>steve.maas@utah.edu</w:t>
        </w:r>
      </w:hyperlink>
      <w:r w:rsidRPr="00572F41">
        <w:t>)</w:t>
      </w:r>
    </w:p>
    <w:p w14:paraId="42AEB489" w14:textId="77777777" w:rsidR="006A0BC1" w:rsidRPr="00DC27ED" w:rsidRDefault="006A0BC1" w:rsidP="0028349D">
      <w:r w:rsidRPr="00DC27ED">
        <w:t>Dave Rawlins (</w:t>
      </w:r>
      <w:hyperlink r:id="rId11" w:history="1">
        <w:r w:rsidRPr="00DC27ED">
          <w:rPr>
            <w:rStyle w:val="Hyperlink"/>
          </w:rPr>
          <w:t>rawlins@sci.utah.edu</w:t>
        </w:r>
      </w:hyperlink>
      <w:r w:rsidRPr="00DC27ED">
        <w:t>)</w:t>
      </w:r>
    </w:p>
    <w:p w14:paraId="4350B2CD" w14:textId="77777777" w:rsidR="006A0BC1" w:rsidRPr="00DC27ED" w:rsidRDefault="006A0BC1" w:rsidP="0028349D">
      <w:r w:rsidRPr="00DC27ED">
        <w:t>Dr. Jeffrey Weiss (</w:t>
      </w:r>
      <w:hyperlink r:id="rId12" w:history="1">
        <w:r w:rsidRPr="00DC27ED">
          <w:rPr>
            <w:rStyle w:val="Hyperlink"/>
          </w:rPr>
          <w:t>jeff.weiss@utah.edu</w:t>
        </w:r>
      </w:hyperlink>
      <w:r w:rsidRPr="00DC27ED">
        <w:t>)</w:t>
      </w:r>
    </w:p>
    <w:p w14:paraId="09E843CF" w14:textId="77777777" w:rsidR="006A0BC1" w:rsidRDefault="006A0BC1" w:rsidP="0028349D">
      <w:r>
        <w:t>Dr. Gerard Ateshian (</w:t>
      </w:r>
      <w:hyperlink r:id="rId13" w:history="1">
        <w:r w:rsidRPr="005223D1">
          <w:rPr>
            <w:rStyle w:val="Hyperlink"/>
          </w:rPr>
          <w:t>ateshian@columbia.edu</w:t>
        </w:r>
      </w:hyperlink>
      <w:r>
        <w:t>)</w:t>
      </w:r>
    </w:p>
    <w:p w14:paraId="2E7E0DCE" w14:textId="77777777" w:rsidR="006A0BC1" w:rsidRDefault="006A0BC1" w:rsidP="0028349D"/>
    <w:p w14:paraId="34E454C1" w14:textId="77777777" w:rsidR="006A0BC1" w:rsidRDefault="006A0BC1" w:rsidP="0028349D"/>
    <w:p w14:paraId="36943D71" w14:textId="77777777" w:rsidR="006A0BC1" w:rsidRDefault="006A0BC1" w:rsidP="0028349D">
      <w:pPr>
        <w:rPr>
          <w:b/>
        </w:rPr>
      </w:pPr>
      <w:r>
        <w:rPr>
          <w:b/>
        </w:rPr>
        <w:t>Contact address</w:t>
      </w:r>
    </w:p>
    <w:p w14:paraId="7005DCE8" w14:textId="77777777" w:rsidR="006A0BC1" w:rsidRPr="00DC27ED" w:rsidRDefault="006A0BC1" w:rsidP="0028349D">
      <w:r w:rsidRPr="00DC27ED">
        <w:t>Musculoskeletal Research Laboratories, University of Utah</w:t>
      </w:r>
    </w:p>
    <w:p w14:paraId="2BF8ADB6" w14:textId="77777777" w:rsidR="006A0BC1" w:rsidRPr="00DC27ED" w:rsidRDefault="006A0BC1" w:rsidP="0028349D">
      <w:r w:rsidRPr="00DC27ED">
        <w:t>72 S. Central Campus Drive, Room 2646</w:t>
      </w:r>
    </w:p>
    <w:p w14:paraId="7E2CFBA6" w14:textId="77777777" w:rsidR="006A0BC1" w:rsidRPr="00DC27ED" w:rsidRDefault="006A0BC1" w:rsidP="0028349D">
      <w:r w:rsidRPr="00DC27ED">
        <w:t>Salt Lake City, Utah</w:t>
      </w:r>
    </w:p>
    <w:p w14:paraId="1EBF1C06" w14:textId="77777777" w:rsidR="006A0BC1" w:rsidRDefault="006A0BC1" w:rsidP="0028349D"/>
    <w:p w14:paraId="24A2CA74" w14:textId="77777777" w:rsidR="006A0BC1" w:rsidRPr="00C62631" w:rsidRDefault="006A0BC1" w:rsidP="0028349D">
      <w:pPr>
        <w:rPr>
          <w:b/>
        </w:rPr>
      </w:pPr>
      <w:r>
        <w:rPr>
          <w:b/>
        </w:rPr>
        <w:t>Website</w:t>
      </w:r>
    </w:p>
    <w:p w14:paraId="143D876E" w14:textId="77777777" w:rsidR="006A0BC1" w:rsidRDefault="006A0BC1" w:rsidP="0028349D">
      <w:r>
        <w:t xml:space="preserve">MRL: </w:t>
      </w:r>
      <w:hyperlink r:id="rId14" w:history="1">
        <w:r w:rsidRPr="006D7874">
          <w:rPr>
            <w:rStyle w:val="Hyperlink"/>
          </w:rPr>
          <w:t>http://mrl.sci.utah.edu</w:t>
        </w:r>
      </w:hyperlink>
    </w:p>
    <w:p w14:paraId="17813EC9" w14:textId="77777777" w:rsidR="006A0BC1" w:rsidRPr="00C62631" w:rsidRDefault="006A0BC1" w:rsidP="0028349D">
      <w:r>
        <w:t xml:space="preserve">FEBio: </w:t>
      </w:r>
      <w:hyperlink r:id="rId15" w:tgtFrame="_blank" w:history="1">
        <w:r w:rsidRPr="00F04491">
          <w:rPr>
            <w:rStyle w:val="Hyperlink"/>
          </w:rPr>
          <w:t>http://mrl.sci.utah.edu/software/febio</w:t>
        </w:r>
      </w:hyperlink>
    </w:p>
    <w:p w14:paraId="545264DC" w14:textId="77777777" w:rsidR="006A0BC1" w:rsidRDefault="006A0BC1" w:rsidP="0028349D">
      <w:pPr>
        <w:rPr>
          <w:b/>
        </w:rPr>
      </w:pPr>
    </w:p>
    <w:p w14:paraId="77F41C77" w14:textId="77777777" w:rsidR="006A0BC1" w:rsidRDefault="006A0BC1" w:rsidP="0028349D">
      <w:pPr>
        <w:rPr>
          <w:b/>
        </w:rPr>
      </w:pPr>
      <w:r>
        <w:rPr>
          <w:b/>
        </w:rPr>
        <w:t>Forum</w:t>
      </w:r>
    </w:p>
    <w:p w14:paraId="6AF50B8C" w14:textId="77777777" w:rsidR="006A0BC1" w:rsidRDefault="00A75DF0" w:rsidP="0028349D">
      <w:hyperlink r:id="rId16" w:history="1">
        <w:r w:rsidR="006A0BC1" w:rsidRPr="003B4DD6">
          <w:rPr>
            <w:rStyle w:val="Hyperlink"/>
          </w:rPr>
          <w:t>http://mrl.sci.utah.edu/forums/</w:t>
        </w:r>
      </w:hyperlink>
    </w:p>
    <w:p w14:paraId="55C8DFB0" w14:textId="77777777" w:rsidR="006A0BC1" w:rsidRDefault="006A0BC1" w:rsidP="0028349D"/>
    <w:p w14:paraId="163A3716" w14:textId="77777777" w:rsidR="006A0BC1" w:rsidRDefault="006A0BC1" w:rsidP="0028349D"/>
    <w:p w14:paraId="525FF9CB" w14:textId="77777777" w:rsidR="006A0BC1" w:rsidRDefault="006A0BC1" w:rsidP="0028349D">
      <w:r>
        <w:t>Development of the FEBio project is supported in part by a grant from the U.S. National Institutes of Health</w:t>
      </w:r>
      <w:r w:rsidR="00C41EFB">
        <w:t xml:space="preserve"> (</w:t>
      </w:r>
      <w:r w:rsidR="00C41EFB" w:rsidRPr="00F55F57">
        <w:t>R01GM083925</w:t>
      </w:r>
      <w:r w:rsidR="00C41EFB">
        <w:t>)</w:t>
      </w:r>
      <w:r>
        <w:t>.</w:t>
      </w:r>
    </w:p>
    <w:p w14:paraId="46FEC06E" w14:textId="77777777" w:rsidR="006A0BC1" w:rsidRPr="00C62631" w:rsidRDefault="007F2961" w:rsidP="0028349D">
      <w:r>
        <w:rPr>
          <w:noProof/>
        </w:rPr>
        <w:drawing>
          <wp:inline distT="0" distB="0" distL="0" distR="0" wp14:anchorId="285833EE" wp14:editId="5ACD0262">
            <wp:extent cx="986790" cy="986790"/>
            <wp:effectExtent l="0" t="0" r="3810" b="3810"/>
            <wp:docPr id="9" name="Picture 9" descr="n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i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86790" cy="986790"/>
                    </a:xfrm>
                    <a:prstGeom prst="rect">
                      <a:avLst/>
                    </a:prstGeom>
                    <a:noFill/>
                    <a:ln>
                      <a:noFill/>
                    </a:ln>
                  </pic:spPr>
                </pic:pic>
              </a:graphicData>
            </a:graphic>
          </wp:inline>
        </w:drawing>
      </w:r>
    </w:p>
    <w:p w14:paraId="36291414" w14:textId="77777777" w:rsidR="006A0BC1" w:rsidRDefault="006A0BC1" w:rsidP="0028349D">
      <w:pPr>
        <w:sectPr w:rsidR="006A0BC1">
          <w:headerReference w:type="even" r:id="rId18"/>
          <w:headerReference w:type="default" r:id="rId19"/>
          <w:footnotePr>
            <w:numFmt w:val="chicago"/>
          </w:footnotePr>
          <w:pgSz w:w="12240" w:h="15840"/>
          <w:pgMar w:top="1440" w:right="1440" w:bottom="1440" w:left="1440" w:header="720" w:footer="720" w:gutter="0"/>
          <w:cols w:space="720"/>
          <w:titlePg/>
          <w:docGrid w:linePitch="360"/>
        </w:sectPr>
      </w:pPr>
    </w:p>
    <w:p w14:paraId="60F40E1E" w14:textId="77777777" w:rsidR="006A0BC1" w:rsidRDefault="006A0BC1" w:rsidP="006A0BC1">
      <w:pPr>
        <w:outlineLvl w:val="0"/>
        <w:rPr>
          <w:b/>
          <w:sz w:val="44"/>
          <w:szCs w:val="44"/>
        </w:rPr>
      </w:pPr>
      <w:r w:rsidRPr="002C5DC3">
        <w:rPr>
          <w:b/>
          <w:sz w:val="44"/>
          <w:szCs w:val="44"/>
        </w:rPr>
        <w:lastRenderedPageBreak/>
        <w:t>Table of Contents</w:t>
      </w:r>
    </w:p>
    <w:p w14:paraId="0DCE8059" w14:textId="77777777" w:rsidR="006A0BC1" w:rsidRPr="002C5DC3" w:rsidRDefault="006A0BC1" w:rsidP="006A0BC1">
      <w:pPr>
        <w:rPr>
          <w:b/>
          <w:sz w:val="44"/>
          <w:szCs w:val="44"/>
        </w:rPr>
      </w:pPr>
    </w:p>
    <w:p w14:paraId="0F2ADEA2" w14:textId="77777777" w:rsidR="003862C6" w:rsidRDefault="006A0BC1">
      <w:pPr>
        <w:pStyle w:val="TOC1"/>
        <w:tabs>
          <w:tab w:val="right" w:leader="dot" w:pos="9350"/>
        </w:tabs>
        <w:rPr>
          <w:rFonts w:asciiTheme="minorHAnsi" w:eastAsiaTheme="minorEastAsia" w:hAnsiTheme="minorHAnsi" w:cstheme="minorBidi"/>
          <w:b w:val="0"/>
          <w:bCs w:val="0"/>
          <w:caps w:val="0"/>
          <w:noProof/>
          <w:sz w:val="22"/>
          <w:szCs w:val="22"/>
        </w:rPr>
      </w:pPr>
      <w:r>
        <w:rPr>
          <w:b w:val="0"/>
          <w:bCs w:val="0"/>
        </w:rPr>
        <w:fldChar w:fldCharType="begin"/>
      </w:r>
      <w:r>
        <w:rPr>
          <w:b w:val="0"/>
          <w:bCs w:val="0"/>
        </w:rPr>
        <w:instrText xml:space="preserve"> TOC \o "1-4" </w:instrText>
      </w:r>
      <w:r>
        <w:rPr>
          <w:b w:val="0"/>
          <w:bCs w:val="0"/>
        </w:rPr>
        <w:fldChar w:fldCharType="separate"/>
      </w:r>
      <w:r w:rsidR="003862C6" w:rsidRPr="00BD0B96">
        <w:rPr>
          <w:noProof/>
          <w:color w:val="000000"/>
        </w:rPr>
        <w:t>Chapter 1</w:t>
      </w:r>
      <w:r w:rsidR="003862C6">
        <w:rPr>
          <w:noProof/>
        </w:rPr>
        <w:t xml:space="preserve"> Introduction</w:t>
      </w:r>
      <w:bookmarkStart w:id="0" w:name="_GoBack"/>
      <w:bookmarkEnd w:id="0"/>
      <w:r w:rsidR="003862C6">
        <w:rPr>
          <w:noProof/>
        </w:rPr>
        <w:tab/>
      </w:r>
      <w:r w:rsidR="003862C6">
        <w:rPr>
          <w:noProof/>
        </w:rPr>
        <w:fldChar w:fldCharType="begin"/>
      </w:r>
      <w:r w:rsidR="003862C6">
        <w:rPr>
          <w:noProof/>
        </w:rPr>
        <w:instrText xml:space="preserve"> PAGEREF _Toc385498384 \h </w:instrText>
      </w:r>
      <w:r w:rsidR="003862C6">
        <w:rPr>
          <w:noProof/>
        </w:rPr>
      </w:r>
      <w:r w:rsidR="003862C6">
        <w:rPr>
          <w:noProof/>
        </w:rPr>
        <w:fldChar w:fldCharType="separate"/>
      </w:r>
      <w:r w:rsidR="003862C6">
        <w:rPr>
          <w:noProof/>
        </w:rPr>
        <w:t>1</w:t>
      </w:r>
      <w:r w:rsidR="003862C6">
        <w:rPr>
          <w:noProof/>
        </w:rPr>
        <w:fldChar w:fldCharType="end"/>
      </w:r>
    </w:p>
    <w:p w14:paraId="7AABAF9C"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1.1. Overview of FEBio</w:t>
      </w:r>
      <w:r>
        <w:rPr>
          <w:noProof/>
        </w:rPr>
        <w:tab/>
      </w:r>
      <w:r>
        <w:rPr>
          <w:noProof/>
        </w:rPr>
        <w:fldChar w:fldCharType="begin"/>
      </w:r>
      <w:r>
        <w:rPr>
          <w:noProof/>
        </w:rPr>
        <w:instrText xml:space="preserve"> PAGEREF _Toc385498385 \h </w:instrText>
      </w:r>
      <w:r>
        <w:rPr>
          <w:noProof/>
        </w:rPr>
      </w:r>
      <w:r>
        <w:rPr>
          <w:noProof/>
        </w:rPr>
        <w:fldChar w:fldCharType="separate"/>
      </w:r>
      <w:r>
        <w:rPr>
          <w:noProof/>
        </w:rPr>
        <w:t>1</w:t>
      </w:r>
      <w:r>
        <w:rPr>
          <w:noProof/>
        </w:rPr>
        <w:fldChar w:fldCharType="end"/>
      </w:r>
    </w:p>
    <w:p w14:paraId="277CEDCF"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1.2. About this document</w:t>
      </w:r>
      <w:r>
        <w:rPr>
          <w:noProof/>
        </w:rPr>
        <w:tab/>
      </w:r>
      <w:r>
        <w:rPr>
          <w:noProof/>
        </w:rPr>
        <w:fldChar w:fldCharType="begin"/>
      </w:r>
      <w:r>
        <w:rPr>
          <w:noProof/>
        </w:rPr>
        <w:instrText xml:space="preserve"> PAGEREF _Toc385498386 \h </w:instrText>
      </w:r>
      <w:r>
        <w:rPr>
          <w:noProof/>
        </w:rPr>
      </w:r>
      <w:r>
        <w:rPr>
          <w:noProof/>
        </w:rPr>
        <w:fldChar w:fldCharType="separate"/>
      </w:r>
      <w:r>
        <w:rPr>
          <w:noProof/>
        </w:rPr>
        <w:t>2</w:t>
      </w:r>
      <w:r>
        <w:rPr>
          <w:noProof/>
        </w:rPr>
        <w:fldChar w:fldCharType="end"/>
      </w:r>
    </w:p>
    <w:p w14:paraId="7EBBD4AB"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1.3. Units in FEBio</w:t>
      </w:r>
      <w:r>
        <w:rPr>
          <w:noProof/>
        </w:rPr>
        <w:tab/>
      </w:r>
      <w:r>
        <w:rPr>
          <w:noProof/>
        </w:rPr>
        <w:fldChar w:fldCharType="begin"/>
      </w:r>
      <w:r>
        <w:rPr>
          <w:noProof/>
        </w:rPr>
        <w:instrText xml:space="preserve"> PAGEREF _Toc385498387 \h </w:instrText>
      </w:r>
      <w:r>
        <w:rPr>
          <w:noProof/>
        </w:rPr>
      </w:r>
      <w:r>
        <w:rPr>
          <w:noProof/>
        </w:rPr>
        <w:fldChar w:fldCharType="separate"/>
      </w:r>
      <w:r>
        <w:rPr>
          <w:noProof/>
        </w:rPr>
        <w:t>3</w:t>
      </w:r>
      <w:r>
        <w:rPr>
          <w:noProof/>
        </w:rPr>
        <w:fldChar w:fldCharType="end"/>
      </w:r>
    </w:p>
    <w:p w14:paraId="06DAA65A"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2</w:t>
      </w:r>
      <w:r>
        <w:rPr>
          <w:noProof/>
        </w:rPr>
        <w:t xml:space="preserve"> Running FEBio</w:t>
      </w:r>
      <w:r>
        <w:rPr>
          <w:noProof/>
        </w:rPr>
        <w:tab/>
      </w:r>
      <w:r>
        <w:rPr>
          <w:noProof/>
        </w:rPr>
        <w:fldChar w:fldCharType="begin"/>
      </w:r>
      <w:r>
        <w:rPr>
          <w:noProof/>
        </w:rPr>
        <w:instrText xml:space="preserve"> PAGEREF _Toc385498388 \h </w:instrText>
      </w:r>
      <w:r>
        <w:rPr>
          <w:noProof/>
        </w:rPr>
      </w:r>
      <w:r>
        <w:rPr>
          <w:noProof/>
        </w:rPr>
        <w:fldChar w:fldCharType="separate"/>
      </w:r>
      <w:r>
        <w:rPr>
          <w:noProof/>
        </w:rPr>
        <w:t>4</w:t>
      </w:r>
      <w:r>
        <w:rPr>
          <w:noProof/>
        </w:rPr>
        <w:fldChar w:fldCharType="end"/>
      </w:r>
    </w:p>
    <w:p w14:paraId="0D2C727C"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2.1. Running FEBio on Windows</w:t>
      </w:r>
      <w:r>
        <w:rPr>
          <w:noProof/>
        </w:rPr>
        <w:tab/>
      </w:r>
      <w:r>
        <w:rPr>
          <w:noProof/>
        </w:rPr>
        <w:fldChar w:fldCharType="begin"/>
      </w:r>
      <w:r>
        <w:rPr>
          <w:noProof/>
        </w:rPr>
        <w:instrText xml:space="preserve"> PAGEREF _Toc385498389 \h </w:instrText>
      </w:r>
      <w:r>
        <w:rPr>
          <w:noProof/>
        </w:rPr>
      </w:r>
      <w:r>
        <w:rPr>
          <w:noProof/>
        </w:rPr>
        <w:fldChar w:fldCharType="separate"/>
      </w:r>
      <w:r>
        <w:rPr>
          <w:noProof/>
        </w:rPr>
        <w:t>4</w:t>
      </w:r>
      <w:r>
        <w:rPr>
          <w:noProof/>
        </w:rPr>
        <w:fldChar w:fldCharType="end"/>
      </w:r>
    </w:p>
    <w:p w14:paraId="7D30C3D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2.1.1.</w:t>
      </w:r>
      <w:r>
        <w:rPr>
          <w:noProof/>
        </w:rPr>
        <w:t xml:space="preserve"> Windows XP</w:t>
      </w:r>
      <w:r>
        <w:rPr>
          <w:noProof/>
        </w:rPr>
        <w:tab/>
      </w:r>
      <w:r>
        <w:rPr>
          <w:noProof/>
        </w:rPr>
        <w:fldChar w:fldCharType="begin"/>
      </w:r>
      <w:r>
        <w:rPr>
          <w:noProof/>
        </w:rPr>
        <w:instrText xml:space="preserve"> PAGEREF _Toc385498390 \h </w:instrText>
      </w:r>
      <w:r>
        <w:rPr>
          <w:noProof/>
        </w:rPr>
      </w:r>
      <w:r>
        <w:rPr>
          <w:noProof/>
        </w:rPr>
        <w:fldChar w:fldCharType="separate"/>
      </w:r>
      <w:r>
        <w:rPr>
          <w:noProof/>
        </w:rPr>
        <w:t>4</w:t>
      </w:r>
      <w:r>
        <w:rPr>
          <w:noProof/>
        </w:rPr>
        <w:fldChar w:fldCharType="end"/>
      </w:r>
    </w:p>
    <w:p w14:paraId="52D5927A"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2.1.2.</w:t>
      </w:r>
      <w:r>
        <w:rPr>
          <w:noProof/>
        </w:rPr>
        <w:t xml:space="preserve"> Windows 7</w:t>
      </w:r>
      <w:r>
        <w:rPr>
          <w:noProof/>
        </w:rPr>
        <w:tab/>
      </w:r>
      <w:r>
        <w:rPr>
          <w:noProof/>
        </w:rPr>
        <w:fldChar w:fldCharType="begin"/>
      </w:r>
      <w:r>
        <w:rPr>
          <w:noProof/>
        </w:rPr>
        <w:instrText xml:space="preserve"> PAGEREF _Toc385498391 \h </w:instrText>
      </w:r>
      <w:r>
        <w:rPr>
          <w:noProof/>
        </w:rPr>
      </w:r>
      <w:r>
        <w:rPr>
          <w:noProof/>
        </w:rPr>
        <w:fldChar w:fldCharType="separate"/>
      </w:r>
      <w:r>
        <w:rPr>
          <w:noProof/>
        </w:rPr>
        <w:t>4</w:t>
      </w:r>
      <w:r>
        <w:rPr>
          <w:noProof/>
        </w:rPr>
        <w:fldChar w:fldCharType="end"/>
      </w:r>
    </w:p>
    <w:p w14:paraId="666132E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2.1.3.</w:t>
      </w:r>
      <w:r>
        <w:rPr>
          <w:noProof/>
        </w:rPr>
        <w:t xml:space="preserve"> Running FEBio from Explorer</w:t>
      </w:r>
      <w:r>
        <w:rPr>
          <w:noProof/>
        </w:rPr>
        <w:tab/>
      </w:r>
      <w:r>
        <w:rPr>
          <w:noProof/>
        </w:rPr>
        <w:fldChar w:fldCharType="begin"/>
      </w:r>
      <w:r>
        <w:rPr>
          <w:noProof/>
        </w:rPr>
        <w:instrText xml:space="preserve"> PAGEREF _Toc385498392 \h </w:instrText>
      </w:r>
      <w:r>
        <w:rPr>
          <w:noProof/>
        </w:rPr>
      </w:r>
      <w:r>
        <w:rPr>
          <w:noProof/>
        </w:rPr>
        <w:fldChar w:fldCharType="separate"/>
      </w:r>
      <w:r>
        <w:rPr>
          <w:noProof/>
        </w:rPr>
        <w:t>5</w:t>
      </w:r>
      <w:r>
        <w:rPr>
          <w:noProof/>
        </w:rPr>
        <w:fldChar w:fldCharType="end"/>
      </w:r>
    </w:p>
    <w:p w14:paraId="39EAA6EE"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2.2. Running FEBio on Linux or MAC</w:t>
      </w:r>
      <w:r>
        <w:rPr>
          <w:noProof/>
        </w:rPr>
        <w:tab/>
      </w:r>
      <w:r>
        <w:rPr>
          <w:noProof/>
        </w:rPr>
        <w:fldChar w:fldCharType="begin"/>
      </w:r>
      <w:r>
        <w:rPr>
          <w:noProof/>
        </w:rPr>
        <w:instrText xml:space="preserve"> PAGEREF _Toc385498393 \h </w:instrText>
      </w:r>
      <w:r>
        <w:rPr>
          <w:noProof/>
        </w:rPr>
      </w:r>
      <w:r>
        <w:rPr>
          <w:noProof/>
        </w:rPr>
        <w:fldChar w:fldCharType="separate"/>
      </w:r>
      <w:r>
        <w:rPr>
          <w:noProof/>
        </w:rPr>
        <w:t>5</w:t>
      </w:r>
      <w:r>
        <w:rPr>
          <w:noProof/>
        </w:rPr>
        <w:fldChar w:fldCharType="end"/>
      </w:r>
    </w:p>
    <w:p w14:paraId="7A12B839"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2.3. The Command Line</w:t>
      </w:r>
      <w:r>
        <w:rPr>
          <w:noProof/>
        </w:rPr>
        <w:tab/>
      </w:r>
      <w:r>
        <w:rPr>
          <w:noProof/>
        </w:rPr>
        <w:fldChar w:fldCharType="begin"/>
      </w:r>
      <w:r>
        <w:rPr>
          <w:noProof/>
        </w:rPr>
        <w:instrText xml:space="preserve"> PAGEREF _Toc385498394 \h </w:instrText>
      </w:r>
      <w:r>
        <w:rPr>
          <w:noProof/>
        </w:rPr>
      </w:r>
      <w:r>
        <w:rPr>
          <w:noProof/>
        </w:rPr>
        <w:fldChar w:fldCharType="separate"/>
      </w:r>
      <w:r>
        <w:rPr>
          <w:noProof/>
        </w:rPr>
        <w:t>5</w:t>
      </w:r>
      <w:r>
        <w:rPr>
          <w:noProof/>
        </w:rPr>
        <w:fldChar w:fldCharType="end"/>
      </w:r>
    </w:p>
    <w:p w14:paraId="3B3252A7"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2.4. The FEBio Prompt</w:t>
      </w:r>
      <w:r>
        <w:rPr>
          <w:noProof/>
        </w:rPr>
        <w:tab/>
      </w:r>
      <w:r>
        <w:rPr>
          <w:noProof/>
        </w:rPr>
        <w:fldChar w:fldCharType="begin"/>
      </w:r>
      <w:r>
        <w:rPr>
          <w:noProof/>
        </w:rPr>
        <w:instrText xml:space="preserve"> PAGEREF _Toc385498395 \h </w:instrText>
      </w:r>
      <w:r>
        <w:rPr>
          <w:noProof/>
        </w:rPr>
      </w:r>
      <w:r>
        <w:rPr>
          <w:noProof/>
        </w:rPr>
        <w:fldChar w:fldCharType="separate"/>
      </w:r>
      <w:r>
        <w:rPr>
          <w:noProof/>
        </w:rPr>
        <w:t>8</w:t>
      </w:r>
      <w:r>
        <w:rPr>
          <w:noProof/>
        </w:rPr>
        <w:fldChar w:fldCharType="end"/>
      </w:r>
    </w:p>
    <w:p w14:paraId="14999288"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2.5. The Configuration File</w:t>
      </w:r>
      <w:r>
        <w:rPr>
          <w:noProof/>
        </w:rPr>
        <w:tab/>
      </w:r>
      <w:r>
        <w:rPr>
          <w:noProof/>
        </w:rPr>
        <w:fldChar w:fldCharType="begin"/>
      </w:r>
      <w:r>
        <w:rPr>
          <w:noProof/>
        </w:rPr>
        <w:instrText xml:space="preserve"> PAGEREF _Toc385498396 \h </w:instrText>
      </w:r>
      <w:r>
        <w:rPr>
          <w:noProof/>
        </w:rPr>
      </w:r>
      <w:r>
        <w:rPr>
          <w:noProof/>
        </w:rPr>
        <w:fldChar w:fldCharType="separate"/>
      </w:r>
      <w:r>
        <w:rPr>
          <w:noProof/>
        </w:rPr>
        <w:t>9</w:t>
      </w:r>
      <w:r>
        <w:rPr>
          <w:noProof/>
        </w:rPr>
        <w:fldChar w:fldCharType="end"/>
      </w:r>
    </w:p>
    <w:p w14:paraId="62973848"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2.6. Using Multiple Processors</w:t>
      </w:r>
      <w:r>
        <w:rPr>
          <w:noProof/>
        </w:rPr>
        <w:tab/>
      </w:r>
      <w:r>
        <w:rPr>
          <w:noProof/>
        </w:rPr>
        <w:fldChar w:fldCharType="begin"/>
      </w:r>
      <w:r>
        <w:rPr>
          <w:noProof/>
        </w:rPr>
        <w:instrText xml:space="preserve"> PAGEREF _Toc385498397 \h </w:instrText>
      </w:r>
      <w:r>
        <w:rPr>
          <w:noProof/>
        </w:rPr>
      </w:r>
      <w:r>
        <w:rPr>
          <w:noProof/>
        </w:rPr>
        <w:fldChar w:fldCharType="separate"/>
      </w:r>
      <w:r>
        <w:rPr>
          <w:noProof/>
        </w:rPr>
        <w:t>9</w:t>
      </w:r>
      <w:r>
        <w:rPr>
          <w:noProof/>
        </w:rPr>
        <w:fldChar w:fldCharType="end"/>
      </w:r>
    </w:p>
    <w:p w14:paraId="5E5709EE"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2.7. FEBio Output</w:t>
      </w:r>
      <w:r>
        <w:rPr>
          <w:noProof/>
        </w:rPr>
        <w:tab/>
      </w:r>
      <w:r>
        <w:rPr>
          <w:noProof/>
        </w:rPr>
        <w:fldChar w:fldCharType="begin"/>
      </w:r>
      <w:r>
        <w:rPr>
          <w:noProof/>
        </w:rPr>
        <w:instrText xml:space="preserve"> PAGEREF _Toc385498398 \h </w:instrText>
      </w:r>
      <w:r>
        <w:rPr>
          <w:noProof/>
        </w:rPr>
      </w:r>
      <w:r>
        <w:rPr>
          <w:noProof/>
        </w:rPr>
        <w:fldChar w:fldCharType="separate"/>
      </w:r>
      <w:r>
        <w:rPr>
          <w:noProof/>
        </w:rPr>
        <w:t>10</w:t>
      </w:r>
      <w:r>
        <w:rPr>
          <w:noProof/>
        </w:rPr>
        <w:fldChar w:fldCharType="end"/>
      </w:r>
    </w:p>
    <w:p w14:paraId="4C24DF41"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2.8. Advanced Options</w:t>
      </w:r>
      <w:r>
        <w:rPr>
          <w:noProof/>
        </w:rPr>
        <w:tab/>
      </w:r>
      <w:r>
        <w:rPr>
          <w:noProof/>
        </w:rPr>
        <w:fldChar w:fldCharType="begin"/>
      </w:r>
      <w:r>
        <w:rPr>
          <w:noProof/>
        </w:rPr>
        <w:instrText xml:space="preserve"> PAGEREF _Toc385498399 \h </w:instrText>
      </w:r>
      <w:r>
        <w:rPr>
          <w:noProof/>
        </w:rPr>
      </w:r>
      <w:r>
        <w:rPr>
          <w:noProof/>
        </w:rPr>
        <w:fldChar w:fldCharType="separate"/>
      </w:r>
      <w:r>
        <w:rPr>
          <w:noProof/>
        </w:rPr>
        <w:t>10</w:t>
      </w:r>
      <w:r>
        <w:rPr>
          <w:noProof/>
        </w:rPr>
        <w:fldChar w:fldCharType="end"/>
      </w:r>
    </w:p>
    <w:p w14:paraId="3D959AC1"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2.8.1.</w:t>
      </w:r>
      <w:r>
        <w:rPr>
          <w:noProof/>
        </w:rPr>
        <w:t xml:space="preserve"> Interrupting a Run</w:t>
      </w:r>
      <w:r>
        <w:rPr>
          <w:noProof/>
        </w:rPr>
        <w:tab/>
      </w:r>
      <w:r>
        <w:rPr>
          <w:noProof/>
        </w:rPr>
        <w:fldChar w:fldCharType="begin"/>
      </w:r>
      <w:r>
        <w:rPr>
          <w:noProof/>
        </w:rPr>
        <w:instrText xml:space="preserve"> PAGEREF _Toc385498400 \h </w:instrText>
      </w:r>
      <w:r>
        <w:rPr>
          <w:noProof/>
        </w:rPr>
      </w:r>
      <w:r>
        <w:rPr>
          <w:noProof/>
        </w:rPr>
        <w:fldChar w:fldCharType="separate"/>
      </w:r>
      <w:r>
        <w:rPr>
          <w:noProof/>
        </w:rPr>
        <w:t>10</w:t>
      </w:r>
      <w:r>
        <w:rPr>
          <w:noProof/>
        </w:rPr>
        <w:fldChar w:fldCharType="end"/>
      </w:r>
    </w:p>
    <w:p w14:paraId="2F5EA54C"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2.8.2.</w:t>
      </w:r>
      <w:r>
        <w:rPr>
          <w:noProof/>
        </w:rPr>
        <w:t xml:space="preserve"> Debugging a Run</w:t>
      </w:r>
      <w:r>
        <w:rPr>
          <w:noProof/>
        </w:rPr>
        <w:tab/>
      </w:r>
      <w:r>
        <w:rPr>
          <w:noProof/>
        </w:rPr>
        <w:fldChar w:fldCharType="begin"/>
      </w:r>
      <w:r>
        <w:rPr>
          <w:noProof/>
        </w:rPr>
        <w:instrText xml:space="preserve"> PAGEREF _Toc385498401 \h </w:instrText>
      </w:r>
      <w:r>
        <w:rPr>
          <w:noProof/>
        </w:rPr>
      </w:r>
      <w:r>
        <w:rPr>
          <w:noProof/>
        </w:rPr>
        <w:fldChar w:fldCharType="separate"/>
      </w:r>
      <w:r>
        <w:rPr>
          <w:noProof/>
        </w:rPr>
        <w:t>11</w:t>
      </w:r>
      <w:r>
        <w:rPr>
          <w:noProof/>
        </w:rPr>
        <w:fldChar w:fldCharType="end"/>
      </w:r>
    </w:p>
    <w:p w14:paraId="5CF81D83"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2.8.3.</w:t>
      </w:r>
      <w:r>
        <w:rPr>
          <w:noProof/>
        </w:rPr>
        <w:t xml:space="preserve"> Restarting a Run</w:t>
      </w:r>
      <w:r>
        <w:rPr>
          <w:noProof/>
        </w:rPr>
        <w:tab/>
      </w:r>
      <w:r>
        <w:rPr>
          <w:noProof/>
        </w:rPr>
        <w:fldChar w:fldCharType="begin"/>
      </w:r>
      <w:r>
        <w:rPr>
          <w:noProof/>
        </w:rPr>
        <w:instrText xml:space="preserve"> PAGEREF _Toc385498402 \h </w:instrText>
      </w:r>
      <w:r>
        <w:rPr>
          <w:noProof/>
        </w:rPr>
      </w:r>
      <w:r>
        <w:rPr>
          <w:noProof/>
        </w:rPr>
        <w:fldChar w:fldCharType="separate"/>
      </w:r>
      <w:r>
        <w:rPr>
          <w:noProof/>
        </w:rPr>
        <w:t>11</w:t>
      </w:r>
      <w:r>
        <w:rPr>
          <w:noProof/>
        </w:rPr>
        <w:fldChar w:fldCharType="end"/>
      </w:r>
    </w:p>
    <w:p w14:paraId="359120AE"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2.8.4.</w:t>
      </w:r>
      <w:r>
        <w:rPr>
          <w:noProof/>
        </w:rPr>
        <w:t xml:space="preserve"> Input File Checking</w:t>
      </w:r>
      <w:r>
        <w:rPr>
          <w:noProof/>
        </w:rPr>
        <w:tab/>
      </w:r>
      <w:r>
        <w:rPr>
          <w:noProof/>
        </w:rPr>
        <w:fldChar w:fldCharType="begin"/>
      </w:r>
      <w:r>
        <w:rPr>
          <w:noProof/>
        </w:rPr>
        <w:instrText xml:space="preserve"> PAGEREF _Toc385498403 \h </w:instrText>
      </w:r>
      <w:r>
        <w:rPr>
          <w:noProof/>
        </w:rPr>
      </w:r>
      <w:r>
        <w:rPr>
          <w:noProof/>
        </w:rPr>
        <w:fldChar w:fldCharType="separate"/>
      </w:r>
      <w:r>
        <w:rPr>
          <w:noProof/>
        </w:rPr>
        <w:t>12</w:t>
      </w:r>
      <w:r>
        <w:rPr>
          <w:noProof/>
        </w:rPr>
        <w:fldChar w:fldCharType="end"/>
      </w:r>
    </w:p>
    <w:p w14:paraId="1B9F70E1"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3</w:t>
      </w:r>
      <w:r>
        <w:rPr>
          <w:noProof/>
        </w:rPr>
        <w:t xml:space="preserve"> Free Format Input</w:t>
      </w:r>
      <w:r>
        <w:rPr>
          <w:noProof/>
        </w:rPr>
        <w:tab/>
      </w:r>
      <w:r>
        <w:rPr>
          <w:noProof/>
        </w:rPr>
        <w:fldChar w:fldCharType="begin"/>
      </w:r>
      <w:r>
        <w:rPr>
          <w:noProof/>
        </w:rPr>
        <w:instrText xml:space="preserve"> PAGEREF _Toc385498404 \h </w:instrText>
      </w:r>
      <w:r>
        <w:rPr>
          <w:noProof/>
        </w:rPr>
      </w:r>
      <w:r>
        <w:rPr>
          <w:noProof/>
        </w:rPr>
        <w:fldChar w:fldCharType="separate"/>
      </w:r>
      <w:r>
        <w:rPr>
          <w:noProof/>
        </w:rPr>
        <w:t>13</w:t>
      </w:r>
      <w:r>
        <w:rPr>
          <w:noProof/>
        </w:rPr>
        <w:fldChar w:fldCharType="end"/>
      </w:r>
    </w:p>
    <w:p w14:paraId="4EBA2E05"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 Free Format Overview</w:t>
      </w:r>
      <w:r>
        <w:rPr>
          <w:noProof/>
        </w:rPr>
        <w:tab/>
      </w:r>
      <w:r>
        <w:rPr>
          <w:noProof/>
        </w:rPr>
        <w:fldChar w:fldCharType="begin"/>
      </w:r>
      <w:r>
        <w:rPr>
          <w:noProof/>
        </w:rPr>
        <w:instrText xml:space="preserve"> PAGEREF _Toc385498405 \h </w:instrText>
      </w:r>
      <w:r>
        <w:rPr>
          <w:noProof/>
        </w:rPr>
      </w:r>
      <w:r>
        <w:rPr>
          <w:noProof/>
        </w:rPr>
        <w:fldChar w:fldCharType="separate"/>
      </w:r>
      <w:r>
        <w:rPr>
          <w:noProof/>
        </w:rPr>
        <w:t>14</w:t>
      </w:r>
      <w:r>
        <w:rPr>
          <w:noProof/>
        </w:rPr>
        <w:fldChar w:fldCharType="end"/>
      </w:r>
    </w:p>
    <w:p w14:paraId="57845E31"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3.2. Format Specification Versions</w:t>
      </w:r>
      <w:r>
        <w:rPr>
          <w:noProof/>
        </w:rPr>
        <w:tab/>
      </w:r>
      <w:r>
        <w:rPr>
          <w:noProof/>
        </w:rPr>
        <w:fldChar w:fldCharType="begin"/>
      </w:r>
      <w:r>
        <w:rPr>
          <w:noProof/>
        </w:rPr>
        <w:instrText xml:space="preserve"> PAGEREF _Toc385498406 \h </w:instrText>
      </w:r>
      <w:r>
        <w:rPr>
          <w:noProof/>
        </w:rPr>
      </w:r>
      <w:r>
        <w:rPr>
          <w:noProof/>
        </w:rPr>
        <w:fldChar w:fldCharType="separate"/>
      </w:r>
      <w:r>
        <w:rPr>
          <w:noProof/>
        </w:rPr>
        <w:t>14</w:t>
      </w:r>
      <w:r>
        <w:rPr>
          <w:noProof/>
        </w:rPr>
        <w:fldChar w:fldCharType="end"/>
      </w:r>
    </w:p>
    <w:p w14:paraId="0C1E589E"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3.3. Module Section</w:t>
      </w:r>
      <w:r>
        <w:rPr>
          <w:noProof/>
        </w:rPr>
        <w:tab/>
      </w:r>
      <w:r>
        <w:rPr>
          <w:noProof/>
        </w:rPr>
        <w:fldChar w:fldCharType="begin"/>
      </w:r>
      <w:r>
        <w:rPr>
          <w:noProof/>
        </w:rPr>
        <w:instrText xml:space="preserve"> PAGEREF _Toc385498407 \h </w:instrText>
      </w:r>
      <w:r>
        <w:rPr>
          <w:noProof/>
        </w:rPr>
      </w:r>
      <w:r>
        <w:rPr>
          <w:noProof/>
        </w:rPr>
        <w:fldChar w:fldCharType="separate"/>
      </w:r>
      <w:r>
        <w:rPr>
          <w:noProof/>
        </w:rPr>
        <w:t>16</w:t>
      </w:r>
      <w:r>
        <w:rPr>
          <w:noProof/>
        </w:rPr>
        <w:fldChar w:fldCharType="end"/>
      </w:r>
    </w:p>
    <w:p w14:paraId="033A5E93"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3.4. Control Section</w:t>
      </w:r>
      <w:r>
        <w:rPr>
          <w:noProof/>
        </w:rPr>
        <w:tab/>
      </w:r>
      <w:r>
        <w:rPr>
          <w:noProof/>
        </w:rPr>
        <w:fldChar w:fldCharType="begin"/>
      </w:r>
      <w:r>
        <w:rPr>
          <w:noProof/>
        </w:rPr>
        <w:instrText xml:space="preserve"> PAGEREF _Toc385498408 \h </w:instrText>
      </w:r>
      <w:r>
        <w:rPr>
          <w:noProof/>
        </w:rPr>
      </w:r>
      <w:r>
        <w:rPr>
          <w:noProof/>
        </w:rPr>
        <w:fldChar w:fldCharType="separate"/>
      </w:r>
      <w:r>
        <w:rPr>
          <w:noProof/>
        </w:rPr>
        <w:t>17</w:t>
      </w:r>
      <w:r>
        <w:rPr>
          <w:noProof/>
        </w:rPr>
        <w:fldChar w:fldCharType="end"/>
      </w:r>
    </w:p>
    <w:p w14:paraId="714AD13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3.4.1.</w:t>
      </w:r>
      <w:r>
        <w:rPr>
          <w:noProof/>
        </w:rPr>
        <w:t xml:space="preserve"> Common Parameters</w:t>
      </w:r>
      <w:r>
        <w:rPr>
          <w:noProof/>
        </w:rPr>
        <w:tab/>
      </w:r>
      <w:r>
        <w:rPr>
          <w:noProof/>
        </w:rPr>
        <w:fldChar w:fldCharType="begin"/>
      </w:r>
      <w:r>
        <w:rPr>
          <w:noProof/>
        </w:rPr>
        <w:instrText xml:space="preserve"> PAGEREF _Toc385498409 \h </w:instrText>
      </w:r>
      <w:r>
        <w:rPr>
          <w:noProof/>
        </w:rPr>
      </w:r>
      <w:r>
        <w:rPr>
          <w:noProof/>
        </w:rPr>
        <w:fldChar w:fldCharType="separate"/>
      </w:r>
      <w:r>
        <w:rPr>
          <w:noProof/>
        </w:rPr>
        <w:t>17</w:t>
      </w:r>
      <w:r>
        <w:rPr>
          <w:noProof/>
        </w:rPr>
        <w:fldChar w:fldCharType="end"/>
      </w:r>
    </w:p>
    <w:p w14:paraId="5E492471"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3.4.2.</w:t>
      </w:r>
      <w:r>
        <w:rPr>
          <w:noProof/>
        </w:rPr>
        <w:t xml:space="preserve"> Parameters for </w:t>
      </w:r>
      <w:r w:rsidRPr="00BD0B96">
        <w:rPr>
          <w:noProof/>
        </w:rPr>
        <w:t>Biphasic</w:t>
      </w:r>
      <w:r>
        <w:rPr>
          <w:noProof/>
        </w:rPr>
        <w:t xml:space="preserve"> Analysis</w:t>
      </w:r>
      <w:r>
        <w:rPr>
          <w:noProof/>
        </w:rPr>
        <w:tab/>
      </w:r>
      <w:r>
        <w:rPr>
          <w:noProof/>
        </w:rPr>
        <w:fldChar w:fldCharType="begin"/>
      </w:r>
      <w:r>
        <w:rPr>
          <w:noProof/>
        </w:rPr>
        <w:instrText xml:space="preserve"> PAGEREF _Toc385498410 \h </w:instrText>
      </w:r>
      <w:r>
        <w:rPr>
          <w:noProof/>
        </w:rPr>
      </w:r>
      <w:r>
        <w:rPr>
          <w:noProof/>
        </w:rPr>
        <w:fldChar w:fldCharType="separate"/>
      </w:r>
      <w:r>
        <w:rPr>
          <w:noProof/>
        </w:rPr>
        <w:t>23</w:t>
      </w:r>
      <w:r>
        <w:rPr>
          <w:noProof/>
        </w:rPr>
        <w:fldChar w:fldCharType="end"/>
      </w:r>
    </w:p>
    <w:p w14:paraId="3707DE6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3.4.3.</w:t>
      </w:r>
      <w:r>
        <w:rPr>
          <w:noProof/>
        </w:rPr>
        <w:t xml:space="preserve"> Parameters for </w:t>
      </w:r>
      <w:r w:rsidRPr="00BD0B96">
        <w:rPr>
          <w:noProof/>
        </w:rPr>
        <w:t>Solute</w:t>
      </w:r>
      <w:r>
        <w:rPr>
          <w:noProof/>
        </w:rPr>
        <w:t xml:space="preserve"> Analysis</w:t>
      </w:r>
      <w:r>
        <w:rPr>
          <w:noProof/>
        </w:rPr>
        <w:tab/>
      </w:r>
      <w:r>
        <w:rPr>
          <w:noProof/>
        </w:rPr>
        <w:fldChar w:fldCharType="begin"/>
      </w:r>
      <w:r>
        <w:rPr>
          <w:noProof/>
        </w:rPr>
        <w:instrText xml:space="preserve"> PAGEREF _Toc385498411 \h </w:instrText>
      </w:r>
      <w:r>
        <w:rPr>
          <w:noProof/>
        </w:rPr>
      </w:r>
      <w:r>
        <w:rPr>
          <w:noProof/>
        </w:rPr>
        <w:fldChar w:fldCharType="separate"/>
      </w:r>
      <w:r>
        <w:rPr>
          <w:noProof/>
        </w:rPr>
        <w:t>24</w:t>
      </w:r>
      <w:r>
        <w:rPr>
          <w:noProof/>
        </w:rPr>
        <w:fldChar w:fldCharType="end"/>
      </w:r>
    </w:p>
    <w:p w14:paraId="43EB65EA"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3.4.4.</w:t>
      </w:r>
      <w:r>
        <w:rPr>
          <w:noProof/>
        </w:rPr>
        <w:t xml:space="preserve"> Parameters for </w:t>
      </w:r>
      <w:r w:rsidRPr="00BD0B96">
        <w:rPr>
          <w:noProof/>
        </w:rPr>
        <w:t>Heat</w:t>
      </w:r>
      <w:r>
        <w:rPr>
          <w:noProof/>
        </w:rPr>
        <w:t xml:space="preserve"> Analysis</w:t>
      </w:r>
      <w:r>
        <w:rPr>
          <w:noProof/>
        </w:rPr>
        <w:tab/>
      </w:r>
      <w:r>
        <w:rPr>
          <w:noProof/>
        </w:rPr>
        <w:fldChar w:fldCharType="begin"/>
      </w:r>
      <w:r>
        <w:rPr>
          <w:noProof/>
        </w:rPr>
        <w:instrText xml:space="preserve"> PAGEREF _Toc385498412 \h </w:instrText>
      </w:r>
      <w:r>
        <w:rPr>
          <w:noProof/>
        </w:rPr>
      </w:r>
      <w:r>
        <w:rPr>
          <w:noProof/>
        </w:rPr>
        <w:fldChar w:fldCharType="separate"/>
      </w:r>
      <w:r>
        <w:rPr>
          <w:noProof/>
        </w:rPr>
        <w:t>24</w:t>
      </w:r>
      <w:r>
        <w:rPr>
          <w:noProof/>
        </w:rPr>
        <w:fldChar w:fldCharType="end"/>
      </w:r>
    </w:p>
    <w:p w14:paraId="38B195B4"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3.5. Globals Section</w:t>
      </w:r>
      <w:r>
        <w:rPr>
          <w:noProof/>
        </w:rPr>
        <w:tab/>
      </w:r>
      <w:r>
        <w:rPr>
          <w:noProof/>
        </w:rPr>
        <w:fldChar w:fldCharType="begin"/>
      </w:r>
      <w:r>
        <w:rPr>
          <w:noProof/>
        </w:rPr>
        <w:instrText xml:space="preserve"> PAGEREF _Toc385498413 \h </w:instrText>
      </w:r>
      <w:r>
        <w:rPr>
          <w:noProof/>
        </w:rPr>
      </w:r>
      <w:r>
        <w:rPr>
          <w:noProof/>
        </w:rPr>
        <w:fldChar w:fldCharType="separate"/>
      </w:r>
      <w:r>
        <w:rPr>
          <w:noProof/>
        </w:rPr>
        <w:t>25</w:t>
      </w:r>
      <w:r>
        <w:rPr>
          <w:noProof/>
        </w:rPr>
        <w:fldChar w:fldCharType="end"/>
      </w:r>
    </w:p>
    <w:p w14:paraId="0FC8F01D"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3.5.1.</w:t>
      </w:r>
      <w:r>
        <w:rPr>
          <w:noProof/>
        </w:rPr>
        <w:t xml:space="preserve"> Constants</w:t>
      </w:r>
      <w:r>
        <w:rPr>
          <w:noProof/>
        </w:rPr>
        <w:tab/>
      </w:r>
      <w:r>
        <w:rPr>
          <w:noProof/>
        </w:rPr>
        <w:fldChar w:fldCharType="begin"/>
      </w:r>
      <w:r>
        <w:rPr>
          <w:noProof/>
        </w:rPr>
        <w:instrText xml:space="preserve"> PAGEREF _Toc385498414 \h </w:instrText>
      </w:r>
      <w:r>
        <w:rPr>
          <w:noProof/>
        </w:rPr>
      </w:r>
      <w:r>
        <w:rPr>
          <w:noProof/>
        </w:rPr>
        <w:fldChar w:fldCharType="separate"/>
      </w:r>
      <w:r>
        <w:rPr>
          <w:noProof/>
        </w:rPr>
        <w:t>25</w:t>
      </w:r>
      <w:r>
        <w:rPr>
          <w:noProof/>
        </w:rPr>
        <w:fldChar w:fldCharType="end"/>
      </w:r>
    </w:p>
    <w:p w14:paraId="2AB03438"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3.5.2.</w:t>
      </w:r>
      <w:r>
        <w:rPr>
          <w:noProof/>
        </w:rPr>
        <w:t xml:space="preserve"> Solutes</w:t>
      </w:r>
      <w:r>
        <w:rPr>
          <w:noProof/>
        </w:rPr>
        <w:tab/>
      </w:r>
      <w:r>
        <w:rPr>
          <w:noProof/>
        </w:rPr>
        <w:fldChar w:fldCharType="begin"/>
      </w:r>
      <w:r>
        <w:rPr>
          <w:noProof/>
        </w:rPr>
        <w:instrText xml:space="preserve"> PAGEREF _Toc385498415 \h </w:instrText>
      </w:r>
      <w:r>
        <w:rPr>
          <w:noProof/>
        </w:rPr>
      </w:r>
      <w:r>
        <w:rPr>
          <w:noProof/>
        </w:rPr>
        <w:fldChar w:fldCharType="separate"/>
      </w:r>
      <w:r>
        <w:rPr>
          <w:noProof/>
        </w:rPr>
        <w:t>25</w:t>
      </w:r>
      <w:r>
        <w:rPr>
          <w:noProof/>
        </w:rPr>
        <w:fldChar w:fldCharType="end"/>
      </w:r>
    </w:p>
    <w:p w14:paraId="44D01E3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3.5.3.</w:t>
      </w:r>
      <w:r>
        <w:rPr>
          <w:noProof/>
        </w:rPr>
        <w:t xml:space="preserve"> Solid-Bound Molecules</w:t>
      </w:r>
      <w:r>
        <w:rPr>
          <w:noProof/>
        </w:rPr>
        <w:tab/>
      </w:r>
      <w:r>
        <w:rPr>
          <w:noProof/>
        </w:rPr>
        <w:fldChar w:fldCharType="begin"/>
      </w:r>
      <w:r>
        <w:rPr>
          <w:noProof/>
        </w:rPr>
        <w:instrText xml:space="preserve"> PAGEREF _Toc385498416 \h </w:instrText>
      </w:r>
      <w:r>
        <w:rPr>
          <w:noProof/>
        </w:rPr>
      </w:r>
      <w:r>
        <w:rPr>
          <w:noProof/>
        </w:rPr>
        <w:fldChar w:fldCharType="separate"/>
      </w:r>
      <w:r>
        <w:rPr>
          <w:noProof/>
        </w:rPr>
        <w:t>26</w:t>
      </w:r>
      <w:r>
        <w:rPr>
          <w:noProof/>
        </w:rPr>
        <w:fldChar w:fldCharType="end"/>
      </w:r>
    </w:p>
    <w:p w14:paraId="7F23DD99"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3.6. Material Section</w:t>
      </w:r>
      <w:r>
        <w:rPr>
          <w:noProof/>
        </w:rPr>
        <w:tab/>
      </w:r>
      <w:r>
        <w:rPr>
          <w:noProof/>
        </w:rPr>
        <w:fldChar w:fldCharType="begin"/>
      </w:r>
      <w:r>
        <w:rPr>
          <w:noProof/>
        </w:rPr>
        <w:instrText xml:space="preserve"> PAGEREF _Toc385498417 \h </w:instrText>
      </w:r>
      <w:r>
        <w:rPr>
          <w:noProof/>
        </w:rPr>
      </w:r>
      <w:r>
        <w:rPr>
          <w:noProof/>
        </w:rPr>
        <w:fldChar w:fldCharType="separate"/>
      </w:r>
      <w:r>
        <w:rPr>
          <w:noProof/>
        </w:rPr>
        <w:t>27</w:t>
      </w:r>
      <w:r>
        <w:rPr>
          <w:noProof/>
        </w:rPr>
        <w:fldChar w:fldCharType="end"/>
      </w:r>
    </w:p>
    <w:p w14:paraId="1DF92A93"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3.7. Geometry Section</w:t>
      </w:r>
      <w:r>
        <w:rPr>
          <w:noProof/>
        </w:rPr>
        <w:tab/>
      </w:r>
      <w:r>
        <w:rPr>
          <w:noProof/>
        </w:rPr>
        <w:fldChar w:fldCharType="begin"/>
      </w:r>
      <w:r>
        <w:rPr>
          <w:noProof/>
        </w:rPr>
        <w:instrText xml:space="preserve"> PAGEREF _Toc385498418 \h </w:instrText>
      </w:r>
      <w:r>
        <w:rPr>
          <w:noProof/>
        </w:rPr>
      </w:r>
      <w:r>
        <w:rPr>
          <w:noProof/>
        </w:rPr>
        <w:fldChar w:fldCharType="separate"/>
      </w:r>
      <w:r>
        <w:rPr>
          <w:noProof/>
        </w:rPr>
        <w:t>28</w:t>
      </w:r>
      <w:r>
        <w:rPr>
          <w:noProof/>
        </w:rPr>
        <w:fldChar w:fldCharType="end"/>
      </w:r>
    </w:p>
    <w:p w14:paraId="7AE303C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3.7.1.</w:t>
      </w:r>
      <w:r>
        <w:rPr>
          <w:noProof/>
        </w:rPr>
        <w:t xml:space="preserve"> Nodes Section</w:t>
      </w:r>
      <w:r>
        <w:rPr>
          <w:noProof/>
        </w:rPr>
        <w:tab/>
      </w:r>
      <w:r>
        <w:rPr>
          <w:noProof/>
        </w:rPr>
        <w:fldChar w:fldCharType="begin"/>
      </w:r>
      <w:r>
        <w:rPr>
          <w:noProof/>
        </w:rPr>
        <w:instrText xml:space="preserve"> PAGEREF _Toc385498419 \h </w:instrText>
      </w:r>
      <w:r>
        <w:rPr>
          <w:noProof/>
        </w:rPr>
      </w:r>
      <w:r>
        <w:rPr>
          <w:noProof/>
        </w:rPr>
        <w:fldChar w:fldCharType="separate"/>
      </w:r>
      <w:r>
        <w:rPr>
          <w:noProof/>
        </w:rPr>
        <w:t>28</w:t>
      </w:r>
      <w:r>
        <w:rPr>
          <w:noProof/>
        </w:rPr>
        <w:fldChar w:fldCharType="end"/>
      </w:r>
    </w:p>
    <w:p w14:paraId="72148982"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3.7.2.</w:t>
      </w:r>
      <w:r>
        <w:rPr>
          <w:noProof/>
        </w:rPr>
        <w:t xml:space="preserve"> Elements Section</w:t>
      </w:r>
      <w:r>
        <w:rPr>
          <w:noProof/>
        </w:rPr>
        <w:tab/>
      </w:r>
      <w:r>
        <w:rPr>
          <w:noProof/>
        </w:rPr>
        <w:fldChar w:fldCharType="begin"/>
      </w:r>
      <w:r>
        <w:rPr>
          <w:noProof/>
        </w:rPr>
        <w:instrText xml:space="preserve"> PAGEREF _Toc385498420 \h </w:instrText>
      </w:r>
      <w:r>
        <w:rPr>
          <w:noProof/>
        </w:rPr>
      </w:r>
      <w:r>
        <w:rPr>
          <w:noProof/>
        </w:rPr>
        <w:fldChar w:fldCharType="separate"/>
      </w:r>
      <w:r>
        <w:rPr>
          <w:noProof/>
        </w:rPr>
        <w:t>28</w:t>
      </w:r>
      <w:r>
        <w:rPr>
          <w:noProof/>
        </w:rPr>
        <w:fldChar w:fldCharType="end"/>
      </w:r>
    </w:p>
    <w:p w14:paraId="18EC44A1"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3.7.2.1. Solid Elements</w:t>
      </w:r>
      <w:r>
        <w:rPr>
          <w:noProof/>
        </w:rPr>
        <w:tab/>
      </w:r>
      <w:r>
        <w:rPr>
          <w:noProof/>
        </w:rPr>
        <w:fldChar w:fldCharType="begin"/>
      </w:r>
      <w:r>
        <w:rPr>
          <w:noProof/>
        </w:rPr>
        <w:instrText xml:space="preserve"> PAGEREF _Toc385498421 \h </w:instrText>
      </w:r>
      <w:r>
        <w:rPr>
          <w:noProof/>
        </w:rPr>
      </w:r>
      <w:r>
        <w:rPr>
          <w:noProof/>
        </w:rPr>
        <w:fldChar w:fldCharType="separate"/>
      </w:r>
      <w:r>
        <w:rPr>
          <w:noProof/>
        </w:rPr>
        <w:t>28</w:t>
      </w:r>
      <w:r>
        <w:rPr>
          <w:noProof/>
        </w:rPr>
        <w:fldChar w:fldCharType="end"/>
      </w:r>
    </w:p>
    <w:p w14:paraId="3B11867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3.7.2.2. Shell Elements</w:t>
      </w:r>
      <w:r>
        <w:rPr>
          <w:noProof/>
        </w:rPr>
        <w:tab/>
      </w:r>
      <w:r>
        <w:rPr>
          <w:noProof/>
        </w:rPr>
        <w:fldChar w:fldCharType="begin"/>
      </w:r>
      <w:r>
        <w:rPr>
          <w:noProof/>
        </w:rPr>
        <w:instrText xml:space="preserve"> PAGEREF _Toc385498422 \h </w:instrText>
      </w:r>
      <w:r>
        <w:rPr>
          <w:noProof/>
        </w:rPr>
      </w:r>
      <w:r>
        <w:rPr>
          <w:noProof/>
        </w:rPr>
        <w:fldChar w:fldCharType="separate"/>
      </w:r>
      <w:r>
        <w:rPr>
          <w:noProof/>
        </w:rPr>
        <w:t>29</w:t>
      </w:r>
      <w:r>
        <w:rPr>
          <w:noProof/>
        </w:rPr>
        <w:fldChar w:fldCharType="end"/>
      </w:r>
    </w:p>
    <w:p w14:paraId="2A6062F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3.7.2.3. Surface Elements</w:t>
      </w:r>
      <w:r>
        <w:rPr>
          <w:noProof/>
        </w:rPr>
        <w:tab/>
      </w:r>
      <w:r>
        <w:rPr>
          <w:noProof/>
        </w:rPr>
        <w:fldChar w:fldCharType="begin"/>
      </w:r>
      <w:r>
        <w:rPr>
          <w:noProof/>
        </w:rPr>
        <w:instrText xml:space="preserve"> PAGEREF _Toc385498423 \h </w:instrText>
      </w:r>
      <w:r>
        <w:rPr>
          <w:noProof/>
        </w:rPr>
      </w:r>
      <w:r>
        <w:rPr>
          <w:noProof/>
        </w:rPr>
        <w:fldChar w:fldCharType="separate"/>
      </w:r>
      <w:r>
        <w:rPr>
          <w:noProof/>
        </w:rPr>
        <w:t>30</w:t>
      </w:r>
      <w:r>
        <w:rPr>
          <w:noProof/>
        </w:rPr>
        <w:fldChar w:fldCharType="end"/>
      </w:r>
    </w:p>
    <w:p w14:paraId="4EC262FE"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3.7.3.</w:t>
      </w:r>
      <w:r>
        <w:rPr>
          <w:noProof/>
        </w:rPr>
        <w:t xml:space="preserve"> Element Data Section</w:t>
      </w:r>
      <w:r>
        <w:rPr>
          <w:noProof/>
        </w:rPr>
        <w:tab/>
      </w:r>
      <w:r>
        <w:rPr>
          <w:noProof/>
        </w:rPr>
        <w:fldChar w:fldCharType="begin"/>
      </w:r>
      <w:r>
        <w:rPr>
          <w:noProof/>
        </w:rPr>
        <w:instrText xml:space="preserve"> PAGEREF _Toc385498424 \h </w:instrText>
      </w:r>
      <w:r>
        <w:rPr>
          <w:noProof/>
        </w:rPr>
      </w:r>
      <w:r>
        <w:rPr>
          <w:noProof/>
        </w:rPr>
        <w:fldChar w:fldCharType="separate"/>
      </w:r>
      <w:r>
        <w:rPr>
          <w:noProof/>
        </w:rPr>
        <w:t>30</w:t>
      </w:r>
      <w:r>
        <w:rPr>
          <w:noProof/>
        </w:rPr>
        <w:fldChar w:fldCharType="end"/>
      </w:r>
    </w:p>
    <w:p w14:paraId="125C975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3.7.4.</w:t>
      </w:r>
      <w:r>
        <w:rPr>
          <w:noProof/>
        </w:rPr>
        <w:t xml:space="preserve"> Surface Section</w:t>
      </w:r>
      <w:r>
        <w:rPr>
          <w:noProof/>
        </w:rPr>
        <w:tab/>
      </w:r>
      <w:r>
        <w:rPr>
          <w:noProof/>
        </w:rPr>
        <w:fldChar w:fldCharType="begin"/>
      </w:r>
      <w:r>
        <w:rPr>
          <w:noProof/>
        </w:rPr>
        <w:instrText xml:space="preserve"> PAGEREF _Toc385498425 \h </w:instrText>
      </w:r>
      <w:r>
        <w:rPr>
          <w:noProof/>
        </w:rPr>
      </w:r>
      <w:r>
        <w:rPr>
          <w:noProof/>
        </w:rPr>
        <w:fldChar w:fldCharType="separate"/>
      </w:r>
      <w:r>
        <w:rPr>
          <w:noProof/>
        </w:rPr>
        <w:t>31</w:t>
      </w:r>
      <w:r>
        <w:rPr>
          <w:noProof/>
        </w:rPr>
        <w:fldChar w:fldCharType="end"/>
      </w:r>
    </w:p>
    <w:p w14:paraId="0527DCF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3.7.5.</w:t>
      </w:r>
      <w:r>
        <w:rPr>
          <w:noProof/>
        </w:rPr>
        <w:t xml:space="preserve"> NodeSet Section</w:t>
      </w:r>
      <w:r>
        <w:rPr>
          <w:noProof/>
        </w:rPr>
        <w:tab/>
      </w:r>
      <w:r>
        <w:rPr>
          <w:noProof/>
        </w:rPr>
        <w:fldChar w:fldCharType="begin"/>
      </w:r>
      <w:r>
        <w:rPr>
          <w:noProof/>
        </w:rPr>
        <w:instrText xml:space="preserve"> PAGEREF _Toc385498426 \h </w:instrText>
      </w:r>
      <w:r>
        <w:rPr>
          <w:noProof/>
        </w:rPr>
      </w:r>
      <w:r>
        <w:rPr>
          <w:noProof/>
        </w:rPr>
        <w:fldChar w:fldCharType="separate"/>
      </w:r>
      <w:r>
        <w:rPr>
          <w:noProof/>
        </w:rPr>
        <w:t>31</w:t>
      </w:r>
      <w:r>
        <w:rPr>
          <w:noProof/>
        </w:rPr>
        <w:fldChar w:fldCharType="end"/>
      </w:r>
    </w:p>
    <w:p w14:paraId="6554FE8B"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3.8. Initial Section</w:t>
      </w:r>
      <w:r>
        <w:rPr>
          <w:noProof/>
        </w:rPr>
        <w:tab/>
      </w:r>
      <w:r>
        <w:rPr>
          <w:noProof/>
        </w:rPr>
        <w:fldChar w:fldCharType="begin"/>
      </w:r>
      <w:r>
        <w:rPr>
          <w:noProof/>
        </w:rPr>
        <w:instrText xml:space="preserve"> PAGEREF _Toc385498427 \h </w:instrText>
      </w:r>
      <w:r>
        <w:rPr>
          <w:noProof/>
        </w:rPr>
      </w:r>
      <w:r>
        <w:rPr>
          <w:noProof/>
        </w:rPr>
        <w:fldChar w:fldCharType="separate"/>
      </w:r>
      <w:r>
        <w:rPr>
          <w:noProof/>
        </w:rPr>
        <w:t>33</w:t>
      </w:r>
      <w:r>
        <w:rPr>
          <w:noProof/>
        </w:rPr>
        <w:fldChar w:fldCharType="end"/>
      </w:r>
    </w:p>
    <w:p w14:paraId="08B5FC48"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3.8.1.</w:t>
      </w:r>
      <w:r>
        <w:rPr>
          <w:noProof/>
        </w:rPr>
        <w:t xml:space="preserve"> Initial Nodal Velocities</w:t>
      </w:r>
      <w:r>
        <w:rPr>
          <w:noProof/>
        </w:rPr>
        <w:tab/>
      </w:r>
      <w:r>
        <w:rPr>
          <w:noProof/>
        </w:rPr>
        <w:fldChar w:fldCharType="begin"/>
      </w:r>
      <w:r>
        <w:rPr>
          <w:noProof/>
        </w:rPr>
        <w:instrText xml:space="preserve"> PAGEREF _Toc385498428 \h </w:instrText>
      </w:r>
      <w:r>
        <w:rPr>
          <w:noProof/>
        </w:rPr>
      </w:r>
      <w:r>
        <w:rPr>
          <w:noProof/>
        </w:rPr>
        <w:fldChar w:fldCharType="separate"/>
      </w:r>
      <w:r>
        <w:rPr>
          <w:noProof/>
        </w:rPr>
        <w:t>33</w:t>
      </w:r>
      <w:r>
        <w:rPr>
          <w:noProof/>
        </w:rPr>
        <w:fldChar w:fldCharType="end"/>
      </w:r>
    </w:p>
    <w:p w14:paraId="489C0B3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3.8.2.</w:t>
      </w:r>
      <w:r>
        <w:rPr>
          <w:noProof/>
        </w:rPr>
        <w:t xml:space="preserve"> Initial Nodal Effective Fluid Pressure</w:t>
      </w:r>
      <w:r>
        <w:rPr>
          <w:noProof/>
        </w:rPr>
        <w:tab/>
      </w:r>
      <w:r>
        <w:rPr>
          <w:noProof/>
        </w:rPr>
        <w:fldChar w:fldCharType="begin"/>
      </w:r>
      <w:r>
        <w:rPr>
          <w:noProof/>
        </w:rPr>
        <w:instrText xml:space="preserve"> PAGEREF _Toc385498429 \h </w:instrText>
      </w:r>
      <w:r>
        <w:rPr>
          <w:noProof/>
        </w:rPr>
      </w:r>
      <w:r>
        <w:rPr>
          <w:noProof/>
        </w:rPr>
        <w:fldChar w:fldCharType="separate"/>
      </w:r>
      <w:r>
        <w:rPr>
          <w:noProof/>
        </w:rPr>
        <w:t>33</w:t>
      </w:r>
      <w:r>
        <w:rPr>
          <w:noProof/>
        </w:rPr>
        <w:fldChar w:fldCharType="end"/>
      </w:r>
    </w:p>
    <w:p w14:paraId="2566BAC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3.8.3.</w:t>
      </w:r>
      <w:r>
        <w:rPr>
          <w:noProof/>
        </w:rPr>
        <w:t xml:space="preserve"> Initial Nodal Effective Concentration</w:t>
      </w:r>
      <w:r>
        <w:rPr>
          <w:noProof/>
        </w:rPr>
        <w:tab/>
      </w:r>
      <w:r>
        <w:rPr>
          <w:noProof/>
        </w:rPr>
        <w:fldChar w:fldCharType="begin"/>
      </w:r>
      <w:r>
        <w:rPr>
          <w:noProof/>
        </w:rPr>
        <w:instrText xml:space="preserve"> PAGEREF _Toc385498430 \h </w:instrText>
      </w:r>
      <w:r>
        <w:rPr>
          <w:noProof/>
        </w:rPr>
      </w:r>
      <w:r>
        <w:rPr>
          <w:noProof/>
        </w:rPr>
        <w:fldChar w:fldCharType="separate"/>
      </w:r>
      <w:r>
        <w:rPr>
          <w:noProof/>
        </w:rPr>
        <w:t>33</w:t>
      </w:r>
      <w:r>
        <w:rPr>
          <w:noProof/>
        </w:rPr>
        <w:fldChar w:fldCharType="end"/>
      </w:r>
    </w:p>
    <w:p w14:paraId="711966C5"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3.9. Boundary Section</w:t>
      </w:r>
      <w:r>
        <w:rPr>
          <w:noProof/>
        </w:rPr>
        <w:tab/>
      </w:r>
      <w:r>
        <w:rPr>
          <w:noProof/>
        </w:rPr>
        <w:fldChar w:fldCharType="begin"/>
      </w:r>
      <w:r>
        <w:rPr>
          <w:noProof/>
        </w:rPr>
        <w:instrText xml:space="preserve"> PAGEREF _Toc385498431 \h </w:instrText>
      </w:r>
      <w:r>
        <w:rPr>
          <w:noProof/>
        </w:rPr>
      </w:r>
      <w:r>
        <w:rPr>
          <w:noProof/>
        </w:rPr>
        <w:fldChar w:fldCharType="separate"/>
      </w:r>
      <w:r>
        <w:rPr>
          <w:noProof/>
        </w:rPr>
        <w:t>34</w:t>
      </w:r>
      <w:r>
        <w:rPr>
          <w:noProof/>
        </w:rPr>
        <w:fldChar w:fldCharType="end"/>
      </w:r>
    </w:p>
    <w:p w14:paraId="7688900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3.9.1.</w:t>
      </w:r>
      <w:r>
        <w:rPr>
          <w:noProof/>
        </w:rPr>
        <w:t xml:space="preserve"> Prescribed Nodal Degrees of Freedom</w:t>
      </w:r>
      <w:r>
        <w:rPr>
          <w:noProof/>
        </w:rPr>
        <w:tab/>
      </w:r>
      <w:r>
        <w:rPr>
          <w:noProof/>
        </w:rPr>
        <w:fldChar w:fldCharType="begin"/>
      </w:r>
      <w:r>
        <w:rPr>
          <w:noProof/>
        </w:rPr>
        <w:instrText xml:space="preserve"> PAGEREF _Toc385498432 \h </w:instrText>
      </w:r>
      <w:r>
        <w:rPr>
          <w:noProof/>
        </w:rPr>
      </w:r>
      <w:r>
        <w:rPr>
          <w:noProof/>
        </w:rPr>
        <w:fldChar w:fldCharType="separate"/>
      </w:r>
      <w:r>
        <w:rPr>
          <w:noProof/>
        </w:rPr>
        <w:t>34</w:t>
      </w:r>
      <w:r>
        <w:rPr>
          <w:noProof/>
        </w:rPr>
        <w:fldChar w:fldCharType="end"/>
      </w:r>
    </w:p>
    <w:p w14:paraId="700A04C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lastRenderedPageBreak/>
        <w:t>3.9.2.</w:t>
      </w:r>
      <w:r>
        <w:rPr>
          <w:noProof/>
        </w:rPr>
        <w:t xml:space="preserve"> Fixed Nodal Degrees of Freedom</w:t>
      </w:r>
      <w:r>
        <w:rPr>
          <w:noProof/>
        </w:rPr>
        <w:tab/>
      </w:r>
      <w:r>
        <w:rPr>
          <w:noProof/>
        </w:rPr>
        <w:fldChar w:fldCharType="begin"/>
      </w:r>
      <w:r>
        <w:rPr>
          <w:noProof/>
        </w:rPr>
        <w:instrText xml:space="preserve"> PAGEREF _Toc385498433 \h </w:instrText>
      </w:r>
      <w:r>
        <w:rPr>
          <w:noProof/>
        </w:rPr>
      </w:r>
      <w:r>
        <w:rPr>
          <w:noProof/>
        </w:rPr>
        <w:fldChar w:fldCharType="separate"/>
      </w:r>
      <w:r>
        <w:rPr>
          <w:noProof/>
        </w:rPr>
        <w:t>35</w:t>
      </w:r>
      <w:r>
        <w:rPr>
          <w:noProof/>
        </w:rPr>
        <w:fldChar w:fldCharType="end"/>
      </w:r>
    </w:p>
    <w:p w14:paraId="4B6634F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3.10. Loads Section</w:t>
      </w:r>
      <w:r>
        <w:rPr>
          <w:noProof/>
        </w:rPr>
        <w:tab/>
      </w:r>
      <w:r>
        <w:rPr>
          <w:noProof/>
        </w:rPr>
        <w:fldChar w:fldCharType="begin"/>
      </w:r>
      <w:r>
        <w:rPr>
          <w:noProof/>
        </w:rPr>
        <w:instrText xml:space="preserve"> PAGEREF _Toc385498434 \h </w:instrText>
      </w:r>
      <w:r>
        <w:rPr>
          <w:noProof/>
        </w:rPr>
      </w:r>
      <w:r>
        <w:rPr>
          <w:noProof/>
        </w:rPr>
        <w:fldChar w:fldCharType="separate"/>
      </w:r>
      <w:r>
        <w:rPr>
          <w:noProof/>
        </w:rPr>
        <w:t>36</w:t>
      </w:r>
      <w:r>
        <w:rPr>
          <w:noProof/>
        </w:rPr>
        <w:fldChar w:fldCharType="end"/>
      </w:r>
    </w:p>
    <w:p w14:paraId="2B0AA62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3.10.1.</w:t>
      </w:r>
      <w:r>
        <w:rPr>
          <w:noProof/>
        </w:rPr>
        <w:t xml:space="preserve"> Nodal Loads</w:t>
      </w:r>
      <w:r>
        <w:rPr>
          <w:noProof/>
        </w:rPr>
        <w:tab/>
      </w:r>
      <w:r>
        <w:rPr>
          <w:noProof/>
        </w:rPr>
        <w:fldChar w:fldCharType="begin"/>
      </w:r>
      <w:r>
        <w:rPr>
          <w:noProof/>
        </w:rPr>
        <w:instrText xml:space="preserve"> PAGEREF _Toc385498435 \h </w:instrText>
      </w:r>
      <w:r>
        <w:rPr>
          <w:noProof/>
        </w:rPr>
      </w:r>
      <w:r>
        <w:rPr>
          <w:noProof/>
        </w:rPr>
        <w:fldChar w:fldCharType="separate"/>
      </w:r>
      <w:r>
        <w:rPr>
          <w:noProof/>
        </w:rPr>
        <w:t>36</w:t>
      </w:r>
      <w:r>
        <w:rPr>
          <w:noProof/>
        </w:rPr>
        <w:fldChar w:fldCharType="end"/>
      </w:r>
    </w:p>
    <w:p w14:paraId="5294BF0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3.10.2.</w:t>
      </w:r>
      <w:r>
        <w:rPr>
          <w:noProof/>
        </w:rPr>
        <w:t xml:space="preserve"> Surface Loads</w:t>
      </w:r>
      <w:r>
        <w:rPr>
          <w:noProof/>
        </w:rPr>
        <w:tab/>
      </w:r>
      <w:r>
        <w:rPr>
          <w:noProof/>
        </w:rPr>
        <w:fldChar w:fldCharType="begin"/>
      </w:r>
      <w:r>
        <w:rPr>
          <w:noProof/>
        </w:rPr>
        <w:instrText xml:space="preserve"> PAGEREF _Toc385498436 \h </w:instrText>
      </w:r>
      <w:r>
        <w:rPr>
          <w:noProof/>
        </w:rPr>
      </w:r>
      <w:r>
        <w:rPr>
          <w:noProof/>
        </w:rPr>
        <w:fldChar w:fldCharType="separate"/>
      </w:r>
      <w:r>
        <w:rPr>
          <w:noProof/>
        </w:rPr>
        <w:t>36</w:t>
      </w:r>
      <w:r>
        <w:rPr>
          <w:noProof/>
        </w:rPr>
        <w:fldChar w:fldCharType="end"/>
      </w:r>
    </w:p>
    <w:p w14:paraId="2F71EE8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3.10.2.1. Pressure Load</w:t>
      </w:r>
      <w:r>
        <w:rPr>
          <w:noProof/>
        </w:rPr>
        <w:tab/>
      </w:r>
      <w:r>
        <w:rPr>
          <w:noProof/>
        </w:rPr>
        <w:fldChar w:fldCharType="begin"/>
      </w:r>
      <w:r>
        <w:rPr>
          <w:noProof/>
        </w:rPr>
        <w:instrText xml:space="preserve"> PAGEREF _Toc385498437 \h </w:instrText>
      </w:r>
      <w:r>
        <w:rPr>
          <w:noProof/>
        </w:rPr>
      </w:r>
      <w:r>
        <w:rPr>
          <w:noProof/>
        </w:rPr>
        <w:fldChar w:fldCharType="separate"/>
      </w:r>
      <w:r>
        <w:rPr>
          <w:noProof/>
        </w:rPr>
        <w:t>37</w:t>
      </w:r>
      <w:r>
        <w:rPr>
          <w:noProof/>
        </w:rPr>
        <w:fldChar w:fldCharType="end"/>
      </w:r>
    </w:p>
    <w:p w14:paraId="40D8693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3.10.2.2. Traction Load</w:t>
      </w:r>
      <w:r>
        <w:rPr>
          <w:noProof/>
        </w:rPr>
        <w:tab/>
      </w:r>
      <w:r>
        <w:rPr>
          <w:noProof/>
        </w:rPr>
        <w:fldChar w:fldCharType="begin"/>
      </w:r>
      <w:r>
        <w:rPr>
          <w:noProof/>
        </w:rPr>
        <w:instrText xml:space="preserve"> PAGEREF _Toc385498438 \h </w:instrText>
      </w:r>
      <w:r>
        <w:rPr>
          <w:noProof/>
        </w:rPr>
      </w:r>
      <w:r>
        <w:rPr>
          <w:noProof/>
        </w:rPr>
        <w:fldChar w:fldCharType="separate"/>
      </w:r>
      <w:r>
        <w:rPr>
          <w:noProof/>
        </w:rPr>
        <w:t>37</w:t>
      </w:r>
      <w:r>
        <w:rPr>
          <w:noProof/>
        </w:rPr>
        <w:fldChar w:fldCharType="end"/>
      </w:r>
    </w:p>
    <w:p w14:paraId="494A2BD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3.10.2.3. Mixture Normal Traction</w:t>
      </w:r>
      <w:r>
        <w:rPr>
          <w:noProof/>
        </w:rPr>
        <w:tab/>
      </w:r>
      <w:r>
        <w:rPr>
          <w:noProof/>
        </w:rPr>
        <w:fldChar w:fldCharType="begin"/>
      </w:r>
      <w:r>
        <w:rPr>
          <w:noProof/>
        </w:rPr>
        <w:instrText xml:space="preserve"> PAGEREF _Toc385498439 \h </w:instrText>
      </w:r>
      <w:r>
        <w:rPr>
          <w:noProof/>
        </w:rPr>
      </w:r>
      <w:r>
        <w:rPr>
          <w:noProof/>
        </w:rPr>
        <w:fldChar w:fldCharType="separate"/>
      </w:r>
      <w:r>
        <w:rPr>
          <w:noProof/>
        </w:rPr>
        <w:t>38</w:t>
      </w:r>
      <w:r>
        <w:rPr>
          <w:noProof/>
        </w:rPr>
        <w:fldChar w:fldCharType="end"/>
      </w:r>
    </w:p>
    <w:p w14:paraId="3D80B96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3.10.2.4. Fluid Flux</w:t>
      </w:r>
      <w:r>
        <w:rPr>
          <w:noProof/>
        </w:rPr>
        <w:tab/>
      </w:r>
      <w:r>
        <w:rPr>
          <w:noProof/>
        </w:rPr>
        <w:fldChar w:fldCharType="begin"/>
      </w:r>
      <w:r>
        <w:rPr>
          <w:noProof/>
        </w:rPr>
        <w:instrText xml:space="preserve"> PAGEREF _Toc385498440 \h </w:instrText>
      </w:r>
      <w:r>
        <w:rPr>
          <w:noProof/>
        </w:rPr>
      </w:r>
      <w:r>
        <w:rPr>
          <w:noProof/>
        </w:rPr>
        <w:fldChar w:fldCharType="separate"/>
      </w:r>
      <w:r>
        <w:rPr>
          <w:noProof/>
        </w:rPr>
        <w:t>39</w:t>
      </w:r>
      <w:r>
        <w:rPr>
          <w:noProof/>
        </w:rPr>
        <w:fldChar w:fldCharType="end"/>
      </w:r>
    </w:p>
    <w:p w14:paraId="0E55D6FA"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3.10.2.5. Solute Flux</w:t>
      </w:r>
      <w:r>
        <w:rPr>
          <w:noProof/>
        </w:rPr>
        <w:tab/>
      </w:r>
      <w:r>
        <w:rPr>
          <w:noProof/>
        </w:rPr>
        <w:fldChar w:fldCharType="begin"/>
      </w:r>
      <w:r>
        <w:rPr>
          <w:noProof/>
        </w:rPr>
        <w:instrText xml:space="preserve"> PAGEREF _Toc385498441 \h </w:instrText>
      </w:r>
      <w:r>
        <w:rPr>
          <w:noProof/>
        </w:rPr>
      </w:r>
      <w:r>
        <w:rPr>
          <w:noProof/>
        </w:rPr>
        <w:fldChar w:fldCharType="separate"/>
      </w:r>
      <w:r>
        <w:rPr>
          <w:noProof/>
        </w:rPr>
        <w:t>41</w:t>
      </w:r>
      <w:r>
        <w:rPr>
          <w:noProof/>
        </w:rPr>
        <w:fldChar w:fldCharType="end"/>
      </w:r>
    </w:p>
    <w:p w14:paraId="0E24E28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3.10.2.6. Heat Flux</w:t>
      </w:r>
      <w:r>
        <w:rPr>
          <w:noProof/>
        </w:rPr>
        <w:tab/>
      </w:r>
      <w:r>
        <w:rPr>
          <w:noProof/>
        </w:rPr>
        <w:fldChar w:fldCharType="begin"/>
      </w:r>
      <w:r>
        <w:rPr>
          <w:noProof/>
        </w:rPr>
        <w:instrText xml:space="preserve"> PAGEREF _Toc385498442 \h </w:instrText>
      </w:r>
      <w:r>
        <w:rPr>
          <w:noProof/>
        </w:rPr>
      </w:r>
      <w:r>
        <w:rPr>
          <w:noProof/>
        </w:rPr>
        <w:fldChar w:fldCharType="separate"/>
      </w:r>
      <w:r>
        <w:rPr>
          <w:noProof/>
        </w:rPr>
        <w:t>41</w:t>
      </w:r>
      <w:r>
        <w:rPr>
          <w:noProof/>
        </w:rPr>
        <w:fldChar w:fldCharType="end"/>
      </w:r>
    </w:p>
    <w:p w14:paraId="3813273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3.10.2.7. Convective Heat Flux</w:t>
      </w:r>
      <w:r>
        <w:rPr>
          <w:noProof/>
        </w:rPr>
        <w:tab/>
      </w:r>
      <w:r>
        <w:rPr>
          <w:noProof/>
        </w:rPr>
        <w:fldChar w:fldCharType="begin"/>
      </w:r>
      <w:r>
        <w:rPr>
          <w:noProof/>
        </w:rPr>
        <w:instrText xml:space="preserve"> PAGEREF _Toc385498443 \h </w:instrText>
      </w:r>
      <w:r>
        <w:rPr>
          <w:noProof/>
        </w:rPr>
      </w:r>
      <w:r>
        <w:rPr>
          <w:noProof/>
        </w:rPr>
        <w:fldChar w:fldCharType="separate"/>
      </w:r>
      <w:r>
        <w:rPr>
          <w:noProof/>
        </w:rPr>
        <w:t>42</w:t>
      </w:r>
      <w:r>
        <w:rPr>
          <w:noProof/>
        </w:rPr>
        <w:fldChar w:fldCharType="end"/>
      </w:r>
    </w:p>
    <w:p w14:paraId="51D532F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3.10.3.</w:t>
      </w:r>
      <w:r>
        <w:rPr>
          <w:noProof/>
        </w:rPr>
        <w:t xml:space="preserve"> Body Loads</w:t>
      </w:r>
      <w:r>
        <w:rPr>
          <w:noProof/>
        </w:rPr>
        <w:tab/>
      </w:r>
      <w:r>
        <w:rPr>
          <w:noProof/>
        </w:rPr>
        <w:fldChar w:fldCharType="begin"/>
      </w:r>
      <w:r>
        <w:rPr>
          <w:noProof/>
        </w:rPr>
        <w:instrText xml:space="preserve"> PAGEREF _Toc385498444 \h </w:instrText>
      </w:r>
      <w:r>
        <w:rPr>
          <w:noProof/>
        </w:rPr>
      </w:r>
      <w:r>
        <w:rPr>
          <w:noProof/>
        </w:rPr>
        <w:fldChar w:fldCharType="separate"/>
      </w:r>
      <w:r>
        <w:rPr>
          <w:noProof/>
        </w:rPr>
        <w:t>42</w:t>
      </w:r>
      <w:r>
        <w:rPr>
          <w:noProof/>
        </w:rPr>
        <w:fldChar w:fldCharType="end"/>
      </w:r>
    </w:p>
    <w:p w14:paraId="7B11057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3.10.3.1. Constant Body Force</w:t>
      </w:r>
      <w:r>
        <w:rPr>
          <w:noProof/>
        </w:rPr>
        <w:tab/>
      </w:r>
      <w:r>
        <w:rPr>
          <w:noProof/>
        </w:rPr>
        <w:fldChar w:fldCharType="begin"/>
      </w:r>
      <w:r>
        <w:rPr>
          <w:noProof/>
        </w:rPr>
        <w:instrText xml:space="preserve"> PAGEREF _Toc385498445 \h </w:instrText>
      </w:r>
      <w:r>
        <w:rPr>
          <w:noProof/>
        </w:rPr>
      </w:r>
      <w:r>
        <w:rPr>
          <w:noProof/>
        </w:rPr>
        <w:fldChar w:fldCharType="separate"/>
      </w:r>
      <w:r>
        <w:rPr>
          <w:noProof/>
        </w:rPr>
        <w:t>42</w:t>
      </w:r>
      <w:r>
        <w:rPr>
          <w:noProof/>
        </w:rPr>
        <w:fldChar w:fldCharType="end"/>
      </w:r>
    </w:p>
    <w:p w14:paraId="570BC15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3.10.3.2. Non-Constant Body Force</w:t>
      </w:r>
      <w:r>
        <w:rPr>
          <w:noProof/>
        </w:rPr>
        <w:tab/>
      </w:r>
      <w:r>
        <w:rPr>
          <w:noProof/>
        </w:rPr>
        <w:fldChar w:fldCharType="begin"/>
      </w:r>
      <w:r>
        <w:rPr>
          <w:noProof/>
        </w:rPr>
        <w:instrText xml:space="preserve"> PAGEREF _Toc385498446 \h </w:instrText>
      </w:r>
      <w:r>
        <w:rPr>
          <w:noProof/>
        </w:rPr>
      </w:r>
      <w:r>
        <w:rPr>
          <w:noProof/>
        </w:rPr>
        <w:fldChar w:fldCharType="separate"/>
      </w:r>
      <w:r>
        <w:rPr>
          <w:noProof/>
        </w:rPr>
        <w:t>42</w:t>
      </w:r>
      <w:r>
        <w:rPr>
          <w:noProof/>
        </w:rPr>
        <w:fldChar w:fldCharType="end"/>
      </w:r>
    </w:p>
    <w:p w14:paraId="7904B3B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3.10.3.3. Centrifugal Force</w:t>
      </w:r>
      <w:r>
        <w:rPr>
          <w:noProof/>
        </w:rPr>
        <w:tab/>
      </w:r>
      <w:r>
        <w:rPr>
          <w:noProof/>
        </w:rPr>
        <w:fldChar w:fldCharType="begin"/>
      </w:r>
      <w:r>
        <w:rPr>
          <w:noProof/>
        </w:rPr>
        <w:instrText xml:space="preserve"> PAGEREF _Toc385498447 \h </w:instrText>
      </w:r>
      <w:r>
        <w:rPr>
          <w:noProof/>
        </w:rPr>
      </w:r>
      <w:r>
        <w:rPr>
          <w:noProof/>
        </w:rPr>
        <w:fldChar w:fldCharType="separate"/>
      </w:r>
      <w:r>
        <w:rPr>
          <w:noProof/>
        </w:rPr>
        <w:t>43</w:t>
      </w:r>
      <w:r>
        <w:rPr>
          <w:noProof/>
        </w:rPr>
        <w:fldChar w:fldCharType="end"/>
      </w:r>
    </w:p>
    <w:p w14:paraId="446F6B84"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3.10.3.4. Heat source</w:t>
      </w:r>
      <w:r>
        <w:rPr>
          <w:noProof/>
        </w:rPr>
        <w:tab/>
      </w:r>
      <w:r>
        <w:rPr>
          <w:noProof/>
        </w:rPr>
        <w:fldChar w:fldCharType="begin"/>
      </w:r>
      <w:r>
        <w:rPr>
          <w:noProof/>
        </w:rPr>
        <w:instrText xml:space="preserve"> PAGEREF _Toc385498448 \h </w:instrText>
      </w:r>
      <w:r>
        <w:rPr>
          <w:noProof/>
        </w:rPr>
      </w:r>
      <w:r>
        <w:rPr>
          <w:noProof/>
        </w:rPr>
        <w:fldChar w:fldCharType="separate"/>
      </w:r>
      <w:r>
        <w:rPr>
          <w:noProof/>
        </w:rPr>
        <w:t>43</w:t>
      </w:r>
      <w:r>
        <w:rPr>
          <w:noProof/>
        </w:rPr>
        <w:fldChar w:fldCharType="end"/>
      </w:r>
    </w:p>
    <w:p w14:paraId="017C807F"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3.11. Contact Section</w:t>
      </w:r>
      <w:r>
        <w:rPr>
          <w:noProof/>
        </w:rPr>
        <w:tab/>
      </w:r>
      <w:r>
        <w:rPr>
          <w:noProof/>
        </w:rPr>
        <w:fldChar w:fldCharType="begin"/>
      </w:r>
      <w:r>
        <w:rPr>
          <w:noProof/>
        </w:rPr>
        <w:instrText xml:space="preserve"> PAGEREF _Toc385498449 \h </w:instrText>
      </w:r>
      <w:r>
        <w:rPr>
          <w:noProof/>
        </w:rPr>
      </w:r>
      <w:r>
        <w:rPr>
          <w:noProof/>
        </w:rPr>
        <w:fldChar w:fldCharType="separate"/>
      </w:r>
      <w:r>
        <w:rPr>
          <w:noProof/>
        </w:rPr>
        <w:t>44</w:t>
      </w:r>
      <w:r>
        <w:rPr>
          <w:noProof/>
        </w:rPr>
        <w:fldChar w:fldCharType="end"/>
      </w:r>
    </w:p>
    <w:p w14:paraId="205A3DF0"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3.11.1.</w:t>
      </w:r>
      <w:r>
        <w:rPr>
          <w:noProof/>
        </w:rPr>
        <w:t xml:space="preserve"> Sliding Interfaces</w:t>
      </w:r>
      <w:r>
        <w:rPr>
          <w:noProof/>
        </w:rPr>
        <w:tab/>
      </w:r>
      <w:r>
        <w:rPr>
          <w:noProof/>
        </w:rPr>
        <w:fldChar w:fldCharType="begin"/>
      </w:r>
      <w:r>
        <w:rPr>
          <w:noProof/>
        </w:rPr>
        <w:instrText xml:space="preserve"> PAGEREF _Toc385498450 \h </w:instrText>
      </w:r>
      <w:r>
        <w:rPr>
          <w:noProof/>
        </w:rPr>
      </w:r>
      <w:r>
        <w:rPr>
          <w:noProof/>
        </w:rPr>
        <w:fldChar w:fldCharType="separate"/>
      </w:r>
      <w:r>
        <w:rPr>
          <w:noProof/>
        </w:rPr>
        <w:t>44</w:t>
      </w:r>
      <w:r>
        <w:rPr>
          <w:noProof/>
        </w:rPr>
        <w:fldChar w:fldCharType="end"/>
      </w:r>
    </w:p>
    <w:p w14:paraId="4106E3B3"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3.11.2.</w:t>
      </w:r>
      <w:r>
        <w:rPr>
          <w:noProof/>
        </w:rPr>
        <w:t xml:space="preserve"> Biphasic Contact</w:t>
      </w:r>
      <w:r>
        <w:rPr>
          <w:noProof/>
        </w:rPr>
        <w:tab/>
      </w:r>
      <w:r>
        <w:rPr>
          <w:noProof/>
        </w:rPr>
        <w:fldChar w:fldCharType="begin"/>
      </w:r>
      <w:r>
        <w:rPr>
          <w:noProof/>
        </w:rPr>
        <w:instrText xml:space="preserve"> PAGEREF _Toc385498451 \h </w:instrText>
      </w:r>
      <w:r>
        <w:rPr>
          <w:noProof/>
        </w:rPr>
      </w:r>
      <w:r>
        <w:rPr>
          <w:noProof/>
        </w:rPr>
        <w:fldChar w:fldCharType="separate"/>
      </w:r>
      <w:r>
        <w:rPr>
          <w:noProof/>
        </w:rPr>
        <w:t>49</w:t>
      </w:r>
      <w:r>
        <w:rPr>
          <w:noProof/>
        </w:rPr>
        <w:fldChar w:fldCharType="end"/>
      </w:r>
    </w:p>
    <w:p w14:paraId="405A2241"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3.11.3.</w:t>
      </w:r>
      <w:r>
        <w:rPr>
          <w:noProof/>
        </w:rPr>
        <w:t xml:space="preserve"> Biphasic-Solute and Multiphasic Contact</w:t>
      </w:r>
      <w:r>
        <w:rPr>
          <w:noProof/>
        </w:rPr>
        <w:tab/>
      </w:r>
      <w:r>
        <w:rPr>
          <w:noProof/>
        </w:rPr>
        <w:fldChar w:fldCharType="begin"/>
      </w:r>
      <w:r>
        <w:rPr>
          <w:noProof/>
        </w:rPr>
        <w:instrText xml:space="preserve"> PAGEREF _Toc385498452 \h </w:instrText>
      </w:r>
      <w:r>
        <w:rPr>
          <w:noProof/>
        </w:rPr>
      </w:r>
      <w:r>
        <w:rPr>
          <w:noProof/>
        </w:rPr>
        <w:fldChar w:fldCharType="separate"/>
      </w:r>
      <w:r>
        <w:rPr>
          <w:noProof/>
        </w:rPr>
        <w:t>50</w:t>
      </w:r>
      <w:r>
        <w:rPr>
          <w:noProof/>
        </w:rPr>
        <w:fldChar w:fldCharType="end"/>
      </w:r>
    </w:p>
    <w:p w14:paraId="5CE10010"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3.11.4.</w:t>
      </w:r>
      <w:r>
        <w:rPr>
          <w:noProof/>
        </w:rPr>
        <w:t xml:space="preserve"> Rigid Wall Interfaces</w:t>
      </w:r>
      <w:r>
        <w:rPr>
          <w:noProof/>
        </w:rPr>
        <w:tab/>
      </w:r>
      <w:r>
        <w:rPr>
          <w:noProof/>
        </w:rPr>
        <w:fldChar w:fldCharType="begin"/>
      </w:r>
      <w:r>
        <w:rPr>
          <w:noProof/>
        </w:rPr>
        <w:instrText xml:space="preserve"> PAGEREF _Toc385498453 \h </w:instrText>
      </w:r>
      <w:r>
        <w:rPr>
          <w:noProof/>
        </w:rPr>
      </w:r>
      <w:r>
        <w:rPr>
          <w:noProof/>
        </w:rPr>
        <w:fldChar w:fldCharType="separate"/>
      </w:r>
      <w:r>
        <w:rPr>
          <w:noProof/>
        </w:rPr>
        <w:t>51</w:t>
      </w:r>
      <w:r>
        <w:rPr>
          <w:noProof/>
        </w:rPr>
        <w:fldChar w:fldCharType="end"/>
      </w:r>
    </w:p>
    <w:p w14:paraId="3ECC4798"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3.11.5.</w:t>
      </w:r>
      <w:r>
        <w:rPr>
          <w:noProof/>
        </w:rPr>
        <w:t xml:space="preserve"> Tied Interfaces</w:t>
      </w:r>
      <w:r>
        <w:rPr>
          <w:noProof/>
        </w:rPr>
        <w:tab/>
      </w:r>
      <w:r>
        <w:rPr>
          <w:noProof/>
        </w:rPr>
        <w:fldChar w:fldCharType="begin"/>
      </w:r>
      <w:r>
        <w:rPr>
          <w:noProof/>
        </w:rPr>
        <w:instrText xml:space="preserve"> PAGEREF _Toc385498454 \h </w:instrText>
      </w:r>
      <w:r>
        <w:rPr>
          <w:noProof/>
        </w:rPr>
      </w:r>
      <w:r>
        <w:rPr>
          <w:noProof/>
        </w:rPr>
        <w:fldChar w:fldCharType="separate"/>
      </w:r>
      <w:r>
        <w:rPr>
          <w:noProof/>
        </w:rPr>
        <w:t>52</w:t>
      </w:r>
      <w:r>
        <w:rPr>
          <w:noProof/>
        </w:rPr>
        <w:fldChar w:fldCharType="end"/>
      </w:r>
    </w:p>
    <w:p w14:paraId="3DE36DA2"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3.11.6.</w:t>
      </w:r>
      <w:r>
        <w:rPr>
          <w:noProof/>
        </w:rPr>
        <w:t xml:space="preserve"> Tied Biphasic Interfaces</w:t>
      </w:r>
      <w:r>
        <w:rPr>
          <w:noProof/>
        </w:rPr>
        <w:tab/>
      </w:r>
      <w:r>
        <w:rPr>
          <w:noProof/>
        </w:rPr>
        <w:fldChar w:fldCharType="begin"/>
      </w:r>
      <w:r>
        <w:rPr>
          <w:noProof/>
        </w:rPr>
        <w:instrText xml:space="preserve"> PAGEREF _Toc385498455 \h </w:instrText>
      </w:r>
      <w:r>
        <w:rPr>
          <w:noProof/>
        </w:rPr>
      </w:r>
      <w:r>
        <w:rPr>
          <w:noProof/>
        </w:rPr>
        <w:fldChar w:fldCharType="separate"/>
      </w:r>
      <w:r>
        <w:rPr>
          <w:noProof/>
        </w:rPr>
        <w:t>52</w:t>
      </w:r>
      <w:r>
        <w:rPr>
          <w:noProof/>
        </w:rPr>
        <w:fldChar w:fldCharType="end"/>
      </w:r>
    </w:p>
    <w:p w14:paraId="58F1AA6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3.11.7.</w:t>
      </w:r>
      <w:r>
        <w:rPr>
          <w:noProof/>
        </w:rPr>
        <w:t xml:space="preserve"> Rigid Interfaces</w:t>
      </w:r>
      <w:r>
        <w:rPr>
          <w:noProof/>
        </w:rPr>
        <w:tab/>
      </w:r>
      <w:r>
        <w:rPr>
          <w:noProof/>
        </w:rPr>
        <w:fldChar w:fldCharType="begin"/>
      </w:r>
      <w:r>
        <w:rPr>
          <w:noProof/>
        </w:rPr>
        <w:instrText xml:space="preserve"> PAGEREF _Toc385498456 \h </w:instrText>
      </w:r>
      <w:r>
        <w:rPr>
          <w:noProof/>
        </w:rPr>
      </w:r>
      <w:r>
        <w:rPr>
          <w:noProof/>
        </w:rPr>
        <w:fldChar w:fldCharType="separate"/>
      </w:r>
      <w:r>
        <w:rPr>
          <w:noProof/>
        </w:rPr>
        <w:t>53</w:t>
      </w:r>
      <w:r>
        <w:rPr>
          <w:noProof/>
        </w:rPr>
        <w:fldChar w:fldCharType="end"/>
      </w:r>
    </w:p>
    <w:p w14:paraId="4A23275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3.11.8.</w:t>
      </w:r>
      <w:r>
        <w:rPr>
          <w:noProof/>
        </w:rPr>
        <w:t xml:space="preserve"> Rigid Joints</w:t>
      </w:r>
      <w:r>
        <w:rPr>
          <w:noProof/>
        </w:rPr>
        <w:tab/>
      </w:r>
      <w:r>
        <w:rPr>
          <w:noProof/>
        </w:rPr>
        <w:fldChar w:fldCharType="begin"/>
      </w:r>
      <w:r>
        <w:rPr>
          <w:noProof/>
        </w:rPr>
        <w:instrText xml:space="preserve"> PAGEREF _Toc385498457 \h </w:instrText>
      </w:r>
      <w:r>
        <w:rPr>
          <w:noProof/>
        </w:rPr>
      </w:r>
      <w:r>
        <w:rPr>
          <w:noProof/>
        </w:rPr>
        <w:fldChar w:fldCharType="separate"/>
      </w:r>
      <w:r>
        <w:rPr>
          <w:noProof/>
        </w:rPr>
        <w:t>53</w:t>
      </w:r>
      <w:r>
        <w:rPr>
          <w:noProof/>
        </w:rPr>
        <w:fldChar w:fldCharType="end"/>
      </w:r>
    </w:p>
    <w:p w14:paraId="41A9A427"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3.12. Constraints Section</w:t>
      </w:r>
      <w:r>
        <w:rPr>
          <w:noProof/>
        </w:rPr>
        <w:tab/>
      </w:r>
      <w:r>
        <w:rPr>
          <w:noProof/>
        </w:rPr>
        <w:fldChar w:fldCharType="begin"/>
      </w:r>
      <w:r>
        <w:rPr>
          <w:noProof/>
        </w:rPr>
        <w:instrText xml:space="preserve"> PAGEREF _Toc385498458 \h </w:instrText>
      </w:r>
      <w:r>
        <w:rPr>
          <w:noProof/>
        </w:rPr>
      </w:r>
      <w:r>
        <w:rPr>
          <w:noProof/>
        </w:rPr>
        <w:fldChar w:fldCharType="separate"/>
      </w:r>
      <w:r>
        <w:rPr>
          <w:noProof/>
        </w:rPr>
        <w:t>54</w:t>
      </w:r>
      <w:r>
        <w:rPr>
          <w:noProof/>
        </w:rPr>
        <w:fldChar w:fldCharType="end"/>
      </w:r>
    </w:p>
    <w:p w14:paraId="240B3AB2"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3.12.1.</w:t>
      </w:r>
      <w:r>
        <w:rPr>
          <w:noProof/>
        </w:rPr>
        <w:t xml:space="preserve"> Rigid Body Constraints</w:t>
      </w:r>
      <w:r>
        <w:rPr>
          <w:noProof/>
        </w:rPr>
        <w:tab/>
      </w:r>
      <w:r>
        <w:rPr>
          <w:noProof/>
        </w:rPr>
        <w:fldChar w:fldCharType="begin"/>
      </w:r>
      <w:r>
        <w:rPr>
          <w:noProof/>
        </w:rPr>
        <w:instrText xml:space="preserve"> PAGEREF _Toc385498459 \h </w:instrText>
      </w:r>
      <w:r>
        <w:rPr>
          <w:noProof/>
        </w:rPr>
      </w:r>
      <w:r>
        <w:rPr>
          <w:noProof/>
        </w:rPr>
        <w:fldChar w:fldCharType="separate"/>
      </w:r>
      <w:r>
        <w:rPr>
          <w:noProof/>
        </w:rPr>
        <w:t>54</w:t>
      </w:r>
      <w:r>
        <w:rPr>
          <w:noProof/>
        </w:rPr>
        <w:fldChar w:fldCharType="end"/>
      </w:r>
    </w:p>
    <w:p w14:paraId="5DD77FED"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3.13. Discrete Section</w:t>
      </w:r>
      <w:r>
        <w:rPr>
          <w:noProof/>
        </w:rPr>
        <w:tab/>
      </w:r>
      <w:r>
        <w:rPr>
          <w:noProof/>
        </w:rPr>
        <w:fldChar w:fldCharType="begin"/>
      </w:r>
      <w:r>
        <w:rPr>
          <w:noProof/>
        </w:rPr>
        <w:instrText xml:space="preserve"> PAGEREF _Toc385498460 \h </w:instrText>
      </w:r>
      <w:r>
        <w:rPr>
          <w:noProof/>
        </w:rPr>
      </w:r>
      <w:r>
        <w:rPr>
          <w:noProof/>
        </w:rPr>
        <w:fldChar w:fldCharType="separate"/>
      </w:r>
      <w:r>
        <w:rPr>
          <w:noProof/>
        </w:rPr>
        <w:t>56</w:t>
      </w:r>
      <w:r>
        <w:rPr>
          <w:noProof/>
        </w:rPr>
        <w:fldChar w:fldCharType="end"/>
      </w:r>
    </w:p>
    <w:p w14:paraId="2F5388F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3.13.1.</w:t>
      </w:r>
      <w:r>
        <w:rPr>
          <w:noProof/>
        </w:rPr>
        <w:t xml:space="preserve"> Springs</w:t>
      </w:r>
      <w:r>
        <w:rPr>
          <w:noProof/>
        </w:rPr>
        <w:tab/>
      </w:r>
      <w:r>
        <w:rPr>
          <w:noProof/>
        </w:rPr>
        <w:fldChar w:fldCharType="begin"/>
      </w:r>
      <w:r>
        <w:rPr>
          <w:noProof/>
        </w:rPr>
        <w:instrText xml:space="preserve"> PAGEREF _Toc385498461 \h </w:instrText>
      </w:r>
      <w:r>
        <w:rPr>
          <w:noProof/>
        </w:rPr>
      </w:r>
      <w:r>
        <w:rPr>
          <w:noProof/>
        </w:rPr>
        <w:fldChar w:fldCharType="separate"/>
      </w:r>
      <w:r>
        <w:rPr>
          <w:noProof/>
        </w:rPr>
        <w:t>56</w:t>
      </w:r>
      <w:r>
        <w:rPr>
          <w:noProof/>
        </w:rPr>
        <w:fldChar w:fldCharType="end"/>
      </w:r>
    </w:p>
    <w:p w14:paraId="32B9DB0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3.14. LoadData Section</w:t>
      </w:r>
      <w:r>
        <w:rPr>
          <w:noProof/>
        </w:rPr>
        <w:tab/>
      </w:r>
      <w:r>
        <w:rPr>
          <w:noProof/>
        </w:rPr>
        <w:fldChar w:fldCharType="begin"/>
      </w:r>
      <w:r>
        <w:rPr>
          <w:noProof/>
        </w:rPr>
        <w:instrText xml:space="preserve"> PAGEREF _Toc385498463 \h </w:instrText>
      </w:r>
      <w:r>
        <w:rPr>
          <w:noProof/>
        </w:rPr>
      </w:r>
      <w:r>
        <w:rPr>
          <w:noProof/>
        </w:rPr>
        <w:fldChar w:fldCharType="separate"/>
      </w:r>
      <w:r>
        <w:rPr>
          <w:noProof/>
        </w:rPr>
        <w:t>58</w:t>
      </w:r>
      <w:r>
        <w:rPr>
          <w:noProof/>
        </w:rPr>
        <w:fldChar w:fldCharType="end"/>
      </w:r>
    </w:p>
    <w:p w14:paraId="1F143B9D"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3.15. Output Section</w:t>
      </w:r>
      <w:r>
        <w:rPr>
          <w:noProof/>
        </w:rPr>
        <w:tab/>
      </w:r>
      <w:r>
        <w:rPr>
          <w:noProof/>
        </w:rPr>
        <w:fldChar w:fldCharType="begin"/>
      </w:r>
      <w:r>
        <w:rPr>
          <w:noProof/>
        </w:rPr>
        <w:instrText xml:space="preserve"> PAGEREF _Toc385498464 \h </w:instrText>
      </w:r>
      <w:r>
        <w:rPr>
          <w:noProof/>
        </w:rPr>
      </w:r>
      <w:r>
        <w:rPr>
          <w:noProof/>
        </w:rPr>
        <w:fldChar w:fldCharType="separate"/>
      </w:r>
      <w:r>
        <w:rPr>
          <w:noProof/>
        </w:rPr>
        <w:t>60</w:t>
      </w:r>
      <w:r>
        <w:rPr>
          <w:noProof/>
        </w:rPr>
        <w:fldChar w:fldCharType="end"/>
      </w:r>
    </w:p>
    <w:p w14:paraId="663FC5F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3.15.1.</w:t>
      </w:r>
      <w:r>
        <w:rPr>
          <w:noProof/>
        </w:rPr>
        <w:t xml:space="preserve"> Logfile</w:t>
      </w:r>
      <w:r>
        <w:rPr>
          <w:noProof/>
        </w:rPr>
        <w:tab/>
      </w:r>
      <w:r>
        <w:rPr>
          <w:noProof/>
        </w:rPr>
        <w:fldChar w:fldCharType="begin"/>
      </w:r>
      <w:r>
        <w:rPr>
          <w:noProof/>
        </w:rPr>
        <w:instrText xml:space="preserve"> PAGEREF _Toc385498465 \h </w:instrText>
      </w:r>
      <w:r>
        <w:rPr>
          <w:noProof/>
        </w:rPr>
      </w:r>
      <w:r>
        <w:rPr>
          <w:noProof/>
        </w:rPr>
        <w:fldChar w:fldCharType="separate"/>
      </w:r>
      <w:r>
        <w:rPr>
          <w:noProof/>
        </w:rPr>
        <w:t>60</w:t>
      </w:r>
      <w:r>
        <w:rPr>
          <w:noProof/>
        </w:rPr>
        <w:fldChar w:fldCharType="end"/>
      </w:r>
    </w:p>
    <w:p w14:paraId="379B271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3.15.1.1. Node_Data Class</w:t>
      </w:r>
      <w:r>
        <w:rPr>
          <w:noProof/>
        </w:rPr>
        <w:tab/>
      </w:r>
      <w:r>
        <w:rPr>
          <w:noProof/>
        </w:rPr>
        <w:fldChar w:fldCharType="begin"/>
      </w:r>
      <w:r>
        <w:rPr>
          <w:noProof/>
        </w:rPr>
        <w:instrText xml:space="preserve"> PAGEREF _Toc385498466 \h </w:instrText>
      </w:r>
      <w:r>
        <w:rPr>
          <w:noProof/>
        </w:rPr>
      </w:r>
      <w:r>
        <w:rPr>
          <w:noProof/>
        </w:rPr>
        <w:fldChar w:fldCharType="separate"/>
      </w:r>
      <w:r>
        <w:rPr>
          <w:noProof/>
        </w:rPr>
        <w:t>62</w:t>
      </w:r>
      <w:r>
        <w:rPr>
          <w:noProof/>
        </w:rPr>
        <w:fldChar w:fldCharType="end"/>
      </w:r>
    </w:p>
    <w:p w14:paraId="56388A2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3.15.1.2. Element_Data Class</w:t>
      </w:r>
      <w:r>
        <w:rPr>
          <w:noProof/>
        </w:rPr>
        <w:tab/>
      </w:r>
      <w:r>
        <w:rPr>
          <w:noProof/>
        </w:rPr>
        <w:fldChar w:fldCharType="begin"/>
      </w:r>
      <w:r>
        <w:rPr>
          <w:noProof/>
        </w:rPr>
        <w:instrText xml:space="preserve"> PAGEREF _Toc385498467 \h </w:instrText>
      </w:r>
      <w:r>
        <w:rPr>
          <w:noProof/>
        </w:rPr>
      </w:r>
      <w:r>
        <w:rPr>
          <w:noProof/>
        </w:rPr>
        <w:fldChar w:fldCharType="separate"/>
      </w:r>
      <w:r>
        <w:rPr>
          <w:noProof/>
        </w:rPr>
        <w:t>63</w:t>
      </w:r>
      <w:r>
        <w:rPr>
          <w:noProof/>
        </w:rPr>
        <w:fldChar w:fldCharType="end"/>
      </w:r>
    </w:p>
    <w:p w14:paraId="5219F03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3.15.1.3. Rigid_Body_Data Class</w:t>
      </w:r>
      <w:r>
        <w:rPr>
          <w:noProof/>
        </w:rPr>
        <w:tab/>
      </w:r>
      <w:r>
        <w:rPr>
          <w:noProof/>
        </w:rPr>
        <w:fldChar w:fldCharType="begin"/>
      </w:r>
      <w:r>
        <w:rPr>
          <w:noProof/>
        </w:rPr>
        <w:instrText xml:space="preserve"> PAGEREF _Toc385498468 \h </w:instrText>
      </w:r>
      <w:r>
        <w:rPr>
          <w:noProof/>
        </w:rPr>
      </w:r>
      <w:r>
        <w:rPr>
          <w:noProof/>
        </w:rPr>
        <w:fldChar w:fldCharType="separate"/>
      </w:r>
      <w:r>
        <w:rPr>
          <w:noProof/>
        </w:rPr>
        <w:t>64</w:t>
      </w:r>
      <w:r>
        <w:rPr>
          <w:noProof/>
        </w:rPr>
        <w:fldChar w:fldCharType="end"/>
      </w:r>
    </w:p>
    <w:p w14:paraId="482117DD"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3.15.2.</w:t>
      </w:r>
      <w:r>
        <w:rPr>
          <w:noProof/>
        </w:rPr>
        <w:t xml:space="preserve"> Plotfile</w:t>
      </w:r>
      <w:r>
        <w:rPr>
          <w:noProof/>
        </w:rPr>
        <w:tab/>
      </w:r>
      <w:r>
        <w:rPr>
          <w:noProof/>
        </w:rPr>
        <w:fldChar w:fldCharType="begin"/>
      </w:r>
      <w:r>
        <w:rPr>
          <w:noProof/>
        </w:rPr>
        <w:instrText xml:space="preserve"> PAGEREF _Toc385498469 \h </w:instrText>
      </w:r>
      <w:r>
        <w:rPr>
          <w:noProof/>
        </w:rPr>
      </w:r>
      <w:r>
        <w:rPr>
          <w:noProof/>
        </w:rPr>
        <w:fldChar w:fldCharType="separate"/>
      </w:r>
      <w:r>
        <w:rPr>
          <w:noProof/>
        </w:rPr>
        <w:t>65</w:t>
      </w:r>
      <w:r>
        <w:rPr>
          <w:noProof/>
        </w:rPr>
        <w:fldChar w:fldCharType="end"/>
      </w:r>
    </w:p>
    <w:p w14:paraId="389D67BB"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4</w:t>
      </w:r>
      <w:r>
        <w:rPr>
          <w:noProof/>
        </w:rPr>
        <w:t xml:space="preserve"> Materials</w:t>
      </w:r>
      <w:r>
        <w:rPr>
          <w:noProof/>
        </w:rPr>
        <w:tab/>
      </w:r>
      <w:r>
        <w:rPr>
          <w:noProof/>
        </w:rPr>
        <w:fldChar w:fldCharType="begin"/>
      </w:r>
      <w:r>
        <w:rPr>
          <w:noProof/>
        </w:rPr>
        <w:instrText xml:space="preserve"> PAGEREF _Toc385498470 \h </w:instrText>
      </w:r>
      <w:r>
        <w:rPr>
          <w:noProof/>
        </w:rPr>
      </w:r>
      <w:r>
        <w:rPr>
          <w:noProof/>
        </w:rPr>
        <w:fldChar w:fldCharType="separate"/>
      </w:r>
      <w:r>
        <w:rPr>
          <w:noProof/>
        </w:rPr>
        <w:t>67</w:t>
      </w:r>
      <w:r>
        <w:rPr>
          <w:noProof/>
        </w:rPr>
        <w:fldChar w:fldCharType="end"/>
      </w:r>
    </w:p>
    <w:p w14:paraId="09A140BC"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4.1. Elastic Solids</w:t>
      </w:r>
      <w:r>
        <w:rPr>
          <w:noProof/>
        </w:rPr>
        <w:tab/>
      </w:r>
      <w:r>
        <w:rPr>
          <w:noProof/>
        </w:rPr>
        <w:fldChar w:fldCharType="begin"/>
      </w:r>
      <w:r>
        <w:rPr>
          <w:noProof/>
        </w:rPr>
        <w:instrText xml:space="preserve"> PAGEREF _Toc385498471 \h </w:instrText>
      </w:r>
      <w:r>
        <w:rPr>
          <w:noProof/>
        </w:rPr>
      </w:r>
      <w:r>
        <w:rPr>
          <w:noProof/>
        </w:rPr>
        <w:fldChar w:fldCharType="separate"/>
      </w:r>
      <w:r>
        <w:rPr>
          <w:noProof/>
        </w:rPr>
        <w:t>67</w:t>
      </w:r>
      <w:r>
        <w:rPr>
          <w:noProof/>
        </w:rPr>
        <w:fldChar w:fldCharType="end"/>
      </w:r>
    </w:p>
    <w:p w14:paraId="0A3D30E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4.1.1.</w:t>
      </w:r>
      <w:r>
        <w:rPr>
          <w:noProof/>
        </w:rPr>
        <w:t xml:space="preserve"> Specifying Fiber Orientation</w:t>
      </w:r>
      <w:r>
        <w:rPr>
          <w:noProof/>
        </w:rPr>
        <w:tab/>
      </w:r>
      <w:r>
        <w:rPr>
          <w:noProof/>
        </w:rPr>
        <w:fldChar w:fldCharType="begin"/>
      </w:r>
      <w:r>
        <w:rPr>
          <w:noProof/>
        </w:rPr>
        <w:instrText xml:space="preserve"> PAGEREF _Toc385498472 \h </w:instrText>
      </w:r>
      <w:r>
        <w:rPr>
          <w:noProof/>
        </w:rPr>
      </w:r>
      <w:r>
        <w:rPr>
          <w:noProof/>
        </w:rPr>
        <w:fldChar w:fldCharType="separate"/>
      </w:r>
      <w:r>
        <w:rPr>
          <w:noProof/>
        </w:rPr>
        <w:t>67</w:t>
      </w:r>
      <w:r>
        <w:rPr>
          <w:noProof/>
        </w:rPr>
        <w:fldChar w:fldCharType="end"/>
      </w:r>
    </w:p>
    <w:p w14:paraId="688B02F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4.1.1.1. Transversely Isotropic Materials</w:t>
      </w:r>
      <w:r>
        <w:rPr>
          <w:noProof/>
        </w:rPr>
        <w:tab/>
      </w:r>
      <w:r>
        <w:rPr>
          <w:noProof/>
        </w:rPr>
        <w:fldChar w:fldCharType="begin"/>
      </w:r>
      <w:r>
        <w:rPr>
          <w:noProof/>
        </w:rPr>
        <w:instrText xml:space="preserve"> PAGEREF _Toc385498473 \h </w:instrText>
      </w:r>
      <w:r>
        <w:rPr>
          <w:noProof/>
        </w:rPr>
      </w:r>
      <w:r>
        <w:rPr>
          <w:noProof/>
        </w:rPr>
        <w:fldChar w:fldCharType="separate"/>
      </w:r>
      <w:r>
        <w:rPr>
          <w:noProof/>
        </w:rPr>
        <w:t>67</w:t>
      </w:r>
      <w:r>
        <w:rPr>
          <w:noProof/>
        </w:rPr>
        <w:fldChar w:fldCharType="end"/>
      </w:r>
    </w:p>
    <w:p w14:paraId="37FE664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4.1.1.2. Orthotropic Materials</w:t>
      </w:r>
      <w:r>
        <w:rPr>
          <w:noProof/>
        </w:rPr>
        <w:tab/>
      </w:r>
      <w:r>
        <w:rPr>
          <w:noProof/>
        </w:rPr>
        <w:fldChar w:fldCharType="begin"/>
      </w:r>
      <w:r>
        <w:rPr>
          <w:noProof/>
        </w:rPr>
        <w:instrText xml:space="preserve"> PAGEREF _Toc385498474 \h </w:instrText>
      </w:r>
      <w:r>
        <w:rPr>
          <w:noProof/>
        </w:rPr>
      </w:r>
      <w:r>
        <w:rPr>
          <w:noProof/>
        </w:rPr>
        <w:fldChar w:fldCharType="separate"/>
      </w:r>
      <w:r>
        <w:rPr>
          <w:noProof/>
        </w:rPr>
        <w:t>69</w:t>
      </w:r>
      <w:r>
        <w:rPr>
          <w:noProof/>
        </w:rPr>
        <w:fldChar w:fldCharType="end"/>
      </w:r>
    </w:p>
    <w:p w14:paraId="35A748E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4.1.2.</w:t>
      </w:r>
      <w:r>
        <w:rPr>
          <w:noProof/>
        </w:rPr>
        <w:t xml:space="preserve"> Uncoupled Materials</w:t>
      </w:r>
      <w:r>
        <w:rPr>
          <w:noProof/>
        </w:rPr>
        <w:tab/>
      </w:r>
      <w:r>
        <w:rPr>
          <w:noProof/>
        </w:rPr>
        <w:fldChar w:fldCharType="begin"/>
      </w:r>
      <w:r>
        <w:rPr>
          <w:noProof/>
        </w:rPr>
        <w:instrText xml:space="preserve"> PAGEREF _Toc385498475 \h </w:instrText>
      </w:r>
      <w:r>
        <w:rPr>
          <w:noProof/>
        </w:rPr>
      </w:r>
      <w:r>
        <w:rPr>
          <w:noProof/>
        </w:rPr>
        <w:fldChar w:fldCharType="separate"/>
      </w:r>
      <w:r>
        <w:rPr>
          <w:noProof/>
        </w:rPr>
        <w:t>71</w:t>
      </w:r>
      <w:r>
        <w:rPr>
          <w:noProof/>
        </w:rPr>
        <w:fldChar w:fldCharType="end"/>
      </w:r>
    </w:p>
    <w:p w14:paraId="6DA490D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 Arruda-Boyce</w:t>
      </w:r>
      <w:r>
        <w:rPr>
          <w:noProof/>
        </w:rPr>
        <w:tab/>
      </w:r>
      <w:r>
        <w:rPr>
          <w:noProof/>
        </w:rPr>
        <w:fldChar w:fldCharType="begin"/>
      </w:r>
      <w:r>
        <w:rPr>
          <w:noProof/>
        </w:rPr>
        <w:instrText xml:space="preserve"> PAGEREF _Toc385498476 \h </w:instrText>
      </w:r>
      <w:r>
        <w:rPr>
          <w:noProof/>
        </w:rPr>
      </w:r>
      <w:r>
        <w:rPr>
          <w:noProof/>
        </w:rPr>
        <w:fldChar w:fldCharType="separate"/>
      </w:r>
      <w:r>
        <w:rPr>
          <w:noProof/>
        </w:rPr>
        <w:t>73</w:t>
      </w:r>
      <w:r>
        <w:rPr>
          <w:noProof/>
        </w:rPr>
        <w:fldChar w:fldCharType="end"/>
      </w:r>
    </w:p>
    <w:p w14:paraId="5D55A0E2"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4.1.2.2. Ellipsoidal Fiber Distribution</w:t>
      </w:r>
      <w:r>
        <w:rPr>
          <w:noProof/>
        </w:rPr>
        <w:tab/>
      </w:r>
      <w:r>
        <w:rPr>
          <w:noProof/>
        </w:rPr>
        <w:fldChar w:fldCharType="begin"/>
      </w:r>
      <w:r>
        <w:rPr>
          <w:noProof/>
        </w:rPr>
        <w:instrText xml:space="preserve"> PAGEREF _Toc385498477 \h </w:instrText>
      </w:r>
      <w:r>
        <w:rPr>
          <w:noProof/>
        </w:rPr>
      </w:r>
      <w:r>
        <w:rPr>
          <w:noProof/>
        </w:rPr>
        <w:fldChar w:fldCharType="separate"/>
      </w:r>
      <w:r>
        <w:rPr>
          <w:noProof/>
        </w:rPr>
        <w:t>74</w:t>
      </w:r>
      <w:r>
        <w:rPr>
          <w:noProof/>
        </w:rPr>
        <w:fldChar w:fldCharType="end"/>
      </w:r>
    </w:p>
    <w:p w14:paraId="3909E60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4.1.2.3. Ellipsoidal Fiber Distribution Mooney-Rivlin</w:t>
      </w:r>
      <w:r>
        <w:rPr>
          <w:noProof/>
        </w:rPr>
        <w:tab/>
      </w:r>
      <w:r>
        <w:rPr>
          <w:noProof/>
        </w:rPr>
        <w:fldChar w:fldCharType="begin"/>
      </w:r>
      <w:r>
        <w:rPr>
          <w:noProof/>
        </w:rPr>
        <w:instrText xml:space="preserve"> PAGEREF _Toc385498478 \h </w:instrText>
      </w:r>
      <w:r>
        <w:rPr>
          <w:noProof/>
        </w:rPr>
      </w:r>
      <w:r>
        <w:rPr>
          <w:noProof/>
        </w:rPr>
        <w:fldChar w:fldCharType="separate"/>
      </w:r>
      <w:r>
        <w:rPr>
          <w:noProof/>
        </w:rPr>
        <w:t>75</w:t>
      </w:r>
      <w:r>
        <w:rPr>
          <w:noProof/>
        </w:rPr>
        <w:fldChar w:fldCharType="end"/>
      </w:r>
    </w:p>
    <w:p w14:paraId="4BCA71E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4.1.2.4. Ellipsoidal Fiber Distribution Veronda-Westmann</w:t>
      </w:r>
      <w:r>
        <w:rPr>
          <w:noProof/>
        </w:rPr>
        <w:tab/>
      </w:r>
      <w:r>
        <w:rPr>
          <w:noProof/>
        </w:rPr>
        <w:fldChar w:fldCharType="begin"/>
      </w:r>
      <w:r>
        <w:rPr>
          <w:noProof/>
        </w:rPr>
        <w:instrText xml:space="preserve"> PAGEREF _Toc385498479 \h </w:instrText>
      </w:r>
      <w:r>
        <w:rPr>
          <w:noProof/>
        </w:rPr>
      </w:r>
      <w:r>
        <w:rPr>
          <w:noProof/>
        </w:rPr>
        <w:fldChar w:fldCharType="separate"/>
      </w:r>
      <w:r>
        <w:rPr>
          <w:noProof/>
        </w:rPr>
        <w:t>76</w:t>
      </w:r>
      <w:r>
        <w:rPr>
          <w:noProof/>
        </w:rPr>
        <w:fldChar w:fldCharType="end"/>
      </w:r>
    </w:p>
    <w:p w14:paraId="3080C98B"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4.1.2.5. Fiber with Exponential-Power Law, Uncoupled Formulation</w:t>
      </w:r>
      <w:r>
        <w:rPr>
          <w:noProof/>
        </w:rPr>
        <w:tab/>
      </w:r>
      <w:r>
        <w:rPr>
          <w:noProof/>
        </w:rPr>
        <w:fldChar w:fldCharType="begin"/>
      </w:r>
      <w:r>
        <w:rPr>
          <w:noProof/>
        </w:rPr>
        <w:instrText xml:space="preserve"> PAGEREF _Toc385498480 \h </w:instrText>
      </w:r>
      <w:r>
        <w:rPr>
          <w:noProof/>
        </w:rPr>
      </w:r>
      <w:r>
        <w:rPr>
          <w:noProof/>
        </w:rPr>
        <w:fldChar w:fldCharType="separate"/>
      </w:r>
      <w:r>
        <w:rPr>
          <w:noProof/>
        </w:rPr>
        <w:t>77</w:t>
      </w:r>
      <w:r>
        <w:rPr>
          <w:noProof/>
        </w:rPr>
        <w:fldChar w:fldCharType="end"/>
      </w:r>
    </w:p>
    <w:p w14:paraId="57C0A16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4.1.2.6. Fung Orthotropic</w:t>
      </w:r>
      <w:r>
        <w:rPr>
          <w:noProof/>
        </w:rPr>
        <w:tab/>
      </w:r>
      <w:r>
        <w:rPr>
          <w:noProof/>
        </w:rPr>
        <w:fldChar w:fldCharType="begin"/>
      </w:r>
      <w:r>
        <w:rPr>
          <w:noProof/>
        </w:rPr>
        <w:instrText xml:space="preserve"> PAGEREF _Toc385498481 \h </w:instrText>
      </w:r>
      <w:r>
        <w:rPr>
          <w:noProof/>
        </w:rPr>
      </w:r>
      <w:r>
        <w:rPr>
          <w:noProof/>
        </w:rPr>
        <w:fldChar w:fldCharType="separate"/>
      </w:r>
      <w:r>
        <w:rPr>
          <w:noProof/>
        </w:rPr>
        <w:t>79</w:t>
      </w:r>
      <w:r>
        <w:rPr>
          <w:noProof/>
        </w:rPr>
        <w:fldChar w:fldCharType="end"/>
      </w:r>
    </w:p>
    <w:p w14:paraId="13FDBAD3"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4.1.2.7. Mooney-Rivlin</w:t>
      </w:r>
      <w:r>
        <w:rPr>
          <w:noProof/>
        </w:rPr>
        <w:tab/>
      </w:r>
      <w:r>
        <w:rPr>
          <w:noProof/>
        </w:rPr>
        <w:fldChar w:fldCharType="begin"/>
      </w:r>
      <w:r>
        <w:rPr>
          <w:noProof/>
        </w:rPr>
        <w:instrText xml:space="preserve"> PAGEREF _Toc385498482 \h </w:instrText>
      </w:r>
      <w:r>
        <w:rPr>
          <w:noProof/>
        </w:rPr>
      </w:r>
      <w:r>
        <w:rPr>
          <w:noProof/>
        </w:rPr>
        <w:fldChar w:fldCharType="separate"/>
      </w:r>
      <w:r>
        <w:rPr>
          <w:noProof/>
        </w:rPr>
        <w:t>80</w:t>
      </w:r>
      <w:r>
        <w:rPr>
          <w:noProof/>
        </w:rPr>
        <w:fldChar w:fldCharType="end"/>
      </w:r>
    </w:p>
    <w:p w14:paraId="07F4FD8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4.1.2.8. Muscle Material</w:t>
      </w:r>
      <w:r>
        <w:rPr>
          <w:noProof/>
        </w:rPr>
        <w:tab/>
      </w:r>
      <w:r>
        <w:rPr>
          <w:noProof/>
        </w:rPr>
        <w:fldChar w:fldCharType="begin"/>
      </w:r>
      <w:r>
        <w:rPr>
          <w:noProof/>
        </w:rPr>
        <w:instrText xml:space="preserve"> PAGEREF _Toc385498483 \h </w:instrText>
      </w:r>
      <w:r>
        <w:rPr>
          <w:noProof/>
        </w:rPr>
      </w:r>
      <w:r>
        <w:rPr>
          <w:noProof/>
        </w:rPr>
        <w:fldChar w:fldCharType="separate"/>
      </w:r>
      <w:r>
        <w:rPr>
          <w:noProof/>
        </w:rPr>
        <w:t>81</w:t>
      </w:r>
      <w:r>
        <w:rPr>
          <w:noProof/>
        </w:rPr>
        <w:fldChar w:fldCharType="end"/>
      </w:r>
    </w:p>
    <w:p w14:paraId="5CAF0BD1"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4.1.2.9. Ogden</w:t>
      </w:r>
      <w:r>
        <w:rPr>
          <w:noProof/>
        </w:rPr>
        <w:tab/>
      </w:r>
      <w:r>
        <w:rPr>
          <w:noProof/>
        </w:rPr>
        <w:fldChar w:fldCharType="begin"/>
      </w:r>
      <w:r>
        <w:rPr>
          <w:noProof/>
        </w:rPr>
        <w:instrText xml:space="preserve"> PAGEREF _Toc385498484 \h </w:instrText>
      </w:r>
      <w:r>
        <w:rPr>
          <w:noProof/>
        </w:rPr>
      </w:r>
      <w:r>
        <w:rPr>
          <w:noProof/>
        </w:rPr>
        <w:fldChar w:fldCharType="separate"/>
      </w:r>
      <w:r>
        <w:rPr>
          <w:noProof/>
        </w:rPr>
        <w:t>83</w:t>
      </w:r>
      <w:r>
        <w:rPr>
          <w:noProof/>
        </w:rPr>
        <w:fldChar w:fldCharType="end"/>
      </w:r>
    </w:p>
    <w:p w14:paraId="426540B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4.1.2.10. Tendon Material</w:t>
      </w:r>
      <w:r>
        <w:rPr>
          <w:noProof/>
        </w:rPr>
        <w:tab/>
      </w:r>
      <w:r>
        <w:rPr>
          <w:noProof/>
        </w:rPr>
        <w:fldChar w:fldCharType="begin"/>
      </w:r>
      <w:r>
        <w:rPr>
          <w:noProof/>
        </w:rPr>
        <w:instrText xml:space="preserve"> PAGEREF _Toc385498485 \h </w:instrText>
      </w:r>
      <w:r>
        <w:rPr>
          <w:noProof/>
        </w:rPr>
      </w:r>
      <w:r>
        <w:rPr>
          <w:noProof/>
        </w:rPr>
        <w:fldChar w:fldCharType="separate"/>
      </w:r>
      <w:r>
        <w:rPr>
          <w:noProof/>
        </w:rPr>
        <w:t>84</w:t>
      </w:r>
      <w:r>
        <w:rPr>
          <w:noProof/>
        </w:rPr>
        <w:fldChar w:fldCharType="end"/>
      </w:r>
    </w:p>
    <w:p w14:paraId="4170ACF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4.1.2.11. Tension-Compression Nonlinear Orthotropic</w:t>
      </w:r>
      <w:r>
        <w:rPr>
          <w:noProof/>
        </w:rPr>
        <w:tab/>
      </w:r>
      <w:r>
        <w:rPr>
          <w:noProof/>
        </w:rPr>
        <w:fldChar w:fldCharType="begin"/>
      </w:r>
      <w:r>
        <w:rPr>
          <w:noProof/>
        </w:rPr>
        <w:instrText xml:space="preserve"> PAGEREF _Toc385498486 \h </w:instrText>
      </w:r>
      <w:r>
        <w:rPr>
          <w:noProof/>
        </w:rPr>
      </w:r>
      <w:r>
        <w:rPr>
          <w:noProof/>
        </w:rPr>
        <w:fldChar w:fldCharType="separate"/>
      </w:r>
      <w:r>
        <w:rPr>
          <w:noProof/>
        </w:rPr>
        <w:t>85</w:t>
      </w:r>
      <w:r>
        <w:rPr>
          <w:noProof/>
        </w:rPr>
        <w:fldChar w:fldCharType="end"/>
      </w:r>
    </w:p>
    <w:p w14:paraId="1AA906BB"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4.1.2.12. Transversely Isotropic Mooney-Rivlin</w:t>
      </w:r>
      <w:r>
        <w:rPr>
          <w:noProof/>
        </w:rPr>
        <w:tab/>
      </w:r>
      <w:r>
        <w:rPr>
          <w:noProof/>
        </w:rPr>
        <w:fldChar w:fldCharType="begin"/>
      </w:r>
      <w:r>
        <w:rPr>
          <w:noProof/>
        </w:rPr>
        <w:instrText xml:space="preserve"> PAGEREF _Toc385498487 \h </w:instrText>
      </w:r>
      <w:r>
        <w:rPr>
          <w:noProof/>
        </w:rPr>
      </w:r>
      <w:r>
        <w:rPr>
          <w:noProof/>
        </w:rPr>
        <w:fldChar w:fldCharType="separate"/>
      </w:r>
      <w:r>
        <w:rPr>
          <w:noProof/>
        </w:rPr>
        <w:t>86</w:t>
      </w:r>
      <w:r>
        <w:rPr>
          <w:noProof/>
        </w:rPr>
        <w:fldChar w:fldCharType="end"/>
      </w:r>
    </w:p>
    <w:p w14:paraId="6173FCD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4.1.2.13. Transversely Isotropic Veronda-Westmann</w:t>
      </w:r>
      <w:r>
        <w:rPr>
          <w:noProof/>
        </w:rPr>
        <w:tab/>
      </w:r>
      <w:r>
        <w:rPr>
          <w:noProof/>
        </w:rPr>
        <w:fldChar w:fldCharType="begin"/>
      </w:r>
      <w:r>
        <w:rPr>
          <w:noProof/>
        </w:rPr>
        <w:instrText xml:space="preserve"> PAGEREF _Toc385498488 \h </w:instrText>
      </w:r>
      <w:r>
        <w:rPr>
          <w:noProof/>
        </w:rPr>
      </w:r>
      <w:r>
        <w:rPr>
          <w:noProof/>
        </w:rPr>
        <w:fldChar w:fldCharType="separate"/>
      </w:r>
      <w:r>
        <w:rPr>
          <w:noProof/>
        </w:rPr>
        <w:t>88</w:t>
      </w:r>
      <w:r>
        <w:rPr>
          <w:noProof/>
        </w:rPr>
        <w:fldChar w:fldCharType="end"/>
      </w:r>
    </w:p>
    <w:p w14:paraId="39B793D4"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4.1.2.14. Uncoupled Solid Mixture</w:t>
      </w:r>
      <w:r>
        <w:rPr>
          <w:noProof/>
        </w:rPr>
        <w:tab/>
      </w:r>
      <w:r>
        <w:rPr>
          <w:noProof/>
        </w:rPr>
        <w:fldChar w:fldCharType="begin"/>
      </w:r>
      <w:r>
        <w:rPr>
          <w:noProof/>
        </w:rPr>
        <w:instrText xml:space="preserve"> PAGEREF _Toc385498489 \h </w:instrText>
      </w:r>
      <w:r>
        <w:rPr>
          <w:noProof/>
        </w:rPr>
      </w:r>
      <w:r>
        <w:rPr>
          <w:noProof/>
        </w:rPr>
        <w:fldChar w:fldCharType="separate"/>
      </w:r>
      <w:r>
        <w:rPr>
          <w:noProof/>
        </w:rPr>
        <w:t>89</w:t>
      </w:r>
      <w:r>
        <w:rPr>
          <w:noProof/>
        </w:rPr>
        <w:fldChar w:fldCharType="end"/>
      </w:r>
    </w:p>
    <w:p w14:paraId="52AF100B"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4.1.2.15. Veronda-Westmann</w:t>
      </w:r>
      <w:r>
        <w:rPr>
          <w:noProof/>
        </w:rPr>
        <w:tab/>
      </w:r>
      <w:r>
        <w:rPr>
          <w:noProof/>
        </w:rPr>
        <w:fldChar w:fldCharType="begin"/>
      </w:r>
      <w:r>
        <w:rPr>
          <w:noProof/>
        </w:rPr>
        <w:instrText xml:space="preserve"> PAGEREF _Toc385498490 \h </w:instrText>
      </w:r>
      <w:r>
        <w:rPr>
          <w:noProof/>
        </w:rPr>
      </w:r>
      <w:r>
        <w:rPr>
          <w:noProof/>
        </w:rPr>
        <w:fldChar w:fldCharType="separate"/>
      </w:r>
      <w:r>
        <w:rPr>
          <w:noProof/>
        </w:rPr>
        <w:t>90</w:t>
      </w:r>
      <w:r>
        <w:rPr>
          <w:noProof/>
        </w:rPr>
        <w:fldChar w:fldCharType="end"/>
      </w:r>
    </w:p>
    <w:p w14:paraId="210762A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4.1.2.16. Mooney-Rivlin Von Mises Distributed Fibers</w:t>
      </w:r>
      <w:r>
        <w:rPr>
          <w:noProof/>
        </w:rPr>
        <w:tab/>
      </w:r>
      <w:r>
        <w:rPr>
          <w:noProof/>
        </w:rPr>
        <w:fldChar w:fldCharType="begin"/>
      </w:r>
      <w:r>
        <w:rPr>
          <w:noProof/>
        </w:rPr>
        <w:instrText xml:space="preserve"> PAGEREF _Toc385498491 \h </w:instrText>
      </w:r>
      <w:r>
        <w:rPr>
          <w:noProof/>
        </w:rPr>
      </w:r>
      <w:r>
        <w:rPr>
          <w:noProof/>
        </w:rPr>
        <w:fldChar w:fldCharType="separate"/>
      </w:r>
      <w:r>
        <w:rPr>
          <w:noProof/>
        </w:rPr>
        <w:t>91</w:t>
      </w:r>
      <w:r>
        <w:rPr>
          <w:noProof/>
        </w:rPr>
        <w:fldChar w:fldCharType="end"/>
      </w:r>
    </w:p>
    <w:p w14:paraId="336015F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lastRenderedPageBreak/>
        <w:t>4.1.3.</w:t>
      </w:r>
      <w:r>
        <w:rPr>
          <w:noProof/>
        </w:rPr>
        <w:t xml:space="preserve"> Compressible Materials</w:t>
      </w:r>
      <w:r>
        <w:rPr>
          <w:noProof/>
        </w:rPr>
        <w:tab/>
      </w:r>
      <w:r>
        <w:rPr>
          <w:noProof/>
        </w:rPr>
        <w:fldChar w:fldCharType="begin"/>
      </w:r>
      <w:r>
        <w:rPr>
          <w:noProof/>
        </w:rPr>
        <w:instrText xml:space="preserve"> PAGEREF _Toc385498492 \h </w:instrText>
      </w:r>
      <w:r>
        <w:rPr>
          <w:noProof/>
        </w:rPr>
      </w:r>
      <w:r>
        <w:rPr>
          <w:noProof/>
        </w:rPr>
        <w:fldChar w:fldCharType="separate"/>
      </w:r>
      <w:r>
        <w:rPr>
          <w:noProof/>
        </w:rPr>
        <w:t>94</w:t>
      </w:r>
      <w:r>
        <w:rPr>
          <w:noProof/>
        </w:rPr>
        <w:fldChar w:fldCharType="end"/>
      </w:r>
    </w:p>
    <w:p w14:paraId="08370C7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 Carter-Hayes</w:t>
      </w:r>
      <w:r>
        <w:rPr>
          <w:noProof/>
        </w:rPr>
        <w:tab/>
      </w:r>
      <w:r>
        <w:rPr>
          <w:noProof/>
        </w:rPr>
        <w:fldChar w:fldCharType="begin"/>
      </w:r>
      <w:r>
        <w:rPr>
          <w:noProof/>
        </w:rPr>
        <w:instrText xml:space="preserve"> PAGEREF _Toc385498493 \h </w:instrText>
      </w:r>
      <w:r>
        <w:rPr>
          <w:noProof/>
        </w:rPr>
      </w:r>
      <w:r>
        <w:rPr>
          <w:noProof/>
        </w:rPr>
        <w:fldChar w:fldCharType="separate"/>
      </w:r>
      <w:r>
        <w:rPr>
          <w:noProof/>
        </w:rPr>
        <w:t>94</w:t>
      </w:r>
      <w:r>
        <w:rPr>
          <w:noProof/>
        </w:rPr>
        <w:fldChar w:fldCharType="end"/>
      </w:r>
    </w:p>
    <w:p w14:paraId="42E59DA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4.1.3.2. Cell Growth</w:t>
      </w:r>
      <w:r>
        <w:rPr>
          <w:noProof/>
        </w:rPr>
        <w:tab/>
      </w:r>
      <w:r>
        <w:rPr>
          <w:noProof/>
        </w:rPr>
        <w:fldChar w:fldCharType="begin"/>
      </w:r>
      <w:r>
        <w:rPr>
          <w:noProof/>
        </w:rPr>
        <w:instrText xml:space="preserve"> PAGEREF _Toc385498494 \h </w:instrText>
      </w:r>
      <w:r>
        <w:rPr>
          <w:noProof/>
        </w:rPr>
      </w:r>
      <w:r>
        <w:rPr>
          <w:noProof/>
        </w:rPr>
        <w:fldChar w:fldCharType="separate"/>
      </w:r>
      <w:r>
        <w:rPr>
          <w:noProof/>
        </w:rPr>
        <w:t>96</w:t>
      </w:r>
      <w:r>
        <w:rPr>
          <w:noProof/>
        </w:rPr>
        <w:fldChar w:fldCharType="end"/>
      </w:r>
    </w:p>
    <w:p w14:paraId="7DDEC00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4.1.3.3. Donnan Equilibrium Swelling</w:t>
      </w:r>
      <w:r>
        <w:rPr>
          <w:noProof/>
        </w:rPr>
        <w:tab/>
      </w:r>
      <w:r>
        <w:rPr>
          <w:noProof/>
        </w:rPr>
        <w:fldChar w:fldCharType="begin"/>
      </w:r>
      <w:r>
        <w:rPr>
          <w:noProof/>
        </w:rPr>
        <w:instrText xml:space="preserve"> PAGEREF _Toc385498495 \h </w:instrText>
      </w:r>
      <w:r>
        <w:rPr>
          <w:noProof/>
        </w:rPr>
      </w:r>
      <w:r>
        <w:rPr>
          <w:noProof/>
        </w:rPr>
        <w:fldChar w:fldCharType="separate"/>
      </w:r>
      <w:r>
        <w:rPr>
          <w:noProof/>
        </w:rPr>
        <w:t>98</w:t>
      </w:r>
      <w:r>
        <w:rPr>
          <w:noProof/>
        </w:rPr>
        <w:fldChar w:fldCharType="end"/>
      </w:r>
    </w:p>
    <w:p w14:paraId="65799FA3"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4.1.3.4. Ellipsoidal Fiber Distribution</w:t>
      </w:r>
      <w:r>
        <w:rPr>
          <w:noProof/>
        </w:rPr>
        <w:tab/>
      </w:r>
      <w:r>
        <w:rPr>
          <w:noProof/>
        </w:rPr>
        <w:fldChar w:fldCharType="begin"/>
      </w:r>
      <w:r>
        <w:rPr>
          <w:noProof/>
        </w:rPr>
        <w:instrText xml:space="preserve"> PAGEREF _Toc385498496 \h </w:instrText>
      </w:r>
      <w:r>
        <w:rPr>
          <w:noProof/>
        </w:rPr>
      </w:r>
      <w:r>
        <w:rPr>
          <w:noProof/>
        </w:rPr>
        <w:fldChar w:fldCharType="separate"/>
      </w:r>
      <w:r>
        <w:rPr>
          <w:noProof/>
        </w:rPr>
        <w:t>100</w:t>
      </w:r>
      <w:r>
        <w:rPr>
          <w:noProof/>
        </w:rPr>
        <w:fldChar w:fldCharType="end"/>
      </w:r>
    </w:p>
    <w:p w14:paraId="05EE1AF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4.1.3.5. Ellipsoidal Fiber Distribution Neo-Hookean</w:t>
      </w:r>
      <w:r>
        <w:rPr>
          <w:noProof/>
        </w:rPr>
        <w:tab/>
      </w:r>
      <w:r>
        <w:rPr>
          <w:noProof/>
        </w:rPr>
        <w:fldChar w:fldCharType="begin"/>
      </w:r>
      <w:r>
        <w:rPr>
          <w:noProof/>
        </w:rPr>
        <w:instrText xml:space="preserve"> PAGEREF _Toc385498497 \h </w:instrText>
      </w:r>
      <w:r>
        <w:rPr>
          <w:noProof/>
        </w:rPr>
      </w:r>
      <w:r>
        <w:rPr>
          <w:noProof/>
        </w:rPr>
        <w:fldChar w:fldCharType="separate"/>
      </w:r>
      <w:r>
        <w:rPr>
          <w:noProof/>
        </w:rPr>
        <w:t>101</w:t>
      </w:r>
      <w:r>
        <w:rPr>
          <w:noProof/>
        </w:rPr>
        <w:fldChar w:fldCharType="end"/>
      </w:r>
    </w:p>
    <w:p w14:paraId="1A8E2F8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4.1.3.6. Ellipsoidal Fiber Distribution with Donnan Equilibrium Swelling</w:t>
      </w:r>
      <w:r>
        <w:rPr>
          <w:noProof/>
        </w:rPr>
        <w:tab/>
      </w:r>
      <w:r>
        <w:rPr>
          <w:noProof/>
        </w:rPr>
        <w:fldChar w:fldCharType="begin"/>
      </w:r>
      <w:r>
        <w:rPr>
          <w:noProof/>
        </w:rPr>
        <w:instrText xml:space="preserve"> PAGEREF _Toc385498498 \h </w:instrText>
      </w:r>
      <w:r>
        <w:rPr>
          <w:noProof/>
        </w:rPr>
      </w:r>
      <w:r>
        <w:rPr>
          <w:noProof/>
        </w:rPr>
        <w:fldChar w:fldCharType="separate"/>
      </w:r>
      <w:r>
        <w:rPr>
          <w:noProof/>
        </w:rPr>
        <w:t>102</w:t>
      </w:r>
      <w:r>
        <w:rPr>
          <w:noProof/>
        </w:rPr>
        <w:fldChar w:fldCharType="end"/>
      </w:r>
    </w:p>
    <w:p w14:paraId="5BC2432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4.1.3.7. Fiber with Exponential-Power Law</w:t>
      </w:r>
      <w:r>
        <w:rPr>
          <w:noProof/>
        </w:rPr>
        <w:tab/>
      </w:r>
      <w:r>
        <w:rPr>
          <w:noProof/>
        </w:rPr>
        <w:fldChar w:fldCharType="begin"/>
      </w:r>
      <w:r>
        <w:rPr>
          <w:noProof/>
        </w:rPr>
        <w:instrText xml:space="preserve"> PAGEREF _Toc385498499 \h </w:instrText>
      </w:r>
      <w:r>
        <w:rPr>
          <w:noProof/>
        </w:rPr>
      </w:r>
      <w:r>
        <w:rPr>
          <w:noProof/>
        </w:rPr>
        <w:fldChar w:fldCharType="separate"/>
      </w:r>
      <w:r>
        <w:rPr>
          <w:noProof/>
        </w:rPr>
        <w:t>103</w:t>
      </w:r>
      <w:r>
        <w:rPr>
          <w:noProof/>
        </w:rPr>
        <w:fldChar w:fldCharType="end"/>
      </w:r>
    </w:p>
    <w:p w14:paraId="46972BB3"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4.1.3.8. Holmes-Mow</w:t>
      </w:r>
      <w:r>
        <w:rPr>
          <w:noProof/>
        </w:rPr>
        <w:tab/>
      </w:r>
      <w:r>
        <w:rPr>
          <w:noProof/>
        </w:rPr>
        <w:fldChar w:fldCharType="begin"/>
      </w:r>
      <w:r>
        <w:rPr>
          <w:noProof/>
        </w:rPr>
        <w:instrText xml:space="preserve"> PAGEREF _Toc385498500 \h </w:instrText>
      </w:r>
      <w:r>
        <w:rPr>
          <w:noProof/>
        </w:rPr>
      </w:r>
      <w:r>
        <w:rPr>
          <w:noProof/>
        </w:rPr>
        <w:fldChar w:fldCharType="separate"/>
      </w:r>
      <w:r>
        <w:rPr>
          <w:noProof/>
        </w:rPr>
        <w:t>105</w:t>
      </w:r>
      <w:r>
        <w:rPr>
          <w:noProof/>
        </w:rPr>
        <w:fldChar w:fldCharType="end"/>
      </w:r>
    </w:p>
    <w:p w14:paraId="3074478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4.1.3.9. Isotropic Elastic</w:t>
      </w:r>
      <w:r>
        <w:rPr>
          <w:noProof/>
        </w:rPr>
        <w:tab/>
      </w:r>
      <w:r>
        <w:rPr>
          <w:noProof/>
        </w:rPr>
        <w:fldChar w:fldCharType="begin"/>
      </w:r>
      <w:r>
        <w:rPr>
          <w:noProof/>
        </w:rPr>
        <w:instrText xml:space="preserve"> PAGEREF _Toc385498501 \h </w:instrText>
      </w:r>
      <w:r>
        <w:rPr>
          <w:noProof/>
        </w:rPr>
      </w:r>
      <w:r>
        <w:rPr>
          <w:noProof/>
        </w:rPr>
        <w:fldChar w:fldCharType="separate"/>
      </w:r>
      <w:r>
        <w:rPr>
          <w:noProof/>
        </w:rPr>
        <w:t>106</w:t>
      </w:r>
      <w:r>
        <w:rPr>
          <w:noProof/>
        </w:rPr>
        <w:fldChar w:fldCharType="end"/>
      </w:r>
    </w:p>
    <w:p w14:paraId="77E89CD1"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4.1.3.10. Orthotropic Elastic</w:t>
      </w:r>
      <w:r>
        <w:rPr>
          <w:noProof/>
        </w:rPr>
        <w:tab/>
      </w:r>
      <w:r>
        <w:rPr>
          <w:noProof/>
        </w:rPr>
        <w:fldChar w:fldCharType="begin"/>
      </w:r>
      <w:r>
        <w:rPr>
          <w:noProof/>
        </w:rPr>
        <w:instrText xml:space="preserve"> PAGEREF _Toc385498502 \h </w:instrText>
      </w:r>
      <w:r>
        <w:rPr>
          <w:noProof/>
        </w:rPr>
      </w:r>
      <w:r>
        <w:rPr>
          <w:noProof/>
        </w:rPr>
        <w:fldChar w:fldCharType="separate"/>
      </w:r>
      <w:r>
        <w:rPr>
          <w:noProof/>
        </w:rPr>
        <w:t>107</w:t>
      </w:r>
      <w:r>
        <w:rPr>
          <w:noProof/>
        </w:rPr>
        <w:fldChar w:fldCharType="end"/>
      </w:r>
    </w:p>
    <w:p w14:paraId="31D5068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4.1.3.11. Neo-Hookean</w:t>
      </w:r>
      <w:r>
        <w:rPr>
          <w:noProof/>
        </w:rPr>
        <w:tab/>
      </w:r>
      <w:r>
        <w:rPr>
          <w:noProof/>
        </w:rPr>
        <w:fldChar w:fldCharType="begin"/>
      </w:r>
      <w:r>
        <w:rPr>
          <w:noProof/>
        </w:rPr>
        <w:instrText xml:space="preserve"> PAGEREF _Toc385498503 \h </w:instrText>
      </w:r>
      <w:r>
        <w:rPr>
          <w:noProof/>
        </w:rPr>
      </w:r>
      <w:r>
        <w:rPr>
          <w:noProof/>
        </w:rPr>
        <w:fldChar w:fldCharType="separate"/>
      </w:r>
      <w:r>
        <w:rPr>
          <w:noProof/>
        </w:rPr>
        <w:t>108</w:t>
      </w:r>
      <w:r>
        <w:rPr>
          <w:noProof/>
        </w:rPr>
        <w:fldChar w:fldCharType="end"/>
      </w:r>
    </w:p>
    <w:p w14:paraId="5467FB40"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4.1.3.12. Ogden Unconstrained</w:t>
      </w:r>
      <w:r>
        <w:rPr>
          <w:noProof/>
        </w:rPr>
        <w:tab/>
      </w:r>
      <w:r>
        <w:rPr>
          <w:noProof/>
        </w:rPr>
        <w:fldChar w:fldCharType="begin"/>
      </w:r>
      <w:r>
        <w:rPr>
          <w:noProof/>
        </w:rPr>
        <w:instrText xml:space="preserve"> PAGEREF _Toc385498504 \h </w:instrText>
      </w:r>
      <w:r>
        <w:rPr>
          <w:noProof/>
        </w:rPr>
      </w:r>
      <w:r>
        <w:rPr>
          <w:noProof/>
        </w:rPr>
        <w:fldChar w:fldCharType="separate"/>
      </w:r>
      <w:r>
        <w:rPr>
          <w:noProof/>
        </w:rPr>
        <w:t>109</w:t>
      </w:r>
      <w:r>
        <w:rPr>
          <w:noProof/>
        </w:rPr>
        <w:fldChar w:fldCharType="end"/>
      </w:r>
    </w:p>
    <w:p w14:paraId="341EA56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4.1.3.13. Perfect Osmometer Equilibrium Osmotic Pressure</w:t>
      </w:r>
      <w:r>
        <w:rPr>
          <w:noProof/>
        </w:rPr>
        <w:tab/>
      </w:r>
      <w:r>
        <w:rPr>
          <w:noProof/>
        </w:rPr>
        <w:fldChar w:fldCharType="begin"/>
      </w:r>
      <w:r>
        <w:rPr>
          <w:noProof/>
        </w:rPr>
        <w:instrText xml:space="preserve"> PAGEREF _Toc385498505 \h </w:instrText>
      </w:r>
      <w:r>
        <w:rPr>
          <w:noProof/>
        </w:rPr>
      </w:r>
      <w:r>
        <w:rPr>
          <w:noProof/>
        </w:rPr>
        <w:fldChar w:fldCharType="separate"/>
      </w:r>
      <w:r>
        <w:rPr>
          <w:noProof/>
        </w:rPr>
        <w:t>110</w:t>
      </w:r>
      <w:r>
        <w:rPr>
          <w:noProof/>
        </w:rPr>
        <w:fldChar w:fldCharType="end"/>
      </w:r>
    </w:p>
    <w:p w14:paraId="16BC7AD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4.1.3.14. Solid Mixture</w:t>
      </w:r>
      <w:r>
        <w:rPr>
          <w:noProof/>
        </w:rPr>
        <w:tab/>
      </w:r>
      <w:r>
        <w:rPr>
          <w:noProof/>
        </w:rPr>
        <w:fldChar w:fldCharType="begin"/>
      </w:r>
      <w:r>
        <w:rPr>
          <w:noProof/>
        </w:rPr>
        <w:instrText xml:space="preserve"> PAGEREF _Toc385498506 \h </w:instrText>
      </w:r>
      <w:r>
        <w:rPr>
          <w:noProof/>
        </w:rPr>
      </w:r>
      <w:r>
        <w:rPr>
          <w:noProof/>
        </w:rPr>
        <w:fldChar w:fldCharType="separate"/>
      </w:r>
      <w:r>
        <w:rPr>
          <w:noProof/>
        </w:rPr>
        <w:t>112</w:t>
      </w:r>
      <w:r>
        <w:rPr>
          <w:noProof/>
        </w:rPr>
        <w:fldChar w:fldCharType="end"/>
      </w:r>
    </w:p>
    <w:p w14:paraId="57C1982B"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4.1.3.15. Spherical Fiber Distribution</w:t>
      </w:r>
      <w:r>
        <w:rPr>
          <w:noProof/>
        </w:rPr>
        <w:tab/>
      </w:r>
      <w:r>
        <w:rPr>
          <w:noProof/>
        </w:rPr>
        <w:fldChar w:fldCharType="begin"/>
      </w:r>
      <w:r>
        <w:rPr>
          <w:noProof/>
        </w:rPr>
        <w:instrText xml:space="preserve"> PAGEREF _Toc385498507 \h </w:instrText>
      </w:r>
      <w:r>
        <w:rPr>
          <w:noProof/>
        </w:rPr>
      </w:r>
      <w:r>
        <w:rPr>
          <w:noProof/>
        </w:rPr>
        <w:fldChar w:fldCharType="separate"/>
      </w:r>
      <w:r>
        <w:rPr>
          <w:noProof/>
        </w:rPr>
        <w:t>113</w:t>
      </w:r>
      <w:r>
        <w:rPr>
          <w:noProof/>
        </w:rPr>
        <w:fldChar w:fldCharType="end"/>
      </w:r>
    </w:p>
    <w:p w14:paraId="38F79272"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4.1.3.16. Spherical Fiber Distribution from Solid-Bound Molecule</w:t>
      </w:r>
      <w:r>
        <w:rPr>
          <w:noProof/>
        </w:rPr>
        <w:tab/>
      </w:r>
      <w:r>
        <w:rPr>
          <w:noProof/>
        </w:rPr>
        <w:fldChar w:fldCharType="begin"/>
      </w:r>
      <w:r>
        <w:rPr>
          <w:noProof/>
        </w:rPr>
        <w:instrText xml:space="preserve"> PAGEREF _Toc385498508 \h </w:instrText>
      </w:r>
      <w:r>
        <w:rPr>
          <w:noProof/>
        </w:rPr>
      </w:r>
      <w:r>
        <w:rPr>
          <w:noProof/>
        </w:rPr>
        <w:fldChar w:fldCharType="separate"/>
      </w:r>
      <w:r>
        <w:rPr>
          <w:noProof/>
        </w:rPr>
        <w:t>115</w:t>
      </w:r>
      <w:r>
        <w:rPr>
          <w:noProof/>
        </w:rPr>
        <w:fldChar w:fldCharType="end"/>
      </w:r>
    </w:p>
    <w:p w14:paraId="0CB9FDA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4.1.3.17. Coupled Transversely Isotropic Mooney-Rivlin</w:t>
      </w:r>
      <w:r>
        <w:rPr>
          <w:noProof/>
        </w:rPr>
        <w:tab/>
      </w:r>
      <w:r>
        <w:rPr>
          <w:noProof/>
        </w:rPr>
        <w:fldChar w:fldCharType="begin"/>
      </w:r>
      <w:r>
        <w:rPr>
          <w:noProof/>
        </w:rPr>
        <w:instrText xml:space="preserve"> PAGEREF _Toc385498509 \h </w:instrText>
      </w:r>
      <w:r>
        <w:rPr>
          <w:noProof/>
        </w:rPr>
      </w:r>
      <w:r>
        <w:rPr>
          <w:noProof/>
        </w:rPr>
        <w:fldChar w:fldCharType="separate"/>
      </w:r>
      <w:r>
        <w:rPr>
          <w:noProof/>
        </w:rPr>
        <w:t>117</w:t>
      </w:r>
      <w:r>
        <w:rPr>
          <w:noProof/>
        </w:rPr>
        <w:fldChar w:fldCharType="end"/>
      </w:r>
    </w:p>
    <w:p w14:paraId="56459CA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4.1.3.18. Coupled Transversely Isotropic Veronda-Westmann</w:t>
      </w:r>
      <w:r>
        <w:rPr>
          <w:noProof/>
        </w:rPr>
        <w:tab/>
      </w:r>
      <w:r>
        <w:rPr>
          <w:noProof/>
        </w:rPr>
        <w:fldChar w:fldCharType="begin"/>
      </w:r>
      <w:r>
        <w:rPr>
          <w:noProof/>
        </w:rPr>
        <w:instrText xml:space="preserve"> PAGEREF _Toc385498510 \h </w:instrText>
      </w:r>
      <w:r>
        <w:rPr>
          <w:noProof/>
        </w:rPr>
      </w:r>
      <w:r>
        <w:rPr>
          <w:noProof/>
        </w:rPr>
        <w:fldChar w:fldCharType="separate"/>
      </w:r>
      <w:r>
        <w:rPr>
          <w:noProof/>
        </w:rPr>
        <w:t>118</w:t>
      </w:r>
      <w:r>
        <w:rPr>
          <w:noProof/>
        </w:rPr>
        <w:fldChar w:fldCharType="end"/>
      </w:r>
    </w:p>
    <w:p w14:paraId="4797A575"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4.2. Viscoelastic Solids</w:t>
      </w:r>
      <w:r>
        <w:rPr>
          <w:noProof/>
        </w:rPr>
        <w:tab/>
      </w:r>
      <w:r>
        <w:rPr>
          <w:noProof/>
        </w:rPr>
        <w:fldChar w:fldCharType="begin"/>
      </w:r>
      <w:r>
        <w:rPr>
          <w:noProof/>
        </w:rPr>
        <w:instrText xml:space="preserve"> PAGEREF _Toc385498511 \h </w:instrText>
      </w:r>
      <w:r>
        <w:rPr>
          <w:noProof/>
        </w:rPr>
      </w:r>
      <w:r>
        <w:rPr>
          <w:noProof/>
        </w:rPr>
        <w:fldChar w:fldCharType="separate"/>
      </w:r>
      <w:r>
        <w:rPr>
          <w:noProof/>
        </w:rPr>
        <w:t>119</w:t>
      </w:r>
      <w:r>
        <w:rPr>
          <w:noProof/>
        </w:rPr>
        <w:fldChar w:fldCharType="end"/>
      </w:r>
    </w:p>
    <w:p w14:paraId="1FB35DD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4.2.1.</w:t>
      </w:r>
      <w:r>
        <w:rPr>
          <w:noProof/>
        </w:rPr>
        <w:t xml:space="preserve"> Uncoupled Viscoelastic Materials</w:t>
      </w:r>
      <w:r>
        <w:rPr>
          <w:noProof/>
        </w:rPr>
        <w:tab/>
      </w:r>
      <w:r>
        <w:rPr>
          <w:noProof/>
        </w:rPr>
        <w:fldChar w:fldCharType="begin"/>
      </w:r>
      <w:r>
        <w:rPr>
          <w:noProof/>
        </w:rPr>
        <w:instrText xml:space="preserve"> PAGEREF _Toc385498512 \h </w:instrText>
      </w:r>
      <w:r>
        <w:rPr>
          <w:noProof/>
        </w:rPr>
      </w:r>
      <w:r>
        <w:rPr>
          <w:noProof/>
        </w:rPr>
        <w:fldChar w:fldCharType="separate"/>
      </w:r>
      <w:r>
        <w:rPr>
          <w:noProof/>
        </w:rPr>
        <w:t>119</w:t>
      </w:r>
      <w:r>
        <w:rPr>
          <w:noProof/>
        </w:rPr>
        <w:fldChar w:fldCharType="end"/>
      </w:r>
    </w:p>
    <w:p w14:paraId="3F23968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4.2.2.</w:t>
      </w:r>
      <w:r>
        <w:rPr>
          <w:noProof/>
        </w:rPr>
        <w:t xml:space="preserve"> Compressible Viscoelastic Materials</w:t>
      </w:r>
      <w:r>
        <w:rPr>
          <w:noProof/>
        </w:rPr>
        <w:tab/>
      </w:r>
      <w:r>
        <w:rPr>
          <w:noProof/>
        </w:rPr>
        <w:fldChar w:fldCharType="begin"/>
      </w:r>
      <w:r>
        <w:rPr>
          <w:noProof/>
        </w:rPr>
        <w:instrText xml:space="preserve"> PAGEREF _Toc385498513 \h </w:instrText>
      </w:r>
      <w:r>
        <w:rPr>
          <w:noProof/>
        </w:rPr>
      </w:r>
      <w:r>
        <w:rPr>
          <w:noProof/>
        </w:rPr>
        <w:fldChar w:fldCharType="separate"/>
      </w:r>
      <w:r>
        <w:rPr>
          <w:noProof/>
        </w:rPr>
        <w:t>120</w:t>
      </w:r>
      <w:r>
        <w:rPr>
          <w:noProof/>
        </w:rPr>
        <w:fldChar w:fldCharType="end"/>
      </w:r>
    </w:p>
    <w:p w14:paraId="5352DDA9"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4.3. Multigeneration Solids</w:t>
      </w:r>
      <w:r>
        <w:rPr>
          <w:noProof/>
        </w:rPr>
        <w:tab/>
      </w:r>
      <w:r>
        <w:rPr>
          <w:noProof/>
        </w:rPr>
        <w:fldChar w:fldCharType="begin"/>
      </w:r>
      <w:r>
        <w:rPr>
          <w:noProof/>
        </w:rPr>
        <w:instrText xml:space="preserve"> PAGEREF _Toc385498514 \h </w:instrText>
      </w:r>
      <w:r>
        <w:rPr>
          <w:noProof/>
        </w:rPr>
      </w:r>
      <w:r>
        <w:rPr>
          <w:noProof/>
        </w:rPr>
        <w:fldChar w:fldCharType="separate"/>
      </w:r>
      <w:r>
        <w:rPr>
          <w:noProof/>
        </w:rPr>
        <w:t>120</w:t>
      </w:r>
      <w:r>
        <w:rPr>
          <w:noProof/>
        </w:rPr>
        <w:fldChar w:fldCharType="end"/>
      </w:r>
    </w:p>
    <w:p w14:paraId="2D0E78B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4.3.1.</w:t>
      </w:r>
      <w:r>
        <w:rPr>
          <w:noProof/>
        </w:rPr>
        <w:t xml:space="preserve"> General Specification of Multigeneration Solids</w:t>
      </w:r>
      <w:r>
        <w:rPr>
          <w:noProof/>
        </w:rPr>
        <w:tab/>
      </w:r>
      <w:r>
        <w:rPr>
          <w:noProof/>
        </w:rPr>
        <w:fldChar w:fldCharType="begin"/>
      </w:r>
      <w:r>
        <w:rPr>
          <w:noProof/>
        </w:rPr>
        <w:instrText xml:space="preserve"> PAGEREF _Toc385498515 \h </w:instrText>
      </w:r>
      <w:r>
        <w:rPr>
          <w:noProof/>
        </w:rPr>
      </w:r>
      <w:r>
        <w:rPr>
          <w:noProof/>
        </w:rPr>
        <w:fldChar w:fldCharType="separate"/>
      </w:r>
      <w:r>
        <w:rPr>
          <w:noProof/>
        </w:rPr>
        <w:t>121</w:t>
      </w:r>
      <w:r>
        <w:rPr>
          <w:noProof/>
        </w:rPr>
        <w:fldChar w:fldCharType="end"/>
      </w:r>
    </w:p>
    <w:p w14:paraId="1F398934"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4.4. Biphasic Materials</w:t>
      </w:r>
      <w:r>
        <w:rPr>
          <w:noProof/>
        </w:rPr>
        <w:tab/>
      </w:r>
      <w:r>
        <w:rPr>
          <w:noProof/>
        </w:rPr>
        <w:fldChar w:fldCharType="begin"/>
      </w:r>
      <w:r>
        <w:rPr>
          <w:noProof/>
        </w:rPr>
        <w:instrText xml:space="preserve"> PAGEREF _Toc385498516 \h </w:instrText>
      </w:r>
      <w:r>
        <w:rPr>
          <w:noProof/>
        </w:rPr>
      </w:r>
      <w:r>
        <w:rPr>
          <w:noProof/>
        </w:rPr>
        <w:fldChar w:fldCharType="separate"/>
      </w:r>
      <w:r>
        <w:rPr>
          <w:noProof/>
        </w:rPr>
        <w:t>123</w:t>
      </w:r>
      <w:r>
        <w:rPr>
          <w:noProof/>
        </w:rPr>
        <w:fldChar w:fldCharType="end"/>
      </w:r>
    </w:p>
    <w:p w14:paraId="7D51545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4.4.1.</w:t>
      </w:r>
      <w:r>
        <w:rPr>
          <w:noProof/>
        </w:rPr>
        <w:t xml:space="preserve"> General Specification of Biphasic Materials</w:t>
      </w:r>
      <w:r>
        <w:rPr>
          <w:noProof/>
        </w:rPr>
        <w:tab/>
      </w:r>
      <w:r>
        <w:rPr>
          <w:noProof/>
        </w:rPr>
        <w:fldChar w:fldCharType="begin"/>
      </w:r>
      <w:r>
        <w:rPr>
          <w:noProof/>
        </w:rPr>
        <w:instrText xml:space="preserve"> PAGEREF _Toc385498517 \h </w:instrText>
      </w:r>
      <w:r>
        <w:rPr>
          <w:noProof/>
        </w:rPr>
      </w:r>
      <w:r>
        <w:rPr>
          <w:noProof/>
        </w:rPr>
        <w:fldChar w:fldCharType="separate"/>
      </w:r>
      <w:r>
        <w:rPr>
          <w:noProof/>
        </w:rPr>
        <w:t>124</w:t>
      </w:r>
      <w:r>
        <w:rPr>
          <w:noProof/>
        </w:rPr>
        <w:fldChar w:fldCharType="end"/>
      </w:r>
    </w:p>
    <w:p w14:paraId="341EC17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4.4.2.</w:t>
      </w:r>
      <w:r>
        <w:rPr>
          <w:noProof/>
        </w:rPr>
        <w:t xml:space="preserve"> Permeability Materials</w:t>
      </w:r>
      <w:r>
        <w:rPr>
          <w:noProof/>
        </w:rPr>
        <w:tab/>
      </w:r>
      <w:r>
        <w:rPr>
          <w:noProof/>
        </w:rPr>
        <w:fldChar w:fldCharType="begin"/>
      </w:r>
      <w:r>
        <w:rPr>
          <w:noProof/>
        </w:rPr>
        <w:instrText xml:space="preserve"> PAGEREF _Toc385498518 \h </w:instrText>
      </w:r>
      <w:r>
        <w:rPr>
          <w:noProof/>
        </w:rPr>
      </w:r>
      <w:r>
        <w:rPr>
          <w:noProof/>
        </w:rPr>
        <w:fldChar w:fldCharType="separate"/>
      </w:r>
      <w:r>
        <w:rPr>
          <w:noProof/>
        </w:rPr>
        <w:t>125</w:t>
      </w:r>
      <w:r>
        <w:rPr>
          <w:noProof/>
        </w:rPr>
        <w:fldChar w:fldCharType="end"/>
      </w:r>
    </w:p>
    <w:p w14:paraId="1AF0BCF0"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4.4.2.1. Constant Isotropic Permeability</w:t>
      </w:r>
      <w:r>
        <w:rPr>
          <w:noProof/>
        </w:rPr>
        <w:tab/>
      </w:r>
      <w:r>
        <w:rPr>
          <w:noProof/>
        </w:rPr>
        <w:fldChar w:fldCharType="begin"/>
      </w:r>
      <w:r>
        <w:rPr>
          <w:noProof/>
        </w:rPr>
        <w:instrText xml:space="preserve"> PAGEREF _Toc385498519 \h </w:instrText>
      </w:r>
      <w:r>
        <w:rPr>
          <w:noProof/>
        </w:rPr>
      </w:r>
      <w:r>
        <w:rPr>
          <w:noProof/>
        </w:rPr>
        <w:fldChar w:fldCharType="separate"/>
      </w:r>
      <w:r>
        <w:rPr>
          <w:noProof/>
        </w:rPr>
        <w:t>126</w:t>
      </w:r>
      <w:r>
        <w:rPr>
          <w:noProof/>
        </w:rPr>
        <w:fldChar w:fldCharType="end"/>
      </w:r>
    </w:p>
    <w:p w14:paraId="208CFA5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4.4.2.2. Holmes-Mow</w:t>
      </w:r>
      <w:r>
        <w:rPr>
          <w:noProof/>
        </w:rPr>
        <w:tab/>
      </w:r>
      <w:r>
        <w:rPr>
          <w:noProof/>
        </w:rPr>
        <w:fldChar w:fldCharType="begin"/>
      </w:r>
      <w:r>
        <w:rPr>
          <w:noProof/>
        </w:rPr>
        <w:instrText xml:space="preserve"> PAGEREF _Toc385498520 \h </w:instrText>
      </w:r>
      <w:r>
        <w:rPr>
          <w:noProof/>
        </w:rPr>
      </w:r>
      <w:r>
        <w:rPr>
          <w:noProof/>
        </w:rPr>
        <w:fldChar w:fldCharType="separate"/>
      </w:r>
      <w:r>
        <w:rPr>
          <w:noProof/>
        </w:rPr>
        <w:t>127</w:t>
      </w:r>
      <w:r>
        <w:rPr>
          <w:noProof/>
        </w:rPr>
        <w:fldChar w:fldCharType="end"/>
      </w:r>
    </w:p>
    <w:p w14:paraId="5B6C831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4.4.2.3. Referentially Isotropic Permeability</w:t>
      </w:r>
      <w:r>
        <w:rPr>
          <w:noProof/>
        </w:rPr>
        <w:tab/>
      </w:r>
      <w:r>
        <w:rPr>
          <w:noProof/>
        </w:rPr>
        <w:fldChar w:fldCharType="begin"/>
      </w:r>
      <w:r>
        <w:rPr>
          <w:noProof/>
        </w:rPr>
        <w:instrText xml:space="preserve"> PAGEREF _Toc385498521 \h </w:instrText>
      </w:r>
      <w:r>
        <w:rPr>
          <w:noProof/>
        </w:rPr>
      </w:r>
      <w:r>
        <w:rPr>
          <w:noProof/>
        </w:rPr>
        <w:fldChar w:fldCharType="separate"/>
      </w:r>
      <w:r>
        <w:rPr>
          <w:noProof/>
        </w:rPr>
        <w:t>128</w:t>
      </w:r>
      <w:r>
        <w:rPr>
          <w:noProof/>
        </w:rPr>
        <w:fldChar w:fldCharType="end"/>
      </w:r>
    </w:p>
    <w:p w14:paraId="6CEDFEF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4.4.2.4. Referentially Orthotropic Permeability</w:t>
      </w:r>
      <w:r>
        <w:rPr>
          <w:noProof/>
        </w:rPr>
        <w:tab/>
      </w:r>
      <w:r>
        <w:rPr>
          <w:noProof/>
        </w:rPr>
        <w:fldChar w:fldCharType="begin"/>
      </w:r>
      <w:r>
        <w:rPr>
          <w:noProof/>
        </w:rPr>
        <w:instrText xml:space="preserve"> PAGEREF _Toc385498522 \h </w:instrText>
      </w:r>
      <w:r>
        <w:rPr>
          <w:noProof/>
        </w:rPr>
      </w:r>
      <w:r>
        <w:rPr>
          <w:noProof/>
        </w:rPr>
        <w:fldChar w:fldCharType="separate"/>
      </w:r>
      <w:r>
        <w:rPr>
          <w:noProof/>
        </w:rPr>
        <w:t>129</w:t>
      </w:r>
      <w:r>
        <w:rPr>
          <w:noProof/>
        </w:rPr>
        <w:fldChar w:fldCharType="end"/>
      </w:r>
    </w:p>
    <w:p w14:paraId="015C36D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4.4.2.5. Referentially Transversely Isotropic Permeability</w:t>
      </w:r>
      <w:r>
        <w:rPr>
          <w:noProof/>
        </w:rPr>
        <w:tab/>
      </w:r>
      <w:r>
        <w:rPr>
          <w:noProof/>
        </w:rPr>
        <w:fldChar w:fldCharType="begin"/>
      </w:r>
      <w:r>
        <w:rPr>
          <w:noProof/>
        </w:rPr>
        <w:instrText xml:space="preserve"> PAGEREF _Toc385498523 \h </w:instrText>
      </w:r>
      <w:r>
        <w:rPr>
          <w:noProof/>
        </w:rPr>
      </w:r>
      <w:r>
        <w:rPr>
          <w:noProof/>
        </w:rPr>
        <w:fldChar w:fldCharType="separate"/>
      </w:r>
      <w:r>
        <w:rPr>
          <w:noProof/>
        </w:rPr>
        <w:t>131</w:t>
      </w:r>
      <w:r>
        <w:rPr>
          <w:noProof/>
        </w:rPr>
        <w:fldChar w:fldCharType="end"/>
      </w:r>
    </w:p>
    <w:p w14:paraId="49B14EA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4.4.3.</w:t>
      </w:r>
      <w:r>
        <w:rPr>
          <w:noProof/>
        </w:rPr>
        <w:t xml:space="preserve"> Fluid Supply Materials</w:t>
      </w:r>
      <w:r>
        <w:rPr>
          <w:noProof/>
        </w:rPr>
        <w:tab/>
      </w:r>
      <w:r>
        <w:rPr>
          <w:noProof/>
        </w:rPr>
        <w:fldChar w:fldCharType="begin"/>
      </w:r>
      <w:r>
        <w:rPr>
          <w:noProof/>
        </w:rPr>
        <w:instrText xml:space="preserve"> PAGEREF _Toc385498524 \h </w:instrText>
      </w:r>
      <w:r>
        <w:rPr>
          <w:noProof/>
        </w:rPr>
      </w:r>
      <w:r>
        <w:rPr>
          <w:noProof/>
        </w:rPr>
        <w:fldChar w:fldCharType="separate"/>
      </w:r>
      <w:r>
        <w:rPr>
          <w:noProof/>
        </w:rPr>
        <w:t>133</w:t>
      </w:r>
      <w:r>
        <w:rPr>
          <w:noProof/>
        </w:rPr>
        <w:fldChar w:fldCharType="end"/>
      </w:r>
    </w:p>
    <w:p w14:paraId="3222D6A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4.4.3.1. Starling Equation</w:t>
      </w:r>
      <w:r>
        <w:rPr>
          <w:noProof/>
        </w:rPr>
        <w:tab/>
      </w:r>
      <w:r>
        <w:rPr>
          <w:noProof/>
        </w:rPr>
        <w:fldChar w:fldCharType="begin"/>
      </w:r>
      <w:r>
        <w:rPr>
          <w:noProof/>
        </w:rPr>
        <w:instrText xml:space="preserve"> PAGEREF _Toc385498525 \h </w:instrText>
      </w:r>
      <w:r>
        <w:rPr>
          <w:noProof/>
        </w:rPr>
      </w:r>
      <w:r>
        <w:rPr>
          <w:noProof/>
        </w:rPr>
        <w:fldChar w:fldCharType="separate"/>
      </w:r>
      <w:r>
        <w:rPr>
          <w:noProof/>
        </w:rPr>
        <w:t>134</w:t>
      </w:r>
      <w:r>
        <w:rPr>
          <w:noProof/>
        </w:rPr>
        <w:fldChar w:fldCharType="end"/>
      </w:r>
    </w:p>
    <w:p w14:paraId="7D927BC4"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4.5. Biphasic-Solute Materials</w:t>
      </w:r>
      <w:r>
        <w:rPr>
          <w:noProof/>
        </w:rPr>
        <w:tab/>
      </w:r>
      <w:r>
        <w:rPr>
          <w:noProof/>
        </w:rPr>
        <w:fldChar w:fldCharType="begin"/>
      </w:r>
      <w:r>
        <w:rPr>
          <w:noProof/>
        </w:rPr>
        <w:instrText xml:space="preserve"> PAGEREF _Toc385498526 \h </w:instrText>
      </w:r>
      <w:r>
        <w:rPr>
          <w:noProof/>
        </w:rPr>
      </w:r>
      <w:r>
        <w:rPr>
          <w:noProof/>
        </w:rPr>
        <w:fldChar w:fldCharType="separate"/>
      </w:r>
      <w:r>
        <w:rPr>
          <w:noProof/>
        </w:rPr>
        <w:t>135</w:t>
      </w:r>
      <w:r>
        <w:rPr>
          <w:noProof/>
        </w:rPr>
        <w:fldChar w:fldCharType="end"/>
      </w:r>
    </w:p>
    <w:p w14:paraId="77A314F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4.5.1.</w:t>
      </w:r>
      <w:r>
        <w:rPr>
          <w:noProof/>
        </w:rPr>
        <w:t xml:space="preserve"> Guidelines for Biphasic-Solute Analyses</w:t>
      </w:r>
      <w:r>
        <w:rPr>
          <w:noProof/>
        </w:rPr>
        <w:tab/>
      </w:r>
      <w:r>
        <w:rPr>
          <w:noProof/>
        </w:rPr>
        <w:fldChar w:fldCharType="begin"/>
      </w:r>
      <w:r>
        <w:rPr>
          <w:noProof/>
        </w:rPr>
        <w:instrText xml:space="preserve"> PAGEREF _Toc385498527 \h </w:instrText>
      </w:r>
      <w:r>
        <w:rPr>
          <w:noProof/>
        </w:rPr>
      </w:r>
      <w:r>
        <w:rPr>
          <w:noProof/>
        </w:rPr>
        <w:fldChar w:fldCharType="separate"/>
      </w:r>
      <w:r>
        <w:rPr>
          <w:noProof/>
        </w:rPr>
        <w:t>137</w:t>
      </w:r>
      <w:r>
        <w:rPr>
          <w:noProof/>
        </w:rPr>
        <w:fldChar w:fldCharType="end"/>
      </w:r>
    </w:p>
    <w:p w14:paraId="4669722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4.5.1.1. Prescribed Boundary Conditions</w:t>
      </w:r>
      <w:r>
        <w:rPr>
          <w:noProof/>
        </w:rPr>
        <w:tab/>
      </w:r>
      <w:r>
        <w:rPr>
          <w:noProof/>
        </w:rPr>
        <w:fldChar w:fldCharType="begin"/>
      </w:r>
      <w:r>
        <w:rPr>
          <w:noProof/>
        </w:rPr>
        <w:instrText xml:space="preserve"> PAGEREF _Toc385498528 \h </w:instrText>
      </w:r>
      <w:r>
        <w:rPr>
          <w:noProof/>
        </w:rPr>
      </w:r>
      <w:r>
        <w:rPr>
          <w:noProof/>
        </w:rPr>
        <w:fldChar w:fldCharType="separate"/>
      </w:r>
      <w:r>
        <w:rPr>
          <w:noProof/>
        </w:rPr>
        <w:t>137</w:t>
      </w:r>
      <w:r>
        <w:rPr>
          <w:noProof/>
        </w:rPr>
        <w:fldChar w:fldCharType="end"/>
      </w:r>
    </w:p>
    <w:p w14:paraId="564CEADA"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4.5.1.2. Prescribed Initial Conditions</w:t>
      </w:r>
      <w:r>
        <w:rPr>
          <w:noProof/>
        </w:rPr>
        <w:tab/>
      </w:r>
      <w:r>
        <w:rPr>
          <w:noProof/>
        </w:rPr>
        <w:fldChar w:fldCharType="begin"/>
      </w:r>
      <w:r>
        <w:rPr>
          <w:noProof/>
        </w:rPr>
        <w:instrText xml:space="preserve"> PAGEREF _Toc385498529 \h </w:instrText>
      </w:r>
      <w:r>
        <w:rPr>
          <w:noProof/>
        </w:rPr>
      </w:r>
      <w:r>
        <w:rPr>
          <w:noProof/>
        </w:rPr>
        <w:fldChar w:fldCharType="separate"/>
      </w:r>
      <w:r>
        <w:rPr>
          <w:noProof/>
        </w:rPr>
        <w:t>137</w:t>
      </w:r>
      <w:r>
        <w:rPr>
          <w:noProof/>
        </w:rPr>
        <w:fldChar w:fldCharType="end"/>
      </w:r>
    </w:p>
    <w:p w14:paraId="5FDA9F3C"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4.5.2.</w:t>
      </w:r>
      <w:r>
        <w:rPr>
          <w:noProof/>
        </w:rPr>
        <w:t xml:space="preserve"> General Specification of Biphasic-Solute Materials</w:t>
      </w:r>
      <w:r>
        <w:rPr>
          <w:noProof/>
        </w:rPr>
        <w:tab/>
      </w:r>
      <w:r>
        <w:rPr>
          <w:noProof/>
        </w:rPr>
        <w:fldChar w:fldCharType="begin"/>
      </w:r>
      <w:r>
        <w:rPr>
          <w:noProof/>
        </w:rPr>
        <w:instrText xml:space="preserve"> PAGEREF _Toc385498530 \h </w:instrText>
      </w:r>
      <w:r>
        <w:rPr>
          <w:noProof/>
        </w:rPr>
      </w:r>
      <w:r>
        <w:rPr>
          <w:noProof/>
        </w:rPr>
        <w:fldChar w:fldCharType="separate"/>
      </w:r>
      <w:r>
        <w:rPr>
          <w:noProof/>
        </w:rPr>
        <w:t>138</w:t>
      </w:r>
      <w:r>
        <w:rPr>
          <w:noProof/>
        </w:rPr>
        <w:fldChar w:fldCharType="end"/>
      </w:r>
    </w:p>
    <w:p w14:paraId="611BAC2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4.5.3.</w:t>
      </w:r>
      <w:r>
        <w:rPr>
          <w:noProof/>
        </w:rPr>
        <w:t xml:space="preserve"> Diffusivity Materials</w:t>
      </w:r>
      <w:r>
        <w:rPr>
          <w:noProof/>
        </w:rPr>
        <w:tab/>
      </w:r>
      <w:r>
        <w:rPr>
          <w:noProof/>
        </w:rPr>
        <w:fldChar w:fldCharType="begin"/>
      </w:r>
      <w:r>
        <w:rPr>
          <w:noProof/>
        </w:rPr>
        <w:instrText xml:space="preserve"> PAGEREF _Toc385498531 \h </w:instrText>
      </w:r>
      <w:r>
        <w:rPr>
          <w:noProof/>
        </w:rPr>
      </w:r>
      <w:r>
        <w:rPr>
          <w:noProof/>
        </w:rPr>
        <w:fldChar w:fldCharType="separate"/>
      </w:r>
      <w:r>
        <w:rPr>
          <w:noProof/>
        </w:rPr>
        <w:t>140</w:t>
      </w:r>
      <w:r>
        <w:rPr>
          <w:noProof/>
        </w:rPr>
        <w:fldChar w:fldCharType="end"/>
      </w:r>
    </w:p>
    <w:p w14:paraId="7DA8D29F"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4.5.3.1. Constant Isotropic Diffusivity</w:t>
      </w:r>
      <w:r>
        <w:rPr>
          <w:noProof/>
        </w:rPr>
        <w:tab/>
      </w:r>
      <w:r>
        <w:rPr>
          <w:noProof/>
        </w:rPr>
        <w:fldChar w:fldCharType="begin"/>
      </w:r>
      <w:r>
        <w:rPr>
          <w:noProof/>
        </w:rPr>
        <w:instrText xml:space="preserve"> PAGEREF _Toc385498532 \h </w:instrText>
      </w:r>
      <w:r>
        <w:rPr>
          <w:noProof/>
        </w:rPr>
      </w:r>
      <w:r>
        <w:rPr>
          <w:noProof/>
        </w:rPr>
        <w:fldChar w:fldCharType="separate"/>
      </w:r>
      <w:r>
        <w:rPr>
          <w:noProof/>
        </w:rPr>
        <w:t>140</w:t>
      </w:r>
      <w:r>
        <w:rPr>
          <w:noProof/>
        </w:rPr>
        <w:fldChar w:fldCharType="end"/>
      </w:r>
    </w:p>
    <w:p w14:paraId="50A5184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4.5.3.2. Constant Orthotropic Diffusivity</w:t>
      </w:r>
      <w:r>
        <w:rPr>
          <w:noProof/>
        </w:rPr>
        <w:tab/>
      </w:r>
      <w:r>
        <w:rPr>
          <w:noProof/>
        </w:rPr>
        <w:fldChar w:fldCharType="begin"/>
      </w:r>
      <w:r>
        <w:rPr>
          <w:noProof/>
        </w:rPr>
        <w:instrText xml:space="preserve"> PAGEREF _Toc385498533 \h </w:instrText>
      </w:r>
      <w:r>
        <w:rPr>
          <w:noProof/>
        </w:rPr>
      </w:r>
      <w:r>
        <w:rPr>
          <w:noProof/>
        </w:rPr>
        <w:fldChar w:fldCharType="separate"/>
      </w:r>
      <w:r>
        <w:rPr>
          <w:noProof/>
        </w:rPr>
        <w:t>141</w:t>
      </w:r>
      <w:r>
        <w:rPr>
          <w:noProof/>
        </w:rPr>
        <w:fldChar w:fldCharType="end"/>
      </w:r>
    </w:p>
    <w:p w14:paraId="68A0E84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4.5.3.3. Referentially Isotropic Diffusivity</w:t>
      </w:r>
      <w:r>
        <w:rPr>
          <w:noProof/>
        </w:rPr>
        <w:tab/>
      </w:r>
      <w:r>
        <w:rPr>
          <w:noProof/>
        </w:rPr>
        <w:fldChar w:fldCharType="begin"/>
      </w:r>
      <w:r>
        <w:rPr>
          <w:noProof/>
        </w:rPr>
        <w:instrText xml:space="preserve"> PAGEREF _Toc385498534 \h </w:instrText>
      </w:r>
      <w:r>
        <w:rPr>
          <w:noProof/>
        </w:rPr>
      </w:r>
      <w:r>
        <w:rPr>
          <w:noProof/>
        </w:rPr>
        <w:fldChar w:fldCharType="separate"/>
      </w:r>
      <w:r>
        <w:rPr>
          <w:noProof/>
        </w:rPr>
        <w:t>142</w:t>
      </w:r>
      <w:r>
        <w:rPr>
          <w:noProof/>
        </w:rPr>
        <w:fldChar w:fldCharType="end"/>
      </w:r>
    </w:p>
    <w:p w14:paraId="7FFCDEF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4.5.3.4. Referentially Orthotropic Diffusivity</w:t>
      </w:r>
      <w:r>
        <w:rPr>
          <w:noProof/>
        </w:rPr>
        <w:tab/>
      </w:r>
      <w:r>
        <w:rPr>
          <w:noProof/>
        </w:rPr>
        <w:fldChar w:fldCharType="begin"/>
      </w:r>
      <w:r>
        <w:rPr>
          <w:noProof/>
        </w:rPr>
        <w:instrText xml:space="preserve"> PAGEREF _Toc385498535 \h </w:instrText>
      </w:r>
      <w:r>
        <w:rPr>
          <w:noProof/>
        </w:rPr>
      </w:r>
      <w:r>
        <w:rPr>
          <w:noProof/>
        </w:rPr>
        <w:fldChar w:fldCharType="separate"/>
      </w:r>
      <w:r>
        <w:rPr>
          <w:noProof/>
        </w:rPr>
        <w:t>143</w:t>
      </w:r>
      <w:r>
        <w:rPr>
          <w:noProof/>
        </w:rPr>
        <w:fldChar w:fldCharType="end"/>
      </w:r>
    </w:p>
    <w:p w14:paraId="230363E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4.5.3.5. Albro Isotropic Diffusivity</w:t>
      </w:r>
      <w:r>
        <w:rPr>
          <w:noProof/>
        </w:rPr>
        <w:tab/>
      </w:r>
      <w:r>
        <w:rPr>
          <w:noProof/>
        </w:rPr>
        <w:fldChar w:fldCharType="begin"/>
      </w:r>
      <w:r>
        <w:rPr>
          <w:noProof/>
        </w:rPr>
        <w:instrText xml:space="preserve"> PAGEREF _Toc385498536 \h </w:instrText>
      </w:r>
      <w:r>
        <w:rPr>
          <w:noProof/>
        </w:rPr>
      </w:r>
      <w:r>
        <w:rPr>
          <w:noProof/>
        </w:rPr>
        <w:fldChar w:fldCharType="separate"/>
      </w:r>
      <w:r>
        <w:rPr>
          <w:noProof/>
        </w:rPr>
        <w:t>145</w:t>
      </w:r>
      <w:r>
        <w:rPr>
          <w:noProof/>
        </w:rPr>
        <w:fldChar w:fldCharType="end"/>
      </w:r>
    </w:p>
    <w:p w14:paraId="541C869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4.5.4.</w:t>
      </w:r>
      <w:r>
        <w:rPr>
          <w:noProof/>
        </w:rPr>
        <w:t xml:space="preserve"> Solubility Materials</w:t>
      </w:r>
      <w:r>
        <w:rPr>
          <w:noProof/>
        </w:rPr>
        <w:tab/>
      </w:r>
      <w:r>
        <w:rPr>
          <w:noProof/>
        </w:rPr>
        <w:fldChar w:fldCharType="begin"/>
      </w:r>
      <w:r>
        <w:rPr>
          <w:noProof/>
        </w:rPr>
        <w:instrText xml:space="preserve"> PAGEREF _Toc385498537 \h </w:instrText>
      </w:r>
      <w:r>
        <w:rPr>
          <w:noProof/>
        </w:rPr>
      </w:r>
      <w:r>
        <w:rPr>
          <w:noProof/>
        </w:rPr>
        <w:fldChar w:fldCharType="separate"/>
      </w:r>
      <w:r>
        <w:rPr>
          <w:noProof/>
        </w:rPr>
        <w:t>146</w:t>
      </w:r>
      <w:r>
        <w:rPr>
          <w:noProof/>
        </w:rPr>
        <w:fldChar w:fldCharType="end"/>
      </w:r>
    </w:p>
    <w:p w14:paraId="6563F10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4.5.4.1. Constant Solubility</w:t>
      </w:r>
      <w:r>
        <w:rPr>
          <w:noProof/>
        </w:rPr>
        <w:tab/>
      </w:r>
      <w:r>
        <w:rPr>
          <w:noProof/>
        </w:rPr>
        <w:fldChar w:fldCharType="begin"/>
      </w:r>
      <w:r>
        <w:rPr>
          <w:noProof/>
        </w:rPr>
        <w:instrText xml:space="preserve"> PAGEREF _Toc385498538 \h </w:instrText>
      </w:r>
      <w:r>
        <w:rPr>
          <w:noProof/>
        </w:rPr>
      </w:r>
      <w:r>
        <w:rPr>
          <w:noProof/>
        </w:rPr>
        <w:fldChar w:fldCharType="separate"/>
      </w:r>
      <w:r>
        <w:rPr>
          <w:noProof/>
        </w:rPr>
        <w:t>146</w:t>
      </w:r>
      <w:r>
        <w:rPr>
          <w:noProof/>
        </w:rPr>
        <w:fldChar w:fldCharType="end"/>
      </w:r>
    </w:p>
    <w:p w14:paraId="4622466D"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4.5.5.</w:t>
      </w:r>
      <w:r>
        <w:rPr>
          <w:noProof/>
        </w:rPr>
        <w:t xml:space="preserve"> Osmotic Coefficient Materials</w:t>
      </w:r>
      <w:r>
        <w:rPr>
          <w:noProof/>
        </w:rPr>
        <w:tab/>
      </w:r>
      <w:r>
        <w:rPr>
          <w:noProof/>
        </w:rPr>
        <w:fldChar w:fldCharType="begin"/>
      </w:r>
      <w:r>
        <w:rPr>
          <w:noProof/>
        </w:rPr>
        <w:instrText xml:space="preserve"> PAGEREF _Toc385498539 \h </w:instrText>
      </w:r>
      <w:r>
        <w:rPr>
          <w:noProof/>
        </w:rPr>
      </w:r>
      <w:r>
        <w:rPr>
          <w:noProof/>
        </w:rPr>
        <w:fldChar w:fldCharType="separate"/>
      </w:r>
      <w:r>
        <w:rPr>
          <w:noProof/>
        </w:rPr>
        <w:t>147</w:t>
      </w:r>
      <w:r>
        <w:rPr>
          <w:noProof/>
        </w:rPr>
        <w:fldChar w:fldCharType="end"/>
      </w:r>
    </w:p>
    <w:p w14:paraId="2BF495DF"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4.5.5.1. Constant Osmotic Coefficient</w:t>
      </w:r>
      <w:r>
        <w:rPr>
          <w:noProof/>
        </w:rPr>
        <w:tab/>
      </w:r>
      <w:r>
        <w:rPr>
          <w:noProof/>
        </w:rPr>
        <w:fldChar w:fldCharType="begin"/>
      </w:r>
      <w:r>
        <w:rPr>
          <w:noProof/>
        </w:rPr>
        <w:instrText xml:space="preserve"> PAGEREF _Toc385498540 \h </w:instrText>
      </w:r>
      <w:r>
        <w:rPr>
          <w:noProof/>
        </w:rPr>
      </w:r>
      <w:r>
        <w:rPr>
          <w:noProof/>
        </w:rPr>
        <w:fldChar w:fldCharType="separate"/>
      </w:r>
      <w:r>
        <w:rPr>
          <w:noProof/>
        </w:rPr>
        <w:t>147</w:t>
      </w:r>
      <w:r>
        <w:rPr>
          <w:noProof/>
        </w:rPr>
        <w:fldChar w:fldCharType="end"/>
      </w:r>
    </w:p>
    <w:p w14:paraId="6126506B"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4.6. Triphasic and Multiphasic Materials</w:t>
      </w:r>
      <w:r>
        <w:rPr>
          <w:noProof/>
        </w:rPr>
        <w:tab/>
      </w:r>
      <w:r>
        <w:rPr>
          <w:noProof/>
        </w:rPr>
        <w:fldChar w:fldCharType="begin"/>
      </w:r>
      <w:r>
        <w:rPr>
          <w:noProof/>
        </w:rPr>
        <w:instrText xml:space="preserve"> PAGEREF _Toc385498541 \h </w:instrText>
      </w:r>
      <w:r>
        <w:rPr>
          <w:noProof/>
        </w:rPr>
      </w:r>
      <w:r>
        <w:rPr>
          <w:noProof/>
        </w:rPr>
        <w:fldChar w:fldCharType="separate"/>
      </w:r>
      <w:r>
        <w:rPr>
          <w:noProof/>
        </w:rPr>
        <w:t>148</w:t>
      </w:r>
      <w:r>
        <w:rPr>
          <w:noProof/>
        </w:rPr>
        <w:fldChar w:fldCharType="end"/>
      </w:r>
    </w:p>
    <w:p w14:paraId="15E812D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4.6.1.</w:t>
      </w:r>
      <w:r>
        <w:rPr>
          <w:noProof/>
        </w:rPr>
        <w:t xml:space="preserve"> General Specification of Multiphasic Materials</w:t>
      </w:r>
      <w:r>
        <w:rPr>
          <w:noProof/>
        </w:rPr>
        <w:tab/>
      </w:r>
      <w:r>
        <w:rPr>
          <w:noProof/>
        </w:rPr>
        <w:fldChar w:fldCharType="begin"/>
      </w:r>
      <w:r>
        <w:rPr>
          <w:noProof/>
        </w:rPr>
        <w:instrText xml:space="preserve"> PAGEREF _Toc385498542 \h </w:instrText>
      </w:r>
      <w:r>
        <w:rPr>
          <w:noProof/>
        </w:rPr>
      </w:r>
      <w:r>
        <w:rPr>
          <w:noProof/>
        </w:rPr>
        <w:fldChar w:fldCharType="separate"/>
      </w:r>
      <w:r>
        <w:rPr>
          <w:noProof/>
        </w:rPr>
        <w:t>151</w:t>
      </w:r>
      <w:r>
        <w:rPr>
          <w:noProof/>
        </w:rPr>
        <w:fldChar w:fldCharType="end"/>
      </w:r>
    </w:p>
    <w:p w14:paraId="03282A50"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4.6.2.</w:t>
      </w:r>
      <w:r>
        <w:rPr>
          <w:noProof/>
        </w:rPr>
        <w:t xml:space="preserve"> Solvent Supply Materials</w:t>
      </w:r>
      <w:r>
        <w:rPr>
          <w:noProof/>
        </w:rPr>
        <w:tab/>
      </w:r>
      <w:r>
        <w:rPr>
          <w:noProof/>
        </w:rPr>
        <w:fldChar w:fldCharType="begin"/>
      </w:r>
      <w:r>
        <w:rPr>
          <w:noProof/>
        </w:rPr>
        <w:instrText xml:space="preserve"> PAGEREF _Toc385498543 \h </w:instrText>
      </w:r>
      <w:r>
        <w:rPr>
          <w:noProof/>
        </w:rPr>
      </w:r>
      <w:r>
        <w:rPr>
          <w:noProof/>
        </w:rPr>
        <w:fldChar w:fldCharType="separate"/>
      </w:r>
      <w:r>
        <w:rPr>
          <w:noProof/>
        </w:rPr>
        <w:t>155</w:t>
      </w:r>
      <w:r>
        <w:rPr>
          <w:noProof/>
        </w:rPr>
        <w:fldChar w:fldCharType="end"/>
      </w:r>
    </w:p>
    <w:p w14:paraId="36EBEED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4.6.2.1. Starling Equation</w:t>
      </w:r>
      <w:r>
        <w:rPr>
          <w:noProof/>
        </w:rPr>
        <w:tab/>
      </w:r>
      <w:r>
        <w:rPr>
          <w:noProof/>
        </w:rPr>
        <w:fldChar w:fldCharType="begin"/>
      </w:r>
      <w:r>
        <w:rPr>
          <w:noProof/>
        </w:rPr>
        <w:instrText xml:space="preserve"> PAGEREF _Toc385498544 \h </w:instrText>
      </w:r>
      <w:r>
        <w:rPr>
          <w:noProof/>
        </w:rPr>
      </w:r>
      <w:r>
        <w:rPr>
          <w:noProof/>
        </w:rPr>
        <w:fldChar w:fldCharType="separate"/>
      </w:r>
      <w:r>
        <w:rPr>
          <w:noProof/>
        </w:rPr>
        <w:t>156</w:t>
      </w:r>
      <w:r>
        <w:rPr>
          <w:noProof/>
        </w:rPr>
        <w:fldChar w:fldCharType="end"/>
      </w:r>
    </w:p>
    <w:p w14:paraId="1437902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4.7. Chemical Reactions</w:t>
      </w:r>
      <w:r>
        <w:rPr>
          <w:noProof/>
        </w:rPr>
        <w:tab/>
      </w:r>
      <w:r>
        <w:rPr>
          <w:noProof/>
        </w:rPr>
        <w:fldChar w:fldCharType="begin"/>
      </w:r>
      <w:r>
        <w:rPr>
          <w:noProof/>
        </w:rPr>
        <w:instrText xml:space="preserve"> PAGEREF _Toc385498545 \h </w:instrText>
      </w:r>
      <w:r>
        <w:rPr>
          <w:noProof/>
        </w:rPr>
      </w:r>
      <w:r>
        <w:rPr>
          <w:noProof/>
        </w:rPr>
        <w:fldChar w:fldCharType="separate"/>
      </w:r>
      <w:r>
        <w:rPr>
          <w:noProof/>
        </w:rPr>
        <w:t>157</w:t>
      </w:r>
      <w:r>
        <w:rPr>
          <w:noProof/>
        </w:rPr>
        <w:fldChar w:fldCharType="end"/>
      </w:r>
    </w:p>
    <w:p w14:paraId="32A1AF9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4.7.1.</w:t>
      </w:r>
      <w:r>
        <w:rPr>
          <w:noProof/>
        </w:rPr>
        <w:t xml:space="preserve"> Guidelines for Chemical Reaction Analyses</w:t>
      </w:r>
      <w:r>
        <w:rPr>
          <w:noProof/>
        </w:rPr>
        <w:tab/>
      </w:r>
      <w:r>
        <w:rPr>
          <w:noProof/>
        </w:rPr>
        <w:fldChar w:fldCharType="begin"/>
      </w:r>
      <w:r>
        <w:rPr>
          <w:noProof/>
        </w:rPr>
        <w:instrText xml:space="preserve"> PAGEREF _Toc385498546 \h </w:instrText>
      </w:r>
      <w:r>
        <w:rPr>
          <w:noProof/>
        </w:rPr>
      </w:r>
      <w:r>
        <w:rPr>
          <w:noProof/>
        </w:rPr>
        <w:fldChar w:fldCharType="separate"/>
      </w:r>
      <w:r>
        <w:rPr>
          <w:noProof/>
        </w:rPr>
        <w:t>157</w:t>
      </w:r>
      <w:r>
        <w:rPr>
          <w:noProof/>
        </w:rPr>
        <w:fldChar w:fldCharType="end"/>
      </w:r>
    </w:p>
    <w:p w14:paraId="7FD9E6A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4.7.2.</w:t>
      </w:r>
      <w:r>
        <w:rPr>
          <w:noProof/>
        </w:rPr>
        <w:t xml:space="preserve"> General Specification for Chemical Reactions</w:t>
      </w:r>
      <w:r>
        <w:rPr>
          <w:noProof/>
        </w:rPr>
        <w:tab/>
      </w:r>
      <w:r>
        <w:rPr>
          <w:noProof/>
        </w:rPr>
        <w:fldChar w:fldCharType="begin"/>
      </w:r>
      <w:r>
        <w:rPr>
          <w:noProof/>
        </w:rPr>
        <w:instrText xml:space="preserve"> PAGEREF _Toc385498547 \h </w:instrText>
      </w:r>
      <w:r>
        <w:rPr>
          <w:noProof/>
        </w:rPr>
      </w:r>
      <w:r>
        <w:rPr>
          <w:noProof/>
        </w:rPr>
        <w:fldChar w:fldCharType="separate"/>
      </w:r>
      <w:r>
        <w:rPr>
          <w:noProof/>
        </w:rPr>
        <w:t>160</w:t>
      </w:r>
      <w:r>
        <w:rPr>
          <w:noProof/>
        </w:rPr>
        <w:fldChar w:fldCharType="end"/>
      </w:r>
    </w:p>
    <w:p w14:paraId="65729AB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4.7.3.</w:t>
      </w:r>
      <w:r>
        <w:rPr>
          <w:noProof/>
        </w:rPr>
        <w:t xml:space="preserve"> Chemical Reaction Materials</w:t>
      </w:r>
      <w:r>
        <w:rPr>
          <w:noProof/>
        </w:rPr>
        <w:tab/>
      </w:r>
      <w:r>
        <w:rPr>
          <w:noProof/>
        </w:rPr>
        <w:fldChar w:fldCharType="begin"/>
      </w:r>
      <w:r>
        <w:rPr>
          <w:noProof/>
        </w:rPr>
        <w:instrText xml:space="preserve"> PAGEREF _Toc385498548 \h </w:instrText>
      </w:r>
      <w:r>
        <w:rPr>
          <w:noProof/>
        </w:rPr>
      </w:r>
      <w:r>
        <w:rPr>
          <w:noProof/>
        </w:rPr>
        <w:fldChar w:fldCharType="separate"/>
      </w:r>
      <w:r>
        <w:rPr>
          <w:noProof/>
        </w:rPr>
        <w:t>161</w:t>
      </w:r>
      <w:r>
        <w:rPr>
          <w:noProof/>
        </w:rPr>
        <w:fldChar w:fldCharType="end"/>
      </w:r>
    </w:p>
    <w:p w14:paraId="78A636AB"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4.7.3.1. Law of Mass Action for Forward Reactions</w:t>
      </w:r>
      <w:r>
        <w:rPr>
          <w:noProof/>
        </w:rPr>
        <w:tab/>
      </w:r>
      <w:r>
        <w:rPr>
          <w:noProof/>
        </w:rPr>
        <w:fldChar w:fldCharType="begin"/>
      </w:r>
      <w:r>
        <w:rPr>
          <w:noProof/>
        </w:rPr>
        <w:instrText xml:space="preserve"> PAGEREF _Toc385498549 \h </w:instrText>
      </w:r>
      <w:r>
        <w:rPr>
          <w:noProof/>
        </w:rPr>
      </w:r>
      <w:r>
        <w:rPr>
          <w:noProof/>
        </w:rPr>
        <w:fldChar w:fldCharType="separate"/>
      </w:r>
      <w:r>
        <w:rPr>
          <w:noProof/>
        </w:rPr>
        <w:t>161</w:t>
      </w:r>
      <w:r>
        <w:rPr>
          <w:noProof/>
        </w:rPr>
        <w:fldChar w:fldCharType="end"/>
      </w:r>
    </w:p>
    <w:p w14:paraId="1B8C364F"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4.7.3.2. Law of Mass Action for Reversible Reactions</w:t>
      </w:r>
      <w:r>
        <w:rPr>
          <w:noProof/>
        </w:rPr>
        <w:tab/>
      </w:r>
      <w:r>
        <w:rPr>
          <w:noProof/>
        </w:rPr>
        <w:fldChar w:fldCharType="begin"/>
      </w:r>
      <w:r>
        <w:rPr>
          <w:noProof/>
        </w:rPr>
        <w:instrText xml:space="preserve"> PAGEREF _Toc385498550 \h </w:instrText>
      </w:r>
      <w:r>
        <w:rPr>
          <w:noProof/>
        </w:rPr>
      </w:r>
      <w:r>
        <w:rPr>
          <w:noProof/>
        </w:rPr>
        <w:fldChar w:fldCharType="separate"/>
      </w:r>
      <w:r>
        <w:rPr>
          <w:noProof/>
        </w:rPr>
        <w:t>162</w:t>
      </w:r>
      <w:r>
        <w:rPr>
          <w:noProof/>
        </w:rPr>
        <w:fldChar w:fldCharType="end"/>
      </w:r>
    </w:p>
    <w:p w14:paraId="6D0C35A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4.7.3.3. Michaelis-Menten Reaction</w:t>
      </w:r>
      <w:r>
        <w:rPr>
          <w:noProof/>
        </w:rPr>
        <w:tab/>
      </w:r>
      <w:r>
        <w:rPr>
          <w:noProof/>
        </w:rPr>
        <w:fldChar w:fldCharType="begin"/>
      </w:r>
      <w:r>
        <w:rPr>
          <w:noProof/>
        </w:rPr>
        <w:instrText xml:space="preserve"> PAGEREF _Toc385498551 \h </w:instrText>
      </w:r>
      <w:r>
        <w:rPr>
          <w:noProof/>
        </w:rPr>
      </w:r>
      <w:r>
        <w:rPr>
          <w:noProof/>
        </w:rPr>
        <w:fldChar w:fldCharType="separate"/>
      </w:r>
      <w:r>
        <w:rPr>
          <w:noProof/>
        </w:rPr>
        <w:t>163</w:t>
      </w:r>
      <w:r>
        <w:rPr>
          <w:noProof/>
        </w:rPr>
        <w:fldChar w:fldCharType="end"/>
      </w:r>
    </w:p>
    <w:p w14:paraId="087380B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lastRenderedPageBreak/>
        <w:t>4.7.4.</w:t>
      </w:r>
      <w:r>
        <w:rPr>
          <w:noProof/>
        </w:rPr>
        <w:t xml:space="preserve"> Specific Reaction Rate Materials</w:t>
      </w:r>
      <w:r>
        <w:rPr>
          <w:noProof/>
        </w:rPr>
        <w:tab/>
      </w:r>
      <w:r>
        <w:rPr>
          <w:noProof/>
        </w:rPr>
        <w:fldChar w:fldCharType="begin"/>
      </w:r>
      <w:r>
        <w:rPr>
          <w:noProof/>
        </w:rPr>
        <w:instrText xml:space="preserve"> PAGEREF _Toc385498552 \h </w:instrText>
      </w:r>
      <w:r>
        <w:rPr>
          <w:noProof/>
        </w:rPr>
      </w:r>
      <w:r>
        <w:rPr>
          <w:noProof/>
        </w:rPr>
        <w:fldChar w:fldCharType="separate"/>
      </w:r>
      <w:r>
        <w:rPr>
          <w:noProof/>
        </w:rPr>
        <w:t>164</w:t>
      </w:r>
      <w:r>
        <w:rPr>
          <w:noProof/>
        </w:rPr>
        <w:fldChar w:fldCharType="end"/>
      </w:r>
    </w:p>
    <w:p w14:paraId="521EC5A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4.7.4.1. Constant Reaction Rate</w:t>
      </w:r>
      <w:r>
        <w:rPr>
          <w:noProof/>
        </w:rPr>
        <w:tab/>
      </w:r>
      <w:r>
        <w:rPr>
          <w:noProof/>
        </w:rPr>
        <w:fldChar w:fldCharType="begin"/>
      </w:r>
      <w:r>
        <w:rPr>
          <w:noProof/>
        </w:rPr>
        <w:instrText xml:space="preserve"> PAGEREF _Toc385498553 \h </w:instrText>
      </w:r>
      <w:r>
        <w:rPr>
          <w:noProof/>
        </w:rPr>
      </w:r>
      <w:r>
        <w:rPr>
          <w:noProof/>
        </w:rPr>
        <w:fldChar w:fldCharType="separate"/>
      </w:r>
      <w:r>
        <w:rPr>
          <w:noProof/>
        </w:rPr>
        <w:t>165</w:t>
      </w:r>
      <w:r>
        <w:rPr>
          <w:noProof/>
        </w:rPr>
        <w:fldChar w:fldCharType="end"/>
      </w:r>
    </w:p>
    <w:p w14:paraId="019250B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4.7.4.2. Huiskes Reaction Rate</w:t>
      </w:r>
      <w:r>
        <w:rPr>
          <w:noProof/>
        </w:rPr>
        <w:tab/>
      </w:r>
      <w:r>
        <w:rPr>
          <w:noProof/>
        </w:rPr>
        <w:fldChar w:fldCharType="begin"/>
      </w:r>
      <w:r>
        <w:rPr>
          <w:noProof/>
        </w:rPr>
        <w:instrText xml:space="preserve"> PAGEREF _Toc385498554 \h </w:instrText>
      </w:r>
      <w:r>
        <w:rPr>
          <w:noProof/>
        </w:rPr>
      </w:r>
      <w:r>
        <w:rPr>
          <w:noProof/>
        </w:rPr>
        <w:fldChar w:fldCharType="separate"/>
      </w:r>
      <w:r>
        <w:rPr>
          <w:noProof/>
        </w:rPr>
        <w:t>166</w:t>
      </w:r>
      <w:r>
        <w:rPr>
          <w:noProof/>
        </w:rPr>
        <w:fldChar w:fldCharType="end"/>
      </w:r>
    </w:p>
    <w:p w14:paraId="652F78A2"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4.8. Rigid Body</w:t>
      </w:r>
      <w:r>
        <w:rPr>
          <w:noProof/>
        </w:rPr>
        <w:tab/>
      </w:r>
      <w:r>
        <w:rPr>
          <w:noProof/>
        </w:rPr>
        <w:fldChar w:fldCharType="begin"/>
      </w:r>
      <w:r>
        <w:rPr>
          <w:noProof/>
        </w:rPr>
        <w:instrText xml:space="preserve"> PAGEREF _Toc385498555 \h </w:instrText>
      </w:r>
      <w:r>
        <w:rPr>
          <w:noProof/>
        </w:rPr>
      </w:r>
      <w:r>
        <w:rPr>
          <w:noProof/>
        </w:rPr>
        <w:fldChar w:fldCharType="separate"/>
      </w:r>
      <w:r>
        <w:rPr>
          <w:noProof/>
        </w:rPr>
        <w:t>167</w:t>
      </w:r>
      <w:r>
        <w:rPr>
          <w:noProof/>
        </w:rPr>
        <w:fldChar w:fldCharType="end"/>
      </w:r>
    </w:p>
    <w:p w14:paraId="6933DE3B"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5</w:t>
      </w:r>
      <w:r>
        <w:rPr>
          <w:noProof/>
        </w:rPr>
        <w:t xml:space="preserve"> Restart Input file</w:t>
      </w:r>
      <w:r>
        <w:rPr>
          <w:noProof/>
        </w:rPr>
        <w:tab/>
      </w:r>
      <w:r>
        <w:rPr>
          <w:noProof/>
        </w:rPr>
        <w:fldChar w:fldCharType="begin"/>
      </w:r>
      <w:r>
        <w:rPr>
          <w:noProof/>
        </w:rPr>
        <w:instrText xml:space="preserve"> PAGEREF _Toc385498556 \h </w:instrText>
      </w:r>
      <w:r>
        <w:rPr>
          <w:noProof/>
        </w:rPr>
      </w:r>
      <w:r>
        <w:rPr>
          <w:noProof/>
        </w:rPr>
        <w:fldChar w:fldCharType="separate"/>
      </w:r>
      <w:r>
        <w:rPr>
          <w:noProof/>
        </w:rPr>
        <w:t>168</w:t>
      </w:r>
      <w:r>
        <w:rPr>
          <w:noProof/>
        </w:rPr>
        <w:fldChar w:fldCharType="end"/>
      </w:r>
    </w:p>
    <w:p w14:paraId="05E15AA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5.1. The Archive Section</w:t>
      </w:r>
      <w:r>
        <w:rPr>
          <w:noProof/>
        </w:rPr>
        <w:tab/>
      </w:r>
      <w:r>
        <w:rPr>
          <w:noProof/>
        </w:rPr>
        <w:fldChar w:fldCharType="begin"/>
      </w:r>
      <w:r>
        <w:rPr>
          <w:noProof/>
        </w:rPr>
        <w:instrText xml:space="preserve"> PAGEREF _Toc385498557 \h </w:instrText>
      </w:r>
      <w:r>
        <w:rPr>
          <w:noProof/>
        </w:rPr>
      </w:r>
      <w:r>
        <w:rPr>
          <w:noProof/>
        </w:rPr>
        <w:fldChar w:fldCharType="separate"/>
      </w:r>
      <w:r>
        <w:rPr>
          <w:noProof/>
        </w:rPr>
        <w:t>168</w:t>
      </w:r>
      <w:r>
        <w:rPr>
          <w:noProof/>
        </w:rPr>
        <w:fldChar w:fldCharType="end"/>
      </w:r>
    </w:p>
    <w:p w14:paraId="315F4448"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5.2. The Control Section</w:t>
      </w:r>
      <w:r>
        <w:rPr>
          <w:noProof/>
        </w:rPr>
        <w:tab/>
      </w:r>
      <w:r>
        <w:rPr>
          <w:noProof/>
        </w:rPr>
        <w:fldChar w:fldCharType="begin"/>
      </w:r>
      <w:r>
        <w:rPr>
          <w:noProof/>
        </w:rPr>
        <w:instrText xml:space="preserve"> PAGEREF _Toc385498558 \h </w:instrText>
      </w:r>
      <w:r>
        <w:rPr>
          <w:noProof/>
        </w:rPr>
      </w:r>
      <w:r>
        <w:rPr>
          <w:noProof/>
        </w:rPr>
        <w:fldChar w:fldCharType="separate"/>
      </w:r>
      <w:r>
        <w:rPr>
          <w:noProof/>
        </w:rPr>
        <w:t>169</w:t>
      </w:r>
      <w:r>
        <w:rPr>
          <w:noProof/>
        </w:rPr>
        <w:fldChar w:fldCharType="end"/>
      </w:r>
    </w:p>
    <w:p w14:paraId="2ECB5DEA"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5.3. The LoadData Section</w:t>
      </w:r>
      <w:r>
        <w:rPr>
          <w:noProof/>
        </w:rPr>
        <w:tab/>
      </w:r>
      <w:r>
        <w:rPr>
          <w:noProof/>
        </w:rPr>
        <w:fldChar w:fldCharType="begin"/>
      </w:r>
      <w:r>
        <w:rPr>
          <w:noProof/>
        </w:rPr>
        <w:instrText xml:space="preserve"> PAGEREF _Toc385498559 \h </w:instrText>
      </w:r>
      <w:r>
        <w:rPr>
          <w:noProof/>
        </w:rPr>
      </w:r>
      <w:r>
        <w:rPr>
          <w:noProof/>
        </w:rPr>
        <w:fldChar w:fldCharType="separate"/>
      </w:r>
      <w:r>
        <w:rPr>
          <w:noProof/>
        </w:rPr>
        <w:t>169</w:t>
      </w:r>
      <w:r>
        <w:rPr>
          <w:noProof/>
        </w:rPr>
        <w:fldChar w:fldCharType="end"/>
      </w:r>
    </w:p>
    <w:p w14:paraId="4ADEB917"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5.4. Example</w:t>
      </w:r>
      <w:r>
        <w:rPr>
          <w:noProof/>
        </w:rPr>
        <w:tab/>
      </w:r>
      <w:r>
        <w:rPr>
          <w:noProof/>
        </w:rPr>
        <w:fldChar w:fldCharType="begin"/>
      </w:r>
      <w:r>
        <w:rPr>
          <w:noProof/>
        </w:rPr>
        <w:instrText xml:space="preserve"> PAGEREF _Toc385498560 \h </w:instrText>
      </w:r>
      <w:r>
        <w:rPr>
          <w:noProof/>
        </w:rPr>
      </w:r>
      <w:r>
        <w:rPr>
          <w:noProof/>
        </w:rPr>
        <w:fldChar w:fldCharType="separate"/>
      </w:r>
      <w:r>
        <w:rPr>
          <w:noProof/>
        </w:rPr>
        <w:t>169</w:t>
      </w:r>
      <w:r>
        <w:rPr>
          <w:noProof/>
        </w:rPr>
        <w:fldChar w:fldCharType="end"/>
      </w:r>
    </w:p>
    <w:p w14:paraId="5D6F9473"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6</w:t>
      </w:r>
      <w:r>
        <w:rPr>
          <w:noProof/>
        </w:rPr>
        <w:t xml:space="preserve"> Multi-step Analysis</w:t>
      </w:r>
      <w:r>
        <w:rPr>
          <w:noProof/>
        </w:rPr>
        <w:tab/>
      </w:r>
      <w:r>
        <w:rPr>
          <w:noProof/>
        </w:rPr>
        <w:fldChar w:fldCharType="begin"/>
      </w:r>
      <w:r>
        <w:rPr>
          <w:noProof/>
        </w:rPr>
        <w:instrText xml:space="preserve"> PAGEREF _Toc385498561 \h </w:instrText>
      </w:r>
      <w:r>
        <w:rPr>
          <w:noProof/>
        </w:rPr>
      </w:r>
      <w:r>
        <w:rPr>
          <w:noProof/>
        </w:rPr>
        <w:fldChar w:fldCharType="separate"/>
      </w:r>
      <w:r>
        <w:rPr>
          <w:noProof/>
        </w:rPr>
        <w:t>170</w:t>
      </w:r>
      <w:r>
        <w:rPr>
          <w:noProof/>
        </w:rPr>
        <w:fldChar w:fldCharType="end"/>
      </w:r>
    </w:p>
    <w:p w14:paraId="1C9EEB9A"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6.1. The Step Section</w:t>
      </w:r>
      <w:r>
        <w:rPr>
          <w:noProof/>
        </w:rPr>
        <w:tab/>
      </w:r>
      <w:r>
        <w:rPr>
          <w:noProof/>
        </w:rPr>
        <w:fldChar w:fldCharType="begin"/>
      </w:r>
      <w:r>
        <w:rPr>
          <w:noProof/>
        </w:rPr>
        <w:instrText xml:space="preserve"> PAGEREF _Toc385498562 \h </w:instrText>
      </w:r>
      <w:r>
        <w:rPr>
          <w:noProof/>
        </w:rPr>
      </w:r>
      <w:r>
        <w:rPr>
          <w:noProof/>
        </w:rPr>
        <w:fldChar w:fldCharType="separate"/>
      </w:r>
      <w:r>
        <w:rPr>
          <w:noProof/>
        </w:rPr>
        <w:t>170</w:t>
      </w:r>
      <w:r>
        <w:rPr>
          <w:noProof/>
        </w:rPr>
        <w:fldChar w:fldCharType="end"/>
      </w:r>
    </w:p>
    <w:p w14:paraId="17C1350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6.1.1.</w:t>
      </w:r>
      <w:r>
        <w:rPr>
          <w:noProof/>
        </w:rPr>
        <w:t xml:space="preserve"> Control Settings</w:t>
      </w:r>
      <w:r>
        <w:rPr>
          <w:noProof/>
        </w:rPr>
        <w:tab/>
      </w:r>
      <w:r>
        <w:rPr>
          <w:noProof/>
        </w:rPr>
        <w:fldChar w:fldCharType="begin"/>
      </w:r>
      <w:r>
        <w:rPr>
          <w:noProof/>
        </w:rPr>
        <w:instrText xml:space="preserve"> PAGEREF _Toc385498563 \h </w:instrText>
      </w:r>
      <w:r>
        <w:rPr>
          <w:noProof/>
        </w:rPr>
      </w:r>
      <w:r>
        <w:rPr>
          <w:noProof/>
        </w:rPr>
        <w:fldChar w:fldCharType="separate"/>
      </w:r>
      <w:r>
        <w:rPr>
          <w:noProof/>
        </w:rPr>
        <w:t>171</w:t>
      </w:r>
      <w:r>
        <w:rPr>
          <w:noProof/>
        </w:rPr>
        <w:fldChar w:fldCharType="end"/>
      </w:r>
    </w:p>
    <w:p w14:paraId="6A1C55A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6.1.2.</w:t>
      </w:r>
      <w:r>
        <w:rPr>
          <w:noProof/>
        </w:rPr>
        <w:t xml:space="preserve"> Boundary Conditions</w:t>
      </w:r>
      <w:r>
        <w:rPr>
          <w:noProof/>
        </w:rPr>
        <w:tab/>
      </w:r>
      <w:r>
        <w:rPr>
          <w:noProof/>
        </w:rPr>
        <w:fldChar w:fldCharType="begin"/>
      </w:r>
      <w:r>
        <w:rPr>
          <w:noProof/>
        </w:rPr>
        <w:instrText xml:space="preserve"> PAGEREF _Toc385498564 \h </w:instrText>
      </w:r>
      <w:r>
        <w:rPr>
          <w:noProof/>
        </w:rPr>
      </w:r>
      <w:r>
        <w:rPr>
          <w:noProof/>
        </w:rPr>
        <w:fldChar w:fldCharType="separate"/>
      </w:r>
      <w:r>
        <w:rPr>
          <w:noProof/>
        </w:rPr>
        <w:t>171</w:t>
      </w:r>
      <w:r>
        <w:rPr>
          <w:noProof/>
        </w:rPr>
        <w:fldChar w:fldCharType="end"/>
      </w:r>
    </w:p>
    <w:p w14:paraId="5C101C5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6.1.3.</w:t>
      </w:r>
      <w:r>
        <w:rPr>
          <w:noProof/>
        </w:rPr>
        <w:t xml:space="preserve"> Relative Boundary Conditions</w:t>
      </w:r>
      <w:r>
        <w:rPr>
          <w:noProof/>
        </w:rPr>
        <w:tab/>
      </w:r>
      <w:r>
        <w:rPr>
          <w:noProof/>
        </w:rPr>
        <w:fldChar w:fldCharType="begin"/>
      </w:r>
      <w:r>
        <w:rPr>
          <w:noProof/>
        </w:rPr>
        <w:instrText xml:space="preserve"> PAGEREF _Toc385498565 \h </w:instrText>
      </w:r>
      <w:r>
        <w:rPr>
          <w:noProof/>
        </w:rPr>
      </w:r>
      <w:r>
        <w:rPr>
          <w:noProof/>
        </w:rPr>
        <w:fldChar w:fldCharType="separate"/>
      </w:r>
      <w:r>
        <w:rPr>
          <w:noProof/>
        </w:rPr>
        <w:t>171</w:t>
      </w:r>
      <w:r>
        <w:rPr>
          <w:noProof/>
        </w:rPr>
        <w:fldChar w:fldCharType="end"/>
      </w:r>
    </w:p>
    <w:p w14:paraId="711C733F"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6.2. An Example</w:t>
      </w:r>
      <w:r>
        <w:rPr>
          <w:noProof/>
        </w:rPr>
        <w:tab/>
      </w:r>
      <w:r>
        <w:rPr>
          <w:noProof/>
        </w:rPr>
        <w:fldChar w:fldCharType="begin"/>
      </w:r>
      <w:r>
        <w:rPr>
          <w:noProof/>
        </w:rPr>
        <w:instrText xml:space="preserve"> PAGEREF _Toc385498566 \h </w:instrText>
      </w:r>
      <w:r>
        <w:rPr>
          <w:noProof/>
        </w:rPr>
      </w:r>
      <w:r>
        <w:rPr>
          <w:noProof/>
        </w:rPr>
        <w:fldChar w:fldCharType="separate"/>
      </w:r>
      <w:r>
        <w:rPr>
          <w:noProof/>
        </w:rPr>
        <w:t>171</w:t>
      </w:r>
      <w:r>
        <w:rPr>
          <w:noProof/>
        </w:rPr>
        <w:fldChar w:fldCharType="end"/>
      </w:r>
    </w:p>
    <w:p w14:paraId="6B7E2DD2"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7</w:t>
      </w:r>
      <w:r>
        <w:rPr>
          <w:noProof/>
        </w:rPr>
        <w:t xml:space="preserve"> Parameter Optimization</w:t>
      </w:r>
      <w:r>
        <w:rPr>
          <w:noProof/>
        </w:rPr>
        <w:tab/>
      </w:r>
      <w:r>
        <w:rPr>
          <w:noProof/>
        </w:rPr>
        <w:fldChar w:fldCharType="begin"/>
      </w:r>
      <w:r>
        <w:rPr>
          <w:noProof/>
        </w:rPr>
        <w:instrText xml:space="preserve"> PAGEREF _Toc385498567 \h </w:instrText>
      </w:r>
      <w:r>
        <w:rPr>
          <w:noProof/>
        </w:rPr>
      </w:r>
      <w:r>
        <w:rPr>
          <w:noProof/>
        </w:rPr>
        <w:fldChar w:fldCharType="separate"/>
      </w:r>
      <w:r>
        <w:rPr>
          <w:noProof/>
        </w:rPr>
        <w:t>174</w:t>
      </w:r>
      <w:r>
        <w:rPr>
          <w:noProof/>
        </w:rPr>
        <w:fldChar w:fldCharType="end"/>
      </w:r>
    </w:p>
    <w:p w14:paraId="62B0CDE5"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7.1. Optimization Input File</w:t>
      </w:r>
      <w:r>
        <w:rPr>
          <w:noProof/>
        </w:rPr>
        <w:tab/>
      </w:r>
      <w:r>
        <w:rPr>
          <w:noProof/>
        </w:rPr>
        <w:fldChar w:fldCharType="begin"/>
      </w:r>
      <w:r>
        <w:rPr>
          <w:noProof/>
        </w:rPr>
        <w:instrText xml:space="preserve"> PAGEREF _Toc385498568 \h </w:instrText>
      </w:r>
      <w:r>
        <w:rPr>
          <w:noProof/>
        </w:rPr>
      </w:r>
      <w:r>
        <w:rPr>
          <w:noProof/>
        </w:rPr>
        <w:fldChar w:fldCharType="separate"/>
      </w:r>
      <w:r>
        <w:rPr>
          <w:noProof/>
        </w:rPr>
        <w:t>174</w:t>
      </w:r>
      <w:r>
        <w:rPr>
          <w:noProof/>
        </w:rPr>
        <w:fldChar w:fldCharType="end"/>
      </w:r>
    </w:p>
    <w:p w14:paraId="33D7A6B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7.1.1.</w:t>
      </w:r>
      <w:r>
        <w:rPr>
          <w:noProof/>
        </w:rPr>
        <w:t xml:space="preserve"> Model Section</w:t>
      </w:r>
      <w:r>
        <w:rPr>
          <w:noProof/>
        </w:rPr>
        <w:tab/>
      </w:r>
      <w:r>
        <w:rPr>
          <w:noProof/>
        </w:rPr>
        <w:fldChar w:fldCharType="begin"/>
      </w:r>
      <w:r>
        <w:rPr>
          <w:noProof/>
        </w:rPr>
        <w:instrText xml:space="preserve"> PAGEREF _Toc385498569 \h </w:instrText>
      </w:r>
      <w:r>
        <w:rPr>
          <w:noProof/>
        </w:rPr>
      </w:r>
      <w:r>
        <w:rPr>
          <w:noProof/>
        </w:rPr>
        <w:fldChar w:fldCharType="separate"/>
      </w:r>
      <w:r>
        <w:rPr>
          <w:noProof/>
        </w:rPr>
        <w:t>174</w:t>
      </w:r>
      <w:r>
        <w:rPr>
          <w:noProof/>
        </w:rPr>
        <w:fldChar w:fldCharType="end"/>
      </w:r>
    </w:p>
    <w:p w14:paraId="732413E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7.1.2.</w:t>
      </w:r>
      <w:r>
        <w:rPr>
          <w:noProof/>
        </w:rPr>
        <w:t xml:space="preserve"> Options Section</w:t>
      </w:r>
      <w:r>
        <w:rPr>
          <w:noProof/>
        </w:rPr>
        <w:tab/>
      </w:r>
      <w:r>
        <w:rPr>
          <w:noProof/>
        </w:rPr>
        <w:fldChar w:fldCharType="begin"/>
      </w:r>
      <w:r>
        <w:rPr>
          <w:noProof/>
        </w:rPr>
        <w:instrText xml:space="preserve"> PAGEREF _Toc385498570 \h </w:instrText>
      </w:r>
      <w:r>
        <w:rPr>
          <w:noProof/>
        </w:rPr>
      </w:r>
      <w:r>
        <w:rPr>
          <w:noProof/>
        </w:rPr>
        <w:fldChar w:fldCharType="separate"/>
      </w:r>
      <w:r>
        <w:rPr>
          <w:noProof/>
        </w:rPr>
        <w:t>174</w:t>
      </w:r>
      <w:r>
        <w:rPr>
          <w:noProof/>
        </w:rPr>
        <w:fldChar w:fldCharType="end"/>
      </w:r>
    </w:p>
    <w:p w14:paraId="4A1D2338"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7.1.3.</w:t>
      </w:r>
      <w:r>
        <w:rPr>
          <w:noProof/>
        </w:rPr>
        <w:t xml:space="preserve"> Function Section</w:t>
      </w:r>
      <w:r>
        <w:rPr>
          <w:noProof/>
        </w:rPr>
        <w:tab/>
      </w:r>
      <w:r>
        <w:rPr>
          <w:noProof/>
        </w:rPr>
        <w:fldChar w:fldCharType="begin"/>
      </w:r>
      <w:r>
        <w:rPr>
          <w:noProof/>
        </w:rPr>
        <w:instrText xml:space="preserve"> PAGEREF _Toc385498571 \h </w:instrText>
      </w:r>
      <w:r>
        <w:rPr>
          <w:noProof/>
        </w:rPr>
      </w:r>
      <w:r>
        <w:rPr>
          <w:noProof/>
        </w:rPr>
        <w:fldChar w:fldCharType="separate"/>
      </w:r>
      <w:r>
        <w:rPr>
          <w:noProof/>
        </w:rPr>
        <w:t>175</w:t>
      </w:r>
      <w:r>
        <w:rPr>
          <w:noProof/>
        </w:rPr>
        <w:fldChar w:fldCharType="end"/>
      </w:r>
    </w:p>
    <w:p w14:paraId="5ADCF721"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7.1.4.</w:t>
      </w:r>
      <w:r>
        <w:rPr>
          <w:noProof/>
        </w:rPr>
        <w:t xml:space="preserve"> Parameters Section</w:t>
      </w:r>
      <w:r>
        <w:rPr>
          <w:noProof/>
        </w:rPr>
        <w:tab/>
      </w:r>
      <w:r>
        <w:rPr>
          <w:noProof/>
        </w:rPr>
        <w:fldChar w:fldCharType="begin"/>
      </w:r>
      <w:r>
        <w:rPr>
          <w:noProof/>
        </w:rPr>
        <w:instrText xml:space="preserve"> PAGEREF _Toc385498572 \h </w:instrText>
      </w:r>
      <w:r>
        <w:rPr>
          <w:noProof/>
        </w:rPr>
      </w:r>
      <w:r>
        <w:rPr>
          <w:noProof/>
        </w:rPr>
        <w:fldChar w:fldCharType="separate"/>
      </w:r>
      <w:r>
        <w:rPr>
          <w:noProof/>
        </w:rPr>
        <w:t>176</w:t>
      </w:r>
      <w:r>
        <w:rPr>
          <w:noProof/>
        </w:rPr>
        <w:fldChar w:fldCharType="end"/>
      </w:r>
    </w:p>
    <w:p w14:paraId="6A019A62"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7.1.5.</w:t>
      </w:r>
      <w:r>
        <w:rPr>
          <w:noProof/>
        </w:rPr>
        <w:t xml:space="preserve"> Load Data Section</w:t>
      </w:r>
      <w:r>
        <w:rPr>
          <w:noProof/>
        </w:rPr>
        <w:tab/>
      </w:r>
      <w:r>
        <w:rPr>
          <w:noProof/>
        </w:rPr>
        <w:fldChar w:fldCharType="begin"/>
      </w:r>
      <w:r>
        <w:rPr>
          <w:noProof/>
        </w:rPr>
        <w:instrText xml:space="preserve"> PAGEREF _Toc385498573 \h </w:instrText>
      </w:r>
      <w:r>
        <w:rPr>
          <w:noProof/>
        </w:rPr>
      </w:r>
      <w:r>
        <w:rPr>
          <w:noProof/>
        </w:rPr>
        <w:fldChar w:fldCharType="separate"/>
      </w:r>
      <w:r>
        <w:rPr>
          <w:noProof/>
        </w:rPr>
        <w:t>178</w:t>
      </w:r>
      <w:r>
        <w:rPr>
          <w:noProof/>
        </w:rPr>
        <w:fldChar w:fldCharType="end"/>
      </w:r>
    </w:p>
    <w:p w14:paraId="5A8C82EF"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7.2. Running a Parameter Optimization</w:t>
      </w:r>
      <w:r>
        <w:rPr>
          <w:noProof/>
        </w:rPr>
        <w:tab/>
      </w:r>
      <w:r>
        <w:rPr>
          <w:noProof/>
        </w:rPr>
        <w:fldChar w:fldCharType="begin"/>
      </w:r>
      <w:r>
        <w:rPr>
          <w:noProof/>
        </w:rPr>
        <w:instrText xml:space="preserve"> PAGEREF _Toc385498574 \h </w:instrText>
      </w:r>
      <w:r>
        <w:rPr>
          <w:noProof/>
        </w:rPr>
      </w:r>
      <w:r>
        <w:rPr>
          <w:noProof/>
        </w:rPr>
        <w:fldChar w:fldCharType="separate"/>
      </w:r>
      <w:r>
        <w:rPr>
          <w:noProof/>
        </w:rPr>
        <w:t>178</w:t>
      </w:r>
      <w:r>
        <w:rPr>
          <w:noProof/>
        </w:rPr>
        <w:fldChar w:fldCharType="end"/>
      </w:r>
    </w:p>
    <w:p w14:paraId="5B87E2CA"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7.3. An Example Input File</w:t>
      </w:r>
      <w:r>
        <w:rPr>
          <w:noProof/>
        </w:rPr>
        <w:tab/>
      </w:r>
      <w:r>
        <w:rPr>
          <w:noProof/>
        </w:rPr>
        <w:fldChar w:fldCharType="begin"/>
      </w:r>
      <w:r>
        <w:rPr>
          <w:noProof/>
        </w:rPr>
        <w:instrText xml:space="preserve"> PAGEREF _Toc385498575 \h </w:instrText>
      </w:r>
      <w:r>
        <w:rPr>
          <w:noProof/>
        </w:rPr>
      </w:r>
      <w:r>
        <w:rPr>
          <w:noProof/>
        </w:rPr>
        <w:fldChar w:fldCharType="separate"/>
      </w:r>
      <w:r>
        <w:rPr>
          <w:noProof/>
        </w:rPr>
        <w:t>179</w:t>
      </w:r>
      <w:r>
        <w:rPr>
          <w:noProof/>
        </w:rPr>
        <w:fldChar w:fldCharType="end"/>
      </w:r>
    </w:p>
    <w:p w14:paraId="071442AB"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8</w:t>
      </w:r>
      <w:r>
        <w:rPr>
          <w:noProof/>
        </w:rPr>
        <w:t xml:space="preserve"> Troubleshooting</w:t>
      </w:r>
      <w:r>
        <w:rPr>
          <w:noProof/>
        </w:rPr>
        <w:tab/>
      </w:r>
      <w:r>
        <w:rPr>
          <w:noProof/>
        </w:rPr>
        <w:fldChar w:fldCharType="begin"/>
      </w:r>
      <w:r>
        <w:rPr>
          <w:noProof/>
        </w:rPr>
        <w:instrText xml:space="preserve"> PAGEREF _Toc385498576 \h </w:instrText>
      </w:r>
      <w:r>
        <w:rPr>
          <w:noProof/>
        </w:rPr>
      </w:r>
      <w:r>
        <w:rPr>
          <w:noProof/>
        </w:rPr>
        <w:fldChar w:fldCharType="separate"/>
      </w:r>
      <w:r>
        <w:rPr>
          <w:noProof/>
        </w:rPr>
        <w:t>180</w:t>
      </w:r>
      <w:r>
        <w:rPr>
          <w:noProof/>
        </w:rPr>
        <w:fldChar w:fldCharType="end"/>
      </w:r>
    </w:p>
    <w:p w14:paraId="2F4E411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8.1. Before You Run Your Model</w:t>
      </w:r>
      <w:r>
        <w:rPr>
          <w:noProof/>
        </w:rPr>
        <w:tab/>
      </w:r>
      <w:r>
        <w:rPr>
          <w:noProof/>
        </w:rPr>
        <w:fldChar w:fldCharType="begin"/>
      </w:r>
      <w:r>
        <w:rPr>
          <w:noProof/>
        </w:rPr>
        <w:instrText xml:space="preserve"> PAGEREF _Toc385498577 \h </w:instrText>
      </w:r>
      <w:r>
        <w:rPr>
          <w:noProof/>
        </w:rPr>
      </w:r>
      <w:r>
        <w:rPr>
          <w:noProof/>
        </w:rPr>
        <w:fldChar w:fldCharType="separate"/>
      </w:r>
      <w:r>
        <w:rPr>
          <w:noProof/>
        </w:rPr>
        <w:t>180</w:t>
      </w:r>
      <w:r>
        <w:rPr>
          <w:noProof/>
        </w:rPr>
        <w:fldChar w:fldCharType="end"/>
      </w:r>
    </w:p>
    <w:p w14:paraId="6823ADD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8.1.1.</w:t>
      </w:r>
      <w:r>
        <w:rPr>
          <w:noProof/>
        </w:rPr>
        <w:t xml:space="preserve"> The Finite Element Mesh</w:t>
      </w:r>
      <w:r>
        <w:rPr>
          <w:noProof/>
        </w:rPr>
        <w:tab/>
      </w:r>
      <w:r>
        <w:rPr>
          <w:noProof/>
        </w:rPr>
        <w:fldChar w:fldCharType="begin"/>
      </w:r>
      <w:r>
        <w:rPr>
          <w:noProof/>
        </w:rPr>
        <w:instrText xml:space="preserve"> PAGEREF _Toc385498578 \h </w:instrText>
      </w:r>
      <w:r>
        <w:rPr>
          <w:noProof/>
        </w:rPr>
      </w:r>
      <w:r>
        <w:rPr>
          <w:noProof/>
        </w:rPr>
        <w:fldChar w:fldCharType="separate"/>
      </w:r>
      <w:r>
        <w:rPr>
          <w:noProof/>
        </w:rPr>
        <w:t>180</w:t>
      </w:r>
      <w:r>
        <w:rPr>
          <w:noProof/>
        </w:rPr>
        <w:fldChar w:fldCharType="end"/>
      </w:r>
    </w:p>
    <w:p w14:paraId="3BD15B43"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8.1.2.</w:t>
      </w:r>
      <w:r>
        <w:rPr>
          <w:noProof/>
        </w:rPr>
        <w:t xml:space="preserve"> Materials</w:t>
      </w:r>
      <w:r>
        <w:rPr>
          <w:noProof/>
        </w:rPr>
        <w:tab/>
      </w:r>
      <w:r>
        <w:rPr>
          <w:noProof/>
        </w:rPr>
        <w:fldChar w:fldCharType="begin"/>
      </w:r>
      <w:r>
        <w:rPr>
          <w:noProof/>
        </w:rPr>
        <w:instrText xml:space="preserve"> PAGEREF _Toc385498579 \h </w:instrText>
      </w:r>
      <w:r>
        <w:rPr>
          <w:noProof/>
        </w:rPr>
      </w:r>
      <w:r>
        <w:rPr>
          <w:noProof/>
        </w:rPr>
        <w:fldChar w:fldCharType="separate"/>
      </w:r>
      <w:r>
        <w:rPr>
          <w:noProof/>
        </w:rPr>
        <w:t>181</w:t>
      </w:r>
      <w:r>
        <w:rPr>
          <w:noProof/>
        </w:rPr>
        <w:fldChar w:fldCharType="end"/>
      </w:r>
    </w:p>
    <w:p w14:paraId="69A6F5B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8.1.3.</w:t>
      </w:r>
      <w:r>
        <w:rPr>
          <w:noProof/>
        </w:rPr>
        <w:t xml:space="preserve"> Boundary Conditions</w:t>
      </w:r>
      <w:r>
        <w:rPr>
          <w:noProof/>
        </w:rPr>
        <w:tab/>
      </w:r>
      <w:r>
        <w:rPr>
          <w:noProof/>
        </w:rPr>
        <w:fldChar w:fldCharType="begin"/>
      </w:r>
      <w:r>
        <w:rPr>
          <w:noProof/>
        </w:rPr>
        <w:instrText xml:space="preserve"> PAGEREF _Toc385498580 \h </w:instrText>
      </w:r>
      <w:r>
        <w:rPr>
          <w:noProof/>
        </w:rPr>
      </w:r>
      <w:r>
        <w:rPr>
          <w:noProof/>
        </w:rPr>
        <w:fldChar w:fldCharType="separate"/>
      </w:r>
      <w:r>
        <w:rPr>
          <w:noProof/>
        </w:rPr>
        <w:t>181</w:t>
      </w:r>
      <w:r>
        <w:rPr>
          <w:noProof/>
        </w:rPr>
        <w:fldChar w:fldCharType="end"/>
      </w:r>
    </w:p>
    <w:p w14:paraId="452DB8FC"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8.2. Debugging a Model</w:t>
      </w:r>
      <w:r>
        <w:rPr>
          <w:noProof/>
        </w:rPr>
        <w:tab/>
      </w:r>
      <w:r>
        <w:rPr>
          <w:noProof/>
        </w:rPr>
        <w:fldChar w:fldCharType="begin"/>
      </w:r>
      <w:r>
        <w:rPr>
          <w:noProof/>
        </w:rPr>
        <w:instrText xml:space="preserve"> PAGEREF _Toc385498581 \h </w:instrText>
      </w:r>
      <w:r>
        <w:rPr>
          <w:noProof/>
        </w:rPr>
      </w:r>
      <w:r>
        <w:rPr>
          <w:noProof/>
        </w:rPr>
        <w:fldChar w:fldCharType="separate"/>
      </w:r>
      <w:r>
        <w:rPr>
          <w:noProof/>
        </w:rPr>
        <w:t>182</w:t>
      </w:r>
      <w:r>
        <w:rPr>
          <w:noProof/>
        </w:rPr>
        <w:fldChar w:fldCharType="end"/>
      </w:r>
    </w:p>
    <w:p w14:paraId="061E8247"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8.3. Common Issues</w:t>
      </w:r>
      <w:r>
        <w:rPr>
          <w:noProof/>
        </w:rPr>
        <w:tab/>
      </w:r>
      <w:r>
        <w:rPr>
          <w:noProof/>
        </w:rPr>
        <w:fldChar w:fldCharType="begin"/>
      </w:r>
      <w:r>
        <w:rPr>
          <w:noProof/>
        </w:rPr>
        <w:instrText xml:space="preserve"> PAGEREF _Toc385498582 \h </w:instrText>
      </w:r>
      <w:r>
        <w:rPr>
          <w:noProof/>
        </w:rPr>
      </w:r>
      <w:r>
        <w:rPr>
          <w:noProof/>
        </w:rPr>
        <w:fldChar w:fldCharType="separate"/>
      </w:r>
      <w:r>
        <w:rPr>
          <w:noProof/>
        </w:rPr>
        <w:t>182</w:t>
      </w:r>
      <w:r>
        <w:rPr>
          <w:noProof/>
        </w:rPr>
        <w:fldChar w:fldCharType="end"/>
      </w:r>
    </w:p>
    <w:p w14:paraId="5B78926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8.3.1.</w:t>
      </w:r>
      <w:r>
        <w:rPr>
          <w:noProof/>
        </w:rPr>
        <w:t xml:space="preserve"> Inverted elements</w:t>
      </w:r>
      <w:r>
        <w:rPr>
          <w:noProof/>
        </w:rPr>
        <w:tab/>
      </w:r>
      <w:r>
        <w:rPr>
          <w:noProof/>
        </w:rPr>
        <w:fldChar w:fldCharType="begin"/>
      </w:r>
      <w:r>
        <w:rPr>
          <w:noProof/>
        </w:rPr>
        <w:instrText xml:space="preserve"> PAGEREF _Toc385498583 \h </w:instrText>
      </w:r>
      <w:r>
        <w:rPr>
          <w:noProof/>
        </w:rPr>
      </w:r>
      <w:r>
        <w:rPr>
          <w:noProof/>
        </w:rPr>
        <w:fldChar w:fldCharType="separate"/>
      </w:r>
      <w:r>
        <w:rPr>
          <w:noProof/>
        </w:rPr>
        <w:t>182</w:t>
      </w:r>
      <w:r>
        <w:rPr>
          <w:noProof/>
        </w:rPr>
        <w:fldChar w:fldCharType="end"/>
      </w:r>
    </w:p>
    <w:p w14:paraId="3B94F3C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8.3.1.1. Material instability</w:t>
      </w:r>
      <w:r>
        <w:rPr>
          <w:noProof/>
        </w:rPr>
        <w:tab/>
      </w:r>
      <w:r>
        <w:rPr>
          <w:noProof/>
        </w:rPr>
        <w:fldChar w:fldCharType="begin"/>
      </w:r>
      <w:r>
        <w:rPr>
          <w:noProof/>
        </w:rPr>
        <w:instrText xml:space="preserve"> PAGEREF _Toc385498584 \h </w:instrText>
      </w:r>
      <w:r>
        <w:rPr>
          <w:noProof/>
        </w:rPr>
      </w:r>
      <w:r>
        <w:rPr>
          <w:noProof/>
        </w:rPr>
        <w:fldChar w:fldCharType="separate"/>
      </w:r>
      <w:r>
        <w:rPr>
          <w:noProof/>
        </w:rPr>
        <w:t>183</w:t>
      </w:r>
      <w:r>
        <w:rPr>
          <w:noProof/>
        </w:rPr>
        <w:fldChar w:fldCharType="end"/>
      </w:r>
    </w:p>
    <w:p w14:paraId="5C59C16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8.3.1.2. Time step too large</w:t>
      </w:r>
      <w:r>
        <w:rPr>
          <w:noProof/>
        </w:rPr>
        <w:tab/>
      </w:r>
      <w:r>
        <w:rPr>
          <w:noProof/>
        </w:rPr>
        <w:fldChar w:fldCharType="begin"/>
      </w:r>
      <w:r>
        <w:rPr>
          <w:noProof/>
        </w:rPr>
        <w:instrText xml:space="preserve"> PAGEREF _Toc385498585 \h </w:instrText>
      </w:r>
      <w:r>
        <w:rPr>
          <w:noProof/>
        </w:rPr>
      </w:r>
      <w:r>
        <w:rPr>
          <w:noProof/>
        </w:rPr>
        <w:fldChar w:fldCharType="separate"/>
      </w:r>
      <w:r>
        <w:rPr>
          <w:noProof/>
        </w:rPr>
        <w:t>183</w:t>
      </w:r>
      <w:r>
        <w:rPr>
          <w:noProof/>
        </w:rPr>
        <w:fldChar w:fldCharType="end"/>
      </w:r>
    </w:p>
    <w:p w14:paraId="7A5DACF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8.3.1.3. Elements too distorted</w:t>
      </w:r>
      <w:r>
        <w:rPr>
          <w:noProof/>
        </w:rPr>
        <w:tab/>
      </w:r>
      <w:r>
        <w:rPr>
          <w:noProof/>
        </w:rPr>
        <w:fldChar w:fldCharType="begin"/>
      </w:r>
      <w:r>
        <w:rPr>
          <w:noProof/>
        </w:rPr>
        <w:instrText xml:space="preserve"> PAGEREF _Toc385498586 \h </w:instrText>
      </w:r>
      <w:r>
        <w:rPr>
          <w:noProof/>
        </w:rPr>
      </w:r>
      <w:r>
        <w:rPr>
          <w:noProof/>
        </w:rPr>
        <w:fldChar w:fldCharType="separate"/>
      </w:r>
      <w:r>
        <w:rPr>
          <w:noProof/>
        </w:rPr>
        <w:t>183</w:t>
      </w:r>
      <w:r>
        <w:rPr>
          <w:noProof/>
        </w:rPr>
        <w:fldChar w:fldCharType="end"/>
      </w:r>
    </w:p>
    <w:p w14:paraId="76C24990"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8.3.1.4. Shells are too thick</w:t>
      </w:r>
      <w:r>
        <w:rPr>
          <w:noProof/>
        </w:rPr>
        <w:tab/>
      </w:r>
      <w:r>
        <w:rPr>
          <w:noProof/>
        </w:rPr>
        <w:fldChar w:fldCharType="begin"/>
      </w:r>
      <w:r>
        <w:rPr>
          <w:noProof/>
        </w:rPr>
        <w:instrText xml:space="preserve"> PAGEREF _Toc385498587 \h </w:instrText>
      </w:r>
      <w:r>
        <w:rPr>
          <w:noProof/>
        </w:rPr>
      </w:r>
      <w:r>
        <w:rPr>
          <w:noProof/>
        </w:rPr>
        <w:fldChar w:fldCharType="separate"/>
      </w:r>
      <w:r>
        <w:rPr>
          <w:noProof/>
        </w:rPr>
        <w:t>183</w:t>
      </w:r>
      <w:r>
        <w:rPr>
          <w:noProof/>
        </w:rPr>
        <w:fldChar w:fldCharType="end"/>
      </w:r>
    </w:p>
    <w:p w14:paraId="168D09A2"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8.3.1.5. Rigid body modes</w:t>
      </w:r>
      <w:r>
        <w:rPr>
          <w:noProof/>
        </w:rPr>
        <w:tab/>
      </w:r>
      <w:r>
        <w:rPr>
          <w:noProof/>
        </w:rPr>
        <w:fldChar w:fldCharType="begin"/>
      </w:r>
      <w:r>
        <w:rPr>
          <w:noProof/>
        </w:rPr>
        <w:instrText xml:space="preserve"> PAGEREF _Toc385498588 \h </w:instrText>
      </w:r>
      <w:r>
        <w:rPr>
          <w:noProof/>
        </w:rPr>
      </w:r>
      <w:r>
        <w:rPr>
          <w:noProof/>
        </w:rPr>
        <w:fldChar w:fldCharType="separate"/>
      </w:r>
      <w:r>
        <w:rPr>
          <w:noProof/>
        </w:rPr>
        <w:t>183</w:t>
      </w:r>
      <w:r>
        <w:rPr>
          <w:noProof/>
        </w:rPr>
        <w:fldChar w:fldCharType="end"/>
      </w:r>
    </w:p>
    <w:p w14:paraId="3BB74A1E"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8.3.2.</w:t>
      </w:r>
      <w:r>
        <w:rPr>
          <w:noProof/>
        </w:rPr>
        <w:t xml:space="preserve"> Failure to converge</w:t>
      </w:r>
      <w:r>
        <w:rPr>
          <w:noProof/>
        </w:rPr>
        <w:tab/>
      </w:r>
      <w:r>
        <w:rPr>
          <w:noProof/>
        </w:rPr>
        <w:fldChar w:fldCharType="begin"/>
      </w:r>
      <w:r>
        <w:rPr>
          <w:noProof/>
        </w:rPr>
        <w:instrText xml:space="preserve"> PAGEREF _Toc385498589 \h </w:instrText>
      </w:r>
      <w:r>
        <w:rPr>
          <w:noProof/>
        </w:rPr>
      </w:r>
      <w:r>
        <w:rPr>
          <w:noProof/>
        </w:rPr>
        <w:fldChar w:fldCharType="separate"/>
      </w:r>
      <w:r>
        <w:rPr>
          <w:noProof/>
        </w:rPr>
        <w:t>183</w:t>
      </w:r>
      <w:r>
        <w:rPr>
          <w:noProof/>
        </w:rPr>
        <w:fldChar w:fldCharType="end"/>
      </w:r>
    </w:p>
    <w:p w14:paraId="01A33892"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8.3.2.1. No loads applied</w:t>
      </w:r>
      <w:r>
        <w:rPr>
          <w:noProof/>
        </w:rPr>
        <w:tab/>
      </w:r>
      <w:r>
        <w:rPr>
          <w:noProof/>
        </w:rPr>
        <w:fldChar w:fldCharType="begin"/>
      </w:r>
      <w:r>
        <w:rPr>
          <w:noProof/>
        </w:rPr>
        <w:instrText xml:space="preserve"> PAGEREF _Toc385498590 \h </w:instrText>
      </w:r>
      <w:r>
        <w:rPr>
          <w:noProof/>
        </w:rPr>
      </w:r>
      <w:r>
        <w:rPr>
          <w:noProof/>
        </w:rPr>
        <w:fldChar w:fldCharType="separate"/>
      </w:r>
      <w:r>
        <w:rPr>
          <w:noProof/>
        </w:rPr>
        <w:t>184</w:t>
      </w:r>
      <w:r>
        <w:rPr>
          <w:noProof/>
        </w:rPr>
        <w:fldChar w:fldCharType="end"/>
      </w:r>
    </w:p>
    <w:p w14:paraId="6DBDDA14"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8.3.2.2. Convergence Tolerance Too Tight</w:t>
      </w:r>
      <w:r>
        <w:rPr>
          <w:noProof/>
        </w:rPr>
        <w:tab/>
      </w:r>
      <w:r>
        <w:rPr>
          <w:noProof/>
        </w:rPr>
        <w:fldChar w:fldCharType="begin"/>
      </w:r>
      <w:r>
        <w:rPr>
          <w:noProof/>
        </w:rPr>
        <w:instrText xml:space="preserve"> PAGEREF _Toc385498591 \h </w:instrText>
      </w:r>
      <w:r>
        <w:rPr>
          <w:noProof/>
        </w:rPr>
      </w:r>
      <w:r>
        <w:rPr>
          <w:noProof/>
        </w:rPr>
        <w:fldChar w:fldCharType="separate"/>
      </w:r>
      <w:r>
        <w:rPr>
          <w:noProof/>
        </w:rPr>
        <w:t>184</w:t>
      </w:r>
      <w:r>
        <w:rPr>
          <w:noProof/>
        </w:rPr>
        <w:fldChar w:fldCharType="end"/>
      </w:r>
    </w:p>
    <w:p w14:paraId="27643571"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8.3.2.3. Forcing convergence</w:t>
      </w:r>
      <w:r>
        <w:rPr>
          <w:noProof/>
        </w:rPr>
        <w:tab/>
      </w:r>
      <w:r>
        <w:rPr>
          <w:noProof/>
        </w:rPr>
        <w:fldChar w:fldCharType="begin"/>
      </w:r>
      <w:r>
        <w:rPr>
          <w:noProof/>
        </w:rPr>
        <w:instrText xml:space="preserve"> PAGEREF _Toc385498592 \h </w:instrText>
      </w:r>
      <w:r>
        <w:rPr>
          <w:noProof/>
        </w:rPr>
      </w:r>
      <w:r>
        <w:rPr>
          <w:noProof/>
        </w:rPr>
        <w:fldChar w:fldCharType="separate"/>
      </w:r>
      <w:r>
        <w:rPr>
          <w:noProof/>
        </w:rPr>
        <w:t>184</w:t>
      </w:r>
      <w:r>
        <w:rPr>
          <w:noProof/>
        </w:rPr>
        <w:fldChar w:fldCharType="end"/>
      </w:r>
    </w:p>
    <w:p w14:paraId="4A62FEF3"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8.3.2.4. Problems due to Contact</w:t>
      </w:r>
      <w:r>
        <w:rPr>
          <w:noProof/>
        </w:rPr>
        <w:tab/>
      </w:r>
      <w:r>
        <w:rPr>
          <w:noProof/>
        </w:rPr>
        <w:fldChar w:fldCharType="begin"/>
      </w:r>
      <w:r>
        <w:rPr>
          <w:noProof/>
        </w:rPr>
        <w:instrText xml:space="preserve"> PAGEREF _Toc385498593 \h </w:instrText>
      </w:r>
      <w:r>
        <w:rPr>
          <w:noProof/>
        </w:rPr>
      </w:r>
      <w:r>
        <w:rPr>
          <w:noProof/>
        </w:rPr>
        <w:fldChar w:fldCharType="separate"/>
      </w:r>
      <w:r>
        <w:rPr>
          <w:noProof/>
        </w:rPr>
        <w:t>185</w:t>
      </w:r>
      <w:r>
        <w:rPr>
          <w:noProof/>
        </w:rPr>
        <w:fldChar w:fldCharType="end"/>
      </w:r>
    </w:p>
    <w:p w14:paraId="52DB9461"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8.4. Guidelines for Contact Problems</w:t>
      </w:r>
      <w:r>
        <w:rPr>
          <w:noProof/>
        </w:rPr>
        <w:tab/>
      </w:r>
      <w:r>
        <w:rPr>
          <w:noProof/>
        </w:rPr>
        <w:fldChar w:fldCharType="begin"/>
      </w:r>
      <w:r>
        <w:rPr>
          <w:noProof/>
        </w:rPr>
        <w:instrText xml:space="preserve"> PAGEREF _Toc385498594 \h </w:instrText>
      </w:r>
      <w:r>
        <w:rPr>
          <w:noProof/>
        </w:rPr>
      </w:r>
      <w:r>
        <w:rPr>
          <w:noProof/>
        </w:rPr>
        <w:fldChar w:fldCharType="separate"/>
      </w:r>
      <w:r>
        <w:rPr>
          <w:noProof/>
        </w:rPr>
        <w:t>185</w:t>
      </w:r>
      <w:r>
        <w:rPr>
          <w:noProof/>
        </w:rPr>
        <w:fldChar w:fldCharType="end"/>
      </w:r>
    </w:p>
    <w:p w14:paraId="4CD840DA"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8.4.1.</w:t>
      </w:r>
      <w:r>
        <w:rPr>
          <w:noProof/>
        </w:rPr>
        <w:t xml:space="preserve"> The penalty method</w:t>
      </w:r>
      <w:r>
        <w:rPr>
          <w:noProof/>
        </w:rPr>
        <w:tab/>
      </w:r>
      <w:r>
        <w:rPr>
          <w:noProof/>
        </w:rPr>
        <w:fldChar w:fldCharType="begin"/>
      </w:r>
      <w:r>
        <w:rPr>
          <w:noProof/>
        </w:rPr>
        <w:instrText xml:space="preserve"> PAGEREF _Toc385498595 \h </w:instrText>
      </w:r>
      <w:r>
        <w:rPr>
          <w:noProof/>
        </w:rPr>
      </w:r>
      <w:r>
        <w:rPr>
          <w:noProof/>
        </w:rPr>
        <w:fldChar w:fldCharType="separate"/>
      </w:r>
      <w:r>
        <w:rPr>
          <w:noProof/>
        </w:rPr>
        <w:t>185</w:t>
      </w:r>
      <w:r>
        <w:rPr>
          <w:noProof/>
        </w:rPr>
        <w:fldChar w:fldCharType="end"/>
      </w:r>
    </w:p>
    <w:p w14:paraId="1F3CCF7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8.4.2.</w:t>
      </w:r>
      <w:r>
        <w:rPr>
          <w:noProof/>
        </w:rPr>
        <w:t xml:space="preserve"> Augmented Lagrangian Method</w:t>
      </w:r>
      <w:r>
        <w:rPr>
          <w:noProof/>
        </w:rPr>
        <w:tab/>
      </w:r>
      <w:r>
        <w:rPr>
          <w:noProof/>
        </w:rPr>
        <w:fldChar w:fldCharType="begin"/>
      </w:r>
      <w:r>
        <w:rPr>
          <w:noProof/>
        </w:rPr>
        <w:instrText xml:space="preserve"> PAGEREF _Toc385498596 \h </w:instrText>
      </w:r>
      <w:r>
        <w:rPr>
          <w:noProof/>
        </w:rPr>
      </w:r>
      <w:r>
        <w:rPr>
          <w:noProof/>
        </w:rPr>
        <w:fldChar w:fldCharType="separate"/>
      </w:r>
      <w:r>
        <w:rPr>
          <w:noProof/>
        </w:rPr>
        <w:t>185</w:t>
      </w:r>
      <w:r>
        <w:rPr>
          <w:noProof/>
        </w:rPr>
        <w:fldChar w:fldCharType="end"/>
      </w:r>
    </w:p>
    <w:p w14:paraId="7AEF49F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8.4.3.</w:t>
      </w:r>
      <w:r>
        <w:rPr>
          <w:noProof/>
        </w:rPr>
        <w:t xml:space="preserve"> Initial Separation</w:t>
      </w:r>
      <w:r>
        <w:rPr>
          <w:noProof/>
        </w:rPr>
        <w:tab/>
      </w:r>
      <w:r>
        <w:rPr>
          <w:noProof/>
        </w:rPr>
        <w:fldChar w:fldCharType="begin"/>
      </w:r>
      <w:r>
        <w:rPr>
          <w:noProof/>
        </w:rPr>
        <w:instrText xml:space="preserve"> PAGEREF _Toc385498597 \h </w:instrText>
      </w:r>
      <w:r>
        <w:rPr>
          <w:noProof/>
        </w:rPr>
      </w:r>
      <w:r>
        <w:rPr>
          <w:noProof/>
        </w:rPr>
        <w:fldChar w:fldCharType="separate"/>
      </w:r>
      <w:r>
        <w:rPr>
          <w:noProof/>
        </w:rPr>
        <w:t>186</w:t>
      </w:r>
      <w:r>
        <w:rPr>
          <w:noProof/>
        </w:rPr>
        <w:fldChar w:fldCharType="end"/>
      </w:r>
    </w:p>
    <w:p w14:paraId="48F564BE"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8.5. Guidelines for Multiphasic Analyses</w:t>
      </w:r>
      <w:r>
        <w:rPr>
          <w:noProof/>
        </w:rPr>
        <w:tab/>
      </w:r>
      <w:r>
        <w:rPr>
          <w:noProof/>
        </w:rPr>
        <w:fldChar w:fldCharType="begin"/>
      </w:r>
      <w:r>
        <w:rPr>
          <w:noProof/>
        </w:rPr>
        <w:instrText xml:space="preserve"> PAGEREF _Toc385498598 \h </w:instrText>
      </w:r>
      <w:r>
        <w:rPr>
          <w:noProof/>
        </w:rPr>
      </w:r>
      <w:r>
        <w:rPr>
          <w:noProof/>
        </w:rPr>
        <w:fldChar w:fldCharType="separate"/>
      </w:r>
      <w:r>
        <w:rPr>
          <w:noProof/>
        </w:rPr>
        <w:t>186</w:t>
      </w:r>
      <w:r>
        <w:rPr>
          <w:noProof/>
        </w:rPr>
        <w:fldChar w:fldCharType="end"/>
      </w:r>
    </w:p>
    <w:p w14:paraId="0926A8F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8.5.1.</w:t>
      </w:r>
      <w:r>
        <w:rPr>
          <w:noProof/>
        </w:rPr>
        <w:t xml:space="preserve"> Initial State of Swelling</w:t>
      </w:r>
      <w:r>
        <w:rPr>
          <w:noProof/>
        </w:rPr>
        <w:tab/>
      </w:r>
      <w:r>
        <w:rPr>
          <w:noProof/>
        </w:rPr>
        <w:fldChar w:fldCharType="begin"/>
      </w:r>
      <w:r>
        <w:rPr>
          <w:noProof/>
        </w:rPr>
        <w:instrText xml:space="preserve"> PAGEREF _Toc385498599 \h </w:instrText>
      </w:r>
      <w:r>
        <w:rPr>
          <w:noProof/>
        </w:rPr>
      </w:r>
      <w:r>
        <w:rPr>
          <w:noProof/>
        </w:rPr>
        <w:fldChar w:fldCharType="separate"/>
      </w:r>
      <w:r>
        <w:rPr>
          <w:noProof/>
        </w:rPr>
        <w:t>186</w:t>
      </w:r>
      <w:r>
        <w:rPr>
          <w:noProof/>
        </w:rPr>
        <w:fldChar w:fldCharType="end"/>
      </w:r>
    </w:p>
    <w:p w14:paraId="2B2CBA5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8.5.2.</w:t>
      </w:r>
      <w:r>
        <w:rPr>
          <w:noProof/>
        </w:rPr>
        <w:t xml:space="preserve"> Prescribed Boundary Conditions</w:t>
      </w:r>
      <w:r>
        <w:rPr>
          <w:noProof/>
        </w:rPr>
        <w:tab/>
      </w:r>
      <w:r>
        <w:rPr>
          <w:noProof/>
        </w:rPr>
        <w:fldChar w:fldCharType="begin"/>
      </w:r>
      <w:r>
        <w:rPr>
          <w:noProof/>
        </w:rPr>
        <w:instrText xml:space="preserve"> PAGEREF _Toc385498600 \h </w:instrText>
      </w:r>
      <w:r>
        <w:rPr>
          <w:noProof/>
        </w:rPr>
      </w:r>
      <w:r>
        <w:rPr>
          <w:noProof/>
        </w:rPr>
        <w:fldChar w:fldCharType="separate"/>
      </w:r>
      <w:r>
        <w:rPr>
          <w:noProof/>
        </w:rPr>
        <w:t>187</w:t>
      </w:r>
      <w:r>
        <w:rPr>
          <w:noProof/>
        </w:rPr>
        <w:fldChar w:fldCharType="end"/>
      </w:r>
    </w:p>
    <w:p w14:paraId="6DF54E5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8.5.3.</w:t>
      </w:r>
      <w:r>
        <w:rPr>
          <w:noProof/>
        </w:rPr>
        <w:t xml:space="preserve"> Prescribed Initial Conditions</w:t>
      </w:r>
      <w:r>
        <w:rPr>
          <w:noProof/>
        </w:rPr>
        <w:tab/>
      </w:r>
      <w:r>
        <w:rPr>
          <w:noProof/>
        </w:rPr>
        <w:fldChar w:fldCharType="begin"/>
      </w:r>
      <w:r>
        <w:rPr>
          <w:noProof/>
        </w:rPr>
        <w:instrText xml:space="preserve"> PAGEREF _Toc385498601 \h </w:instrText>
      </w:r>
      <w:r>
        <w:rPr>
          <w:noProof/>
        </w:rPr>
      </w:r>
      <w:r>
        <w:rPr>
          <w:noProof/>
        </w:rPr>
        <w:fldChar w:fldCharType="separate"/>
      </w:r>
      <w:r>
        <w:rPr>
          <w:noProof/>
        </w:rPr>
        <w:t>188</w:t>
      </w:r>
      <w:r>
        <w:rPr>
          <w:noProof/>
        </w:rPr>
        <w:fldChar w:fldCharType="end"/>
      </w:r>
    </w:p>
    <w:p w14:paraId="76CAEB9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8.5.4.</w:t>
      </w:r>
      <w:r>
        <w:rPr>
          <w:noProof/>
        </w:rPr>
        <w:t xml:space="preserve"> Prescribed Effective Solute Flux</w:t>
      </w:r>
      <w:r>
        <w:rPr>
          <w:noProof/>
        </w:rPr>
        <w:tab/>
      </w:r>
      <w:r>
        <w:rPr>
          <w:noProof/>
        </w:rPr>
        <w:fldChar w:fldCharType="begin"/>
      </w:r>
      <w:r>
        <w:rPr>
          <w:noProof/>
        </w:rPr>
        <w:instrText xml:space="preserve"> PAGEREF _Toc385498602 \h </w:instrText>
      </w:r>
      <w:r>
        <w:rPr>
          <w:noProof/>
        </w:rPr>
      </w:r>
      <w:r>
        <w:rPr>
          <w:noProof/>
        </w:rPr>
        <w:fldChar w:fldCharType="separate"/>
      </w:r>
      <w:r>
        <w:rPr>
          <w:noProof/>
        </w:rPr>
        <w:t>188</w:t>
      </w:r>
      <w:r>
        <w:rPr>
          <w:noProof/>
        </w:rPr>
        <w:fldChar w:fldCharType="end"/>
      </w:r>
    </w:p>
    <w:p w14:paraId="61BD027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8.5.5.</w:t>
      </w:r>
      <w:r>
        <w:rPr>
          <w:noProof/>
        </w:rPr>
        <w:t xml:space="preserve"> Prescribed Electric Current Density</w:t>
      </w:r>
      <w:r>
        <w:rPr>
          <w:noProof/>
        </w:rPr>
        <w:tab/>
      </w:r>
      <w:r>
        <w:rPr>
          <w:noProof/>
        </w:rPr>
        <w:fldChar w:fldCharType="begin"/>
      </w:r>
      <w:r>
        <w:rPr>
          <w:noProof/>
        </w:rPr>
        <w:instrText xml:space="preserve"> PAGEREF _Toc385498603 \h </w:instrText>
      </w:r>
      <w:r>
        <w:rPr>
          <w:noProof/>
        </w:rPr>
      </w:r>
      <w:r>
        <w:rPr>
          <w:noProof/>
        </w:rPr>
        <w:fldChar w:fldCharType="separate"/>
      </w:r>
      <w:r>
        <w:rPr>
          <w:noProof/>
        </w:rPr>
        <w:t>188</w:t>
      </w:r>
      <w:r>
        <w:rPr>
          <w:noProof/>
        </w:rPr>
        <w:fldChar w:fldCharType="end"/>
      </w:r>
    </w:p>
    <w:p w14:paraId="2B140D0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8.5.6.</w:t>
      </w:r>
      <w:r>
        <w:rPr>
          <w:noProof/>
        </w:rPr>
        <w:t xml:space="preserve"> Electrical Grounding</w:t>
      </w:r>
      <w:r>
        <w:rPr>
          <w:noProof/>
        </w:rPr>
        <w:tab/>
      </w:r>
      <w:r>
        <w:rPr>
          <w:noProof/>
        </w:rPr>
        <w:fldChar w:fldCharType="begin"/>
      </w:r>
      <w:r>
        <w:rPr>
          <w:noProof/>
        </w:rPr>
        <w:instrText xml:space="preserve"> PAGEREF _Toc385498604 \h </w:instrText>
      </w:r>
      <w:r>
        <w:rPr>
          <w:noProof/>
        </w:rPr>
      </w:r>
      <w:r>
        <w:rPr>
          <w:noProof/>
        </w:rPr>
        <w:fldChar w:fldCharType="separate"/>
      </w:r>
      <w:r>
        <w:rPr>
          <w:noProof/>
        </w:rPr>
        <w:t>189</w:t>
      </w:r>
      <w:r>
        <w:rPr>
          <w:noProof/>
        </w:rPr>
        <w:fldChar w:fldCharType="end"/>
      </w:r>
    </w:p>
    <w:p w14:paraId="3B45C80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lastRenderedPageBreak/>
        <w:t>8.6. Understanding the Solution</w:t>
      </w:r>
      <w:r>
        <w:rPr>
          <w:noProof/>
        </w:rPr>
        <w:tab/>
      </w:r>
      <w:r>
        <w:rPr>
          <w:noProof/>
        </w:rPr>
        <w:fldChar w:fldCharType="begin"/>
      </w:r>
      <w:r>
        <w:rPr>
          <w:noProof/>
        </w:rPr>
        <w:instrText xml:space="preserve"> PAGEREF _Toc385498605 \h </w:instrText>
      </w:r>
      <w:r>
        <w:rPr>
          <w:noProof/>
        </w:rPr>
      </w:r>
      <w:r>
        <w:rPr>
          <w:noProof/>
        </w:rPr>
        <w:fldChar w:fldCharType="separate"/>
      </w:r>
      <w:r>
        <w:rPr>
          <w:noProof/>
        </w:rPr>
        <w:t>189</w:t>
      </w:r>
      <w:r>
        <w:rPr>
          <w:noProof/>
        </w:rPr>
        <w:fldChar w:fldCharType="end"/>
      </w:r>
    </w:p>
    <w:p w14:paraId="7F17644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8.6.1.</w:t>
      </w:r>
      <w:r>
        <w:rPr>
          <w:noProof/>
        </w:rPr>
        <w:t xml:space="preserve"> Mesh convergence</w:t>
      </w:r>
      <w:r>
        <w:rPr>
          <w:noProof/>
        </w:rPr>
        <w:tab/>
      </w:r>
      <w:r>
        <w:rPr>
          <w:noProof/>
        </w:rPr>
        <w:fldChar w:fldCharType="begin"/>
      </w:r>
      <w:r>
        <w:rPr>
          <w:noProof/>
        </w:rPr>
        <w:instrText xml:space="preserve"> PAGEREF _Toc385498606 \h </w:instrText>
      </w:r>
      <w:r>
        <w:rPr>
          <w:noProof/>
        </w:rPr>
      </w:r>
      <w:r>
        <w:rPr>
          <w:noProof/>
        </w:rPr>
        <w:fldChar w:fldCharType="separate"/>
      </w:r>
      <w:r>
        <w:rPr>
          <w:noProof/>
        </w:rPr>
        <w:t>189</w:t>
      </w:r>
      <w:r>
        <w:rPr>
          <w:noProof/>
        </w:rPr>
        <w:fldChar w:fldCharType="end"/>
      </w:r>
    </w:p>
    <w:p w14:paraId="3F6E9FF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8.6.2.</w:t>
      </w:r>
      <w:r>
        <w:rPr>
          <w:noProof/>
        </w:rPr>
        <w:t xml:space="preserve"> Constraint enforcement</w:t>
      </w:r>
      <w:r>
        <w:rPr>
          <w:noProof/>
        </w:rPr>
        <w:tab/>
      </w:r>
      <w:r>
        <w:rPr>
          <w:noProof/>
        </w:rPr>
        <w:fldChar w:fldCharType="begin"/>
      </w:r>
      <w:r>
        <w:rPr>
          <w:noProof/>
        </w:rPr>
        <w:instrText xml:space="preserve"> PAGEREF _Toc385498607 \h </w:instrText>
      </w:r>
      <w:r>
        <w:rPr>
          <w:noProof/>
        </w:rPr>
      </w:r>
      <w:r>
        <w:rPr>
          <w:noProof/>
        </w:rPr>
        <w:fldChar w:fldCharType="separate"/>
      </w:r>
      <w:r>
        <w:rPr>
          <w:noProof/>
        </w:rPr>
        <w:t>189</w:t>
      </w:r>
      <w:r>
        <w:rPr>
          <w:noProof/>
        </w:rPr>
        <w:fldChar w:fldCharType="end"/>
      </w:r>
    </w:p>
    <w:p w14:paraId="11FB3B45"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8.7. Limitations of FEBio</w:t>
      </w:r>
      <w:r>
        <w:rPr>
          <w:noProof/>
        </w:rPr>
        <w:tab/>
      </w:r>
      <w:r>
        <w:rPr>
          <w:noProof/>
        </w:rPr>
        <w:fldChar w:fldCharType="begin"/>
      </w:r>
      <w:r>
        <w:rPr>
          <w:noProof/>
        </w:rPr>
        <w:instrText xml:space="preserve"> PAGEREF _Toc385498608 \h </w:instrText>
      </w:r>
      <w:r>
        <w:rPr>
          <w:noProof/>
        </w:rPr>
      </w:r>
      <w:r>
        <w:rPr>
          <w:noProof/>
        </w:rPr>
        <w:fldChar w:fldCharType="separate"/>
      </w:r>
      <w:r>
        <w:rPr>
          <w:noProof/>
        </w:rPr>
        <w:t>190</w:t>
      </w:r>
      <w:r>
        <w:rPr>
          <w:noProof/>
        </w:rPr>
        <w:fldChar w:fldCharType="end"/>
      </w:r>
    </w:p>
    <w:p w14:paraId="6E1D818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8.7.1.</w:t>
      </w:r>
      <w:r>
        <w:rPr>
          <w:noProof/>
        </w:rPr>
        <w:t xml:space="preserve"> Geometrical instabilities</w:t>
      </w:r>
      <w:r>
        <w:rPr>
          <w:noProof/>
        </w:rPr>
        <w:tab/>
      </w:r>
      <w:r>
        <w:rPr>
          <w:noProof/>
        </w:rPr>
        <w:fldChar w:fldCharType="begin"/>
      </w:r>
      <w:r>
        <w:rPr>
          <w:noProof/>
        </w:rPr>
        <w:instrText xml:space="preserve"> PAGEREF _Toc385498609 \h </w:instrText>
      </w:r>
      <w:r>
        <w:rPr>
          <w:noProof/>
        </w:rPr>
      </w:r>
      <w:r>
        <w:rPr>
          <w:noProof/>
        </w:rPr>
        <w:fldChar w:fldCharType="separate"/>
      </w:r>
      <w:r>
        <w:rPr>
          <w:noProof/>
        </w:rPr>
        <w:t>190</w:t>
      </w:r>
      <w:r>
        <w:rPr>
          <w:noProof/>
        </w:rPr>
        <w:fldChar w:fldCharType="end"/>
      </w:r>
    </w:p>
    <w:p w14:paraId="7D002D5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8.7.2.</w:t>
      </w:r>
      <w:r>
        <w:rPr>
          <w:noProof/>
        </w:rPr>
        <w:t xml:space="preserve"> Material instabilities</w:t>
      </w:r>
      <w:r>
        <w:rPr>
          <w:noProof/>
        </w:rPr>
        <w:tab/>
      </w:r>
      <w:r>
        <w:rPr>
          <w:noProof/>
        </w:rPr>
        <w:fldChar w:fldCharType="begin"/>
      </w:r>
      <w:r>
        <w:rPr>
          <w:noProof/>
        </w:rPr>
        <w:instrText xml:space="preserve"> PAGEREF _Toc385498610 \h </w:instrText>
      </w:r>
      <w:r>
        <w:rPr>
          <w:noProof/>
        </w:rPr>
      </w:r>
      <w:r>
        <w:rPr>
          <w:noProof/>
        </w:rPr>
        <w:fldChar w:fldCharType="separate"/>
      </w:r>
      <w:r>
        <w:rPr>
          <w:noProof/>
        </w:rPr>
        <w:t>190</w:t>
      </w:r>
      <w:r>
        <w:rPr>
          <w:noProof/>
        </w:rPr>
        <w:fldChar w:fldCharType="end"/>
      </w:r>
    </w:p>
    <w:p w14:paraId="0AD7DC6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Pr>
          <w:noProof/>
        </w:rPr>
        <w:t xml:space="preserve"> Remeshing</w:t>
      </w:r>
      <w:r>
        <w:rPr>
          <w:noProof/>
        </w:rPr>
        <w:tab/>
      </w:r>
      <w:r>
        <w:rPr>
          <w:noProof/>
        </w:rPr>
        <w:fldChar w:fldCharType="begin"/>
      </w:r>
      <w:r>
        <w:rPr>
          <w:noProof/>
        </w:rPr>
        <w:instrText xml:space="preserve"> PAGEREF _Toc385498611 \h </w:instrText>
      </w:r>
      <w:r>
        <w:rPr>
          <w:noProof/>
        </w:rPr>
      </w:r>
      <w:r>
        <w:rPr>
          <w:noProof/>
        </w:rPr>
        <w:fldChar w:fldCharType="separate"/>
      </w:r>
      <w:r>
        <w:rPr>
          <w:noProof/>
        </w:rPr>
        <w:t>190</w:t>
      </w:r>
      <w:r>
        <w:rPr>
          <w:noProof/>
        </w:rPr>
        <w:fldChar w:fldCharType="end"/>
      </w:r>
    </w:p>
    <w:p w14:paraId="162E98F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8.7.3.</w:t>
      </w:r>
      <w:r>
        <w:rPr>
          <w:noProof/>
        </w:rPr>
        <w:tab/>
      </w:r>
      <w:r>
        <w:rPr>
          <w:noProof/>
        </w:rPr>
        <w:fldChar w:fldCharType="begin"/>
      </w:r>
      <w:r>
        <w:rPr>
          <w:noProof/>
        </w:rPr>
        <w:instrText xml:space="preserve"> PAGEREF _Toc385498612 \h </w:instrText>
      </w:r>
      <w:r>
        <w:rPr>
          <w:noProof/>
        </w:rPr>
      </w:r>
      <w:r>
        <w:rPr>
          <w:noProof/>
        </w:rPr>
        <w:fldChar w:fldCharType="separate"/>
      </w:r>
      <w:r>
        <w:rPr>
          <w:noProof/>
        </w:rPr>
        <w:t>190</w:t>
      </w:r>
      <w:r>
        <w:rPr>
          <w:noProof/>
        </w:rPr>
        <w:fldChar w:fldCharType="end"/>
      </w:r>
    </w:p>
    <w:p w14:paraId="14AEC46D"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8.7.4.</w:t>
      </w:r>
      <w:r>
        <w:rPr>
          <w:noProof/>
        </w:rPr>
        <w:t xml:space="preserve"> Force-driven Problems</w:t>
      </w:r>
      <w:r>
        <w:rPr>
          <w:noProof/>
        </w:rPr>
        <w:tab/>
      </w:r>
      <w:r>
        <w:rPr>
          <w:noProof/>
        </w:rPr>
        <w:fldChar w:fldCharType="begin"/>
      </w:r>
      <w:r>
        <w:rPr>
          <w:noProof/>
        </w:rPr>
        <w:instrText xml:space="preserve"> PAGEREF _Toc385498613 \h </w:instrText>
      </w:r>
      <w:r>
        <w:rPr>
          <w:noProof/>
        </w:rPr>
      </w:r>
      <w:r>
        <w:rPr>
          <w:noProof/>
        </w:rPr>
        <w:fldChar w:fldCharType="separate"/>
      </w:r>
      <w:r>
        <w:rPr>
          <w:noProof/>
        </w:rPr>
        <w:t>191</w:t>
      </w:r>
      <w:r>
        <w:rPr>
          <w:noProof/>
        </w:rPr>
        <w:fldChar w:fldCharType="end"/>
      </w:r>
    </w:p>
    <w:p w14:paraId="0FB23FC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8.7.5.</w:t>
      </w:r>
      <w:r>
        <w:rPr>
          <w:noProof/>
        </w:rPr>
        <w:t xml:space="preserve"> Solutions obtained on Multi-processor Machines</w:t>
      </w:r>
      <w:r>
        <w:rPr>
          <w:noProof/>
        </w:rPr>
        <w:tab/>
      </w:r>
      <w:r>
        <w:rPr>
          <w:noProof/>
        </w:rPr>
        <w:fldChar w:fldCharType="begin"/>
      </w:r>
      <w:r>
        <w:rPr>
          <w:noProof/>
        </w:rPr>
        <w:instrText xml:space="preserve"> PAGEREF _Toc385498614 \h </w:instrText>
      </w:r>
      <w:r>
        <w:rPr>
          <w:noProof/>
        </w:rPr>
      </w:r>
      <w:r>
        <w:rPr>
          <w:noProof/>
        </w:rPr>
        <w:fldChar w:fldCharType="separate"/>
      </w:r>
      <w:r>
        <w:rPr>
          <w:noProof/>
        </w:rPr>
        <w:t>191</w:t>
      </w:r>
      <w:r>
        <w:rPr>
          <w:noProof/>
        </w:rPr>
        <w:fldChar w:fldCharType="end"/>
      </w:r>
    </w:p>
    <w:p w14:paraId="44454EEB"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8.8. Where to Get More Help</w:t>
      </w:r>
      <w:r>
        <w:rPr>
          <w:noProof/>
        </w:rPr>
        <w:tab/>
      </w:r>
      <w:r>
        <w:rPr>
          <w:noProof/>
        </w:rPr>
        <w:fldChar w:fldCharType="begin"/>
      </w:r>
      <w:r>
        <w:rPr>
          <w:noProof/>
        </w:rPr>
        <w:instrText xml:space="preserve"> PAGEREF _Toc385498615 \h </w:instrText>
      </w:r>
      <w:r>
        <w:rPr>
          <w:noProof/>
        </w:rPr>
      </w:r>
      <w:r>
        <w:rPr>
          <w:noProof/>
        </w:rPr>
        <w:fldChar w:fldCharType="separate"/>
      </w:r>
      <w:r>
        <w:rPr>
          <w:noProof/>
        </w:rPr>
        <w:t>191</w:t>
      </w:r>
      <w:r>
        <w:rPr>
          <w:noProof/>
        </w:rPr>
        <w:fldChar w:fldCharType="end"/>
      </w:r>
    </w:p>
    <w:p w14:paraId="31F16BDB"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Pr>
          <w:noProof/>
        </w:rPr>
        <w:t>Appendix A. Configuration File</w:t>
      </w:r>
      <w:r>
        <w:rPr>
          <w:noProof/>
        </w:rPr>
        <w:tab/>
      </w:r>
      <w:r>
        <w:rPr>
          <w:noProof/>
        </w:rPr>
        <w:fldChar w:fldCharType="begin"/>
      </w:r>
      <w:r>
        <w:rPr>
          <w:noProof/>
        </w:rPr>
        <w:instrText xml:space="preserve"> PAGEREF _Toc385498616 \h </w:instrText>
      </w:r>
      <w:r>
        <w:rPr>
          <w:noProof/>
        </w:rPr>
      </w:r>
      <w:r>
        <w:rPr>
          <w:noProof/>
        </w:rPr>
        <w:fldChar w:fldCharType="separate"/>
      </w:r>
      <w:r>
        <w:rPr>
          <w:noProof/>
        </w:rPr>
        <w:t>193</w:t>
      </w:r>
      <w:r>
        <w:rPr>
          <w:noProof/>
        </w:rPr>
        <w:fldChar w:fldCharType="end"/>
      </w:r>
    </w:p>
    <w:p w14:paraId="15C38C46"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Pr>
          <w:noProof/>
        </w:rPr>
        <w:t>Appendix B. FEBio Plugins</w:t>
      </w:r>
      <w:r>
        <w:rPr>
          <w:noProof/>
        </w:rPr>
        <w:tab/>
      </w:r>
      <w:r>
        <w:rPr>
          <w:noProof/>
        </w:rPr>
        <w:fldChar w:fldCharType="begin"/>
      </w:r>
      <w:r>
        <w:rPr>
          <w:noProof/>
        </w:rPr>
        <w:instrText xml:space="preserve"> PAGEREF _Toc385498617 \h </w:instrText>
      </w:r>
      <w:r>
        <w:rPr>
          <w:noProof/>
        </w:rPr>
      </w:r>
      <w:r>
        <w:rPr>
          <w:noProof/>
        </w:rPr>
        <w:fldChar w:fldCharType="separate"/>
      </w:r>
      <w:r>
        <w:rPr>
          <w:noProof/>
        </w:rPr>
        <w:t>194</w:t>
      </w:r>
      <w:r>
        <w:rPr>
          <w:noProof/>
        </w:rPr>
        <w:fldChar w:fldCharType="end"/>
      </w:r>
    </w:p>
    <w:p w14:paraId="09E9197F"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Pr>
          <w:noProof/>
        </w:rPr>
        <w:t>References</w:t>
      </w:r>
      <w:r>
        <w:rPr>
          <w:noProof/>
        </w:rPr>
        <w:tab/>
      </w:r>
      <w:r>
        <w:rPr>
          <w:noProof/>
        </w:rPr>
        <w:fldChar w:fldCharType="begin"/>
      </w:r>
      <w:r>
        <w:rPr>
          <w:noProof/>
        </w:rPr>
        <w:instrText xml:space="preserve"> PAGEREF _Toc385498618 \h </w:instrText>
      </w:r>
      <w:r>
        <w:rPr>
          <w:noProof/>
        </w:rPr>
      </w:r>
      <w:r>
        <w:rPr>
          <w:noProof/>
        </w:rPr>
        <w:fldChar w:fldCharType="separate"/>
      </w:r>
      <w:r>
        <w:rPr>
          <w:noProof/>
        </w:rPr>
        <w:t>195</w:t>
      </w:r>
      <w:r>
        <w:rPr>
          <w:noProof/>
        </w:rPr>
        <w:fldChar w:fldCharType="end"/>
      </w:r>
    </w:p>
    <w:p w14:paraId="18FAC3A6" w14:textId="77777777" w:rsidR="006A0BC1" w:rsidRDefault="006A0BC1" w:rsidP="006A0BC1">
      <w:pPr>
        <w:rPr>
          <w:b/>
          <w:bCs/>
          <w:sz w:val="20"/>
          <w:szCs w:val="20"/>
        </w:rPr>
        <w:sectPr w:rsidR="006A0BC1" w:rsidSect="006A0BC1">
          <w:footnotePr>
            <w:numFmt w:val="chicago"/>
          </w:footnotePr>
          <w:pgSz w:w="12240" w:h="15840"/>
          <w:pgMar w:top="1440" w:right="1440" w:bottom="1440" w:left="1440" w:header="720" w:footer="720" w:gutter="0"/>
          <w:pgNumType w:fmt="lowerRoman" w:start="1"/>
          <w:cols w:space="720"/>
          <w:docGrid w:linePitch="360"/>
        </w:sectPr>
      </w:pPr>
      <w:r>
        <w:rPr>
          <w:b/>
          <w:bCs/>
          <w:sz w:val="20"/>
          <w:szCs w:val="20"/>
        </w:rPr>
        <w:fldChar w:fldCharType="end"/>
      </w:r>
    </w:p>
    <w:p w14:paraId="67307831" w14:textId="77777777" w:rsidR="006A0BC1" w:rsidRDefault="006A0BC1" w:rsidP="006A0BC1">
      <w:pPr>
        <w:pStyle w:val="Heading1"/>
      </w:pPr>
      <w:bookmarkStart w:id="1" w:name="_Toc385498384"/>
      <w:r>
        <w:lastRenderedPageBreak/>
        <w:t>Introduction</w:t>
      </w:r>
      <w:bookmarkEnd w:id="1"/>
    </w:p>
    <w:p w14:paraId="497FD52E" w14:textId="77777777" w:rsidR="006A0BC1" w:rsidRPr="00070A8D" w:rsidRDefault="006A0BC1" w:rsidP="006A0BC1">
      <w:pPr>
        <w:pStyle w:val="Heading2"/>
      </w:pPr>
      <w:bookmarkStart w:id="2" w:name="_Toc385498385"/>
      <w:r>
        <w:t>Overview of FEBio</w:t>
      </w:r>
      <w:bookmarkEnd w:id="2"/>
    </w:p>
    <w:p w14:paraId="48221655" w14:textId="12EF466C" w:rsidR="006A0BC1" w:rsidRPr="00205BE9" w:rsidRDefault="006A0BC1" w:rsidP="006A0BC1">
      <w:r>
        <w:t>FEBio is a nonlinear finite element solver that is specifically designed for biomechanical applications. It offers modeling scenarios, constitutive models and boundary conditions that are relevant to many research areas in biomechanics</w:t>
      </w:r>
      <w:r w:rsidR="00B951E2">
        <w:t xml:space="preserve">, thus offering a powerful tool for </w:t>
      </w:r>
      <w:r>
        <w:t xml:space="preserve">solving 3D problems in computational biomechanics.  The software is open-source and </w:t>
      </w:r>
      <w:r w:rsidR="00182D2C">
        <w:t xml:space="preserve">the source code, as well as </w:t>
      </w:r>
      <w:r>
        <w:t xml:space="preserve">pre-compiled executables for Windows, OS-X and Linux platforms are available for download at </w:t>
      </w:r>
      <w:hyperlink r:id="rId20" w:history="1">
        <w:r w:rsidR="007F2E04" w:rsidRPr="00A72FB6">
          <w:rPr>
            <w:rStyle w:val="Hyperlink"/>
          </w:rPr>
          <w:t>http://mrl.sci.utah.edu/software</w:t>
        </w:r>
      </w:hyperlink>
      <w:r w:rsidR="00050D38">
        <w:t>.</w:t>
      </w:r>
      <w:r w:rsidR="007F2E04">
        <w:t xml:space="preserve"> This chapter presents a brief overview of the available features of FEBio.</w:t>
      </w:r>
    </w:p>
    <w:p w14:paraId="5EBFA5CD" w14:textId="77777777" w:rsidR="006A0BC1" w:rsidRDefault="006A0BC1" w:rsidP="006A0BC1"/>
    <w:p w14:paraId="79488B07" w14:textId="54A48BF6" w:rsidR="006A0BC1" w:rsidRDefault="00182D2C" w:rsidP="006A0BC1">
      <w:r>
        <w:t xml:space="preserve">FEBio can solve different kinds of physics. It can solve problems in structural mechanics, heat transfer, biphasic and multiphasic physics. Both a (quasi-) static and dynamic (or transient) analysis can be performed in each of the different physics modules. For instance, in the structural mechanics module, </w:t>
      </w:r>
      <w:r w:rsidR="006A0BC1">
        <w:t xml:space="preserve">the (quasi-) static response of the system is sought </w:t>
      </w:r>
      <w:r>
        <w:t xml:space="preserve">in a quasi-static analysis </w:t>
      </w:r>
      <w:r w:rsidR="006A0BC1">
        <w:t>and the effects of inertia are ignored. In a dynamic analysis, the inertial effects are included in the governing equations to calculate the time dependent response of the system.</w:t>
      </w:r>
      <w:r w:rsidR="00905B05">
        <w:t xml:space="preserve"> In the biphasic module, a coupled solid-fluid problem is solved. In a transient biphasic analysis the time dependent response of both the solid and the fluid phase is determined. </w:t>
      </w:r>
      <w:r w:rsidR="00BA5379">
        <w:t>For the steady-state analysis the final relaxed state is recovered. Similarly, for multiphasic and heat transfer problems, both the time dependent transient response as well as the steady-state response can be determined.</w:t>
      </w:r>
    </w:p>
    <w:p w14:paraId="6F0A7869" w14:textId="77777777" w:rsidR="006A0BC1" w:rsidRDefault="006A0BC1" w:rsidP="006A0BC1"/>
    <w:p w14:paraId="7FBA517F" w14:textId="38FA407A" w:rsidR="006A0BC1" w:rsidRDefault="006A0BC1" w:rsidP="006A0BC1">
      <w:r>
        <w:t xml:space="preserve">Many nonlinear constitutive models are available, allowing the user to model the often complicated biological tissue behavior. Several isotropic constitutive models are supported such as Neo-Hookean, Mooney-Rivlin, Ogden, Arruda-Boyce and Veronda-Westmann. All these models have a nonlinear stress-strain response and are objective for large deformations. In addition to the isotropic models there are several transversely isotropic </w:t>
      </w:r>
      <w:r w:rsidR="00900A5F">
        <w:t xml:space="preserve">and orthotropic </w:t>
      </w:r>
      <w:r>
        <w:t xml:space="preserve">constitutive models available. These models exhibit anisotropic behavior in a single </w:t>
      </w:r>
      <w:r w:rsidR="00900A5F">
        <w:t xml:space="preserve">or multiple </w:t>
      </w:r>
      <w:r>
        <w:t>preferred direction</w:t>
      </w:r>
      <w:r w:rsidR="00900A5F">
        <w:t>s</w:t>
      </w:r>
      <w:r>
        <w:t xml:space="preserve"> and are useful for representing biological tissues such as tendons, muscles</w:t>
      </w:r>
      <w:r w:rsidR="006B0482">
        <w:t>, cartilage</w:t>
      </w:r>
      <w:r>
        <w:t xml:space="preserve"> and other tissues that contain fibers. FEBio also contains a </w:t>
      </w:r>
      <w:r>
        <w:rPr>
          <w:i/>
        </w:rPr>
        <w:t xml:space="preserve">rigid body </w:t>
      </w:r>
      <w:r>
        <w:t xml:space="preserve">constitutive model. This model can be used to represent materials or structures whose deformation is negligible compared to that of other materials in the overall model. Several constitutive models are available for representing the solid phase of biphasic </w:t>
      </w:r>
      <w:r w:rsidR="007F2E04">
        <w:t xml:space="preserve">and multiphasic </w:t>
      </w:r>
      <w:r>
        <w:t xml:space="preserve">materials, which are materials that contain both a solid phase and a fluid phase. For incompressible materials FEBio employs special algorithms for enforcing the incompressibility constraint. </w:t>
      </w:r>
      <w:r w:rsidR="007F2E04">
        <w:t>A t</w:t>
      </w:r>
      <w:r>
        <w:t>h</w:t>
      </w:r>
      <w:r w:rsidR="007F2E04">
        <w:t>ree-field</w:t>
      </w:r>
      <w:r>
        <w:t xml:space="preserve"> formulation</w:t>
      </w:r>
      <w:r w:rsidR="007F2E04">
        <w:t xml:space="preserve"> is used for tri-linear </w:t>
      </w:r>
      <w:r>
        <w:t xml:space="preserve">hexahedral </w:t>
      </w:r>
      <w:r w:rsidR="007F2E04">
        <w:t xml:space="preserve">and wedge </w:t>
      </w:r>
      <w:r>
        <w:t>elements</w:t>
      </w:r>
      <w:r w:rsidR="007F2E04">
        <w:t>. This</w:t>
      </w:r>
      <w:r>
        <w:t xml:space="preserve"> algorithm allow</w:t>
      </w:r>
      <w:r w:rsidR="007F2E04">
        <w:t>s</w:t>
      </w:r>
      <w:r>
        <w:t xml:space="preserve"> the user to capture the accurate response of highly incompressible materials.</w:t>
      </w:r>
      <w:r w:rsidR="00CE350F">
        <w:t xml:space="preserve"> </w:t>
      </w:r>
    </w:p>
    <w:p w14:paraId="5A15D2BD" w14:textId="77777777" w:rsidR="00874FA3" w:rsidRDefault="00874FA3" w:rsidP="006A0BC1"/>
    <w:p w14:paraId="124290A7" w14:textId="34DF4D5F" w:rsidR="00874FA3" w:rsidRPr="00C83888" w:rsidRDefault="00874FA3" w:rsidP="006A0BC1">
      <w:r>
        <w:t xml:space="preserve">FEBio can now also solve first-order computational homogenization problems. In such problems, the response of the macro-model is determined by the averaged local response of a representative volume element (RVE). The deformation of the macro-model, and more specifically the local deformation gradient, is applied to a RVE model which in turns determines the stress (and tangent) of the macro-model. </w:t>
      </w:r>
    </w:p>
    <w:p w14:paraId="29D570FF" w14:textId="77777777" w:rsidR="006A0BC1" w:rsidRDefault="006A0BC1" w:rsidP="006A0BC1"/>
    <w:p w14:paraId="7C5CA3DA" w14:textId="2778B1DD" w:rsidR="006A0BC1" w:rsidRDefault="006A0BC1" w:rsidP="006A0BC1">
      <w:r>
        <w:t xml:space="preserve">FEBio supports a wide range of boundary conditions to model interactions between materials that are relevant to problems in biomechanics. These include prescribed displacements, </w:t>
      </w:r>
      <w:r w:rsidR="00900A5F">
        <w:t>fluid pressure</w:t>
      </w:r>
      <w:r w:rsidR="00085758">
        <w:t>s</w:t>
      </w:r>
      <w:r w:rsidR="00900A5F">
        <w:t xml:space="preserve"> or temperatures, depending on the physics model. Also </w:t>
      </w:r>
      <w:r>
        <w:t xml:space="preserve">nodal forces </w:t>
      </w:r>
      <w:r w:rsidR="00900A5F">
        <w:t>or fluxes can be prescribed</w:t>
      </w:r>
      <w:r w:rsidR="00085758">
        <w:t>,</w:t>
      </w:r>
      <w:r w:rsidR="00900A5F">
        <w:t xml:space="preserve"> as well as several </w:t>
      </w:r>
      <w:r w:rsidR="00085758">
        <w:t xml:space="preserve">types of </w:t>
      </w:r>
      <w:r w:rsidR="00900A5F">
        <w:t>surface boundary loads</w:t>
      </w:r>
      <w:r>
        <w:t>. Deformable models can be connected to rigid bodies. With this feature, the user can model prescribed rotations and torques for rigid segments, thereby allowing the coupling of rigid body mechanics with deformable continuum mechanics. FEBio provides the ability to represent frictionless and frictional contact between rigid and/or deformable materials using sliding interfaces. A sliding surface is defined between two surfaces that are allowed to separate and slide across each other but are not allowed to penetrate. Variations of the sliding interface, such as tied interfaces</w:t>
      </w:r>
      <w:r w:rsidR="00900A5F">
        <w:t>, tied-sliding (tension-compression)</w:t>
      </w:r>
      <w:r>
        <w:t xml:space="preserve"> and rigid walls, are available as well. As of version 1.2 it is also possible to model the fluid flow across two contacting </w:t>
      </w:r>
      <w:r w:rsidR="00900A5F">
        <w:t xml:space="preserve">biphasic </w:t>
      </w:r>
      <w:r>
        <w:t>materials. Finally, the user may specify a body force to model the effects such as, gravity, base acceleration or centripetal acceleration.</w:t>
      </w:r>
    </w:p>
    <w:p w14:paraId="42EF07C1" w14:textId="77777777" w:rsidR="00B3164D" w:rsidRDefault="00B3164D" w:rsidP="006A0BC1"/>
    <w:p w14:paraId="26DABB65" w14:textId="77777777" w:rsidR="00EB23E8" w:rsidRDefault="00EB23E8" w:rsidP="00EB23E8">
      <w:pPr>
        <w:rPr>
          <w:ins w:id="3" w:author="Steve Maas" w:date="2013-12-14T22:01:00Z"/>
        </w:rPr>
      </w:pPr>
      <w:ins w:id="4" w:author="Steve Maas" w:date="2013-12-14T22:01:00Z">
        <w:r>
          <w:t>FEBio has a large library of element formulations. These include linear tetrahedral, hexahedral and pentahedral (wedge) elements, as well as quadratic tetrahedral and hexahedral elements. FEBio also supports triangular and bi-linear quadratic director-based shell elements.</w:t>
        </w:r>
      </w:ins>
    </w:p>
    <w:p w14:paraId="0906CB66" w14:textId="77777777" w:rsidR="006A0BC1" w:rsidRDefault="006A0BC1" w:rsidP="006A0BC1"/>
    <w:p w14:paraId="64B5BC6D" w14:textId="00DA11BF" w:rsidR="006A0BC1" w:rsidRPr="00DF03CD" w:rsidRDefault="006A0BC1" w:rsidP="006A0BC1">
      <w:r>
        <w:t xml:space="preserve">FEBio is a nonlinear implicit FE solver and does not have mesh generation capabilities. </w:t>
      </w:r>
      <w:r w:rsidR="0065701F">
        <w:t>The finite element mesh, as well as all constitutive parameters and loading is defined in an input file</w:t>
      </w:r>
      <w:r>
        <w:t xml:space="preserve">, </w:t>
      </w:r>
      <w:r w:rsidR="0065701F">
        <w:t xml:space="preserve">the format of </w:t>
      </w:r>
      <w:r>
        <w:t xml:space="preserve">which </w:t>
      </w:r>
      <w:r w:rsidR="0065701F">
        <w:t xml:space="preserve">is </w:t>
      </w:r>
      <w:r>
        <w:t>described in detail in this document</w:t>
      </w:r>
      <w:r w:rsidR="0065701F">
        <w:t>. This input file</w:t>
      </w:r>
      <w:r>
        <w:t xml:space="preserve"> need</w:t>
      </w:r>
      <w:r w:rsidR="0065701F">
        <w:t>s</w:t>
      </w:r>
      <w:r>
        <w:t xml:space="preserve"> to be generated by preprocessing software. The preferred preprocessor for FEBio is called </w:t>
      </w:r>
      <w:hyperlink r:id="rId21" w:history="1">
        <w:r w:rsidRPr="00C966F3">
          <w:rPr>
            <w:rStyle w:val="Hyperlink"/>
            <w:i/>
          </w:rPr>
          <w:t>PreView</w:t>
        </w:r>
      </w:hyperlink>
      <w:r>
        <w:t xml:space="preserve">. PreView can convert some other formats to the FEBio input specification. For instance, NIKE3D </w:t>
      </w:r>
      <w:r>
        <w:fldChar w:fldCharType="begin"/>
      </w:r>
      <w:r w:rsidR="00711A1D">
        <w:instrText xml:space="preserve"> ADDIN EN.CITE &lt;EndNote&gt;&lt;Cite&gt;&lt;Author&gt;Maker&lt;/Author&gt;&lt;Year&gt;1995&lt;/Year&gt;&lt;RecNum&gt;6&lt;/RecNum&gt;&lt;DisplayText&gt;[1]&lt;/DisplayText&gt;&lt;record&gt;&lt;rec-number&gt;6&lt;/rec-number&gt;&lt;foreign-keys&gt;&lt;key app="EN" db-id="vr9fdr09ofp5w0ewaexvdxffswtps2edzfwx"&gt;6&lt;/key&gt;&lt;/foreign-keys&gt;&lt;ref-type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instrText>
      </w:r>
      <w:r>
        <w:fldChar w:fldCharType="separate"/>
      </w:r>
      <w:r w:rsidR="00031F52">
        <w:rPr>
          <w:noProof/>
        </w:rPr>
        <w:t>[</w:t>
      </w:r>
      <w:hyperlink w:anchor="_ENREF_1" w:tooltip="Maker, 1995 #6" w:history="1">
        <w:r w:rsidR="00711A1D">
          <w:rPr>
            <w:noProof/>
          </w:rPr>
          <w:t>1</w:t>
        </w:r>
      </w:hyperlink>
      <w:r w:rsidR="00031F52">
        <w:rPr>
          <w:noProof/>
        </w:rPr>
        <w:t>]</w:t>
      </w:r>
      <w:r>
        <w:fldChar w:fldCharType="end"/>
      </w:r>
      <w:r>
        <w:t xml:space="preserve"> and Abaqus input files can be imported </w:t>
      </w:r>
      <w:r w:rsidR="00182D2C">
        <w:t xml:space="preserve">in </w:t>
      </w:r>
      <w:r>
        <w:t xml:space="preserve">PreView and can be exported from PreView as a FEBio input file. See the PreView </w:t>
      </w:r>
      <w:hyperlink r:id="rId22" w:history="1">
        <w:r w:rsidRPr="00205BE9">
          <w:rPr>
            <w:rStyle w:val="Hyperlink"/>
          </w:rPr>
          <w:t>User’s Manual</w:t>
        </w:r>
      </w:hyperlink>
      <w:r>
        <w:t xml:space="preserve"> for more information</w:t>
      </w:r>
      <w:r w:rsidR="00F22C2C">
        <w:t>.</w:t>
      </w:r>
    </w:p>
    <w:p w14:paraId="2B0AA087" w14:textId="77777777" w:rsidR="006A0BC1" w:rsidRDefault="006A0BC1" w:rsidP="006A0BC1">
      <w:pPr>
        <w:pStyle w:val="Heading2"/>
      </w:pPr>
      <w:bookmarkStart w:id="5" w:name="_Toc385498386"/>
      <w:r>
        <w:t>About this document</w:t>
      </w:r>
      <w:bookmarkEnd w:id="5"/>
    </w:p>
    <w:p w14:paraId="51BD2958" w14:textId="77777777" w:rsidR="006A0BC1" w:rsidRDefault="006A0BC1" w:rsidP="006A0BC1">
      <w:r>
        <w:t xml:space="preserve">This document is part of a set of three manuals that accompany FEBio: the User’s Manual, describing how to use FEBio (this manual), a Developer’s Manual for users who wish to modify or add features to the code, and a </w:t>
      </w:r>
      <w:hyperlink r:id="rId23" w:history="1">
        <w:r w:rsidRPr="00205BE9">
          <w:rPr>
            <w:rStyle w:val="Hyperlink"/>
          </w:rPr>
          <w:t>Theory Manual</w:t>
        </w:r>
      </w:hyperlink>
      <w:r>
        <w:t>, which describes the theory behind the FEBio algorithms.</w:t>
      </w:r>
    </w:p>
    <w:p w14:paraId="60E7E7B0" w14:textId="77777777" w:rsidR="006A0BC1" w:rsidRDefault="006A0BC1" w:rsidP="006A0BC1"/>
    <w:p w14:paraId="3BB03928" w14:textId="2D80729A" w:rsidR="006A0BC1" w:rsidRDefault="006A0BC1" w:rsidP="006A0BC1">
      <w:r>
        <w:t xml:space="preserve">This document discusses how to use FEBio and describes the input file format in detail. </w:t>
      </w:r>
      <w:r>
        <w:fldChar w:fldCharType="begin"/>
      </w:r>
      <w:r>
        <w:instrText xml:space="preserve"> REF _Ref293568163 \r \h </w:instrText>
      </w:r>
      <w:r>
        <w:fldChar w:fldCharType="separate"/>
      </w:r>
      <w:r w:rsidR="00873D59">
        <w:t>Chapter 2</w:t>
      </w:r>
      <w:r>
        <w:fldChar w:fldCharType="end"/>
      </w:r>
      <w:r>
        <w:t xml:space="preserve"> describes how to run FEBio and explains the various command line options. It also discusses the different files that are required and created by FEBio. </w:t>
      </w:r>
      <w:r>
        <w:fldChar w:fldCharType="begin"/>
      </w:r>
      <w:r>
        <w:instrText xml:space="preserve"> REF _Ref293568180 \r \h </w:instrText>
      </w:r>
      <w:r>
        <w:fldChar w:fldCharType="separate"/>
      </w:r>
      <w:r w:rsidR="00873D59">
        <w:t>Chapter 3</w:t>
      </w:r>
      <w:r>
        <w:fldChar w:fldCharType="end"/>
      </w:r>
      <w:r>
        <w:t xml:space="preserve"> describes the format of the FEBio input file. An XML-based format is used, organizing the data in a convenient hierarchical structure. </w:t>
      </w:r>
      <w:r>
        <w:fldChar w:fldCharType="begin"/>
      </w:r>
      <w:r>
        <w:instrText xml:space="preserve"> REF _Ref162410857 \r \h </w:instrText>
      </w:r>
      <w:r>
        <w:fldChar w:fldCharType="separate"/>
      </w:r>
      <w:r w:rsidR="00873D59">
        <w:t>Chapter 4</w:t>
      </w:r>
      <w:r>
        <w:fldChar w:fldCharType="end"/>
      </w:r>
      <w:r>
        <w:t xml:space="preserve"> gives a detailed overview of the available constitutive models. </w:t>
      </w:r>
      <w:r>
        <w:fldChar w:fldCharType="begin"/>
      </w:r>
      <w:r>
        <w:instrText xml:space="preserve"> REF _Ref230581893 \r \h </w:instrText>
      </w:r>
      <w:r>
        <w:fldChar w:fldCharType="separate"/>
      </w:r>
      <w:r w:rsidR="00873D59">
        <w:t>Chapter 5</w:t>
      </w:r>
      <w:r>
        <w:fldChar w:fldCharType="end"/>
      </w:r>
      <w:r>
        <w:t xml:space="preserve"> discusses the restart capabilities of FEBio. The restart feature allows the user to interrupt a run and continue it at a later time, optionally making changes to the problem data. </w:t>
      </w:r>
      <w:r>
        <w:fldChar w:fldCharType="begin"/>
      </w:r>
      <w:r>
        <w:instrText xml:space="preserve"> REF _Ref293568242 \r \h </w:instrText>
      </w:r>
      <w:r>
        <w:fldChar w:fldCharType="separate"/>
      </w:r>
      <w:r w:rsidR="00873D59">
        <w:t>Chapter 6</w:t>
      </w:r>
      <w:r>
        <w:fldChar w:fldCharType="end"/>
      </w:r>
      <w:r>
        <w:t xml:space="preserve"> describes the multi-step analysis feature, which allows the user to split up the entire analysis into several steps. </w:t>
      </w:r>
      <w:r>
        <w:fldChar w:fldCharType="begin"/>
      </w:r>
      <w:r>
        <w:instrText xml:space="preserve"> REF _Ref293568253 \r \h </w:instrText>
      </w:r>
      <w:r>
        <w:fldChar w:fldCharType="separate"/>
      </w:r>
      <w:r w:rsidR="00873D59">
        <w:t>Chapter 7</w:t>
      </w:r>
      <w:r>
        <w:fldChar w:fldCharType="end"/>
      </w:r>
      <w:r>
        <w:t xml:space="preserve"> explains how to setup and run a parameter optimization problem</w:t>
      </w:r>
      <w:r w:rsidR="00F22C2C">
        <w:t xml:space="preserve"> using FEBio’s optimization module.</w:t>
      </w:r>
    </w:p>
    <w:p w14:paraId="728D94C9" w14:textId="77777777" w:rsidR="006A0BC1" w:rsidRDefault="006A0BC1" w:rsidP="006A0BC1"/>
    <w:p w14:paraId="3C91DA61" w14:textId="77777777" w:rsidR="006A0BC1" w:rsidRDefault="006A0BC1" w:rsidP="006A0BC1">
      <w:r>
        <w:t xml:space="preserve">Although this document describes some of the theoretical aspects of FEBio, a complete theoretical development can be found in the </w:t>
      </w:r>
      <w:hyperlink r:id="rId24" w:history="1">
        <w:r w:rsidRPr="00205BE9">
          <w:rPr>
            <w:rStyle w:val="Hyperlink"/>
            <w:i/>
          </w:rPr>
          <w:t>FEBio Theory Manual</w:t>
        </w:r>
      </w:hyperlink>
      <w:r>
        <w:rPr>
          <w:i/>
        </w:rPr>
        <w:t>.</w:t>
      </w:r>
      <w:r>
        <w:t xml:space="preserve"> Developers who are </w:t>
      </w:r>
      <w:r>
        <w:lastRenderedPageBreak/>
        <w:t xml:space="preserve">interested in modifying or extending the FEBio code will find the </w:t>
      </w:r>
      <w:hyperlink r:id="rId25" w:history="1">
        <w:r w:rsidRPr="00205BE9">
          <w:rPr>
            <w:rStyle w:val="Hyperlink"/>
            <w:i/>
          </w:rPr>
          <w:t>FEBio Developer’s Manual</w:t>
        </w:r>
      </w:hyperlink>
      <w:r>
        <w:t xml:space="preserve"> very useful.</w:t>
      </w:r>
    </w:p>
    <w:p w14:paraId="32CEF259" w14:textId="77777777" w:rsidR="0085038F" w:rsidRDefault="0085038F" w:rsidP="006A0BC1"/>
    <w:p w14:paraId="3C2E195E" w14:textId="77777777" w:rsidR="00A75DF0" w:rsidRDefault="00A75DF0" w:rsidP="00A75DF0">
      <w:pPr>
        <w:pStyle w:val="Heading2"/>
        <w:rPr>
          <w:ins w:id="6" w:author="Steve Maas" w:date="2014-04-17T11:31:00Z"/>
        </w:rPr>
      </w:pPr>
      <w:bookmarkStart w:id="7" w:name="_Toc385498387"/>
      <w:ins w:id="8" w:author="Steve Maas" w:date="2014-04-17T11:31:00Z">
        <w:r>
          <w:t>Units in FEBio</w:t>
        </w:r>
        <w:bookmarkEnd w:id="7"/>
      </w:ins>
    </w:p>
    <w:p w14:paraId="4F8FF8A0" w14:textId="7EE1A082" w:rsidR="00A75DF0" w:rsidRDefault="00A75DF0" w:rsidP="00A75DF0">
      <w:pPr>
        <w:rPr>
          <w:ins w:id="9" w:author="Steve Maas" w:date="2014-04-17T11:31:00Z"/>
        </w:rPr>
      </w:pPr>
      <w:ins w:id="10" w:author="Steve Maas" w:date="2014-04-17T11:31:00Z">
        <w:r>
          <w:t xml:space="preserve">FEBio does not assume a specific unit system. It is up to the user to enter numbers that are defined in consistent units. For example, when entering material parameters in SI units, </w:t>
        </w:r>
      </w:ins>
      <w:ins w:id="11" w:author="Steve Maas" w:date="2014-04-17T11:43:00Z">
        <w:r w:rsidR="00BA5353">
          <w:t xml:space="preserve">the user must enter </w:t>
        </w:r>
      </w:ins>
      <w:ins w:id="12" w:author="Steve Maas" w:date="2014-04-17T11:31:00Z">
        <w:r>
          <w:t xml:space="preserve">all loads, contact parameters, and other boundary conditions in SI units as well. The units of all the parameters are given when they are defined in this manual. We use a non-specific designation of units for all the parameters using the following symbols. </w:t>
        </w:r>
      </w:ins>
    </w:p>
    <w:p w14:paraId="6141E4EB" w14:textId="77777777" w:rsidR="00A75DF0" w:rsidRDefault="00A75DF0" w:rsidP="00A75DF0">
      <w:pPr>
        <w:rPr>
          <w:ins w:id="13" w:author="Steve Maas" w:date="2014-04-17T11:31:00Z"/>
        </w:rPr>
      </w:pPr>
    </w:p>
    <w:tbl>
      <w:tblPr>
        <w:tblStyle w:val="TableGrid"/>
        <w:tblW w:w="0" w:type="auto"/>
        <w:tblLook w:val="04A0" w:firstRow="1" w:lastRow="0" w:firstColumn="1" w:lastColumn="0" w:noHBand="0" w:noVBand="1"/>
      </w:tblPr>
      <w:tblGrid>
        <w:gridCol w:w="3192"/>
        <w:gridCol w:w="3192"/>
        <w:gridCol w:w="3192"/>
      </w:tblGrid>
      <w:tr w:rsidR="00A75DF0" w14:paraId="40673FAA" w14:textId="77777777" w:rsidTr="00A75DF0">
        <w:trPr>
          <w:ins w:id="14" w:author="Steve Maas" w:date="2014-04-17T11:31:00Z"/>
        </w:trPr>
        <w:tc>
          <w:tcPr>
            <w:tcW w:w="3192" w:type="dxa"/>
          </w:tcPr>
          <w:p w14:paraId="37F8008F" w14:textId="77777777" w:rsidR="00A75DF0" w:rsidRPr="00A93565" w:rsidRDefault="00A75DF0" w:rsidP="00A75DF0">
            <w:pPr>
              <w:rPr>
                <w:ins w:id="15" w:author="Steve Maas" w:date="2014-04-17T11:31:00Z"/>
                <w:b/>
                <w:i/>
              </w:rPr>
            </w:pPr>
            <w:ins w:id="16" w:author="Steve Maas" w:date="2014-04-17T11:31:00Z">
              <w:r w:rsidRPr="00A93565">
                <w:rPr>
                  <w:b/>
                  <w:i/>
                </w:rPr>
                <w:t>Symbol</w:t>
              </w:r>
            </w:ins>
          </w:p>
        </w:tc>
        <w:tc>
          <w:tcPr>
            <w:tcW w:w="3192" w:type="dxa"/>
          </w:tcPr>
          <w:p w14:paraId="403A4B16" w14:textId="539A48BA" w:rsidR="00A75DF0" w:rsidRPr="00A93565" w:rsidRDefault="00A75DF0" w:rsidP="00A75DF0">
            <w:pPr>
              <w:rPr>
                <w:ins w:id="17" w:author="Steve Maas" w:date="2014-04-17T11:31:00Z"/>
                <w:b/>
                <w:i/>
              </w:rPr>
            </w:pPr>
            <w:ins w:id="18" w:author="Steve Maas" w:date="2014-04-17T11:33:00Z">
              <w:r>
                <w:rPr>
                  <w:b/>
                  <w:i/>
                </w:rPr>
                <w:t>Name</w:t>
              </w:r>
            </w:ins>
          </w:p>
        </w:tc>
        <w:tc>
          <w:tcPr>
            <w:tcW w:w="3192" w:type="dxa"/>
          </w:tcPr>
          <w:p w14:paraId="175F5C5E" w14:textId="5A5AB8BF" w:rsidR="00A75DF0" w:rsidRPr="00A93565" w:rsidRDefault="00A75DF0" w:rsidP="00A75DF0">
            <w:pPr>
              <w:rPr>
                <w:ins w:id="19" w:author="Steve Maas" w:date="2014-04-17T11:31:00Z"/>
                <w:b/>
                <w:i/>
              </w:rPr>
            </w:pPr>
            <w:ins w:id="20" w:author="Steve Maas" w:date="2014-04-17T11:33:00Z">
              <w:r>
                <w:rPr>
                  <w:b/>
                  <w:i/>
                </w:rPr>
                <w:t>SI unit</w:t>
              </w:r>
            </w:ins>
          </w:p>
        </w:tc>
      </w:tr>
      <w:tr w:rsidR="00A75DF0" w14:paraId="375B31EB" w14:textId="77777777" w:rsidTr="00A75DF0">
        <w:trPr>
          <w:ins w:id="21" w:author="Steve Maas" w:date="2014-04-17T11:31:00Z"/>
        </w:trPr>
        <w:tc>
          <w:tcPr>
            <w:tcW w:w="3192" w:type="dxa"/>
          </w:tcPr>
          <w:p w14:paraId="54023B77" w14:textId="77777777" w:rsidR="00A75DF0" w:rsidRPr="00A93565" w:rsidRDefault="00A75DF0" w:rsidP="00A75DF0">
            <w:pPr>
              <w:rPr>
                <w:ins w:id="22" w:author="Steve Maas" w:date="2014-04-17T11:31:00Z"/>
                <w:b/>
              </w:rPr>
            </w:pPr>
            <w:ins w:id="23" w:author="Steve Maas" w:date="2014-04-17T11:31:00Z">
              <w:r>
                <w:rPr>
                  <w:b/>
                </w:rPr>
                <w:t>L</w:t>
              </w:r>
            </w:ins>
          </w:p>
        </w:tc>
        <w:tc>
          <w:tcPr>
            <w:tcW w:w="3192" w:type="dxa"/>
          </w:tcPr>
          <w:p w14:paraId="74B034D8" w14:textId="77777777" w:rsidR="00A75DF0" w:rsidRDefault="00A75DF0" w:rsidP="00A75DF0">
            <w:pPr>
              <w:rPr>
                <w:ins w:id="24" w:author="Steve Maas" w:date="2014-04-17T11:31:00Z"/>
              </w:rPr>
            </w:pPr>
            <w:ins w:id="25" w:author="Steve Maas" w:date="2014-04-17T11:31:00Z">
              <w:r>
                <w:t>Length</w:t>
              </w:r>
            </w:ins>
          </w:p>
        </w:tc>
        <w:tc>
          <w:tcPr>
            <w:tcW w:w="3192" w:type="dxa"/>
          </w:tcPr>
          <w:p w14:paraId="26E842E6" w14:textId="77777777" w:rsidR="00A75DF0" w:rsidRPr="00A93565" w:rsidRDefault="00A75DF0" w:rsidP="00A75DF0">
            <w:pPr>
              <w:rPr>
                <w:ins w:id="26" w:author="Steve Maas" w:date="2014-04-17T11:31:00Z"/>
              </w:rPr>
            </w:pPr>
            <w:ins w:id="27" w:author="Steve Maas" w:date="2014-04-17T11:31:00Z">
              <w:r>
                <w:t>meter (</w:t>
              </w:r>
              <w:r w:rsidRPr="00A75DF0">
                <w:rPr>
                  <w:rPrChange w:id="28" w:author="Steve Maas" w:date="2014-04-17T11:40:00Z">
                    <w:rPr>
                      <w:i/>
                    </w:rPr>
                  </w:rPrChange>
                </w:rPr>
                <w:t>m</w:t>
              </w:r>
              <w:r>
                <w:t>)</w:t>
              </w:r>
            </w:ins>
          </w:p>
        </w:tc>
      </w:tr>
      <w:tr w:rsidR="00A75DF0" w14:paraId="56B475B2" w14:textId="77777777" w:rsidTr="00A75DF0">
        <w:trPr>
          <w:ins w:id="29" w:author="Steve Maas" w:date="2014-04-17T11:31:00Z"/>
        </w:trPr>
        <w:tc>
          <w:tcPr>
            <w:tcW w:w="3192" w:type="dxa"/>
          </w:tcPr>
          <w:p w14:paraId="4096DF56" w14:textId="77777777" w:rsidR="00A75DF0" w:rsidRPr="00A93565" w:rsidRDefault="00A75DF0" w:rsidP="00A75DF0">
            <w:pPr>
              <w:rPr>
                <w:ins w:id="30" w:author="Steve Maas" w:date="2014-04-17T11:31:00Z"/>
                <w:b/>
              </w:rPr>
            </w:pPr>
            <w:ins w:id="31" w:author="Steve Maas" w:date="2014-04-17T11:31:00Z">
              <w:r w:rsidRPr="00A93565">
                <w:rPr>
                  <w:b/>
                </w:rPr>
                <w:t>M</w:t>
              </w:r>
            </w:ins>
          </w:p>
        </w:tc>
        <w:tc>
          <w:tcPr>
            <w:tcW w:w="3192" w:type="dxa"/>
          </w:tcPr>
          <w:p w14:paraId="7702AD59" w14:textId="77777777" w:rsidR="00A75DF0" w:rsidRDefault="00A75DF0" w:rsidP="00A75DF0">
            <w:pPr>
              <w:rPr>
                <w:ins w:id="32" w:author="Steve Maas" w:date="2014-04-17T11:31:00Z"/>
              </w:rPr>
            </w:pPr>
            <w:ins w:id="33" w:author="Steve Maas" w:date="2014-04-17T11:31:00Z">
              <w:r>
                <w:t>Mass</w:t>
              </w:r>
            </w:ins>
          </w:p>
        </w:tc>
        <w:tc>
          <w:tcPr>
            <w:tcW w:w="3192" w:type="dxa"/>
          </w:tcPr>
          <w:p w14:paraId="3CC117A2" w14:textId="77777777" w:rsidR="00A75DF0" w:rsidRPr="00A93565" w:rsidRDefault="00A75DF0" w:rsidP="00A75DF0">
            <w:pPr>
              <w:rPr>
                <w:ins w:id="34" w:author="Steve Maas" w:date="2014-04-17T11:31:00Z"/>
              </w:rPr>
            </w:pPr>
            <w:ins w:id="35" w:author="Steve Maas" w:date="2014-04-17T11:31:00Z">
              <w:r>
                <w:t>kilogram (</w:t>
              </w:r>
              <w:r w:rsidRPr="00A75DF0">
                <w:rPr>
                  <w:rPrChange w:id="36" w:author="Steve Maas" w:date="2014-04-17T11:40:00Z">
                    <w:rPr>
                      <w:i/>
                    </w:rPr>
                  </w:rPrChange>
                </w:rPr>
                <w:t>kg</w:t>
              </w:r>
              <w:r>
                <w:t>)</w:t>
              </w:r>
            </w:ins>
          </w:p>
        </w:tc>
      </w:tr>
      <w:tr w:rsidR="00A75DF0" w14:paraId="5BCE33AE" w14:textId="77777777" w:rsidTr="00A75DF0">
        <w:trPr>
          <w:ins w:id="37" w:author="Steve Maas" w:date="2014-04-17T11:31:00Z"/>
        </w:trPr>
        <w:tc>
          <w:tcPr>
            <w:tcW w:w="3192" w:type="dxa"/>
          </w:tcPr>
          <w:p w14:paraId="64141151" w14:textId="77777777" w:rsidR="00A75DF0" w:rsidRPr="00A75DF0" w:rsidRDefault="00A75DF0" w:rsidP="00A75DF0">
            <w:pPr>
              <w:rPr>
                <w:ins w:id="38" w:author="Steve Maas" w:date="2014-04-17T11:31:00Z"/>
                <w:b/>
              </w:rPr>
            </w:pPr>
            <w:ins w:id="39" w:author="Steve Maas" w:date="2014-04-17T11:31:00Z">
              <w:r w:rsidRPr="00A75DF0">
                <w:rPr>
                  <w:b/>
                  <w:rPrChange w:id="40" w:author="Steve Maas" w:date="2014-04-17T11:40:00Z">
                    <w:rPr>
                      <w:b/>
                      <w:i/>
                    </w:rPr>
                  </w:rPrChange>
                </w:rPr>
                <w:t>t</w:t>
              </w:r>
            </w:ins>
          </w:p>
        </w:tc>
        <w:tc>
          <w:tcPr>
            <w:tcW w:w="3192" w:type="dxa"/>
          </w:tcPr>
          <w:p w14:paraId="70E94097" w14:textId="77777777" w:rsidR="00A75DF0" w:rsidRDefault="00A75DF0" w:rsidP="00A75DF0">
            <w:pPr>
              <w:rPr>
                <w:ins w:id="41" w:author="Steve Maas" w:date="2014-04-17T11:31:00Z"/>
              </w:rPr>
            </w:pPr>
            <w:ins w:id="42" w:author="Steve Maas" w:date="2014-04-17T11:31:00Z">
              <w:r>
                <w:t>Time</w:t>
              </w:r>
            </w:ins>
          </w:p>
        </w:tc>
        <w:tc>
          <w:tcPr>
            <w:tcW w:w="3192" w:type="dxa"/>
          </w:tcPr>
          <w:p w14:paraId="3F5FDDD6" w14:textId="77777777" w:rsidR="00A75DF0" w:rsidRPr="00A93565" w:rsidRDefault="00A75DF0" w:rsidP="00A75DF0">
            <w:pPr>
              <w:rPr>
                <w:ins w:id="43" w:author="Steve Maas" w:date="2014-04-17T11:31:00Z"/>
              </w:rPr>
            </w:pPr>
            <w:ins w:id="44" w:author="Steve Maas" w:date="2014-04-17T11:31:00Z">
              <w:r>
                <w:t>second (</w:t>
              </w:r>
              <w:r w:rsidRPr="00A75DF0">
                <w:rPr>
                  <w:rPrChange w:id="45" w:author="Steve Maas" w:date="2014-04-17T11:40:00Z">
                    <w:rPr>
                      <w:i/>
                    </w:rPr>
                  </w:rPrChange>
                </w:rPr>
                <w:t>s</w:t>
              </w:r>
              <w:r>
                <w:t>)</w:t>
              </w:r>
            </w:ins>
          </w:p>
        </w:tc>
      </w:tr>
      <w:tr w:rsidR="00A75DF0" w14:paraId="350C2E8A" w14:textId="77777777" w:rsidTr="00A75DF0">
        <w:trPr>
          <w:ins w:id="46" w:author="Steve Maas" w:date="2014-04-17T11:33:00Z"/>
        </w:trPr>
        <w:tc>
          <w:tcPr>
            <w:tcW w:w="3192" w:type="dxa"/>
          </w:tcPr>
          <w:p w14:paraId="20E7C08E" w14:textId="2F622938" w:rsidR="00A75DF0" w:rsidRDefault="00A75DF0" w:rsidP="00A75DF0">
            <w:pPr>
              <w:rPr>
                <w:ins w:id="47" w:author="Steve Maas" w:date="2014-04-17T11:33:00Z"/>
                <w:b/>
                <w:i/>
              </w:rPr>
            </w:pPr>
            <w:ins w:id="48" w:author="Steve Maas" w:date="2014-04-17T11:33:00Z">
              <w:r>
                <w:rPr>
                  <w:b/>
                  <w:i/>
                </w:rPr>
                <w:t>T</w:t>
              </w:r>
            </w:ins>
          </w:p>
        </w:tc>
        <w:tc>
          <w:tcPr>
            <w:tcW w:w="3192" w:type="dxa"/>
          </w:tcPr>
          <w:p w14:paraId="75D2D522" w14:textId="63D40EF3" w:rsidR="00A75DF0" w:rsidRDefault="00A75DF0" w:rsidP="00A75DF0">
            <w:pPr>
              <w:rPr>
                <w:ins w:id="49" w:author="Steve Maas" w:date="2014-04-17T11:33:00Z"/>
              </w:rPr>
            </w:pPr>
            <w:ins w:id="50" w:author="Steve Maas" w:date="2014-04-17T11:33:00Z">
              <w:r>
                <w:t>Temperature</w:t>
              </w:r>
            </w:ins>
          </w:p>
        </w:tc>
        <w:tc>
          <w:tcPr>
            <w:tcW w:w="3192" w:type="dxa"/>
          </w:tcPr>
          <w:p w14:paraId="3447797B" w14:textId="594E76AA" w:rsidR="00A75DF0" w:rsidRDefault="00A75DF0" w:rsidP="00A75DF0">
            <w:pPr>
              <w:rPr>
                <w:ins w:id="51" w:author="Steve Maas" w:date="2014-04-17T11:33:00Z"/>
              </w:rPr>
            </w:pPr>
            <w:ins w:id="52" w:author="Steve Maas" w:date="2014-04-17T11:33:00Z">
              <w:r>
                <w:t>Kelvin (</w:t>
              </w:r>
              <w:r w:rsidRPr="00A75DF0">
                <w:t>K</w:t>
              </w:r>
              <w:r>
                <w:t>)</w:t>
              </w:r>
            </w:ins>
          </w:p>
        </w:tc>
      </w:tr>
      <w:tr w:rsidR="00A75DF0" w14:paraId="6E812F91" w14:textId="77777777" w:rsidTr="00A75DF0">
        <w:trPr>
          <w:ins w:id="53" w:author="Steve Maas" w:date="2014-04-17T11:37:00Z"/>
        </w:trPr>
        <w:tc>
          <w:tcPr>
            <w:tcW w:w="3192" w:type="dxa"/>
          </w:tcPr>
          <w:p w14:paraId="0FAE7AC8" w14:textId="6D0AC256" w:rsidR="00A75DF0" w:rsidRPr="00A75DF0" w:rsidRDefault="00A75DF0" w:rsidP="00A75DF0">
            <w:pPr>
              <w:rPr>
                <w:ins w:id="54" w:author="Steve Maas" w:date="2014-04-17T11:37:00Z"/>
                <w:b/>
                <w:rPrChange w:id="55" w:author="Steve Maas" w:date="2014-04-17T11:40:00Z">
                  <w:rPr>
                    <w:ins w:id="56" w:author="Steve Maas" w:date="2014-04-17T11:37:00Z"/>
                    <w:b/>
                    <w:i/>
                  </w:rPr>
                </w:rPrChange>
              </w:rPr>
            </w:pPr>
            <w:ins w:id="57" w:author="Steve Maas" w:date="2014-04-17T11:37:00Z">
              <w:r w:rsidRPr="00A75DF0">
                <w:rPr>
                  <w:b/>
                  <w:rPrChange w:id="58" w:author="Steve Maas" w:date="2014-04-17T11:40:00Z">
                    <w:rPr>
                      <w:b/>
                      <w:i/>
                    </w:rPr>
                  </w:rPrChange>
                </w:rPr>
                <w:t>c</w:t>
              </w:r>
            </w:ins>
          </w:p>
        </w:tc>
        <w:tc>
          <w:tcPr>
            <w:tcW w:w="3192" w:type="dxa"/>
          </w:tcPr>
          <w:p w14:paraId="33A8FE22" w14:textId="0B82BF04" w:rsidR="00A75DF0" w:rsidRDefault="00A75DF0" w:rsidP="00A75DF0">
            <w:pPr>
              <w:rPr>
                <w:ins w:id="59" w:author="Steve Maas" w:date="2014-04-17T11:37:00Z"/>
              </w:rPr>
            </w:pPr>
            <w:ins w:id="60" w:author="Steve Maas" w:date="2014-04-17T11:37:00Z">
              <w:r>
                <w:t>Amount of substance</w:t>
              </w:r>
            </w:ins>
          </w:p>
        </w:tc>
        <w:tc>
          <w:tcPr>
            <w:tcW w:w="3192" w:type="dxa"/>
          </w:tcPr>
          <w:p w14:paraId="752A3005" w14:textId="31E6BDDE" w:rsidR="00A75DF0" w:rsidRDefault="00A75DF0" w:rsidP="00A75DF0">
            <w:pPr>
              <w:rPr>
                <w:ins w:id="61" w:author="Steve Maas" w:date="2014-04-17T11:37:00Z"/>
              </w:rPr>
            </w:pPr>
            <w:ins w:id="62" w:author="Steve Maas" w:date="2014-04-17T11:37:00Z">
              <w:r>
                <w:t>Mole (</w:t>
              </w:r>
              <w:r w:rsidRPr="00A75DF0">
                <w:t>mol</w:t>
              </w:r>
              <w:r>
                <w:t>)</w:t>
              </w:r>
            </w:ins>
          </w:p>
        </w:tc>
      </w:tr>
      <w:tr w:rsidR="00A75DF0" w14:paraId="472B88FF" w14:textId="77777777" w:rsidTr="00A75DF0">
        <w:trPr>
          <w:ins w:id="63" w:author="Steve Maas" w:date="2014-04-17T11:38:00Z"/>
        </w:trPr>
        <w:tc>
          <w:tcPr>
            <w:tcW w:w="3192" w:type="dxa"/>
          </w:tcPr>
          <w:p w14:paraId="44120C82" w14:textId="19351F90" w:rsidR="00A75DF0" w:rsidRPr="00A75DF0" w:rsidRDefault="00A75DF0" w:rsidP="00A75DF0">
            <w:pPr>
              <w:rPr>
                <w:ins w:id="64" w:author="Steve Maas" w:date="2014-04-17T11:38:00Z"/>
                <w:b/>
                <w:rPrChange w:id="65" w:author="Steve Maas" w:date="2014-04-17T11:38:00Z">
                  <w:rPr>
                    <w:ins w:id="66" w:author="Steve Maas" w:date="2014-04-17T11:38:00Z"/>
                    <w:b/>
                    <w:i/>
                  </w:rPr>
                </w:rPrChange>
              </w:rPr>
            </w:pPr>
            <w:ins w:id="67" w:author="Steve Maas" w:date="2014-04-17T11:38:00Z">
              <w:r>
                <w:rPr>
                  <w:b/>
                </w:rPr>
                <w:t>F</w:t>
              </w:r>
            </w:ins>
          </w:p>
        </w:tc>
        <w:tc>
          <w:tcPr>
            <w:tcW w:w="3192" w:type="dxa"/>
          </w:tcPr>
          <w:p w14:paraId="0376A2D5" w14:textId="26089581" w:rsidR="00A75DF0" w:rsidRDefault="00A75DF0" w:rsidP="00A75DF0">
            <w:pPr>
              <w:rPr>
                <w:ins w:id="68" w:author="Steve Maas" w:date="2014-04-17T11:38:00Z"/>
              </w:rPr>
            </w:pPr>
            <w:ins w:id="69" w:author="Steve Maas" w:date="2014-04-17T11:38:00Z">
              <w:r>
                <w:t>Force</w:t>
              </w:r>
            </w:ins>
          </w:p>
        </w:tc>
        <w:tc>
          <w:tcPr>
            <w:tcW w:w="3192" w:type="dxa"/>
          </w:tcPr>
          <w:p w14:paraId="7951836B" w14:textId="6BCFFC28" w:rsidR="00A75DF0" w:rsidRPr="00A75DF0" w:rsidRDefault="00A75DF0" w:rsidP="00A75DF0">
            <w:pPr>
              <w:rPr>
                <w:ins w:id="70" w:author="Steve Maas" w:date="2014-04-17T11:38:00Z"/>
              </w:rPr>
            </w:pPr>
            <w:ins w:id="71" w:author="Steve Maas" w:date="2014-04-17T11:38:00Z">
              <w:r>
                <w:t>Newton (</w:t>
              </w:r>
            </w:ins>
            <w:ins w:id="72" w:author="Steve Maas" w:date="2014-04-17T11:39:00Z">
              <w:r>
                <w:t xml:space="preserve">N = </w:t>
              </w:r>
            </w:ins>
            <w:ins w:id="73" w:author="Steve Maas" w:date="2014-04-17T11:38:00Z">
              <w:r>
                <w:t>kg</w:t>
              </w:r>
            </w:ins>
            <w:ins w:id="74" w:author="Steve Maas" w:date="2014-04-17T11:39:00Z">
              <w:r>
                <w:t>.</w:t>
              </w:r>
            </w:ins>
            <w:ins w:id="75" w:author="Steve Maas" w:date="2014-04-17T11:38:00Z">
              <w:r>
                <w:t>m</w:t>
              </w:r>
            </w:ins>
            <w:ins w:id="76" w:author="Steve Maas" w:date="2014-04-17T11:39:00Z">
              <w:r>
                <w:t>/s</w:t>
              </w:r>
              <w:r>
                <w:rPr>
                  <w:vertAlign w:val="superscript"/>
                </w:rPr>
                <w:t>2</w:t>
              </w:r>
              <w:r>
                <w:t>)</w:t>
              </w:r>
            </w:ins>
          </w:p>
        </w:tc>
      </w:tr>
      <w:tr w:rsidR="00A75DF0" w14:paraId="7FA490CC" w14:textId="77777777" w:rsidTr="00A75DF0">
        <w:trPr>
          <w:ins w:id="77" w:author="Steve Maas" w:date="2014-04-17T11:39:00Z"/>
        </w:trPr>
        <w:tc>
          <w:tcPr>
            <w:tcW w:w="3192" w:type="dxa"/>
          </w:tcPr>
          <w:p w14:paraId="5CEE0ABF" w14:textId="6753CC81" w:rsidR="00A75DF0" w:rsidRDefault="00A75DF0" w:rsidP="00A75DF0">
            <w:pPr>
              <w:rPr>
                <w:ins w:id="78" w:author="Steve Maas" w:date="2014-04-17T11:39:00Z"/>
                <w:b/>
              </w:rPr>
            </w:pPr>
            <w:ins w:id="79" w:author="Steve Maas" w:date="2014-04-17T11:39:00Z">
              <w:r>
                <w:rPr>
                  <w:b/>
                </w:rPr>
                <w:t>P</w:t>
              </w:r>
            </w:ins>
          </w:p>
        </w:tc>
        <w:tc>
          <w:tcPr>
            <w:tcW w:w="3192" w:type="dxa"/>
          </w:tcPr>
          <w:p w14:paraId="331F3035" w14:textId="14D96E5F" w:rsidR="00A75DF0" w:rsidRDefault="00A75DF0" w:rsidP="00A75DF0">
            <w:pPr>
              <w:rPr>
                <w:ins w:id="80" w:author="Steve Maas" w:date="2014-04-17T11:39:00Z"/>
              </w:rPr>
            </w:pPr>
            <w:ins w:id="81" w:author="Steve Maas" w:date="2014-04-17T11:39:00Z">
              <w:r>
                <w:t>Pressure, stress</w:t>
              </w:r>
            </w:ins>
          </w:p>
        </w:tc>
        <w:tc>
          <w:tcPr>
            <w:tcW w:w="3192" w:type="dxa"/>
          </w:tcPr>
          <w:p w14:paraId="4E892D88" w14:textId="4427FEDF" w:rsidR="00A75DF0" w:rsidRPr="00A75DF0" w:rsidRDefault="00A75DF0" w:rsidP="00A75DF0">
            <w:pPr>
              <w:rPr>
                <w:ins w:id="82" w:author="Steve Maas" w:date="2014-04-17T11:39:00Z"/>
              </w:rPr>
            </w:pPr>
            <w:ins w:id="83" w:author="Steve Maas" w:date="2014-04-17T11:39:00Z">
              <w:r>
                <w:t>Pascal (Pa = N/m</w:t>
              </w:r>
              <w:r>
                <w:rPr>
                  <w:vertAlign w:val="superscript"/>
                </w:rPr>
                <w:t>2</w:t>
              </w:r>
              <w:r>
                <w:t>)</w:t>
              </w:r>
            </w:ins>
          </w:p>
        </w:tc>
      </w:tr>
      <w:tr w:rsidR="00BA5353" w14:paraId="71035A9F" w14:textId="77777777" w:rsidTr="00A75DF0">
        <w:trPr>
          <w:ins w:id="84" w:author="Steve Maas" w:date="2014-04-17T11:41:00Z"/>
        </w:trPr>
        <w:tc>
          <w:tcPr>
            <w:tcW w:w="3192" w:type="dxa"/>
          </w:tcPr>
          <w:p w14:paraId="0062FACC" w14:textId="28B873E8" w:rsidR="00BA5353" w:rsidRPr="00BA5353" w:rsidRDefault="00BA5353" w:rsidP="00A75DF0">
            <w:pPr>
              <w:rPr>
                <w:ins w:id="85" w:author="Steve Maas" w:date="2014-04-17T11:41:00Z"/>
                <w:b/>
              </w:rPr>
            </w:pPr>
            <w:ins w:id="86" w:author="Steve Maas" w:date="2014-04-17T11:41:00Z">
              <w:r>
                <w:rPr>
                  <w:b/>
                </w:rPr>
                <w:t>Q</w:t>
              </w:r>
            </w:ins>
          </w:p>
        </w:tc>
        <w:tc>
          <w:tcPr>
            <w:tcW w:w="3192" w:type="dxa"/>
          </w:tcPr>
          <w:p w14:paraId="703C15DC" w14:textId="486DEEE7" w:rsidR="00BA5353" w:rsidRDefault="00BA5353" w:rsidP="00A75DF0">
            <w:pPr>
              <w:rPr>
                <w:ins w:id="87" w:author="Steve Maas" w:date="2014-04-17T11:41:00Z"/>
              </w:rPr>
            </w:pPr>
            <w:ins w:id="88" w:author="Steve Maas" w:date="2014-04-17T11:41:00Z">
              <w:r>
                <w:t>Electric charge</w:t>
              </w:r>
            </w:ins>
          </w:p>
        </w:tc>
        <w:tc>
          <w:tcPr>
            <w:tcW w:w="3192" w:type="dxa"/>
          </w:tcPr>
          <w:p w14:paraId="4C1F8A24" w14:textId="644A48B3" w:rsidR="00BA5353" w:rsidRDefault="00BA5353" w:rsidP="00A75DF0">
            <w:pPr>
              <w:rPr>
                <w:ins w:id="89" w:author="Steve Maas" w:date="2014-04-17T11:41:00Z"/>
              </w:rPr>
            </w:pPr>
            <w:ins w:id="90" w:author="Steve Maas" w:date="2014-04-17T11:41:00Z">
              <w:r>
                <w:t>Coulomb (C</w:t>
              </w:r>
            </w:ins>
            <w:ins w:id="91" w:author="Steve Maas" w:date="2014-04-17T11:42:00Z">
              <w:r>
                <w:t xml:space="preserve"> </w:t>
              </w:r>
            </w:ins>
            <w:ins w:id="92" w:author="Steve Maas" w:date="2014-04-17T11:41:00Z">
              <w:r>
                <w:t>=</w:t>
              </w:r>
            </w:ins>
            <w:ins w:id="93" w:author="Steve Maas" w:date="2014-04-17T11:42:00Z">
              <w:r>
                <w:t xml:space="preserve"> </w:t>
              </w:r>
            </w:ins>
            <w:ins w:id="94" w:author="Steve Maas" w:date="2014-04-17T11:41:00Z">
              <w:r>
                <w:t>s.A)</w:t>
              </w:r>
            </w:ins>
          </w:p>
        </w:tc>
      </w:tr>
    </w:tbl>
    <w:p w14:paraId="4834E944" w14:textId="77777777" w:rsidR="00A75DF0" w:rsidRDefault="00A75DF0" w:rsidP="00A75DF0">
      <w:pPr>
        <w:rPr>
          <w:ins w:id="95" w:author="Steve Maas" w:date="2014-04-17T11:31:00Z"/>
        </w:rPr>
      </w:pPr>
    </w:p>
    <w:p w14:paraId="30E5A427" w14:textId="369D106A" w:rsidR="00A75DF0" w:rsidRPr="00CF0159" w:rsidRDefault="00A75DF0" w:rsidP="00A75DF0">
      <w:pPr>
        <w:rPr>
          <w:ins w:id="96" w:author="Steve Maas" w:date="2014-04-17T11:31:00Z"/>
        </w:rPr>
      </w:pPr>
      <w:ins w:id="97" w:author="Steve Maas" w:date="2014-04-17T11:31:00Z">
        <w:r>
          <w:t>Units will be given using the bracket notation. For instance, the unit for density is [</w:t>
        </w:r>
        <w:r>
          <w:rPr>
            <w:b/>
          </w:rPr>
          <w:t>M/</w:t>
        </w:r>
      </w:ins>
      <w:ins w:id="98" w:author="Steve Maas" w:date="2014-04-17T11:42:00Z">
        <w:r w:rsidR="00BA5353">
          <w:rPr>
            <w:b/>
          </w:rPr>
          <w:t>L</w:t>
        </w:r>
        <w:r w:rsidR="00BA5353">
          <w:rPr>
            <w:b/>
            <w:vertAlign w:val="superscript"/>
          </w:rPr>
          <w:t>3</w:t>
        </w:r>
      </w:ins>
      <w:ins w:id="99" w:author="Steve Maas" w:date="2014-04-17T11:31:00Z">
        <w:r>
          <w:t>] and the unit for permeability is [</w:t>
        </w:r>
        <w:r>
          <w:rPr>
            <w:b/>
          </w:rPr>
          <w:t>L</w:t>
        </w:r>
        <w:r>
          <w:rPr>
            <w:b/>
            <w:vertAlign w:val="superscript"/>
          </w:rPr>
          <w:t>4</w:t>
        </w:r>
        <w:r>
          <w:rPr>
            <w:b/>
          </w:rPr>
          <w:t>/F.</w:t>
        </w:r>
        <w:r>
          <w:rPr>
            <w:b/>
            <w:i/>
          </w:rPr>
          <w:t>t</w:t>
        </w:r>
        <w:r>
          <w:rPr>
            <w:b/>
          </w:rPr>
          <w:t>].</w:t>
        </w:r>
        <w:r>
          <w:t xml:space="preserve"> When using SI units, this corresponds to a unit of [kg/m</w:t>
        </w:r>
        <w:r>
          <w:rPr>
            <w:vertAlign w:val="superscript"/>
          </w:rPr>
          <w:t>3</w:t>
        </w:r>
        <w:r>
          <w:t>] for density and [m</w:t>
        </w:r>
        <w:r>
          <w:rPr>
            <w:vertAlign w:val="superscript"/>
          </w:rPr>
          <w:t>4</w:t>
        </w:r>
        <w:r>
          <w:t xml:space="preserve">/N.s] for permeability. </w:t>
        </w:r>
      </w:ins>
    </w:p>
    <w:p w14:paraId="4273A2B7" w14:textId="77777777" w:rsidR="006A0BC1" w:rsidRPr="00B27FE9" w:rsidRDefault="006A0BC1" w:rsidP="006A0BC1">
      <w:r>
        <w:br w:type="page"/>
      </w:r>
    </w:p>
    <w:p w14:paraId="69361A66" w14:textId="77777777" w:rsidR="006A0BC1" w:rsidRDefault="006A0BC1" w:rsidP="006A0BC1">
      <w:pPr>
        <w:pStyle w:val="Heading1"/>
      </w:pPr>
      <w:bookmarkStart w:id="100" w:name="_Ref293568163"/>
      <w:bookmarkStart w:id="101" w:name="_Toc385498388"/>
      <w:r>
        <w:lastRenderedPageBreak/>
        <w:t>Running FEBio</w:t>
      </w:r>
      <w:bookmarkEnd w:id="100"/>
      <w:bookmarkEnd w:id="101"/>
    </w:p>
    <w:p w14:paraId="5B9FA5AD" w14:textId="16E951F9" w:rsidR="006A0BC1" w:rsidRDefault="000D1207" w:rsidP="006A0BC1">
      <w:r>
        <w:t xml:space="preserve">FEBio is a command line application which means it does not have its own Graphical User Interface (GUI) and must be run from a shell or command line. </w:t>
      </w:r>
      <w:r w:rsidR="006A0BC1">
        <w:t xml:space="preserve">FEBio runs on several different computing platforms including Windows XP, </w:t>
      </w:r>
      <w:r>
        <w:t xml:space="preserve">Win7, Win8, </w:t>
      </w:r>
      <w:r w:rsidR="006A0BC1">
        <w:t>Mac OSX and m</w:t>
      </w:r>
      <w:r>
        <w:t xml:space="preserve">any </w:t>
      </w:r>
      <w:r w:rsidR="006A0BC1">
        <w:t xml:space="preserve">versions of Linux. The command line input and output options are described in this chapter. </w:t>
      </w:r>
    </w:p>
    <w:p w14:paraId="16A3C9E6" w14:textId="77777777" w:rsidR="006A0BC1" w:rsidRDefault="006A0BC1" w:rsidP="006A0BC1"/>
    <w:p w14:paraId="24852D2F" w14:textId="77777777" w:rsidR="006A0BC1" w:rsidRDefault="006A0BC1" w:rsidP="006A0BC1">
      <w:pPr>
        <w:pStyle w:val="Heading2"/>
      </w:pPr>
      <w:bookmarkStart w:id="102" w:name="_Toc385498389"/>
      <w:r>
        <w:t>Running FEBio on Windows</w:t>
      </w:r>
      <w:bookmarkEnd w:id="102"/>
    </w:p>
    <w:p w14:paraId="2423397F" w14:textId="77777777" w:rsidR="006A0BC1" w:rsidRDefault="006A0BC1" w:rsidP="006A0BC1">
      <w:r>
        <w:t>There are several ways to run FEBio on Windows. The easiest way is by simply selecting the FEBio program from the Programs menu or by double-clicking the FEBio icon in the installation folder. However, this runs FEBio with the installation folder as the working folder</w:t>
      </w:r>
      <w:r w:rsidR="00050D38">
        <w:t>,</w:t>
      </w:r>
      <w:r>
        <w:t xml:space="preserve"> and unless the FEBio input files are in this folder</w:t>
      </w:r>
      <w:r w:rsidR="00050D38">
        <w:t>,</w:t>
      </w:r>
      <w:r>
        <w:t xml:space="preserve"> you will need to know the relative or absolute path to your input files. A more practical approach is to run FEBio from a command prompt. Before you can do this, you need to know two things: how to open a command prompt and how to add the FEBio installation folder to your PATH environment variable so that you can run FEBio from any folder on your system. The process is slightly different depending on whether you are using Windows XP or Windows 7, so we’ll look at the two Windows versions separately.</w:t>
      </w:r>
    </w:p>
    <w:p w14:paraId="7661734F" w14:textId="77777777" w:rsidR="006A0BC1" w:rsidRDefault="006A0BC1" w:rsidP="006A0BC1"/>
    <w:p w14:paraId="1391840E" w14:textId="77777777" w:rsidR="006A0BC1" w:rsidRDefault="006A0BC1" w:rsidP="006A0BC1">
      <w:pPr>
        <w:pStyle w:val="Heading3"/>
      </w:pPr>
      <w:bookmarkStart w:id="103" w:name="_Toc385498390"/>
      <w:r>
        <w:t>Windows XP</w:t>
      </w:r>
      <w:bookmarkEnd w:id="103"/>
    </w:p>
    <w:p w14:paraId="5083C55B" w14:textId="77777777" w:rsidR="006A0BC1" w:rsidRDefault="006A0BC1" w:rsidP="006A0BC1">
      <w:r>
        <w:t xml:space="preserve">First, we’ll add the FEBio installation folder to the PATH variable. Open the </w:t>
      </w:r>
      <w:r>
        <w:rPr>
          <w:i/>
        </w:rPr>
        <w:t xml:space="preserve">Control Panel </w:t>
      </w:r>
      <w:r>
        <w:t xml:space="preserve">from the </w:t>
      </w:r>
      <w:r>
        <w:rPr>
          <w:i/>
        </w:rPr>
        <w:t xml:space="preserve">Start </w:t>
      </w:r>
      <w:r>
        <w:t xml:space="preserve">menu. Switch to </w:t>
      </w:r>
      <w:r>
        <w:rPr>
          <w:i/>
        </w:rPr>
        <w:t xml:space="preserve">Classic View </w:t>
      </w:r>
      <w:r>
        <w:t xml:space="preserve">and double-click the </w:t>
      </w:r>
      <w:r>
        <w:rPr>
          <w:i/>
        </w:rPr>
        <w:t>S</w:t>
      </w:r>
      <w:r w:rsidRPr="00100BC4">
        <w:rPr>
          <w:i/>
        </w:rPr>
        <w:t>ystem</w:t>
      </w:r>
      <w:r>
        <w:rPr>
          <w:i/>
        </w:rPr>
        <w:t xml:space="preserve"> </w:t>
      </w:r>
      <w:r>
        <w:t xml:space="preserve">icon. In the dialog box that appears, select the </w:t>
      </w:r>
      <w:r>
        <w:rPr>
          <w:i/>
        </w:rPr>
        <w:t xml:space="preserve">Advanced </w:t>
      </w:r>
      <w:r>
        <w:t xml:space="preserve">tab and click the button named </w:t>
      </w:r>
      <w:r>
        <w:rPr>
          <w:i/>
        </w:rPr>
        <w:t>Environment variables</w:t>
      </w:r>
      <w:r>
        <w:t xml:space="preserve">.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 xml:space="preserve">-button on all open dialog boxes. </w:t>
      </w:r>
    </w:p>
    <w:p w14:paraId="6A371DB5" w14:textId="77777777" w:rsidR="006A0BC1" w:rsidRPr="001027B4" w:rsidRDefault="006A0BC1" w:rsidP="006A0BC1">
      <w:r>
        <w:t xml:space="preserve">To open a command prompt, click the </w:t>
      </w:r>
      <w:r>
        <w:rPr>
          <w:i/>
        </w:rPr>
        <w:t xml:space="preserve">Run </w:t>
      </w:r>
      <w:r>
        <w:t xml:space="preserve">menu item on the </w:t>
      </w:r>
      <w:r>
        <w:rPr>
          <w:i/>
        </w:rPr>
        <w:t xml:space="preserve">Start </w:t>
      </w:r>
      <w:r>
        <w:t xml:space="preserve">menu. In the dialog box that appears type </w:t>
      </w:r>
      <w:r>
        <w:rPr>
          <w:i/>
        </w:rPr>
        <w:t xml:space="preserve">cmd </w:t>
      </w:r>
      <w:r>
        <w:t xml:space="preserve">and press the </w:t>
      </w:r>
      <w:r w:rsidRPr="00100BC4">
        <w:rPr>
          <w:i/>
        </w:rPr>
        <w:t>OK</w:t>
      </w:r>
      <w:r>
        <w:t xml:space="preserve">-button. A command prompt window 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 xml:space="preserve">. </w:t>
      </w:r>
    </w:p>
    <w:p w14:paraId="5F7B86F0" w14:textId="77777777" w:rsidR="006A0BC1" w:rsidRDefault="006A0BC1" w:rsidP="006A0BC1"/>
    <w:p w14:paraId="20F48B64" w14:textId="77777777" w:rsidR="006A0BC1" w:rsidRDefault="006A0BC1" w:rsidP="006A0BC1">
      <w:pPr>
        <w:pStyle w:val="Heading3"/>
      </w:pPr>
      <w:bookmarkStart w:id="104" w:name="_Toc385498391"/>
      <w:r>
        <w:t>Windows 7</w:t>
      </w:r>
      <w:bookmarkEnd w:id="104"/>
    </w:p>
    <w:p w14:paraId="60944BE0" w14:textId="77777777" w:rsidR="006A0BC1" w:rsidRDefault="006A0BC1" w:rsidP="006A0BC1">
      <w:r>
        <w:t xml:space="preserve">Let’s first modify the </w:t>
      </w:r>
      <w:r>
        <w:rPr>
          <w:i/>
        </w:rPr>
        <w:t xml:space="preserve">PATH </w:t>
      </w:r>
      <w:r>
        <w:t xml:space="preserve">environment variable. Open the </w:t>
      </w:r>
      <w:r w:rsidRPr="001027B4">
        <w:rPr>
          <w:i/>
        </w:rPr>
        <w:t>Start</w:t>
      </w:r>
      <w:r>
        <w:t xml:space="preserve"> menu and type </w:t>
      </w:r>
      <w:r>
        <w:rPr>
          <w:i/>
        </w:rPr>
        <w:t xml:space="preserve">system </w:t>
      </w:r>
      <w:r>
        <w:t xml:space="preserve">in the search field. From the search results, select the </w:t>
      </w:r>
      <w:r w:rsidRPr="001027B4">
        <w:rPr>
          <w:i/>
        </w:rPr>
        <w:t>System</w:t>
      </w:r>
      <w:r>
        <w:t xml:space="preserve"> option under </w:t>
      </w:r>
      <w:r w:rsidRPr="001027B4">
        <w:rPr>
          <w:i/>
        </w:rPr>
        <w:t>Control Panel</w:t>
      </w:r>
      <w:r>
        <w:t xml:space="preserve">. The </w:t>
      </w:r>
      <w:r>
        <w:rPr>
          <w:i/>
        </w:rPr>
        <w:t xml:space="preserve">System </w:t>
      </w:r>
      <w:r>
        <w:t xml:space="preserve">window will appear. Find the </w:t>
      </w:r>
      <w:r>
        <w:rPr>
          <w:i/>
        </w:rPr>
        <w:t xml:space="preserve">Change Settings </w:t>
      </w:r>
      <w:r>
        <w:t xml:space="preserve">option (on the lower, right side) and click it. The System Properties dialog box appears. Activate the </w:t>
      </w:r>
      <w:r>
        <w:rPr>
          <w:i/>
        </w:rPr>
        <w:t xml:space="preserve">Advanced </w:t>
      </w:r>
      <w:r>
        <w:t xml:space="preserve">tab and click the </w:t>
      </w:r>
      <w:r>
        <w:rPr>
          <w:i/>
        </w:rPr>
        <w:t xml:space="preserve">Environment Variables </w:t>
      </w:r>
      <w:r>
        <w:t xml:space="preserve">button.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-button on all open dialog boxes.</w:t>
      </w:r>
    </w:p>
    <w:p w14:paraId="342FB455" w14:textId="77777777" w:rsidR="00050D38" w:rsidRDefault="00050D38" w:rsidP="006A0BC1"/>
    <w:p w14:paraId="2525E032" w14:textId="77777777" w:rsidR="006A0BC1" w:rsidRDefault="006A0BC1" w:rsidP="006A0BC1">
      <w:r>
        <w:t xml:space="preserve">Next, open a command prompt as follows. Click the </w:t>
      </w:r>
      <w:r>
        <w:rPr>
          <w:i/>
        </w:rPr>
        <w:t xml:space="preserve">Start </w:t>
      </w:r>
      <w:r>
        <w:t xml:space="preserve">menu and type </w:t>
      </w:r>
      <w:r>
        <w:rPr>
          <w:i/>
        </w:rPr>
        <w:t xml:space="preserve">cmd </w:t>
      </w:r>
      <w:r>
        <w:t xml:space="preserve">in the search field. From the search results, select the </w:t>
      </w:r>
      <w:r>
        <w:rPr>
          <w:i/>
        </w:rPr>
        <w:t xml:space="preserve">cmd </w:t>
      </w:r>
      <w:r>
        <w:t xml:space="preserve">option under Programs. A command prompt window </w:t>
      </w:r>
      <w:r>
        <w:lastRenderedPageBreak/>
        <w:t xml:space="preserve">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w:t>
      </w:r>
    </w:p>
    <w:p w14:paraId="0FFA8817" w14:textId="77777777" w:rsidR="000D1207" w:rsidRDefault="000D1207" w:rsidP="006A0BC1"/>
    <w:p w14:paraId="19438A89" w14:textId="4AC3CB1F" w:rsidR="000D1207" w:rsidRDefault="000D1207" w:rsidP="000D1207">
      <w:pPr>
        <w:pStyle w:val="Heading3"/>
      </w:pPr>
      <w:bookmarkStart w:id="105" w:name="_Toc385498392"/>
      <w:r>
        <w:t>Running FEBio from Explorer</w:t>
      </w:r>
      <w:bookmarkEnd w:id="105"/>
    </w:p>
    <w:p w14:paraId="02DD604A" w14:textId="77777777" w:rsidR="00570E2F" w:rsidRDefault="000D1207" w:rsidP="000D1207">
      <w:r>
        <w:t xml:space="preserve">A third method of running FEBio, which often is very convenient, is to run FEBio from Windows Explorer. To do this, first open Explorer and browse to the folder that contains your FEBio input files. Next, right-click on the input file and select </w:t>
      </w:r>
      <w:r w:rsidRPr="00570E2F">
        <w:rPr>
          <w:i/>
        </w:rPr>
        <w:t>Open With</w:t>
      </w:r>
      <w:r>
        <w:t xml:space="preserve">. Now select </w:t>
      </w:r>
      <w:r w:rsidR="00570E2F" w:rsidRPr="00570E2F">
        <w:rPr>
          <w:i/>
        </w:rPr>
        <w:t>Choose default program</w:t>
      </w:r>
      <w:r w:rsidR="00570E2F">
        <w:t xml:space="preserve">. A dialog box appears with a list of programs to open the input file. If FEBio is not on this list yet, click the </w:t>
      </w:r>
      <w:r w:rsidR="00570E2F" w:rsidRPr="00570E2F">
        <w:rPr>
          <w:i/>
        </w:rPr>
        <w:t>Browse</w:t>
      </w:r>
      <w:r w:rsidR="00570E2F">
        <w:t xml:space="preserve"> button. Locate the FEBio executable (e.g. in C:/Program Files/FEBio2/bin), select it and press the </w:t>
      </w:r>
      <w:r w:rsidR="00570E2F" w:rsidRPr="00570E2F">
        <w:rPr>
          <w:i/>
        </w:rPr>
        <w:t>Open</w:t>
      </w:r>
      <w:r w:rsidR="00570E2F">
        <w:t xml:space="preserve"> button. Now select FEBio in the </w:t>
      </w:r>
      <w:r w:rsidR="00570E2F" w:rsidRPr="00570E2F">
        <w:rPr>
          <w:i/>
        </w:rPr>
        <w:t>Open With</w:t>
      </w:r>
      <w:r w:rsidR="00570E2F">
        <w:t xml:space="preserve"> dialog box and press Ok. </w:t>
      </w:r>
    </w:p>
    <w:p w14:paraId="5AB215C7" w14:textId="77777777" w:rsidR="00570E2F" w:rsidRDefault="00570E2F" w:rsidP="000D1207"/>
    <w:p w14:paraId="67412F63" w14:textId="32D62268" w:rsidR="000D1207" w:rsidRPr="00570E2F" w:rsidRDefault="00570E2F" w:rsidP="000D1207">
      <w:r>
        <w:t xml:space="preserve">After you have done this once, the process simplifies. After you right-click the input file, FEBio should now show up in the </w:t>
      </w:r>
      <w:r>
        <w:rPr>
          <w:i/>
        </w:rPr>
        <w:t xml:space="preserve">Open With </w:t>
      </w:r>
      <w:r>
        <w:t xml:space="preserve">menu item and can be selected immediately without having to go through all the previous steps. </w:t>
      </w:r>
    </w:p>
    <w:p w14:paraId="3916A44C" w14:textId="77777777" w:rsidR="006A0BC1" w:rsidRDefault="006A0BC1" w:rsidP="006A0BC1"/>
    <w:p w14:paraId="34A9D20D" w14:textId="77777777" w:rsidR="006A0BC1" w:rsidRDefault="006A0BC1" w:rsidP="006A0BC1">
      <w:pPr>
        <w:pStyle w:val="Heading2"/>
      </w:pPr>
      <w:bookmarkStart w:id="106" w:name="_Toc385498393"/>
      <w:r>
        <w:t>Running FEBio on Linux or MAC</w:t>
      </w:r>
      <w:bookmarkEnd w:id="106"/>
    </w:p>
    <w:p w14:paraId="71EBF969" w14:textId="77777777" w:rsidR="006A0BC1" w:rsidRDefault="006A0BC1" w:rsidP="006A0BC1">
      <w:r>
        <w:t>Running FEBio on Linux or Mac is as easy as opening up a shell window and typing FEBio on the command line. However, you may need to define an alias to the folder that contains the FEBio executable if you want to run FEBio from any folder on your system. Since this depends on your shell, you need to consult your Linux documentation on how to do this. E.g. if you are using c-shell, you can define an alias as follows</w:t>
      </w:r>
      <w:r w:rsidR="00050D38">
        <w:t>:</w:t>
      </w:r>
    </w:p>
    <w:p w14:paraId="04CC364C" w14:textId="77777777" w:rsidR="006A0BC1" w:rsidRDefault="006A0BC1" w:rsidP="006A0BC1"/>
    <w:p w14:paraId="294BAC8C" w14:textId="77777777" w:rsidR="006A0BC1" w:rsidRDefault="006A0BC1" w:rsidP="006A0BC1">
      <w:pPr>
        <w:pStyle w:val="code"/>
      </w:pPr>
      <w:r>
        <w:t>alias febio '/path/to/febio/executable/'</w:t>
      </w:r>
    </w:p>
    <w:p w14:paraId="57272D68" w14:textId="77777777" w:rsidR="006A0BC1" w:rsidRDefault="006A0BC1" w:rsidP="006A0BC1"/>
    <w:p w14:paraId="1505D19D" w14:textId="77777777" w:rsidR="006A0BC1" w:rsidRPr="008C68F4" w:rsidRDefault="006A0BC1" w:rsidP="006A0BC1">
      <w:r>
        <w:t xml:space="preserve">If you don’t want to define this alias every time you open a shell window, you can place it in your shell start up file (e.g. </w:t>
      </w:r>
      <w:r w:rsidRPr="00A42AF2">
        <w:rPr>
          <w:i/>
        </w:rPr>
        <w:t>.cshrc</w:t>
      </w:r>
      <w:r>
        <w:t xml:space="preserve"> for c-shell). </w:t>
      </w:r>
    </w:p>
    <w:p w14:paraId="1B473DEB" w14:textId="77777777" w:rsidR="006A0BC1" w:rsidRPr="001027B4" w:rsidRDefault="006A0BC1" w:rsidP="006A0BC1"/>
    <w:p w14:paraId="171F1799" w14:textId="77777777" w:rsidR="006A0BC1" w:rsidRDefault="006A0BC1" w:rsidP="006A0BC1">
      <w:pPr>
        <w:pStyle w:val="Heading2"/>
      </w:pPr>
      <w:bookmarkStart w:id="107" w:name="_Ref172430769"/>
      <w:bookmarkStart w:id="108" w:name="_Toc385498394"/>
      <w:r>
        <w:t>The Command Line</w:t>
      </w:r>
      <w:bookmarkEnd w:id="107"/>
      <w:bookmarkEnd w:id="108"/>
    </w:p>
    <w:p w14:paraId="1ED8F70A" w14:textId="77777777" w:rsidR="006A0BC1" w:rsidRDefault="006A0BC1" w:rsidP="006A0BC1">
      <w:r>
        <w:t xml:space="preserve">FEBio is started from a shell window (or the </w:t>
      </w:r>
      <w:r w:rsidRPr="002D3F13">
        <w:rPr>
          <w:i/>
        </w:rPr>
        <w:t>command prompt</w:t>
      </w:r>
      <w:r>
        <w:t xml:space="preserve"> in Windows). The command line is the same for all platforms:</w:t>
      </w:r>
    </w:p>
    <w:p w14:paraId="048A05CA" w14:textId="77777777" w:rsidR="006A0BC1" w:rsidRDefault="006A0BC1" w:rsidP="006A0BC1"/>
    <w:p w14:paraId="3E0CD0FA" w14:textId="77777777" w:rsidR="006A0BC1" w:rsidRPr="0097532C" w:rsidRDefault="006A0BC1" w:rsidP="006A0BC1">
      <w:pPr>
        <w:pStyle w:val="code"/>
      </w:pPr>
      <w:r w:rsidRPr="0097532C">
        <w:t>febio [-o1 [name1] | -o2 [name2] | …]</w:t>
      </w:r>
    </w:p>
    <w:p w14:paraId="0CB9E250" w14:textId="77777777" w:rsidR="006A0BC1" w:rsidRDefault="006A0BC1" w:rsidP="006A0BC1"/>
    <w:p w14:paraId="522BC238" w14:textId="77777777" w:rsidR="006A0BC1" w:rsidRDefault="006A0BC1" w:rsidP="006A0BC1">
      <w:r>
        <w:t xml:space="preserve">Where </w:t>
      </w:r>
      <w:r w:rsidRPr="00B27FE9">
        <w:rPr>
          <w:rStyle w:val="codeChar"/>
        </w:rPr>
        <w:t>-o1</w:t>
      </w:r>
      <w:r>
        <w:t xml:space="preserve">, </w:t>
      </w:r>
      <w:r w:rsidRPr="00B27FE9">
        <w:rPr>
          <w:rStyle w:val="codeChar"/>
        </w:rPr>
        <w:t>-o2</w:t>
      </w:r>
      <w:r>
        <w:t xml:space="preserve"> are options and </w:t>
      </w:r>
      <w:r w:rsidRPr="003C1730">
        <w:rPr>
          <w:rFonts w:ascii="Courier New" w:hAnsi="Courier New" w:cs="Courier New"/>
          <w:i/>
        </w:rPr>
        <w:t>name1</w:t>
      </w:r>
      <w:r w:rsidRPr="003C1730">
        <w:rPr>
          <w:rFonts w:ascii="Courier New" w:hAnsi="Courier New" w:cs="Courier New"/>
        </w:rPr>
        <w:t xml:space="preserve">, </w:t>
      </w:r>
      <w:r w:rsidRPr="003C1730">
        <w:rPr>
          <w:rFonts w:ascii="Courier New" w:hAnsi="Courier New" w:cs="Courier New"/>
          <w:i/>
        </w:rPr>
        <w:t>name2</w:t>
      </w:r>
      <w:r w:rsidRPr="003C1730">
        <w:rPr>
          <w:rFonts w:ascii="Courier New" w:hAnsi="Courier New" w:cs="Courier New"/>
        </w:rPr>
        <w:t>, …</w:t>
      </w:r>
      <w:r>
        <w:t xml:space="preserve"> are filenames. The different options (of which most are optional) are given by the following list:</w:t>
      </w:r>
    </w:p>
    <w:p w14:paraId="73C6D028" w14:textId="77777777" w:rsidR="006A0BC1" w:rsidRDefault="006A0BC1" w:rsidP="006A0BC1"/>
    <w:p w14:paraId="2D2C8B5D" w14:textId="77777777" w:rsidR="006A0BC1" w:rsidRDefault="006A0BC1" w:rsidP="006A0BC1">
      <w:pPr>
        <w:numPr>
          <w:ilvl w:val="0"/>
          <w:numId w:val="3"/>
        </w:numPr>
      </w:pPr>
      <w:r w:rsidRPr="003C1730">
        <w:rPr>
          <w:rFonts w:ascii="Courier New" w:hAnsi="Courier New" w:cs="Courier New"/>
        </w:rPr>
        <w:t>-i</w:t>
      </w:r>
      <w:r>
        <w:t xml:space="preserve"> : name of input file </w:t>
      </w:r>
    </w:p>
    <w:p w14:paraId="20EB39F1" w14:textId="77777777" w:rsidR="006A0BC1" w:rsidRDefault="006A0BC1" w:rsidP="006A0BC1">
      <w:pPr>
        <w:numPr>
          <w:ilvl w:val="0"/>
          <w:numId w:val="3"/>
        </w:numPr>
      </w:pPr>
      <w:r w:rsidRPr="003C1730">
        <w:rPr>
          <w:rFonts w:ascii="Courier New" w:hAnsi="Courier New" w:cs="Courier New"/>
        </w:rPr>
        <w:t>-r</w:t>
      </w:r>
      <w:r>
        <w:t xml:space="preserve"> : restart file name</w:t>
      </w:r>
    </w:p>
    <w:p w14:paraId="7B1A8D24" w14:textId="77777777" w:rsidR="006A0BC1" w:rsidRDefault="006A0BC1" w:rsidP="006A0BC1">
      <w:pPr>
        <w:numPr>
          <w:ilvl w:val="0"/>
          <w:numId w:val="3"/>
        </w:numPr>
      </w:pPr>
      <w:r w:rsidRPr="003C1730">
        <w:rPr>
          <w:rFonts w:ascii="Courier New" w:hAnsi="Courier New" w:cs="Courier New"/>
        </w:rPr>
        <w:t>-</w:t>
      </w:r>
      <w:r>
        <w:rPr>
          <w:rFonts w:ascii="Courier New" w:hAnsi="Courier New" w:cs="Courier New"/>
        </w:rPr>
        <w:t>g</w:t>
      </w:r>
      <w:r>
        <w:t xml:space="preserve"> : debug flag (does not require a file name)</w:t>
      </w:r>
    </w:p>
    <w:p w14:paraId="44A59FEE" w14:textId="77777777" w:rsidR="006A0BC1" w:rsidRDefault="006A0BC1" w:rsidP="006A0BC1">
      <w:pPr>
        <w:numPr>
          <w:ilvl w:val="0"/>
          <w:numId w:val="3"/>
        </w:numPr>
      </w:pPr>
      <w:r w:rsidRPr="00541457">
        <w:rPr>
          <w:rStyle w:val="codeChar"/>
        </w:rPr>
        <w:lastRenderedPageBreak/>
        <w:t>-p</w:t>
      </w:r>
      <w:r>
        <w:t xml:space="preserve">: plot file name </w:t>
      </w:r>
    </w:p>
    <w:p w14:paraId="20F53F0F" w14:textId="77777777" w:rsidR="006A0BC1" w:rsidRDefault="006A0BC1" w:rsidP="006A0BC1">
      <w:pPr>
        <w:numPr>
          <w:ilvl w:val="0"/>
          <w:numId w:val="3"/>
        </w:numPr>
      </w:pPr>
      <w:r w:rsidRPr="00541457">
        <w:rPr>
          <w:rStyle w:val="codeChar"/>
        </w:rPr>
        <w:t>-</w:t>
      </w:r>
      <w:r>
        <w:rPr>
          <w:rStyle w:val="codeChar"/>
        </w:rPr>
        <w:t>a</w:t>
      </w:r>
      <w:r>
        <w:t>: dump file name</w:t>
      </w:r>
    </w:p>
    <w:p w14:paraId="7B80F4DE" w14:textId="77777777" w:rsidR="006A0BC1" w:rsidRDefault="006A0BC1" w:rsidP="006A0BC1">
      <w:pPr>
        <w:numPr>
          <w:ilvl w:val="0"/>
          <w:numId w:val="3"/>
        </w:numPr>
      </w:pPr>
      <w:bookmarkStart w:id="109" w:name="OLE_LINK1"/>
      <w:bookmarkStart w:id="110" w:name="OLE_LINK2"/>
      <w:r w:rsidRPr="00541457">
        <w:rPr>
          <w:rStyle w:val="codeChar"/>
        </w:rPr>
        <w:t>-</w:t>
      </w:r>
      <w:r>
        <w:rPr>
          <w:rStyle w:val="codeChar"/>
        </w:rPr>
        <w:t>o</w:t>
      </w:r>
      <w:r>
        <w:t>: log file name</w:t>
      </w:r>
      <w:bookmarkEnd w:id="109"/>
      <w:bookmarkEnd w:id="110"/>
    </w:p>
    <w:p w14:paraId="1D3EE15C" w14:textId="77777777" w:rsidR="006A0BC1" w:rsidRDefault="006A0BC1" w:rsidP="006A0BC1">
      <w:pPr>
        <w:numPr>
          <w:ilvl w:val="0"/>
          <w:numId w:val="3"/>
        </w:numPr>
      </w:pPr>
      <w:r w:rsidRPr="00541457">
        <w:rPr>
          <w:rStyle w:val="codeChar"/>
        </w:rPr>
        <w:t>-</w:t>
      </w:r>
      <w:r>
        <w:rPr>
          <w:rStyle w:val="codeChar"/>
        </w:rPr>
        <w:t>c</w:t>
      </w:r>
      <w:r>
        <w:t>: data check only</w:t>
      </w:r>
    </w:p>
    <w:p w14:paraId="105851E1" w14:textId="4ACFD5F5" w:rsidR="006A0BC1" w:rsidRDefault="006A0BC1" w:rsidP="006A0BC1">
      <w:pPr>
        <w:numPr>
          <w:ilvl w:val="0"/>
          <w:numId w:val="3"/>
        </w:numPr>
      </w:pPr>
      <w:r w:rsidRPr="00541457">
        <w:rPr>
          <w:rStyle w:val="codeChar"/>
        </w:rPr>
        <w:t>-</w:t>
      </w:r>
      <w:r>
        <w:rPr>
          <w:rStyle w:val="codeChar"/>
        </w:rPr>
        <w:t>s</w:t>
      </w:r>
      <w:r>
        <w:t>: material parameter optimization</w:t>
      </w:r>
      <w:r w:rsidR="00C278DA">
        <w:t xml:space="preserve"> </w:t>
      </w:r>
      <w:ins w:id="111" w:author="Steve Maas" w:date="2013-12-14T22:01:00Z">
        <w:r w:rsidR="00EB23E8">
          <w:t>control file</w:t>
        </w:r>
      </w:ins>
    </w:p>
    <w:p w14:paraId="2749D4D8" w14:textId="77777777" w:rsidR="006A0BC1" w:rsidRDefault="006A0BC1" w:rsidP="006A0BC1">
      <w:pPr>
        <w:numPr>
          <w:ilvl w:val="0"/>
          <w:numId w:val="3"/>
        </w:numPr>
      </w:pPr>
      <w:r w:rsidRPr="00541457">
        <w:rPr>
          <w:rStyle w:val="codeChar"/>
        </w:rPr>
        <w:t>-</w:t>
      </w:r>
      <w:r>
        <w:rPr>
          <w:rStyle w:val="codeChar"/>
        </w:rPr>
        <w:t xml:space="preserve">nosplash: </w:t>
      </w:r>
      <w:r>
        <w:t>don’t show the welcome screen</w:t>
      </w:r>
    </w:p>
    <w:p w14:paraId="56772D79" w14:textId="77777777" w:rsidR="006A0BC1" w:rsidRDefault="006A0BC1" w:rsidP="006A0BC1">
      <w:pPr>
        <w:numPr>
          <w:ilvl w:val="0"/>
          <w:numId w:val="3"/>
        </w:numPr>
      </w:pPr>
      <w:r w:rsidRPr="00541457">
        <w:rPr>
          <w:rStyle w:val="codeChar"/>
        </w:rPr>
        <w:t>-</w:t>
      </w:r>
      <w:r>
        <w:rPr>
          <w:rStyle w:val="codeChar"/>
        </w:rPr>
        <w:t xml:space="preserve">cnf: </w:t>
      </w:r>
      <w:r>
        <w:t>configuration filename</w:t>
      </w:r>
    </w:p>
    <w:p w14:paraId="35184DFB" w14:textId="77777777" w:rsidR="006A0BC1" w:rsidRDefault="006A0BC1" w:rsidP="006A0BC1">
      <w:pPr>
        <w:numPr>
          <w:ilvl w:val="0"/>
          <w:numId w:val="3"/>
        </w:numPr>
      </w:pPr>
      <w:r w:rsidRPr="00541457">
        <w:rPr>
          <w:rStyle w:val="codeChar"/>
        </w:rPr>
        <w:t>-</w:t>
      </w:r>
      <w:r>
        <w:rPr>
          <w:rStyle w:val="codeChar"/>
        </w:rPr>
        <w:t xml:space="preserve">noconfig: </w:t>
      </w:r>
      <w:r>
        <w:t>don’t use the configuration file</w:t>
      </w:r>
    </w:p>
    <w:p w14:paraId="0074538E" w14:textId="77777777" w:rsidR="006A0BC1" w:rsidRDefault="006A0BC1" w:rsidP="006A0BC1">
      <w:pPr>
        <w:pStyle w:val="code"/>
      </w:pPr>
    </w:p>
    <w:p w14:paraId="09B61900" w14:textId="77777777" w:rsidR="006A0BC1" w:rsidRDefault="006A0BC1" w:rsidP="00E3586F">
      <w:r>
        <w:t>A more detailed description of these options follows.</w:t>
      </w:r>
    </w:p>
    <w:p w14:paraId="29E9C123" w14:textId="77777777" w:rsidR="006A0BC1" w:rsidRDefault="006A0BC1" w:rsidP="006A0BC1"/>
    <w:p w14:paraId="07A31A2C" w14:textId="77777777" w:rsidR="006A0BC1" w:rsidRPr="00C62631" w:rsidRDefault="006A0BC1" w:rsidP="006A0BC1">
      <w:pPr>
        <w:rPr>
          <w:b/>
        </w:rPr>
      </w:pPr>
      <w:r>
        <w:rPr>
          <w:b/>
        </w:rPr>
        <w:t>-i</w:t>
      </w:r>
    </w:p>
    <w:p w14:paraId="172FB987" w14:textId="77777777" w:rsidR="006A0BC1" w:rsidRDefault="006A0BC1" w:rsidP="006A0BC1">
      <w:r>
        <w:t xml:space="preserve">The </w:t>
      </w:r>
      <w:r w:rsidRPr="00B27FE9">
        <w:rPr>
          <w:rStyle w:val="codeChar"/>
        </w:rPr>
        <w:t>-i</w:t>
      </w:r>
      <w:r>
        <w:t xml:space="preserve"> option is used to specify the name of the input file. The input file is expected to follow the format specifications as described in </w:t>
      </w:r>
      <w:r>
        <w:fldChar w:fldCharType="begin"/>
      </w:r>
      <w:r>
        <w:instrText xml:space="preserve"> REF _Ref293568311 \r \h </w:instrText>
      </w:r>
      <w:r>
        <w:fldChar w:fldCharType="separate"/>
      </w:r>
      <w:r w:rsidR="00873D59">
        <w:t>Chapter 3</w:t>
      </w:r>
      <w:r>
        <w:fldChar w:fldCharType="end"/>
      </w:r>
      <w:r>
        <w:t xml:space="preserve">. </w:t>
      </w:r>
    </w:p>
    <w:p w14:paraId="1CED4055" w14:textId="77777777" w:rsidR="006A0BC1" w:rsidRDefault="006A0BC1" w:rsidP="006A0BC1"/>
    <w:p w14:paraId="54C9B543" w14:textId="77777777" w:rsidR="006A0BC1" w:rsidRDefault="006A0BC1" w:rsidP="006A0BC1"/>
    <w:p w14:paraId="593BAC42" w14:textId="77777777" w:rsidR="006A0BC1" w:rsidRDefault="006A0BC1" w:rsidP="00026B51">
      <w:pPr>
        <w:pStyle w:val="Example"/>
      </w:pPr>
      <w:r>
        <w:t>Example:</w:t>
      </w:r>
    </w:p>
    <w:p w14:paraId="614C4B1F" w14:textId="77777777" w:rsidR="006A0BC1" w:rsidRDefault="006A0BC1" w:rsidP="006A0BC1">
      <w:pPr>
        <w:pStyle w:val="code"/>
        <w:rPr>
          <w:rFonts w:cs="Courier New"/>
        </w:rPr>
      </w:pPr>
      <w:r>
        <w:t xml:space="preserve">&gt; </w:t>
      </w:r>
      <w:r w:rsidRPr="003C1730">
        <w:rPr>
          <w:rFonts w:cs="Courier New"/>
        </w:rPr>
        <w:t>febio -i input.</w:t>
      </w:r>
      <w:r>
        <w:rPr>
          <w:rFonts w:cs="Courier New"/>
        </w:rPr>
        <w:t>feb</w:t>
      </w:r>
    </w:p>
    <w:p w14:paraId="3D4144BF" w14:textId="77777777" w:rsidR="00085758" w:rsidRDefault="00085758" w:rsidP="006A0BC1"/>
    <w:p w14:paraId="46EADAB9" w14:textId="2EF5026C" w:rsidR="006A0BC1" w:rsidRDefault="00085758" w:rsidP="006A0BC1">
      <w:r>
        <w:t xml:space="preserve">This is the most common way to start a FEBio run. </w:t>
      </w:r>
      <w:r w:rsidR="00DD3DFB">
        <w:t xml:space="preserve">However, </w:t>
      </w:r>
      <w:r>
        <w:t xml:space="preserve">FEBio allows the omission of the </w:t>
      </w:r>
      <w:r w:rsidR="002B5AC7" w:rsidRPr="003C1730">
        <w:rPr>
          <w:rFonts w:ascii="Courier New" w:hAnsi="Courier New" w:cs="Courier New"/>
        </w:rPr>
        <w:t>-i</w:t>
      </w:r>
      <w:r w:rsidR="002B5AC7">
        <w:t xml:space="preserve"> </w:t>
      </w:r>
      <w:r>
        <w:t xml:space="preserve">when only a filename is given. </w:t>
      </w:r>
    </w:p>
    <w:p w14:paraId="4ACE98DA" w14:textId="77777777" w:rsidR="00085758" w:rsidRDefault="00085758" w:rsidP="006A0BC1"/>
    <w:p w14:paraId="39DC72F8" w14:textId="2B80D411" w:rsidR="00085758" w:rsidRDefault="00085758" w:rsidP="00085758">
      <w:pPr>
        <w:pStyle w:val="code"/>
        <w:rPr>
          <w:rFonts w:cs="Courier New"/>
        </w:rPr>
      </w:pPr>
      <w:r>
        <w:t xml:space="preserve">&gt; </w:t>
      </w:r>
      <w:r w:rsidRPr="003C1730">
        <w:rPr>
          <w:rFonts w:cs="Courier New"/>
        </w:rPr>
        <w:t>febio input.</w:t>
      </w:r>
      <w:r>
        <w:rPr>
          <w:rFonts w:cs="Courier New"/>
        </w:rPr>
        <w:t>feb</w:t>
      </w:r>
    </w:p>
    <w:p w14:paraId="72CABB02" w14:textId="77777777" w:rsidR="00085758" w:rsidRDefault="00085758" w:rsidP="006A0BC1"/>
    <w:p w14:paraId="6675376E" w14:textId="5B366B30" w:rsidR="00085758" w:rsidRPr="00085758" w:rsidRDefault="00085758" w:rsidP="006A0BC1">
      <w:r>
        <w:t xml:space="preserve">On Windows, this allows for starting FEBio by double-clicking on an input file (assuming you have chosen FEBio as the default program </w:t>
      </w:r>
      <w:r w:rsidR="00FA64A5">
        <w:t>to open</w:t>
      </w:r>
      <w:r>
        <w:t xml:space="preserve"> .feb files).</w:t>
      </w:r>
      <w:r w:rsidR="00495E10">
        <w:t xml:space="preserve"> Note that if additional options are specified on the command line the </w:t>
      </w:r>
      <w:r w:rsidR="002B5AC7" w:rsidRPr="003C1730">
        <w:rPr>
          <w:rFonts w:ascii="Courier New" w:hAnsi="Courier New" w:cs="Courier New"/>
        </w:rPr>
        <w:t>-i</w:t>
      </w:r>
      <w:r w:rsidR="002B5AC7">
        <w:t xml:space="preserve"> </w:t>
      </w:r>
      <w:r w:rsidR="00495E10">
        <w:t>must be presen</w:t>
      </w:r>
      <w:r w:rsidR="00EB40E8">
        <w:t>t.</w:t>
      </w:r>
      <w:r>
        <w:t xml:space="preserve"> </w:t>
      </w:r>
    </w:p>
    <w:p w14:paraId="0BF72596" w14:textId="77777777" w:rsidR="00085758" w:rsidRDefault="00085758" w:rsidP="006A0BC1">
      <w:pPr>
        <w:rPr>
          <w:b/>
        </w:rPr>
      </w:pPr>
    </w:p>
    <w:p w14:paraId="3AD5CBB7" w14:textId="77777777" w:rsidR="006A0BC1" w:rsidRPr="00C62631" w:rsidRDefault="006A0BC1" w:rsidP="006A0BC1">
      <w:pPr>
        <w:rPr>
          <w:b/>
        </w:rPr>
      </w:pPr>
      <w:r>
        <w:rPr>
          <w:b/>
        </w:rPr>
        <w:t>-r</w:t>
      </w:r>
    </w:p>
    <w:p w14:paraId="36F50386" w14:textId="7176DC9E" w:rsidR="006A0BC1" w:rsidRDefault="006A0BC1" w:rsidP="006A0BC1">
      <w:r>
        <w:t xml:space="preserve">The </w:t>
      </w:r>
      <w:r w:rsidRPr="00B27FE9">
        <w:rPr>
          <w:rStyle w:val="codeChar"/>
        </w:rPr>
        <w:t>-r</w:t>
      </w:r>
      <w:r>
        <w:t xml:space="preserve"> option allows you to restart a previous analysis. The filename that must follow this option is </w:t>
      </w:r>
      <w:r w:rsidR="002B5AC7">
        <w:t>a</w:t>
      </w:r>
      <w:r>
        <w:t xml:space="preserve"> FEBio </w:t>
      </w:r>
      <w:r>
        <w:rPr>
          <w:i/>
        </w:rPr>
        <w:t xml:space="preserve">restart input file </w:t>
      </w:r>
      <w:r>
        <w:t xml:space="preserve">or a </w:t>
      </w:r>
      <w:r>
        <w:rPr>
          <w:i/>
        </w:rPr>
        <w:t>dump file</w:t>
      </w:r>
      <w:r>
        <w:t xml:space="preserve">. The restart input file and dump file are described in more detail in </w:t>
      </w:r>
      <w:r>
        <w:fldChar w:fldCharType="begin"/>
      </w:r>
      <w:r>
        <w:instrText xml:space="preserve"> REF _Ref230581893 \r \h </w:instrText>
      </w:r>
      <w:r>
        <w:fldChar w:fldCharType="separate"/>
      </w:r>
      <w:r w:rsidR="00873D59">
        <w:t>Chapter 5</w:t>
      </w:r>
      <w:r>
        <w:fldChar w:fldCharType="end"/>
      </w:r>
      <w:r>
        <w:t xml:space="preserve">. The </w:t>
      </w:r>
      <w:r w:rsidRPr="003C1730">
        <w:rPr>
          <w:rFonts w:ascii="Courier New" w:hAnsi="Courier New" w:cs="Courier New"/>
        </w:rPr>
        <w:t>-i</w:t>
      </w:r>
      <w:r>
        <w:rPr>
          <w:i/>
        </w:rPr>
        <w:t xml:space="preserve"> </w:t>
      </w:r>
      <w:r>
        <w:t xml:space="preserve">and </w:t>
      </w:r>
      <w:r w:rsidRPr="003C1730">
        <w:rPr>
          <w:rFonts w:ascii="Courier New" w:hAnsi="Courier New" w:cs="Courier New"/>
        </w:rPr>
        <w:t>-r</w:t>
      </w:r>
      <w:r>
        <w:t xml:space="preserve"> options are mutually exclusive; only one of them may appear on the command line.</w:t>
      </w:r>
    </w:p>
    <w:p w14:paraId="7094EF90" w14:textId="77777777" w:rsidR="006A0BC1" w:rsidRDefault="006A0BC1" w:rsidP="006A0BC1"/>
    <w:p w14:paraId="1CB756E2" w14:textId="77777777" w:rsidR="006A0BC1" w:rsidRDefault="006A0BC1" w:rsidP="00026B51">
      <w:pPr>
        <w:pStyle w:val="Example"/>
      </w:pPr>
      <w:r>
        <w:t>Example:</w:t>
      </w:r>
    </w:p>
    <w:p w14:paraId="408CE169" w14:textId="77777777" w:rsidR="006A0BC1" w:rsidRDefault="006A0BC1" w:rsidP="006A0BC1">
      <w:pPr>
        <w:pStyle w:val="code"/>
      </w:pPr>
      <w:r>
        <w:t xml:space="preserve">&gt; </w:t>
      </w:r>
      <w:r w:rsidRPr="003C1730">
        <w:rPr>
          <w:rFonts w:cs="Courier New"/>
        </w:rPr>
        <w:t xml:space="preserve">febio -r </w:t>
      </w:r>
      <w:r>
        <w:rPr>
          <w:rFonts w:cs="Courier New"/>
        </w:rPr>
        <w:t>file.feb</w:t>
      </w:r>
    </w:p>
    <w:p w14:paraId="77B053A8" w14:textId="77777777" w:rsidR="006A0BC1" w:rsidRDefault="006A0BC1" w:rsidP="006A0BC1"/>
    <w:p w14:paraId="42863E0E" w14:textId="77777777" w:rsidR="006A0BC1" w:rsidRPr="00C62631" w:rsidRDefault="006A0BC1" w:rsidP="006A0BC1">
      <w:pPr>
        <w:rPr>
          <w:b/>
        </w:rPr>
      </w:pPr>
      <w:r>
        <w:rPr>
          <w:b/>
        </w:rPr>
        <w:t>-g</w:t>
      </w:r>
    </w:p>
    <w:p w14:paraId="330779D3" w14:textId="77777777" w:rsidR="006A0BC1" w:rsidRDefault="006A0BC1" w:rsidP="006A0BC1">
      <w:r>
        <w:t>The</w:t>
      </w:r>
      <w:r w:rsidRPr="003C1730">
        <w:rPr>
          <w:rFonts w:ascii="Courier New" w:hAnsi="Courier New" w:cs="Courier New"/>
        </w:rPr>
        <w:t xml:space="preserve"> </w:t>
      </w:r>
      <w:r w:rsidRPr="00B27FE9">
        <w:rPr>
          <w:rStyle w:val="codeChar"/>
        </w:rPr>
        <w:t>–g</w:t>
      </w:r>
      <w:r>
        <w:t xml:space="preserve"> option runs FEBio in </w:t>
      </w:r>
      <w:r>
        <w:rPr>
          <w:i/>
        </w:rPr>
        <w:t>debug mode</w:t>
      </w:r>
      <w:r>
        <w:t xml:space="preserve">. See section </w:t>
      </w:r>
      <w:r>
        <w:fldChar w:fldCharType="begin"/>
      </w:r>
      <w:r>
        <w:instrText xml:space="preserve"> REF _Ref230422001 \r \h </w:instrText>
      </w:r>
      <w:r>
        <w:fldChar w:fldCharType="separate"/>
      </w:r>
      <w:r w:rsidR="00873D59">
        <w:t>2.8.2</w:t>
      </w:r>
      <w:r>
        <w:fldChar w:fldCharType="end"/>
      </w:r>
      <w:r>
        <w:t xml:space="preserve"> for more information on running FEBio in debug mode.</w:t>
      </w:r>
    </w:p>
    <w:p w14:paraId="40D96C38" w14:textId="77777777" w:rsidR="006A0BC1" w:rsidRDefault="006A0BC1" w:rsidP="006A0BC1"/>
    <w:p w14:paraId="70196EA4" w14:textId="77777777" w:rsidR="006A0BC1" w:rsidRDefault="006A0BC1" w:rsidP="00026B51">
      <w:pPr>
        <w:pStyle w:val="Example"/>
      </w:pPr>
      <w:r>
        <w:t>Example:</w:t>
      </w:r>
    </w:p>
    <w:p w14:paraId="1AB682AA" w14:textId="77777777" w:rsidR="006A0BC1" w:rsidRDefault="006A0BC1" w:rsidP="006A0BC1">
      <w:pPr>
        <w:pStyle w:val="code"/>
        <w:rPr>
          <w:rFonts w:cs="Courier New"/>
        </w:rPr>
      </w:pPr>
      <w:r>
        <w:t xml:space="preserve">&gt; </w:t>
      </w:r>
      <w:r w:rsidRPr="003C1730">
        <w:rPr>
          <w:rFonts w:cs="Courier New"/>
        </w:rPr>
        <w:t>febio -i input.</w:t>
      </w:r>
      <w:r>
        <w:rPr>
          <w:rFonts w:cs="Courier New"/>
        </w:rPr>
        <w:t>feb</w:t>
      </w:r>
      <w:r w:rsidRPr="003C1730">
        <w:rPr>
          <w:rFonts w:cs="Courier New"/>
        </w:rPr>
        <w:t xml:space="preserve"> </w:t>
      </w:r>
      <w:r>
        <w:rPr>
          <w:rFonts w:cs="Courier New"/>
        </w:rPr>
        <w:t>–g</w:t>
      </w:r>
    </w:p>
    <w:p w14:paraId="66BF7B9D" w14:textId="77777777" w:rsidR="006A0BC1" w:rsidRDefault="006A0BC1" w:rsidP="006A0BC1">
      <w:pPr>
        <w:rPr>
          <w:rFonts w:ascii="Courier New" w:hAnsi="Courier New" w:cs="Courier New"/>
        </w:rPr>
      </w:pPr>
    </w:p>
    <w:p w14:paraId="5FBD4F6A" w14:textId="77777777" w:rsidR="00257EC3" w:rsidRDefault="00257EC3" w:rsidP="006A0BC1">
      <w:pPr>
        <w:rPr>
          <w:b/>
        </w:rPr>
      </w:pPr>
    </w:p>
    <w:p w14:paraId="7C9C8E37" w14:textId="77777777" w:rsidR="00257EC3" w:rsidRDefault="00257EC3" w:rsidP="006A0BC1">
      <w:pPr>
        <w:rPr>
          <w:b/>
        </w:rPr>
      </w:pPr>
    </w:p>
    <w:p w14:paraId="5AF6174A" w14:textId="77777777" w:rsidR="006A0BC1" w:rsidRPr="00C62631" w:rsidRDefault="006A0BC1" w:rsidP="006A0BC1">
      <w:pPr>
        <w:rPr>
          <w:b/>
        </w:rPr>
      </w:pPr>
      <w:r w:rsidRPr="00C62631">
        <w:rPr>
          <w:b/>
        </w:rPr>
        <w:lastRenderedPageBreak/>
        <w:t>-p</w:t>
      </w:r>
    </w:p>
    <w:p w14:paraId="2DE8693F" w14:textId="77777777" w:rsidR="006A0BC1" w:rsidRDefault="006A0BC1" w:rsidP="006A0BC1">
      <w:r>
        <w:t xml:space="preserve">The </w:t>
      </w:r>
      <w:r w:rsidRPr="00C62631">
        <w:rPr>
          <w:rStyle w:val="codeChar"/>
        </w:rPr>
        <w:t>–p</w:t>
      </w:r>
      <w:r>
        <w:t xml:space="preserve"> option allows the user to specify the name of the </w:t>
      </w:r>
      <w:r w:rsidRPr="00C62631">
        <w:rPr>
          <w:i/>
        </w:rPr>
        <w:t>plot file</w:t>
      </w:r>
      <w:r>
        <w:t xml:space="preserve">. The plot file is a binary file that contains the main results of the analysis. FEBio usually provides a default name for this file; however, the user can override the default name using this option. See section </w:t>
      </w:r>
      <w:r>
        <w:fldChar w:fldCharType="begin"/>
      </w:r>
      <w:r>
        <w:instrText xml:space="preserve"> REF _Ref250284432 \r \h </w:instrText>
      </w:r>
      <w:r>
        <w:fldChar w:fldCharType="separate"/>
      </w:r>
      <w:r w:rsidR="00873D59">
        <w:t>2.7</w:t>
      </w:r>
      <w:r>
        <w:fldChar w:fldCharType="end"/>
      </w:r>
      <w:r>
        <w:t xml:space="preserve"> for more details on the output files generated by FEBio.</w:t>
      </w:r>
    </w:p>
    <w:p w14:paraId="481A56ED" w14:textId="77777777" w:rsidR="006A0BC1" w:rsidRDefault="006A0BC1" w:rsidP="006A0BC1"/>
    <w:p w14:paraId="35858F0D" w14:textId="77777777" w:rsidR="006A0BC1" w:rsidRDefault="006A0BC1" w:rsidP="00026B51">
      <w:pPr>
        <w:pStyle w:val="Example"/>
      </w:pPr>
      <w:r>
        <w:t>Example:</w:t>
      </w:r>
    </w:p>
    <w:p w14:paraId="5FCDAE1A" w14:textId="77777777" w:rsidR="006A0BC1" w:rsidRDefault="006A0BC1" w:rsidP="006A0BC1">
      <w:pPr>
        <w:pStyle w:val="code"/>
        <w:rPr>
          <w:rFonts w:cs="Courier New"/>
        </w:rPr>
      </w:pPr>
      <w:r>
        <w:t xml:space="preserve">&gt; </w:t>
      </w:r>
      <w:r w:rsidRPr="003C1730">
        <w:rPr>
          <w:rFonts w:cs="Courier New"/>
        </w:rPr>
        <w:t>febio -i input.</w:t>
      </w:r>
      <w:r>
        <w:rPr>
          <w:rFonts w:cs="Courier New"/>
        </w:rPr>
        <w:t>feb –p out.plt</w:t>
      </w:r>
    </w:p>
    <w:p w14:paraId="709D071D" w14:textId="77777777" w:rsidR="006A0BC1" w:rsidRDefault="006A0BC1" w:rsidP="006A0BC1">
      <w:pPr>
        <w:rPr>
          <w:rFonts w:ascii="Courier New" w:hAnsi="Courier New" w:cs="Courier New"/>
        </w:rPr>
      </w:pPr>
    </w:p>
    <w:p w14:paraId="5326E469" w14:textId="77777777" w:rsidR="006A0BC1" w:rsidRDefault="006A0BC1" w:rsidP="006A0BC1">
      <w:pPr>
        <w:rPr>
          <w:b/>
        </w:rPr>
      </w:pPr>
      <w:r>
        <w:rPr>
          <w:b/>
        </w:rPr>
        <w:t>-a</w:t>
      </w:r>
    </w:p>
    <w:p w14:paraId="16157A2C" w14:textId="77777777" w:rsidR="006A0BC1" w:rsidRDefault="006A0BC1" w:rsidP="006A0BC1">
      <w:r>
        <w:t xml:space="preserve">It is possible to restart a previous run using the restart capability in FEBio. This is useful when a run terminates unexpectedly. If that happens, the user can restart the analysis from the last converged timestep. Before this feature can be used, the user must request the creation of a </w:t>
      </w:r>
      <w:r>
        <w:rPr>
          <w:i/>
        </w:rPr>
        <w:t>dump file</w:t>
      </w:r>
      <w:r>
        <w:t xml:space="preserve">. This file will store all the information that FEBio will need to restart the analysis. FEBio will usually provide a default name for the dump file, but the </w:t>
      </w:r>
      <w:r w:rsidRPr="006F224C">
        <w:rPr>
          <w:rStyle w:val="codeChar"/>
        </w:rPr>
        <w:t>–a</w:t>
      </w:r>
      <w:r>
        <w:t xml:space="preserve"> command line option allows the user to override the default name for the dump file. See section </w:t>
      </w:r>
      <w:r>
        <w:fldChar w:fldCharType="begin"/>
      </w:r>
      <w:r>
        <w:instrText xml:space="preserve"> REF _Ref254341812 \r \h </w:instrText>
      </w:r>
      <w:r>
        <w:fldChar w:fldCharType="separate"/>
      </w:r>
      <w:r w:rsidR="00873D59">
        <w:t>2.8.3</w:t>
      </w:r>
      <w:r>
        <w:fldChar w:fldCharType="end"/>
      </w:r>
      <w:r>
        <w:t xml:space="preserve"> and </w:t>
      </w:r>
      <w:r>
        <w:fldChar w:fldCharType="begin"/>
      </w:r>
      <w:r>
        <w:instrText xml:space="preserve"> REF _Ref230581893 \r \h </w:instrText>
      </w:r>
      <w:r>
        <w:fldChar w:fldCharType="separate"/>
      </w:r>
      <w:r w:rsidR="00873D59">
        <w:t>Chapter 5</w:t>
      </w:r>
      <w:r>
        <w:fldChar w:fldCharType="end"/>
      </w:r>
      <w:r>
        <w:t xml:space="preserve"> for more details on how to use the restart feature.</w:t>
      </w:r>
    </w:p>
    <w:p w14:paraId="50FC9E49" w14:textId="77777777" w:rsidR="006A0BC1" w:rsidRDefault="006A0BC1" w:rsidP="006A0BC1"/>
    <w:p w14:paraId="0651281F" w14:textId="77777777" w:rsidR="006A0BC1" w:rsidRDefault="006A0BC1" w:rsidP="00026B51">
      <w:pPr>
        <w:pStyle w:val="Example"/>
      </w:pPr>
      <w:r>
        <w:t>Example:</w:t>
      </w:r>
    </w:p>
    <w:p w14:paraId="727CD951" w14:textId="77777777" w:rsidR="006A0BC1" w:rsidRDefault="006A0BC1" w:rsidP="006A0BC1">
      <w:pPr>
        <w:pStyle w:val="code"/>
        <w:rPr>
          <w:rFonts w:cs="Courier New"/>
        </w:rPr>
      </w:pPr>
      <w:r>
        <w:t xml:space="preserve">&gt; </w:t>
      </w:r>
      <w:r w:rsidRPr="003C1730">
        <w:rPr>
          <w:rFonts w:cs="Courier New"/>
        </w:rPr>
        <w:t>febio -i input.</w:t>
      </w:r>
      <w:r>
        <w:rPr>
          <w:rFonts w:cs="Courier New"/>
        </w:rPr>
        <w:t>feb –a out.dmp</w:t>
      </w:r>
    </w:p>
    <w:p w14:paraId="3AA9F123" w14:textId="77777777" w:rsidR="006A0BC1" w:rsidRDefault="006A0BC1" w:rsidP="006A0BC1"/>
    <w:p w14:paraId="2494972B" w14:textId="77777777" w:rsidR="006A0BC1" w:rsidRDefault="006A0BC1" w:rsidP="006A0BC1">
      <w:r>
        <w:rPr>
          <w:b/>
        </w:rPr>
        <w:t>-o</w:t>
      </w:r>
    </w:p>
    <w:p w14:paraId="73782316" w14:textId="77777777" w:rsidR="006A0BC1" w:rsidRDefault="006A0BC1" w:rsidP="006A0BC1">
      <w:r>
        <w:t xml:space="preserve">The </w:t>
      </w:r>
      <w:r w:rsidRPr="00E841D7">
        <w:rPr>
          <w:rStyle w:val="codeChar"/>
        </w:rPr>
        <w:t>–o</w:t>
      </w:r>
      <w:r>
        <w:t xml:space="preserve"> option allows the user to set the name of the </w:t>
      </w:r>
      <w:r>
        <w:rPr>
          <w:i/>
        </w:rPr>
        <w:t>log file</w:t>
      </w:r>
      <w:r>
        <w:t xml:space="preserve">. The log file will contain a record of the screen output that was generated during a run. FEBio usually provides a default name for this file (see section </w:t>
      </w:r>
      <w:r>
        <w:fldChar w:fldCharType="begin"/>
      </w:r>
      <w:r>
        <w:instrText xml:space="preserve"> REF _Ref250285226 \r \h </w:instrText>
      </w:r>
      <w:r>
        <w:fldChar w:fldCharType="separate"/>
      </w:r>
      <w:r w:rsidR="00873D59">
        <w:t>2.7</w:t>
      </w:r>
      <w:r>
        <w:fldChar w:fldCharType="end"/>
      </w:r>
      <w:r>
        <w:t xml:space="preserve">), but the user can override it with this command line option. </w:t>
      </w:r>
    </w:p>
    <w:p w14:paraId="62E6F45B" w14:textId="77777777" w:rsidR="006A0BC1" w:rsidRDefault="006A0BC1" w:rsidP="006A0BC1"/>
    <w:p w14:paraId="51394084" w14:textId="77777777" w:rsidR="006A0BC1" w:rsidRDefault="006A0BC1" w:rsidP="006A0BC1"/>
    <w:p w14:paraId="1C6CF2A7" w14:textId="77777777" w:rsidR="006A0BC1" w:rsidRDefault="006A0BC1" w:rsidP="00026B51">
      <w:pPr>
        <w:pStyle w:val="Example"/>
      </w:pPr>
      <w:r>
        <w:t>Example:</w:t>
      </w:r>
    </w:p>
    <w:p w14:paraId="1AA5BD52" w14:textId="77777777" w:rsidR="006A0BC1" w:rsidRDefault="006A0BC1" w:rsidP="006A0BC1">
      <w:pPr>
        <w:pStyle w:val="code"/>
        <w:rPr>
          <w:rFonts w:cs="Courier New"/>
        </w:rPr>
      </w:pPr>
      <w:r>
        <w:t xml:space="preserve">&gt; </w:t>
      </w:r>
      <w:r w:rsidRPr="003C1730">
        <w:rPr>
          <w:rFonts w:cs="Courier New"/>
        </w:rPr>
        <w:t>febio -i input.</w:t>
      </w:r>
      <w:r>
        <w:rPr>
          <w:rFonts w:cs="Courier New"/>
        </w:rPr>
        <w:t>feb –o out.log</w:t>
      </w:r>
    </w:p>
    <w:p w14:paraId="635CC5A8" w14:textId="77777777" w:rsidR="006A0BC1" w:rsidRDefault="006A0BC1" w:rsidP="006A0BC1"/>
    <w:p w14:paraId="7917BA2F" w14:textId="77777777" w:rsidR="006A0BC1" w:rsidRDefault="006A0BC1" w:rsidP="006A0BC1">
      <w:r>
        <w:rPr>
          <w:b/>
        </w:rPr>
        <w:t>-c</w:t>
      </w:r>
    </w:p>
    <w:p w14:paraId="1E4E9C74" w14:textId="77777777" w:rsidR="006A0BC1" w:rsidRDefault="006A0BC1" w:rsidP="006A0BC1">
      <w:r>
        <w:t xml:space="preserve">When the </w:t>
      </w:r>
      <w:r w:rsidRPr="00E841D7">
        <w:rPr>
          <w:rStyle w:val="codeChar"/>
        </w:rPr>
        <w:t>–c</w:t>
      </w:r>
      <w:r>
        <w:t xml:space="preserve"> option is specified on the command line, FEBio will only read the input file and check it for possible errors. When the check is complete, FEBio will terminate. See section </w:t>
      </w:r>
      <w:r>
        <w:fldChar w:fldCharType="begin"/>
      </w:r>
      <w:r>
        <w:instrText xml:space="preserve"> REF _Ref250285572 \r \h </w:instrText>
      </w:r>
      <w:r>
        <w:fldChar w:fldCharType="separate"/>
      </w:r>
      <w:r w:rsidR="00873D59">
        <w:t>2.8.4</w:t>
      </w:r>
      <w:r>
        <w:fldChar w:fldCharType="end"/>
      </w:r>
      <w:r>
        <w:t xml:space="preserve"> for more details on this option.</w:t>
      </w:r>
    </w:p>
    <w:p w14:paraId="48D4DFE3" w14:textId="77777777" w:rsidR="006A0BC1" w:rsidRDefault="006A0BC1" w:rsidP="006A0BC1"/>
    <w:p w14:paraId="299DE7D3" w14:textId="77777777" w:rsidR="006A0BC1" w:rsidRDefault="006A0BC1" w:rsidP="00026B51">
      <w:pPr>
        <w:pStyle w:val="Example"/>
      </w:pPr>
      <w:r>
        <w:t>Example:</w:t>
      </w:r>
    </w:p>
    <w:p w14:paraId="29D353C2" w14:textId="77777777" w:rsidR="006A0BC1" w:rsidRDefault="006A0BC1" w:rsidP="006A0BC1">
      <w:pPr>
        <w:pStyle w:val="code"/>
      </w:pPr>
      <w:r>
        <w:t xml:space="preserve">&gt; </w:t>
      </w:r>
      <w:r w:rsidRPr="003C1730">
        <w:rPr>
          <w:rFonts w:cs="Courier New"/>
        </w:rPr>
        <w:t>febio -i input.</w:t>
      </w:r>
      <w:r>
        <w:rPr>
          <w:rFonts w:cs="Courier New"/>
        </w:rPr>
        <w:t>feb –c</w:t>
      </w:r>
    </w:p>
    <w:p w14:paraId="2B41059B" w14:textId="77777777" w:rsidR="006A0BC1" w:rsidRDefault="006A0BC1" w:rsidP="006A0BC1"/>
    <w:p w14:paraId="7880D3C3" w14:textId="77777777" w:rsidR="006A0BC1" w:rsidRDefault="006A0BC1" w:rsidP="006A0BC1">
      <w:pPr>
        <w:rPr>
          <w:b/>
        </w:rPr>
      </w:pPr>
      <w:r>
        <w:rPr>
          <w:b/>
        </w:rPr>
        <w:t>-nosplash</w:t>
      </w:r>
    </w:p>
    <w:p w14:paraId="0148D27C" w14:textId="77777777" w:rsidR="006A0BC1" w:rsidRDefault="006A0BC1" w:rsidP="006A0BC1">
      <w:r>
        <w:t xml:space="preserve">When the –nosplash command is entered on the command line, FEBio will not print the welcome message to the screen. This is useful when calling FEBio from another application and when the user wishes to suppress any screen output from FEBio. Other options for suppressing output can be set in the control section of the FEBio input file (see section </w:t>
      </w:r>
      <w:r>
        <w:fldChar w:fldCharType="begin"/>
      </w:r>
      <w:r>
        <w:instrText xml:space="preserve"> REF _Ref250285979 \r \h </w:instrText>
      </w:r>
      <w:r>
        <w:fldChar w:fldCharType="separate"/>
      </w:r>
      <w:ins w:id="112" w:author="Steve Maas" w:date="2014-01-02T13:04:00Z">
        <w:r w:rsidR="00873D59">
          <w:t>3.4.1</w:t>
        </w:r>
      </w:ins>
      <w:del w:id="113" w:author="Steve Maas" w:date="2014-01-02T13:04:00Z">
        <w:r w:rsidR="00B951E2" w:rsidDel="00873D59">
          <w:delText>3.3.1</w:delText>
        </w:r>
      </w:del>
      <w:r>
        <w:fldChar w:fldCharType="end"/>
      </w:r>
      <w:r>
        <w:t>).</w:t>
      </w:r>
    </w:p>
    <w:p w14:paraId="61BF8F39" w14:textId="77777777" w:rsidR="006A0BC1" w:rsidRDefault="006A0BC1" w:rsidP="006A0BC1"/>
    <w:p w14:paraId="0CE6760C" w14:textId="77777777" w:rsidR="006A0BC1" w:rsidRDefault="006A0BC1" w:rsidP="00026B51">
      <w:pPr>
        <w:pStyle w:val="Example"/>
      </w:pPr>
      <w:r>
        <w:t>Example:</w:t>
      </w:r>
    </w:p>
    <w:p w14:paraId="004B5E5D" w14:textId="77777777" w:rsidR="006A0BC1" w:rsidRDefault="006A0BC1" w:rsidP="006A0BC1">
      <w:pPr>
        <w:pStyle w:val="code"/>
      </w:pPr>
      <w:r>
        <w:t xml:space="preserve">&gt; </w:t>
      </w:r>
      <w:r w:rsidRPr="003C1730">
        <w:rPr>
          <w:rFonts w:cs="Courier New"/>
        </w:rPr>
        <w:t>febio -i input.</w:t>
      </w:r>
      <w:r>
        <w:rPr>
          <w:rFonts w:cs="Courier New"/>
        </w:rPr>
        <w:t>feb –nosplash</w:t>
      </w:r>
    </w:p>
    <w:p w14:paraId="666FCB82" w14:textId="77777777" w:rsidR="006A0BC1" w:rsidRDefault="006A0BC1" w:rsidP="006A0BC1"/>
    <w:p w14:paraId="69DF1D22" w14:textId="77777777" w:rsidR="006A0BC1" w:rsidRDefault="006A0BC1" w:rsidP="006A0BC1">
      <w:pPr>
        <w:rPr>
          <w:b/>
        </w:rPr>
      </w:pPr>
      <w:r>
        <w:rPr>
          <w:b/>
        </w:rPr>
        <w:lastRenderedPageBreak/>
        <w:t>-silent</w:t>
      </w:r>
    </w:p>
    <w:p w14:paraId="2F6D8096" w14:textId="77777777" w:rsidR="006A0BC1" w:rsidRDefault="006A0BC1" w:rsidP="006A0BC1">
      <w:r>
        <w:t xml:space="preserve">When the –silence option is specified on the command line, FEBio will not generate any output to the screen. Unless explicitly instructed not to, FEBio will still create a log file which will have the convergence information. </w:t>
      </w:r>
    </w:p>
    <w:p w14:paraId="16EACF2A" w14:textId="77777777" w:rsidR="006A0BC1" w:rsidRDefault="006A0BC1" w:rsidP="006A0BC1"/>
    <w:p w14:paraId="491A3B79" w14:textId="77777777" w:rsidR="006A0BC1" w:rsidRDefault="006A0BC1" w:rsidP="006A0BC1">
      <w:pPr>
        <w:rPr>
          <w:i/>
        </w:rPr>
      </w:pPr>
      <w:r>
        <w:rPr>
          <w:i/>
        </w:rPr>
        <w:t>Example:</w:t>
      </w:r>
    </w:p>
    <w:p w14:paraId="0E687A29" w14:textId="77FA7AA7" w:rsidR="006A0BC1" w:rsidRPr="007859B8" w:rsidRDefault="006A0BC1" w:rsidP="006A0BC1">
      <w:pPr>
        <w:pStyle w:val="code"/>
      </w:pPr>
      <w:r>
        <w:t xml:space="preserve">&gt; </w:t>
      </w:r>
      <w:r w:rsidRPr="003C1730">
        <w:t>febio -i input.</w:t>
      </w:r>
      <w:r>
        <w:t>feb –</w:t>
      </w:r>
      <w:r w:rsidR="002B5AC7">
        <w:t>silent</w:t>
      </w:r>
    </w:p>
    <w:p w14:paraId="59232B45" w14:textId="77777777" w:rsidR="006A0BC1" w:rsidRPr="007859B8" w:rsidRDefault="006A0BC1" w:rsidP="006A0BC1"/>
    <w:p w14:paraId="353FCEA2" w14:textId="77777777" w:rsidR="006A0BC1" w:rsidRDefault="006A0BC1" w:rsidP="006A0BC1">
      <w:pPr>
        <w:rPr>
          <w:b/>
        </w:rPr>
      </w:pPr>
      <w:r>
        <w:rPr>
          <w:b/>
        </w:rPr>
        <w:t>-cnf</w:t>
      </w:r>
    </w:p>
    <w:p w14:paraId="6BE6EB26" w14:textId="77777777" w:rsidR="006A0BC1" w:rsidRDefault="006A0BC1" w:rsidP="006A0BC1">
      <w:pPr>
        <w:rPr>
          <w:b/>
        </w:rPr>
      </w:pPr>
      <w:r>
        <w:rPr>
          <w:b/>
        </w:rPr>
        <w:t>-noconfig</w:t>
      </w:r>
    </w:p>
    <w:p w14:paraId="14D809E4" w14:textId="77777777" w:rsidR="006A0BC1" w:rsidRDefault="006A0BC1" w:rsidP="006A0BC1">
      <w:r>
        <w:t xml:space="preserve">As of version 1.2, FEBio uses a </w:t>
      </w:r>
      <w:r w:rsidRPr="00A31BFB">
        <w:rPr>
          <w:i/>
        </w:rPr>
        <w:t>configuration file</w:t>
      </w:r>
      <w:r>
        <w:t xml:space="preserve"> to store platform specific settings. Usually FEBio assumes that the location for this configuration file is the same as the executable.  However, the user can specify a different location and filename using the </w:t>
      </w:r>
      <w:r w:rsidRPr="00A31BFB">
        <w:rPr>
          <w:rStyle w:val="codeChar"/>
        </w:rPr>
        <w:t>–cnf</w:t>
      </w:r>
      <w:r>
        <w:t xml:space="preserve"> command line option. If the user does not have a configuration file or does not wish to use one, this can be specified using the </w:t>
      </w:r>
      <w:r w:rsidRPr="00E8344F">
        <w:rPr>
          <w:rStyle w:val="codeChar"/>
        </w:rPr>
        <w:t>–noconfig</w:t>
      </w:r>
      <w:r>
        <w:t xml:space="preserve"> option. More details on the configuration file can be found in section </w:t>
      </w:r>
      <w:r>
        <w:fldChar w:fldCharType="begin"/>
      </w:r>
      <w:r>
        <w:instrText xml:space="preserve"> REF _Ref230508346 \r \h </w:instrText>
      </w:r>
      <w:r>
        <w:fldChar w:fldCharType="separate"/>
      </w:r>
      <w:r w:rsidR="00873D59">
        <w:t>2.5</w:t>
      </w:r>
      <w:r>
        <w:fldChar w:fldCharType="end"/>
      </w:r>
      <w:r>
        <w:t xml:space="preserve"> and Appendix A. </w:t>
      </w:r>
    </w:p>
    <w:p w14:paraId="3F0037AF" w14:textId="77777777" w:rsidR="006A0BC1" w:rsidRDefault="006A0BC1" w:rsidP="006A0BC1"/>
    <w:p w14:paraId="066515D6" w14:textId="77777777" w:rsidR="006A0BC1" w:rsidRDefault="006A0BC1" w:rsidP="00026B51">
      <w:pPr>
        <w:pStyle w:val="Example"/>
      </w:pPr>
      <w:r>
        <w:t>Example:</w:t>
      </w:r>
    </w:p>
    <w:p w14:paraId="6F035D60" w14:textId="77777777" w:rsidR="006A0BC1" w:rsidRPr="00E8344F" w:rsidRDefault="006A0BC1" w:rsidP="006A0BC1">
      <w:pPr>
        <w:pStyle w:val="code"/>
        <w:rPr>
          <w:b/>
        </w:rPr>
      </w:pPr>
      <w:r>
        <w:t xml:space="preserve">&gt; </w:t>
      </w:r>
      <w:r w:rsidRPr="003C1730">
        <w:rPr>
          <w:rFonts w:cs="Courier New"/>
        </w:rPr>
        <w:t>febio -i input.</w:t>
      </w:r>
      <w:r>
        <w:rPr>
          <w:rFonts w:cs="Courier New"/>
        </w:rPr>
        <w:t>feb –cnf C:\path\to\febio.xml.</w:t>
      </w:r>
    </w:p>
    <w:p w14:paraId="6F221346" w14:textId="77777777" w:rsidR="006A0BC1" w:rsidRDefault="006A0BC1" w:rsidP="006A0BC1"/>
    <w:p w14:paraId="094A57BF" w14:textId="77777777" w:rsidR="006A0BC1" w:rsidRDefault="006A0BC1" w:rsidP="006A0BC1">
      <w:pPr>
        <w:rPr>
          <w:b/>
        </w:rPr>
      </w:pPr>
      <w:r>
        <w:rPr>
          <w:b/>
        </w:rPr>
        <w:t>-s</w:t>
      </w:r>
    </w:p>
    <w:p w14:paraId="041502D9" w14:textId="14759CC4" w:rsidR="006A0BC1" w:rsidRDefault="006A0BC1" w:rsidP="006A0BC1">
      <w:r>
        <w:t xml:space="preserve">This option instructs FEBio to run a material parameter optimization on the specified input file. The optimization module is described in detail in </w:t>
      </w:r>
      <w:r>
        <w:fldChar w:fldCharType="begin"/>
      </w:r>
      <w:r>
        <w:instrText xml:space="preserve"> REF _Ref293568696 \r \h </w:instrText>
      </w:r>
      <w:r>
        <w:fldChar w:fldCharType="separate"/>
      </w:r>
      <w:r w:rsidR="00873D59">
        <w:t>Chapter 7</w:t>
      </w:r>
      <w:r>
        <w:fldChar w:fldCharType="end"/>
      </w:r>
      <w:r>
        <w:t xml:space="preserve">. </w:t>
      </w:r>
      <w:ins w:id="114" w:author="Steve Maas" w:date="2013-12-14T22:02:00Z">
        <w:r w:rsidR="00EB23E8">
          <w:t xml:space="preserve">The –s option is followed by the optimization control file which contains among other things the parameters that need to be optimized. </w:t>
        </w:r>
      </w:ins>
      <w:r w:rsidR="00440628">
        <w:t xml:space="preserve">Note that </w:t>
      </w:r>
      <w:r>
        <w:t>the restart feature does not work with the optimization module.</w:t>
      </w:r>
    </w:p>
    <w:p w14:paraId="351AE4BF" w14:textId="77777777" w:rsidR="006A0BC1" w:rsidRDefault="006A0BC1" w:rsidP="006A0BC1"/>
    <w:p w14:paraId="63C649C7" w14:textId="77777777" w:rsidR="006A0BC1" w:rsidRDefault="006A0BC1" w:rsidP="006A0BC1">
      <w:pPr>
        <w:rPr>
          <w:i/>
        </w:rPr>
      </w:pPr>
      <w:r>
        <w:rPr>
          <w:i/>
        </w:rPr>
        <w:t>Example:</w:t>
      </w:r>
    </w:p>
    <w:p w14:paraId="490941B1" w14:textId="63DAEE12" w:rsidR="006A0BC1" w:rsidRDefault="006A0BC1" w:rsidP="006A0BC1">
      <w:pPr>
        <w:pStyle w:val="code"/>
      </w:pPr>
      <w:r>
        <w:t xml:space="preserve">&gt; febio </w:t>
      </w:r>
      <w:r w:rsidR="00440628">
        <w:t xml:space="preserve">–i file.feb </w:t>
      </w:r>
      <w:r>
        <w:t xml:space="preserve">–s </w:t>
      </w:r>
      <w:r w:rsidR="00440628">
        <w:t>control</w:t>
      </w:r>
      <w:r>
        <w:t>.feb</w:t>
      </w:r>
    </w:p>
    <w:p w14:paraId="0329FA72" w14:textId="77777777" w:rsidR="006A0BC1" w:rsidRPr="00881ED5" w:rsidRDefault="006A0BC1" w:rsidP="006A0BC1">
      <w:pPr>
        <w:pStyle w:val="code"/>
      </w:pPr>
    </w:p>
    <w:p w14:paraId="7C79A467" w14:textId="1675DC1E" w:rsidR="006A0BC1" w:rsidRDefault="006A0BC1" w:rsidP="006A0BC1">
      <w:pPr>
        <w:pStyle w:val="Heading2"/>
      </w:pPr>
      <w:bookmarkStart w:id="115" w:name="_Toc385498395"/>
      <w:r>
        <w:t xml:space="preserve">The FEBio </w:t>
      </w:r>
      <w:r w:rsidR="00D153DC">
        <w:t>P</w:t>
      </w:r>
      <w:r>
        <w:t>rompt</w:t>
      </w:r>
      <w:bookmarkEnd w:id="115"/>
    </w:p>
    <w:p w14:paraId="61A4FE14" w14:textId="77777777" w:rsidR="006A0BC1" w:rsidRDefault="006A0BC1" w:rsidP="006A0BC1">
      <w:r>
        <w:t>If you start FEBio without any command arguments, the FEBio prompt will appear (after the welcome message). It will look something like this:</w:t>
      </w:r>
    </w:p>
    <w:p w14:paraId="11B41D03" w14:textId="77777777" w:rsidR="006A0BC1" w:rsidRDefault="006A0BC1" w:rsidP="006A0BC1"/>
    <w:p w14:paraId="45C9A41A" w14:textId="77777777" w:rsidR="006A0BC1" w:rsidRDefault="006A0BC1" w:rsidP="006A0BC1">
      <w:pPr>
        <w:pStyle w:val="code"/>
      </w:pPr>
      <w:r>
        <w:t>febio&gt;</w:t>
      </w:r>
    </w:p>
    <w:p w14:paraId="63A95322" w14:textId="77777777" w:rsidR="006A0BC1" w:rsidRPr="00A42AF2" w:rsidRDefault="006A0BC1" w:rsidP="006A0BC1"/>
    <w:p w14:paraId="71E72973" w14:textId="77777777" w:rsidR="006A0BC1" w:rsidRDefault="006A0BC1" w:rsidP="006A0BC1">
      <w:r>
        <w:t>You can now enter one of the following commands:</w:t>
      </w:r>
    </w:p>
    <w:p w14:paraId="4C2E0269" w14:textId="77777777" w:rsidR="006A0BC1" w:rsidRDefault="006A0BC1" w:rsidP="006A0BC1"/>
    <w:p w14:paraId="1C1F43B3" w14:textId="77777777" w:rsidR="006A0BC1" w:rsidRDefault="006A0BC1" w:rsidP="006A0BC1">
      <w:pPr>
        <w:numPr>
          <w:ilvl w:val="0"/>
          <w:numId w:val="40"/>
        </w:numPr>
      </w:pPr>
      <w:r>
        <w:rPr>
          <w:b/>
        </w:rPr>
        <w:t>help</w:t>
      </w:r>
      <w:r>
        <w:t>: prints an overview of available commands with a brief description of each command.</w:t>
      </w:r>
    </w:p>
    <w:p w14:paraId="7674DD6D" w14:textId="77777777" w:rsidR="006A0BC1" w:rsidRDefault="006A0BC1" w:rsidP="006A0BC1">
      <w:pPr>
        <w:numPr>
          <w:ilvl w:val="0"/>
          <w:numId w:val="40"/>
        </w:numPr>
      </w:pPr>
      <w:r>
        <w:rPr>
          <w:b/>
        </w:rPr>
        <w:t>quit</w:t>
      </w:r>
      <w:r w:rsidRPr="00A42AF2">
        <w:t>:</w:t>
      </w:r>
      <w:r>
        <w:t xml:space="preserve"> exit FEBio.</w:t>
      </w:r>
    </w:p>
    <w:p w14:paraId="7C5F8FA9" w14:textId="77777777" w:rsidR="006A0BC1" w:rsidRDefault="006A0BC1" w:rsidP="006A0BC1">
      <w:pPr>
        <w:numPr>
          <w:ilvl w:val="0"/>
          <w:numId w:val="40"/>
        </w:numPr>
      </w:pPr>
      <w:r>
        <w:rPr>
          <w:b/>
        </w:rPr>
        <w:t>run</w:t>
      </w:r>
      <w:r w:rsidRPr="00A42AF2">
        <w:t>:</w:t>
      </w:r>
      <w:r>
        <w:t xml:space="preserve"> run an FEBio input file. This command takes the same options as you can enter on the command line. For example, to run a file named </w:t>
      </w:r>
      <w:r>
        <w:rPr>
          <w:i/>
        </w:rPr>
        <w:t xml:space="preserve">test.feb </w:t>
      </w:r>
      <w:r>
        <w:t>from the FEBio prompt, type the following:</w:t>
      </w:r>
    </w:p>
    <w:p w14:paraId="79174A57" w14:textId="77777777" w:rsidR="006A0BC1" w:rsidRDefault="006A0BC1" w:rsidP="006A0BC1"/>
    <w:p w14:paraId="0D8BE6DE" w14:textId="77777777" w:rsidR="006A0BC1" w:rsidRDefault="006A0BC1" w:rsidP="006A0BC1">
      <w:pPr>
        <w:pStyle w:val="code"/>
        <w:ind w:left="360" w:firstLine="360"/>
      </w:pPr>
      <w:r>
        <w:t>run –i test.feb</w:t>
      </w:r>
    </w:p>
    <w:p w14:paraId="4B247E7B" w14:textId="77777777" w:rsidR="006A0BC1" w:rsidRDefault="006A0BC1" w:rsidP="006A0BC1">
      <w:pPr>
        <w:pStyle w:val="code"/>
        <w:jc w:val="left"/>
      </w:pPr>
    </w:p>
    <w:p w14:paraId="5215187D" w14:textId="77777777" w:rsidR="006A0BC1" w:rsidRPr="00A42AF2" w:rsidRDefault="006A0BC1" w:rsidP="006A0BC1">
      <w:pPr>
        <w:numPr>
          <w:ilvl w:val="0"/>
          <w:numId w:val="41"/>
        </w:numPr>
        <w:rPr>
          <w:b/>
        </w:rPr>
      </w:pPr>
      <w:r w:rsidRPr="00A42AF2">
        <w:rPr>
          <w:b/>
        </w:rPr>
        <w:t>version</w:t>
      </w:r>
      <w:r>
        <w:t>: print version information.</w:t>
      </w:r>
    </w:p>
    <w:p w14:paraId="0E594B28" w14:textId="77777777" w:rsidR="006A0BC1" w:rsidRDefault="006A0BC1" w:rsidP="006A0BC1"/>
    <w:p w14:paraId="12A4E58C" w14:textId="1C316B45" w:rsidR="006A0BC1" w:rsidRPr="00E841D7" w:rsidRDefault="006A0BC1" w:rsidP="006A0BC1">
      <w:r>
        <w:t>You can also bring up the FEBio prompt during a run by pressing ctrl+c</w:t>
      </w:r>
      <w:r w:rsidR="002B5AC7">
        <w:rPr>
          <w:rStyle w:val="FootnoteReference"/>
        </w:rPr>
        <w:footnoteReference w:id="1"/>
      </w:r>
      <w:r>
        <w:t xml:space="preserve">. See section </w:t>
      </w:r>
      <w:r>
        <w:fldChar w:fldCharType="begin"/>
      </w:r>
      <w:r>
        <w:instrText xml:space="preserve"> REF _Ref278195084 \r \h </w:instrText>
      </w:r>
      <w:r>
        <w:fldChar w:fldCharType="separate"/>
      </w:r>
      <w:r w:rsidR="00873D59">
        <w:t>2.8.1</w:t>
      </w:r>
      <w:r>
        <w:fldChar w:fldCharType="end"/>
      </w:r>
      <w:r>
        <w:t xml:space="preserve"> for more details.</w:t>
      </w:r>
    </w:p>
    <w:p w14:paraId="5B06DF2F" w14:textId="31F8FA7E" w:rsidR="006A0BC1" w:rsidRDefault="006A0BC1" w:rsidP="006A0BC1">
      <w:pPr>
        <w:pStyle w:val="Heading2"/>
      </w:pPr>
      <w:bookmarkStart w:id="116" w:name="_Ref230508346"/>
      <w:bookmarkStart w:id="117" w:name="_Toc385498396"/>
      <w:r>
        <w:t xml:space="preserve">The </w:t>
      </w:r>
      <w:r w:rsidR="00D153DC">
        <w:t>C</w:t>
      </w:r>
      <w:r w:rsidRPr="00DF311C">
        <w:t>onfiguration</w:t>
      </w:r>
      <w:r>
        <w:t xml:space="preserve"> </w:t>
      </w:r>
      <w:r w:rsidR="00D153DC">
        <w:t>F</w:t>
      </w:r>
      <w:r>
        <w:t>ile</w:t>
      </w:r>
      <w:bookmarkEnd w:id="116"/>
      <w:bookmarkEnd w:id="117"/>
    </w:p>
    <w:p w14:paraId="31ACF82D" w14:textId="4213A3DD" w:rsidR="006A0BC1" w:rsidRDefault="006A0BC1" w:rsidP="006A0BC1">
      <w:r>
        <w:t xml:space="preserve">As of version 1.2, FEBio uses a </w:t>
      </w:r>
      <w:r w:rsidRPr="00DF311C">
        <w:rPr>
          <w:i/>
        </w:rPr>
        <w:t>configuration file</w:t>
      </w:r>
      <w:r>
        <w:rPr>
          <w:i/>
        </w:rPr>
        <w:t xml:space="preserve"> </w:t>
      </w:r>
      <w:r>
        <w:t>to store platform-specific settings, such as the default linear solver</w:t>
      </w:r>
      <w:r w:rsidR="00514278">
        <w:t xml:space="preserve"> and the list of plugins that need to be loaded at startup</w:t>
      </w:r>
      <w:r>
        <w:t>. The configuration file uses an xml format to store data and is detailed in Appendix A. For backward compatibility, it is still possible to run FEBio without the configuration file. In that case, the default settings prior to version 1.2 are used.</w:t>
      </w:r>
    </w:p>
    <w:p w14:paraId="53B9919D" w14:textId="77777777" w:rsidR="006A0BC1" w:rsidRDefault="006A0BC1" w:rsidP="006A0BC1"/>
    <w:p w14:paraId="111427E1" w14:textId="77777777" w:rsidR="006A0BC1" w:rsidRDefault="006A0BC1" w:rsidP="00026B51">
      <w:pPr>
        <w:pStyle w:val="Example"/>
      </w:pPr>
      <w:r>
        <w:t>Example:</w:t>
      </w:r>
    </w:p>
    <w:p w14:paraId="4D4A8F2C" w14:textId="77777777" w:rsidR="006A0BC1" w:rsidRPr="00B27FE9" w:rsidRDefault="006A0BC1" w:rsidP="006A0BC1">
      <w:pPr>
        <w:pStyle w:val="code"/>
      </w:pPr>
      <w:r w:rsidRPr="00B27FE9">
        <w:t>&gt; febio –i myfile.feb -noconfig</w:t>
      </w:r>
    </w:p>
    <w:p w14:paraId="406359CF" w14:textId="77777777" w:rsidR="006A0BC1" w:rsidRDefault="006A0BC1" w:rsidP="006A0BC1"/>
    <w:p w14:paraId="3E793756" w14:textId="6362E8F8" w:rsidR="006A0BC1" w:rsidRDefault="006A0BC1" w:rsidP="006A0BC1">
      <w:r>
        <w:t>The configuration file needs to be stored in the same location as the executable</w:t>
      </w:r>
      <w:r w:rsidR="00E552F9">
        <w:t xml:space="preserve"> and named </w:t>
      </w:r>
      <w:r w:rsidR="00E552F9" w:rsidRPr="00E552F9">
        <w:rPr>
          <w:i/>
        </w:rPr>
        <w:t>febio.xml</w:t>
      </w:r>
      <w:r>
        <w:t>. Alternatively, the location of the file can also be specified on the command line using the –cnf option.</w:t>
      </w:r>
    </w:p>
    <w:p w14:paraId="4B4CAF9D" w14:textId="77777777" w:rsidR="006A0BC1" w:rsidRDefault="006A0BC1" w:rsidP="006A0BC1"/>
    <w:p w14:paraId="57F9FDEA" w14:textId="77777777" w:rsidR="006A0BC1" w:rsidRDefault="006A0BC1" w:rsidP="00026B51">
      <w:pPr>
        <w:pStyle w:val="Example"/>
      </w:pPr>
      <w:r w:rsidRPr="008C7A57">
        <w:t>Example</w:t>
      </w:r>
      <w:r>
        <w:t>:</w:t>
      </w:r>
    </w:p>
    <w:p w14:paraId="2C8ED8B8" w14:textId="77777777" w:rsidR="006A0BC1" w:rsidRDefault="006A0BC1" w:rsidP="006A0BC1">
      <w:pPr>
        <w:pStyle w:val="code"/>
      </w:pPr>
      <w:r>
        <w:t xml:space="preserve">&gt; </w:t>
      </w:r>
      <w:r w:rsidRPr="008C7A57">
        <w:rPr>
          <w:rStyle w:val="codeChar"/>
        </w:rPr>
        <w:t>febio -i myfile.feb –cnf /home/my/folder/FEBio/febio.cnf</w:t>
      </w:r>
    </w:p>
    <w:p w14:paraId="7F1CD518" w14:textId="77777777" w:rsidR="006A0BC1" w:rsidRDefault="006A0BC1" w:rsidP="006A0BC1">
      <w:pPr>
        <w:pStyle w:val="code"/>
      </w:pPr>
    </w:p>
    <w:p w14:paraId="1027FA26" w14:textId="3D845CD4" w:rsidR="006A0BC1" w:rsidRDefault="006A0BC1" w:rsidP="006A0BC1">
      <w:pPr>
        <w:pStyle w:val="Heading2"/>
      </w:pPr>
      <w:bookmarkStart w:id="118" w:name="_Ref376446157"/>
      <w:bookmarkStart w:id="119" w:name="_Toc385498397"/>
      <w:r>
        <w:t xml:space="preserve">Using </w:t>
      </w:r>
      <w:r w:rsidR="00D153DC">
        <w:t>M</w:t>
      </w:r>
      <w:r>
        <w:t xml:space="preserve">ultiple </w:t>
      </w:r>
      <w:r w:rsidR="00D153DC">
        <w:t>P</w:t>
      </w:r>
      <w:r>
        <w:t>rocessors</w:t>
      </w:r>
      <w:bookmarkEnd w:id="118"/>
      <w:bookmarkEnd w:id="119"/>
    </w:p>
    <w:p w14:paraId="68B4442A" w14:textId="77777777" w:rsidR="006A0BC1" w:rsidRDefault="006A0BC1" w:rsidP="006A0BC1">
      <w:r>
        <w:t>Version</w:t>
      </w:r>
      <w:r w:rsidR="00050D38">
        <w:t>s</w:t>
      </w:r>
      <w:r>
        <w:t xml:space="preserve"> 1.2</w:t>
      </w:r>
      <w:r w:rsidR="00050D38">
        <w:t xml:space="preserve"> and later</w:t>
      </w:r>
      <w:r>
        <w:t xml:space="preserve"> of FEBio implement the </w:t>
      </w:r>
      <w:hyperlink r:id="rId26" w:history="1">
        <w:r w:rsidRPr="00CE24A8">
          <w:rPr>
            <w:rStyle w:val="Hyperlink"/>
          </w:rPr>
          <w:t>MKL</w:t>
        </w:r>
      </w:hyperlink>
      <w:r>
        <w:t xml:space="preserve"> version of the </w:t>
      </w:r>
      <w:hyperlink r:id="rId27" w:history="1">
        <w:r w:rsidRPr="00CE24A8">
          <w:rPr>
            <w:rStyle w:val="Hyperlink"/>
          </w:rPr>
          <w:t>PARDISO</w:t>
        </w:r>
      </w:hyperlink>
      <w:r>
        <w:t xml:space="preserve"> linear solver, which can run on multiple processors.  Set the environment variable OMP_NUM_THREADS to the number of threads to be used.  For example, on Linux using the Bash shell, execute:</w:t>
      </w:r>
    </w:p>
    <w:p w14:paraId="66A80095" w14:textId="77777777" w:rsidR="006A0BC1" w:rsidRDefault="006A0BC1" w:rsidP="006A0BC1"/>
    <w:p w14:paraId="562B4199" w14:textId="77777777" w:rsidR="006A0BC1" w:rsidRDefault="006A0BC1" w:rsidP="00026B51">
      <w:pPr>
        <w:pStyle w:val="Example"/>
      </w:pPr>
      <w:r>
        <w:t>Example:</w:t>
      </w:r>
    </w:p>
    <w:p w14:paraId="548072E2" w14:textId="77777777" w:rsidR="006A0BC1" w:rsidRPr="00B27FE9" w:rsidRDefault="006A0BC1" w:rsidP="006A0BC1">
      <w:pPr>
        <w:pStyle w:val="code"/>
      </w:pPr>
      <w:r w:rsidRPr="00B27FE9">
        <w:t>&gt; export OMP_NUM_THREADS=4</w:t>
      </w:r>
    </w:p>
    <w:p w14:paraId="5EC41BF2" w14:textId="77777777" w:rsidR="006A0BC1" w:rsidRDefault="006A0BC1" w:rsidP="006A0BC1">
      <w:pPr>
        <w:rPr>
          <w:rFonts w:ascii="Courier New" w:hAnsi="Courier New" w:cs="Courier New"/>
        </w:rPr>
      </w:pPr>
    </w:p>
    <w:p w14:paraId="2470F692" w14:textId="77777777" w:rsidR="00624378" w:rsidRDefault="00624378" w:rsidP="00624378">
      <w:r>
        <w:t>Using the c shell execute:</w:t>
      </w:r>
    </w:p>
    <w:p w14:paraId="1CB008D9" w14:textId="77777777" w:rsidR="00624378" w:rsidRDefault="00624378" w:rsidP="00624378"/>
    <w:p w14:paraId="28501D16" w14:textId="77777777" w:rsidR="00624378" w:rsidRPr="00B27FE9" w:rsidRDefault="00624378" w:rsidP="00624378">
      <w:pPr>
        <w:pStyle w:val="Example"/>
      </w:pPr>
      <w:r w:rsidRPr="00B27FE9">
        <w:t>Example:</w:t>
      </w:r>
    </w:p>
    <w:p w14:paraId="2478ADEF" w14:textId="77777777" w:rsidR="00624378" w:rsidRPr="00B27FE9" w:rsidRDefault="00624378" w:rsidP="00624378">
      <w:pPr>
        <w:pStyle w:val="code"/>
      </w:pPr>
      <w:r w:rsidRPr="00B27FE9">
        <w:t>&gt; set</w:t>
      </w:r>
      <w:r>
        <w:t xml:space="preserve">env OMP_NUM_THREADS </w:t>
      </w:r>
      <w:r w:rsidRPr="00B27FE9">
        <w:t>4</w:t>
      </w:r>
    </w:p>
    <w:p w14:paraId="44B5749A" w14:textId="77777777" w:rsidR="00624378" w:rsidRDefault="00624378" w:rsidP="006A0BC1">
      <w:pPr>
        <w:rPr>
          <w:rFonts w:ascii="Courier New" w:hAnsi="Courier New" w:cs="Courier New"/>
        </w:rPr>
      </w:pPr>
    </w:p>
    <w:p w14:paraId="00471C6E" w14:textId="77777777" w:rsidR="006A0BC1" w:rsidRDefault="006A0BC1" w:rsidP="006A0BC1">
      <w:r>
        <w:t>Or at a Windows command prompt:</w:t>
      </w:r>
    </w:p>
    <w:p w14:paraId="431A4B54" w14:textId="77777777" w:rsidR="006A0BC1" w:rsidRDefault="006A0BC1" w:rsidP="006A0BC1"/>
    <w:p w14:paraId="62C8A52A" w14:textId="77777777" w:rsidR="006A0BC1" w:rsidRPr="00B27FE9" w:rsidRDefault="006A0BC1" w:rsidP="00026B51">
      <w:pPr>
        <w:pStyle w:val="Example"/>
      </w:pPr>
      <w:r w:rsidRPr="00B27FE9">
        <w:t>Example:</w:t>
      </w:r>
    </w:p>
    <w:p w14:paraId="467527B4" w14:textId="77777777" w:rsidR="006A0BC1" w:rsidRPr="00B27FE9" w:rsidRDefault="006A0BC1" w:rsidP="006A0BC1">
      <w:pPr>
        <w:pStyle w:val="code"/>
      </w:pPr>
      <w:r w:rsidRPr="00B27FE9">
        <w:t>&gt; set OMP_NUM_THREADS=4</w:t>
      </w:r>
    </w:p>
    <w:p w14:paraId="1781105D" w14:textId="77777777" w:rsidR="006A0BC1" w:rsidRPr="008C7A57" w:rsidRDefault="006A0BC1" w:rsidP="006A0BC1">
      <w:pPr>
        <w:pStyle w:val="code"/>
      </w:pPr>
    </w:p>
    <w:p w14:paraId="4D5D8FCF" w14:textId="19EA138D" w:rsidR="006A0BC1" w:rsidRPr="00DF311C" w:rsidRDefault="006A0BC1" w:rsidP="006A0BC1">
      <w:pPr>
        <w:pStyle w:val="Heading2"/>
      </w:pPr>
      <w:bookmarkStart w:id="120" w:name="_Ref250284432"/>
      <w:bookmarkStart w:id="121" w:name="_Ref250285226"/>
      <w:bookmarkStart w:id="122" w:name="_Toc385498398"/>
      <w:r>
        <w:lastRenderedPageBreak/>
        <w:t xml:space="preserve">FEBio </w:t>
      </w:r>
      <w:r w:rsidR="00D153DC">
        <w:t>O</w:t>
      </w:r>
      <w:r>
        <w:t>utput</w:t>
      </w:r>
      <w:bookmarkEnd w:id="120"/>
      <w:bookmarkEnd w:id="121"/>
      <w:bookmarkEnd w:id="122"/>
    </w:p>
    <w:p w14:paraId="1792A476" w14:textId="77777777" w:rsidR="004F447E" w:rsidRDefault="006A0BC1" w:rsidP="006A0BC1">
      <w:pPr>
        <w:rPr>
          <w:ins w:id="123" w:author="Steve Maas" w:date="2014-01-15T10:56:00Z"/>
        </w:rPr>
      </w:pPr>
      <w:r>
        <w:t xml:space="preserve">After running FEBio, two or three files are created: the </w:t>
      </w:r>
      <w:r>
        <w:rPr>
          <w:i/>
        </w:rPr>
        <w:t>log file</w:t>
      </w:r>
      <w:r>
        <w:t xml:space="preserve">, the </w:t>
      </w:r>
      <w:r>
        <w:rPr>
          <w:i/>
        </w:rPr>
        <w:t>plot file</w:t>
      </w:r>
      <w:r>
        <w:t xml:space="preserve"> and optionally the </w:t>
      </w:r>
      <w:r>
        <w:rPr>
          <w:i/>
        </w:rPr>
        <w:t>dump file</w:t>
      </w:r>
      <w:r>
        <w:t xml:space="preserve">. The log file is a text file that contains the same output (and usually more) that was written to the screen. The </w:t>
      </w:r>
      <w:r>
        <w:rPr>
          <w:i/>
        </w:rPr>
        <w:t>plot file</w:t>
      </w:r>
      <w:r>
        <w:t xml:space="preserve"> contains the results of the analysis. Since this is a binary file, the results must be analyzed using post processing software such as </w:t>
      </w:r>
      <w:hyperlink r:id="rId28" w:history="1">
        <w:r w:rsidRPr="00C966F3">
          <w:rPr>
            <w:rStyle w:val="Hyperlink"/>
            <w:i/>
          </w:rPr>
          <w:t>PostView</w:t>
        </w:r>
      </w:hyperlink>
      <w:r>
        <w:t xml:space="preserve">. In some cases, the user may wish to request the creation of a </w:t>
      </w:r>
      <w:r>
        <w:rPr>
          <w:i/>
        </w:rPr>
        <w:t xml:space="preserve">dump </w:t>
      </w:r>
      <w:r w:rsidRPr="00205BE9">
        <w:rPr>
          <w:i/>
        </w:rPr>
        <w:t>file</w:t>
      </w:r>
      <w:r>
        <w:t xml:space="preserve">. </w:t>
      </w:r>
      <w:r w:rsidRPr="00205BE9">
        <w:t>This</w:t>
      </w:r>
      <w:r>
        <w:t xml:space="preserve"> file contains temporary results of the run. If an analysis terminates unexpectedly or with an error, this file can be used to restart the analysis from the last converged time step. See </w:t>
      </w:r>
      <w:r>
        <w:fldChar w:fldCharType="begin"/>
      </w:r>
      <w:r>
        <w:instrText xml:space="preserve"> REF _Ref230581893 \r \h </w:instrText>
      </w:r>
      <w:r>
        <w:fldChar w:fldCharType="separate"/>
      </w:r>
      <w:r w:rsidR="00873D59">
        <w:t>Chapter 5</w:t>
      </w:r>
      <w:r>
        <w:fldChar w:fldCharType="end"/>
      </w:r>
      <w:r>
        <w:t xml:space="preserve"> for more details. The names of these files can be specified with the command options </w:t>
      </w:r>
      <w:r w:rsidRPr="00541457">
        <w:rPr>
          <w:rStyle w:val="codeChar"/>
        </w:rPr>
        <w:t>–p</w:t>
      </w:r>
      <w:r>
        <w:t xml:space="preserve"> (plot file), </w:t>
      </w:r>
      <w:r w:rsidRPr="00541457">
        <w:rPr>
          <w:rStyle w:val="codeChar"/>
        </w:rPr>
        <w:t>-</w:t>
      </w:r>
      <w:r>
        <w:rPr>
          <w:rStyle w:val="codeChar"/>
        </w:rPr>
        <w:t>a</w:t>
      </w:r>
      <w:r>
        <w:t xml:space="preserve"> (dump file), </w:t>
      </w:r>
      <w:r w:rsidRPr="00541457">
        <w:rPr>
          <w:rStyle w:val="codeChar"/>
        </w:rPr>
        <w:t>-o</w:t>
      </w:r>
      <w:r>
        <w:t xml:space="preserve"> (log file). If one or more of the file names following these flags are omitted, then the omitted file name(s) will be given a default name. The default file names are derived from the input file name. For example, if the input file name is </w:t>
      </w:r>
      <w:r>
        <w:rPr>
          <w:i/>
        </w:rPr>
        <w:t xml:space="preserve">input.feb </w:t>
      </w:r>
      <w:r>
        <w:t xml:space="preserve">the logfile will have the name </w:t>
      </w:r>
      <w:r>
        <w:rPr>
          <w:i/>
        </w:rPr>
        <w:t>input.log</w:t>
      </w:r>
      <w:r>
        <w:t xml:space="preserve">, the plot file is called </w:t>
      </w:r>
      <w:r>
        <w:rPr>
          <w:i/>
        </w:rPr>
        <w:t>input.</w:t>
      </w:r>
      <w:r w:rsidR="00D82141">
        <w:rPr>
          <w:i/>
        </w:rPr>
        <w:t>x</w:t>
      </w:r>
      <w:r>
        <w:rPr>
          <w:i/>
        </w:rPr>
        <w:t>plt</w:t>
      </w:r>
      <w:r>
        <w:t xml:space="preserve"> and the dump file is called </w:t>
      </w:r>
      <w:r>
        <w:rPr>
          <w:i/>
        </w:rPr>
        <w:t>input.dmp</w:t>
      </w:r>
      <w:r>
        <w:t>.</w:t>
      </w:r>
    </w:p>
    <w:p w14:paraId="1898C323" w14:textId="77777777" w:rsidR="004F447E" w:rsidRDefault="004F447E" w:rsidP="006A0BC1">
      <w:pPr>
        <w:rPr>
          <w:ins w:id="124" w:author="Steve Maas" w:date="2014-01-15T10:56:00Z"/>
        </w:rPr>
      </w:pPr>
    </w:p>
    <w:p w14:paraId="41A3CD4E" w14:textId="77777777" w:rsidR="004F447E" w:rsidRDefault="004F447E" w:rsidP="006A0BC1">
      <w:pPr>
        <w:rPr>
          <w:ins w:id="125" w:author="Steve Maas" w:date="2014-01-15T10:57:00Z"/>
        </w:rPr>
      </w:pPr>
      <w:ins w:id="126" w:author="Steve Maas" w:date="2014-01-15T10:56:00Z">
        <w:r>
          <w:rPr>
            <w:i/>
          </w:rPr>
          <w:t xml:space="preserve">Note 1: </w:t>
        </w:r>
        <w:r>
          <w:t xml:space="preserve">The name of the log and plot file can also be specified in the FEBio input file. See section </w:t>
        </w:r>
      </w:ins>
      <w:ins w:id="127" w:author="Steve Maas" w:date="2014-01-15T10:57:00Z">
        <w:r>
          <w:fldChar w:fldCharType="begin"/>
        </w:r>
        <w:r>
          <w:instrText xml:space="preserve"> REF _Ref377546765 \r \h </w:instrText>
        </w:r>
      </w:ins>
      <w:r>
        <w:fldChar w:fldCharType="separate"/>
      </w:r>
      <w:ins w:id="128" w:author="Steve Maas" w:date="2014-01-15T10:57:00Z">
        <w:r>
          <w:t>3.15</w:t>
        </w:r>
        <w:r>
          <w:fldChar w:fldCharType="end"/>
        </w:r>
        <w:r>
          <w:t xml:space="preserve"> for more information. </w:t>
        </w:r>
      </w:ins>
    </w:p>
    <w:p w14:paraId="021E2AA5" w14:textId="77777777" w:rsidR="004F447E" w:rsidRDefault="004F447E" w:rsidP="006A0BC1">
      <w:pPr>
        <w:rPr>
          <w:ins w:id="129" w:author="Steve Maas" w:date="2014-01-15T10:57:00Z"/>
        </w:rPr>
      </w:pPr>
    </w:p>
    <w:p w14:paraId="1962D1BE" w14:textId="46D5510D" w:rsidR="006A0BC1" w:rsidRDefault="004F447E" w:rsidP="006A0BC1">
      <w:ins w:id="130" w:author="Steve Maas" w:date="2014-01-15T10:57:00Z">
        <w:r>
          <w:rPr>
            <w:i/>
          </w:rPr>
          <w:t xml:space="preserve">Note 2: </w:t>
        </w:r>
        <w:r>
          <w:t xml:space="preserve">When running an optimization problem the name of the log file is derived from the optimization control file. See </w:t>
        </w:r>
      </w:ins>
      <w:ins w:id="131" w:author="Steve Maas" w:date="2014-01-15T10:58:00Z">
        <w:r>
          <w:fldChar w:fldCharType="begin"/>
        </w:r>
        <w:r>
          <w:instrText xml:space="preserve"> REF _Ref230581893 \r \h </w:instrText>
        </w:r>
      </w:ins>
      <w:r>
        <w:fldChar w:fldCharType="separate"/>
      </w:r>
      <w:ins w:id="132" w:author="Steve Maas" w:date="2014-01-15T10:58:00Z">
        <w:r>
          <w:t>Chapter 5</w:t>
        </w:r>
        <w:r>
          <w:fldChar w:fldCharType="end"/>
        </w:r>
        <w:r>
          <w:t xml:space="preserve"> for more information on running optimization problems with FEBio.</w:t>
        </w:r>
      </w:ins>
      <w:r w:rsidR="006A0BC1">
        <w:t xml:space="preserve">  </w:t>
      </w:r>
    </w:p>
    <w:p w14:paraId="7F151BD2" w14:textId="77777777" w:rsidR="006A0BC1" w:rsidRDefault="006A0BC1" w:rsidP="006A0BC1"/>
    <w:p w14:paraId="67D93129" w14:textId="77777777" w:rsidR="006A0BC1" w:rsidRDefault="006A0BC1" w:rsidP="006A0BC1">
      <w:pPr>
        <w:pStyle w:val="Heading2"/>
      </w:pPr>
      <w:bookmarkStart w:id="133" w:name="_Toc385498399"/>
      <w:r>
        <w:t>Advanced Options</w:t>
      </w:r>
      <w:bookmarkEnd w:id="133"/>
    </w:p>
    <w:p w14:paraId="123FE510" w14:textId="43FCB63B" w:rsidR="006A0BC1" w:rsidRDefault="006A0BC1" w:rsidP="006A0BC1">
      <w:pPr>
        <w:pStyle w:val="Heading3"/>
      </w:pPr>
      <w:bookmarkStart w:id="134" w:name="_Ref278195084"/>
      <w:bookmarkStart w:id="135" w:name="_Toc385498400"/>
      <w:r>
        <w:t xml:space="preserve">Interrupting a </w:t>
      </w:r>
      <w:r w:rsidR="00D153DC">
        <w:t>R</w:t>
      </w:r>
      <w:r>
        <w:t>un</w:t>
      </w:r>
      <w:r>
        <w:rPr>
          <w:rStyle w:val="FootnoteReference"/>
        </w:rPr>
        <w:footnoteReference w:id="2"/>
      </w:r>
      <w:bookmarkEnd w:id="134"/>
      <w:bookmarkEnd w:id="135"/>
    </w:p>
    <w:p w14:paraId="38435142" w14:textId="77777777" w:rsidR="006A0BC1" w:rsidRPr="00306209" w:rsidRDefault="006A0BC1" w:rsidP="006A0BC1">
      <w:r>
        <w:t xml:space="preserve">The user can pause the run by pressing </w:t>
      </w:r>
      <w:r>
        <w:rPr>
          <w:i/>
        </w:rPr>
        <w:t>ctrl+c</w:t>
      </w:r>
      <w:r>
        <w:t>. This will bring up the FEBio prompt, and the user can enter a command. The following commands are available.</w:t>
      </w:r>
    </w:p>
    <w:p w14:paraId="09911E88" w14:textId="77777777" w:rsidR="006A0BC1" w:rsidRPr="00BC277D" w:rsidRDefault="006A0BC1" w:rsidP="006A0BC1">
      <w:pPr>
        <w:numPr>
          <w:ilvl w:val="0"/>
          <w:numId w:val="11"/>
        </w:numPr>
      </w:pPr>
      <w:r>
        <w:rPr>
          <w:i/>
        </w:rPr>
        <w:t>cont</w:t>
      </w:r>
      <w:r w:rsidRPr="00EB2071">
        <w:t>:</w:t>
      </w:r>
      <w:r>
        <w:t xml:space="preserve"> continues the run. FEBio will continue the analysis where it left off. </w:t>
      </w:r>
      <w:r w:rsidDel="00EB2071">
        <w:rPr>
          <w:i/>
        </w:rPr>
        <w:t xml:space="preserve"> </w:t>
      </w:r>
    </w:p>
    <w:p w14:paraId="1F4CFACF" w14:textId="77777777" w:rsidR="006A0BC1" w:rsidRPr="00BC277D" w:rsidRDefault="006A0BC1" w:rsidP="006A0BC1">
      <w:pPr>
        <w:numPr>
          <w:ilvl w:val="0"/>
          <w:numId w:val="11"/>
        </w:numPr>
      </w:pPr>
      <w:r>
        <w:rPr>
          <w:i/>
        </w:rPr>
        <w:t>conv</w:t>
      </w:r>
      <w:r w:rsidRPr="00306209">
        <w:t>:</w:t>
      </w:r>
      <w:r>
        <w:t xml:space="preserve"> force the current time step to converge. This is useful for example when a time step is having difficulty satisfying too tight of convergence criteria. The user can then manually force the convergence of the time step. However, if the convergence difficulties are due to instabilities, forcing a time step to converge could cause the solution to become unstable or even incorrect.  Also be aware that even if the solution recovers on later timesteps, the manually converged step might be incorrect. </w:t>
      </w:r>
    </w:p>
    <w:p w14:paraId="673EA1E7" w14:textId="77777777" w:rsidR="006A0BC1" w:rsidRDefault="006A0BC1" w:rsidP="006A0BC1">
      <w:pPr>
        <w:numPr>
          <w:ilvl w:val="0"/>
          <w:numId w:val="11"/>
        </w:numPr>
      </w:pPr>
      <w:r>
        <w:rPr>
          <w:i/>
        </w:rPr>
        <w:t>debug [on|off]</w:t>
      </w:r>
      <w:r>
        <w:t xml:space="preserve">: entering </w:t>
      </w:r>
      <w:r>
        <w:rPr>
          <w:i/>
        </w:rPr>
        <w:t xml:space="preserve">debug </w:t>
      </w:r>
      <w:r>
        <w:t xml:space="preserve">will toggle debug mode. Adding </w:t>
      </w:r>
      <w:r>
        <w:rPr>
          <w:i/>
        </w:rPr>
        <w:t xml:space="preserve">on </w:t>
      </w:r>
      <w:r>
        <w:t>(</w:t>
      </w:r>
      <w:r>
        <w:rPr>
          <w:i/>
        </w:rPr>
        <w:t>off</w:t>
      </w:r>
      <w:r>
        <w:t xml:space="preserve">) will turn the debug mode on (resp. off). In debug mode, FEBio will store additional information to the log and plot file that could be useful in debugging the run. It is important to note that since FEBio will store all non-converged states to the plot file, this file may become very large in a short number of time steps.  See section </w:t>
      </w:r>
      <w:r>
        <w:fldChar w:fldCharType="begin"/>
      </w:r>
      <w:r>
        <w:instrText xml:space="preserve"> REF _Ref230422001 \r \h </w:instrText>
      </w:r>
      <w:r>
        <w:fldChar w:fldCharType="separate"/>
      </w:r>
      <w:r w:rsidR="00873D59">
        <w:t>2.8.2</w:t>
      </w:r>
      <w:r>
        <w:fldChar w:fldCharType="end"/>
      </w:r>
      <w:r>
        <w:t xml:space="preserve"> for more details on debugging. </w:t>
      </w:r>
    </w:p>
    <w:p w14:paraId="68D5F86D" w14:textId="77777777" w:rsidR="006A0BC1" w:rsidRDefault="006A0BC1" w:rsidP="006A0BC1">
      <w:pPr>
        <w:numPr>
          <w:ilvl w:val="0"/>
          <w:numId w:val="11"/>
        </w:numPr>
      </w:pPr>
      <w:r>
        <w:rPr>
          <w:i/>
        </w:rPr>
        <w:t>dtmin</w:t>
      </w:r>
      <w:r w:rsidRPr="00EB2071">
        <w:t>:</w:t>
      </w:r>
      <w:r>
        <w:t xml:space="preserve"> set the minimum time step size. This command overrides the minimum time step size that was specified in the input file.</w:t>
      </w:r>
    </w:p>
    <w:p w14:paraId="73A861CF" w14:textId="77777777" w:rsidR="006A0BC1" w:rsidRDefault="006A0BC1" w:rsidP="006A0BC1">
      <w:pPr>
        <w:numPr>
          <w:ilvl w:val="0"/>
          <w:numId w:val="11"/>
        </w:numPr>
      </w:pPr>
      <w:r>
        <w:rPr>
          <w:i/>
        </w:rPr>
        <w:t>fail</w:t>
      </w:r>
      <w:r w:rsidRPr="00EB2071">
        <w:t>:</w:t>
      </w:r>
      <w:r>
        <w:t xml:space="preserve"> stop the current iteration and retry. If the current time step is not converging and if the auto-time stepper is enabled, the fail command will stop the current time step and </w:t>
      </w:r>
      <w:r>
        <w:lastRenderedPageBreak/>
        <w:t>retry it with a smaller time step size. If the auto-time stepper is not enabled, the fail command will simply exit the application.</w:t>
      </w:r>
    </w:p>
    <w:p w14:paraId="1DBD37D7" w14:textId="77777777" w:rsidR="006A0BC1" w:rsidRDefault="006A0BC1" w:rsidP="006A0BC1">
      <w:pPr>
        <w:numPr>
          <w:ilvl w:val="0"/>
          <w:numId w:val="11"/>
        </w:numPr>
      </w:pPr>
      <w:r>
        <w:rPr>
          <w:i/>
        </w:rPr>
        <w:t>help</w:t>
      </w:r>
      <w:r w:rsidRPr="00306209">
        <w:t>:</w:t>
      </w:r>
      <w:r>
        <w:t xml:space="preserve"> list the available commands with a short explanation. Prints the information provided in this section of the manual.</w:t>
      </w:r>
    </w:p>
    <w:p w14:paraId="7F13ED79" w14:textId="77777777" w:rsidR="006A0BC1" w:rsidRDefault="006A0BC1" w:rsidP="006A0BC1">
      <w:pPr>
        <w:numPr>
          <w:ilvl w:val="0"/>
          <w:numId w:val="11"/>
        </w:numPr>
      </w:pPr>
      <w:r>
        <w:rPr>
          <w:i/>
        </w:rPr>
        <w:t>plot</w:t>
      </w:r>
      <w:r w:rsidRPr="00306209">
        <w:t>:</w:t>
      </w:r>
      <w:r>
        <w:t xml:space="preserve"> dump current state to plot database and continue. This command is useful when you want to store the non-converged state at the current iteration. Note that this command only stores the state at the current iteration. If you turn on debug mode, all the iterations are stored to the plot file.</w:t>
      </w:r>
    </w:p>
    <w:p w14:paraId="3A8A27E7" w14:textId="77777777" w:rsidR="006A0BC1" w:rsidRDefault="006A0BC1" w:rsidP="006A0BC1">
      <w:pPr>
        <w:numPr>
          <w:ilvl w:val="0"/>
          <w:numId w:val="11"/>
        </w:numPr>
      </w:pPr>
      <w:r>
        <w:rPr>
          <w:i/>
        </w:rPr>
        <w:t>print</w:t>
      </w:r>
      <w:r w:rsidRPr="00BC277D">
        <w:t>:</w:t>
      </w:r>
      <w:r>
        <w:t xml:space="preserve"> print values of variables:</w:t>
      </w:r>
    </w:p>
    <w:p w14:paraId="6129A6F4" w14:textId="77777777" w:rsidR="006A0BC1" w:rsidRDefault="006A0BC1" w:rsidP="006A0BC1">
      <w:pPr>
        <w:numPr>
          <w:ilvl w:val="1"/>
          <w:numId w:val="11"/>
        </w:numPr>
      </w:pPr>
      <w:r>
        <w:rPr>
          <w:i/>
        </w:rPr>
        <w:t>nnz</w:t>
      </w:r>
      <w:r>
        <w:t>: number of non-zeroes in stiffness matrix</w:t>
      </w:r>
    </w:p>
    <w:p w14:paraId="15F6B6E9" w14:textId="77777777" w:rsidR="006A0BC1" w:rsidRDefault="006A0BC1" w:rsidP="006A0BC1">
      <w:pPr>
        <w:numPr>
          <w:ilvl w:val="1"/>
          <w:numId w:val="11"/>
        </w:numPr>
      </w:pPr>
      <w:r>
        <w:rPr>
          <w:i/>
        </w:rPr>
        <w:t>neq</w:t>
      </w:r>
      <w:r w:rsidRPr="00E14CFD">
        <w:t>:</w:t>
      </w:r>
      <w:r>
        <w:t xml:space="preserve"> number of equations</w:t>
      </w:r>
    </w:p>
    <w:p w14:paraId="34D3BB13" w14:textId="77777777" w:rsidR="006A0BC1" w:rsidRPr="00306209" w:rsidRDefault="006A0BC1" w:rsidP="006A0BC1">
      <w:pPr>
        <w:numPr>
          <w:ilvl w:val="1"/>
          <w:numId w:val="11"/>
        </w:numPr>
      </w:pPr>
      <w:r>
        <w:rPr>
          <w:i/>
        </w:rPr>
        <w:t>time</w:t>
      </w:r>
      <w:r w:rsidRPr="00E14CFD">
        <w:t>:</w:t>
      </w:r>
      <w:r>
        <w:t xml:space="preserve"> the current time step</w:t>
      </w:r>
    </w:p>
    <w:p w14:paraId="39BC84BF" w14:textId="77777777" w:rsidR="006A0BC1" w:rsidRDefault="006A0BC1" w:rsidP="006A0BC1">
      <w:pPr>
        <w:numPr>
          <w:ilvl w:val="0"/>
          <w:numId w:val="11"/>
        </w:numPr>
      </w:pPr>
      <w:r>
        <w:rPr>
          <w:i/>
        </w:rPr>
        <w:t>quit</w:t>
      </w:r>
      <w:r>
        <w:t>: exit the application</w:t>
      </w:r>
    </w:p>
    <w:p w14:paraId="103D59BF" w14:textId="77777777" w:rsidR="006A0BC1" w:rsidRDefault="006A0BC1" w:rsidP="006A0BC1">
      <w:pPr>
        <w:numPr>
          <w:ilvl w:val="0"/>
          <w:numId w:val="11"/>
        </w:numPr>
      </w:pPr>
      <w:r>
        <w:rPr>
          <w:i/>
        </w:rPr>
        <w:t>restart</w:t>
      </w:r>
      <w:r w:rsidRPr="00BC277D">
        <w:t>:</w:t>
      </w:r>
      <w:r>
        <w:t xml:space="preserve"> toggles restart flag. When the restart flag is set, FEBio will create a dump file at the end of each converged time step. This dump file can then later be used to restart the analysis from the last converged time step. See </w:t>
      </w:r>
      <w:r>
        <w:fldChar w:fldCharType="begin"/>
      </w:r>
      <w:r>
        <w:instrText xml:space="preserve"> REF _Ref230581893 \r \h </w:instrText>
      </w:r>
      <w:r>
        <w:fldChar w:fldCharType="separate"/>
      </w:r>
      <w:r w:rsidR="00873D59">
        <w:t>Chapter 5</w:t>
      </w:r>
      <w:r>
        <w:fldChar w:fldCharType="end"/>
      </w:r>
      <w:r>
        <w:t xml:space="preserve"> for more details on FEBio’s restart feature.</w:t>
      </w:r>
    </w:p>
    <w:p w14:paraId="1CA8BD5F" w14:textId="77777777" w:rsidR="006A0BC1" w:rsidRDefault="006A0BC1" w:rsidP="006A0BC1">
      <w:pPr>
        <w:numPr>
          <w:ilvl w:val="0"/>
          <w:numId w:val="11"/>
        </w:numPr>
      </w:pPr>
      <w:r>
        <w:rPr>
          <w:i/>
        </w:rPr>
        <w:t>time</w:t>
      </w:r>
      <w:r w:rsidRPr="00A53528">
        <w:t>:</w:t>
      </w:r>
      <w:r>
        <w:t xml:space="preserve"> print elapsed time and an estimation of the remaining time.</w:t>
      </w:r>
    </w:p>
    <w:p w14:paraId="107595D8" w14:textId="77777777" w:rsidR="006A0BC1" w:rsidRDefault="006A0BC1" w:rsidP="006A0BC1">
      <w:pPr>
        <w:numPr>
          <w:ilvl w:val="0"/>
          <w:numId w:val="11"/>
        </w:numPr>
      </w:pPr>
      <w:r>
        <w:rPr>
          <w:i/>
        </w:rPr>
        <w:t>version</w:t>
      </w:r>
      <w:r w:rsidRPr="00BC277D">
        <w:t>:</w:t>
      </w:r>
      <w:r>
        <w:t xml:space="preserve"> print version information</w:t>
      </w:r>
    </w:p>
    <w:p w14:paraId="0A023904" w14:textId="77777777" w:rsidR="006A0BC1" w:rsidRDefault="006A0BC1" w:rsidP="006A0BC1">
      <w:r>
        <w:t xml:space="preserve"> </w:t>
      </w:r>
    </w:p>
    <w:p w14:paraId="1252151D" w14:textId="3E755ADF" w:rsidR="006A0BC1" w:rsidRDefault="006A0BC1" w:rsidP="006A0BC1">
      <w:r>
        <w:t xml:space="preserve">Note that it may take a while before the FEBio prompt is displayed after the user requests a </w:t>
      </w:r>
      <w:r w:rsidRPr="004F3723">
        <w:rPr>
          <w:i/>
        </w:rPr>
        <w:t>ctrl+c</w:t>
      </w:r>
      <w:r>
        <w:t xml:space="preserve"> interruption. This may be because the program may be in the middle of a call to the linear solver or another time-consuming part of the analysis procedure</w:t>
      </w:r>
      <w:r w:rsidR="00233F22">
        <w:t xml:space="preserve"> that cannot be interrupted</w:t>
      </w:r>
      <w:r>
        <w:t xml:space="preserve">. </w:t>
      </w:r>
    </w:p>
    <w:p w14:paraId="7200B806" w14:textId="77777777" w:rsidR="006A0BC1" w:rsidRDefault="006A0BC1" w:rsidP="006A0BC1"/>
    <w:p w14:paraId="20A0AAC1" w14:textId="50E7BD24" w:rsidR="006A0BC1" w:rsidRDefault="006A0BC1" w:rsidP="006A0BC1">
      <w:pPr>
        <w:pStyle w:val="Heading3"/>
      </w:pPr>
      <w:bookmarkStart w:id="136" w:name="_Ref230422001"/>
      <w:bookmarkStart w:id="137" w:name="_Toc385498401"/>
      <w:r>
        <w:t xml:space="preserve">Debugging a </w:t>
      </w:r>
      <w:r w:rsidR="00D153DC">
        <w:t>R</w:t>
      </w:r>
      <w:r>
        <w:t>un</w:t>
      </w:r>
      <w:bookmarkEnd w:id="136"/>
      <w:bookmarkEnd w:id="137"/>
    </w:p>
    <w:p w14:paraId="4EC3693B" w14:textId="77777777" w:rsidR="006A0BC1" w:rsidRDefault="006A0BC1" w:rsidP="006A0BC1">
      <w:r>
        <w:t xml:space="preserve">As stated in Section </w:t>
      </w:r>
      <w:r>
        <w:fldChar w:fldCharType="begin"/>
      </w:r>
      <w:r>
        <w:instrText xml:space="preserve"> REF _Ref172430769 \r \h </w:instrText>
      </w:r>
      <w:r>
        <w:fldChar w:fldCharType="separate"/>
      </w:r>
      <w:r w:rsidR="00873D59">
        <w:t>2.3</w:t>
      </w:r>
      <w:r>
        <w:fldChar w:fldCharType="end"/>
      </w:r>
      <w:r>
        <w:t xml:space="preserve">, FEBio can be run in debug-mode by specifying the </w:t>
      </w:r>
      <w:r w:rsidRPr="006774F5">
        <w:rPr>
          <w:rStyle w:val="codeChar"/>
        </w:rPr>
        <w:t>–g</w:t>
      </w:r>
      <w:r>
        <w:t xml:space="preserve"> option on the command line. When running in debug mode, FEBio performs additional checks and prints out more information to the screen and to the plot file.  It will also store all non-converged geometry states to the plot file.  These non-converged states can be very useful for determining the cause of non-convergence or slow convergence. Because of this additional work, the problem may run slightly slower. Note that debug mode can be turned on/off while running an analysis by first interrupting the run with </w:t>
      </w:r>
      <w:r>
        <w:rPr>
          <w:i/>
        </w:rPr>
        <w:t>ctrl+c</w:t>
      </w:r>
      <w:r>
        <w:t xml:space="preserve"> and then using the </w:t>
      </w:r>
      <w:r>
        <w:rPr>
          <w:i/>
        </w:rPr>
        <w:t xml:space="preserve">debug </w:t>
      </w:r>
      <w:r>
        <w:t xml:space="preserve">command to toggle the debug mode on or off. It is important to note that since FEBio will store all non-converged states to the plot file, this file may become very large in a short number of time steps. An alternative approach is to use the </w:t>
      </w:r>
      <w:r w:rsidRPr="00646FE6">
        <w:rPr>
          <w:i/>
        </w:rPr>
        <w:t>plot</w:t>
      </w:r>
      <w:r>
        <w:t xml:space="preserve"> command to write out select non-converged states.</w:t>
      </w:r>
    </w:p>
    <w:p w14:paraId="39A8E256" w14:textId="77777777" w:rsidR="006A0BC1" w:rsidRDefault="006A0BC1" w:rsidP="006A0BC1"/>
    <w:p w14:paraId="1EFFD848" w14:textId="654FE165" w:rsidR="006A0BC1" w:rsidRDefault="006A0BC1" w:rsidP="006A0BC1">
      <w:pPr>
        <w:pStyle w:val="Heading3"/>
      </w:pPr>
      <w:bookmarkStart w:id="138" w:name="_Ref254341727"/>
      <w:bookmarkStart w:id="139" w:name="_Ref254341812"/>
      <w:bookmarkStart w:id="140" w:name="_Toc385498402"/>
      <w:r>
        <w:t xml:space="preserve">Restarting a </w:t>
      </w:r>
      <w:r w:rsidR="00D153DC">
        <w:t>R</w:t>
      </w:r>
      <w:r>
        <w:t>un</w:t>
      </w:r>
      <w:bookmarkEnd w:id="138"/>
      <w:bookmarkEnd w:id="139"/>
      <w:bookmarkEnd w:id="140"/>
    </w:p>
    <w:p w14:paraId="5819103B" w14:textId="77777777" w:rsidR="006A0BC1" w:rsidRDefault="006A0BC1" w:rsidP="006A0BC1">
      <w:r>
        <w:t xml:space="preserve">When the creation of a restart file is requested, the analysis can be restarted from the last converged timestep. This is useful when the run terminated unexpectedly or when the user wishes to modify some parameters during the analysis. To request a restart file, simply set the appropriate option in the control section of the input file. This will generate a </w:t>
      </w:r>
      <w:r>
        <w:rPr>
          <w:i/>
        </w:rPr>
        <w:t xml:space="preserve">dump </w:t>
      </w:r>
      <w:r>
        <w:t xml:space="preserve">file which then can be used to restart the analysis. See </w:t>
      </w:r>
      <w:r>
        <w:fldChar w:fldCharType="begin"/>
      </w:r>
      <w:r>
        <w:instrText xml:space="preserve"> REF _Ref230581893 \r \h </w:instrText>
      </w:r>
      <w:r>
        <w:fldChar w:fldCharType="separate"/>
      </w:r>
      <w:r w:rsidR="00873D59">
        <w:t>Chapter 5</w:t>
      </w:r>
      <w:r>
        <w:fldChar w:fldCharType="end"/>
      </w:r>
      <w:r>
        <w:t xml:space="preserve"> for more details.</w:t>
      </w:r>
    </w:p>
    <w:p w14:paraId="54908B9D" w14:textId="77777777" w:rsidR="006A0BC1" w:rsidRDefault="006A0BC1" w:rsidP="006A0BC1"/>
    <w:p w14:paraId="4848DA41" w14:textId="77777777" w:rsidR="006A0BC1" w:rsidRDefault="006A0BC1" w:rsidP="006A0BC1">
      <w:r>
        <w:lastRenderedPageBreak/>
        <w:t xml:space="preserve">To restart an analysis, use the </w:t>
      </w:r>
      <w:r>
        <w:rPr>
          <w:i/>
        </w:rPr>
        <w:t>–r</w:t>
      </w:r>
      <w:r>
        <w:t xml:space="preserve"> command line option. This option requires a filename as a parameter, and this name can be either the name of a dump file or the name of a restart input file. The latter case is a text file that allows the user to redefine some parameters when restarting the run. The format of this file is described in </w:t>
      </w:r>
      <w:r>
        <w:fldChar w:fldCharType="begin"/>
      </w:r>
      <w:r>
        <w:instrText xml:space="preserve"> REF _Ref230581893 \r \h </w:instrText>
      </w:r>
      <w:r>
        <w:fldChar w:fldCharType="separate"/>
      </w:r>
      <w:r w:rsidR="00873D59">
        <w:t>Chapter 5</w:t>
      </w:r>
      <w:r>
        <w:fldChar w:fldCharType="end"/>
      </w:r>
      <w:r>
        <w:t>.</w:t>
      </w:r>
    </w:p>
    <w:p w14:paraId="2DE9CFBF" w14:textId="77777777" w:rsidR="006A0BC1" w:rsidRDefault="006A0BC1" w:rsidP="006A0BC1"/>
    <w:p w14:paraId="7DD3ADF2" w14:textId="053126E7" w:rsidR="006A0BC1" w:rsidRDefault="006A0BC1" w:rsidP="006A0BC1">
      <w:pPr>
        <w:pStyle w:val="Heading3"/>
      </w:pPr>
      <w:bookmarkStart w:id="141" w:name="_Ref250285572"/>
      <w:bookmarkStart w:id="142" w:name="_Toc385498403"/>
      <w:r>
        <w:t xml:space="preserve">Input </w:t>
      </w:r>
      <w:r w:rsidR="00D153DC">
        <w:t>F</w:t>
      </w:r>
      <w:r>
        <w:t xml:space="preserve">ile </w:t>
      </w:r>
      <w:r w:rsidR="00D153DC">
        <w:t>C</w:t>
      </w:r>
      <w:r>
        <w:t>hecking</w:t>
      </w:r>
      <w:bookmarkEnd w:id="141"/>
      <w:bookmarkEnd w:id="142"/>
    </w:p>
    <w:p w14:paraId="3CC51BC5" w14:textId="77777777" w:rsidR="006A0BC1" w:rsidRDefault="006A0BC1" w:rsidP="006A0BC1">
      <w:r>
        <w:t xml:space="preserve">The </w:t>
      </w:r>
      <w:r>
        <w:rPr>
          <w:i/>
        </w:rPr>
        <w:t xml:space="preserve">–c </w:t>
      </w:r>
      <w:r>
        <w:t>option allows the user to stop FEBio after the initial data checking is done. This way, potential input errors can be spotted without running the actual problem.</w:t>
      </w:r>
    </w:p>
    <w:p w14:paraId="70C71BF8" w14:textId="77777777" w:rsidR="006A0BC1" w:rsidRDefault="006A0BC1" w:rsidP="006A0BC1"/>
    <w:p w14:paraId="2188FD45" w14:textId="77777777" w:rsidR="006A0BC1" w:rsidRDefault="006A0BC1" w:rsidP="00026B51">
      <w:pPr>
        <w:pStyle w:val="Example"/>
      </w:pPr>
      <w:r>
        <w:t>Example:</w:t>
      </w:r>
    </w:p>
    <w:p w14:paraId="1F69036E" w14:textId="77777777" w:rsidR="006A0BC1" w:rsidRDefault="006A0BC1" w:rsidP="006A0BC1">
      <w:pPr>
        <w:pStyle w:val="code"/>
        <w:rPr>
          <w:rFonts w:cs="Courier New"/>
        </w:rPr>
      </w:pPr>
      <w:r>
        <w:t xml:space="preserve">&gt; </w:t>
      </w:r>
      <w:r w:rsidRPr="002B1899">
        <w:rPr>
          <w:rFonts w:cs="Courier New"/>
        </w:rPr>
        <w:t xml:space="preserve">febio –i input.feb </w:t>
      </w:r>
      <w:r>
        <w:rPr>
          <w:rFonts w:cs="Courier New"/>
        </w:rPr>
        <w:t>–</w:t>
      </w:r>
      <w:r w:rsidRPr="002B1899">
        <w:rPr>
          <w:rFonts w:cs="Courier New"/>
        </w:rPr>
        <w:t>c</w:t>
      </w:r>
    </w:p>
    <w:p w14:paraId="1AB551C1" w14:textId="77777777" w:rsidR="006A0BC1" w:rsidRPr="008C7A57" w:rsidRDefault="006A0BC1" w:rsidP="006A0BC1">
      <w:r>
        <w:br w:type="page"/>
      </w:r>
    </w:p>
    <w:p w14:paraId="390E14D5" w14:textId="77777777" w:rsidR="006A0BC1" w:rsidRDefault="006A0BC1" w:rsidP="006A0BC1">
      <w:pPr>
        <w:pStyle w:val="Heading1"/>
      </w:pPr>
      <w:bookmarkStart w:id="143" w:name="_Ref293568180"/>
      <w:bookmarkStart w:id="144" w:name="_Ref293568311"/>
      <w:bookmarkStart w:id="145" w:name="_Toc385498404"/>
      <w:r>
        <w:lastRenderedPageBreak/>
        <w:t>Free Format Input</w:t>
      </w:r>
      <w:bookmarkEnd w:id="143"/>
      <w:bookmarkEnd w:id="144"/>
      <w:bookmarkEnd w:id="145"/>
    </w:p>
    <w:p w14:paraId="6C42004D" w14:textId="77777777" w:rsidR="006A0BC1" w:rsidRDefault="006A0BC1" w:rsidP="006A0BC1">
      <w:r>
        <w:t>This chapter describes the XML-based input format used by FEBio. Since this format follows standard XML conventions, the files can be viewed with any file viewer that supports XML files. Since the free format input file is a text file, it can be edited with any text editor.</w:t>
      </w:r>
    </w:p>
    <w:p w14:paraId="3B126A68" w14:textId="77777777" w:rsidR="006A0BC1" w:rsidRDefault="006A0BC1" w:rsidP="006A0BC1"/>
    <w:p w14:paraId="4C88E8EE" w14:textId="77777777" w:rsidR="006A0BC1" w:rsidRDefault="006A0BC1" w:rsidP="006A0BC1">
      <w:r>
        <w:t xml:space="preserve">An XML file is composed of a hierarchical list of </w:t>
      </w:r>
      <w:r>
        <w:rPr>
          <w:i/>
        </w:rPr>
        <w:t>elements</w:t>
      </w:r>
      <w:r>
        <w:t xml:space="preserve">. The first element is called the </w:t>
      </w:r>
      <w:r>
        <w:rPr>
          <w:i/>
        </w:rPr>
        <w:t>root element</w:t>
      </w:r>
      <w:r>
        <w:t xml:space="preserve">. Elements can have multiple </w:t>
      </w:r>
      <w:r>
        <w:rPr>
          <w:i/>
        </w:rPr>
        <w:t>child elements</w:t>
      </w:r>
      <w:r>
        <w:t xml:space="preserve">.  All elements are enclosed by two </w:t>
      </w:r>
      <w:r>
        <w:rPr>
          <w:i/>
        </w:rPr>
        <w:t>tags:</w:t>
      </w:r>
      <w:r>
        <w:t xml:space="preserve"> a tag defining the element and an </w:t>
      </w:r>
      <w:r>
        <w:rPr>
          <w:i/>
        </w:rPr>
        <w:t>end tag</w:t>
      </w:r>
      <w:r>
        <w:t>. A simple example of an XML file might look like this</w:t>
      </w:r>
      <w:r w:rsidR="00050D38">
        <w:t>:</w:t>
      </w:r>
    </w:p>
    <w:p w14:paraId="3B5CC170" w14:textId="77777777" w:rsidR="006A0BC1" w:rsidRDefault="006A0BC1" w:rsidP="006A0BC1"/>
    <w:p w14:paraId="7075AA65" w14:textId="77777777" w:rsidR="006A0BC1" w:rsidRDefault="006A0BC1" w:rsidP="006A0BC1">
      <w:pPr>
        <w:pStyle w:val="code"/>
      </w:pPr>
      <w:r>
        <w:t>&lt;root&gt;</w:t>
      </w:r>
    </w:p>
    <w:p w14:paraId="6D16D42F" w14:textId="77777777" w:rsidR="006A0BC1" w:rsidRPr="00682951" w:rsidRDefault="006A0BC1" w:rsidP="00682951">
      <w:pPr>
        <w:pStyle w:val="code"/>
      </w:pPr>
      <w:r>
        <w:tab/>
      </w:r>
      <w:r w:rsidRPr="00682951">
        <w:t>&lt;child&gt;</w:t>
      </w:r>
    </w:p>
    <w:p w14:paraId="1FD6F3B5" w14:textId="77777777" w:rsidR="006A0BC1" w:rsidRDefault="006A0BC1" w:rsidP="00682951">
      <w:pPr>
        <w:pStyle w:val="code"/>
      </w:pPr>
      <w:r>
        <w:tab/>
      </w:r>
      <w:r>
        <w:tab/>
        <w:t>&lt;subchild&gt; ... &lt;/subchild&gt;</w:t>
      </w:r>
    </w:p>
    <w:p w14:paraId="14501822" w14:textId="77777777" w:rsidR="006A0BC1" w:rsidRPr="00682951" w:rsidRDefault="006A0BC1" w:rsidP="00682951">
      <w:pPr>
        <w:pStyle w:val="code"/>
      </w:pPr>
      <w:r>
        <w:tab/>
      </w:r>
      <w:r w:rsidRPr="00682951">
        <w:t>&lt;/child&gt;</w:t>
      </w:r>
    </w:p>
    <w:p w14:paraId="5FBA9EBA" w14:textId="77777777" w:rsidR="006A0BC1" w:rsidRDefault="006A0BC1" w:rsidP="006A0BC1">
      <w:pPr>
        <w:pStyle w:val="code"/>
      </w:pPr>
      <w:r>
        <w:t>&lt;/root&gt;</w:t>
      </w:r>
    </w:p>
    <w:p w14:paraId="15681F43" w14:textId="77777777" w:rsidR="006A0BC1" w:rsidRDefault="006A0BC1" w:rsidP="006A0BC1">
      <w:pPr>
        <w:pStyle w:val="code"/>
      </w:pPr>
    </w:p>
    <w:p w14:paraId="56841113" w14:textId="77777777" w:rsidR="006A0BC1" w:rsidRDefault="006A0BC1" w:rsidP="006F720E">
      <w:r>
        <w:t xml:space="preserve">The </w:t>
      </w:r>
      <w:r w:rsidRPr="000A6FCF">
        <w:rPr>
          <w:i/>
        </w:rPr>
        <w:t>value</w:t>
      </w:r>
      <w:r>
        <w:t xml:space="preserve"> of an element is enclosed between the name and the end tag.</w:t>
      </w:r>
    </w:p>
    <w:p w14:paraId="238FE789" w14:textId="77777777" w:rsidR="006A0BC1" w:rsidRDefault="006A0BC1" w:rsidP="006A0BC1"/>
    <w:p w14:paraId="62B2403E" w14:textId="77777777" w:rsidR="006A0BC1" w:rsidRDefault="006A0BC1" w:rsidP="006A0BC1">
      <w:pPr>
        <w:pStyle w:val="code"/>
      </w:pPr>
      <w:r>
        <w:t>&lt;element&gt; here is the value &lt;/element&gt;</w:t>
      </w:r>
    </w:p>
    <w:p w14:paraId="6B5783AE" w14:textId="77777777" w:rsidR="006A0BC1" w:rsidRDefault="006A0BC1" w:rsidP="006A0BC1"/>
    <w:p w14:paraId="17639F67" w14:textId="77777777" w:rsidR="006A0BC1" w:rsidRDefault="006A0BC1" w:rsidP="006F720E">
      <w:r>
        <w:t xml:space="preserve">Note that the XML format is case-sensitive. </w:t>
      </w:r>
    </w:p>
    <w:p w14:paraId="63E6E930" w14:textId="77777777" w:rsidR="006A0BC1" w:rsidRDefault="006A0BC1" w:rsidP="006A0BC1"/>
    <w:p w14:paraId="2C8CCE2D" w14:textId="77777777" w:rsidR="006A0BC1" w:rsidRDefault="006A0BC1" w:rsidP="006A0BC1">
      <w:r>
        <w:t xml:space="preserve">XML elements can also have </w:t>
      </w:r>
      <w:r w:rsidRPr="00C127E6">
        <w:rPr>
          <w:i/>
        </w:rPr>
        <w:t>attributes</w:t>
      </w:r>
      <w:r>
        <w:t xml:space="preserve"> in name/value pairs. The attribute value must always be quoted.</w:t>
      </w:r>
    </w:p>
    <w:p w14:paraId="30CE51DD" w14:textId="77777777" w:rsidR="006A0BC1" w:rsidRDefault="006A0BC1" w:rsidP="006A0BC1"/>
    <w:p w14:paraId="762769FE" w14:textId="0F4DBF76" w:rsidR="006A0BC1" w:rsidRDefault="006A0BC1" w:rsidP="006A0BC1">
      <w:pPr>
        <w:pStyle w:val="code"/>
      </w:pPr>
      <w:r>
        <w:t>&lt;element attr</w:t>
      </w:r>
      <w:r w:rsidR="008A6E23">
        <w:t>="</w:t>
      </w:r>
      <w:r>
        <w:t>value</w:t>
      </w:r>
      <w:r w:rsidR="008A6E23">
        <w:t>"</w:t>
      </w:r>
      <w:r>
        <w:t>&gt;...&lt;/element&gt;</w:t>
      </w:r>
    </w:p>
    <w:p w14:paraId="611A25E4" w14:textId="77777777" w:rsidR="006A0BC1" w:rsidRDefault="006A0BC1" w:rsidP="006A0BC1">
      <w:pPr>
        <w:pStyle w:val="code"/>
      </w:pPr>
    </w:p>
    <w:p w14:paraId="432C75F8" w14:textId="77777777" w:rsidR="006A0BC1" w:rsidRPr="001B6B49" w:rsidRDefault="006A0BC1" w:rsidP="006A0BC1">
      <w:r w:rsidRPr="001B6B49">
        <w:t>If an XML element has no value, an abbreviated syntax can be used. The following two lines are identical.</w:t>
      </w:r>
    </w:p>
    <w:p w14:paraId="1BB67247" w14:textId="77777777" w:rsidR="006A0BC1" w:rsidRDefault="006A0BC1" w:rsidP="006A0BC1"/>
    <w:p w14:paraId="414AD6B3" w14:textId="273237AF" w:rsidR="006A0BC1" w:rsidRDefault="006A0BC1" w:rsidP="006A0BC1">
      <w:pPr>
        <w:pStyle w:val="code"/>
      </w:pPr>
      <w:r>
        <w:t>&lt;element [</w:t>
      </w:r>
      <w:r w:rsidRPr="007D6F0D">
        <w:t>attribute list</w:t>
      </w:r>
      <w:r>
        <w:t>]&gt;&lt;/element&gt;</w:t>
      </w:r>
    </w:p>
    <w:p w14:paraId="6F1B60C0" w14:textId="77777777" w:rsidR="006A0BC1" w:rsidRDefault="006A0BC1" w:rsidP="006A0BC1">
      <w:pPr>
        <w:pStyle w:val="code"/>
      </w:pPr>
    </w:p>
    <w:p w14:paraId="085B89C8" w14:textId="77777777" w:rsidR="006A0BC1" w:rsidRPr="001B6B49" w:rsidRDefault="006A0BC1" w:rsidP="006A0BC1">
      <w:r>
        <w:t>or</w:t>
      </w:r>
    </w:p>
    <w:p w14:paraId="3AC18404" w14:textId="77777777" w:rsidR="006A0BC1" w:rsidRDefault="006A0BC1" w:rsidP="006A0BC1">
      <w:pPr>
        <w:pStyle w:val="code"/>
      </w:pPr>
    </w:p>
    <w:p w14:paraId="2CF2566F" w14:textId="77777777" w:rsidR="006A0BC1" w:rsidRDefault="006A0BC1" w:rsidP="006A0BC1">
      <w:pPr>
        <w:pStyle w:val="code"/>
      </w:pPr>
      <w:r>
        <w:t xml:space="preserve">&lt;element </w:t>
      </w:r>
      <w:r w:rsidRPr="007D6F0D">
        <w:t>[attribute list]</w:t>
      </w:r>
      <w:r w:rsidRPr="008A6E23">
        <w:t>/&gt;</w:t>
      </w:r>
    </w:p>
    <w:p w14:paraId="67EAB704" w14:textId="77777777" w:rsidR="006A0BC1" w:rsidRPr="001B6B49" w:rsidRDefault="006A0BC1" w:rsidP="006A0BC1"/>
    <w:p w14:paraId="327BF45D" w14:textId="77777777" w:rsidR="006A0BC1" w:rsidRDefault="006A0BC1" w:rsidP="00E3586F">
      <w:r>
        <w:t>Comments can be added as follows.</w:t>
      </w:r>
    </w:p>
    <w:p w14:paraId="585A5A71" w14:textId="77777777" w:rsidR="006A0BC1" w:rsidRDefault="006A0BC1" w:rsidP="006A0BC1"/>
    <w:p w14:paraId="1D4C85E8" w14:textId="77777777" w:rsidR="006A0BC1" w:rsidRDefault="006A0BC1" w:rsidP="006A0BC1">
      <w:pPr>
        <w:pStyle w:val="code"/>
      </w:pPr>
      <w:r>
        <w:t>&lt;!-- This is a comment --&gt;</w:t>
      </w:r>
    </w:p>
    <w:p w14:paraId="1BB9DB7E" w14:textId="77777777" w:rsidR="006A0BC1" w:rsidRDefault="006A0BC1" w:rsidP="006A0BC1">
      <w:pPr>
        <w:pStyle w:val="code"/>
      </w:pPr>
    </w:p>
    <w:p w14:paraId="44262BD1" w14:textId="77777777" w:rsidR="006A0BC1" w:rsidRDefault="006A0BC1" w:rsidP="006A0BC1">
      <w:r>
        <w:t>The first line in the document – the XML declaration – defines the XML version and the character encoding used in the document. An example can be</w:t>
      </w:r>
      <w:r w:rsidR="00050D38">
        <w:t>:</w:t>
      </w:r>
    </w:p>
    <w:p w14:paraId="076BCFDD" w14:textId="77777777" w:rsidR="006A0BC1" w:rsidRDefault="006A0BC1" w:rsidP="006A0BC1"/>
    <w:p w14:paraId="4E120A15" w14:textId="77777777" w:rsidR="006A0BC1" w:rsidRDefault="006A0BC1" w:rsidP="006A0BC1">
      <w:pPr>
        <w:pStyle w:val="code"/>
      </w:pPr>
      <w:r>
        <w:t>&lt;?xml version="1.0" encoding="ISO-8859-1"?&gt;</w:t>
      </w:r>
    </w:p>
    <w:p w14:paraId="25199555" w14:textId="77777777" w:rsidR="006A0BC1" w:rsidRDefault="006A0BC1" w:rsidP="006A0BC1">
      <w:pPr>
        <w:pStyle w:val="code"/>
      </w:pPr>
    </w:p>
    <w:p w14:paraId="61829F37" w14:textId="37170174" w:rsidR="006A0BC1" w:rsidRDefault="006A0BC1" w:rsidP="006A0BC1">
      <w:pPr>
        <w:pStyle w:val="Heading2"/>
      </w:pPr>
      <w:bookmarkStart w:id="146" w:name="_Toc385498405"/>
      <w:r>
        <w:lastRenderedPageBreak/>
        <w:t xml:space="preserve">Free </w:t>
      </w:r>
      <w:r w:rsidR="00D153DC">
        <w:t>F</w:t>
      </w:r>
      <w:r>
        <w:t xml:space="preserve">ormat </w:t>
      </w:r>
      <w:r w:rsidR="00D153DC">
        <w:t>O</w:t>
      </w:r>
      <w:r>
        <w:t>verview</w:t>
      </w:r>
      <w:bookmarkEnd w:id="146"/>
    </w:p>
    <w:p w14:paraId="6B22E9CE" w14:textId="4C15425F" w:rsidR="006A0BC1" w:rsidRDefault="006A0BC1" w:rsidP="006A0BC1">
      <w:r>
        <w:t xml:space="preserve">The free format organizes the FEBio input data into hierarchical XML elements. The root element is called </w:t>
      </w:r>
      <w:r w:rsidRPr="00E90048">
        <w:rPr>
          <w:i/>
        </w:rPr>
        <w:t>febio_spec</w:t>
      </w:r>
      <w:r>
        <w:t>. This root element also defines the format version number</w:t>
      </w:r>
      <w:r w:rsidR="00EA66AD">
        <w:t xml:space="preserve"> (Note that FEBio and the input format specification follow different version numberings)</w:t>
      </w:r>
      <w:r>
        <w:t xml:space="preserve">. This document describes version </w:t>
      </w:r>
      <w:ins w:id="147" w:author="Steve Maas" w:date="2013-12-14T22:02:00Z">
        <w:r w:rsidR="00EB23E8">
          <w:t xml:space="preserve">2.0 </w:t>
        </w:r>
      </w:ins>
      <w:r>
        <w:t>of the FEBio specification</w:t>
      </w:r>
      <w:r>
        <w:rPr>
          <w:rStyle w:val="FootnoteReference"/>
        </w:rPr>
        <w:footnoteReference w:id="3"/>
      </w:r>
      <w:r w:rsidR="007B79C8">
        <w:t xml:space="preserve"> (see section </w:t>
      </w:r>
      <w:r w:rsidR="007B79C8">
        <w:fldChar w:fldCharType="begin"/>
      </w:r>
      <w:r w:rsidR="007B79C8">
        <w:instrText xml:space="preserve"> REF _Ref374797496 \r \h </w:instrText>
      </w:r>
      <w:r w:rsidR="007B79C8">
        <w:fldChar w:fldCharType="separate"/>
      </w:r>
      <w:r w:rsidR="00873D59">
        <w:t>3.2</w:t>
      </w:r>
      <w:r w:rsidR="007B79C8">
        <w:fldChar w:fldCharType="end"/>
      </w:r>
      <w:r w:rsidR="007B79C8">
        <w:t xml:space="preserve"> below for more details on the different input specification formats)</w:t>
      </w:r>
      <w:r>
        <w:t>. The root element will therefore be defined as follows</w:t>
      </w:r>
      <w:r w:rsidR="00050D38">
        <w:t>:</w:t>
      </w:r>
    </w:p>
    <w:p w14:paraId="35706219" w14:textId="77777777" w:rsidR="006A0BC1" w:rsidRDefault="006A0BC1" w:rsidP="006A0BC1"/>
    <w:p w14:paraId="3370200A" w14:textId="58BD4D4F" w:rsidR="006A0BC1" w:rsidRDefault="006A0BC1" w:rsidP="006A0BC1">
      <w:pPr>
        <w:pStyle w:val="code"/>
      </w:pPr>
      <w:r>
        <w:t>&lt;febio_spec version=</w:t>
      </w:r>
      <w:r w:rsidR="00D81E07">
        <w:t>"</w:t>
      </w:r>
      <w:r w:rsidR="0080262E">
        <w:t>2</w:t>
      </w:r>
      <w:r>
        <w:t>.</w:t>
      </w:r>
      <w:r w:rsidR="0080262E">
        <w:t>0</w:t>
      </w:r>
      <w:r w:rsidR="00D81E07">
        <w:t>"</w:t>
      </w:r>
      <w:r>
        <w:t>&gt;</w:t>
      </w:r>
    </w:p>
    <w:p w14:paraId="6F89F9FE" w14:textId="77777777" w:rsidR="006A0BC1" w:rsidRPr="0097532C" w:rsidRDefault="006A0BC1" w:rsidP="006F720E">
      <w:pPr>
        <w:pStyle w:val="code"/>
      </w:pPr>
      <w:r w:rsidRPr="0097532C">
        <w:tab/>
        <w:t>&lt;!-- contents of file --&gt;</w:t>
      </w:r>
    </w:p>
    <w:p w14:paraId="1B4887BA" w14:textId="77777777" w:rsidR="006A0BC1" w:rsidRDefault="006A0BC1" w:rsidP="006A0BC1">
      <w:pPr>
        <w:pStyle w:val="code"/>
      </w:pPr>
      <w:r>
        <w:t>&lt;/febio_spec&gt;</w:t>
      </w:r>
    </w:p>
    <w:p w14:paraId="488BA730" w14:textId="77777777" w:rsidR="006A0BC1" w:rsidRDefault="006A0BC1" w:rsidP="006A0BC1"/>
    <w:p w14:paraId="3099B441" w14:textId="77777777" w:rsidR="006A0BC1" w:rsidRDefault="006A0BC1" w:rsidP="006A0BC1">
      <w:r>
        <w:t>The different sections introduced in this chapter are child elements of this root element. The following sections are currently defined:</w:t>
      </w:r>
    </w:p>
    <w:p w14:paraId="13A4F6F6" w14:textId="77777777" w:rsidR="006A0BC1" w:rsidRDefault="006A0BC1" w:rsidP="006A0BC1"/>
    <w:p w14:paraId="233387F2" w14:textId="06349085" w:rsidR="00AD7001" w:rsidRPr="007D6F0D" w:rsidRDefault="00AD7001" w:rsidP="006A0BC1">
      <w:pPr>
        <w:numPr>
          <w:ilvl w:val="0"/>
          <w:numId w:val="8"/>
        </w:numPr>
      </w:pPr>
      <w:r>
        <w:rPr>
          <w:i/>
        </w:rPr>
        <w:t>Module</w:t>
      </w:r>
      <w:r>
        <w:t>: defines the physics module for solving the model.</w:t>
      </w:r>
    </w:p>
    <w:p w14:paraId="3AA2EA93" w14:textId="77777777" w:rsidR="006A0BC1" w:rsidRDefault="006A0BC1" w:rsidP="006A0BC1">
      <w:pPr>
        <w:numPr>
          <w:ilvl w:val="0"/>
          <w:numId w:val="8"/>
        </w:numPr>
      </w:pPr>
      <w:r w:rsidRPr="006301B3">
        <w:rPr>
          <w:i/>
        </w:rPr>
        <w:t>Control</w:t>
      </w:r>
      <w:r>
        <w:t>: specifies control and solver parameters.</w:t>
      </w:r>
    </w:p>
    <w:p w14:paraId="38F263D6" w14:textId="0DAEEFB0" w:rsidR="00AD4793" w:rsidRDefault="00AD4793" w:rsidP="00AD4793">
      <w:pPr>
        <w:numPr>
          <w:ilvl w:val="0"/>
          <w:numId w:val="8"/>
        </w:numPr>
      </w:pPr>
      <w:r>
        <w:rPr>
          <w:i/>
        </w:rPr>
        <w:t>Globals</w:t>
      </w:r>
      <w:r w:rsidRPr="008B6298">
        <w:t>:</w:t>
      </w:r>
      <w:r>
        <w:t xml:space="preserve"> Defines the global variables in the model</w:t>
      </w:r>
    </w:p>
    <w:p w14:paraId="170DCD84" w14:textId="77777777" w:rsidR="006A0BC1" w:rsidRDefault="006A0BC1" w:rsidP="006A0BC1">
      <w:pPr>
        <w:numPr>
          <w:ilvl w:val="0"/>
          <w:numId w:val="8"/>
        </w:numPr>
      </w:pPr>
      <w:r w:rsidRPr="006301B3">
        <w:rPr>
          <w:i/>
        </w:rPr>
        <w:t>Material</w:t>
      </w:r>
      <w:r>
        <w:t>:  Specifies the materials used in the problem and the material parameters.</w:t>
      </w:r>
    </w:p>
    <w:p w14:paraId="0791F8B4" w14:textId="77777777" w:rsidR="006A0BC1" w:rsidRDefault="006A0BC1" w:rsidP="006A0BC1">
      <w:pPr>
        <w:numPr>
          <w:ilvl w:val="0"/>
          <w:numId w:val="8"/>
        </w:numPr>
      </w:pPr>
      <w:r w:rsidRPr="006301B3">
        <w:rPr>
          <w:i/>
        </w:rPr>
        <w:t>Geometry</w:t>
      </w:r>
      <w:r>
        <w:t xml:space="preserve">:  Defines the geometry of the problem, such as nodal coordinates and element connectivity. </w:t>
      </w:r>
    </w:p>
    <w:p w14:paraId="05FECA44" w14:textId="77777777" w:rsidR="006A0BC1" w:rsidRDefault="006A0BC1" w:rsidP="006A0BC1">
      <w:pPr>
        <w:numPr>
          <w:ilvl w:val="0"/>
          <w:numId w:val="8"/>
        </w:numPr>
      </w:pPr>
      <w:r>
        <w:rPr>
          <w:i/>
        </w:rPr>
        <w:t>Initial</w:t>
      </w:r>
      <w:r w:rsidRPr="007125C9">
        <w:t>:</w:t>
      </w:r>
      <w:r>
        <w:t xml:space="preserve"> Defines initial conditions for dynamic</w:t>
      </w:r>
      <w:r w:rsidR="00AE6F48">
        <w:t xml:space="preserve"> problems</w:t>
      </w:r>
      <w:r>
        <w:t>, such as initial velocities</w:t>
      </w:r>
      <w:r w:rsidR="00AE6F48">
        <w:t>, and for transient quasi-static problems</w:t>
      </w:r>
      <w:r>
        <w:t>.</w:t>
      </w:r>
    </w:p>
    <w:p w14:paraId="1AA24103" w14:textId="77777777" w:rsidR="006A0BC1" w:rsidRDefault="006A0BC1" w:rsidP="006A0BC1">
      <w:pPr>
        <w:numPr>
          <w:ilvl w:val="0"/>
          <w:numId w:val="8"/>
        </w:numPr>
      </w:pPr>
      <w:r w:rsidRPr="006301B3">
        <w:rPr>
          <w:i/>
        </w:rPr>
        <w:t>Boundary</w:t>
      </w:r>
      <w:r>
        <w:t>:  Defines the boundary conditions that are applied on the geometry.</w:t>
      </w:r>
    </w:p>
    <w:p w14:paraId="3BB0DC37" w14:textId="783D1FBD" w:rsidR="00A500BA" w:rsidRDefault="00A500BA" w:rsidP="006A0BC1">
      <w:pPr>
        <w:numPr>
          <w:ilvl w:val="0"/>
          <w:numId w:val="8"/>
        </w:numPr>
      </w:pPr>
      <w:r>
        <w:rPr>
          <w:i/>
        </w:rPr>
        <w:t>Loads</w:t>
      </w:r>
      <w:r w:rsidRPr="007D6F0D">
        <w:t>:</w:t>
      </w:r>
      <w:r>
        <w:t xml:space="preserve"> Defines the loads applied to the model. This includes nodal loads, boundary loads and volume loads (or sources for heat transfer problems).</w:t>
      </w:r>
    </w:p>
    <w:p w14:paraId="21EB3C39" w14:textId="2DC3534B" w:rsidR="007B79C8" w:rsidRDefault="007B79C8" w:rsidP="006A0BC1">
      <w:pPr>
        <w:numPr>
          <w:ilvl w:val="0"/>
          <w:numId w:val="8"/>
        </w:numPr>
      </w:pPr>
      <w:r>
        <w:rPr>
          <w:i/>
        </w:rPr>
        <w:t>Contact</w:t>
      </w:r>
      <w:r w:rsidRPr="007B79C8">
        <w:t>:</w:t>
      </w:r>
      <w:r>
        <w:t xml:space="preserve"> This section defines all contact interfaces.</w:t>
      </w:r>
    </w:p>
    <w:p w14:paraId="1665128A" w14:textId="77777777" w:rsidR="006A0BC1" w:rsidRDefault="006A0BC1" w:rsidP="006A0BC1">
      <w:pPr>
        <w:numPr>
          <w:ilvl w:val="0"/>
          <w:numId w:val="8"/>
        </w:numPr>
      </w:pPr>
      <w:r w:rsidRPr="006301B3">
        <w:rPr>
          <w:i/>
        </w:rPr>
        <w:t>LoadData</w:t>
      </w:r>
      <w:r>
        <w:t>:  Defines the load curve data.</w:t>
      </w:r>
    </w:p>
    <w:p w14:paraId="3E84EC82" w14:textId="77777777" w:rsidR="006A0BC1" w:rsidRDefault="006A0BC1" w:rsidP="006A0BC1">
      <w:pPr>
        <w:numPr>
          <w:ilvl w:val="0"/>
          <w:numId w:val="8"/>
        </w:numPr>
      </w:pPr>
      <w:r>
        <w:rPr>
          <w:i/>
        </w:rPr>
        <w:t>Ouput</w:t>
      </w:r>
      <w:r w:rsidRPr="00B53F23">
        <w:t>:</w:t>
      </w:r>
      <w:r>
        <w:t xml:space="preserve"> Defines additional data that is to be stored.</w:t>
      </w:r>
    </w:p>
    <w:p w14:paraId="0C720FCC" w14:textId="3380E89F" w:rsidR="006A0BC1" w:rsidRDefault="006A0BC1" w:rsidP="006A0BC1">
      <w:pPr>
        <w:numPr>
          <w:ilvl w:val="0"/>
          <w:numId w:val="8"/>
        </w:numPr>
      </w:pPr>
      <w:r>
        <w:rPr>
          <w:i/>
        </w:rPr>
        <w:t>Step</w:t>
      </w:r>
      <w:r w:rsidRPr="007125C9">
        <w:t>:</w:t>
      </w:r>
      <w:r>
        <w:t xml:space="preserve"> Defines different analysis steps, where in each analysis the boundary</w:t>
      </w:r>
      <w:r w:rsidR="00715B88">
        <w:t>, loads, contact</w:t>
      </w:r>
      <w:r>
        <w:t xml:space="preserve"> and initial conditions can be redefined.</w:t>
      </w:r>
    </w:p>
    <w:p w14:paraId="0ED4AD0D" w14:textId="77777777" w:rsidR="006A0BC1" w:rsidRDefault="006A0BC1" w:rsidP="006A0BC1"/>
    <w:p w14:paraId="1683BCA4" w14:textId="650521E0" w:rsidR="00B01EFA" w:rsidRDefault="00AD4793" w:rsidP="006A0BC1">
      <w:r>
        <w:t>The current format specification expect</w:t>
      </w:r>
      <w:r w:rsidR="005B22B0">
        <w:t>s</w:t>
      </w:r>
      <w:r>
        <w:t xml:space="preserve"> the different sections of the input file to be listed in the same order as given above. Not all sections are required. Empty sections can be omitted and some are optional. A mini</w:t>
      </w:r>
      <w:r w:rsidR="00E811CD">
        <w:t>m</w:t>
      </w:r>
      <w:r>
        <w:t xml:space="preserve">al file must contain </w:t>
      </w:r>
      <w:r w:rsidR="00B819CE">
        <w:t xml:space="preserve">at least </w:t>
      </w:r>
      <w:r>
        <w:t xml:space="preserve">the Control, Material and Geometry sections. </w:t>
      </w:r>
      <w:r w:rsidR="00B01EFA">
        <w:t xml:space="preserve">The </w:t>
      </w:r>
      <w:r>
        <w:t xml:space="preserve">rest of this chapter </w:t>
      </w:r>
      <w:r w:rsidR="00B01EFA">
        <w:t>describe</w:t>
      </w:r>
      <w:r>
        <w:t>s</w:t>
      </w:r>
      <w:r w:rsidR="00B01EFA">
        <w:t xml:space="preserve"> each of these section</w:t>
      </w:r>
      <w:r>
        <w:t>s</w:t>
      </w:r>
      <w:r w:rsidR="00B01EFA">
        <w:t xml:space="preserve"> in more detail.</w:t>
      </w:r>
    </w:p>
    <w:p w14:paraId="10BE86A3" w14:textId="77777777" w:rsidR="00A70663" w:rsidRDefault="00A70663" w:rsidP="006A0BC1"/>
    <w:p w14:paraId="603676CD" w14:textId="77777777" w:rsidR="00EB23E8" w:rsidRDefault="00EB23E8" w:rsidP="00EB23E8">
      <w:pPr>
        <w:pStyle w:val="Heading2"/>
        <w:rPr>
          <w:ins w:id="149" w:author="Steve Maas" w:date="2013-12-14T22:03:00Z"/>
        </w:rPr>
      </w:pPr>
      <w:bookmarkStart w:id="150" w:name="_Ref374797496"/>
      <w:bookmarkStart w:id="151" w:name="_Toc385498406"/>
      <w:ins w:id="152" w:author="Steve Maas" w:date="2013-12-14T22:03:00Z">
        <w:r>
          <w:t>Format Specification Versions</w:t>
        </w:r>
        <w:bookmarkEnd w:id="150"/>
        <w:bookmarkEnd w:id="151"/>
      </w:ins>
    </w:p>
    <w:p w14:paraId="24787915" w14:textId="39A1C1C9" w:rsidR="00EB23E8" w:rsidRDefault="00EB23E8" w:rsidP="00EB23E8">
      <w:pPr>
        <w:rPr>
          <w:ins w:id="153" w:author="Steve Maas" w:date="2013-12-14T22:03:00Z"/>
        </w:rPr>
      </w:pPr>
      <w:ins w:id="154" w:author="Steve Maas" w:date="2013-12-14T22:03:00Z">
        <w:r>
          <w:t>This document describes version 2.0 of the FEBio input specification. This format differs in several aspects from the previous 1.x versions of the input specification. This section describes the major changes between the different versions.</w:t>
        </w:r>
      </w:ins>
    </w:p>
    <w:p w14:paraId="3CC9CF9B" w14:textId="77777777" w:rsidR="00EB23E8" w:rsidRDefault="00EB23E8" w:rsidP="00EB23E8">
      <w:pPr>
        <w:rPr>
          <w:ins w:id="155" w:author="Steve Maas" w:date="2013-12-14T22:03:00Z"/>
        </w:rPr>
      </w:pPr>
    </w:p>
    <w:p w14:paraId="3D159959" w14:textId="748E094D" w:rsidR="00891956" w:rsidRDefault="00EB23E8" w:rsidP="00EB23E8">
      <w:pPr>
        <w:pStyle w:val="ListParagraph"/>
        <w:numPr>
          <w:ilvl w:val="0"/>
          <w:numId w:val="59"/>
        </w:numPr>
        <w:rPr>
          <w:ins w:id="156" w:author="Steve Maas" w:date="2013-12-15T09:14:00Z"/>
        </w:rPr>
      </w:pPr>
      <w:ins w:id="157" w:author="Steve Maas" w:date="2013-12-14T22:03:00Z">
        <w:r w:rsidRPr="00181CF0">
          <w:rPr>
            <w:b/>
          </w:rPr>
          <w:lastRenderedPageBreak/>
          <w:t>Version 2.0</w:t>
        </w:r>
        <w:r>
          <w:t>: The latest and recommended version of the FEBio input specification</w:t>
        </w:r>
      </w:ins>
      <w:ins w:id="158" w:author="Steve Maas" w:date="2013-12-14T22:08:00Z">
        <w:r>
          <w:t xml:space="preserve"> described in this document.</w:t>
        </w:r>
      </w:ins>
      <w:ins w:id="159" w:author="Steve Maas" w:date="2013-12-14T22:03:00Z">
        <w:r>
          <w:t xml:space="preserve"> </w:t>
        </w:r>
      </w:ins>
      <w:ins w:id="160" w:author="Steve Maas" w:date="2013-12-16T10:25:00Z">
        <w:r w:rsidR="00BC30CE">
          <w:t xml:space="preserve">This is the first major revision of the input file format and redefines many of the file sections: The </w:t>
        </w:r>
      </w:ins>
      <w:ins w:id="161" w:author="Steve Maas" w:date="2013-12-16T10:26:00Z">
        <w:r w:rsidR="00BC30CE">
          <w:rPr>
            <w:i/>
          </w:rPr>
          <w:t xml:space="preserve">Elements </w:t>
        </w:r>
        <w:r w:rsidR="00BC30CE">
          <w:t xml:space="preserve">section uses a different organization. </w:t>
        </w:r>
      </w:ins>
      <w:ins w:id="162" w:author="Steve Maas" w:date="2013-12-14T22:03:00Z">
        <w:r>
          <w:t xml:space="preserve">Elements are </w:t>
        </w:r>
      </w:ins>
      <w:ins w:id="163" w:author="Steve Maas" w:date="2013-12-16T10:26:00Z">
        <w:r w:rsidR="00BC30CE">
          <w:t xml:space="preserve">now </w:t>
        </w:r>
      </w:ins>
      <w:ins w:id="164" w:author="Steve Maas" w:date="2013-12-14T22:03:00Z">
        <w:r>
          <w:t>grouped by material and element type.</w:t>
        </w:r>
      </w:ins>
      <w:ins w:id="165" w:author="Steve Maas" w:date="2013-12-16T10:26:00Z">
        <w:r w:rsidR="00BC30CE">
          <w:t xml:space="preserve"> Multiple </w:t>
        </w:r>
        <w:r w:rsidR="00BC30CE">
          <w:rPr>
            <w:i/>
          </w:rPr>
          <w:t>Elemen</w:t>
        </w:r>
      </w:ins>
      <w:ins w:id="166" w:author="Steve Maas" w:date="2013-12-16T10:29:00Z">
        <w:r w:rsidR="00BC30CE">
          <w:rPr>
            <w:i/>
          </w:rPr>
          <w:t>t</w:t>
        </w:r>
      </w:ins>
      <w:ins w:id="167" w:author="Steve Maas" w:date="2013-12-16T10:26:00Z">
        <w:r w:rsidR="00BC30CE">
          <w:rPr>
            <w:i/>
          </w:rPr>
          <w:t xml:space="preserve">s </w:t>
        </w:r>
        <w:r w:rsidR="00BC30CE">
          <w:t>sections can now be defined to create multiple parts.</w:t>
        </w:r>
      </w:ins>
      <w:ins w:id="168" w:author="Steve Maas" w:date="2013-12-30T14:15:00Z">
        <w:r w:rsidR="005F474E">
          <w:t xml:space="preserve"> Surfaces can now be defined in the </w:t>
        </w:r>
        <w:r w:rsidR="005F474E">
          <w:rPr>
            <w:i/>
          </w:rPr>
          <w:t xml:space="preserve">Geometry </w:t>
        </w:r>
        <w:r w:rsidR="005F474E">
          <w:t xml:space="preserve">section and referenced by boundary conditions and contact definitions. </w:t>
        </w:r>
      </w:ins>
      <w:ins w:id="169" w:author="Steve Maas" w:date="2013-12-14T22:03:00Z">
        <w:r>
          <w:t xml:space="preserve">A new </w:t>
        </w:r>
        <w:r w:rsidRPr="00181CF0">
          <w:rPr>
            <w:i/>
          </w:rPr>
          <w:t>Contact</w:t>
        </w:r>
        <w:r>
          <w:t xml:space="preserve"> section contains all the contact definitions.</w:t>
        </w:r>
      </w:ins>
      <w:ins w:id="170" w:author="Steve Maas" w:date="2013-12-15T09:15:00Z">
        <w:r w:rsidR="00B82B9F">
          <w:t xml:space="preserve"> A new </w:t>
        </w:r>
      </w:ins>
      <w:ins w:id="171" w:author="Steve Maas" w:date="2013-12-15T09:16:00Z">
        <w:r w:rsidR="00B82B9F">
          <w:rPr>
            <w:i/>
          </w:rPr>
          <w:t xml:space="preserve">Discrete </w:t>
        </w:r>
        <w:r w:rsidR="00B82B9F">
          <w:t xml:space="preserve">section was defined that contains all the materials and definitions of the discrete elements (e.g. springs). </w:t>
        </w:r>
      </w:ins>
      <w:ins w:id="172" w:author="Steve Maas" w:date="2013-12-16T10:27:00Z">
        <w:r w:rsidR="00BC30CE">
          <w:t xml:space="preserve">The </w:t>
        </w:r>
        <w:r w:rsidR="00BC30CE">
          <w:rPr>
            <w:i/>
          </w:rPr>
          <w:t xml:space="preserve">Boundary </w:t>
        </w:r>
        <w:r w:rsidR="00BC30CE">
          <w:t xml:space="preserve">section is also redesigned. </w:t>
        </w:r>
      </w:ins>
    </w:p>
    <w:p w14:paraId="252E30E5" w14:textId="38EACB2B" w:rsidR="00EB23E8" w:rsidRDefault="00891956" w:rsidP="00EB23E8">
      <w:pPr>
        <w:pStyle w:val="ListParagraph"/>
        <w:numPr>
          <w:ilvl w:val="0"/>
          <w:numId w:val="59"/>
        </w:numPr>
        <w:rPr>
          <w:ins w:id="173" w:author="Steve Maas" w:date="2013-12-14T22:03:00Z"/>
        </w:rPr>
      </w:pPr>
      <w:ins w:id="174" w:author="Steve Maas" w:date="2013-12-15T09:14:00Z">
        <w:r>
          <w:rPr>
            <w:b/>
          </w:rPr>
          <w:t>Version 1.3</w:t>
        </w:r>
        <w:r>
          <w:t xml:space="preserve">: This was an experimental version that redefined the </w:t>
        </w:r>
        <w:r>
          <w:rPr>
            <w:i/>
          </w:rPr>
          <w:t xml:space="preserve">Geometry </w:t>
        </w:r>
        <w:r>
          <w:t xml:space="preserve">section, but was later abandoned in favor of </w:t>
        </w:r>
      </w:ins>
      <w:ins w:id="175" w:author="Steve Maas" w:date="2013-12-15T09:15:00Z">
        <w:r>
          <w:t>version</w:t>
        </w:r>
      </w:ins>
      <w:ins w:id="176" w:author="Steve Maas" w:date="2013-12-15T09:14:00Z">
        <w:r>
          <w:t xml:space="preserve"> 2.0</w:t>
        </w:r>
      </w:ins>
      <w:ins w:id="177" w:author="Steve Maas" w:date="2013-12-15T09:15:00Z">
        <w:r>
          <w:t>.</w:t>
        </w:r>
        <w:r w:rsidR="00B82B9F">
          <w:t xml:space="preserve"> This version is </w:t>
        </w:r>
        <w:r w:rsidR="00B82B9F" w:rsidRPr="005F474E">
          <w:rPr>
            <w:b/>
            <w:rPrChange w:id="178" w:author="Steve Maas" w:date="2013-12-30T14:16:00Z">
              <w:rPr/>
            </w:rPrChange>
          </w:rPr>
          <w:t>no longer supported</w:t>
        </w:r>
        <w:r w:rsidR="00B82B9F">
          <w:t>.</w:t>
        </w:r>
      </w:ins>
    </w:p>
    <w:p w14:paraId="781694E2" w14:textId="0D940CF2" w:rsidR="00EB23E8" w:rsidRDefault="00EB23E8" w:rsidP="00EB23E8">
      <w:pPr>
        <w:pStyle w:val="ListParagraph"/>
        <w:numPr>
          <w:ilvl w:val="0"/>
          <w:numId w:val="59"/>
        </w:numPr>
        <w:rPr>
          <w:ins w:id="179" w:author="Steve Maas" w:date="2013-12-14T22:03:00Z"/>
        </w:rPr>
      </w:pPr>
      <w:ins w:id="180" w:author="Steve Maas" w:date="2013-12-14T22:03:00Z">
        <w:r w:rsidRPr="00181CF0">
          <w:rPr>
            <w:b/>
          </w:rPr>
          <w:t>Version 1.2</w:t>
        </w:r>
        <w:r>
          <w:t xml:space="preserve">: A </w:t>
        </w:r>
        <w:r>
          <w:rPr>
            <w:i/>
          </w:rPr>
          <w:t xml:space="preserve">Loads </w:t>
        </w:r>
        <w:r>
          <w:t xml:space="preserve">section was added and all surface and body loads are now defined in this section instead of the </w:t>
        </w:r>
        <w:r>
          <w:rPr>
            <w:i/>
          </w:rPr>
          <w:t xml:space="preserve">Boundary </w:t>
        </w:r>
        <w:r>
          <w:t>section.</w:t>
        </w:r>
      </w:ins>
      <w:ins w:id="181" w:author="Steve Maas" w:date="2013-12-15T11:37:00Z">
        <w:r w:rsidR="006E42CB">
          <w:t xml:space="preserve"> This version is </w:t>
        </w:r>
        <w:r w:rsidR="006E42CB" w:rsidRPr="005F474E">
          <w:rPr>
            <w:b/>
            <w:rPrChange w:id="182" w:author="Steve Maas" w:date="2013-12-30T14:16:00Z">
              <w:rPr/>
            </w:rPrChange>
          </w:rPr>
          <w:t>still supported</w:t>
        </w:r>
        <w:r w:rsidR="006E42CB">
          <w:t xml:space="preserve"> but considered obsolete.</w:t>
        </w:r>
      </w:ins>
    </w:p>
    <w:p w14:paraId="155A9E30" w14:textId="77777777" w:rsidR="00EB23E8" w:rsidRDefault="00EB23E8" w:rsidP="00EB23E8">
      <w:pPr>
        <w:pStyle w:val="ListParagraph"/>
        <w:numPr>
          <w:ilvl w:val="0"/>
          <w:numId w:val="59"/>
        </w:numPr>
        <w:rPr>
          <w:ins w:id="183" w:author="Steve Maas" w:date="2013-12-14T22:03:00Z"/>
        </w:rPr>
      </w:pPr>
      <w:ins w:id="184" w:author="Steve Maas" w:date="2013-12-14T22:03:00Z">
        <w:r>
          <w:rPr>
            <w:b/>
          </w:rPr>
          <w:t>Version 1</w:t>
        </w:r>
        <w:r w:rsidRPr="00181CF0">
          <w:t>.</w:t>
        </w:r>
        <w:r>
          <w:rPr>
            <w:b/>
          </w:rPr>
          <w:t>1</w:t>
        </w:r>
        <w:r>
          <w:t xml:space="preserve">: Rigid body constraints are no longer defined in the rigid material definition but instead placed in a new </w:t>
        </w:r>
        <w:r>
          <w:rPr>
            <w:i/>
          </w:rPr>
          <w:t xml:space="preserve">Constraints </w:t>
        </w:r>
        <w:r>
          <w:t xml:space="preserve">section. This version is </w:t>
        </w:r>
        <w:r w:rsidRPr="005F474E">
          <w:rPr>
            <w:b/>
            <w:rPrChange w:id="185" w:author="Steve Maas" w:date="2013-12-30T14:16:00Z">
              <w:rPr/>
            </w:rPrChange>
          </w:rPr>
          <w:t>no longer supported</w:t>
        </w:r>
        <w:r>
          <w:t>.</w:t>
        </w:r>
      </w:ins>
    </w:p>
    <w:p w14:paraId="5073431F" w14:textId="77777777" w:rsidR="00EB23E8" w:rsidRDefault="00EB23E8" w:rsidP="00EB23E8">
      <w:pPr>
        <w:pStyle w:val="ListParagraph"/>
        <w:numPr>
          <w:ilvl w:val="0"/>
          <w:numId w:val="59"/>
        </w:numPr>
        <w:rPr>
          <w:ins w:id="186" w:author="Steve Maas" w:date="2013-12-14T22:03:00Z"/>
        </w:rPr>
      </w:pPr>
      <w:ins w:id="187" w:author="Steve Maas" w:date="2013-12-14T22:03:00Z">
        <w:r>
          <w:rPr>
            <w:b/>
          </w:rPr>
          <w:t>Version 1.0</w:t>
        </w:r>
        <w:r>
          <w:t xml:space="preserve">: The original input format specification. This version is </w:t>
        </w:r>
        <w:r w:rsidRPr="005F474E">
          <w:rPr>
            <w:b/>
            <w:rPrChange w:id="188" w:author="Steve Maas" w:date="2013-12-30T14:16:00Z">
              <w:rPr/>
            </w:rPrChange>
          </w:rPr>
          <w:t>no longer supported</w:t>
        </w:r>
        <w:r>
          <w:t>.</w:t>
        </w:r>
      </w:ins>
    </w:p>
    <w:p w14:paraId="70E2D220" w14:textId="77777777" w:rsidR="00EB23E8" w:rsidRDefault="00EB23E8" w:rsidP="00EB23E8">
      <w:pPr>
        <w:rPr>
          <w:ins w:id="189" w:author="Steve Maas" w:date="2013-12-14T22:03:00Z"/>
        </w:rPr>
      </w:pPr>
    </w:p>
    <w:p w14:paraId="72F2EA3D" w14:textId="3E5181AA" w:rsidR="00EB23E8" w:rsidRDefault="00EB23E8" w:rsidP="00EB23E8">
      <w:pPr>
        <w:rPr>
          <w:ins w:id="190" w:author="Steve Maas" w:date="2013-12-14T22:05:00Z"/>
        </w:rPr>
      </w:pPr>
      <w:ins w:id="191" w:author="Steve Maas" w:date="2013-12-14T22:03:00Z">
        <w:r>
          <w:t>As of FEBio 2.0, only versions 1.2, 2.0 and up are supported. Version 1.2 is considered obsolete and it is highly recommended to convert older files to the new 2.0 specification</w:t>
        </w:r>
      </w:ins>
      <w:ins w:id="192" w:author="Steve Maas" w:date="2013-12-14T22:08:00Z">
        <w:r>
          <w:t xml:space="preserve"> for use with newer versions of FEBio</w:t>
        </w:r>
      </w:ins>
      <w:ins w:id="193" w:author="Steve Maas" w:date="2013-12-14T22:03:00Z">
        <w:r>
          <w:t xml:space="preserve">. This can be done for instance using PreView. </w:t>
        </w:r>
      </w:ins>
    </w:p>
    <w:p w14:paraId="66F9E68D" w14:textId="77777777" w:rsidR="00EB23E8" w:rsidRDefault="00EB23E8" w:rsidP="00EB23E8">
      <w:pPr>
        <w:rPr>
          <w:ins w:id="194" w:author="Steve Maas" w:date="2013-12-14T22:05:00Z"/>
        </w:rPr>
      </w:pPr>
    </w:p>
    <w:p w14:paraId="0DC659A4" w14:textId="48A10609" w:rsidR="00181CF0" w:rsidRPr="00181CF0" w:rsidRDefault="00181CF0" w:rsidP="00EB23E8">
      <w:r>
        <w:t xml:space="preserve"> </w:t>
      </w:r>
    </w:p>
    <w:p w14:paraId="0FFF7815" w14:textId="64716767" w:rsidR="006A0BC1" w:rsidRDefault="006A0BC1" w:rsidP="006A0BC1">
      <w:pPr>
        <w:pStyle w:val="Heading2"/>
      </w:pPr>
      <w:r>
        <w:br w:type="page"/>
      </w:r>
      <w:bookmarkStart w:id="195" w:name="_Toc385498407"/>
      <w:r>
        <w:lastRenderedPageBreak/>
        <w:t>Module Section</w:t>
      </w:r>
      <w:bookmarkEnd w:id="195"/>
    </w:p>
    <w:p w14:paraId="56AE857C" w14:textId="77777777" w:rsidR="006A0BC1" w:rsidRDefault="006A0BC1" w:rsidP="006A0BC1">
      <w:r>
        <w:t xml:space="preserve">The module section defines the type of analysis </w:t>
      </w:r>
      <w:r w:rsidR="00050D38">
        <w:t xml:space="preserve">to perform with </w:t>
      </w:r>
      <w:r>
        <w:t>FEBio. This section must be defined as the first section in the input file. It takes on the following format</w:t>
      </w:r>
      <w:r w:rsidR="00050D38">
        <w:t>:</w:t>
      </w:r>
    </w:p>
    <w:p w14:paraId="0043C74F" w14:textId="77777777" w:rsidR="006A0BC1" w:rsidRDefault="006A0BC1" w:rsidP="006A0BC1"/>
    <w:p w14:paraId="4341CC55" w14:textId="7EE36318" w:rsidR="006A0BC1" w:rsidRDefault="006A0BC1" w:rsidP="006A0BC1">
      <w:pPr>
        <w:pStyle w:val="code"/>
      </w:pPr>
      <w:r>
        <w:t>&lt;Module type=</w:t>
      </w:r>
      <w:r w:rsidR="008E3003">
        <w:t>"</w:t>
      </w:r>
      <w:ins w:id="196" w:author="Steve Maas" w:date="2013-12-30T14:47:00Z">
        <w:r w:rsidR="002D1B6A">
          <w:t>[</w:t>
        </w:r>
      </w:ins>
      <w:del w:id="197" w:author="Steve Maas" w:date="2013-12-30T14:47:00Z">
        <w:r w:rsidDel="002D1B6A">
          <w:delText>&lt;</w:delText>
        </w:r>
      </w:del>
      <w:r>
        <w:t>type</w:t>
      </w:r>
      <w:ins w:id="198" w:author="Steve Maas" w:date="2013-12-30T14:47:00Z">
        <w:r w:rsidR="002D1B6A">
          <w:t>]</w:t>
        </w:r>
      </w:ins>
      <w:del w:id="199" w:author="Steve Maas" w:date="2013-12-30T14:47:00Z">
        <w:r w:rsidDel="002D1B6A">
          <w:delText>&gt;</w:delText>
        </w:r>
      </w:del>
      <w:r w:rsidR="008E3003">
        <w:t>"</w:t>
      </w:r>
      <w:r>
        <w:t>/&gt;</w:t>
      </w:r>
    </w:p>
    <w:p w14:paraId="4E48C048" w14:textId="77777777" w:rsidR="006A0BC1" w:rsidRDefault="006A0BC1" w:rsidP="006A0BC1">
      <w:pPr>
        <w:pStyle w:val="code"/>
      </w:pPr>
    </w:p>
    <w:p w14:paraId="5805657E" w14:textId="745D8068" w:rsidR="006A0BC1" w:rsidRDefault="006A0BC1" w:rsidP="006A0BC1">
      <w:r>
        <w:t xml:space="preserve">where </w:t>
      </w:r>
      <w:del w:id="200" w:author="Steve Maas" w:date="2013-12-30T14:47:00Z">
        <w:r w:rsidRPr="002D1B6A" w:rsidDel="002D1B6A">
          <w:rPr>
            <w:i/>
            <w:rPrChange w:id="201" w:author="Steve Maas" w:date="2013-12-30T14:47:00Z">
              <w:rPr/>
            </w:rPrChange>
          </w:rPr>
          <w:delText>&lt;</w:delText>
        </w:r>
      </w:del>
      <w:r w:rsidRPr="002D1B6A">
        <w:rPr>
          <w:i/>
          <w:rPrChange w:id="202" w:author="Steve Maas" w:date="2013-12-30T14:47:00Z">
            <w:rPr/>
          </w:rPrChange>
        </w:rPr>
        <w:t>type</w:t>
      </w:r>
      <w:del w:id="203" w:author="Steve Maas" w:date="2013-12-30T14:47:00Z">
        <w:r w:rsidRPr="002D1B6A" w:rsidDel="002D1B6A">
          <w:rPr>
            <w:i/>
            <w:rPrChange w:id="204" w:author="Steve Maas" w:date="2013-12-30T14:47:00Z">
              <w:rPr/>
            </w:rPrChange>
          </w:rPr>
          <w:delText>&gt;</w:delText>
        </w:r>
      </w:del>
      <w:r>
        <w:t xml:space="preserve"> can be any of the following values</w:t>
      </w:r>
      <w:r w:rsidR="00050D38">
        <w:t>:</w:t>
      </w:r>
    </w:p>
    <w:p w14:paraId="62137CB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7559"/>
      </w:tblGrid>
      <w:tr w:rsidR="006A0BC1" w14:paraId="13E75E44" w14:textId="77777777">
        <w:tc>
          <w:tcPr>
            <w:tcW w:w="1368" w:type="dxa"/>
            <w:shd w:val="clear" w:color="auto" w:fill="auto"/>
          </w:tcPr>
          <w:p w14:paraId="20A498E7" w14:textId="77777777" w:rsidR="006A0BC1" w:rsidRPr="00CF5BEB" w:rsidRDefault="006A0BC1" w:rsidP="006A0BC1">
            <w:pPr>
              <w:rPr>
                <w:b/>
              </w:rPr>
            </w:pPr>
            <w:r w:rsidRPr="00CF5BEB">
              <w:rPr>
                <w:b/>
              </w:rPr>
              <w:t>type</w:t>
            </w:r>
          </w:p>
        </w:tc>
        <w:tc>
          <w:tcPr>
            <w:tcW w:w="8208" w:type="dxa"/>
            <w:shd w:val="clear" w:color="auto" w:fill="auto"/>
          </w:tcPr>
          <w:p w14:paraId="658AABA2" w14:textId="77777777" w:rsidR="006A0BC1" w:rsidRPr="00CF5BEB" w:rsidRDefault="006A0BC1" w:rsidP="006A0BC1">
            <w:pPr>
              <w:rPr>
                <w:b/>
              </w:rPr>
            </w:pPr>
            <w:r w:rsidRPr="00CF5BEB">
              <w:rPr>
                <w:b/>
              </w:rPr>
              <w:t>Description</w:t>
            </w:r>
          </w:p>
        </w:tc>
      </w:tr>
      <w:tr w:rsidR="006A0BC1" w14:paraId="6FF694C9" w14:textId="77777777">
        <w:tc>
          <w:tcPr>
            <w:tcW w:w="1368" w:type="dxa"/>
            <w:shd w:val="clear" w:color="auto" w:fill="auto"/>
          </w:tcPr>
          <w:p w14:paraId="2E180636" w14:textId="77777777" w:rsidR="006A0BC1" w:rsidRDefault="006A0BC1" w:rsidP="006A0BC1">
            <w:pPr>
              <w:pStyle w:val="PlainText"/>
            </w:pPr>
            <w:r>
              <w:t>solid</w:t>
            </w:r>
          </w:p>
        </w:tc>
        <w:tc>
          <w:tcPr>
            <w:tcW w:w="8208" w:type="dxa"/>
            <w:shd w:val="clear" w:color="auto" w:fill="auto"/>
          </w:tcPr>
          <w:p w14:paraId="6AB2FF3C" w14:textId="77777777" w:rsidR="006A0BC1" w:rsidRDefault="006A0BC1" w:rsidP="006A0BC1">
            <w:r>
              <w:t>Structural mechanics analysis: quasi-static or dynamic</w:t>
            </w:r>
          </w:p>
        </w:tc>
      </w:tr>
      <w:tr w:rsidR="006A0BC1" w14:paraId="4D322F6B" w14:textId="77777777">
        <w:tc>
          <w:tcPr>
            <w:tcW w:w="1368" w:type="dxa"/>
            <w:shd w:val="clear" w:color="auto" w:fill="auto"/>
          </w:tcPr>
          <w:p w14:paraId="61B6C3C0" w14:textId="49A8681A" w:rsidR="006A0BC1" w:rsidRDefault="006A0BC1" w:rsidP="006A0BC1">
            <w:pPr>
              <w:pStyle w:val="PlainText"/>
            </w:pPr>
            <w:del w:id="205" w:author="Steve Maas" w:date="2013-12-15T16:39:00Z">
              <w:r w:rsidDel="009541D3">
                <w:delText>poro</w:delText>
              </w:r>
            </w:del>
            <w:ins w:id="206" w:author="Steve Maas" w:date="2013-12-15T16:39:00Z">
              <w:r w:rsidR="009541D3">
                <w:t>biphasic</w:t>
              </w:r>
            </w:ins>
          </w:p>
        </w:tc>
        <w:tc>
          <w:tcPr>
            <w:tcW w:w="8208" w:type="dxa"/>
            <w:shd w:val="clear" w:color="auto" w:fill="auto"/>
          </w:tcPr>
          <w:p w14:paraId="3B8089C5" w14:textId="77777777" w:rsidR="006A0BC1" w:rsidRDefault="006A0BC1" w:rsidP="006A0BC1">
            <w:r>
              <w:t>Biphasic analysis</w:t>
            </w:r>
            <w:r w:rsidR="00626292">
              <w:t>: steady-state or transient</w:t>
            </w:r>
          </w:p>
        </w:tc>
      </w:tr>
      <w:tr w:rsidR="006A0BC1" w14:paraId="4B233F70" w14:textId="77777777">
        <w:tc>
          <w:tcPr>
            <w:tcW w:w="1368" w:type="dxa"/>
            <w:shd w:val="clear" w:color="auto" w:fill="auto"/>
          </w:tcPr>
          <w:p w14:paraId="19520872" w14:textId="77777777" w:rsidR="006A0BC1" w:rsidRDefault="006A0BC1" w:rsidP="006A0BC1">
            <w:pPr>
              <w:pStyle w:val="PlainText"/>
            </w:pPr>
            <w:r>
              <w:t>solute</w:t>
            </w:r>
          </w:p>
        </w:tc>
        <w:tc>
          <w:tcPr>
            <w:tcW w:w="8208" w:type="dxa"/>
            <w:shd w:val="clear" w:color="auto" w:fill="auto"/>
          </w:tcPr>
          <w:p w14:paraId="7B1AB874" w14:textId="220A0CFF" w:rsidR="006A0BC1" w:rsidRDefault="00350D5F" w:rsidP="006A0BC1">
            <w:del w:id="207" w:author="Steve Maas" w:date="2013-12-15T16:39:00Z">
              <w:r w:rsidDel="009541D3">
                <w:delText xml:space="preserve">Multiphasic </w:delText>
              </w:r>
            </w:del>
            <w:ins w:id="208" w:author="Steve Maas" w:date="2013-12-15T16:39:00Z">
              <w:r w:rsidR="009541D3">
                <w:t xml:space="preserve">Biphasic </w:t>
              </w:r>
            </w:ins>
            <w:r w:rsidR="006A0BC1">
              <w:t>analysis including solute transport</w:t>
            </w:r>
            <w:r w:rsidR="00626292">
              <w:t>: steady-state or transient</w:t>
            </w:r>
          </w:p>
        </w:tc>
      </w:tr>
      <w:tr w:rsidR="006A0BC1" w14:paraId="5885D6FF" w14:textId="77777777">
        <w:tc>
          <w:tcPr>
            <w:tcW w:w="1368" w:type="dxa"/>
            <w:shd w:val="clear" w:color="auto" w:fill="auto"/>
          </w:tcPr>
          <w:p w14:paraId="22458AEC" w14:textId="76E75F0E" w:rsidR="006A0BC1" w:rsidRDefault="006A0BC1" w:rsidP="006A0BC1">
            <w:pPr>
              <w:pStyle w:val="PlainText"/>
            </w:pPr>
            <w:del w:id="209" w:author="Steve Maas" w:date="2013-12-15T16:39:00Z">
              <w:r w:rsidDel="009541D3">
                <w:delText>heat</w:delText>
              </w:r>
            </w:del>
            <w:ins w:id="210" w:author="Steve Maas" w:date="2013-12-15T16:39:00Z">
              <w:r w:rsidR="009541D3">
                <w:t>multiphasic</w:t>
              </w:r>
            </w:ins>
          </w:p>
        </w:tc>
        <w:tc>
          <w:tcPr>
            <w:tcW w:w="8208" w:type="dxa"/>
            <w:shd w:val="clear" w:color="auto" w:fill="auto"/>
          </w:tcPr>
          <w:p w14:paraId="60EF5467" w14:textId="23E639E4" w:rsidR="006A0BC1" w:rsidRDefault="006A0BC1" w:rsidP="006A0BC1">
            <w:del w:id="211" w:author="Steve Maas" w:date="2013-12-15T16:40:00Z">
              <w:r w:rsidDel="009541D3">
                <w:delText>Heat transfer analysis: steady-state or transient</w:delText>
              </w:r>
            </w:del>
            <w:ins w:id="212" w:author="Steve Maas" w:date="2013-12-15T16:40:00Z">
              <w:r w:rsidR="009541D3">
                <w:t>Multiphasic analysis including solute transport and chemical reactions.</w:t>
              </w:r>
            </w:ins>
          </w:p>
        </w:tc>
      </w:tr>
      <w:tr w:rsidR="009541D3" w14:paraId="6503E84C" w14:textId="77777777">
        <w:trPr>
          <w:ins w:id="213" w:author="Steve Maas" w:date="2013-12-15T16:39:00Z"/>
        </w:trPr>
        <w:tc>
          <w:tcPr>
            <w:tcW w:w="1368" w:type="dxa"/>
            <w:shd w:val="clear" w:color="auto" w:fill="auto"/>
          </w:tcPr>
          <w:p w14:paraId="597ED790" w14:textId="23998194" w:rsidR="009541D3" w:rsidRDefault="009541D3" w:rsidP="006A0BC1">
            <w:pPr>
              <w:pStyle w:val="PlainText"/>
              <w:rPr>
                <w:ins w:id="214" w:author="Steve Maas" w:date="2013-12-15T16:39:00Z"/>
              </w:rPr>
            </w:pPr>
            <w:ins w:id="215" w:author="Steve Maas" w:date="2013-12-15T16:39:00Z">
              <w:r>
                <w:t>heat</w:t>
              </w:r>
            </w:ins>
          </w:p>
        </w:tc>
        <w:tc>
          <w:tcPr>
            <w:tcW w:w="8208" w:type="dxa"/>
            <w:shd w:val="clear" w:color="auto" w:fill="auto"/>
          </w:tcPr>
          <w:p w14:paraId="722087BA" w14:textId="587384B0" w:rsidR="009541D3" w:rsidRDefault="009541D3" w:rsidP="006A0BC1">
            <w:pPr>
              <w:rPr>
                <w:ins w:id="216" w:author="Steve Maas" w:date="2013-12-15T16:39:00Z"/>
              </w:rPr>
            </w:pPr>
            <w:ins w:id="217" w:author="Steve Maas" w:date="2013-12-15T16:39:00Z">
              <w:r>
                <w:t>Heat transfer analysis: steady-state or transient</w:t>
              </w:r>
            </w:ins>
          </w:p>
        </w:tc>
      </w:tr>
    </w:tbl>
    <w:p w14:paraId="2195DDD7" w14:textId="77777777" w:rsidR="006A0BC1" w:rsidRDefault="006A0BC1" w:rsidP="006A0BC1">
      <w:pPr>
        <w:rPr>
          <w:ins w:id="218" w:author="Steve Maas" w:date="2013-12-15T16:40:00Z"/>
        </w:rPr>
      </w:pPr>
    </w:p>
    <w:p w14:paraId="617B5D7A" w14:textId="1A17DA56" w:rsidR="00F2162C" w:rsidRDefault="00F2162C" w:rsidP="006A0BC1">
      <w:pPr>
        <w:rPr>
          <w:ins w:id="219" w:author="Steve Maas" w:date="2013-12-15T16:40:00Z"/>
        </w:rPr>
      </w:pPr>
      <w:ins w:id="220" w:author="Steve Maas" w:date="2013-12-15T16:40:00Z">
        <w:r>
          <w:t>For example:</w:t>
        </w:r>
      </w:ins>
    </w:p>
    <w:p w14:paraId="54BE0D7A" w14:textId="77777777" w:rsidR="00F2162C" w:rsidRDefault="00F2162C" w:rsidP="006A0BC1">
      <w:pPr>
        <w:rPr>
          <w:ins w:id="221" w:author="Steve Maas" w:date="2013-12-15T16:41:00Z"/>
        </w:rPr>
      </w:pPr>
    </w:p>
    <w:p w14:paraId="4CDD2CFE" w14:textId="77777777" w:rsidR="00F2162C" w:rsidRDefault="00F2162C" w:rsidP="00F2162C">
      <w:pPr>
        <w:pStyle w:val="code"/>
        <w:rPr>
          <w:ins w:id="222" w:author="Steve Maas" w:date="2013-12-15T16:41:00Z"/>
        </w:rPr>
      </w:pPr>
      <w:ins w:id="223" w:author="Steve Maas" w:date="2013-12-15T16:41:00Z">
        <w:r>
          <w:t>&lt;febio_spec version="2.0"&gt;</w:t>
        </w:r>
      </w:ins>
    </w:p>
    <w:p w14:paraId="615E2C34" w14:textId="538F8222" w:rsidR="00F2162C" w:rsidRDefault="00F2162C" w:rsidP="00F2162C">
      <w:pPr>
        <w:pStyle w:val="code"/>
        <w:rPr>
          <w:ins w:id="224" w:author="Steve Maas" w:date="2013-12-15T16:41:00Z"/>
        </w:rPr>
      </w:pPr>
      <w:ins w:id="225" w:author="Steve Maas" w:date="2013-12-15T16:41:00Z">
        <w:r>
          <w:tab/>
          <w:t>&lt;Module type="solid"/&gt;</w:t>
        </w:r>
      </w:ins>
    </w:p>
    <w:p w14:paraId="7C3D37B8" w14:textId="09E35445" w:rsidR="00F2162C" w:rsidRDefault="00F2162C" w:rsidP="00F2162C">
      <w:pPr>
        <w:pStyle w:val="code"/>
        <w:rPr>
          <w:ins w:id="226" w:author="Steve Maas" w:date="2013-12-15T16:41:00Z"/>
        </w:rPr>
      </w:pPr>
      <w:ins w:id="227" w:author="Steve Maas" w:date="2013-12-15T16:41:00Z">
        <w:r>
          <w:tab/>
          <w:t>&lt;!</w:t>
        </w:r>
      </w:ins>
      <w:ins w:id="228" w:author="Steve Maas" w:date="2013-12-16T10:30:00Z">
        <w:r w:rsidR="00BC30CE">
          <w:t xml:space="preserve">-- </w:t>
        </w:r>
      </w:ins>
      <w:ins w:id="229" w:author="Steve Maas" w:date="2013-12-15T16:41:00Z">
        <w:r>
          <w:t>rest of file --&gt;</w:t>
        </w:r>
      </w:ins>
    </w:p>
    <w:p w14:paraId="08BD7FB0" w14:textId="483982DD" w:rsidR="00F2162C" w:rsidRDefault="00F2162C" w:rsidP="00F2162C">
      <w:pPr>
        <w:pStyle w:val="code"/>
        <w:rPr>
          <w:ins w:id="230" w:author="Steve Maas" w:date="2013-12-15T16:41:00Z"/>
        </w:rPr>
      </w:pPr>
      <w:ins w:id="231" w:author="Steve Maas" w:date="2013-12-15T16:41:00Z">
        <w:r>
          <w:t>&lt;/febio_spec&gt;</w:t>
        </w:r>
      </w:ins>
    </w:p>
    <w:p w14:paraId="3C8F534C" w14:textId="77777777" w:rsidR="00F2162C" w:rsidRDefault="00F2162C" w:rsidP="006A0BC1"/>
    <w:p w14:paraId="040555C1" w14:textId="11F2D238" w:rsidR="004D4718" w:rsidRPr="004D4718" w:rsidRDefault="004D4718" w:rsidP="006A0BC1">
      <w:pPr>
        <w:rPr>
          <w:ins w:id="232" w:author="Steve Maas" w:date="2013-12-16T10:31:00Z"/>
        </w:rPr>
      </w:pPr>
      <w:ins w:id="233" w:author="Steve Maas" w:date="2013-12-16T10:31:00Z">
        <w:r>
          <w:rPr>
            <w:b/>
          </w:rPr>
          <w:t xml:space="preserve">Note 1: </w:t>
        </w:r>
        <w:r>
          <w:t xml:space="preserve">In version 1.2 the Module section was optional. If omitted it was assumed that the </w:t>
        </w:r>
        <w:r>
          <w:rPr>
            <w:i/>
          </w:rPr>
          <w:t xml:space="preserve">solid </w:t>
        </w:r>
        <w:r>
          <w:t>module was used. In version 2.0 the Module section is required and must be the first section in the file.</w:t>
        </w:r>
      </w:ins>
    </w:p>
    <w:p w14:paraId="0D6C357C" w14:textId="159047AA" w:rsidR="006A0BC1" w:rsidDel="004D4718" w:rsidRDefault="006A0BC1" w:rsidP="006A0BC1">
      <w:pPr>
        <w:rPr>
          <w:del w:id="234" w:author="Steve Maas" w:date="2013-12-16T10:31:00Z"/>
        </w:rPr>
      </w:pPr>
      <w:del w:id="235" w:author="Steve Maas" w:date="2013-12-16T10:31:00Z">
        <w:r w:rsidDel="004D4718">
          <w:delText xml:space="preserve">If the Module section is omitted, it is assumed that the analysis is a </w:delText>
        </w:r>
        <w:r w:rsidDel="004D4718">
          <w:rPr>
            <w:i/>
          </w:rPr>
          <w:delText xml:space="preserve">solid </w:delText>
        </w:r>
        <w:r w:rsidDel="004D4718">
          <w:delText>analysis, i.e. a quasi-static or dynamic structural mechanics problem.</w:delText>
        </w:r>
      </w:del>
    </w:p>
    <w:p w14:paraId="0B4C8841" w14:textId="77777777" w:rsidR="006A0BC1" w:rsidRDefault="006A0BC1" w:rsidP="006A0BC1"/>
    <w:p w14:paraId="1213CD8E" w14:textId="31CC41CE" w:rsidR="006A0BC1" w:rsidRDefault="006A0BC1" w:rsidP="006A0BC1">
      <w:del w:id="236" w:author="Steve Maas" w:date="2013-12-16T10:31:00Z">
        <w:r w:rsidDel="004D4718">
          <w:rPr>
            <w:b/>
          </w:rPr>
          <w:delText xml:space="preserve">Important </w:delText>
        </w:r>
      </w:del>
      <w:r>
        <w:rPr>
          <w:b/>
        </w:rPr>
        <w:t>Note</w:t>
      </w:r>
      <w:ins w:id="237" w:author="Steve Maas" w:date="2013-12-16T10:31:00Z">
        <w:r w:rsidR="004D4718">
          <w:rPr>
            <w:b/>
          </w:rPr>
          <w:t xml:space="preserve"> 2</w:t>
        </w:r>
      </w:ins>
      <w:r>
        <w:rPr>
          <w:b/>
        </w:rPr>
        <w:t xml:space="preserve">: </w:t>
      </w:r>
      <w:r>
        <w:t xml:space="preserve">Previous versions of FEBio allowed you to run a poroelastic (now called biphasic) problem by simply defining a poroelastic material. This is no longer possible. You need to define the proper Module section to run a biphasic analysis. If you have a file that no longer works </w:t>
      </w:r>
      <w:r w:rsidR="00423899">
        <w:t>as of</w:t>
      </w:r>
      <w:r>
        <w:t xml:space="preserve"> version 1.4 of FEBio, you’ll need to insert the following Module section in the file as the first section of the file.</w:t>
      </w:r>
    </w:p>
    <w:p w14:paraId="1CC16CF2" w14:textId="77777777" w:rsidR="006A0BC1" w:rsidRDefault="006A0BC1" w:rsidP="006A0BC1"/>
    <w:p w14:paraId="437D47C5" w14:textId="1F5B8672" w:rsidR="006A0BC1" w:rsidRDefault="006A0BC1" w:rsidP="006A0BC1">
      <w:pPr>
        <w:pStyle w:val="code"/>
      </w:pPr>
      <w:r>
        <w:t>&lt;febio_spec version="</w:t>
      </w:r>
      <w:del w:id="238" w:author="Steve Maas" w:date="2013-12-15T16:40:00Z">
        <w:r w:rsidDel="009541D3">
          <w:delText>1.</w:delText>
        </w:r>
      </w:del>
      <w:r w:rsidR="0041246E">
        <w:t>2</w:t>
      </w:r>
      <w:ins w:id="239" w:author="Steve Maas" w:date="2013-12-15T16:40:00Z">
        <w:r w:rsidR="009541D3">
          <w:t>.0</w:t>
        </w:r>
      </w:ins>
      <w:r>
        <w:t>"&gt;</w:t>
      </w:r>
    </w:p>
    <w:p w14:paraId="383731D3" w14:textId="21DDF364" w:rsidR="006A0BC1" w:rsidRDefault="006A0BC1" w:rsidP="006A0BC1">
      <w:pPr>
        <w:pStyle w:val="code"/>
        <w:shd w:val="clear" w:color="auto" w:fill="E6E6E6"/>
      </w:pPr>
      <w:r>
        <w:tab/>
        <w:t>&lt;Module type="</w:t>
      </w:r>
      <w:del w:id="240" w:author="Steve Maas" w:date="2013-12-15T16:40:00Z">
        <w:r w:rsidDel="009541D3">
          <w:delText>poro</w:delText>
        </w:r>
      </w:del>
      <w:ins w:id="241" w:author="Steve Maas" w:date="2013-12-15T16:40:00Z">
        <w:r w:rsidR="009541D3">
          <w:t>biphasic</w:t>
        </w:r>
      </w:ins>
      <w:r>
        <w:t>"/&gt;</w:t>
      </w:r>
    </w:p>
    <w:p w14:paraId="387F3CA7" w14:textId="77777777" w:rsidR="006A0BC1" w:rsidRDefault="006A0BC1" w:rsidP="006A0BC1">
      <w:pPr>
        <w:pStyle w:val="code"/>
      </w:pPr>
      <w:r>
        <w:tab/>
        <w:t>&lt;!-- rest of the file unaltered --&gt;</w:t>
      </w:r>
    </w:p>
    <w:p w14:paraId="044693B6" w14:textId="77777777" w:rsidR="006A0BC1" w:rsidRDefault="006A0BC1" w:rsidP="006A0BC1">
      <w:pPr>
        <w:pStyle w:val="code"/>
      </w:pPr>
      <w:r>
        <w:t>&lt;/febio_spec&gt;</w:t>
      </w:r>
    </w:p>
    <w:p w14:paraId="229D53B5" w14:textId="77777777" w:rsidR="006A0BC1" w:rsidRPr="00C02977" w:rsidRDefault="006A0BC1" w:rsidP="006A0BC1"/>
    <w:p w14:paraId="08A10F23" w14:textId="77777777" w:rsidR="006A0BC1" w:rsidRDefault="006A0BC1" w:rsidP="006A0BC1">
      <w:pPr>
        <w:pStyle w:val="Heading2"/>
      </w:pPr>
      <w:r>
        <w:br w:type="page"/>
      </w:r>
      <w:bookmarkStart w:id="242" w:name="_Toc385498408"/>
      <w:r>
        <w:lastRenderedPageBreak/>
        <w:t>Control Section</w:t>
      </w:r>
      <w:bookmarkEnd w:id="242"/>
    </w:p>
    <w:p w14:paraId="25CE7707" w14:textId="77777777" w:rsidR="006A0BC1" w:rsidRDefault="006A0BC1" w:rsidP="006A0BC1">
      <w:r>
        <w:t xml:space="preserve">The control section is defined by the </w:t>
      </w:r>
      <w:r w:rsidRPr="00DC3CAE">
        <w:rPr>
          <w:i/>
        </w:rPr>
        <w:t>C</w:t>
      </w:r>
      <w:r>
        <w:rPr>
          <w:i/>
        </w:rPr>
        <w:t xml:space="preserve">ontrol </w:t>
      </w:r>
      <w:r>
        <w:t xml:space="preserve">element. This section defines all parameters that are used to control the evolution of the solution as well as parameters for the nonlinear solution procedure. These parameters are defined as child elements of the </w:t>
      </w:r>
      <w:r>
        <w:rPr>
          <w:i/>
        </w:rPr>
        <w:t>Control</w:t>
      </w:r>
      <w:r>
        <w:t xml:space="preserve"> element. The parameters depend somewhat on the analysis as defined by the </w:t>
      </w:r>
      <w:r w:rsidRPr="007D6F0D">
        <w:rPr>
          <w:i/>
        </w:rPr>
        <w:t>Module</w:t>
      </w:r>
      <w:r>
        <w:t xml:space="preserve"> section. Many parameters are common to all types of analysis, so they are listed first. </w:t>
      </w:r>
    </w:p>
    <w:p w14:paraId="7CB8FBB1" w14:textId="77777777" w:rsidR="006A0BC1" w:rsidRDefault="006A0BC1" w:rsidP="006A0BC1"/>
    <w:p w14:paraId="5F9C9F53" w14:textId="77777777" w:rsidR="006A0BC1" w:rsidRDefault="006A0BC1" w:rsidP="006A0BC1">
      <w:pPr>
        <w:pStyle w:val="Heading3"/>
      </w:pPr>
      <w:bookmarkStart w:id="243" w:name="_Toc293572196"/>
      <w:bookmarkStart w:id="244" w:name="_Toc293572206"/>
      <w:bookmarkStart w:id="245" w:name="_Toc293572208"/>
      <w:bookmarkStart w:id="246" w:name="_Ref250285979"/>
      <w:bookmarkStart w:id="247" w:name="_Ref292527008"/>
      <w:bookmarkStart w:id="248" w:name="_Toc385498409"/>
      <w:bookmarkEnd w:id="243"/>
      <w:bookmarkEnd w:id="244"/>
      <w:bookmarkEnd w:id="245"/>
      <w:r>
        <w:t>Common Parameters</w:t>
      </w:r>
      <w:bookmarkEnd w:id="246"/>
      <w:bookmarkEnd w:id="247"/>
      <w:bookmarkEnd w:id="248"/>
    </w:p>
    <w:p w14:paraId="16990DE5" w14:textId="77777777" w:rsidR="006A0BC1" w:rsidRDefault="006A0BC1" w:rsidP="006A0BC1">
      <w:r>
        <w:t>The following parameters are common for all analysis. If not specified they are assigned default values, which are found in the last column. An asterisk (*) after the name indicates a required parameter. The numbers behind the description refer to the comments following the table.</w:t>
      </w:r>
    </w:p>
    <w:p w14:paraId="08B6BC66" w14:textId="77777777" w:rsidR="006A0BC1" w:rsidRPr="00990A3E" w:rsidRDefault="006A0BC1" w:rsidP="006A0BC1"/>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3"/>
        <w:gridCol w:w="5197"/>
        <w:gridCol w:w="2470"/>
      </w:tblGrid>
      <w:tr w:rsidR="006A0BC1" w14:paraId="6606A707" w14:textId="77777777">
        <w:trPr>
          <w:trHeight w:val="190"/>
        </w:trPr>
        <w:tc>
          <w:tcPr>
            <w:tcW w:w="1933" w:type="dxa"/>
            <w:shd w:val="clear" w:color="auto" w:fill="auto"/>
          </w:tcPr>
          <w:p w14:paraId="65663CFD" w14:textId="77777777" w:rsidR="006A0BC1" w:rsidRPr="000B272C" w:rsidRDefault="006A0BC1" w:rsidP="006A0BC1">
            <w:pPr>
              <w:rPr>
                <w:b/>
              </w:rPr>
            </w:pPr>
            <w:r w:rsidRPr="000B272C">
              <w:rPr>
                <w:b/>
              </w:rPr>
              <w:t>Parameter</w:t>
            </w:r>
          </w:p>
        </w:tc>
        <w:tc>
          <w:tcPr>
            <w:tcW w:w="5197" w:type="dxa"/>
            <w:shd w:val="clear" w:color="auto" w:fill="auto"/>
          </w:tcPr>
          <w:p w14:paraId="1E3EAEFF" w14:textId="77777777" w:rsidR="006A0BC1" w:rsidRPr="000B272C" w:rsidRDefault="006A0BC1" w:rsidP="006A0BC1">
            <w:pPr>
              <w:rPr>
                <w:b/>
              </w:rPr>
            </w:pPr>
            <w:r w:rsidRPr="000B272C">
              <w:rPr>
                <w:b/>
              </w:rPr>
              <w:t>Description</w:t>
            </w:r>
          </w:p>
        </w:tc>
        <w:tc>
          <w:tcPr>
            <w:tcW w:w="2470" w:type="dxa"/>
            <w:shd w:val="clear" w:color="auto" w:fill="auto"/>
          </w:tcPr>
          <w:p w14:paraId="65CC347E" w14:textId="77777777" w:rsidR="006A0BC1" w:rsidRPr="000B272C" w:rsidRDefault="006A0BC1" w:rsidP="006A0BC1">
            <w:pPr>
              <w:rPr>
                <w:b/>
              </w:rPr>
            </w:pPr>
            <w:r w:rsidRPr="000B272C">
              <w:rPr>
                <w:b/>
              </w:rPr>
              <w:t>Default</w:t>
            </w:r>
          </w:p>
        </w:tc>
      </w:tr>
      <w:tr w:rsidR="006A0BC1" w14:paraId="20481268" w14:textId="77777777">
        <w:trPr>
          <w:trHeight w:val="190"/>
        </w:trPr>
        <w:tc>
          <w:tcPr>
            <w:tcW w:w="1933" w:type="dxa"/>
            <w:shd w:val="clear" w:color="auto" w:fill="auto"/>
          </w:tcPr>
          <w:p w14:paraId="2842AEE8" w14:textId="77777777" w:rsidR="006A0BC1" w:rsidRDefault="006A0BC1" w:rsidP="006A0BC1">
            <w:pPr>
              <w:pStyle w:val="code"/>
              <w:jc w:val="left"/>
            </w:pPr>
            <w:r>
              <w:t>title</w:t>
            </w:r>
          </w:p>
        </w:tc>
        <w:tc>
          <w:tcPr>
            <w:tcW w:w="5197" w:type="dxa"/>
            <w:shd w:val="clear" w:color="auto" w:fill="auto"/>
          </w:tcPr>
          <w:p w14:paraId="213CBB52" w14:textId="77777777" w:rsidR="006A0BC1" w:rsidRDefault="006A0BC1" w:rsidP="006A0BC1">
            <w:r>
              <w:t>Title of problem</w:t>
            </w:r>
          </w:p>
        </w:tc>
        <w:tc>
          <w:tcPr>
            <w:tcW w:w="2470" w:type="dxa"/>
            <w:shd w:val="clear" w:color="auto" w:fill="auto"/>
          </w:tcPr>
          <w:p w14:paraId="31EB05BE" w14:textId="77777777" w:rsidR="006A0BC1" w:rsidRDefault="006A0BC1" w:rsidP="006A0BC1">
            <w:r>
              <w:t>(none)</w:t>
            </w:r>
          </w:p>
        </w:tc>
      </w:tr>
      <w:tr w:rsidR="006A0BC1" w14:paraId="1B637C26" w14:textId="77777777">
        <w:tblPrEx>
          <w:tblLook w:val="01E0" w:firstRow="1" w:lastRow="1" w:firstColumn="1" w:lastColumn="1" w:noHBand="0" w:noVBand="0"/>
        </w:tblPrEx>
        <w:tc>
          <w:tcPr>
            <w:tcW w:w="1933" w:type="dxa"/>
            <w:shd w:val="clear" w:color="auto" w:fill="auto"/>
          </w:tcPr>
          <w:p w14:paraId="07F6E518" w14:textId="77777777" w:rsidR="006A0BC1" w:rsidRDefault="006A0BC1" w:rsidP="006A0BC1">
            <w:pPr>
              <w:pStyle w:val="code"/>
              <w:jc w:val="left"/>
            </w:pPr>
            <w:r>
              <w:t>time_steps*</w:t>
            </w:r>
          </w:p>
        </w:tc>
        <w:tc>
          <w:tcPr>
            <w:tcW w:w="5197" w:type="dxa"/>
            <w:shd w:val="clear" w:color="auto" w:fill="auto"/>
          </w:tcPr>
          <w:p w14:paraId="25BF7DDF" w14:textId="77777777" w:rsidR="006A0BC1" w:rsidRPr="001E069B" w:rsidRDefault="006A0BC1" w:rsidP="006A0BC1">
            <w:r>
              <w:t xml:space="preserve">Total number of time steps. (= </w:t>
            </w:r>
            <w:r w:rsidRPr="000B272C">
              <w:rPr>
                <w:i/>
              </w:rPr>
              <w:t>ntime</w:t>
            </w:r>
            <w:r>
              <w:t>)(1)</w:t>
            </w:r>
          </w:p>
        </w:tc>
        <w:tc>
          <w:tcPr>
            <w:tcW w:w="2470" w:type="dxa"/>
            <w:shd w:val="clear" w:color="auto" w:fill="auto"/>
          </w:tcPr>
          <w:p w14:paraId="3E4C97AC" w14:textId="77777777" w:rsidR="006A0BC1" w:rsidRPr="001E069B" w:rsidRDefault="006A0BC1" w:rsidP="006A0BC1">
            <w:r>
              <w:t>(none)</w:t>
            </w:r>
          </w:p>
        </w:tc>
      </w:tr>
      <w:tr w:rsidR="006A0BC1" w14:paraId="27F3A385" w14:textId="77777777">
        <w:tblPrEx>
          <w:tblLook w:val="01E0" w:firstRow="1" w:lastRow="1" w:firstColumn="1" w:lastColumn="1" w:noHBand="0" w:noVBand="0"/>
        </w:tblPrEx>
        <w:tc>
          <w:tcPr>
            <w:tcW w:w="1933" w:type="dxa"/>
            <w:shd w:val="clear" w:color="auto" w:fill="auto"/>
          </w:tcPr>
          <w:p w14:paraId="529E8F67" w14:textId="77777777" w:rsidR="006A0BC1" w:rsidRDefault="006A0BC1" w:rsidP="006A0BC1">
            <w:pPr>
              <w:pStyle w:val="code"/>
              <w:jc w:val="left"/>
            </w:pPr>
            <w:r>
              <w:t>step_size*</w:t>
            </w:r>
          </w:p>
        </w:tc>
        <w:tc>
          <w:tcPr>
            <w:tcW w:w="5197" w:type="dxa"/>
            <w:shd w:val="clear" w:color="auto" w:fill="auto"/>
          </w:tcPr>
          <w:p w14:paraId="27F034D7" w14:textId="77777777" w:rsidR="006A0BC1" w:rsidRPr="001E069B" w:rsidRDefault="006A0BC1" w:rsidP="006A0BC1">
            <w:r>
              <w:t xml:space="preserve">The initial time step size. (= </w:t>
            </w:r>
            <w:r w:rsidRPr="000B272C">
              <w:rPr>
                <w:i/>
              </w:rPr>
              <w:t>dt</w:t>
            </w:r>
            <w:r>
              <w:t>) (1)</w:t>
            </w:r>
          </w:p>
        </w:tc>
        <w:tc>
          <w:tcPr>
            <w:tcW w:w="2470" w:type="dxa"/>
            <w:shd w:val="clear" w:color="auto" w:fill="auto"/>
          </w:tcPr>
          <w:p w14:paraId="4527EE74" w14:textId="77777777" w:rsidR="006A0BC1" w:rsidRPr="001E069B" w:rsidRDefault="006A0BC1" w:rsidP="006A0BC1">
            <w:r>
              <w:t>(none)</w:t>
            </w:r>
          </w:p>
        </w:tc>
      </w:tr>
      <w:tr w:rsidR="006A0BC1" w14:paraId="10823B67" w14:textId="77777777">
        <w:tblPrEx>
          <w:tblLook w:val="01E0" w:firstRow="1" w:lastRow="1" w:firstColumn="1" w:lastColumn="1" w:noHBand="0" w:noVBand="0"/>
        </w:tblPrEx>
        <w:tc>
          <w:tcPr>
            <w:tcW w:w="1933" w:type="dxa"/>
            <w:shd w:val="clear" w:color="auto" w:fill="auto"/>
          </w:tcPr>
          <w:p w14:paraId="48D4F4D1" w14:textId="77777777" w:rsidR="006A0BC1" w:rsidRPr="001E069B" w:rsidRDefault="006A0BC1" w:rsidP="006A0BC1">
            <w:pPr>
              <w:pStyle w:val="code"/>
              <w:jc w:val="left"/>
            </w:pPr>
            <w:r>
              <w:t>dtol</w:t>
            </w:r>
          </w:p>
        </w:tc>
        <w:tc>
          <w:tcPr>
            <w:tcW w:w="5197" w:type="dxa"/>
            <w:shd w:val="clear" w:color="auto" w:fill="auto"/>
          </w:tcPr>
          <w:p w14:paraId="2CC0C50D" w14:textId="77777777" w:rsidR="006A0BC1" w:rsidRPr="001E069B" w:rsidRDefault="006A0BC1" w:rsidP="006A0BC1">
            <w:r w:rsidRPr="001E069B">
              <w:t>Convergence tolerance on displacements</w:t>
            </w:r>
            <w:r>
              <w:t xml:space="preserve"> (2)</w:t>
            </w:r>
          </w:p>
        </w:tc>
        <w:tc>
          <w:tcPr>
            <w:tcW w:w="2470" w:type="dxa"/>
            <w:shd w:val="clear" w:color="auto" w:fill="auto"/>
          </w:tcPr>
          <w:p w14:paraId="7A54565E" w14:textId="77777777" w:rsidR="006A0BC1" w:rsidRPr="001E069B" w:rsidRDefault="006A0BC1" w:rsidP="006A0BC1">
            <w:r w:rsidRPr="001E069B">
              <w:t>0.001</w:t>
            </w:r>
          </w:p>
        </w:tc>
      </w:tr>
      <w:tr w:rsidR="006A0BC1" w14:paraId="1A519C73" w14:textId="77777777">
        <w:tblPrEx>
          <w:tblLook w:val="01E0" w:firstRow="1" w:lastRow="1" w:firstColumn="1" w:lastColumn="1" w:noHBand="0" w:noVBand="0"/>
        </w:tblPrEx>
        <w:tc>
          <w:tcPr>
            <w:tcW w:w="1933" w:type="dxa"/>
            <w:shd w:val="clear" w:color="auto" w:fill="auto"/>
          </w:tcPr>
          <w:p w14:paraId="6F2D9D94" w14:textId="77777777" w:rsidR="006A0BC1" w:rsidRDefault="006A0BC1" w:rsidP="006A0BC1">
            <w:pPr>
              <w:pStyle w:val="code"/>
              <w:jc w:val="left"/>
            </w:pPr>
            <w:r>
              <w:t>etol</w:t>
            </w:r>
          </w:p>
        </w:tc>
        <w:tc>
          <w:tcPr>
            <w:tcW w:w="5197" w:type="dxa"/>
            <w:shd w:val="clear" w:color="auto" w:fill="auto"/>
          </w:tcPr>
          <w:p w14:paraId="44033BB0" w14:textId="77777777" w:rsidR="006A0BC1" w:rsidRPr="001E069B" w:rsidRDefault="006A0BC1" w:rsidP="006A0BC1">
            <w:r w:rsidRPr="001E069B">
              <w:t>Convergence tolerance on energy</w:t>
            </w:r>
            <w:r>
              <w:t xml:space="preserve"> (2)</w:t>
            </w:r>
          </w:p>
        </w:tc>
        <w:tc>
          <w:tcPr>
            <w:tcW w:w="2470" w:type="dxa"/>
            <w:shd w:val="clear" w:color="auto" w:fill="auto"/>
          </w:tcPr>
          <w:p w14:paraId="4B15B1C4" w14:textId="77777777" w:rsidR="006A0BC1" w:rsidRPr="001E069B" w:rsidRDefault="006A0BC1" w:rsidP="006A0BC1">
            <w:r w:rsidRPr="001E069B">
              <w:t>0.01</w:t>
            </w:r>
          </w:p>
        </w:tc>
      </w:tr>
      <w:tr w:rsidR="006A0BC1" w14:paraId="768CB601" w14:textId="77777777">
        <w:tblPrEx>
          <w:tblLook w:val="01E0" w:firstRow="1" w:lastRow="1" w:firstColumn="1" w:lastColumn="1" w:noHBand="0" w:noVBand="0"/>
        </w:tblPrEx>
        <w:tc>
          <w:tcPr>
            <w:tcW w:w="1933" w:type="dxa"/>
            <w:shd w:val="clear" w:color="auto" w:fill="auto"/>
          </w:tcPr>
          <w:p w14:paraId="47EB9F00" w14:textId="77777777" w:rsidR="006A0BC1" w:rsidRDefault="006A0BC1" w:rsidP="006A0BC1">
            <w:pPr>
              <w:pStyle w:val="code"/>
              <w:jc w:val="left"/>
            </w:pPr>
            <w:r>
              <w:t>rtol</w:t>
            </w:r>
          </w:p>
        </w:tc>
        <w:tc>
          <w:tcPr>
            <w:tcW w:w="5197" w:type="dxa"/>
            <w:shd w:val="clear" w:color="auto" w:fill="auto"/>
          </w:tcPr>
          <w:p w14:paraId="353F97D2" w14:textId="77777777" w:rsidR="006A0BC1" w:rsidRPr="001E069B" w:rsidRDefault="006A0BC1" w:rsidP="006A0BC1">
            <w:r w:rsidRPr="001E069B">
              <w:t>Convergence tolerance on residual</w:t>
            </w:r>
            <w:r>
              <w:t xml:space="preserve"> (2)</w:t>
            </w:r>
          </w:p>
        </w:tc>
        <w:tc>
          <w:tcPr>
            <w:tcW w:w="2470" w:type="dxa"/>
            <w:shd w:val="clear" w:color="auto" w:fill="auto"/>
          </w:tcPr>
          <w:p w14:paraId="63B01E71" w14:textId="77777777" w:rsidR="006A0BC1" w:rsidRPr="001E069B" w:rsidRDefault="006A0BC1" w:rsidP="006A0BC1">
            <w:r>
              <w:t>0 (disabled)</w:t>
            </w:r>
          </w:p>
        </w:tc>
      </w:tr>
      <w:tr w:rsidR="006A0BC1" w14:paraId="160328C9" w14:textId="77777777">
        <w:tblPrEx>
          <w:tblLook w:val="01E0" w:firstRow="1" w:lastRow="1" w:firstColumn="1" w:lastColumn="1" w:noHBand="0" w:noVBand="0"/>
        </w:tblPrEx>
        <w:tc>
          <w:tcPr>
            <w:tcW w:w="1933" w:type="dxa"/>
            <w:shd w:val="clear" w:color="auto" w:fill="auto"/>
          </w:tcPr>
          <w:p w14:paraId="0F2F4638" w14:textId="77777777" w:rsidR="006A0BC1" w:rsidRDefault="006A0BC1" w:rsidP="006A0BC1">
            <w:pPr>
              <w:pStyle w:val="code"/>
              <w:jc w:val="left"/>
            </w:pPr>
            <w:r>
              <w:t>lstol</w:t>
            </w:r>
          </w:p>
        </w:tc>
        <w:tc>
          <w:tcPr>
            <w:tcW w:w="5197" w:type="dxa"/>
            <w:shd w:val="clear" w:color="auto" w:fill="auto"/>
          </w:tcPr>
          <w:p w14:paraId="23A57D94" w14:textId="77777777" w:rsidR="006A0BC1" w:rsidRPr="001E069B" w:rsidRDefault="006A0BC1" w:rsidP="006A0BC1">
            <w:r w:rsidRPr="001E069B">
              <w:t>Convergence tolerance on line search</w:t>
            </w:r>
            <w:r>
              <w:t xml:space="preserve"> (3)</w:t>
            </w:r>
          </w:p>
        </w:tc>
        <w:tc>
          <w:tcPr>
            <w:tcW w:w="2470" w:type="dxa"/>
            <w:shd w:val="clear" w:color="auto" w:fill="auto"/>
          </w:tcPr>
          <w:p w14:paraId="1ECF6930" w14:textId="77777777" w:rsidR="006A0BC1" w:rsidRPr="001E069B" w:rsidRDefault="006A0BC1" w:rsidP="006A0BC1">
            <w:r w:rsidRPr="001E069B">
              <w:t>0.9</w:t>
            </w:r>
          </w:p>
        </w:tc>
      </w:tr>
      <w:tr w:rsidR="006A0BC1" w14:paraId="1EE728C4" w14:textId="77777777">
        <w:trPr>
          <w:trHeight w:val="140"/>
        </w:trPr>
        <w:tc>
          <w:tcPr>
            <w:tcW w:w="1933" w:type="dxa"/>
            <w:shd w:val="clear" w:color="auto" w:fill="auto"/>
          </w:tcPr>
          <w:p w14:paraId="12407267" w14:textId="77777777" w:rsidR="006A0BC1" w:rsidRDefault="006A0BC1" w:rsidP="006A0BC1">
            <w:pPr>
              <w:pStyle w:val="code"/>
              <w:jc w:val="left"/>
            </w:pPr>
            <w:r>
              <w:t>time_stepper</w:t>
            </w:r>
          </w:p>
        </w:tc>
        <w:tc>
          <w:tcPr>
            <w:tcW w:w="5197" w:type="dxa"/>
            <w:shd w:val="clear" w:color="auto" w:fill="auto"/>
          </w:tcPr>
          <w:p w14:paraId="4D71828E" w14:textId="77777777" w:rsidR="006A0BC1" w:rsidRDefault="006A0BC1" w:rsidP="006A0BC1">
            <w:r>
              <w:t>Enable the auto time stepper (4)</w:t>
            </w:r>
          </w:p>
        </w:tc>
        <w:tc>
          <w:tcPr>
            <w:tcW w:w="2470" w:type="dxa"/>
            <w:shd w:val="clear" w:color="auto" w:fill="auto"/>
          </w:tcPr>
          <w:p w14:paraId="16AA50B7" w14:textId="77777777" w:rsidR="006A0BC1" w:rsidRDefault="006A0BC1" w:rsidP="006A0BC1">
            <w:r>
              <w:t>(off)</w:t>
            </w:r>
          </w:p>
        </w:tc>
      </w:tr>
      <w:tr w:rsidR="006A0BC1" w14:paraId="542D454B" w14:textId="77777777">
        <w:trPr>
          <w:trHeight w:val="180"/>
        </w:trPr>
        <w:tc>
          <w:tcPr>
            <w:tcW w:w="1933" w:type="dxa"/>
            <w:shd w:val="clear" w:color="auto" w:fill="auto"/>
          </w:tcPr>
          <w:p w14:paraId="2513A818" w14:textId="77777777" w:rsidR="006A0BC1" w:rsidRDefault="006A0BC1" w:rsidP="006A0BC1">
            <w:pPr>
              <w:pStyle w:val="code"/>
              <w:jc w:val="left"/>
            </w:pPr>
            <w:r>
              <w:t>max_refs</w:t>
            </w:r>
          </w:p>
        </w:tc>
        <w:tc>
          <w:tcPr>
            <w:tcW w:w="5197" w:type="dxa"/>
            <w:shd w:val="clear" w:color="auto" w:fill="auto"/>
          </w:tcPr>
          <w:p w14:paraId="7E245FBB" w14:textId="77777777" w:rsidR="006A0BC1" w:rsidRDefault="006A0BC1" w:rsidP="006A0BC1">
            <w:r>
              <w:t>Max number of stiffness reformations (5)</w:t>
            </w:r>
          </w:p>
        </w:tc>
        <w:tc>
          <w:tcPr>
            <w:tcW w:w="2470" w:type="dxa"/>
            <w:shd w:val="clear" w:color="auto" w:fill="auto"/>
          </w:tcPr>
          <w:p w14:paraId="54797FEB" w14:textId="77777777" w:rsidR="006A0BC1" w:rsidRDefault="006A0BC1" w:rsidP="006A0BC1">
            <w:r>
              <w:t>15</w:t>
            </w:r>
          </w:p>
        </w:tc>
      </w:tr>
      <w:tr w:rsidR="006A0BC1" w14:paraId="223D78EB" w14:textId="77777777">
        <w:trPr>
          <w:trHeight w:val="242"/>
        </w:trPr>
        <w:tc>
          <w:tcPr>
            <w:tcW w:w="1933" w:type="dxa"/>
            <w:shd w:val="clear" w:color="auto" w:fill="auto"/>
          </w:tcPr>
          <w:p w14:paraId="67C82FCD" w14:textId="77777777" w:rsidR="006A0BC1" w:rsidRDefault="006A0BC1" w:rsidP="006A0BC1">
            <w:pPr>
              <w:pStyle w:val="code"/>
              <w:jc w:val="left"/>
            </w:pPr>
            <w:r>
              <w:t>max_ups</w:t>
            </w:r>
          </w:p>
        </w:tc>
        <w:tc>
          <w:tcPr>
            <w:tcW w:w="5197" w:type="dxa"/>
            <w:shd w:val="clear" w:color="auto" w:fill="auto"/>
          </w:tcPr>
          <w:p w14:paraId="05DEB859" w14:textId="77777777" w:rsidR="006A0BC1" w:rsidRDefault="006A0BC1" w:rsidP="006A0BC1">
            <w:r>
              <w:t>Max number of BFGS stiffness updates (5)</w:t>
            </w:r>
          </w:p>
        </w:tc>
        <w:tc>
          <w:tcPr>
            <w:tcW w:w="2470" w:type="dxa"/>
            <w:shd w:val="clear" w:color="auto" w:fill="auto"/>
          </w:tcPr>
          <w:p w14:paraId="4C52DEE3" w14:textId="77777777" w:rsidR="006A0BC1" w:rsidRPr="000B272C" w:rsidRDefault="006A0BC1" w:rsidP="006A0BC1">
            <w:pPr>
              <w:rPr>
                <w:bCs/>
                <w:iCs/>
              </w:rPr>
            </w:pPr>
            <w:r w:rsidRPr="000B272C">
              <w:rPr>
                <w:bCs/>
                <w:iCs/>
              </w:rPr>
              <w:t>10</w:t>
            </w:r>
          </w:p>
        </w:tc>
      </w:tr>
      <w:tr w:rsidR="006A0BC1" w14:paraId="6608D44A" w14:textId="77777777">
        <w:trPr>
          <w:trHeight w:val="242"/>
        </w:trPr>
        <w:tc>
          <w:tcPr>
            <w:tcW w:w="1933" w:type="dxa"/>
            <w:shd w:val="clear" w:color="auto" w:fill="auto"/>
          </w:tcPr>
          <w:p w14:paraId="2B5489AB" w14:textId="77777777" w:rsidR="006A0BC1" w:rsidRDefault="006A0BC1" w:rsidP="006A0BC1">
            <w:pPr>
              <w:pStyle w:val="code"/>
              <w:jc w:val="left"/>
            </w:pPr>
            <w:r>
              <w:t>optimize_bw</w:t>
            </w:r>
          </w:p>
        </w:tc>
        <w:tc>
          <w:tcPr>
            <w:tcW w:w="5197" w:type="dxa"/>
            <w:shd w:val="clear" w:color="auto" w:fill="auto"/>
          </w:tcPr>
          <w:p w14:paraId="653224BC" w14:textId="77777777" w:rsidR="006A0BC1" w:rsidRDefault="006A0BC1" w:rsidP="006A0BC1">
            <w:r>
              <w:t>Optimize bandwidth of stiffness matrix (6)</w:t>
            </w:r>
          </w:p>
        </w:tc>
        <w:tc>
          <w:tcPr>
            <w:tcW w:w="2470" w:type="dxa"/>
            <w:shd w:val="clear" w:color="auto" w:fill="auto"/>
          </w:tcPr>
          <w:p w14:paraId="4FB8224D" w14:textId="77777777" w:rsidR="006A0BC1" w:rsidRPr="000B272C" w:rsidRDefault="006A0BC1" w:rsidP="006A0BC1">
            <w:pPr>
              <w:rPr>
                <w:bCs/>
                <w:iCs/>
              </w:rPr>
            </w:pPr>
            <w:r w:rsidRPr="000B272C">
              <w:rPr>
                <w:bCs/>
                <w:iCs/>
              </w:rPr>
              <w:t>0</w:t>
            </w:r>
          </w:p>
        </w:tc>
      </w:tr>
      <w:tr w:rsidR="006A0BC1" w14:paraId="58553814" w14:textId="77777777">
        <w:trPr>
          <w:trHeight w:val="242"/>
        </w:trPr>
        <w:tc>
          <w:tcPr>
            <w:tcW w:w="1933" w:type="dxa"/>
            <w:shd w:val="clear" w:color="auto" w:fill="auto"/>
          </w:tcPr>
          <w:p w14:paraId="7BC4FF6F" w14:textId="77777777" w:rsidR="006A0BC1" w:rsidRDefault="006A0BC1" w:rsidP="006A0BC1">
            <w:pPr>
              <w:pStyle w:val="code"/>
              <w:jc w:val="left"/>
            </w:pPr>
            <w:r>
              <w:t>restart</w:t>
            </w:r>
          </w:p>
        </w:tc>
        <w:tc>
          <w:tcPr>
            <w:tcW w:w="5197" w:type="dxa"/>
            <w:shd w:val="clear" w:color="auto" w:fill="auto"/>
          </w:tcPr>
          <w:p w14:paraId="4F883C62" w14:textId="77777777" w:rsidR="006A0BC1" w:rsidRDefault="006A0BC1" w:rsidP="006A0BC1">
            <w:r>
              <w:t>Generate restart flag (7)</w:t>
            </w:r>
          </w:p>
        </w:tc>
        <w:tc>
          <w:tcPr>
            <w:tcW w:w="2470" w:type="dxa"/>
            <w:shd w:val="clear" w:color="auto" w:fill="auto"/>
          </w:tcPr>
          <w:p w14:paraId="38816D91" w14:textId="77777777" w:rsidR="006A0BC1" w:rsidRPr="000B272C" w:rsidRDefault="006A0BC1" w:rsidP="006A0BC1">
            <w:pPr>
              <w:rPr>
                <w:bCs/>
                <w:iCs/>
              </w:rPr>
            </w:pPr>
            <w:r w:rsidRPr="000B272C">
              <w:rPr>
                <w:bCs/>
                <w:iCs/>
              </w:rPr>
              <w:t>0</w:t>
            </w:r>
          </w:p>
        </w:tc>
      </w:tr>
      <w:tr w:rsidR="006A0BC1" w14:paraId="7C45327D" w14:textId="77777777">
        <w:trPr>
          <w:trHeight w:val="242"/>
        </w:trPr>
        <w:tc>
          <w:tcPr>
            <w:tcW w:w="1933" w:type="dxa"/>
            <w:shd w:val="clear" w:color="auto" w:fill="auto"/>
          </w:tcPr>
          <w:p w14:paraId="58554064" w14:textId="77777777" w:rsidR="006A0BC1" w:rsidRDefault="006A0BC1" w:rsidP="006A0BC1">
            <w:pPr>
              <w:pStyle w:val="code"/>
              <w:jc w:val="left"/>
            </w:pPr>
            <w:r>
              <w:t>plot_level</w:t>
            </w:r>
          </w:p>
        </w:tc>
        <w:tc>
          <w:tcPr>
            <w:tcW w:w="5197" w:type="dxa"/>
            <w:shd w:val="clear" w:color="auto" w:fill="auto"/>
          </w:tcPr>
          <w:p w14:paraId="59941019" w14:textId="77777777" w:rsidR="006A0BC1" w:rsidRDefault="006A0BC1" w:rsidP="006A0BC1">
            <w:r>
              <w:t>Sets the level of state dumps to the plot file (8)</w:t>
            </w:r>
          </w:p>
        </w:tc>
        <w:tc>
          <w:tcPr>
            <w:tcW w:w="2470" w:type="dxa"/>
            <w:shd w:val="clear" w:color="auto" w:fill="auto"/>
          </w:tcPr>
          <w:p w14:paraId="203A6BC5" w14:textId="77777777" w:rsidR="006A0BC1" w:rsidRPr="000B272C" w:rsidRDefault="006A0BC1" w:rsidP="006A0BC1">
            <w:pPr>
              <w:rPr>
                <w:bCs/>
                <w:iCs/>
              </w:rPr>
            </w:pPr>
            <w:r w:rsidRPr="000B272C">
              <w:rPr>
                <w:bCs/>
                <w:iCs/>
              </w:rPr>
              <w:t>PLOT_MAJOR_ITRS</w:t>
            </w:r>
          </w:p>
        </w:tc>
      </w:tr>
      <w:tr w:rsidR="006A0BC1" w14:paraId="0258BFD4" w14:textId="77777777">
        <w:trPr>
          <w:trHeight w:val="242"/>
        </w:trPr>
        <w:tc>
          <w:tcPr>
            <w:tcW w:w="1933" w:type="dxa"/>
            <w:shd w:val="clear" w:color="auto" w:fill="auto"/>
          </w:tcPr>
          <w:p w14:paraId="05AEE205" w14:textId="77777777" w:rsidR="006A0BC1" w:rsidRDefault="006A0BC1" w:rsidP="006A0BC1">
            <w:pPr>
              <w:pStyle w:val="code"/>
              <w:jc w:val="left"/>
            </w:pPr>
            <w:r>
              <w:t>cmax</w:t>
            </w:r>
          </w:p>
        </w:tc>
        <w:tc>
          <w:tcPr>
            <w:tcW w:w="5197" w:type="dxa"/>
            <w:shd w:val="clear" w:color="auto" w:fill="auto"/>
          </w:tcPr>
          <w:p w14:paraId="21218FFE" w14:textId="77777777" w:rsidR="006A0BC1" w:rsidRDefault="006A0BC1" w:rsidP="006A0BC1">
            <w:r>
              <w:t>Set the max condition number for the stiffness matrix (9)</w:t>
            </w:r>
          </w:p>
        </w:tc>
        <w:tc>
          <w:tcPr>
            <w:tcW w:w="2470" w:type="dxa"/>
            <w:shd w:val="clear" w:color="auto" w:fill="auto"/>
          </w:tcPr>
          <w:p w14:paraId="1F9DC344" w14:textId="77777777" w:rsidR="006A0BC1" w:rsidRPr="000B272C" w:rsidRDefault="006A0BC1" w:rsidP="006A0BC1">
            <w:pPr>
              <w:rPr>
                <w:bCs/>
                <w:iCs/>
              </w:rPr>
            </w:pPr>
            <w:r w:rsidRPr="000B272C">
              <w:rPr>
                <w:bCs/>
                <w:iCs/>
              </w:rPr>
              <w:t>1e+5</w:t>
            </w:r>
          </w:p>
        </w:tc>
      </w:tr>
      <w:tr w:rsidR="006A0BC1" w14:paraId="293B4281" w14:textId="77777777">
        <w:trPr>
          <w:trHeight w:val="242"/>
        </w:trPr>
        <w:tc>
          <w:tcPr>
            <w:tcW w:w="1933" w:type="dxa"/>
            <w:shd w:val="clear" w:color="auto" w:fill="auto"/>
          </w:tcPr>
          <w:p w14:paraId="21C3DD5E" w14:textId="77777777" w:rsidR="006A0BC1" w:rsidRDefault="006A0BC1" w:rsidP="006A0BC1">
            <w:pPr>
              <w:pStyle w:val="code"/>
              <w:jc w:val="left"/>
            </w:pPr>
            <w:r>
              <w:t>analysis</w:t>
            </w:r>
          </w:p>
        </w:tc>
        <w:tc>
          <w:tcPr>
            <w:tcW w:w="5197" w:type="dxa"/>
            <w:shd w:val="clear" w:color="auto" w:fill="auto"/>
          </w:tcPr>
          <w:p w14:paraId="72101F36" w14:textId="77777777" w:rsidR="006A0BC1" w:rsidRDefault="006A0BC1" w:rsidP="006A0BC1">
            <w:r>
              <w:t>Sets the analysis type (10)</w:t>
            </w:r>
          </w:p>
        </w:tc>
        <w:tc>
          <w:tcPr>
            <w:tcW w:w="2470" w:type="dxa"/>
            <w:shd w:val="clear" w:color="auto" w:fill="auto"/>
          </w:tcPr>
          <w:p w14:paraId="6F8A5712" w14:textId="77777777" w:rsidR="006A0BC1" w:rsidRPr="000B272C" w:rsidRDefault="006A0BC1" w:rsidP="006A0BC1">
            <w:pPr>
              <w:rPr>
                <w:bCs/>
                <w:iCs/>
              </w:rPr>
            </w:pPr>
            <w:r w:rsidRPr="000B272C">
              <w:rPr>
                <w:bCs/>
                <w:iCs/>
              </w:rPr>
              <w:t>static</w:t>
            </w:r>
          </w:p>
        </w:tc>
      </w:tr>
      <w:tr w:rsidR="006A0BC1" w14:paraId="2DD457AB" w14:textId="77777777">
        <w:trPr>
          <w:trHeight w:val="242"/>
        </w:trPr>
        <w:tc>
          <w:tcPr>
            <w:tcW w:w="1933" w:type="dxa"/>
            <w:shd w:val="clear" w:color="auto" w:fill="auto"/>
          </w:tcPr>
          <w:p w14:paraId="6173172B" w14:textId="77777777" w:rsidR="006A0BC1" w:rsidRDefault="006A0BC1" w:rsidP="006A0BC1">
            <w:pPr>
              <w:pStyle w:val="code"/>
              <w:jc w:val="left"/>
            </w:pPr>
            <w:r>
              <w:t>print_level</w:t>
            </w:r>
          </w:p>
        </w:tc>
        <w:tc>
          <w:tcPr>
            <w:tcW w:w="5197" w:type="dxa"/>
            <w:shd w:val="clear" w:color="auto" w:fill="auto"/>
          </w:tcPr>
          <w:p w14:paraId="174CB154" w14:textId="77777777" w:rsidR="006A0BC1" w:rsidRDefault="006A0BC1" w:rsidP="006A0BC1">
            <w:r>
              <w:t>Sets the amount of output that is generated on screen (11)</w:t>
            </w:r>
          </w:p>
        </w:tc>
        <w:tc>
          <w:tcPr>
            <w:tcW w:w="2470" w:type="dxa"/>
            <w:shd w:val="clear" w:color="auto" w:fill="auto"/>
          </w:tcPr>
          <w:p w14:paraId="743B9BC9" w14:textId="77777777" w:rsidR="006A0BC1" w:rsidRPr="000B272C" w:rsidRDefault="006A0BC1" w:rsidP="006A0BC1">
            <w:pPr>
              <w:rPr>
                <w:bCs/>
                <w:iCs/>
              </w:rPr>
            </w:pPr>
            <w:r w:rsidRPr="000B272C">
              <w:rPr>
                <w:bCs/>
                <w:iCs/>
              </w:rPr>
              <w:t>PRINT_MINOR_ITRS</w:t>
            </w:r>
          </w:p>
        </w:tc>
      </w:tr>
      <w:tr w:rsidR="006A0BC1" w14:paraId="7A36A091" w14:textId="77777777">
        <w:trPr>
          <w:trHeight w:val="242"/>
        </w:trPr>
        <w:tc>
          <w:tcPr>
            <w:tcW w:w="1933" w:type="dxa"/>
            <w:shd w:val="clear" w:color="auto" w:fill="auto"/>
          </w:tcPr>
          <w:p w14:paraId="46341975" w14:textId="77777777" w:rsidR="006A0BC1" w:rsidRDefault="006A0BC1" w:rsidP="006A0BC1">
            <w:pPr>
              <w:pStyle w:val="code"/>
              <w:jc w:val="left"/>
            </w:pPr>
            <w:r>
              <w:t>linear_solver</w:t>
            </w:r>
          </w:p>
        </w:tc>
        <w:tc>
          <w:tcPr>
            <w:tcW w:w="5197" w:type="dxa"/>
            <w:shd w:val="clear" w:color="auto" w:fill="auto"/>
          </w:tcPr>
          <w:p w14:paraId="57C16B47" w14:textId="77777777" w:rsidR="006A0BC1" w:rsidRDefault="006A0BC1" w:rsidP="006A0BC1">
            <w:r>
              <w:t>Set the linear solver (12)</w:t>
            </w:r>
          </w:p>
        </w:tc>
        <w:tc>
          <w:tcPr>
            <w:tcW w:w="2470" w:type="dxa"/>
            <w:shd w:val="clear" w:color="auto" w:fill="auto"/>
          </w:tcPr>
          <w:p w14:paraId="323D7177" w14:textId="77777777" w:rsidR="006A0BC1" w:rsidRPr="000B272C" w:rsidDel="00670573" w:rsidRDefault="006A0BC1" w:rsidP="006A0BC1">
            <w:pPr>
              <w:rPr>
                <w:bCs/>
                <w:iCs/>
              </w:rPr>
            </w:pPr>
            <w:r w:rsidRPr="000B272C">
              <w:rPr>
                <w:bCs/>
                <w:iCs/>
              </w:rPr>
              <w:t>skyline</w:t>
            </w:r>
          </w:p>
        </w:tc>
      </w:tr>
      <w:tr w:rsidR="006A0BC1" w14:paraId="15A0C0DE" w14:textId="77777777">
        <w:trPr>
          <w:trHeight w:val="242"/>
        </w:trPr>
        <w:tc>
          <w:tcPr>
            <w:tcW w:w="1933" w:type="dxa"/>
            <w:shd w:val="clear" w:color="auto" w:fill="auto"/>
          </w:tcPr>
          <w:p w14:paraId="1CBADFAD" w14:textId="77777777" w:rsidR="006A0BC1" w:rsidRDefault="006A0BC1" w:rsidP="006A0BC1">
            <w:pPr>
              <w:pStyle w:val="code"/>
              <w:jc w:val="left"/>
            </w:pPr>
            <w:r>
              <w:t>min_residual</w:t>
            </w:r>
          </w:p>
        </w:tc>
        <w:tc>
          <w:tcPr>
            <w:tcW w:w="5197" w:type="dxa"/>
            <w:shd w:val="clear" w:color="auto" w:fill="auto"/>
          </w:tcPr>
          <w:p w14:paraId="4823B335" w14:textId="77777777" w:rsidR="006A0BC1" w:rsidRDefault="006A0BC1" w:rsidP="006A0BC1">
            <w:r>
              <w:t>Sets minimal value for residual tolerance (13)</w:t>
            </w:r>
          </w:p>
        </w:tc>
        <w:tc>
          <w:tcPr>
            <w:tcW w:w="2470" w:type="dxa"/>
            <w:shd w:val="clear" w:color="auto" w:fill="auto"/>
          </w:tcPr>
          <w:p w14:paraId="1C9EDD69" w14:textId="77777777" w:rsidR="006A0BC1" w:rsidRPr="000B272C" w:rsidRDefault="006A0BC1" w:rsidP="006A0BC1">
            <w:pPr>
              <w:rPr>
                <w:bCs/>
                <w:iCs/>
              </w:rPr>
            </w:pPr>
            <w:r>
              <w:rPr>
                <w:bCs/>
                <w:iCs/>
              </w:rPr>
              <w:t>1e-20</w:t>
            </w:r>
          </w:p>
        </w:tc>
      </w:tr>
      <w:tr w:rsidR="006A0BC1" w14:paraId="174F8C19" w14:textId="77777777">
        <w:trPr>
          <w:trHeight w:val="242"/>
        </w:trPr>
        <w:tc>
          <w:tcPr>
            <w:tcW w:w="1933" w:type="dxa"/>
            <w:shd w:val="clear" w:color="auto" w:fill="auto"/>
          </w:tcPr>
          <w:p w14:paraId="5313AF35" w14:textId="77777777" w:rsidR="006A0BC1" w:rsidRDefault="006A0BC1" w:rsidP="006A0BC1">
            <w:pPr>
              <w:pStyle w:val="code"/>
              <w:jc w:val="left"/>
            </w:pPr>
            <w:r>
              <w:t>integration</w:t>
            </w:r>
          </w:p>
        </w:tc>
        <w:tc>
          <w:tcPr>
            <w:tcW w:w="5197" w:type="dxa"/>
            <w:shd w:val="clear" w:color="auto" w:fill="auto"/>
          </w:tcPr>
          <w:p w14:paraId="353564B0" w14:textId="77777777" w:rsidR="006A0BC1" w:rsidRDefault="006A0BC1" w:rsidP="006A0BC1">
            <w:r>
              <w:t>Set the integration rule for a particular element (14)</w:t>
            </w:r>
          </w:p>
        </w:tc>
        <w:tc>
          <w:tcPr>
            <w:tcW w:w="2470" w:type="dxa"/>
            <w:shd w:val="clear" w:color="auto" w:fill="auto"/>
          </w:tcPr>
          <w:p w14:paraId="5C648502" w14:textId="77777777" w:rsidR="006A0BC1" w:rsidRDefault="006A0BC1" w:rsidP="006A0BC1">
            <w:pPr>
              <w:rPr>
                <w:bCs/>
                <w:iCs/>
              </w:rPr>
            </w:pPr>
            <w:r>
              <w:rPr>
                <w:bCs/>
                <w:iCs/>
              </w:rPr>
              <w:t>N/A</w:t>
            </w:r>
          </w:p>
        </w:tc>
      </w:tr>
    </w:tbl>
    <w:p w14:paraId="61BE63E9" w14:textId="77777777" w:rsidR="006A0BC1" w:rsidRDefault="006A0BC1" w:rsidP="006A0BC1"/>
    <w:p w14:paraId="600BD0C3" w14:textId="77777777" w:rsidR="006A0BC1" w:rsidRDefault="006A0BC1" w:rsidP="006A0BC1"/>
    <w:p w14:paraId="4054B0FE" w14:textId="77777777" w:rsidR="006A0BC1" w:rsidRDefault="006A0BC1" w:rsidP="006A0BC1"/>
    <w:p w14:paraId="0C16C62F" w14:textId="77777777" w:rsidR="006A0BC1" w:rsidRDefault="006A0BC1" w:rsidP="006A0BC1">
      <w:r>
        <w:rPr>
          <w:i/>
        </w:rPr>
        <w:t>Comments</w:t>
      </w:r>
      <w:r>
        <w:t>:</w:t>
      </w:r>
    </w:p>
    <w:p w14:paraId="60BDBE9B" w14:textId="77777777" w:rsidR="006A0BC1" w:rsidRDefault="006A0BC1" w:rsidP="006A0BC1">
      <w:pPr>
        <w:numPr>
          <w:ilvl w:val="0"/>
          <w:numId w:val="16"/>
        </w:numPr>
      </w:pPr>
      <w:r>
        <w:t xml:space="preserve">The total running time of the analysis is determined by </w:t>
      </w:r>
      <w:r>
        <w:rPr>
          <w:i/>
        </w:rPr>
        <w:t xml:space="preserve">ntime </w:t>
      </w:r>
      <w:r>
        <w:t xml:space="preserve">* </w:t>
      </w:r>
      <w:r>
        <w:rPr>
          <w:i/>
        </w:rPr>
        <w:t>dt</w:t>
      </w:r>
      <w:r>
        <w:t xml:space="preserve">. Note that when the auto-time stepper is enabled (see below), the actual number of time steps and time step size may be different than specified in the input file. However, the total running time will always be determined by </w:t>
      </w:r>
      <w:r>
        <w:rPr>
          <w:i/>
        </w:rPr>
        <w:t xml:space="preserve">ntime </w:t>
      </w:r>
      <w:r>
        <w:t xml:space="preserve">* </w:t>
      </w:r>
      <w:r>
        <w:rPr>
          <w:i/>
        </w:rPr>
        <w:t>dt.</w:t>
      </w:r>
    </w:p>
    <w:p w14:paraId="6A462FBA" w14:textId="742346B4" w:rsidR="006A0BC1" w:rsidRDefault="006A0BC1" w:rsidP="006A0BC1">
      <w:pPr>
        <w:numPr>
          <w:ilvl w:val="0"/>
          <w:numId w:val="16"/>
        </w:numPr>
      </w:pPr>
      <w:r>
        <w:lastRenderedPageBreak/>
        <w:t>FEBio determines convergence of a time step based on three convergence criteria: displacement, residual and energy (that is</w:t>
      </w:r>
      <w:r w:rsidR="00050D38">
        <w:t>,</w:t>
      </w:r>
      <w:r>
        <w:t xml:space="preserve"> residual multiplied by displacement). Each of these criteria requires a tolerance value that will determine convergence when the relative change will drop below this value. For example, a displacement tolerance of </w:t>
      </w:r>
      <w:r w:rsidRPr="00646FE6">
        <w:rPr>
          <w:i/>
        </w:rPr>
        <w:sym w:font="Symbol" w:char="F065"/>
      </w:r>
      <w:r>
        <w:t xml:space="preserve"> means that the ratio of the displacement increment (i.e. the solution of the linearized FE equations, </w:t>
      </w:r>
      <w:r w:rsidR="00AF2221" w:rsidRPr="00AF2221">
        <w:rPr>
          <w:position w:val="-12"/>
        </w:rPr>
        <w:object w:dxaOrig="1400" w:dyaOrig="380" w14:anchorId="5D9939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0pt;height:19.5pt" o:ole="">
            <v:imagedata r:id="rId29" o:title=""/>
          </v:shape>
          <o:OLEObject Type="Embed" ProgID="Equation.DSMT4" ShapeID="_x0000_i1025" DrawAspect="Content" ObjectID="_1459242108" r:id="rId30"/>
        </w:object>
      </w:r>
      <w:r>
        <w:t xml:space="preserve">) norm at the current iteration </w:t>
      </w:r>
      <w:r>
        <w:rPr>
          <w:i/>
        </w:rPr>
        <w:t>k+1</w:t>
      </w:r>
      <w:r>
        <w:t xml:space="preserve"> to the norm of the total displacement (</w:t>
      </w:r>
      <w:r w:rsidR="00AF2221" w:rsidRPr="00AF2221">
        <w:rPr>
          <w:position w:val="-12"/>
        </w:rPr>
        <w:object w:dxaOrig="1560" w:dyaOrig="360" w14:anchorId="48A78698">
          <v:shape id="_x0000_i1026" type="#_x0000_t75" style="width:79.5pt;height:18pt" o:ole="">
            <v:imagedata r:id="rId31" o:title=""/>
          </v:shape>
          <o:OLEObject Type="Embed" ProgID="Equation.DSMT4" ShapeID="_x0000_i1026" DrawAspect="Content" ObjectID="_1459242109" r:id="rId32"/>
        </w:object>
      </w:r>
      <w:r>
        <w:t xml:space="preserve">) must be less than </w:t>
      </w:r>
      <w:r w:rsidRPr="00646FE6">
        <w:rPr>
          <w:i/>
        </w:rPr>
        <w:sym w:font="Symbol" w:char="F065"/>
      </w:r>
      <w:r>
        <w:t>:</w:t>
      </w:r>
    </w:p>
    <w:p w14:paraId="21A1D03C" w14:textId="30721B31" w:rsidR="006A0BC1" w:rsidRDefault="006A0BC1" w:rsidP="006A0BC1">
      <w:pPr>
        <w:pStyle w:val="MTDisplayEquation"/>
      </w:pPr>
      <w:r>
        <w:tab/>
      </w:r>
      <w:r w:rsidR="00AF2221" w:rsidRPr="00AF2221">
        <w:rPr>
          <w:position w:val="-32"/>
        </w:rPr>
        <w:object w:dxaOrig="1040" w:dyaOrig="740" w14:anchorId="5F9E20A3">
          <v:shape id="_x0000_i1027" type="#_x0000_t75" style="width:52.5pt;height:37.5pt" o:ole="">
            <v:imagedata r:id="rId33" o:title=""/>
          </v:shape>
          <o:OLEObject Type="Embed" ProgID="Equation.DSMT4" ShapeID="_x0000_i1027" DrawAspect="Content" ObjectID="_1459242110" r:id="rId34"/>
        </w:object>
      </w:r>
    </w:p>
    <w:p w14:paraId="57BE4338" w14:textId="77777777" w:rsidR="006A0BC1" w:rsidRDefault="006A0BC1" w:rsidP="006A0BC1">
      <w:pPr>
        <w:ind w:left="720"/>
      </w:pPr>
      <w:r>
        <w:t xml:space="preserve">For the residual and energy norms, it is the ratio of the current residual norm (resp. energy norm) to the initial one that needs to be less than the specified convergence tolerance. </w:t>
      </w:r>
    </w:p>
    <w:p w14:paraId="3925A8BD" w14:textId="77777777" w:rsidR="006A0BC1" w:rsidRDefault="006A0BC1" w:rsidP="006A0BC1">
      <w:pPr>
        <w:ind w:left="720"/>
      </w:pPr>
    </w:p>
    <w:p w14:paraId="74C73BFD" w14:textId="77777777" w:rsidR="006A0BC1" w:rsidRDefault="006A0BC1" w:rsidP="006A0BC1">
      <w:pPr>
        <w:ind w:left="720"/>
      </w:pPr>
      <w:r>
        <w:t xml:space="preserve">To disable </w:t>
      </w:r>
      <w:r w:rsidR="00682951">
        <w:t>a specific convergence criterion</w:t>
      </w:r>
      <w:r>
        <w:t xml:space="preserve">, set the corresponding tolerance to zero. For example, by default, the residual tolerance is zero, so that this convergence </w:t>
      </w:r>
      <w:r w:rsidR="00682951">
        <w:t>criterion</w:t>
      </w:r>
      <w:r>
        <w:t xml:space="preserve"> is not used.</w:t>
      </w:r>
    </w:p>
    <w:p w14:paraId="1A55573E" w14:textId="77777777" w:rsidR="006A0BC1" w:rsidRDefault="006A0BC1" w:rsidP="006A0BC1"/>
    <w:p w14:paraId="5700A297" w14:textId="77777777" w:rsidR="006A0BC1" w:rsidRDefault="006A0BC1" w:rsidP="006A0BC1"/>
    <w:p w14:paraId="4E6A561E" w14:textId="77777777" w:rsidR="006A0BC1" w:rsidRDefault="006A0BC1" w:rsidP="006A0BC1">
      <w:pPr>
        <w:numPr>
          <w:ilvl w:val="0"/>
          <w:numId w:val="16"/>
        </w:numPr>
      </w:pPr>
      <w:r>
        <w:t xml:space="preserve">The </w:t>
      </w:r>
      <w:r w:rsidRPr="00ED0041">
        <w:rPr>
          <w:i/>
        </w:rPr>
        <w:t>lstol</w:t>
      </w:r>
      <w:r>
        <w:t xml:space="preserve"> parameter controls the scaling of the vector direction obtained from the line search.  A line search method is used to improve the convergence of the nonlinear (quasi-) Newton solution algorithm. After each BFGS or Newton iteration, this algorithm searches in the direction of the displacement increment for a solution that has less energy (that is, residual multiplied with the displacement increment) than the previous iteration. In many problems this will automatically be the case. However, in some problems that are very nonlinear (e.g. contact), the line search can improve convergence significantly. The line search can be disabled by setting the </w:t>
      </w:r>
      <w:r w:rsidRPr="00A5414A">
        <w:rPr>
          <w:i/>
        </w:rPr>
        <w:t>lstol</w:t>
      </w:r>
      <w:r>
        <w:t xml:space="preserve"> parameter to zero, although this is not recommended. </w:t>
      </w:r>
    </w:p>
    <w:p w14:paraId="60769FE1" w14:textId="77777777" w:rsidR="006A0BC1" w:rsidRDefault="006A0BC1" w:rsidP="006A0BC1"/>
    <w:p w14:paraId="41E0528E" w14:textId="77777777" w:rsidR="006A0BC1" w:rsidRPr="00990A3E" w:rsidRDefault="006A0BC1" w:rsidP="006A0BC1">
      <w:pPr>
        <w:numPr>
          <w:ilvl w:val="0"/>
          <w:numId w:val="16"/>
        </w:numPr>
      </w:pPr>
      <w:r>
        <w:t xml:space="preserve">If the </w:t>
      </w:r>
      <w:r>
        <w:rPr>
          <w:i/>
        </w:rPr>
        <w:t>time_stepper</w:t>
      </w:r>
      <w:r>
        <w:t xml:space="preserve"> parameter is defined it will enable the auto time-stepper, which will adjust the new time step size based on convergence information from the previous time step. The following sub-elements may also be defined, although all are optional. Note that these are sub-elements of the </w:t>
      </w:r>
      <w:r>
        <w:rPr>
          <w:i/>
        </w:rPr>
        <w:t xml:space="preserve">time_stepper </w:t>
      </w:r>
      <w:r>
        <w:t xml:space="preserve">element and not of the </w:t>
      </w:r>
      <w:r w:rsidRPr="00990A3E">
        <w:rPr>
          <w:i/>
        </w:rPr>
        <w:t>C</w:t>
      </w:r>
      <w:r>
        <w:rPr>
          <w:i/>
        </w:rPr>
        <w:t xml:space="preserve">ontrol </w:t>
      </w:r>
      <w:r>
        <w:t>element.</w:t>
      </w:r>
    </w:p>
    <w:p w14:paraId="55CBE6EE" w14:textId="77777777" w:rsidR="006A0BC1" w:rsidRDefault="006A0BC1" w:rsidP="006A0BC1"/>
    <w:tbl>
      <w:tblPr>
        <w:tblW w:w="86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5719"/>
        <w:gridCol w:w="1252"/>
      </w:tblGrid>
      <w:tr w:rsidR="006A0BC1" w14:paraId="05F5E38D" w14:textId="77777777">
        <w:tc>
          <w:tcPr>
            <w:tcW w:w="1537" w:type="dxa"/>
            <w:shd w:val="clear" w:color="auto" w:fill="auto"/>
          </w:tcPr>
          <w:p w14:paraId="0A670E08" w14:textId="77777777" w:rsidR="006A0BC1" w:rsidRPr="000B272C" w:rsidRDefault="006A0BC1" w:rsidP="006A0BC1">
            <w:pPr>
              <w:rPr>
                <w:b/>
              </w:rPr>
            </w:pPr>
            <w:r w:rsidRPr="000B272C">
              <w:rPr>
                <w:b/>
              </w:rPr>
              <w:t>Parameter</w:t>
            </w:r>
          </w:p>
        </w:tc>
        <w:tc>
          <w:tcPr>
            <w:tcW w:w="5843" w:type="dxa"/>
            <w:shd w:val="clear" w:color="auto" w:fill="auto"/>
          </w:tcPr>
          <w:p w14:paraId="2E920D04" w14:textId="77777777" w:rsidR="006A0BC1" w:rsidRPr="000B272C" w:rsidRDefault="006A0BC1" w:rsidP="006A0BC1">
            <w:pPr>
              <w:rPr>
                <w:b/>
              </w:rPr>
            </w:pPr>
            <w:r w:rsidRPr="000B272C">
              <w:rPr>
                <w:b/>
              </w:rPr>
              <w:t>Description</w:t>
            </w:r>
          </w:p>
        </w:tc>
        <w:tc>
          <w:tcPr>
            <w:tcW w:w="1260" w:type="dxa"/>
            <w:shd w:val="clear" w:color="auto" w:fill="auto"/>
          </w:tcPr>
          <w:p w14:paraId="340A3090" w14:textId="77777777" w:rsidR="006A0BC1" w:rsidRPr="000B272C" w:rsidRDefault="006A0BC1" w:rsidP="006A0BC1">
            <w:pPr>
              <w:rPr>
                <w:b/>
              </w:rPr>
            </w:pPr>
            <w:r w:rsidRPr="000B272C">
              <w:rPr>
                <w:b/>
              </w:rPr>
              <w:t>Default</w:t>
            </w:r>
          </w:p>
        </w:tc>
      </w:tr>
      <w:tr w:rsidR="006A0BC1" w14:paraId="480CF01B" w14:textId="77777777">
        <w:tc>
          <w:tcPr>
            <w:tcW w:w="1537" w:type="dxa"/>
            <w:shd w:val="clear" w:color="auto" w:fill="auto"/>
          </w:tcPr>
          <w:p w14:paraId="45274687" w14:textId="77777777" w:rsidR="006A0BC1" w:rsidRDefault="006A0BC1" w:rsidP="006A0BC1">
            <w:pPr>
              <w:pStyle w:val="code"/>
            </w:pPr>
            <w:r>
              <w:t>dtmin</w:t>
            </w:r>
          </w:p>
        </w:tc>
        <w:tc>
          <w:tcPr>
            <w:tcW w:w="5843" w:type="dxa"/>
            <w:shd w:val="clear" w:color="auto" w:fill="auto"/>
          </w:tcPr>
          <w:p w14:paraId="0EC98CA0" w14:textId="77777777" w:rsidR="006A0BC1" w:rsidRDefault="006A0BC1" w:rsidP="006A0BC1">
            <w:r>
              <w:t>Minimum time step size</w:t>
            </w:r>
          </w:p>
        </w:tc>
        <w:tc>
          <w:tcPr>
            <w:tcW w:w="1260" w:type="dxa"/>
            <w:shd w:val="clear" w:color="auto" w:fill="auto"/>
          </w:tcPr>
          <w:p w14:paraId="652498F6" w14:textId="77777777" w:rsidR="006A0BC1" w:rsidRDefault="006A0BC1" w:rsidP="006A0BC1">
            <w:r>
              <w:t>dt/3</w:t>
            </w:r>
          </w:p>
        </w:tc>
      </w:tr>
      <w:tr w:rsidR="006A0BC1" w14:paraId="6FCC0465" w14:textId="77777777">
        <w:tc>
          <w:tcPr>
            <w:tcW w:w="1537" w:type="dxa"/>
            <w:shd w:val="clear" w:color="auto" w:fill="auto"/>
          </w:tcPr>
          <w:p w14:paraId="33641460" w14:textId="77777777" w:rsidR="006A0BC1" w:rsidRDefault="006A0BC1" w:rsidP="006A0BC1">
            <w:pPr>
              <w:pStyle w:val="code"/>
            </w:pPr>
            <w:r>
              <w:t>dtmax</w:t>
            </w:r>
          </w:p>
        </w:tc>
        <w:tc>
          <w:tcPr>
            <w:tcW w:w="5843" w:type="dxa"/>
            <w:shd w:val="clear" w:color="auto" w:fill="auto"/>
          </w:tcPr>
          <w:p w14:paraId="216E752D" w14:textId="77777777" w:rsidR="006A0BC1" w:rsidRDefault="006A0BC1" w:rsidP="006A0BC1">
            <w:r>
              <w:t>Maximum time step size</w:t>
            </w:r>
          </w:p>
        </w:tc>
        <w:tc>
          <w:tcPr>
            <w:tcW w:w="1260" w:type="dxa"/>
            <w:shd w:val="clear" w:color="auto" w:fill="auto"/>
          </w:tcPr>
          <w:p w14:paraId="25921212" w14:textId="77777777" w:rsidR="006A0BC1" w:rsidRDefault="006A0BC1" w:rsidP="006A0BC1">
            <w:r>
              <w:t>dt*3</w:t>
            </w:r>
          </w:p>
        </w:tc>
      </w:tr>
      <w:tr w:rsidR="006A0BC1" w14:paraId="3D5691A7" w14:textId="77777777">
        <w:tblPrEx>
          <w:tblLook w:val="0000" w:firstRow="0" w:lastRow="0" w:firstColumn="0" w:lastColumn="0" w:noHBand="0" w:noVBand="0"/>
        </w:tblPrEx>
        <w:trPr>
          <w:trHeight w:val="150"/>
        </w:trPr>
        <w:tc>
          <w:tcPr>
            <w:tcW w:w="1537" w:type="dxa"/>
            <w:shd w:val="clear" w:color="auto" w:fill="auto"/>
          </w:tcPr>
          <w:p w14:paraId="00D177F4" w14:textId="77777777" w:rsidR="006A0BC1" w:rsidRDefault="006A0BC1" w:rsidP="006A0BC1">
            <w:pPr>
              <w:pStyle w:val="code"/>
            </w:pPr>
            <w:r>
              <w:t>max_retries</w:t>
            </w:r>
          </w:p>
        </w:tc>
        <w:tc>
          <w:tcPr>
            <w:tcW w:w="5843" w:type="dxa"/>
            <w:shd w:val="clear" w:color="auto" w:fill="auto"/>
          </w:tcPr>
          <w:p w14:paraId="7EF3766C" w14:textId="77777777" w:rsidR="006A0BC1" w:rsidRDefault="006A0BC1" w:rsidP="006A0BC1">
            <w:r>
              <w:t>Maximum nr. of retries allowed per time step</w:t>
            </w:r>
          </w:p>
        </w:tc>
        <w:tc>
          <w:tcPr>
            <w:tcW w:w="1260" w:type="dxa"/>
            <w:shd w:val="clear" w:color="auto" w:fill="auto"/>
          </w:tcPr>
          <w:p w14:paraId="5D130292" w14:textId="77777777" w:rsidR="006A0BC1" w:rsidRDefault="00114DC8" w:rsidP="006A0BC1">
            <w:r>
              <w:t>5</w:t>
            </w:r>
          </w:p>
        </w:tc>
      </w:tr>
      <w:tr w:rsidR="006A0BC1" w14:paraId="12D34F16" w14:textId="77777777">
        <w:tblPrEx>
          <w:tblLook w:val="0000" w:firstRow="0" w:lastRow="0" w:firstColumn="0" w:lastColumn="0" w:noHBand="0" w:noVBand="0"/>
        </w:tblPrEx>
        <w:trPr>
          <w:trHeight w:val="229"/>
        </w:trPr>
        <w:tc>
          <w:tcPr>
            <w:tcW w:w="1537" w:type="dxa"/>
            <w:shd w:val="clear" w:color="auto" w:fill="auto"/>
          </w:tcPr>
          <w:p w14:paraId="3D1E7BC0" w14:textId="77777777" w:rsidR="006A0BC1" w:rsidRDefault="006A0BC1" w:rsidP="006A0BC1">
            <w:pPr>
              <w:pStyle w:val="code"/>
            </w:pPr>
            <w:r>
              <w:t>opt_iter</w:t>
            </w:r>
          </w:p>
        </w:tc>
        <w:tc>
          <w:tcPr>
            <w:tcW w:w="5843" w:type="dxa"/>
            <w:shd w:val="clear" w:color="auto" w:fill="auto"/>
          </w:tcPr>
          <w:p w14:paraId="557E448C" w14:textId="77777777" w:rsidR="006A0BC1" w:rsidRDefault="006A0BC1">
            <w:r>
              <w:t>Optimal number of iterations</w:t>
            </w:r>
          </w:p>
        </w:tc>
        <w:tc>
          <w:tcPr>
            <w:tcW w:w="1260" w:type="dxa"/>
            <w:shd w:val="clear" w:color="auto" w:fill="auto"/>
          </w:tcPr>
          <w:p w14:paraId="681899DB" w14:textId="77777777" w:rsidR="006A0BC1" w:rsidRDefault="00114DC8">
            <w:r>
              <w:t>10</w:t>
            </w:r>
          </w:p>
        </w:tc>
      </w:tr>
    </w:tbl>
    <w:p w14:paraId="4F8DC161" w14:textId="77777777" w:rsidR="006A0BC1" w:rsidRDefault="006A0BC1" w:rsidP="006A0BC1"/>
    <w:p w14:paraId="0C407D89" w14:textId="77777777" w:rsidR="006A0BC1" w:rsidRDefault="006A0BC1" w:rsidP="006A0BC1">
      <w:pPr>
        <w:ind w:left="720"/>
      </w:pPr>
      <w:r>
        <w:t xml:space="preserve">The </w:t>
      </w:r>
      <w:r>
        <w:rPr>
          <w:i/>
        </w:rPr>
        <w:t xml:space="preserve">dtmin </w:t>
      </w:r>
      <w:r>
        <w:t xml:space="preserve">and </w:t>
      </w:r>
      <w:r>
        <w:rPr>
          <w:i/>
        </w:rPr>
        <w:t>dtmax</w:t>
      </w:r>
      <w:r>
        <w:t xml:space="preserve"> values are used to constrain the range of possible time step values. The </w:t>
      </w:r>
      <w:r>
        <w:rPr>
          <w:i/>
        </w:rPr>
        <w:t xml:space="preserve">opt_iter </w:t>
      </w:r>
      <w:r>
        <w:t xml:space="preserve">defines the estimated optimal number of quasi-Newton iterations. If the actual number of iterations is less than or equal to this value the time step size is increased, otherwise it is decreased. </w:t>
      </w:r>
    </w:p>
    <w:p w14:paraId="211C9556" w14:textId="77777777" w:rsidR="006A0BC1" w:rsidRDefault="006A0BC1" w:rsidP="006A0BC1">
      <w:pPr>
        <w:ind w:left="720"/>
      </w:pPr>
    </w:p>
    <w:p w14:paraId="6099D04B" w14:textId="77777777" w:rsidR="000555A7" w:rsidRDefault="006A0BC1" w:rsidP="006A0BC1">
      <w:pPr>
        <w:ind w:left="720"/>
      </w:pPr>
      <w:r>
        <w:lastRenderedPageBreak/>
        <w:t xml:space="preserve">When a time step fails (e.g. due to a negative jacobian), FEBio will retry the time step with a smaller time step size. The </w:t>
      </w:r>
      <w:r>
        <w:rPr>
          <w:i/>
        </w:rPr>
        <w:t xml:space="preserve">max_retries </w:t>
      </w:r>
      <w:r>
        <w:t xml:space="preserve">parameter determines the maximum number of times a timestep may be retried before FEBio error terminates. The new time step size is determined by the ratio of the previous time step size and the </w:t>
      </w:r>
      <w:r w:rsidRPr="00D5590D">
        <w:rPr>
          <w:i/>
        </w:rPr>
        <w:t>max_retries</w:t>
      </w:r>
      <w:r>
        <w:t xml:space="preserve"> parameter. For example, if the last time step size is 0.1 and </w:t>
      </w:r>
      <w:r>
        <w:rPr>
          <w:i/>
        </w:rPr>
        <w:t xml:space="preserve">max_retries </w:t>
      </w:r>
      <w:r>
        <w:t>is set to 5, then the time step size is adjusted by 0.02: The first retry will have a step size of 0.08; the next will be 0.06, and so on.</w:t>
      </w:r>
    </w:p>
    <w:p w14:paraId="07D8B51A" w14:textId="77777777" w:rsidR="000555A7" w:rsidRDefault="000555A7" w:rsidP="006A0BC1">
      <w:pPr>
        <w:ind w:left="720"/>
      </w:pPr>
    </w:p>
    <w:p w14:paraId="1FA8507B" w14:textId="77777777" w:rsidR="006A0BC1" w:rsidRDefault="000555A7" w:rsidP="000555A7">
      <w:pPr>
        <w:ind w:left="720"/>
      </w:pPr>
      <w:r>
        <w:t xml:space="preserve">The user can specify a load curve for the </w:t>
      </w:r>
      <w:r>
        <w:rPr>
          <w:i/>
        </w:rPr>
        <w:t xml:space="preserve">dtmax </w:t>
      </w:r>
      <w:r>
        <w:t xml:space="preserve">parameter. </w:t>
      </w:r>
      <w:r w:rsidR="00E22B10">
        <w:t xml:space="preserve">This load curve is referred to as the </w:t>
      </w:r>
      <w:r w:rsidR="00E22B10">
        <w:rPr>
          <w:i/>
        </w:rPr>
        <w:t xml:space="preserve">must-point </w:t>
      </w:r>
      <w:r w:rsidR="00E22B10">
        <w:t>curve and serves two purposes</w:t>
      </w:r>
      <w:r>
        <w:t xml:space="preserve">. Firstly, it defines the value of the </w:t>
      </w:r>
      <w:r>
        <w:rPr>
          <w:i/>
        </w:rPr>
        <w:t xml:space="preserve">dtmax </w:t>
      </w:r>
      <w:r>
        <w:t>parameter as a function of time. This can be useful</w:t>
      </w:r>
      <w:r w:rsidR="00E22B10">
        <w:t>,</w:t>
      </w:r>
      <w:r>
        <w:t xml:space="preserve"> for instance</w:t>
      </w:r>
      <w:r w:rsidR="00E22B10">
        <w:t>,</w:t>
      </w:r>
      <w:r>
        <w:t xml:space="preserve"> to enforce smaller time steps during rapid loading or larger time steps when approaching steady-state in a transient analysis. </w:t>
      </w:r>
      <w:r w:rsidR="00FE77F1">
        <w:t xml:space="preserve">Secondly, the time points of </w:t>
      </w:r>
      <w:r w:rsidR="00E22B10">
        <w:t xml:space="preserve">the </w:t>
      </w:r>
      <w:r w:rsidR="00FE77F1">
        <w:rPr>
          <w:i/>
        </w:rPr>
        <w:t xml:space="preserve">dtmax </w:t>
      </w:r>
      <w:r w:rsidR="00117875">
        <w:t>loadcurve define</w:t>
      </w:r>
      <w:r w:rsidR="00FE77F1">
        <w:t xml:space="preserve"> so-called </w:t>
      </w:r>
      <w:r w:rsidR="00FE77F1">
        <w:rPr>
          <w:i/>
        </w:rPr>
        <w:t>must-points</w:t>
      </w:r>
      <w:r w:rsidR="00FE77F1">
        <w:t xml:space="preserve">. A must-point is </w:t>
      </w:r>
      <w:r w:rsidR="009E32A4">
        <w:t xml:space="preserve">a </w:t>
      </w:r>
      <w:r w:rsidR="00FE77F1">
        <w:t xml:space="preserve">time point where FEBio must pass through. </w:t>
      </w:r>
      <w:r w:rsidR="00E22B10">
        <w:t xml:space="preserve">This is useful for synchronizing the auto-time stepper with the loading scenario. For instance, when loading starts at time 0.5, adding a must-point at this time will guarantee that the timestepper evaluates the model at that time. </w:t>
      </w:r>
      <w:r w:rsidR="00FE77F1">
        <w:t xml:space="preserve">In conjunction with the </w:t>
      </w:r>
      <w:r w:rsidR="00FE77F1" w:rsidRPr="00E22B10">
        <w:rPr>
          <w:rStyle w:val="codeChar"/>
        </w:rPr>
        <w:t>PLOT_MUST_POINT</w:t>
      </w:r>
      <w:r w:rsidR="00FE77F1">
        <w:t xml:space="preserve"> value of the </w:t>
      </w:r>
      <w:r w:rsidR="00FE77F1">
        <w:rPr>
          <w:i/>
        </w:rPr>
        <w:t xml:space="preserve">plot_level </w:t>
      </w:r>
      <w:r w:rsidR="00FE77F1">
        <w:t xml:space="preserve">parameter, this option can </w:t>
      </w:r>
      <w:r w:rsidR="00E22B10">
        <w:t xml:space="preserve">also </w:t>
      </w:r>
      <w:r w:rsidR="00FE77F1">
        <w:t xml:space="preserve">be used to only write results to the plotfile at </w:t>
      </w:r>
      <w:r w:rsidR="00E22B10">
        <w:t xml:space="preserve">the </w:t>
      </w:r>
      <w:r w:rsidR="00FE77F1">
        <w:t>specifi</w:t>
      </w:r>
      <w:r w:rsidR="00E22B10">
        <w:t>ed</w:t>
      </w:r>
      <w:r w:rsidR="00FE77F1">
        <w:t xml:space="preserve"> time points.</w:t>
      </w:r>
      <w:r w:rsidR="00FE77F1">
        <w:rPr>
          <w:i/>
        </w:rPr>
        <w:t xml:space="preserve"> </w:t>
      </w:r>
      <w:r w:rsidR="00E22B10">
        <w:t>Consider the following example.</w:t>
      </w:r>
    </w:p>
    <w:p w14:paraId="172454B4" w14:textId="77777777" w:rsidR="00E22B10" w:rsidRDefault="00E22B10" w:rsidP="000555A7">
      <w:pPr>
        <w:ind w:left="720"/>
      </w:pPr>
    </w:p>
    <w:p w14:paraId="67D244F2" w14:textId="77777777" w:rsidR="00E22B10" w:rsidRDefault="00E22B10" w:rsidP="00E22B10">
      <w:pPr>
        <w:pStyle w:val="code"/>
        <w:ind w:left="720"/>
      </w:pPr>
      <w:r>
        <w:t>&lt;dtmax lc="1"&gt;0.1&lt;/dtmax&gt;</w:t>
      </w:r>
    </w:p>
    <w:p w14:paraId="08ABE3AA" w14:textId="77777777" w:rsidR="00E22B10" w:rsidRDefault="00E22B10" w:rsidP="00E22B10">
      <w:pPr>
        <w:pStyle w:val="code"/>
        <w:ind w:left="720"/>
      </w:pPr>
      <w:r>
        <w:t>...</w:t>
      </w:r>
    </w:p>
    <w:p w14:paraId="4549ABE0" w14:textId="77777777" w:rsidR="00E22B10" w:rsidRDefault="00E22B10" w:rsidP="00E22B10">
      <w:pPr>
        <w:pStyle w:val="code"/>
        <w:ind w:left="720"/>
      </w:pPr>
      <w:r>
        <w:t>&lt;loadcurve id="1" type="step"&gt;</w:t>
      </w:r>
    </w:p>
    <w:p w14:paraId="36539647" w14:textId="77777777" w:rsidR="00E22B10" w:rsidRDefault="00E22B10" w:rsidP="00E22B10">
      <w:pPr>
        <w:pStyle w:val="code"/>
        <w:ind w:left="720"/>
      </w:pPr>
      <w:r>
        <w:tab/>
        <w:t>&lt;loadpoint&gt;0,0&lt;/loadpoint&gt;</w:t>
      </w:r>
    </w:p>
    <w:p w14:paraId="3FB8FCD5" w14:textId="77777777" w:rsidR="00E22B10" w:rsidRDefault="00E22B10" w:rsidP="00E22B10">
      <w:pPr>
        <w:pStyle w:val="code"/>
        <w:ind w:left="720"/>
      </w:pPr>
      <w:r>
        <w:tab/>
        <w:t>&lt;loadpoint&gt;0.5, 0.1&lt;/loadpoint&gt;</w:t>
      </w:r>
    </w:p>
    <w:p w14:paraId="36C84574" w14:textId="77777777" w:rsidR="00E22B10" w:rsidRDefault="00E22B10" w:rsidP="00E22B10">
      <w:pPr>
        <w:pStyle w:val="code"/>
        <w:ind w:left="720"/>
      </w:pPr>
      <w:r>
        <w:tab/>
        <w:t>&lt;loadpoint&gt;1.0, 0.2&lt;/loadpoint&gt;</w:t>
      </w:r>
    </w:p>
    <w:p w14:paraId="3C1D5752" w14:textId="77777777" w:rsidR="00E22B10" w:rsidRDefault="00E22B10" w:rsidP="00E22B10">
      <w:pPr>
        <w:pStyle w:val="code"/>
        <w:ind w:left="720"/>
      </w:pPr>
      <w:r>
        <w:t>&lt;/loadcurve&gt;</w:t>
      </w:r>
    </w:p>
    <w:p w14:paraId="4CABB902" w14:textId="77777777" w:rsidR="00E22B10" w:rsidRDefault="00E22B10" w:rsidP="00E22B10">
      <w:pPr>
        <w:pStyle w:val="code"/>
        <w:ind w:left="720"/>
      </w:pPr>
    </w:p>
    <w:p w14:paraId="72E561DB" w14:textId="77777777" w:rsidR="00E22B10" w:rsidRPr="00FC4009" w:rsidRDefault="00E22B10" w:rsidP="00E22B10">
      <w:pPr>
        <w:ind w:left="720"/>
      </w:pPr>
      <w:r>
        <w:t xml:space="preserve">This example defines load curve 1 as the </w:t>
      </w:r>
      <w:r>
        <w:rPr>
          <w:i/>
        </w:rPr>
        <w:t xml:space="preserve">must-point </w:t>
      </w:r>
      <w:r>
        <w:t xml:space="preserve">curve. This curve defines three points where FEBio will pass through (namely 0, 0.5 and 1.0). </w:t>
      </w:r>
      <w:r w:rsidR="00FC4009">
        <w:t>The values of each time point is the value of the maximum time-step size (</w:t>
      </w:r>
      <w:r w:rsidR="00FC4009">
        <w:rPr>
          <w:i/>
        </w:rPr>
        <w:t>dtmax</w:t>
      </w:r>
      <w:r w:rsidR="00FC4009">
        <w:t xml:space="preserve">). Since the curve is defined as a step-function, each value is valid up to the corresponding time-point. Thus, between time 0 and time 0.5, the maximum time step value is 0.1. Between 0.5 and 1.0 the maximum time step value is 0.2. If the </w:t>
      </w:r>
      <w:r w:rsidR="00FC4009">
        <w:rPr>
          <w:i/>
        </w:rPr>
        <w:t xml:space="preserve">plot_level </w:t>
      </w:r>
      <w:r w:rsidR="00FC4009">
        <w:t xml:space="preserve">parameter is set to </w:t>
      </w:r>
      <w:r w:rsidR="00FC4009" w:rsidRPr="00FC4009">
        <w:rPr>
          <w:rStyle w:val="codeChar"/>
        </w:rPr>
        <w:t>PLOT_MUST_POINTS</w:t>
      </w:r>
      <w:r w:rsidR="00FC4009">
        <w:t xml:space="preserve">, then only the three defined time </w:t>
      </w:r>
      <w:r w:rsidR="00333FEF">
        <w:t>points</w:t>
      </w:r>
      <w:r w:rsidR="00FC4009">
        <w:t xml:space="preserve"> will be stored to the plotfile.</w:t>
      </w:r>
      <w:r w:rsidR="00333FEF">
        <w:t xml:space="preserve"> </w:t>
      </w:r>
    </w:p>
    <w:p w14:paraId="64E8107B" w14:textId="77777777" w:rsidR="006A0BC1" w:rsidRDefault="006A0BC1" w:rsidP="006A0BC1"/>
    <w:p w14:paraId="35CD3DB0" w14:textId="77777777" w:rsidR="006A0BC1" w:rsidRDefault="006A0BC1" w:rsidP="006A0BC1">
      <w:pPr>
        <w:numPr>
          <w:ilvl w:val="0"/>
          <w:numId w:val="16"/>
        </w:numPr>
      </w:pPr>
      <w:r>
        <w:t xml:space="preserve">The </w:t>
      </w:r>
      <w:r>
        <w:rPr>
          <w:i/>
        </w:rPr>
        <w:t xml:space="preserve">max_ups </w:t>
      </w:r>
      <w:r>
        <w:t xml:space="preserve">and </w:t>
      </w:r>
      <w:r>
        <w:rPr>
          <w:i/>
        </w:rPr>
        <w:t xml:space="preserve">max_refs </w:t>
      </w:r>
      <w:r>
        <w:t xml:space="preserve">parameters control the BFGS method that FEBio uses to solve the nonlinear FE equations. In this method the global stiffness matrix is only calculated at the beginning of each time step. For each iteration, a matrix update is then done. The maximum number of such updates is set with </w:t>
      </w:r>
      <w:r>
        <w:rPr>
          <w:i/>
        </w:rPr>
        <w:t>max_ups</w:t>
      </w:r>
      <w:r>
        <w:t xml:space="preserve">. When FEBio reaches this number, it reforms the global stiffness matrix (that is, it recalculates it) and factorizes it, essentially taking a "full Newton" iteration.  Then FEBio continues with BFGS iterations. The </w:t>
      </w:r>
      <w:r>
        <w:rPr>
          <w:i/>
        </w:rPr>
        <w:t xml:space="preserve">max_refs </w:t>
      </w:r>
      <w:r>
        <w:t>parameter is used to set the maximum of such reformations FEBio can do, before it fails the timestep. In that case, FEBio will either terminate or, if the auto-time stepper is enabled, retry with a smaller time step size.</w:t>
      </w:r>
    </w:p>
    <w:p w14:paraId="1DC45E35" w14:textId="77777777" w:rsidR="006A0BC1" w:rsidRDefault="006A0BC1" w:rsidP="006A0BC1"/>
    <w:p w14:paraId="115EE5DB" w14:textId="77777777" w:rsidR="006A0BC1" w:rsidRDefault="006A0BC1" w:rsidP="006A0BC1">
      <w:pPr>
        <w:ind w:left="720"/>
      </w:pPr>
      <w:r>
        <w:lastRenderedPageBreak/>
        <w:t xml:space="preserve">Note that when max_ups is set to 0, FEBio will use the Full-Newton method instead of the BFGS method. In other words, the stiffness matrix is reformed for every iteration. In this case it is recommended to increase the number of </w:t>
      </w:r>
      <w:r>
        <w:rPr>
          <w:i/>
        </w:rPr>
        <w:t xml:space="preserve">max_refs </w:t>
      </w:r>
      <w:r>
        <w:t>(to e.g. 50), since the default value might cause FEBio to terminate prematurely when convergence is slow.</w:t>
      </w:r>
    </w:p>
    <w:p w14:paraId="00A4CACB" w14:textId="77777777" w:rsidR="006A0BC1" w:rsidRDefault="006A0BC1" w:rsidP="006A0BC1">
      <w:pPr>
        <w:ind w:left="360"/>
      </w:pPr>
    </w:p>
    <w:p w14:paraId="4D04851E" w14:textId="77777777" w:rsidR="006A0BC1" w:rsidRDefault="006A0BC1" w:rsidP="006A0BC1">
      <w:pPr>
        <w:numPr>
          <w:ilvl w:val="0"/>
          <w:numId w:val="16"/>
        </w:numPr>
      </w:pPr>
      <w:r>
        <w:t xml:space="preserve">The </w:t>
      </w:r>
      <w:r w:rsidRPr="00B21182">
        <w:rPr>
          <w:i/>
        </w:rPr>
        <w:t>optimize_bw</w:t>
      </w:r>
      <w:r>
        <w:t xml:space="preserve"> parameter enables bandwidth minimization for the global stiffness matrix. This can drastically decrease the memory requirements and running times </w:t>
      </w:r>
      <w:r w:rsidRPr="007D6F0D">
        <w:t>when using the skyline solver</w:t>
      </w:r>
      <w:r>
        <w:t>. It is highly recommended when using the skyline solver.</w:t>
      </w:r>
    </w:p>
    <w:p w14:paraId="4173B2A8" w14:textId="77777777" w:rsidR="006A0BC1" w:rsidRDefault="006A0BC1" w:rsidP="006A0BC1"/>
    <w:p w14:paraId="0E99A569" w14:textId="77777777" w:rsidR="006A0BC1" w:rsidRDefault="006A0BC1" w:rsidP="006A0BC1">
      <w:pPr>
        <w:pStyle w:val="code"/>
      </w:pPr>
      <w:r>
        <w:tab/>
        <w:t>&lt;optimize_bw&gt;1&lt;/optimize_bw&gt;</w:t>
      </w:r>
    </w:p>
    <w:p w14:paraId="376B6079" w14:textId="77777777" w:rsidR="006A0BC1" w:rsidRDefault="006A0BC1" w:rsidP="006A0BC1">
      <w:pPr>
        <w:pStyle w:val="code"/>
      </w:pPr>
    </w:p>
    <w:p w14:paraId="2D60C5B2" w14:textId="77777777" w:rsidR="006A0BC1" w:rsidRDefault="006A0BC1" w:rsidP="006A0BC1">
      <w:pPr>
        <w:ind w:left="720"/>
      </w:pPr>
      <w:r w:rsidRPr="00445F6D">
        <w:t>When</w:t>
      </w:r>
      <w:r>
        <w:t xml:space="preserve"> using a different linear solver (e.g., pardiso or SuperLU), the bandwidth optimization can still be performed if so desired.  However, for these solvers there will be little or no effect since these solvers are not as sensitive to the bandwidth as the skyline solver.</w:t>
      </w:r>
    </w:p>
    <w:p w14:paraId="748CF8EE" w14:textId="77777777" w:rsidR="006A0BC1" w:rsidRDefault="006A0BC1" w:rsidP="006A0BC1">
      <w:pPr>
        <w:pStyle w:val="code"/>
      </w:pPr>
    </w:p>
    <w:p w14:paraId="5F36B64C" w14:textId="77777777" w:rsidR="006A0BC1" w:rsidRDefault="006A0BC1" w:rsidP="006A0BC1">
      <w:pPr>
        <w:numPr>
          <w:ilvl w:val="0"/>
          <w:numId w:val="16"/>
        </w:numPr>
      </w:pPr>
      <w:r>
        <w:t xml:space="preserve">The </w:t>
      </w:r>
      <w:r w:rsidRPr="00B21182">
        <w:rPr>
          <w:i/>
        </w:rPr>
        <w:t>restart</w:t>
      </w:r>
      <w:r>
        <w:t xml:space="preserve"> parameter can be used to generate a restart dump file. To activate it, specify a non-zero value. A filename may be specified as an option. If the filename is omitted, a default name will be provided. Note that this will only generate the binary dump file that is needed to restart the analysis. To override certain parameters before restarting, create a restart input file. FEBio does not generate this file automatically so the user needs to create that file manually. See chapter 4 on the format of the restart input file.</w:t>
      </w:r>
    </w:p>
    <w:p w14:paraId="50FC7AEB" w14:textId="77777777" w:rsidR="006A0BC1" w:rsidRDefault="006A0BC1" w:rsidP="006A0BC1"/>
    <w:p w14:paraId="01046623" w14:textId="77777777" w:rsidR="006A0BC1" w:rsidRDefault="006A0BC1" w:rsidP="006A0BC1">
      <w:pPr>
        <w:pStyle w:val="code"/>
      </w:pPr>
      <w:r>
        <w:tab/>
        <w:t>&lt;restart file=”out.dmp”&gt;1&lt;/restart&gt;</w:t>
      </w:r>
    </w:p>
    <w:p w14:paraId="20CEFB3F" w14:textId="77777777" w:rsidR="006A0BC1" w:rsidRDefault="006A0BC1" w:rsidP="006A0BC1">
      <w:pPr>
        <w:pStyle w:val="code"/>
      </w:pPr>
    </w:p>
    <w:p w14:paraId="3F897202" w14:textId="77777777" w:rsidR="006A0BC1" w:rsidRDefault="006A0BC1" w:rsidP="006A0BC1">
      <w:pPr>
        <w:numPr>
          <w:ilvl w:val="0"/>
          <w:numId w:val="16"/>
        </w:numPr>
      </w:pPr>
      <w:r>
        <w:t xml:space="preserve">The </w:t>
      </w:r>
      <w:r>
        <w:rPr>
          <w:i/>
        </w:rPr>
        <w:t xml:space="preserve">plot_level </w:t>
      </w:r>
      <w:r>
        <w:t>allows the user to control exactly when the solution is to be saved to the plot file. The following values are allowed:</w:t>
      </w:r>
    </w:p>
    <w:p w14:paraId="16E79F11" w14:textId="77777777" w:rsidR="006A0BC1" w:rsidRDefault="006A0BC1" w:rsidP="006A0BC1"/>
    <w:p w14:paraId="4ECE135C"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419"/>
      </w:tblGrid>
      <w:tr w:rsidR="006A0BC1" w14:paraId="35649E14" w14:textId="77777777">
        <w:tc>
          <w:tcPr>
            <w:tcW w:w="2160" w:type="dxa"/>
            <w:shd w:val="clear" w:color="auto" w:fill="auto"/>
          </w:tcPr>
          <w:p w14:paraId="52C99580" w14:textId="77777777" w:rsidR="006A0BC1" w:rsidRPr="000B272C" w:rsidRDefault="006A0BC1" w:rsidP="006A0BC1">
            <w:pPr>
              <w:rPr>
                <w:b/>
              </w:rPr>
            </w:pPr>
            <w:r w:rsidRPr="000B272C">
              <w:rPr>
                <w:b/>
              </w:rPr>
              <w:t>Value</w:t>
            </w:r>
          </w:p>
        </w:tc>
        <w:tc>
          <w:tcPr>
            <w:tcW w:w="6480" w:type="dxa"/>
            <w:shd w:val="clear" w:color="auto" w:fill="auto"/>
          </w:tcPr>
          <w:p w14:paraId="1A792A9E" w14:textId="77777777" w:rsidR="006A0BC1" w:rsidRPr="000B272C" w:rsidRDefault="006A0BC1" w:rsidP="006A0BC1">
            <w:pPr>
              <w:rPr>
                <w:b/>
              </w:rPr>
            </w:pPr>
            <w:r w:rsidRPr="000B272C">
              <w:rPr>
                <w:b/>
              </w:rPr>
              <w:t>Description</w:t>
            </w:r>
          </w:p>
        </w:tc>
      </w:tr>
      <w:tr w:rsidR="006A0BC1" w14:paraId="6BEF5D12" w14:textId="77777777">
        <w:tc>
          <w:tcPr>
            <w:tcW w:w="2160" w:type="dxa"/>
            <w:shd w:val="clear" w:color="auto" w:fill="auto"/>
          </w:tcPr>
          <w:p w14:paraId="70114552" w14:textId="77777777" w:rsidR="006A0BC1" w:rsidRPr="006C4072" w:rsidRDefault="006A0BC1" w:rsidP="006A0BC1">
            <w:pPr>
              <w:pStyle w:val="code"/>
            </w:pPr>
            <w:r>
              <w:t>PLOT_NEVER</w:t>
            </w:r>
          </w:p>
        </w:tc>
        <w:tc>
          <w:tcPr>
            <w:tcW w:w="6480" w:type="dxa"/>
            <w:shd w:val="clear" w:color="auto" w:fill="auto"/>
          </w:tcPr>
          <w:p w14:paraId="619D55BF" w14:textId="77777777" w:rsidR="006A0BC1" w:rsidRPr="006C4072" w:rsidRDefault="006A0BC1" w:rsidP="006A0BC1">
            <w:r>
              <w:t>Don’t save the solution</w:t>
            </w:r>
          </w:p>
        </w:tc>
      </w:tr>
      <w:tr w:rsidR="006A0BC1" w14:paraId="03793671" w14:textId="77777777">
        <w:tc>
          <w:tcPr>
            <w:tcW w:w="2160" w:type="dxa"/>
            <w:shd w:val="clear" w:color="auto" w:fill="auto"/>
          </w:tcPr>
          <w:p w14:paraId="58D26FD4" w14:textId="77777777" w:rsidR="006A0BC1" w:rsidRDefault="006A0BC1" w:rsidP="006A0BC1">
            <w:pPr>
              <w:pStyle w:val="code"/>
            </w:pPr>
            <w:r>
              <w:t>PLOT_MAJOR_ITRS</w:t>
            </w:r>
          </w:p>
        </w:tc>
        <w:tc>
          <w:tcPr>
            <w:tcW w:w="6480" w:type="dxa"/>
            <w:shd w:val="clear" w:color="auto" w:fill="auto"/>
          </w:tcPr>
          <w:p w14:paraId="1C18EE43" w14:textId="77777777" w:rsidR="006A0BC1" w:rsidRDefault="006A0BC1" w:rsidP="006A0BC1">
            <w:r>
              <w:t>Save the solution after each converged timestep</w:t>
            </w:r>
          </w:p>
        </w:tc>
      </w:tr>
      <w:tr w:rsidR="006A0BC1" w14:paraId="0CB87DC8" w14:textId="77777777">
        <w:tc>
          <w:tcPr>
            <w:tcW w:w="2160" w:type="dxa"/>
            <w:shd w:val="clear" w:color="auto" w:fill="auto"/>
          </w:tcPr>
          <w:p w14:paraId="5C2A4612" w14:textId="77777777" w:rsidR="006A0BC1" w:rsidRDefault="006A0BC1" w:rsidP="006A0BC1">
            <w:pPr>
              <w:pStyle w:val="code"/>
            </w:pPr>
            <w:r>
              <w:t>PLOT_MINOR_ITRS</w:t>
            </w:r>
          </w:p>
        </w:tc>
        <w:tc>
          <w:tcPr>
            <w:tcW w:w="6480" w:type="dxa"/>
            <w:shd w:val="clear" w:color="auto" w:fill="auto"/>
          </w:tcPr>
          <w:p w14:paraId="5CCF0325" w14:textId="77777777" w:rsidR="006A0BC1" w:rsidRDefault="006A0BC1" w:rsidP="006A0BC1">
            <w:r>
              <w:t>Save the solution for every quasi-Newton iteration</w:t>
            </w:r>
          </w:p>
        </w:tc>
      </w:tr>
      <w:tr w:rsidR="006A0BC1" w14:paraId="482E2D10" w14:textId="77777777">
        <w:tc>
          <w:tcPr>
            <w:tcW w:w="2160" w:type="dxa"/>
            <w:shd w:val="clear" w:color="auto" w:fill="auto"/>
          </w:tcPr>
          <w:p w14:paraId="1CBE253E" w14:textId="77777777" w:rsidR="006A0BC1" w:rsidRDefault="006A0BC1" w:rsidP="006A0BC1">
            <w:pPr>
              <w:pStyle w:val="code"/>
            </w:pPr>
            <w:r>
              <w:t>PLOT_MUST_POINTS</w:t>
            </w:r>
          </w:p>
        </w:tc>
        <w:tc>
          <w:tcPr>
            <w:tcW w:w="6480" w:type="dxa"/>
            <w:shd w:val="clear" w:color="auto" w:fill="auto"/>
          </w:tcPr>
          <w:p w14:paraId="45A78F38" w14:textId="77777777" w:rsidR="006A0BC1" w:rsidRDefault="006A0BC1" w:rsidP="006A0BC1">
            <w:r>
              <w:t>Only save the solution at the must points</w:t>
            </w:r>
          </w:p>
        </w:tc>
      </w:tr>
    </w:tbl>
    <w:p w14:paraId="2E8390DC" w14:textId="77777777" w:rsidR="006A0BC1" w:rsidRDefault="006A0BC1" w:rsidP="006A0BC1">
      <w:pPr>
        <w:ind w:left="360"/>
      </w:pPr>
    </w:p>
    <w:p w14:paraId="08591DCB" w14:textId="77777777" w:rsidR="00F52878" w:rsidRPr="00F52878" w:rsidRDefault="00F52878" w:rsidP="00F52878">
      <w:pPr>
        <w:ind w:left="720"/>
      </w:pPr>
      <w:r>
        <w:t xml:space="preserve">The </w:t>
      </w:r>
      <w:r w:rsidRPr="00F52878">
        <w:rPr>
          <w:rStyle w:val="codeChar"/>
        </w:rPr>
        <w:t>PLOT_MUST_POINTS</w:t>
      </w:r>
      <w:r>
        <w:t xml:space="preserve"> option must be used in conjunction of a </w:t>
      </w:r>
      <w:r>
        <w:rPr>
          <w:i/>
        </w:rPr>
        <w:t xml:space="preserve">must-point </w:t>
      </w:r>
      <w:r>
        <w:t xml:space="preserve">curve. See the comments on the </w:t>
      </w:r>
      <w:r>
        <w:rPr>
          <w:i/>
        </w:rPr>
        <w:t xml:space="preserve">dtmax </w:t>
      </w:r>
      <w:r>
        <w:t>parameter for</w:t>
      </w:r>
      <w:r w:rsidR="00C30FA5">
        <w:t xml:space="preserve"> more information on must-point curves</w:t>
      </w:r>
      <w:r>
        <w:t xml:space="preserve">. When the </w:t>
      </w:r>
      <w:r>
        <w:rPr>
          <w:i/>
        </w:rPr>
        <w:t xml:space="preserve">plot_level </w:t>
      </w:r>
      <w:r>
        <w:t xml:space="preserve">option is set to </w:t>
      </w:r>
      <w:r w:rsidRPr="00F52878">
        <w:rPr>
          <w:rStyle w:val="codeChar"/>
        </w:rPr>
        <w:t>PLOT_MUST_POINT</w:t>
      </w:r>
      <w:r w:rsidR="00AF4F8A">
        <w:rPr>
          <w:rStyle w:val="codeChar"/>
        </w:rPr>
        <w:t>S</w:t>
      </w:r>
      <w:r w:rsidR="00AF4F8A">
        <w:t>, o</w:t>
      </w:r>
      <w:r>
        <w:t>nly the time-points defined in the must-point curve are stored to the plotfile.</w:t>
      </w:r>
    </w:p>
    <w:p w14:paraId="5DD8AE5D" w14:textId="77777777" w:rsidR="006A0BC1" w:rsidRDefault="006A0BC1" w:rsidP="006A0BC1">
      <w:pPr>
        <w:ind w:left="360"/>
      </w:pPr>
    </w:p>
    <w:p w14:paraId="5CA619C6" w14:textId="77777777" w:rsidR="006A0BC1" w:rsidRDefault="006A0BC1" w:rsidP="006A0BC1">
      <w:pPr>
        <w:numPr>
          <w:ilvl w:val="0"/>
          <w:numId w:val="16"/>
        </w:numPr>
      </w:pPr>
      <w:r>
        <w:t xml:space="preserve">When the condition number of the stiffness matrix becomes too large, inversions of the stiffness matrix become inaccurate.  This will negatively affect the convergence of the quasi-Newton or Newton solution algorithm. FEBio monitors the condition number of the BFGS stiffness update and when it exceeds </w:t>
      </w:r>
      <w:r>
        <w:rPr>
          <w:i/>
        </w:rPr>
        <w:t xml:space="preserve">cmax </w:t>
      </w:r>
      <w:r>
        <w:t>it reforms the stiffness matrix.</w:t>
      </w:r>
    </w:p>
    <w:p w14:paraId="6B37A1A9" w14:textId="77777777" w:rsidR="006A0BC1" w:rsidRDefault="006A0BC1" w:rsidP="006A0BC1"/>
    <w:p w14:paraId="5041BD57" w14:textId="77777777" w:rsidR="006A0BC1" w:rsidRDefault="006A0BC1" w:rsidP="006A0BC1">
      <w:pPr>
        <w:pStyle w:val="code"/>
      </w:pPr>
      <w:r>
        <w:tab/>
        <w:t>&lt;cmax&gt;1e5&lt;/cmax&gt;</w:t>
      </w:r>
    </w:p>
    <w:p w14:paraId="050990A5" w14:textId="77777777" w:rsidR="006A0BC1" w:rsidRDefault="006A0BC1" w:rsidP="006A0BC1">
      <w:pPr>
        <w:pStyle w:val="code"/>
      </w:pPr>
    </w:p>
    <w:p w14:paraId="5AFEBBD8" w14:textId="77777777" w:rsidR="006A0BC1" w:rsidRDefault="006A0BC1" w:rsidP="006A0BC1">
      <w:pPr>
        <w:numPr>
          <w:ilvl w:val="0"/>
          <w:numId w:val="16"/>
        </w:numPr>
      </w:pPr>
      <w:r>
        <w:lastRenderedPageBreak/>
        <w:t xml:space="preserve">The </w:t>
      </w:r>
      <w:r>
        <w:rPr>
          <w:i/>
        </w:rPr>
        <w:t xml:space="preserve">analysis </w:t>
      </w:r>
      <w:r>
        <w:t xml:space="preserve">element sets the analysis type. Currently, FEBio defines </w:t>
      </w:r>
      <w:r w:rsidR="00FB3AD6">
        <w:t xml:space="preserve">three </w:t>
      </w:r>
      <w:r>
        <w:t>analysis types: (quasi-)static</w:t>
      </w:r>
      <w:r w:rsidR="00FB3AD6">
        <w:t>, steady-state,</w:t>
      </w:r>
      <w:r>
        <w:t xml:space="preserve"> and dynamic. In a quasi-static analysis, inertial effects are ignored and an equilibrium solution is sought. Note that in this analysis mode it is still possible to simulate time dependant effects such as viscoelasticity. In a dynamic analysis the inertial effects are included.</w:t>
      </w:r>
    </w:p>
    <w:p w14:paraId="79792641"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6588"/>
      </w:tblGrid>
      <w:tr w:rsidR="006A0BC1" w14:paraId="4831554E" w14:textId="77777777">
        <w:tc>
          <w:tcPr>
            <w:tcW w:w="2160" w:type="dxa"/>
            <w:shd w:val="clear" w:color="auto" w:fill="auto"/>
          </w:tcPr>
          <w:p w14:paraId="37BD952F" w14:textId="77777777" w:rsidR="006A0BC1" w:rsidRPr="000B272C" w:rsidRDefault="006A0BC1" w:rsidP="006A0BC1">
            <w:pPr>
              <w:rPr>
                <w:b/>
              </w:rPr>
            </w:pPr>
            <w:r w:rsidRPr="000B272C">
              <w:rPr>
                <w:b/>
              </w:rPr>
              <w:t>Value</w:t>
            </w:r>
          </w:p>
        </w:tc>
        <w:tc>
          <w:tcPr>
            <w:tcW w:w="6588" w:type="dxa"/>
            <w:shd w:val="clear" w:color="auto" w:fill="auto"/>
          </w:tcPr>
          <w:p w14:paraId="7F10F26E" w14:textId="77777777" w:rsidR="006A0BC1" w:rsidRPr="000B272C" w:rsidRDefault="006A0BC1" w:rsidP="006A0BC1">
            <w:pPr>
              <w:rPr>
                <w:b/>
              </w:rPr>
            </w:pPr>
            <w:r w:rsidRPr="000B272C">
              <w:rPr>
                <w:b/>
              </w:rPr>
              <w:t>Description</w:t>
            </w:r>
          </w:p>
        </w:tc>
      </w:tr>
      <w:tr w:rsidR="006A0BC1" w14:paraId="7A0D6093" w14:textId="77777777">
        <w:tc>
          <w:tcPr>
            <w:tcW w:w="2160" w:type="dxa"/>
            <w:shd w:val="clear" w:color="auto" w:fill="auto"/>
          </w:tcPr>
          <w:p w14:paraId="27A2682E" w14:textId="77777777" w:rsidR="006A0BC1" w:rsidRDefault="006A0BC1" w:rsidP="005643DB">
            <w:pPr>
              <w:pStyle w:val="code"/>
            </w:pPr>
            <w:r>
              <w:t>static</w:t>
            </w:r>
          </w:p>
        </w:tc>
        <w:tc>
          <w:tcPr>
            <w:tcW w:w="6588" w:type="dxa"/>
            <w:shd w:val="clear" w:color="auto" w:fill="auto"/>
          </w:tcPr>
          <w:p w14:paraId="1C837432" w14:textId="77777777" w:rsidR="006A0BC1" w:rsidRDefault="006A0BC1" w:rsidP="006A0BC1">
            <w:r>
              <w:t>(quasi-) static analysis</w:t>
            </w:r>
          </w:p>
        </w:tc>
      </w:tr>
      <w:tr w:rsidR="00FB3AD6" w14:paraId="4B09C57B" w14:textId="77777777" w:rsidTr="00FD3A84">
        <w:tc>
          <w:tcPr>
            <w:tcW w:w="2160" w:type="dxa"/>
            <w:shd w:val="clear" w:color="auto" w:fill="auto"/>
          </w:tcPr>
          <w:p w14:paraId="6E3EF35E" w14:textId="77777777" w:rsidR="00FB3AD6" w:rsidRDefault="00FB3AD6" w:rsidP="005643DB">
            <w:pPr>
              <w:pStyle w:val="code"/>
            </w:pPr>
            <w:r>
              <w:t>steady-state</w:t>
            </w:r>
          </w:p>
        </w:tc>
        <w:tc>
          <w:tcPr>
            <w:tcW w:w="6588" w:type="dxa"/>
            <w:shd w:val="clear" w:color="auto" w:fill="auto"/>
          </w:tcPr>
          <w:p w14:paraId="000B42AE" w14:textId="77777777" w:rsidR="00FB3AD6" w:rsidRDefault="00FB3AD6" w:rsidP="005148E2">
            <w:r>
              <w:t>steady-state response of a transient (quasi-static) biphasic</w:t>
            </w:r>
            <w:r w:rsidR="005148E2">
              <w:t>,</w:t>
            </w:r>
            <w:r>
              <w:t xml:space="preserve"> biphasic-solute</w:t>
            </w:r>
            <w:r w:rsidR="005148E2">
              <w:t>, or triphasic</w:t>
            </w:r>
            <w:r>
              <w:t xml:space="preserve"> analysis</w:t>
            </w:r>
          </w:p>
        </w:tc>
      </w:tr>
      <w:tr w:rsidR="006A0BC1" w14:paraId="5216B47A" w14:textId="77777777">
        <w:tc>
          <w:tcPr>
            <w:tcW w:w="2160" w:type="dxa"/>
            <w:shd w:val="clear" w:color="auto" w:fill="auto"/>
          </w:tcPr>
          <w:p w14:paraId="50E9E955" w14:textId="77777777" w:rsidR="006A0BC1" w:rsidRDefault="006A0BC1" w:rsidP="005643DB">
            <w:pPr>
              <w:pStyle w:val="code"/>
            </w:pPr>
            <w:r>
              <w:t>dynamic</w:t>
            </w:r>
          </w:p>
        </w:tc>
        <w:tc>
          <w:tcPr>
            <w:tcW w:w="6588" w:type="dxa"/>
            <w:shd w:val="clear" w:color="auto" w:fill="auto"/>
          </w:tcPr>
          <w:p w14:paraId="38A94DB4" w14:textId="77777777" w:rsidR="006A0BC1" w:rsidRDefault="006A0BC1" w:rsidP="006A0BC1">
            <w:r>
              <w:t>dynamic analysis.</w:t>
            </w:r>
          </w:p>
        </w:tc>
      </w:tr>
    </w:tbl>
    <w:p w14:paraId="4C168E1A" w14:textId="77777777" w:rsidR="006A0BC1" w:rsidRDefault="006A0BC1" w:rsidP="006A0BC1"/>
    <w:p w14:paraId="185656DC" w14:textId="77777777" w:rsidR="006A0BC1" w:rsidRDefault="006A0BC1" w:rsidP="006A0BC1">
      <w:pPr>
        <w:numPr>
          <w:ilvl w:val="0"/>
          <w:numId w:val="16"/>
        </w:numPr>
      </w:pPr>
      <w:r>
        <w:t xml:space="preserve">The </w:t>
      </w:r>
      <w:r>
        <w:rPr>
          <w:i/>
        </w:rPr>
        <w:t xml:space="preserve">print_level </w:t>
      </w:r>
      <w:r>
        <w:t>allows the user to control exactly how much output is written to the screen. The following values are allowed</w:t>
      </w:r>
      <w:r w:rsidR="00050D38">
        <w:t>:</w:t>
      </w:r>
    </w:p>
    <w:p w14:paraId="434F007A"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6A0BC1" w14:paraId="6BF1F90B" w14:textId="77777777">
        <w:tc>
          <w:tcPr>
            <w:tcW w:w="2160" w:type="dxa"/>
            <w:shd w:val="clear" w:color="auto" w:fill="auto"/>
          </w:tcPr>
          <w:p w14:paraId="48D217E5" w14:textId="77777777" w:rsidR="006A0BC1" w:rsidRPr="000B272C" w:rsidRDefault="006A0BC1" w:rsidP="006A0BC1">
            <w:pPr>
              <w:rPr>
                <w:b/>
              </w:rPr>
            </w:pPr>
            <w:r w:rsidRPr="000B272C">
              <w:rPr>
                <w:b/>
              </w:rPr>
              <w:t>Value</w:t>
            </w:r>
          </w:p>
        </w:tc>
        <w:tc>
          <w:tcPr>
            <w:tcW w:w="6480" w:type="dxa"/>
            <w:shd w:val="clear" w:color="auto" w:fill="auto"/>
          </w:tcPr>
          <w:p w14:paraId="3EEB8249" w14:textId="77777777" w:rsidR="006A0BC1" w:rsidRPr="000B272C" w:rsidRDefault="006A0BC1" w:rsidP="006A0BC1">
            <w:pPr>
              <w:rPr>
                <w:b/>
              </w:rPr>
            </w:pPr>
            <w:r w:rsidRPr="000B272C">
              <w:rPr>
                <w:b/>
              </w:rPr>
              <w:t>Description</w:t>
            </w:r>
          </w:p>
        </w:tc>
      </w:tr>
      <w:tr w:rsidR="006A0BC1" w14:paraId="7B22C2A6" w14:textId="77777777">
        <w:tc>
          <w:tcPr>
            <w:tcW w:w="2160" w:type="dxa"/>
            <w:shd w:val="clear" w:color="auto" w:fill="auto"/>
          </w:tcPr>
          <w:p w14:paraId="3CEC029F" w14:textId="77777777" w:rsidR="006A0BC1" w:rsidRPr="006C4072" w:rsidRDefault="006A0BC1" w:rsidP="006A0BC1">
            <w:pPr>
              <w:pStyle w:val="code"/>
            </w:pPr>
            <w:r>
              <w:t>PRINT_NEVER</w:t>
            </w:r>
          </w:p>
        </w:tc>
        <w:tc>
          <w:tcPr>
            <w:tcW w:w="6480" w:type="dxa"/>
            <w:shd w:val="clear" w:color="auto" w:fill="auto"/>
          </w:tcPr>
          <w:p w14:paraId="452D6FB1" w14:textId="77777777" w:rsidR="006A0BC1" w:rsidRPr="006C4072" w:rsidRDefault="006A0BC1" w:rsidP="006A0BC1">
            <w:r>
              <w:t>Don’t generate any output</w:t>
            </w:r>
          </w:p>
        </w:tc>
      </w:tr>
      <w:tr w:rsidR="006A0BC1" w14:paraId="5B329538" w14:textId="77777777">
        <w:tc>
          <w:tcPr>
            <w:tcW w:w="2160" w:type="dxa"/>
            <w:shd w:val="clear" w:color="auto" w:fill="auto"/>
          </w:tcPr>
          <w:p w14:paraId="7F9242FA" w14:textId="77777777" w:rsidR="006A0BC1" w:rsidRDefault="006A0BC1" w:rsidP="006A0BC1">
            <w:pPr>
              <w:pStyle w:val="code"/>
            </w:pPr>
            <w:r>
              <w:t>PRINT_PROGRESS</w:t>
            </w:r>
          </w:p>
        </w:tc>
        <w:tc>
          <w:tcPr>
            <w:tcW w:w="6480" w:type="dxa"/>
            <w:shd w:val="clear" w:color="auto" w:fill="auto"/>
          </w:tcPr>
          <w:p w14:paraId="29206795" w14:textId="77777777" w:rsidR="006A0BC1" w:rsidRDefault="006A0BC1" w:rsidP="006A0BC1">
            <w:r>
              <w:t>Only print a progress bar</w:t>
            </w:r>
          </w:p>
        </w:tc>
      </w:tr>
      <w:tr w:rsidR="006A0BC1" w14:paraId="352C4E4E" w14:textId="77777777">
        <w:tc>
          <w:tcPr>
            <w:tcW w:w="2160" w:type="dxa"/>
            <w:shd w:val="clear" w:color="auto" w:fill="auto"/>
          </w:tcPr>
          <w:p w14:paraId="3E937A3B" w14:textId="77777777" w:rsidR="006A0BC1" w:rsidRDefault="006A0BC1" w:rsidP="006A0BC1">
            <w:pPr>
              <w:pStyle w:val="code"/>
            </w:pPr>
            <w:r>
              <w:t>PRINT_MAJOR_ITRS</w:t>
            </w:r>
          </w:p>
        </w:tc>
        <w:tc>
          <w:tcPr>
            <w:tcW w:w="6480" w:type="dxa"/>
            <w:shd w:val="clear" w:color="auto" w:fill="auto"/>
          </w:tcPr>
          <w:p w14:paraId="3AC5110F" w14:textId="77777777" w:rsidR="006A0BC1" w:rsidRDefault="006A0BC1" w:rsidP="006A0BC1">
            <w:r>
              <w:t>Only print the converged solution</w:t>
            </w:r>
          </w:p>
        </w:tc>
      </w:tr>
      <w:tr w:rsidR="006A0BC1" w14:paraId="3ED7F0BE" w14:textId="77777777">
        <w:tc>
          <w:tcPr>
            <w:tcW w:w="2160" w:type="dxa"/>
            <w:shd w:val="clear" w:color="auto" w:fill="auto"/>
          </w:tcPr>
          <w:p w14:paraId="7FC4E8B7" w14:textId="77777777" w:rsidR="006A0BC1" w:rsidRDefault="006A0BC1" w:rsidP="006A0BC1">
            <w:pPr>
              <w:pStyle w:val="code"/>
            </w:pPr>
            <w:r>
              <w:t>PRINT_MINOR_ITRS</w:t>
            </w:r>
          </w:p>
        </w:tc>
        <w:tc>
          <w:tcPr>
            <w:tcW w:w="6480" w:type="dxa"/>
            <w:shd w:val="clear" w:color="auto" w:fill="auto"/>
          </w:tcPr>
          <w:p w14:paraId="4020A147" w14:textId="77777777" w:rsidR="006A0BC1" w:rsidRDefault="006A0BC1" w:rsidP="006A0BC1">
            <w:r>
              <w:t>Print convergence information during equilibrium iterations</w:t>
            </w:r>
          </w:p>
        </w:tc>
      </w:tr>
      <w:tr w:rsidR="006A0BC1" w14:paraId="44605613" w14:textId="77777777">
        <w:tc>
          <w:tcPr>
            <w:tcW w:w="2160" w:type="dxa"/>
            <w:shd w:val="clear" w:color="auto" w:fill="auto"/>
          </w:tcPr>
          <w:p w14:paraId="7D3B7B97" w14:textId="77777777" w:rsidR="006A0BC1" w:rsidRDefault="006A0BC1" w:rsidP="006A0BC1">
            <w:pPr>
              <w:pStyle w:val="code"/>
            </w:pPr>
            <w:r>
              <w:t>PRINT_MINOR_ITRS_EXP</w:t>
            </w:r>
          </w:p>
        </w:tc>
        <w:tc>
          <w:tcPr>
            <w:tcW w:w="6480" w:type="dxa"/>
            <w:shd w:val="clear" w:color="auto" w:fill="auto"/>
          </w:tcPr>
          <w:p w14:paraId="6E015680" w14:textId="77777777" w:rsidR="006A0BC1" w:rsidRDefault="006A0BC1" w:rsidP="006A0BC1">
            <w:r>
              <w:t>Print additional convergence info during equilib. iterations</w:t>
            </w:r>
          </w:p>
        </w:tc>
      </w:tr>
    </w:tbl>
    <w:p w14:paraId="3ED2EE32" w14:textId="77777777" w:rsidR="006A0BC1" w:rsidRDefault="006A0BC1" w:rsidP="006A0BC1">
      <w:pPr>
        <w:ind w:left="360"/>
      </w:pPr>
    </w:p>
    <w:p w14:paraId="3D08BF18" w14:textId="77777777" w:rsidR="006A0BC1" w:rsidRDefault="006A0BC1" w:rsidP="006A0BC1">
      <w:pPr>
        <w:numPr>
          <w:ilvl w:val="0"/>
          <w:numId w:val="16"/>
        </w:numPr>
      </w:pPr>
      <w:r>
        <w:t xml:space="preserve">The linear solver is by default set in the configuration file. Since this allows FEBio to run the same file on different platforms (which may support different linear solvers), this is the recommended way to set the linear solver. However, if the need arises, the user can also override the default linear solver, by explicitly specifying the </w:t>
      </w:r>
      <w:r>
        <w:rPr>
          <w:i/>
        </w:rPr>
        <w:t xml:space="preserve">linear_solver </w:t>
      </w:r>
      <w:r>
        <w:t>parameter in the FEBio input file. The following linear solvers are implemented although they might not all be supported on all platforms. The only solver that is guaranteed to work on all platforms is the skyline solver.</w:t>
      </w:r>
    </w:p>
    <w:p w14:paraId="30FF7A16" w14:textId="77777777" w:rsidR="006A0BC1" w:rsidRDefault="006A0BC1" w:rsidP="006A0BC1">
      <w:pPr>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5040"/>
        <w:gridCol w:w="720"/>
        <w:gridCol w:w="900"/>
        <w:gridCol w:w="648"/>
      </w:tblGrid>
      <w:tr w:rsidR="006A0BC1" w14:paraId="3DBEF5EA" w14:textId="77777777">
        <w:tc>
          <w:tcPr>
            <w:tcW w:w="1440" w:type="dxa"/>
            <w:shd w:val="clear" w:color="auto" w:fill="auto"/>
          </w:tcPr>
          <w:p w14:paraId="53FB658C" w14:textId="77777777" w:rsidR="006A0BC1" w:rsidRPr="000B272C" w:rsidRDefault="006A0BC1" w:rsidP="006A0BC1">
            <w:pPr>
              <w:rPr>
                <w:b/>
              </w:rPr>
            </w:pPr>
            <w:r w:rsidRPr="000B272C">
              <w:rPr>
                <w:b/>
              </w:rPr>
              <w:t>Name</w:t>
            </w:r>
          </w:p>
        </w:tc>
        <w:tc>
          <w:tcPr>
            <w:tcW w:w="5040" w:type="dxa"/>
            <w:shd w:val="clear" w:color="auto" w:fill="auto"/>
          </w:tcPr>
          <w:p w14:paraId="6E73979B" w14:textId="77777777" w:rsidR="006A0BC1" w:rsidRPr="000B272C" w:rsidRDefault="006A0BC1" w:rsidP="006A0BC1">
            <w:pPr>
              <w:rPr>
                <w:b/>
              </w:rPr>
            </w:pPr>
            <w:r w:rsidRPr="000B272C">
              <w:rPr>
                <w:b/>
              </w:rPr>
              <w:t>Description</w:t>
            </w:r>
          </w:p>
        </w:tc>
        <w:tc>
          <w:tcPr>
            <w:tcW w:w="720" w:type="dxa"/>
            <w:shd w:val="clear" w:color="auto" w:fill="auto"/>
          </w:tcPr>
          <w:p w14:paraId="638BF6CA" w14:textId="77777777" w:rsidR="006A0BC1" w:rsidRPr="000B272C" w:rsidRDefault="006A0BC1" w:rsidP="006A0BC1">
            <w:pPr>
              <w:rPr>
                <w:b/>
              </w:rPr>
            </w:pPr>
            <w:r w:rsidRPr="000B272C">
              <w:rPr>
                <w:b/>
              </w:rPr>
              <w:t>Sym</w:t>
            </w:r>
          </w:p>
        </w:tc>
        <w:tc>
          <w:tcPr>
            <w:tcW w:w="900" w:type="dxa"/>
            <w:shd w:val="clear" w:color="auto" w:fill="auto"/>
          </w:tcPr>
          <w:p w14:paraId="0B87895D" w14:textId="77777777" w:rsidR="006A0BC1" w:rsidRPr="000B272C" w:rsidRDefault="006A0BC1" w:rsidP="006A0BC1">
            <w:pPr>
              <w:rPr>
                <w:b/>
              </w:rPr>
            </w:pPr>
            <w:r w:rsidRPr="000B272C">
              <w:rPr>
                <w:b/>
              </w:rPr>
              <w:t>ASym</w:t>
            </w:r>
          </w:p>
        </w:tc>
        <w:tc>
          <w:tcPr>
            <w:tcW w:w="648" w:type="dxa"/>
            <w:shd w:val="clear" w:color="auto" w:fill="auto"/>
          </w:tcPr>
          <w:p w14:paraId="69AD706D" w14:textId="77777777" w:rsidR="006A0BC1" w:rsidRPr="000B272C" w:rsidRDefault="006A0BC1" w:rsidP="006A0BC1">
            <w:pPr>
              <w:rPr>
                <w:b/>
              </w:rPr>
            </w:pPr>
            <w:r w:rsidRPr="000B272C">
              <w:rPr>
                <w:b/>
              </w:rPr>
              <w:t>MT</w:t>
            </w:r>
          </w:p>
        </w:tc>
      </w:tr>
      <w:tr w:rsidR="006A0BC1" w14:paraId="5A85E864" w14:textId="77777777">
        <w:tc>
          <w:tcPr>
            <w:tcW w:w="1440" w:type="dxa"/>
            <w:shd w:val="clear" w:color="auto" w:fill="auto"/>
          </w:tcPr>
          <w:p w14:paraId="61ECF68F" w14:textId="77777777" w:rsidR="006A0BC1" w:rsidRPr="000B272C" w:rsidRDefault="006A0BC1" w:rsidP="006A0BC1">
            <w:pPr>
              <w:rPr>
                <w:i/>
              </w:rPr>
            </w:pPr>
            <w:r w:rsidRPr="000B272C">
              <w:rPr>
                <w:i/>
              </w:rPr>
              <w:t>skyline</w:t>
            </w:r>
          </w:p>
        </w:tc>
        <w:tc>
          <w:tcPr>
            <w:tcW w:w="5040" w:type="dxa"/>
            <w:shd w:val="clear" w:color="auto" w:fill="auto"/>
          </w:tcPr>
          <w:p w14:paraId="5ABBC302" w14:textId="77777777" w:rsidR="006A0BC1" w:rsidRPr="00530A9D" w:rsidRDefault="006A0BC1" w:rsidP="006A0BC1">
            <w:r>
              <w:t>The default skyline solver</w:t>
            </w:r>
          </w:p>
        </w:tc>
        <w:tc>
          <w:tcPr>
            <w:tcW w:w="720" w:type="dxa"/>
            <w:shd w:val="clear" w:color="auto" w:fill="auto"/>
          </w:tcPr>
          <w:p w14:paraId="7035159D" w14:textId="77777777" w:rsidR="006A0BC1" w:rsidRPr="000B272C" w:rsidRDefault="006A0BC1" w:rsidP="006A0BC1">
            <w:pPr>
              <w:jc w:val="center"/>
              <w:rPr>
                <w:b/>
              </w:rPr>
            </w:pPr>
            <w:r w:rsidRPr="000B272C">
              <w:rPr>
                <w:b/>
              </w:rPr>
              <w:t>●</w:t>
            </w:r>
          </w:p>
        </w:tc>
        <w:tc>
          <w:tcPr>
            <w:tcW w:w="900" w:type="dxa"/>
            <w:shd w:val="clear" w:color="auto" w:fill="auto"/>
          </w:tcPr>
          <w:p w14:paraId="3F8B2BD6" w14:textId="77777777" w:rsidR="006A0BC1" w:rsidRPr="000B272C" w:rsidRDefault="006A0BC1" w:rsidP="006A0BC1">
            <w:pPr>
              <w:rPr>
                <w:b/>
              </w:rPr>
            </w:pPr>
          </w:p>
        </w:tc>
        <w:tc>
          <w:tcPr>
            <w:tcW w:w="648" w:type="dxa"/>
            <w:shd w:val="clear" w:color="auto" w:fill="auto"/>
          </w:tcPr>
          <w:p w14:paraId="591D77B3" w14:textId="77777777" w:rsidR="006A0BC1" w:rsidRPr="000B272C" w:rsidRDefault="006A0BC1" w:rsidP="006A0BC1">
            <w:pPr>
              <w:rPr>
                <w:b/>
              </w:rPr>
            </w:pPr>
          </w:p>
        </w:tc>
      </w:tr>
      <w:tr w:rsidR="006A0BC1" w14:paraId="0B324E03" w14:textId="77777777">
        <w:tc>
          <w:tcPr>
            <w:tcW w:w="1440" w:type="dxa"/>
            <w:shd w:val="clear" w:color="auto" w:fill="auto"/>
          </w:tcPr>
          <w:p w14:paraId="5E31206A" w14:textId="77777777" w:rsidR="006A0BC1" w:rsidRPr="000B272C" w:rsidRDefault="006A0BC1" w:rsidP="006A0BC1">
            <w:pPr>
              <w:rPr>
                <w:i/>
              </w:rPr>
            </w:pPr>
            <w:r w:rsidRPr="000B272C">
              <w:rPr>
                <w:i/>
              </w:rPr>
              <w:t>pardiso</w:t>
            </w:r>
          </w:p>
        </w:tc>
        <w:tc>
          <w:tcPr>
            <w:tcW w:w="5040" w:type="dxa"/>
            <w:shd w:val="clear" w:color="auto" w:fill="auto"/>
          </w:tcPr>
          <w:p w14:paraId="1DB5656A" w14:textId="77777777" w:rsidR="006A0BC1" w:rsidRDefault="006A0BC1" w:rsidP="006A0BC1">
            <w:r>
              <w:t>The preferred solver for most platforms</w:t>
            </w:r>
          </w:p>
        </w:tc>
        <w:tc>
          <w:tcPr>
            <w:tcW w:w="720" w:type="dxa"/>
            <w:shd w:val="clear" w:color="auto" w:fill="auto"/>
          </w:tcPr>
          <w:p w14:paraId="5300645B" w14:textId="77777777" w:rsidR="006A0BC1" w:rsidRPr="000B272C" w:rsidRDefault="006A0BC1" w:rsidP="006A0BC1">
            <w:pPr>
              <w:jc w:val="center"/>
              <w:rPr>
                <w:b/>
              </w:rPr>
            </w:pPr>
            <w:r w:rsidRPr="000B272C">
              <w:rPr>
                <w:b/>
              </w:rPr>
              <w:t>●</w:t>
            </w:r>
          </w:p>
        </w:tc>
        <w:tc>
          <w:tcPr>
            <w:tcW w:w="900" w:type="dxa"/>
            <w:shd w:val="clear" w:color="auto" w:fill="auto"/>
          </w:tcPr>
          <w:p w14:paraId="5116D086" w14:textId="77777777" w:rsidR="006A0BC1" w:rsidRPr="000B272C" w:rsidRDefault="006A0BC1" w:rsidP="006A0BC1">
            <w:pPr>
              <w:jc w:val="center"/>
              <w:rPr>
                <w:b/>
              </w:rPr>
            </w:pPr>
            <w:r w:rsidRPr="000B272C">
              <w:rPr>
                <w:b/>
              </w:rPr>
              <w:t>●</w:t>
            </w:r>
          </w:p>
        </w:tc>
        <w:tc>
          <w:tcPr>
            <w:tcW w:w="648" w:type="dxa"/>
            <w:shd w:val="clear" w:color="auto" w:fill="auto"/>
          </w:tcPr>
          <w:p w14:paraId="734A79DF" w14:textId="77777777" w:rsidR="006A0BC1" w:rsidRPr="000B272C" w:rsidRDefault="006A0BC1" w:rsidP="006A0BC1">
            <w:pPr>
              <w:jc w:val="center"/>
              <w:rPr>
                <w:b/>
              </w:rPr>
            </w:pPr>
            <w:r w:rsidRPr="000B272C">
              <w:rPr>
                <w:b/>
              </w:rPr>
              <w:t>●</w:t>
            </w:r>
          </w:p>
        </w:tc>
      </w:tr>
      <w:tr w:rsidR="006A0BC1" w14:paraId="2F84F43C" w14:textId="77777777">
        <w:tc>
          <w:tcPr>
            <w:tcW w:w="1440" w:type="dxa"/>
            <w:shd w:val="clear" w:color="auto" w:fill="auto"/>
          </w:tcPr>
          <w:p w14:paraId="23E76F15" w14:textId="77777777" w:rsidR="006A0BC1" w:rsidRPr="000B272C" w:rsidRDefault="006A0BC1" w:rsidP="006A0BC1">
            <w:pPr>
              <w:rPr>
                <w:i/>
              </w:rPr>
            </w:pPr>
            <w:r w:rsidRPr="000B272C">
              <w:rPr>
                <w:i/>
              </w:rPr>
              <w:t>superlu</w:t>
            </w:r>
          </w:p>
        </w:tc>
        <w:tc>
          <w:tcPr>
            <w:tcW w:w="5040" w:type="dxa"/>
            <w:shd w:val="clear" w:color="auto" w:fill="auto"/>
          </w:tcPr>
          <w:p w14:paraId="009D2FA1" w14:textId="77777777" w:rsidR="006A0BC1" w:rsidRDefault="006A0BC1" w:rsidP="006A0BC1">
            <w:r>
              <w:t>The single-threaded SuperLU solver</w:t>
            </w:r>
          </w:p>
        </w:tc>
        <w:tc>
          <w:tcPr>
            <w:tcW w:w="720" w:type="dxa"/>
            <w:shd w:val="clear" w:color="auto" w:fill="auto"/>
          </w:tcPr>
          <w:p w14:paraId="2938F367" w14:textId="77777777" w:rsidR="006A0BC1" w:rsidRPr="000B272C" w:rsidRDefault="006A0BC1" w:rsidP="006A0BC1">
            <w:pPr>
              <w:jc w:val="center"/>
              <w:rPr>
                <w:b/>
              </w:rPr>
            </w:pPr>
            <w:r w:rsidRPr="000B272C">
              <w:rPr>
                <w:b/>
              </w:rPr>
              <w:t>●</w:t>
            </w:r>
          </w:p>
        </w:tc>
        <w:tc>
          <w:tcPr>
            <w:tcW w:w="900" w:type="dxa"/>
            <w:shd w:val="clear" w:color="auto" w:fill="auto"/>
          </w:tcPr>
          <w:p w14:paraId="08DE8DF0" w14:textId="77777777" w:rsidR="006A0BC1" w:rsidRPr="000B272C" w:rsidRDefault="006A0BC1" w:rsidP="006A0BC1">
            <w:pPr>
              <w:jc w:val="center"/>
              <w:rPr>
                <w:b/>
              </w:rPr>
            </w:pPr>
            <w:r w:rsidRPr="000B272C">
              <w:rPr>
                <w:b/>
              </w:rPr>
              <w:t>●</w:t>
            </w:r>
          </w:p>
        </w:tc>
        <w:tc>
          <w:tcPr>
            <w:tcW w:w="648" w:type="dxa"/>
            <w:shd w:val="clear" w:color="auto" w:fill="auto"/>
          </w:tcPr>
          <w:p w14:paraId="5CF7F528" w14:textId="77777777" w:rsidR="006A0BC1" w:rsidRPr="000B272C" w:rsidRDefault="006A0BC1" w:rsidP="006A0BC1">
            <w:pPr>
              <w:jc w:val="center"/>
              <w:rPr>
                <w:b/>
              </w:rPr>
            </w:pPr>
          </w:p>
        </w:tc>
      </w:tr>
      <w:tr w:rsidR="006A0BC1" w14:paraId="1B206872" w14:textId="77777777">
        <w:tc>
          <w:tcPr>
            <w:tcW w:w="1440" w:type="dxa"/>
            <w:shd w:val="clear" w:color="auto" w:fill="auto"/>
          </w:tcPr>
          <w:p w14:paraId="1A9A64C9" w14:textId="77777777" w:rsidR="006A0BC1" w:rsidRPr="000B272C" w:rsidRDefault="006A0BC1" w:rsidP="006A0BC1">
            <w:pPr>
              <w:rPr>
                <w:i/>
              </w:rPr>
            </w:pPr>
            <w:r w:rsidRPr="000B272C">
              <w:rPr>
                <w:i/>
              </w:rPr>
              <w:t>superlu_mt</w:t>
            </w:r>
          </w:p>
        </w:tc>
        <w:tc>
          <w:tcPr>
            <w:tcW w:w="5040" w:type="dxa"/>
            <w:shd w:val="clear" w:color="auto" w:fill="auto"/>
          </w:tcPr>
          <w:p w14:paraId="30193555" w14:textId="77777777" w:rsidR="006A0BC1" w:rsidRDefault="006A0BC1" w:rsidP="006A0BC1">
            <w:r>
              <w:t>The multi-threader SuperLU solver</w:t>
            </w:r>
          </w:p>
        </w:tc>
        <w:tc>
          <w:tcPr>
            <w:tcW w:w="720" w:type="dxa"/>
            <w:shd w:val="clear" w:color="auto" w:fill="auto"/>
          </w:tcPr>
          <w:p w14:paraId="521FCE34" w14:textId="77777777" w:rsidR="006A0BC1" w:rsidRPr="000B272C" w:rsidRDefault="006A0BC1" w:rsidP="006A0BC1">
            <w:pPr>
              <w:jc w:val="center"/>
              <w:rPr>
                <w:b/>
              </w:rPr>
            </w:pPr>
            <w:r w:rsidRPr="000B272C">
              <w:rPr>
                <w:b/>
              </w:rPr>
              <w:t>●</w:t>
            </w:r>
          </w:p>
        </w:tc>
        <w:tc>
          <w:tcPr>
            <w:tcW w:w="900" w:type="dxa"/>
            <w:shd w:val="clear" w:color="auto" w:fill="auto"/>
          </w:tcPr>
          <w:p w14:paraId="29366FF1" w14:textId="77777777" w:rsidR="006A0BC1" w:rsidRPr="000B272C" w:rsidRDefault="006A0BC1" w:rsidP="006A0BC1">
            <w:pPr>
              <w:jc w:val="center"/>
              <w:rPr>
                <w:b/>
              </w:rPr>
            </w:pPr>
            <w:r w:rsidRPr="000B272C">
              <w:rPr>
                <w:b/>
              </w:rPr>
              <w:t>●</w:t>
            </w:r>
          </w:p>
        </w:tc>
        <w:tc>
          <w:tcPr>
            <w:tcW w:w="648" w:type="dxa"/>
            <w:shd w:val="clear" w:color="auto" w:fill="auto"/>
          </w:tcPr>
          <w:p w14:paraId="28713C3B" w14:textId="77777777" w:rsidR="006A0BC1" w:rsidRPr="000B272C" w:rsidRDefault="006A0BC1" w:rsidP="006A0BC1">
            <w:pPr>
              <w:jc w:val="center"/>
              <w:rPr>
                <w:b/>
              </w:rPr>
            </w:pPr>
            <w:r w:rsidRPr="000B272C">
              <w:rPr>
                <w:b/>
              </w:rPr>
              <w:t>●</w:t>
            </w:r>
          </w:p>
        </w:tc>
      </w:tr>
      <w:tr w:rsidR="006A0BC1" w14:paraId="6C9D7924" w14:textId="77777777">
        <w:tc>
          <w:tcPr>
            <w:tcW w:w="1440" w:type="dxa"/>
            <w:shd w:val="clear" w:color="auto" w:fill="auto"/>
          </w:tcPr>
          <w:p w14:paraId="45539C0E" w14:textId="77777777" w:rsidR="006A0BC1" w:rsidRPr="000B272C" w:rsidRDefault="006A0BC1" w:rsidP="006A0BC1">
            <w:pPr>
              <w:rPr>
                <w:i/>
              </w:rPr>
            </w:pPr>
            <w:r w:rsidRPr="000B272C">
              <w:rPr>
                <w:i/>
              </w:rPr>
              <w:t>wsmp</w:t>
            </w:r>
          </w:p>
        </w:tc>
        <w:tc>
          <w:tcPr>
            <w:tcW w:w="5040" w:type="dxa"/>
            <w:shd w:val="clear" w:color="auto" w:fill="auto"/>
          </w:tcPr>
          <w:p w14:paraId="3396993B" w14:textId="77777777" w:rsidR="006A0BC1" w:rsidRDefault="006A0BC1" w:rsidP="006A0BC1">
            <w:r>
              <w:t>The WSMP solver</w:t>
            </w:r>
          </w:p>
        </w:tc>
        <w:tc>
          <w:tcPr>
            <w:tcW w:w="720" w:type="dxa"/>
            <w:shd w:val="clear" w:color="auto" w:fill="auto"/>
          </w:tcPr>
          <w:p w14:paraId="33814599" w14:textId="77777777" w:rsidR="006A0BC1" w:rsidRPr="000B272C" w:rsidRDefault="006A0BC1" w:rsidP="006A0BC1">
            <w:pPr>
              <w:jc w:val="center"/>
              <w:rPr>
                <w:b/>
              </w:rPr>
            </w:pPr>
            <w:r w:rsidRPr="000B272C">
              <w:rPr>
                <w:b/>
              </w:rPr>
              <w:t>●</w:t>
            </w:r>
          </w:p>
        </w:tc>
        <w:tc>
          <w:tcPr>
            <w:tcW w:w="900" w:type="dxa"/>
            <w:shd w:val="clear" w:color="auto" w:fill="auto"/>
          </w:tcPr>
          <w:p w14:paraId="0157DE45" w14:textId="77777777" w:rsidR="006A0BC1" w:rsidRPr="000B272C" w:rsidRDefault="006A0BC1" w:rsidP="006A0BC1">
            <w:pPr>
              <w:jc w:val="center"/>
              <w:rPr>
                <w:b/>
              </w:rPr>
            </w:pPr>
            <w:r w:rsidRPr="000B272C">
              <w:rPr>
                <w:b/>
              </w:rPr>
              <w:t>●</w:t>
            </w:r>
          </w:p>
        </w:tc>
        <w:tc>
          <w:tcPr>
            <w:tcW w:w="648" w:type="dxa"/>
            <w:shd w:val="clear" w:color="auto" w:fill="auto"/>
          </w:tcPr>
          <w:p w14:paraId="22F6AED2" w14:textId="77777777" w:rsidR="006A0BC1" w:rsidRPr="000B272C" w:rsidRDefault="006A0BC1" w:rsidP="006A0BC1">
            <w:pPr>
              <w:jc w:val="center"/>
              <w:rPr>
                <w:b/>
              </w:rPr>
            </w:pPr>
            <w:r w:rsidRPr="000B272C">
              <w:rPr>
                <w:b/>
              </w:rPr>
              <w:t>●</w:t>
            </w:r>
          </w:p>
        </w:tc>
      </w:tr>
      <w:tr w:rsidR="006A0BC1" w14:paraId="00F3487F" w14:textId="77777777">
        <w:tc>
          <w:tcPr>
            <w:tcW w:w="1440" w:type="dxa"/>
            <w:shd w:val="clear" w:color="auto" w:fill="auto"/>
          </w:tcPr>
          <w:p w14:paraId="703D5106" w14:textId="77777777" w:rsidR="006A0BC1" w:rsidRPr="000B272C" w:rsidRDefault="006A0BC1" w:rsidP="006A0BC1">
            <w:pPr>
              <w:rPr>
                <w:i/>
              </w:rPr>
            </w:pPr>
            <w:r w:rsidRPr="000B272C">
              <w:rPr>
                <w:i/>
              </w:rPr>
              <w:t>lusolver</w:t>
            </w:r>
          </w:p>
        </w:tc>
        <w:tc>
          <w:tcPr>
            <w:tcW w:w="5040" w:type="dxa"/>
            <w:shd w:val="clear" w:color="auto" w:fill="auto"/>
          </w:tcPr>
          <w:p w14:paraId="7B5A4DD6" w14:textId="77777777" w:rsidR="006A0BC1" w:rsidRDefault="006A0BC1" w:rsidP="006A0BC1">
            <w:r>
              <w:t>Full-matrix solver</w:t>
            </w:r>
          </w:p>
        </w:tc>
        <w:tc>
          <w:tcPr>
            <w:tcW w:w="720" w:type="dxa"/>
            <w:shd w:val="clear" w:color="auto" w:fill="auto"/>
          </w:tcPr>
          <w:p w14:paraId="5268F1EB" w14:textId="77777777" w:rsidR="006A0BC1" w:rsidRPr="000B272C" w:rsidRDefault="006A0BC1" w:rsidP="006A0BC1">
            <w:pPr>
              <w:jc w:val="center"/>
              <w:rPr>
                <w:b/>
              </w:rPr>
            </w:pPr>
            <w:r w:rsidRPr="000B272C">
              <w:rPr>
                <w:b/>
              </w:rPr>
              <w:t>●</w:t>
            </w:r>
          </w:p>
        </w:tc>
        <w:tc>
          <w:tcPr>
            <w:tcW w:w="900" w:type="dxa"/>
            <w:shd w:val="clear" w:color="auto" w:fill="auto"/>
          </w:tcPr>
          <w:p w14:paraId="1F15A2DC" w14:textId="77777777" w:rsidR="006A0BC1" w:rsidRPr="000B272C" w:rsidRDefault="006A0BC1" w:rsidP="006A0BC1">
            <w:pPr>
              <w:jc w:val="center"/>
              <w:rPr>
                <w:b/>
              </w:rPr>
            </w:pPr>
          </w:p>
        </w:tc>
        <w:tc>
          <w:tcPr>
            <w:tcW w:w="648" w:type="dxa"/>
            <w:shd w:val="clear" w:color="auto" w:fill="auto"/>
          </w:tcPr>
          <w:p w14:paraId="1C158746" w14:textId="77777777" w:rsidR="006A0BC1" w:rsidRPr="000B272C" w:rsidRDefault="006A0BC1" w:rsidP="006A0BC1">
            <w:pPr>
              <w:jc w:val="center"/>
              <w:rPr>
                <w:b/>
              </w:rPr>
            </w:pPr>
          </w:p>
        </w:tc>
      </w:tr>
    </w:tbl>
    <w:p w14:paraId="1030EF3B" w14:textId="77777777" w:rsidR="006A0BC1" w:rsidRDefault="006A0BC1" w:rsidP="006A0BC1"/>
    <w:p w14:paraId="40565BAA" w14:textId="77777777" w:rsidR="006A0BC1" w:rsidRDefault="006A0BC1" w:rsidP="006A0BC1">
      <w:pPr>
        <w:numPr>
          <w:ilvl w:val="0"/>
          <w:numId w:val="16"/>
        </w:numPr>
      </w:pPr>
      <w:r>
        <w:t xml:space="preserve">If no force is acting on the model, then convergence might be problematic due to numerical noise in the calculations. For example, this can happen in a displacement driven contact problem where one of the contacting bodies is moved before initial contact is made. When this happens, the residual norm will be very small. When it drops below the tolerance set by </w:t>
      </w:r>
      <w:r w:rsidRPr="00466408">
        <w:rPr>
          <w:i/>
        </w:rPr>
        <w:t>min_residual</w:t>
      </w:r>
      <w:r w:rsidR="00D730B1">
        <w:t>,</w:t>
      </w:r>
      <w:r>
        <w:t xml:space="preserve"> FEBio will assume that there is no force acting on the system and will converge the time step.</w:t>
      </w:r>
    </w:p>
    <w:p w14:paraId="4C0754B2" w14:textId="77777777" w:rsidR="006A0BC1" w:rsidRDefault="006A0BC1" w:rsidP="006A0BC1"/>
    <w:p w14:paraId="50492135" w14:textId="77777777" w:rsidR="006A0BC1" w:rsidRDefault="006A0BC1" w:rsidP="006A0BC1"/>
    <w:p w14:paraId="208BC15A" w14:textId="77777777" w:rsidR="006A0BC1" w:rsidRDefault="006A0BC1" w:rsidP="006A0BC1">
      <w:pPr>
        <w:numPr>
          <w:ilvl w:val="0"/>
          <w:numId w:val="16"/>
        </w:numPr>
      </w:pPr>
      <w:r>
        <w:t xml:space="preserve">You can override FEBio’s default integration rule for specific element classes. For each element class, define a </w:t>
      </w:r>
      <w:r>
        <w:rPr>
          <w:i/>
        </w:rPr>
        <w:t xml:space="preserve">rule </w:t>
      </w:r>
      <w:r>
        <w:t>element in which you set the integration rule.</w:t>
      </w:r>
    </w:p>
    <w:p w14:paraId="2C855E08" w14:textId="77777777" w:rsidR="006A0BC1" w:rsidRDefault="006A0BC1" w:rsidP="006A0BC1"/>
    <w:p w14:paraId="13752590" w14:textId="77777777" w:rsidR="006A0BC1" w:rsidRDefault="006A0BC1" w:rsidP="006A0BC1">
      <w:pPr>
        <w:pStyle w:val="code"/>
        <w:ind w:left="720"/>
      </w:pPr>
      <w:r>
        <w:t>&lt;integration&gt;</w:t>
      </w:r>
    </w:p>
    <w:p w14:paraId="102EB1D3" w14:textId="77777777" w:rsidR="006A0BC1" w:rsidRDefault="006A0BC1" w:rsidP="006A0BC1">
      <w:pPr>
        <w:pStyle w:val="code"/>
        <w:ind w:left="720"/>
      </w:pPr>
      <w:r>
        <w:tab/>
        <w:t>&lt;rule elem="&lt;elem&gt;"&gt;VALUE&lt;/rule&gt;</w:t>
      </w:r>
    </w:p>
    <w:p w14:paraId="6A689B14" w14:textId="77777777" w:rsidR="006A0BC1" w:rsidRDefault="006A0BC1" w:rsidP="006A0BC1">
      <w:pPr>
        <w:pStyle w:val="code"/>
        <w:ind w:left="720"/>
      </w:pPr>
      <w:r>
        <w:tab/>
        <w:t>&lt;!-- repeat rules for other elements --&gt;</w:t>
      </w:r>
    </w:p>
    <w:p w14:paraId="4A124DA5" w14:textId="77777777" w:rsidR="006A0BC1" w:rsidRDefault="006A0BC1" w:rsidP="006A0BC1">
      <w:pPr>
        <w:pStyle w:val="code"/>
        <w:ind w:left="720"/>
      </w:pPr>
      <w:r>
        <w:t>&lt;/integration&gt;</w:t>
      </w:r>
    </w:p>
    <w:p w14:paraId="3B3984B0" w14:textId="77777777" w:rsidR="006A0BC1" w:rsidRDefault="006A0BC1" w:rsidP="006A0BC1">
      <w:pPr>
        <w:pStyle w:val="code"/>
        <w:ind w:left="720"/>
      </w:pPr>
    </w:p>
    <w:p w14:paraId="28A4344C" w14:textId="77777777" w:rsidR="006A0BC1" w:rsidRDefault="006A0BC1" w:rsidP="006A0BC1">
      <w:pPr>
        <w:tabs>
          <w:tab w:val="left" w:pos="720"/>
        </w:tabs>
        <w:ind w:left="720"/>
      </w:pPr>
      <w:r>
        <w:t xml:space="preserve">The </w:t>
      </w:r>
      <w:r>
        <w:rPr>
          <w:i/>
        </w:rPr>
        <w:t xml:space="preserve">elem </w:t>
      </w:r>
      <w:r>
        <w:t xml:space="preserve">attribute value defines for which element class you wish to override the default integration rule and can have any of the following values. </w:t>
      </w:r>
    </w:p>
    <w:p w14:paraId="3E7711B7" w14:textId="77777777" w:rsidR="006A0BC1" w:rsidRDefault="006A0BC1" w:rsidP="006A0BC1">
      <w:pPr>
        <w:tabs>
          <w:tab w:val="left" w:pos="720"/>
        </w:tabs>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7308"/>
      </w:tblGrid>
      <w:tr w:rsidR="006A0BC1" w14:paraId="61D1F057" w14:textId="77777777">
        <w:tc>
          <w:tcPr>
            <w:tcW w:w="1440" w:type="dxa"/>
            <w:shd w:val="clear" w:color="auto" w:fill="auto"/>
          </w:tcPr>
          <w:p w14:paraId="78EF659B" w14:textId="77777777" w:rsidR="006A0BC1" w:rsidRPr="00CF5BEB" w:rsidRDefault="006A0BC1" w:rsidP="006A0BC1">
            <w:pPr>
              <w:tabs>
                <w:tab w:val="left" w:pos="720"/>
              </w:tabs>
              <w:rPr>
                <w:b/>
              </w:rPr>
            </w:pPr>
            <w:r w:rsidRPr="00CF5BEB">
              <w:rPr>
                <w:b/>
              </w:rPr>
              <w:t>elem</w:t>
            </w:r>
          </w:p>
        </w:tc>
        <w:tc>
          <w:tcPr>
            <w:tcW w:w="7308" w:type="dxa"/>
            <w:shd w:val="clear" w:color="auto" w:fill="auto"/>
          </w:tcPr>
          <w:p w14:paraId="1319DA21" w14:textId="77777777" w:rsidR="006A0BC1" w:rsidRPr="00CF5BEB" w:rsidRDefault="006A0BC1" w:rsidP="006A0BC1">
            <w:pPr>
              <w:tabs>
                <w:tab w:val="left" w:pos="720"/>
              </w:tabs>
              <w:rPr>
                <w:b/>
              </w:rPr>
            </w:pPr>
            <w:r w:rsidRPr="00CF5BEB">
              <w:rPr>
                <w:b/>
              </w:rPr>
              <w:t>Description</w:t>
            </w:r>
          </w:p>
        </w:tc>
      </w:tr>
      <w:tr w:rsidR="006A0BC1" w14:paraId="21A86C3F" w14:textId="77777777">
        <w:tc>
          <w:tcPr>
            <w:tcW w:w="1440" w:type="dxa"/>
            <w:shd w:val="clear" w:color="auto" w:fill="auto"/>
          </w:tcPr>
          <w:p w14:paraId="4DFE16F7" w14:textId="77777777" w:rsidR="006A0BC1" w:rsidRDefault="006A0BC1" w:rsidP="006A0BC1">
            <w:pPr>
              <w:pStyle w:val="PlainText"/>
            </w:pPr>
            <w:r>
              <w:t>hex8</w:t>
            </w:r>
          </w:p>
        </w:tc>
        <w:tc>
          <w:tcPr>
            <w:tcW w:w="7308" w:type="dxa"/>
            <w:shd w:val="clear" w:color="auto" w:fill="auto"/>
          </w:tcPr>
          <w:p w14:paraId="27C3E802" w14:textId="77777777" w:rsidR="006A0BC1" w:rsidRDefault="006A0BC1" w:rsidP="006A0BC1">
            <w:pPr>
              <w:tabs>
                <w:tab w:val="left" w:pos="720"/>
              </w:tabs>
            </w:pPr>
            <w:r>
              <w:t>8-node hexahedral element</w:t>
            </w:r>
          </w:p>
        </w:tc>
      </w:tr>
      <w:tr w:rsidR="006A0BC1" w14:paraId="1C1DF626" w14:textId="77777777">
        <w:tc>
          <w:tcPr>
            <w:tcW w:w="1440" w:type="dxa"/>
            <w:shd w:val="clear" w:color="auto" w:fill="auto"/>
          </w:tcPr>
          <w:p w14:paraId="554D665B" w14:textId="77777777" w:rsidR="006A0BC1" w:rsidRDefault="006A0BC1" w:rsidP="006A0BC1">
            <w:pPr>
              <w:pStyle w:val="PlainText"/>
            </w:pPr>
            <w:r>
              <w:t>tet4</w:t>
            </w:r>
          </w:p>
        </w:tc>
        <w:tc>
          <w:tcPr>
            <w:tcW w:w="7308" w:type="dxa"/>
            <w:shd w:val="clear" w:color="auto" w:fill="auto"/>
          </w:tcPr>
          <w:p w14:paraId="155C971D" w14:textId="2F8BDEF0" w:rsidR="006A0BC1" w:rsidRDefault="006A0BC1" w:rsidP="006A0BC1">
            <w:pPr>
              <w:tabs>
                <w:tab w:val="left" w:pos="720"/>
              </w:tabs>
            </w:pPr>
            <w:r>
              <w:t xml:space="preserve">4-node </w:t>
            </w:r>
            <w:r w:rsidR="003F2CC8">
              <w:t xml:space="preserve">linear </w:t>
            </w:r>
            <w:r>
              <w:t>tetrahedral element</w:t>
            </w:r>
          </w:p>
        </w:tc>
      </w:tr>
      <w:tr w:rsidR="003F2CC8" w14:paraId="5A95307B" w14:textId="77777777">
        <w:tc>
          <w:tcPr>
            <w:tcW w:w="1440" w:type="dxa"/>
            <w:shd w:val="clear" w:color="auto" w:fill="auto"/>
          </w:tcPr>
          <w:p w14:paraId="67AB3A29" w14:textId="2871CB8E" w:rsidR="003F2CC8" w:rsidRDefault="003F2CC8" w:rsidP="006A0BC1">
            <w:pPr>
              <w:pStyle w:val="PlainText"/>
            </w:pPr>
            <w:r>
              <w:t>tet10</w:t>
            </w:r>
          </w:p>
        </w:tc>
        <w:tc>
          <w:tcPr>
            <w:tcW w:w="7308" w:type="dxa"/>
            <w:shd w:val="clear" w:color="auto" w:fill="auto"/>
          </w:tcPr>
          <w:p w14:paraId="2EE321D2" w14:textId="23F45B3B" w:rsidR="003F2CC8" w:rsidRDefault="003F2CC8" w:rsidP="006A0BC1">
            <w:pPr>
              <w:tabs>
                <w:tab w:val="left" w:pos="720"/>
              </w:tabs>
            </w:pPr>
            <w:r>
              <w:t>10-node quadratic tetrahedral element</w:t>
            </w:r>
          </w:p>
        </w:tc>
      </w:tr>
      <w:tr w:rsidR="003F2CC8" w14:paraId="490F9490" w14:textId="77777777">
        <w:tc>
          <w:tcPr>
            <w:tcW w:w="1440" w:type="dxa"/>
            <w:shd w:val="clear" w:color="auto" w:fill="auto"/>
          </w:tcPr>
          <w:p w14:paraId="5DBF8DD2" w14:textId="75C33CDD" w:rsidR="003F2CC8" w:rsidRDefault="003F2CC8" w:rsidP="006A0BC1">
            <w:pPr>
              <w:pStyle w:val="PlainText"/>
            </w:pPr>
            <w:r>
              <w:t>tri3</w:t>
            </w:r>
          </w:p>
        </w:tc>
        <w:tc>
          <w:tcPr>
            <w:tcW w:w="7308" w:type="dxa"/>
            <w:shd w:val="clear" w:color="auto" w:fill="auto"/>
          </w:tcPr>
          <w:p w14:paraId="18B0934C" w14:textId="2DD3B6EF" w:rsidR="003F2CC8" w:rsidRDefault="003F2CC8" w:rsidP="006A0BC1">
            <w:pPr>
              <w:tabs>
                <w:tab w:val="left" w:pos="720"/>
              </w:tabs>
            </w:pPr>
            <w:r>
              <w:t>3-node linear triangles (e.g. for contact)</w:t>
            </w:r>
          </w:p>
        </w:tc>
      </w:tr>
      <w:tr w:rsidR="003F2CC8" w14:paraId="25C32E40" w14:textId="77777777">
        <w:tc>
          <w:tcPr>
            <w:tcW w:w="1440" w:type="dxa"/>
            <w:shd w:val="clear" w:color="auto" w:fill="auto"/>
          </w:tcPr>
          <w:p w14:paraId="4C3327FA" w14:textId="4BD206A5" w:rsidR="003F2CC8" w:rsidRDefault="003F2CC8" w:rsidP="006A0BC1">
            <w:pPr>
              <w:pStyle w:val="PlainText"/>
            </w:pPr>
            <w:r>
              <w:t>tri6</w:t>
            </w:r>
          </w:p>
        </w:tc>
        <w:tc>
          <w:tcPr>
            <w:tcW w:w="7308" w:type="dxa"/>
            <w:shd w:val="clear" w:color="auto" w:fill="auto"/>
          </w:tcPr>
          <w:p w14:paraId="61917F08" w14:textId="5355C706" w:rsidR="003F2CC8" w:rsidRDefault="003F2CC8" w:rsidP="006A0BC1">
            <w:pPr>
              <w:tabs>
                <w:tab w:val="left" w:pos="720"/>
              </w:tabs>
            </w:pPr>
            <w:r>
              <w:t>6-node quadratic triangles</w:t>
            </w:r>
          </w:p>
        </w:tc>
      </w:tr>
    </w:tbl>
    <w:p w14:paraId="4478D5A3" w14:textId="77777777" w:rsidR="006A0BC1" w:rsidRDefault="006A0BC1" w:rsidP="006A0BC1">
      <w:pPr>
        <w:tabs>
          <w:tab w:val="left" w:pos="720"/>
        </w:tabs>
        <w:ind w:left="720"/>
      </w:pPr>
    </w:p>
    <w:p w14:paraId="6AA8B324" w14:textId="1F802E28" w:rsidR="006A0BC1" w:rsidRDefault="006A0BC1" w:rsidP="006A0BC1">
      <w:pPr>
        <w:tabs>
          <w:tab w:val="left" w:pos="720"/>
        </w:tabs>
        <w:ind w:left="720"/>
      </w:pPr>
      <w:r>
        <w:t xml:space="preserve">The values of the rule elements depend on the </w:t>
      </w:r>
      <w:r>
        <w:rPr>
          <w:i/>
        </w:rPr>
        <w:t xml:space="preserve">elem </w:t>
      </w:r>
      <w:r>
        <w:t xml:space="preserve">attribute. </w:t>
      </w:r>
      <w:r w:rsidR="006B4462">
        <w:t xml:space="preserve">The tables below show the available integration rules for the different element types. </w:t>
      </w:r>
      <w:r>
        <w:t>The values marked with an asterisk (*) are the default.</w:t>
      </w:r>
    </w:p>
    <w:p w14:paraId="48B94432" w14:textId="77777777" w:rsidR="006B4462" w:rsidRDefault="006B4462" w:rsidP="006A0BC1">
      <w:pPr>
        <w:tabs>
          <w:tab w:val="left" w:pos="720"/>
        </w:tabs>
        <w:ind w:left="720"/>
      </w:pPr>
    </w:p>
    <w:p w14:paraId="067A173F" w14:textId="13777067" w:rsidR="006B4462" w:rsidRDefault="006B4462" w:rsidP="007D6F0D">
      <w:pPr>
        <w:pStyle w:val="ListParagraph"/>
        <w:numPr>
          <w:ilvl w:val="0"/>
          <w:numId w:val="54"/>
        </w:numPr>
        <w:tabs>
          <w:tab w:val="left" w:pos="720"/>
        </w:tabs>
      </w:pPr>
      <w:r>
        <w:t xml:space="preserve">For the </w:t>
      </w:r>
      <w:r w:rsidRPr="006B4462">
        <w:rPr>
          <w:i/>
        </w:rPr>
        <w:t xml:space="preserve">hex8 </w:t>
      </w:r>
      <w:r>
        <w:t>element, the following values are defined.</w:t>
      </w:r>
    </w:p>
    <w:p w14:paraId="64ED5F9E" w14:textId="77777777" w:rsidR="006A0BC1" w:rsidRDefault="006A0BC1" w:rsidP="006A0BC1">
      <w:pPr>
        <w:tabs>
          <w:tab w:val="left" w:pos="720"/>
        </w:tabs>
        <w:ind w:left="720"/>
      </w:pPr>
    </w:p>
    <w:tbl>
      <w:tblPr>
        <w:tblW w:w="886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625"/>
      </w:tblGrid>
      <w:tr w:rsidR="006A0BC1" w14:paraId="3D5FA6BE" w14:textId="77777777">
        <w:tc>
          <w:tcPr>
            <w:tcW w:w="1243" w:type="dxa"/>
            <w:shd w:val="clear" w:color="auto" w:fill="auto"/>
          </w:tcPr>
          <w:p w14:paraId="017A0DB0" w14:textId="77777777" w:rsidR="006A0BC1" w:rsidRPr="00CF5BEB" w:rsidRDefault="006A0BC1" w:rsidP="006A0BC1">
            <w:pPr>
              <w:tabs>
                <w:tab w:val="left" w:pos="720"/>
              </w:tabs>
              <w:rPr>
                <w:b/>
              </w:rPr>
            </w:pPr>
            <w:r w:rsidRPr="00CF5BEB">
              <w:rPr>
                <w:b/>
              </w:rPr>
              <w:t>hex8</w:t>
            </w:r>
          </w:p>
        </w:tc>
        <w:tc>
          <w:tcPr>
            <w:tcW w:w="7625" w:type="dxa"/>
            <w:shd w:val="clear" w:color="auto" w:fill="auto"/>
          </w:tcPr>
          <w:p w14:paraId="426BD1E2" w14:textId="77777777" w:rsidR="006A0BC1" w:rsidRPr="00CF5BEB" w:rsidRDefault="006A0BC1" w:rsidP="006A0BC1">
            <w:pPr>
              <w:tabs>
                <w:tab w:val="left" w:pos="720"/>
              </w:tabs>
              <w:rPr>
                <w:b/>
              </w:rPr>
            </w:pPr>
            <w:r w:rsidRPr="00CF5BEB">
              <w:rPr>
                <w:b/>
              </w:rPr>
              <w:t>Description</w:t>
            </w:r>
          </w:p>
        </w:tc>
      </w:tr>
      <w:tr w:rsidR="006A0BC1" w14:paraId="37C78A72" w14:textId="77777777">
        <w:tc>
          <w:tcPr>
            <w:tcW w:w="1243" w:type="dxa"/>
            <w:shd w:val="clear" w:color="auto" w:fill="auto"/>
          </w:tcPr>
          <w:p w14:paraId="198C8B96" w14:textId="77777777" w:rsidR="006A0BC1" w:rsidRDefault="006A0BC1" w:rsidP="006A0BC1">
            <w:pPr>
              <w:tabs>
                <w:tab w:val="left" w:pos="720"/>
              </w:tabs>
            </w:pPr>
            <w:r>
              <w:t>GAUSS8*</w:t>
            </w:r>
          </w:p>
        </w:tc>
        <w:tc>
          <w:tcPr>
            <w:tcW w:w="7625" w:type="dxa"/>
            <w:shd w:val="clear" w:color="auto" w:fill="auto"/>
          </w:tcPr>
          <w:p w14:paraId="3FD3B4B0" w14:textId="77777777" w:rsidR="006A0BC1" w:rsidRDefault="006A0BC1" w:rsidP="006A0BC1">
            <w:pPr>
              <w:tabs>
                <w:tab w:val="left" w:pos="720"/>
              </w:tabs>
            </w:pPr>
            <w:r>
              <w:t>Gaussian integration using 2x2x2 integration points.</w:t>
            </w:r>
          </w:p>
        </w:tc>
      </w:tr>
      <w:tr w:rsidR="006A0BC1" w14:paraId="6C72F43F" w14:textId="77777777">
        <w:tc>
          <w:tcPr>
            <w:tcW w:w="1243" w:type="dxa"/>
            <w:shd w:val="clear" w:color="auto" w:fill="auto"/>
          </w:tcPr>
          <w:p w14:paraId="7D170E54" w14:textId="77777777" w:rsidR="006A0BC1" w:rsidRDefault="006A0BC1" w:rsidP="006A0BC1">
            <w:pPr>
              <w:tabs>
                <w:tab w:val="left" w:pos="720"/>
              </w:tabs>
            </w:pPr>
            <w:r>
              <w:t>POINT6</w:t>
            </w:r>
          </w:p>
        </w:tc>
        <w:tc>
          <w:tcPr>
            <w:tcW w:w="7625" w:type="dxa"/>
            <w:shd w:val="clear" w:color="auto" w:fill="auto"/>
          </w:tcPr>
          <w:p w14:paraId="788DA153" w14:textId="77777777" w:rsidR="006A0BC1" w:rsidRDefault="006A0BC1" w:rsidP="006A0BC1">
            <w:pPr>
              <w:tabs>
                <w:tab w:val="left" w:pos="720"/>
              </w:tabs>
            </w:pPr>
            <w:r>
              <w:t>Alternative integration rule for bricks using 6 integration point</w:t>
            </w:r>
          </w:p>
        </w:tc>
      </w:tr>
    </w:tbl>
    <w:p w14:paraId="111101E9" w14:textId="77777777" w:rsidR="006A0BC1" w:rsidRDefault="006A0BC1" w:rsidP="006A0BC1">
      <w:pPr>
        <w:tabs>
          <w:tab w:val="left" w:pos="720"/>
        </w:tabs>
        <w:ind w:left="720"/>
      </w:pPr>
    </w:p>
    <w:p w14:paraId="54830635" w14:textId="77777777" w:rsidR="006A0BC1" w:rsidRDefault="006A0BC1" w:rsidP="007D6F0D">
      <w:pPr>
        <w:pStyle w:val="ListParagraph"/>
        <w:numPr>
          <w:ilvl w:val="0"/>
          <w:numId w:val="54"/>
        </w:numPr>
      </w:pPr>
      <w:r>
        <w:t xml:space="preserve">For the </w:t>
      </w:r>
      <w:r w:rsidRPr="006B4462">
        <w:rPr>
          <w:i/>
        </w:rPr>
        <w:t xml:space="preserve">tet4 </w:t>
      </w:r>
      <w:r>
        <w:t>element, the following values are allowed.</w:t>
      </w:r>
    </w:p>
    <w:p w14:paraId="419212CB" w14:textId="77777777" w:rsidR="006A0BC1" w:rsidRDefault="006A0BC1" w:rsidP="006A0BC1">
      <w:pPr>
        <w:tabs>
          <w:tab w:val="left" w:pos="720"/>
        </w:tabs>
        <w:ind w:left="720"/>
      </w:pPr>
    </w:p>
    <w:tbl>
      <w:tblPr>
        <w:tblW w:w="88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577"/>
      </w:tblGrid>
      <w:tr w:rsidR="006A0BC1" w14:paraId="02A94E9F" w14:textId="77777777">
        <w:tc>
          <w:tcPr>
            <w:tcW w:w="1243" w:type="dxa"/>
            <w:shd w:val="clear" w:color="auto" w:fill="auto"/>
          </w:tcPr>
          <w:p w14:paraId="1BE7D309" w14:textId="77777777" w:rsidR="006A0BC1" w:rsidRPr="00CF5BEB" w:rsidRDefault="006A0BC1" w:rsidP="006A0BC1">
            <w:pPr>
              <w:tabs>
                <w:tab w:val="left" w:pos="720"/>
              </w:tabs>
              <w:rPr>
                <w:b/>
              </w:rPr>
            </w:pPr>
            <w:r w:rsidRPr="00CF5BEB">
              <w:rPr>
                <w:b/>
              </w:rPr>
              <w:t>tet4</w:t>
            </w:r>
          </w:p>
        </w:tc>
        <w:tc>
          <w:tcPr>
            <w:tcW w:w="7577" w:type="dxa"/>
            <w:shd w:val="clear" w:color="auto" w:fill="auto"/>
          </w:tcPr>
          <w:p w14:paraId="2797B938" w14:textId="77777777" w:rsidR="006A0BC1" w:rsidRPr="00CF5BEB" w:rsidRDefault="006A0BC1" w:rsidP="006A0BC1">
            <w:pPr>
              <w:tabs>
                <w:tab w:val="left" w:pos="720"/>
              </w:tabs>
              <w:rPr>
                <w:b/>
              </w:rPr>
            </w:pPr>
            <w:r w:rsidRPr="00CF5BEB">
              <w:rPr>
                <w:b/>
              </w:rPr>
              <w:t>Description</w:t>
            </w:r>
          </w:p>
        </w:tc>
      </w:tr>
      <w:tr w:rsidR="006A0BC1" w14:paraId="1FBD6793" w14:textId="77777777">
        <w:tc>
          <w:tcPr>
            <w:tcW w:w="1243" w:type="dxa"/>
            <w:shd w:val="clear" w:color="auto" w:fill="auto"/>
          </w:tcPr>
          <w:p w14:paraId="3439E2DC" w14:textId="77777777" w:rsidR="006A0BC1" w:rsidRDefault="006A0BC1" w:rsidP="006A0BC1">
            <w:pPr>
              <w:tabs>
                <w:tab w:val="left" w:pos="720"/>
              </w:tabs>
            </w:pPr>
            <w:r>
              <w:t>GAUSS4</w:t>
            </w:r>
          </w:p>
        </w:tc>
        <w:tc>
          <w:tcPr>
            <w:tcW w:w="7577" w:type="dxa"/>
            <w:shd w:val="clear" w:color="auto" w:fill="auto"/>
          </w:tcPr>
          <w:p w14:paraId="2BC0D523" w14:textId="77777777" w:rsidR="006A0BC1" w:rsidRDefault="006A0BC1" w:rsidP="006A0BC1">
            <w:pPr>
              <w:tabs>
                <w:tab w:val="left" w:pos="720"/>
              </w:tabs>
            </w:pPr>
            <w:r>
              <w:t>Gaussian integration rule using 4 integration points.</w:t>
            </w:r>
          </w:p>
        </w:tc>
      </w:tr>
      <w:tr w:rsidR="006A0BC1" w14:paraId="3C565AB6" w14:textId="77777777">
        <w:tc>
          <w:tcPr>
            <w:tcW w:w="1243" w:type="dxa"/>
            <w:shd w:val="clear" w:color="auto" w:fill="auto"/>
          </w:tcPr>
          <w:p w14:paraId="403B2D4C" w14:textId="77777777" w:rsidR="006A0BC1" w:rsidRDefault="006A0BC1" w:rsidP="006A0BC1">
            <w:pPr>
              <w:tabs>
                <w:tab w:val="left" w:pos="720"/>
              </w:tabs>
            </w:pPr>
            <w:r>
              <w:t>GAUSS1*</w:t>
            </w:r>
          </w:p>
        </w:tc>
        <w:tc>
          <w:tcPr>
            <w:tcW w:w="7577" w:type="dxa"/>
            <w:shd w:val="clear" w:color="auto" w:fill="auto"/>
          </w:tcPr>
          <w:p w14:paraId="39458D9C" w14:textId="77777777" w:rsidR="006A0BC1" w:rsidRDefault="006A0BC1" w:rsidP="006A0BC1">
            <w:pPr>
              <w:tabs>
                <w:tab w:val="left" w:pos="720"/>
              </w:tabs>
            </w:pPr>
            <w:r>
              <w:t>Gaussian integration rule using one integration point.</w:t>
            </w:r>
          </w:p>
        </w:tc>
      </w:tr>
      <w:tr w:rsidR="006A0BC1" w14:paraId="2369220C" w14:textId="77777777">
        <w:tc>
          <w:tcPr>
            <w:tcW w:w="1243" w:type="dxa"/>
            <w:shd w:val="clear" w:color="auto" w:fill="auto"/>
          </w:tcPr>
          <w:p w14:paraId="57E2C511" w14:textId="77777777" w:rsidR="006A0BC1" w:rsidRDefault="006A0BC1" w:rsidP="006A0BC1">
            <w:pPr>
              <w:tabs>
                <w:tab w:val="left" w:pos="720"/>
              </w:tabs>
            </w:pPr>
            <w:r>
              <w:t>UT4</w:t>
            </w:r>
          </w:p>
        </w:tc>
        <w:tc>
          <w:tcPr>
            <w:tcW w:w="7577" w:type="dxa"/>
            <w:shd w:val="clear" w:color="auto" w:fill="auto"/>
          </w:tcPr>
          <w:p w14:paraId="31AF0BEC" w14:textId="463EED27" w:rsidR="006A0BC1" w:rsidRDefault="006A0BC1" w:rsidP="006A0BC1">
            <w:pPr>
              <w:tabs>
                <w:tab w:val="left" w:pos="720"/>
              </w:tabs>
            </w:pPr>
            <w:r>
              <w:t>Nodally integrated tetrahedron.</w:t>
            </w:r>
            <w:r w:rsidR="006B4462">
              <w:t xml:space="preserve"> (1)</w:t>
            </w:r>
          </w:p>
        </w:tc>
      </w:tr>
    </w:tbl>
    <w:p w14:paraId="134BDA83" w14:textId="77777777" w:rsidR="006A0BC1" w:rsidRDefault="006A0BC1" w:rsidP="006A0BC1">
      <w:pPr>
        <w:tabs>
          <w:tab w:val="left" w:pos="720"/>
        </w:tabs>
        <w:ind w:left="720"/>
      </w:pPr>
    </w:p>
    <w:p w14:paraId="771CD259" w14:textId="681FD7E9" w:rsidR="006B4462" w:rsidRPr="00960711" w:rsidRDefault="006B4462" w:rsidP="006A0BC1">
      <w:pPr>
        <w:tabs>
          <w:tab w:val="left" w:pos="720"/>
        </w:tabs>
        <w:ind w:left="720"/>
      </w:pPr>
      <w:r>
        <w:rPr>
          <w:i/>
        </w:rPr>
        <w:t>Comments:</w:t>
      </w:r>
    </w:p>
    <w:p w14:paraId="600A9740" w14:textId="50236257" w:rsidR="006A0BC1" w:rsidRDefault="006B4462" w:rsidP="006A0BC1">
      <w:pPr>
        <w:tabs>
          <w:tab w:val="left" w:pos="720"/>
        </w:tabs>
        <w:ind w:left="720"/>
      </w:pPr>
      <w:r>
        <w:t xml:space="preserve">1. </w:t>
      </w:r>
      <w:r w:rsidR="006A0BC1">
        <w:t>The UT4</w:t>
      </w:r>
      <w:r w:rsidR="00E24C5F">
        <w:t xml:space="preserve"> is a special formulation for tetrahedral elements that uses a nodally averaged </w:t>
      </w:r>
      <w:r w:rsidR="006A0BC1">
        <w:t>integration rule</w:t>
      </w:r>
      <w:r w:rsidR="00E24C5F">
        <w:t xml:space="preserve">, as proposed by Gee et al </w:t>
      </w:r>
      <w:r w:rsidR="00E24C5F">
        <w:fldChar w:fldCharType="begin"/>
      </w:r>
      <w:r w:rsidR="00711A1D">
        <w:instrText xml:space="preserve"> ADDIN EN.CITE &lt;EndNote&gt;&lt;Cite&gt;&lt;Author&gt;Gee&lt;/Author&gt;&lt;Year&gt;2009&lt;/Year&gt;&lt;RecNum&gt;66&lt;/RecNum&gt;&lt;DisplayText&gt;[2]&lt;/DisplayText&gt;&lt;record&gt;&lt;rec-number&gt;66&lt;/rec-number&gt;&lt;foreign-keys&gt;&lt;key app="EN" db-id="vr9fdr09ofp5w0ewaexvdxffswtps2edzfwx"&gt;66&lt;/key&gt;&lt;/foreign-keys&gt;&lt;ref-type name="Journal Article"&gt;17&lt;/ref-type&gt;&lt;contributors&gt;&lt;authors&gt;&lt;author&gt;Gee, M.W.&lt;/author&gt;&lt;author&gt;Dohrmann, C.R.&lt;/author&gt;&lt;author&gt;Key, S.W.&lt;/author&gt;&lt;author&gt;Wall, W.A.&lt;/author&gt;&lt;/authors&gt;&lt;/contributors&gt;&lt;titles&gt;&lt;title&gt;A uniform nodal strain tetrahedron with isochoric stabilization&lt;/title&gt;&lt;secondary-title&gt;Int. J. Numer. Meth. Engng&lt;/secondary-title&gt;&lt;/titles&gt;&lt;pages&gt;429-443&lt;/pages&gt;&lt;number&gt;78&lt;/number&gt;&lt;dates&gt;&lt;year&gt;2009&lt;/year&gt;&lt;/dates&gt;&lt;urls&gt;&lt;/urls&gt;&lt;/record&gt;&lt;/Cite&gt;&lt;/EndNote&gt;</w:instrText>
      </w:r>
      <w:r w:rsidR="00E24C5F">
        <w:fldChar w:fldCharType="separate"/>
      </w:r>
      <w:r w:rsidR="00031F52">
        <w:rPr>
          <w:noProof/>
        </w:rPr>
        <w:t>[</w:t>
      </w:r>
      <w:hyperlink w:anchor="_ENREF_2" w:tooltip="Gee, 2009 #66" w:history="1">
        <w:r w:rsidR="00711A1D">
          <w:rPr>
            <w:noProof/>
          </w:rPr>
          <w:t>2</w:t>
        </w:r>
      </w:hyperlink>
      <w:r w:rsidR="00031F52">
        <w:rPr>
          <w:noProof/>
        </w:rPr>
        <w:t>]</w:t>
      </w:r>
      <w:r w:rsidR="00E24C5F">
        <w:fldChar w:fldCharType="end"/>
      </w:r>
      <w:r w:rsidR="00E24C5F">
        <w:t>.</w:t>
      </w:r>
      <w:r w:rsidR="006A0BC1">
        <w:t xml:space="preserve"> </w:t>
      </w:r>
      <w:r w:rsidR="00E24C5F">
        <w:t>This formulation requires a</w:t>
      </w:r>
      <w:r w:rsidR="006A0BC1">
        <w:t>dditional parameters</w:t>
      </w:r>
      <w:r w:rsidR="0034747B">
        <w:t>.</w:t>
      </w:r>
      <w:r w:rsidR="006A0BC1">
        <w:t xml:space="preserve"> </w:t>
      </w:r>
      <w:r w:rsidR="00E24C5F">
        <w:t xml:space="preserve"> </w:t>
      </w:r>
      <w:r w:rsidR="0034747B">
        <w:t>T</w:t>
      </w:r>
      <w:r w:rsidR="00E24C5F">
        <w:t xml:space="preserve">o </w:t>
      </w:r>
      <w:r w:rsidR="006A0BC1">
        <w:t xml:space="preserve">override the default </w:t>
      </w:r>
      <w:r w:rsidR="00E24C5F">
        <w:t>values, use</w:t>
      </w:r>
      <w:r w:rsidR="006A0BC1">
        <w:t xml:space="preserve"> the following alternative syntax</w:t>
      </w:r>
      <w:r w:rsidR="00D730B1">
        <w:t>:</w:t>
      </w:r>
    </w:p>
    <w:p w14:paraId="11594CEB" w14:textId="77777777" w:rsidR="006A0BC1" w:rsidRDefault="006A0BC1" w:rsidP="006A0BC1">
      <w:pPr>
        <w:tabs>
          <w:tab w:val="left" w:pos="720"/>
        </w:tabs>
        <w:ind w:left="720"/>
      </w:pPr>
    </w:p>
    <w:p w14:paraId="29E87E9B" w14:textId="77777777" w:rsidR="006A0BC1" w:rsidRDefault="006A0BC1" w:rsidP="006A0BC1">
      <w:pPr>
        <w:pStyle w:val="code"/>
        <w:ind w:left="720"/>
      </w:pPr>
      <w:r>
        <w:t>&lt;rule elem="tet4" type="UT4"&gt;</w:t>
      </w:r>
    </w:p>
    <w:p w14:paraId="574DD2BB" w14:textId="77777777" w:rsidR="006A0BC1" w:rsidRDefault="006A0BC1" w:rsidP="006A0BC1">
      <w:pPr>
        <w:pStyle w:val="code"/>
        <w:ind w:left="720"/>
      </w:pPr>
      <w:r>
        <w:tab/>
        <w:t>&lt;alpha&gt;0.05&lt;/alpha&gt;</w:t>
      </w:r>
    </w:p>
    <w:p w14:paraId="5F9A2247" w14:textId="77777777" w:rsidR="006A0BC1" w:rsidRDefault="006A0BC1" w:rsidP="006A0BC1">
      <w:pPr>
        <w:pStyle w:val="code"/>
        <w:ind w:left="720"/>
      </w:pPr>
      <w:r>
        <w:tab/>
        <w:t>&lt;iso_stab&gt;0&lt;/iso_stab&gt;</w:t>
      </w:r>
    </w:p>
    <w:p w14:paraId="3721EF89" w14:textId="77777777" w:rsidR="006A0BC1" w:rsidRDefault="006A0BC1" w:rsidP="006A0BC1">
      <w:pPr>
        <w:pStyle w:val="code"/>
        <w:ind w:left="720"/>
      </w:pPr>
      <w:r>
        <w:t>&lt;/rule&gt;</w:t>
      </w:r>
    </w:p>
    <w:p w14:paraId="2BEF2A45" w14:textId="77777777" w:rsidR="006A0BC1" w:rsidRDefault="006A0BC1" w:rsidP="006A0BC1">
      <w:pPr>
        <w:tabs>
          <w:tab w:val="left" w:pos="720"/>
        </w:tabs>
        <w:ind w:left="720"/>
      </w:pPr>
    </w:p>
    <w:p w14:paraId="11356832" w14:textId="77777777" w:rsidR="006A0BC1" w:rsidRDefault="006A0BC1" w:rsidP="006A0BC1">
      <w:pPr>
        <w:tabs>
          <w:tab w:val="left" w:pos="720"/>
        </w:tabs>
        <w:ind w:left="720"/>
      </w:pPr>
      <w:r>
        <w:lastRenderedPageBreak/>
        <w:t xml:space="preserve">The </w:t>
      </w:r>
      <w:r>
        <w:rPr>
          <w:i/>
        </w:rPr>
        <w:t xml:space="preserve">alpha </w:t>
      </w:r>
      <w:r>
        <w:t xml:space="preserve">parameter defines the amount of “blending” between the regular tet-contribution and the nodally integrated contribution. The value must be between 0 and 1, where 0 means no contribution from the regular tet and 1 means no contribution from the nodally averaged tet. The </w:t>
      </w:r>
      <w:r>
        <w:rPr>
          <w:i/>
        </w:rPr>
        <w:t xml:space="preserve">iso_stab </w:t>
      </w:r>
      <w:r>
        <w:t>parameter is a flag that chooses between two slightly different formulations of the nodally integrated tet. When set to 0, the stabilization is applied to the entire virtual work, whereas when set to 1 the stabilization is applied only to the isochoric part. See the Theory Manual for a detailed description of this formulation.</w:t>
      </w:r>
    </w:p>
    <w:p w14:paraId="3BCA5934" w14:textId="77777777" w:rsidR="003F2CC8" w:rsidRDefault="003F2CC8" w:rsidP="006A0BC1">
      <w:pPr>
        <w:tabs>
          <w:tab w:val="left" w:pos="720"/>
        </w:tabs>
        <w:ind w:left="720"/>
      </w:pPr>
    </w:p>
    <w:p w14:paraId="5CCCF708" w14:textId="6BADECF3" w:rsidR="003F2CC8" w:rsidRPr="003F2CC8" w:rsidRDefault="003F2CC8" w:rsidP="007D6F0D">
      <w:pPr>
        <w:pStyle w:val="ListParagraph"/>
        <w:numPr>
          <w:ilvl w:val="0"/>
          <w:numId w:val="54"/>
        </w:numPr>
        <w:tabs>
          <w:tab w:val="left" w:pos="720"/>
        </w:tabs>
      </w:pPr>
      <w:r>
        <w:t xml:space="preserve">For the </w:t>
      </w:r>
      <w:r w:rsidRPr="006B4462">
        <w:rPr>
          <w:i/>
        </w:rPr>
        <w:t xml:space="preserve">tet10 </w:t>
      </w:r>
      <w:r>
        <w:t>element, the following integration rules are supported.</w:t>
      </w:r>
    </w:p>
    <w:p w14:paraId="74F432B2" w14:textId="77777777" w:rsidR="003F2CC8" w:rsidRDefault="003F2CC8" w:rsidP="006A0BC1">
      <w:pPr>
        <w:tabs>
          <w:tab w:val="left" w:pos="720"/>
        </w:tabs>
        <w:ind w:left="720"/>
      </w:pPr>
    </w:p>
    <w:tbl>
      <w:tblPr>
        <w:tblStyle w:val="TableGrid"/>
        <w:tblW w:w="0" w:type="auto"/>
        <w:tblInd w:w="720" w:type="dxa"/>
        <w:tblLook w:val="04A0" w:firstRow="1" w:lastRow="0" w:firstColumn="1" w:lastColumn="0" w:noHBand="0" w:noVBand="1"/>
      </w:tblPr>
      <w:tblGrid>
        <w:gridCol w:w="1576"/>
        <w:gridCol w:w="7280"/>
      </w:tblGrid>
      <w:tr w:rsidR="003F2CC8" w14:paraId="62394AD1" w14:textId="77777777" w:rsidTr="007D6F0D">
        <w:tc>
          <w:tcPr>
            <w:tcW w:w="1548" w:type="dxa"/>
          </w:tcPr>
          <w:p w14:paraId="4D5B52D1" w14:textId="0A682416" w:rsidR="003F2CC8" w:rsidRPr="007D6F0D" w:rsidRDefault="003F2CC8" w:rsidP="006A0BC1">
            <w:pPr>
              <w:tabs>
                <w:tab w:val="left" w:pos="720"/>
              </w:tabs>
              <w:rPr>
                <w:b/>
              </w:rPr>
            </w:pPr>
            <w:r>
              <w:rPr>
                <w:b/>
              </w:rPr>
              <w:t>tet10</w:t>
            </w:r>
          </w:p>
        </w:tc>
        <w:tc>
          <w:tcPr>
            <w:tcW w:w="7308" w:type="dxa"/>
          </w:tcPr>
          <w:p w14:paraId="43850C65" w14:textId="583D1291" w:rsidR="003F2CC8" w:rsidRPr="007D6F0D" w:rsidRDefault="003F2CC8" w:rsidP="006A0BC1">
            <w:pPr>
              <w:tabs>
                <w:tab w:val="left" w:pos="720"/>
              </w:tabs>
              <w:rPr>
                <w:b/>
              </w:rPr>
            </w:pPr>
            <w:r>
              <w:rPr>
                <w:b/>
              </w:rPr>
              <w:t>description</w:t>
            </w:r>
          </w:p>
        </w:tc>
      </w:tr>
      <w:tr w:rsidR="003F2CC8" w14:paraId="0B00E127" w14:textId="77777777" w:rsidTr="007D6F0D">
        <w:tc>
          <w:tcPr>
            <w:tcW w:w="1548" w:type="dxa"/>
          </w:tcPr>
          <w:p w14:paraId="4AF822BF" w14:textId="72D982F2" w:rsidR="003F2CC8" w:rsidRDefault="003F2CC8" w:rsidP="006A0BC1">
            <w:pPr>
              <w:tabs>
                <w:tab w:val="left" w:pos="720"/>
              </w:tabs>
            </w:pPr>
            <w:r>
              <w:t>GAUSS4</w:t>
            </w:r>
            <w:r w:rsidR="006B4462">
              <w:t>*</w:t>
            </w:r>
          </w:p>
        </w:tc>
        <w:tc>
          <w:tcPr>
            <w:tcW w:w="7308" w:type="dxa"/>
          </w:tcPr>
          <w:p w14:paraId="2C59C5AA" w14:textId="36F7F839" w:rsidR="003F2CC8" w:rsidRDefault="003F2CC8" w:rsidP="006A0BC1">
            <w:pPr>
              <w:tabs>
                <w:tab w:val="left" w:pos="720"/>
              </w:tabs>
            </w:pPr>
            <w:r>
              <w:t>Gaussian integration rule using 4 integration points</w:t>
            </w:r>
          </w:p>
        </w:tc>
      </w:tr>
      <w:tr w:rsidR="003F2CC8" w14:paraId="080302FC" w14:textId="77777777" w:rsidTr="003F2CC8">
        <w:tc>
          <w:tcPr>
            <w:tcW w:w="1548" w:type="dxa"/>
          </w:tcPr>
          <w:p w14:paraId="1D3E7D52" w14:textId="76963BE3" w:rsidR="003F2CC8" w:rsidRDefault="003F2CC8" w:rsidP="006A0BC1">
            <w:pPr>
              <w:tabs>
                <w:tab w:val="left" w:pos="720"/>
              </w:tabs>
            </w:pPr>
            <w:r>
              <w:t>GAUSS8</w:t>
            </w:r>
          </w:p>
        </w:tc>
        <w:tc>
          <w:tcPr>
            <w:tcW w:w="7308" w:type="dxa"/>
          </w:tcPr>
          <w:p w14:paraId="015A8092" w14:textId="2AD11C38" w:rsidR="003F2CC8" w:rsidRDefault="003F2CC8" w:rsidP="006A0BC1">
            <w:pPr>
              <w:tabs>
                <w:tab w:val="left" w:pos="720"/>
              </w:tabs>
            </w:pPr>
            <w:r>
              <w:t>Gaussian integration rule using 8 integration points</w:t>
            </w:r>
          </w:p>
        </w:tc>
      </w:tr>
      <w:tr w:rsidR="003F2CC8" w14:paraId="17201BF6" w14:textId="77777777" w:rsidTr="003F2CC8">
        <w:tc>
          <w:tcPr>
            <w:tcW w:w="1548" w:type="dxa"/>
          </w:tcPr>
          <w:p w14:paraId="2406A384" w14:textId="45DD5FD8" w:rsidR="003F2CC8" w:rsidRDefault="003F2CC8" w:rsidP="006A0BC1">
            <w:pPr>
              <w:tabs>
                <w:tab w:val="left" w:pos="720"/>
              </w:tabs>
            </w:pPr>
            <w:r>
              <w:t>LOBATTO11</w:t>
            </w:r>
          </w:p>
        </w:tc>
        <w:tc>
          <w:tcPr>
            <w:tcW w:w="7308" w:type="dxa"/>
          </w:tcPr>
          <w:p w14:paraId="2DBBC277" w14:textId="58B2B324" w:rsidR="003F2CC8" w:rsidRDefault="003F2CC8" w:rsidP="006A0BC1">
            <w:pPr>
              <w:tabs>
                <w:tab w:val="left" w:pos="720"/>
              </w:tabs>
            </w:pPr>
            <w:r>
              <w:t xml:space="preserve">Gauss-Lobatto integration rule using 11 integration points </w:t>
            </w:r>
          </w:p>
        </w:tc>
      </w:tr>
    </w:tbl>
    <w:p w14:paraId="5749DECF" w14:textId="7D07AEFD" w:rsidR="003F2CC8" w:rsidRDefault="003F2CC8" w:rsidP="006A0BC1">
      <w:pPr>
        <w:tabs>
          <w:tab w:val="left" w:pos="720"/>
        </w:tabs>
        <w:ind w:left="720"/>
      </w:pPr>
    </w:p>
    <w:p w14:paraId="0DB31B52" w14:textId="3BA3E5DE" w:rsidR="006B4462" w:rsidRDefault="006B4462" w:rsidP="007D6F0D">
      <w:pPr>
        <w:pStyle w:val="ListParagraph"/>
        <w:numPr>
          <w:ilvl w:val="0"/>
          <w:numId w:val="54"/>
        </w:numPr>
        <w:tabs>
          <w:tab w:val="left" w:pos="720"/>
        </w:tabs>
      </w:pPr>
      <w:r>
        <w:t xml:space="preserve">For the </w:t>
      </w:r>
      <w:r w:rsidRPr="006B4462">
        <w:rPr>
          <w:i/>
        </w:rPr>
        <w:t xml:space="preserve">tri3 </w:t>
      </w:r>
      <w:r>
        <w:t>element, the following integration rules are supported.</w:t>
      </w:r>
    </w:p>
    <w:p w14:paraId="7D880B7C"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7F079E02" w14:textId="77777777" w:rsidTr="007D6F0D">
        <w:tc>
          <w:tcPr>
            <w:tcW w:w="1548" w:type="dxa"/>
          </w:tcPr>
          <w:p w14:paraId="44193987" w14:textId="50493CA8" w:rsidR="006B4462" w:rsidRPr="007D6F0D" w:rsidRDefault="006B4462" w:rsidP="006B4462">
            <w:pPr>
              <w:tabs>
                <w:tab w:val="left" w:pos="720"/>
              </w:tabs>
              <w:rPr>
                <w:b/>
              </w:rPr>
            </w:pPr>
            <w:r>
              <w:rPr>
                <w:b/>
              </w:rPr>
              <w:t>tri3</w:t>
            </w:r>
          </w:p>
        </w:tc>
        <w:tc>
          <w:tcPr>
            <w:tcW w:w="7308" w:type="dxa"/>
          </w:tcPr>
          <w:p w14:paraId="16C0D712" w14:textId="24A8CAB5" w:rsidR="006B4462" w:rsidRPr="007D6F0D" w:rsidRDefault="006B4462" w:rsidP="006B4462">
            <w:pPr>
              <w:tabs>
                <w:tab w:val="left" w:pos="720"/>
              </w:tabs>
              <w:rPr>
                <w:b/>
              </w:rPr>
            </w:pPr>
            <w:r>
              <w:rPr>
                <w:b/>
              </w:rPr>
              <w:t>description</w:t>
            </w:r>
          </w:p>
        </w:tc>
      </w:tr>
      <w:tr w:rsidR="006B4462" w14:paraId="30C9FF05" w14:textId="77777777" w:rsidTr="007D6F0D">
        <w:tc>
          <w:tcPr>
            <w:tcW w:w="1548" w:type="dxa"/>
          </w:tcPr>
          <w:p w14:paraId="6245B613" w14:textId="7A7534C7" w:rsidR="006B4462" w:rsidRDefault="006B4462" w:rsidP="006B4462">
            <w:pPr>
              <w:tabs>
                <w:tab w:val="left" w:pos="720"/>
              </w:tabs>
            </w:pPr>
            <w:r>
              <w:t>GAUSS1</w:t>
            </w:r>
          </w:p>
        </w:tc>
        <w:tc>
          <w:tcPr>
            <w:tcW w:w="7308" w:type="dxa"/>
          </w:tcPr>
          <w:p w14:paraId="2766E0C7" w14:textId="7D76AAE1" w:rsidR="006B4462" w:rsidRDefault="006B4462" w:rsidP="006B4462">
            <w:pPr>
              <w:tabs>
                <w:tab w:val="left" w:pos="720"/>
              </w:tabs>
            </w:pPr>
            <w:r>
              <w:t>Gaussian integration with one integration point</w:t>
            </w:r>
          </w:p>
        </w:tc>
      </w:tr>
      <w:tr w:rsidR="006B4462" w14:paraId="28FBFA49" w14:textId="77777777" w:rsidTr="007D6F0D">
        <w:tc>
          <w:tcPr>
            <w:tcW w:w="1548" w:type="dxa"/>
          </w:tcPr>
          <w:p w14:paraId="678D5485" w14:textId="3EF58F4A" w:rsidR="006B4462" w:rsidRDefault="006B4462" w:rsidP="006B4462">
            <w:pPr>
              <w:tabs>
                <w:tab w:val="left" w:pos="720"/>
              </w:tabs>
            </w:pPr>
            <w:r>
              <w:t>GAUSS3*</w:t>
            </w:r>
          </w:p>
        </w:tc>
        <w:tc>
          <w:tcPr>
            <w:tcW w:w="7308" w:type="dxa"/>
          </w:tcPr>
          <w:p w14:paraId="33F06914" w14:textId="3366E6A6" w:rsidR="006B4462" w:rsidRDefault="006B4462" w:rsidP="006B4462">
            <w:pPr>
              <w:tabs>
                <w:tab w:val="left" w:pos="720"/>
              </w:tabs>
            </w:pPr>
            <w:r>
              <w:t>Guassian integration with three integration rules.</w:t>
            </w:r>
          </w:p>
        </w:tc>
      </w:tr>
    </w:tbl>
    <w:p w14:paraId="672D84E3" w14:textId="77777777" w:rsidR="006B4462" w:rsidRPr="003F2CC8" w:rsidRDefault="006B4462" w:rsidP="006B4462">
      <w:pPr>
        <w:tabs>
          <w:tab w:val="left" w:pos="720"/>
        </w:tabs>
        <w:ind w:left="720"/>
      </w:pPr>
    </w:p>
    <w:p w14:paraId="31B43496" w14:textId="77777777" w:rsidR="006B4462" w:rsidRDefault="006B4462" w:rsidP="006A0BC1">
      <w:pPr>
        <w:tabs>
          <w:tab w:val="left" w:pos="720"/>
        </w:tabs>
        <w:ind w:left="720"/>
      </w:pPr>
    </w:p>
    <w:p w14:paraId="16C6AC5F" w14:textId="4620C95B" w:rsidR="006B4462" w:rsidRDefault="006B4462" w:rsidP="007D6F0D">
      <w:pPr>
        <w:pStyle w:val="ListParagraph"/>
        <w:numPr>
          <w:ilvl w:val="0"/>
          <w:numId w:val="54"/>
        </w:numPr>
        <w:tabs>
          <w:tab w:val="left" w:pos="720"/>
        </w:tabs>
      </w:pPr>
      <w:r>
        <w:t xml:space="preserve">For the </w:t>
      </w:r>
      <w:r w:rsidRPr="006B4462">
        <w:rPr>
          <w:i/>
        </w:rPr>
        <w:t xml:space="preserve">tri6 </w:t>
      </w:r>
      <w:r>
        <w:t>element, the following integration rules are supported.</w:t>
      </w:r>
    </w:p>
    <w:p w14:paraId="24CC15B5"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50A5A863" w14:textId="77777777" w:rsidTr="007D6F0D">
        <w:tc>
          <w:tcPr>
            <w:tcW w:w="1548" w:type="dxa"/>
          </w:tcPr>
          <w:p w14:paraId="3D55784B" w14:textId="4AFAEE62" w:rsidR="006B4462" w:rsidRPr="007D6F0D" w:rsidRDefault="006B4462" w:rsidP="006B4462">
            <w:pPr>
              <w:tabs>
                <w:tab w:val="left" w:pos="720"/>
              </w:tabs>
              <w:rPr>
                <w:b/>
              </w:rPr>
            </w:pPr>
            <w:r>
              <w:rPr>
                <w:b/>
              </w:rPr>
              <w:t>tri6</w:t>
            </w:r>
          </w:p>
        </w:tc>
        <w:tc>
          <w:tcPr>
            <w:tcW w:w="7308" w:type="dxa"/>
          </w:tcPr>
          <w:p w14:paraId="12F4B3E2" w14:textId="17980B48" w:rsidR="006B4462" w:rsidRPr="007D6F0D" w:rsidRDefault="006B4462" w:rsidP="006B4462">
            <w:pPr>
              <w:tabs>
                <w:tab w:val="left" w:pos="720"/>
              </w:tabs>
              <w:rPr>
                <w:b/>
              </w:rPr>
            </w:pPr>
            <w:r>
              <w:rPr>
                <w:b/>
              </w:rPr>
              <w:t>description</w:t>
            </w:r>
          </w:p>
        </w:tc>
      </w:tr>
      <w:tr w:rsidR="006B4462" w14:paraId="327EF147" w14:textId="77777777" w:rsidTr="007D6F0D">
        <w:tc>
          <w:tcPr>
            <w:tcW w:w="1548" w:type="dxa"/>
          </w:tcPr>
          <w:p w14:paraId="7E39BC25" w14:textId="2F03D135" w:rsidR="006B4462" w:rsidRDefault="006B4462" w:rsidP="006B4462">
            <w:pPr>
              <w:tabs>
                <w:tab w:val="left" w:pos="720"/>
              </w:tabs>
            </w:pPr>
            <w:r>
              <w:t>GAUSS3*</w:t>
            </w:r>
          </w:p>
        </w:tc>
        <w:tc>
          <w:tcPr>
            <w:tcW w:w="7308" w:type="dxa"/>
          </w:tcPr>
          <w:p w14:paraId="07F3E403" w14:textId="6AF200D8" w:rsidR="006B4462" w:rsidRDefault="006B4462" w:rsidP="006B4462">
            <w:pPr>
              <w:tabs>
                <w:tab w:val="left" w:pos="720"/>
              </w:tabs>
            </w:pPr>
            <w:r>
              <w:t>Gaussian integration with 3 integration points</w:t>
            </w:r>
          </w:p>
        </w:tc>
      </w:tr>
      <w:tr w:rsidR="006B4462" w14:paraId="1B56957E" w14:textId="77777777" w:rsidTr="007D6F0D">
        <w:tc>
          <w:tcPr>
            <w:tcW w:w="1548" w:type="dxa"/>
          </w:tcPr>
          <w:p w14:paraId="0E4A1657" w14:textId="63B1B725" w:rsidR="006B4462" w:rsidRDefault="006B4462" w:rsidP="006B4462">
            <w:pPr>
              <w:tabs>
                <w:tab w:val="left" w:pos="720"/>
              </w:tabs>
            </w:pPr>
            <w:r>
              <w:t>GAUSS6</w:t>
            </w:r>
          </w:p>
        </w:tc>
        <w:tc>
          <w:tcPr>
            <w:tcW w:w="7308" w:type="dxa"/>
          </w:tcPr>
          <w:p w14:paraId="4B47C4D2" w14:textId="3BFA10D8" w:rsidR="006B4462" w:rsidRDefault="006B4462" w:rsidP="006B4462">
            <w:pPr>
              <w:tabs>
                <w:tab w:val="left" w:pos="720"/>
              </w:tabs>
            </w:pPr>
            <w:r>
              <w:t>Gaussian integration with 6 integration points (1)</w:t>
            </w:r>
          </w:p>
        </w:tc>
      </w:tr>
      <w:tr w:rsidR="006B4462" w14:paraId="17B55A93" w14:textId="77777777" w:rsidTr="006B4462">
        <w:tc>
          <w:tcPr>
            <w:tcW w:w="1548" w:type="dxa"/>
          </w:tcPr>
          <w:p w14:paraId="5D1EBEBA" w14:textId="236080A9" w:rsidR="006B4462" w:rsidRDefault="006B4462" w:rsidP="006B4462">
            <w:pPr>
              <w:tabs>
                <w:tab w:val="left" w:pos="720"/>
              </w:tabs>
            </w:pPr>
            <w:r>
              <w:t>GAUSS4</w:t>
            </w:r>
          </w:p>
        </w:tc>
        <w:tc>
          <w:tcPr>
            <w:tcW w:w="7308" w:type="dxa"/>
          </w:tcPr>
          <w:p w14:paraId="7F87CC4B" w14:textId="4834A345" w:rsidR="006B4462" w:rsidRDefault="006B4462" w:rsidP="006B4462">
            <w:pPr>
              <w:tabs>
                <w:tab w:val="left" w:pos="720"/>
              </w:tabs>
            </w:pPr>
            <w:r>
              <w:t>Gaussian integration with 4 integration points</w:t>
            </w:r>
          </w:p>
        </w:tc>
      </w:tr>
      <w:tr w:rsidR="006B4462" w14:paraId="42FFA2FF" w14:textId="77777777" w:rsidTr="006B4462">
        <w:tc>
          <w:tcPr>
            <w:tcW w:w="1548" w:type="dxa"/>
          </w:tcPr>
          <w:p w14:paraId="4859D2CE" w14:textId="641CDE8F" w:rsidR="006B4462" w:rsidRDefault="006B4462" w:rsidP="006B4462">
            <w:pPr>
              <w:tabs>
                <w:tab w:val="left" w:pos="720"/>
              </w:tabs>
            </w:pPr>
            <w:r>
              <w:t>GAUSS7</w:t>
            </w:r>
          </w:p>
        </w:tc>
        <w:tc>
          <w:tcPr>
            <w:tcW w:w="7308" w:type="dxa"/>
          </w:tcPr>
          <w:p w14:paraId="38F8FC9B" w14:textId="5CA10EA1" w:rsidR="006B4462" w:rsidRDefault="006B4462" w:rsidP="006B4462">
            <w:pPr>
              <w:tabs>
                <w:tab w:val="left" w:pos="720"/>
              </w:tabs>
            </w:pPr>
            <w:r>
              <w:t>Gaussian integration with 7 integration points</w:t>
            </w:r>
          </w:p>
        </w:tc>
      </w:tr>
      <w:tr w:rsidR="006B4462" w14:paraId="0EAF42A9" w14:textId="77777777" w:rsidTr="006B4462">
        <w:tc>
          <w:tcPr>
            <w:tcW w:w="1548" w:type="dxa"/>
          </w:tcPr>
          <w:p w14:paraId="24EEA8A4" w14:textId="749CFCF9" w:rsidR="006B4462" w:rsidRDefault="006B4462" w:rsidP="006B4462">
            <w:pPr>
              <w:tabs>
                <w:tab w:val="left" w:pos="720"/>
              </w:tabs>
            </w:pPr>
            <w:r>
              <w:t>LOBATTO7</w:t>
            </w:r>
          </w:p>
        </w:tc>
        <w:tc>
          <w:tcPr>
            <w:tcW w:w="7308" w:type="dxa"/>
          </w:tcPr>
          <w:p w14:paraId="72C8714B" w14:textId="036513A0" w:rsidR="006B4462" w:rsidRDefault="006B4462" w:rsidP="006B4462">
            <w:pPr>
              <w:tabs>
                <w:tab w:val="left" w:pos="720"/>
              </w:tabs>
            </w:pPr>
            <w:r>
              <w:t xml:space="preserve">Gauss-Lobatto integration with 7 integration points. </w:t>
            </w:r>
          </w:p>
        </w:tc>
      </w:tr>
    </w:tbl>
    <w:p w14:paraId="446999D8" w14:textId="77777777" w:rsidR="006B4462" w:rsidRDefault="006B4462" w:rsidP="006B4462">
      <w:pPr>
        <w:tabs>
          <w:tab w:val="left" w:pos="720"/>
        </w:tabs>
        <w:ind w:left="720"/>
      </w:pPr>
    </w:p>
    <w:p w14:paraId="57AE9CD7" w14:textId="54C46BC3" w:rsidR="006B4462" w:rsidRDefault="006B4462" w:rsidP="006B4462">
      <w:pPr>
        <w:tabs>
          <w:tab w:val="left" w:pos="720"/>
        </w:tabs>
        <w:ind w:left="720"/>
        <w:rPr>
          <w:i/>
        </w:rPr>
      </w:pPr>
      <w:r>
        <w:rPr>
          <w:i/>
        </w:rPr>
        <w:t>Comments:</w:t>
      </w:r>
    </w:p>
    <w:p w14:paraId="60C3DB64" w14:textId="7323D820" w:rsidR="006B4462" w:rsidRPr="006B4462" w:rsidRDefault="006B4462" w:rsidP="006B4462">
      <w:pPr>
        <w:tabs>
          <w:tab w:val="left" w:pos="720"/>
        </w:tabs>
        <w:ind w:left="720"/>
      </w:pPr>
      <w:r>
        <w:t>1. This rule has only nonzero weights at the edge nodes, which effectively reduces this rule to a 3-node rule.</w:t>
      </w:r>
    </w:p>
    <w:p w14:paraId="03956EC2" w14:textId="77777777" w:rsidR="006B4462" w:rsidRPr="00960711" w:rsidRDefault="006B4462" w:rsidP="006A0BC1">
      <w:pPr>
        <w:tabs>
          <w:tab w:val="left" w:pos="720"/>
        </w:tabs>
        <w:ind w:left="720"/>
      </w:pPr>
    </w:p>
    <w:p w14:paraId="48EAF272" w14:textId="77777777" w:rsidR="006A0BC1" w:rsidRDefault="006A0BC1" w:rsidP="006A0BC1"/>
    <w:p w14:paraId="7863E6AA" w14:textId="6A1950C1" w:rsidR="006A0BC1" w:rsidRDefault="006A0BC1" w:rsidP="006A0BC1">
      <w:pPr>
        <w:pStyle w:val="Heading3"/>
        <w:jc w:val="left"/>
      </w:pPr>
      <w:bookmarkStart w:id="249" w:name="_Toc385498410"/>
      <w:r>
        <w:t xml:space="preserve">Parameters for </w:t>
      </w:r>
      <w:r w:rsidR="00D153DC">
        <w:rPr>
          <w:i/>
        </w:rPr>
        <w:t>B</w:t>
      </w:r>
      <w:r w:rsidR="00EA184D">
        <w:rPr>
          <w:i/>
        </w:rPr>
        <w:t>iphasic</w:t>
      </w:r>
      <w:r w:rsidR="00EA184D">
        <w:t xml:space="preserve"> </w:t>
      </w:r>
      <w:r w:rsidR="00D153DC">
        <w:t>A</w:t>
      </w:r>
      <w:r>
        <w:t>nalysis</w:t>
      </w:r>
      <w:bookmarkEnd w:id="249"/>
    </w:p>
    <w:p w14:paraId="2B94ED23" w14:textId="7B3E46E8" w:rsidR="006A0BC1" w:rsidRDefault="006A0BC1" w:rsidP="006A0BC1">
      <w:r>
        <w:t xml:space="preserve">A biphasic analysis is defined by using the </w:t>
      </w:r>
      <w:r w:rsidR="00EA184D">
        <w:rPr>
          <w:i/>
        </w:rPr>
        <w:t xml:space="preserve">biphasic </w:t>
      </w:r>
      <w:r>
        <w:t>type in Module section. Since a biphasic an</w:t>
      </w:r>
      <w:r w:rsidR="00D730B1">
        <w:t>a</w:t>
      </w:r>
      <w:r>
        <w:t>lysis couples a fluid problem to a solid mechanics problem, all control parameters above can be used in a biphasic analysis. In addition, the following parameters can be defined</w:t>
      </w:r>
      <w:r w:rsidR="00D730B1">
        <w:t>:</w:t>
      </w:r>
    </w:p>
    <w:p w14:paraId="0B5A286B" w14:textId="77777777" w:rsidR="006A0BC1" w:rsidRDefault="006A0BC1" w:rsidP="006A0BC1"/>
    <w:p w14:paraId="232879B5" w14:textId="77777777" w:rsidR="003E6252" w:rsidRDefault="003E6252" w:rsidP="006A0BC1"/>
    <w:p w14:paraId="1CCD360A" w14:textId="77777777" w:rsidR="006A0BC1" w:rsidRPr="006127C2"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7"/>
        <w:gridCol w:w="6194"/>
        <w:gridCol w:w="1005"/>
      </w:tblGrid>
      <w:tr w:rsidR="006A0BC1" w14:paraId="58083AF4" w14:textId="77777777">
        <w:tc>
          <w:tcPr>
            <w:tcW w:w="1908" w:type="dxa"/>
            <w:shd w:val="clear" w:color="auto" w:fill="auto"/>
          </w:tcPr>
          <w:p w14:paraId="079ED4B5" w14:textId="77777777" w:rsidR="006A0BC1" w:rsidRPr="00CF5BEB" w:rsidRDefault="006A0BC1" w:rsidP="006A0BC1">
            <w:pPr>
              <w:rPr>
                <w:b/>
              </w:rPr>
            </w:pPr>
            <w:r w:rsidRPr="00CF5BEB">
              <w:rPr>
                <w:b/>
              </w:rPr>
              <w:lastRenderedPageBreak/>
              <w:t>Parameter</w:t>
            </w:r>
          </w:p>
        </w:tc>
        <w:tc>
          <w:tcPr>
            <w:tcW w:w="6660" w:type="dxa"/>
            <w:shd w:val="clear" w:color="auto" w:fill="auto"/>
          </w:tcPr>
          <w:p w14:paraId="7352EAA2" w14:textId="77777777" w:rsidR="006A0BC1" w:rsidRPr="00CF5BEB" w:rsidRDefault="006A0BC1" w:rsidP="006A0BC1">
            <w:pPr>
              <w:rPr>
                <w:b/>
              </w:rPr>
            </w:pPr>
            <w:r w:rsidRPr="00CF5BEB">
              <w:rPr>
                <w:b/>
              </w:rPr>
              <w:t>Description</w:t>
            </w:r>
          </w:p>
        </w:tc>
        <w:tc>
          <w:tcPr>
            <w:tcW w:w="1008" w:type="dxa"/>
            <w:shd w:val="clear" w:color="auto" w:fill="auto"/>
          </w:tcPr>
          <w:p w14:paraId="4F00429C" w14:textId="77777777" w:rsidR="006A0BC1" w:rsidRPr="00CF5BEB" w:rsidRDefault="006A0BC1" w:rsidP="006A0BC1">
            <w:pPr>
              <w:rPr>
                <w:b/>
              </w:rPr>
            </w:pPr>
            <w:r w:rsidRPr="00CF5BEB">
              <w:rPr>
                <w:b/>
              </w:rPr>
              <w:t>Default</w:t>
            </w:r>
          </w:p>
        </w:tc>
      </w:tr>
      <w:tr w:rsidR="006A0BC1" w14:paraId="20103C62" w14:textId="77777777">
        <w:tc>
          <w:tcPr>
            <w:tcW w:w="1908" w:type="dxa"/>
            <w:shd w:val="clear" w:color="auto" w:fill="auto"/>
          </w:tcPr>
          <w:p w14:paraId="4ECA8C24" w14:textId="77777777" w:rsidR="006A0BC1" w:rsidRDefault="006A0BC1" w:rsidP="006A0BC1">
            <w:pPr>
              <w:pStyle w:val="PlainText"/>
            </w:pPr>
            <w:r>
              <w:t>ptol</w:t>
            </w:r>
          </w:p>
        </w:tc>
        <w:tc>
          <w:tcPr>
            <w:tcW w:w="6660" w:type="dxa"/>
            <w:shd w:val="clear" w:color="auto" w:fill="auto"/>
          </w:tcPr>
          <w:p w14:paraId="4B6F1153" w14:textId="77777777" w:rsidR="006A0BC1" w:rsidRDefault="006A0BC1" w:rsidP="006A0BC1">
            <w:r>
              <w:t>Specify the fluid pressure convergence tolerance</w:t>
            </w:r>
          </w:p>
        </w:tc>
        <w:tc>
          <w:tcPr>
            <w:tcW w:w="1008" w:type="dxa"/>
            <w:shd w:val="clear" w:color="auto" w:fill="auto"/>
          </w:tcPr>
          <w:p w14:paraId="7EF88B98" w14:textId="77777777" w:rsidR="006A0BC1" w:rsidRDefault="006A0BC1" w:rsidP="006A0BC1">
            <w:r>
              <w:t>0.01</w:t>
            </w:r>
          </w:p>
        </w:tc>
      </w:tr>
      <w:tr w:rsidR="006A0BC1" w14:paraId="088ED5B5" w14:textId="77777777">
        <w:tc>
          <w:tcPr>
            <w:tcW w:w="1908" w:type="dxa"/>
            <w:shd w:val="clear" w:color="auto" w:fill="auto"/>
          </w:tcPr>
          <w:p w14:paraId="29E94050" w14:textId="77777777" w:rsidR="006A0BC1" w:rsidRDefault="006A0BC1" w:rsidP="006A0BC1">
            <w:pPr>
              <w:pStyle w:val="PlainText"/>
            </w:pPr>
            <w:r>
              <w:t>symmetric_biphasic</w:t>
            </w:r>
          </w:p>
        </w:tc>
        <w:tc>
          <w:tcPr>
            <w:tcW w:w="6660" w:type="dxa"/>
            <w:shd w:val="clear" w:color="auto" w:fill="auto"/>
          </w:tcPr>
          <w:p w14:paraId="74550631" w14:textId="77777777" w:rsidR="006A0BC1" w:rsidRDefault="006A0BC1" w:rsidP="006A0BC1">
            <w:r>
              <w:t>Choose between a symmetric or nonsymmetric formulation</w:t>
            </w:r>
          </w:p>
        </w:tc>
        <w:tc>
          <w:tcPr>
            <w:tcW w:w="1008" w:type="dxa"/>
            <w:shd w:val="clear" w:color="auto" w:fill="auto"/>
          </w:tcPr>
          <w:p w14:paraId="7CDB6A6D" w14:textId="77777777" w:rsidR="006A0BC1" w:rsidRDefault="006A0BC1" w:rsidP="006A0BC1">
            <w:r>
              <w:t>1</w:t>
            </w:r>
          </w:p>
        </w:tc>
      </w:tr>
    </w:tbl>
    <w:p w14:paraId="6AA928D7" w14:textId="77777777" w:rsidR="006A0BC1" w:rsidRDefault="006A0BC1" w:rsidP="006A0BC1"/>
    <w:p w14:paraId="7690A0C3" w14:textId="5F1ACECE" w:rsidR="006A0BC1" w:rsidRDefault="006A0BC1" w:rsidP="006A0BC1">
      <w:pPr>
        <w:pStyle w:val="Heading3"/>
      </w:pPr>
      <w:bookmarkStart w:id="250" w:name="_Toc385498411"/>
      <w:r>
        <w:t xml:space="preserve">Parameters for </w:t>
      </w:r>
      <w:r w:rsidR="00D153DC">
        <w:rPr>
          <w:i/>
        </w:rPr>
        <w:t>S</w:t>
      </w:r>
      <w:r w:rsidRPr="007D6F0D">
        <w:rPr>
          <w:i/>
        </w:rPr>
        <w:t>olute</w:t>
      </w:r>
      <w:r>
        <w:t xml:space="preserve"> </w:t>
      </w:r>
      <w:r w:rsidR="00D153DC">
        <w:t>A</w:t>
      </w:r>
      <w:r>
        <w:t>nalysis</w:t>
      </w:r>
      <w:bookmarkEnd w:id="250"/>
    </w:p>
    <w:p w14:paraId="25743ED2" w14:textId="77777777" w:rsidR="006A0BC1" w:rsidRDefault="006A0BC1" w:rsidP="006A0BC1">
      <w:r>
        <w:t xml:space="preserve">When the type attribute of the Module section is set to </w:t>
      </w:r>
      <w:r>
        <w:rPr>
          <w:i/>
        </w:rPr>
        <w:t>solute</w:t>
      </w:r>
      <w:r w:rsidR="00E82C3F">
        <w:t xml:space="preserve"> or </w:t>
      </w:r>
      <w:r w:rsidR="00E82C3F">
        <w:rPr>
          <w:i/>
        </w:rPr>
        <w:t>triphasic</w:t>
      </w:r>
      <w:r w:rsidR="00D730B1">
        <w:t>,</w:t>
      </w:r>
      <w:r>
        <w:rPr>
          <w:i/>
        </w:rPr>
        <w:t xml:space="preserve"> </w:t>
      </w:r>
      <w:r>
        <w:t>a</w:t>
      </w:r>
      <w:r w:rsidR="00E82C3F">
        <w:t xml:space="preserve">n </w:t>
      </w:r>
      <w:r>
        <w:t>analysis is solved that includes solute transport. All parameters for a biphasic analysis can be used (including the ones for a structural mechanics analysis). In addition, the following parameters can be specified</w:t>
      </w:r>
      <w:r w:rsidR="00D730B1">
        <w:t>:</w:t>
      </w:r>
    </w:p>
    <w:p w14:paraId="779ABA01" w14:textId="77777777" w:rsidR="006A0BC1" w:rsidRDefault="006A0BC1" w:rsidP="006A0BC1"/>
    <w:p w14:paraId="05DEAFA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300"/>
        <w:gridCol w:w="1008"/>
      </w:tblGrid>
      <w:tr w:rsidR="006A0BC1" w14:paraId="6547372A" w14:textId="77777777">
        <w:tc>
          <w:tcPr>
            <w:tcW w:w="2268" w:type="dxa"/>
            <w:shd w:val="clear" w:color="auto" w:fill="auto"/>
          </w:tcPr>
          <w:p w14:paraId="4B0553BD" w14:textId="77777777" w:rsidR="006A0BC1" w:rsidRPr="00CF5BEB" w:rsidRDefault="006A0BC1" w:rsidP="006A0BC1">
            <w:pPr>
              <w:rPr>
                <w:b/>
              </w:rPr>
            </w:pPr>
            <w:r w:rsidRPr="00CF5BEB">
              <w:rPr>
                <w:b/>
              </w:rPr>
              <w:t>Parameter</w:t>
            </w:r>
          </w:p>
        </w:tc>
        <w:tc>
          <w:tcPr>
            <w:tcW w:w="6300" w:type="dxa"/>
            <w:shd w:val="clear" w:color="auto" w:fill="auto"/>
          </w:tcPr>
          <w:p w14:paraId="266A4ABC" w14:textId="77777777" w:rsidR="006A0BC1" w:rsidRPr="00CF5BEB" w:rsidRDefault="006A0BC1" w:rsidP="006A0BC1">
            <w:pPr>
              <w:rPr>
                <w:b/>
              </w:rPr>
            </w:pPr>
            <w:r w:rsidRPr="00CF5BEB">
              <w:rPr>
                <w:b/>
              </w:rPr>
              <w:t>Description</w:t>
            </w:r>
          </w:p>
        </w:tc>
        <w:tc>
          <w:tcPr>
            <w:tcW w:w="1008" w:type="dxa"/>
            <w:shd w:val="clear" w:color="auto" w:fill="auto"/>
          </w:tcPr>
          <w:p w14:paraId="56C1D64D" w14:textId="77777777" w:rsidR="006A0BC1" w:rsidRPr="00CF5BEB" w:rsidRDefault="006A0BC1" w:rsidP="006A0BC1">
            <w:pPr>
              <w:rPr>
                <w:b/>
              </w:rPr>
            </w:pPr>
            <w:r w:rsidRPr="00CF5BEB">
              <w:rPr>
                <w:b/>
              </w:rPr>
              <w:t>Default</w:t>
            </w:r>
          </w:p>
        </w:tc>
      </w:tr>
      <w:tr w:rsidR="006A0BC1" w14:paraId="71171D7D" w14:textId="77777777">
        <w:tc>
          <w:tcPr>
            <w:tcW w:w="2268" w:type="dxa"/>
            <w:shd w:val="clear" w:color="auto" w:fill="auto"/>
          </w:tcPr>
          <w:p w14:paraId="781C3560" w14:textId="77777777" w:rsidR="006A0BC1" w:rsidRDefault="006A0BC1" w:rsidP="006A0BC1">
            <w:pPr>
              <w:pStyle w:val="PlainText"/>
            </w:pPr>
            <w:r>
              <w:t>ctol</w:t>
            </w:r>
          </w:p>
        </w:tc>
        <w:tc>
          <w:tcPr>
            <w:tcW w:w="6300" w:type="dxa"/>
            <w:shd w:val="clear" w:color="auto" w:fill="auto"/>
          </w:tcPr>
          <w:p w14:paraId="6D388C06" w14:textId="77777777" w:rsidR="006A0BC1" w:rsidRDefault="006A0BC1" w:rsidP="006A0BC1">
            <w:r>
              <w:t>Specify the concentration convergence tolerance</w:t>
            </w:r>
          </w:p>
        </w:tc>
        <w:tc>
          <w:tcPr>
            <w:tcW w:w="1008" w:type="dxa"/>
            <w:shd w:val="clear" w:color="auto" w:fill="auto"/>
          </w:tcPr>
          <w:p w14:paraId="2D60AE9A" w14:textId="77777777" w:rsidR="006A0BC1" w:rsidRDefault="006A0BC1" w:rsidP="006A0BC1">
            <w:r>
              <w:t>0.01</w:t>
            </w:r>
          </w:p>
        </w:tc>
      </w:tr>
    </w:tbl>
    <w:p w14:paraId="1ED3328F" w14:textId="77777777" w:rsidR="006A0BC1" w:rsidRPr="00CD1007" w:rsidRDefault="006A0BC1" w:rsidP="006A0BC1"/>
    <w:p w14:paraId="27474C07" w14:textId="21A23BB1" w:rsidR="006A0BC1" w:rsidRDefault="006A0BC1" w:rsidP="006A0BC1">
      <w:pPr>
        <w:pStyle w:val="Heading3"/>
        <w:jc w:val="left"/>
      </w:pPr>
      <w:bookmarkStart w:id="251" w:name="_Toc385498412"/>
      <w:r>
        <w:t xml:space="preserve">Parameters for </w:t>
      </w:r>
      <w:r w:rsidR="00D153DC">
        <w:rPr>
          <w:i/>
        </w:rPr>
        <w:t>H</w:t>
      </w:r>
      <w:r w:rsidRPr="007D6F0D">
        <w:rPr>
          <w:i/>
        </w:rPr>
        <w:t>eat</w:t>
      </w:r>
      <w:r>
        <w:t xml:space="preserve"> </w:t>
      </w:r>
      <w:r w:rsidR="00D153DC">
        <w:t>A</w:t>
      </w:r>
      <w:r>
        <w:t>nalysis</w:t>
      </w:r>
      <w:bookmarkEnd w:id="251"/>
    </w:p>
    <w:p w14:paraId="23C73C15" w14:textId="77777777" w:rsidR="0091444A" w:rsidRDefault="006A0BC1" w:rsidP="006A0BC1">
      <w:pPr>
        <w:jc w:val="left"/>
      </w:pPr>
      <w:r>
        <w:t xml:space="preserve">A heat analysis uses the parameters defined in section </w:t>
      </w:r>
      <w:r>
        <w:fldChar w:fldCharType="begin"/>
      </w:r>
      <w:r>
        <w:instrText xml:space="preserve"> REF _Ref292527008 \r \h </w:instrText>
      </w:r>
      <w:r>
        <w:fldChar w:fldCharType="separate"/>
      </w:r>
      <w:ins w:id="252" w:author="Steve Maas" w:date="2014-01-02T13:04:00Z">
        <w:r w:rsidR="00873D59">
          <w:t>3.4.1</w:t>
        </w:r>
      </w:ins>
      <w:del w:id="253" w:author="Steve Maas" w:date="2014-01-02T13:04:00Z">
        <w:r w:rsidR="00B951E2" w:rsidDel="00873D59">
          <w:delText>3.3.1</w:delText>
        </w:r>
      </w:del>
      <w:r>
        <w:fldChar w:fldCharType="end"/>
      </w:r>
      <w:r w:rsidR="00D730B1">
        <w:t>.  H</w:t>
      </w:r>
      <w:r>
        <w:t>owever</w:t>
      </w:r>
      <w:r w:rsidR="00D730B1">
        <w:t>,</w:t>
      </w:r>
      <w:r>
        <w:t xml:space="preserve"> not all parameters have an effect. In particular, any parameter related to the auto-time stepping capability of FEBio or the nonlinear solution strategy is ignored.</w:t>
      </w:r>
    </w:p>
    <w:p w14:paraId="406EC431" w14:textId="77777777" w:rsidR="0091444A" w:rsidRDefault="0091444A" w:rsidP="006A0BC1">
      <w:pPr>
        <w:jc w:val="left"/>
      </w:pPr>
    </w:p>
    <w:p w14:paraId="441397E6" w14:textId="77777777" w:rsidR="0091444A" w:rsidRDefault="0091444A">
      <w:pPr>
        <w:jc w:val="left"/>
        <w:rPr>
          <w:rFonts w:cs="Arial"/>
          <w:b/>
          <w:bCs/>
          <w:iCs/>
          <w:sz w:val="36"/>
          <w:szCs w:val="28"/>
        </w:rPr>
      </w:pPr>
      <w:r>
        <w:br w:type="page"/>
      </w:r>
    </w:p>
    <w:p w14:paraId="10844D9F" w14:textId="24F0C71E" w:rsidR="0091444A" w:rsidRDefault="0091444A" w:rsidP="0091444A">
      <w:pPr>
        <w:pStyle w:val="Heading2"/>
      </w:pPr>
      <w:bookmarkStart w:id="254" w:name="_Toc385498413"/>
      <w:r>
        <w:lastRenderedPageBreak/>
        <w:t>Globals Section</w:t>
      </w:r>
      <w:bookmarkEnd w:id="254"/>
    </w:p>
    <w:p w14:paraId="3EA28A47" w14:textId="12191AB3" w:rsidR="0091444A" w:rsidRDefault="0091444A" w:rsidP="0091444A">
      <w:r>
        <w:t xml:space="preserve">The </w:t>
      </w:r>
      <w:r w:rsidRPr="008B6298">
        <w:rPr>
          <w:i/>
        </w:rPr>
        <w:t>Globals</w:t>
      </w:r>
      <w:r>
        <w:t xml:space="preserve"> section is used to define some global variables, such </w:t>
      </w:r>
      <w:ins w:id="255" w:author="Steve Maas" w:date="2014-01-15T10:39:00Z">
        <w:r>
          <w:t xml:space="preserve">as </w:t>
        </w:r>
      </w:ins>
      <w:del w:id="256" w:author="Steve Maas" w:date="2014-01-15T10:39:00Z">
        <w:r w:rsidDel="0091444A">
          <w:delText xml:space="preserve">as body forces and </w:delText>
        </w:r>
      </w:del>
      <w:r>
        <w:t>global constants</w:t>
      </w:r>
      <w:ins w:id="257" w:author="Steve Maas" w:date="2014-01-15T10:39:00Z">
        <w:r>
          <w:t>, solute data and solid bound molecule data</w:t>
        </w:r>
      </w:ins>
      <w:r>
        <w:t>.</w:t>
      </w:r>
    </w:p>
    <w:p w14:paraId="7C9FA480" w14:textId="77777777" w:rsidR="0091444A" w:rsidRDefault="0091444A" w:rsidP="0091444A">
      <w:pPr>
        <w:pStyle w:val="Heading3"/>
      </w:pPr>
      <w:bookmarkStart w:id="258" w:name="_Toc385498414"/>
      <w:r>
        <w:t>Constants</w:t>
      </w:r>
      <w:bookmarkEnd w:id="258"/>
    </w:p>
    <w:p w14:paraId="1376B31F" w14:textId="77777777" w:rsidR="0091444A" w:rsidRDefault="0091444A" w:rsidP="0091444A">
      <w:r>
        <w:t xml:space="preserve">Global constants currently include the universal gas constant </w:t>
      </w:r>
      <w:r w:rsidRPr="00AF2221">
        <w:rPr>
          <w:position w:val="-4"/>
        </w:rPr>
        <w:object w:dxaOrig="240" w:dyaOrig="260" w14:anchorId="74696051">
          <v:shape id="_x0000_i1028" type="#_x0000_t75" style="width:12pt;height:13.5pt" o:ole="">
            <v:imagedata r:id="rId35" o:title=""/>
          </v:shape>
          <o:OLEObject Type="Embed" ProgID="Equation.DSMT4" ShapeID="_x0000_i1028" DrawAspect="Content" ObjectID="_1459242111" r:id="rId36"/>
        </w:object>
      </w:r>
      <w:r>
        <w:t xml:space="preserve">, absolute temperature </w:t>
      </w:r>
      <w:r w:rsidRPr="00AF2221">
        <w:rPr>
          <w:position w:val="-6"/>
        </w:rPr>
        <w:object w:dxaOrig="200" w:dyaOrig="279" w14:anchorId="09A0FF70">
          <v:shape id="_x0000_i1029" type="#_x0000_t75" style="width:10pt;height:14pt" o:ole="">
            <v:imagedata r:id="rId37" o:title=""/>
          </v:shape>
          <o:OLEObject Type="Embed" ProgID="Equation.DSMT4" ShapeID="_x0000_i1029" DrawAspect="Content" ObjectID="_1459242112" r:id="rId38"/>
        </w:object>
      </w:r>
      <w:r>
        <w:t xml:space="preserve">, and Faraday constant </w:t>
      </w:r>
      <w:r w:rsidRPr="00AF2221">
        <w:rPr>
          <w:position w:val="-12"/>
        </w:rPr>
        <w:object w:dxaOrig="279" w:dyaOrig="360" w14:anchorId="0074107B">
          <v:shape id="_x0000_i1030" type="#_x0000_t75" style="width:14pt;height:18pt" o:ole="">
            <v:imagedata r:id="rId39" o:title=""/>
          </v:shape>
          <o:OLEObject Type="Embed" ProgID="Equation.DSMT4" ShapeID="_x0000_i1030" DrawAspect="Content" ObjectID="_1459242113" r:id="rId40"/>
        </w:object>
      </w:r>
      <w:r>
        <w:t>.  These constants must be expressed in units consistent with the rest of the analysis:</w:t>
      </w:r>
    </w:p>
    <w:p w14:paraId="4BC26009" w14:textId="77777777" w:rsidR="0091444A" w:rsidRDefault="0091444A" w:rsidP="0091444A"/>
    <w:p w14:paraId="7AEB26D0" w14:textId="77777777" w:rsidR="0091444A" w:rsidRDefault="0091444A" w:rsidP="0091444A">
      <w:pPr>
        <w:pStyle w:val="code"/>
      </w:pPr>
      <w:r>
        <w:t>&lt;Globals&gt;</w:t>
      </w:r>
    </w:p>
    <w:p w14:paraId="2A3CE8D5" w14:textId="77777777" w:rsidR="0091444A" w:rsidRPr="0097532C" w:rsidRDefault="0091444A" w:rsidP="0091444A">
      <w:pPr>
        <w:pStyle w:val="code"/>
      </w:pPr>
      <w:r w:rsidRPr="0097532C">
        <w:tab/>
        <w:t>&lt;Constants&gt;</w:t>
      </w:r>
    </w:p>
    <w:p w14:paraId="7DBD032D" w14:textId="77777777" w:rsidR="0091444A" w:rsidRDefault="0091444A" w:rsidP="0091444A">
      <w:pPr>
        <w:pStyle w:val="code"/>
      </w:pPr>
      <w:r>
        <w:tab/>
      </w:r>
      <w:r>
        <w:tab/>
        <w:t>&lt;R&gt;8.314e-6&lt;/R&gt;</w:t>
      </w:r>
    </w:p>
    <w:p w14:paraId="572FC058" w14:textId="77777777" w:rsidR="0091444A" w:rsidRDefault="0091444A" w:rsidP="0091444A">
      <w:pPr>
        <w:pStyle w:val="code"/>
      </w:pPr>
      <w:r>
        <w:tab/>
      </w:r>
      <w:r>
        <w:tab/>
        <w:t>&lt;T&gt;298&lt;/T&gt;</w:t>
      </w:r>
    </w:p>
    <w:p w14:paraId="5DF2D87E" w14:textId="77777777" w:rsidR="0091444A" w:rsidRDefault="0091444A" w:rsidP="0091444A">
      <w:pPr>
        <w:pStyle w:val="code"/>
      </w:pPr>
      <w:r>
        <w:tab/>
      </w:r>
      <w:r>
        <w:tab/>
        <w:t>&lt;Fc&gt;96485e-9&lt;/Fc&gt;</w:t>
      </w:r>
    </w:p>
    <w:p w14:paraId="48684286" w14:textId="77777777" w:rsidR="0091444A" w:rsidRDefault="0091444A" w:rsidP="0091444A">
      <w:pPr>
        <w:pStyle w:val="code"/>
      </w:pPr>
      <w:r>
        <w:tab/>
        <w:t>&lt;/</w:t>
      </w:r>
      <w:r w:rsidRPr="0097532C">
        <w:t>Constants</w:t>
      </w:r>
      <w:r>
        <w:t>&gt;</w:t>
      </w:r>
    </w:p>
    <w:p w14:paraId="62CCE5F8" w14:textId="77777777" w:rsidR="0091444A" w:rsidRDefault="0091444A" w:rsidP="0091444A">
      <w:pPr>
        <w:pStyle w:val="code"/>
      </w:pPr>
      <w:r>
        <w:t>&lt;/Globals&gt;</w:t>
      </w:r>
    </w:p>
    <w:p w14:paraId="699F4C62" w14:textId="77777777" w:rsidR="0091444A" w:rsidRDefault="0091444A" w:rsidP="0091444A"/>
    <w:p w14:paraId="1F423E05" w14:textId="77777777" w:rsidR="0091444A" w:rsidRDefault="0091444A" w:rsidP="0091444A">
      <w:pPr>
        <w:pStyle w:val="Heading3"/>
      </w:pPr>
      <w:bookmarkStart w:id="259" w:name="_Ref188932792"/>
      <w:bookmarkStart w:id="260" w:name="_Toc385498415"/>
      <w:r>
        <w:t>Solutes</w:t>
      </w:r>
      <w:bookmarkEnd w:id="259"/>
      <w:bookmarkEnd w:id="260"/>
    </w:p>
    <w:p w14:paraId="4B52074E" w14:textId="77777777" w:rsidR="0091444A" w:rsidRDefault="0091444A" w:rsidP="0091444A">
      <w:r>
        <w:t xml:space="preserve">In biphasic-solute, triphasic and multiphasic analyses, a unique identifier must be associated with each solute in order to enforce consistent nodal degrees of freedom across boundaries of different materials.  This unique identification is achieved by listing each solute species that appears in the entire finite element model and associating it with a unique </w:t>
      </w:r>
      <w:r w:rsidRPr="005F013B">
        <w:rPr>
          <w:i/>
        </w:rPr>
        <w:t>id</w:t>
      </w:r>
      <w:r>
        <w:t xml:space="preserve">, </w:t>
      </w:r>
      <w:r w:rsidRPr="005F013B">
        <w:rPr>
          <w:i/>
        </w:rPr>
        <w:t>nam</w:t>
      </w:r>
      <w:r>
        <w:rPr>
          <w:i/>
        </w:rPr>
        <w:t>,</w:t>
      </w:r>
      <w:r w:rsidRPr="005F013B">
        <w:rPr>
          <w:i/>
        </w:rPr>
        <w:t>e</w:t>
      </w:r>
      <w:r>
        <w:t xml:space="preserve"> charge number </w:t>
      </w:r>
      <w:r w:rsidRPr="00AF2221">
        <w:rPr>
          <w:position w:val="-4"/>
        </w:rPr>
        <w:object w:dxaOrig="300" w:dyaOrig="300" w14:anchorId="7FA8F946">
          <v:shape id="_x0000_i1031" type="#_x0000_t75" style="width:14pt;height:14pt" o:ole="">
            <v:imagedata r:id="rId41" o:title=""/>
          </v:shape>
          <o:OLEObject Type="Embed" ProgID="Equation.DSMT4" ShapeID="_x0000_i1031" DrawAspect="Content" ObjectID="_1459242114" r:id="rId42"/>
        </w:object>
      </w:r>
      <w:r>
        <w:t xml:space="preserve">, molar mass </w:t>
      </w:r>
      <w:r w:rsidRPr="00AF2221">
        <w:rPr>
          <w:position w:val="-4"/>
        </w:rPr>
        <w:object w:dxaOrig="420" w:dyaOrig="300" w14:anchorId="106FF449">
          <v:shape id="_x0000_i1032" type="#_x0000_t75" style="width:21.5pt;height:14pt" o:ole="">
            <v:imagedata r:id="rId43" o:title=""/>
          </v:shape>
          <o:OLEObject Type="Embed" ProgID="Equation.DSMT4" ShapeID="_x0000_i1032" DrawAspect="Content" ObjectID="_1459242115" r:id="rId44"/>
        </w:object>
      </w:r>
      <w:r>
        <w:t xml:space="preserve">, and density </w:t>
      </w:r>
      <w:r w:rsidRPr="00AF2221">
        <w:rPr>
          <w:position w:val="-12"/>
        </w:rPr>
        <w:object w:dxaOrig="340" w:dyaOrig="380" w14:anchorId="31FB4B4B">
          <v:shape id="_x0000_i1033" type="#_x0000_t75" style="width:16.5pt;height:19.5pt" o:ole="">
            <v:imagedata r:id="rId45" o:title=""/>
          </v:shape>
          <o:OLEObject Type="Embed" ProgID="Equation.DSMT4" ShapeID="_x0000_i1033" DrawAspect="Content" ObjectID="_1459242116" r:id="rId46"/>
        </w:object>
      </w:r>
      <w:r>
        <w:t>:</w:t>
      </w:r>
    </w:p>
    <w:p w14:paraId="24EF0BBC" w14:textId="77777777" w:rsidR="0091444A" w:rsidRDefault="0091444A" w:rsidP="0091444A"/>
    <w:p w14:paraId="01A20152" w14:textId="77777777" w:rsidR="0091444A" w:rsidRDefault="0091444A" w:rsidP="0091444A">
      <w:pPr>
        <w:pStyle w:val="code"/>
      </w:pPr>
      <w:r>
        <w:t>&lt;Globals&gt;</w:t>
      </w:r>
    </w:p>
    <w:p w14:paraId="3F1947FC" w14:textId="77777777" w:rsidR="0091444A" w:rsidRDefault="0091444A" w:rsidP="0091444A">
      <w:pPr>
        <w:pStyle w:val="code"/>
      </w:pPr>
      <w:r>
        <w:tab/>
        <w:t>&lt;Solutes&gt;</w:t>
      </w:r>
    </w:p>
    <w:p w14:paraId="47EB53EE" w14:textId="77777777" w:rsidR="0091444A" w:rsidRDefault="0091444A" w:rsidP="0091444A">
      <w:pPr>
        <w:pStyle w:val="code"/>
      </w:pPr>
      <w:r>
        <w:tab/>
      </w:r>
      <w:r>
        <w:tab/>
        <w:t>&lt;solute id="1" name="Na"&gt;</w:t>
      </w:r>
    </w:p>
    <w:p w14:paraId="29FFBE69" w14:textId="77777777" w:rsidR="0091444A" w:rsidRDefault="0091444A" w:rsidP="0091444A">
      <w:pPr>
        <w:pStyle w:val="code"/>
      </w:pPr>
      <w:r>
        <w:tab/>
      </w:r>
      <w:r>
        <w:tab/>
      </w:r>
      <w:r>
        <w:tab/>
        <w:t>&lt;charge_number&gt;1&lt;/charge_number&gt;</w:t>
      </w:r>
    </w:p>
    <w:p w14:paraId="533879AA" w14:textId="77777777" w:rsidR="0091444A" w:rsidRDefault="0091444A" w:rsidP="0091444A">
      <w:pPr>
        <w:pStyle w:val="code"/>
      </w:pPr>
      <w:r>
        <w:tab/>
      </w:r>
      <w:r>
        <w:tab/>
      </w:r>
      <w:r>
        <w:tab/>
        <w:t>&lt;molar_mass&gt;22.99&lt;/molar_mass&gt;</w:t>
      </w:r>
    </w:p>
    <w:p w14:paraId="38A05F73" w14:textId="77777777" w:rsidR="0091444A" w:rsidRDefault="0091444A" w:rsidP="0091444A">
      <w:pPr>
        <w:pStyle w:val="code"/>
      </w:pPr>
      <w:r>
        <w:tab/>
      </w:r>
      <w:r>
        <w:tab/>
      </w:r>
      <w:r>
        <w:tab/>
        <w:t>&lt;density&gt;0.97&lt;density&gt;</w:t>
      </w:r>
    </w:p>
    <w:p w14:paraId="7B7A9FCE" w14:textId="77777777" w:rsidR="0091444A" w:rsidRDefault="0091444A" w:rsidP="0091444A">
      <w:pPr>
        <w:pStyle w:val="code"/>
      </w:pPr>
      <w:r>
        <w:tab/>
      </w:r>
      <w:r>
        <w:tab/>
        <w:t>&lt;/solute&gt;</w:t>
      </w:r>
    </w:p>
    <w:p w14:paraId="2A51AAA8" w14:textId="77777777" w:rsidR="0091444A" w:rsidRDefault="0091444A" w:rsidP="0091444A">
      <w:pPr>
        <w:pStyle w:val="code"/>
      </w:pPr>
      <w:r>
        <w:tab/>
      </w:r>
      <w:r>
        <w:tab/>
        <w:t>&lt;solute id="2" name="Cl"&gt;</w:t>
      </w:r>
    </w:p>
    <w:p w14:paraId="1A0CBC96" w14:textId="77777777" w:rsidR="0091444A" w:rsidRDefault="0091444A" w:rsidP="0091444A">
      <w:pPr>
        <w:pStyle w:val="code"/>
      </w:pPr>
      <w:r>
        <w:tab/>
      </w:r>
      <w:r>
        <w:tab/>
      </w:r>
      <w:r>
        <w:tab/>
        <w:t>&lt;charge_number&gt;-1&lt;/charge_number&gt;</w:t>
      </w:r>
    </w:p>
    <w:p w14:paraId="75AB79E4" w14:textId="77777777" w:rsidR="0091444A" w:rsidRDefault="0091444A" w:rsidP="0091444A">
      <w:pPr>
        <w:pStyle w:val="code"/>
      </w:pPr>
      <w:r>
        <w:tab/>
      </w:r>
      <w:r>
        <w:tab/>
      </w:r>
      <w:r>
        <w:tab/>
        <w:t>&lt;molar_mass&gt;35.45&lt;/molar_mass&gt;</w:t>
      </w:r>
    </w:p>
    <w:p w14:paraId="4E7010E5" w14:textId="77777777" w:rsidR="0091444A" w:rsidRDefault="0091444A" w:rsidP="0091444A">
      <w:pPr>
        <w:pStyle w:val="code"/>
      </w:pPr>
      <w:r>
        <w:tab/>
      </w:r>
      <w:r>
        <w:tab/>
      </w:r>
      <w:r>
        <w:tab/>
        <w:t>&lt;density&gt;3.21&lt;density&gt;</w:t>
      </w:r>
    </w:p>
    <w:p w14:paraId="3C44FEC7" w14:textId="77777777" w:rsidR="0091444A" w:rsidRDefault="0091444A" w:rsidP="0091444A">
      <w:pPr>
        <w:pStyle w:val="code"/>
      </w:pPr>
      <w:r>
        <w:tab/>
      </w:r>
      <w:r>
        <w:tab/>
        <w:t>&lt;/solute&gt;</w:t>
      </w:r>
    </w:p>
    <w:p w14:paraId="3DEEED1D" w14:textId="77777777" w:rsidR="0091444A" w:rsidRDefault="0091444A" w:rsidP="0091444A">
      <w:pPr>
        <w:pStyle w:val="code"/>
      </w:pPr>
      <w:r>
        <w:tab/>
      </w:r>
      <w:r>
        <w:tab/>
        <w:t>&lt;solute id="3" name="Glc"&gt;</w:t>
      </w:r>
    </w:p>
    <w:p w14:paraId="120B3CB1" w14:textId="77777777" w:rsidR="0091444A" w:rsidRDefault="0091444A" w:rsidP="0091444A">
      <w:pPr>
        <w:pStyle w:val="code"/>
      </w:pPr>
      <w:r>
        <w:tab/>
      </w:r>
      <w:r>
        <w:tab/>
      </w:r>
      <w:r>
        <w:tab/>
        <w:t>&lt;charge_number&gt;0&lt;/charge_number&gt;</w:t>
      </w:r>
    </w:p>
    <w:p w14:paraId="54240CE5" w14:textId="77777777" w:rsidR="0091444A" w:rsidRDefault="0091444A" w:rsidP="0091444A">
      <w:pPr>
        <w:pStyle w:val="code"/>
      </w:pPr>
      <w:r>
        <w:tab/>
      </w:r>
      <w:r>
        <w:tab/>
      </w:r>
      <w:r>
        <w:tab/>
        <w:t>&lt;molar_mass&gt;180.16&lt;/molar_mass&gt;</w:t>
      </w:r>
    </w:p>
    <w:p w14:paraId="060F88AF" w14:textId="77777777" w:rsidR="0091444A" w:rsidRDefault="0091444A" w:rsidP="0091444A">
      <w:pPr>
        <w:pStyle w:val="code"/>
      </w:pPr>
      <w:r>
        <w:tab/>
      </w:r>
      <w:r>
        <w:tab/>
      </w:r>
      <w:r>
        <w:tab/>
        <w:t>&lt;density&gt;1.54&lt;density&gt;</w:t>
      </w:r>
    </w:p>
    <w:p w14:paraId="1CFB4CBC" w14:textId="77777777" w:rsidR="0091444A" w:rsidRDefault="0091444A" w:rsidP="0091444A">
      <w:pPr>
        <w:pStyle w:val="code"/>
      </w:pPr>
      <w:r>
        <w:tab/>
      </w:r>
      <w:r>
        <w:tab/>
        <w:t>&lt;/solute&gt;</w:t>
      </w:r>
    </w:p>
    <w:p w14:paraId="6FBB93BF" w14:textId="77777777" w:rsidR="0091444A" w:rsidRDefault="0091444A" w:rsidP="0091444A">
      <w:pPr>
        <w:pStyle w:val="code"/>
      </w:pPr>
      <w:r>
        <w:tab/>
        <w:t>&lt;/Solutes&gt;</w:t>
      </w:r>
    </w:p>
    <w:p w14:paraId="0A200339" w14:textId="77777777" w:rsidR="0091444A" w:rsidRDefault="0091444A" w:rsidP="0091444A">
      <w:pPr>
        <w:pStyle w:val="code"/>
      </w:pPr>
      <w:r>
        <w:t>&lt;/Globals&gt;</w:t>
      </w:r>
    </w:p>
    <w:p w14:paraId="09284680" w14:textId="77777777" w:rsidR="0091444A" w:rsidRDefault="0091444A" w:rsidP="0091444A">
      <w:pPr>
        <w:pStyle w:val="code"/>
      </w:pPr>
    </w:p>
    <w:p w14:paraId="69255717" w14:textId="77777777" w:rsidR="0091444A" w:rsidRDefault="0091444A" w:rsidP="0091444A">
      <w:r>
        <w:t xml:space="preserve">These solute identification numbers should be referenced in the </w:t>
      </w:r>
      <w:r w:rsidRPr="005F013B">
        <w:rPr>
          <w:i/>
        </w:rPr>
        <w:t>sol</w:t>
      </w:r>
      <w:r>
        <w:t xml:space="preserve"> attribute of solutes when defining a biphasic-solute (Section </w:t>
      </w:r>
      <w:r>
        <w:fldChar w:fldCharType="begin"/>
      </w:r>
      <w:r>
        <w:instrText xml:space="preserve"> REF _Ref192767660 \r \h </w:instrText>
      </w:r>
      <w:r>
        <w:fldChar w:fldCharType="separate"/>
      </w:r>
      <w:r>
        <w:t>4.5.2</w:t>
      </w:r>
      <w:r>
        <w:fldChar w:fldCharType="end"/>
      </w:r>
      <w:r>
        <w:t>), triphasic (Section </w:t>
      </w:r>
      <w:r>
        <w:fldChar w:fldCharType="begin"/>
      </w:r>
      <w:r>
        <w:instrText xml:space="preserve"> REF _Ref188932651 \r \h </w:instrText>
      </w:r>
      <w:r>
        <w:fldChar w:fldCharType="separate"/>
      </w:r>
      <w:r>
        <w:t>4.6.2</w:t>
      </w:r>
      <w:r>
        <w:fldChar w:fldCharType="end"/>
      </w:r>
      <w:r>
        <w:t>) or multiphasic material.</w:t>
      </w:r>
    </w:p>
    <w:p w14:paraId="588B0F34" w14:textId="77777777" w:rsidR="0091444A" w:rsidRDefault="0091444A" w:rsidP="0091444A"/>
    <w:p w14:paraId="69D335C6" w14:textId="77777777" w:rsidR="0091444A" w:rsidRDefault="0091444A" w:rsidP="0091444A">
      <w:r>
        <w:t>The molar mass and density of solutes are needed only when solutes are involved in chemical reactions.  When not specified, default values for these properties are set to 1.</w:t>
      </w:r>
    </w:p>
    <w:p w14:paraId="66C2DEBE" w14:textId="77777777" w:rsidR="0091444A" w:rsidRDefault="0091444A" w:rsidP="0091444A">
      <w:pPr>
        <w:pStyle w:val="Heading3"/>
      </w:pPr>
      <w:bookmarkStart w:id="261" w:name="_Ref240797992"/>
      <w:bookmarkStart w:id="262" w:name="_Toc385498416"/>
      <w:r>
        <w:t>Solid-Bound Molecules</w:t>
      </w:r>
      <w:bookmarkEnd w:id="261"/>
      <w:bookmarkEnd w:id="262"/>
    </w:p>
    <w:p w14:paraId="5CE81BDA" w14:textId="77777777" w:rsidR="0091444A" w:rsidRDefault="0091444A" w:rsidP="0091444A">
      <w:r>
        <w:t xml:space="preserve">In multiphasic analyses with chemical reactions involving solid-bound molecules, a unique identifier must be associated with each such molecule in order to enforce consistent properties across the entire model.  This unique identification is achieved by listing each solid-bound species that appears in the entire finite element model and associating it with a unique </w:t>
      </w:r>
      <w:r w:rsidRPr="005F013B">
        <w:rPr>
          <w:i/>
        </w:rPr>
        <w:t>id</w:t>
      </w:r>
      <w:r>
        <w:t xml:space="preserve">, </w:t>
      </w:r>
      <w:r w:rsidRPr="005F013B">
        <w:rPr>
          <w:i/>
        </w:rPr>
        <w:t>name</w:t>
      </w:r>
      <w:r>
        <w:rPr>
          <w:i/>
        </w:rPr>
        <w:t>,</w:t>
      </w:r>
      <w:r>
        <w:t xml:space="preserve"> charge number, molar mass and density:</w:t>
      </w:r>
    </w:p>
    <w:p w14:paraId="4F816B90" w14:textId="77777777" w:rsidR="0091444A" w:rsidRDefault="0091444A" w:rsidP="0091444A"/>
    <w:p w14:paraId="33084656" w14:textId="77777777" w:rsidR="0091444A" w:rsidRDefault="0091444A" w:rsidP="0091444A">
      <w:pPr>
        <w:pStyle w:val="code"/>
      </w:pPr>
      <w:r>
        <w:t>&lt;Globals&gt;</w:t>
      </w:r>
    </w:p>
    <w:p w14:paraId="5F7F0E9B" w14:textId="77777777" w:rsidR="0091444A" w:rsidRDefault="0091444A" w:rsidP="0091444A">
      <w:pPr>
        <w:pStyle w:val="code"/>
      </w:pPr>
      <w:r>
        <w:tab/>
        <w:t>&lt;SolidBoundMolecules&gt;</w:t>
      </w:r>
    </w:p>
    <w:p w14:paraId="28604772" w14:textId="77777777" w:rsidR="0091444A" w:rsidRDefault="0091444A" w:rsidP="0091444A">
      <w:pPr>
        <w:pStyle w:val="code"/>
      </w:pPr>
      <w:r>
        <w:tab/>
      </w:r>
      <w:r>
        <w:tab/>
        <w:t>&lt;solid_bound id="1" name="CS"&gt;</w:t>
      </w:r>
    </w:p>
    <w:p w14:paraId="10A1B2EA" w14:textId="77777777" w:rsidR="0091444A" w:rsidRDefault="0091444A" w:rsidP="0091444A">
      <w:pPr>
        <w:pStyle w:val="code"/>
      </w:pPr>
      <w:r>
        <w:tab/>
      </w:r>
      <w:r>
        <w:tab/>
      </w:r>
      <w:r>
        <w:tab/>
        <w:t>&lt;charge_number&gt;-2&lt;/charge_number&gt;</w:t>
      </w:r>
    </w:p>
    <w:p w14:paraId="26596DF6" w14:textId="77777777" w:rsidR="0091444A" w:rsidRDefault="0091444A" w:rsidP="0091444A">
      <w:pPr>
        <w:pStyle w:val="code"/>
      </w:pPr>
      <w:r>
        <w:tab/>
      </w:r>
      <w:r>
        <w:tab/>
      </w:r>
      <w:r>
        <w:tab/>
        <w:t>&lt;molar_mass&gt;463.37&lt;/molar_mass&gt;</w:t>
      </w:r>
    </w:p>
    <w:p w14:paraId="4FDC3DA0" w14:textId="77777777" w:rsidR="0091444A" w:rsidRDefault="0091444A" w:rsidP="0091444A">
      <w:pPr>
        <w:pStyle w:val="code"/>
      </w:pPr>
      <w:r>
        <w:tab/>
      </w:r>
      <w:r>
        <w:tab/>
      </w:r>
      <w:r>
        <w:tab/>
        <w:t>&lt;density&gt;1.5&lt;density&gt;</w:t>
      </w:r>
    </w:p>
    <w:p w14:paraId="4F34F2FF" w14:textId="77777777" w:rsidR="0091444A" w:rsidRDefault="0091444A" w:rsidP="0091444A">
      <w:pPr>
        <w:pStyle w:val="code"/>
      </w:pPr>
      <w:r>
        <w:tab/>
      </w:r>
      <w:r>
        <w:tab/>
        <w:t>&lt;/solid_bound &gt;</w:t>
      </w:r>
    </w:p>
    <w:p w14:paraId="3D5B129A" w14:textId="77777777" w:rsidR="0091444A" w:rsidRDefault="0091444A" w:rsidP="0091444A">
      <w:pPr>
        <w:pStyle w:val="code"/>
      </w:pPr>
      <w:r>
        <w:tab/>
        <w:t>&lt;/SolidBoundMolecules &gt;</w:t>
      </w:r>
    </w:p>
    <w:p w14:paraId="69E58259" w14:textId="77777777" w:rsidR="0091444A" w:rsidRDefault="0091444A" w:rsidP="0091444A">
      <w:pPr>
        <w:pStyle w:val="code"/>
      </w:pPr>
      <w:r>
        <w:t>&lt;/Globals&gt;</w:t>
      </w:r>
    </w:p>
    <w:p w14:paraId="24C67975" w14:textId="77777777" w:rsidR="0091444A" w:rsidRDefault="0091444A" w:rsidP="0091444A">
      <w:pPr>
        <w:pStyle w:val="code"/>
      </w:pPr>
    </w:p>
    <w:p w14:paraId="753C653B" w14:textId="6D2E5145" w:rsidR="006A0BC1" w:rsidRPr="007125C9" w:rsidRDefault="0091444A" w:rsidP="0091444A">
      <w:pPr>
        <w:jc w:val="left"/>
      </w:pPr>
      <w:r>
        <w:t xml:space="preserve">The </w:t>
      </w:r>
      <w:r w:rsidRPr="005F3097">
        <w:rPr>
          <w:i/>
        </w:rPr>
        <w:t>id</w:t>
      </w:r>
      <w:r>
        <w:t xml:space="preserve"> number should be referenced in the </w:t>
      </w:r>
      <w:r>
        <w:rPr>
          <w:i/>
        </w:rPr>
        <w:t>sbm</w:t>
      </w:r>
      <w:r>
        <w:t xml:space="preserve"> attribute of solid-bound molecules when included in the definition of a multiphasic material (Section </w:t>
      </w:r>
      <w:r>
        <w:fldChar w:fldCharType="begin"/>
      </w:r>
      <w:r>
        <w:instrText xml:space="preserve"> REF _Ref366847643 \r \h </w:instrText>
      </w:r>
      <w:r>
        <w:fldChar w:fldCharType="separate"/>
      </w:r>
      <w:r>
        <w:t>4.6</w:t>
      </w:r>
      <w:r>
        <w:fldChar w:fldCharType="end"/>
      </w:r>
      <w:r>
        <w:t>). The charge number is used in the calculation of the fixed charge density contributed by this solid-bound molecule to the overall solid matrix fixed-charge density.  The density is used in the calculation of the contribution of this molecule to the referential solid volume fraction.  The density and molar mass are used in the calculation of the molar volume of this molecule in chemical reactions.</w:t>
      </w:r>
      <w:r w:rsidR="006A0BC1">
        <w:t xml:space="preserve"> </w:t>
      </w:r>
      <w:r w:rsidR="006A0BC1">
        <w:br w:type="page"/>
      </w:r>
    </w:p>
    <w:p w14:paraId="29048D95" w14:textId="77777777" w:rsidR="006A0BC1" w:rsidRDefault="006A0BC1" w:rsidP="006A0BC1">
      <w:pPr>
        <w:pStyle w:val="Heading2"/>
      </w:pPr>
      <w:bookmarkStart w:id="263" w:name="_Ref174185715"/>
      <w:bookmarkStart w:id="264" w:name="_Toc385498417"/>
      <w:r>
        <w:lastRenderedPageBreak/>
        <w:t>Material Section</w:t>
      </w:r>
      <w:bookmarkEnd w:id="263"/>
      <w:bookmarkEnd w:id="264"/>
    </w:p>
    <w:p w14:paraId="2EB85E6D" w14:textId="77777777" w:rsidR="006A0BC1" w:rsidRDefault="006A0BC1" w:rsidP="006A0BC1">
      <w:r>
        <w:t xml:space="preserve">The material section is defined by the </w:t>
      </w:r>
      <w:r>
        <w:rPr>
          <w:i/>
        </w:rPr>
        <w:t>Material</w:t>
      </w:r>
      <w:r>
        <w:t xml:space="preserve"> element. This section defines all the materials and material parameters that are used in the model. A material is defined by the </w:t>
      </w:r>
      <w:r>
        <w:rPr>
          <w:i/>
        </w:rPr>
        <w:t>material</w:t>
      </w:r>
      <w:r>
        <w:t xml:space="preserve"> child element. This element has two attributes: </w:t>
      </w:r>
      <w:r>
        <w:rPr>
          <w:i/>
        </w:rPr>
        <w:t>id,</w:t>
      </w:r>
      <w:r>
        <w:t xml:space="preserve"> which specifies a number that is used to reference the material, and </w:t>
      </w:r>
      <w:r>
        <w:rPr>
          <w:i/>
        </w:rPr>
        <w:t>type</w:t>
      </w:r>
      <w:r>
        <w:t xml:space="preserve">, which specifies the type of the material. The </w:t>
      </w:r>
      <w:r>
        <w:rPr>
          <w:i/>
        </w:rPr>
        <w:t>material</w:t>
      </w:r>
      <w:r>
        <w:t xml:space="preserve"> element can also have a third optional attribute called </w:t>
      </w:r>
      <w:r>
        <w:rPr>
          <w:i/>
        </w:rPr>
        <w:t>name</w:t>
      </w:r>
      <w:r>
        <w:t>, which can be used to identify the material by a text description. A material definition might look like this:</w:t>
      </w:r>
    </w:p>
    <w:p w14:paraId="720B5882" w14:textId="77777777" w:rsidR="006A0BC1" w:rsidRDefault="006A0BC1" w:rsidP="006A0BC1"/>
    <w:p w14:paraId="384F560F" w14:textId="752A0416" w:rsidR="006A0BC1" w:rsidRDefault="006A0BC1" w:rsidP="006A0BC1">
      <w:pPr>
        <w:pStyle w:val="code"/>
      </w:pPr>
      <w:r>
        <w:t>&lt;material id=</w:t>
      </w:r>
      <w:r w:rsidR="00327967">
        <w:t>"</w:t>
      </w:r>
      <w:r>
        <w:t>1</w:t>
      </w:r>
      <w:r w:rsidR="00327967">
        <w:t>"</w:t>
      </w:r>
      <w:r>
        <w:t xml:space="preserve"> type=</w:t>
      </w:r>
      <w:r w:rsidR="00327967">
        <w:t>"</w:t>
      </w:r>
      <w:r>
        <w:t>isotropic elastic</w:t>
      </w:r>
      <w:r w:rsidR="00327967">
        <w:t>"</w:t>
      </w:r>
      <w:r>
        <w:t>&gt;</w:t>
      </w:r>
    </w:p>
    <w:p w14:paraId="56A54767" w14:textId="77777777" w:rsidR="006A0BC1" w:rsidRDefault="006A0BC1" w:rsidP="006A0BC1"/>
    <w:p w14:paraId="1DB11EF9" w14:textId="77777777" w:rsidR="006A0BC1" w:rsidRDefault="006A0BC1" w:rsidP="006F720E">
      <w:r>
        <w:t xml:space="preserve">Or, if the optional </w:t>
      </w:r>
      <w:r>
        <w:rPr>
          <w:i/>
        </w:rPr>
        <w:t>name</w:t>
      </w:r>
      <w:r>
        <w:t xml:space="preserve"> attribute is present</w:t>
      </w:r>
      <w:r w:rsidR="00D730B1">
        <w:t>:</w:t>
      </w:r>
    </w:p>
    <w:p w14:paraId="2EFE0728" w14:textId="77777777" w:rsidR="006A0BC1" w:rsidRDefault="006A0BC1" w:rsidP="006A0BC1"/>
    <w:p w14:paraId="6265550F" w14:textId="1A6AED16" w:rsidR="006A0BC1" w:rsidRDefault="006A0BC1" w:rsidP="006A0BC1">
      <w:pPr>
        <w:pStyle w:val="code"/>
      </w:pPr>
      <w:r>
        <w:t>&lt;material id=</w:t>
      </w:r>
      <w:r w:rsidR="00327967">
        <w:t>"</w:t>
      </w:r>
      <w:r>
        <w:t>2</w:t>
      </w:r>
      <w:r w:rsidR="00327967">
        <w:t>"</w:t>
      </w:r>
      <w:r>
        <w:t xml:space="preserve"> type=</w:t>
      </w:r>
      <w:r w:rsidR="00327967">
        <w:t>"</w:t>
      </w:r>
      <w:r>
        <w:t>rigid body</w:t>
      </w:r>
      <w:r w:rsidR="00327967">
        <w:t>"</w:t>
      </w:r>
      <w:r>
        <w:t xml:space="preserve"> name=</w:t>
      </w:r>
      <w:r w:rsidR="00327967">
        <w:t>"</w:t>
      </w:r>
      <w:r>
        <w:t>femur</w:t>
      </w:r>
      <w:r w:rsidR="00327967">
        <w:t>"</w:t>
      </w:r>
      <w:r>
        <w:t>&gt;</w:t>
      </w:r>
    </w:p>
    <w:p w14:paraId="647CFDE2" w14:textId="77777777" w:rsidR="006A0BC1" w:rsidRDefault="006A0BC1" w:rsidP="006A0BC1">
      <w:pPr>
        <w:pStyle w:val="code"/>
      </w:pPr>
    </w:p>
    <w:p w14:paraId="0C6E326C" w14:textId="0B301D05" w:rsidR="009F619D" w:rsidRDefault="009F619D" w:rsidP="006A0BC1">
      <w:r>
        <w:t>The material name is required for parameter optimization</w:t>
      </w:r>
      <w:r w:rsidR="006D770B">
        <w:t>s since</w:t>
      </w:r>
      <w:r>
        <w:t xml:space="preserve"> the material parameters are resolved using the material’s name. </w:t>
      </w:r>
    </w:p>
    <w:p w14:paraId="31FCD943" w14:textId="77777777" w:rsidR="009F619D" w:rsidRDefault="009F619D" w:rsidP="006A0BC1"/>
    <w:p w14:paraId="2A24B459" w14:textId="77777777" w:rsidR="006A0BC1" w:rsidRDefault="006A0BC1" w:rsidP="006A0BC1">
      <w:r>
        <w:t xml:space="preserve">The material parameters that have to be entered depend on the material type. A complete list of available materials is provided in </w:t>
      </w:r>
      <w:r>
        <w:fldChar w:fldCharType="begin"/>
      </w:r>
      <w:r>
        <w:instrText xml:space="preserve"> REF _Ref162410857 \r \h </w:instrText>
      </w:r>
      <w:r>
        <w:fldChar w:fldCharType="separate"/>
      </w:r>
      <w:r w:rsidR="00873D59">
        <w:t>Chapter 4</w:t>
      </w:r>
      <w:r>
        <w:fldChar w:fldCharType="end"/>
      </w:r>
      <w:r>
        <w:t xml:space="preserve">. </w:t>
      </w:r>
    </w:p>
    <w:p w14:paraId="5D278DBA" w14:textId="77777777" w:rsidR="006A0BC1" w:rsidRDefault="006A0BC1" w:rsidP="006A0BC1">
      <w:r>
        <w:br w:type="page"/>
      </w:r>
    </w:p>
    <w:p w14:paraId="5174F8C7" w14:textId="77777777" w:rsidR="006A0BC1" w:rsidRDefault="006A0BC1" w:rsidP="006A0BC1">
      <w:pPr>
        <w:pStyle w:val="Heading2"/>
      </w:pPr>
      <w:bookmarkStart w:id="265" w:name="_Ref178490824"/>
      <w:bookmarkStart w:id="266" w:name="_Ref178491142"/>
      <w:bookmarkStart w:id="267" w:name="_Toc385498418"/>
      <w:r>
        <w:lastRenderedPageBreak/>
        <w:t>Geometry Section</w:t>
      </w:r>
      <w:bookmarkEnd w:id="265"/>
      <w:bookmarkEnd w:id="266"/>
      <w:bookmarkEnd w:id="267"/>
    </w:p>
    <w:p w14:paraId="0F78CCD4" w14:textId="77777777" w:rsidR="006A0BC1" w:rsidRDefault="006A0BC1" w:rsidP="006A0BC1">
      <w:r>
        <w:t>The geometry section contains all the geometry data, including nodal coordinates and element connectivity. It has the following sub-sections</w:t>
      </w:r>
      <w:r w:rsidR="00D730B1">
        <w:t>:</w:t>
      </w:r>
    </w:p>
    <w:p w14:paraId="28568F06" w14:textId="77777777" w:rsidR="006A0BC1" w:rsidRDefault="006A0BC1" w:rsidP="006A0BC1"/>
    <w:p w14:paraId="1BB9A0E3" w14:textId="77777777" w:rsidR="006A0BC1" w:rsidRDefault="006A0BC1" w:rsidP="006A0BC1">
      <w:pPr>
        <w:numPr>
          <w:ilvl w:val="0"/>
          <w:numId w:val="13"/>
        </w:numPr>
      </w:pPr>
      <w:r>
        <w:rPr>
          <w:i/>
        </w:rPr>
        <w:t>Nodes</w:t>
      </w:r>
      <w:r>
        <w:t>: contains nodal coordinates.</w:t>
      </w:r>
    </w:p>
    <w:p w14:paraId="3B5DF7C9" w14:textId="77777777" w:rsidR="006A0BC1" w:rsidRDefault="006A0BC1" w:rsidP="006A0BC1">
      <w:pPr>
        <w:numPr>
          <w:ilvl w:val="0"/>
          <w:numId w:val="13"/>
        </w:numPr>
      </w:pPr>
      <w:r>
        <w:rPr>
          <w:i/>
        </w:rPr>
        <w:t>Elements</w:t>
      </w:r>
      <w:r>
        <w:t>: contains element connectivity.</w:t>
      </w:r>
    </w:p>
    <w:p w14:paraId="1EF7B343" w14:textId="77777777" w:rsidR="006A0BC1" w:rsidRDefault="006A0BC1" w:rsidP="006A0BC1">
      <w:pPr>
        <w:numPr>
          <w:ilvl w:val="0"/>
          <w:numId w:val="13"/>
        </w:numPr>
      </w:pPr>
      <w:r>
        <w:rPr>
          <w:i/>
        </w:rPr>
        <w:t>ElementData</w:t>
      </w:r>
      <w:r w:rsidRPr="00214D8E">
        <w:t>:</w:t>
      </w:r>
      <w:r>
        <w:t xml:space="preserve"> contains additional element data.</w:t>
      </w:r>
    </w:p>
    <w:p w14:paraId="1FA4D1A1" w14:textId="77777777" w:rsidR="006A0BC1" w:rsidRDefault="006A0BC1" w:rsidP="006A0BC1"/>
    <w:p w14:paraId="110AE17C" w14:textId="77777777" w:rsidR="006A0BC1" w:rsidRDefault="006A0BC1" w:rsidP="006A0BC1">
      <w:pPr>
        <w:pStyle w:val="Heading3"/>
      </w:pPr>
      <w:bookmarkStart w:id="268" w:name="_Toc385498419"/>
      <w:r>
        <w:t>Nodes Section</w:t>
      </w:r>
      <w:bookmarkEnd w:id="268"/>
    </w:p>
    <w:p w14:paraId="69791D46" w14:textId="77777777" w:rsidR="006A0BC1" w:rsidRDefault="006A0BC1" w:rsidP="006A0BC1">
      <w:r>
        <w:t>The nodes section contains all the nodal coordinates. Repeat the following XML-element for each node</w:t>
      </w:r>
      <w:r w:rsidR="00D730B1">
        <w:t>:</w:t>
      </w:r>
    </w:p>
    <w:p w14:paraId="6664EE5A" w14:textId="77777777" w:rsidR="006A0BC1" w:rsidRDefault="006A0BC1" w:rsidP="006A0BC1"/>
    <w:p w14:paraId="4918F06D" w14:textId="30354969" w:rsidR="006A0BC1" w:rsidRPr="00EA60DB" w:rsidRDefault="006A0BC1" w:rsidP="006A0BC1">
      <w:pPr>
        <w:pStyle w:val="code"/>
        <w:rPr>
          <w:lang w:val="nl-BE"/>
        </w:rPr>
      </w:pPr>
      <w:r w:rsidRPr="00EA60DB">
        <w:rPr>
          <w:lang w:val="nl-BE"/>
        </w:rPr>
        <w:t>&lt;node id=</w:t>
      </w:r>
      <w:r w:rsidR="002A0E4F">
        <w:rPr>
          <w:lang w:val="nl-BE"/>
        </w:rPr>
        <w:t>"</w:t>
      </w:r>
      <w:r w:rsidRPr="00EA60DB">
        <w:rPr>
          <w:lang w:val="nl-BE"/>
        </w:rPr>
        <w:t>n</w:t>
      </w:r>
      <w:r w:rsidR="002A0E4F">
        <w:rPr>
          <w:lang w:val="nl-BE"/>
        </w:rPr>
        <w:t>"</w:t>
      </w:r>
      <w:r w:rsidRPr="00EA60DB">
        <w:rPr>
          <w:lang w:val="nl-BE"/>
        </w:rPr>
        <w:t>&gt;x,y,z&lt;/node&gt;</w:t>
      </w:r>
    </w:p>
    <w:p w14:paraId="5CCC577E" w14:textId="77777777" w:rsidR="006A0BC1" w:rsidRPr="00EA60DB" w:rsidRDefault="006A0BC1" w:rsidP="006A0BC1">
      <w:pPr>
        <w:pStyle w:val="code"/>
        <w:rPr>
          <w:lang w:val="nl-BE"/>
        </w:rPr>
      </w:pPr>
    </w:p>
    <w:p w14:paraId="26456B12" w14:textId="77777777" w:rsidR="006A0BC1" w:rsidRDefault="006A0BC1" w:rsidP="006A0BC1">
      <w:r>
        <w:t xml:space="preserve">The </w:t>
      </w:r>
      <w:r>
        <w:rPr>
          <w:i/>
        </w:rPr>
        <w:t>id</w:t>
      </w:r>
      <w:r>
        <w:t xml:space="preserve"> attribute is a unique number that identifies the node. This </w:t>
      </w:r>
      <w:r>
        <w:rPr>
          <w:i/>
        </w:rPr>
        <w:t>id</w:t>
      </w:r>
      <w:r>
        <w:t xml:space="preserve"> is used as a reference in the element connectivity section. The </w:t>
      </w:r>
      <w:r>
        <w:rPr>
          <w:i/>
        </w:rPr>
        <w:t>id</w:t>
      </w:r>
      <w:r>
        <w:t xml:space="preserve">s do not have to be in order, but the lowest id </w:t>
      </w:r>
      <w:r>
        <w:rPr>
          <w:i/>
        </w:rPr>
        <w:t>must</w:t>
      </w:r>
      <w:r w:rsidR="00E82815">
        <w:t xml:space="preserve"> be 1 and numbers can</w:t>
      </w:r>
      <w:r>
        <w:t>not be skipped. (So if there is a node 4 and a node 6, there must also be a node 5 somewhere).</w:t>
      </w:r>
    </w:p>
    <w:p w14:paraId="50295366" w14:textId="77777777" w:rsidR="006A0BC1" w:rsidRDefault="006A0BC1" w:rsidP="006A0BC1">
      <w:pPr>
        <w:pStyle w:val="Heading3"/>
      </w:pPr>
      <w:bookmarkStart w:id="269" w:name="_Ref376432008"/>
      <w:bookmarkStart w:id="270" w:name="_Toc385498420"/>
      <w:r w:rsidRPr="00EF5020">
        <w:t>Elements</w:t>
      </w:r>
      <w:r>
        <w:t xml:space="preserve"> Section</w:t>
      </w:r>
      <w:bookmarkEnd w:id="269"/>
      <w:bookmarkEnd w:id="270"/>
    </w:p>
    <w:p w14:paraId="320230B1" w14:textId="7AEC2C69" w:rsidR="002A0E4F" w:rsidRDefault="006A0BC1" w:rsidP="006A0BC1">
      <w:r>
        <w:t xml:space="preserve">The </w:t>
      </w:r>
      <w:r w:rsidR="002A0E4F">
        <w:rPr>
          <w:i/>
        </w:rPr>
        <w:t>E</w:t>
      </w:r>
      <w:r w:rsidRPr="007D6F0D">
        <w:rPr>
          <w:i/>
        </w:rPr>
        <w:t>lement</w:t>
      </w:r>
      <w:r w:rsidR="002A0E4F">
        <w:rPr>
          <w:i/>
        </w:rPr>
        <w:t>s</w:t>
      </w:r>
      <w:r>
        <w:t xml:space="preserve"> section</w:t>
      </w:r>
      <w:r w:rsidR="002A0E4F">
        <w:t>s</w:t>
      </w:r>
      <w:r>
        <w:t xml:space="preserve"> contain </w:t>
      </w:r>
      <w:r w:rsidR="002A0E4F">
        <w:t xml:space="preserve">a list of </w:t>
      </w:r>
      <w:r>
        <w:t xml:space="preserve">the element connectivity data. </w:t>
      </w:r>
      <w:r w:rsidR="002A0E4F">
        <w:t xml:space="preserve">Multiple </w:t>
      </w:r>
      <w:r w:rsidR="002A0E4F">
        <w:rPr>
          <w:i/>
        </w:rPr>
        <w:t xml:space="preserve">Elements </w:t>
      </w:r>
      <w:r w:rsidR="002A0E4F">
        <w:t xml:space="preserve">sections can be defined. The </w:t>
      </w:r>
      <w:r w:rsidR="002A0E4F">
        <w:rPr>
          <w:i/>
        </w:rPr>
        <w:t xml:space="preserve">Elements </w:t>
      </w:r>
      <w:r w:rsidR="002A0E4F">
        <w:t>section can have the following attributes.</w:t>
      </w:r>
    </w:p>
    <w:p w14:paraId="11ADCDE3" w14:textId="77777777" w:rsidR="002A0E4F" w:rsidRDefault="002A0E4F" w:rsidP="006A0BC1"/>
    <w:tbl>
      <w:tblPr>
        <w:tblStyle w:val="TableGrid"/>
        <w:tblW w:w="0" w:type="auto"/>
        <w:tblLook w:val="04A0" w:firstRow="1" w:lastRow="0" w:firstColumn="1" w:lastColumn="0" w:noHBand="0" w:noVBand="1"/>
      </w:tblPr>
      <w:tblGrid>
        <w:gridCol w:w="1638"/>
        <w:gridCol w:w="7938"/>
      </w:tblGrid>
      <w:tr w:rsidR="002A0E4F" w14:paraId="1C37AD24" w14:textId="77777777" w:rsidTr="007D6F0D">
        <w:tc>
          <w:tcPr>
            <w:tcW w:w="1638" w:type="dxa"/>
          </w:tcPr>
          <w:p w14:paraId="421DDDDB" w14:textId="75A4AAC8" w:rsidR="002A0E4F" w:rsidRPr="007D6F0D" w:rsidRDefault="002A0E4F" w:rsidP="006A0BC1">
            <w:pPr>
              <w:rPr>
                <w:b/>
              </w:rPr>
            </w:pPr>
            <w:r>
              <w:rPr>
                <w:b/>
              </w:rPr>
              <w:t>Attribute</w:t>
            </w:r>
          </w:p>
        </w:tc>
        <w:tc>
          <w:tcPr>
            <w:tcW w:w="7938" w:type="dxa"/>
          </w:tcPr>
          <w:p w14:paraId="0ED4FE97" w14:textId="4938BB15" w:rsidR="002A0E4F" w:rsidRPr="007D6F0D" w:rsidRDefault="002A0E4F" w:rsidP="006A0BC1">
            <w:pPr>
              <w:rPr>
                <w:b/>
              </w:rPr>
            </w:pPr>
            <w:r>
              <w:rPr>
                <w:b/>
              </w:rPr>
              <w:t>Description</w:t>
            </w:r>
          </w:p>
        </w:tc>
      </w:tr>
      <w:tr w:rsidR="002A0E4F" w14:paraId="3FB74A28" w14:textId="77777777" w:rsidTr="007D6F0D">
        <w:tc>
          <w:tcPr>
            <w:tcW w:w="1638" w:type="dxa"/>
          </w:tcPr>
          <w:p w14:paraId="1EFA0018" w14:textId="206DFB5C" w:rsidR="002A0E4F" w:rsidRDefault="002A0E4F" w:rsidP="006A0BC1">
            <w:r>
              <w:t>mat</w:t>
            </w:r>
          </w:p>
        </w:tc>
        <w:tc>
          <w:tcPr>
            <w:tcW w:w="7938" w:type="dxa"/>
          </w:tcPr>
          <w:p w14:paraId="77E24D2A" w14:textId="3650AD06" w:rsidR="002A0E4F" w:rsidRDefault="002A0E4F" w:rsidP="006A0BC1">
            <w:r>
              <w:t>material identifier</w:t>
            </w:r>
          </w:p>
        </w:tc>
      </w:tr>
      <w:tr w:rsidR="002A0E4F" w14:paraId="5E99EC88" w14:textId="77777777" w:rsidTr="007D6F0D">
        <w:tc>
          <w:tcPr>
            <w:tcW w:w="1638" w:type="dxa"/>
          </w:tcPr>
          <w:p w14:paraId="1416FA23" w14:textId="5213F406" w:rsidR="002A0E4F" w:rsidRDefault="002A0E4F" w:rsidP="006A0BC1">
            <w:r>
              <w:t>type</w:t>
            </w:r>
          </w:p>
        </w:tc>
        <w:tc>
          <w:tcPr>
            <w:tcW w:w="7938" w:type="dxa"/>
          </w:tcPr>
          <w:p w14:paraId="5086CE01" w14:textId="7D775543" w:rsidR="002A0E4F" w:rsidRDefault="002A0E4F" w:rsidP="006A0BC1">
            <w:r>
              <w:t>element type</w:t>
            </w:r>
          </w:p>
        </w:tc>
      </w:tr>
      <w:tr w:rsidR="002A0E4F" w14:paraId="30016E33" w14:textId="77777777" w:rsidTr="007D6F0D">
        <w:tc>
          <w:tcPr>
            <w:tcW w:w="1638" w:type="dxa"/>
          </w:tcPr>
          <w:p w14:paraId="59C0BAC0" w14:textId="41ED64C8" w:rsidR="002A0E4F" w:rsidRDefault="002A0E4F" w:rsidP="006A0BC1">
            <w:r>
              <w:t>name</w:t>
            </w:r>
          </w:p>
        </w:tc>
        <w:tc>
          <w:tcPr>
            <w:tcW w:w="7938" w:type="dxa"/>
          </w:tcPr>
          <w:p w14:paraId="51C93BA1" w14:textId="2D20A619" w:rsidR="002A0E4F" w:rsidRDefault="002A0E4F" w:rsidP="006A0BC1">
            <w:r>
              <w:t>unique name that identifies this domain</w:t>
            </w:r>
            <w:r w:rsidR="00194632">
              <w:t xml:space="preserve"> (optional)</w:t>
            </w:r>
          </w:p>
        </w:tc>
      </w:tr>
    </w:tbl>
    <w:p w14:paraId="12445B25" w14:textId="77777777" w:rsidR="002A0E4F" w:rsidRPr="002A0E4F" w:rsidRDefault="002A0E4F" w:rsidP="006A0BC1"/>
    <w:p w14:paraId="7D3E7AFF" w14:textId="2080B8C3" w:rsidR="002A0E4F" w:rsidRDefault="00194632" w:rsidP="006A0BC1">
      <w:r>
        <w:t xml:space="preserve">Each </w:t>
      </w:r>
      <w:r>
        <w:rPr>
          <w:i/>
        </w:rPr>
        <w:t xml:space="preserve">Elements </w:t>
      </w:r>
      <w:r>
        <w:t xml:space="preserve">section contains multiple </w:t>
      </w:r>
      <w:r>
        <w:rPr>
          <w:i/>
        </w:rPr>
        <w:t xml:space="preserve">elem </w:t>
      </w:r>
      <w:r>
        <w:t xml:space="preserve">elements that define the element connectivities. Each  </w:t>
      </w:r>
      <w:r>
        <w:rPr>
          <w:i/>
        </w:rPr>
        <w:t xml:space="preserve">elem </w:t>
      </w:r>
      <w:r>
        <w:t xml:space="preserve">tag </w:t>
      </w:r>
      <w:r w:rsidR="00A535E4">
        <w:t xml:space="preserve">has </w:t>
      </w:r>
      <w:r>
        <w:t xml:space="preserve">a </w:t>
      </w:r>
      <w:r>
        <w:rPr>
          <w:i/>
        </w:rPr>
        <w:t xml:space="preserve">id </w:t>
      </w:r>
      <w:r>
        <w:t>attribute that defines the element number. For example</w:t>
      </w:r>
      <w:r w:rsidR="00DE002A">
        <w:t xml:space="preserve">, the following </w:t>
      </w:r>
      <w:r w:rsidR="00DE002A">
        <w:rPr>
          <w:i/>
        </w:rPr>
        <w:t>Elements</w:t>
      </w:r>
      <w:r w:rsidR="00DE002A">
        <w:t xml:space="preserve"> section defines a list of hexahedral elements</w:t>
      </w:r>
      <w:r>
        <w:t>:</w:t>
      </w:r>
    </w:p>
    <w:p w14:paraId="5890C6C7" w14:textId="77777777" w:rsidR="00194632" w:rsidRDefault="00194632" w:rsidP="006A0BC1"/>
    <w:p w14:paraId="4EBBF2CF" w14:textId="77777777" w:rsidR="00194632" w:rsidRPr="00A535E4" w:rsidRDefault="00194632" w:rsidP="00194632">
      <w:pPr>
        <w:pStyle w:val="code"/>
      </w:pPr>
      <w:r w:rsidRPr="00A535E4">
        <w:t>&lt;Elements type="hex8" mat="1" name="part1"&gt;</w:t>
      </w:r>
    </w:p>
    <w:p w14:paraId="7214EA76" w14:textId="4D5664CC" w:rsidR="00194632" w:rsidRPr="00DA02C3" w:rsidRDefault="00194632" w:rsidP="00194632">
      <w:pPr>
        <w:pStyle w:val="code"/>
      </w:pPr>
      <w:r w:rsidRPr="00DA02C3">
        <w:tab/>
        <w:t>&lt;elem id="1"&gt;1,2,3,4,5,6,7,8&lt;/elem&gt;</w:t>
      </w:r>
    </w:p>
    <w:p w14:paraId="474812FE" w14:textId="33398C25" w:rsidR="00194632" w:rsidRPr="00DA02C3" w:rsidRDefault="00194632" w:rsidP="00194632">
      <w:pPr>
        <w:pStyle w:val="code"/>
      </w:pPr>
      <w:r w:rsidRPr="00DA02C3">
        <w:tab/>
        <w:t>&lt;elem id="2"&gt;1,2,3,4,5,6,7,8&lt;/elem&gt;</w:t>
      </w:r>
    </w:p>
    <w:p w14:paraId="774528C2" w14:textId="51BA1693" w:rsidR="00194632" w:rsidRPr="00DA02C3" w:rsidRDefault="00194632" w:rsidP="00194632">
      <w:pPr>
        <w:pStyle w:val="code"/>
      </w:pPr>
      <w:r w:rsidRPr="00DA02C3">
        <w:tab/>
        <w:t>&lt;...&gt;</w:t>
      </w:r>
    </w:p>
    <w:p w14:paraId="42B5BCEC" w14:textId="079761CA" w:rsidR="00194632" w:rsidRPr="00A535E4" w:rsidRDefault="00194632" w:rsidP="00194632">
      <w:pPr>
        <w:pStyle w:val="code"/>
      </w:pPr>
      <w:r w:rsidRPr="00A535E4">
        <w:t>&lt;/Elements&gt;</w:t>
      </w:r>
    </w:p>
    <w:p w14:paraId="742AA513" w14:textId="77777777" w:rsidR="00194632" w:rsidRPr="00194632" w:rsidRDefault="00194632" w:rsidP="006A0BC1"/>
    <w:p w14:paraId="581AC77F" w14:textId="12861663" w:rsidR="00DA02C3" w:rsidDel="00891956" w:rsidRDefault="006A0BC1" w:rsidP="006A0BC1">
      <w:pPr>
        <w:rPr>
          <w:del w:id="271" w:author="Steve Maas" w:date="2013-12-15T09:12:00Z"/>
        </w:rPr>
      </w:pPr>
      <w:r>
        <w:t>FEBio classifies elements in</w:t>
      </w:r>
    </w:p>
    <w:p w14:paraId="5C71634B" w14:textId="5170B280" w:rsidR="006A0BC1" w:rsidRDefault="006A0BC1" w:rsidP="006A0BC1">
      <w:r>
        <w:t xml:space="preserve"> two </w:t>
      </w:r>
      <w:r w:rsidR="00C52231">
        <w:t>categories</w:t>
      </w:r>
      <w:r>
        <w:t xml:space="preserve">, namely </w:t>
      </w:r>
      <w:r>
        <w:rPr>
          <w:i/>
        </w:rPr>
        <w:t xml:space="preserve">solids </w:t>
      </w:r>
      <w:r>
        <w:t xml:space="preserve">and </w:t>
      </w:r>
      <w:r>
        <w:rPr>
          <w:i/>
        </w:rPr>
        <w:t>shells</w:t>
      </w:r>
      <w:r>
        <w:t>.</w:t>
      </w:r>
    </w:p>
    <w:p w14:paraId="306EDB9C" w14:textId="77777777" w:rsidR="006A0BC1" w:rsidRDefault="006A0BC1" w:rsidP="006A0BC1">
      <w:pPr>
        <w:pStyle w:val="Heading4"/>
      </w:pPr>
      <w:bookmarkStart w:id="272" w:name="_Toc350354842"/>
      <w:bookmarkStart w:id="273" w:name="_Toc350439800"/>
      <w:bookmarkStart w:id="274" w:name="_Toc352596206"/>
      <w:bookmarkStart w:id="275" w:name="_Toc363724979"/>
      <w:bookmarkStart w:id="276" w:name="_Toc385498421"/>
      <w:bookmarkEnd w:id="272"/>
      <w:bookmarkEnd w:id="273"/>
      <w:bookmarkEnd w:id="274"/>
      <w:bookmarkEnd w:id="275"/>
      <w:r>
        <w:t>Solid Elements</w:t>
      </w:r>
      <w:bookmarkEnd w:id="276"/>
    </w:p>
    <w:p w14:paraId="27EBC9D0" w14:textId="77777777" w:rsidR="006A0BC1" w:rsidRPr="00844273" w:rsidRDefault="006A0BC1" w:rsidP="006A0BC1">
      <w:r>
        <w:t>The following solid element types are defined:</w:t>
      </w:r>
    </w:p>
    <w:p w14:paraId="1BA9F7BF" w14:textId="77777777" w:rsidR="006A0BC1" w:rsidRDefault="006A0BC1" w:rsidP="006A0BC1"/>
    <w:tbl>
      <w:tblPr>
        <w:tblStyle w:val="TableGrid"/>
        <w:tblW w:w="0" w:type="auto"/>
        <w:tblLook w:val="04A0" w:firstRow="1" w:lastRow="0" w:firstColumn="1" w:lastColumn="0" w:noHBand="0" w:noVBand="1"/>
      </w:tblPr>
      <w:tblGrid>
        <w:gridCol w:w="1638"/>
        <w:gridCol w:w="7938"/>
      </w:tblGrid>
      <w:tr w:rsidR="006D770B" w14:paraId="4F9578AD" w14:textId="77777777" w:rsidTr="006D770B">
        <w:tc>
          <w:tcPr>
            <w:tcW w:w="1638" w:type="dxa"/>
          </w:tcPr>
          <w:p w14:paraId="2A9A0C7F" w14:textId="3443735E" w:rsidR="006D770B" w:rsidRDefault="006D770B" w:rsidP="006A0BC1">
            <w:r>
              <w:t>hex8</w:t>
            </w:r>
          </w:p>
        </w:tc>
        <w:tc>
          <w:tcPr>
            <w:tcW w:w="7938" w:type="dxa"/>
          </w:tcPr>
          <w:p w14:paraId="72DE2745" w14:textId="1AADB3EB" w:rsidR="006D770B" w:rsidRDefault="006D770B" w:rsidP="006A0BC1">
            <w:r>
              <w:t>8-node trilinear hexahedral element</w:t>
            </w:r>
          </w:p>
        </w:tc>
      </w:tr>
      <w:tr w:rsidR="00194632" w14:paraId="3F8C3C33" w14:textId="77777777" w:rsidTr="006D770B">
        <w:tc>
          <w:tcPr>
            <w:tcW w:w="1638" w:type="dxa"/>
          </w:tcPr>
          <w:p w14:paraId="3BED9AE1" w14:textId="01EE5802" w:rsidR="00194632" w:rsidRDefault="00194632" w:rsidP="006A0BC1">
            <w:r>
              <w:lastRenderedPageBreak/>
              <w:t>hex20</w:t>
            </w:r>
          </w:p>
        </w:tc>
        <w:tc>
          <w:tcPr>
            <w:tcW w:w="7938" w:type="dxa"/>
          </w:tcPr>
          <w:p w14:paraId="255B6DB3" w14:textId="18566CF9" w:rsidR="00194632" w:rsidRDefault="00194632" w:rsidP="006A0BC1">
            <w:r>
              <w:t>20-node quadratic elements</w:t>
            </w:r>
          </w:p>
        </w:tc>
      </w:tr>
      <w:tr w:rsidR="006D770B" w14:paraId="27257211" w14:textId="77777777" w:rsidTr="006D770B">
        <w:tc>
          <w:tcPr>
            <w:tcW w:w="1638" w:type="dxa"/>
          </w:tcPr>
          <w:p w14:paraId="39D59E3B" w14:textId="6295B09E" w:rsidR="006D770B" w:rsidRDefault="006D770B" w:rsidP="006A0BC1">
            <w:r>
              <w:t>penta6</w:t>
            </w:r>
          </w:p>
        </w:tc>
        <w:tc>
          <w:tcPr>
            <w:tcW w:w="7938" w:type="dxa"/>
          </w:tcPr>
          <w:p w14:paraId="5324001E" w14:textId="0B0226B9" w:rsidR="006D770B" w:rsidRDefault="006D770B" w:rsidP="006A0BC1">
            <w:r>
              <w:t>6-node linear pentahedral (wedge) element</w:t>
            </w:r>
          </w:p>
        </w:tc>
      </w:tr>
      <w:tr w:rsidR="006D770B" w14:paraId="3164438B" w14:textId="77777777" w:rsidTr="006D770B">
        <w:tc>
          <w:tcPr>
            <w:tcW w:w="1638" w:type="dxa"/>
          </w:tcPr>
          <w:p w14:paraId="549517FE" w14:textId="6E7FEBB5" w:rsidR="006D770B" w:rsidRDefault="006D770B" w:rsidP="006A0BC1">
            <w:r>
              <w:t>tet4</w:t>
            </w:r>
          </w:p>
        </w:tc>
        <w:tc>
          <w:tcPr>
            <w:tcW w:w="7938" w:type="dxa"/>
          </w:tcPr>
          <w:p w14:paraId="76C652D2" w14:textId="3C827225" w:rsidR="006D770B" w:rsidRDefault="006D770B" w:rsidP="006A0BC1">
            <w:r>
              <w:t>4-node linear tetrahedral element</w:t>
            </w:r>
          </w:p>
        </w:tc>
      </w:tr>
      <w:tr w:rsidR="006D770B" w14:paraId="372B8C9A" w14:textId="77777777" w:rsidTr="006D770B">
        <w:tc>
          <w:tcPr>
            <w:tcW w:w="1638" w:type="dxa"/>
          </w:tcPr>
          <w:p w14:paraId="63DE8BDC" w14:textId="1CBDC43E" w:rsidR="006D770B" w:rsidRDefault="006D770B" w:rsidP="006A0BC1">
            <w:r>
              <w:t>tet10</w:t>
            </w:r>
          </w:p>
        </w:tc>
        <w:tc>
          <w:tcPr>
            <w:tcW w:w="7938" w:type="dxa"/>
          </w:tcPr>
          <w:p w14:paraId="6BA86B5C" w14:textId="371E3F43" w:rsidR="006D770B" w:rsidRDefault="006D770B" w:rsidP="006A0BC1">
            <w:r>
              <w:t>10-node quadratic tetrahedral element</w:t>
            </w:r>
          </w:p>
        </w:tc>
      </w:tr>
    </w:tbl>
    <w:p w14:paraId="0CBD4917" w14:textId="21C483D4" w:rsidR="006D770B" w:rsidRDefault="006D770B" w:rsidP="006A0BC1"/>
    <w:p w14:paraId="2D573CDA" w14:textId="77777777" w:rsidR="006A0BC1" w:rsidRDefault="006A0BC1" w:rsidP="006F720E">
      <w:r>
        <w:t>The node numbering has to be defined as in the figure below.</w:t>
      </w:r>
    </w:p>
    <w:p w14:paraId="06C637CA" w14:textId="77777777" w:rsidR="006A0BC1" w:rsidRDefault="006A0BC1" w:rsidP="006A0BC1"/>
    <w:p w14:paraId="7D56E385" w14:textId="77777777" w:rsidR="006A0BC1" w:rsidRDefault="006A0BC1" w:rsidP="006A0BC1"/>
    <w:p w14:paraId="09636CCA" w14:textId="77777777" w:rsidR="006A0BC1" w:rsidRDefault="007F2961" w:rsidP="006A0BC1">
      <w:pPr>
        <w:keepNext/>
      </w:pPr>
      <w:r>
        <w:rPr>
          <w:i/>
          <w:noProof/>
        </w:rPr>
        <mc:AlternateContent>
          <mc:Choice Requires="wpc">
            <w:drawing>
              <wp:anchor distT="0" distB="0" distL="114300" distR="114300" simplePos="0" relativeHeight="251651072" behindDoc="0" locked="0" layoutInCell="1" allowOverlap="1" wp14:anchorId="74A266A6" wp14:editId="47F08F25">
                <wp:simplePos x="0" y="0"/>
                <wp:positionH relativeFrom="character">
                  <wp:posOffset>0</wp:posOffset>
                </wp:positionH>
                <wp:positionV relativeFrom="line">
                  <wp:posOffset>0</wp:posOffset>
                </wp:positionV>
                <wp:extent cx="5943600" cy="2400300"/>
                <wp:effectExtent l="0" t="0" r="0" b="0"/>
                <wp:wrapNone/>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4" name="Line 146"/>
                        <wps:cNvCnPr/>
                        <wps:spPr bwMode="auto">
                          <a:xfrm flipH="1" flipV="1">
                            <a:off x="2898331" y="462511"/>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Line 145"/>
                        <wps:cNvCnPr/>
                        <wps:spPr bwMode="auto">
                          <a:xfrm flipH="1" flipV="1">
                            <a:off x="2903284" y="1598287"/>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6" name="Line 87"/>
                        <wps:cNvCnPr/>
                        <wps:spPr bwMode="auto">
                          <a:xfrm>
                            <a:off x="571246"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7" name="Line 88"/>
                        <wps:cNvCnPr/>
                        <wps:spPr bwMode="auto">
                          <a:xfrm>
                            <a:off x="571246" y="1942709"/>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8" name="Line 89"/>
                        <wps:cNvCnPr/>
                        <wps:spPr bwMode="auto">
                          <a:xfrm>
                            <a:off x="571246" y="800373"/>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9" name="Line 90"/>
                        <wps:cNvCnPr/>
                        <wps:spPr bwMode="auto">
                          <a:xfrm>
                            <a:off x="1599819"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0" name="Line 91"/>
                        <wps:cNvCnPr/>
                        <wps:spPr bwMode="auto">
                          <a:xfrm flipV="1">
                            <a:off x="571246"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1" name="Line 92"/>
                        <wps:cNvCnPr/>
                        <wps:spPr bwMode="auto">
                          <a:xfrm flipV="1">
                            <a:off x="1599819"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2" name="Line 93"/>
                        <wps:cNvCnPr/>
                        <wps:spPr bwMode="auto">
                          <a:xfrm flipV="1">
                            <a:off x="571246"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Line 94"/>
                        <wps:cNvCnPr/>
                        <wps:spPr bwMode="auto">
                          <a:xfrm flipV="1">
                            <a:off x="1599819"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4" name="Line 95"/>
                        <wps:cNvCnPr/>
                        <wps:spPr bwMode="auto">
                          <a:xfrm>
                            <a:off x="914654" y="456770"/>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5" name="Line 96"/>
                        <wps:cNvCnPr/>
                        <wps:spPr bwMode="auto">
                          <a:xfrm>
                            <a:off x="1943227"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6" name="Line 97"/>
                        <wps:cNvCnPr/>
                        <wps:spPr bwMode="auto">
                          <a:xfrm>
                            <a:off x="914654" y="1599927"/>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7" name="Line 98"/>
                        <wps:cNvCnPr/>
                        <wps:spPr bwMode="auto">
                          <a:xfrm flipV="1">
                            <a:off x="914654"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Oval 100"/>
                        <wps:cNvSpPr>
                          <a:spLocks noChangeArrowheads="1"/>
                        </wps:cNvSpPr>
                        <wps:spPr bwMode="auto">
                          <a:xfrm>
                            <a:off x="516763" y="1866444"/>
                            <a:ext cx="114745" cy="114808"/>
                          </a:xfrm>
                          <a:prstGeom prst="ellipse">
                            <a:avLst/>
                          </a:prstGeom>
                          <a:solidFill>
                            <a:srgbClr val="FFFFFF"/>
                          </a:solidFill>
                          <a:ln w="9525">
                            <a:solidFill>
                              <a:srgbClr val="000000"/>
                            </a:solidFill>
                            <a:round/>
                            <a:headEnd/>
                            <a:tailEnd/>
                          </a:ln>
                        </wps:spPr>
                        <wps:txbx>
                          <w:txbxContent>
                            <w:p w14:paraId="270DC758" w14:textId="77777777" w:rsidR="00A75DF0" w:rsidRDefault="00A75DF0" w:rsidP="006A0BC1"/>
                          </w:txbxContent>
                        </wps:txbx>
                        <wps:bodyPr rot="0" vert="horz" wrap="square" lIns="91440" tIns="45720" rIns="91440" bIns="45720" anchor="t" anchorCtr="0" upright="1">
                          <a:noAutofit/>
                        </wps:bodyPr>
                      </wps:wsp>
                      <wps:wsp>
                        <wps:cNvPr id="540" name="Oval 102"/>
                        <wps:cNvSpPr>
                          <a:spLocks noChangeArrowheads="1"/>
                        </wps:cNvSpPr>
                        <wps:spPr bwMode="auto">
                          <a:xfrm>
                            <a:off x="1533779" y="1868905"/>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1" name="Oval 103"/>
                        <wps:cNvSpPr>
                          <a:spLocks noChangeArrowheads="1"/>
                        </wps:cNvSpPr>
                        <wps:spPr bwMode="auto">
                          <a:xfrm>
                            <a:off x="1872234" y="154252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2" name="Oval 104"/>
                        <wps:cNvSpPr>
                          <a:spLocks noChangeArrowheads="1"/>
                        </wps:cNvSpPr>
                        <wps:spPr bwMode="auto">
                          <a:xfrm>
                            <a:off x="855218" y="1535142"/>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3" name="Oval 105"/>
                        <wps:cNvSpPr>
                          <a:spLocks noChangeArrowheads="1"/>
                        </wps:cNvSpPr>
                        <wps:spPr bwMode="auto">
                          <a:xfrm>
                            <a:off x="515938" y="740509"/>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0" name="Oval 106"/>
                        <wps:cNvSpPr>
                          <a:spLocks noChangeArrowheads="1"/>
                        </wps:cNvSpPr>
                        <wps:spPr bwMode="auto">
                          <a:xfrm>
                            <a:off x="1550289" y="756090"/>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1" name="Oval 107"/>
                        <wps:cNvSpPr>
                          <a:spLocks noChangeArrowheads="1"/>
                        </wps:cNvSpPr>
                        <wps:spPr bwMode="auto">
                          <a:xfrm>
                            <a:off x="865950" y="39772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2" name="Oval 108"/>
                        <wps:cNvSpPr>
                          <a:spLocks noChangeArrowheads="1"/>
                        </wps:cNvSpPr>
                        <wps:spPr bwMode="auto">
                          <a:xfrm>
                            <a:off x="1880489" y="414128"/>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3" name="Text Box 109"/>
                        <wps:cNvSpPr txBox="1">
                          <a:spLocks noChangeArrowheads="1"/>
                        </wps:cNvSpPr>
                        <wps:spPr bwMode="auto">
                          <a:xfrm>
                            <a:off x="481267" y="193286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38C89" w14:textId="77777777" w:rsidR="00A75DF0" w:rsidRDefault="00A75DF0" w:rsidP="006A0BC1">
                              <w:r>
                                <w:t>1</w:t>
                              </w:r>
                            </w:p>
                          </w:txbxContent>
                        </wps:txbx>
                        <wps:bodyPr rot="0" vert="horz" wrap="square" lIns="91440" tIns="45720" rIns="91440" bIns="45720" anchor="t" anchorCtr="0" upright="1">
                          <a:noAutofit/>
                        </wps:bodyPr>
                      </wps:wsp>
                      <wps:wsp>
                        <wps:cNvPr id="164" name="Text Box 110"/>
                        <wps:cNvSpPr txBox="1">
                          <a:spLocks noChangeArrowheads="1"/>
                        </wps:cNvSpPr>
                        <wps:spPr bwMode="auto">
                          <a:xfrm>
                            <a:off x="1578356" y="1922208"/>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E4DC8" w14:textId="77777777" w:rsidR="00A75DF0" w:rsidRDefault="00A75DF0" w:rsidP="006A0BC1">
                              <w:r>
                                <w:t>2</w:t>
                              </w:r>
                            </w:p>
                          </w:txbxContent>
                        </wps:txbx>
                        <wps:bodyPr rot="0" vert="horz" wrap="square" lIns="91440" tIns="45720" rIns="91440" bIns="45720" anchor="t" anchorCtr="0" upright="1">
                          <a:noAutofit/>
                        </wps:bodyPr>
                      </wps:wsp>
                      <wps:wsp>
                        <wps:cNvPr id="165" name="Text Box 111"/>
                        <wps:cNvSpPr txBox="1">
                          <a:spLocks noChangeArrowheads="1"/>
                        </wps:cNvSpPr>
                        <wps:spPr bwMode="auto">
                          <a:xfrm>
                            <a:off x="1927543" y="1407214"/>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12092" w14:textId="77777777" w:rsidR="00A75DF0" w:rsidRDefault="00A75DF0" w:rsidP="006A0BC1">
                              <w:r>
                                <w:t>3</w:t>
                              </w:r>
                            </w:p>
                          </w:txbxContent>
                        </wps:txbx>
                        <wps:bodyPr rot="0" vert="horz" wrap="square" lIns="91440" tIns="45720" rIns="91440" bIns="45720" anchor="t" anchorCtr="0" upright="1">
                          <a:noAutofit/>
                        </wps:bodyPr>
                      </wps:wsp>
                      <wps:wsp>
                        <wps:cNvPr id="166" name="Text Box 112"/>
                        <wps:cNvSpPr txBox="1">
                          <a:spLocks noChangeArrowheads="1"/>
                        </wps:cNvSpPr>
                        <wps:spPr bwMode="auto">
                          <a:xfrm>
                            <a:off x="927037" y="134160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8A0E9" w14:textId="77777777" w:rsidR="00A75DF0" w:rsidRDefault="00A75DF0" w:rsidP="006A0BC1">
                              <w:r>
                                <w:t>4</w:t>
                              </w:r>
                            </w:p>
                          </w:txbxContent>
                        </wps:txbx>
                        <wps:bodyPr rot="0" vert="horz" wrap="square" lIns="91440" tIns="45720" rIns="91440" bIns="45720" anchor="t" anchorCtr="0" upright="1">
                          <a:noAutofit/>
                        </wps:bodyPr>
                      </wps:wsp>
                      <wps:wsp>
                        <wps:cNvPr id="167" name="Text Box 113"/>
                        <wps:cNvSpPr txBox="1">
                          <a:spLocks noChangeArrowheads="1"/>
                        </wps:cNvSpPr>
                        <wps:spPr bwMode="auto">
                          <a:xfrm>
                            <a:off x="353314" y="536316"/>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5EF45" w14:textId="77777777" w:rsidR="00A75DF0" w:rsidRDefault="00A75DF0" w:rsidP="006A0BC1">
                              <w:r>
                                <w:t>5</w:t>
                              </w:r>
                            </w:p>
                          </w:txbxContent>
                        </wps:txbx>
                        <wps:bodyPr rot="0" vert="horz" wrap="square" lIns="91440" tIns="45720" rIns="91440" bIns="45720" anchor="t" anchorCtr="0" upright="1">
                          <a:noAutofit/>
                        </wps:bodyPr>
                      </wps:wsp>
                      <wps:wsp>
                        <wps:cNvPr id="168" name="Text Box 114"/>
                        <wps:cNvSpPr txBox="1">
                          <a:spLocks noChangeArrowheads="1"/>
                        </wps:cNvSpPr>
                        <wps:spPr bwMode="auto">
                          <a:xfrm>
                            <a:off x="1421511" y="558457"/>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BD234" w14:textId="77777777" w:rsidR="00A75DF0" w:rsidRDefault="00A75DF0" w:rsidP="006A0BC1">
                              <w:r>
                                <w:t>6</w:t>
                              </w:r>
                            </w:p>
                          </w:txbxContent>
                        </wps:txbx>
                        <wps:bodyPr rot="0" vert="horz" wrap="square" lIns="91440" tIns="45720" rIns="91440" bIns="45720" anchor="t" anchorCtr="0" upright="1">
                          <a:noAutofit/>
                        </wps:bodyPr>
                      </wps:wsp>
                      <wps:wsp>
                        <wps:cNvPr id="169" name="Text Box 115"/>
                        <wps:cNvSpPr txBox="1">
                          <a:spLocks noChangeArrowheads="1"/>
                        </wps:cNvSpPr>
                        <wps:spPr bwMode="auto">
                          <a:xfrm>
                            <a:off x="1938274" y="246016"/>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554BD" w14:textId="77777777" w:rsidR="00A75DF0" w:rsidRDefault="00A75DF0" w:rsidP="006A0BC1">
                              <w:r>
                                <w:t>7</w:t>
                              </w:r>
                            </w:p>
                          </w:txbxContent>
                        </wps:txbx>
                        <wps:bodyPr rot="0" vert="horz" wrap="square" lIns="91440" tIns="45720" rIns="91440" bIns="45720" anchor="t" anchorCtr="0" upright="1">
                          <a:noAutofit/>
                        </wps:bodyPr>
                      </wps:wsp>
                      <wps:wsp>
                        <wps:cNvPr id="170" name="Text Box 116"/>
                        <wps:cNvSpPr txBox="1">
                          <a:spLocks noChangeArrowheads="1"/>
                        </wps:cNvSpPr>
                        <wps:spPr bwMode="auto">
                          <a:xfrm>
                            <a:off x="952627" y="217314"/>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C7ADBB" w14:textId="77777777" w:rsidR="00A75DF0" w:rsidRDefault="00A75DF0" w:rsidP="006A0BC1">
                              <w:r>
                                <w:t>8</w:t>
                              </w:r>
                            </w:p>
                          </w:txbxContent>
                        </wps:txbx>
                        <wps:bodyPr rot="0" vert="horz" wrap="square" lIns="91440" tIns="45720" rIns="91440" bIns="45720" anchor="t" anchorCtr="0" upright="1">
                          <a:noAutofit/>
                        </wps:bodyPr>
                      </wps:wsp>
                      <wps:wsp>
                        <wps:cNvPr id="171" name="Line 117"/>
                        <wps:cNvCnPr/>
                        <wps:spPr bwMode="auto">
                          <a:xfrm>
                            <a:off x="2578862"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Line 118"/>
                        <wps:cNvCnPr/>
                        <wps:spPr bwMode="auto">
                          <a:xfrm>
                            <a:off x="2578862" y="1955830"/>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119"/>
                        <wps:cNvCnPr/>
                        <wps:spPr bwMode="auto">
                          <a:xfrm>
                            <a:off x="2578862" y="813494"/>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120"/>
                        <wps:cNvCnPr/>
                        <wps:spPr bwMode="auto">
                          <a:xfrm>
                            <a:off x="3605784"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Line 121"/>
                        <wps:cNvCnPr/>
                        <wps:spPr bwMode="auto">
                          <a:xfrm flipV="1">
                            <a:off x="2578862" y="469891"/>
                            <a:ext cx="341757"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Line 123"/>
                        <wps:cNvCnPr/>
                        <wps:spPr bwMode="auto">
                          <a:xfrm flipV="1">
                            <a:off x="2578862" y="1613048"/>
                            <a:ext cx="34175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Line 128"/>
                        <wps:cNvCnPr/>
                        <wps:spPr bwMode="auto">
                          <a:xfrm flipV="1">
                            <a:off x="2920619" y="469891"/>
                            <a:ext cx="826"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Oval 129"/>
                        <wps:cNvSpPr>
                          <a:spLocks noChangeArrowheads="1"/>
                        </wps:cNvSpPr>
                        <wps:spPr bwMode="auto">
                          <a:xfrm>
                            <a:off x="2523554" y="1879565"/>
                            <a:ext cx="115570" cy="114808"/>
                          </a:xfrm>
                          <a:prstGeom prst="ellipse">
                            <a:avLst/>
                          </a:prstGeom>
                          <a:solidFill>
                            <a:srgbClr val="FFFFFF"/>
                          </a:solidFill>
                          <a:ln w="9525">
                            <a:solidFill>
                              <a:srgbClr val="000000"/>
                            </a:solidFill>
                            <a:round/>
                            <a:headEnd/>
                            <a:tailEnd/>
                          </a:ln>
                        </wps:spPr>
                        <wps:txbx>
                          <w:txbxContent>
                            <w:p w14:paraId="1A554D54" w14:textId="77777777" w:rsidR="00A75DF0" w:rsidRDefault="00A75DF0" w:rsidP="006A0BC1"/>
                          </w:txbxContent>
                        </wps:txbx>
                        <wps:bodyPr rot="0" vert="horz" wrap="square" lIns="91440" tIns="45720" rIns="91440" bIns="45720" anchor="t" anchorCtr="0" upright="1">
                          <a:noAutofit/>
                        </wps:bodyPr>
                      </wps:wsp>
                      <wps:wsp>
                        <wps:cNvPr id="180" name="Oval 130"/>
                        <wps:cNvSpPr>
                          <a:spLocks noChangeArrowheads="1"/>
                        </wps:cNvSpPr>
                        <wps:spPr bwMode="auto">
                          <a:xfrm>
                            <a:off x="3539744" y="1882025"/>
                            <a:ext cx="115570" cy="11316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Oval 132"/>
                        <wps:cNvSpPr>
                          <a:spLocks noChangeArrowheads="1"/>
                        </wps:cNvSpPr>
                        <wps:spPr bwMode="auto">
                          <a:xfrm>
                            <a:off x="2862009" y="154826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2" name="Oval 133"/>
                        <wps:cNvSpPr>
                          <a:spLocks noChangeArrowheads="1"/>
                        </wps:cNvSpPr>
                        <wps:spPr bwMode="auto">
                          <a:xfrm>
                            <a:off x="2523554" y="753630"/>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3" name="Oval 134"/>
                        <wps:cNvSpPr>
                          <a:spLocks noChangeArrowheads="1"/>
                        </wps:cNvSpPr>
                        <wps:spPr bwMode="auto">
                          <a:xfrm>
                            <a:off x="3556254" y="769211"/>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4" name="Oval 135"/>
                        <wps:cNvSpPr>
                          <a:spLocks noChangeArrowheads="1"/>
                        </wps:cNvSpPr>
                        <wps:spPr bwMode="auto">
                          <a:xfrm>
                            <a:off x="2871915" y="41084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5" name="Text Box 137"/>
                        <wps:cNvSpPr txBox="1">
                          <a:spLocks noChangeArrowheads="1"/>
                        </wps:cNvSpPr>
                        <wps:spPr bwMode="auto">
                          <a:xfrm>
                            <a:off x="2488057" y="1945990"/>
                            <a:ext cx="229489" cy="228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1A2D0" w14:textId="77777777" w:rsidR="00A75DF0" w:rsidRDefault="00A75DF0" w:rsidP="006A0BC1">
                              <w:r>
                                <w:t>1</w:t>
                              </w:r>
                            </w:p>
                          </w:txbxContent>
                        </wps:txbx>
                        <wps:bodyPr rot="0" vert="horz" wrap="square" lIns="91440" tIns="45720" rIns="91440" bIns="45720" anchor="t" anchorCtr="0" upright="1">
                          <a:noAutofit/>
                        </wps:bodyPr>
                      </wps:wsp>
                      <wps:wsp>
                        <wps:cNvPr id="186" name="Text Box 138"/>
                        <wps:cNvSpPr txBox="1">
                          <a:spLocks noChangeArrowheads="1"/>
                        </wps:cNvSpPr>
                        <wps:spPr bwMode="auto">
                          <a:xfrm>
                            <a:off x="3585972" y="1935329"/>
                            <a:ext cx="227013"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BAED3" w14:textId="77777777" w:rsidR="00A75DF0" w:rsidRDefault="00A75DF0" w:rsidP="006A0BC1">
                              <w:r>
                                <w:t>2</w:t>
                              </w:r>
                            </w:p>
                          </w:txbxContent>
                        </wps:txbx>
                        <wps:bodyPr rot="0" vert="horz" wrap="square" lIns="91440" tIns="45720" rIns="91440" bIns="45720" anchor="t" anchorCtr="0" upright="1">
                          <a:noAutofit/>
                        </wps:bodyPr>
                      </wps:wsp>
                      <wps:wsp>
                        <wps:cNvPr id="187" name="Text Box 140"/>
                        <wps:cNvSpPr txBox="1">
                          <a:spLocks noChangeArrowheads="1"/>
                        </wps:cNvSpPr>
                        <wps:spPr bwMode="auto">
                          <a:xfrm>
                            <a:off x="2933827" y="1353910"/>
                            <a:ext cx="229489"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C0FC8" w14:textId="77777777" w:rsidR="00A75DF0" w:rsidRDefault="00A75DF0" w:rsidP="006A0BC1">
                              <w:r>
                                <w:t>3</w:t>
                              </w:r>
                            </w:p>
                          </w:txbxContent>
                        </wps:txbx>
                        <wps:bodyPr rot="0" vert="horz" wrap="square" lIns="91440" tIns="45720" rIns="91440" bIns="45720" anchor="t" anchorCtr="0" upright="1">
                          <a:noAutofit/>
                        </wps:bodyPr>
                      </wps:wsp>
                      <wps:wsp>
                        <wps:cNvPr id="188" name="Text Box 141"/>
                        <wps:cNvSpPr txBox="1">
                          <a:spLocks noChangeArrowheads="1"/>
                        </wps:cNvSpPr>
                        <wps:spPr bwMode="auto">
                          <a:xfrm>
                            <a:off x="2359279" y="549437"/>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7BA20" w14:textId="77777777" w:rsidR="00A75DF0" w:rsidRDefault="00A75DF0" w:rsidP="006A0BC1">
                              <w:r>
                                <w:t>4</w:t>
                              </w:r>
                            </w:p>
                          </w:txbxContent>
                        </wps:txbx>
                        <wps:bodyPr rot="0" vert="horz" wrap="square" lIns="91440" tIns="45720" rIns="91440" bIns="45720" anchor="t" anchorCtr="0" upright="1">
                          <a:noAutofit/>
                        </wps:bodyPr>
                      </wps:wsp>
                      <wps:wsp>
                        <wps:cNvPr id="189" name="Text Box 142"/>
                        <wps:cNvSpPr txBox="1">
                          <a:spLocks noChangeArrowheads="1"/>
                        </wps:cNvSpPr>
                        <wps:spPr bwMode="auto">
                          <a:xfrm>
                            <a:off x="3429127" y="571578"/>
                            <a:ext cx="227013"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9393D" w14:textId="77777777" w:rsidR="00A75DF0" w:rsidRDefault="00A75DF0" w:rsidP="006A0BC1">
                              <w:r>
                                <w:t>5</w:t>
                              </w:r>
                            </w:p>
                          </w:txbxContent>
                        </wps:txbx>
                        <wps:bodyPr rot="0" vert="horz" wrap="square" lIns="91440" tIns="45720" rIns="91440" bIns="45720" anchor="t" anchorCtr="0" upright="1">
                          <a:noAutofit/>
                        </wps:bodyPr>
                      </wps:wsp>
                      <wps:wsp>
                        <wps:cNvPr id="190" name="Text Box 144"/>
                        <wps:cNvSpPr txBox="1">
                          <a:spLocks noChangeArrowheads="1"/>
                        </wps:cNvSpPr>
                        <wps:spPr bwMode="auto">
                          <a:xfrm>
                            <a:off x="2958592" y="230435"/>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D4683" w14:textId="77777777" w:rsidR="00A75DF0" w:rsidRDefault="00A75DF0" w:rsidP="006A0BC1">
                              <w:r>
                                <w:t>6</w:t>
                              </w:r>
                            </w:p>
                          </w:txbxContent>
                        </wps:txbx>
                        <wps:bodyPr rot="0" vert="horz" wrap="square" lIns="91440" tIns="45720" rIns="91440" bIns="45720" anchor="t" anchorCtr="0" upright="1">
                          <a:noAutofit/>
                        </wps:bodyPr>
                      </wps:wsp>
                      <wps:wsp>
                        <wps:cNvPr id="191" name="Line 148"/>
                        <wps:cNvCnPr/>
                        <wps:spPr bwMode="auto">
                          <a:xfrm>
                            <a:off x="4250500" y="1963211"/>
                            <a:ext cx="1027748"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8" name="Text Box 167"/>
                        <wps:cNvSpPr txBox="1">
                          <a:spLocks noChangeArrowheads="1"/>
                        </wps:cNvSpPr>
                        <wps:spPr bwMode="auto">
                          <a:xfrm>
                            <a:off x="4159695" y="1953370"/>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F14C6" w14:textId="77777777" w:rsidR="00A75DF0" w:rsidRDefault="00A75DF0" w:rsidP="006A0BC1">
                              <w:r>
                                <w:t>1</w:t>
                              </w:r>
                            </w:p>
                          </w:txbxContent>
                        </wps:txbx>
                        <wps:bodyPr rot="0" vert="horz" wrap="square" lIns="91440" tIns="45720" rIns="91440" bIns="45720" anchor="t" anchorCtr="0" upright="1">
                          <a:noAutofit/>
                        </wps:bodyPr>
                      </wps:wsp>
                      <wps:wsp>
                        <wps:cNvPr id="609" name="Text Box 168"/>
                        <wps:cNvSpPr txBox="1">
                          <a:spLocks noChangeArrowheads="1"/>
                        </wps:cNvSpPr>
                        <wps:spPr bwMode="auto">
                          <a:xfrm>
                            <a:off x="5257610" y="1942709"/>
                            <a:ext cx="227838"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50537" w14:textId="77777777" w:rsidR="00A75DF0" w:rsidRDefault="00A75DF0" w:rsidP="006A0BC1">
                              <w:r>
                                <w:t>2</w:t>
                              </w:r>
                            </w:p>
                          </w:txbxContent>
                        </wps:txbx>
                        <wps:bodyPr rot="0" vert="horz" wrap="square" lIns="91440" tIns="45720" rIns="91440" bIns="45720" anchor="t" anchorCtr="0" upright="1">
                          <a:noAutofit/>
                        </wps:bodyPr>
                      </wps:wsp>
                      <wps:wsp>
                        <wps:cNvPr id="610" name="Text Box 170"/>
                        <wps:cNvSpPr txBox="1">
                          <a:spLocks noChangeArrowheads="1"/>
                        </wps:cNvSpPr>
                        <wps:spPr bwMode="auto">
                          <a:xfrm>
                            <a:off x="4669028" y="1417054"/>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DD89D" w14:textId="77777777" w:rsidR="00A75DF0" w:rsidRDefault="00A75DF0" w:rsidP="006A0BC1">
                              <w:r>
                                <w:t>3</w:t>
                              </w:r>
                            </w:p>
                          </w:txbxContent>
                        </wps:txbx>
                        <wps:bodyPr rot="0" vert="horz" wrap="square" lIns="91440" tIns="45720" rIns="91440" bIns="45720" anchor="t" anchorCtr="0" upright="1">
                          <a:noAutofit/>
                        </wps:bodyPr>
                      </wps:wsp>
                      <wps:wsp>
                        <wps:cNvPr id="611" name="Text Box 171"/>
                        <wps:cNvSpPr txBox="1">
                          <a:spLocks noChangeArrowheads="1"/>
                        </wps:cNvSpPr>
                        <wps:spPr bwMode="auto">
                          <a:xfrm>
                            <a:off x="4437063" y="589619"/>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65BC5" w14:textId="77777777" w:rsidR="00A75DF0" w:rsidRDefault="00A75DF0" w:rsidP="006A0BC1">
                              <w:r>
                                <w:t>4</w:t>
                              </w:r>
                            </w:p>
                          </w:txbxContent>
                        </wps:txbx>
                        <wps:bodyPr rot="0" vert="horz" wrap="square" lIns="91440" tIns="45720" rIns="91440" bIns="45720" anchor="t" anchorCtr="0" upright="1">
                          <a:noAutofit/>
                        </wps:bodyPr>
                      </wps:wsp>
                      <wps:wsp>
                        <wps:cNvPr id="612" name="Line 201"/>
                        <wps:cNvCnPr/>
                        <wps:spPr bwMode="auto">
                          <a:xfrm flipV="1">
                            <a:off x="4229037" y="1599927"/>
                            <a:ext cx="45732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3" name="Line 203"/>
                        <wps:cNvCnPr/>
                        <wps:spPr bwMode="auto">
                          <a:xfrm flipV="1">
                            <a:off x="4686364" y="800373"/>
                            <a:ext cx="0" cy="7995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4" name="Line 202"/>
                        <wps:cNvCnPr/>
                        <wps:spPr bwMode="auto">
                          <a:xfrm flipH="1" flipV="1">
                            <a:off x="4686364" y="1599927"/>
                            <a:ext cx="571246"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5" name="Oval 162"/>
                        <wps:cNvSpPr>
                          <a:spLocks noChangeArrowheads="1"/>
                        </wps:cNvSpPr>
                        <wps:spPr bwMode="auto">
                          <a:xfrm>
                            <a:off x="4632706" y="1558104"/>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6" name="Line 204"/>
                        <wps:cNvCnPr/>
                        <wps:spPr bwMode="auto">
                          <a:xfrm flipV="1">
                            <a:off x="4229037" y="800373"/>
                            <a:ext cx="457327"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7" name="Oval 159"/>
                        <wps:cNvSpPr>
                          <a:spLocks noChangeArrowheads="1"/>
                        </wps:cNvSpPr>
                        <wps:spPr bwMode="auto">
                          <a:xfrm>
                            <a:off x="4195191" y="1886946"/>
                            <a:ext cx="115570" cy="114808"/>
                          </a:xfrm>
                          <a:prstGeom prst="ellipse">
                            <a:avLst/>
                          </a:prstGeom>
                          <a:solidFill>
                            <a:srgbClr val="FFFFFF"/>
                          </a:solidFill>
                          <a:ln w="9525">
                            <a:solidFill>
                              <a:srgbClr val="000000"/>
                            </a:solidFill>
                            <a:round/>
                            <a:headEnd/>
                            <a:tailEnd/>
                          </a:ln>
                        </wps:spPr>
                        <wps:txbx>
                          <w:txbxContent>
                            <w:p w14:paraId="31346D08" w14:textId="77777777" w:rsidR="00A75DF0" w:rsidRDefault="00A75DF0" w:rsidP="006A0BC1"/>
                          </w:txbxContent>
                        </wps:txbx>
                        <wps:bodyPr rot="0" vert="horz" wrap="square" lIns="91440" tIns="45720" rIns="91440" bIns="45720" anchor="t" anchorCtr="0" upright="1">
                          <a:noAutofit/>
                        </wps:bodyPr>
                      </wps:wsp>
                      <wps:wsp>
                        <wps:cNvPr id="618" name="Line 205"/>
                        <wps:cNvCnPr/>
                        <wps:spPr bwMode="auto">
                          <a:xfrm flipH="1" flipV="1">
                            <a:off x="4686364" y="800373"/>
                            <a:ext cx="57124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9" name="Oval 163"/>
                        <wps:cNvSpPr>
                          <a:spLocks noChangeArrowheads="1"/>
                        </wps:cNvSpPr>
                        <wps:spPr bwMode="auto">
                          <a:xfrm>
                            <a:off x="4619498" y="770851"/>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20" name="Oval 160"/>
                        <wps:cNvSpPr>
                          <a:spLocks noChangeArrowheads="1"/>
                        </wps:cNvSpPr>
                        <wps:spPr bwMode="auto">
                          <a:xfrm>
                            <a:off x="5212207" y="1889406"/>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86" o:spid="_x0000_s1026" editas="canvas" style="position:absolute;margin-left:0;margin-top:0;width:468pt;height:189pt;z-index:251651072;mso-position-horizontal-relative:char;mso-position-vertical-relative:line" coordsize="59436,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">
                <v:shape id="_x0000_s1027" type="#_x0000_t75" style="position:absolute;width:59436;height:24003;visibility:visible;mso-wrap-style:square">
                  <v:fill o:detectmouseclick="t"/>
                  <v:path o:connecttype="none"/>
                </v:shape>
                <v:line id="Line 146" o:spid="_x0000_s1028" style="position:absolute;flip:x y;visibility:visible;mso-wrap-style:square" from="28983,4625" to="35843,8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xPXcYAAADcAAAADwAAAGRycy9kb3ducmV2LnhtbESPzWrDMBCE74G+g9hCL6WR4zgluFGM&#10;CTTk5JKf0utibWxTa2UsJXb69FWhkOMwM98wq2w0rbhS7xrLCmbTCARxaXXDlYLT8f1lCcJ5ZI2t&#10;ZVJwIwfZ+mGywlTbgfd0PfhKBAi7FBXU3neplK6syaCb2o44eGfbG/RB9pXUPQ4BbloZR9GrNNhw&#10;WKixo01N5ffhYhQgFz/z5TCjRG7py8XFx3P+eVbq6XHM30B4Gv09/N/eaQWL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qsT13GAAAA3AAAAA8AAAAAAAAA&#10;AAAAAAAAoQIAAGRycy9kb3ducmV2LnhtbFBLBQYAAAAABAAEAPkAAACUAwAAAAA=&#10;"/>
                <v:line id="Line 145" o:spid="_x0000_s1029" style="position:absolute;flip:x y;visibility:visible;mso-wrap-style:square" from="29032,15982" to="35892,19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DqxsYAAADcAAAADwAAAGRycy9kb3ducmV2LnhtbESPzWrDMBCE74G+g9hCL6GR49QluFGM&#10;CTTk5JKf0utibWxTa2UsJXb69FWhkOMwM98wq2w0rbhS7xrLCuazCARxaXXDlYLT8f15CcJ5ZI2t&#10;ZVJwIwfZ+mGywlTbgfd0PfhKBAi7FBXU3neplK6syaCb2Y44eGfbG/RB9pXUPQ4BbloZR9GrNNhw&#10;WKixo01N5ffhYhQgFz+L5TCnF7mlLxcXH9P886zU0+OYv4HwNPp7+L+90wqS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g6sbGAAAA3AAAAA8AAAAAAAAA&#10;AAAAAAAAoQIAAGRycy9kb3ducmV2LnhtbFBLBQYAAAAABAAEAPkAAACUAwAAAAA=&#10;"/>
                <v:line id="Line 87" o:spid="_x0000_s1030" style="position:absolute;visibility:visible;mso-wrap-style:square" from="5712,8003" to="571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bNSMYAAADcAAAADwAAAGRycy9kb3ducmV2LnhtbESPQWvCQBSE7wX/w/IEb3VTpaFEVxFL&#10;QT2Uagt6fGafSWr2bdhdk/TfdwtCj8PMfMPMl72pRUvOV5YVPI0TEMS51RUXCr4+3x5fQPiArLG2&#10;TAp+yMNyMXiYY6Ztx3tqD6EQEcI+QwVlCE0mpc9LMujHtiGO3sU6gyFKV0jtsItwU8tJkqTSYMVx&#10;ocSG1iXl18PNKHiffqTtarvb9Mdtes5f9+fTd+eUGg371QxEoD78h+/tjVbwPEn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mzUjGAAAA3AAAAA8AAAAAAAAA&#10;AAAAAAAAoQIAAGRycy9kb3ducmV2LnhtbFBLBQYAAAAABAAEAPkAAACUAwAAAAA=&#10;"/>
                <v:line id="Line 88" o:spid="_x0000_s1031" style="position:absolute;visibility:visible;mso-wrap-style:square" from="5712,19427"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po08cAAADcAAAADwAAAGRycy9kb3ducmV2LnhtbESPQWvCQBSE7wX/w/IKvdVNLU0luoq0&#10;FLSHolbQ4zP7TGKzb8PuNkn/vSsUPA4z8w0znfemFi05X1lW8DRMQBDnVldcKNh9fzyOQfiArLG2&#10;TAr+yMN8NribYqZtxxtqt6EQEcI+QwVlCE0mpc9LMuiHtiGO3sk6gyFKV0jtsItwU8tRkqTSYMVx&#10;ocSG3krKf7a/RsHX8zptF6vPZb9fpcf8fXM8nDun1MN9v5iACNSHW/i/vdQKXk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KmjTxwAAANwAAAAPAAAAAAAA&#10;AAAAAAAAAKECAABkcnMvZG93bnJldi54bWxQSwUGAAAAAAQABAD5AAAAlQMAAAAA&#10;"/>
                <v:line id="Line 89" o:spid="_x0000_s1032" style="position:absolute;visibility:visible;mso-wrap-style:square" from="5712,8003" to="15998,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X8ocMAAADcAAAADwAAAGRycy9kb3ducmV2LnhtbERPy2rCQBTdF/yH4Qrd1UkthpI6ilQE&#10;7UJ8gS6vmdskbeZOmJkm8e+dhdDl4byn897UoiXnK8sKXkcJCOLc6ooLBafj6uUdhA/IGmvLpOBG&#10;HuazwdMUM2073lN7CIWIIewzVFCG0GRS+rwkg35kG+LIfVtnMEToCqkddjHc1HKcJKk0WHFsKLGh&#10;z5Ly38OfUbB926XtYvO17s+b9Jov99fLT+eUeh72iw8QgfrwL36411rBZBz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1/KHDAAAA3AAAAA8AAAAAAAAAAAAA&#10;AAAAoQIAAGRycy9kb3ducmV2LnhtbFBLBQYAAAAABAAEAPkAAACRAwAAAAA=&#10;"/>
                <v:line id="Line 90" o:spid="_x0000_s1033" style="position:absolute;visibility:visible;mso-wrap-style:square" from="15998,8003"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ZOscAAADcAAAADwAAAGRycy9kb3ducmV2LnhtbESPQWvCQBSE7wX/w/IKvdVNLQ01uoq0&#10;FLSHolbQ4zP7TGKzb8PuNkn/vSsUPA4z8w0znfemFi05X1lW8DRMQBDnVldcKNh9fzy+gvABWWNt&#10;mRT8kYf5bHA3xUzbjjfUbkMhIoR9hgrKEJpMSp+XZNAPbUMcvZN1BkOUrpDaYRfhppajJEmlwYrj&#10;QokNvZWU/2x/jYKv53XaLlafy36/So/5++Z4OHdOqYf7fjEBEagPt/B/e6kVvIz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Vk6xwAAANwAAAAPAAAAAAAA&#10;AAAAAAAAAKECAABkcnMvZG93bnJldi54bWxQSwUGAAAAAAQABAD5AAAAlQMAAAAA&#10;"/>
                <v:line id="Line 91" o:spid="_x0000_s1034" style="position:absolute;flip:y;visibility:visible;mso-wrap-style:square" from="5712,4567" to="9146,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7nBcQAAADcAAAADwAAAGRycy9kb3ducmV2LnhtbERPy2oCMRTdC/5DuEI3UjPaB3ZqFBEE&#10;F260ZaS728ntZJjJzZikOv17syi4PJz3YtXbVlzIh9qxgukkA0FcOl1zpeDzY/s4BxEissbWMSn4&#10;owCr5XCwwFy7Kx/ocoyVSCEcclRgYuxyKUNpyGKYuI44cT/OW4wJ+kpqj9cUbls5y7JXabHm1GCw&#10;o42hsjn+WgVyvh+f/fr7uSma0+nNFGXRfe2Vehj163cQkfp4F/+7d1rBy1Oan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PucFxAAAANwAAAAPAAAAAAAAAAAA&#10;AAAAAKECAABkcnMvZG93bnJldi54bWxQSwUGAAAAAAQABAD5AAAAkgMAAAAA&#10;"/>
                <v:line id="Line 92" o:spid="_x0000_s1035" style="position:absolute;flip:y;visibility:visible;mso-wrap-style:square" from="15998,4567" to="19432,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JCnscAAADcAAAADwAAAGRycy9kb3ducmV2LnhtbESPQWsCMRSE74X+h/AKvYhmba3o1ihS&#10;EHrwUisr3p6b182ym5dtEnX775uC0OMwM98wi1VvW3EhH2rHCsajDARx6XTNlYL952Y4AxEissbW&#10;MSn4oQCr5f3dAnPtrvxBl12sRIJwyFGBibHLpQylIYth5Dri5H05bzEm6SupPV4T3LbyKcum0mLN&#10;acFgR2+GymZ3tgrkbDv49uvTpCmaw2FuirLojlulHh/69SuISH38D9/a71rBy/MY/s6k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ckKexwAAANwAAAAPAAAAAAAA&#10;AAAAAAAAAKECAABkcnMvZG93bnJldi54bWxQSwUGAAAAAAQABAD5AAAAlQMAAAAA&#10;"/>
                <v:line id="Line 93" o:spid="_x0000_s1036" style="position:absolute;flip:y;visibility:visible;mso-wrap-style:square" from="5712,15999" to="914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Dc6ccAAADcAAAADwAAAGRycy9kb3ducmV2LnhtbESPT0vDQBTE74LfYXmCF2k31j/UmE0p&#10;guChl1ZJ6O2ZfWZDsm/j7trGb+8WCh6HmfkNU6wmO4gD+dA5VnA7z0AQN0533Cr4eH+dLUGEiKxx&#10;cEwKfinAqry8KDDX7shbOuxiKxKEQ44KTIxjLmVoDFkMczcSJ+/LeYsxSd9K7fGY4HaQiyx7lBY7&#10;TgsGR3ox1PS7H6tALjc33379ed9XfV0/maqpxv1Gqeuraf0MItIU/8Pn9ptW8HC3gN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oNzpxwAAANwAAAAPAAAAAAAA&#10;AAAAAAAAAKECAABkcnMvZG93bnJldi54bWxQSwUGAAAAAAQABAD5AAAAlQMAAAAA&#10;"/>
                <v:line id="Line 94" o:spid="_x0000_s1037" style="position:absolute;flip:y;visibility:visible;mso-wrap-style:square" from="15998,15999" to="1943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x5cscAAADcAAAADwAAAGRycy9kb3ducmV2LnhtbESPQUvDQBSE70L/w/IKXqTdaKzU2G0p&#10;guAhF1tJ6e2ZfWZDsm/j7trGf+8KBY/DzHzDrDaj7cWJfGgdK7idZyCIa6dbbhS8719mSxAhImvs&#10;HZOCHwqwWU+uVlhod+Y3Ou1iIxKEQ4EKTIxDIWWoDVkMczcQJ+/TeYsxSd9I7fGc4LaXd1n2IC22&#10;nBYMDvRsqO5231aBXJY3X377cd9V3eHwaKq6Go6lUtfTcfsEItIY/8OX9qtWsMhz+DuTjoB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7HlyxwAAANwAAAAPAAAAAAAA&#10;AAAAAAAAAKECAABkcnMvZG93bnJldi54bWxQSwUGAAAAAAQABAD5AAAAlQMAAAAA&#10;"/>
                <v:line id="Line 95" o:spid="_x0000_s1038" style="position:absolute;visibility:visible;mso-wrap-style:square" from="9146,4567" to="19432,4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FgeccAAADcAAAADwAAAGRycy9kb3ducmV2LnhtbESPQWvCQBSE74X+h+UVvNVNaxskuopY&#10;BO2hVCvo8Zl9JqnZt2F3m6T/3hUKPQ4z8w0znfemFi05X1lW8DRMQBDnVldcKNh/rR7HIHxA1lhb&#10;JgW/5GE+u7+bYqZtx1tqd6EQEcI+QwVlCE0mpc9LMuiHtiGO3tk6gyFKV0jtsItwU8vnJEmlwYrj&#10;QokNLUvKL7sfo+Bj9Jm2i837uj9s0lP+tj0dvzun1OChX0xABOrDf/ivvdYKXkc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IWB5xwAAANwAAAAPAAAAAAAA&#10;AAAAAAAAAKECAABkcnMvZG93bnJldi54bWxQSwUGAAAAAAQABAD5AAAAlQMAAAAA&#10;"/>
                <v:line id="Line 96" o:spid="_x0000_s1039" style="position:absolute;visibility:visible;mso-wrap-style:square" from="19432,4567"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3F4scAAADcAAAADwAAAGRycy9kb3ducmV2LnhtbESPT2vCQBTE74V+h+UJvdWNFYNEV5GW&#10;gvYg9Q/o8Zl9TdJm34bdbZJ++64geBxm5jfMfNmbWrTkfGVZwWiYgCDOra64UHA8vD9PQfiArLG2&#10;TAr+yMNy8fgwx0zbjnfU7kMhIoR9hgrKEJpMSp+XZNAPbUMcvS/rDIYoXSG1wy7CTS1fkiSVBiuO&#10;CyU29FpS/rP/NQq248+0XW0+1v1pk17yt93l/N05pZ4G/WoGIlAf7uFbe60VTMY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bcXixwAAANwAAAAPAAAAAAAA&#10;AAAAAAAAAKECAABkcnMvZG93bnJldi54bWxQSwUGAAAAAAQABAD5AAAAlQMAAAAA&#10;"/>
                <v:line id="Line 97" o:spid="_x0000_s1040" style="position:absolute;visibility:visible;mso-wrap-style:square" from="9146,15999"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9blccAAADcAAAADwAAAGRycy9kb3ducmV2LnhtbESPT2vCQBTE74LfYXlCb7qx0iCpq4il&#10;oD2U+gfa4zP7mkSzb8PuNkm/fbcgeBxm5jfMYtWbWrTkfGVZwXSSgCDOra64UHA6vo7nIHxA1lhb&#10;JgW/5GG1HA4WmGnb8Z7aQyhEhLDPUEEZQpNJ6fOSDPqJbYij922dwRClK6R22EW4qeVjkqTSYMVx&#10;ocSGNiXl18OPUfA++0jb9e5t23/u0nP+sj9/XTqn1MOoXz+DCNSHe/jW3moFT7M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v1uVxwAAANwAAAAPAAAAAAAA&#10;AAAAAAAAAKECAABkcnMvZG93bnJldi54bWxQSwUGAAAAAAQABAD5AAAAlQMAAAAA&#10;"/>
                <v:line id="Line 98" o:spid="_x0000_s1041" style="position:absolute;flip:y;visibility:visible;mso-wrap-style:square" from="9146,4567" to="9146,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d/ccgAAADcAAAADwAAAGRycy9kb3ducmV2LnhtbESPT0sDMRTE74LfITyhF2mzVu2ftWkp&#10;BcFDL62ypbfXzXOz7OZlTdJ2/fZGEDwOM/MbZrHqbSsu5EPtWMHDKANBXDpdc6Xg4/11OAMRIrLG&#10;1jEp+KYAq+XtzQJz7a68o8s+ViJBOOSowMTY5VKG0pDFMHIdcfI+nbcYk/SV1B6vCW5bOc6yibRY&#10;c1ow2NHGUNnsz1aBnG3vv/z69NQUzeEwN0VZdMetUoO7fv0CIlIf/8N/7Tet4PlxCr9n0hGQy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dd/ccgAAADcAAAADwAAAAAA&#10;AAAAAAAAAAChAgAAZHJzL2Rvd25yZXYueG1sUEsFBgAAAAAEAAQA+QAAAJYDAAAAAA==&#10;"/>
                <v:oval id="Oval 100" o:spid="_x0000_s1042" style="position:absolute;left:5167;top:18664;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QDTMEA&#10;AADcAAAADwAAAGRycy9kb3ducmV2LnhtbERPTWvCQBC9C/6HZYTezMaGSEldRSoFe/BgbO9DdkyC&#10;2dmQncb033cPgsfH+97sJtepkYbQejawSlJQxJW3LdcGvi+fyzdQQZAtdp7JwB8F2G3nsw0W1t/5&#10;TGMptYohHAo00Ij0hdahashhSHxPHLmrHxxKhEOt7YD3GO46/Zqma+2w5djQYE8fDVW38tcZONT7&#10;cj3qTPLsejhKfvs5fWUrY14W0/4dlNAkT/HDfbQG8iyujWfiEd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0A0zBAAAA3AAAAA8AAAAAAAAAAAAAAAAAmAIAAGRycy9kb3du&#10;cmV2LnhtbFBLBQYAAAAABAAEAPUAAACGAwAAAAA=&#10;">
                  <v:textbox>
                    <w:txbxContent>
                      <w:p w14:paraId="270DC758" w14:textId="77777777" w:rsidR="00A75DF0" w:rsidRDefault="00A75DF0" w:rsidP="006A0BC1"/>
                    </w:txbxContent>
                  </v:textbox>
                </v:oval>
                <v:oval id="Oval 102" o:spid="_x0000_s1043" style="position:absolute;left:15337;top:1868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R8N8IA&#10;AADcAAAADwAAAGRycy9kb3ducmV2LnhtbERPTWvCQBC9F/oflhG81Y1NIyW6SmgQ7KGHpu19yI5J&#10;MDsbstMY/717KPT4eN+7w+x6NdEYOs8G1qsEFHHtbceNge+v49MrqCDIFnvPZOBGAQ77x4cd5tZf&#10;+ZOmShoVQzjkaKAVGXKtQ92Sw7DyA3Hkzn50KBGOjbYjXmO46/Vzkmy0w45jQ4sDvbVUX6pfZ6Bs&#10;imoz6VSy9FyeJLv8fLyna2OWi7nYghKa5V/85z5ZA9lLnB/PxCOg9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RHw3wgAAANwAAAAPAAAAAAAAAAAAAAAAAJgCAABkcnMvZG93&#10;bnJldi54bWxQSwUGAAAAAAQABAD1AAAAhwMAAAAA&#10;"/>
                <v:oval id="Oval 103" o:spid="_x0000_s1044" style="position:absolute;left:18722;top:1542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jZrMQA&#10;AADcAAAADwAAAGRycy9kb3ducmV2LnhtbESPQWvCQBSE74X+h+UVequbmEZK6iqiFPTQQ6PeH9ln&#10;Esy+DdnXmP57t1DocZiZb5jlenKdGmkIrWcD6SwBRVx523Jt4HT8eHkDFQTZYueZDPxQgPXq8WGJ&#10;hfU3/qKxlFpFCIcCDTQifaF1qBpyGGa+J47exQ8OJcqh1nbAW4S7Ts+TZKEdthwXGuxp21B1Lb+d&#10;gV29KRejziTPLru95Nfz5yFLjXl+mjbvoIQm+Q//tffWQP6a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I2azEAAAA3AAAAA8AAAAAAAAAAAAAAAAAmAIAAGRycy9k&#10;b3ducmV2LnhtbFBLBQYAAAAABAAEAPUAAACJAwAAAAA=&#10;"/>
                <v:oval id="Oval 104" o:spid="_x0000_s1045" style="position:absolute;left:8552;top:15351;width:1147;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pH28QA&#10;AADcAAAADwAAAGRycy9kb3ducmV2LnhtbESPQWvCQBSE70L/w/IKvelG00hJXUUqBT30YLT3R/aZ&#10;BLNvQ/Y1pv/eLRQ8DjPzDbPajK5VA/Wh8WxgPktAEZfeNlwZOJ8+p2+ggiBbbD2TgV8KsFk/TVaY&#10;W3/jIw2FVCpCOORooBbpcq1DWZPDMPMdcfQuvncoUfaVtj3eIty1epEkS+2w4bhQY0cfNZXX4scZ&#10;2FXbYjnoVLL0sttLdv3+OqRzY16ex+07KKFRHuH/9t4ayF4X8Hc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aR9vEAAAA3AAAAA8AAAAAAAAAAAAAAAAAmAIAAGRycy9k&#10;b3ducmV2LnhtbFBLBQYAAAAABAAEAPUAAACJAwAAAAA=&#10;"/>
                <v:oval id="Oval 105" o:spid="_x0000_s1046" style="position:absolute;left:5159;top:740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biQMQA&#10;AADcAAAADwAAAGRycy9kb3ducmV2LnhtbESPQWvCQBSE74X+h+UVeqsbGxNK6ipSEeyhB2N7f2Sf&#10;STD7NmSfMf33XaHgcZiZb5jlenKdGmkIrWcD81kCirjytuXawPdx9/IGKgiyxc4zGfilAOvV48MS&#10;C+uvfKCxlFpFCIcCDTQifaF1qBpyGGa+J47eyQ8OJcqh1nbAa4S7Tr8mSa4dthwXGuzpo6HqXF6c&#10;gW29KfNRp5Klp+1esvPP12c6N+b5adq8gxKa5B7+b++tgWyRwu1MPAJ6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W4kDEAAAA3AAAAA8AAAAAAAAAAAAAAAAAmAIAAGRycy9k&#10;b3ducmV2LnhtbFBLBQYAAAAABAAEAPUAAACJAwAAAAA=&#10;"/>
                <v:oval id="Oval 106" o:spid="_x0000_s1047" style="position:absolute;left:15502;top:7560;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6MTsQA&#10;AADcAAAADwAAAGRycy9kb3ducmV2LnhtbESPQUvDQBCF70L/wzIFb3ZTQ4PEbkuxCPXgwVTvQ3aa&#10;hGZnQ3ZM4793DoK3Gd6b977Z7ufQm4nG1EV2sF5lYIjr6DtuHHyeXx+ewCRB9thHJgc/lGC/W9xt&#10;sfTxxh80VdIYDeFUooNWZCitTXVLAdMqDsSqXeIYUHQdG+tHvGl46O1jlhU2YMfa0OJALy3V1+o7&#10;ODg2h6qYbC6b/HI8yeb69f6Wr527X86HZzBCs/yb/65PXvELxdd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jE7EAAAA3AAAAA8AAAAAAAAAAAAAAAAAmAIAAGRycy9k&#10;b3ducmV2LnhtbFBLBQYAAAAABAAEAPUAAACJAwAAAAA=&#10;"/>
                <v:oval id="Oval 107" o:spid="_x0000_s1048" style="position:absolute;left:8659;top:3977;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p1cIA&#10;AADcAAAADwAAAGRycy9kb3ducmV2LnhtbERPTUvDQBC9F/wPywjemk0aGiR2W4pFaA8ejHofstMk&#10;NDsbstM0/nu3IHibx/uczW52vZpoDJ1nA1mSgiKuve24MfD1+bZ8BhUE2WLvmQz8UIDd9mGxwdL6&#10;G3/QVEmjYgiHEg20IkOpdahbchgSPxBH7uxHhxLh2Gg74i2Gu16v0rTQDjuODS0O9NpSfamuzsCh&#10;2VfFpHNZ5+fDUdaX7/dTnhnz9DjvX0AJzfIv/nMfbZxfZHB/Jl6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inVwgAAANwAAAAPAAAAAAAAAAAAAAAAAJgCAABkcnMvZG93&#10;bnJldi54bWxQSwUGAAAAAAQABAD1AAAAhwMAAAAA&#10;"/>
                <v:oval id="Oval 108" o:spid="_x0000_s1049" style="position:absolute;left:18804;top:4141;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3osEA&#10;AADcAAAADwAAAGRycy9kb3ducmV2LnhtbERPTWvCQBC9C/0PyxS86UaDoaSuIhVBDx4a2/uQHZNg&#10;djZkpzH9911B6G0e73PW29G1aqA+NJ4NLOYJKOLS24YrA1+Xw+wNVBBki61nMvBLAbabl8kac+vv&#10;/ElDIZWKIRxyNFCLdLnWoazJYZj7jjhyV987lAj7Stse7zHctXqZJJl22HBsqLGjj5rKW/HjDOyr&#10;XZENOpVVet0fZXX7Pp/ShTHT13H3DkpolH/x0320cX62hMcz8QK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gt6LBAAAA3AAAAA8AAAAAAAAAAAAAAAAAmAIAAGRycy9kb3du&#10;cmV2LnhtbFBLBQYAAAAABAAEAPUAAACGAwAAAAA=&#10;"/>
                <v:shapetype id="_x0000_t202" coordsize="21600,21600" o:spt="202" path="m,l,21600r21600,l21600,xe">
                  <v:stroke joinstyle="miter"/>
                  <v:path gradientshapeok="t" o:connecttype="rect"/>
                </v:shapetype>
                <v:shape id="Text Box 109" o:spid="_x0000_s1050" type="#_x0000_t202" style="position:absolute;left:4812;top:19328;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1kN8EA&#10;AADcAAAADwAAAGRycy9kb3ducmV2LnhtbERPS2vCQBC+C/0PyxR60936oo2uUpRCT4qxCr0N2TEJ&#10;ZmdDdmviv3cFwdt8fM+ZLztbiQs1vnSs4X2gQBBnzpSca/jdf/c/QPiAbLByTBqu5GG5eOnNMTGu&#10;5R1d0pCLGMI+QQ1FCHUipc8KsugHriaO3Mk1FkOETS5Ng20Mt5UcKjWVFkuODQXWtCooO6f/VsNh&#10;c/o7jtU2X9tJ3bpOSbafUuu31+5rBiJQF57ih/vHxPn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dZDfBAAAA3AAAAA8AAAAAAAAAAAAAAAAAmAIAAGRycy9kb3du&#10;cmV2LnhtbFBLBQYAAAAABAAEAPUAAACGAwAAAAA=&#10;" filled="f" stroked="f">
                  <v:textbox>
                    <w:txbxContent>
                      <w:p w14:paraId="1B638C89" w14:textId="77777777" w:rsidR="00A75DF0" w:rsidRDefault="00A75DF0" w:rsidP="006A0BC1">
                        <w:r>
                          <w:t>1</w:t>
                        </w:r>
                      </w:p>
                    </w:txbxContent>
                  </v:textbox>
                </v:shape>
                <v:shape id="Text Box 110" o:spid="_x0000_s1051" type="#_x0000_t202" style="position:absolute;left:15783;top:19222;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8Q8IA&#10;AADcAAAADwAAAGRycy9kb3ducmV2LnhtbERPTWvCQBC9C/6HZQRvZlexoaZZpVQKnlq0rdDbkB2T&#10;YHY2ZLdJ+u+7BcHbPN7n5LvRNqKnzteONSwTBYK4cKbmUsPnx+viEYQPyAYbx6ThlzzsttNJjplx&#10;Ax+pP4VSxBD2GWqoQmgzKX1RkUWfuJY4chfXWQwRdqU0HQ4x3DZypVQqLdYcGyps6aWi4nr6sRq+&#10;3i7f57V6L/f2oR3cqCTbjdR6Phufn0AEGsNdfHMfTJyfr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PxDwgAAANwAAAAPAAAAAAAAAAAAAAAAAJgCAABkcnMvZG93&#10;bnJldi54bWxQSwUGAAAAAAQABAD1AAAAhwMAAAAA&#10;" filled="f" stroked="f">
                  <v:textbox>
                    <w:txbxContent>
                      <w:p w14:paraId="59CE4DC8" w14:textId="77777777" w:rsidR="00A75DF0" w:rsidRDefault="00A75DF0" w:rsidP="006A0BC1">
                        <w:r>
                          <w:t>2</w:t>
                        </w:r>
                      </w:p>
                    </w:txbxContent>
                  </v:textbox>
                </v:shape>
                <v:shape id="Text Box 111" o:spid="_x0000_s1052" type="#_x0000_t202" style="position:absolute;left:19275;top:14072;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Z2MAA&#10;AADcAAAADwAAAGRycy9kb3ducmV2LnhtbERPS4vCMBC+C/6HMMLeNFFW0WoUUYQ9uawv8DY0Y1ts&#10;JqWJtvvvzcKCt/n4nrNYtbYUT6p94VjDcKBAEKfOFJxpOB13/SkIH5ANlo5Jwy95WC27nQUmxjX8&#10;Q89DyEQMYZ+ghjyEKpHSpzlZ9ANXEUfu5mqLIcI6k6bGJobbUo6UmkiLBceGHCva5JTeDw+r4by/&#10;XS+f6jvb2nHVuFZJtjOp9UevXc9BBGrDW/zv/jJx/mQM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hZ2MAAAADcAAAADwAAAAAAAAAAAAAAAACYAgAAZHJzL2Rvd25y&#10;ZXYueG1sUEsFBgAAAAAEAAQA9QAAAIUDAAAAAA==&#10;" filled="f" stroked="f">
                  <v:textbox>
                    <w:txbxContent>
                      <w:p w14:paraId="19012092" w14:textId="77777777" w:rsidR="00A75DF0" w:rsidRDefault="00A75DF0" w:rsidP="006A0BC1">
                        <w:r>
                          <w:t>3</w:t>
                        </w:r>
                      </w:p>
                    </w:txbxContent>
                  </v:textbox>
                </v:shape>
                <v:shape id="Text Box 112" o:spid="_x0000_s1053" type="#_x0000_t202" style="position:absolute;left:9270;top:13416;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rHr8EA&#10;AADcAAAADwAAAGRycy9kb3ducmV2LnhtbERPTYvCMBC9L/gfwgh7WxNFi1ajiIuwJ2VdFbwNzdgW&#10;m0lpsrb+eyMs7G0e73MWq85W4k6NLx1rGA4UCOLMmZJzDcef7ccUhA/IBivHpOFBHlbL3tsCU+Na&#10;/qb7IeQihrBPUUMRQp1K6bOCLPqBq4kjd3WNxRBhk0vTYBvDbSVHSiXSYsmxocCaNgVlt8Ov1XDa&#10;XS/nsdrnn3ZSt65Tku1Mav3e79ZzEIG68C/+c3+ZOD9J4PVMvE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qx6/BAAAA3AAAAA8AAAAAAAAAAAAAAAAAmAIAAGRycy9kb3du&#10;cmV2LnhtbFBLBQYAAAAABAAEAPUAAACGAwAAAAA=&#10;" filled="f" stroked="f">
                  <v:textbox>
                    <w:txbxContent>
                      <w:p w14:paraId="71A8A0E9" w14:textId="77777777" w:rsidR="00A75DF0" w:rsidRDefault="00A75DF0" w:rsidP="006A0BC1">
                        <w:r>
                          <w:t>4</w:t>
                        </w:r>
                      </w:p>
                    </w:txbxContent>
                  </v:textbox>
                </v:shape>
                <v:shape id="Text Box 113" o:spid="_x0000_s1054" type="#_x0000_t202" style="position:absolute;left:3533;top:5363;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iNMIA&#10;AADcAAAADwAAAGRycy9kb3ducmV2LnhtbERPS2vCQBC+C/0PyxR6092Kjza6SlEKPSnGKvQ2ZMck&#10;mJ0N2a2J/94VBG/z8T1nvuxsJS7U+NKxhveBAkGcOVNyruF3/93/AOEDssHKMWm4kofl4qU3x8S4&#10;lnd0SUMuYgj7BDUUIdSJlD4ryKIfuJo4cifXWAwRNrk0DbYx3FZyqNREWiw5NhRY06qg7Jz+Ww2H&#10;zenvOFLbfG3Hdes6Jdl+Sq3fXruvGYhAXXiKH+4fE+dPpn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I0wgAAANwAAAAPAAAAAAAAAAAAAAAAAJgCAABkcnMvZG93&#10;bnJldi54bWxQSwUGAAAAAAQABAD1AAAAhwMAAAAA&#10;" filled="f" stroked="f">
                  <v:textbox>
                    <w:txbxContent>
                      <w:p w14:paraId="34A5EF45" w14:textId="77777777" w:rsidR="00A75DF0" w:rsidRDefault="00A75DF0" w:rsidP="006A0BC1">
                        <w:r>
                          <w:t>5</w:t>
                        </w:r>
                      </w:p>
                    </w:txbxContent>
                  </v:textbox>
                </v:shape>
                <v:shape id="Text Box 114" o:spid="_x0000_s1055" type="#_x0000_t202" style="position:absolute;left:14215;top:5584;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RsQA&#10;AADcAAAADwAAAGRycy9kb3ducmV2LnhtbESPQWvCQBCF70L/wzKF3nS3otJGVymK0FOl2grehuyY&#10;BLOzIbua9N87B6G3Gd6b975ZrHpfqxu1sQps4XVkQBHnwVVcWPg5bIdvoGJCdlgHJgt/FGG1fBos&#10;MHOh42+67VOhJIRjhhbKlJpM65iX5DGOQkMs2jm0HpOsbaFdi52E+1qPjZlpjxVLQ4kNrUvKL/ur&#10;t/D7dT4dJ2ZXbPy06UJvNPt3be3Lc/8xB5WoT//mx/WnE/yZ0Mo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kbEAAAA3AAAAA8AAAAAAAAAAAAAAAAAmAIAAGRycy9k&#10;b3ducmV2LnhtbFBLBQYAAAAABAAEAPUAAACJAwAAAAA=&#10;" filled="f" stroked="f">
                  <v:textbox>
                    <w:txbxContent>
                      <w:p w14:paraId="093BD234" w14:textId="77777777" w:rsidR="00A75DF0" w:rsidRDefault="00A75DF0" w:rsidP="006A0BC1">
                        <w:r>
                          <w:t>6</w:t>
                        </w:r>
                      </w:p>
                    </w:txbxContent>
                  </v:textbox>
                </v:shape>
                <v:shape id="Text Box 115" o:spid="_x0000_s1056" type="#_x0000_t202" style="position:absolute;left:19382;top:2460;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T3cAA&#10;AADcAAAADwAAAGRycy9kb3ducmV2LnhtbERPTYvCMBC9C/6HMII3TZRV1q5RRFnwpOjuCt6GZmzL&#10;NpPSRFv/vREEb/N4nzNftrYUN6p94VjDaKhAEKfOFJxp+P35HnyC8AHZYOmYNNzJw3LR7cwxMa7h&#10;A92OIRMxhH2CGvIQqkRKn+Zk0Q9dRRy5i6sthgjrTJoamxhuSzlWaiotFhwbcqxonVP6f7xaDX+7&#10;y/n0ofbZxk6qxrVKsp1Jrfu9dvUFIlAb3uKXe2vi/OkM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VT3cAAAADcAAAADwAAAAAAAAAAAAAAAACYAgAAZHJzL2Rvd25y&#10;ZXYueG1sUEsFBgAAAAAEAAQA9QAAAIUDAAAAAA==&#10;" filled="f" stroked="f">
                  <v:textbox>
                    <w:txbxContent>
                      <w:p w14:paraId="13D554BD" w14:textId="77777777" w:rsidR="00A75DF0" w:rsidRDefault="00A75DF0" w:rsidP="006A0BC1">
                        <w:r>
                          <w:t>7</w:t>
                        </w:r>
                      </w:p>
                    </w:txbxContent>
                  </v:textbox>
                </v:shape>
                <v:shape id="Text Box 116" o:spid="_x0000_s1057" type="#_x0000_t202" style="position:absolute;left:9526;top:2173;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sncUA&#10;AADcAAAADwAAAGRycy9kb3ducmV2LnhtbESPT2vCQBDF70K/wzKCN921qG1TVykVwZNF+wd6G7Jj&#10;EpqdDdnVxG/vHAreZnhv3vvNct37Wl2ojVVgC9OJAUWcB1dxYeHrczt+BhUTssM6MFm4UoT16mGw&#10;xMyFjg90OaZCSQjHDC2UKTWZ1jEvyWOchIZYtFNoPSZZ20K7FjsJ97V+NGahPVYsDSU29F5S/nc8&#10;ewvf+9Pvz8x8FBs/b7rQG83+RVs7GvZvr6AS9elu/r/eOcF/Enx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VmydxQAAANwAAAAPAAAAAAAAAAAAAAAAAJgCAABkcnMv&#10;ZG93bnJldi54bWxQSwUGAAAAAAQABAD1AAAAigMAAAAA&#10;" filled="f" stroked="f">
                  <v:textbox>
                    <w:txbxContent>
                      <w:p w14:paraId="4DC7ADBB" w14:textId="77777777" w:rsidR="00A75DF0" w:rsidRDefault="00A75DF0" w:rsidP="006A0BC1">
                        <w:r>
                          <w:t>8</w:t>
                        </w:r>
                      </w:p>
                    </w:txbxContent>
                  </v:textbox>
                </v:shape>
                <v:line id="Line 117" o:spid="_x0000_s1058" style="position:absolute;visibility:visible;mso-wrap-style:square" from="25788,8134" to="2579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PWOMQAAADcAAAADwAAAGRycy9kb3ducmV2LnhtbERPTWvCQBC9F/wPyxR6qxstpJK6irQI&#10;6kGqLbTHMTtNUrOzYXdN4r93BcHbPN7nTOe9qUVLzleWFYyGCQji3OqKCwXfX8vnCQgfkDXWlknB&#10;mTzMZ4OHKWbadryjdh8KEUPYZ6igDKHJpPR5SQb90DbEkfuzzmCI0BVSO+xiuKnlOElSabDi2FBi&#10;Q+8l5cf9ySjYvnym7WK9WfU/6/SQf+wOv/+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s9Y4xAAAANwAAAAPAAAAAAAAAAAA&#10;AAAAAKECAABkcnMvZG93bnJldi54bWxQSwUGAAAAAAQABAD5AAAAkgMAAAAA&#10;"/>
                <v:line id="Line 118" o:spid="_x0000_s1059" style="position:absolute;visibility:visible;mso-wrap-style:square" from="25788,19558" to="36057,19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FIT8QAAADcAAAADwAAAGRycy9kb3ducmV2LnhtbERPTWvCQBC9F/wPywi91U0txJ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YUhPxAAAANwAAAAPAAAAAAAAAAAA&#10;AAAAAKECAABkcnMvZG93bnJldi54bWxQSwUGAAAAAAQABAD5AAAAkgMAAAAA&#10;"/>
                <v:line id="Line 119" o:spid="_x0000_s1060" style="position:absolute;visibility:visible;mso-wrap-style:square" from="25788,8134" to="36057,8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3t1MQAAADcAAAADwAAAGRycy9kb3ducmV2LnhtbERPS2vCQBC+C/6HZYTedGOFVF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e3UxAAAANwAAAAPAAAAAAAAAAAA&#10;AAAAAKECAABkcnMvZG93bnJldi54bWxQSwUGAAAAAAQABAD5AAAAkgMAAAAA&#10;"/>
                <v:line id="Line 120" o:spid="_x0000_s1061" style="position:absolute;visibility:visible;mso-wrap-style:square" from="36057,8134" to="3606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R1oMUAAADcAAAADwAAAGRycy9kb3ducmV2LnhtbERPTWvCQBC9C/6HZYTedNNW0pK6irQU&#10;tAdRW2iPY3aaRLOzYXdN0n/vCkJv83ifM1v0phYtOV9ZVnA/SUAQ51ZXXCj4+nwfP4PwAVljbZkU&#10;/JGHxXw4mGGmbcc7avehEDGEfYYKyhCaTEqfl2TQT2xDHLlf6wyGCF0htcMuhptaPiRJKg1WHBtK&#10;bOi1pPy0PxsFm8dt2i7XH6v+e50e8rfd4efYOaXuRv3yBUSgPvyLb+6VjvOfpn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R1oMUAAADcAAAADwAAAAAAAAAA&#10;AAAAAAChAgAAZHJzL2Rvd25yZXYueG1sUEsFBgAAAAAEAAQA+QAAAJMDAAAAAA==&#10;"/>
                <v:line id="Line 121" o:spid="_x0000_s1062" style="position:absolute;flip:y;visibility:visible;mso-wrap-style:square" from="25788,4698" to="29206,8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xRRMUAAADcAAAADwAAAGRycy9kb3ducmV2LnhtbERPTUvDQBC9F/oflil4EbupVK1pNqUI&#10;Qg+9WCXF25gdsyHZ2bi7tvHfu4LQ2zze5xSb0fbiRD60jhUs5hkI4trplhsFb6/PNysQISJr7B2T&#10;gh8KsCmnkwJz7c78QqdDbEQK4ZCjAhPjkEsZakMWw9wNxIn7dN5iTNA3Uns8p3Dby9ssu5cWW04N&#10;Bgd6MlR3h2+rQK72119++7Hsqu54fDRVXQ3ve6WuZuN2DSLSGC/if/dOp/kPd/D3TLpAl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6xRRMUAAADcAAAADwAAAAAAAAAA&#10;AAAAAAChAgAAZHJzL2Rvd25yZXYueG1sUEsFBgAAAAAEAAQA+QAAAJMDAAAAAA==&#10;"/>
                <v:line id="Line 123" o:spid="_x0000_s1063" style="position:absolute;flip:y;visibility:visible;mso-wrap-style:square" from="25788,16130" to="2920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7PM8QAAADcAAAADwAAAGRycy9kb3ducmV2LnhtbERPTWsCMRC9C/6HMIVeSs1axOpqFCkU&#10;PHipyoq3cTPdLLuZbJNUt/++KRS8zeN9znLd21ZcyYfasYLxKANBXDpdc6XgeHh/noEIEVlj65gU&#10;/FCA9Wo4WGKu3Y0/6LqPlUghHHJUYGLscilDachiGLmOOHGfzluMCfpKao+3FG5b+ZJlU2mx5tRg&#10;sKM3Q2Wz/7YK5Gz39OU3l0lTNKfT3BRl0Z13Sj0+9JsFiEh9vIv/3Vud5r9O4e+ZdIF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fs8zxAAAANwAAAAPAAAAAAAAAAAA&#10;AAAAAKECAABkcnMvZG93bnJldi54bWxQSwUGAAAAAAQABAD5AAAAkgMAAAAA&#10;"/>
                <v:line id="Line 128" o:spid="_x0000_s1064" style="position:absolute;flip:y;visibility:visible;mso-wrap-style:square" from="29206,4698" to="29214,1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JqqMQAAADcAAAADwAAAGRycy9kb3ducmV2LnhtbERPTWsCMRC9F/wPYYReimYtpepqFBGE&#10;HrzUlhVv42bcLLuZrEmq23/fFAq9zeN9znLd21bcyIfasYLJOANBXDpdc6Xg82M3moEIEVlj65gU&#10;fFOA9WrwsMRcuzu/0+0QK5FCOOSowMTY5VKG0pDFMHYdceIuzluMCfpKao/3FG5b+Zxlr9JizanB&#10;YEdbQ2Vz+LIK5Gz/dPWb80tTNMfj3BRl0Z32Sj0O+80CRKQ+/ov/3G86zZ9O4feZdIF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MmqoxAAAANwAAAAPAAAAAAAAAAAA&#10;AAAAAKECAABkcnMvZG93bnJldi54bWxQSwUGAAAAAAQABAD5AAAAkgMAAAAA&#10;"/>
                <v:oval id="Oval 129" o:spid="_x0000_s1065" style="position:absolute;left:25235;top:1879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EWlcUA&#10;AADcAAAADwAAAGRycy9kb3ducmV2LnhtbESPQUvDQBCF74L/YRmhN7tpQ6vEbktpEerBg1HvQ3aa&#10;hGZnQ3ZM03/vHARvM7w3732z2U2hMyMNqY3sYDHPwBBX0bdcO/j6fH18BpME2WMXmRzcKMFue3+3&#10;wcLHK3/QWEptNIRTgQ4akb6wNlUNBUzz2BOrdo5DQNF1qK0f8KrhobPLLFvbgC1rQ4M9HRqqLuVP&#10;cHCs9+V6tLms8vPxJKvL9/tbvnBu9jDtX8AITfJv/rs+ecV/Ulp9Ri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0RaVxQAAANwAAAAPAAAAAAAAAAAAAAAAAJgCAABkcnMv&#10;ZG93bnJldi54bWxQSwUGAAAAAAQABAD1AAAAigMAAAAA&#10;">
                  <v:textbox>
                    <w:txbxContent>
                      <w:p w14:paraId="1A554D54" w14:textId="77777777" w:rsidR="00A75DF0" w:rsidRDefault="00A75DF0" w:rsidP="006A0BC1"/>
                    </w:txbxContent>
                  </v:textbox>
                </v:oval>
                <v:oval id="Oval 130" o:spid="_x0000_s1066" style="position:absolute;left:35397;top:18820;width:1156;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JqtMQA&#10;AADcAAAADwAAAGRycy9kb3ducmV2LnhtbESPQWvCQBCF74X+h2UK3upGgyKpq4hSsIcemrb3ITsm&#10;wexsyE5j/PedQ6G3Gd6b977Z7qfQmZGG1EZ2sJhnYIir6FuuHXx9vj5vwCRB9thFJgd3SrDfPT5s&#10;sfDxxh80llIbDeFUoINGpC+sTVVDAdM89sSqXeIQUHQdausHvGl46Owyy9Y2YMva0GBPx4aqa/kT&#10;HJzqQ7kebS6r/HI6y+r6/f6WL5ybPU2HFzBCk/yb/67PXvE3iq/P6AR2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yarTEAAAA3AAAAA8AAAAAAAAAAAAAAAAAmAIAAGRycy9k&#10;b3ducmV2LnhtbFBLBQYAAAAABAAEAPUAAACJAwAAAAA=&#10;"/>
                <v:oval id="Oval 132" o:spid="_x0000_s1067" style="position:absolute;left:28620;top:15482;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7PL8IA&#10;AADcAAAADwAAAGRycy9kb3ducmV2LnhtbERPTUvDQBC9C/6HZQRvdhNDS4ndlGIR6sFDU70P2WkS&#10;kp0N2TFN/31XEHqbx/uczXZ2vZpoDK1nA+kiAUVcedtybeD79PGyBhUE2WLvmQxcKcC2eHzYYG79&#10;hY80lVKrGMIhRwONyJBrHaqGHIaFH4gjd/ajQ4lwrLUd8RLDXa9fk2SlHbYcGxoc6L2hqit/nYF9&#10;vStXk85kmZ33B1l2P1+fWWrM89O8ewMlNMtd/O8+2Dh/ncLfM/EC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Ps8vwgAAANwAAAAPAAAAAAAAAAAAAAAAAJgCAABkcnMvZG93&#10;bnJldi54bWxQSwUGAAAAAAQABAD1AAAAhwMAAAAA&#10;"/>
                <v:oval id="Oval 133" o:spid="_x0000_s1068" style="position:absolute;left:25235;top:7536;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RWMEA&#10;AADcAAAADwAAAGRycy9kb3ducmV2LnhtbERPTWvCQBC9C/0PyxR6040GJaSuIpWCHnpotPchOybB&#10;7GzITmP8965Q6G0e73PW29G1aqA+NJ4NzGcJKOLS24YrA+fT5zQDFQTZYuuZDNwpwHbzMlljbv2N&#10;v2kopFIxhEOOBmqRLtc6lDU5DDPfEUfu4nuHEmFfadvjLYa7Vi+SZKUdNhwbauzoo6byWvw6A/tq&#10;V6wGncoyvewPsrz+fB3TuTFvr+PuHZTQKP/iP/fBxvnZAp7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sUVjBAAAA3AAAAA8AAAAAAAAAAAAAAAAAmAIAAGRycy9kb3du&#10;cmV2LnhtbFBLBQYAAAAABAAEAPUAAACGAwAAAAA=&#10;"/>
                <v:oval id="Oval 134" o:spid="_x0000_s1069" style="position:absolute;left:35562;top:7692;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D0w8EA&#10;AADcAAAADwAAAGRycy9kb3ducmV2LnhtbERPTWvCQBC9C/6HZQq96UaDIqmriFKwBw+N7X3Ijkkw&#10;OxuyY4z/3i0Ivc3jfc56O7hG9dSF2rOB2TQBRVx4W3Np4Of8OVmBCoJssfFMBh4UYLsZj9aYWX/n&#10;b+pzKVUM4ZChgUqkzbQORUUOw9S3xJG7+M6hRNiV2nZ4j+Gu0fMkWWqHNceGClvaV1Rc85szcCh3&#10;+bLXqSzSy+Eoi+vv6SudGfP+Nuw+QAkN8i9+uY82zl+l8PdMvEBv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g9MPBAAAA3AAAAA8AAAAAAAAAAAAAAAAAmAIAAGRycy9kb3du&#10;cmV2LnhtbFBLBQYAAAAABAAEAPUAAACGAwAAAAA=&#10;"/>
                <v:oval id="Oval 135" o:spid="_x0000_s1070" style="position:absolute;left:28719;top:4108;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lst8EA&#10;AADcAAAADwAAAGRycy9kb3ducmV2LnhtbERPTWvCQBC9C/6HZYTedGOjIqmrSEWwBw9N2/uQHZNg&#10;djZkx5j++64g9DaP9zmb3eAa1VMXas8G5rMEFHHhbc2lge+v43QNKgiyxcYzGfilALvteLTBzPo7&#10;f1KfS6liCIcMDVQibaZ1KCpyGGa+JY7cxXcOJcKu1LbDewx3jX5NkpV2WHNsqLCl94qKa35zBg7l&#10;Pl/1OpVlejmcZHn9OX+kc2NeJsP+DZTQIP/ip/tk4/z1Ah7PxAv0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JbLfBAAAA3AAAAA8AAAAAAAAAAAAAAAAAmAIAAGRycy9kb3du&#10;cmV2LnhtbFBLBQYAAAAABAAEAPUAAACGAwAAAAA=&#10;"/>
                <v:shape id="Text Box 137" o:spid="_x0000_s1071" type="#_x0000_t202" style="position:absolute;left:24880;top:19459;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S/IsAA&#10;AADcAAAADwAAAGRycy9kb3ducmV2LnhtbERPTYvCMBC9C/6HMII3TZRV3K5RRFnwpOjuCt6GZmzL&#10;NpPSRFv/vREEb/N4nzNftrYUN6p94VjDaKhAEKfOFJxp+P35HsxA+IBssHRMGu7kYbnoduaYGNfw&#10;gW7HkIkYwj5BDXkIVSKlT3Oy6IeuIo7cxdUWQ4R1Jk2NTQy3pRwrNZUWC44NOVa0zin9P16thr/d&#10;5Xz6UPtsYydV41ol2X5Krfu9dvUFIlAb3uKXe2vi/NkE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S/IsAAAADcAAAADwAAAAAAAAAAAAAAAACYAgAAZHJzL2Rvd25y&#10;ZXYueG1sUEsFBgAAAAAEAAQA9QAAAIUDAAAAAA==&#10;" filled="f" stroked="f">
                  <v:textbox>
                    <w:txbxContent>
                      <w:p w14:paraId="4EB1A2D0" w14:textId="77777777" w:rsidR="00A75DF0" w:rsidRDefault="00A75DF0" w:rsidP="006A0BC1">
                        <w:r>
                          <w:t>1</w:t>
                        </w:r>
                      </w:p>
                    </w:txbxContent>
                  </v:textbox>
                </v:shape>
                <v:shape id="Text Box 138" o:spid="_x0000_s1072" type="#_x0000_t202" style="position:absolute;left:35859;top:19353;width:2270;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YhVcAA&#10;AADcAAAADwAAAGRycy9kb3ducmV2LnhtbERPTYvCMBC9C/6HMII3TZRV3K5RRFnwpOjuCt6GZmzL&#10;NpPSRFv/vREEb/N4nzNftrYUN6p94VjDaKhAEKfOFJxp+P35HsxA+IBssHRMGu7kYbnoduaYGNfw&#10;gW7HkIkYwj5BDXkIVSKlT3Oy6IeuIo7cxdUWQ4R1Jk2NTQy3pRwrNZUWC44NOVa0zin9P16thr/d&#10;5Xz6UPtsYydV41ol2X5K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YhVcAAAADcAAAADwAAAAAAAAAAAAAAAACYAgAAZHJzL2Rvd25y&#10;ZXYueG1sUEsFBgAAAAAEAAQA9QAAAIUDAAAAAA==&#10;" filled="f" stroked="f">
                  <v:textbox>
                    <w:txbxContent>
                      <w:p w14:paraId="4DFBAED3" w14:textId="77777777" w:rsidR="00A75DF0" w:rsidRDefault="00A75DF0" w:rsidP="006A0BC1">
                        <w:r>
                          <w:t>2</w:t>
                        </w:r>
                      </w:p>
                    </w:txbxContent>
                  </v:textbox>
                </v:shape>
                <v:shape id="Text Box 140" o:spid="_x0000_s1073" type="#_x0000_t202" style="position:absolute;left:29338;top:13539;width:2295;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EzsEA&#10;AADcAAAADwAAAGRycy9kb3ducmV2LnhtbERPS4vCMBC+L/gfwgje1kTRVatRRFnw5OITvA3N2Bab&#10;SWmytvvvN8LC3ubje85i1dpSPKn2hWMNg74CQZw6U3Cm4Xz6fJ+C8AHZYOmYNPyQh9Wy87bAxLiG&#10;D/Q8hkzEEPYJashDqBIpfZqTRd93FXHk7q62GCKsM2lqbGK4LeVQqQ9pseDYkGNFm5zSx/Hbarjs&#10;77frSH1lWzuuGtcqyXYmte512/UcRKA2/Iv/3DsT508n8HomXi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qhM7BAAAA3AAAAA8AAAAAAAAAAAAAAAAAmAIAAGRycy9kb3du&#10;cmV2LnhtbFBLBQYAAAAABAAEAPUAAACGAwAAAAA=&#10;" filled="f" stroked="f">
                  <v:textbox>
                    <w:txbxContent>
                      <w:p w14:paraId="6F9C0FC8" w14:textId="77777777" w:rsidR="00A75DF0" w:rsidRDefault="00A75DF0" w:rsidP="006A0BC1">
                        <w:r>
                          <w:t>3</w:t>
                        </w:r>
                      </w:p>
                    </w:txbxContent>
                  </v:textbox>
                </v:shape>
                <v:shape id="Text Box 141" o:spid="_x0000_s1074" type="#_x0000_t202" style="position:absolute;left:23592;top:5494;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vMQA&#10;AADcAAAADwAAAGRycy9kb3ducmV2LnhtbESPT2vCQBDF7wW/wzKCt7qr2GJTVxGl0FOl/in0NmTH&#10;JJidDdmtSb+9cxC8zfDevPebxar3tbpSG6vAFiZjA4o4D67iwsLx8PE8BxUTssM6MFn4pwir5eBp&#10;gZkLHX/TdZ8KJSEcM7RQptRkWse8JI9xHBpi0c6h9ZhkbQvtWuwk3Nd6asyr9lixNJTY0Kak/LL/&#10;8xZOX+ffn5nZFVv/0nShN5r9m7Z2NOzX76AS9elhvl9/OsGfC608IxP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ELzEAAAA3AAAAA8AAAAAAAAAAAAAAAAAmAIAAGRycy9k&#10;b3ducmV2LnhtbFBLBQYAAAAABAAEAPUAAACJAwAAAAA=&#10;" filled="f" stroked="f">
                  <v:textbox>
                    <w:txbxContent>
                      <w:p w14:paraId="5FE7BA20" w14:textId="77777777" w:rsidR="00A75DF0" w:rsidRDefault="00A75DF0" w:rsidP="006A0BC1">
                        <w:r>
                          <w:t>4</w:t>
                        </w:r>
                      </w:p>
                    </w:txbxContent>
                  </v:textbox>
                </v:shape>
                <v:shape id="Text Box 142" o:spid="_x0000_s1075" type="#_x0000_t202" style="position:absolute;left:34291;top:5715;width:2270;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m1J8AA&#10;AADcAAAADwAAAGRycy9kb3ducmV2LnhtbERPS4vCMBC+C/6HMII3TVZUtBpFlAVPiu4DvA3N2JZt&#10;JqXJ2vrvjSB4m4/vOct1a0txo9oXjjV8DBUI4tSZgjMN31+fgxkIH5ANlo5Jw508rFfdzhIT4xo+&#10;0e0cMhFD2CeoIQ+hSqT0aU4W/dBVxJG7utpiiLDOpKmxieG2lCOlptJiwbEhx4q2OaV/53+r4edw&#10;vfyO1THb2UnVuFZJtnOpdb/XbhYgArXhLX659ybOn83h+Uy8QK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Lm1J8AAAADcAAAADwAAAAAAAAAAAAAAAACYAgAAZHJzL2Rvd25y&#10;ZXYueG1sUEsFBgAAAAAEAAQA9QAAAIUDAAAAAA==&#10;" filled="f" stroked="f">
                  <v:textbox>
                    <w:txbxContent>
                      <w:p w14:paraId="3709393D" w14:textId="77777777" w:rsidR="00A75DF0" w:rsidRDefault="00A75DF0" w:rsidP="006A0BC1">
                        <w:r>
                          <w:t>5</w:t>
                        </w:r>
                      </w:p>
                    </w:txbxContent>
                  </v:textbox>
                </v:shape>
                <v:shape id="Text Box 144" o:spid="_x0000_s1076" type="#_x0000_t202" style="position:absolute;left:29585;top:2304;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qKZ8QA&#10;AADcAAAADwAAAGRycy9kb3ducmV2LnhtbESPQWvCQBCF70L/wzKF3nS3pUqNrlJaBE8WYxW8Ddkx&#10;Cc3Ohuxq4r/vHAq9zfDevPfNcj34Rt2oi3VgC88TA4q4CK7m0sL3YTN+AxUTssMmMFm4U4T16mG0&#10;xMyFnvd0y1OpJIRjhhaqlNpM61hU5DFOQkss2iV0HpOsXaldh72E+0a/GDPTHmuWhgpb+qio+Mmv&#10;3sJxdzmfXs1X+emnbR8Go9nPtbVPj8P7AlSiIf2b/663TvDn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aimfEAAAA3AAAAA8AAAAAAAAAAAAAAAAAmAIAAGRycy9k&#10;b3ducmV2LnhtbFBLBQYAAAAABAAEAPUAAACJAwAAAAA=&#10;" filled="f" stroked="f">
                  <v:textbox>
                    <w:txbxContent>
                      <w:p w14:paraId="40DD4683" w14:textId="77777777" w:rsidR="00A75DF0" w:rsidRDefault="00A75DF0" w:rsidP="006A0BC1">
                        <w:r>
                          <w:t>6</w:t>
                        </w:r>
                      </w:p>
                    </w:txbxContent>
                  </v:textbox>
                </v:shape>
                <v:line id="Line 148" o:spid="_x0000_s1077" style="position:absolute;visibility:visible;mso-wrap-style:square" from="42505,19632" to="52782,19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8wwsQAAADcAAAADwAAAGRycy9kb3ducmV2LnhtbERPTWvCQBC9F/wPyxR6qxsthJq6irQI&#10;6kGqLbTHMTtNUrOzYXdN4r93BcHbPN7nTOe9qUVLzleWFYyGCQji3OqKCwXfX8vnVxA+IGusLZOC&#10;M3mYzwYPU8y07XhH7T4UIoawz1BBGUKTSenzkgz6oW2II/dnncEQoSukdtjFcFPLcZKk0mDFsaHE&#10;ht5Lyo/7k1GwfflM28V6s+p/1ukh/9gdfv87p9TTY794AxGoD3fxzb3Scf5k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vzDCxAAAANwAAAAPAAAAAAAAAAAA&#10;AAAAAKECAABkcnMvZG93bnJldi54bWxQSwUGAAAAAAQABAD5AAAAkgMAAAAA&#10;"/>
                <v:shape id="Text Box 167" o:spid="_x0000_s1078" type="#_x0000_t202" style="position:absolute;left:41596;top:19533;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zeg8AA&#10;AADcAAAADwAAAGRycy9kb3ducmV2LnhtbERPTYvCMBC9C/sfwix402RFZbcaZVEET4p1V/A2NGNb&#10;bCalibb+e3MQPD7e93zZ2UrcqfGlYw1fQwWCOHOm5FzD33Ez+AbhA7LByjFpeJCH5eKjN8fEuJYP&#10;dE9DLmII+wQ1FCHUiZQ+K8iiH7qaOHIX11gMETa5NA22MdxWcqTUVFosOTYUWNOqoOya3qyG/93l&#10;fBqrfb62k7p1nZJsf6TW/c/udwYiUBfe4pd7azRMVVwb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ozeg8AAAADcAAAADwAAAAAAAAAAAAAAAACYAgAAZHJzL2Rvd25y&#10;ZXYueG1sUEsFBgAAAAAEAAQA9QAAAIUDAAAAAA==&#10;" filled="f" stroked="f">
                  <v:textbox>
                    <w:txbxContent>
                      <w:p w14:paraId="499F14C6" w14:textId="77777777" w:rsidR="00A75DF0" w:rsidRDefault="00A75DF0" w:rsidP="006A0BC1">
                        <w:r>
                          <w:t>1</w:t>
                        </w:r>
                      </w:p>
                    </w:txbxContent>
                  </v:textbox>
                </v:shape>
                <v:shape id="Text Box 168" o:spid="_x0000_s1079" type="#_x0000_t202" style="position:absolute;left:52576;top:19427;width:2278;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7GMIA&#10;AADcAAAADwAAAGRycy9kb3ducmV2LnhtbESPQYvCMBSE74L/ITzBmybKKmvXKKIseFJ0dwVvj+bZ&#10;lm1eShNt/fdGEDwOM/MNM1+2thQ3qn3hWMNoqEAQp84UnGn4/fkefILwAdlg6Zg03MnDctHtzDEx&#10;ruED3Y4hExHCPkENeQhVIqVPc7Loh64ijt7F1RZDlHUmTY1NhNtSjpWaSosFx4UcK1rnlP4fr1bD&#10;3+5yPn2ofbaxk6pxrZJsZ1Lrfq9dfYEI1IZ3+NXeGg1TNYP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wHsYwgAAANwAAAAPAAAAAAAAAAAAAAAAAJgCAABkcnMvZG93&#10;bnJldi54bWxQSwUGAAAAAAQABAD1AAAAhwMAAAAA&#10;" filled="f" stroked="f">
                  <v:textbox>
                    <w:txbxContent>
                      <w:p w14:paraId="77050537" w14:textId="77777777" w:rsidR="00A75DF0" w:rsidRDefault="00A75DF0" w:rsidP="006A0BC1">
                        <w:r>
                          <w:t>2</w:t>
                        </w:r>
                      </w:p>
                    </w:txbxContent>
                  </v:textbox>
                </v:shape>
                <v:shape id="Text Box 170" o:spid="_x0000_s1080" type="#_x0000_t202" style="position:absolute;left:46690;top:14170;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NEWMAA&#10;AADcAAAADwAAAGRycy9kb3ducmV2LnhtbERPTYvCMBC9C/6HMMLeNFFU3GoUcRH2pFh3F7wNzdgW&#10;m0lpsrb+e3MQPD7e92rT2UrcqfGlYw3jkQJBnDlTcq7h57wfLkD4gGywckwaHuRhs+73VpgY1/KJ&#10;7mnIRQxhn6CGIoQ6kdJnBVn0I1cTR+7qGoshwiaXpsE2httKTpSaS4slx4YCa9oVlN3Sf6vh93C9&#10;/E3VMf+ys7p1nZJsP6XWH4NuuwQRqAtv8cv9bTTMx3F+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SNEWMAAAADcAAAADwAAAAAAAAAAAAAAAACYAgAAZHJzL2Rvd25y&#10;ZXYueG1sUEsFBgAAAAAEAAQA9QAAAIUDAAAAAA==&#10;" filled="f" stroked="f">
                  <v:textbox>
                    <w:txbxContent>
                      <w:p w14:paraId="7ADDD89D" w14:textId="77777777" w:rsidR="00A75DF0" w:rsidRDefault="00A75DF0" w:rsidP="006A0BC1">
                        <w:r>
                          <w:t>3</w:t>
                        </w:r>
                      </w:p>
                    </w:txbxContent>
                  </v:textbox>
                </v:shape>
                <v:shape id="Text Box 171" o:spid="_x0000_s1081" type="#_x0000_t202" style="position:absolute;left:44370;top:5896;width:2287;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hw8MA&#10;AADcAAAADwAAAGRycy9kb3ducmV2LnhtbESPQWvCQBSE7wX/w/IK3prdSBWNriKWgiel2greHtln&#10;Epp9G7JbE/+9KxQ8DjPzDbNY9bYWV2p95VhDmigQxLkzFRcavo+fb1MQPiAbrB2Thht5WC0HLwvM&#10;jOv4i66HUIgIYZ+hhjKEJpPS5yVZ9IlriKN3ca3FEGVbSNNiF+G2liOlJtJixXGhxIY2JeW/hz+r&#10;4Wd3OZ/e1b74sOOmc72SbGdS6+Frv56DCNSHZ/i/vTUaJmkKjzPxCM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hw8MAAADcAAAADwAAAAAAAAAAAAAAAACYAgAAZHJzL2Rv&#10;d25yZXYueG1sUEsFBgAAAAAEAAQA9QAAAIgDAAAAAA==&#10;" filled="f" stroked="f">
                  <v:textbox>
                    <w:txbxContent>
                      <w:p w14:paraId="49065BC5" w14:textId="77777777" w:rsidR="00A75DF0" w:rsidRDefault="00A75DF0" w:rsidP="006A0BC1">
                        <w:r>
                          <w:t>4</w:t>
                        </w:r>
                      </w:p>
                    </w:txbxContent>
                  </v:textbox>
                </v:shape>
                <v:line id="Line 201" o:spid="_x0000_s1082" style="position:absolute;flip:y;visibility:visible;mso-wrap-style:square" from="42290,15999"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Dh9cYAAADcAAAADwAAAGRycy9kb3ducmV2LnhtbESPQWsCMRSE74X+h/AEL0WzShFdjSKF&#10;Qg9eqmWlt+fmuVl287JNUl3/fVMQPA4z8w2z2vS2FRfyoXasYDLOQBCXTtdcKfg6vI/mIEJE1tg6&#10;JgU3CrBZPz+tMNfuyp902cdKJAiHHBWYGLtcylAashjGriNO3tl5izFJX0nt8ZrgtpXTLJtJizWn&#10;BYMdvRkqm/2vVSDnu5cfvz29NkVzPC5MURbd906p4aDfLkFE6uMjfG9/aAWzyRT+z6Qj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w4fXGAAAA3AAAAA8AAAAAAAAA&#10;AAAAAAAAoQIAAGRycy9kb3ducmV2LnhtbFBLBQYAAAAABAAEAPkAAACUAwAAAAA=&#10;"/>
                <v:line id="Line 203" o:spid="_x0000_s1083" style="position:absolute;flip:y;visibility:visible;mso-wrap-style:square" from="46863,8003" to="46863,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EbsYAAADcAAAADwAAAGRycy9kb3ducmV2LnhtbESPQWsCMRSE70L/Q3iFXopmbYvY1Sgi&#10;CB68VGWlt+fmdbPs5mWbRN3++6ZQ8DjMzDfMfNnbVlzJh9qxgvEoA0FcOl1zpeB42AynIEJE1tg6&#10;JgU/FGC5eBjMMdfuxh903cdKJAiHHBWYGLtcylAashhGriNO3pfzFmOSvpLa4y3BbStfsmwiLdac&#10;Fgx2tDZUNvuLVSCnu+dvvzq/NUVzOr2boiy6z51ST4/9agYiUh/v4f/2ViuYjF/h70w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p8RG7GAAAA3AAAAA8AAAAAAAAA&#10;AAAAAAAAoQIAAGRycy9kb3ducmV2LnhtbFBLBQYAAAAABAAEAPkAAACUAwAAAAA=&#10;"/>
                <v:line id="Line 202" o:spid="_x0000_s1084" style="position:absolute;flip:x y;visibility:visible;mso-wrap-style:square" from="46863,15999"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knMQAAADcAAAADwAAAGRycy9kb3ducmV2LnhtbESPT4vCMBTE74LfITxhL7KmdaVINYoI&#10;LntS/MdeH82zLTYvpcna6qffCILHYWZ+w8yXnanEjRpXWlYQjyIQxJnVJecKTsfN5xSE88gaK8uk&#10;4E4Olot+b46pti3v6XbwuQgQdikqKLyvUyldVpBBN7I1cfAutjHog2xyqRtsA9xUchxFiTRYclgo&#10;sKZ1Qdn18GcUIG8fX9M2pon8pl833u6Gq/NFqY9Bt5qB8NT5d/jV/tEKkngCzzPh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5eScxAAAANwAAAAPAAAAAAAAAAAA&#10;AAAAAKECAABkcnMvZG93bnJldi54bWxQSwUGAAAAAAQABAD5AAAAkgMAAAAA&#10;"/>
                <v:oval id="Oval 162" o:spid="_x0000_s1085" style="position:absolute;left:46327;top:15581;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RzsQA&#10;AADcAAAADwAAAGRycy9kb3ducmV2LnhtbESPwWrDMBBE74X8g9hCbo3sGpviRgkhIZAeeqiT3hdr&#10;Y5tYK2NtHffvq0Khx2Fm3jDr7ex6NdEYOs8G0lUCirj2tuPGwOV8fHoBFQTZYu+ZDHxTgO1m8bDG&#10;0vo7f9BUSaMihEOJBlqRodQ61C05DCs/EEfv6keHEuXYaDviPcJdr5+TpNAOO44LLQ60b6m+VV/O&#10;wKHZVcWkM8mz6+Ek+e3z/S1LjVk+zrtXUEKz/If/2idroEhz+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lkc7EAAAA3AAAAA8AAAAAAAAAAAAAAAAAmAIAAGRycy9k&#10;b3ducmV2LnhtbFBLBQYAAAAABAAEAPUAAACJAwAAAAA=&#10;"/>
                <v:line id="Line 204" o:spid="_x0000_s1086" style="position:absolute;flip:y;visibility:visible;mso-wrap-style:square" from="42290,8003"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vn9sYAAADcAAAADwAAAGRycy9kb3ducmV2LnhtbESPQWsCMRSE70L/Q3gFL6JZiyx2axQp&#10;FHrwoi0rvT03r5tlNy/bJNX13xuh0OMwM98wq81gO3EmHxrHCuazDARx5XTDtYLPj7fpEkSIyBo7&#10;x6TgSgE264fRCgvtLryn8yHWIkE4FKjAxNgXUobKkMUwcz1x8r6dtxiT9LXUHi8Jbjv5lGW5tNhw&#10;WjDY06uhqj38WgVyuZv8+O1p0Zbt8fhsyqrsv3ZKjR+H7QuISEP8D/+137WCfJ7D/Uw6AnJ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L5/bGAAAA3AAAAA8AAAAAAAAA&#10;AAAAAAAAoQIAAGRycy9kb3ducmV2LnhtbFBLBQYAAAAABAAEAPkAAACUAwAAAAA=&#10;"/>
                <v:oval id="Oval 159" o:spid="_x0000_s1087" style="position:absolute;left:41951;top:1886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uqIsQA&#10;AADcAAAADwAAAGRycy9kb3ducmV2LnhtbESPQWvCQBSE74X+h+UJ3uomDcYSXUUqgj300Gjvj+wz&#10;CWbfhuxrTP99t1DocZiZb5jNbnKdGmkIrWcD6SIBRVx523Jt4HI+Pr2ACoJssfNMBr4pwG77+LDB&#10;wvo7f9BYSq0ihEOBBhqRvtA6VA05DAvfE0fv6geHEuVQazvgPcJdp5+TJNcOW44LDfb02lB1K7+c&#10;gUO9L/NRZ7LMroeTLG+f729Zasx8Nu3XoIQm+Q//tU/WQJ6u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7qiLEAAAA3AAAAA8AAAAAAAAAAAAAAAAAmAIAAGRycy9k&#10;b3ducmV2LnhtbFBLBQYAAAAABAAEAPUAAACJAwAAAAA=&#10;">
                  <v:textbox>
                    <w:txbxContent>
                      <w:p w14:paraId="31346D08" w14:textId="77777777" w:rsidR="00A75DF0" w:rsidRDefault="00A75DF0" w:rsidP="006A0BC1"/>
                    </w:txbxContent>
                  </v:textbox>
                </v:oval>
                <v:line id="Line 205" o:spid="_x0000_s1088" style="position:absolute;flip:x y;visibility:visible;mso-wrap-style:square" from="46863,8003"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jumcAAAADcAAAADwAAAGRycy9kb3ducmV2LnhtbERPy4rCMBTdC/5DuIIb0bTOIFKNIoLi&#10;ShkfuL0017bY3JQm2jpfbxaCy8N5z5etKcWTaldYVhCPIhDEqdUFZwrOp81wCsJ5ZI2lZVLwIgfL&#10;Rbczx0Tbhv/oefSZCCHsElSQe18lUro0J4NuZCviwN1sbdAHWGdS19iEcFPKcRRNpMGCQ0OOFa1z&#10;Su/Hh1GAvP//mTYx/cotXd14fxisLjel+r12NQPhqfVf8ce90womcVgbzoQjIB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6o7pnAAAAA3AAAAA8AAAAAAAAAAAAAAAAA&#10;oQIAAGRycy9kb3ducmV2LnhtbFBLBQYAAAAABAAEAPkAAACOAwAAAAA=&#10;"/>
                <v:oval id="Oval 163" o:spid="_x0000_s1089" style="position:absolute;left:46194;top:7708;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iby8QA&#10;AADcAAAADwAAAGRycy9kb3ducmV2LnhtbESPQWvCQBSE74X+h+UJ3uomDQYbXUUqgj300Gjvj+wz&#10;CWbfhuxrTP99t1DocZiZb5jNbnKdGmkIrWcD6SIBRVx523Jt4HI+Pq1ABUG22HkmA98UYLd9fNhg&#10;Yf2dP2gspVYRwqFAA41IX2gdqoYchoXviaN39YNDiXKotR3wHuGu089JkmuHLceFBnt6bai6lV/O&#10;wKHel/moM1lm18NJlrfP97csNWY+m/ZrUEKT/If/2idrIE9f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om8vEAAAA3AAAAA8AAAAAAAAAAAAAAAAAmAIAAGRycy9k&#10;b3ducmV2LnhtbFBLBQYAAAAABAAEAPUAAACJAwAAAAA=&#10;"/>
                <v:oval id="Oval 160" o:spid="_x0000_s1090" style="position:absolute;left:52122;top:18894;width:1155;height:1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7468AA&#10;AADcAAAADwAAAGRycy9kb3ducmV2LnhtbERPTWvCQBC9C/6HZQq96UaDoaSuIkrBHjwY7X3Ijkkw&#10;Oxuy05j+++5B8Ph43+vt6Fo1UB8azwYW8wQUceltw5WB6+Vr9gEqCLLF1jMZ+KMA2810ssbc+gef&#10;aSikUjGEQ44GapEu1zqUNTkMc98RR+7me4cSYV9p2+MjhrtWL5Mk0w4bjg01drSvqbwXv87AodoV&#10;2aBTWaW3w1FW95/Td7ow5v1t3H2CEhrlJX66j9ZAtozz45l4BP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r7468AAAADcAAAADwAAAAAAAAAAAAAAAACYAgAAZHJzL2Rvd25y&#10;ZXYueG1sUEsFBgAAAAAEAAQA9QAAAIUDAAAAAA==&#10;"/>
                <w10:wrap anchory="line"/>
              </v:group>
            </w:pict>
          </mc:Fallback>
        </mc:AlternateContent>
      </w:r>
      <w:r>
        <w:rPr>
          <w:noProof/>
        </w:rPr>
        <mc:AlternateContent>
          <mc:Choice Requires="wps">
            <w:drawing>
              <wp:inline distT="0" distB="0" distL="0" distR="0" wp14:anchorId="27636076" wp14:editId="2A785BBF">
                <wp:extent cx="5948045" cy="2399030"/>
                <wp:effectExtent l="0" t="0" r="0" b="0"/>
                <wp:docPr id="7"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39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1" o:spid="_x0000_s1026" style="width:468.35pt;height:18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" filled="f" stroked="f">
                <o:lock v:ext="edit" aspectratio="t"/>
                <w10:anchorlock/>
              </v:rect>
            </w:pict>
          </mc:Fallback>
        </mc:AlternateContent>
      </w:r>
    </w:p>
    <w:p w14:paraId="46514472" w14:textId="77777777" w:rsidR="006A0BC1" w:rsidRPr="00DF40FE" w:rsidRDefault="006A0BC1" w:rsidP="006F720E">
      <w:pPr>
        <w:pStyle w:val="Caption"/>
      </w:pPr>
      <w:r w:rsidRPr="00DF40FE">
        <w:t xml:space="preserve">Figure </w:t>
      </w:r>
      <w:fldSimple w:instr=" STYLEREF 1 \s ">
        <w:r w:rsidR="00873D59">
          <w:rPr>
            <w:noProof/>
          </w:rPr>
          <w:t>3</w:t>
        </w:r>
      </w:fldSimple>
      <w:r w:rsidRPr="00DF40FE">
        <w:noBreakHyphen/>
      </w:r>
      <w:fldSimple w:instr=" SEQ Figure \* ARABIC \s 1 ">
        <w:r w:rsidR="00873D59">
          <w:rPr>
            <w:noProof/>
          </w:rPr>
          <w:t>1</w:t>
        </w:r>
      </w:fldSimple>
      <w:r w:rsidRPr="00DF40FE">
        <w:t>. Node numbering for solid elements.</w:t>
      </w:r>
    </w:p>
    <w:p w14:paraId="36BB92B2" w14:textId="77777777" w:rsidR="006A0BC1" w:rsidRPr="00783FD3" w:rsidRDefault="006A0BC1" w:rsidP="006A0BC1"/>
    <w:p w14:paraId="54F782DD" w14:textId="77777777" w:rsidR="006A0BC1" w:rsidRDefault="006A0BC1" w:rsidP="006A0BC1">
      <w:pPr>
        <w:pStyle w:val="Heading4"/>
      </w:pPr>
      <w:bookmarkStart w:id="277" w:name="_Toc385498422"/>
      <w:r>
        <w:t>Shell Elements</w:t>
      </w:r>
      <w:bookmarkEnd w:id="277"/>
    </w:p>
    <w:p w14:paraId="7BAD58BB" w14:textId="1A898EA3" w:rsidR="006A0BC1" w:rsidRDefault="006A0BC1" w:rsidP="00194632">
      <w:r>
        <w:t xml:space="preserve">FEBio currently supports a 4-noded quadrilateral and a 3-noded triangular shell element. </w:t>
      </w:r>
    </w:p>
    <w:p w14:paraId="4431E6FC" w14:textId="77777777" w:rsidR="006A0BC1" w:rsidRDefault="006A0BC1" w:rsidP="006A0BC1"/>
    <w:p w14:paraId="49771E7F" w14:textId="77777777" w:rsidR="006A0BC1" w:rsidRDefault="007F2961" w:rsidP="006A0BC1">
      <w:pPr>
        <w:keepNext/>
      </w:pPr>
      <w:r>
        <w:rPr>
          <w:noProof/>
        </w:rPr>
        <mc:AlternateContent>
          <mc:Choice Requires="wpc">
            <w:drawing>
              <wp:anchor distT="0" distB="0" distL="114300" distR="114300" simplePos="0" relativeHeight="251652096" behindDoc="0" locked="0" layoutInCell="1" allowOverlap="1" wp14:anchorId="66646FCC" wp14:editId="3621D4E7">
                <wp:simplePos x="0" y="0"/>
                <wp:positionH relativeFrom="character">
                  <wp:posOffset>0</wp:posOffset>
                </wp:positionH>
                <wp:positionV relativeFrom="line">
                  <wp:posOffset>0</wp:posOffset>
                </wp:positionV>
                <wp:extent cx="5943600" cy="2171700"/>
                <wp:effectExtent l="0" t="0" r="0" b="0"/>
                <wp:wrapNone/>
                <wp:docPr id="179" name="Canvas 1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99" name="Line 180"/>
                        <wps:cNvCnPr/>
                        <wps:spPr bwMode="auto">
                          <a:xfrm flipV="1">
                            <a:off x="7999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0" name="Line 181"/>
                        <wps:cNvCnPr/>
                        <wps:spPr bwMode="auto">
                          <a:xfrm>
                            <a:off x="799910" y="1600071"/>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1" name="Line 182"/>
                        <wps:cNvCnPr/>
                        <wps:spPr bwMode="auto">
                          <a:xfrm flipV="1">
                            <a:off x="22858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2" name="Line 183"/>
                        <wps:cNvCnPr/>
                        <wps:spPr bwMode="auto">
                          <a:xfrm>
                            <a:off x="1257237" y="571629"/>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3" name="Line 184"/>
                        <wps:cNvCnPr/>
                        <wps:spPr bwMode="auto">
                          <a:xfrm>
                            <a:off x="3314383" y="1600071"/>
                            <a:ext cx="16006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4" name="Line 185"/>
                        <wps:cNvCnPr/>
                        <wps:spPr bwMode="auto">
                          <a:xfrm flipV="1">
                            <a:off x="3314383" y="571629"/>
                            <a:ext cx="914654"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5" name="Line 186"/>
                        <wps:cNvCnPr/>
                        <wps:spPr bwMode="auto">
                          <a:xfrm flipH="1" flipV="1">
                            <a:off x="4229037" y="571629"/>
                            <a:ext cx="685991"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6" name="Oval 187"/>
                        <wps:cNvSpPr>
                          <a:spLocks noChangeArrowheads="1"/>
                        </wps:cNvSpPr>
                        <wps:spPr bwMode="auto">
                          <a:xfrm>
                            <a:off x="768541"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7" name="Oval 188"/>
                        <wps:cNvSpPr>
                          <a:spLocks noChangeArrowheads="1"/>
                        </wps:cNvSpPr>
                        <wps:spPr bwMode="auto">
                          <a:xfrm>
                            <a:off x="2215642"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2" name="Oval 189"/>
                        <wps:cNvSpPr>
                          <a:spLocks noChangeArrowheads="1"/>
                        </wps:cNvSpPr>
                        <wps:spPr bwMode="auto">
                          <a:xfrm>
                            <a:off x="1206056" y="520782"/>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3" name="Oval 190"/>
                        <wps:cNvSpPr>
                          <a:spLocks noChangeArrowheads="1"/>
                        </wps:cNvSpPr>
                        <wps:spPr bwMode="auto">
                          <a:xfrm>
                            <a:off x="2676271" y="524882"/>
                            <a:ext cx="114745"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4" name="Oval 191"/>
                        <wps:cNvSpPr>
                          <a:spLocks noChangeArrowheads="1"/>
                        </wps:cNvSpPr>
                        <wps:spPr bwMode="auto">
                          <a:xfrm>
                            <a:off x="3256598" y="1545942"/>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5" name="Oval 192"/>
                        <wps:cNvSpPr>
                          <a:spLocks noChangeArrowheads="1"/>
                        </wps:cNvSpPr>
                        <wps:spPr bwMode="auto">
                          <a:xfrm>
                            <a:off x="4155567" y="517501"/>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6" name="Oval 193"/>
                        <wps:cNvSpPr>
                          <a:spLocks noChangeArrowheads="1"/>
                        </wps:cNvSpPr>
                        <wps:spPr bwMode="auto">
                          <a:xfrm>
                            <a:off x="4839081" y="1527079"/>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7" name="Text Box 194"/>
                        <wps:cNvSpPr txBox="1">
                          <a:spLocks noChangeArrowheads="1"/>
                        </wps:cNvSpPr>
                        <wps:spPr bwMode="auto">
                          <a:xfrm>
                            <a:off x="799910" y="1600071"/>
                            <a:ext cx="229489"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B6D62" w14:textId="77777777" w:rsidR="00A75DF0" w:rsidRDefault="00A75DF0" w:rsidP="006A0BC1">
                              <w:r>
                                <w:t>1</w:t>
                              </w:r>
                            </w:p>
                          </w:txbxContent>
                        </wps:txbx>
                        <wps:bodyPr rot="0" vert="horz" wrap="square" lIns="91440" tIns="45720" rIns="91440" bIns="45720" anchor="t" anchorCtr="0" upright="1">
                          <a:noAutofit/>
                        </wps:bodyPr>
                      </wps:wsp>
                      <wps:wsp>
                        <wps:cNvPr id="518" name="Text Box 195"/>
                        <wps:cNvSpPr txBox="1">
                          <a:spLocks noChangeArrowheads="1"/>
                        </wps:cNvSpPr>
                        <wps:spPr bwMode="auto">
                          <a:xfrm>
                            <a:off x="2171891" y="1600071"/>
                            <a:ext cx="228664"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0BC67" w14:textId="77777777" w:rsidR="00A75DF0" w:rsidRDefault="00A75DF0" w:rsidP="006A0BC1">
                              <w:r>
                                <w:t>2</w:t>
                              </w:r>
                            </w:p>
                          </w:txbxContent>
                        </wps:txbx>
                        <wps:bodyPr rot="0" vert="horz" wrap="square" lIns="91440" tIns="45720" rIns="91440" bIns="45720" anchor="t" anchorCtr="0" upright="1">
                          <a:noAutofit/>
                        </wps:bodyPr>
                      </wps:wsp>
                      <wps:wsp>
                        <wps:cNvPr id="519" name="Text Box 196"/>
                        <wps:cNvSpPr txBox="1">
                          <a:spLocks noChangeArrowheads="1"/>
                        </wps:cNvSpPr>
                        <wps:spPr bwMode="auto">
                          <a:xfrm>
                            <a:off x="27431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91D2C" w14:textId="77777777" w:rsidR="00A75DF0" w:rsidRDefault="00A75DF0" w:rsidP="006A0BC1">
                              <w:r>
                                <w:t>3</w:t>
                              </w:r>
                            </w:p>
                          </w:txbxContent>
                        </wps:txbx>
                        <wps:bodyPr rot="0" vert="horz" wrap="square" lIns="91440" tIns="45720" rIns="91440" bIns="45720" anchor="t" anchorCtr="0" upright="1">
                          <a:noAutofit/>
                        </wps:bodyPr>
                      </wps:wsp>
                      <wps:wsp>
                        <wps:cNvPr id="520" name="Text Box 197"/>
                        <wps:cNvSpPr txBox="1">
                          <a:spLocks noChangeArrowheads="1"/>
                        </wps:cNvSpPr>
                        <wps:spPr bwMode="auto">
                          <a:xfrm>
                            <a:off x="12572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36DD6" w14:textId="77777777" w:rsidR="00A75DF0" w:rsidRDefault="00A75DF0" w:rsidP="006A0BC1">
                              <w:r>
                                <w:t>4</w:t>
                              </w:r>
                            </w:p>
                          </w:txbxContent>
                        </wps:txbx>
                        <wps:bodyPr rot="0" vert="horz" wrap="square" lIns="91440" tIns="45720" rIns="91440" bIns="45720" anchor="t" anchorCtr="0" upright="1">
                          <a:noAutofit/>
                        </wps:bodyPr>
                      </wps:wsp>
                      <wps:wsp>
                        <wps:cNvPr id="521" name="Text Box 198"/>
                        <wps:cNvSpPr txBox="1">
                          <a:spLocks noChangeArrowheads="1"/>
                        </wps:cNvSpPr>
                        <wps:spPr bwMode="auto">
                          <a:xfrm>
                            <a:off x="3200464"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817AD" w14:textId="77777777" w:rsidR="00A75DF0" w:rsidRDefault="00A75DF0" w:rsidP="006A0BC1">
                              <w:r>
                                <w:t>1</w:t>
                              </w:r>
                            </w:p>
                          </w:txbxContent>
                        </wps:txbx>
                        <wps:bodyPr rot="0" vert="horz" wrap="square" lIns="91440" tIns="45720" rIns="91440" bIns="45720" anchor="t" anchorCtr="0" upright="1">
                          <a:noAutofit/>
                        </wps:bodyPr>
                      </wps:wsp>
                      <wps:wsp>
                        <wps:cNvPr id="522" name="Text Box 199"/>
                        <wps:cNvSpPr txBox="1">
                          <a:spLocks noChangeArrowheads="1"/>
                        </wps:cNvSpPr>
                        <wps:spPr bwMode="auto">
                          <a:xfrm>
                            <a:off x="4800283"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3DBAB" w14:textId="77777777" w:rsidR="00A75DF0" w:rsidRDefault="00A75DF0" w:rsidP="006A0BC1">
                              <w:r>
                                <w:t>2</w:t>
                              </w:r>
                            </w:p>
                          </w:txbxContent>
                        </wps:txbx>
                        <wps:bodyPr rot="0" vert="horz" wrap="square" lIns="91440" tIns="45720" rIns="91440" bIns="45720" anchor="t" anchorCtr="0" upright="1">
                          <a:noAutofit/>
                        </wps:bodyPr>
                      </wps:wsp>
                      <wps:wsp>
                        <wps:cNvPr id="523" name="Text Box 200"/>
                        <wps:cNvSpPr txBox="1">
                          <a:spLocks noChangeArrowheads="1"/>
                        </wps:cNvSpPr>
                        <wps:spPr bwMode="auto">
                          <a:xfrm>
                            <a:off x="4229037" y="343634"/>
                            <a:ext cx="228664"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8BF90" w14:textId="77777777" w:rsidR="00A75DF0" w:rsidRDefault="00A75DF0" w:rsidP="006A0BC1">
                              <w:r>
                                <w:t>3</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179" o:spid="_x0000_s1091" editas="canvas" style="position:absolute;margin-left:0;margin-top:0;width:468pt;height:171pt;z-index:251652096;mso-position-horizontal-relative:char;mso-position-vertical-relative:line" coordsize="59436,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">
                <v:shape id="_x0000_s1092" type="#_x0000_t75" style="position:absolute;width:59436;height:21717;visibility:visible;mso-wrap-style:square">
                  <v:fill o:detectmouseclick="t"/>
                  <v:path o:connecttype="none"/>
                </v:shape>
                <v:line id="Line 180" o:spid="_x0000_s1093" style="position:absolute;flip:y;visibility:visible;mso-wrap-style:square" from="7999,5716" to="12572,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IRoscAAADcAAAADwAAAGRycy9kb3ducmV2LnhtbESPQWsCMRSE7wX/Q3hCL0Wzllbc1ShS&#10;KPTgpbaseHtunptlNy9rkur23zeFQo/DzHzDrDaD7cSVfGgcK5hNMxDEldMN1wo+P14nCxAhImvs&#10;HJOCbwqwWY/uVlhod+N3uu5jLRKEQ4EKTIx9IWWoDFkMU9cTJ+/svMWYpK+l9nhLcNvJxyybS4sN&#10;pwWDPb0Yqtr9l1UgF7uHi9+entqyPRxyU1Zlf9wpdT8etksQkYb4H/5rv2kFz3k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YhGixwAAANwAAAAPAAAAAAAA&#10;AAAAAAAAAKECAABkcnMvZG93bnJldi54bWxQSwUGAAAAAAQABAD5AAAAlQMAAAAA&#10;"/>
                <v:line id="Line 181" o:spid="_x0000_s1094" style="position:absolute;visibility:visible;mso-wrap-style:square" from="7999,16000" to="22858,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PNu8MAAADcAAAADwAAAGRycy9kb3ducmV2LnhtbERPz2vCMBS+D/Y/hDfwNtMpFOmMpWwI&#10;6kGmDrbjs3lruzUvJYlt/e+Xg+Dx4/u9zEfTip6cbywreJkmIIhLqxuuFHye1s8LED4ga2wtk4Ir&#10;echXjw9LzLQd+ED9MVQihrDPUEEdQpdJ6cuaDPqp7Ygj92OdwRChq6R2OMRw08pZkqTSYMOxocaO&#10;3moq/44Xo2A//0j7YrvbjF/b9Fy+H87fv4NTavI0Fq8gAo3hLr65N1pBmsT58Uw8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TzbvDAAAA3AAAAA8AAAAAAAAAAAAA&#10;AAAAoQIAAGRycy9kb3ducmV2LnhtbFBLBQYAAAAABAAEAPkAAACRAwAAAAA=&#10;"/>
                <v:line id="Line 182" o:spid="_x0000_s1095" style="position:absolute;flip:y;visibility:visible;mso-wrap-style:square" from="22858,5716" to="27431,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vpX8YAAADcAAAADwAAAGRycy9kb3ducmV2LnhtbESPQWsCMRSE74L/ITyhF6lZi4hujSKC&#10;0IMXbVnx9rp53Sy7eVmTqNt/3xQKPQ4z8w2z2vS2FXfyoXasYDrJQBCXTtdcKfh43z8vQISIrLF1&#10;TAq+KcBmPRysMNfuwUe6n2IlEoRDjgpMjF0uZSgNWQwT1xEn78t5izFJX0nt8ZHgtpUvWTaXFmtO&#10;CwY72hkqm9PNKpCLw/jqt5+zpmjO56UpyqK7HJR6GvXbVxCR+vgf/mu/aQXzbAq/Z9IRk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76V/GAAAA3AAAAA8AAAAAAAAA&#10;AAAAAAAAoQIAAGRycy9kb3ducmV2LnhtbFBLBQYAAAAABAAEAPkAAACUAwAAAAA=&#10;"/>
                <v:line id="Line 183" o:spid="_x0000_s1096" style="position:absolute;visibility:visible;mso-wrap-style:square" from="12572,5716" to="27431,5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32V8YAAADcAAAADwAAAGRycy9kb3ducmV2LnhtbESPQWvCQBSE74L/YXlCb7rRQijRVUQp&#10;aA+lWkGPz+wziWbfht1tkv77bqHQ4zAz3zCLVW9q0ZLzlWUF00kCgji3uuJCwenzdfwCwgdkjbVl&#10;UvBNHlbL4WCBmbYdH6g9hkJECPsMFZQhNJmUPi/JoJ/Yhjh6N+sMhihdIbXDLsJNLWdJkkqDFceF&#10;EhvalJQ/jl9Gwfv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N9lfGAAAA3AAAAA8AAAAAAAAA&#10;AAAAAAAAoQIAAGRycy9kb3ducmV2LnhtbFBLBQYAAAAABAAEAPkAAACUAwAAAAA=&#10;"/>
                <v:line id="Line 184" o:spid="_x0000_s1097" style="position:absolute;visibility:visible;mso-wrap-style:square" from="33143,16000"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FTzMYAAADcAAAADwAAAGRycy9kb3ducmV2LnhtbESPQWvCQBSE74L/YXlCb7qxQijRVUQp&#10;aA+lWkGPz+wziWbfht1tkv77bqHQ4zAz3zCLVW9q0ZLzlWUF00kCgji3uuJCwenzdfwCwgdkjbVl&#10;UvBNHlbL4WCBmbYdH6g9hkJECPsMFZQhNJmUPi/JoJ/Yhjh6N+sMhihdIbXDLsJNLZ+TJJUGK44L&#10;JTa0KSl/HL+Mgvf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BU8zGAAAA3AAAAA8AAAAAAAAA&#10;AAAAAAAAoQIAAGRycy9kb3ducmV2LnhtbFBLBQYAAAAABAAEAPkAAACUAwAAAAA=&#10;"/>
                <v:line id="Line 185" o:spid="_x0000_s1098" style="position:absolute;flip:y;visibility:visible;mso-wrap-style:square" from="33143,5716" to="4229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xKx8YAAADcAAAADwAAAGRycy9kb3ducmV2LnhtbESPQWsCMRSE70L/Q3iFXqRmLSJ2axQR&#10;BA9eqrLS2+vmdbPs5mVNom7/fVMQPA4z8w0zX/a2FVfyoXasYDzKQBCXTtdcKTgeNq8zECEia2wd&#10;k4JfCrBcPA3mmGt340+67mMlEoRDjgpMjF0uZSgNWQwj1xEn78d5izFJX0nt8ZbgtpVvWTaVFmtO&#10;CwY7Whsqm/3FKpCz3fDsV9+TpmhOp3dTlEX3tVPq5blffYCI1MdH+N7eagXTbA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MSsfGAAAA3AAAAA8AAAAAAAAA&#10;AAAAAAAAoQIAAGRycy9kb3ducmV2LnhtbFBLBQYAAAAABAAEAPkAAACUAwAAAAA=&#10;"/>
                <v:line id="Line 186" o:spid="_x0000_s1099" style="position:absolute;flip:x y;visibility:visible;mso-wrap-style:square" from="42290,5716"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DX2sUAAADcAAAADwAAAGRycy9kb3ducmV2LnhtbESPT2vCQBTE7wW/w/IEL8VstG2Q6BqC&#10;UPFkqX/w+sg+k2D2bchuTeyn7xYKPQ4z8xtmlQ2mEXfqXG1ZwSyKQRAXVtdcKjgd36cLEM4ja2ws&#10;k4IHOcjWo6cVptr2/En3gy9FgLBLUUHlfZtK6YqKDLrItsTBu9rOoA+yK6XusA9w08h5HCfSYM1h&#10;ocKWNhUVt8OXUYC8/35Z9DN6lVu6uPn+4zk/X5WajId8CcLT4P/Df+2dVpDEb/B7JhwB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DX2sUAAADcAAAADwAAAAAAAAAA&#10;AAAAAAChAgAAZHJzL2Rvd25yZXYueG1sUEsFBgAAAAAEAAQA+QAAAJMDAAAAAA==&#10;"/>
                <v:oval id="Oval 187" o:spid="_x0000_s1100" style="position:absolute;left:7685;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6ZZMMA&#10;AADcAAAADwAAAGRycy9kb3ducmV2LnhtbESPQWvCQBSE7wX/w/IKvdWNDYaSuoooBT14aLT3R/aZ&#10;BLNvQ/Y1xn/vCkKPw8x8wyxWo2vVQH1oPBuYTRNQxKW3DVcGTsfv909QQZAttp7JwI0CrJaTlwXm&#10;1l/5h4ZCKhUhHHI0UIt0udahrMlhmPqOOHpn3zuUKPtK2x6vEe5a/ZEkmXbYcFyosaNNTeWl+HMG&#10;ttW6yAadyjw9b3cyv/we9unMmLfXcf0FSmiU//CzvbMGsiS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6ZZMMAAADcAAAADwAAAAAAAAAAAAAAAACYAgAAZHJzL2Rv&#10;d25yZXYueG1sUEsFBgAAAAAEAAQA9QAAAIgDAAAAAA==&#10;"/>
                <v:oval id="Oval 188" o:spid="_x0000_s1101" style="position:absolute;left:22156;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I8/8QA&#10;AADcAAAADwAAAGRycy9kb3ducmV2LnhtbESPQWvCQBSE7wX/w/KE3pqNDaYluoooBXvowdjeH9ln&#10;Esy+DdnXmP77bqHgcZiZb5j1dnKdGmkIrWcDiyQFRVx523Jt4PP89vQKKgiyxc4zGfihANvN7GGN&#10;hfU3PtFYSq0ihEOBBhqRvtA6VA05DInviaN38YNDiXKotR3wFuGu089pmmuHLceFBnvaN1Rdy29n&#10;4FDvynzUmSyzy+Eoy+vXx3u2MOZxPu1WoIQmuYf/20drIE9f4O9MPAJ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iPP/EAAAA3AAAAA8AAAAAAAAAAAAAAAAAmAIAAGRycy9k&#10;b3ducmV2LnhtbFBLBQYAAAAABAAEAPUAAACJAwAAAAA=&#10;"/>
                <v:oval id="Oval 189" o:spid="_x0000_s1102" style="position:absolute;left:12060;top:5207;width:1139;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loxsQA&#10;AADcAAAADwAAAGRycy9kb3ducmV2LnhtbESPQWvCQBSE7wX/w/KE3uomhoikriJKwR56aLT3R/aZ&#10;BLNvQ/YZ03/fLRR6HGbmG2azm1ynRhpC69lAukhAEVfetlwbuJzfXtaggiBb7DyTgW8KsNvOnjZY&#10;WP/gTxpLqVWEcCjQQCPSF1qHqiGHYeF74uhd/eBQohxqbQd8RLjr9DJJVtphy3GhwZ4ODVW38u4M&#10;HOt9uRp1Jnl2PZ4kv319vGepMc/zaf8KSmiS//Bf+2QN5OkS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paMbEAAAA3AAAAA8AAAAAAAAAAAAAAAAAmAIAAGRycy9k&#10;b3ducmV2LnhtbFBLBQYAAAAABAAEAPUAAACJAwAAAAA=&#10;"/>
                <v:oval id="Oval 190" o:spid="_x0000_s1103" style="position:absolute;left:26762;top:5248;width:1148;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XNXcQA&#10;AADcAAAADwAAAGRycy9kb3ducmV2LnhtbESPwWrDMBBE74X+g9hCb7XsGIfiRgmhoZAeeqiT3hdr&#10;Y5tYK2NtHOfvo0Khx2Fm3jCrzex6NdEYOs8GsiQFRVx723Fj4Hj4eHkFFQTZYu+ZDNwowGb9+LDC&#10;0vorf9NUSaMihEOJBlqRodQ61C05DIkfiKN38qNDiXJstB3xGuGu14s0XWqHHceFFgd6b6k+Vxdn&#10;YNdsq+Wkcyny024vxfnn6zPPjHl+mrdvoIRm+Q//tffWQJHl8Hs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lzV3EAAAA3AAAAA8AAAAAAAAAAAAAAAAAmAIAAGRycy9k&#10;b3ducmV2LnhtbFBLBQYAAAAABAAEAPUAAACJAwAAAAA=&#10;"/>
                <v:oval id="Oval 191" o:spid="_x0000_s1104" style="position:absolute;left:32565;top:15459;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xVKcQA&#10;AADcAAAADwAAAGRycy9kb3ducmV2LnhtbESPQWvCQBSE74X+h+UVequbmEZK6iqiFPTQQ6PeH9ln&#10;Esy+DdnXmP57t1DocZiZb5jlenKdGmkIrWcD6SwBRVx523Jt4HT8eHkDFQTZYueZDPxQgPXq8WGJ&#10;hfU3/qKxlFpFCIcCDTQifaF1qBpyGGa+J47exQ8OJcqh1nbAW4S7Ts+TZKEdthwXGuxp21B1Lb+d&#10;gV29KRejziTPLru95Nfz5yFLjXl+mjbvoIQm+Q//tffWQJ6+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MVSnEAAAA3AAAAA8AAAAAAAAAAAAAAAAAmAIAAGRycy9k&#10;b3ducmV2LnhtbFBLBQYAAAAABAAEAPUAAACJAwAAAAA=&#10;"/>
                <v:oval id="Oval 192" o:spid="_x0000_s1105" style="position:absolute;left:41555;top:5175;width:1139;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DwssQA&#10;AADcAAAADwAAAGRycy9kb3ducmV2LnhtbESPwWrDMBBE74X8g9hAb7XsGIfiRAkhoZAeeqjb3hdr&#10;Y5tYK2NtHPfvq0Khx2Fm3jDb/ex6NdEYOs8GsiQFRVx723Fj4PPj5ekZVBBki71nMvBNAfa7xcMW&#10;S+vv/E5TJY2KEA4lGmhFhlLrULfkMCR+II7exY8OJcqx0XbEe4S7Xq/SdK0ddhwXWhzo2FJ9rW7O&#10;wKk5VOtJ51Lkl9NZiuvX22ueGfO4nA8bUEKz/If/2mdroMgK+D0Tj4D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8LLEAAAA3AAAAA8AAAAAAAAAAAAAAAAAmAIAAGRycy9k&#10;b3ducmV2LnhtbFBLBQYAAAAABAAEAPUAAACJAwAAAAA=&#10;"/>
                <v:oval id="Oval 193" o:spid="_x0000_s1106" style="position:absolute;left:48390;top:15270;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JuxcQA&#10;AADcAAAADwAAAGRycy9kb3ducmV2LnhtbESPwWrDMBBE74X8g9hCbo3sGpviRgkhIZAeeqiT3hdr&#10;Y5tYK2NtHffvq0Khx2Fm3jDr7ex6NdEYOs8G0lUCirj2tuPGwOV8fHoBFQTZYu+ZDHxTgO1m8bDG&#10;0vo7f9BUSaMihEOJBlqRodQ61C05DCs/EEfv6keHEuXYaDviPcJdr5+TpNAOO44LLQ60b6m+VV/O&#10;wKHZVcWkM8mz6+Ek+e3z/S1LjVk+zrtXUEKz/If/2idrIE8L+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SbsXEAAAA3AAAAA8AAAAAAAAAAAAAAAAAmAIAAGRycy9k&#10;b3ducmV2LnhtbFBLBQYAAAAABAAEAPUAAACJAwAAAAA=&#10;"/>
                <v:shape id="Text Box 194" o:spid="_x0000_s1107" type="#_x0000_t202" style="position:absolute;left:7999;top:16000;width:2294;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UMQA&#10;AADcAAAADwAAAGRycy9kb3ducmV2LnhtbESPT2vCQBTE74LfYXkFb7qr1D9NXUUshZ4U01ro7ZF9&#10;JqHZtyG7mvjtXUHwOMzMb5jlurOVuFDjS8caxiMFgjhzpuRcw8/353ABwgdkg5Vj0nAlD+tVv7fE&#10;xLiWD3RJQy4ihH2CGooQ6kRKnxVk0Y9cTRy9k2sshiibXJoG2wi3lZwoNZMWS44LBda0LSj7T89W&#10;w3F3+vt9Vfv8w07r1nVKsn2TWg9eus07iEBdeIYf7S+jYTqew/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vvVDEAAAA3AAAAA8AAAAAAAAAAAAAAAAAmAIAAGRycy9k&#10;b3ducmV2LnhtbFBLBQYAAAAABAAEAPUAAACJAwAAAAA=&#10;" filled="f" stroked="f">
                  <v:textbox>
                    <w:txbxContent>
                      <w:p w14:paraId="2AEB6D62" w14:textId="77777777" w:rsidR="00A75DF0" w:rsidRDefault="00A75DF0" w:rsidP="006A0BC1">
                        <w:r>
                          <w:t>1</w:t>
                        </w:r>
                      </w:p>
                    </w:txbxContent>
                  </v:textbox>
                </v:shape>
                <v:shape id="Text Box 195" o:spid="_x0000_s1108" type="#_x0000_t202" style="position:absolute;left:21718;top:16000;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pIsAA&#10;AADcAAAADwAAAGRycy9kb3ducmV2LnhtbERPTYvCMBC9C/6HMMLeNFFU3GoUcRH2pFh3F7wNzdgW&#10;m0lpsrb+e3MQPD7e92rT2UrcqfGlYw3jkQJBnDlTcq7h57wfLkD4gGywckwaHuRhs+73VpgY1/KJ&#10;7mnIRQxhn6CGIoQ6kdJnBVn0I1cTR+7qGoshwiaXpsE2httKTpSaS4slx4YCa9oVlN3Sf6vh93C9&#10;/E3VMf+ys7p1nZJsP6XWH4NuuwQRqAtv8cv9bTTMxnFt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HApIsAAAADcAAAADwAAAAAAAAAAAAAAAACYAgAAZHJzL2Rvd25y&#10;ZXYueG1sUEsFBgAAAAAEAAQA9QAAAIUDAAAAAA==&#10;" filled="f" stroked="f">
                  <v:textbox>
                    <w:txbxContent>
                      <w:p w14:paraId="5FA0BC67" w14:textId="77777777" w:rsidR="00A75DF0" w:rsidRDefault="00A75DF0" w:rsidP="006A0BC1">
                        <w:r>
                          <w:t>2</w:t>
                        </w:r>
                      </w:p>
                    </w:txbxContent>
                  </v:textbox>
                </v:shape>
                <v:shape id="Text Box 196" o:spid="_x0000_s1109" type="#_x0000_t202" style="position:absolute;left:27431;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yMucMA&#10;AADcAAAADwAAAGRycy9kb3ducmV2LnhtbESPQYvCMBSE78L+h/AWvGmiqKzVKIsieFLU3QVvj+bZ&#10;lm1eShNt/fdGEDwOM/MNM1+2thQ3qn3hWMOgr0AQp84UnGn4OW16XyB8QDZYOiYNd/KwXHx05pgY&#10;1/CBbseQiQhhn6CGPIQqkdKnOVn0fVcRR+/iaoshyjqTpsYmwm0ph0pNpMWC40KOFa1ySv+PV6vh&#10;d3c5/43UPlvbcdW4Vkm2U6l197P9noEI1IZ3+NXeGg3j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yMucMAAADcAAAADwAAAAAAAAAAAAAAAACYAgAAZHJzL2Rv&#10;d25yZXYueG1sUEsFBgAAAAAEAAQA9QAAAIgDAAAAAA==&#10;" filled="f" stroked="f">
                  <v:textbox>
                    <w:txbxContent>
                      <w:p w14:paraId="2D691D2C" w14:textId="77777777" w:rsidR="00A75DF0" w:rsidRDefault="00A75DF0" w:rsidP="006A0BC1">
                        <w:r>
                          <w:t>3</w:t>
                        </w:r>
                      </w:p>
                    </w:txbxContent>
                  </v:textbox>
                </v:shape>
                <v:shape id="Text Box 197" o:spid="_x0000_s1110" type="#_x0000_t202" style="position:absolute;left:12572;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rvmcEA&#10;AADcAAAADwAAAGRycy9kb3ducmV2LnhtbERPy2rCQBTdF/yH4QrdNTOKKW3MKKIIXVVqH+Dukrkm&#10;wcydkBmT9O+dheDycN75erSN6KnztWMNs0SBIC6cqbnU8PO9f3kD4QOywcYxafgnD+vV5CnHzLiB&#10;v6g/hlLEEPYZaqhCaDMpfVGRRZ+4ljhyZ9dZDBF2pTQdDjHcNnKu1Ku0WHNsqLClbUXF5Xi1Gn4/&#10;z6e/hTqUO5u2gxuVZPsutX6ejpsliEBjeIjv7g+jIZ3H+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q75nBAAAA3AAAAA8AAAAAAAAAAAAAAAAAmAIAAGRycy9kb3du&#10;cmV2LnhtbFBLBQYAAAAABAAEAPUAAACGAwAAAAA=&#10;" filled="f" stroked="f">
                  <v:textbox>
                    <w:txbxContent>
                      <w:p w14:paraId="37F36DD6" w14:textId="77777777" w:rsidR="00A75DF0" w:rsidRDefault="00A75DF0" w:rsidP="006A0BC1">
                        <w:r>
                          <w:t>4</w:t>
                        </w:r>
                      </w:p>
                    </w:txbxContent>
                  </v:textbox>
                </v:shape>
                <v:shape id="Text Box 198" o:spid="_x0000_s1111" type="#_x0000_t202" style="position:absolute;left:32004;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ZKAsMA&#10;AADcAAAADwAAAGRycy9kb3ducmV2LnhtbESPT4vCMBTE7wt+h/CEva2JootWo4iLsCdl/QfeHs2z&#10;LTYvpcna+u2NIHgcZuY3zGzR2lLcqPaFYw39ngJBnDpTcKbhsF9/jUH4gGywdEwa7uRhMe98zDAx&#10;ruE/uu1CJiKEfYIa8hCqREqf5mTR91xFHL2Lqy2GKOtMmhqbCLelHCj1LS0WHBdyrGiVU3rd/VsN&#10;x83lfBqqbfZjR1XjWiXZTqTWn912OQURqA3v8Kv9azSMBn1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ZKAsMAAADcAAAADwAAAAAAAAAAAAAAAACYAgAAZHJzL2Rv&#10;d25yZXYueG1sUEsFBgAAAAAEAAQA9QAAAIgDAAAAAA==&#10;" filled="f" stroked="f">
                  <v:textbox>
                    <w:txbxContent>
                      <w:p w14:paraId="1B5817AD" w14:textId="77777777" w:rsidR="00A75DF0" w:rsidRDefault="00A75DF0" w:rsidP="006A0BC1">
                        <w:r>
                          <w:t>1</w:t>
                        </w:r>
                      </w:p>
                    </w:txbxContent>
                  </v:textbox>
                </v:shape>
                <v:shape id="Text Box 199" o:spid="_x0000_s1112" type="#_x0000_t202" style="position:absolute;left:48002;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UdcQA&#10;AADcAAAADwAAAGRycy9kb3ducmV2LnhtbESPT4vCMBTE7wt+h/AEb2ti0cXtGkUUwZPL+mdhb4/m&#10;2Rabl9JEW7/9RhA8DjPzG2a26GwlbtT40rGG0VCBIM6cKTnXcDxs3qcgfEA2WDkmDXfysJj33maY&#10;GtfyD932IRcRwj5FDUUIdSqlzwqy6IeuJo7e2TUWQ5RNLk2DbYTbSiZKfUiLJceFAmtaFZRd9ler&#10;4bQ7//2O1Xe+tpO6dZ2SbD+l1oN+t/wCEagLr/CzvTUaJkk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01HXEAAAA3AAAAA8AAAAAAAAAAAAAAAAAmAIAAGRycy9k&#10;b3ducmV2LnhtbFBLBQYAAAAABAAEAPUAAACJAwAAAAA=&#10;" filled="f" stroked="f">
                  <v:textbox>
                    <w:txbxContent>
                      <w:p w14:paraId="62A3DBAB" w14:textId="77777777" w:rsidR="00A75DF0" w:rsidRDefault="00A75DF0" w:rsidP="006A0BC1">
                        <w:r>
                          <w:t>2</w:t>
                        </w:r>
                      </w:p>
                    </w:txbxContent>
                  </v:textbox>
                </v:shape>
                <v:shape id="Text Box 200" o:spid="_x0000_s1113" type="#_x0000_t202" style="position:absolute;left:42290;top:3436;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hx7sMA&#10;AADcAAAADwAAAGRycy9kb3ducmV2LnhtbESPQWsCMRSE74L/ITzBmyZaLXY1ilgKPSm1teDtsXnu&#10;Lm5elk10139vBMHjMDPfMItVa0txpdoXjjWMhgoEcepMwZmGv9+vwQyED8gGS8ek4UYeVstuZ4GJ&#10;cQ3/0HUfMhEh7BPUkIdQJVL6NCeLfugq4uidXG0xRFln0tTYRLgt5Vipd2mx4LiQY0WbnNLz/mI1&#10;HLan4/9E7bJPO60a1yrJ9kNq3e+16zmIQG14hZ/tb6NhOn6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hx7sMAAADcAAAADwAAAAAAAAAAAAAAAACYAgAAZHJzL2Rv&#10;d25yZXYueG1sUEsFBgAAAAAEAAQA9QAAAIgDAAAAAA==&#10;" filled="f" stroked="f">
                  <v:textbox>
                    <w:txbxContent>
                      <w:p w14:paraId="0348BF90" w14:textId="77777777" w:rsidR="00A75DF0" w:rsidRDefault="00A75DF0" w:rsidP="006A0BC1">
                        <w:r>
                          <w:t>3</w:t>
                        </w:r>
                      </w:p>
                    </w:txbxContent>
                  </v:textbox>
                </v:shape>
                <w10:wrap anchory="line"/>
              </v:group>
            </w:pict>
          </mc:Fallback>
        </mc:AlternateContent>
      </w:r>
      <w:r>
        <w:rPr>
          <w:noProof/>
        </w:rPr>
        <mc:AlternateContent>
          <mc:Choice Requires="wps">
            <w:drawing>
              <wp:inline distT="0" distB="0" distL="0" distR="0" wp14:anchorId="4AF17C0E" wp14:editId="2D3112A2">
                <wp:extent cx="5948045" cy="2172970"/>
                <wp:effectExtent l="0" t="0" r="0" b="0"/>
                <wp:docPr id="6"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17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2" o:spid="_x0000_s1026" style="width:468.35pt;height:17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" filled="f" stroked="f">
                <o:lock v:ext="edit" aspectratio="t"/>
                <w10:anchorlock/>
              </v:rect>
            </w:pict>
          </mc:Fallback>
        </mc:AlternateContent>
      </w:r>
    </w:p>
    <w:p w14:paraId="79D9DCE1" w14:textId="77777777" w:rsidR="006A0BC1" w:rsidRPr="006768E0" w:rsidRDefault="006A0BC1" w:rsidP="006F720E">
      <w:pPr>
        <w:pStyle w:val="Caption"/>
      </w:pPr>
      <w:r w:rsidRPr="006768E0">
        <w:t xml:space="preserve">Figure </w:t>
      </w:r>
      <w:fldSimple w:instr=" STYLEREF 1 \s ">
        <w:r w:rsidR="00873D59">
          <w:rPr>
            <w:noProof/>
          </w:rPr>
          <w:t>3</w:t>
        </w:r>
      </w:fldSimple>
      <w:r w:rsidRPr="006768E0">
        <w:noBreakHyphen/>
      </w:r>
      <w:fldSimple w:instr=" SEQ Figure \* ARABIC \s 1 ">
        <w:r w:rsidR="00873D59">
          <w:rPr>
            <w:noProof/>
          </w:rPr>
          <w:t>2</w:t>
        </w:r>
      </w:fldSimple>
      <w:r w:rsidRPr="006768E0">
        <w:t>. Node numbering for shell elements.</w:t>
      </w:r>
    </w:p>
    <w:p w14:paraId="35FB8F69" w14:textId="77777777" w:rsidR="006A0BC1" w:rsidRPr="00844273" w:rsidRDefault="006A0BC1" w:rsidP="006A0BC1"/>
    <w:p w14:paraId="0EB989BC" w14:textId="77777777" w:rsidR="006A0BC1" w:rsidRPr="00844273" w:rsidRDefault="006A0BC1" w:rsidP="006A0BC1"/>
    <w:p w14:paraId="7EE5BBEC" w14:textId="77777777" w:rsidR="006A0BC1" w:rsidRPr="007A75DE" w:rsidRDefault="006A0BC1" w:rsidP="006A0BC1">
      <w:pPr>
        <w:pStyle w:val="Heading4"/>
      </w:pPr>
      <w:bookmarkStart w:id="278" w:name="_Ref376174920"/>
      <w:bookmarkStart w:id="279" w:name="_Toc385498423"/>
      <w:r w:rsidRPr="007A75DE">
        <w:lastRenderedPageBreak/>
        <w:t>Surface Elements</w:t>
      </w:r>
      <w:bookmarkEnd w:id="278"/>
      <w:bookmarkEnd w:id="279"/>
    </w:p>
    <w:p w14:paraId="4E6749A4" w14:textId="26674325" w:rsidR="006A0BC1" w:rsidRDefault="006A0BC1" w:rsidP="006A0BC1">
      <w:r>
        <w:t>In many cases the surface of some geometry (or part of it) is required. For example, pressure forces are applied to the surface. For this reason surface elements have to be defined. T</w:t>
      </w:r>
      <w:del w:id="280" w:author="Steve Maas" w:date="2013-12-30T13:56:00Z">
        <w:r w:rsidDel="00884C42">
          <w:delText>w</w:delText>
        </w:r>
      </w:del>
      <w:ins w:id="281" w:author="Steve Maas" w:date="2013-12-30T13:56:00Z">
        <w:r w:rsidR="00884C42">
          <w:t>he</w:t>
        </w:r>
      </w:ins>
      <w:del w:id="282" w:author="Steve Maas" w:date="2013-12-30T13:56:00Z">
        <w:r w:rsidDel="00884C42">
          <w:delText>o</w:delText>
        </w:r>
      </w:del>
      <w:ins w:id="283" w:author="Steve Maas" w:date="2013-12-30T13:56:00Z">
        <w:r w:rsidR="00884C42">
          <w:t xml:space="preserve"> following</w:t>
        </w:r>
      </w:ins>
      <w:r>
        <w:t xml:space="preserve"> surface elements are available</w:t>
      </w:r>
      <w:r w:rsidR="00D730B1">
        <w:t>:</w:t>
      </w:r>
    </w:p>
    <w:p w14:paraId="6B80EA9F" w14:textId="77777777" w:rsidR="006A0BC1" w:rsidRDefault="006A0BC1" w:rsidP="006A0BC1"/>
    <w:p w14:paraId="4BB5D1FE" w14:textId="77777777" w:rsidR="006A0BC1" w:rsidRDefault="006A0BC1" w:rsidP="006A0BC1">
      <w:pPr>
        <w:numPr>
          <w:ilvl w:val="0"/>
          <w:numId w:val="13"/>
        </w:numPr>
        <w:rPr>
          <w:ins w:id="284" w:author="Steve Maas" w:date="2013-12-30T13:56:00Z"/>
        </w:rPr>
      </w:pPr>
      <w:r>
        <w:rPr>
          <w:i/>
        </w:rPr>
        <w:t>quad4</w:t>
      </w:r>
      <w:r>
        <w:t>: 4-node quadrilateral element</w:t>
      </w:r>
    </w:p>
    <w:p w14:paraId="2BF6AEA1" w14:textId="5FDC3215" w:rsidR="00884C42" w:rsidRDefault="00884C42" w:rsidP="006A0BC1">
      <w:pPr>
        <w:numPr>
          <w:ilvl w:val="0"/>
          <w:numId w:val="13"/>
        </w:numPr>
      </w:pPr>
      <w:ins w:id="285" w:author="Steve Maas" w:date="2013-12-30T13:56:00Z">
        <w:r>
          <w:rPr>
            <w:i/>
          </w:rPr>
          <w:t>quad8</w:t>
        </w:r>
        <w:r w:rsidRPr="00C72BAD">
          <w:t>:</w:t>
        </w:r>
        <w:r>
          <w:t xml:space="preserve"> 8-node serendipity quadrilater element</w:t>
        </w:r>
      </w:ins>
    </w:p>
    <w:p w14:paraId="1945DD69" w14:textId="77777777" w:rsidR="006A0BC1" w:rsidRDefault="006A0BC1" w:rsidP="006A0BC1">
      <w:pPr>
        <w:numPr>
          <w:ilvl w:val="0"/>
          <w:numId w:val="13"/>
        </w:numPr>
        <w:rPr>
          <w:ins w:id="286" w:author="Steve Maas" w:date="2013-12-30T13:56:00Z"/>
        </w:rPr>
      </w:pPr>
      <w:r>
        <w:rPr>
          <w:i/>
        </w:rPr>
        <w:t>tri3</w:t>
      </w:r>
      <w:r w:rsidRPr="007A75DE">
        <w:t>:</w:t>
      </w:r>
      <w:r>
        <w:t xml:space="preserve"> 3-node triangular element</w:t>
      </w:r>
    </w:p>
    <w:p w14:paraId="6287AC9E" w14:textId="42A41642" w:rsidR="00884C42" w:rsidRDefault="00884C42" w:rsidP="006A0BC1">
      <w:pPr>
        <w:numPr>
          <w:ilvl w:val="0"/>
          <w:numId w:val="13"/>
        </w:numPr>
      </w:pPr>
      <w:ins w:id="287" w:author="Steve Maas" w:date="2013-12-30T13:56:00Z">
        <w:r>
          <w:rPr>
            <w:i/>
          </w:rPr>
          <w:t>tri6</w:t>
        </w:r>
        <w:r w:rsidRPr="00884C42">
          <w:rPr>
            <w:rPrChange w:id="288" w:author="Steve Maas" w:date="2013-12-30T13:56:00Z">
              <w:rPr>
                <w:i/>
              </w:rPr>
            </w:rPrChange>
          </w:rPr>
          <w:t>:</w:t>
        </w:r>
        <w:r>
          <w:t xml:space="preserve"> 6-node quadratic triangular element</w:t>
        </w:r>
      </w:ins>
    </w:p>
    <w:p w14:paraId="284BBA58" w14:textId="77777777" w:rsidR="006A0BC1" w:rsidRDefault="006A0BC1" w:rsidP="006A0BC1">
      <w:pPr>
        <w:tabs>
          <w:tab w:val="num" w:pos="720"/>
        </w:tabs>
        <w:ind w:left="720" w:hanging="360"/>
      </w:pPr>
    </w:p>
    <w:p w14:paraId="7C389A75" w14:textId="77777777" w:rsidR="006A0BC1" w:rsidRDefault="006A0BC1" w:rsidP="006A0BC1">
      <w:r>
        <w:t>The value for the surface element is the nodal connectivity:</w:t>
      </w:r>
    </w:p>
    <w:p w14:paraId="228A6833" w14:textId="77777777" w:rsidR="006A0BC1" w:rsidRPr="007A75DE" w:rsidRDefault="006A0BC1" w:rsidP="006A0BC1"/>
    <w:p w14:paraId="32CC435F" w14:textId="20B8BBE6" w:rsidR="006A0BC1" w:rsidRPr="00DA02C3" w:rsidRDefault="006A0BC1" w:rsidP="006A0BC1">
      <w:pPr>
        <w:pStyle w:val="code"/>
      </w:pPr>
      <w:r w:rsidRPr="00DA02C3">
        <w:t>&lt;quad4 id=</w:t>
      </w:r>
      <w:r w:rsidR="0034745A" w:rsidRPr="00DA02C3">
        <w:t>"</w:t>
      </w:r>
      <w:r w:rsidRPr="00DA02C3">
        <w:t>n</w:t>
      </w:r>
      <w:r w:rsidR="0034745A" w:rsidRPr="00DA02C3">
        <w:t>"</w:t>
      </w:r>
      <w:r w:rsidRPr="00DA02C3">
        <w:t>&gt;n1,n2,n3,n4&lt;/quad4&gt;</w:t>
      </w:r>
    </w:p>
    <w:p w14:paraId="61415AFE" w14:textId="160DDB2A" w:rsidR="006A0BC1" w:rsidRPr="007D6F0D" w:rsidRDefault="006A0BC1" w:rsidP="006A0BC1">
      <w:pPr>
        <w:pStyle w:val="code"/>
        <w:rPr>
          <w:lang w:val="nl-BE"/>
        </w:rPr>
      </w:pPr>
      <w:r w:rsidRPr="007D6F0D">
        <w:rPr>
          <w:lang w:val="nl-BE"/>
        </w:rPr>
        <w:t>&lt;tri3 id=</w:t>
      </w:r>
      <w:r w:rsidR="0034745A" w:rsidRPr="007D6F0D">
        <w:rPr>
          <w:lang w:val="nl-BE"/>
        </w:rPr>
        <w:t>"</w:t>
      </w:r>
      <w:r w:rsidRPr="007D6F0D">
        <w:rPr>
          <w:lang w:val="nl-BE"/>
        </w:rPr>
        <w:t>n</w:t>
      </w:r>
      <w:r w:rsidR="0034745A" w:rsidRPr="007D6F0D">
        <w:rPr>
          <w:lang w:val="nl-BE"/>
        </w:rPr>
        <w:t>"</w:t>
      </w:r>
      <w:r w:rsidRPr="007D6F0D">
        <w:rPr>
          <w:lang w:val="nl-BE"/>
        </w:rPr>
        <w:t>&gt;n1,n2,n3&lt;/tri3&gt;</w:t>
      </w:r>
    </w:p>
    <w:p w14:paraId="234CA70E" w14:textId="77777777" w:rsidR="006A0BC1" w:rsidRPr="00EA60DB" w:rsidRDefault="006A0BC1" w:rsidP="006A0BC1">
      <w:pPr>
        <w:pStyle w:val="code"/>
        <w:rPr>
          <w:lang w:val="nl-BE"/>
        </w:rPr>
      </w:pPr>
    </w:p>
    <w:p w14:paraId="4EB18353" w14:textId="77777777" w:rsidR="006A0BC1" w:rsidRPr="00524074" w:rsidRDefault="00E82815" w:rsidP="006A0BC1">
      <w:r>
        <w:t>Surface elements can</w:t>
      </w:r>
      <w:r w:rsidR="006A0BC1">
        <w:t>not overlap element boundaries. That is, the surface element must belong to a specific element. Surface elements do not contribute to the total number of elements in the mesh. They are also not to be confused with shell elements.</w:t>
      </w:r>
    </w:p>
    <w:p w14:paraId="0B07ECAF" w14:textId="28DAEEA2" w:rsidR="006A0BC1" w:rsidRDefault="006A0BC1" w:rsidP="006A0BC1">
      <w:pPr>
        <w:pStyle w:val="Heading3"/>
      </w:pPr>
      <w:bookmarkStart w:id="289" w:name="_Ref230518438"/>
      <w:bookmarkStart w:id="290" w:name="_Toc385498424"/>
      <w:r>
        <w:t>Element</w:t>
      </w:r>
      <w:r w:rsidR="00D153DC">
        <w:t xml:space="preserve"> </w:t>
      </w:r>
      <w:r>
        <w:t>Data Section</w:t>
      </w:r>
      <w:bookmarkEnd w:id="289"/>
      <w:bookmarkEnd w:id="290"/>
    </w:p>
    <w:p w14:paraId="4A0FADC5" w14:textId="77777777" w:rsidR="006A0BC1" w:rsidRDefault="006A0BC1" w:rsidP="006A0BC1">
      <w:r>
        <w:t xml:space="preserve">Additional element data can be specified in the </w:t>
      </w:r>
      <w:r>
        <w:rPr>
          <w:i/>
        </w:rPr>
        <w:t xml:space="preserve">ElementData </w:t>
      </w:r>
      <w:r>
        <w:t>section. The data in this section usually represents material data that can vary from element to element. The following element properties can be defined</w:t>
      </w:r>
      <w:r w:rsidR="00D730B1">
        <w:t>:</w:t>
      </w:r>
    </w:p>
    <w:p w14:paraId="568A413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6719"/>
      </w:tblGrid>
      <w:tr w:rsidR="006A0BC1" w14:paraId="65D68D8E" w14:textId="77777777" w:rsidTr="00A34D5E">
        <w:tc>
          <w:tcPr>
            <w:tcW w:w="1405" w:type="dxa"/>
            <w:shd w:val="clear" w:color="auto" w:fill="auto"/>
          </w:tcPr>
          <w:p w14:paraId="10F5F032" w14:textId="77777777" w:rsidR="006A0BC1" w:rsidRPr="000B272C" w:rsidRDefault="006A0BC1" w:rsidP="006A0BC1">
            <w:pPr>
              <w:rPr>
                <w:b/>
              </w:rPr>
            </w:pPr>
            <w:r w:rsidRPr="000B272C">
              <w:rPr>
                <w:b/>
              </w:rPr>
              <w:t>Property</w:t>
            </w:r>
          </w:p>
        </w:tc>
        <w:tc>
          <w:tcPr>
            <w:tcW w:w="8100" w:type="dxa"/>
            <w:shd w:val="clear" w:color="auto" w:fill="auto"/>
          </w:tcPr>
          <w:p w14:paraId="460C6DA1" w14:textId="77777777" w:rsidR="006A0BC1" w:rsidRPr="000B272C" w:rsidRDefault="006A0BC1" w:rsidP="006A0BC1">
            <w:pPr>
              <w:rPr>
                <w:b/>
              </w:rPr>
            </w:pPr>
            <w:r w:rsidRPr="000B272C">
              <w:rPr>
                <w:b/>
              </w:rPr>
              <w:t>Description</w:t>
            </w:r>
          </w:p>
        </w:tc>
      </w:tr>
      <w:tr w:rsidR="006A0BC1" w14:paraId="56BF9CA0" w14:textId="77777777" w:rsidTr="00A34D5E">
        <w:tc>
          <w:tcPr>
            <w:tcW w:w="1405" w:type="dxa"/>
            <w:shd w:val="clear" w:color="auto" w:fill="auto"/>
          </w:tcPr>
          <w:p w14:paraId="73017925" w14:textId="77777777" w:rsidR="006A0BC1" w:rsidRPr="00D103EA" w:rsidRDefault="006A0BC1" w:rsidP="006A0BC1">
            <w:pPr>
              <w:pStyle w:val="code"/>
            </w:pPr>
            <w:r>
              <w:t>fiber</w:t>
            </w:r>
          </w:p>
        </w:tc>
        <w:tc>
          <w:tcPr>
            <w:tcW w:w="8100" w:type="dxa"/>
            <w:shd w:val="clear" w:color="auto" w:fill="auto"/>
          </w:tcPr>
          <w:p w14:paraId="1A916440" w14:textId="77777777" w:rsidR="006A0BC1" w:rsidRPr="00D103EA" w:rsidRDefault="006A0BC1" w:rsidP="006A0BC1">
            <w:r>
              <w:t>Specify a local fiber direction</w:t>
            </w:r>
          </w:p>
        </w:tc>
      </w:tr>
      <w:tr w:rsidR="006A0BC1" w14:paraId="6AE1DF8E" w14:textId="77777777" w:rsidTr="00A34D5E">
        <w:tc>
          <w:tcPr>
            <w:tcW w:w="1405" w:type="dxa"/>
            <w:shd w:val="clear" w:color="auto" w:fill="auto"/>
          </w:tcPr>
          <w:p w14:paraId="0FE89ADE" w14:textId="77777777" w:rsidR="006A0BC1" w:rsidRDefault="006A0BC1" w:rsidP="006A0BC1">
            <w:pPr>
              <w:pStyle w:val="code"/>
            </w:pPr>
            <w:r>
              <w:t>thickness</w:t>
            </w:r>
          </w:p>
        </w:tc>
        <w:tc>
          <w:tcPr>
            <w:tcW w:w="8100" w:type="dxa"/>
            <w:shd w:val="clear" w:color="auto" w:fill="auto"/>
          </w:tcPr>
          <w:p w14:paraId="6989E9F9" w14:textId="77777777" w:rsidR="006A0BC1" w:rsidRDefault="006A0BC1" w:rsidP="006A0BC1">
            <w:r>
              <w:t>Specify the shell element thickness</w:t>
            </w:r>
          </w:p>
        </w:tc>
      </w:tr>
      <w:tr w:rsidR="007D6F0D" w14:paraId="5D78AF07" w14:textId="77777777" w:rsidTr="00A34D5E">
        <w:tc>
          <w:tcPr>
            <w:tcW w:w="1405" w:type="dxa"/>
            <w:shd w:val="clear" w:color="auto" w:fill="auto"/>
          </w:tcPr>
          <w:p w14:paraId="0ECB8B14" w14:textId="79DF97BA" w:rsidR="007D6F0D" w:rsidRDefault="007D6F0D" w:rsidP="006A0BC1">
            <w:pPr>
              <w:pStyle w:val="code"/>
            </w:pPr>
            <w:r>
              <w:t>MRVonMisesParameters</w:t>
            </w:r>
          </w:p>
        </w:tc>
        <w:tc>
          <w:tcPr>
            <w:tcW w:w="8100" w:type="dxa"/>
            <w:shd w:val="clear" w:color="auto" w:fill="auto"/>
          </w:tcPr>
          <w:p w14:paraId="31A336C3" w14:textId="29E2EC82" w:rsidR="007D6F0D" w:rsidRDefault="007D6F0D" w:rsidP="006A0BC1">
            <w:r>
              <w:t>Von Mises Fibers coefficients kf and tp</w:t>
            </w:r>
          </w:p>
        </w:tc>
      </w:tr>
    </w:tbl>
    <w:p w14:paraId="764A2C37" w14:textId="77777777" w:rsidR="006A0BC1" w:rsidRDefault="006A0BC1" w:rsidP="006A0BC1"/>
    <w:p w14:paraId="168F2DE6" w14:textId="77777777" w:rsidR="006A0BC1" w:rsidRDefault="006A0BC1" w:rsidP="006A0BC1">
      <w:r>
        <w:t xml:space="preserve">Note that defining a </w:t>
      </w:r>
      <w:r>
        <w:rPr>
          <w:i/>
        </w:rPr>
        <w:t xml:space="preserve">fiber </w:t>
      </w:r>
      <w:r>
        <w:t xml:space="preserve">direction here will override the fiber distribution specified in the material definition and only for those elements specified in the </w:t>
      </w:r>
      <w:r>
        <w:rPr>
          <w:i/>
        </w:rPr>
        <w:t xml:space="preserve">ElementData </w:t>
      </w:r>
      <w:r>
        <w:t xml:space="preserve">section. In other words, you can define a particular fiber distribution in the material section and then override the fiber direction for a subset of elements. See section </w:t>
      </w:r>
      <w:r>
        <w:fldChar w:fldCharType="begin"/>
      </w:r>
      <w:r>
        <w:instrText xml:space="preserve"> REF _Ref162429694 \r \h </w:instrText>
      </w:r>
      <w:r>
        <w:fldChar w:fldCharType="separate"/>
      </w:r>
      <w:r w:rsidR="00873D59">
        <w:t>4.1.1</w:t>
      </w:r>
      <w:r>
        <w:fldChar w:fldCharType="end"/>
      </w:r>
      <w:r>
        <w:t xml:space="preserve"> for more information on defining fiber directions for transversely isotropic materials.</w:t>
      </w:r>
    </w:p>
    <w:p w14:paraId="0DE08409" w14:textId="77777777" w:rsidR="006A0BC1" w:rsidRDefault="006A0BC1" w:rsidP="006A0BC1"/>
    <w:p w14:paraId="7935F893" w14:textId="77777777" w:rsidR="006A0BC1" w:rsidRDefault="006A0BC1" w:rsidP="006A0BC1">
      <w:r>
        <w:t>The thickness parameter can only be specified for shell elements. The value of this parameter is the shell thickness at each of the shell nodes. For example, for a four-node shell</w:t>
      </w:r>
      <w:r w:rsidR="00D730B1">
        <w:t>:</w:t>
      </w:r>
    </w:p>
    <w:p w14:paraId="268E1F28" w14:textId="77777777" w:rsidR="006A0BC1" w:rsidRDefault="006A0BC1" w:rsidP="006A0BC1"/>
    <w:p w14:paraId="354E0FD5" w14:textId="348F68BE" w:rsidR="006A0BC1" w:rsidRDefault="006A0BC1" w:rsidP="006A0BC1">
      <w:pPr>
        <w:pStyle w:val="code"/>
      </w:pPr>
      <w:r>
        <w:t>&lt;element id=</w:t>
      </w:r>
      <w:r w:rsidR="003154FC">
        <w:t>"</w:t>
      </w:r>
      <w:r>
        <w:t>n</w:t>
      </w:r>
      <w:r w:rsidR="003154FC">
        <w:t>"</w:t>
      </w:r>
      <w:r>
        <w:t>&gt;</w:t>
      </w:r>
    </w:p>
    <w:p w14:paraId="0EC2311A" w14:textId="77777777" w:rsidR="006A0BC1" w:rsidRPr="0097532C" w:rsidRDefault="006A0BC1" w:rsidP="006F720E">
      <w:r w:rsidRPr="0097532C">
        <w:tab/>
      </w:r>
      <w:r w:rsidRPr="005B36F9">
        <w:rPr>
          <w:rFonts w:ascii="Courier New" w:hAnsi="Courier New"/>
          <w:sz w:val="22"/>
        </w:rPr>
        <w:t>&lt;thickness&gt;0.01,0.01,0.01,0.01&lt;/thickness&gt;</w:t>
      </w:r>
    </w:p>
    <w:p w14:paraId="4AE27A4D" w14:textId="77777777" w:rsidR="006A0BC1" w:rsidRDefault="006A0BC1" w:rsidP="006A0BC1">
      <w:pPr>
        <w:pStyle w:val="code"/>
      </w:pPr>
      <w:r>
        <w:t>&lt;/element&gt;</w:t>
      </w:r>
    </w:p>
    <w:p w14:paraId="6D7ABD3A" w14:textId="77777777" w:rsidR="006A0BC1" w:rsidRDefault="006A0BC1" w:rsidP="006A0BC1"/>
    <w:p w14:paraId="18BA516F" w14:textId="77777777" w:rsidR="006A0BC1" w:rsidRDefault="006A0BC1" w:rsidP="006A0BC1"/>
    <w:p w14:paraId="3ED2D070" w14:textId="77777777" w:rsidR="006A0BC1" w:rsidRDefault="006A0BC1" w:rsidP="006A0BC1">
      <w:r>
        <w:t xml:space="preserve">To specify a fiber direction for a particular element, enter the following xml-element in the </w:t>
      </w:r>
      <w:r>
        <w:rPr>
          <w:i/>
        </w:rPr>
        <w:t xml:space="preserve">ElementData </w:t>
      </w:r>
      <w:r>
        <w:t>section:</w:t>
      </w:r>
    </w:p>
    <w:p w14:paraId="38932C9C" w14:textId="77777777" w:rsidR="006A0BC1" w:rsidRDefault="006A0BC1" w:rsidP="006A0BC1"/>
    <w:p w14:paraId="012320F0" w14:textId="58BA5693" w:rsidR="006A0BC1" w:rsidRDefault="006A0BC1" w:rsidP="006A0BC1">
      <w:pPr>
        <w:pStyle w:val="code"/>
      </w:pPr>
      <w:r>
        <w:lastRenderedPageBreak/>
        <w:t>&lt;element id=</w:t>
      </w:r>
      <w:r w:rsidR="003154FC">
        <w:t>"</w:t>
      </w:r>
      <w:r>
        <w:t>n</w:t>
      </w:r>
      <w:r w:rsidR="003154FC">
        <w:t>"</w:t>
      </w:r>
      <w:r>
        <w:t>&gt;</w:t>
      </w:r>
    </w:p>
    <w:p w14:paraId="3BB33682" w14:textId="77777777" w:rsidR="006A0BC1" w:rsidRPr="0097532C" w:rsidRDefault="006A0BC1" w:rsidP="006F720E">
      <w:pPr>
        <w:pStyle w:val="code"/>
      </w:pPr>
      <w:r w:rsidRPr="0097532C">
        <w:tab/>
        <w:t>&lt;fiber&gt;1,0,0&lt;/fiber&gt;</w:t>
      </w:r>
    </w:p>
    <w:p w14:paraId="653EF038" w14:textId="77777777" w:rsidR="006A0BC1" w:rsidRDefault="006A0BC1" w:rsidP="006A0BC1">
      <w:pPr>
        <w:pStyle w:val="code"/>
      </w:pPr>
      <w:r>
        <w:t>&lt;/element&gt;</w:t>
      </w:r>
    </w:p>
    <w:p w14:paraId="3A92753A" w14:textId="77777777" w:rsidR="006A0BC1" w:rsidRDefault="006A0BC1" w:rsidP="006A0BC1"/>
    <w:p w14:paraId="1FA80697" w14:textId="6754E8BB" w:rsidR="006A0BC1" w:rsidRDefault="006A0BC1" w:rsidP="006A0BC1">
      <w:r>
        <w:t xml:space="preserve">The </w:t>
      </w:r>
      <w:r>
        <w:rPr>
          <w:i/>
        </w:rPr>
        <w:t xml:space="preserve">id </w:t>
      </w:r>
      <w:r>
        <w:t xml:space="preserve">attribute identifies the element to which this fiber direction is applied. The </w:t>
      </w:r>
      <w:r>
        <w:rPr>
          <w:i/>
        </w:rPr>
        <w:t xml:space="preserve">fiber </w:t>
      </w:r>
      <w:r>
        <w:t>element defines a vector in global coordinates. This vector does not have to be of unit length since it is automatically normalized by FEBio.</w:t>
      </w:r>
    </w:p>
    <w:p w14:paraId="2ED5B188" w14:textId="77777777" w:rsidR="007D6F0D" w:rsidRDefault="007D6F0D" w:rsidP="006A0BC1"/>
    <w:p w14:paraId="79211B71" w14:textId="77777777" w:rsidR="007D6F0D" w:rsidRDefault="007D6F0D" w:rsidP="007D6F0D">
      <w:r>
        <w:t xml:space="preserve">The VonMisesParameters option can only be used for an element made of Von Mises distributed fibers material. </w:t>
      </w:r>
    </w:p>
    <w:p w14:paraId="0626AEAC" w14:textId="77777777" w:rsidR="007D6F0D" w:rsidRPr="00C12561" w:rsidRDefault="007D6F0D" w:rsidP="007D6F0D">
      <w:r w:rsidRPr="00C12561">
        <w:t xml:space="preserve">Defining the Von Mises parameters (concentration factor kf and preferred fiber orientation tp) here will override the parameters specified in the </w:t>
      </w:r>
      <w:r w:rsidRPr="00C12561">
        <w:rPr>
          <w:i/>
        </w:rPr>
        <w:t xml:space="preserve">Material </w:t>
      </w:r>
      <w:r>
        <w:t>section</w:t>
      </w:r>
      <w:r w:rsidRPr="00C12561">
        <w:t>,</w:t>
      </w:r>
      <w:r>
        <w:t xml:space="preserve"> but </w:t>
      </w:r>
      <w:r w:rsidRPr="00C12561">
        <w:t xml:space="preserve">only for the elements specified in the </w:t>
      </w:r>
      <w:r w:rsidRPr="00C12561">
        <w:rPr>
          <w:i/>
        </w:rPr>
        <w:t>ElementData</w:t>
      </w:r>
      <w:r w:rsidRPr="00C12561">
        <w:t xml:space="preserve"> section. </w:t>
      </w:r>
    </w:p>
    <w:p w14:paraId="1507B043" w14:textId="77777777" w:rsidR="007D6F0D" w:rsidRDefault="007D6F0D" w:rsidP="007D6F0D">
      <w:r w:rsidRPr="00C12561">
        <w:t xml:space="preserve">The syntax to specify the Von Mises parameters at element n in the </w:t>
      </w:r>
      <w:r w:rsidRPr="00BB729C">
        <w:rPr>
          <w:i/>
        </w:rPr>
        <w:t>ElementData</w:t>
      </w:r>
      <w:r w:rsidRPr="00C12561">
        <w:t xml:space="preserve"> section is :</w:t>
      </w:r>
    </w:p>
    <w:p w14:paraId="6301C185" w14:textId="77777777" w:rsidR="007D6F0D" w:rsidRPr="00C12561" w:rsidRDefault="007D6F0D" w:rsidP="007D6F0D"/>
    <w:p w14:paraId="5569FA95" w14:textId="77777777" w:rsidR="007D6F0D" w:rsidRDefault="007D6F0D" w:rsidP="007D6F0D">
      <w:pPr>
        <w:pStyle w:val="code"/>
      </w:pPr>
      <w:r>
        <w:t>&lt;element id="n"&gt;</w:t>
      </w:r>
    </w:p>
    <w:p w14:paraId="5DBF1C37" w14:textId="09ED9E1D" w:rsidR="007D6F0D" w:rsidRPr="0097532C" w:rsidRDefault="007D6F0D" w:rsidP="007D6F0D">
      <w:r w:rsidRPr="0097532C">
        <w:tab/>
      </w:r>
      <w:r w:rsidRPr="005B36F9">
        <w:rPr>
          <w:rFonts w:ascii="Courier New" w:hAnsi="Courier New"/>
          <w:sz w:val="22"/>
        </w:rPr>
        <w:t>&lt;</w:t>
      </w:r>
      <w:r>
        <w:rPr>
          <w:rFonts w:ascii="Courier New" w:hAnsi="Courier New"/>
          <w:sz w:val="22"/>
        </w:rPr>
        <w:t>MRVonMisesParameters</w:t>
      </w:r>
      <w:r w:rsidRPr="005B36F9">
        <w:rPr>
          <w:rFonts w:ascii="Courier New" w:hAnsi="Courier New"/>
          <w:sz w:val="22"/>
        </w:rPr>
        <w:t>&gt;</w:t>
      </w:r>
      <w:r>
        <w:rPr>
          <w:rFonts w:ascii="Courier New" w:hAnsi="Courier New"/>
          <w:sz w:val="22"/>
        </w:rPr>
        <w:t>7.0,2.1</w:t>
      </w:r>
      <w:r w:rsidRPr="005B36F9">
        <w:rPr>
          <w:rFonts w:ascii="Courier New" w:hAnsi="Courier New"/>
          <w:sz w:val="22"/>
        </w:rPr>
        <w:t>&lt;/</w:t>
      </w:r>
      <w:del w:id="291" w:author="Steve Maas" w:date="2013-12-30T13:49:00Z">
        <w:r w:rsidRPr="00A34D5E" w:rsidDel="00AE6184">
          <w:rPr>
            <w:rFonts w:ascii="Courier New" w:hAnsi="Courier New"/>
            <w:sz w:val="22"/>
          </w:rPr>
          <w:delText xml:space="preserve"> </w:delText>
        </w:r>
      </w:del>
      <w:r>
        <w:rPr>
          <w:rFonts w:ascii="Courier New" w:hAnsi="Courier New"/>
          <w:sz w:val="22"/>
        </w:rPr>
        <w:t>VonMisesParameters</w:t>
      </w:r>
      <w:r w:rsidRPr="005B36F9">
        <w:rPr>
          <w:rFonts w:ascii="Courier New" w:hAnsi="Courier New"/>
          <w:sz w:val="22"/>
        </w:rPr>
        <w:t>&gt;</w:t>
      </w:r>
    </w:p>
    <w:p w14:paraId="07AA4E03" w14:textId="77777777" w:rsidR="007D6F0D" w:rsidRDefault="007D6F0D" w:rsidP="007D6F0D">
      <w:pPr>
        <w:pStyle w:val="code"/>
      </w:pPr>
      <w:r>
        <w:t>&lt;/element&gt;</w:t>
      </w:r>
    </w:p>
    <w:p w14:paraId="2B7F8F60" w14:textId="77777777" w:rsidR="007D6F0D" w:rsidRDefault="007D6F0D" w:rsidP="007D6F0D">
      <w:pPr>
        <w:rPr>
          <w:rFonts w:ascii="Courier New" w:hAnsi="Courier New" w:cs="Courier New"/>
          <w:sz w:val="18"/>
          <w:szCs w:val="18"/>
        </w:rPr>
      </w:pPr>
    </w:p>
    <w:p w14:paraId="57AC17E3" w14:textId="77777777" w:rsidR="007D6F0D" w:rsidRDefault="007D6F0D" w:rsidP="007D6F0D">
      <w:r>
        <w:t>Note that the parameters are first kf, then tp in radian.</w:t>
      </w:r>
    </w:p>
    <w:p w14:paraId="001D3A48" w14:textId="77777777" w:rsidR="007D6F0D" w:rsidRDefault="007D6F0D" w:rsidP="007D6F0D">
      <w:pPr>
        <w:rPr>
          <w:ins w:id="292" w:author="Steve Maas" w:date="2013-12-30T13:49:00Z"/>
        </w:rPr>
      </w:pPr>
      <w:r>
        <w:t xml:space="preserve">The local coordinate system of the plane of the fibers is defined by the directions given in mat_axis. If mat_axis is defined for element n in the </w:t>
      </w:r>
      <w:r w:rsidRPr="00E60394">
        <w:rPr>
          <w:i/>
        </w:rPr>
        <w:t>ElementData</w:t>
      </w:r>
      <w:r>
        <w:t xml:space="preserve"> section, the corresponding directions will be used, otherwise the directions specified in mat_axis in the </w:t>
      </w:r>
      <w:r w:rsidRPr="00BB729C">
        <w:rPr>
          <w:i/>
        </w:rPr>
        <w:t>Material</w:t>
      </w:r>
      <w:r>
        <w:t xml:space="preserve"> section will be taken. </w:t>
      </w:r>
    </w:p>
    <w:p w14:paraId="058EEE84" w14:textId="77777777" w:rsidR="00AE6184" w:rsidRDefault="00AE6184" w:rsidP="007D6F0D">
      <w:pPr>
        <w:rPr>
          <w:ins w:id="293" w:author="Steve Maas" w:date="2013-12-30T13:49:00Z"/>
        </w:rPr>
      </w:pPr>
    </w:p>
    <w:p w14:paraId="5760EC2F" w14:textId="458E94C2" w:rsidR="00AE6184" w:rsidRDefault="00AE6184">
      <w:pPr>
        <w:pStyle w:val="Heading3"/>
        <w:rPr>
          <w:ins w:id="294" w:author="Steve Maas" w:date="2013-12-30T13:49:00Z"/>
        </w:rPr>
        <w:pPrChange w:id="295" w:author="Steve Maas" w:date="2013-12-30T13:49:00Z">
          <w:pPr/>
        </w:pPrChange>
      </w:pPr>
      <w:bookmarkStart w:id="296" w:name="_Ref376175517"/>
      <w:bookmarkStart w:id="297" w:name="_Toc385498425"/>
      <w:ins w:id="298" w:author="Steve Maas" w:date="2013-12-30T13:49:00Z">
        <w:r>
          <w:t>Surface Section</w:t>
        </w:r>
        <w:bookmarkEnd w:id="296"/>
        <w:bookmarkEnd w:id="297"/>
      </w:ins>
    </w:p>
    <w:p w14:paraId="3E1BA4D0" w14:textId="65EE2763" w:rsidR="00AE6184" w:rsidRDefault="00AE6184">
      <w:pPr>
        <w:rPr>
          <w:ins w:id="299" w:author="Steve Maas" w:date="2013-12-30T13:54:00Z"/>
        </w:rPr>
      </w:pPr>
      <w:ins w:id="300" w:author="Steve Maas" w:date="2013-12-30T13:50:00Z">
        <w:r>
          <w:t xml:space="preserve">The </w:t>
        </w:r>
        <w:r>
          <w:rPr>
            <w:i/>
          </w:rPr>
          <w:t xml:space="preserve">Surface </w:t>
        </w:r>
        <w:r>
          <w:t>section allows users to define surfaces. These surfaces can then later be used to define the boundary conditions and contact definitions.</w:t>
        </w:r>
      </w:ins>
      <w:ins w:id="301" w:author="Steve Maas" w:date="2013-12-30T13:51:00Z">
        <w:r>
          <w:t xml:space="preserve"> </w:t>
        </w:r>
      </w:ins>
      <w:ins w:id="302" w:author="Steve Maas" w:date="2013-12-30T13:52:00Z">
        <w:r>
          <w:t xml:space="preserve">A surface definition is followed by a list of surface elements, following the format described in section </w:t>
        </w:r>
      </w:ins>
      <w:ins w:id="303" w:author="Steve Maas" w:date="2013-12-30T13:53:00Z">
        <w:r>
          <w:fldChar w:fldCharType="begin"/>
        </w:r>
        <w:r>
          <w:instrText xml:space="preserve"> REF _Ref376174920 \r \h </w:instrText>
        </w:r>
      </w:ins>
      <w:r>
        <w:fldChar w:fldCharType="separate"/>
      </w:r>
      <w:ins w:id="304" w:author="Steve Maas" w:date="2014-01-02T13:04:00Z">
        <w:r w:rsidR="00873D59">
          <w:t xml:space="preserve">3.6.2.3. </w:t>
        </w:r>
      </w:ins>
      <w:ins w:id="305" w:author="Steve Maas" w:date="2013-12-30T13:53:00Z">
        <w:r>
          <w:fldChar w:fldCharType="end"/>
        </w:r>
      </w:ins>
      <w:ins w:id="306" w:author="Steve Maas" w:date="2013-12-30T13:52:00Z">
        <w:r>
          <w:t>.</w:t>
        </w:r>
      </w:ins>
    </w:p>
    <w:p w14:paraId="7C69F76C" w14:textId="77777777" w:rsidR="00AE6184" w:rsidRDefault="00AE6184">
      <w:pPr>
        <w:rPr>
          <w:ins w:id="307" w:author="Steve Maas" w:date="2013-12-30T13:54:00Z"/>
        </w:rPr>
      </w:pPr>
    </w:p>
    <w:p w14:paraId="18520E2B" w14:textId="7DC48CEE" w:rsidR="00AE6184" w:rsidRDefault="00AE6184" w:rsidP="00AE6184">
      <w:pPr>
        <w:pStyle w:val="code"/>
        <w:rPr>
          <w:ins w:id="308" w:author="Steve Maas" w:date="2013-12-30T13:54:00Z"/>
        </w:rPr>
      </w:pPr>
      <w:ins w:id="309" w:author="Steve Maas" w:date="2013-12-30T13:54:00Z">
        <w:r>
          <w:t>&lt;Surface name="named_surface"&gt;</w:t>
        </w:r>
      </w:ins>
    </w:p>
    <w:p w14:paraId="785F7A00" w14:textId="32C99888" w:rsidR="00AE6184" w:rsidRDefault="00AE6184" w:rsidP="00AE6184">
      <w:pPr>
        <w:pStyle w:val="code"/>
        <w:rPr>
          <w:ins w:id="310" w:author="Steve Maas" w:date="2013-12-30T13:54:00Z"/>
        </w:rPr>
      </w:pPr>
      <w:ins w:id="311" w:author="Steve Maas" w:date="2013-12-30T13:54:00Z">
        <w:r>
          <w:tab/>
          <w:t>&lt;quad4 id="1"&gt;1,2,3,4&lt;/quad4&gt;</w:t>
        </w:r>
      </w:ins>
    </w:p>
    <w:p w14:paraId="1EF65660" w14:textId="6C78EE70" w:rsidR="00AE6184" w:rsidRPr="0097532C" w:rsidRDefault="00AE6184" w:rsidP="00AE6184">
      <w:pPr>
        <w:rPr>
          <w:ins w:id="312" w:author="Steve Maas" w:date="2013-12-30T13:54:00Z"/>
        </w:rPr>
      </w:pPr>
      <w:ins w:id="313" w:author="Steve Maas" w:date="2013-12-30T13:54:00Z">
        <w:r w:rsidRPr="0097532C">
          <w:tab/>
        </w:r>
        <w:r>
          <w:rPr>
            <w:rFonts w:ascii="Courier New" w:hAnsi="Courier New"/>
            <w:sz w:val="22"/>
          </w:rPr>
          <w:t>&lt;...</w:t>
        </w:r>
      </w:ins>
      <w:ins w:id="314" w:author="Steve Maas" w:date="2013-12-30T13:55:00Z">
        <w:r>
          <w:rPr>
            <w:rFonts w:ascii="Courier New" w:hAnsi="Courier New"/>
            <w:sz w:val="22"/>
          </w:rPr>
          <w:t>&gt;</w:t>
        </w:r>
      </w:ins>
    </w:p>
    <w:p w14:paraId="6B5C50AD" w14:textId="00E57C9E" w:rsidR="00AE6184" w:rsidRDefault="00AE6184" w:rsidP="00AE6184">
      <w:pPr>
        <w:pStyle w:val="code"/>
        <w:rPr>
          <w:ins w:id="315" w:author="Steve Maas" w:date="2013-12-30T13:54:00Z"/>
        </w:rPr>
      </w:pPr>
      <w:ins w:id="316" w:author="Steve Maas" w:date="2013-12-30T13:54:00Z">
        <w:r>
          <w:t>&lt;/</w:t>
        </w:r>
      </w:ins>
      <w:ins w:id="317" w:author="Steve Maas" w:date="2013-12-30T13:55:00Z">
        <w:r>
          <w:t>Surface</w:t>
        </w:r>
      </w:ins>
      <w:ins w:id="318" w:author="Steve Maas" w:date="2013-12-30T13:54:00Z">
        <w:r>
          <w:t>&gt;</w:t>
        </w:r>
      </w:ins>
    </w:p>
    <w:p w14:paraId="3E8A31FC" w14:textId="77777777" w:rsidR="00AE6184" w:rsidRDefault="00AE6184" w:rsidP="00C72BAD">
      <w:pPr>
        <w:rPr>
          <w:ins w:id="319" w:author="Steve Maas" w:date="2013-12-30T13:54:00Z"/>
        </w:rPr>
      </w:pPr>
    </w:p>
    <w:p w14:paraId="0845F11C" w14:textId="3944D9E1" w:rsidR="00AE6184" w:rsidRDefault="00AE6184" w:rsidP="00BB02DD">
      <w:ins w:id="320" w:author="Steve Maas" w:date="2013-12-30T13:55:00Z">
        <w:r>
          <w:t xml:space="preserve">The </w:t>
        </w:r>
        <w:r>
          <w:rPr>
            <w:i/>
          </w:rPr>
          <w:t xml:space="preserve">Surface </w:t>
        </w:r>
        <w:r>
          <w:t xml:space="preserve">takes one required attribute, namely the </w:t>
        </w:r>
        <w:r>
          <w:rPr>
            <w:i/>
          </w:rPr>
          <w:t>name</w:t>
        </w:r>
        <w:r>
          <w:t>. This attribute sets the name of the surface. This name will be used later to refer back to this surface.</w:t>
        </w:r>
      </w:ins>
    </w:p>
    <w:p w14:paraId="3C34AAA1" w14:textId="77777777" w:rsidR="00661C81" w:rsidRDefault="00661C81" w:rsidP="00BB02DD"/>
    <w:p w14:paraId="4B82C29F" w14:textId="2CE0968C" w:rsidR="00661C81" w:rsidRDefault="00661C81" w:rsidP="00661C81">
      <w:pPr>
        <w:pStyle w:val="Heading3"/>
      </w:pPr>
      <w:bookmarkStart w:id="321" w:name="_Ref378149880"/>
      <w:bookmarkStart w:id="322" w:name="_Toc385498426"/>
      <w:r>
        <w:t>NodeSet Section</w:t>
      </w:r>
      <w:bookmarkEnd w:id="321"/>
      <w:bookmarkEnd w:id="322"/>
    </w:p>
    <w:p w14:paraId="2CD97169" w14:textId="378674F4" w:rsidR="00661C81" w:rsidRDefault="00661C81" w:rsidP="00661C81">
      <w:r>
        <w:t xml:space="preserve">The </w:t>
      </w:r>
      <w:r>
        <w:rPr>
          <w:i/>
        </w:rPr>
        <w:t xml:space="preserve">NodeSet </w:t>
      </w:r>
      <w:r>
        <w:t xml:space="preserve">section allows users to define node sets. These node sets can then later be used in the definition of the fixed and prescribed boundary conditions. A node set is defined by the </w:t>
      </w:r>
      <w:r>
        <w:rPr>
          <w:i/>
        </w:rPr>
        <w:t xml:space="preserve">NodeSet </w:t>
      </w:r>
      <w:r>
        <w:t xml:space="preserve">tag. This tag takes one required attribute, </w:t>
      </w:r>
      <w:r>
        <w:rPr>
          <w:i/>
        </w:rPr>
        <w:t>name</w:t>
      </w:r>
      <w:r>
        <w:t xml:space="preserve">, which defines the name of the node set. The value of this tag is a list of nodes that defines the node set. </w:t>
      </w:r>
    </w:p>
    <w:p w14:paraId="0F419792" w14:textId="77777777" w:rsidR="00661C81" w:rsidRDefault="00661C81" w:rsidP="00661C81"/>
    <w:p w14:paraId="626083AB" w14:textId="23526D22" w:rsidR="00661C81" w:rsidRPr="00661C81" w:rsidRDefault="00661C81" w:rsidP="00661C81">
      <w:pPr>
        <w:pStyle w:val="Code0"/>
        <w:rPr>
          <w:ins w:id="323" w:author="Steve Maas" w:date="2013-12-30T13:55:00Z"/>
        </w:rPr>
      </w:pPr>
      <w:r>
        <w:t>&lt;NodeSet name="nodeset1"&gt;1:5,6,7,8:12:2&lt;/NodeSet&gt;</w:t>
      </w:r>
    </w:p>
    <w:p w14:paraId="3C41857D" w14:textId="58DC226F" w:rsidR="00661C81" w:rsidRDefault="00661C81" w:rsidP="005F474E">
      <w:r>
        <w:lastRenderedPageBreak/>
        <w:t xml:space="preserve">The list of nodes is a comma separated list of entries, where an entry is either a node or a range of nodes. A range of nodes is defined using the following syntax. </w:t>
      </w:r>
    </w:p>
    <w:p w14:paraId="08AC6645" w14:textId="77777777" w:rsidR="00661C81" w:rsidRDefault="00661C81" w:rsidP="005F474E"/>
    <w:p w14:paraId="7E738E79" w14:textId="75E7E070" w:rsidR="00661C81" w:rsidRDefault="00661C81" w:rsidP="00661C81">
      <w:pPr>
        <w:pStyle w:val="Code0"/>
      </w:pPr>
      <w:r>
        <w:t>n1:n2</w:t>
      </w:r>
    </w:p>
    <w:p w14:paraId="7F3826DC" w14:textId="77777777" w:rsidR="00661C81" w:rsidRDefault="00661C81" w:rsidP="005F474E"/>
    <w:p w14:paraId="1021E418" w14:textId="62D3CB7A" w:rsidR="00661C81" w:rsidRDefault="00661C81" w:rsidP="005F474E">
      <w:r>
        <w:t>where n1 is the start node and n2 is the end node, or</w:t>
      </w:r>
    </w:p>
    <w:p w14:paraId="43BDC8F9" w14:textId="77777777" w:rsidR="00661C81" w:rsidRDefault="00661C81" w:rsidP="005F474E"/>
    <w:p w14:paraId="45C08E72" w14:textId="07258C3A" w:rsidR="00661C81" w:rsidRDefault="00661C81" w:rsidP="00661C81">
      <w:pPr>
        <w:pStyle w:val="Code0"/>
      </w:pPr>
      <w:r>
        <w:t>n1:n2:n3</w:t>
      </w:r>
    </w:p>
    <w:p w14:paraId="7231EB0C" w14:textId="77777777" w:rsidR="00661C81" w:rsidRPr="00C72BAD" w:rsidRDefault="00661C81" w:rsidP="005F474E"/>
    <w:p w14:paraId="57086BEC" w14:textId="5254FC96" w:rsidR="007D6F0D" w:rsidRDefault="00661C81" w:rsidP="006A0BC1">
      <w:r>
        <w:t xml:space="preserve">where n1 is the start node, n2 is the end node and n3 is the increment. </w:t>
      </w:r>
      <w:r w:rsidR="00A06947">
        <w:t xml:space="preserve">For example, 1:5, is the equivalent of 1,2,3,4,5 and 1:5:2 is the equivalent of 1,3,5. </w:t>
      </w:r>
    </w:p>
    <w:p w14:paraId="1810A9F6" w14:textId="77777777" w:rsidR="00A06947" w:rsidRDefault="00A06947" w:rsidP="006A0BC1"/>
    <w:p w14:paraId="216AE581" w14:textId="3A48CB34" w:rsidR="00A06947" w:rsidRDefault="00A06947" w:rsidP="006A0BC1">
      <w:r>
        <w:t>Note that it is allowed to separate large node set definitions over multiple lines. For example,</w:t>
      </w:r>
    </w:p>
    <w:p w14:paraId="15A86B13" w14:textId="77777777" w:rsidR="00A06947" w:rsidRDefault="00A06947" w:rsidP="006A0BC1"/>
    <w:p w14:paraId="75634978" w14:textId="620C57C4" w:rsidR="00A06947" w:rsidRDefault="00A06947" w:rsidP="00A06947">
      <w:pPr>
        <w:pStyle w:val="Code0"/>
      </w:pPr>
      <w:r>
        <w:t>&lt;NodeSet name="nodeset1"&gt;</w:t>
      </w:r>
    </w:p>
    <w:p w14:paraId="437525BD" w14:textId="3CEFA98D" w:rsidR="00A06947" w:rsidRDefault="00A06947" w:rsidP="00A06947">
      <w:pPr>
        <w:pStyle w:val="Code0"/>
      </w:pPr>
      <w:r>
        <w:tab/>
        <w:t>1,2,3,4,5,</w:t>
      </w:r>
    </w:p>
    <w:p w14:paraId="25049C5F" w14:textId="30040F40" w:rsidR="00A06947" w:rsidRDefault="00A06947" w:rsidP="00A06947">
      <w:pPr>
        <w:pStyle w:val="Code0"/>
      </w:pPr>
      <w:r>
        <w:tab/>
        <w:t>6:120:3,</w:t>
      </w:r>
    </w:p>
    <w:p w14:paraId="60D394E5" w14:textId="29A1FF24" w:rsidR="00A06947" w:rsidRDefault="00A06947" w:rsidP="00A06947">
      <w:pPr>
        <w:pStyle w:val="Code0"/>
      </w:pPr>
      <w:r>
        <w:tab/>
        <w:t>1000,1001</w:t>
      </w:r>
    </w:p>
    <w:p w14:paraId="46B327D8" w14:textId="0E8FF34A" w:rsidR="00A06947" w:rsidRDefault="00A06947" w:rsidP="00A06947">
      <w:pPr>
        <w:pStyle w:val="Code0"/>
      </w:pPr>
      <w:r>
        <w:t>&lt;/NodeSet&gt;</w:t>
      </w:r>
    </w:p>
    <w:p w14:paraId="792081EE" w14:textId="77777777" w:rsidR="00A06947" w:rsidRDefault="00A06947" w:rsidP="006A0BC1"/>
    <w:p w14:paraId="6F2572FB" w14:textId="46C5DDF2" w:rsidR="00A06947" w:rsidRDefault="00A06947" w:rsidP="006A0BC1"/>
    <w:p w14:paraId="0C11A481" w14:textId="77777777" w:rsidR="00642181" w:rsidRPr="00214D8E" w:rsidRDefault="00642181" w:rsidP="00642181">
      <w:r>
        <w:br w:type="page"/>
      </w:r>
    </w:p>
    <w:p w14:paraId="1BE08D95" w14:textId="77777777" w:rsidR="00642181" w:rsidRDefault="00642181" w:rsidP="00642181">
      <w:pPr>
        <w:pStyle w:val="Heading2"/>
      </w:pPr>
      <w:bookmarkStart w:id="324" w:name="_Toc385498427"/>
      <w:r>
        <w:lastRenderedPageBreak/>
        <w:t>Initial Section</w:t>
      </w:r>
      <w:bookmarkEnd w:id="324"/>
    </w:p>
    <w:p w14:paraId="10A440C2" w14:textId="77777777" w:rsidR="00642181" w:rsidRDefault="00642181" w:rsidP="00642181">
      <w:r>
        <w:t xml:space="preserve">The </w:t>
      </w:r>
      <w:r>
        <w:rPr>
          <w:i/>
        </w:rPr>
        <w:t>Initial</w:t>
      </w:r>
      <w:r>
        <w:t xml:space="preserve"> section defines all initial conditions that may be applied to the analysis. Several </w:t>
      </w:r>
      <w:r w:rsidR="00AE6F48">
        <w:t>initial</w:t>
      </w:r>
      <w:r>
        <w:t xml:space="preserve"> conditions are available: nodal </w:t>
      </w:r>
      <w:r w:rsidR="00AE6F48">
        <w:t>velocities</w:t>
      </w:r>
      <w:r>
        <w:t>,</w:t>
      </w:r>
      <w:r w:rsidR="00AE6F48">
        <w:t xml:space="preserve"> nodal effective pressure, and nodal effective concentrations.</w:t>
      </w:r>
    </w:p>
    <w:p w14:paraId="08550BBA" w14:textId="77777777" w:rsidR="00AE6F48" w:rsidRDefault="00AE6F48" w:rsidP="00AE6F48">
      <w:pPr>
        <w:pStyle w:val="Heading3"/>
      </w:pPr>
      <w:bookmarkStart w:id="325" w:name="_Toc385498428"/>
      <w:r>
        <w:t>Initial Nodal Velocities</w:t>
      </w:r>
      <w:bookmarkEnd w:id="325"/>
    </w:p>
    <w:p w14:paraId="41AF895B" w14:textId="5540BE82" w:rsidR="00AE6F48" w:rsidRDefault="00AE6F48" w:rsidP="00AE6F48">
      <w:r>
        <w:t xml:space="preserve">Initial nodal velocities are needed in dynamic </w:t>
      </w:r>
      <w:r w:rsidR="00CF79F5">
        <w:t xml:space="preserve">structural mechancis </w:t>
      </w:r>
      <w:r>
        <w:t>analyses (see Section </w:t>
      </w:r>
      <w:r w:rsidR="00763E53">
        <w:fldChar w:fldCharType="begin"/>
      </w:r>
      <w:r w:rsidR="00763E53">
        <w:instrText xml:space="preserve"> REF _Ref250285979 \r \h </w:instrText>
      </w:r>
      <w:r w:rsidR="00763E53">
        <w:fldChar w:fldCharType="separate"/>
      </w:r>
      <w:ins w:id="326" w:author="Steve Maas" w:date="2014-01-02T13:04:00Z">
        <w:r w:rsidR="00873D59">
          <w:t>3.4.1</w:t>
        </w:r>
      </w:ins>
      <w:del w:id="327" w:author="Steve Maas" w:date="2014-01-02T13:04:00Z">
        <w:r w:rsidR="00B951E2" w:rsidDel="00873D59">
          <w:delText>3.3.1</w:delText>
        </w:r>
      </w:del>
      <w:r w:rsidR="00763E53">
        <w:fldChar w:fldCharType="end"/>
      </w:r>
      <w:r>
        <w:t>)</w:t>
      </w:r>
      <w:r w:rsidR="00763E53">
        <w:t>.</w:t>
      </w:r>
      <w:r>
        <w:t xml:space="preserve"> </w:t>
      </w:r>
      <w:r w:rsidR="00763E53">
        <w:t>They</w:t>
      </w:r>
      <w:r>
        <w:t xml:space="preserve"> can be prescribed using the </w:t>
      </w:r>
      <w:r w:rsidR="00763E53">
        <w:rPr>
          <w:i/>
        </w:rPr>
        <w:t>velocity</w:t>
      </w:r>
      <w:r>
        <w:t xml:space="preserve"> sub-element.</w:t>
      </w:r>
    </w:p>
    <w:p w14:paraId="06353709" w14:textId="77777777" w:rsidR="00AE6F48" w:rsidRDefault="00AE6F48" w:rsidP="00AE6F48"/>
    <w:p w14:paraId="428D18FB" w14:textId="77777777" w:rsidR="008B734C" w:rsidRDefault="008B734C" w:rsidP="008B734C">
      <w:pPr>
        <w:pStyle w:val="Example"/>
      </w:pPr>
      <w:r>
        <w:t>Example:</w:t>
      </w:r>
    </w:p>
    <w:p w14:paraId="3A041E50" w14:textId="77777777" w:rsidR="008B734C" w:rsidRDefault="008B734C" w:rsidP="008B734C">
      <w:pPr>
        <w:pStyle w:val="code"/>
      </w:pPr>
      <w:r>
        <w:t>&lt;Initial&gt;</w:t>
      </w:r>
    </w:p>
    <w:p w14:paraId="4B0BC7B1" w14:textId="77777777" w:rsidR="008B734C" w:rsidRDefault="008B734C" w:rsidP="008B734C">
      <w:pPr>
        <w:pStyle w:val="code"/>
      </w:pPr>
      <w:r>
        <w:tab/>
        <w:t>&lt;velocity&gt;</w:t>
      </w:r>
    </w:p>
    <w:p w14:paraId="1DF8A8F8"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0.5</w:t>
      </w:r>
      <w:r w:rsidRPr="008B734C">
        <w:rPr>
          <w:rFonts w:ascii="Courier New" w:hAnsi="Courier New"/>
          <w:sz w:val="22"/>
        </w:rPr>
        <w:t xml:space="preserve">, </w:t>
      </w:r>
      <w:r>
        <w:rPr>
          <w:rFonts w:ascii="Courier New" w:hAnsi="Courier New"/>
          <w:sz w:val="22"/>
        </w:rPr>
        <w:t>1.0</w:t>
      </w:r>
      <w:r w:rsidRPr="008B734C">
        <w:rPr>
          <w:rFonts w:ascii="Courier New" w:hAnsi="Courier New"/>
          <w:sz w:val="22"/>
        </w:rPr>
        <w:t xml:space="preserve">, </w:t>
      </w:r>
      <w:r>
        <w:rPr>
          <w:rFonts w:ascii="Courier New" w:hAnsi="Courier New"/>
          <w:sz w:val="22"/>
        </w:rPr>
        <w:t>0</w:t>
      </w:r>
      <w:r w:rsidRPr="008B734C">
        <w:rPr>
          <w:rFonts w:ascii="Courier New" w:hAnsi="Courier New"/>
          <w:sz w:val="22"/>
        </w:rPr>
        <w:t>&lt;/node&gt;</w:t>
      </w:r>
    </w:p>
    <w:p w14:paraId="6776F980"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w:t>
      </w:r>
    </w:p>
    <w:p w14:paraId="5A4E814F" w14:textId="77777777" w:rsidR="008B734C" w:rsidRDefault="008B734C" w:rsidP="008B734C">
      <w:pPr>
        <w:rPr>
          <w:rFonts w:ascii="Courier New" w:hAnsi="Courier New"/>
          <w:sz w:val="22"/>
        </w:rPr>
      </w:pPr>
      <w:r>
        <w:rPr>
          <w:rFonts w:ascii="Courier New" w:hAnsi="Courier New"/>
          <w:sz w:val="22"/>
        </w:rPr>
        <w:tab/>
        <w:t>&lt;/velocity&gt;</w:t>
      </w:r>
    </w:p>
    <w:p w14:paraId="10C39D6D" w14:textId="77777777" w:rsidR="008B734C" w:rsidRPr="008B734C" w:rsidRDefault="008B734C" w:rsidP="008B734C">
      <w:pPr>
        <w:rPr>
          <w:rFonts w:ascii="Courier New" w:hAnsi="Courier New"/>
          <w:sz w:val="22"/>
        </w:rPr>
      </w:pPr>
      <w:r>
        <w:rPr>
          <w:rFonts w:ascii="Courier New" w:hAnsi="Courier New"/>
          <w:sz w:val="22"/>
        </w:rPr>
        <w:t>&lt;/Initial&gt;</w:t>
      </w:r>
    </w:p>
    <w:p w14:paraId="3B7B1D63" w14:textId="77777777" w:rsidR="00AE6F48" w:rsidRPr="003B58FB" w:rsidRDefault="00AE6F48" w:rsidP="00763E53"/>
    <w:p w14:paraId="7D23410B" w14:textId="77777777" w:rsidR="003B58FB" w:rsidRDefault="003B58FB" w:rsidP="003B58FB">
      <w:pPr>
        <w:pStyle w:val="Heading3"/>
      </w:pPr>
      <w:bookmarkStart w:id="328" w:name="_Toc385498429"/>
      <w:r>
        <w:t>Initial Nodal Effective Fluid Pressure</w:t>
      </w:r>
      <w:bookmarkEnd w:id="328"/>
    </w:p>
    <w:p w14:paraId="4C833A48" w14:textId="77777777" w:rsidR="003B58FB" w:rsidRDefault="003B58FB" w:rsidP="003B58FB">
      <w:r>
        <w:t xml:space="preserve">Initial nodal effective fluid pressures are needed in biphasic-solute and triphasic analyses. They can be prescribed using the </w:t>
      </w:r>
      <w:r>
        <w:rPr>
          <w:i/>
        </w:rPr>
        <w:t>fluid_pressure</w:t>
      </w:r>
      <w:r>
        <w:t xml:space="preserve"> sub-element.</w:t>
      </w:r>
    </w:p>
    <w:p w14:paraId="615FBC96" w14:textId="77777777" w:rsidR="003B58FB" w:rsidRDefault="003B58FB" w:rsidP="003B58FB"/>
    <w:p w14:paraId="30D2BDEE" w14:textId="77777777" w:rsidR="003B58FB" w:rsidRDefault="003B58FB" w:rsidP="003B58FB">
      <w:pPr>
        <w:pStyle w:val="Example"/>
      </w:pPr>
      <w:r>
        <w:t>Example:</w:t>
      </w:r>
    </w:p>
    <w:p w14:paraId="1FCD1B78" w14:textId="77777777" w:rsidR="003B58FB" w:rsidRDefault="003B58FB" w:rsidP="003B58FB">
      <w:pPr>
        <w:pStyle w:val="code"/>
      </w:pPr>
      <w:r>
        <w:t>&lt;Initial&gt;</w:t>
      </w:r>
    </w:p>
    <w:p w14:paraId="1AA3936D" w14:textId="77777777" w:rsidR="003B58FB" w:rsidRDefault="003B58FB" w:rsidP="003B58FB">
      <w:pPr>
        <w:pStyle w:val="code"/>
      </w:pPr>
      <w:r>
        <w:tab/>
        <w:t>&lt;fluid_pressure&gt;</w:t>
      </w:r>
    </w:p>
    <w:p w14:paraId="105B855B"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-2.477e-3</w:t>
      </w:r>
      <w:r w:rsidRPr="008B734C">
        <w:rPr>
          <w:rFonts w:ascii="Courier New" w:hAnsi="Courier New"/>
          <w:sz w:val="22"/>
        </w:rPr>
        <w:t>&lt;/node&gt;</w:t>
      </w:r>
    </w:p>
    <w:p w14:paraId="2217B5D9"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w:t>
      </w:r>
    </w:p>
    <w:p w14:paraId="02A80BBF" w14:textId="77777777" w:rsidR="003B58FB" w:rsidRDefault="003B58FB" w:rsidP="003B58FB">
      <w:pPr>
        <w:pStyle w:val="code"/>
      </w:pPr>
      <w:r>
        <w:tab/>
        <w:t>&lt;/fluid_pressure&gt;</w:t>
      </w:r>
    </w:p>
    <w:p w14:paraId="03D73D90" w14:textId="77777777" w:rsidR="003B58FB" w:rsidRPr="008B734C" w:rsidRDefault="003B58FB" w:rsidP="003B58FB">
      <w:pPr>
        <w:rPr>
          <w:rFonts w:ascii="Courier New" w:hAnsi="Courier New"/>
          <w:sz w:val="22"/>
        </w:rPr>
      </w:pPr>
      <w:r>
        <w:rPr>
          <w:rFonts w:ascii="Courier New" w:hAnsi="Courier New"/>
          <w:sz w:val="22"/>
        </w:rPr>
        <w:t>&lt;/Initial&gt;</w:t>
      </w:r>
    </w:p>
    <w:p w14:paraId="73616001" w14:textId="77777777" w:rsidR="003B58FB" w:rsidRPr="003B58FB" w:rsidRDefault="003B58FB" w:rsidP="003B58FB"/>
    <w:p w14:paraId="79ACFB04" w14:textId="77777777" w:rsidR="003841F2" w:rsidRDefault="003841F2" w:rsidP="003841F2">
      <w:pPr>
        <w:pStyle w:val="Heading3"/>
      </w:pPr>
      <w:bookmarkStart w:id="329" w:name="_Toc385498430"/>
      <w:r>
        <w:t>Initial Nodal Effective Concentration</w:t>
      </w:r>
      <w:bookmarkEnd w:id="329"/>
    </w:p>
    <w:p w14:paraId="7C26B253" w14:textId="77777777" w:rsidR="003841F2" w:rsidRDefault="003841F2" w:rsidP="003841F2">
      <w:r>
        <w:t xml:space="preserve">Initial nodal effective solute concentrations are needed in biphasic-solute and triphasic analyses. They can be prescribed using the </w:t>
      </w:r>
      <w:r>
        <w:rPr>
          <w:i/>
        </w:rPr>
        <w:t>concentration</w:t>
      </w:r>
      <w:r>
        <w:t xml:space="preserve"> sub-element.  An optional </w:t>
      </w:r>
      <w:r w:rsidRPr="003841F2">
        <w:rPr>
          <w:i/>
        </w:rPr>
        <w:t>sol</w:t>
      </w:r>
      <w:r>
        <w:t xml:space="preserve"> attribute may be provided to identify the solute to which this initial condition applies</w:t>
      </w:r>
      <w:r w:rsidR="00044C75">
        <w:t>, referencing the corresponding list in the Globals section (Section </w:t>
      </w:r>
      <w:r w:rsidR="00044C75">
        <w:fldChar w:fldCharType="begin"/>
      </w:r>
      <w:r w:rsidR="00044C75">
        <w:instrText xml:space="preserve"> REF _Ref188932792 \r \h </w:instrText>
      </w:r>
      <w:r w:rsidR="00044C75">
        <w:fldChar w:fldCharType="separate"/>
      </w:r>
      <w:ins w:id="330" w:author="Steve Maas" w:date="2014-01-02T13:04:00Z">
        <w:r w:rsidR="00873D59">
          <w:t>3.12.2</w:t>
        </w:r>
      </w:ins>
      <w:del w:id="331" w:author="Steve Maas" w:date="2014-01-02T13:04:00Z">
        <w:r w:rsidR="00B951E2" w:rsidDel="00873D59">
          <w:delText>3.10.2</w:delText>
        </w:r>
      </w:del>
      <w:r w:rsidR="00044C75">
        <w:fldChar w:fldCharType="end"/>
      </w:r>
      <w:r w:rsidR="00044C75">
        <w:t>)</w:t>
      </w:r>
      <w:r>
        <w:t>.  If not specified, the default is 1.</w:t>
      </w:r>
    </w:p>
    <w:p w14:paraId="73940D50" w14:textId="77777777" w:rsidR="003841F2" w:rsidRDefault="003841F2" w:rsidP="003841F2"/>
    <w:p w14:paraId="11CFBD50" w14:textId="77777777" w:rsidR="003841F2" w:rsidRDefault="003841F2" w:rsidP="003841F2">
      <w:pPr>
        <w:pStyle w:val="Example"/>
      </w:pPr>
      <w:r>
        <w:t>Example:</w:t>
      </w:r>
    </w:p>
    <w:p w14:paraId="699E544B" w14:textId="77777777" w:rsidR="003841F2" w:rsidRDefault="003841F2" w:rsidP="003841F2">
      <w:pPr>
        <w:pStyle w:val="code"/>
      </w:pPr>
      <w:r>
        <w:t>&lt;Initial&gt;</w:t>
      </w:r>
    </w:p>
    <w:p w14:paraId="7A149DDB" w14:textId="425EA03B" w:rsidR="003841F2" w:rsidRDefault="003841F2" w:rsidP="003841F2">
      <w:pPr>
        <w:pStyle w:val="code"/>
      </w:pPr>
      <w:r>
        <w:tab/>
        <w:t>&lt;</w:t>
      </w:r>
      <w:r w:rsidR="008E3DBE">
        <w:t>concentration sol=</w:t>
      </w:r>
      <w:r w:rsidR="00A75604">
        <w:t>"</w:t>
      </w:r>
      <w:r w:rsidR="008E3DBE">
        <w:t>1</w:t>
      </w:r>
      <w:r w:rsidR="00A75604">
        <w:t>"</w:t>
      </w:r>
      <w:r>
        <w:t>&gt;</w:t>
      </w:r>
    </w:p>
    <w:p w14:paraId="03F8C7E2"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sidR="008E3DBE">
        <w:rPr>
          <w:rFonts w:ascii="Courier New" w:hAnsi="Courier New"/>
          <w:sz w:val="22"/>
        </w:rPr>
        <w:t>1.0</w:t>
      </w:r>
      <w:r w:rsidRPr="008B734C">
        <w:rPr>
          <w:rFonts w:ascii="Courier New" w:hAnsi="Courier New"/>
          <w:sz w:val="22"/>
        </w:rPr>
        <w:t>&lt;/node&gt;</w:t>
      </w:r>
    </w:p>
    <w:p w14:paraId="7A18DD2C"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w:t>
      </w:r>
    </w:p>
    <w:p w14:paraId="26E9EA68" w14:textId="77777777" w:rsidR="003841F2" w:rsidRDefault="003841F2" w:rsidP="003841F2">
      <w:pPr>
        <w:pStyle w:val="code"/>
      </w:pPr>
      <w:r>
        <w:tab/>
        <w:t>&lt;/</w:t>
      </w:r>
      <w:r w:rsidR="008E3DBE">
        <w:t>concentration</w:t>
      </w:r>
      <w:r>
        <w:t>&gt;</w:t>
      </w:r>
    </w:p>
    <w:p w14:paraId="76D25059" w14:textId="77777777" w:rsidR="003841F2" w:rsidRPr="008B734C" w:rsidRDefault="003841F2" w:rsidP="003841F2">
      <w:pPr>
        <w:rPr>
          <w:rFonts w:ascii="Courier New" w:hAnsi="Courier New"/>
          <w:sz w:val="22"/>
        </w:rPr>
      </w:pPr>
      <w:r>
        <w:rPr>
          <w:rFonts w:ascii="Courier New" w:hAnsi="Courier New"/>
          <w:sz w:val="22"/>
        </w:rPr>
        <w:t>&lt;/Initial&gt;</w:t>
      </w:r>
    </w:p>
    <w:p w14:paraId="7D616BDA" w14:textId="77777777" w:rsidR="006A0BC1" w:rsidRPr="00214D8E" w:rsidRDefault="006A0BC1" w:rsidP="006A0BC1">
      <w:r>
        <w:br w:type="page"/>
      </w:r>
    </w:p>
    <w:p w14:paraId="1D737E69" w14:textId="77777777" w:rsidR="006A0BC1" w:rsidRDefault="006A0BC1" w:rsidP="006A0BC1">
      <w:pPr>
        <w:pStyle w:val="Heading2"/>
      </w:pPr>
      <w:bookmarkStart w:id="332" w:name="_Ref172095122"/>
      <w:bookmarkStart w:id="333" w:name="_Toc385498431"/>
      <w:r>
        <w:lastRenderedPageBreak/>
        <w:t>Boundary Section</w:t>
      </w:r>
      <w:bookmarkEnd w:id="332"/>
      <w:bookmarkEnd w:id="333"/>
    </w:p>
    <w:p w14:paraId="72C5517E" w14:textId="176A54EC" w:rsidR="006A0BC1" w:rsidRDefault="006A0BC1" w:rsidP="006A0BC1">
      <w:r>
        <w:t xml:space="preserve">The </w:t>
      </w:r>
      <w:r>
        <w:rPr>
          <w:i/>
        </w:rPr>
        <w:t>Boundary</w:t>
      </w:r>
      <w:r>
        <w:t xml:space="preserve"> section defines all </w:t>
      </w:r>
      <w:r w:rsidR="0098023B">
        <w:t>fixed</w:t>
      </w:r>
      <w:ins w:id="334" w:author="Steve Maas" w:date="2013-12-16T10:05:00Z">
        <w:r w:rsidR="00C80F4A">
          <w:t xml:space="preserve"> and</w:t>
        </w:r>
      </w:ins>
      <w:del w:id="335" w:author="Steve Maas" w:date="2013-12-16T10:05:00Z">
        <w:r w:rsidR="0098023B" w:rsidDel="00C80F4A">
          <w:delText>,</w:delText>
        </w:r>
      </w:del>
      <w:r w:rsidR="0098023B">
        <w:t xml:space="preserve"> prescribed </w:t>
      </w:r>
      <w:ins w:id="336" w:author="Steve Maas" w:date="2013-12-16T10:05:00Z">
        <w:r w:rsidR="00C80F4A">
          <w:t xml:space="preserve">boundary conditions </w:t>
        </w:r>
      </w:ins>
      <w:del w:id="337" w:author="Steve Maas" w:date="2013-12-16T10:05:00Z">
        <w:r w:rsidR="0098023B" w:rsidDel="00C80F4A">
          <w:delText xml:space="preserve">and contact </w:delText>
        </w:r>
        <w:r w:rsidDel="00C80F4A">
          <w:delText xml:space="preserve">boundary conditions </w:delText>
        </w:r>
      </w:del>
      <w:r>
        <w:t xml:space="preserve">that may be applied to the geometry. </w:t>
      </w:r>
    </w:p>
    <w:p w14:paraId="16D43654" w14:textId="77777777" w:rsidR="006A0BC1" w:rsidRDefault="006A0BC1" w:rsidP="006A0BC1"/>
    <w:p w14:paraId="6634E930" w14:textId="77777777" w:rsidR="006A0BC1" w:rsidRDefault="006A0BC1" w:rsidP="006A0BC1">
      <w:pPr>
        <w:pStyle w:val="Heading3"/>
      </w:pPr>
      <w:bookmarkStart w:id="338" w:name="_Ref172095051"/>
      <w:bookmarkStart w:id="339" w:name="_Toc385498432"/>
      <w:r>
        <w:t>Prescribed Nodal Degrees of Freedom</w:t>
      </w:r>
      <w:bookmarkEnd w:id="338"/>
      <w:bookmarkEnd w:id="339"/>
    </w:p>
    <w:p w14:paraId="16E2CAE1" w14:textId="5055D971" w:rsidR="006A0BC1" w:rsidRDefault="006A0BC1" w:rsidP="006A0BC1">
      <w:r>
        <w:t xml:space="preserve">Nodal degrees of freedom (dof) can be prescribed using the </w:t>
      </w:r>
      <w:r>
        <w:rPr>
          <w:i/>
        </w:rPr>
        <w:t>prescribe</w:t>
      </w:r>
      <w:r>
        <w:t xml:space="preserve"> sub-element.</w:t>
      </w:r>
      <w:ins w:id="340" w:author="Steve Maas" w:date="2013-12-16T10:07:00Z">
        <w:r w:rsidR="00C80F4A">
          <w:t xml:space="preserve"> This element has two required attributes (</w:t>
        </w:r>
        <w:r w:rsidR="00C80F4A" w:rsidRPr="00C80F4A">
          <w:rPr>
            <w:i/>
            <w:rPrChange w:id="341" w:author="Steve Maas" w:date="2013-12-16T10:08:00Z">
              <w:rPr/>
            </w:rPrChange>
          </w:rPr>
          <w:t>bc</w:t>
        </w:r>
        <w:r w:rsidR="00C80F4A">
          <w:t xml:space="preserve"> and </w:t>
        </w:r>
        <w:r w:rsidR="00C80F4A" w:rsidRPr="00C80F4A">
          <w:rPr>
            <w:i/>
            <w:rPrChange w:id="342" w:author="Steve Maas" w:date="2013-12-16T10:08:00Z">
              <w:rPr/>
            </w:rPrChange>
          </w:rPr>
          <w:t>lc</w:t>
        </w:r>
        <w:r w:rsidR="00C80F4A">
          <w:t>) and one optional attribute (</w:t>
        </w:r>
        <w:r w:rsidR="00C80F4A">
          <w:rPr>
            <w:i/>
          </w:rPr>
          <w:t>relative</w:t>
        </w:r>
      </w:ins>
      <w:ins w:id="343" w:author="Steve Maas" w:date="2013-12-16T10:08:00Z">
        <w:r w:rsidR="00C80F4A">
          <w:t>)</w:t>
        </w:r>
      </w:ins>
      <w:ins w:id="344" w:author="Steve Maas" w:date="2013-12-16T10:07:00Z">
        <w:r w:rsidR="00C80F4A">
          <w:t>.</w:t>
        </w:r>
      </w:ins>
      <w:ins w:id="345" w:author="Steve Maas" w:date="2013-12-16T10:08:00Z">
        <w:r w:rsidR="00C80F4A">
          <w:t xml:space="preserve"> </w:t>
        </w:r>
      </w:ins>
    </w:p>
    <w:p w14:paraId="158DD78F" w14:textId="77777777" w:rsidR="006A0BC1" w:rsidRDefault="006A0BC1" w:rsidP="006A0BC1"/>
    <w:p w14:paraId="7D9336CD" w14:textId="7AB9B2D1" w:rsidR="006A0BC1" w:rsidRDefault="006A0BC1" w:rsidP="006A0BC1">
      <w:pPr>
        <w:pStyle w:val="code"/>
      </w:pPr>
      <w:r>
        <w:t>&lt;prescribe</w:t>
      </w:r>
      <w:r w:rsidR="0089700F">
        <w:t xml:space="preserve"> </w:t>
      </w:r>
      <w:ins w:id="346" w:author="Steve Maas" w:date="2013-12-16T10:06:00Z">
        <w:r w:rsidR="00C80F4A">
          <w:t xml:space="preserve">bc="x" lc="1" </w:t>
        </w:r>
      </w:ins>
      <w:r w:rsidR="00BD6672">
        <w:t>[type=</w:t>
      </w:r>
      <w:r w:rsidR="00C65327">
        <w:t>"</w:t>
      </w:r>
      <w:r w:rsidR="001966F9">
        <w:t>type</w:t>
      </w:r>
      <w:r w:rsidR="00C65327">
        <w:t>"</w:t>
      </w:r>
      <w:r w:rsidR="00BD6672">
        <w:t>]</w:t>
      </w:r>
      <w:r w:rsidR="001966F9">
        <w:t xml:space="preserve"> [set="</w:t>
      </w:r>
      <w:r w:rsidR="001966F9" w:rsidRPr="001966F9">
        <w:rPr>
          <w:i/>
        </w:rPr>
        <w:t>nodeset</w:t>
      </w:r>
      <w:r w:rsidR="001966F9">
        <w:t>"] [scale="</w:t>
      </w:r>
      <w:r w:rsidR="001966F9">
        <w:rPr>
          <w:i/>
        </w:rPr>
        <w:t>scl</w:t>
      </w:r>
      <w:r w:rsidR="001966F9">
        <w:t>"]</w:t>
      </w:r>
      <w:r>
        <w:t>&gt;</w:t>
      </w:r>
    </w:p>
    <w:p w14:paraId="13AA5CF9" w14:textId="72187F41" w:rsidR="006A0BC1" w:rsidRPr="008C6399" w:rsidRDefault="006A0BC1" w:rsidP="006A0BC1">
      <w:pPr>
        <w:pStyle w:val="code"/>
      </w:pPr>
      <w:r>
        <w:tab/>
      </w:r>
      <w:r w:rsidRPr="008C6399">
        <w:t>&lt;node id=</w:t>
      </w:r>
      <w:r w:rsidR="00C65327" w:rsidRPr="00744FD9">
        <w:t>"</w:t>
      </w:r>
      <w:r w:rsidRPr="008C6399">
        <w:t>n</w:t>
      </w:r>
      <w:r w:rsidR="00C65327" w:rsidRPr="008C6399">
        <w:t>"</w:t>
      </w:r>
      <w:del w:id="347" w:author="Steve Maas" w:date="2013-12-16T10:07:00Z">
        <w:r w:rsidRPr="008C6399" w:rsidDel="00C80F4A">
          <w:delText xml:space="preserve"> bc=</w:delText>
        </w:r>
        <w:r w:rsidR="00C65327" w:rsidRPr="008C6399" w:rsidDel="00C80F4A">
          <w:delText>"</w:delText>
        </w:r>
        <w:r w:rsidRPr="008C6399" w:rsidDel="00C80F4A">
          <w:delText>x</w:delText>
        </w:r>
        <w:r w:rsidR="00C65327" w:rsidRPr="008C6399" w:rsidDel="00C80F4A">
          <w:delText>"</w:delText>
        </w:r>
        <w:r w:rsidRPr="008C6399" w:rsidDel="00C80F4A">
          <w:delText xml:space="preserve"> [lc=</w:delText>
        </w:r>
        <w:r w:rsidR="00C65327" w:rsidRPr="008C6399" w:rsidDel="00C80F4A">
          <w:delText>"</w:delText>
        </w:r>
        <w:r w:rsidRPr="008C6399" w:rsidDel="00C80F4A">
          <w:delText>1</w:delText>
        </w:r>
        <w:r w:rsidR="00C65327" w:rsidRPr="008C6399" w:rsidDel="00C80F4A">
          <w:delText>"</w:delText>
        </w:r>
        <w:r w:rsidRPr="008C6399" w:rsidDel="00C80F4A">
          <w:delText>]</w:delText>
        </w:r>
      </w:del>
      <w:r w:rsidRPr="008C6399">
        <w:t>&gt;2.3&lt;/node&gt;</w:t>
      </w:r>
    </w:p>
    <w:p w14:paraId="09BD71BC" w14:textId="77777777" w:rsidR="006A0BC1" w:rsidRPr="0075685A" w:rsidRDefault="006A0BC1" w:rsidP="006A0BC1">
      <w:pPr>
        <w:pStyle w:val="code"/>
      </w:pPr>
      <w:r w:rsidRPr="008C6399">
        <w:tab/>
      </w:r>
      <w:r w:rsidRPr="0075685A">
        <w:t>...</w:t>
      </w:r>
    </w:p>
    <w:p w14:paraId="43C0F264" w14:textId="77777777" w:rsidR="006A0BC1" w:rsidRDefault="006A0BC1" w:rsidP="006A0BC1">
      <w:pPr>
        <w:pStyle w:val="code"/>
      </w:pPr>
      <w:r w:rsidRPr="0075685A">
        <w:t>&lt;/</w:t>
      </w:r>
      <w:r>
        <w:t>prescribe&gt;</w:t>
      </w:r>
    </w:p>
    <w:p w14:paraId="5C1FCFE7" w14:textId="77777777" w:rsidR="006A0BC1" w:rsidRDefault="006A0BC1" w:rsidP="006A0BC1">
      <w:pPr>
        <w:pStyle w:val="code"/>
        <w:rPr>
          <w:ins w:id="348" w:author="Steve Maas" w:date="2013-12-16T10:08:00Z"/>
        </w:rPr>
      </w:pPr>
    </w:p>
    <w:p w14:paraId="6EE2AFDB" w14:textId="1222FCB3" w:rsidR="00C80F4A" w:rsidRDefault="00C80F4A" w:rsidP="00C80F4A">
      <w:moveToRangeStart w:id="349" w:author="Steve Maas" w:date="2013-12-16T10:08:00Z" w:name="move374951847"/>
      <w:moveTo w:id="350" w:author="Steve Maas" w:date="2013-12-16T10:08:00Z">
        <w:r>
          <w:t xml:space="preserve">The </w:t>
        </w:r>
        <w:r>
          <w:rPr>
            <w:i/>
          </w:rPr>
          <w:t>bc</w:t>
        </w:r>
        <w:r>
          <w:t xml:space="preserve"> attribute </w:t>
        </w:r>
        <w:del w:id="351" w:author="Steve Maas" w:date="2013-12-16T10:08:00Z">
          <w:r w:rsidDel="00C80F4A">
            <w:delText xml:space="preserve">in the </w:delText>
          </w:r>
          <w:r w:rsidDel="00C80F4A">
            <w:rPr>
              <w:i/>
            </w:rPr>
            <w:delText>node</w:delText>
          </w:r>
          <w:r w:rsidDel="00C80F4A">
            <w:delText xml:space="preserve"> tag </w:delText>
          </w:r>
        </w:del>
        <w:r>
          <w:t>specifies the particular degree of freedom. The following values are allowed:</w:t>
        </w:r>
      </w:moveTo>
    </w:p>
    <w:p w14:paraId="09815CF9" w14:textId="77777777" w:rsidR="00C80F4A" w:rsidRDefault="00C80F4A" w:rsidP="00C80F4A"/>
    <w:p w14:paraId="42D86C09" w14:textId="77777777" w:rsidR="00C80F4A" w:rsidRDefault="00C80F4A" w:rsidP="00C80F4A">
      <w:pPr>
        <w:tabs>
          <w:tab w:val="num" w:pos="720"/>
        </w:tabs>
        <w:ind w:left="720" w:hanging="360"/>
      </w:pPr>
      <w:moveTo w:id="352" w:author="Steve Maas" w:date="2013-12-16T10:08:00Z">
        <w:r w:rsidRPr="00B27FE9">
          <w:rPr>
            <w:rStyle w:val="codeChar"/>
          </w:rPr>
          <w:t>x</w:t>
        </w:r>
        <w:r>
          <w:t xml:space="preserve">: apply displacement in </w:t>
        </w:r>
        <w:r>
          <w:rPr>
            <w:i/>
          </w:rPr>
          <w:t>x</w:t>
        </w:r>
        <w:r>
          <w:t>-direction</w:t>
        </w:r>
      </w:moveTo>
    </w:p>
    <w:p w14:paraId="03B57C3A" w14:textId="77777777" w:rsidR="00C80F4A" w:rsidRDefault="00C80F4A" w:rsidP="00C80F4A">
      <w:pPr>
        <w:tabs>
          <w:tab w:val="num" w:pos="720"/>
        </w:tabs>
        <w:ind w:left="720" w:hanging="360"/>
      </w:pPr>
      <w:moveTo w:id="353" w:author="Steve Maas" w:date="2013-12-16T10:08:00Z">
        <w:r w:rsidRPr="00B27FE9">
          <w:rPr>
            <w:rStyle w:val="codeChar"/>
          </w:rPr>
          <w:t>y</w:t>
        </w:r>
        <w:r w:rsidRPr="0015798D">
          <w:t>:</w:t>
        </w:r>
        <w:r>
          <w:t xml:space="preserve"> apply displacement in </w:t>
        </w:r>
        <w:r>
          <w:rPr>
            <w:i/>
          </w:rPr>
          <w:t>y</w:t>
        </w:r>
        <w:r>
          <w:t>-direction</w:t>
        </w:r>
      </w:moveTo>
    </w:p>
    <w:p w14:paraId="646B6036" w14:textId="77777777" w:rsidR="00C80F4A" w:rsidRDefault="00C80F4A" w:rsidP="00C80F4A">
      <w:pPr>
        <w:tabs>
          <w:tab w:val="num" w:pos="720"/>
        </w:tabs>
        <w:ind w:left="720" w:hanging="360"/>
        <w:rPr>
          <w:ins w:id="354" w:author="Steve Maas" w:date="2013-12-16T10:09:00Z"/>
        </w:rPr>
      </w:pPr>
      <w:moveTo w:id="355" w:author="Steve Maas" w:date="2013-12-16T10:08:00Z">
        <w:r w:rsidRPr="00B27FE9">
          <w:rPr>
            <w:rStyle w:val="codeChar"/>
          </w:rPr>
          <w:t>z</w:t>
        </w:r>
        <w:r w:rsidRPr="0015798D">
          <w:t>:</w:t>
        </w:r>
        <w:r>
          <w:t xml:space="preserve"> apply displacement in </w:t>
        </w:r>
        <w:r>
          <w:rPr>
            <w:i/>
          </w:rPr>
          <w:t>z</w:t>
        </w:r>
        <w:r>
          <w:t>-direction</w:t>
        </w:r>
      </w:moveTo>
    </w:p>
    <w:p w14:paraId="6D0B36C5" w14:textId="28001338" w:rsidR="00C80F4A" w:rsidRDefault="00C80F4A" w:rsidP="00C80F4A">
      <w:pPr>
        <w:tabs>
          <w:tab w:val="num" w:pos="720"/>
        </w:tabs>
        <w:ind w:left="720" w:hanging="360"/>
        <w:rPr>
          <w:ins w:id="356" w:author="Steve Maas" w:date="2013-12-16T10:09:00Z"/>
        </w:rPr>
      </w:pPr>
      <w:ins w:id="357" w:author="Steve Maas" w:date="2013-12-16T10:09:00Z">
        <w:r>
          <w:rPr>
            <w:rStyle w:val="codeChar"/>
          </w:rPr>
          <w:t>u</w:t>
        </w:r>
        <w:r w:rsidRPr="0015798D">
          <w:t>:</w:t>
        </w:r>
        <w:r>
          <w:t xml:space="preserve"> apply rotation about x-direction</w:t>
        </w:r>
      </w:ins>
    </w:p>
    <w:p w14:paraId="25EE1380" w14:textId="513534F0" w:rsidR="00C80F4A" w:rsidRDefault="00C80F4A" w:rsidP="00602A42">
      <w:pPr>
        <w:tabs>
          <w:tab w:val="num" w:pos="720"/>
        </w:tabs>
        <w:ind w:left="720" w:hanging="360"/>
        <w:rPr>
          <w:ins w:id="358" w:author="Steve Maas" w:date="2013-12-16T10:09:00Z"/>
        </w:rPr>
      </w:pPr>
      <w:ins w:id="359" w:author="Steve Maas" w:date="2013-12-16T10:09:00Z">
        <w:r>
          <w:rPr>
            <w:rStyle w:val="codeChar"/>
          </w:rPr>
          <w:t>v</w:t>
        </w:r>
        <w:r w:rsidRPr="0015798D">
          <w:t>:</w:t>
        </w:r>
        <w:r>
          <w:t xml:space="preserve"> apply </w:t>
        </w:r>
      </w:ins>
      <w:ins w:id="360" w:author="Steve Maas" w:date="2013-12-16T10:10:00Z">
        <w:r>
          <w:t>rotation about y</w:t>
        </w:r>
      </w:ins>
      <w:ins w:id="361" w:author="Steve Maas" w:date="2013-12-16T10:09:00Z">
        <w:r>
          <w:t>-direction</w:t>
        </w:r>
      </w:ins>
    </w:p>
    <w:p w14:paraId="013CCC55" w14:textId="3614221C" w:rsidR="00C80F4A" w:rsidRDefault="00C80F4A" w:rsidP="00C80F4A">
      <w:pPr>
        <w:tabs>
          <w:tab w:val="num" w:pos="720"/>
        </w:tabs>
        <w:ind w:left="720" w:hanging="360"/>
        <w:rPr>
          <w:ins w:id="362" w:author="Steve Maas" w:date="2013-12-16T10:10:00Z"/>
        </w:rPr>
      </w:pPr>
      <w:ins w:id="363" w:author="Steve Maas" w:date="2013-12-16T10:10:00Z">
        <w:r>
          <w:rPr>
            <w:rStyle w:val="codeChar"/>
          </w:rPr>
          <w:t>w</w:t>
        </w:r>
        <w:r w:rsidRPr="0015798D">
          <w:t>:</w:t>
        </w:r>
        <w:r>
          <w:t xml:space="preserve"> apply rotation about </w:t>
        </w:r>
        <w:r>
          <w:rPr>
            <w:i/>
          </w:rPr>
          <w:t>z</w:t>
        </w:r>
        <w:r>
          <w:t>-direction</w:t>
        </w:r>
      </w:ins>
    </w:p>
    <w:p w14:paraId="63450923" w14:textId="624127E3" w:rsidR="00C80F4A" w:rsidDel="00C80F4A" w:rsidRDefault="00C80F4A" w:rsidP="00C80F4A">
      <w:pPr>
        <w:tabs>
          <w:tab w:val="num" w:pos="720"/>
        </w:tabs>
        <w:ind w:left="720" w:hanging="360"/>
        <w:rPr>
          <w:del w:id="364" w:author="Steve Maas" w:date="2013-12-16T10:09:00Z"/>
        </w:rPr>
      </w:pPr>
    </w:p>
    <w:p w14:paraId="0656D8BA" w14:textId="77777777" w:rsidR="00C80F4A" w:rsidRDefault="00C80F4A" w:rsidP="00C80F4A">
      <w:pPr>
        <w:tabs>
          <w:tab w:val="num" w:pos="720"/>
        </w:tabs>
        <w:ind w:left="720" w:hanging="360"/>
        <w:rPr>
          <w:ins w:id="365" w:author="Steve Maas" w:date="2013-12-16T10:10:00Z"/>
        </w:rPr>
      </w:pPr>
      <w:moveTo w:id="366" w:author="Steve Maas" w:date="2013-12-16T10:08:00Z">
        <w:r w:rsidRPr="00B27FE9">
          <w:rPr>
            <w:rStyle w:val="codeChar"/>
          </w:rPr>
          <w:t>p</w:t>
        </w:r>
        <w:r w:rsidRPr="00DC08E2">
          <w:t>:</w:t>
        </w:r>
        <w:r>
          <w:t xml:space="preserve"> apply prescribed effective fluid pressure</w:t>
        </w:r>
      </w:moveTo>
    </w:p>
    <w:p w14:paraId="2DAC56BD" w14:textId="4788597E" w:rsidR="00C80F4A" w:rsidRDefault="00C80F4A" w:rsidP="00C80F4A">
      <w:pPr>
        <w:tabs>
          <w:tab w:val="num" w:pos="720"/>
        </w:tabs>
        <w:ind w:left="720" w:hanging="360"/>
        <w:rPr>
          <w:ins w:id="367" w:author="Steve Maas" w:date="2013-12-16T10:10:00Z"/>
        </w:rPr>
      </w:pPr>
      <w:ins w:id="368" w:author="Steve Maas" w:date="2013-12-16T10:10:00Z">
        <w:r>
          <w:rPr>
            <w:rStyle w:val="codeChar"/>
          </w:rPr>
          <w:t>t</w:t>
        </w:r>
        <w:r w:rsidRPr="00DC08E2">
          <w:t>:</w:t>
        </w:r>
        <w:r>
          <w:t xml:space="preserve"> apply prescribed temperature (heat transfer analysis)</w:t>
        </w:r>
      </w:ins>
    </w:p>
    <w:p w14:paraId="54DDFF87" w14:textId="30B81894" w:rsidR="00C80F4A" w:rsidRDefault="00C80F4A" w:rsidP="00C80F4A">
      <w:pPr>
        <w:tabs>
          <w:tab w:val="num" w:pos="720"/>
        </w:tabs>
        <w:ind w:left="720" w:hanging="360"/>
      </w:pPr>
      <w:ins w:id="369" w:author="Steve Maas" w:date="2013-12-16T10:10:00Z">
        <w:r>
          <w:rPr>
            <w:rStyle w:val="codeChar"/>
          </w:rPr>
          <w:t>c</w:t>
        </w:r>
        <w:r w:rsidRPr="00DC08E2">
          <w:t>:</w:t>
        </w:r>
        <w:r>
          <w:t xml:space="preserve"> apply prescribed effective solute concentration (biphasic analysis)</w:t>
        </w:r>
      </w:ins>
    </w:p>
    <w:p w14:paraId="4CC51AA1" w14:textId="21EBA5BC" w:rsidR="00C80F4A" w:rsidRDefault="00C80F4A" w:rsidP="00C80F4A">
      <w:pPr>
        <w:tabs>
          <w:tab w:val="num" w:pos="720"/>
        </w:tabs>
        <w:ind w:left="720" w:hanging="360"/>
      </w:pPr>
      <w:moveTo w:id="370" w:author="Steve Maas" w:date="2013-12-16T10:08:00Z">
        <w:r w:rsidRPr="00B27FE9">
          <w:rPr>
            <w:rStyle w:val="codeChar"/>
          </w:rPr>
          <w:t>c</w:t>
        </w:r>
      </w:moveTo>
      <w:ins w:id="371" w:author="Steve Maas" w:date="2013-12-16T10:10:00Z">
        <w:r>
          <w:rPr>
            <w:rStyle w:val="codeChar"/>
          </w:rPr>
          <w:t>[</w:t>
        </w:r>
      </w:ins>
      <w:moveTo w:id="372" w:author="Steve Maas" w:date="2013-12-16T10:08:00Z">
        <w:r w:rsidRPr="00C849CE">
          <w:rPr>
            <w:rStyle w:val="codeChar"/>
            <w:i/>
          </w:rPr>
          <w:t>n</w:t>
        </w:r>
      </w:moveTo>
      <w:ins w:id="373" w:author="Steve Maas" w:date="2013-12-16T10:10:00Z">
        <w:r w:rsidRPr="00C80F4A">
          <w:rPr>
            <w:rStyle w:val="codeChar"/>
            <w:rPrChange w:id="374" w:author="Steve Maas" w:date="2013-12-16T10:10:00Z">
              <w:rPr>
                <w:rStyle w:val="codeChar"/>
                <w:i/>
              </w:rPr>
            </w:rPrChange>
          </w:rPr>
          <w:t>]</w:t>
        </w:r>
      </w:ins>
      <w:moveTo w:id="375" w:author="Steve Maas" w:date="2013-12-16T10:08:00Z">
        <w:r w:rsidRPr="00DC08E2">
          <w:t>:</w:t>
        </w:r>
        <w:r>
          <w:t xml:space="preserve"> apply prescribed effective solute concentration on solute </w:t>
        </w:r>
        <w:r w:rsidRPr="00747BBA">
          <w:rPr>
            <w:rStyle w:val="codeChar"/>
            <w:i/>
          </w:rPr>
          <w:t>n</w:t>
        </w:r>
      </w:moveTo>
    </w:p>
    <w:p w14:paraId="409B8222" w14:textId="244607F7" w:rsidR="00C80F4A" w:rsidRDefault="00C80F4A" w:rsidP="00C80F4A">
      <w:pPr>
        <w:tabs>
          <w:tab w:val="num" w:pos="720"/>
        </w:tabs>
        <w:ind w:left="720" w:hanging="360"/>
      </w:pPr>
      <w:moveTo w:id="376" w:author="Steve Maas" w:date="2013-12-16T10:08:00Z">
        <w:del w:id="377" w:author="Steve Maas" w:date="2013-12-16T10:10:00Z">
          <w:r w:rsidDel="00C80F4A">
            <w:rPr>
              <w:rStyle w:val="codeChar"/>
            </w:rPr>
            <w:delText>t</w:delText>
          </w:r>
          <w:r w:rsidRPr="00DC08E2" w:rsidDel="00C80F4A">
            <w:delText>:</w:delText>
          </w:r>
          <w:r w:rsidDel="00C80F4A">
            <w:delText xml:space="preserve"> apply prescribed temperature (heat transfer analysis)</w:delText>
          </w:r>
        </w:del>
      </w:moveTo>
    </w:p>
    <w:p w14:paraId="28DC1E8E" w14:textId="77777777" w:rsidR="00C80F4A" w:rsidRDefault="00C80F4A" w:rsidP="00C80F4A">
      <w:pPr>
        <w:tabs>
          <w:tab w:val="num" w:pos="720"/>
        </w:tabs>
        <w:ind w:left="720" w:hanging="360"/>
      </w:pPr>
    </w:p>
    <w:p w14:paraId="6841E66D" w14:textId="77777777" w:rsidR="00C80F4A" w:rsidRDefault="00C80F4A" w:rsidP="00C80F4A">
      <w:pPr>
        <w:rPr>
          <w:ins w:id="378" w:author="Steve Maas" w:date="2013-12-16T10:11:00Z"/>
        </w:rPr>
      </w:pPr>
      <w:moveTo w:id="379" w:author="Steve Maas" w:date="2013-12-16T10:08:00Z">
        <w:r>
          <w:t>For solutes, replace “</w:t>
        </w:r>
        <w:r w:rsidRPr="00747BBA">
          <w:rPr>
            <w:rStyle w:val="codeChar"/>
            <w:i/>
          </w:rPr>
          <w:t>n</w:t>
        </w:r>
        <w:r w:rsidRPr="00C849CE">
          <w:t>”</w:t>
        </w:r>
        <w:r>
          <w:t xml:space="preserve"> with the solute id from the global solute table (Section </w:t>
        </w:r>
        <w:r>
          <w:fldChar w:fldCharType="begin"/>
        </w:r>
        <w:r>
          <w:instrText xml:space="preserve"> REF _Ref188932792 \r \h </w:instrText>
        </w:r>
      </w:moveTo>
      <w:moveTo w:id="380" w:author="Steve Maas" w:date="2013-12-16T10:08:00Z">
        <w:r>
          <w:fldChar w:fldCharType="separate"/>
        </w:r>
      </w:moveTo>
      <w:ins w:id="381" w:author="Steve Maas" w:date="2014-01-02T13:04:00Z">
        <w:r w:rsidR="00873D59">
          <w:t>3.12.2</w:t>
        </w:r>
      </w:ins>
      <w:moveTo w:id="382" w:author="Steve Maas" w:date="2013-12-16T10:08:00Z">
        <w:del w:id="383" w:author="Steve Maas" w:date="2014-01-02T13:04:00Z">
          <w:r w:rsidDel="00873D59">
            <w:delText>3.10.2</w:delText>
          </w:r>
        </w:del>
        <w:r>
          <w:fldChar w:fldCharType="end"/>
        </w:r>
        <w:r>
          <w:t>); for example, “</w:t>
        </w:r>
        <w:r w:rsidRPr="00B27FE9">
          <w:rPr>
            <w:rStyle w:val="codeChar"/>
          </w:rPr>
          <w:t>c</w:t>
        </w:r>
        <w:r>
          <w:rPr>
            <w:rStyle w:val="codeChar"/>
          </w:rPr>
          <w:t>2</w:t>
        </w:r>
        <w:r w:rsidRPr="00C849CE">
          <w:t>”</w:t>
        </w:r>
        <w:r>
          <w:t xml:space="preserve">. </w:t>
        </w:r>
      </w:moveTo>
    </w:p>
    <w:p w14:paraId="67DB30BC" w14:textId="77777777" w:rsidR="00C80F4A" w:rsidRDefault="00C80F4A" w:rsidP="00C80F4A">
      <w:pPr>
        <w:rPr>
          <w:ins w:id="384" w:author="Steve Maas" w:date="2013-12-16T10:11:00Z"/>
        </w:rPr>
      </w:pPr>
    </w:p>
    <w:p w14:paraId="1F8CFD03" w14:textId="3364BFCA" w:rsidR="00C80F4A" w:rsidRDefault="00C80F4A" w:rsidP="00C80F4A">
      <w:ins w:id="385" w:author="Steve Maas" w:date="2013-12-16T10:11:00Z">
        <w:r>
          <w:t>The</w:t>
        </w:r>
      </w:ins>
      <w:moveTo w:id="386" w:author="Steve Maas" w:date="2013-12-16T10:08:00Z">
        <w:del w:id="387" w:author="Steve Maas" w:date="2013-12-16T10:11:00Z">
          <w:r w:rsidDel="00C80F4A">
            <w:delText>An</w:delText>
          </w:r>
        </w:del>
        <w:r>
          <w:t xml:space="preserve"> </w:t>
        </w:r>
        <w:del w:id="388" w:author="Steve Maas" w:date="2013-12-16T10:11:00Z">
          <w:r w:rsidDel="00C80F4A">
            <w:delText xml:space="preserve">optional </w:delText>
          </w:r>
        </w:del>
        <w:r>
          <w:t xml:space="preserve">loadcurve </w:t>
        </w:r>
        <w:del w:id="389" w:author="Steve Maas" w:date="2013-12-16T10:11:00Z">
          <w:r w:rsidDel="00C80F4A">
            <w:delText>can</w:delText>
          </w:r>
        </w:del>
      </w:moveTo>
      <w:ins w:id="390" w:author="Steve Maas" w:date="2013-12-16T10:11:00Z">
        <w:r>
          <w:t>is</w:t>
        </w:r>
      </w:ins>
      <w:moveTo w:id="391" w:author="Steve Maas" w:date="2013-12-16T10:08:00Z">
        <w:r>
          <w:t xml:space="preserve"> </w:t>
        </w:r>
        <w:del w:id="392" w:author="Steve Maas" w:date="2013-12-16T10:11:00Z">
          <w:r w:rsidDel="00C80F4A">
            <w:delText xml:space="preserve">be </w:delText>
          </w:r>
        </w:del>
        <w:r>
          <w:t xml:space="preserve">specified with the </w:t>
        </w:r>
        <w:r>
          <w:rPr>
            <w:i/>
          </w:rPr>
          <w:t>lc</w:t>
        </w:r>
        <w:r>
          <w:t xml:space="preserve"> attribute</w:t>
        </w:r>
        <w:del w:id="393" w:author="Steve Maas" w:date="2013-12-16T10:11:00Z">
          <w:r w:rsidDel="00C80F4A">
            <w:delText xml:space="preserve"> in the </w:delText>
          </w:r>
          <w:r w:rsidDel="00C80F4A">
            <w:rPr>
              <w:i/>
            </w:rPr>
            <w:delText>node</w:delText>
          </w:r>
          <w:r w:rsidDel="00C80F4A">
            <w:delText xml:space="preserve"> tag</w:delText>
          </w:r>
        </w:del>
        <w:r>
          <w:t xml:space="preserve">. The value of the </w:t>
        </w:r>
        <w:r w:rsidRPr="00146F8D">
          <w:rPr>
            <w:i/>
          </w:rPr>
          <w:t>lc</w:t>
        </w:r>
        <w:r>
          <w:t xml:space="preserve"> attribute is the ID of the loadcurve that is defined in the </w:t>
        </w:r>
        <w:r w:rsidRPr="00146F8D">
          <w:rPr>
            <w:i/>
          </w:rPr>
          <w:t>LoadData</w:t>
        </w:r>
        <w:r>
          <w:t xml:space="preserve"> section of the input file.</w:t>
        </w:r>
        <w:del w:id="394" w:author="Steve Maas" w:date="2013-12-16T10:12:00Z">
          <w:r w:rsidDel="00C80F4A">
            <w:delText xml:space="preserve"> If a loadcurve is not specified, the value will be automatically ramped from a value of 0 at time </w:delText>
          </w:r>
          <w:r w:rsidRPr="003353AC" w:rsidDel="00C80F4A">
            <w:rPr>
              <w:i/>
            </w:rPr>
            <w:delText>t</w:delText>
          </w:r>
          <w:r w:rsidDel="00C80F4A">
            <w:delText>=0 to the value specified in the xml file at the time corresponding to the end of the analysis (e.g. 2.3 in the example above).</w:delText>
          </w:r>
        </w:del>
      </w:moveTo>
    </w:p>
    <w:moveToRangeEnd w:id="349"/>
    <w:p w14:paraId="3E9ED874" w14:textId="77777777" w:rsidR="00C80F4A" w:rsidRDefault="00C80F4A" w:rsidP="006A0BC1">
      <w:pPr>
        <w:pStyle w:val="code"/>
        <w:rPr>
          <w:ins w:id="395" w:author="Steve Maas" w:date="2013-12-16T10:08:00Z"/>
        </w:rPr>
      </w:pPr>
    </w:p>
    <w:p w14:paraId="088399C6" w14:textId="3BAF039E" w:rsidR="00C80F4A" w:rsidDel="00C80F4A" w:rsidRDefault="00C80F4A" w:rsidP="006A0BC1">
      <w:pPr>
        <w:pStyle w:val="code"/>
        <w:rPr>
          <w:del w:id="396" w:author="Steve Maas" w:date="2013-12-16T10:08:00Z"/>
        </w:rPr>
      </w:pPr>
    </w:p>
    <w:p w14:paraId="4B77A822" w14:textId="77777777" w:rsidR="00BD6672" w:rsidRDefault="00BD6672" w:rsidP="00BD6672">
      <w:r w:rsidRPr="00BD6672">
        <w:t>The op</w:t>
      </w:r>
      <w:r>
        <w:t xml:space="preserve">tional </w:t>
      </w:r>
      <w:r>
        <w:rPr>
          <w:i/>
        </w:rPr>
        <w:t>type</w:t>
      </w:r>
      <w:r>
        <w:t xml:space="preserve"> attribute </w:t>
      </w:r>
      <w:r w:rsidR="00806BC8">
        <w:t xml:space="preserve">in the </w:t>
      </w:r>
      <w:r w:rsidR="00806BC8">
        <w:rPr>
          <w:i/>
        </w:rPr>
        <w:t>prescribe</w:t>
      </w:r>
      <w:r w:rsidR="00806BC8">
        <w:t xml:space="preserve"> tag </w:t>
      </w:r>
      <w:r>
        <w:t xml:space="preserve">allows users to choose between absolute (default) and relative boundary conditions. </w:t>
      </w:r>
      <w:r w:rsidR="00806BC8">
        <w:t xml:space="preserve"> Absolute boundary conditions assign the specified value to the desired nodal degree of freedom. </w:t>
      </w:r>
      <w:r>
        <w:t xml:space="preserve">Relative boundary conditions are meaningful only in multi-step analyses.  When a nodal degree of freedom is specified to be relative at a particular step, the value prescribed for that node is superposed over the </w:t>
      </w:r>
      <w:r w:rsidR="00806BC8">
        <w:t>value of that degree of freedom at the end of the preceding step.</w:t>
      </w:r>
    </w:p>
    <w:p w14:paraId="487A0AAD" w14:textId="77777777" w:rsidR="00806BC8" w:rsidRDefault="00806BC8" w:rsidP="00BD6672"/>
    <w:p w14:paraId="61543F60" w14:textId="7BF2C443" w:rsidR="006A0BC1" w:rsidDel="00C80F4A" w:rsidRDefault="001966F9" w:rsidP="006A0BC1">
      <w:pPr>
        <w:rPr>
          <w:del w:id="397" w:author="Steve Maas" w:date="2013-12-16T10:08:00Z"/>
        </w:rPr>
      </w:pPr>
      <w:r>
        <w:t xml:space="preserve">The node list can be defined either explicitly by defining a </w:t>
      </w:r>
      <w:r>
        <w:rPr>
          <w:i/>
        </w:rPr>
        <w:t xml:space="preserve">node </w:t>
      </w:r>
      <w:r>
        <w:t xml:space="preserve">tag for each node. </w:t>
      </w:r>
      <w:r w:rsidR="006A0BC1">
        <w:t xml:space="preserve">The </w:t>
      </w:r>
      <w:r w:rsidR="006A0BC1">
        <w:rPr>
          <w:i/>
        </w:rPr>
        <w:t>id</w:t>
      </w:r>
      <w:r w:rsidR="006A0BC1">
        <w:t xml:space="preserve"> attribute </w:t>
      </w:r>
      <w:r w:rsidR="00806BC8">
        <w:t xml:space="preserve">in the </w:t>
      </w:r>
      <w:r w:rsidR="00806BC8">
        <w:rPr>
          <w:i/>
        </w:rPr>
        <w:t>node</w:t>
      </w:r>
      <w:r w:rsidR="00806BC8">
        <w:t xml:space="preserve"> tag </w:t>
      </w:r>
      <w:r w:rsidR="006A0BC1">
        <w:t>indicates to which node this prescribed dof is applied.</w:t>
      </w:r>
      <w:moveFromRangeStart w:id="398" w:author="Steve Maas" w:date="2013-12-16T10:08:00Z" w:name="move374951847"/>
      <w:moveFrom w:id="399" w:author="Steve Maas" w:date="2013-12-16T10:08:00Z">
        <w:r w:rsidR="006A0BC1" w:rsidDel="00C80F4A">
          <w:t xml:space="preserve">The </w:t>
        </w:r>
        <w:r w:rsidR="006A0BC1" w:rsidDel="00C80F4A">
          <w:rPr>
            <w:i/>
          </w:rPr>
          <w:t>bc</w:t>
        </w:r>
        <w:r w:rsidR="006A0BC1" w:rsidDel="00C80F4A">
          <w:t xml:space="preserve"> attribute </w:t>
        </w:r>
        <w:r w:rsidR="00806BC8" w:rsidDel="00C80F4A">
          <w:t xml:space="preserve">in the </w:t>
        </w:r>
        <w:r w:rsidR="00806BC8" w:rsidDel="00C80F4A">
          <w:rPr>
            <w:i/>
          </w:rPr>
          <w:t>node</w:t>
        </w:r>
        <w:r w:rsidR="00806BC8" w:rsidDel="00C80F4A">
          <w:t xml:space="preserve"> tag </w:t>
        </w:r>
        <w:r w:rsidR="006A0BC1" w:rsidDel="00C80F4A">
          <w:t>specifies the particular degree of freedom. The following values are allowed:</w:t>
        </w:r>
      </w:moveFrom>
      <w:moveFromRangeEnd w:id="398"/>
      <w:r>
        <w:t xml:space="preserve"> </w:t>
      </w:r>
    </w:p>
    <w:p w14:paraId="78101D77" w14:textId="1D092FC9" w:rsidR="006A0BC1" w:rsidRDefault="006A0BC1" w:rsidP="006A0BC1">
      <w:r>
        <w:t xml:space="preserve">The value of the </w:t>
      </w:r>
      <w:r>
        <w:rPr>
          <w:i/>
        </w:rPr>
        <w:t xml:space="preserve">node </w:t>
      </w:r>
      <w:r>
        <w:t xml:space="preserve">element (e.g. 2.3 in the example above) is the value for the prescribed displacement. Note that </w:t>
      </w:r>
      <w:del w:id="400" w:author="Steve Maas" w:date="2013-12-16T10:12:00Z">
        <w:r w:rsidDel="00C80F4A">
          <w:delText xml:space="preserve">if a loadcurve is specified, </w:delText>
        </w:r>
      </w:del>
      <w:r>
        <w:t>this value scales the value determined by the loadcurve.</w:t>
      </w:r>
    </w:p>
    <w:p w14:paraId="2B60316E" w14:textId="285822AF" w:rsidR="001966F9" w:rsidRDefault="001966F9" w:rsidP="006A0BC1">
      <w:r>
        <w:lastRenderedPageBreak/>
        <w:t xml:space="preserve">Alternatively, the node list can be defined through the </w:t>
      </w:r>
      <w:r>
        <w:rPr>
          <w:i/>
        </w:rPr>
        <w:t xml:space="preserve">set </w:t>
      </w:r>
      <w:r>
        <w:t xml:space="preserve">attribute. In this case the name of the set refers to a previously defined node set. The optional attribute </w:t>
      </w:r>
      <w:r>
        <w:rPr>
          <w:i/>
        </w:rPr>
        <w:t xml:space="preserve">scale </w:t>
      </w:r>
      <w:r>
        <w:t>can now be used to define the scale value. This value scales the value determined by the load curve. For example,</w:t>
      </w:r>
    </w:p>
    <w:p w14:paraId="02F912F0" w14:textId="77777777" w:rsidR="001966F9" w:rsidRDefault="001966F9" w:rsidP="006A0BC1"/>
    <w:p w14:paraId="6F6EC75C" w14:textId="450C9D44" w:rsidR="001966F9" w:rsidRDefault="001966F9" w:rsidP="001966F9">
      <w:pPr>
        <w:pStyle w:val="Code0"/>
      </w:pPr>
      <w:r>
        <w:t>&lt;prescribe bc="x" lc="1" set="nodeset1" scale="1.0"/&gt;</w:t>
      </w:r>
    </w:p>
    <w:p w14:paraId="58374E78" w14:textId="77777777" w:rsidR="001966F9" w:rsidRDefault="001966F9" w:rsidP="006A0BC1"/>
    <w:p w14:paraId="5CCA3998" w14:textId="75D20833" w:rsidR="001966F9" w:rsidRPr="001966F9" w:rsidRDefault="001966F9" w:rsidP="006A0BC1">
      <w:r>
        <w:t xml:space="preserve">Here, </w:t>
      </w:r>
      <w:r>
        <w:rPr>
          <w:i/>
        </w:rPr>
        <w:t xml:space="preserve">nodeset1 </w:t>
      </w:r>
      <w:r>
        <w:t xml:space="preserve">is the name of a node set defined in the Geometry section. See section </w:t>
      </w:r>
      <w:r>
        <w:fldChar w:fldCharType="begin"/>
      </w:r>
      <w:r>
        <w:instrText xml:space="preserve"> REF _Ref378149880 \r \h </w:instrText>
      </w:r>
      <w:r>
        <w:fldChar w:fldCharType="separate"/>
      </w:r>
      <w:r>
        <w:t>3.7.5</w:t>
      </w:r>
      <w:r>
        <w:fldChar w:fldCharType="end"/>
      </w:r>
      <w:r>
        <w:t xml:space="preserve"> for more information on how to define node sets.</w:t>
      </w:r>
    </w:p>
    <w:p w14:paraId="1D474509" w14:textId="77777777" w:rsidR="00806BC8" w:rsidRPr="00146F8D" w:rsidRDefault="00806BC8" w:rsidP="006A0BC1"/>
    <w:p w14:paraId="523025D6" w14:textId="77777777" w:rsidR="006A0BC1" w:rsidRPr="0075685A" w:rsidRDefault="00806BC8" w:rsidP="00806BC8">
      <w:pPr>
        <w:pStyle w:val="Heading3"/>
      </w:pPr>
      <w:bookmarkStart w:id="401" w:name="_Toc385498433"/>
      <w:r>
        <w:t>Fixed Nodal Degrees of Freedom</w:t>
      </w:r>
      <w:bookmarkEnd w:id="401"/>
    </w:p>
    <w:p w14:paraId="1C286C18" w14:textId="77777777" w:rsidR="006A0BC1" w:rsidRDefault="006A0BC1" w:rsidP="006A0BC1">
      <w:r>
        <w:t xml:space="preserve">Degrees of freedom that are fixed (in other words, constrained, or are always zero) can be defined using the </w:t>
      </w:r>
      <w:r>
        <w:rPr>
          <w:i/>
        </w:rPr>
        <w:t>fix</w:t>
      </w:r>
      <w:r>
        <w:t xml:space="preserve"> element:</w:t>
      </w:r>
    </w:p>
    <w:p w14:paraId="55C79707" w14:textId="77777777" w:rsidR="006A0BC1" w:rsidRDefault="006A0BC1" w:rsidP="006A0BC1">
      <w:pPr>
        <w:pStyle w:val="code"/>
      </w:pPr>
    </w:p>
    <w:p w14:paraId="64F9DE3A" w14:textId="7EE1D9DF" w:rsidR="006A0BC1" w:rsidRPr="00B92C1F" w:rsidRDefault="006A0BC1" w:rsidP="006A0BC1">
      <w:pPr>
        <w:pStyle w:val="code"/>
      </w:pPr>
      <w:r w:rsidRPr="00B92C1F">
        <w:t>&lt;fix</w:t>
      </w:r>
      <w:ins w:id="402" w:author="Steve Maas" w:date="2013-12-16T10:12:00Z">
        <w:r w:rsidR="00C80F4A">
          <w:t xml:space="preserve"> bc="</w:t>
        </w:r>
      </w:ins>
      <w:ins w:id="403" w:author="Steve Maas" w:date="2013-12-16T10:13:00Z">
        <w:r w:rsidR="00C80F4A">
          <w:t>x"</w:t>
        </w:r>
      </w:ins>
      <w:r w:rsidR="00A37014">
        <w:t xml:space="preserve"> [set="</w:t>
      </w:r>
      <w:r w:rsidR="00A37014" w:rsidRPr="00A37014">
        <w:rPr>
          <w:i/>
        </w:rPr>
        <w:t>nodeset</w:t>
      </w:r>
      <w:r w:rsidR="00A37014">
        <w:t>"]</w:t>
      </w:r>
      <w:r w:rsidRPr="00B92C1F">
        <w:t>&gt;</w:t>
      </w:r>
    </w:p>
    <w:p w14:paraId="60CF4C7B" w14:textId="4299C12E" w:rsidR="006A0BC1" w:rsidRPr="00C52231" w:rsidRDefault="006A0BC1" w:rsidP="006A0BC1">
      <w:pPr>
        <w:pStyle w:val="code"/>
      </w:pPr>
      <w:r w:rsidRPr="00B92C1F">
        <w:tab/>
      </w:r>
      <w:r w:rsidRPr="00C52231">
        <w:t>&lt;node id=</w:t>
      </w:r>
      <w:r w:rsidR="003977FB" w:rsidRPr="00C52231">
        <w:t>"</w:t>
      </w:r>
      <w:r w:rsidRPr="00C52231">
        <w:t>n</w:t>
      </w:r>
      <w:r w:rsidR="003977FB" w:rsidRPr="00C52231">
        <w:t>"</w:t>
      </w:r>
      <w:del w:id="404" w:author="Steve Maas" w:date="2013-12-16T10:13:00Z">
        <w:r w:rsidRPr="00C52231" w:rsidDel="00C80F4A">
          <w:delText xml:space="preserve"> bc=</w:delText>
        </w:r>
        <w:r w:rsidR="003977FB" w:rsidRPr="00C52231" w:rsidDel="00C80F4A">
          <w:delText>"</w:delText>
        </w:r>
        <w:r w:rsidRPr="00C52231" w:rsidDel="00C80F4A">
          <w:delText>x</w:delText>
        </w:r>
        <w:r w:rsidR="003977FB" w:rsidRPr="00C52231" w:rsidDel="00C80F4A">
          <w:delText>"</w:delText>
        </w:r>
      </w:del>
      <w:r w:rsidRPr="00C52231">
        <w:t>/&gt;</w:t>
      </w:r>
    </w:p>
    <w:p w14:paraId="0BB5FCBA" w14:textId="77777777" w:rsidR="006A0BC1" w:rsidRPr="0089696A" w:rsidRDefault="006A0BC1" w:rsidP="006A0BC1">
      <w:pPr>
        <w:pStyle w:val="code"/>
      </w:pPr>
      <w:r w:rsidRPr="00C52231">
        <w:tab/>
      </w:r>
      <w:r w:rsidRPr="0089696A">
        <w:t>...</w:t>
      </w:r>
    </w:p>
    <w:p w14:paraId="5FAD3094" w14:textId="77777777" w:rsidR="006A0BC1" w:rsidRPr="0075685A" w:rsidRDefault="006A0BC1" w:rsidP="006A0BC1">
      <w:pPr>
        <w:pStyle w:val="code"/>
      </w:pPr>
      <w:r w:rsidRPr="0075685A">
        <w:t>&lt;/fix&gt;</w:t>
      </w:r>
    </w:p>
    <w:p w14:paraId="122D82C6" w14:textId="77777777" w:rsidR="006A0BC1" w:rsidRDefault="006A0BC1" w:rsidP="006A0BC1">
      <w:pPr>
        <w:pStyle w:val="code"/>
      </w:pPr>
    </w:p>
    <w:p w14:paraId="76FE93B5" w14:textId="060C19A7" w:rsidR="006A0BC1" w:rsidRDefault="006A0BC1" w:rsidP="006A0BC1">
      <w:r>
        <w:t xml:space="preserve">Although the </w:t>
      </w:r>
      <w:r>
        <w:rPr>
          <w:i/>
        </w:rPr>
        <w:t xml:space="preserve">prescribe </w:t>
      </w:r>
      <w:r>
        <w:t xml:space="preserve">element with a value of zero for the </w:t>
      </w:r>
      <w:r>
        <w:rPr>
          <w:i/>
        </w:rPr>
        <w:t xml:space="preserve">node </w:t>
      </w:r>
      <w:r>
        <w:t xml:space="preserve">tags can also be used to fix a certain nodal degree of freedom, the user should use the </w:t>
      </w:r>
      <w:r>
        <w:rPr>
          <w:i/>
        </w:rPr>
        <w:t xml:space="preserve">fix </w:t>
      </w:r>
      <w:r>
        <w:t xml:space="preserve">element whenever possible, since this option causes the equation corresponding to the constrained degree of freedom to be removed from the linear system of equations. </w:t>
      </w:r>
      <w:ins w:id="405" w:author="Steve Maas" w:date="2013-12-16T10:13:00Z">
        <w:r w:rsidR="00C80F4A">
          <w:t xml:space="preserve">This results in fewer equations that need to be solved for and </w:t>
        </w:r>
      </w:ins>
      <w:del w:id="406" w:author="Steve Maas" w:date="2013-12-16T10:13:00Z">
        <w:r w:rsidDel="00C80F4A">
          <w:delText>T</w:delText>
        </w:r>
      </w:del>
      <w:ins w:id="407" w:author="Steve Maas" w:date="2013-12-16T10:13:00Z">
        <w:r w:rsidR="00C80F4A">
          <w:t>t</w:t>
        </w:r>
      </w:ins>
      <w:r>
        <w:t>h</w:t>
      </w:r>
      <w:del w:id="408" w:author="Steve Maas" w:date="2013-12-16T10:13:00Z">
        <w:r w:rsidDel="00C80F4A">
          <w:delText>i</w:delText>
        </w:r>
      </w:del>
      <w:ins w:id="409" w:author="Steve Maas" w:date="2013-12-16T10:13:00Z">
        <w:r w:rsidR="00C80F4A">
          <w:t>u</w:t>
        </w:r>
      </w:ins>
      <w:r>
        <w:t>s reduces the run time of the FE analysis.</w:t>
      </w:r>
    </w:p>
    <w:p w14:paraId="17942DB8" w14:textId="77777777" w:rsidR="00A37014" w:rsidRDefault="00A37014" w:rsidP="006A0BC1"/>
    <w:p w14:paraId="2AAAB7D3" w14:textId="566D784E" w:rsidR="00A37014" w:rsidRDefault="00A37014" w:rsidP="006A0BC1">
      <w:r>
        <w:t xml:space="preserve">The nodes can be defined explicitly by adding a list of </w:t>
      </w:r>
      <w:r>
        <w:rPr>
          <w:i/>
        </w:rPr>
        <w:t xml:space="preserve">node </w:t>
      </w:r>
      <w:r>
        <w:t>tags. The ID attribute of each node tag then defines the node to which to apply the constraint. For example,</w:t>
      </w:r>
    </w:p>
    <w:p w14:paraId="570ADA81" w14:textId="77777777" w:rsidR="00A37014" w:rsidRDefault="00A37014" w:rsidP="006A0BC1"/>
    <w:p w14:paraId="29F1AEE3" w14:textId="67D4C582" w:rsidR="00A37014" w:rsidRDefault="00A37014" w:rsidP="00A37014">
      <w:pPr>
        <w:pStyle w:val="Code0"/>
      </w:pPr>
      <w:r>
        <w:t>&lt;fix bc="x"&gt;</w:t>
      </w:r>
    </w:p>
    <w:p w14:paraId="0E8D8FDD" w14:textId="4703A6A5" w:rsidR="00A37014" w:rsidRDefault="00A37014" w:rsidP="00A37014">
      <w:pPr>
        <w:pStyle w:val="Code0"/>
      </w:pPr>
      <w:r>
        <w:tab/>
        <w:t>&lt;node id="1"/&gt;</w:t>
      </w:r>
    </w:p>
    <w:p w14:paraId="0A9D138C" w14:textId="5798D824" w:rsidR="00A37014" w:rsidRDefault="00A37014" w:rsidP="00A37014">
      <w:pPr>
        <w:pStyle w:val="Code0"/>
      </w:pPr>
      <w:r>
        <w:tab/>
        <w:t>...</w:t>
      </w:r>
    </w:p>
    <w:p w14:paraId="6EE534C4" w14:textId="6A263804" w:rsidR="00A37014" w:rsidRDefault="00A37014" w:rsidP="00A37014">
      <w:pPr>
        <w:pStyle w:val="Code0"/>
      </w:pPr>
      <w:r>
        <w:t>&lt;/fix&gt;</w:t>
      </w:r>
    </w:p>
    <w:p w14:paraId="40AD2253" w14:textId="77777777" w:rsidR="00A37014" w:rsidRDefault="00A37014" w:rsidP="006A0BC1"/>
    <w:p w14:paraId="4D0AA9C3" w14:textId="00B34FC7" w:rsidR="00A37014" w:rsidRDefault="00A37014" w:rsidP="006A0BC1">
      <w:r>
        <w:t xml:space="preserve">Alternatively, the node list can be defined through the </w:t>
      </w:r>
      <w:r>
        <w:rPr>
          <w:i/>
        </w:rPr>
        <w:t xml:space="preserve">set </w:t>
      </w:r>
      <w:r>
        <w:t xml:space="preserve">attribute. In this case, the value of the set attribute is the name of a previously defined node set. </w:t>
      </w:r>
    </w:p>
    <w:p w14:paraId="540FE439" w14:textId="77777777" w:rsidR="00A37014" w:rsidRDefault="00A37014" w:rsidP="006A0BC1"/>
    <w:p w14:paraId="4E682556" w14:textId="2C3748CF" w:rsidR="00A37014" w:rsidRDefault="00A37014" w:rsidP="00A37014">
      <w:pPr>
        <w:pStyle w:val="Code0"/>
      </w:pPr>
      <w:r>
        <w:t>&lt;fix bc="x" set="nodeset1"/&gt;</w:t>
      </w:r>
    </w:p>
    <w:p w14:paraId="07A7E0CF" w14:textId="77777777" w:rsidR="00A37014" w:rsidRDefault="00A37014" w:rsidP="006A0BC1"/>
    <w:p w14:paraId="7A083C70" w14:textId="53046A20" w:rsidR="00A37014" w:rsidRPr="00A37014" w:rsidRDefault="00A37014" w:rsidP="006A0BC1">
      <w:r>
        <w:t xml:space="preserve">Here, </w:t>
      </w:r>
      <w:r>
        <w:rPr>
          <w:i/>
        </w:rPr>
        <w:t xml:space="preserve">nodeset1 </w:t>
      </w:r>
      <w:r>
        <w:t>refers to a node set that is defined in the Geometry section of the input file.</w:t>
      </w:r>
      <w:r w:rsidR="001966F9">
        <w:t xml:space="preserve"> See section </w:t>
      </w:r>
      <w:r w:rsidR="001966F9">
        <w:fldChar w:fldCharType="begin"/>
      </w:r>
      <w:r w:rsidR="001966F9">
        <w:instrText xml:space="preserve"> REF _Ref378149880 \r \h </w:instrText>
      </w:r>
      <w:r w:rsidR="001966F9">
        <w:fldChar w:fldCharType="separate"/>
      </w:r>
      <w:r w:rsidR="001966F9">
        <w:t>3.7.5</w:t>
      </w:r>
      <w:r w:rsidR="001966F9">
        <w:fldChar w:fldCharType="end"/>
      </w:r>
      <w:r w:rsidR="001966F9">
        <w:t xml:space="preserve"> for more information on defining node sets.</w:t>
      </w:r>
    </w:p>
    <w:p w14:paraId="656106C2" w14:textId="77777777" w:rsidR="00602A42" w:rsidRDefault="00602A42">
      <w:pPr>
        <w:jc w:val="left"/>
        <w:rPr>
          <w:ins w:id="410" w:author="Steve Maas" w:date="2013-12-16T10:16:00Z"/>
          <w:rFonts w:cs="Arial"/>
          <w:b/>
          <w:bCs/>
          <w:iCs/>
          <w:sz w:val="36"/>
          <w:szCs w:val="28"/>
        </w:rPr>
      </w:pPr>
      <w:bookmarkStart w:id="411" w:name="_Toc315942749"/>
      <w:bookmarkStart w:id="412" w:name="_Toc315943013"/>
      <w:bookmarkStart w:id="413" w:name="_Toc315943277"/>
      <w:bookmarkStart w:id="414" w:name="_Toc315942751"/>
      <w:bookmarkStart w:id="415" w:name="_Toc315943015"/>
      <w:bookmarkStart w:id="416" w:name="_Toc315943279"/>
      <w:bookmarkStart w:id="417" w:name="_Toc315942753"/>
      <w:bookmarkStart w:id="418" w:name="_Toc315943017"/>
      <w:bookmarkStart w:id="419" w:name="_Toc315943281"/>
      <w:bookmarkStart w:id="420" w:name="_Toc315942755"/>
      <w:bookmarkStart w:id="421" w:name="_Toc315943019"/>
      <w:bookmarkStart w:id="422" w:name="_Toc315943283"/>
      <w:bookmarkStart w:id="423" w:name="_Toc315942758"/>
      <w:bookmarkStart w:id="424" w:name="_Toc315943022"/>
      <w:bookmarkStart w:id="425" w:name="_Toc315943286"/>
      <w:bookmarkStart w:id="426" w:name="_Toc315942763"/>
      <w:bookmarkStart w:id="427" w:name="_Toc315943027"/>
      <w:bookmarkStart w:id="428" w:name="_Toc315943291"/>
      <w:bookmarkStart w:id="429" w:name="_Toc315942764"/>
      <w:bookmarkStart w:id="430" w:name="_Toc315943028"/>
      <w:bookmarkStart w:id="431" w:name="_Toc315943292"/>
      <w:bookmarkStart w:id="432" w:name="_Toc315942765"/>
      <w:bookmarkStart w:id="433" w:name="_Toc315943029"/>
      <w:bookmarkStart w:id="434" w:name="_Toc315943293"/>
      <w:bookmarkStart w:id="435" w:name="_Toc315942768"/>
      <w:bookmarkStart w:id="436" w:name="_Toc315943032"/>
      <w:bookmarkStart w:id="437" w:name="_Toc315943296"/>
      <w:bookmarkStart w:id="438" w:name="_Toc315942770"/>
      <w:bookmarkStart w:id="439" w:name="_Toc315943034"/>
      <w:bookmarkStart w:id="440" w:name="_Toc315943298"/>
      <w:bookmarkStart w:id="441" w:name="_Toc315942775"/>
      <w:bookmarkStart w:id="442" w:name="_Toc315943039"/>
      <w:bookmarkStart w:id="443" w:name="_Toc315943303"/>
      <w:bookmarkStart w:id="444" w:name="_Toc315942777"/>
      <w:bookmarkStart w:id="445" w:name="_Toc315943041"/>
      <w:bookmarkStart w:id="446" w:name="_Toc315943305"/>
      <w:bookmarkStart w:id="447" w:name="_Toc315942782"/>
      <w:bookmarkStart w:id="448" w:name="_Toc315943046"/>
      <w:bookmarkStart w:id="449" w:name="_Toc315943310"/>
      <w:bookmarkStart w:id="450" w:name="_Toc315942784"/>
      <w:bookmarkStart w:id="451" w:name="_Toc315943048"/>
      <w:bookmarkStart w:id="452" w:name="_Toc315943312"/>
      <w:bookmarkStart w:id="453" w:name="_Toc315942786"/>
      <w:bookmarkStart w:id="454" w:name="_Toc315943050"/>
      <w:bookmarkStart w:id="455" w:name="_Toc315943314"/>
      <w:bookmarkStart w:id="456" w:name="_Toc315942806"/>
      <w:bookmarkStart w:id="457" w:name="_Toc315943070"/>
      <w:bookmarkStart w:id="458" w:name="_Toc315943334"/>
      <w:bookmarkStart w:id="459" w:name="_Toc315942809"/>
      <w:bookmarkStart w:id="460" w:name="_Toc315943073"/>
      <w:bookmarkStart w:id="461" w:name="_Toc315943337"/>
      <w:bookmarkStart w:id="462" w:name="_Toc315942810"/>
      <w:bookmarkStart w:id="463" w:name="_Toc315943074"/>
      <w:bookmarkStart w:id="464" w:name="_Toc315943338"/>
      <w:bookmarkStart w:id="465" w:name="_Toc315942811"/>
      <w:bookmarkStart w:id="466" w:name="_Toc315943075"/>
      <w:bookmarkStart w:id="467" w:name="_Toc315943339"/>
      <w:bookmarkStart w:id="468" w:name="_Toc315942816"/>
      <w:bookmarkStart w:id="469" w:name="_Toc315943080"/>
      <w:bookmarkStart w:id="470" w:name="_Toc315943344"/>
      <w:bookmarkStart w:id="471" w:name="_Toc315942818"/>
      <w:bookmarkStart w:id="472" w:name="_Toc315943082"/>
      <w:bookmarkStart w:id="473" w:name="_Toc315943346"/>
      <w:bookmarkStart w:id="474" w:name="_Toc315942820"/>
      <w:bookmarkStart w:id="475" w:name="_Toc315943084"/>
      <w:bookmarkStart w:id="476" w:name="_Toc315943348"/>
      <w:bookmarkStart w:id="477" w:name="_Toc315942822"/>
      <w:bookmarkStart w:id="478" w:name="_Toc315943086"/>
      <w:bookmarkStart w:id="479" w:name="_Toc315943350"/>
      <w:bookmarkStart w:id="480" w:name="_Toc315942824"/>
      <w:bookmarkStart w:id="481" w:name="_Toc315943088"/>
      <w:bookmarkStart w:id="482" w:name="_Toc315943352"/>
      <w:bookmarkStart w:id="483" w:name="_Toc315942829"/>
      <w:bookmarkStart w:id="484" w:name="_Toc315943093"/>
      <w:bookmarkStart w:id="485" w:name="_Toc315943357"/>
      <w:bookmarkStart w:id="486" w:name="_Toc315942831"/>
      <w:bookmarkStart w:id="487" w:name="_Toc315943095"/>
      <w:bookmarkStart w:id="488" w:name="_Toc315943359"/>
      <w:bookmarkStart w:id="489" w:name="_Toc315942833"/>
      <w:bookmarkStart w:id="490" w:name="_Toc315943097"/>
      <w:bookmarkStart w:id="491" w:name="_Toc315943361"/>
      <w:bookmarkStart w:id="492" w:name="_Toc315942834"/>
      <w:bookmarkStart w:id="493" w:name="_Toc315943098"/>
      <w:bookmarkStart w:id="494" w:name="_Toc315943362"/>
      <w:bookmarkStart w:id="495" w:name="_Toc315942839"/>
      <w:bookmarkStart w:id="496" w:name="_Toc315943103"/>
      <w:bookmarkStart w:id="497" w:name="_Toc315943367"/>
      <w:bookmarkStart w:id="498" w:name="_Toc315942840"/>
      <w:bookmarkStart w:id="499" w:name="_Toc315943104"/>
      <w:bookmarkStart w:id="500" w:name="_Toc315943368"/>
      <w:bookmarkStart w:id="501" w:name="_Toc315942841"/>
      <w:bookmarkStart w:id="502" w:name="_Toc315943105"/>
      <w:bookmarkStart w:id="503" w:name="_Toc315943369"/>
      <w:bookmarkStart w:id="504" w:name="_Toc315942843"/>
      <w:bookmarkStart w:id="505" w:name="_Toc315943107"/>
      <w:bookmarkStart w:id="506" w:name="_Toc315943371"/>
      <w:bookmarkStart w:id="507" w:name="_Toc315942845"/>
      <w:bookmarkStart w:id="508" w:name="_Toc315943109"/>
      <w:bookmarkStart w:id="509" w:name="_Toc315943373"/>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ins w:id="510" w:author="Steve Maas" w:date="2013-12-16T10:16:00Z">
        <w:r>
          <w:br w:type="page"/>
        </w:r>
      </w:ins>
    </w:p>
    <w:p w14:paraId="4FC9CF1B" w14:textId="38A0E96E" w:rsidR="006A0BC1" w:rsidRDefault="0098023B" w:rsidP="0098023B">
      <w:pPr>
        <w:pStyle w:val="Heading2"/>
      </w:pPr>
      <w:bookmarkStart w:id="511" w:name="_Toc385498434"/>
      <w:r>
        <w:lastRenderedPageBreak/>
        <w:t>Loads Section</w:t>
      </w:r>
      <w:bookmarkEnd w:id="511"/>
    </w:p>
    <w:p w14:paraId="0C1B2F21" w14:textId="77777777" w:rsidR="0098023B" w:rsidRDefault="002D70D0" w:rsidP="0098023B">
      <w:r>
        <w:t xml:space="preserve">The </w:t>
      </w:r>
      <w:r>
        <w:rPr>
          <w:i/>
        </w:rPr>
        <w:t xml:space="preserve">Loads </w:t>
      </w:r>
      <w:r>
        <w:t xml:space="preserve">section defines all nodal, surface and body loads that can be applied to the model. </w:t>
      </w:r>
    </w:p>
    <w:p w14:paraId="09EBC32F" w14:textId="77777777" w:rsidR="00525EB6" w:rsidRPr="0015798D" w:rsidRDefault="00525EB6" w:rsidP="00525EB6"/>
    <w:p w14:paraId="34AB8C69" w14:textId="77777777" w:rsidR="00525EB6" w:rsidRDefault="00525EB6" w:rsidP="00525EB6">
      <w:pPr>
        <w:pStyle w:val="Heading3"/>
      </w:pPr>
      <w:bookmarkStart w:id="512" w:name="_Toc385498435"/>
      <w:r>
        <w:t>Nodal Loads</w:t>
      </w:r>
      <w:bookmarkEnd w:id="512"/>
    </w:p>
    <w:p w14:paraId="343663AC" w14:textId="7DCC6CA5" w:rsidR="00525EB6" w:rsidRDefault="00525EB6" w:rsidP="00525EB6">
      <w:r>
        <w:t xml:space="preserve">Nodal loads are applied by the </w:t>
      </w:r>
      <w:del w:id="513" w:author="Steve Maas" w:date="2013-12-16T17:56:00Z">
        <w:r w:rsidDel="00DB09C5">
          <w:rPr>
            <w:i/>
          </w:rPr>
          <w:delText xml:space="preserve">force </w:delText>
        </w:r>
      </w:del>
      <w:ins w:id="514" w:author="Steve Maas" w:date="2013-12-16T17:56:00Z">
        <w:r w:rsidR="00DB09C5">
          <w:rPr>
            <w:i/>
          </w:rPr>
          <w:t xml:space="preserve">nodal_load </w:t>
        </w:r>
      </w:ins>
      <w:r>
        <w:t>element. When the loads are applied to displacement degrees of freedom, the forces always point in the same direction and do not deform with the geometry (i.e. they are non-follower forces). For other degrees of freedom they define a constant normal flux.</w:t>
      </w:r>
    </w:p>
    <w:p w14:paraId="259A9AEC" w14:textId="77777777" w:rsidR="00525EB6" w:rsidRDefault="00525EB6" w:rsidP="00525EB6"/>
    <w:p w14:paraId="3736169E" w14:textId="26B188FE" w:rsidR="00525EB6" w:rsidRDefault="00525EB6" w:rsidP="00525EB6">
      <w:pPr>
        <w:pStyle w:val="code"/>
      </w:pPr>
      <w:r>
        <w:t>&lt;</w:t>
      </w:r>
      <w:del w:id="515" w:author="Steve Maas" w:date="2013-12-16T17:57:00Z">
        <w:r w:rsidDel="00DB09C5">
          <w:delText>force</w:delText>
        </w:r>
      </w:del>
      <w:ins w:id="516" w:author="Steve Maas" w:date="2013-12-16T17:57:00Z">
        <w:r w:rsidR="00DB09C5">
          <w:t>nodal_load bc="x" lc="1"</w:t>
        </w:r>
      </w:ins>
      <w:r>
        <w:t>&gt;</w:t>
      </w:r>
    </w:p>
    <w:p w14:paraId="310E7ECB" w14:textId="3BD3DA79" w:rsidR="00525EB6" w:rsidRPr="00CF79F5" w:rsidRDefault="00525EB6" w:rsidP="00525EB6">
      <w:pPr>
        <w:pStyle w:val="code"/>
      </w:pPr>
      <w:r>
        <w:tab/>
      </w:r>
      <w:r w:rsidRPr="00CF79F5">
        <w:t>&lt;node id=</w:t>
      </w:r>
      <w:r w:rsidR="00340DD9" w:rsidRPr="00CF79F5">
        <w:t>"</w:t>
      </w:r>
      <w:r w:rsidRPr="00CF79F5">
        <w:t>n</w:t>
      </w:r>
      <w:r w:rsidR="00340DD9" w:rsidRPr="00CF79F5">
        <w:t>"</w:t>
      </w:r>
      <w:del w:id="517" w:author="Steve Maas" w:date="2013-12-16T17:57:00Z">
        <w:r w:rsidRPr="00CF79F5" w:rsidDel="00DB09C5">
          <w:delText xml:space="preserve"> bc=</w:delText>
        </w:r>
        <w:r w:rsidR="00340DD9" w:rsidRPr="00CF79F5" w:rsidDel="00DB09C5">
          <w:delText>"</w:delText>
        </w:r>
        <w:r w:rsidRPr="00CF79F5" w:rsidDel="00DB09C5">
          <w:delText>x</w:delText>
        </w:r>
        <w:r w:rsidR="00340DD9" w:rsidRPr="00CF79F5" w:rsidDel="00DB09C5">
          <w:delText>"</w:delText>
        </w:r>
        <w:r w:rsidRPr="00CF79F5" w:rsidDel="00DB09C5">
          <w:delText xml:space="preserve"> [lc=</w:delText>
        </w:r>
        <w:r w:rsidR="00340DD9" w:rsidRPr="00CF79F5" w:rsidDel="00DB09C5">
          <w:delText>"</w:delText>
        </w:r>
        <w:r w:rsidRPr="00CF79F5" w:rsidDel="00DB09C5">
          <w:delText>l</w:delText>
        </w:r>
        <w:r w:rsidR="00340DD9" w:rsidRPr="00CF79F5" w:rsidDel="00DB09C5">
          <w:delText>"</w:delText>
        </w:r>
        <w:r w:rsidRPr="00CF79F5" w:rsidDel="00DB09C5">
          <w:delText>]</w:delText>
        </w:r>
      </w:del>
      <w:r w:rsidRPr="00CF79F5">
        <w:t>&gt;3.14&lt;/node&gt;</w:t>
      </w:r>
    </w:p>
    <w:p w14:paraId="142311F5" w14:textId="77777777" w:rsidR="00525EB6" w:rsidRPr="0089696A" w:rsidRDefault="00525EB6" w:rsidP="00525EB6">
      <w:pPr>
        <w:pStyle w:val="code"/>
      </w:pPr>
      <w:r w:rsidRPr="00CF79F5">
        <w:tab/>
      </w:r>
      <w:r w:rsidRPr="0089696A">
        <w:t>...</w:t>
      </w:r>
    </w:p>
    <w:p w14:paraId="2074A02C" w14:textId="77777777" w:rsidR="00525EB6" w:rsidRPr="0089696A" w:rsidRDefault="00525EB6" w:rsidP="00525EB6">
      <w:pPr>
        <w:pStyle w:val="code"/>
      </w:pPr>
      <w:r w:rsidRPr="0089696A">
        <w:t>&lt;/force&gt;</w:t>
      </w:r>
    </w:p>
    <w:p w14:paraId="35318C5B" w14:textId="77777777" w:rsidR="00525EB6" w:rsidRPr="0089696A" w:rsidRDefault="00525EB6" w:rsidP="00525EB6">
      <w:pPr>
        <w:pStyle w:val="code"/>
      </w:pPr>
    </w:p>
    <w:p w14:paraId="48E246C4" w14:textId="77777777" w:rsidR="00525EB6" w:rsidRDefault="00525EB6" w:rsidP="00525EB6">
      <w:r>
        <w:t xml:space="preserve">The </w:t>
      </w:r>
      <w:r>
        <w:rPr>
          <w:i/>
        </w:rPr>
        <w:t>id</w:t>
      </w:r>
      <w:r>
        <w:t xml:space="preserve"> attribute indicates to which node this prescribed dof is applied.</w:t>
      </w:r>
    </w:p>
    <w:p w14:paraId="2BC1A086" w14:textId="77777777" w:rsidR="00525EB6" w:rsidRDefault="00525EB6" w:rsidP="00525EB6"/>
    <w:p w14:paraId="3E380DEB" w14:textId="77777777" w:rsidR="00525EB6" w:rsidRDefault="00525EB6" w:rsidP="00525EB6">
      <w:r>
        <w:t xml:space="preserve">The </w:t>
      </w:r>
      <w:r>
        <w:rPr>
          <w:i/>
        </w:rPr>
        <w:t>bc</w:t>
      </w:r>
      <w:r>
        <w:t xml:space="preserve"> attribute gives the degree of freedom. The following values are allowed:</w:t>
      </w:r>
    </w:p>
    <w:p w14:paraId="077AD707" w14:textId="77777777" w:rsidR="00525EB6" w:rsidRDefault="00525EB6" w:rsidP="00525EB6"/>
    <w:p w14:paraId="0E97D52D" w14:textId="77777777" w:rsidR="00525EB6" w:rsidRDefault="00525EB6" w:rsidP="00525EB6">
      <w:pPr>
        <w:tabs>
          <w:tab w:val="num" w:pos="720"/>
        </w:tabs>
        <w:ind w:left="720" w:hanging="360"/>
      </w:pPr>
      <w:r w:rsidRPr="00B27FE9">
        <w:rPr>
          <w:rStyle w:val="codeChar"/>
        </w:rPr>
        <w:t>x</w:t>
      </w:r>
      <w:r>
        <w:t xml:space="preserve">: apply force in </w:t>
      </w:r>
      <w:r>
        <w:rPr>
          <w:i/>
        </w:rPr>
        <w:t>x</w:t>
      </w:r>
      <w:r>
        <w:t>-direction</w:t>
      </w:r>
    </w:p>
    <w:p w14:paraId="71D9EA93" w14:textId="77777777" w:rsidR="00525EB6" w:rsidRDefault="00525EB6" w:rsidP="00525EB6">
      <w:pPr>
        <w:tabs>
          <w:tab w:val="num" w:pos="720"/>
        </w:tabs>
        <w:ind w:left="720" w:hanging="360"/>
      </w:pPr>
      <w:r w:rsidRPr="00B27FE9">
        <w:rPr>
          <w:rStyle w:val="codeChar"/>
        </w:rPr>
        <w:t>y</w:t>
      </w:r>
      <w:r w:rsidRPr="0015798D">
        <w:t>:</w:t>
      </w:r>
      <w:r>
        <w:t xml:space="preserve"> apply force in </w:t>
      </w:r>
      <w:r>
        <w:rPr>
          <w:i/>
        </w:rPr>
        <w:t>y</w:t>
      </w:r>
      <w:r>
        <w:t>-direction</w:t>
      </w:r>
    </w:p>
    <w:p w14:paraId="5008F154" w14:textId="77777777" w:rsidR="00525EB6" w:rsidRDefault="00525EB6" w:rsidP="00525EB6">
      <w:pPr>
        <w:tabs>
          <w:tab w:val="num" w:pos="720"/>
        </w:tabs>
        <w:ind w:left="720" w:hanging="360"/>
      </w:pPr>
      <w:r w:rsidRPr="00B27FE9">
        <w:rPr>
          <w:rStyle w:val="codeChar"/>
        </w:rPr>
        <w:t>z</w:t>
      </w:r>
      <w:r w:rsidRPr="0015798D">
        <w:t>:</w:t>
      </w:r>
      <w:r>
        <w:t xml:space="preserve"> apply force in </w:t>
      </w:r>
      <w:r>
        <w:rPr>
          <w:i/>
        </w:rPr>
        <w:t>z</w:t>
      </w:r>
      <w:r>
        <w:t>-direction</w:t>
      </w:r>
    </w:p>
    <w:p w14:paraId="021EFAF6" w14:textId="77777777" w:rsidR="00525EB6" w:rsidRDefault="00525EB6" w:rsidP="00525EB6">
      <w:pPr>
        <w:tabs>
          <w:tab w:val="num" w:pos="720"/>
        </w:tabs>
        <w:ind w:left="720" w:hanging="360"/>
      </w:pPr>
      <w:r w:rsidRPr="00B27FE9">
        <w:rPr>
          <w:rStyle w:val="codeChar"/>
        </w:rPr>
        <w:t>p</w:t>
      </w:r>
      <w:r w:rsidRPr="00DC7692">
        <w:t>:</w:t>
      </w:r>
      <w:r>
        <w:t xml:space="preserve"> ap</w:t>
      </w:r>
      <w:r w:rsidR="00C13B13">
        <w:t>ply normal volumetric fluid flow rate</w:t>
      </w:r>
    </w:p>
    <w:p w14:paraId="798E61DE" w14:textId="77777777" w:rsidR="00525EB6" w:rsidRDefault="00525EB6" w:rsidP="00525EB6">
      <w:pPr>
        <w:tabs>
          <w:tab w:val="num" w:pos="720"/>
        </w:tabs>
        <w:ind w:left="720" w:hanging="360"/>
      </w:pPr>
      <w:r w:rsidRPr="00B27FE9">
        <w:rPr>
          <w:rStyle w:val="codeChar"/>
        </w:rPr>
        <w:t>c</w:t>
      </w:r>
      <w:r w:rsidR="00C849CE" w:rsidRPr="00C849CE">
        <w:rPr>
          <w:rStyle w:val="codeChar"/>
          <w:i/>
        </w:rPr>
        <w:t>n</w:t>
      </w:r>
      <w:r w:rsidRPr="00DC7692">
        <w:t>:</w:t>
      </w:r>
      <w:r w:rsidR="00C13B13">
        <w:t xml:space="preserve"> apply normal molar solute flow rate</w:t>
      </w:r>
    </w:p>
    <w:p w14:paraId="664D6BD2" w14:textId="77777777" w:rsidR="00525EB6" w:rsidRDefault="00525EB6" w:rsidP="00525EB6">
      <w:pPr>
        <w:tabs>
          <w:tab w:val="num" w:pos="720"/>
        </w:tabs>
        <w:ind w:left="720" w:hanging="360"/>
      </w:pPr>
      <w:r>
        <w:rPr>
          <w:rStyle w:val="codeChar"/>
        </w:rPr>
        <w:t>t</w:t>
      </w:r>
      <w:r w:rsidRPr="00DC7692">
        <w:t>:</w:t>
      </w:r>
      <w:r>
        <w:t xml:space="preserve"> apply normal heat flux (heat transfer analysis)</w:t>
      </w:r>
    </w:p>
    <w:p w14:paraId="432E56E4" w14:textId="77777777" w:rsidR="00525EB6" w:rsidRDefault="00525EB6" w:rsidP="00525EB6"/>
    <w:p w14:paraId="63C84F7A" w14:textId="77777777" w:rsidR="00525EB6" w:rsidRDefault="00C849CE" w:rsidP="00525EB6">
      <w:r>
        <w:t>For solutes, replace “</w:t>
      </w:r>
      <w:r w:rsidRPr="00747BBA">
        <w:rPr>
          <w:rStyle w:val="codeChar"/>
          <w:i/>
        </w:rPr>
        <w:t>n</w:t>
      </w:r>
      <w:r w:rsidRPr="00747BBA">
        <w:t>”</w:t>
      </w:r>
      <w:r>
        <w:t xml:space="preserve"> with the solute id from the global solute table (Section </w:t>
      </w:r>
      <w:r>
        <w:fldChar w:fldCharType="begin"/>
      </w:r>
      <w:r>
        <w:instrText xml:space="preserve"> REF _Ref188932792 \r \h </w:instrText>
      </w:r>
      <w:r>
        <w:fldChar w:fldCharType="separate"/>
      </w:r>
      <w:ins w:id="518" w:author="Steve Maas" w:date="2014-01-02T13:04:00Z">
        <w:r w:rsidR="00873D59">
          <w:t>3.12.2</w:t>
        </w:r>
      </w:ins>
      <w:del w:id="519" w:author="Steve Maas" w:date="2014-01-02T13:04:00Z">
        <w:r w:rsidR="00B951E2" w:rsidDel="00873D59">
          <w:delText>3.10.2</w:delText>
        </w:r>
      </w:del>
      <w:r>
        <w:fldChar w:fldCharType="end"/>
      </w:r>
      <w:r>
        <w:t>); for example, “</w:t>
      </w:r>
      <w:r w:rsidRPr="00B27FE9">
        <w:rPr>
          <w:rStyle w:val="codeChar"/>
        </w:rPr>
        <w:t>c</w:t>
      </w:r>
      <w:r>
        <w:rPr>
          <w:rStyle w:val="codeChar"/>
        </w:rPr>
        <w:t>2</w:t>
      </w:r>
      <w:r w:rsidRPr="00747BBA">
        <w:t>”</w:t>
      </w:r>
      <w:r>
        <w:t xml:space="preserve">. </w:t>
      </w:r>
      <w:r w:rsidR="00525EB6">
        <w:t xml:space="preserve">An optional </w:t>
      </w:r>
      <w:r w:rsidR="00525EB6" w:rsidRPr="00B27FE9">
        <w:rPr>
          <w:i/>
        </w:rPr>
        <w:t>loadcurve</w:t>
      </w:r>
      <w:r w:rsidR="00525EB6">
        <w:t xml:space="preserve"> can be specified with the </w:t>
      </w:r>
      <w:r w:rsidR="00525EB6">
        <w:rPr>
          <w:i/>
        </w:rPr>
        <w:t>lc</w:t>
      </w:r>
      <w:r w:rsidR="00525EB6">
        <w:t xml:space="preserve"> attribute. If a loadcurve is not specified, the value will be automatically ramped from a value of 0 at time </w:t>
      </w:r>
      <w:r w:rsidR="00525EB6" w:rsidRPr="003353AC">
        <w:rPr>
          <w:i/>
        </w:rPr>
        <w:t>t</w:t>
      </w:r>
      <w:r w:rsidR="00525EB6">
        <w:t>=0 to the value specified in the xml file at the time corresponding to the end of the analysis.</w:t>
      </w:r>
    </w:p>
    <w:p w14:paraId="169DF5AE" w14:textId="77777777" w:rsidR="00525EB6" w:rsidRDefault="00525EB6" w:rsidP="00525EB6"/>
    <w:p w14:paraId="44E6DF70" w14:textId="77777777" w:rsidR="00525EB6" w:rsidRDefault="00525EB6" w:rsidP="00525EB6">
      <w:r>
        <w:t xml:space="preserve">The value of the </w:t>
      </w:r>
      <w:r>
        <w:rPr>
          <w:i/>
        </w:rPr>
        <w:t xml:space="preserve">node </w:t>
      </w:r>
      <w:r>
        <w:t xml:space="preserve">element (e.g. 3.14 in the example above) is the value for the nodal force. Note that if a </w:t>
      </w:r>
      <w:r w:rsidRPr="00B27FE9">
        <w:rPr>
          <w:i/>
        </w:rPr>
        <w:t>loadcurve</w:t>
      </w:r>
      <w:r>
        <w:t xml:space="preserve"> is specified, this value scales the value determined by the </w:t>
      </w:r>
      <w:r w:rsidRPr="00B27FE9">
        <w:rPr>
          <w:i/>
        </w:rPr>
        <w:t>loadcurve</w:t>
      </w:r>
      <w:r>
        <w:t>.</w:t>
      </w:r>
    </w:p>
    <w:p w14:paraId="6816B39C" w14:textId="77777777" w:rsidR="00525EB6" w:rsidRDefault="00525EB6" w:rsidP="00525EB6">
      <w:pPr>
        <w:rPr>
          <w:ins w:id="520" w:author="Steve Maas" w:date="2014-01-06T15:53:00Z"/>
        </w:rPr>
      </w:pPr>
    </w:p>
    <w:p w14:paraId="7A39DBF8" w14:textId="441D1546" w:rsidR="002528E9" w:rsidRDefault="002528E9">
      <w:pPr>
        <w:pStyle w:val="Heading3"/>
        <w:rPr>
          <w:ins w:id="521" w:author="Steve Maas" w:date="2014-01-06T15:53:00Z"/>
        </w:rPr>
        <w:pPrChange w:id="522" w:author="Steve Maas" w:date="2014-01-06T15:53:00Z">
          <w:pPr/>
        </w:pPrChange>
      </w:pPr>
      <w:bookmarkStart w:id="523" w:name="_Toc385498436"/>
      <w:ins w:id="524" w:author="Steve Maas" w:date="2014-01-06T15:53:00Z">
        <w:r>
          <w:t>Surface Loads</w:t>
        </w:r>
        <w:bookmarkEnd w:id="523"/>
      </w:ins>
    </w:p>
    <w:p w14:paraId="75C93C59" w14:textId="528F5B83" w:rsidR="002528E9" w:rsidRDefault="002528E9">
      <w:pPr>
        <w:rPr>
          <w:ins w:id="525" w:author="Steve Maas" w:date="2014-01-06T17:06:00Z"/>
        </w:rPr>
      </w:pPr>
      <w:ins w:id="526" w:author="Steve Maas" w:date="2014-01-06T15:53:00Z">
        <w:r>
          <w:t xml:space="preserve">A surface load can be applied using the </w:t>
        </w:r>
        <w:r>
          <w:rPr>
            <w:i/>
          </w:rPr>
          <w:t xml:space="preserve">surface_load </w:t>
        </w:r>
        <w:r>
          <w:t xml:space="preserve">element. This element takes one attribute, namely </w:t>
        </w:r>
        <w:r>
          <w:rPr>
            <w:i/>
          </w:rPr>
          <w:t>type</w:t>
        </w:r>
        <w:r>
          <w:t xml:space="preserve">, which defines the type of surface load that will be applied. The following sections define the </w:t>
        </w:r>
      </w:ins>
      <w:ins w:id="527" w:author="Steve Maas" w:date="2014-01-06T15:54:00Z">
        <w:r>
          <w:t>different</w:t>
        </w:r>
      </w:ins>
      <w:ins w:id="528" w:author="Steve Maas" w:date="2014-01-06T15:53:00Z">
        <w:r>
          <w:t xml:space="preserve"> </w:t>
        </w:r>
      </w:ins>
      <w:ins w:id="529" w:author="Steve Maas" w:date="2014-01-06T15:54:00Z">
        <w:r>
          <w:t>surface loads that can be applied in FEBio.</w:t>
        </w:r>
      </w:ins>
    </w:p>
    <w:p w14:paraId="0AFFC133" w14:textId="77777777" w:rsidR="00CF5CFC" w:rsidRDefault="00CF5CFC">
      <w:pPr>
        <w:rPr>
          <w:ins w:id="530" w:author="Steve Maas" w:date="2014-01-06T17:06:00Z"/>
        </w:rPr>
      </w:pPr>
    </w:p>
    <w:p w14:paraId="10A36D37" w14:textId="51F1DD00" w:rsidR="00CF5CFC" w:rsidRDefault="00CF5CFC">
      <w:pPr>
        <w:rPr>
          <w:ins w:id="531" w:author="Steve Maas" w:date="2014-01-06T17:07:00Z"/>
        </w:rPr>
      </w:pPr>
      <w:ins w:id="532" w:author="Steve Maas" w:date="2014-01-06T17:06:00Z">
        <w:r>
          <w:t xml:space="preserve">All surface loads require the </w:t>
        </w:r>
        <w:r>
          <w:rPr>
            <w:i/>
          </w:rPr>
          <w:t xml:space="preserve">surface </w:t>
        </w:r>
        <w:r>
          <w:t xml:space="preserve">element which defines the surface to which the load is applied. A surface can be defined explicitly or through a reference to a named surface defined in the </w:t>
        </w:r>
      </w:ins>
      <w:ins w:id="533" w:author="Steve Maas" w:date="2014-01-06T17:07:00Z">
        <w:r>
          <w:rPr>
            <w:i/>
          </w:rPr>
          <w:t xml:space="preserve">Geometry </w:t>
        </w:r>
        <w:r>
          <w:t>section.</w:t>
        </w:r>
      </w:ins>
    </w:p>
    <w:p w14:paraId="554EFAA1" w14:textId="77777777" w:rsidR="00CF5CFC" w:rsidRDefault="00CF5CFC">
      <w:pPr>
        <w:rPr>
          <w:ins w:id="534" w:author="Steve Maas" w:date="2014-01-06T17:07:00Z"/>
        </w:rPr>
      </w:pPr>
    </w:p>
    <w:p w14:paraId="46B81760" w14:textId="0E6947B0" w:rsidR="00CF5CFC" w:rsidRDefault="00CF5CFC">
      <w:pPr>
        <w:rPr>
          <w:ins w:id="535" w:author="Steve Maas" w:date="2014-01-06T17:07:00Z"/>
        </w:rPr>
      </w:pPr>
      <w:ins w:id="536" w:author="Steve Maas" w:date="2014-01-06T17:07:00Z">
        <w:r>
          <w:lastRenderedPageBreak/>
          <w:t xml:space="preserve">If the surface is defined explicitly, the </w:t>
        </w:r>
        <w:r>
          <w:rPr>
            <w:i/>
          </w:rPr>
          <w:t xml:space="preserve">surface </w:t>
        </w:r>
        <w:r>
          <w:t>element is followed by a list of surface facets. For instance:</w:t>
        </w:r>
      </w:ins>
    </w:p>
    <w:p w14:paraId="0F6E1D5E" w14:textId="77777777" w:rsidR="00CF5CFC" w:rsidRDefault="00CF5CFC">
      <w:pPr>
        <w:rPr>
          <w:ins w:id="537" w:author="Steve Maas" w:date="2014-01-06T17:09:00Z"/>
        </w:rPr>
      </w:pPr>
    </w:p>
    <w:p w14:paraId="70058AC5" w14:textId="6C67F699" w:rsidR="00CF5CFC" w:rsidRDefault="009A35E3">
      <w:pPr>
        <w:pStyle w:val="Code0"/>
        <w:rPr>
          <w:ins w:id="538" w:author="Steve Maas" w:date="2014-01-06T17:09:00Z"/>
        </w:rPr>
        <w:pPrChange w:id="539" w:author="Steve Maas" w:date="2014-01-06T17:09:00Z">
          <w:pPr/>
        </w:pPrChange>
      </w:pPr>
      <w:ins w:id="540" w:author="Steve Maas" w:date="2014-01-06T17:09:00Z">
        <w:r>
          <w:t>&lt;surface&gt;</w:t>
        </w:r>
      </w:ins>
    </w:p>
    <w:p w14:paraId="34707218" w14:textId="52F01A09" w:rsidR="009A35E3" w:rsidRDefault="009A35E3">
      <w:pPr>
        <w:pStyle w:val="Code0"/>
        <w:rPr>
          <w:ins w:id="541" w:author="Steve Maas" w:date="2014-01-06T17:09:00Z"/>
        </w:rPr>
        <w:pPrChange w:id="542" w:author="Steve Maas" w:date="2014-01-06T17:09:00Z">
          <w:pPr/>
        </w:pPrChange>
      </w:pPr>
      <w:ins w:id="543" w:author="Steve Maas" w:date="2014-01-06T17:09:00Z">
        <w:r>
          <w:tab/>
          <w:t>&lt;quad4 id="1"&gt;1,2,3,4&lt;/quad&gt;</w:t>
        </w:r>
      </w:ins>
    </w:p>
    <w:p w14:paraId="0EA7B5A4" w14:textId="77F83592" w:rsidR="009A35E3" w:rsidRDefault="009A35E3">
      <w:pPr>
        <w:pStyle w:val="Code0"/>
        <w:rPr>
          <w:ins w:id="544" w:author="Steve Maas" w:date="2014-01-06T17:09:00Z"/>
        </w:rPr>
        <w:pPrChange w:id="545" w:author="Steve Maas" w:date="2014-01-06T17:09:00Z">
          <w:pPr/>
        </w:pPrChange>
      </w:pPr>
      <w:ins w:id="546" w:author="Steve Maas" w:date="2014-01-06T17:09:00Z">
        <w:r>
          <w:tab/>
          <w:t>...</w:t>
        </w:r>
      </w:ins>
    </w:p>
    <w:p w14:paraId="72BD8A1A" w14:textId="6B6C4A6F" w:rsidR="009A35E3" w:rsidRDefault="009A35E3">
      <w:pPr>
        <w:pStyle w:val="Code0"/>
        <w:rPr>
          <w:ins w:id="547" w:author="Steve Maas" w:date="2014-01-06T17:09:00Z"/>
        </w:rPr>
        <w:pPrChange w:id="548" w:author="Steve Maas" w:date="2014-01-06T17:09:00Z">
          <w:pPr/>
        </w:pPrChange>
      </w:pPr>
      <w:ins w:id="549" w:author="Steve Maas" w:date="2014-01-06T17:09:00Z">
        <w:r>
          <w:t>&lt;/surface&gt;</w:t>
        </w:r>
      </w:ins>
    </w:p>
    <w:p w14:paraId="1850D4EF" w14:textId="77777777" w:rsidR="00CF5CFC" w:rsidRDefault="00CF5CFC">
      <w:pPr>
        <w:rPr>
          <w:ins w:id="550" w:author="Steve Maas" w:date="2014-01-06T17:07:00Z"/>
        </w:rPr>
      </w:pPr>
    </w:p>
    <w:p w14:paraId="77EFE8AD" w14:textId="5CE3C79C" w:rsidR="00CF5CFC" w:rsidRDefault="00CF5CFC">
      <w:pPr>
        <w:rPr>
          <w:ins w:id="551" w:author="Steve Maas" w:date="2014-01-06T17:08:00Z"/>
        </w:rPr>
      </w:pPr>
      <w:ins w:id="552" w:author="Steve Maas" w:date="2014-01-06T17:08:00Z">
        <w:r>
          <w:t xml:space="preserve">To define a surface implicitly by referencing to an existing surface defined in the </w:t>
        </w:r>
        <w:r>
          <w:rPr>
            <w:i/>
          </w:rPr>
          <w:t xml:space="preserve">Geometry </w:t>
        </w:r>
        <w:r>
          <w:t xml:space="preserve">section, use the </w:t>
        </w:r>
        <w:r>
          <w:rPr>
            <w:i/>
          </w:rPr>
          <w:t xml:space="preserve">set </w:t>
        </w:r>
        <w:r>
          <w:t>attribute.</w:t>
        </w:r>
      </w:ins>
    </w:p>
    <w:p w14:paraId="25EBA9F4" w14:textId="77777777" w:rsidR="00CF5CFC" w:rsidRDefault="00CF5CFC">
      <w:pPr>
        <w:rPr>
          <w:ins w:id="553" w:author="Steve Maas" w:date="2014-01-06T17:09:00Z"/>
        </w:rPr>
      </w:pPr>
    </w:p>
    <w:p w14:paraId="7C493E88" w14:textId="71004548" w:rsidR="009A35E3" w:rsidRDefault="009A35E3">
      <w:pPr>
        <w:pStyle w:val="Code0"/>
        <w:rPr>
          <w:ins w:id="554" w:author="Steve Maas" w:date="2014-01-06T17:09:00Z"/>
        </w:rPr>
        <w:pPrChange w:id="555" w:author="Steve Maas" w:date="2014-01-06T17:09:00Z">
          <w:pPr/>
        </w:pPrChange>
      </w:pPr>
      <w:ins w:id="556" w:author="Steve Maas" w:date="2014-01-06T17:09:00Z">
        <w:r>
          <w:t>&lt;surface set="surface_name"/&gt;</w:t>
        </w:r>
      </w:ins>
    </w:p>
    <w:p w14:paraId="10C1F7B9" w14:textId="77777777" w:rsidR="009A35E3" w:rsidRDefault="009A35E3">
      <w:pPr>
        <w:rPr>
          <w:ins w:id="557" w:author="Steve Maas" w:date="2014-01-06T17:08:00Z"/>
        </w:rPr>
      </w:pPr>
    </w:p>
    <w:p w14:paraId="296DA0F0" w14:textId="4684389C" w:rsidR="00CF5CFC" w:rsidRPr="009A35E3" w:rsidRDefault="00CF5CFC">
      <w:ins w:id="558" w:author="Steve Maas" w:date="2014-01-06T17:08:00Z">
        <w:r>
          <w:t xml:space="preserve">Here, the </w:t>
        </w:r>
        <w:r>
          <w:rPr>
            <w:i/>
          </w:rPr>
          <w:t xml:space="preserve">surface_name </w:t>
        </w:r>
        <w:r>
          <w:t xml:space="preserve">is the name of a surface that is defined in the </w:t>
        </w:r>
        <w:r w:rsidRPr="00CF5CFC">
          <w:rPr>
            <w:i/>
            <w:rPrChange w:id="559" w:author="Steve Maas" w:date="2014-01-06T17:09:00Z">
              <w:rPr/>
            </w:rPrChange>
          </w:rPr>
          <w:t>Geometry</w:t>
        </w:r>
        <w:r>
          <w:t xml:space="preserve"> </w:t>
        </w:r>
      </w:ins>
      <w:ins w:id="560" w:author="Steve Maas" w:date="2014-01-06T17:09:00Z">
        <w:r>
          <w:t>section</w:t>
        </w:r>
      </w:ins>
      <w:ins w:id="561" w:author="Steve Maas" w:date="2014-01-06T17:10:00Z">
        <w:r w:rsidR="00B515AA">
          <w:t xml:space="preserve"> (see section </w:t>
        </w:r>
        <w:r w:rsidR="00B515AA">
          <w:fldChar w:fldCharType="begin"/>
        </w:r>
        <w:r w:rsidR="00B515AA">
          <w:instrText xml:space="preserve"> REF _Ref376175517 \r \h </w:instrText>
        </w:r>
      </w:ins>
      <w:r w:rsidR="00B515AA">
        <w:fldChar w:fldCharType="separate"/>
      </w:r>
      <w:ins w:id="562" w:author="Steve Maas" w:date="2014-01-06T17:10:00Z">
        <w:r w:rsidR="00B515AA">
          <w:t>3.6.4</w:t>
        </w:r>
        <w:r w:rsidR="00B515AA">
          <w:fldChar w:fldCharType="end"/>
        </w:r>
        <w:r w:rsidR="00B515AA">
          <w:t>)</w:t>
        </w:r>
      </w:ins>
      <w:ins w:id="563" w:author="Steve Maas" w:date="2014-01-06T17:09:00Z">
        <w:r>
          <w:t>.</w:t>
        </w:r>
        <w:r w:rsidR="009A35E3">
          <w:t xml:space="preserve"> Note that in this case the </w:t>
        </w:r>
        <w:r w:rsidR="009A35E3">
          <w:rPr>
            <w:i/>
          </w:rPr>
          <w:t xml:space="preserve">surface </w:t>
        </w:r>
      </w:ins>
      <w:ins w:id="564" w:author="Steve Maas" w:date="2014-01-06T17:10:00Z">
        <w:r w:rsidR="009A35E3">
          <w:t xml:space="preserve">element </w:t>
        </w:r>
        <w:r w:rsidR="00B515AA">
          <w:t>is defined as</w:t>
        </w:r>
        <w:r w:rsidR="009A35E3">
          <w:t xml:space="preserve"> an empty element.</w:t>
        </w:r>
      </w:ins>
    </w:p>
    <w:p w14:paraId="49F56567" w14:textId="13991F7F" w:rsidR="00525EB6" w:rsidRDefault="00525EB6">
      <w:pPr>
        <w:pStyle w:val="Heading4"/>
        <w:pPrChange w:id="565" w:author="Steve Maas" w:date="2014-01-06T15:54:00Z">
          <w:pPr>
            <w:pStyle w:val="Heading3"/>
          </w:pPr>
        </w:pPrChange>
      </w:pPr>
      <w:bookmarkStart w:id="566" w:name="_Toc385498437"/>
      <w:r>
        <w:t xml:space="preserve">Pressure </w:t>
      </w:r>
      <w:del w:id="567" w:author="Steve Maas" w:date="2014-01-07T11:40:00Z">
        <w:r w:rsidR="00D153DC" w:rsidDel="004B0FC6">
          <w:delText>F</w:delText>
        </w:r>
        <w:r w:rsidDel="004B0FC6">
          <w:delText>orces</w:delText>
        </w:r>
      </w:del>
      <w:ins w:id="568" w:author="Steve Maas" w:date="2014-01-07T11:40:00Z">
        <w:r w:rsidR="004B0FC6">
          <w:t>Load</w:t>
        </w:r>
      </w:ins>
      <w:bookmarkEnd w:id="566"/>
    </w:p>
    <w:p w14:paraId="663FF250" w14:textId="766004DC" w:rsidR="00525EB6" w:rsidRDefault="00525EB6" w:rsidP="00525EB6">
      <w:r>
        <w:t xml:space="preserve">Pressure forces are applied to the surface of the geometry and are defined by the </w:t>
      </w:r>
      <w:del w:id="569" w:author="Steve Maas" w:date="2013-12-16T17:58:00Z">
        <w:r w:rsidDel="001E58E6">
          <w:rPr>
            <w:i/>
          </w:rPr>
          <w:delText xml:space="preserve">pressure </w:delText>
        </w:r>
      </w:del>
      <w:ins w:id="570" w:author="Steve Maas" w:date="2013-12-16T17:58:00Z">
        <w:r w:rsidR="001E58E6">
          <w:rPr>
            <w:i/>
          </w:rPr>
          <w:t xml:space="preserve">surface_load </w:t>
        </w:r>
      </w:ins>
      <w:r>
        <w:t>element</w:t>
      </w:r>
      <w:ins w:id="571" w:author="Steve Maas" w:date="2013-12-16T17:58:00Z">
        <w:r w:rsidR="001E58E6">
          <w:t xml:space="preserve"> with the type attribute set to </w:t>
        </w:r>
        <w:r w:rsidR="001E58E6">
          <w:rPr>
            <w:i/>
          </w:rPr>
          <w:t>pressure</w:t>
        </w:r>
      </w:ins>
      <w:r>
        <w:t>:</w:t>
      </w:r>
    </w:p>
    <w:p w14:paraId="3E3FD55B" w14:textId="77777777" w:rsidR="00525EB6" w:rsidRDefault="00525EB6" w:rsidP="00525EB6"/>
    <w:p w14:paraId="31E8EC49" w14:textId="3240ED6C" w:rsidR="00525EB6" w:rsidRDefault="00525EB6" w:rsidP="00525EB6">
      <w:pPr>
        <w:pStyle w:val="code"/>
        <w:rPr>
          <w:ins w:id="572" w:author="Steve Maas" w:date="2014-01-06T21:54:00Z"/>
        </w:rPr>
      </w:pPr>
      <w:r>
        <w:t>&lt;</w:t>
      </w:r>
      <w:del w:id="573" w:author="Steve Maas" w:date="2013-12-16T17:58:00Z">
        <w:r w:rsidDel="001E58E6">
          <w:delText>pressure</w:delText>
        </w:r>
      </w:del>
      <w:ins w:id="574" w:author="Steve Maas" w:date="2013-12-16T17:58:00Z">
        <w:r w:rsidR="001E58E6">
          <w:t>surface_load type="pressure"</w:t>
        </w:r>
      </w:ins>
      <w:r>
        <w:t>&gt;</w:t>
      </w:r>
    </w:p>
    <w:p w14:paraId="245253BB" w14:textId="387931E6" w:rsidR="006424ED" w:rsidRDefault="006424ED" w:rsidP="00525EB6">
      <w:pPr>
        <w:pStyle w:val="code"/>
        <w:rPr>
          <w:ins w:id="575" w:author="Steve Maas" w:date="2013-12-16T17:58:00Z"/>
        </w:rPr>
      </w:pPr>
      <w:ins w:id="576" w:author="Steve Maas" w:date="2014-01-06T21:54:00Z">
        <w:r>
          <w:tab/>
          <w:t>&lt;pressure [lc="1"]&gt;1.0&lt;/pressure&gt;</w:t>
        </w:r>
      </w:ins>
    </w:p>
    <w:p w14:paraId="3BF286E8" w14:textId="219EBBCD" w:rsidR="00DE723C" w:rsidRDefault="00DE723C" w:rsidP="00525EB6">
      <w:pPr>
        <w:pStyle w:val="code"/>
      </w:pPr>
      <w:ins w:id="577" w:author="Steve Maas" w:date="2013-12-16T17:58:00Z">
        <w:r>
          <w:tab/>
          <w:t>&lt;surface&gt;</w:t>
        </w:r>
      </w:ins>
    </w:p>
    <w:p w14:paraId="4FBD7965" w14:textId="3FAABAE9" w:rsidR="00525EB6" w:rsidDel="006424ED" w:rsidRDefault="00525EB6" w:rsidP="00525EB6">
      <w:pPr>
        <w:pStyle w:val="code"/>
        <w:rPr>
          <w:del w:id="578" w:author="Steve Maas" w:date="2014-01-06T21:55:00Z"/>
        </w:rPr>
      </w:pPr>
      <w:del w:id="579" w:author="Steve Maas" w:date="2014-01-06T21:55:00Z">
        <w:r w:rsidDel="006424ED">
          <w:tab/>
          <w:delText>&lt;quad4 id=</w:delText>
        </w:r>
        <w:r w:rsidR="00B52E82" w:rsidDel="006424ED">
          <w:delText>"</w:delText>
        </w:r>
        <w:r w:rsidDel="006424ED">
          <w:delText>n</w:delText>
        </w:r>
        <w:r w:rsidR="00B52E82" w:rsidDel="006424ED">
          <w:delText>"</w:delText>
        </w:r>
        <w:r w:rsidDel="006424ED">
          <w:delText xml:space="preserve"> [lc=</w:delText>
        </w:r>
        <w:r w:rsidR="00B52E82" w:rsidDel="006424ED">
          <w:delText>"</w:delText>
        </w:r>
        <w:r w:rsidDel="006424ED">
          <w:delText>l</w:delText>
        </w:r>
        <w:r w:rsidR="00B52E82" w:rsidDel="006424ED">
          <w:delText>"</w:delText>
        </w:r>
        <w:r w:rsidDel="006424ED">
          <w:delText xml:space="preserve"> scale=</w:delText>
        </w:r>
        <w:r w:rsidR="00B52E82" w:rsidDel="006424ED">
          <w:delText>"</w:delText>
        </w:r>
        <w:r w:rsidDel="006424ED">
          <w:delText>1.0</w:delText>
        </w:r>
        <w:r w:rsidR="00B52E82" w:rsidDel="006424ED">
          <w:delText>"</w:delText>
        </w:r>
        <w:r w:rsidDel="006424ED">
          <w:delText>]&gt;n1,n2,n3,n4&lt;/quad4&gt;</w:delText>
        </w:r>
      </w:del>
    </w:p>
    <w:p w14:paraId="32E6FF78" w14:textId="0BE6F023" w:rsidR="00525EB6" w:rsidRDefault="00525EB6" w:rsidP="00525EB6">
      <w:pPr>
        <w:pStyle w:val="code"/>
        <w:rPr>
          <w:ins w:id="580" w:author="Steve Maas" w:date="2013-12-16T17:58:00Z"/>
        </w:rPr>
      </w:pPr>
      <w:r>
        <w:tab/>
      </w:r>
      <w:ins w:id="581" w:author="Steve Maas" w:date="2013-12-16T17:58:00Z">
        <w:r w:rsidR="00DE723C">
          <w:tab/>
        </w:r>
      </w:ins>
      <w:r>
        <w:t>...</w:t>
      </w:r>
    </w:p>
    <w:p w14:paraId="35971468" w14:textId="32AF7677" w:rsidR="00DE723C" w:rsidRDefault="00DE723C" w:rsidP="00525EB6">
      <w:pPr>
        <w:pStyle w:val="code"/>
      </w:pPr>
      <w:ins w:id="582" w:author="Steve Maas" w:date="2013-12-16T17:58:00Z">
        <w:r>
          <w:tab/>
        </w:r>
      </w:ins>
      <w:ins w:id="583" w:author="Steve Maas" w:date="2013-12-16T17:59:00Z">
        <w:r>
          <w:t>&lt;/surface&gt;</w:t>
        </w:r>
      </w:ins>
    </w:p>
    <w:p w14:paraId="62E36806" w14:textId="4FDCE72F" w:rsidR="00525EB6" w:rsidRDefault="00525EB6" w:rsidP="00525EB6">
      <w:pPr>
        <w:pStyle w:val="code"/>
      </w:pPr>
      <w:r>
        <w:t>&lt;/</w:t>
      </w:r>
      <w:del w:id="584" w:author="Steve Maas" w:date="2013-12-16T17:58:00Z">
        <w:r w:rsidDel="001E58E6">
          <w:delText>pressure</w:delText>
        </w:r>
      </w:del>
      <w:ins w:id="585" w:author="Steve Maas" w:date="2013-12-16T17:58:00Z">
        <w:r w:rsidR="001E58E6">
          <w:t>surface_load</w:t>
        </w:r>
      </w:ins>
      <w:r>
        <w:t>&gt;</w:t>
      </w:r>
    </w:p>
    <w:p w14:paraId="491A8851" w14:textId="77777777" w:rsidR="00525EB6" w:rsidRDefault="00525EB6" w:rsidP="00525EB6">
      <w:pPr>
        <w:pStyle w:val="code"/>
      </w:pPr>
    </w:p>
    <w:p w14:paraId="19EC78F9" w14:textId="34C9548D" w:rsidR="00525EB6" w:rsidRDefault="00525EB6" w:rsidP="00525EB6">
      <w:pPr>
        <w:rPr>
          <w:ins w:id="586" w:author="Steve Maas" w:date="2014-01-07T11:40:00Z"/>
        </w:rPr>
      </w:pPr>
      <w:del w:id="587" w:author="Steve Maas" w:date="2014-01-06T21:55:00Z">
        <w:r w:rsidDel="006424ED">
          <w:delText xml:space="preserve">The sub-elements define the geometry of the pressure boundary surface. Each element must be either </w:delText>
        </w:r>
        <w:r w:rsidDel="006424ED">
          <w:rPr>
            <w:i/>
          </w:rPr>
          <w:delText xml:space="preserve">quad4 </w:delText>
        </w:r>
        <w:r w:rsidDel="006424ED">
          <w:delText xml:space="preserve">for a four-node quadrilateral or </w:delText>
        </w:r>
        <w:r w:rsidDel="006424ED">
          <w:rPr>
            <w:i/>
          </w:rPr>
          <w:delText xml:space="preserve">tri3 </w:delText>
        </w:r>
        <w:r w:rsidDel="006424ED">
          <w:delText xml:space="preserve">for a 3-noded triangular element. The id </w:delText>
        </w:r>
        <w:r w:rsidDel="006424ED">
          <w:rPr>
            <w:i/>
          </w:rPr>
          <w:delText>n</w:delText>
        </w:r>
        <w:r w:rsidDel="006424ED">
          <w:delText xml:space="preserve"> references the surface element. </w:delText>
        </w:r>
      </w:del>
      <w:r>
        <w:t xml:space="preserve">These pressure forces are also known as </w:t>
      </w:r>
      <w:r>
        <w:rPr>
          <w:i/>
        </w:rPr>
        <w:t>follower forces</w:t>
      </w:r>
      <w:r>
        <w:t xml:space="preserve">; they change direction as the body is deformed and, in this case, are always oriented along the local surface normal. The sign convention is so that a positive pressure will act opposite to the normal, so it will compress the material. </w:t>
      </w:r>
      <w:ins w:id="588" w:author="Steve Maas" w:date="2014-01-06T21:55:00Z">
        <w:r w:rsidR="006424ED">
          <w:t xml:space="preserve">The </w:t>
        </w:r>
        <w:r w:rsidR="006424ED">
          <w:rPr>
            <w:i/>
          </w:rPr>
          <w:t xml:space="preserve">pressure </w:t>
        </w:r>
        <w:r w:rsidR="006424ED">
          <w:t xml:space="preserve">element defines the pressure value. </w:t>
        </w:r>
      </w:ins>
      <w:r>
        <w:t xml:space="preserve">The optional parameter </w:t>
      </w:r>
      <w:r>
        <w:rPr>
          <w:i/>
        </w:rPr>
        <w:t>lc</w:t>
      </w:r>
      <w:r>
        <w:t xml:space="preserve"> defines a loadcurve for the pressure evolution</w:t>
      </w:r>
      <w:del w:id="589" w:author="Steve Maas" w:date="2014-01-06T21:55:00Z">
        <w:r w:rsidDel="006424ED">
          <w:delText xml:space="preserve"> and </w:delText>
        </w:r>
        <w:r w:rsidDel="006424ED">
          <w:rPr>
            <w:i/>
          </w:rPr>
          <w:delText xml:space="preserve">scale </w:delText>
        </w:r>
        <w:r w:rsidDel="006424ED">
          <w:delText>defines a scale factor</w:delText>
        </w:r>
      </w:del>
      <w:r>
        <w:t xml:space="preserve">. </w:t>
      </w:r>
      <w:del w:id="590" w:author="Steve Maas" w:date="2014-01-06T21:55:00Z">
        <w:r w:rsidDel="006424ED">
          <w:delText xml:space="preserve">The default scale factor is 1.0 and </w:delText>
        </w:r>
      </w:del>
      <w:ins w:id="591" w:author="Steve Maas" w:date="2014-01-06T21:55:00Z">
        <w:r w:rsidR="006424ED">
          <w:t>I</w:t>
        </w:r>
      </w:ins>
      <w:del w:id="592" w:author="Steve Maas" w:date="2014-01-06T21:55:00Z">
        <w:r w:rsidDel="006424ED">
          <w:delText>i</w:delText>
        </w:r>
      </w:del>
      <w:r>
        <w:t xml:space="preserve">f </w:t>
      </w:r>
      <w:r>
        <w:rPr>
          <w:i/>
        </w:rPr>
        <w:t>lc</w:t>
      </w:r>
      <w:r>
        <w:t xml:space="preserve"> is not defined </w:t>
      </w:r>
      <w:del w:id="593" w:author="Steve Maas" w:date="2014-01-06T21:56:00Z">
        <w:r w:rsidDel="006424ED">
          <w:delText xml:space="preserve">the scale factor is automatically ramped from 0 at time </w:delText>
        </w:r>
        <w:r w:rsidRPr="003353AC" w:rsidDel="006424ED">
          <w:rPr>
            <w:i/>
          </w:rPr>
          <w:delText>t</w:delText>
        </w:r>
        <w:r w:rsidDel="006424ED">
          <w:delText>=0 to the value specified here</w:delText>
        </w:r>
      </w:del>
      <w:ins w:id="594" w:author="Steve Maas" w:date="2014-01-06T21:56:00Z">
        <w:r w:rsidR="006424ED">
          <w:t>a constant pressure is applied</w:t>
        </w:r>
      </w:ins>
      <w:r>
        <w:t>.</w:t>
      </w:r>
    </w:p>
    <w:p w14:paraId="745A026E" w14:textId="77777777" w:rsidR="004B0FC6" w:rsidRDefault="004B0FC6" w:rsidP="00525EB6">
      <w:pPr>
        <w:rPr>
          <w:ins w:id="595" w:author="Steve Maas" w:date="2014-01-07T11:40:00Z"/>
        </w:rPr>
      </w:pPr>
    </w:p>
    <w:p w14:paraId="3C1C381D" w14:textId="5AEFF902" w:rsidR="004B0FC6" w:rsidRDefault="004B0FC6">
      <w:pPr>
        <w:pStyle w:val="Heading4"/>
        <w:rPr>
          <w:ins w:id="596" w:author="Steve Maas" w:date="2014-01-07T11:40:00Z"/>
        </w:rPr>
        <w:pPrChange w:id="597" w:author="Steve Maas" w:date="2014-01-07T11:40:00Z">
          <w:pPr/>
        </w:pPrChange>
      </w:pPr>
      <w:bookmarkStart w:id="598" w:name="_Toc385498438"/>
      <w:ins w:id="599" w:author="Steve Maas" w:date="2014-01-07T11:40:00Z">
        <w:r>
          <w:t>Traction Load</w:t>
        </w:r>
        <w:bookmarkEnd w:id="598"/>
      </w:ins>
    </w:p>
    <w:p w14:paraId="16D094FA" w14:textId="7F8D19DB" w:rsidR="004B0FC6" w:rsidRDefault="004B0FC6">
      <w:pPr>
        <w:rPr>
          <w:ins w:id="600" w:author="Steve Maas" w:date="2014-01-07T11:41:00Z"/>
        </w:rPr>
      </w:pPr>
      <w:ins w:id="601" w:author="Steve Maas" w:date="2014-01-07T11:40:00Z">
        <w:r>
          <w:t xml:space="preserve">A traction load applies a traction to a surface. The direction of the traction remains unchanged as the mesh deforms. </w:t>
        </w:r>
      </w:ins>
    </w:p>
    <w:p w14:paraId="74CE07C4" w14:textId="77777777" w:rsidR="004B0FC6" w:rsidRDefault="004B0FC6">
      <w:pPr>
        <w:rPr>
          <w:ins w:id="602" w:author="Steve Maas" w:date="2014-01-07T11:41:00Z"/>
        </w:rPr>
      </w:pPr>
    </w:p>
    <w:p w14:paraId="1F0CE3E4" w14:textId="0F0810E5" w:rsidR="004B0FC6" w:rsidRDefault="004B0FC6">
      <w:pPr>
        <w:pStyle w:val="Code0"/>
        <w:rPr>
          <w:ins w:id="603" w:author="Steve Maas" w:date="2014-01-07T11:41:00Z"/>
        </w:rPr>
        <w:pPrChange w:id="604" w:author="Steve Maas" w:date="2014-01-07T11:41:00Z">
          <w:pPr/>
        </w:pPrChange>
      </w:pPr>
      <w:ins w:id="605" w:author="Steve Maas" w:date="2014-01-07T11:41:00Z">
        <w:r>
          <w:t>&lt;surface_load type="traction"&gt;</w:t>
        </w:r>
      </w:ins>
    </w:p>
    <w:p w14:paraId="68FEB8E5" w14:textId="1296B25B" w:rsidR="004B0FC6" w:rsidRDefault="004B0FC6">
      <w:pPr>
        <w:pStyle w:val="Code0"/>
        <w:rPr>
          <w:ins w:id="606" w:author="Steve Maas" w:date="2014-01-07T11:41:00Z"/>
        </w:rPr>
        <w:pPrChange w:id="607" w:author="Steve Maas" w:date="2014-01-07T11:41:00Z">
          <w:pPr/>
        </w:pPrChange>
      </w:pPr>
      <w:ins w:id="608" w:author="Steve Maas" w:date="2014-01-07T11:41:00Z">
        <w:r>
          <w:tab/>
          <w:t>&lt;scale [lc="1"]&gt;1.0&lt;/scale&gt;</w:t>
        </w:r>
      </w:ins>
    </w:p>
    <w:p w14:paraId="03313A50" w14:textId="05E7A4CC" w:rsidR="004B0FC6" w:rsidRDefault="004B0FC6">
      <w:pPr>
        <w:pStyle w:val="Code0"/>
        <w:rPr>
          <w:ins w:id="609" w:author="Steve Maas" w:date="2014-01-07T11:41:00Z"/>
        </w:rPr>
        <w:pPrChange w:id="610" w:author="Steve Maas" w:date="2014-01-07T11:41:00Z">
          <w:pPr/>
        </w:pPrChange>
      </w:pPr>
      <w:ins w:id="611" w:author="Steve Maas" w:date="2014-01-07T11:41:00Z">
        <w:r>
          <w:tab/>
          <w:t>&lt;traction&gt;0,0,1&lt;/traction&gt;</w:t>
        </w:r>
      </w:ins>
    </w:p>
    <w:p w14:paraId="075FEBD9" w14:textId="2AE048FA" w:rsidR="004B0FC6" w:rsidRDefault="004B0FC6">
      <w:pPr>
        <w:pStyle w:val="Code0"/>
        <w:rPr>
          <w:ins w:id="612" w:author="Steve Maas" w:date="2014-01-07T11:42:00Z"/>
        </w:rPr>
        <w:pPrChange w:id="613" w:author="Steve Maas" w:date="2014-01-07T11:41:00Z">
          <w:pPr/>
        </w:pPrChange>
      </w:pPr>
      <w:ins w:id="614" w:author="Steve Maas" w:date="2014-01-07T11:41:00Z">
        <w:r>
          <w:tab/>
          <w:t>&lt;surface [set="</w:t>
        </w:r>
      </w:ins>
      <w:ins w:id="615" w:author="Steve Maas" w:date="2014-01-07T11:42:00Z">
        <w:r>
          <w:t>surface_name"]&gt;</w:t>
        </w:r>
      </w:ins>
    </w:p>
    <w:p w14:paraId="34C5FF4F" w14:textId="6F8880B4" w:rsidR="004B0FC6" w:rsidRDefault="004B0FC6">
      <w:pPr>
        <w:pStyle w:val="Code0"/>
        <w:rPr>
          <w:ins w:id="616" w:author="Steve Maas" w:date="2014-01-07T11:42:00Z"/>
        </w:rPr>
        <w:pPrChange w:id="617" w:author="Steve Maas" w:date="2014-01-07T11:41:00Z">
          <w:pPr/>
        </w:pPrChange>
      </w:pPr>
      <w:ins w:id="618" w:author="Steve Maas" w:date="2014-01-07T11:42:00Z">
        <w:r>
          <w:tab/>
        </w:r>
        <w:r>
          <w:tab/>
          <w:t>...</w:t>
        </w:r>
      </w:ins>
    </w:p>
    <w:p w14:paraId="34F5FADF" w14:textId="119F98CD" w:rsidR="004B0FC6" w:rsidRDefault="004B0FC6">
      <w:pPr>
        <w:pStyle w:val="Code0"/>
        <w:rPr>
          <w:ins w:id="619" w:author="Steve Maas" w:date="2014-01-07T11:42:00Z"/>
        </w:rPr>
        <w:pPrChange w:id="620" w:author="Steve Maas" w:date="2014-01-07T11:41:00Z">
          <w:pPr/>
        </w:pPrChange>
      </w:pPr>
      <w:ins w:id="621" w:author="Steve Maas" w:date="2014-01-07T11:42:00Z">
        <w:r>
          <w:tab/>
          <w:t>&lt;/surface&gt;</w:t>
        </w:r>
      </w:ins>
    </w:p>
    <w:p w14:paraId="0C436C54" w14:textId="32B5B27C" w:rsidR="004B0FC6" w:rsidRDefault="004B0FC6">
      <w:pPr>
        <w:pStyle w:val="Code0"/>
        <w:rPr>
          <w:ins w:id="622" w:author="Steve Maas" w:date="2014-01-07T11:40:00Z"/>
        </w:rPr>
        <w:pPrChange w:id="623" w:author="Steve Maas" w:date="2014-01-07T11:41:00Z">
          <w:pPr/>
        </w:pPrChange>
      </w:pPr>
      <w:ins w:id="624" w:author="Steve Maas" w:date="2014-01-07T11:42:00Z">
        <w:r>
          <w:t>&lt;/surface_load&gt;</w:t>
        </w:r>
      </w:ins>
    </w:p>
    <w:p w14:paraId="7542C0FB" w14:textId="5B600C18" w:rsidR="004B0FC6" w:rsidRDefault="004B0FC6">
      <w:pPr>
        <w:rPr>
          <w:ins w:id="625" w:author="Steve Maas" w:date="2014-01-07T11:41:00Z"/>
        </w:rPr>
      </w:pPr>
    </w:p>
    <w:p w14:paraId="19E9C5A6" w14:textId="3310C747" w:rsidR="004B0FC6" w:rsidRPr="004B0FC6" w:rsidRDefault="004B0FC6">
      <w:ins w:id="626" w:author="Steve Maas" w:date="2014-01-07T11:43:00Z">
        <w:r>
          <w:t xml:space="preserve">The traction vector is determined by two quantities. The direction and magnitude is defined by the </w:t>
        </w:r>
        <w:r>
          <w:rPr>
            <w:i/>
          </w:rPr>
          <w:t xml:space="preserve">traction </w:t>
        </w:r>
        <w:r>
          <w:t xml:space="preserve">element. In addition, the magnitude can be scaled using the </w:t>
        </w:r>
        <w:r>
          <w:rPr>
            <w:i/>
          </w:rPr>
          <w:t xml:space="preserve">scale </w:t>
        </w:r>
        <w:r>
          <w:t xml:space="preserve">element. An </w:t>
        </w:r>
        <w:r>
          <w:lastRenderedPageBreak/>
          <w:t xml:space="preserve">optional load curve can be defined for the </w:t>
        </w:r>
      </w:ins>
      <w:ins w:id="627" w:author="Steve Maas" w:date="2014-01-07T11:44:00Z">
        <w:r>
          <w:rPr>
            <w:i/>
          </w:rPr>
          <w:t xml:space="preserve">scale </w:t>
        </w:r>
        <w:r>
          <w:t xml:space="preserve">element using the </w:t>
        </w:r>
        <w:r>
          <w:rPr>
            <w:i/>
          </w:rPr>
          <w:t xml:space="preserve">lc </w:t>
        </w:r>
        <w:r>
          <w:t xml:space="preserve">attribute. This allows the traction load to become time dependant. If the </w:t>
        </w:r>
        <w:r>
          <w:rPr>
            <w:i/>
          </w:rPr>
          <w:t xml:space="preserve">lc </w:t>
        </w:r>
        <w:r>
          <w:t>attribute is omitted a constant traction load is applied.</w:t>
        </w:r>
      </w:ins>
    </w:p>
    <w:p w14:paraId="1FE9B15D" w14:textId="77777777" w:rsidR="00525EB6" w:rsidRDefault="00525EB6" w:rsidP="00525EB6"/>
    <w:p w14:paraId="63460C82" w14:textId="77777777" w:rsidR="00525EB6" w:rsidRDefault="00525EB6">
      <w:pPr>
        <w:pStyle w:val="Heading4"/>
        <w:pPrChange w:id="628" w:author="Steve Maas" w:date="2014-01-06T15:54:00Z">
          <w:pPr>
            <w:pStyle w:val="Heading3"/>
          </w:pPr>
        </w:pPrChange>
      </w:pPr>
      <w:r>
        <w:t xml:space="preserve"> </w:t>
      </w:r>
      <w:bookmarkStart w:id="629" w:name="_Ref194576511"/>
      <w:bookmarkStart w:id="630" w:name="_Ref194576545"/>
      <w:bookmarkStart w:id="631" w:name="_Toc385498439"/>
      <w:r>
        <w:t>Mixture Normal Traction</w:t>
      </w:r>
      <w:bookmarkEnd w:id="629"/>
      <w:bookmarkEnd w:id="630"/>
      <w:bookmarkEnd w:id="631"/>
    </w:p>
    <w:p w14:paraId="115ABB42" w14:textId="745D830C" w:rsidR="00525EB6" w:rsidRPr="00C64641" w:rsidRDefault="00525EB6" w:rsidP="00525EB6">
      <w:r>
        <w:t>This section applies to biphasic, biphasic-solute</w:t>
      </w:r>
      <w:ins w:id="632" w:author="Steve Maas" w:date="2014-01-06T15:28:00Z">
        <w:r w:rsidR="00F10F62">
          <w:t xml:space="preserve">, </w:t>
        </w:r>
      </w:ins>
      <w:del w:id="633" w:author="Steve Maas" w:date="2014-01-06T15:28:00Z">
        <w:r w:rsidDel="00F10F62">
          <w:delText xml:space="preserve"> and </w:delText>
        </w:r>
      </w:del>
      <w:r>
        <w:t xml:space="preserve">triphasic </w:t>
      </w:r>
      <w:ins w:id="634" w:author="Steve Maas" w:date="2014-01-06T15:28:00Z">
        <w:r w:rsidR="00F10F62">
          <w:t xml:space="preserve">and multiphasic </w:t>
        </w:r>
      </w:ins>
      <w:r>
        <w:t xml:space="preserve">analyses.  </w:t>
      </w:r>
      <w:r w:rsidRPr="00C64641">
        <w:t>In a mixture of intrinsically incompressible solid and fluid constituents, the formulation adopted in FEBio implies that the total traction is a natural boundary condition</w:t>
      </w:r>
      <w:r>
        <w:t xml:space="preserve"> (</w:t>
      </w:r>
      <w:hyperlink r:id="rId47" w:history="1">
        <w:r w:rsidRPr="00205BE9">
          <w:rPr>
            <w:rStyle w:val="Hyperlink"/>
            <w:i/>
          </w:rPr>
          <w:t>FEBio Theory Manual</w:t>
        </w:r>
      </w:hyperlink>
      <w:r>
        <w:t>)</w:t>
      </w:r>
      <w:r w:rsidRPr="00C64641">
        <w:t xml:space="preserve">.  If this boundary condition is not explicitly prescribed, the code automatically assumes that it is equal to zero. </w:t>
      </w:r>
      <w:del w:id="635" w:author="Steve Maas" w:date="2014-01-06T15:28:00Z">
        <w:r w:rsidRPr="00C64641" w:rsidDel="00F10F62">
          <w:delText xml:space="preserve"> </w:delText>
        </w:r>
      </w:del>
      <w:r w:rsidRPr="00C64641">
        <w:t xml:space="preserve">Therefore, boundaries </w:t>
      </w:r>
      <w:r>
        <w:t xml:space="preserve">of mixtures </w:t>
      </w:r>
      <w:r w:rsidRPr="00C64641">
        <w:t>are traction-free by default.</w:t>
      </w:r>
    </w:p>
    <w:p w14:paraId="60CE9942" w14:textId="77777777" w:rsidR="00525EB6" w:rsidRPr="00C64641" w:rsidRDefault="00525EB6" w:rsidP="00525EB6"/>
    <w:p w14:paraId="70DA6159" w14:textId="7B280DE5" w:rsidR="00525EB6" w:rsidRDefault="00525EB6" w:rsidP="00525EB6">
      <w:pPr>
        <w:rPr>
          <w:ins w:id="636" w:author="Steve Maas" w:date="2014-01-06T15:29:00Z"/>
        </w:rPr>
      </w:pPr>
      <w:r w:rsidRPr="00C64641">
        <w:t xml:space="preserve">The </w:t>
      </w:r>
      <w:r w:rsidRPr="00C64641">
        <w:rPr>
          <w:i/>
        </w:rPr>
        <w:t xml:space="preserve">mixture traction </w:t>
      </w:r>
      <w:r w:rsidR="00AF2221" w:rsidRPr="00AF2221">
        <w:rPr>
          <w:i/>
          <w:position w:val="-6"/>
        </w:rPr>
        <w:object w:dxaOrig="160" w:dyaOrig="260" w14:anchorId="58B9B1B4">
          <v:shape id="_x0000_i1034" type="#_x0000_t75" style="width:8pt;height:13.5pt" o:ole="">
            <v:imagedata r:id="rId48" o:title=""/>
          </v:shape>
          <o:OLEObject Type="Embed" ProgID="Equation.DSMT4" ShapeID="_x0000_i1034" DrawAspect="Content" ObjectID="_1459242117" r:id="rId49"/>
        </w:object>
      </w:r>
      <w:r w:rsidRPr="00C64641">
        <w:t xml:space="preserve"> is the traction vector corresponding to the mixture (or total) stress </w:t>
      </w:r>
      <w:r w:rsidR="00AF2221" w:rsidRPr="00AF2221">
        <w:rPr>
          <w:position w:val="-6"/>
        </w:rPr>
        <w:object w:dxaOrig="220" w:dyaOrig="220" w14:anchorId="42946939">
          <v:shape id="_x0000_i1035" type="#_x0000_t75" style="width:10.5pt;height:10.5pt" o:ole="">
            <v:imagedata r:id="rId50" o:title=""/>
          </v:shape>
          <o:OLEObject Type="Embed" ProgID="Equation.DSMT4" ShapeID="_x0000_i1035" DrawAspect="Content" ObjectID="_1459242118" r:id="rId51"/>
        </w:object>
      </w:r>
      <w:r w:rsidRPr="00C64641">
        <w:t xml:space="preserve">; thus </w:t>
      </w:r>
      <w:r w:rsidR="00AF2221" w:rsidRPr="00AF2221">
        <w:rPr>
          <w:position w:val="-6"/>
        </w:rPr>
        <w:object w:dxaOrig="800" w:dyaOrig="260" w14:anchorId="499B6833">
          <v:shape id="_x0000_i1036" type="#_x0000_t75" style="width:40pt;height:13.5pt" o:ole="">
            <v:imagedata r:id="rId52" o:title=""/>
          </v:shape>
          <o:OLEObject Type="Embed" ProgID="Equation.DSMT4" ShapeID="_x0000_i1036" DrawAspect="Content" ObjectID="_1459242119" r:id="rId53"/>
        </w:object>
      </w:r>
      <w:r w:rsidRPr="00C64641">
        <w:t xml:space="preserve">, where </w:t>
      </w:r>
      <w:r w:rsidR="00AF2221" w:rsidRPr="00AF2221">
        <w:rPr>
          <w:position w:val="-4"/>
        </w:rPr>
        <w:object w:dxaOrig="200" w:dyaOrig="200" w14:anchorId="3915C5C7">
          <v:shape id="_x0000_i1037" type="#_x0000_t75" style="width:10pt;height:10pt" o:ole="">
            <v:imagedata r:id="rId54" o:title=""/>
          </v:shape>
          <o:OLEObject Type="Embed" ProgID="Equation.DSMT4" ShapeID="_x0000_i1037" DrawAspect="Content" ObjectID="_1459242120" r:id="rId55"/>
        </w:object>
      </w:r>
      <w:r w:rsidRPr="00C64641">
        <w:t xml:space="preserve"> is the outward unit normal to the boundary surface.  Since </w:t>
      </w:r>
      <w:r w:rsidR="00AF2221" w:rsidRPr="00AF2221">
        <w:rPr>
          <w:position w:val="-10"/>
        </w:rPr>
        <w:object w:dxaOrig="1280" w:dyaOrig="360" w14:anchorId="571BEE29">
          <v:shape id="_x0000_i1038" type="#_x0000_t75" style="width:64pt;height:18pt" o:ole="">
            <v:imagedata r:id="rId56" o:title=""/>
          </v:shape>
          <o:OLEObject Type="Embed" ProgID="Equation.DSMT4" ShapeID="_x0000_i1038" DrawAspect="Content" ObjectID="_1459242121" r:id="rId57"/>
        </w:object>
      </w:r>
      <w:r w:rsidRPr="00C64641">
        <w:t xml:space="preserve">, where </w:t>
      </w:r>
      <w:r w:rsidR="00AF2221" w:rsidRPr="00AF2221">
        <w:rPr>
          <w:position w:val="-10"/>
        </w:rPr>
        <w:object w:dxaOrig="240" w:dyaOrig="260" w14:anchorId="07F75263">
          <v:shape id="_x0000_i1039" type="#_x0000_t75" style="width:12pt;height:13.5pt" o:ole="">
            <v:imagedata r:id="rId58" o:title=""/>
          </v:shape>
          <o:OLEObject Type="Embed" ProgID="Equation.DSMT4" ShapeID="_x0000_i1039" DrawAspect="Content" ObjectID="_1459242122" r:id="rId59"/>
        </w:object>
      </w:r>
      <w:r w:rsidRPr="00C64641">
        <w:t xml:space="preserve"> is the fluid pressure and </w:t>
      </w:r>
      <w:r w:rsidR="00AF2221" w:rsidRPr="00AF2221">
        <w:rPr>
          <w:position w:val="-6"/>
        </w:rPr>
        <w:object w:dxaOrig="300" w:dyaOrig="320" w14:anchorId="7271B9E3">
          <v:shape id="_x0000_i1040" type="#_x0000_t75" style="width:14pt;height:16.5pt" o:ole="">
            <v:imagedata r:id="rId60" o:title=""/>
          </v:shape>
          <o:OLEObject Type="Embed" ProgID="Equation.DSMT4" ShapeID="_x0000_i1040" DrawAspect="Content" ObjectID="_1459242123" r:id="rId61"/>
        </w:object>
      </w:r>
      <w:r w:rsidRPr="00C64641">
        <w:t xml:space="preserve"> is the </w:t>
      </w:r>
      <w:r w:rsidRPr="00C64641">
        <w:rPr>
          <w:i/>
        </w:rPr>
        <w:t>effective stress</w:t>
      </w:r>
      <w:r w:rsidRPr="00C64641">
        <w:t xml:space="preserve"> resulting from strains in the solid matrix, it is also possible to represent the total traction as </w:t>
      </w:r>
      <w:r w:rsidR="00AF2221" w:rsidRPr="00AF2221">
        <w:rPr>
          <w:position w:val="-10"/>
        </w:rPr>
        <w:object w:dxaOrig="1200" w:dyaOrig="360" w14:anchorId="54C8A7A6">
          <v:shape id="_x0000_i1041" type="#_x0000_t75" style="width:60pt;height:18pt" o:ole="">
            <v:imagedata r:id="rId62" o:title=""/>
          </v:shape>
          <o:OLEObject Type="Embed" ProgID="Equation.DSMT4" ShapeID="_x0000_i1041" DrawAspect="Content" ObjectID="_1459242124" r:id="rId63"/>
        </w:object>
      </w:r>
      <w:r w:rsidRPr="00C64641">
        <w:t xml:space="preserve">, where </w:t>
      </w:r>
      <w:r w:rsidR="00AF2221" w:rsidRPr="00AF2221">
        <w:rPr>
          <w:position w:val="-6"/>
        </w:rPr>
        <w:object w:dxaOrig="980" w:dyaOrig="320" w14:anchorId="4874D414">
          <v:shape id="_x0000_i1042" type="#_x0000_t75" style="width:49.5pt;height:16.5pt" o:ole="">
            <v:imagedata r:id="rId64" o:title=""/>
          </v:shape>
          <o:OLEObject Type="Embed" ProgID="Equation.DSMT4" ShapeID="_x0000_i1042" DrawAspect="Content" ObjectID="_1459242125" r:id="rId65"/>
        </w:object>
      </w:r>
      <w:r w:rsidRPr="00C64641">
        <w:t xml:space="preserve"> is the </w:t>
      </w:r>
      <w:r w:rsidRPr="00C64641">
        <w:rPr>
          <w:i/>
        </w:rPr>
        <w:t>effective traction</w:t>
      </w:r>
      <w:r w:rsidRPr="00C64641">
        <w:t xml:space="preserve">.  Currently, FEBio allows the user to specify only the normal component of the traction, either </w:t>
      </w:r>
      <w:r w:rsidR="00AF2221" w:rsidRPr="00AF2221">
        <w:rPr>
          <w:position w:val="-12"/>
        </w:rPr>
        <w:object w:dxaOrig="820" w:dyaOrig="360" w14:anchorId="1F306C5F">
          <v:shape id="_x0000_i1043" type="#_x0000_t75" style="width:40.5pt;height:18pt" o:ole="">
            <v:imagedata r:id="rId66" o:title=""/>
          </v:shape>
          <o:OLEObject Type="Embed" ProgID="Equation.DSMT4" ShapeID="_x0000_i1043" DrawAspect="Content" ObjectID="_1459242126" r:id="rId67"/>
        </w:object>
      </w:r>
      <w:r w:rsidRPr="00C64641">
        <w:t xml:space="preserve"> (the normal component of the mixture traction) or </w:t>
      </w:r>
      <w:r w:rsidR="00AF2221" w:rsidRPr="00AF2221">
        <w:rPr>
          <w:position w:val="-12"/>
        </w:rPr>
        <w:object w:dxaOrig="920" w:dyaOrig="380" w14:anchorId="6ABE2B52">
          <v:shape id="_x0000_i1044" type="#_x0000_t75" style="width:45.5pt;height:19.5pt" o:ole="">
            <v:imagedata r:id="rId68" o:title=""/>
          </v:shape>
          <o:OLEObject Type="Embed" ProgID="Equation.DSMT4" ShapeID="_x0000_i1044" DrawAspect="Content" ObjectID="_1459242127" r:id="rId69"/>
        </w:object>
      </w:r>
      <w:r w:rsidRPr="00C64641">
        <w:t xml:space="preserve"> (the normal component of the effective traction):</w:t>
      </w:r>
    </w:p>
    <w:p w14:paraId="42795327" w14:textId="77777777" w:rsidR="00F10F62" w:rsidRDefault="00F10F62" w:rsidP="00525EB6">
      <w:pPr>
        <w:rPr>
          <w:ins w:id="637" w:author="Steve Maas" w:date="2014-01-06T15:29:00Z"/>
        </w:rPr>
      </w:pPr>
    </w:p>
    <w:p w14:paraId="4377D94F" w14:textId="3311E6E3" w:rsidR="00F10F62" w:rsidRPr="002528E9" w:rsidRDefault="00F10F62" w:rsidP="00525EB6">
      <w:ins w:id="638" w:author="Steve Maas" w:date="2014-01-06T15:29:00Z">
        <w:r>
          <w:t xml:space="preserve">A mixture normal traction is defined </w:t>
        </w:r>
      </w:ins>
      <w:ins w:id="639" w:author="Steve Maas" w:date="2014-01-06T15:30:00Z">
        <w:r>
          <w:t xml:space="preserve">by </w:t>
        </w:r>
      </w:ins>
      <w:ins w:id="640" w:author="Steve Maas" w:date="2014-01-06T15:29:00Z">
        <w:r>
          <w:t xml:space="preserve">the </w:t>
        </w:r>
        <w:r>
          <w:rPr>
            <w:i/>
          </w:rPr>
          <w:t xml:space="preserve">surface_load </w:t>
        </w:r>
      </w:ins>
      <w:ins w:id="641" w:author="Steve Maas" w:date="2014-01-06T15:30:00Z">
        <w:r>
          <w:t xml:space="preserve">element using </w:t>
        </w:r>
        <w:r>
          <w:rPr>
            <w:i/>
          </w:rPr>
          <w:t xml:space="preserve">normal_traction </w:t>
        </w:r>
        <w:r>
          <w:t>for the type attribute.</w:t>
        </w:r>
      </w:ins>
    </w:p>
    <w:p w14:paraId="04D59483" w14:textId="77777777" w:rsidR="00525EB6" w:rsidRPr="00C64641" w:rsidRDefault="00525EB6" w:rsidP="00525EB6"/>
    <w:p w14:paraId="10AF1EC3" w14:textId="016F039E" w:rsidR="00525EB6" w:rsidRDefault="00525EB6" w:rsidP="00525EB6">
      <w:pPr>
        <w:pStyle w:val="code"/>
        <w:rPr>
          <w:ins w:id="642" w:author="Steve Maas" w:date="2014-01-06T22:16:00Z"/>
        </w:rPr>
      </w:pPr>
      <w:r>
        <w:t>&lt;</w:t>
      </w:r>
      <w:del w:id="643" w:author="Steve Maas" w:date="2014-01-06T15:30:00Z">
        <w:r w:rsidDel="00F10F62">
          <w:delText xml:space="preserve">normal_traction </w:delText>
        </w:r>
      </w:del>
      <w:ins w:id="644" w:author="Steve Maas" w:date="2014-01-06T15:30:00Z">
        <w:r w:rsidR="00F10F62">
          <w:t xml:space="preserve">surface_load </w:t>
        </w:r>
      </w:ins>
      <w:del w:id="645" w:author="Steve Maas" w:date="2014-01-06T15:30:00Z">
        <w:r w:rsidDel="00F10F62">
          <w:delText>traction</w:delText>
        </w:r>
      </w:del>
      <w:ins w:id="646" w:author="Steve Maas" w:date="2014-01-06T15:30:00Z">
        <w:r w:rsidR="00F10F62">
          <w:t>type</w:t>
        </w:r>
      </w:ins>
      <w:r>
        <w:t>=</w:t>
      </w:r>
      <w:r w:rsidR="00C90979">
        <w:t>"</w:t>
      </w:r>
      <w:del w:id="647" w:author="Steve Maas" w:date="2014-01-06T15:30:00Z">
        <w:r w:rsidDel="00F10F62">
          <w:delText>mixture</w:delText>
        </w:r>
      </w:del>
      <w:ins w:id="648" w:author="Steve Maas" w:date="2014-01-06T15:30:00Z">
        <w:r w:rsidR="00F10F62">
          <w:t>normal_traction</w:t>
        </w:r>
      </w:ins>
      <w:r w:rsidR="00C90979">
        <w:t>"</w:t>
      </w:r>
      <w:r>
        <w:t>&gt;</w:t>
      </w:r>
    </w:p>
    <w:p w14:paraId="476B69D1" w14:textId="4D821051" w:rsidR="00BD3F86" w:rsidRDefault="00BD3F86" w:rsidP="00525EB6">
      <w:pPr>
        <w:pStyle w:val="code"/>
        <w:rPr>
          <w:ins w:id="649" w:author="Steve Maas" w:date="2014-01-06T15:30:00Z"/>
        </w:rPr>
      </w:pPr>
      <w:ins w:id="650" w:author="Steve Maas" w:date="2014-01-06T22:16:00Z">
        <w:r>
          <w:tab/>
          <w:t xml:space="preserve">&lt;traction </w:t>
        </w:r>
      </w:ins>
      <w:ins w:id="651" w:author="Steve Maas" w:date="2014-01-06T22:17:00Z">
        <w:r>
          <w:t>[</w:t>
        </w:r>
      </w:ins>
      <w:ins w:id="652" w:author="Steve Maas" w:date="2014-01-06T22:16:00Z">
        <w:r>
          <w:t>lc="1"</w:t>
        </w:r>
      </w:ins>
      <w:ins w:id="653" w:author="Steve Maas" w:date="2014-01-06T22:17:00Z">
        <w:r>
          <w:t>]</w:t>
        </w:r>
      </w:ins>
      <w:ins w:id="654" w:author="Steve Maas" w:date="2014-01-06T22:16:00Z">
        <w:r>
          <w:t>&gt;1.0&lt;/traction&gt;</w:t>
        </w:r>
      </w:ins>
    </w:p>
    <w:p w14:paraId="1AEA86B6" w14:textId="66C7D745" w:rsidR="00F10F62" w:rsidRDefault="00F10F62" w:rsidP="00525EB6">
      <w:pPr>
        <w:pStyle w:val="code"/>
        <w:rPr>
          <w:ins w:id="655" w:author="Steve Maas" w:date="2014-01-06T15:30:00Z"/>
        </w:rPr>
      </w:pPr>
      <w:ins w:id="656" w:author="Steve Maas" w:date="2014-01-06T15:30:00Z">
        <w:r>
          <w:tab/>
          <w:t>&lt;effective&gt;1&lt;/effective&gt;</w:t>
        </w:r>
      </w:ins>
    </w:p>
    <w:p w14:paraId="2D02FD9A" w14:textId="40FDEEC8" w:rsidR="00F10F62" w:rsidRDefault="00F10F62" w:rsidP="00525EB6">
      <w:pPr>
        <w:pStyle w:val="code"/>
        <w:rPr>
          <w:ins w:id="657" w:author="Steve Maas" w:date="2014-01-06T15:30:00Z"/>
        </w:rPr>
      </w:pPr>
      <w:ins w:id="658" w:author="Steve Maas" w:date="2014-01-06T15:30:00Z">
        <w:r>
          <w:tab/>
          <w:t>&lt;linear&gt;0&lt;/linear&gt;</w:t>
        </w:r>
      </w:ins>
    </w:p>
    <w:p w14:paraId="0C0F4605" w14:textId="3FA680BD" w:rsidR="00F10F62" w:rsidRDefault="00F10F62" w:rsidP="00525EB6">
      <w:pPr>
        <w:pStyle w:val="code"/>
      </w:pPr>
      <w:ins w:id="659" w:author="Steve Maas" w:date="2014-01-06T15:31:00Z">
        <w:r>
          <w:tab/>
          <w:t>&lt;surface</w:t>
        </w:r>
      </w:ins>
      <w:ins w:id="660" w:author="Steve Maas" w:date="2014-01-06T22:17:00Z">
        <w:r w:rsidR="00BD3F86">
          <w:t xml:space="preserve"> [set="surface_name"</w:t>
        </w:r>
      </w:ins>
      <w:ins w:id="661" w:author="Steve Maas" w:date="2014-01-06T22:18:00Z">
        <w:r w:rsidR="00BD3F86">
          <w:t>]</w:t>
        </w:r>
      </w:ins>
      <w:ins w:id="662" w:author="Steve Maas" w:date="2014-01-06T15:31:00Z">
        <w:r>
          <w:t>&gt;</w:t>
        </w:r>
      </w:ins>
    </w:p>
    <w:p w14:paraId="2CD53174" w14:textId="35E4F629" w:rsidR="00F10F62" w:rsidRDefault="00525EB6" w:rsidP="00F10F62">
      <w:pPr>
        <w:pStyle w:val="code"/>
      </w:pPr>
      <w:del w:id="663" w:author="Steve Maas" w:date="2014-01-06T22:17:00Z">
        <w:r w:rsidDel="00BD3F86">
          <w:tab/>
          <w:delText>&lt;quad4 id=</w:delText>
        </w:r>
        <w:r w:rsidR="00C90979" w:rsidDel="00BD3F86">
          <w:delText>"</w:delText>
        </w:r>
        <w:r w:rsidDel="00BD3F86">
          <w:delText>n</w:delText>
        </w:r>
        <w:r w:rsidR="00C90979" w:rsidDel="00BD3F86">
          <w:delText>"</w:delText>
        </w:r>
      </w:del>
      <w:del w:id="664" w:author="Steve Maas" w:date="2014-01-06T22:16:00Z">
        <w:r w:rsidDel="00BD3F86">
          <w:delText xml:space="preserve"> </w:delText>
        </w:r>
      </w:del>
      <w:del w:id="665" w:author="Steve Maas" w:date="2014-01-06T15:35:00Z">
        <w:r w:rsidDel="009632B3">
          <w:delText>[</w:delText>
        </w:r>
      </w:del>
      <w:del w:id="666" w:author="Steve Maas" w:date="2014-01-06T22:16:00Z">
        <w:r w:rsidDel="00BD3F86">
          <w:delText>lc=</w:delText>
        </w:r>
        <w:r w:rsidR="00C90979" w:rsidDel="00BD3F86">
          <w:delText>"</w:delText>
        </w:r>
        <w:r w:rsidDel="00BD3F86">
          <w:delText>l</w:delText>
        </w:r>
        <w:r w:rsidR="00C90979" w:rsidDel="00BD3F86">
          <w:delText>"</w:delText>
        </w:r>
        <w:r w:rsidDel="00BD3F86">
          <w:delText xml:space="preserve"> scale=</w:delText>
        </w:r>
        <w:r w:rsidR="00C90979" w:rsidDel="00BD3F86">
          <w:delText>"</w:delText>
        </w:r>
        <w:r w:rsidDel="00BD3F86">
          <w:delText>1.0</w:delText>
        </w:r>
        <w:r w:rsidR="00C90979" w:rsidDel="00BD3F86">
          <w:delText>"</w:delText>
        </w:r>
      </w:del>
      <w:del w:id="667" w:author="Steve Maas" w:date="2014-01-06T15:35:00Z">
        <w:r w:rsidDel="009632B3">
          <w:delText>]</w:delText>
        </w:r>
      </w:del>
      <w:del w:id="668" w:author="Steve Maas" w:date="2014-01-06T22:17:00Z">
        <w:r w:rsidDel="00BD3F86">
          <w:delText>&gt;n1,n2,n3,n4&lt;/quad4&gt;</w:delText>
        </w:r>
      </w:del>
      <w:moveToRangeStart w:id="669" w:author="Steve Maas" w:date="2014-01-06T15:31:00Z" w:name="move376785608"/>
      <w:moveTo w:id="670" w:author="Steve Maas" w:date="2014-01-06T15:31:00Z">
        <w:r w:rsidR="00F10F62">
          <w:tab/>
        </w:r>
      </w:moveTo>
      <w:ins w:id="671" w:author="Steve Maas" w:date="2014-01-06T15:31:00Z">
        <w:r w:rsidR="00F10F62">
          <w:tab/>
        </w:r>
      </w:ins>
      <w:moveTo w:id="672" w:author="Steve Maas" w:date="2014-01-06T15:31:00Z">
        <w:r w:rsidR="00F10F62">
          <w:t>...</w:t>
        </w:r>
      </w:moveTo>
    </w:p>
    <w:moveToRangeEnd w:id="669"/>
    <w:p w14:paraId="5535D859" w14:textId="263BF43F" w:rsidR="00F10F62" w:rsidDel="009519C2" w:rsidRDefault="00F10F62" w:rsidP="00525EB6">
      <w:pPr>
        <w:pStyle w:val="code"/>
        <w:rPr>
          <w:del w:id="673" w:author="Steve Maas" w:date="2014-01-06T22:26:00Z"/>
        </w:rPr>
      </w:pPr>
      <w:ins w:id="674" w:author="Steve Maas" w:date="2014-01-06T15:31:00Z">
        <w:r>
          <w:tab/>
          <w:t>&lt;/surface&gt;</w:t>
        </w:r>
      </w:ins>
    </w:p>
    <w:p w14:paraId="7A6737E9" w14:textId="3BA7BB9C" w:rsidR="00525EB6" w:rsidDel="00F10F62" w:rsidRDefault="00525EB6" w:rsidP="00525EB6">
      <w:pPr>
        <w:pStyle w:val="code"/>
      </w:pPr>
      <w:moveFromRangeStart w:id="675" w:author="Steve Maas" w:date="2014-01-06T15:31:00Z" w:name="move376785608"/>
      <w:moveFrom w:id="676" w:author="Steve Maas" w:date="2014-01-06T15:31:00Z">
        <w:r w:rsidDel="00F10F62">
          <w:tab/>
          <w:t>...</w:t>
        </w:r>
      </w:moveFrom>
    </w:p>
    <w:moveFromRangeEnd w:id="675"/>
    <w:p w14:paraId="64D8D057" w14:textId="775798A6" w:rsidR="00525EB6" w:rsidRDefault="00525EB6" w:rsidP="00525EB6">
      <w:pPr>
        <w:pStyle w:val="code"/>
      </w:pPr>
      <w:r>
        <w:t>&lt;/</w:t>
      </w:r>
      <w:del w:id="677" w:author="Steve Maas" w:date="2014-01-06T15:31:00Z">
        <w:r w:rsidDel="00F10F62">
          <w:delText>normal_traction</w:delText>
        </w:r>
      </w:del>
      <w:ins w:id="678" w:author="Steve Maas" w:date="2014-01-06T15:31:00Z">
        <w:r w:rsidR="00F10F62">
          <w:t>surface_load</w:t>
        </w:r>
      </w:ins>
      <w:r>
        <w:t>&gt;</w:t>
      </w:r>
    </w:p>
    <w:p w14:paraId="6CBD8C9E" w14:textId="77777777" w:rsidR="00525EB6" w:rsidRDefault="00525EB6" w:rsidP="00525EB6">
      <w:pPr>
        <w:rPr>
          <w:ins w:id="679" w:author="Steve Maas" w:date="2014-01-06T22:16:00Z"/>
        </w:rPr>
      </w:pPr>
    </w:p>
    <w:p w14:paraId="34842F1A" w14:textId="784353AA" w:rsidR="00BD3F86" w:rsidRPr="009519C2" w:rsidRDefault="00BD3F86" w:rsidP="00525EB6">
      <w:pPr>
        <w:rPr>
          <w:ins w:id="680" w:author="Steve Maas" w:date="2014-01-06T22:16:00Z"/>
        </w:rPr>
      </w:pPr>
      <w:ins w:id="681" w:author="Steve Maas" w:date="2014-01-06T22:16:00Z">
        <w:r>
          <w:t xml:space="preserve">The </w:t>
        </w:r>
        <w:r>
          <w:rPr>
            <w:i/>
          </w:rPr>
          <w:t xml:space="preserve">traction </w:t>
        </w:r>
        <w:r>
          <w:t>element defines the magnitude of the traction force.</w:t>
        </w:r>
      </w:ins>
      <w:ins w:id="682" w:author="Steve Maas" w:date="2014-01-06T22:17:00Z">
        <w:r>
          <w:t xml:space="preserve"> The optional attribute </w:t>
        </w:r>
        <w:r>
          <w:rPr>
            <w:i/>
          </w:rPr>
          <w:t xml:space="preserve">lc </w:t>
        </w:r>
        <w:r>
          <w:t>defines a loadcurve that controls the time dependency of the traction force magnitude. If omitted a constant traction is applied.</w:t>
        </w:r>
      </w:ins>
    </w:p>
    <w:p w14:paraId="535C888F" w14:textId="77777777" w:rsidR="00BD3F86" w:rsidRPr="00BD3F86" w:rsidRDefault="00BD3F86" w:rsidP="00525EB6">
      <w:pPr>
        <w:rPr>
          <w:ins w:id="683" w:author="Steve Maas" w:date="2014-01-06T15:32:00Z"/>
        </w:rPr>
      </w:pPr>
    </w:p>
    <w:p w14:paraId="4C0FB4AC" w14:textId="77777777" w:rsidR="00FA354B" w:rsidRDefault="00FA354B" w:rsidP="00525EB6">
      <w:pPr>
        <w:rPr>
          <w:ins w:id="684" w:author="Steve Maas" w:date="2014-01-06T15:33:00Z"/>
        </w:rPr>
      </w:pPr>
      <w:ins w:id="685" w:author="Steve Maas" w:date="2014-01-06T15:32:00Z">
        <w:r>
          <w:t xml:space="preserve">The </w:t>
        </w:r>
        <w:r>
          <w:rPr>
            <w:i/>
          </w:rPr>
          <w:t xml:space="preserve">effective </w:t>
        </w:r>
        <w:r>
          <w:t xml:space="preserve">element defines whether the traction is applied as an effective traction or a total mixture traction. </w:t>
        </w:r>
      </w:ins>
    </w:p>
    <w:p w14:paraId="52F994B7" w14:textId="77777777" w:rsidR="00FA354B" w:rsidRDefault="00FA354B" w:rsidP="00525EB6">
      <w:pPr>
        <w:rPr>
          <w:ins w:id="686" w:author="Steve Maas" w:date="2014-01-06T15:33:00Z"/>
        </w:rPr>
      </w:pPr>
    </w:p>
    <w:p w14:paraId="36B5C557" w14:textId="0350D1E6" w:rsidR="00FA354B" w:rsidRPr="002528E9" w:rsidRDefault="00FA354B" w:rsidP="00525EB6">
      <w:ins w:id="687" w:author="Steve Maas" w:date="2014-01-06T15:32:00Z">
        <w:r>
          <w:t xml:space="preserve">The </w:t>
        </w:r>
        <w:r>
          <w:rPr>
            <w:i/>
          </w:rPr>
          <w:t xml:space="preserve">linear </w:t>
        </w:r>
      </w:ins>
      <w:ins w:id="688" w:author="Steve Maas" w:date="2014-01-06T15:33:00Z">
        <w:r>
          <w:t xml:space="preserve">element defines whether the traction remains normal to the deformed surface or the reference surface. If set to true the traction remains normal to the reference surface. </w:t>
        </w:r>
      </w:ins>
      <w:ins w:id="689" w:author="Steve Maas" w:date="2014-01-06T15:34:00Z">
        <w:r>
          <w:t>When false it defines a follower force that remains normal to the deformed surface.</w:t>
        </w:r>
      </w:ins>
    </w:p>
    <w:p w14:paraId="3A9ACFB1" w14:textId="77777777" w:rsidR="009632B3" w:rsidRDefault="009632B3" w:rsidP="00525EB6">
      <w:pPr>
        <w:rPr>
          <w:ins w:id="690" w:author="Steve Maas" w:date="2014-01-06T15:34:00Z"/>
        </w:rPr>
      </w:pPr>
    </w:p>
    <w:p w14:paraId="3EC882A2" w14:textId="66671D49" w:rsidR="00525EB6" w:rsidRPr="00C64641" w:rsidDel="00F10F62" w:rsidRDefault="009632B3" w:rsidP="00525EB6">
      <w:pPr>
        <w:rPr>
          <w:del w:id="691" w:author="Steve Maas" w:date="2014-01-06T15:31:00Z"/>
        </w:rPr>
      </w:pPr>
      <w:ins w:id="692" w:author="Steve Maas" w:date="2014-01-06T15:34:00Z">
        <w:r>
          <w:t xml:space="preserve">The </w:t>
        </w:r>
        <w:r>
          <w:rPr>
            <w:i/>
          </w:rPr>
          <w:t xml:space="preserve">surface </w:t>
        </w:r>
        <w:r>
          <w:t xml:space="preserve">element defines the surface </w:t>
        </w:r>
      </w:ins>
      <w:ins w:id="693" w:author="Steve Maas" w:date="2014-01-06T15:35:00Z">
        <w:r>
          <w:t xml:space="preserve">to </w:t>
        </w:r>
      </w:ins>
      <w:ins w:id="694" w:author="Steve Maas" w:date="2014-01-06T15:34:00Z">
        <w:r>
          <w:t xml:space="preserve">which </w:t>
        </w:r>
      </w:ins>
      <w:ins w:id="695" w:author="Steve Maas" w:date="2014-01-06T15:35:00Z">
        <w:r>
          <w:t xml:space="preserve">the traction is applied. It consists of child elements defining the individual surface facets. </w:t>
        </w:r>
      </w:ins>
      <w:del w:id="696" w:author="Steve Maas" w:date="2014-01-06T15:31:00Z">
        <w:r w:rsidR="00525EB6" w:rsidRPr="00C64641" w:rsidDel="00F10F62">
          <w:delText>or</w:delText>
        </w:r>
      </w:del>
    </w:p>
    <w:p w14:paraId="2D4856CC" w14:textId="5D914B70" w:rsidR="00525EB6" w:rsidRPr="00C64641" w:rsidDel="00F10F62" w:rsidRDefault="00525EB6" w:rsidP="00525EB6">
      <w:pPr>
        <w:rPr>
          <w:del w:id="697" w:author="Steve Maas" w:date="2014-01-06T15:31:00Z"/>
        </w:rPr>
      </w:pPr>
    </w:p>
    <w:p w14:paraId="4B3690B2" w14:textId="6B8A9F7E" w:rsidR="00525EB6" w:rsidDel="00F10F62" w:rsidRDefault="00525EB6" w:rsidP="00525EB6">
      <w:pPr>
        <w:pStyle w:val="code"/>
        <w:rPr>
          <w:del w:id="698" w:author="Steve Maas" w:date="2014-01-06T15:31:00Z"/>
        </w:rPr>
      </w:pPr>
      <w:del w:id="699" w:author="Steve Maas" w:date="2014-01-06T15:31:00Z">
        <w:r w:rsidDel="00F10F62">
          <w:delText>&lt;normal_traction traction=</w:delText>
        </w:r>
        <w:r w:rsidR="00512033" w:rsidDel="00F10F62">
          <w:delText>"</w:delText>
        </w:r>
        <w:r w:rsidDel="00F10F62">
          <w:delText>effective</w:delText>
        </w:r>
        <w:r w:rsidR="00512033" w:rsidDel="00F10F62">
          <w:delText>"</w:delText>
        </w:r>
        <w:r w:rsidDel="00F10F62">
          <w:delText>&gt;</w:delText>
        </w:r>
      </w:del>
    </w:p>
    <w:p w14:paraId="0759EC89" w14:textId="33B7FD70" w:rsidR="00525EB6" w:rsidDel="00F10F62" w:rsidRDefault="00525EB6" w:rsidP="00525EB6">
      <w:pPr>
        <w:pStyle w:val="code"/>
        <w:rPr>
          <w:del w:id="700" w:author="Steve Maas" w:date="2014-01-06T15:31:00Z"/>
        </w:rPr>
      </w:pPr>
      <w:del w:id="701" w:author="Steve Maas" w:date="2014-01-06T15:31:00Z">
        <w:r w:rsidDel="00F10F62">
          <w:tab/>
          <w:delText>&lt;quad4 id=</w:delText>
        </w:r>
        <w:r w:rsidR="00512033" w:rsidDel="00F10F62">
          <w:delText>"</w:delText>
        </w:r>
        <w:r w:rsidDel="00F10F62">
          <w:delText>n</w:delText>
        </w:r>
        <w:r w:rsidR="00512033" w:rsidDel="00F10F62">
          <w:delText>"</w:delText>
        </w:r>
        <w:r w:rsidDel="00F10F62">
          <w:delText xml:space="preserve"> [lc=</w:delText>
        </w:r>
        <w:r w:rsidR="00512033" w:rsidDel="00F10F62">
          <w:delText>"</w:delText>
        </w:r>
        <w:r w:rsidDel="00F10F62">
          <w:delText>l</w:delText>
        </w:r>
        <w:r w:rsidR="00512033" w:rsidDel="00F10F62">
          <w:delText>"</w:delText>
        </w:r>
        <w:r w:rsidDel="00F10F62">
          <w:delText xml:space="preserve"> scale=</w:delText>
        </w:r>
        <w:r w:rsidR="00512033" w:rsidDel="00F10F62">
          <w:delText>"</w:delText>
        </w:r>
        <w:r w:rsidDel="00F10F62">
          <w:delText>1.0</w:delText>
        </w:r>
        <w:r w:rsidR="00512033" w:rsidDel="00F10F62">
          <w:delText>"</w:delText>
        </w:r>
        <w:r w:rsidDel="00F10F62">
          <w:delText>]&gt;n1,n2,n3,n4&lt;/quad4&gt;</w:delText>
        </w:r>
      </w:del>
    </w:p>
    <w:p w14:paraId="1FD3FE84" w14:textId="348274C0" w:rsidR="00525EB6" w:rsidDel="00F10F62" w:rsidRDefault="00525EB6" w:rsidP="00525EB6">
      <w:pPr>
        <w:pStyle w:val="code"/>
        <w:rPr>
          <w:del w:id="702" w:author="Steve Maas" w:date="2014-01-06T15:31:00Z"/>
        </w:rPr>
      </w:pPr>
      <w:del w:id="703" w:author="Steve Maas" w:date="2014-01-06T15:31:00Z">
        <w:r w:rsidDel="00F10F62">
          <w:tab/>
          <w:delText>...</w:delText>
        </w:r>
      </w:del>
    </w:p>
    <w:p w14:paraId="22D7D104" w14:textId="0BC5B309" w:rsidR="00525EB6" w:rsidDel="00F10F62" w:rsidRDefault="00525EB6" w:rsidP="00525EB6">
      <w:pPr>
        <w:pStyle w:val="code"/>
        <w:rPr>
          <w:del w:id="704" w:author="Steve Maas" w:date="2014-01-06T15:31:00Z"/>
        </w:rPr>
      </w:pPr>
      <w:del w:id="705" w:author="Steve Maas" w:date="2014-01-06T15:31:00Z">
        <w:r w:rsidDel="00F10F62">
          <w:delText>&lt;/normal_traction&gt;</w:delText>
        </w:r>
      </w:del>
    </w:p>
    <w:p w14:paraId="4C7A4FBC" w14:textId="3A72061C" w:rsidR="00525EB6" w:rsidRPr="00C64641" w:rsidDel="00F10F62" w:rsidRDefault="00525EB6" w:rsidP="00525EB6">
      <w:pPr>
        <w:rPr>
          <w:del w:id="706" w:author="Steve Maas" w:date="2014-01-06T15:31:00Z"/>
        </w:rPr>
      </w:pPr>
    </w:p>
    <w:p w14:paraId="0B51AB81" w14:textId="2BBD469D" w:rsidR="00525EB6" w:rsidRDefault="00525EB6" w:rsidP="009519C2">
      <w:del w:id="707" w:author="Steve Maas" w:date="2014-01-06T22:17:00Z">
        <w:r w:rsidDel="00BD3F86">
          <w:delText xml:space="preserve">The </w:delText>
        </w:r>
      </w:del>
      <w:del w:id="708" w:author="Steve Maas" w:date="2014-01-06T15:35:00Z">
        <w:r w:rsidDel="009632B3">
          <w:delText xml:space="preserve">optional </w:delText>
        </w:r>
      </w:del>
      <w:del w:id="709" w:author="Steve Maas" w:date="2014-01-06T22:17:00Z">
        <w:r w:rsidDel="00BD3F86">
          <w:delText xml:space="preserve">parameter </w:delText>
        </w:r>
        <w:r w:rsidDel="00BD3F86">
          <w:rPr>
            <w:i/>
          </w:rPr>
          <w:delText>lc</w:delText>
        </w:r>
        <w:r w:rsidDel="00BD3F86">
          <w:delText xml:space="preserve"> defines a loadcurve for the normal traction evolution and </w:delText>
        </w:r>
        <w:r w:rsidDel="00BD3F86">
          <w:rPr>
            <w:i/>
          </w:rPr>
          <w:delText xml:space="preserve">scale </w:delText>
        </w:r>
        <w:r w:rsidDel="00BD3F86">
          <w:delText xml:space="preserve">defines a scale factor. </w:delText>
        </w:r>
      </w:del>
      <w:del w:id="710" w:author="Steve Maas" w:date="2014-01-06T15:36:00Z">
        <w:r w:rsidDel="009632B3">
          <w:delText xml:space="preserve">The default scale factor is 1.0, and if </w:delText>
        </w:r>
        <w:r w:rsidDel="009632B3">
          <w:rPr>
            <w:i/>
          </w:rPr>
          <w:delText>lc</w:delText>
        </w:r>
        <w:r w:rsidDel="009632B3">
          <w:delText xml:space="preserve"> is not defined the scale factor is automatically ramped from 0 at time </w:delText>
        </w:r>
        <w:r w:rsidRPr="003353AC" w:rsidDel="009632B3">
          <w:rPr>
            <w:i/>
          </w:rPr>
          <w:delText>t</w:delText>
        </w:r>
        <w:r w:rsidDel="009632B3">
          <w:delText>=0 to the value specified here.</w:delText>
        </w:r>
      </w:del>
    </w:p>
    <w:p w14:paraId="572D1CEC" w14:textId="77777777" w:rsidR="00525EB6" w:rsidRPr="00C64641" w:rsidRDefault="00525EB6" w:rsidP="00525EB6"/>
    <w:p w14:paraId="78BB7840" w14:textId="0AE40120" w:rsidR="00525EB6" w:rsidRPr="00C64641" w:rsidRDefault="00525EB6" w:rsidP="00525EB6">
      <w:r>
        <w:lastRenderedPageBreak/>
        <w:t>U</w:t>
      </w:r>
      <w:r w:rsidRPr="00C64641">
        <w:t xml:space="preserve">nlike the mixture and effective traction, the fluid pressure </w:t>
      </w:r>
      <w:r w:rsidR="00AF2221" w:rsidRPr="00AF2221">
        <w:rPr>
          <w:position w:val="-10"/>
        </w:rPr>
        <w:object w:dxaOrig="240" w:dyaOrig="260" w14:anchorId="5AB6CB3E">
          <v:shape id="_x0000_i1045" type="#_x0000_t75" style="width:12pt;height:13.5pt" o:ole="">
            <v:imagedata r:id="rId70" o:title=""/>
          </v:shape>
          <o:OLEObject Type="Embed" ProgID="Equation.DSMT4" ShapeID="_x0000_i1045" DrawAspect="Content" ObjectID="_1459242128" r:id="rId71"/>
        </w:object>
      </w:r>
      <w:r w:rsidRPr="00C64641">
        <w:t xml:space="preserve"> is a nodal variable (see </w:t>
      </w:r>
      <w:r>
        <w:t>Prescribed Nodal Degrees of Freedom</w:t>
      </w:r>
      <w:r w:rsidRPr="00C64641">
        <w:t xml:space="preserve">).  There may be common situations where the user must apply a combination of related fluid pressure and traction boundary conditions.  For example, if a biphasic surface is subjected to a non-zero fluid pressure </w:t>
      </w:r>
      <w:r w:rsidR="00AF2221" w:rsidRPr="00AF2221">
        <w:rPr>
          <w:position w:val="-12"/>
        </w:rPr>
        <w:object w:dxaOrig="300" w:dyaOrig="360" w14:anchorId="1AFAE88F">
          <v:shape id="_x0000_i1046" type="#_x0000_t75" style="width:14pt;height:18pt" o:ole="">
            <v:imagedata r:id="rId72" o:title=""/>
          </v:shape>
          <o:OLEObject Type="Embed" ProgID="Equation.DSMT4" ShapeID="_x0000_i1046" DrawAspect="Content" ObjectID="_1459242129" r:id="rId73"/>
        </w:object>
      </w:r>
      <w:r w:rsidRPr="00C64641">
        <w:t xml:space="preserve">, the corresponding boundary conditions are </w:t>
      </w:r>
      <w:r w:rsidR="00AF2221" w:rsidRPr="00AF2221">
        <w:rPr>
          <w:position w:val="-12"/>
        </w:rPr>
        <w:object w:dxaOrig="700" w:dyaOrig="360" w14:anchorId="5F7F4F31">
          <v:shape id="_x0000_i1047" type="#_x0000_t75" style="width:34.5pt;height:18pt" o:ole="">
            <v:imagedata r:id="rId74" o:title=""/>
          </v:shape>
          <o:OLEObject Type="Embed" ProgID="Equation.DSMT4" ShapeID="_x0000_i1047" DrawAspect="Content" ObjectID="_1459242130" r:id="rId75"/>
        </w:object>
      </w:r>
      <w:r w:rsidRPr="00C64641">
        <w:t xml:space="preserve"> and </w:t>
      </w:r>
      <w:r w:rsidR="00AF2221" w:rsidRPr="00AF2221">
        <w:rPr>
          <w:position w:val="-12"/>
        </w:rPr>
        <w:object w:dxaOrig="840" w:dyaOrig="360" w14:anchorId="7B048D93">
          <v:shape id="_x0000_i1048" type="#_x0000_t75" style="width:42pt;height:18pt" o:ole="">
            <v:imagedata r:id="rId76" o:title=""/>
          </v:shape>
          <o:OLEObject Type="Embed" ProgID="Equation.DSMT4" ShapeID="_x0000_i1048" DrawAspect="Content" ObjectID="_1459242131" r:id="rId77"/>
        </w:object>
      </w:r>
      <w:r w:rsidRPr="00C64641">
        <w:t xml:space="preserve"> (or </w:t>
      </w:r>
      <w:r w:rsidR="00AF2221" w:rsidRPr="00AF2221">
        <w:rPr>
          <w:position w:val="-12"/>
        </w:rPr>
        <w:object w:dxaOrig="600" w:dyaOrig="380" w14:anchorId="03F9E89C">
          <v:shape id="_x0000_i1049" type="#_x0000_t75" style="width:30pt;height:19.5pt" o:ole="">
            <v:imagedata r:id="rId78" o:title=""/>
          </v:shape>
          <o:OLEObject Type="Embed" ProgID="Equation.DSMT4" ShapeID="_x0000_i1049" DrawAspect="Content" ObjectID="_1459242132" r:id="rId79"/>
        </w:object>
      </w:r>
      <w:r w:rsidRPr="00C64641">
        <w:t>).  In FEBio, both boundary conditions must be applied. For example:</w:t>
      </w:r>
    </w:p>
    <w:p w14:paraId="4B012C61" w14:textId="77777777" w:rsidR="00525EB6" w:rsidRPr="00C64641" w:rsidRDefault="00525EB6" w:rsidP="00525EB6"/>
    <w:p w14:paraId="07106C45" w14:textId="77777777" w:rsidR="00525EB6" w:rsidRPr="00B92C1F" w:rsidRDefault="00525EB6" w:rsidP="00525EB6">
      <w:pPr>
        <w:pStyle w:val="code"/>
      </w:pPr>
      <w:r w:rsidRPr="00B92C1F">
        <w:t>&lt;Boundary&gt;</w:t>
      </w:r>
    </w:p>
    <w:p w14:paraId="1C163D2E" w14:textId="5D9629A0" w:rsidR="00525EB6" w:rsidRPr="004A4869" w:rsidRDefault="00525EB6" w:rsidP="00525EB6">
      <w:pPr>
        <w:pStyle w:val="code"/>
      </w:pPr>
      <w:r w:rsidRPr="00B92C1F">
        <w:tab/>
      </w:r>
      <w:r w:rsidRPr="004A4869">
        <w:t>&lt;</w:t>
      </w:r>
      <w:del w:id="711" w:author="Steve Maas" w:date="2014-01-06T15:36:00Z">
        <w:r w:rsidRPr="004A4869" w:rsidDel="00B936B0">
          <w:delText>fix</w:delText>
        </w:r>
      </w:del>
      <w:ins w:id="712" w:author="Steve Maas" w:date="2014-01-06T15:36:00Z">
        <w:r w:rsidR="00B936B0">
          <w:t>prescribed</w:t>
        </w:r>
      </w:ins>
      <w:ins w:id="713" w:author="Steve Maas" w:date="2014-01-06T22:18:00Z">
        <w:r w:rsidR="0061621E">
          <w:t xml:space="preserve"> bc="p" lc="1"</w:t>
        </w:r>
      </w:ins>
      <w:r w:rsidRPr="004A4869">
        <w:t>&gt;</w:t>
      </w:r>
    </w:p>
    <w:p w14:paraId="1C35C456" w14:textId="4BFFD586" w:rsidR="00525EB6" w:rsidRPr="004A4869" w:rsidRDefault="00525EB6" w:rsidP="00525EB6">
      <w:pPr>
        <w:pStyle w:val="code"/>
      </w:pPr>
      <w:r w:rsidRPr="004A4869">
        <w:tab/>
      </w:r>
      <w:r w:rsidRPr="004A4869">
        <w:tab/>
        <w:t>&lt;node id=</w:t>
      </w:r>
      <w:r w:rsidR="00093595" w:rsidRPr="004A4869">
        <w:t>"</w:t>
      </w:r>
      <w:r w:rsidRPr="004A4869">
        <w:t>n1</w:t>
      </w:r>
      <w:r w:rsidR="00093595" w:rsidRPr="004A4869">
        <w:t>"</w:t>
      </w:r>
      <w:del w:id="714" w:author="Steve Maas" w:date="2014-01-06T22:18:00Z">
        <w:r w:rsidRPr="004A4869" w:rsidDel="0061621E">
          <w:delText xml:space="preserve"> bc=</w:delText>
        </w:r>
        <w:r w:rsidR="00093595" w:rsidRPr="004A4869" w:rsidDel="0061621E">
          <w:delText>"</w:delText>
        </w:r>
        <w:r w:rsidRPr="004A4869" w:rsidDel="0061621E">
          <w:delText>p</w:delText>
        </w:r>
        <w:r w:rsidR="00093595" w:rsidRPr="004A4869" w:rsidDel="0061621E">
          <w:delText>"</w:delText>
        </w:r>
        <w:r w:rsidRPr="004A4869" w:rsidDel="0061621E">
          <w:delText xml:space="preserve"> lc=</w:delText>
        </w:r>
        <w:r w:rsidR="00093595" w:rsidRPr="004A4869" w:rsidDel="0061621E">
          <w:delText>"</w:delText>
        </w:r>
        <w:r w:rsidRPr="004A4869" w:rsidDel="0061621E">
          <w:delText>1</w:delText>
        </w:r>
        <w:r w:rsidR="00093595" w:rsidRPr="00CF7269" w:rsidDel="0061621E">
          <w:delText>"</w:delText>
        </w:r>
      </w:del>
      <w:r w:rsidRPr="00572F41">
        <w:t>&gt;1.0&lt;/node&gt;</w:t>
      </w:r>
    </w:p>
    <w:p w14:paraId="55B9DAAD" w14:textId="48881182" w:rsidR="00525EB6" w:rsidRPr="007D6F0D" w:rsidRDefault="00525EB6" w:rsidP="00525EB6">
      <w:pPr>
        <w:pStyle w:val="code"/>
        <w:rPr>
          <w:lang w:val="nl-BE"/>
        </w:rPr>
      </w:pPr>
      <w:r w:rsidRPr="004A4869">
        <w:tab/>
      </w:r>
      <w:r w:rsidRPr="004A4869">
        <w:tab/>
      </w:r>
      <w:r w:rsidRPr="007D6F0D">
        <w:rPr>
          <w:lang w:val="nl-BE"/>
        </w:rPr>
        <w:t>&lt;node id=</w:t>
      </w:r>
      <w:r w:rsidR="00093595" w:rsidRPr="007D6F0D">
        <w:rPr>
          <w:lang w:val="nl-BE"/>
        </w:rPr>
        <w:t>"</w:t>
      </w:r>
      <w:r w:rsidRPr="007D6F0D">
        <w:rPr>
          <w:lang w:val="nl-BE"/>
        </w:rPr>
        <w:t>n2</w:t>
      </w:r>
      <w:r w:rsidR="00093595" w:rsidRPr="007D6F0D">
        <w:rPr>
          <w:lang w:val="nl-BE"/>
        </w:rPr>
        <w:t>"</w:t>
      </w:r>
      <w:del w:id="715" w:author="Steve Maas" w:date="2014-01-06T22:18:00Z">
        <w:r w:rsidRPr="007D6F0D" w:rsidDel="0061621E">
          <w:rPr>
            <w:lang w:val="nl-BE"/>
          </w:rPr>
          <w:delText xml:space="preserve"> bc=</w:delText>
        </w:r>
        <w:r w:rsidR="00093595" w:rsidRPr="007D6F0D" w:rsidDel="0061621E">
          <w:rPr>
            <w:lang w:val="nl-BE"/>
          </w:rPr>
          <w:delText>"</w:delText>
        </w:r>
        <w:r w:rsidRPr="007D6F0D" w:rsidDel="0061621E">
          <w:rPr>
            <w:lang w:val="nl-BE"/>
          </w:rPr>
          <w:delText>p</w:delText>
        </w:r>
        <w:r w:rsidR="00093595" w:rsidRPr="007D6F0D" w:rsidDel="0061621E">
          <w:rPr>
            <w:lang w:val="nl-BE"/>
          </w:rPr>
          <w:delText>"</w:delText>
        </w:r>
        <w:r w:rsidRPr="007D6F0D" w:rsidDel="0061621E">
          <w:rPr>
            <w:lang w:val="nl-BE"/>
          </w:rPr>
          <w:delText xml:space="preserve"> lc=</w:delText>
        </w:r>
        <w:r w:rsidR="00093595" w:rsidRPr="007D6F0D" w:rsidDel="0061621E">
          <w:rPr>
            <w:lang w:val="nl-BE"/>
          </w:rPr>
          <w:delText>"</w:delText>
        </w:r>
        <w:r w:rsidRPr="007D6F0D" w:rsidDel="0061621E">
          <w:rPr>
            <w:lang w:val="nl-BE"/>
          </w:rPr>
          <w:delText>1</w:delText>
        </w:r>
        <w:r w:rsidR="00093595" w:rsidRPr="007D6F0D" w:rsidDel="0061621E">
          <w:rPr>
            <w:lang w:val="nl-BE"/>
          </w:rPr>
          <w:delText>"</w:delText>
        </w:r>
      </w:del>
      <w:r w:rsidRPr="007D6F0D">
        <w:rPr>
          <w:lang w:val="nl-BE"/>
        </w:rPr>
        <w:t>&gt;1.0&lt;/node&gt;</w:t>
      </w:r>
    </w:p>
    <w:p w14:paraId="56070AF8" w14:textId="26B49B86"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n3</w:t>
      </w:r>
      <w:r w:rsidR="00093595" w:rsidRPr="007D6F0D">
        <w:rPr>
          <w:lang w:val="nl-BE"/>
        </w:rPr>
        <w:t>"</w:t>
      </w:r>
      <w:del w:id="716" w:author="Steve Maas" w:date="2014-01-06T22:18:00Z">
        <w:r w:rsidRPr="007D6F0D" w:rsidDel="0061621E">
          <w:rPr>
            <w:lang w:val="nl-BE"/>
          </w:rPr>
          <w:delText xml:space="preserve"> bc=</w:delText>
        </w:r>
        <w:r w:rsidR="00093595" w:rsidRPr="007D6F0D" w:rsidDel="0061621E">
          <w:rPr>
            <w:lang w:val="nl-BE"/>
          </w:rPr>
          <w:delText>"</w:delText>
        </w:r>
        <w:r w:rsidRPr="007D6F0D" w:rsidDel="0061621E">
          <w:rPr>
            <w:lang w:val="nl-BE"/>
          </w:rPr>
          <w:delText>p</w:delText>
        </w:r>
        <w:r w:rsidR="00093595" w:rsidRPr="007D6F0D" w:rsidDel="0061621E">
          <w:rPr>
            <w:lang w:val="nl-BE"/>
          </w:rPr>
          <w:delText>"</w:delText>
        </w:r>
        <w:r w:rsidRPr="007D6F0D" w:rsidDel="0061621E">
          <w:rPr>
            <w:lang w:val="nl-BE"/>
          </w:rPr>
          <w:delText xml:space="preserve"> lc=</w:delText>
        </w:r>
        <w:r w:rsidR="00093595" w:rsidRPr="007D6F0D" w:rsidDel="0061621E">
          <w:rPr>
            <w:lang w:val="nl-BE"/>
          </w:rPr>
          <w:delText>"</w:delText>
        </w:r>
        <w:r w:rsidRPr="007D6F0D" w:rsidDel="0061621E">
          <w:rPr>
            <w:lang w:val="nl-BE"/>
          </w:rPr>
          <w:delText>1</w:delText>
        </w:r>
        <w:r w:rsidR="00093595" w:rsidRPr="007D6F0D" w:rsidDel="0061621E">
          <w:rPr>
            <w:lang w:val="nl-BE"/>
          </w:rPr>
          <w:delText>"</w:delText>
        </w:r>
      </w:del>
      <w:r w:rsidRPr="007D6F0D">
        <w:rPr>
          <w:lang w:val="nl-BE"/>
        </w:rPr>
        <w:t>&gt;1.0&lt;/node&gt;</w:t>
      </w:r>
    </w:p>
    <w:p w14:paraId="673CAA0D" w14:textId="77550123"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n4</w:t>
      </w:r>
      <w:r w:rsidR="00093595" w:rsidRPr="007D6F0D">
        <w:rPr>
          <w:lang w:val="nl-BE"/>
        </w:rPr>
        <w:t>"</w:t>
      </w:r>
      <w:del w:id="717" w:author="Steve Maas" w:date="2014-01-06T22:18:00Z">
        <w:r w:rsidRPr="007D6F0D" w:rsidDel="0061621E">
          <w:rPr>
            <w:lang w:val="nl-BE"/>
          </w:rPr>
          <w:delText xml:space="preserve"> bc=</w:delText>
        </w:r>
        <w:r w:rsidR="00093595" w:rsidRPr="007D6F0D" w:rsidDel="0061621E">
          <w:rPr>
            <w:lang w:val="nl-BE"/>
          </w:rPr>
          <w:delText>"</w:delText>
        </w:r>
        <w:r w:rsidRPr="007D6F0D" w:rsidDel="0061621E">
          <w:rPr>
            <w:lang w:val="nl-BE"/>
          </w:rPr>
          <w:delText>p</w:delText>
        </w:r>
        <w:r w:rsidR="00093595" w:rsidRPr="007D6F0D" w:rsidDel="0061621E">
          <w:rPr>
            <w:lang w:val="nl-BE"/>
          </w:rPr>
          <w:delText>"</w:delText>
        </w:r>
        <w:r w:rsidRPr="007D6F0D" w:rsidDel="0061621E">
          <w:rPr>
            <w:lang w:val="nl-BE"/>
          </w:rPr>
          <w:delText xml:space="preserve"> lc=</w:delText>
        </w:r>
        <w:r w:rsidR="00093595" w:rsidRPr="007D6F0D" w:rsidDel="0061621E">
          <w:rPr>
            <w:lang w:val="nl-BE"/>
          </w:rPr>
          <w:delText>"</w:delText>
        </w:r>
        <w:r w:rsidRPr="007D6F0D" w:rsidDel="0061621E">
          <w:rPr>
            <w:lang w:val="nl-BE"/>
          </w:rPr>
          <w:delText>1</w:delText>
        </w:r>
        <w:r w:rsidR="00093595" w:rsidRPr="007D6F0D" w:rsidDel="0061621E">
          <w:rPr>
            <w:lang w:val="nl-BE"/>
          </w:rPr>
          <w:delText>"</w:delText>
        </w:r>
      </w:del>
      <w:r w:rsidRPr="007D6F0D">
        <w:rPr>
          <w:lang w:val="nl-BE"/>
        </w:rPr>
        <w:t>&gt;1.0&lt;/node&gt;</w:t>
      </w:r>
    </w:p>
    <w:p w14:paraId="1D54AC63" w14:textId="77777777" w:rsidR="00525EB6" w:rsidRPr="004A4869" w:rsidRDefault="00525EB6" w:rsidP="00525EB6">
      <w:pPr>
        <w:pStyle w:val="code"/>
      </w:pPr>
      <w:r w:rsidRPr="007D6F0D">
        <w:rPr>
          <w:lang w:val="nl-BE"/>
        </w:rPr>
        <w:tab/>
      </w:r>
      <w:r w:rsidRPr="007D6F0D">
        <w:rPr>
          <w:lang w:val="nl-BE"/>
        </w:rPr>
        <w:tab/>
      </w:r>
      <w:r w:rsidRPr="004A4869">
        <w:t>...</w:t>
      </w:r>
    </w:p>
    <w:p w14:paraId="54660883" w14:textId="642C49A4" w:rsidR="00525EB6" w:rsidRPr="004A4869" w:rsidRDefault="00525EB6" w:rsidP="00525EB6">
      <w:pPr>
        <w:pStyle w:val="code"/>
      </w:pPr>
      <w:r w:rsidRPr="004A4869">
        <w:tab/>
        <w:t>&lt;/</w:t>
      </w:r>
      <w:ins w:id="718" w:author="Steve Maas" w:date="2014-01-06T15:36:00Z">
        <w:r w:rsidR="00B936B0">
          <w:t>prescribed</w:t>
        </w:r>
      </w:ins>
      <w:del w:id="719" w:author="Steve Maas" w:date="2014-01-06T15:36:00Z">
        <w:r w:rsidRPr="004A4869" w:rsidDel="00B936B0">
          <w:delText>fix</w:delText>
        </w:r>
      </w:del>
      <w:r w:rsidRPr="004A4869">
        <w:t>&gt;</w:t>
      </w:r>
    </w:p>
    <w:p w14:paraId="69616C6B" w14:textId="3F6DE904" w:rsidR="00525EB6" w:rsidRDefault="00525EB6" w:rsidP="00525EB6">
      <w:pPr>
        <w:pStyle w:val="code"/>
        <w:rPr>
          <w:ins w:id="720" w:author="Steve Maas" w:date="2014-01-06T22:18:00Z"/>
        </w:rPr>
      </w:pPr>
      <w:r>
        <w:tab/>
        <w:t>&lt;</w:t>
      </w:r>
      <w:del w:id="721" w:author="Steve Maas" w:date="2014-01-06T15:37:00Z">
        <w:r w:rsidDel="00B936B0">
          <w:delText xml:space="preserve">normal_traction </w:delText>
        </w:r>
      </w:del>
      <w:ins w:id="722" w:author="Steve Maas" w:date="2014-01-06T15:37:00Z">
        <w:r w:rsidR="00B936B0">
          <w:t>surface_load type="normal_traction"</w:t>
        </w:r>
        <w:r w:rsidR="00B936B0" w:rsidDel="00B936B0">
          <w:t xml:space="preserve"> </w:t>
        </w:r>
      </w:ins>
      <w:del w:id="723" w:author="Steve Maas" w:date="2014-01-06T15:37:00Z">
        <w:r w:rsidDel="00B936B0">
          <w:delText>traction=</w:delText>
        </w:r>
        <w:r w:rsidR="00DD233C" w:rsidDel="00B936B0">
          <w:delText>"</w:delText>
        </w:r>
        <w:r w:rsidDel="00B936B0">
          <w:delText>mixture</w:delText>
        </w:r>
        <w:r w:rsidR="00DD233C" w:rsidDel="00B936B0">
          <w:delText>"</w:delText>
        </w:r>
      </w:del>
      <w:r>
        <w:t>&gt;</w:t>
      </w:r>
    </w:p>
    <w:p w14:paraId="13198FA2" w14:textId="6226C427" w:rsidR="0061621E" w:rsidRDefault="0061621E" w:rsidP="00525EB6">
      <w:pPr>
        <w:pStyle w:val="code"/>
        <w:rPr>
          <w:ins w:id="724" w:author="Steve Maas" w:date="2014-01-06T15:37:00Z"/>
        </w:rPr>
      </w:pPr>
      <w:ins w:id="725" w:author="Steve Maas" w:date="2014-01-06T22:18:00Z">
        <w:r>
          <w:tab/>
        </w:r>
        <w:r>
          <w:tab/>
          <w:t>&lt;traction lc="1"&gt;-1.0&lt;/traction&gt;</w:t>
        </w:r>
      </w:ins>
    </w:p>
    <w:p w14:paraId="76910302" w14:textId="632B1338" w:rsidR="00B936B0" w:rsidRDefault="00B936B0" w:rsidP="00525EB6">
      <w:pPr>
        <w:pStyle w:val="code"/>
        <w:rPr>
          <w:ins w:id="726" w:author="Steve Maas" w:date="2014-01-06T15:37:00Z"/>
        </w:rPr>
      </w:pPr>
      <w:ins w:id="727" w:author="Steve Maas" w:date="2014-01-06T15:37:00Z">
        <w:r>
          <w:tab/>
        </w:r>
        <w:r>
          <w:tab/>
          <w:t>&lt;effective&gt;0&lt;/effective&gt;</w:t>
        </w:r>
      </w:ins>
    </w:p>
    <w:p w14:paraId="068D37EB" w14:textId="61FAC530" w:rsidR="00B936B0" w:rsidRDefault="00B936B0" w:rsidP="00525EB6">
      <w:pPr>
        <w:pStyle w:val="code"/>
        <w:rPr>
          <w:ins w:id="728" w:author="Steve Maas" w:date="2014-01-06T15:37:00Z"/>
        </w:rPr>
      </w:pPr>
      <w:ins w:id="729" w:author="Steve Maas" w:date="2014-01-06T15:37:00Z">
        <w:r>
          <w:tab/>
        </w:r>
        <w:r>
          <w:tab/>
          <w:t>&lt;linear&gt;0&lt;/linear&gt;</w:t>
        </w:r>
      </w:ins>
    </w:p>
    <w:p w14:paraId="4E3F0049" w14:textId="221FB381" w:rsidR="00B936B0" w:rsidRDefault="00B936B0" w:rsidP="00525EB6">
      <w:pPr>
        <w:pStyle w:val="code"/>
      </w:pPr>
      <w:ins w:id="730" w:author="Steve Maas" w:date="2014-01-06T15:37:00Z">
        <w:r>
          <w:tab/>
        </w:r>
        <w:r>
          <w:tab/>
          <w:t>&lt;surface&gt;</w:t>
        </w:r>
      </w:ins>
    </w:p>
    <w:p w14:paraId="5989351D" w14:textId="455D21B4" w:rsidR="00525EB6" w:rsidRDefault="00525EB6" w:rsidP="00525EB6">
      <w:pPr>
        <w:pStyle w:val="code"/>
        <w:rPr>
          <w:ins w:id="731" w:author="Steve Maas" w:date="2014-01-06T15:37:00Z"/>
        </w:rPr>
      </w:pPr>
      <w:r>
        <w:tab/>
      </w:r>
      <w:r>
        <w:tab/>
      </w:r>
      <w:ins w:id="732" w:author="Steve Maas" w:date="2014-01-06T15:37:00Z">
        <w:r w:rsidR="00B936B0">
          <w:tab/>
        </w:r>
      </w:ins>
      <w:r>
        <w:t>&lt;quad4 id=</w:t>
      </w:r>
      <w:r w:rsidR="00DD233C">
        <w:t>"</w:t>
      </w:r>
      <w:r>
        <w:t>n</w:t>
      </w:r>
      <w:r w:rsidR="00DD233C">
        <w:t>"</w:t>
      </w:r>
      <w:del w:id="733" w:author="Steve Maas" w:date="2014-01-06T22:19:00Z">
        <w:r w:rsidDel="0061621E">
          <w:delText xml:space="preserve"> lc=</w:delText>
        </w:r>
        <w:r w:rsidR="00DD233C" w:rsidDel="0061621E">
          <w:delText>"</w:delText>
        </w:r>
        <w:r w:rsidDel="0061621E">
          <w:delText>l</w:delText>
        </w:r>
        <w:r w:rsidR="00DD233C" w:rsidDel="0061621E">
          <w:delText>"</w:delText>
        </w:r>
        <w:r w:rsidDel="0061621E">
          <w:delText xml:space="preserve"> scale=</w:delText>
        </w:r>
        <w:r w:rsidR="00DD233C" w:rsidDel="0061621E">
          <w:delText>"</w:delText>
        </w:r>
        <w:r w:rsidDel="0061621E">
          <w:delText>-1.0</w:delText>
        </w:r>
        <w:r w:rsidR="00DD233C" w:rsidDel="0061621E">
          <w:delText>"</w:delText>
        </w:r>
        <w:r w:rsidDel="0061621E">
          <w:delText xml:space="preserve"> </w:delText>
        </w:r>
      </w:del>
      <w:r>
        <w:t>&gt;n1,n2,n3,n4&lt;/quad4&gt;</w:t>
      </w:r>
    </w:p>
    <w:p w14:paraId="7A07DF75" w14:textId="10DD1229" w:rsidR="00B936B0" w:rsidDel="00B936B0" w:rsidRDefault="00B936B0" w:rsidP="00525EB6">
      <w:pPr>
        <w:pStyle w:val="code"/>
        <w:rPr>
          <w:del w:id="734" w:author="Steve Maas" w:date="2014-01-06T15:37:00Z"/>
        </w:rPr>
      </w:pPr>
    </w:p>
    <w:p w14:paraId="7FC7771E" w14:textId="4F3335CA" w:rsidR="00525EB6" w:rsidRDefault="00525EB6" w:rsidP="00525EB6">
      <w:pPr>
        <w:pStyle w:val="code"/>
        <w:rPr>
          <w:ins w:id="735" w:author="Steve Maas" w:date="2014-01-06T15:37:00Z"/>
        </w:rPr>
      </w:pPr>
      <w:r>
        <w:tab/>
      </w:r>
      <w:ins w:id="736" w:author="Steve Maas" w:date="2014-01-06T15:37:00Z">
        <w:r w:rsidR="00B936B0">
          <w:tab/>
        </w:r>
        <w:r w:rsidR="00B936B0">
          <w:tab/>
        </w:r>
      </w:ins>
      <w:del w:id="737" w:author="Steve Maas" w:date="2014-01-06T15:37:00Z">
        <w:r w:rsidDel="00B936B0">
          <w:tab/>
        </w:r>
      </w:del>
      <w:r>
        <w:t>...</w:t>
      </w:r>
    </w:p>
    <w:p w14:paraId="7AA361DE" w14:textId="2214892D" w:rsidR="00B936B0" w:rsidRDefault="00B936B0" w:rsidP="00525EB6">
      <w:pPr>
        <w:pStyle w:val="code"/>
      </w:pPr>
      <w:ins w:id="738" w:author="Steve Maas" w:date="2014-01-06T15:37:00Z">
        <w:r>
          <w:tab/>
        </w:r>
        <w:r>
          <w:tab/>
          <w:t>&lt;/surface&gt;</w:t>
        </w:r>
      </w:ins>
    </w:p>
    <w:p w14:paraId="2231B515" w14:textId="1DB09A3A" w:rsidR="00525EB6" w:rsidRDefault="00525EB6" w:rsidP="00525EB6">
      <w:pPr>
        <w:pStyle w:val="code"/>
      </w:pPr>
      <w:r>
        <w:tab/>
        <w:t>&lt;/</w:t>
      </w:r>
      <w:del w:id="739" w:author="Steve Maas" w:date="2014-01-06T15:37:00Z">
        <w:r w:rsidDel="00D423CA">
          <w:delText>normal_traction</w:delText>
        </w:r>
      </w:del>
      <w:ins w:id="740" w:author="Steve Maas" w:date="2014-01-06T15:37:00Z">
        <w:r w:rsidR="00D423CA">
          <w:t>surface_load</w:t>
        </w:r>
      </w:ins>
      <w:r>
        <w:t>&gt;</w:t>
      </w:r>
    </w:p>
    <w:p w14:paraId="67FCB1C8" w14:textId="77777777" w:rsidR="00525EB6" w:rsidRDefault="00525EB6" w:rsidP="00525EB6">
      <w:pPr>
        <w:pStyle w:val="code"/>
      </w:pPr>
      <w:r>
        <w:t>&lt;/Boundary&gt;</w:t>
      </w:r>
    </w:p>
    <w:p w14:paraId="643D269D" w14:textId="77777777" w:rsidR="00525EB6" w:rsidRDefault="00525EB6" w:rsidP="00525EB6">
      <w:pPr>
        <w:pStyle w:val="code"/>
      </w:pPr>
      <w:r>
        <w:t>&lt;LoadData&gt;</w:t>
      </w:r>
    </w:p>
    <w:p w14:paraId="18FF3086" w14:textId="77777777" w:rsidR="00525EB6" w:rsidRDefault="00525EB6" w:rsidP="00525EB6">
      <w:pPr>
        <w:pStyle w:val="code"/>
      </w:pPr>
      <w:r>
        <w:tab/>
        <w:t>&lt;loadcurve id="1"&gt;</w:t>
      </w:r>
    </w:p>
    <w:p w14:paraId="10F55634" w14:textId="77777777" w:rsidR="00525EB6" w:rsidRDefault="00525EB6" w:rsidP="00525EB6">
      <w:pPr>
        <w:pStyle w:val="code"/>
      </w:pPr>
      <w:r>
        <w:tab/>
      </w:r>
      <w:r>
        <w:tab/>
        <w:t>&lt;loadpoint&gt;0,0&lt;/loadpoint&gt;</w:t>
      </w:r>
    </w:p>
    <w:p w14:paraId="2EF8D458" w14:textId="77777777" w:rsidR="00525EB6" w:rsidRDefault="00525EB6" w:rsidP="00525EB6">
      <w:pPr>
        <w:pStyle w:val="code"/>
      </w:pPr>
      <w:r>
        <w:tab/>
      </w:r>
      <w:r>
        <w:tab/>
        <w:t>&lt;loadpoint&gt;1,2.0&lt;/loadpoint&gt;</w:t>
      </w:r>
    </w:p>
    <w:p w14:paraId="1AF70A70" w14:textId="77777777" w:rsidR="00525EB6" w:rsidRDefault="00525EB6" w:rsidP="00525EB6">
      <w:pPr>
        <w:pStyle w:val="code"/>
      </w:pPr>
      <w:r>
        <w:tab/>
        <w:t>&lt;/loadcurve&gt;</w:t>
      </w:r>
    </w:p>
    <w:p w14:paraId="125835B2" w14:textId="77777777" w:rsidR="00525EB6" w:rsidRDefault="00525EB6" w:rsidP="00525EB6">
      <w:pPr>
        <w:pStyle w:val="code"/>
      </w:pPr>
      <w:r>
        <w:t>&lt;/LoadData&gt;</w:t>
      </w:r>
    </w:p>
    <w:p w14:paraId="5D109A52" w14:textId="77777777" w:rsidR="00525EB6" w:rsidRPr="00C64641" w:rsidRDefault="00525EB6" w:rsidP="00525EB6"/>
    <w:p w14:paraId="60FD1F84" w14:textId="77777777" w:rsidR="00525EB6" w:rsidRPr="00C64641" w:rsidRDefault="00525EB6">
      <w:pPr>
        <w:pStyle w:val="Heading4"/>
        <w:pPrChange w:id="741" w:author="Steve Maas" w:date="2014-01-06T15:54:00Z">
          <w:pPr>
            <w:pStyle w:val="Heading3"/>
          </w:pPr>
        </w:pPrChange>
      </w:pPr>
      <w:bookmarkStart w:id="742" w:name="_Toc385498440"/>
      <w:r w:rsidRPr="00C64641">
        <w:t>Fluid Flux</w:t>
      </w:r>
      <w:bookmarkEnd w:id="742"/>
    </w:p>
    <w:p w14:paraId="69AF0216" w14:textId="77777777" w:rsidR="00525EB6" w:rsidRPr="00C64641" w:rsidRDefault="00525EB6" w:rsidP="00525EB6">
      <w:r w:rsidRPr="00C64641">
        <w:t xml:space="preserve">In a biphasic mixture of intrinsically incompressible solid and fluid constituents, the </w:t>
      </w:r>
      <w:r w:rsidRPr="00C64641">
        <w:rPr>
          <w:b/>
        </w:rPr>
        <w:t>u</w:t>
      </w:r>
      <w:r w:rsidRPr="00C64641">
        <w:t>-p formulation adopted in FEBio implies that the normal component of the relative fluid flux is a natural boundary condition.  If this boundary condition is not explicitly prescribed, the code automatically assumes that it is equal to zero.  Therefore, biphasic boundaries are impermeable by default.  (To implement a free-draining boundary, the fluid pressure nodal degrees of freedom should be set to zero.)</w:t>
      </w:r>
    </w:p>
    <w:p w14:paraId="79EFFED9" w14:textId="77777777" w:rsidR="00525EB6" w:rsidRPr="00C64641" w:rsidRDefault="00525EB6" w:rsidP="00525EB6"/>
    <w:p w14:paraId="0710CA83" w14:textId="5962F283" w:rsidR="00525EB6" w:rsidRPr="00C64641" w:rsidRDefault="00525EB6" w:rsidP="00525EB6">
      <w:r w:rsidRPr="00C64641">
        <w:t xml:space="preserve">The flux of fluid relative to the solid matrix is given by the vector </w:t>
      </w:r>
      <w:r w:rsidR="00AF2221" w:rsidRPr="00AF2221">
        <w:rPr>
          <w:position w:val="-6"/>
        </w:rPr>
        <w:object w:dxaOrig="260" w:dyaOrig="220" w14:anchorId="3E024F7A">
          <v:shape id="_x0000_i1050" type="#_x0000_t75" style="width:13.5pt;height:10.5pt" o:ole="">
            <v:imagedata r:id="rId80" o:title=""/>
          </v:shape>
          <o:OLEObject Type="Embed" ProgID="Equation.DSMT4" ShapeID="_x0000_i1050" DrawAspect="Content" ObjectID="_1459242133" r:id="rId81"/>
        </w:object>
      </w:r>
      <w:r w:rsidRPr="00C64641">
        <w:t xml:space="preserve">.  Since viscosity is not explicitly modeled in a biphasic material, the tangential component of </w:t>
      </w:r>
      <w:r w:rsidR="00AF2221" w:rsidRPr="00AF2221">
        <w:rPr>
          <w:position w:val="-6"/>
        </w:rPr>
        <w:object w:dxaOrig="260" w:dyaOrig="220" w14:anchorId="46FE5C95">
          <v:shape id="_x0000_i1051" type="#_x0000_t75" style="width:13.5pt;height:10.5pt" o:ole="">
            <v:imagedata r:id="rId82" o:title=""/>
          </v:shape>
          <o:OLEObject Type="Embed" ProgID="Equation.DSMT4" ShapeID="_x0000_i1051" DrawAspect="Content" ObjectID="_1459242134" r:id="rId83"/>
        </w:object>
      </w:r>
      <w:r w:rsidRPr="00C64641">
        <w:t xml:space="preserve"> on a boundary surface may not be prescribed. </w:t>
      </w:r>
      <w:del w:id="743" w:author="Steve Maas" w:date="2014-01-06T15:39:00Z">
        <w:r w:rsidRPr="00C64641" w:rsidDel="00A9772D">
          <w:delText xml:space="preserve"> </w:delText>
        </w:r>
      </w:del>
      <w:r w:rsidRPr="00C64641">
        <w:t xml:space="preserve">Only the normal component of the relative fluid flux, </w:t>
      </w:r>
      <w:r w:rsidR="00AF2221" w:rsidRPr="00AF2221">
        <w:rPr>
          <w:position w:val="-12"/>
        </w:rPr>
        <w:object w:dxaOrig="999" w:dyaOrig="360" w14:anchorId="1A6DEC0F">
          <v:shape id="_x0000_i1052" type="#_x0000_t75" style="width:50pt;height:18pt" o:ole="">
            <v:imagedata r:id="rId84" o:title=""/>
          </v:shape>
          <o:OLEObject Type="Embed" ProgID="Equation.DSMT4" ShapeID="_x0000_i1052" DrawAspect="Content" ObjectID="_1459242135" r:id="rId85"/>
        </w:object>
      </w:r>
      <w:r w:rsidRPr="00C64641">
        <w:t xml:space="preserve">, represents a natural boundary condition.  To prescribe a value for </w:t>
      </w:r>
      <w:r w:rsidR="00AF2221" w:rsidRPr="00AF2221">
        <w:rPr>
          <w:position w:val="-12"/>
        </w:rPr>
        <w:object w:dxaOrig="300" w:dyaOrig="360" w14:anchorId="033B5E06">
          <v:shape id="_x0000_i1053" type="#_x0000_t75" style="width:14pt;height:18pt" o:ole="">
            <v:imagedata r:id="rId86" o:title=""/>
          </v:shape>
          <o:OLEObject Type="Embed" ProgID="Equation.DSMT4" ShapeID="_x0000_i1053" DrawAspect="Content" ObjectID="_1459242136" r:id="rId87"/>
        </w:object>
      </w:r>
      <w:r w:rsidRPr="00C64641">
        <w:t xml:space="preserve"> on a surface, use</w:t>
      </w:r>
      <w:r>
        <w:t>:</w:t>
      </w:r>
    </w:p>
    <w:p w14:paraId="2A35CAD9" w14:textId="77777777" w:rsidR="00525EB6" w:rsidRPr="00C64641" w:rsidRDefault="00525EB6" w:rsidP="00525EB6"/>
    <w:p w14:paraId="6CB3B6B4" w14:textId="230D7620" w:rsidR="00525EB6" w:rsidRDefault="00525EB6" w:rsidP="00525EB6">
      <w:pPr>
        <w:pStyle w:val="code"/>
        <w:rPr>
          <w:ins w:id="744" w:author="Steve Maas" w:date="2014-01-06T17:31:00Z"/>
        </w:rPr>
      </w:pPr>
      <w:r>
        <w:t>&lt;</w:t>
      </w:r>
      <w:del w:id="745" w:author="Steve Maas" w:date="2014-01-06T15:39:00Z">
        <w:r w:rsidDel="00A9772D">
          <w:delText xml:space="preserve">fluidflux </w:delText>
        </w:r>
      </w:del>
      <w:ins w:id="746" w:author="Steve Maas" w:date="2014-01-06T15:39:00Z">
        <w:r w:rsidR="00A9772D">
          <w:t>surface_load type="fluidflux"</w:t>
        </w:r>
      </w:ins>
      <w:del w:id="747" w:author="Steve Maas" w:date="2014-01-06T15:40:00Z">
        <w:r w:rsidDel="00A9772D">
          <w:delText>type=</w:delText>
        </w:r>
        <w:r w:rsidR="004C4F02" w:rsidDel="00A9772D">
          <w:delText>"</w:delText>
        </w:r>
        <w:r w:rsidDel="00A9772D">
          <w:delText>nonlinear/nonlinear</w:delText>
        </w:r>
        <w:r w:rsidR="004C4F02" w:rsidDel="00A9772D">
          <w:delText>"</w:delText>
        </w:r>
        <w:r w:rsidDel="00A9772D">
          <w:delText xml:space="preserve"> flux=</w:delText>
        </w:r>
        <w:r w:rsidR="004C4F02" w:rsidDel="00A9772D">
          <w:delText>"</w:delText>
        </w:r>
        <w:r w:rsidDel="00A9772D">
          <w:delText>fluid</w:delText>
        </w:r>
        <w:r w:rsidR="004C4F02" w:rsidDel="00A9772D">
          <w:delText>"</w:delText>
        </w:r>
      </w:del>
      <w:r>
        <w:t>&gt;</w:t>
      </w:r>
    </w:p>
    <w:p w14:paraId="51B4102D" w14:textId="2086E18F" w:rsidR="00E063E4" w:rsidRDefault="00E063E4" w:rsidP="00525EB6">
      <w:pPr>
        <w:pStyle w:val="code"/>
        <w:rPr>
          <w:ins w:id="748" w:author="Steve Maas" w:date="2014-01-06T15:40:00Z"/>
        </w:rPr>
      </w:pPr>
      <w:ins w:id="749" w:author="Steve Maas" w:date="2014-01-06T17:31:00Z">
        <w:r>
          <w:lastRenderedPageBreak/>
          <w:tab/>
          <w:t>&lt;flux [lc="1"]&gt;1.0&lt;/flux&gt;</w:t>
        </w:r>
      </w:ins>
    </w:p>
    <w:p w14:paraId="467C2111" w14:textId="33545B19" w:rsidR="00A9772D" w:rsidRDefault="00A9772D" w:rsidP="00525EB6">
      <w:pPr>
        <w:pStyle w:val="code"/>
        <w:rPr>
          <w:ins w:id="750" w:author="Steve Maas" w:date="2014-01-06T15:40:00Z"/>
        </w:rPr>
      </w:pPr>
      <w:ins w:id="751" w:author="Steve Maas" w:date="2014-01-06T15:40:00Z">
        <w:r>
          <w:tab/>
          <w:t>&lt;linear&gt;0&lt;/linear&gt;</w:t>
        </w:r>
      </w:ins>
    </w:p>
    <w:p w14:paraId="140C34DA" w14:textId="727531BC" w:rsidR="00A9772D" w:rsidRDefault="00A9772D" w:rsidP="00525EB6">
      <w:pPr>
        <w:pStyle w:val="code"/>
        <w:rPr>
          <w:ins w:id="752" w:author="Steve Maas" w:date="2014-01-06T15:40:00Z"/>
        </w:rPr>
      </w:pPr>
      <w:ins w:id="753" w:author="Steve Maas" w:date="2014-01-06T15:40:00Z">
        <w:r>
          <w:tab/>
          <w:t>&lt;mixture&gt;1&lt;/mixture&gt;</w:t>
        </w:r>
      </w:ins>
    </w:p>
    <w:p w14:paraId="1501FD66" w14:textId="6F4460C6" w:rsidR="00A9772D" w:rsidRDefault="00A9772D" w:rsidP="00525EB6">
      <w:pPr>
        <w:pStyle w:val="code"/>
      </w:pPr>
      <w:ins w:id="754" w:author="Steve Maas" w:date="2014-01-06T15:40:00Z">
        <w:r>
          <w:tab/>
          <w:t>&lt;surface</w:t>
        </w:r>
      </w:ins>
      <w:ins w:id="755" w:author="Steve Maas" w:date="2014-01-06T17:32:00Z">
        <w:r w:rsidR="00773AFD">
          <w:t xml:space="preserve"> [set="surface_name"]</w:t>
        </w:r>
      </w:ins>
      <w:ins w:id="756" w:author="Steve Maas" w:date="2014-01-06T15:40:00Z">
        <w:r>
          <w:t>&gt;</w:t>
        </w:r>
      </w:ins>
    </w:p>
    <w:p w14:paraId="5E4B8F96" w14:textId="11339CD4" w:rsidR="00A9772D" w:rsidDel="00A9772D" w:rsidRDefault="00525EB6" w:rsidP="00525EB6">
      <w:pPr>
        <w:pStyle w:val="code"/>
        <w:rPr>
          <w:del w:id="757" w:author="Steve Maas" w:date="2014-01-06T15:40:00Z"/>
        </w:rPr>
      </w:pPr>
      <w:del w:id="758" w:author="Steve Maas" w:date="2014-01-06T17:32:00Z">
        <w:r w:rsidDel="00773AFD">
          <w:tab/>
          <w:delText>&lt;quad4 id=</w:delText>
        </w:r>
        <w:r w:rsidR="004C4F02" w:rsidDel="00773AFD">
          <w:delText>"</w:delText>
        </w:r>
        <w:r w:rsidDel="00773AFD">
          <w:delText>n</w:delText>
        </w:r>
        <w:r w:rsidR="004C4F02" w:rsidDel="00773AFD">
          <w:delText>"</w:delText>
        </w:r>
      </w:del>
      <w:del w:id="759" w:author="Steve Maas" w:date="2014-01-06T17:31:00Z">
        <w:r w:rsidDel="00E063E4">
          <w:delText xml:space="preserve"> [lc=</w:delText>
        </w:r>
        <w:r w:rsidR="004C4F02" w:rsidDel="00E063E4">
          <w:delText>"</w:delText>
        </w:r>
        <w:r w:rsidDel="00E063E4">
          <w:delText>l</w:delText>
        </w:r>
        <w:r w:rsidR="004C4F02" w:rsidDel="00E063E4">
          <w:delText>"</w:delText>
        </w:r>
        <w:r w:rsidDel="00E063E4">
          <w:delText xml:space="preserve"> scale=</w:delText>
        </w:r>
        <w:r w:rsidR="004C4F02" w:rsidDel="00E063E4">
          <w:delText>"</w:delText>
        </w:r>
        <w:r w:rsidDel="00E063E4">
          <w:delText>1.0</w:delText>
        </w:r>
        <w:r w:rsidR="004C4F02" w:rsidDel="00E063E4">
          <w:delText>"</w:delText>
        </w:r>
        <w:r w:rsidDel="00E063E4">
          <w:delText>]</w:delText>
        </w:r>
      </w:del>
      <w:del w:id="760" w:author="Steve Maas" w:date="2014-01-06T17:32:00Z">
        <w:r w:rsidDel="00773AFD">
          <w:delText>&gt;n1,n2,n3,n4&lt;/quad4&gt;</w:delText>
        </w:r>
      </w:del>
    </w:p>
    <w:p w14:paraId="35F4CC8A" w14:textId="3BD9B0AF" w:rsidR="00525EB6" w:rsidRDefault="00A9772D" w:rsidP="00525EB6">
      <w:pPr>
        <w:pStyle w:val="code"/>
        <w:rPr>
          <w:ins w:id="761" w:author="Steve Maas" w:date="2014-01-06T15:40:00Z"/>
        </w:rPr>
      </w:pPr>
      <w:ins w:id="762" w:author="Steve Maas" w:date="2014-01-06T15:40:00Z">
        <w:r>
          <w:tab/>
        </w:r>
      </w:ins>
      <w:r w:rsidR="00525EB6">
        <w:tab/>
        <w:t>...</w:t>
      </w:r>
    </w:p>
    <w:p w14:paraId="295C0510" w14:textId="55BB96B2" w:rsidR="00A9772D" w:rsidRDefault="00A9772D" w:rsidP="00525EB6">
      <w:pPr>
        <w:pStyle w:val="code"/>
      </w:pPr>
      <w:ins w:id="763" w:author="Steve Maas" w:date="2014-01-06T15:40:00Z">
        <w:r>
          <w:tab/>
          <w:t>&lt;/surface&gt;</w:t>
        </w:r>
      </w:ins>
    </w:p>
    <w:p w14:paraId="0B5793DE" w14:textId="77777777" w:rsidR="00525EB6" w:rsidRDefault="00525EB6" w:rsidP="00525EB6">
      <w:pPr>
        <w:pStyle w:val="code"/>
      </w:pPr>
      <w:r>
        <w:t>&lt;/fluidflux&gt;</w:t>
      </w:r>
    </w:p>
    <w:p w14:paraId="39D054EF" w14:textId="77777777" w:rsidR="00525EB6" w:rsidRDefault="00525EB6" w:rsidP="00525EB6">
      <w:pPr>
        <w:rPr>
          <w:ins w:id="764" w:author="Steve Maas" w:date="2014-01-06T17:31:00Z"/>
        </w:rPr>
      </w:pPr>
    </w:p>
    <w:p w14:paraId="31FC322F" w14:textId="0F4D6DE3" w:rsidR="00773AFD" w:rsidRPr="00773AFD" w:rsidRDefault="00773AFD" w:rsidP="00525EB6">
      <w:pPr>
        <w:rPr>
          <w:ins w:id="765" w:author="Steve Maas" w:date="2014-01-06T17:31:00Z"/>
        </w:rPr>
      </w:pPr>
      <w:ins w:id="766" w:author="Steve Maas" w:date="2014-01-06T17:31:00Z">
        <w:r>
          <w:t xml:space="preserve">The </w:t>
        </w:r>
        <w:r>
          <w:rPr>
            <w:i/>
          </w:rPr>
          <w:t xml:space="preserve">flux </w:t>
        </w:r>
        <w:r>
          <w:t>parameter defines the flux that will be applied to the surface.</w:t>
        </w:r>
      </w:ins>
      <w:ins w:id="767" w:author="Steve Maas" w:date="2014-01-06T17:32:00Z">
        <w:r>
          <w:t xml:space="preserve"> The </w:t>
        </w:r>
        <w:r w:rsidR="000E3C27">
          <w:t xml:space="preserve">optional </w:t>
        </w:r>
        <w:r>
          <w:t xml:space="preserve">parameter </w:t>
        </w:r>
        <w:r>
          <w:rPr>
            <w:i/>
          </w:rPr>
          <w:t>lc</w:t>
        </w:r>
        <w:r>
          <w:t xml:space="preserve"> defines a loadcurve for the normal flux evolution.</w:t>
        </w:r>
        <w:r w:rsidR="000E3C27">
          <w:t xml:space="preserve"> If omitted a constant fluid flux is </w:t>
        </w:r>
      </w:ins>
      <w:ins w:id="768" w:author="Steve Maas" w:date="2014-01-06T17:33:00Z">
        <w:r w:rsidR="000E3C27">
          <w:t>applied</w:t>
        </w:r>
      </w:ins>
      <w:ins w:id="769" w:author="Steve Maas" w:date="2014-01-06T17:32:00Z">
        <w:r w:rsidR="000E3C27">
          <w:t>.</w:t>
        </w:r>
      </w:ins>
    </w:p>
    <w:p w14:paraId="2EF2C1A9" w14:textId="77777777" w:rsidR="00773AFD" w:rsidRPr="00C64641" w:rsidRDefault="00773AFD" w:rsidP="00525EB6"/>
    <w:p w14:paraId="085731E4" w14:textId="70525019" w:rsidR="00525EB6" w:rsidDel="000E3C27" w:rsidRDefault="00525EB6" w:rsidP="00525EB6">
      <w:pPr>
        <w:rPr>
          <w:del w:id="770" w:author="Steve Maas" w:date="2014-01-06T17:34:00Z"/>
        </w:rPr>
      </w:pPr>
      <w:del w:id="771" w:author="Steve Maas" w:date="2014-01-06T17:32:00Z">
        <w:r w:rsidDel="00773AFD">
          <w:delText xml:space="preserve">The </w:delText>
        </w:r>
      </w:del>
      <w:del w:id="772" w:author="Steve Maas" w:date="2014-01-06T15:41:00Z">
        <w:r w:rsidDel="00B47DB8">
          <w:delText xml:space="preserve">optional </w:delText>
        </w:r>
      </w:del>
      <w:del w:id="773" w:author="Steve Maas" w:date="2014-01-06T17:32:00Z">
        <w:r w:rsidDel="00773AFD">
          <w:delText xml:space="preserve">parameter </w:delText>
        </w:r>
        <w:r w:rsidDel="00773AFD">
          <w:rPr>
            <w:i/>
          </w:rPr>
          <w:delText>lc</w:delText>
        </w:r>
        <w:r w:rsidDel="00773AFD">
          <w:delText xml:space="preserve"> defines a loadcurve for the normal flux evolution, and </w:delText>
        </w:r>
        <w:r w:rsidDel="00773AFD">
          <w:rPr>
            <w:i/>
          </w:rPr>
          <w:delText xml:space="preserve">scale </w:delText>
        </w:r>
        <w:r w:rsidDel="00773AFD">
          <w:delText xml:space="preserve">defines a scale factor. </w:delText>
        </w:r>
      </w:del>
      <w:del w:id="774" w:author="Steve Maas" w:date="2014-01-06T15:41:00Z">
        <w:r w:rsidDel="00B47DB8">
          <w:delText xml:space="preserve">The default scale factor is 1.0, and if </w:delText>
        </w:r>
        <w:r w:rsidDel="00B47DB8">
          <w:rPr>
            <w:i/>
          </w:rPr>
          <w:delText>lc</w:delText>
        </w:r>
        <w:r w:rsidDel="00B47DB8">
          <w:delText xml:space="preserve"> is not defined the scale factor is automatically ramped from 0 at time </w:delText>
        </w:r>
        <w:r w:rsidRPr="003353AC" w:rsidDel="00B47DB8">
          <w:rPr>
            <w:i/>
          </w:rPr>
          <w:delText>t</w:delText>
        </w:r>
        <w:r w:rsidDel="00B47DB8">
          <w:delText>=0 to the value specified here.</w:delText>
        </w:r>
      </w:del>
    </w:p>
    <w:p w14:paraId="14219BDF" w14:textId="20D7BEBA" w:rsidR="00525EB6" w:rsidRPr="00C64641" w:rsidDel="000E3C27" w:rsidRDefault="00525EB6" w:rsidP="00525EB6">
      <w:pPr>
        <w:rPr>
          <w:del w:id="775" w:author="Steve Maas" w:date="2014-01-06T17:34:00Z"/>
        </w:rPr>
      </w:pPr>
    </w:p>
    <w:p w14:paraId="68657BA6" w14:textId="68DDAE4C" w:rsidR="00525EB6" w:rsidRPr="00C64641" w:rsidRDefault="0018254C" w:rsidP="00525EB6">
      <w:ins w:id="776" w:author="Steve Maas" w:date="2014-01-06T15:41:00Z">
        <w:r>
          <w:t xml:space="preserve">When </w:t>
        </w:r>
        <w:r>
          <w:rPr>
            <w:i/>
          </w:rPr>
          <w:t xml:space="preserve">linear </w:t>
        </w:r>
        <w:r>
          <w:t xml:space="preserve">is </w:t>
        </w:r>
      </w:ins>
      <w:ins w:id="777" w:author="Steve Maas" w:date="2014-01-06T15:42:00Z">
        <w:r>
          <w:t>set to zero</w:t>
        </w:r>
      </w:ins>
      <w:ins w:id="778" w:author="Steve Maas" w:date="2014-01-06T15:41:00Z">
        <w:r>
          <w:t xml:space="preserve"> </w:t>
        </w:r>
      </w:ins>
      <w:del w:id="779" w:author="Steve Maas" w:date="2014-01-06T15:42:00Z">
        <w:r w:rsidR="00525EB6" w:rsidRPr="00C64641" w:rsidDel="0018254C">
          <w:rPr>
            <w:i/>
          </w:rPr>
          <w:delText>type="nonlinear"</w:delText>
        </w:r>
        <w:r w:rsidR="00525EB6" w:rsidRPr="00C64641" w:rsidDel="0018254C">
          <w:delText xml:space="preserve"> </w:delText>
        </w:r>
      </w:del>
      <w:r w:rsidR="00525EB6" w:rsidRPr="00C64641">
        <w:t xml:space="preserve">(default) </w:t>
      </w:r>
      <w:ins w:id="780" w:author="Steve Maas" w:date="2014-01-06T15:42:00Z">
        <w:r>
          <w:t xml:space="preserve">it </w:t>
        </w:r>
      </w:ins>
      <w:r w:rsidR="00525EB6" w:rsidRPr="00C64641">
        <w:t>means that the flux matches the prescribed value even if the surface on which it is applied changes in area as it deforms. Therefore</w:t>
      </w:r>
      <w:r w:rsidR="00525EB6">
        <w:t>,</w:t>
      </w:r>
      <w:r w:rsidR="00525EB6" w:rsidRPr="00C64641">
        <w:t xml:space="preserve"> the net volumetric flow rate across the surface changes with changes in area. This type of boundary condition is useful if the fluid flux is known in the current configuration.</w:t>
      </w:r>
    </w:p>
    <w:p w14:paraId="18456DA4" w14:textId="77777777" w:rsidR="00525EB6" w:rsidRPr="00C64641" w:rsidRDefault="00525EB6" w:rsidP="00525EB6"/>
    <w:p w14:paraId="3A8BFA5B" w14:textId="4B7B6955" w:rsidR="00525EB6" w:rsidRPr="00C64641" w:rsidRDefault="0018254C" w:rsidP="00525EB6">
      <w:ins w:id="781" w:author="Steve Maas" w:date="2014-01-06T15:42:00Z">
        <w:r>
          <w:t xml:space="preserve">When </w:t>
        </w:r>
        <w:r>
          <w:rPr>
            <w:i/>
          </w:rPr>
          <w:t xml:space="preserve">linear </w:t>
        </w:r>
        <w:r>
          <w:t xml:space="preserve">is set to non-zero </w:t>
        </w:r>
      </w:ins>
      <w:del w:id="782" w:author="Steve Maas" w:date="2014-01-06T15:42:00Z">
        <w:r w:rsidR="00525EB6" w:rsidRPr="0018254C" w:rsidDel="0018254C">
          <w:rPr>
            <w:rPrChange w:id="783" w:author="Steve Maas" w:date="2014-01-06T15:42:00Z">
              <w:rPr>
                <w:i/>
              </w:rPr>
            </w:rPrChange>
          </w:rPr>
          <w:delText>type="linear"</w:delText>
        </w:r>
        <w:r w:rsidR="00525EB6" w:rsidRPr="002528E9" w:rsidDel="0018254C">
          <w:delText xml:space="preserve"> </w:delText>
        </w:r>
      </w:del>
      <w:ins w:id="784" w:author="Steve Maas" w:date="2014-01-06T15:42:00Z">
        <w:r>
          <w:t xml:space="preserve">it </w:t>
        </w:r>
      </w:ins>
      <w:r w:rsidR="00525EB6" w:rsidRPr="002528E9">
        <w:t>means</w:t>
      </w:r>
      <w:r w:rsidR="00525EB6" w:rsidRPr="00C64641">
        <w:t xml:space="preserve"> that the prescribed flux produces a volumetric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volumetric flow rate across the surface is known. For example: Let </w:t>
      </w:r>
      <w:r w:rsidR="00525EB6" w:rsidRPr="00C64641">
        <w:rPr>
          <w:i/>
        </w:rPr>
        <w:t>Q</w:t>
      </w:r>
      <w:r w:rsidR="00525EB6" w:rsidRPr="00C64641">
        <w:t xml:space="preserve"> be the known volumetric flow rate,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(However, regardless of the </w:t>
      </w:r>
      <w:r w:rsidR="00525EB6" w:rsidRPr="00C64641">
        <w:rPr>
          <w:i/>
        </w:rPr>
        <w:t>type</w:t>
      </w:r>
      <w:r w:rsidR="00525EB6" w:rsidRPr="00C64641">
        <w:t xml:space="preserve">, the fluid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27103D5E" w14:textId="77777777" w:rsidR="00525EB6" w:rsidRPr="00C64641" w:rsidRDefault="00525EB6" w:rsidP="00525EB6"/>
    <w:p w14:paraId="350EFD7D" w14:textId="0CA8BA41" w:rsidR="00525EB6" w:rsidRPr="00C64641" w:rsidRDefault="00525EB6" w:rsidP="00525EB6">
      <w:r w:rsidRPr="00C64641">
        <w:t xml:space="preserve">Prescribing </w:t>
      </w:r>
      <w:r w:rsidR="00AF2221" w:rsidRPr="00AF2221">
        <w:rPr>
          <w:position w:val="-12"/>
        </w:rPr>
        <w:object w:dxaOrig="300" w:dyaOrig="360" w14:anchorId="6A722449">
          <v:shape id="_x0000_i1054" type="#_x0000_t75" style="width:14pt;height:18pt" o:ole="">
            <v:imagedata r:id="rId88" o:title=""/>
          </v:shape>
          <o:OLEObject Type="Embed" ProgID="Equation.DSMT4" ShapeID="_x0000_i1054" DrawAspect="Content" ObjectID="_1459242137" r:id="rId89"/>
        </w:object>
      </w:r>
      <w:r w:rsidRPr="00C64641">
        <w:t xml:space="preserve"> on a free surface works only if the nodal displacements of the corresponding faces are also prescribed.  If the nodal displacements are not known a priori, the proper boundary condition calls for prescribing the normal component of the mixture velocity, </w:t>
      </w:r>
      <w:r w:rsidR="00AF2221" w:rsidRPr="00AF2221">
        <w:rPr>
          <w:position w:val="-16"/>
        </w:rPr>
        <w:object w:dxaOrig="1560" w:dyaOrig="440" w14:anchorId="10E454F8">
          <v:shape id="_x0000_i1055" type="#_x0000_t75" style="width:79.5pt;height:22pt" o:ole="">
            <v:imagedata r:id="rId90" o:title=""/>
          </v:shape>
          <o:OLEObject Type="Embed" ProgID="Equation.DSMT4" ShapeID="_x0000_i1055" DrawAspect="Content" ObjectID="_1459242138" r:id="rId91"/>
        </w:object>
      </w:r>
      <w:r w:rsidRPr="00C64641">
        <w:t xml:space="preserve">.  To prescribe the value of </w:t>
      </w:r>
      <w:r w:rsidR="00AF2221" w:rsidRPr="00AF2221">
        <w:rPr>
          <w:position w:val="-12"/>
        </w:rPr>
        <w:object w:dxaOrig="260" w:dyaOrig="360" w14:anchorId="7E423749">
          <v:shape id="_x0000_i1056" type="#_x0000_t75" style="width:13.5pt;height:18pt" o:ole="">
            <v:imagedata r:id="rId92" o:title=""/>
          </v:shape>
          <o:OLEObject Type="Embed" ProgID="Equation.DSMT4" ShapeID="_x0000_i1056" DrawAspect="Content" ObjectID="_1459242139" r:id="rId93"/>
        </w:object>
      </w:r>
      <w:r w:rsidRPr="00C64641">
        <w:t xml:space="preserve"> on a surface, use</w:t>
      </w:r>
    </w:p>
    <w:p w14:paraId="1B1F830C" w14:textId="77777777" w:rsidR="00525EB6" w:rsidRPr="00C64641" w:rsidRDefault="00525EB6" w:rsidP="00525EB6"/>
    <w:p w14:paraId="22F326A6" w14:textId="3E881369" w:rsidR="00525EB6" w:rsidRDefault="00525EB6" w:rsidP="00525EB6">
      <w:pPr>
        <w:pStyle w:val="code"/>
        <w:rPr>
          <w:ins w:id="785" w:author="Steve Maas" w:date="2014-01-06T17:34:00Z"/>
        </w:rPr>
      </w:pPr>
      <w:r>
        <w:t>&lt;</w:t>
      </w:r>
      <w:ins w:id="786" w:author="Steve Maas" w:date="2014-01-06T15:43:00Z">
        <w:r w:rsidR="0018254C">
          <w:t>surface_load type="</w:t>
        </w:r>
      </w:ins>
      <w:r>
        <w:t>fluidflux</w:t>
      </w:r>
      <w:ins w:id="787" w:author="Steve Maas" w:date="2014-01-06T15:43:00Z">
        <w:r w:rsidR="0018254C">
          <w:t>"</w:t>
        </w:r>
      </w:ins>
      <w:del w:id="788" w:author="Steve Maas" w:date="2014-01-06T15:43:00Z">
        <w:r w:rsidDel="0018254C">
          <w:delText xml:space="preserve"> type=</w:delText>
        </w:r>
        <w:r w:rsidR="00B0716D" w:rsidDel="0018254C">
          <w:delText>"</w:delText>
        </w:r>
        <w:r w:rsidDel="0018254C">
          <w:delText>linear/nonlinear</w:delText>
        </w:r>
        <w:r w:rsidR="00B0716D" w:rsidDel="0018254C">
          <w:delText>"</w:delText>
        </w:r>
        <w:r w:rsidDel="0018254C">
          <w:delText xml:space="preserve"> flux=</w:delText>
        </w:r>
        <w:r w:rsidR="00B0716D" w:rsidDel="0018254C">
          <w:delText>"</w:delText>
        </w:r>
        <w:r w:rsidDel="0018254C">
          <w:delText>mixture</w:delText>
        </w:r>
        <w:r w:rsidR="00B0716D" w:rsidDel="0018254C">
          <w:delText>"</w:delText>
        </w:r>
      </w:del>
      <w:r>
        <w:t>&gt;</w:t>
      </w:r>
    </w:p>
    <w:p w14:paraId="0FBCB1ED" w14:textId="6B1B9799" w:rsidR="000E3C27" w:rsidRDefault="000E3C27" w:rsidP="00525EB6">
      <w:pPr>
        <w:pStyle w:val="code"/>
        <w:rPr>
          <w:ins w:id="789" w:author="Steve Maas" w:date="2014-01-06T15:43:00Z"/>
        </w:rPr>
      </w:pPr>
      <w:ins w:id="790" w:author="Steve Maas" w:date="2014-01-06T17:34:00Z">
        <w:r>
          <w:tab/>
          <w:t>&lt;flux lc="1"&gt;1.0&lt;/flux&gt;</w:t>
        </w:r>
      </w:ins>
    </w:p>
    <w:p w14:paraId="08D9BDBD" w14:textId="0F4C06EC" w:rsidR="0018254C" w:rsidRDefault="0018254C" w:rsidP="00525EB6">
      <w:pPr>
        <w:pStyle w:val="code"/>
        <w:rPr>
          <w:ins w:id="791" w:author="Steve Maas" w:date="2014-01-06T15:43:00Z"/>
        </w:rPr>
      </w:pPr>
      <w:ins w:id="792" w:author="Steve Maas" w:date="2014-01-06T15:43:00Z">
        <w:r>
          <w:tab/>
          <w:t>&lt;linear&gt;0&lt;/linear&gt;</w:t>
        </w:r>
      </w:ins>
    </w:p>
    <w:p w14:paraId="471F1A98" w14:textId="649F921E" w:rsidR="0018254C" w:rsidRDefault="0018254C" w:rsidP="00525EB6">
      <w:pPr>
        <w:pStyle w:val="code"/>
        <w:rPr>
          <w:ins w:id="793" w:author="Steve Maas" w:date="2014-01-06T15:43:00Z"/>
        </w:rPr>
      </w:pPr>
      <w:ins w:id="794" w:author="Steve Maas" w:date="2014-01-06T15:43:00Z">
        <w:r>
          <w:tab/>
          <w:t>&lt;mixture&gt;1&lt;/mixture&gt;</w:t>
        </w:r>
      </w:ins>
    </w:p>
    <w:p w14:paraId="3D43945D" w14:textId="3A15997D" w:rsidR="0018254C" w:rsidRDefault="0018254C" w:rsidP="00525EB6">
      <w:pPr>
        <w:pStyle w:val="code"/>
      </w:pPr>
      <w:ins w:id="795" w:author="Steve Maas" w:date="2014-01-06T15:44:00Z">
        <w:r>
          <w:tab/>
          <w:t>&lt;surface</w:t>
        </w:r>
      </w:ins>
      <w:ins w:id="796" w:author="Steve Maas" w:date="2014-01-06T17:34:00Z">
        <w:r w:rsidR="00CF168E">
          <w:t xml:space="preserve"> [set="surface_name"]</w:t>
        </w:r>
      </w:ins>
      <w:ins w:id="797" w:author="Steve Maas" w:date="2014-01-06T15:44:00Z">
        <w:r>
          <w:t>&gt;</w:t>
        </w:r>
      </w:ins>
    </w:p>
    <w:p w14:paraId="0A44C877" w14:textId="697EBC80" w:rsidR="0018254C" w:rsidDel="0018254C" w:rsidRDefault="00525EB6" w:rsidP="00525EB6">
      <w:pPr>
        <w:pStyle w:val="code"/>
        <w:rPr>
          <w:del w:id="798" w:author="Steve Maas" w:date="2014-01-06T15:44:00Z"/>
        </w:rPr>
      </w:pPr>
      <w:del w:id="799" w:author="Steve Maas" w:date="2014-01-06T17:34:00Z">
        <w:r w:rsidDel="00CF168E">
          <w:tab/>
          <w:delText>&lt;quad4 id=</w:delText>
        </w:r>
        <w:r w:rsidR="00B0716D" w:rsidDel="00CF168E">
          <w:delText>"</w:delText>
        </w:r>
        <w:r w:rsidDel="00CF168E">
          <w:delText>n</w:delText>
        </w:r>
        <w:r w:rsidR="00B0716D" w:rsidDel="00CF168E">
          <w:delText>"</w:delText>
        </w:r>
        <w:r w:rsidDel="00CF168E">
          <w:delText xml:space="preserve"> [lc=</w:delText>
        </w:r>
        <w:r w:rsidR="00B0716D" w:rsidDel="00CF168E">
          <w:delText>"</w:delText>
        </w:r>
        <w:r w:rsidDel="00CF168E">
          <w:delText>l</w:delText>
        </w:r>
        <w:r w:rsidR="00B0716D" w:rsidDel="00CF168E">
          <w:delText>"</w:delText>
        </w:r>
        <w:r w:rsidDel="00CF168E">
          <w:delText xml:space="preserve"> scale=</w:delText>
        </w:r>
        <w:r w:rsidR="00B0716D" w:rsidDel="00CF168E">
          <w:delText>"</w:delText>
        </w:r>
        <w:r w:rsidDel="00CF168E">
          <w:delText>1.0</w:delText>
        </w:r>
        <w:r w:rsidR="00B0716D" w:rsidDel="00CF168E">
          <w:delText>"</w:delText>
        </w:r>
        <w:r w:rsidDel="00CF168E">
          <w:delText>]&gt;n1,n2,n3,n4&lt;/quad4&gt;</w:delText>
        </w:r>
      </w:del>
    </w:p>
    <w:p w14:paraId="5A40BFD3" w14:textId="0F79C603" w:rsidR="00525EB6" w:rsidRDefault="0018254C" w:rsidP="00525EB6">
      <w:pPr>
        <w:pStyle w:val="code"/>
        <w:rPr>
          <w:ins w:id="800" w:author="Steve Maas" w:date="2014-01-06T15:44:00Z"/>
        </w:rPr>
      </w:pPr>
      <w:ins w:id="801" w:author="Steve Maas" w:date="2014-01-06T15:44:00Z">
        <w:r>
          <w:tab/>
        </w:r>
      </w:ins>
      <w:r w:rsidR="00525EB6">
        <w:tab/>
        <w:t>...</w:t>
      </w:r>
    </w:p>
    <w:p w14:paraId="4DAE1CCF" w14:textId="68223FB1" w:rsidR="0018254C" w:rsidRDefault="0018254C" w:rsidP="00525EB6">
      <w:pPr>
        <w:pStyle w:val="code"/>
      </w:pPr>
      <w:ins w:id="802" w:author="Steve Maas" w:date="2014-01-06T15:44:00Z">
        <w:r>
          <w:tab/>
          <w:t>&lt;/surface&gt;</w:t>
        </w:r>
      </w:ins>
    </w:p>
    <w:p w14:paraId="010BF891" w14:textId="5A911BF3" w:rsidR="00525EB6" w:rsidRDefault="00525EB6" w:rsidP="00525EB6">
      <w:pPr>
        <w:pStyle w:val="code"/>
      </w:pPr>
      <w:r>
        <w:t>&lt;/</w:t>
      </w:r>
      <w:ins w:id="803" w:author="Steve Maas" w:date="2014-01-06T15:49:00Z">
        <w:r w:rsidR="007D3C17">
          <w:t>surface_load</w:t>
        </w:r>
      </w:ins>
      <w:del w:id="804" w:author="Steve Maas" w:date="2014-01-06T15:49:00Z">
        <w:r w:rsidDel="007D3C17">
          <w:delText>fluidflux</w:delText>
        </w:r>
      </w:del>
      <w:r>
        <w:t>&gt;</w:t>
      </w:r>
    </w:p>
    <w:p w14:paraId="434B9044" w14:textId="77777777" w:rsidR="00525EB6" w:rsidRPr="00C64641" w:rsidRDefault="00525EB6" w:rsidP="00525EB6"/>
    <w:p w14:paraId="44EA6662" w14:textId="2A346B9F" w:rsidR="00525EB6" w:rsidRPr="00C64641" w:rsidRDefault="00525EB6" w:rsidP="00525EB6">
      <w:r w:rsidRPr="00C64641">
        <w:t xml:space="preserve">For example, this boundary condition may be used when modeling a permeation problem through a biphasic material, when the upstream fluid velocity is prescribed, </w:t>
      </w:r>
      <w:r w:rsidR="00AF2221" w:rsidRPr="00AF2221">
        <w:rPr>
          <w:position w:val="-12"/>
        </w:rPr>
        <w:object w:dxaOrig="680" w:dyaOrig="360" w14:anchorId="1A6A24D8">
          <v:shape id="_x0000_i1057" type="#_x0000_t75" style="width:34pt;height:18pt" o:ole="">
            <v:imagedata r:id="rId94" o:title=""/>
          </v:shape>
          <o:OLEObject Type="Embed" ProgID="Equation.DSMT4" ShapeID="_x0000_i1057" DrawAspect="Content" ObjectID="_1459242140" r:id="rId95"/>
        </w:object>
      </w:r>
      <w:r w:rsidRPr="00C64641">
        <w:t xml:space="preserve">.  If the upstream face is free, the companion boundary condition would be to let </w:t>
      </w:r>
      <w:r w:rsidR="00AF2221" w:rsidRPr="00AF2221">
        <w:rPr>
          <w:position w:val="-12"/>
        </w:rPr>
        <w:object w:dxaOrig="600" w:dyaOrig="380" w14:anchorId="1064439A">
          <v:shape id="_x0000_i1058" type="#_x0000_t75" style="width:30pt;height:19.5pt" o:ole="">
            <v:imagedata r:id="rId96" o:title=""/>
          </v:shape>
          <o:OLEObject Type="Embed" ProgID="Equation.DSMT4" ShapeID="_x0000_i1058" DrawAspect="Content" ObjectID="_1459242141" r:id="rId97"/>
        </w:object>
      </w:r>
      <w:r w:rsidRPr="00C64641">
        <w:t xml:space="preserve"> on that face as well.</w:t>
      </w:r>
    </w:p>
    <w:p w14:paraId="6F668F32" w14:textId="77777777" w:rsidR="00525EB6" w:rsidRPr="00C64641" w:rsidRDefault="00525EB6" w:rsidP="00525EB6"/>
    <w:p w14:paraId="4C9069F3" w14:textId="77777777" w:rsidR="00525EB6" w:rsidRPr="00C64641" w:rsidRDefault="00525EB6">
      <w:pPr>
        <w:pStyle w:val="Heading4"/>
        <w:pPrChange w:id="805" w:author="Steve Maas" w:date="2014-01-06T15:54:00Z">
          <w:pPr>
            <w:pStyle w:val="Heading3"/>
          </w:pPr>
        </w:pPrChange>
      </w:pPr>
      <w:bookmarkStart w:id="806" w:name="_Toc385498441"/>
      <w:r w:rsidRPr="00C64641">
        <w:lastRenderedPageBreak/>
        <w:t>Solute Flux</w:t>
      </w:r>
      <w:bookmarkEnd w:id="806"/>
    </w:p>
    <w:p w14:paraId="5B3D619F" w14:textId="47BDD186" w:rsidR="00525EB6" w:rsidRPr="00C64641" w:rsidRDefault="00525EB6" w:rsidP="00525EB6">
      <w:r w:rsidRPr="00C64641">
        <w:t xml:space="preserve">The molar flux of solute relative to the solid matrix is given by the vector </w:t>
      </w:r>
      <w:r w:rsidR="00AF2221" w:rsidRPr="00AF2221">
        <w:rPr>
          <w:position w:val="-10"/>
        </w:rPr>
        <w:object w:dxaOrig="160" w:dyaOrig="320" w14:anchorId="402DFECE">
          <v:shape id="_x0000_i1059" type="#_x0000_t75" style="width:8pt;height:16.5pt" o:ole="">
            <v:imagedata r:id="rId98" o:title=""/>
          </v:shape>
          <o:OLEObject Type="Embed" ProgID="Equation.DSMT4" ShapeID="_x0000_i1059" DrawAspect="Content" ObjectID="_1459242142" r:id="rId99"/>
        </w:object>
      </w:r>
      <w:r w:rsidRPr="00C64641">
        <w:t xml:space="preserve">.  Since solute viscosity is not explicitly modeled in a biphasic-solute material, the tangential component of </w:t>
      </w:r>
      <w:r w:rsidR="00AF2221" w:rsidRPr="00AF2221">
        <w:rPr>
          <w:position w:val="-10"/>
        </w:rPr>
        <w:object w:dxaOrig="160" w:dyaOrig="320" w14:anchorId="06F2F182">
          <v:shape id="_x0000_i1060" type="#_x0000_t75" style="width:8pt;height:16.5pt" o:ole="">
            <v:imagedata r:id="rId100" o:title=""/>
          </v:shape>
          <o:OLEObject Type="Embed" ProgID="Equation.DSMT4" ShapeID="_x0000_i1060" DrawAspect="Content" ObjectID="_1459242143" r:id="rId101"/>
        </w:object>
      </w:r>
      <w:r w:rsidRPr="00C64641">
        <w:t xml:space="preserve"> on a boundary surface may not be prescribed.  Only the normal component of the relative solute flux, </w:t>
      </w:r>
      <w:r w:rsidR="00AF2221" w:rsidRPr="00AF2221">
        <w:rPr>
          <w:position w:val="-12"/>
        </w:rPr>
        <w:object w:dxaOrig="859" w:dyaOrig="360" w14:anchorId="52E2BA6A">
          <v:shape id="_x0000_i1061" type="#_x0000_t75" style="width:42.5pt;height:18pt" o:ole="">
            <v:imagedata r:id="rId102" o:title=""/>
          </v:shape>
          <o:OLEObject Type="Embed" ProgID="Equation.DSMT4" ShapeID="_x0000_i1061" DrawAspect="Content" ObjectID="_1459242144" r:id="rId103"/>
        </w:object>
      </w:r>
      <w:r w:rsidRPr="00C64641">
        <w:t xml:space="preserve">, represents a natural boundary condition.  To prescribe a value for </w:t>
      </w:r>
      <w:r w:rsidR="00AF2221" w:rsidRPr="00AF2221">
        <w:rPr>
          <w:position w:val="-12"/>
        </w:rPr>
        <w:object w:dxaOrig="260" w:dyaOrig="360" w14:anchorId="119EC8FD">
          <v:shape id="_x0000_i1062" type="#_x0000_t75" style="width:13.5pt;height:18pt" o:ole="">
            <v:imagedata r:id="rId104" o:title=""/>
          </v:shape>
          <o:OLEObject Type="Embed" ProgID="Equation.DSMT4" ShapeID="_x0000_i1062" DrawAspect="Content" ObjectID="_1459242145" r:id="rId105"/>
        </w:object>
      </w:r>
      <w:r w:rsidRPr="00C64641">
        <w:t xml:space="preserve"> on a surface, use</w:t>
      </w:r>
      <w:r>
        <w:t>:</w:t>
      </w:r>
    </w:p>
    <w:p w14:paraId="5CD70280" w14:textId="77777777" w:rsidR="00525EB6" w:rsidRPr="00C64641" w:rsidRDefault="00525EB6" w:rsidP="00525EB6"/>
    <w:p w14:paraId="3F87DE5D" w14:textId="5457E064" w:rsidR="00525EB6" w:rsidRDefault="00525EB6" w:rsidP="00525EB6">
      <w:pPr>
        <w:pStyle w:val="code"/>
        <w:rPr>
          <w:ins w:id="807" w:author="Steve Maas" w:date="2014-01-06T22:24:00Z"/>
        </w:rPr>
      </w:pPr>
      <w:r>
        <w:t>&lt;</w:t>
      </w:r>
      <w:ins w:id="808" w:author="Steve Maas" w:date="2014-01-06T15:45:00Z">
        <w:r w:rsidR="004A6CDC">
          <w:t>surface_load type="</w:t>
        </w:r>
      </w:ins>
      <w:r>
        <w:t>soluteflux</w:t>
      </w:r>
      <w:ins w:id="809" w:author="Steve Maas" w:date="2014-01-06T15:45:00Z">
        <w:r w:rsidR="004A6CDC">
          <w:t>"</w:t>
        </w:r>
      </w:ins>
      <w:del w:id="810" w:author="Steve Maas" w:date="2014-01-06T15:45:00Z">
        <w:r w:rsidDel="001F4D5D">
          <w:delText xml:space="preserve"> type=</w:delText>
        </w:r>
        <w:r w:rsidR="00B0716D" w:rsidDel="001F4D5D">
          <w:delText>"</w:delText>
        </w:r>
        <w:r w:rsidDel="001F4D5D">
          <w:delText>linear/nonlinear</w:delText>
        </w:r>
        <w:r w:rsidR="00B0716D" w:rsidDel="001F4D5D">
          <w:delText>"</w:delText>
        </w:r>
        <w:r w:rsidDel="001F4D5D">
          <w:delText xml:space="preserve"> [sol=</w:delText>
        </w:r>
        <w:r w:rsidR="00B0716D" w:rsidDel="001F4D5D">
          <w:delText>"</w:delText>
        </w:r>
        <w:r w:rsidDel="001F4D5D">
          <w:delText>1</w:delText>
        </w:r>
        <w:r w:rsidR="00B0716D" w:rsidDel="001F4D5D">
          <w:delText>"</w:delText>
        </w:r>
        <w:r w:rsidDel="001F4D5D">
          <w:delText>]</w:delText>
        </w:r>
      </w:del>
      <w:r>
        <w:t>&gt;</w:t>
      </w:r>
    </w:p>
    <w:p w14:paraId="1771B6E5" w14:textId="73DC0EC9" w:rsidR="00337051" w:rsidRDefault="00337051" w:rsidP="00525EB6">
      <w:pPr>
        <w:pStyle w:val="code"/>
        <w:rPr>
          <w:ins w:id="811" w:author="Steve Maas" w:date="2014-01-06T15:45:00Z"/>
        </w:rPr>
      </w:pPr>
      <w:ins w:id="812" w:author="Steve Maas" w:date="2014-01-06T22:24:00Z">
        <w:r>
          <w:tab/>
          <w:t>&lt;flux [lc="</w:t>
        </w:r>
      </w:ins>
      <w:ins w:id="813" w:author="Steve Maas" w:date="2014-01-06T22:25:00Z">
        <w:r>
          <w:t>1"]&gt;1.0&lt;/flux&gt;</w:t>
        </w:r>
      </w:ins>
    </w:p>
    <w:p w14:paraId="4A483FC2" w14:textId="0380FC66" w:rsidR="001F4D5D" w:rsidRDefault="001F4D5D" w:rsidP="00525EB6">
      <w:pPr>
        <w:pStyle w:val="code"/>
        <w:rPr>
          <w:ins w:id="814" w:author="Steve Maas" w:date="2014-01-06T15:45:00Z"/>
        </w:rPr>
      </w:pPr>
      <w:ins w:id="815" w:author="Steve Maas" w:date="2014-01-06T15:45:00Z">
        <w:r>
          <w:tab/>
          <w:t>&lt;linear&gt;0&lt;/linear&gt;</w:t>
        </w:r>
      </w:ins>
    </w:p>
    <w:p w14:paraId="5CCEC5A4" w14:textId="0B9A5638" w:rsidR="001F4D5D" w:rsidRDefault="001F4D5D" w:rsidP="00525EB6">
      <w:pPr>
        <w:pStyle w:val="code"/>
        <w:rPr>
          <w:ins w:id="816" w:author="Steve Maas" w:date="2014-01-06T15:46:00Z"/>
        </w:rPr>
      </w:pPr>
      <w:ins w:id="817" w:author="Steve Maas" w:date="2014-01-06T15:45:00Z">
        <w:r>
          <w:tab/>
        </w:r>
      </w:ins>
      <w:ins w:id="818" w:author="Steve Maas" w:date="2014-01-06T15:46:00Z">
        <w:r>
          <w:t>&lt;solute_id&gt;1&lt;/solute_id&gt;</w:t>
        </w:r>
      </w:ins>
    </w:p>
    <w:p w14:paraId="195922D7" w14:textId="4B8F0397" w:rsidR="001F4D5D" w:rsidRDefault="001F4D5D" w:rsidP="00525EB6">
      <w:pPr>
        <w:pStyle w:val="code"/>
      </w:pPr>
      <w:ins w:id="819" w:author="Steve Maas" w:date="2014-01-06T15:46:00Z">
        <w:r>
          <w:tab/>
          <w:t>&lt;surface&gt;</w:t>
        </w:r>
      </w:ins>
    </w:p>
    <w:p w14:paraId="5A6A64E8" w14:textId="6E5A2AED" w:rsidR="00525EB6" w:rsidDel="00337051" w:rsidRDefault="00525EB6" w:rsidP="00525EB6">
      <w:pPr>
        <w:pStyle w:val="code"/>
        <w:rPr>
          <w:del w:id="820" w:author="Steve Maas" w:date="2014-01-06T22:25:00Z"/>
        </w:rPr>
      </w:pPr>
      <w:del w:id="821" w:author="Steve Maas" w:date="2014-01-06T22:25:00Z">
        <w:r w:rsidDel="00337051">
          <w:tab/>
          <w:delText>&lt;quad4 id=</w:delText>
        </w:r>
        <w:r w:rsidR="00B0716D" w:rsidDel="00337051">
          <w:delText>"</w:delText>
        </w:r>
        <w:r w:rsidDel="00337051">
          <w:delText>n</w:delText>
        </w:r>
        <w:r w:rsidR="00B0716D" w:rsidDel="00337051">
          <w:delText>"</w:delText>
        </w:r>
        <w:r w:rsidDel="00337051">
          <w:delText xml:space="preserve"> [lc=</w:delText>
        </w:r>
        <w:r w:rsidR="00B0716D" w:rsidDel="00337051">
          <w:delText>"</w:delText>
        </w:r>
        <w:r w:rsidDel="00337051">
          <w:delText>l</w:delText>
        </w:r>
        <w:r w:rsidR="00B0716D" w:rsidDel="00337051">
          <w:delText>"</w:delText>
        </w:r>
        <w:r w:rsidDel="00337051">
          <w:delText xml:space="preserve"> scale=</w:delText>
        </w:r>
        <w:r w:rsidR="00B0716D" w:rsidDel="00337051">
          <w:delText>"</w:delText>
        </w:r>
        <w:r w:rsidDel="00337051">
          <w:delText>1.0</w:delText>
        </w:r>
        <w:r w:rsidR="00B0716D" w:rsidDel="00337051">
          <w:delText>"</w:delText>
        </w:r>
        <w:r w:rsidDel="00337051">
          <w:delText>]&gt;n1,n2,n3,n4&lt;/quad4&gt;</w:delText>
        </w:r>
      </w:del>
    </w:p>
    <w:p w14:paraId="3EAE114A" w14:textId="5FE0D442" w:rsidR="00525EB6" w:rsidRDefault="001F4D5D" w:rsidP="00525EB6">
      <w:pPr>
        <w:pStyle w:val="code"/>
        <w:rPr>
          <w:ins w:id="822" w:author="Steve Maas" w:date="2014-01-06T15:46:00Z"/>
        </w:rPr>
      </w:pPr>
      <w:ins w:id="823" w:author="Steve Maas" w:date="2014-01-06T15:46:00Z">
        <w:r>
          <w:tab/>
        </w:r>
      </w:ins>
      <w:r w:rsidR="00525EB6">
        <w:tab/>
        <w:t>...</w:t>
      </w:r>
    </w:p>
    <w:p w14:paraId="4F3BD12D" w14:textId="2828D28F" w:rsidR="001F4D5D" w:rsidRDefault="001F4D5D" w:rsidP="00525EB6">
      <w:pPr>
        <w:pStyle w:val="code"/>
      </w:pPr>
      <w:ins w:id="824" w:author="Steve Maas" w:date="2014-01-06T15:46:00Z">
        <w:r>
          <w:tab/>
          <w:t>&lt;/surface&gt;</w:t>
        </w:r>
      </w:ins>
    </w:p>
    <w:p w14:paraId="36DA2B23" w14:textId="44D6C989" w:rsidR="00525EB6" w:rsidRDefault="00525EB6" w:rsidP="00525EB6">
      <w:pPr>
        <w:pStyle w:val="code"/>
      </w:pPr>
      <w:r>
        <w:t>&lt;/</w:t>
      </w:r>
      <w:ins w:id="825" w:author="Steve Maas" w:date="2014-01-06T15:49:00Z">
        <w:r w:rsidR="00606D2D" w:rsidRPr="00606D2D">
          <w:t xml:space="preserve"> </w:t>
        </w:r>
        <w:r w:rsidR="00606D2D">
          <w:t>surface_load</w:t>
        </w:r>
      </w:ins>
      <w:del w:id="826" w:author="Steve Maas" w:date="2014-01-06T15:49:00Z">
        <w:r w:rsidDel="00606D2D">
          <w:delText>soluteflux</w:delText>
        </w:r>
      </w:del>
      <w:r>
        <w:t>&gt;</w:t>
      </w:r>
    </w:p>
    <w:p w14:paraId="6AB59CBA" w14:textId="77777777" w:rsidR="00525EB6" w:rsidRPr="00C64641" w:rsidRDefault="00525EB6" w:rsidP="00525EB6"/>
    <w:p w14:paraId="6A2C24AB" w14:textId="77777777" w:rsidR="00476C4E" w:rsidRDefault="00525EB6" w:rsidP="00525EB6">
      <w:pPr>
        <w:rPr>
          <w:ins w:id="827" w:author="Steve Maas" w:date="2014-01-06T22:25:00Z"/>
        </w:rPr>
      </w:pPr>
      <w:r>
        <w:t xml:space="preserve">The optional parameter </w:t>
      </w:r>
      <w:r>
        <w:rPr>
          <w:i/>
        </w:rPr>
        <w:t>sol</w:t>
      </w:r>
      <w:ins w:id="828" w:author="Steve Maas" w:date="2014-01-06T15:46:00Z">
        <w:r w:rsidR="00476C4E">
          <w:rPr>
            <w:i/>
          </w:rPr>
          <w:t>ute_id</w:t>
        </w:r>
      </w:ins>
      <w:r>
        <w:t xml:space="preserve"> specifies to which solute this flux condition applies, referencing the corresponding list in the Globals section (Section </w:t>
      </w:r>
      <w:r>
        <w:fldChar w:fldCharType="begin"/>
      </w:r>
      <w:r>
        <w:instrText xml:space="preserve"> REF _Ref188932792 \r \h </w:instrText>
      </w:r>
      <w:r>
        <w:fldChar w:fldCharType="separate"/>
      </w:r>
      <w:ins w:id="829" w:author="Steve Maas" w:date="2014-01-02T13:04:00Z">
        <w:r w:rsidR="00873D59">
          <w:t>3.12.2</w:t>
        </w:r>
      </w:ins>
      <w:del w:id="830" w:author="Steve Maas" w:date="2014-01-02T13:04:00Z">
        <w:r w:rsidR="00B951E2" w:rsidDel="00873D59">
          <w:delText>3.10.2</w:delText>
        </w:r>
      </w:del>
      <w:r>
        <w:fldChar w:fldCharType="end"/>
      </w:r>
      <w:r>
        <w:t xml:space="preserve">).  If </w:t>
      </w:r>
      <w:r>
        <w:rPr>
          <w:i/>
        </w:rPr>
        <w:t>sol</w:t>
      </w:r>
      <w:ins w:id="831" w:author="Steve Maas" w:date="2014-01-06T15:47:00Z">
        <w:r w:rsidR="00476C4E">
          <w:rPr>
            <w:i/>
          </w:rPr>
          <w:t>ute_id</w:t>
        </w:r>
      </w:ins>
      <w:r>
        <w:t xml:space="preserve"> is not defined, the default value is 1.  </w:t>
      </w:r>
    </w:p>
    <w:p w14:paraId="50D0B550" w14:textId="77777777" w:rsidR="00FF17FC" w:rsidRDefault="00FF17FC" w:rsidP="00525EB6">
      <w:pPr>
        <w:rPr>
          <w:ins w:id="832" w:author="Steve Maas" w:date="2014-01-06T22:25:00Z"/>
        </w:rPr>
      </w:pPr>
    </w:p>
    <w:p w14:paraId="544A828E" w14:textId="10A2B319" w:rsidR="00525EB6" w:rsidRPr="003B58FB" w:rsidRDefault="00FF17FC" w:rsidP="00525EB6">
      <w:ins w:id="833" w:author="Steve Maas" w:date="2014-01-06T22:25:00Z">
        <w:r>
          <w:t xml:space="preserve">The </w:t>
        </w:r>
        <w:r>
          <w:rPr>
            <w:i/>
          </w:rPr>
          <w:t xml:space="preserve">flux </w:t>
        </w:r>
        <w:r>
          <w:t xml:space="preserve">element defines the flux magnitude. </w:t>
        </w:r>
      </w:ins>
      <w:r w:rsidR="00525EB6">
        <w:t xml:space="preserve">The </w:t>
      </w:r>
      <w:ins w:id="834" w:author="Steve Maas" w:date="2014-01-06T22:25:00Z">
        <w:r>
          <w:t xml:space="preserve">optional </w:t>
        </w:r>
      </w:ins>
      <w:del w:id="835" w:author="Steve Maas" w:date="2014-01-06T15:47:00Z">
        <w:r w:rsidR="00525EB6" w:rsidDel="00476C4E">
          <w:delText xml:space="preserve">optional </w:delText>
        </w:r>
      </w:del>
      <w:r w:rsidR="00525EB6">
        <w:t xml:space="preserve">parameter </w:t>
      </w:r>
      <w:r w:rsidR="00525EB6">
        <w:rPr>
          <w:i/>
        </w:rPr>
        <w:t>lc</w:t>
      </w:r>
      <w:r w:rsidR="00525EB6">
        <w:t xml:space="preserve"> defines a loadcurve for the normal flux evolution</w:t>
      </w:r>
      <w:del w:id="836" w:author="Steve Maas" w:date="2014-01-06T22:25:00Z">
        <w:r w:rsidR="00525EB6" w:rsidDel="00FF17FC">
          <w:delText xml:space="preserve">; </w:delText>
        </w:r>
        <w:r w:rsidR="00525EB6" w:rsidDel="00FF17FC">
          <w:rPr>
            <w:i/>
          </w:rPr>
          <w:delText xml:space="preserve">scale </w:delText>
        </w:r>
        <w:r w:rsidR="00525EB6" w:rsidDel="00FF17FC">
          <w:delText>defines a scale factor</w:delText>
        </w:r>
      </w:del>
      <w:r w:rsidR="00525EB6">
        <w:t xml:space="preserve">. </w:t>
      </w:r>
      <w:del w:id="837" w:author="Steve Maas" w:date="2014-01-06T15:47:00Z">
        <w:r w:rsidR="00525EB6" w:rsidDel="00476C4E">
          <w:delText xml:space="preserve">The default scale factor is 1.0.  If </w:delText>
        </w:r>
        <w:r w:rsidR="00525EB6" w:rsidDel="00476C4E">
          <w:rPr>
            <w:i/>
          </w:rPr>
          <w:delText>lc</w:delText>
        </w:r>
        <w:r w:rsidR="00525EB6" w:rsidDel="00476C4E">
          <w:delText xml:space="preserve"> is not defined, the scale factor is automatically ramped from 0 at time </w:delText>
        </w:r>
        <w:r w:rsidR="00525EB6" w:rsidRPr="003353AC" w:rsidDel="00476C4E">
          <w:rPr>
            <w:i/>
          </w:rPr>
          <w:delText>t</w:delText>
        </w:r>
        <w:r w:rsidR="00525EB6" w:rsidDel="00476C4E">
          <w:delText>=0 to the value specified here.</w:delText>
        </w:r>
      </w:del>
      <w:ins w:id="838" w:author="Steve Maas" w:date="2014-01-06T22:25:00Z">
        <w:r>
          <w:t>If omitted a constant flux is applied.</w:t>
        </w:r>
      </w:ins>
    </w:p>
    <w:p w14:paraId="497F6C82" w14:textId="77777777" w:rsidR="00525EB6" w:rsidRPr="00C64641" w:rsidRDefault="00525EB6" w:rsidP="00525EB6"/>
    <w:p w14:paraId="387298C9" w14:textId="61EAB704" w:rsidR="00525EB6" w:rsidRPr="00C64641" w:rsidRDefault="00476C4E" w:rsidP="00525EB6">
      <w:ins w:id="839" w:author="Steve Maas" w:date="2014-01-06T15:47:00Z">
        <w:r>
          <w:t xml:space="preserve">When </w:t>
        </w:r>
        <w:r>
          <w:rPr>
            <w:i/>
          </w:rPr>
          <w:t xml:space="preserve">linear </w:t>
        </w:r>
        <w:r>
          <w:t>is set to 0</w:t>
        </w:r>
      </w:ins>
      <w:del w:id="840" w:author="Steve Maas" w:date="2014-01-06T15:47:00Z">
        <w:r w:rsidR="00525EB6" w:rsidRPr="00C64641" w:rsidDel="00476C4E">
          <w:rPr>
            <w:i/>
          </w:rPr>
          <w:delText>type="nonlinear"</w:delText>
        </w:r>
      </w:del>
      <w:r w:rsidR="00525EB6" w:rsidRPr="00C64641">
        <w:t xml:space="preserve"> (default) </w:t>
      </w:r>
      <w:ins w:id="841" w:author="Steve Maas" w:date="2014-01-06T15:47:00Z">
        <w:r>
          <w:t xml:space="preserve">it </w:t>
        </w:r>
      </w:ins>
      <w:r w:rsidR="00525EB6" w:rsidRPr="00C64641">
        <w:t>means that the flux matches the prescribed value even if the surface on which it is applied changes in area as it deforms. Therefore</w:t>
      </w:r>
      <w:r w:rsidR="00525EB6">
        <w:t>,</w:t>
      </w:r>
      <w:r w:rsidR="00525EB6" w:rsidRPr="00C64641">
        <w:t xml:space="preserve"> the net molar flow rate across the surface changes with changes in area. This type of boundary condition is useful if the solute molar flux is known in the current configuration.</w:t>
      </w:r>
    </w:p>
    <w:p w14:paraId="1F5C1D88" w14:textId="77777777" w:rsidR="00525EB6" w:rsidRPr="00C64641" w:rsidRDefault="00525EB6" w:rsidP="00525EB6"/>
    <w:p w14:paraId="2BE59AF6" w14:textId="315880C3" w:rsidR="00525EB6" w:rsidRDefault="00476C4E" w:rsidP="00525EB6">
      <w:ins w:id="842" w:author="Steve Maas" w:date="2014-01-06T15:47:00Z">
        <w:r>
          <w:t xml:space="preserve">When </w:t>
        </w:r>
        <w:r>
          <w:rPr>
            <w:i/>
          </w:rPr>
          <w:t xml:space="preserve">linear </w:t>
        </w:r>
        <w:r>
          <w:t xml:space="preserve">is set to </w:t>
        </w:r>
      </w:ins>
      <w:del w:id="843" w:author="Steve Maas" w:date="2014-01-06T15:47:00Z">
        <w:r w:rsidR="00525EB6" w:rsidRPr="00476C4E" w:rsidDel="00476C4E">
          <w:rPr>
            <w:rPrChange w:id="844" w:author="Steve Maas" w:date="2014-01-06T15:47:00Z">
              <w:rPr>
                <w:i/>
              </w:rPr>
            </w:rPrChange>
          </w:rPr>
          <w:delText>type="linear"</w:delText>
        </w:r>
        <w:r w:rsidR="00525EB6" w:rsidRPr="002528E9" w:rsidDel="00476C4E">
          <w:delText xml:space="preserve"> </w:delText>
        </w:r>
      </w:del>
      <w:ins w:id="845" w:author="Steve Maas" w:date="2014-01-06T15:48:00Z">
        <w:r>
          <w:t xml:space="preserve">non-zero it </w:t>
        </w:r>
      </w:ins>
      <w:r w:rsidR="00525EB6" w:rsidRPr="002528E9">
        <w:t>means</w:t>
      </w:r>
      <w:r w:rsidR="00525EB6" w:rsidRPr="00C64641">
        <w:t xml:space="preserve"> that the prescribed flux produces a molar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molar flow rate across the surface is known. For example: Let </w:t>
      </w:r>
      <w:r w:rsidR="00525EB6" w:rsidRPr="00C64641">
        <w:rPr>
          <w:i/>
        </w:rPr>
        <w:t>Q</w:t>
      </w:r>
      <w:r w:rsidR="00525EB6" w:rsidRPr="00C64641">
        <w:t xml:space="preserve"> be the known molar flow rate (in units of moles per time),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(in units of moles per area per time). However, regardless of the </w:t>
      </w:r>
      <w:r w:rsidR="00525EB6" w:rsidRPr="00C64641">
        <w:rPr>
          <w:i/>
        </w:rPr>
        <w:t>type</w:t>
      </w:r>
      <w:r w:rsidR="00525EB6" w:rsidRPr="00C64641">
        <w:t xml:space="preserve">, the solute molar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7CECD214" w14:textId="77777777" w:rsidR="004A4869" w:rsidRDefault="004A4869" w:rsidP="00525EB6"/>
    <w:p w14:paraId="2444553C" w14:textId="7FDA2DB1" w:rsidR="004A4869" w:rsidRDefault="004A4869">
      <w:pPr>
        <w:pStyle w:val="Heading4"/>
        <w:pPrChange w:id="846" w:author="Steve Maas" w:date="2014-01-06T15:54:00Z">
          <w:pPr>
            <w:pStyle w:val="Heading3"/>
          </w:pPr>
        </w:pPrChange>
      </w:pPr>
      <w:bookmarkStart w:id="847" w:name="_Toc385498442"/>
      <w:r>
        <w:t>Heat Flux</w:t>
      </w:r>
      <w:bookmarkEnd w:id="847"/>
    </w:p>
    <w:p w14:paraId="415BF531" w14:textId="4C31F93A" w:rsidR="004A4869" w:rsidRDefault="004A4869">
      <w:r>
        <w:t xml:space="preserve">A heat flux can be defined for heat transfer analyses using the </w:t>
      </w:r>
      <w:ins w:id="848" w:author="Steve Maas" w:date="2014-01-06T15:48:00Z">
        <w:r w:rsidR="00476C4E">
          <w:rPr>
            <w:i/>
          </w:rPr>
          <w:t xml:space="preserve">surface_load </w:t>
        </w:r>
        <w:r w:rsidR="00476C4E">
          <w:t xml:space="preserve">element with type set to </w:t>
        </w:r>
      </w:ins>
      <w:r>
        <w:rPr>
          <w:i/>
        </w:rPr>
        <w:t xml:space="preserve">heatflux </w:t>
      </w:r>
      <w:r>
        <w:t xml:space="preserve">element. </w:t>
      </w:r>
    </w:p>
    <w:p w14:paraId="4AEE70E6" w14:textId="77777777" w:rsidR="004A4869" w:rsidRDefault="004A4869"/>
    <w:p w14:paraId="4995DC17" w14:textId="233DABC5" w:rsidR="00F97DD9" w:rsidRDefault="00F97DD9" w:rsidP="00F97DD9">
      <w:pPr>
        <w:pStyle w:val="code"/>
        <w:rPr>
          <w:ins w:id="849" w:author="Steve Maas" w:date="2014-01-06T16:59:00Z"/>
        </w:rPr>
      </w:pPr>
      <w:r w:rsidRPr="0097532C">
        <w:t>&lt;</w:t>
      </w:r>
      <w:del w:id="850" w:author="Steve Maas" w:date="2014-01-06T15:48:00Z">
        <w:r w:rsidDel="00476C4E">
          <w:delText>heatflux</w:delText>
        </w:r>
      </w:del>
      <w:ins w:id="851" w:author="Steve Maas" w:date="2014-01-06T15:48:00Z">
        <w:r w:rsidR="00476C4E">
          <w:t>surface_load type="heatflux"</w:t>
        </w:r>
      </w:ins>
      <w:r w:rsidRPr="0097532C">
        <w:t>&gt;</w:t>
      </w:r>
    </w:p>
    <w:p w14:paraId="6608251D" w14:textId="22AC574E" w:rsidR="00FE3C5F" w:rsidRDefault="00FE3C5F" w:rsidP="00F97DD9">
      <w:pPr>
        <w:pStyle w:val="code"/>
        <w:rPr>
          <w:ins w:id="852" w:author="Steve Maas" w:date="2014-01-06T15:48:00Z"/>
        </w:rPr>
      </w:pPr>
      <w:ins w:id="853" w:author="Steve Maas" w:date="2014-01-06T16:59:00Z">
        <w:r>
          <w:tab/>
          <w:t>&lt;flux [lc="1"]&gt;1.0&lt;/flux&gt;</w:t>
        </w:r>
      </w:ins>
    </w:p>
    <w:p w14:paraId="36828350" w14:textId="1FB26F97" w:rsidR="00476C4E" w:rsidRPr="0097532C" w:rsidRDefault="00476C4E" w:rsidP="00F97DD9">
      <w:pPr>
        <w:pStyle w:val="code"/>
      </w:pPr>
      <w:ins w:id="854" w:author="Steve Maas" w:date="2014-01-06T15:48:00Z">
        <w:r>
          <w:tab/>
          <w:t>&lt;surface</w:t>
        </w:r>
      </w:ins>
      <w:ins w:id="855" w:author="Steve Maas" w:date="2014-01-06T16:59:00Z">
        <w:r w:rsidR="00FE3C5F">
          <w:t xml:space="preserve"> [set="surface_name"]</w:t>
        </w:r>
      </w:ins>
      <w:ins w:id="856" w:author="Steve Maas" w:date="2014-01-06T15:48:00Z">
        <w:r>
          <w:t>&gt;</w:t>
        </w:r>
      </w:ins>
    </w:p>
    <w:p w14:paraId="15293E0B" w14:textId="5478D7E6" w:rsidR="00F97DD9" w:rsidRDefault="00476C4E" w:rsidP="00F97DD9">
      <w:pPr>
        <w:pStyle w:val="code"/>
        <w:rPr>
          <w:ins w:id="857" w:author="Steve Maas" w:date="2014-01-06T15:48:00Z"/>
        </w:rPr>
      </w:pPr>
      <w:ins w:id="858" w:author="Steve Maas" w:date="2014-01-06T15:48:00Z">
        <w:r>
          <w:tab/>
        </w:r>
      </w:ins>
      <w:r w:rsidR="00F97DD9">
        <w:tab/>
      </w:r>
      <w:del w:id="859" w:author="Steve Maas" w:date="2014-01-06T17:11:00Z">
        <w:r w:rsidR="00F97DD9" w:rsidDel="00B515AA">
          <w:delText>&lt;quad4</w:delText>
        </w:r>
      </w:del>
      <w:del w:id="860" w:author="Steve Maas" w:date="2014-01-06T17:00:00Z">
        <w:r w:rsidR="00F97DD9" w:rsidDel="00FE3C5F">
          <w:delText xml:space="preserve"> [lc="1" scale="1"]</w:delText>
        </w:r>
      </w:del>
      <w:del w:id="861" w:author="Steve Maas" w:date="2014-01-06T17:11:00Z">
        <w:r w:rsidR="00F97DD9" w:rsidDel="00B515AA">
          <w:delText>&gt;1,2,3,4&lt;/quad4&gt;</w:delText>
        </w:r>
      </w:del>
      <w:ins w:id="862" w:author="Steve Maas" w:date="2014-01-06T17:11:00Z">
        <w:r w:rsidR="00B515AA">
          <w:t>...</w:t>
        </w:r>
      </w:ins>
    </w:p>
    <w:p w14:paraId="7E1A5ECE" w14:textId="6AB28412" w:rsidR="00476C4E" w:rsidRDefault="00476C4E" w:rsidP="00F97DD9">
      <w:pPr>
        <w:pStyle w:val="code"/>
      </w:pPr>
      <w:ins w:id="863" w:author="Steve Maas" w:date="2014-01-06T15:48:00Z">
        <w:r>
          <w:lastRenderedPageBreak/>
          <w:tab/>
          <w:t>&lt;/surface&gt;</w:t>
        </w:r>
      </w:ins>
    </w:p>
    <w:p w14:paraId="1E58D465" w14:textId="74F54E08" w:rsidR="00F97DD9" w:rsidRDefault="00F97DD9" w:rsidP="00F97DD9">
      <w:pPr>
        <w:pStyle w:val="code"/>
      </w:pPr>
      <w:r>
        <w:t>&lt;/</w:t>
      </w:r>
      <w:del w:id="864" w:author="Steve Maas" w:date="2014-01-06T15:48:00Z">
        <w:r w:rsidDel="00476C4E">
          <w:delText>heatflux</w:delText>
        </w:r>
      </w:del>
      <w:ins w:id="865" w:author="Steve Maas" w:date="2014-01-06T15:48:00Z">
        <w:r w:rsidR="00476C4E">
          <w:t>surface_load</w:t>
        </w:r>
      </w:ins>
      <w:r>
        <w:t>&gt;</w:t>
      </w:r>
    </w:p>
    <w:p w14:paraId="22769DD2" w14:textId="77777777" w:rsidR="001A7B22" w:rsidRDefault="001A7B22" w:rsidP="001A7B22">
      <w:pPr>
        <w:rPr>
          <w:ins w:id="866" w:author="Steve Maas" w:date="2014-01-06T17:00:00Z"/>
        </w:rPr>
      </w:pPr>
    </w:p>
    <w:p w14:paraId="381D2DA0" w14:textId="1D4FA8D8" w:rsidR="002F00ED" w:rsidRPr="002F00ED" w:rsidRDefault="002F00ED" w:rsidP="001A7B22">
      <w:ins w:id="867" w:author="Steve Maas" w:date="2014-01-06T17:00:00Z">
        <w:r>
          <w:t xml:space="preserve">The heat flux element takes one parameter, namely </w:t>
        </w:r>
        <w:r>
          <w:rPr>
            <w:i/>
          </w:rPr>
          <w:t>flux</w:t>
        </w:r>
        <w:r>
          <w:t xml:space="preserve"> which defines the flux that will be applied. It has an optional </w:t>
        </w:r>
        <w:r>
          <w:rPr>
            <w:i/>
          </w:rPr>
          <w:t xml:space="preserve">lc </w:t>
        </w:r>
        <w:r>
          <w:t xml:space="preserve">attribute which defines the load curve for this parameter. If </w:t>
        </w:r>
      </w:ins>
      <w:ins w:id="868" w:author="Steve Maas" w:date="2014-01-06T17:01:00Z">
        <w:r>
          <w:t>omitted</w:t>
        </w:r>
      </w:ins>
      <w:ins w:id="869" w:author="Steve Maas" w:date="2014-01-06T17:00:00Z">
        <w:r>
          <w:t>,</w:t>
        </w:r>
      </w:ins>
      <w:ins w:id="870" w:author="Steve Maas" w:date="2014-01-06T17:01:00Z">
        <w:r>
          <w:t xml:space="preserve"> a constant heat flux will be applied.</w:t>
        </w:r>
      </w:ins>
    </w:p>
    <w:p w14:paraId="39F365D1" w14:textId="771A381B" w:rsidR="00F97DD9" w:rsidRDefault="00F97DD9">
      <w:pPr>
        <w:pStyle w:val="Heading4"/>
        <w:pPrChange w:id="871" w:author="Steve Maas" w:date="2014-01-06T15:54:00Z">
          <w:pPr>
            <w:pStyle w:val="Heading3"/>
          </w:pPr>
        </w:pPrChange>
      </w:pPr>
      <w:bookmarkStart w:id="872" w:name="_Toc385498443"/>
      <w:r>
        <w:t>Convective Heat Flux</w:t>
      </w:r>
      <w:bookmarkEnd w:id="872"/>
    </w:p>
    <w:p w14:paraId="43E762F6" w14:textId="20BE5FA2" w:rsidR="00F97DD9" w:rsidRDefault="00F97DD9">
      <w:r>
        <w:t xml:space="preserve">A convective heat flux can be defined to a surface that is cooled (or heated) by exposure to an ambient temperature. </w:t>
      </w:r>
    </w:p>
    <w:p w14:paraId="42678EB6" w14:textId="77777777" w:rsidR="00F97DD9" w:rsidRDefault="00F97DD9"/>
    <w:p w14:paraId="5C93A668" w14:textId="5139105D" w:rsidR="00F97DD9" w:rsidRDefault="00F97DD9" w:rsidP="00F97DD9">
      <w:pPr>
        <w:pStyle w:val="code"/>
        <w:rPr>
          <w:ins w:id="873" w:author="Steve Maas" w:date="2014-01-06T17:01:00Z"/>
        </w:rPr>
      </w:pPr>
      <w:r w:rsidRPr="0097532C">
        <w:t>&lt;</w:t>
      </w:r>
      <w:ins w:id="874" w:author="Steve Maas" w:date="2014-01-06T15:49:00Z">
        <w:r w:rsidR="00D638C7">
          <w:t>surface_load type="</w:t>
        </w:r>
      </w:ins>
      <w:r>
        <w:t>convective_heatflux</w:t>
      </w:r>
      <w:ins w:id="875" w:author="Steve Maas" w:date="2014-01-06T15:49:00Z">
        <w:r w:rsidR="00D638C7">
          <w:t>"</w:t>
        </w:r>
      </w:ins>
      <w:r w:rsidRPr="0097532C">
        <w:t>&gt;</w:t>
      </w:r>
    </w:p>
    <w:p w14:paraId="140D2137" w14:textId="7E01800E" w:rsidR="002F00ED" w:rsidRDefault="002F00ED" w:rsidP="00F97DD9">
      <w:pPr>
        <w:pStyle w:val="code"/>
        <w:rPr>
          <w:ins w:id="876" w:author="Steve Maas" w:date="2014-01-06T17:01:00Z"/>
        </w:rPr>
      </w:pPr>
      <w:ins w:id="877" w:author="Steve Maas" w:date="2014-01-06T17:01:00Z">
        <w:r>
          <w:tab/>
          <w:t>&lt;</w:t>
        </w:r>
      </w:ins>
      <w:ins w:id="878" w:author="Steve Maas" w:date="2014-01-06T17:04:00Z">
        <w:r>
          <w:t>Ta</w:t>
        </w:r>
      </w:ins>
      <w:ins w:id="879" w:author="Steve Maas" w:date="2014-01-06T17:01:00Z">
        <w:r>
          <w:t xml:space="preserve"> [lc="1"]&gt;1.0&lt;/</w:t>
        </w:r>
      </w:ins>
      <w:ins w:id="880" w:author="Steve Maas" w:date="2014-01-06T17:04:00Z">
        <w:r>
          <w:t>Ta</w:t>
        </w:r>
      </w:ins>
      <w:ins w:id="881" w:author="Steve Maas" w:date="2014-01-06T17:01:00Z">
        <w:r>
          <w:t>&gt;</w:t>
        </w:r>
      </w:ins>
    </w:p>
    <w:p w14:paraId="2C81C1BE" w14:textId="5794FC88" w:rsidR="002F00ED" w:rsidRDefault="002F00ED" w:rsidP="00F97DD9">
      <w:pPr>
        <w:pStyle w:val="code"/>
        <w:rPr>
          <w:ins w:id="882" w:author="Steve Maas" w:date="2014-01-06T15:49:00Z"/>
        </w:rPr>
      </w:pPr>
      <w:ins w:id="883" w:author="Steve Maas" w:date="2014-01-06T17:01:00Z">
        <w:r>
          <w:tab/>
          <w:t>&lt;hc&gt;1.0&lt;/hc&gt;</w:t>
        </w:r>
      </w:ins>
    </w:p>
    <w:p w14:paraId="005AE8C4" w14:textId="091EB5D3" w:rsidR="00D638C7" w:rsidRPr="0097532C" w:rsidRDefault="00D638C7" w:rsidP="00F97DD9">
      <w:pPr>
        <w:pStyle w:val="code"/>
      </w:pPr>
      <w:ins w:id="884" w:author="Steve Maas" w:date="2014-01-06T15:49:00Z">
        <w:r>
          <w:tab/>
          <w:t>&lt;surface</w:t>
        </w:r>
      </w:ins>
      <w:ins w:id="885" w:author="Steve Maas" w:date="2014-01-06T17:05:00Z">
        <w:r w:rsidR="00C94D52">
          <w:t xml:space="preserve"> [set="surface_name"]</w:t>
        </w:r>
      </w:ins>
      <w:ins w:id="886" w:author="Steve Maas" w:date="2014-01-06T15:49:00Z">
        <w:r>
          <w:t>&gt;</w:t>
        </w:r>
      </w:ins>
    </w:p>
    <w:p w14:paraId="2763B9BA" w14:textId="02FED5F5" w:rsidR="00F97DD9" w:rsidRDefault="00F97DD9" w:rsidP="00F97DD9">
      <w:pPr>
        <w:pStyle w:val="code"/>
        <w:rPr>
          <w:ins w:id="887" w:author="Steve Maas" w:date="2014-01-06T15:49:00Z"/>
        </w:rPr>
      </w:pPr>
      <w:r>
        <w:tab/>
      </w:r>
      <w:ins w:id="888" w:author="Steve Maas" w:date="2014-01-06T15:49:00Z">
        <w:r w:rsidR="00D638C7">
          <w:tab/>
        </w:r>
      </w:ins>
      <w:del w:id="889" w:author="Steve Maas" w:date="2014-01-06T17:12:00Z">
        <w:r w:rsidDel="00B515AA">
          <w:delText>&lt;quad4</w:delText>
        </w:r>
      </w:del>
      <w:del w:id="890" w:author="Steve Maas" w:date="2014-01-06T17:02:00Z">
        <w:r w:rsidDel="002F00ED">
          <w:delText xml:space="preserve"> hc="1.0" lc="1" [scale="1"]</w:delText>
        </w:r>
      </w:del>
      <w:del w:id="891" w:author="Steve Maas" w:date="2014-01-06T17:12:00Z">
        <w:r w:rsidDel="00B515AA">
          <w:delText>&gt;1,2,3,4&lt;/quad4&gt;</w:delText>
        </w:r>
      </w:del>
      <w:ins w:id="892" w:author="Steve Maas" w:date="2014-01-06T17:12:00Z">
        <w:r w:rsidR="00B515AA">
          <w:t>...</w:t>
        </w:r>
      </w:ins>
    </w:p>
    <w:p w14:paraId="65167BD1" w14:textId="47188B56" w:rsidR="00D638C7" w:rsidRDefault="00D638C7" w:rsidP="00F97DD9">
      <w:pPr>
        <w:pStyle w:val="code"/>
      </w:pPr>
      <w:ins w:id="893" w:author="Steve Maas" w:date="2014-01-06T15:49:00Z">
        <w:r>
          <w:tab/>
          <w:t>&lt;/surface&gt;</w:t>
        </w:r>
      </w:ins>
    </w:p>
    <w:p w14:paraId="37D8D529" w14:textId="49AE9AD4" w:rsidR="00F97DD9" w:rsidRDefault="00F97DD9" w:rsidP="00F97DD9">
      <w:pPr>
        <w:pStyle w:val="code"/>
      </w:pPr>
      <w:r>
        <w:t>&lt;/</w:t>
      </w:r>
      <w:del w:id="894" w:author="Steve Maas" w:date="2014-01-06T15:49:00Z">
        <w:r w:rsidRPr="00F97DD9" w:rsidDel="00D638C7">
          <w:delText xml:space="preserve"> </w:delText>
        </w:r>
        <w:r w:rsidDel="00B21E17">
          <w:delText>convective_heatflux</w:delText>
        </w:r>
      </w:del>
      <w:ins w:id="895" w:author="Steve Maas" w:date="2014-01-06T15:49:00Z">
        <w:r w:rsidR="00B21E17">
          <w:t>surface_load</w:t>
        </w:r>
      </w:ins>
      <w:r>
        <w:t>&gt;</w:t>
      </w:r>
    </w:p>
    <w:p w14:paraId="19DAB330" w14:textId="77777777" w:rsidR="00F97DD9" w:rsidRPr="00F97DD9" w:rsidRDefault="00F97DD9" w:rsidP="00F97DD9"/>
    <w:p w14:paraId="6B3597A4" w14:textId="13DE3D32" w:rsidR="00F97DD9" w:rsidRPr="00F97DD9" w:rsidRDefault="00F97DD9" w:rsidP="001A7B22">
      <w:r>
        <w:t xml:space="preserve">The </w:t>
      </w:r>
      <w:r>
        <w:rPr>
          <w:i/>
        </w:rPr>
        <w:t xml:space="preserve">hc </w:t>
      </w:r>
      <w:r>
        <w:t xml:space="preserve">parameter defines the heat transfer coefficient. The ambient temperature is </w:t>
      </w:r>
      <w:del w:id="896" w:author="Steve Maas" w:date="2014-01-06T17:04:00Z">
        <w:r w:rsidDel="00774E5E">
          <w:delText xml:space="preserve">controlled </w:delText>
        </w:r>
      </w:del>
      <w:ins w:id="897" w:author="Steve Maas" w:date="2014-01-06T17:04:00Z">
        <w:r w:rsidR="00774E5E">
          <w:t xml:space="preserve">defined by the </w:t>
        </w:r>
        <w:r w:rsidR="00774E5E">
          <w:rPr>
            <w:i/>
          </w:rPr>
          <w:t xml:space="preserve">Ta </w:t>
        </w:r>
        <w:r w:rsidR="00774E5E">
          <w:t xml:space="preserve">parameter.  </w:t>
        </w:r>
      </w:ins>
      <w:ins w:id="898" w:author="Steve Maas" w:date="2014-01-06T17:05:00Z">
        <w:r w:rsidR="00774E5E">
          <w:t xml:space="preserve">It </w:t>
        </w:r>
      </w:ins>
      <w:del w:id="899" w:author="Steve Maas" w:date="2014-01-06T17:04:00Z">
        <w:r w:rsidDel="00774E5E">
          <w:delText xml:space="preserve">by </w:delText>
        </w:r>
      </w:del>
      <w:ins w:id="900" w:author="Steve Maas" w:date="2014-01-06T17:05:00Z">
        <w:r w:rsidR="00774E5E">
          <w:t xml:space="preserve">takes an </w:t>
        </w:r>
      </w:ins>
      <w:del w:id="901" w:author="Steve Maas" w:date="2014-01-06T17:04:00Z">
        <w:r w:rsidDel="00774E5E">
          <w:delText>t</w:delText>
        </w:r>
      </w:del>
      <w:del w:id="902" w:author="Steve Maas" w:date="2014-01-06T17:05:00Z">
        <w:r w:rsidDel="00774E5E">
          <w:delText xml:space="preserve">he </w:delText>
        </w:r>
      </w:del>
      <w:ins w:id="903" w:author="Steve Maas" w:date="2014-01-06T17:04:00Z">
        <w:r w:rsidR="00774E5E">
          <w:t xml:space="preserve">optional </w:t>
        </w:r>
      </w:ins>
      <w:r>
        <w:t>load curve define</w:t>
      </w:r>
      <w:ins w:id="904" w:author="Steve Maas" w:date="2014-01-06T15:50:00Z">
        <w:r w:rsidR="00A0697D">
          <w:t>d</w:t>
        </w:r>
      </w:ins>
      <w:r>
        <w:t xml:space="preserve"> through the </w:t>
      </w:r>
      <w:r>
        <w:rPr>
          <w:i/>
        </w:rPr>
        <w:t xml:space="preserve">lc </w:t>
      </w:r>
      <w:r>
        <w:t>attribute</w:t>
      </w:r>
      <w:del w:id="905" w:author="Steve Maas" w:date="2014-01-06T17:05:00Z">
        <w:r w:rsidDel="00774E5E">
          <w:delText xml:space="preserve"> and the </w:delText>
        </w:r>
        <w:r w:rsidDel="00774E5E">
          <w:rPr>
            <w:i/>
          </w:rPr>
          <w:delText xml:space="preserve">scale </w:delText>
        </w:r>
        <w:r w:rsidDel="00774E5E">
          <w:delText>parameter</w:delText>
        </w:r>
      </w:del>
      <w:r>
        <w:t xml:space="preserve">. </w:t>
      </w:r>
    </w:p>
    <w:p w14:paraId="3B913B95" w14:textId="747B6620" w:rsidR="001A7B22" w:rsidRDefault="001A7B22" w:rsidP="001A7B22">
      <w:pPr>
        <w:pStyle w:val="Heading3"/>
      </w:pPr>
      <w:bookmarkStart w:id="906" w:name="_Toc385498444"/>
      <w:r>
        <w:t xml:space="preserve">Body </w:t>
      </w:r>
      <w:del w:id="907" w:author="Steve Maas" w:date="2014-01-06T15:54:00Z">
        <w:r w:rsidDel="002528E9">
          <w:delText>Force</w:delText>
        </w:r>
      </w:del>
      <w:ins w:id="908" w:author="Steve Maas" w:date="2014-01-06T15:54:00Z">
        <w:r w:rsidR="002528E9">
          <w:t>Loads</w:t>
        </w:r>
      </w:ins>
      <w:bookmarkEnd w:id="906"/>
    </w:p>
    <w:p w14:paraId="4DA7A91B" w14:textId="74532E0D" w:rsidR="001A7B22" w:rsidRDefault="002528E9" w:rsidP="001A7B22">
      <w:ins w:id="909" w:author="Steve Maas" w:date="2014-01-06T15:54:00Z">
        <w:r>
          <w:t xml:space="preserve">A body load </w:t>
        </w:r>
      </w:ins>
      <w:ins w:id="910" w:author="Steve Maas" w:date="2014-01-06T15:55:00Z">
        <w:r>
          <w:t xml:space="preserve">can be used to define a source term to the model. The following sections define the different type of body loads that can be applied. </w:t>
        </w:r>
      </w:ins>
      <w:moveFromRangeStart w:id="911" w:author="Steve Maas" w:date="2014-01-06T15:54:00Z" w:name="move376787111"/>
      <w:moveFrom w:id="912" w:author="Steve Maas" w:date="2014-01-06T15:54:00Z">
        <w:r w:rsidR="001A7B22" w:rsidDel="002528E9">
          <w:t>The body force is defined as a 3D vector. Each component can be associated with a load curve to define a time dependent body force. Only the non-zero components need to be def</w:t>
        </w:r>
        <w:del w:id="913" w:author="Steve Maas" w:date="2014-01-06T15:55:00Z">
          <w:r w:rsidR="001A7B22" w:rsidDel="002528E9">
            <w:delText>ined</w:delText>
          </w:r>
          <w:r w:rsidR="00073C1F" w:rsidDel="002528E9">
            <w:delText>.</w:delText>
          </w:r>
        </w:del>
      </w:moveFrom>
      <w:moveFromRangeEnd w:id="911"/>
    </w:p>
    <w:p w14:paraId="340F52D1" w14:textId="77777777" w:rsidR="00073C1F" w:rsidRDefault="00073C1F" w:rsidP="007D6F0D">
      <w:pPr>
        <w:pStyle w:val="Heading4"/>
      </w:pPr>
      <w:bookmarkStart w:id="914" w:name="_Toc385498445"/>
      <w:r>
        <w:t>Constant Body Force</w:t>
      </w:r>
      <w:bookmarkEnd w:id="914"/>
    </w:p>
    <w:p w14:paraId="4AE8E5E1" w14:textId="11363F5A" w:rsidR="00073C1F" w:rsidRDefault="002528E9" w:rsidP="00073C1F">
      <w:moveToRangeStart w:id="915" w:author="Steve Maas" w:date="2014-01-06T15:54:00Z" w:name="move376787111"/>
      <w:moveTo w:id="916" w:author="Steve Maas" w:date="2014-01-06T15:54:00Z">
        <w:r>
          <w:t>The body force is defined as a 3D vector. Each component can be associated with a load curve to define a time dependent body force. Only the non-zero components need to be defined.</w:t>
        </w:r>
      </w:moveTo>
      <w:moveToRangeEnd w:id="915"/>
      <w:ins w:id="917" w:author="Steve Maas" w:date="2014-01-06T15:54:00Z">
        <w:r>
          <w:t xml:space="preserve"> </w:t>
        </w:r>
      </w:ins>
      <w:r w:rsidR="00073C1F">
        <w:t>This type of body force is spatially homogeneous, though it may vary with time when associated with a load curve:</w:t>
      </w:r>
    </w:p>
    <w:p w14:paraId="63C7CD4A" w14:textId="77777777" w:rsidR="00073C1F" w:rsidRPr="00073C1F" w:rsidRDefault="00073C1F" w:rsidP="00327967"/>
    <w:p w14:paraId="5214BD71" w14:textId="128AB9BD" w:rsidR="001A7B22" w:rsidRPr="0097532C" w:rsidRDefault="001A7B22" w:rsidP="001A7B22">
      <w:pPr>
        <w:pStyle w:val="code"/>
      </w:pPr>
      <w:r w:rsidRPr="0097532C">
        <w:t>&lt;body_</w:t>
      </w:r>
      <w:del w:id="918" w:author="Steve Maas" w:date="2014-01-06T15:50:00Z">
        <w:r w:rsidRPr="0097532C" w:rsidDel="00A0697D">
          <w:delText>force</w:delText>
        </w:r>
        <w:r w:rsidR="00073C1F" w:rsidDel="00A0697D">
          <w:delText xml:space="preserve"> </w:delText>
        </w:r>
      </w:del>
      <w:ins w:id="919" w:author="Steve Maas" w:date="2014-01-06T15:50:00Z">
        <w:r w:rsidR="00A0697D">
          <w:t xml:space="preserve">load </w:t>
        </w:r>
      </w:ins>
      <w:r w:rsidR="00073C1F">
        <w:t>type=</w:t>
      </w:r>
      <w:r w:rsidR="00E70A64">
        <w:t>"</w:t>
      </w:r>
      <w:r w:rsidR="00073C1F">
        <w:t>const</w:t>
      </w:r>
      <w:r w:rsidR="00E70A64">
        <w:t>"</w:t>
      </w:r>
      <w:r w:rsidRPr="0097532C">
        <w:t>&gt;</w:t>
      </w:r>
    </w:p>
    <w:p w14:paraId="00B4757E" w14:textId="22110FB5" w:rsidR="001A7B22" w:rsidRDefault="001A7B22" w:rsidP="001A7B22">
      <w:pPr>
        <w:pStyle w:val="code"/>
      </w:pPr>
      <w:r>
        <w:tab/>
        <w:t>&lt;x lc=</w:t>
      </w:r>
      <w:r w:rsidR="00E70A64">
        <w:t>"</w:t>
      </w:r>
      <w:r>
        <w:t>1</w:t>
      </w:r>
      <w:r w:rsidR="00E70A64">
        <w:t>"</w:t>
      </w:r>
      <w:r>
        <w:t>&gt;1.0&lt;/x&gt;</w:t>
      </w:r>
    </w:p>
    <w:p w14:paraId="260C1A4C" w14:textId="039463E8" w:rsidR="001A7B22" w:rsidRDefault="001A7B22" w:rsidP="001A7B22">
      <w:pPr>
        <w:pStyle w:val="code"/>
      </w:pPr>
      <w:r>
        <w:tab/>
        <w:t>&lt;y lc=</w:t>
      </w:r>
      <w:r w:rsidR="00E70A64">
        <w:t>"</w:t>
      </w:r>
      <w:r>
        <w:t>2</w:t>
      </w:r>
      <w:r w:rsidR="00E70A64">
        <w:t>"</w:t>
      </w:r>
      <w:r>
        <w:t>&gt;1.0&lt;/y&gt;</w:t>
      </w:r>
    </w:p>
    <w:p w14:paraId="39599FF1" w14:textId="6EC963E4" w:rsidR="001A7B22" w:rsidRDefault="001A7B22" w:rsidP="001A7B22">
      <w:pPr>
        <w:pStyle w:val="code"/>
      </w:pPr>
      <w:r>
        <w:tab/>
        <w:t>&lt;z lc=</w:t>
      </w:r>
      <w:r w:rsidR="00E70A64">
        <w:t>"</w:t>
      </w:r>
      <w:r>
        <w:t>3</w:t>
      </w:r>
      <w:r w:rsidR="00E70A64">
        <w:t>"</w:t>
      </w:r>
      <w:r>
        <w:t>&gt;1.0&lt;/z&gt;</w:t>
      </w:r>
    </w:p>
    <w:p w14:paraId="3E59A6B9" w14:textId="57158218" w:rsidR="001A7B22" w:rsidRDefault="001A7B22" w:rsidP="001A7B22">
      <w:pPr>
        <w:pStyle w:val="code"/>
      </w:pPr>
      <w:r>
        <w:t>&lt;/body_</w:t>
      </w:r>
      <w:del w:id="920" w:author="Steve Maas" w:date="2014-01-06T15:50:00Z">
        <w:r w:rsidDel="00A0697D">
          <w:delText>force</w:delText>
        </w:r>
      </w:del>
      <w:ins w:id="921" w:author="Steve Maas" w:date="2014-01-06T15:50:00Z">
        <w:r w:rsidR="00A0697D">
          <w:t>load</w:t>
        </w:r>
      </w:ins>
      <w:r>
        <w:t>&gt;</w:t>
      </w:r>
    </w:p>
    <w:p w14:paraId="7A4D9506" w14:textId="77777777" w:rsidR="001A7B22" w:rsidRDefault="001A7B22" w:rsidP="001A7B22">
      <w:pPr>
        <w:pStyle w:val="code"/>
      </w:pPr>
    </w:p>
    <w:p w14:paraId="0D5AF747" w14:textId="77777777" w:rsidR="001A7B22" w:rsidRDefault="001A7B22" w:rsidP="001A7B22">
      <w:r>
        <w:t xml:space="preserve">The </w:t>
      </w:r>
      <w:r>
        <w:rPr>
          <w:i/>
        </w:rPr>
        <w:t xml:space="preserve">lc </w:t>
      </w:r>
      <w:r>
        <w:t>attribute defines the load curve to use for the corresponding component. The values of the components can be used to define scale factors for the load values.</w:t>
      </w:r>
    </w:p>
    <w:p w14:paraId="75CD0813" w14:textId="77777777" w:rsidR="001A7B22" w:rsidRDefault="001A7B22" w:rsidP="001A7B22"/>
    <w:p w14:paraId="55BBC453" w14:textId="77777777" w:rsidR="00073C1F" w:rsidRDefault="00073C1F" w:rsidP="00073C1F">
      <w:pPr>
        <w:pStyle w:val="Heading4"/>
      </w:pPr>
      <w:bookmarkStart w:id="922" w:name="_Toc385498446"/>
      <w:r>
        <w:t>Non-Constant Body Force</w:t>
      </w:r>
      <w:bookmarkEnd w:id="922"/>
    </w:p>
    <w:p w14:paraId="1F679512" w14:textId="34C43678" w:rsidR="00073C1F" w:rsidRDefault="00073C1F" w:rsidP="00073C1F">
      <w:r>
        <w:t>This type of body force may be spatially inhomogeneous.  The spatial inhomogeneity may be specified using a formula with variables x, y, z</w:t>
      </w:r>
      <w:r w:rsidR="00EC3265">
        <w:t>. For example:</w:t>
      </w:r>
    </w:p>
    <w:p w14:paraId="63CEA31C" w14:textId="77777777" w:rsidR="00073C1F" w:rsidRPr="00073C1F" w:rsidRDefault="00073C1F" w:rsidP="00073C1F"/>
    <w:p w14:paraId="095465A2" w14:textId="48442FD7" w:rsidR="00073C1F" w:rsidRDefault="00073C1F" w:rsidP="00073C1F">
      <w:pPr>
        <w:pStyle w:val="code"/>
      </w:pPr>
      <w:r w:rsidRPr="0097532C">
        <w:t>&lt;body_</w:t>
      </w:r>
      <w:del w:id="923" w:author="Steve Maas" w:date="2014-01-06T15:50:00Z">
        <w:r w:rsidRPr="0097532C" w:rsidDel="00C44072">
          <w:delText>force</w:delText>
        </w:r>
        <w:r w:rsidDel="00C44072">
          <w:delText xml:space="preserve"> </w:delText>
        </w:r>
      </w:del>
      <w:ins w:id="924" w:author="Steve Maas" w:date="2014-01-06T15:50:00Z">
        <w:r w:rsidR="00C44072">
          <w:t xml:space="preserve">load </w:t>
        </w:r>
      </w:ins>
      <w:r>
        <w:t>type=</w:t>
      </w:r>
      <w:r w:rsidR="00E70A64">
        <w:t>"</w:t>
      </w:r>
      <w:r w:rsidR="002F271D">
        <w:t>non-</w:t>
      </w:r>
      <w:r>
        <w:t>const</w:t>
      </w:r>
      <w:r w:rsidR="00E70A64">
        <w:t>"</w:t>
      </w:r>
      <w:r w:rsidRPr="0097532C">
        <w:t>&gt;</w:t>
      </w:r>
    </w:p>
    <w:p w14:paraId="05CBA004" w14:textId="77777777" w:rsidR="00537785" w:rsidRDefault="00537785" w:rsidP="00073C1F">
      <w:pPr>
        <w:pStyle w:val="code"/>
      </w:pPr>
      <w:r>
        <w:lastRenderedPageBreak/>
        <w:tab/>
        <w:t>&lt;x&gt;x+y+z&lt;/x&gt;</w:t>
      </w:r>
    </w:p>
    <w:p w14:paraId="6FC67AB7" w14:textId="77777777" w:rsidR="00537785" w:rsidRDefault="00537785" w:rsidP="00073C1F">
      <w:pPr>
        <w:pStyle w:val="code"/>
      </w:pPr>
      <w:r>
        <w:tab/>
        <w:t>&lt;y&gt;x-y-z&lt;/y&gt;</w:t>
      </w:r>
    </w:p>
    <w:p w14:paraId="2C5EA057" w14:textId="666A615F" w:rsidR="002F271D" w:rsidRPr="0097532C" w:rsidRDefault="00537785" w:rsidP="00073C1F">
      <w:pPr>
        <w:pStyle w:val="code"/>
      </w:pPr>
      <w:r>
        <w:tab/>
        <w:t>&lt;z&gt;x*x+z&lt;/z&gt;</w:t>
      </w:r>
    </w:p>
    <w:p w14:paraId="4539E5C6" w14:textId="4A888967" w:rsidR="00073C1F" w:rsidRDefault="00073C1F" w:rsidP="00073C1F">
      <w:pPr>
        <w:pStyle w:val="code"/>
      </w:pPr>
      <w:r>
        <w:t>&lt;/body_</w:t>
      </w:r>
      <w:del w:id="925" w:author="Steve Maas" w:date="2014-01-06T15:50:00Z">
        <w:r w:rsidDel="00C44072">
          <w:delText>force</w:delText>
        </w:r>
      </w:del>
      <w:ins w:id="926" w:author="Steve Maas" w:date="2014-01-06T15:50:00Z">
        <w:r w:rsidR="00C44072">
          <w:t>load</w:t>
        </w:r>
      </w:ins>
      <w:r>
        <w:t>&gt;</w:t>
      </w:r>
    </w:p>
    <w:p w14:paraId="5930B14C" w14:textId="77777777" w:rsidR="00073C1F" w:rsidRDefault="00073C1F" w:rsidP="00073C1F">
      <w:pPr>
        <w:pStyle w:val="code"/>
      </w:pPr>
    </w:p>
    <w:p w14:paraId="1286D6A6" w14:textId="77777777" w:rsidR="00073C1F" w:rsidRDefault="00073C1F" w:rsidP="00073C1F">
      <w:pPr>
        <w:pStyle w:val="Heading4"/>
      </w:pPr>
      <w:bookmarkStart w:id="927" w:name="_Toc337555754"/>
      <w:bookmarkStart w:id="928" w:name="_Toc350246989"/>
      <w:bookmarkStart w:id="929" w:name="_Toc350354875"/>
      <w:bookmarkStart w:id="930" w:name="_Toc350439833"/>
      <w:bookmarkStart w:id="931" w:name="_Toc352596239"/>
      <w:bookmarkStart w:id="932" w:name="_Toc363725012"/>
      <w:bookmarkStart w:id="933" w:name="_Toc337555755"/>
      <w:bookmarkStart w:id="934" w:name="_Toc350246990"/>
      <w:bookmarkStart w:id="935" w:name="_Toc350354876"/>
      <w:bookmarkStart w:id="936" w:name="_Toc350439834"/>
      <w:bookmarkStart w:id="937" w:name="_Toc352596240"/>
      <w:bookmarkStart w:id="938" w:name="_Toc363725013"/>
      <w:bookmarkStart w:id="939" w:name="_Toc385498447"/>
      <w:bookmarkEnd w:id="927"/>
      <w:bookmarkEnd w:id="928"/>
      <w:bookmarkEnd w:id="929"/>
      <w:bookmarkEnd w:id="930"/>
      <w:bookmarkEnd w:id="931"/>
      <w:bookmarkEnd w:id="932"/>
      <w:bookmarkEnd w:id="933"/>
      <w:bookmarkEnd w:id="934"/>
      <w:bookmarkEnd w:id="935"/>
      <w:bookmarkEnd w:id="936"/>
      <w:bookmarkEnd w:id="937"/>
      <w:bookmarkEnd w:id="938"/>
      <w:r>
        <w:t>Centrifugal Force</w:t>
      </w:r>
      <w:bookmarkEnd w:id="939"/>
    </w:p>
    <w:p w14:paraId="59E55E98" w14:textId="07222BA0" w:rsidR="00073C1F" w:rsidRDefault="00073C1F" w:rsidP="00073C1F">
      <w:r>
        <w:t xml:space="preserve">A centrifugal body force may be used for bodies undergoing steady-state rotation with angular speed </w:t>
      </w:r>
      <w:r w:rsidR="00AF2221" w:rsidRPr="00AF2221">
        <w:rPr>
          <w:position w:val="-6"/>
        </w:rPr>
        <w:object w:dxaOrig="240" w:dyaOrig="220" w14:anchorId="1F949544">
          <v:shape id="_x0000_i1063" type="#_x0000_t75" style="width:12pt;height:10.5pt" o:ole="">
            <v:imagedata r:id="rId106" o:title=""/>
          </v:shape>
          <o:OLEObject Type="Embed" ProgID="Equation.DSMT4" ShapeID="_x0000_i1063" DrawAspect="Content" ObjectID="_1459242146" r:id="rId107"/>
        </w:object>
      </w:r>
      <w:r>
        <w:t xml:space="preserve"> about a rotation axis directed along </w:t>
      </w:r>
      <w:r w:rsidR="00AF2221" w:rsidRPr="00AF2221">
        <w:rPr>
          <w:position w:val="-4"/>
        </w:rPr>
        <w:object w:dxaOrig="200" w:dyaOrig="200" w14:anchorId="5FC73536">
          <v:shape id="_x0000_i1064" type="#_x0000_t75" style="width:10pt;height:10pt" o:ole="">
            <v:imagedata r:id="rId108" o:title=""/>
          </v:shape>
          <o:OLEObject Type="Embed" ProgID="Equation.DSMT4" ShapeID="_x0000_i1064" DrawAspect="Content" ObjectID="_1459242147" r:id="rId109"/>
        </w:object>
      </w:r>
      <w:r>
        <w:t xml:space="preserve"> and passing through the rotation center </w:t>
      </w:r>
      <w:r w:rsidR="00AF2221" w:rsidRPr="00AF2221">
        <w:rPr>
          <w:position w:val="-6"/>
        </w:rPr>
        <w:object w:dxaOrig="180" w:dyaOrig="220" w14:anchorId="7BD26EE0">
          <v:shape id="_x0000_i1065" type="#_x0000_t75" style="width:8.5pt;height:10.5pt" o:ole="">
            <v:imagedata r:id="rId110" o:title=""/>
          </v:shape>
          <o:OLEObject Type="Embed" ProgID="Equation.DSMT4" ShapeID="_x0000_i1065" DrawAspect="Content" ObjectID="_1459242148" r:id="rId111"/>
        </w:object>
      </w:r>
      <w:r w:rsidR="00FA2E2E">
        <w:rPr>
          <w:rStyle w:val="CommentReference"/>
        </w:rPr>
        <w:commentReference w:id="940"/>
      </w:r>
      <w:r>
        <w:t>.</w:t>
      </w:r>
    </w:p>
    <w:p w14:paraId="4F6AC136" w14:textId="77777777" w:rsidR="00073C1F" w:rsidRPr="00073C1F" w:rsidRDefault="00073C1F" w:rsidP="00073C1F"/>
    <w:p w14:paraId="4D832635" w14:textId="2AF8700F" w:rsidR="00073C1F" w:rsidRPr="0097532C" w:rsidRDefault="00073C1F" w:rsidP="00073C1F">
      <w:pPr>
        <w:pStyle w:val="code"/>
      </w:pPr>
      <w:r w:rsidRPr="0097532C">
        <w:t>&lt;body_</w:t>
      </w:r>
      <w:ins w:id="941" w:author="Steve Maas" w:date="2014-01-06T15:51:00Z">
        <w:r w:rsidR="00C138A7">
          <w:t>load</w:t>
        </w:r>
      </w:ins>
      <w:del w:id="942" w:author="Steve Maas" w:date="2014-01-06T15:51:00Z">
        <w:r w:rsidRPr="0097532C" w:rsidDel="00C138A7">
          <w:delText>force</w:delText>
        </w:r>
      </w:del>
      <w:r>
        <w:t xml:space="preserve"> type=</w:t>
      </w:r>
      <w:r w:rsidR="001905FA">
        <w:t>"</w:t>
      </w:r>
      <w:r w:rsidR="002F271D">
        <w:t>centrifugal</w:t>
      </w:r>
      <w:r w:rsidR="001905FA">
        <w:t>"</w:t>
      </w:r>
      <w:r w:rsidRPr="0097532C">
        <w:t>&gt;</w:t>
      </w:r>
    </w:p>
    <w:p w14:paraId="3B5DA72E" w14:textId="77777777" w:rsidR="00073C1F" w:rsidRDefault="00073C1F" w:rsidP="00073C1F">
      <w:pPr>
        <w:pStyle w:val="code"/>
      </w:pPr>
      <w:r>
        <w:tab/>
        <w:t>&lt;</w:t>
      </w:r>
      <w:r w:rsidR="002F271D">
        <w:t>angular_speed</w:t>
      </w:r>
      <w:r>
        <w:t>&gt;1.0&lt;/</w:t>
      </w:r>
      <w:r w:rsidR="002F271D">
        <w:t>angular_speed</w:t>
      </w:r>
      <w:r>
        <w:t>&gt;</w:t>
      </w:r>
    </w:p>
    <w:p w14:paraId="12E36715" w14:textId="77777777" w:rsidR="00073C1F" w:rsidRDefault="00073C1F" w:rsidP="00073C1F">
      <w:pPr>
        <w:pStyle w:val="code"/>
      </w:pPr>
      <w:r>
        <w:tab/>
        <w:t>&lt;</w:t>
      </w:r>
      <w:r w:rsidR="002F271D">
        <w:t>rotation_axis</w:t>
      </w:r>
      <w:r>
        <w:t>&gt;</w:t>
      </w:r>
      <w:r w:rsidR="002F271D">
        <w:t>0.707,0.707,0</w:t>
      </w:r>
      <w:r>
        <w:t>&lt;/</w:t>
      </w:r>
      <w:r w:rsidR="002F271D">
        <w:t>rotation_axis</w:t>
      </w:r>
      <w:r>
        <w:t>&gt;</w:t>
      </w:r>
    </w:p>
    <w:p w14:paraId="38F63C2A" w14:textId="77777777" w:rsidR="00073C1F" w:rsidRDefault="00073C1F" w:rsidP="00073C1F">
      <w:pPr>
        <w:pStyle w:val="code"/>
      </w:pPr>
      <w:r>
        <w:tab/>
        <w:t>&lt;</w:t>
      </w:r>
      <w:r w:rsidR="002F271D">
        <w:t>rotation_center</w:t>
      </w:r>
      <w:r>
        <w:t>&gt;</w:t>
      </w:r>
      <w:r w:rsidR="002F271D">
        <w:t>0,0,0</w:t>
      </w:r>
      <w:r>
        <w:t>&lt;/</w:t>
      </w:r>
      <w:r w:rsidR="002F271D">
        <w:t>rotation_center</w:t>
      </w:r>
      <w:r>
        <w:t>&gt;</w:t>
      </w:r>
    </w:p>
    <w:p w14:paraId="596EDF30" w14:textId="2235EF10" w:rsidR="00073C1F" w:rsidRDefault="00073C1F" w:rsidP="00073C1F">
      <w:pPr>
        <w:pStyle w:val="code"/>
      </w:pPr>
      <w:r>
        <w:t>&lt;/body_</w:t>
      </w:r>
      <w:del w:id="943" w:author="Steve Maas" w:date="2014-01-06T15:51:00Z">
        <w:r w:rsidDel="00C138A7">
          <w:delText>force</w:delText>
        </w:r>
      </w:del>
      <w:ins w:id="944" w:author="Steve Maas" w:date="2014-01-06T15:51:00Z">
        <w:r w:rsidR="00C138A7">
          <w:t>load</w:t>
        </w:r>
      </w:ins>
      <w:r>
        <w:t>&gt;</w:t>
      </w:r>
    </w:p>
    <w:p w14:paraId="60D972A2" w14:textId="77777777" w:rsidR="002D70D0" w:rsidRDefault="002D70D0" w:rsidP="0098023B"/>
    <w:p w14:paraId="254C0046" w14:textId="6C2BB97F" w:rsidR="002528E9" w:rsidRDefault="002528E9" w:rsidP="002528E9">
      <w:pPr>
        <w:pStyle w:val="Heading4"/>
      </w:pPr>
      <w:bookmarkStart w:id="945" w:name="_Toc385498448"/>
      <w:r>
        <w:t>Heat source</w:t>
      </w:r>
      <w:bookmarkEnd w:id="945"/>
    </w:p>
    <w:p w14:paraId="458A7809" w14:textId="5ABF535E" w:rsidR="002528E9" w:rsidRDefault="002528E9" w:rsidP="002528E9">
      <w:r>
        <w:t xml:space="preserve">A heat source can be defined using the </w:t>
      </w:r>
      <w:r>
        <w:rPr>
          <w:i/>
        </w:rPr>
        <w:t xml:space="preserve">heat_source </w:t>
      </w:r>
      <w:r>
        <w:t xml:space="preserve">type. </w:t>
      </w:r>
    </w:p>
    <w:p w14:paraId="4F6DE18A" w14:textId="77777777" w:rsidR="002528E9" w:rsidRDefault="002528E9" w:rsidP="002528E9">
      <w:pPr>
        <w:pStyle w:val="code"/>
      </w:pPr>
    </w:p>
    <w:p w14:paraId="60ACEF15" w14:textId="4CCF8A7D" w:rsidR="002528E9" w:rsidRPr="0097532C" w:rsidRDefault="002528E9" w:rsidP="002528E9">
      <w:pPr>
        <w:pStyle w:val="code"/>
      </w:pPr>
      <w:r w:rsidRPr="0097532C">
        <w:t>&lt;body_</w:t>
      </w:r>
      <w:ins w:id="946" w:author="Steve Maas" w:date="2014-01-06T15:51:00Z">
        <w:r>
          <w:t>load</w:t>
        </w:r>
      </w:ins>
      <w:del w:id="947" w:author="Steve Maas" w:date="2014-01-06T15:51:00Z">
        <w:r w:rsidRPr="0097532C" w:rsidDel="00C138A7">
          <w:delText>force</w:delText>
        </w:r>
      </w:del>
      <w:r>
        <w:t xml:space="preserve"> type="heat_source"</w:t>
      </w:r>
      <w:r w:rsidRPr="0097532C">
        <w:t>&gt;</w:t>
      </w:r>
    </w:p>
    <w:p w14:paraId="655CEC8B" w14:textId="30D4CCE5" w:rsidR="002528E9" w:rsidRDefault="002528E9" w:rsidP="002528E9">
      <w:pPr>
        <w:pStyle w:val="code"/>
      </w:pPr>
      <w:r>
        <w:tab/>
        <w:t>&lt;Q&gt;1.0&lt;/Q&gt;</w:t>
      </w:r>
    </w:p>
    <w:p w14:paraId="6A101E81" w14:textId="77777777" w:rsidR="002528E9" w:rsidRDefault="002528E9" w:rsidP="002528E9">
      <w:pPr>
        <w:pStyle w:val="code"/>
      </w:pPr>
      <w:r>
        <w:t>&lt;/body_</w:t>
      </w:r>
      <w:del w:id="948" w:author="Steve Maas" w:date="2014-01-06T15:51:00Z">
        <w:r w:rsidDel="00C138A7">
          <w:delText>force</w:delText>
        </w:r>
      </w:del>
      <w:ins w:id="949" w:author="Steve Maas" w:date="2014-01-06T15:51:00Z">
        <w:r>
          <w:t>load</w:t>
        </w:r>
      </w:ins>
      <w:r>
        <w:t>&gt;</w:t>
      </w:r>
    </w:p>
    <w:p w14:paraId="714D7137" w14:textId="77777777" w:rsidR="002528E9" w:rsidRDefault="002528E9" w:rsidP="002528E9"/>
    <w:p w14:paraId="42FD40C5" w14:textId="076F2F15" w:rsidR="002528E9" w:rsidRDefault="002528E9" w:rsidP="002528E9"/>
    <w:p w14:paraId="78EE1AE1" w14:textId="77777777" w:rsidR="002528E9" w:rsidRDefault="002528E9" w:rsidP="002528E9"/>
    <w:p w14:paraId="5C8BB1FF" w14:textId="1CCF3500" w:rsidR="00602A42" w:rsidRDefault="0098023B">
      <w:pPr>
        <w:pStyle w:val="Heading2"/>
        <w:pPrChange w:id="950" w:author="Steve Maas" w:date="2013-12-16T10:14:00Z">
          <w:pPr>
            <w:pStyle w:val="Heading3"/>
          </w:pPr>
        </w:pPrChange>
      </w:pPr>
      <w:r>
        <w:br w:type="page"/>
      </w:r>
      <w:bookmarkStart w:id="951" w:name="_Toc385498449"/>
      <w:r w:rsidR="00602A42">
        <w:lastRenderedPageBreak/>
        <w:t xml:space="preserve">Contact </w:t>
      </w:r>
      <w:del w:id="952" w:author="Steve Maas" w:date="2014-01-15T11:00:00Z">
        <w:r w:rsidR="00602A42" w:rsidDel="008826A0">
          <w:delText>Interfaces</w:delText>
        </w:r>
      </w:del>
      <w:ins w:id="953" w:author="Steve Maas" w:date="2014-01-15T11:00:00Z">
        <w:r w:rsidR="008826A0">
          <w:t>Section</w:t>
        </w:r>
      </w:ins>
      <w:bookmarkEnd w:id="951"/>
    </w:p>
    <w:p w14:paraId="763861E5" w14:textId="77777777" w:rsidR="00602A42" w:rsidRDefault="00602A42" w:rsidP="00602A42">
      <w:ins w:id="954" w:author="Steve Maas" w:date="2013-12-16T10:16:00Z">
        <w:r>
          <w:t xml:space="preserve">The </w:t>
        </w:r>
        <w:r>
          <w:rPr>
            <w:i/>
          </w:rPr>
          <w:t xml:space="preserve">Contact </w:t>
        </w:r>
        <w:r>
          <w:t xml:space="preserve">section defines all the contact interfaces. </w:t>
        </w:r>
      </w:ins>
      <w:r>
        <w:t xml:space="preserve">Contact boundary conditions are defined with the </w:t>
      </w:r>
      <w:r>
        <w:rPr>
          <w:i/>
        </w:rPr>
        <w:t>contact</w:t>
      </w:r>
      <w:r>
        <w:t xml:space="preserve"> </w:t>
      </w:r>
      <w:ins w:id="955" w:author="Steve Maas" w:date="2013-12-16T10:16:00Z">
        <w:r>
          <w:t>sub-</w:t>
        </w:r>
      </w:ins>
      <w:r>
        <w:t xml:space="preserve">element. The </w:t>
      </w:r>
      <w:r>
        <w:rPr>
          <w:i/>
        </w:rPr>
        <w:t>type</w:t>
      </w:r>
      <w:r>
        <w:t xml:space="preserve"> attribute specifies the type of contact interface that is defined.  For example:</w:t>
      </w:r>
    </w:p>
    <w:p w14:paraId="6C107B5C" w14:textId="77777777" w:rsidR="00602A42" w:rsidRDefault="00602A42" w:rsidP="00602A42"/>
    <w:p w14:paraId="4F596B49" w14:textId="77777777" w:rsidR="00602A42" w:rsidRDefault="00602A42" w:rsidP="00602A42">
      <w:pPr>
        <w:pStyle w:val="code"/>
      </w:pPr>
      <w:r>
        <w:t>&lt;contact type="sliding_with_gaps"&gt; ... &lt;/contact&gt;</w:t>
      </w:r>
    </w:p>
    <w:p w14:paraId="3475BAE5" w14:textId="77777777" w:rsidR="00602A42" w:rsidRDefault="00602A42" w:rsidP="00602A42"/>
    <w:p w14:paraId="238FA1D5" w14:textId="77777777" w:rsidR="00602A42" w:rsidRDefault="00602A42" w:rsidP="00602A42">
      <w:r>
        <w:t xml:space="preserve">The </w:t>
      </w:r>
      <w:r w:rsidRPr="008D279A">
        <w:rPr>
          <w:i/>
        </w:rPr>
        <w:t>type</w:t>
      </w:r>
      <w:r>
        <w:t xml:space="preserve"> can be one of the following options:</w:t>
      </w:r>
    </w:p>
    <w:p w14:paraId="58403C86"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6120"/>
      </w:tblGrid>
      <w:tr w:rsidR="00602A42" w14:paraId="7CAA7748" w14:textId="77777777" w:rsidTr="00C72BAD">
        <w:tc>
          <w:tcPr>
            <w:tcW w:w="3348" w:type="dxa"/>
            <w:shd w:val="clear" w:color="auto" w:fill="auto"/>
          </w:tcPr>
          <w:p w14:paraId="335EB9D8" w14:textId="77777777" w:rsidR="00602A42" w:rsidRPr="000B272C" w:rsidRDefault="00602A42" w:rsidP="00C72BAD">
            <w:pPr>
              <w:rPr>
                <w:b/>
              </w:rPr>
            </w:pPr>
            <w:r w:rsidRPr="000B272C">
              <w:rPr>
                <w:b/>
              </w:rPr>
              <w:t>Type</w:t>
            </w:r>
          </w:p>
        </w:tc>
        <w:tc>
          <w:tcPr>
            <w:tcW w:w="6120" w:type="dxa"/>
            <w:shd w:val="clear" w:color="auto" w:fill="auto"/>
          </w:tcPr>
          <w:p w14:paraId="540C7327" w14:textId="77777777" w:rsidR="00602A42" w:rsidRPr="000B272C" w:rsidRDefault="00602A42" w:rsidP="00C72BAD">
            <w:pPr>
              <w:rPr>
                <w:b/>
              </w:rPr>
            </w:pPr>
            <w:r w:rsidRPr="000B272C">
              <w:rPr>
                <w:b/>
              </w:rPr>
              <w:t>Description</w:t>
            </w:r>
          </w:p>
        </w:tc>
      </w:tr>
      <w:tr w:rsidR="00602A42" w14:paraId="3B898107" w14:textId="77777777" w:rsidTr="00C72BAD">
        <w:tc>
          <w:tcPr>
            <w:tcW w:w="3348" w:type="dxa"/>
            <w:shd w:val="clear" w:color="auto" w:fill="auto"/>
          </w:tcPr>
          <w:p w14:paraId="32AEF660" w14:textId="77777777" w:rsidR="00602A42" w:rsidRDefault="00602A42" w:rsidP="00C72BAD">
            <w:pPr>
              <w:pStyle w:val="code"/>
            </w:pPr>
            <w:r>
              <w:t>sliding_with_gaps,</w:t>
            </w:r>
          </w:p>
          <w:p w14:paraId="7D2E8608" w14:textId="77777777" w:rsidR="00602A42" w:rsidRDefault="00602A42" w:rsidP="00C72BAD">
            <w:pPr>
              <w:pStyle w:val="code"/>
            </w:pPr>
            <w:r>
              <w:t>facet-to-facet sliding,</w:t>
            </w:r>
          </w:p>
          <w:p w14:paraId="7CD8D3D8" w14:textId="0334B1E4" w:rsidR="00602A42" w:rsidRDefault="00602A42" w:rsidP="00C72BAD">
            <w:pPr>
              <w:pStyle w:val="code"/>
            </w:pPr>
            <w:r>
              <w:t>sliding2, sliding3</w:t>
            </w:r>
            <w:ins w:id="956" w:author="Gerard Ateshian" w:date="2014-01-07T09:37:00Z">
              <w:r w:rsidR="00147151">
                <w:t>, sliding-multiphasic</w:t>
              </w:r>
            </w:ins>
          </w:p>
        </w:tc>
        <w:tc>
          <w:tcPr>
            <w:tcW w:w="6120" w:type="dxa"/>
            <w:shd w:val="clear" w:color="auto" w:fill="auto"/>
          </w:tcPr>
          <w:p w14:paraId="2543F7E3" w14:textId="15C422D1" w:rsidR="00602A42" w:rsidRPr="00465008" w:rsidRDefault="00602A42" w:rsidP="00147151">
            <w:r>
              <w:t xml:space="preserve">A sliding interface that may separate (with biphasic contact for </w:t>
            </w:r>
            <w:r w:rsidRPr="000B272C">
              <w:rPr>
                <w:i/>
              </w:rPr>
              <w:t>sliding2</w:t>
            </w:r>
            <w:r>
              <w:t xml:space="preserve">, </w:t>
            </w:r>
            <w:del w:id="957" w:author="Gerard Ateshian" w:date="2014-01-07T09:37:00Z">
              <w:r w:rsidDel="00147151">
                <w:delText xml:space="preserve">and </w:delText>
              </w:r>
            </w:del>
            <w:r>
              <w:t xml:space="preserve">biphasic-solute contact for </w:t>
            </w:r>
            <w:r w:rsidRPr="007D6F0D">
              <w:rPr>
                <w:i/>
              </w:rPr>
              <w:t>sliding3</w:t>
            </w:r>
            <w:ins w:id="958" w:author="Gerard Ateshian" w:date="2014-01-07T09:37:00Z">
              <w:r w:rsidR="00147151">
                <w:t xml:space="preserve">, and multiphasic contact for </w:t>
              </w:r>
            </w:ins>
            <w:ins w:id="959" w:author="Gerard Ateshian" w:date="2014-01-07T09:38:00Z">
              <w:r w:rsidR="00147151">
                <w:rPr>
                  <w:i/>
                </w:rPr>
                <w:t>sliding-multiphasic</w:t>
              </w:r>
            </w:ins>
            <w:r>
              <w:t>)</w:t>
            </w:r>
          </w:p>
        </w:tc>
      </w:tr>
      <w:tr w:rsidR="00602A42" w14:paraId="5656A86D" w14:textId="77777777" w:rsidTr="00C72BAD">
        <w:tc>
          <w:tcPr>
            <w:tcW w:w="3348" w:type="dxa"/>
            <w:shd w:val="clear" w:color="auto" w:fill="auto"/>
          </w:tcPr>
          <w:p w14:paraId="2527C0E9" w14:textId="77777777" w:rsidR="00602A42" w:rsidRDefault="00602A42" w:rsidP="00C72BAD">
            <w:pPr>
              <w:pStyle w:val="code"/>
            </w:pPr>
            <w:r>
              <w:t>sliding-tension-compression</w:t>
            </w:r>
          </w:p>
        </w:tc>
        <w:tc>
          <w:tcPr>
            <w:tcW w:w="6120" w:type="dxa"/>
            <w:shd w:val="clear" w:color="auto" w:fill="auto"/>
          </w:tcPr>
          <w:p w14:paraId="01207C8C" w14:textId="77777777" w:rsidR="00602A42" w:rsidRDefault="00602A42" w:rsidP="00C72BAD">
            <w:r>
              <w:t>A sliding interface that may optionally sustain tension</w:t>
            </w:r>
          </w:p>
        </w:tc>
      </w:tr>
      <w:tr w:rsidR="00602A42" w14:paraId="51CCFB08" w14:textId="77777777" w:rsidTr="00C72BAD">
        <w:tc>
          <w:tcPr>
            <w:tcW w:w="3348" w:type="dxa"/>
            <w:shd w:val="clear" w:color="auto" w:fill="auto"/>
          </w:tcPr>
          <w:p w14:paraId="558845D3" w14:textId="77777777" w:rsidR="00602A42" w:rsidRDefault="00602A42" w:rsidP="00C72BAD">
            <w:pPr>
              <w:pStyle w:val="code"/>
            </w:pPr>
            <w:r>
              <w:t>rigid_wall</w:t>
            </w:r>
          </w:p>
        </w:tc>
        <w:tc>
          <w:tcPr>
            <w:tcW w:w="6120" w:type="dxa"/>
            <w:shd w:val="clear" w:color="auto" w:fill="auto"/>
          </w:tcPr>
          <w:p w14:paraId="67EB87FE" w14:textId="77777777" w:rsidR="00602A42" w:rsidRDefault="00602A42" w:rsidP="00C72BAD">
            <w:r>
              <w:t>A sliding interface with rigid wall as master surface</w:t>
            </w:r>
          </w:p>
        </w:tc>
      </w:tr>
      <w:tr w:rsidR="00602A42" w14:paraId="76206D2F" w14:textId="77777777" w:rsidTr="00C72BAD">
        <w:tc>
          <w:tcPr>
            <w:tcW w:w="3348" w:type="dxa"/>
            <w:shd w:val="clear" w:color="auto" w:fill="auto"/>
          </w:tcPr>
          <w:p w14:paraId="3FC740FE" w14:textId="77777777" w:rsidR="00602A42" w:rsidRDefault="00602A42" w:rsidP="00C72BAD">
            <w:pPr>
              <w:pStyle w:val="code"/>
            </w:pPr>
            <w:r>
              <w:t>rigid</w:t>
            </w:r>
          </w:p>
        </w:tc>
        <w:tc>
          <w:tcPr>
            <w:tcW w:w="6120" w:type="dxa"/>
            <w:shd w:val="clear" w:color="auto" w:fill="auto"/>
          </w:tcPr>
          <w:p w14:paraId="5A151701" w14:textId="77777777" w:rsidR="00602A42" w:rsidRDefault="00602A42" w:rsidP="00C72BAD">
            <w:r>
              <w:t>A rigid interface</w:t>
            </w:r>
          </w:p>
        </w:tc>
      </w:tr>
      <w:tr w:rsidR="00602A42" w14:paraId="1F7C9406" w14:textId="77777777" w:rsidTr="00C72BAD">
        <w:tc>
          <w:tcPr>
            <w:tcW w:w="3348" w:type="dxa"/>
            <w:shd w:val="clear" w:color="auto" w:fill="auto"/>
          </w:tcPr>
          <w:p w14:paraId="55098C86" w14:textId="77777777" w:rsidR="00602A42" w:rsidRDefault="00602A42" w:rsidP="00C72BAD">
            <w:pPr>
              <w:pStyle w:val="code"/>
            </w:pPr>
            <w:r>
              <w:t>rigid_joint</w:t>
            </w:r>
          </w:p>
        </w:tc>
        <w:tc>
          <w:tcPr>
            <w:tcW w:w="6120" w:type="dxa"/>
            <w:shd w:val="clear" w:color="auto" w:fill="auto"/>
          </w:tcPr>
          <w:p w14:paraId="6A60D29C" w14:textId="77777777" w:rsidR="00602A42" w:rsidRDefault="00602A42" w:rsidP="00C72BAD">
            <w:r>
              <w:t>A joint between two rigid bodies</w:t>
            </w:r>
          </w:p>
        </w:tc>
      </w:tr>
      <w:tr w:rsidR="00602A42" w14:paraId="643B5807" w14:textId="77777777" w:rsidTr="00C72BAD">
        <w:tc>
          <w:tcPr>
            <w:tcW w:w="3348" w:type="dxa"/>
            <w:shd w:val="clear" w:color="auto" w:fill="auto"/>
          </w:tcPr>
          <w:p w14:paraId="09476C7F" w14:textId="77777777" w:rsidR="00602A42" w:rsidRDefault="00602A42" w:rsidP="00C72BAD">
            <w:pPr>
              <w:pStyle w:val="code"/>
            </w:pPr>
            <w:r>
              <w:t>tied,</w:t>
            </w:r>
          </w:p>
          <w:p w14:paraId="1419EE19" w14:textId="77777777" w:rsidR="00602A42" w:rsidRDefault="00602A42" w:rsidP="00C72BAD">
            <w:pPr>
              <w:pStyle w:val="code"/>
            </w:pPr>
            <w:r>
              <w:t>tied-biphasic</w:t>
            </w:r>
          </w:p>
        </w:tc>
        <w:tc>
          <w:tcPr>
            <w:tcW w:w="6120" w:type="dxa"/>
            <w:shd w:val="clear" w:color="auto" w:fill="auto"/>
          </w:tcPr>
          <w:p w14:paraId="41D00422" w14:textId="77777777" w:rsidR="00602A42" w:rsidRDefault="00602A42" w:rsidP="00C72BAD">
            <w:r>
              <w:t>A tied interface (solid-solid, solid-rigid, solid-biphasic, rigid-biphasic) or tied-biphasic interface (biphasic-biphasic).</w:t>
            </w:r>
          </w:p>
        </w:tc>
      </w:tr>
    </w:tbl>
    <w:p w14:paraId="53ACEFEA" w14:textId="77777777" w:rsidR="00602A42" w:rsidRDefault="00602A42" w:rsidP="00602A42">
      <w:pPr>
        <w:rPr>
          <w:b/>
        </w:rPr>
      </w:pPr>
    </w:p>
    <w:p w14:paraId="2C7CC903" w14:textId="77777777" w:rsidR="00602A42" w:rsidRPr="002963B7" w:rsidRDefault="00602A42">
      <w:pPr>
        <w:pStyle w:val="Heading3"/>
        <w:pPrChange w:id="960" w:author="Steve Maas" w:date="2013-12-16T10:14:00Z">
          <w:pPr>
            <w:pStyle w:val="Heading4"/>
          </w:pPr>
        </w:pPrChange>
      </w:pPr>
      <w:bookmarkStart w:id="961" w:name="_Toc385498450"/>
      <w:r>
        <w:t>Sliding Interfaces</w:t>
      </w:r>
      <w:bookmarkEnd w:id="961"/>
    </w:p>
    <w:p w14:paraId="4A384C3C" w14:textId="77777777" w:rsidR="00602A42" w:rsidRDefault="00602A42" w:rsidP="00602A42">
      <w:r>
        <w:t xml:space="preserve">A sliding interface can be used to setup a non-penetration constraint between two surfaces. As of version 1.2, three different sliding contact algorithms are available. Although all three are based on the same contact enforcement method, they all differ slightly in their implementation and have been shown to give different performance for different contact scenarios. Each sliding contact implementation is identified by a different </w:t>
      </w:r>
      <w:r>
        <w:rPr>
          <w:i/>
        </w:rPr>
        <w:t xml:space="preserve">type </w:t>
      </w:r>
      <w:r>
        <w:t>attribute.</w:t>
      </w:r>
    </w:p>
    <w:p w14:paraId="6CD172F6" w14:textId="77777777" w:rsidR="00602A42" w:rsidRDefault="00602A42" w:rsidP="00602A42"/>
    <w:p w14:paraId="3A34270D" w14:textId="272FEAD2" w:rsidR="00602A42" w:rsidRDefault="00602A42" w:rsidP="00602A42">
      <w:pPr>
        <w:numPr>
          <w:ilvl w:val="0"/>
          <w:numId w:val="23"/>
        </w:numPr>
      </w:pPr>
      <w:r w:rsidRPr="001707FC">
        <w:rPr>
          <w:b/>
          <w:i/>
        </w:rPr>
        <w:t>sliding_with_gaps</w:t>
      </w:r>
      <w:r>
        <w:rPr>
          <w:b/>
          <w:i/>
        </w:rPr>
        <w:t xml:space="preserve"> (SWG)</w:t>
      </w:r>
      <w:r>
        <w:t xml:space="preserve">: This is FEBio’s original implementation of sliding contact.  It is based on Laursen’s contact formulation </w:t>
      </w:r>
      <w:r>
        <w:fldChar w:fldCharType="begin"/>
      </w:r>
      <w:r w:rsidR="00711A1D">
        <w:instrText xml:space="preserve"> ADDIN EN.CITE &lt;EndNote&gt;&lt;Cite&gt;&lt;Author&gt;Laursen&lt;/Author&gt;&lt;Year&gt;1995&lt;/Year&gt;&lt;RecNum&gt;3&lt;/RecNum&gt;&lt;DisplayText&gt;[3]&lt;/DisplayText&gt;&lt;record&gt;&lt;rec-number&gt;3&lt;/rec-number&gt;&lt;foreign-keys&gt;&lt;key app="EN" db-id="vr9fdr09ofp5w0ewaexvdxffswtps2edzfwx"&gt;3&lt;/key&gt;&lt;/foreign-keys&gt;&lt;ref-type name="Journal Article"&gt;17&lt;/ref-type&gt;&lt;contributors&gt;&lt;authors&gt;&lt;author&gt;Laursen, T. A.&lt;/author&gt;&lt;author&gt;Maker, B. N.&lt;/author&gt;&lt;/authors&gt;&lt;/contributors&gt;&lt;auth-address&gt;Duke Univ, Durham, NC, USA&lt;/auth-address&gt;&lt;titles&gt;&lt;title&gt;Augmented Lagrangian quasi-newton solver for constrained nonlinear finite element applications&lt;/title&gt;&lt;secondary-title&gt;International Journal for Numerical Methods in Engineering&lt;/secondary-title&gt;&lt;/titles&gt;&lt;pages&gt;3571-3590&lt;/pages&gt;&lt;volume&gt;38&lt;/volume&gt;&lt;number&gt;21&lt;/number&gt;&lt;keywords&gt;&lt;keyword&gt;Algorithms&lt;/keyword&gt;&lt;keyword&gt;Nonlinear equations&lt;/keyword&gt;&lt;keyword&gt;Lagrange multipliers&lt;/keyword&gt;&lt;keyword&gt;Iterative methods&lt;/keyword&gt;&lt;keyword&gt;Finite element method&lt;/keyword&gt;&lt;keyword&gt;Nonlinear equations&lt;/keyword&gt;&lt;keyword&gt;Constraint theory&lt;/keyword&gt;&lt;/keywords&gt;&lt;dates&gt;&lt;year&gt;1995&lt;/year&gt;&lt;/dates&gt;&lt;publisher&gt;John Wiley &amp;amp; Sons Ltd, Chichester, Engl&lt;/publisher&gt;&lt;urls&gt;&lt;/urls&gt;&lt;/record&gt;&lt;/Cite&gt;&lt;/EndNote&gt;</w:instrText>
      </w:r>
      <w:r>
        <w:fldChar w:fldCharType="separate"/>
      </w:r>
      <w:r>
        <w:rPr>
          <w:noProof/>
        </w:rPr>
        <w:t>[</w:t>
      </w:r>
      <w:hyperlink w:anchor="_ENREF_3" w:tooltip="Laursen, 1995 #3" w:history="1">
        <w:r w:rsidR="00711A1D">
          <w:rPr>
            <w:noProof/>
          </w:rPr>
          <w:t>3</w:t>
        </w:r>
      </w:hyperlink>
      <w:r>
        <w:rPr>
          <w:noProof/>
        </w:rPr>
        <w:t>]</w:t>
      </w:r>
      <w:r>
        <w:fldChar w:fldCharType="end"/>
      </w:r>
      <w:r>
        <w:t xml:space="preserve"> which poses the contact problem as a nonlinear constrained optimization problem. In FEBio, the </w:t>
      </w:r>
      <w:del w:id="962" w:author="Steve Maas" w:date="2013-12-16T10:18:00Z">
        <w:r w:rsidDel="00602A42">
          <w:delText>lagrange</w:delText>
        </w:r>
      </w:del>
      <w:ins w:id="963" w:author="Steve Maas" w:date="2013-12-16T10:18:00Z">
        <w:r>
          <w:t>Lagrange</w:t>
        </w:r>
      </w:ins>
      <w:r>
        <w:t xml:space="preserve"> multipliers that enforce the contact constraints are computed either using a penalty method or the augmented Lagrangian method. </w:t>
      </w:r>
    </w:p>
    <w:p w14:paraId="7DCAF5E9" w14:textId="77777777" w:rsidR="00602A42" w:rsidRDefault="00602A42" w:rsidP="00602A42">
      <w:pPr>
        <w:numPr>
          <w:ilvl w:val="0"/>
          <w:numId w:val="23"/>
        </w:numPr>
      </w:pPr>
      <w:r w:rsidRPr="001707FC">
        <w:rPr>
          <w:b/>
          <w:i/>
        </w:rPr>
        <w:t>facet-to-facet sliding</w:t>
      </w:r>
      <w:r>
        <w:rPr>
          <w:b/>
          <w:i/>
        </w:rPr>
        <w:t xml:space="preserve"> (F2F)</w:t>
      </w:r>
      <w:r>
        <w:t xml:space="preserve">: This implementation is identical to the </w:t>
      </w:r>
      <w:r w:rsidRPr="001707FC">
        <w:rPr>
          <w:i/>
        </w:rPr>
        <w:t>sliding_with_gaps</w:t>
      </w:r>
      <w:r>
        <w:t xml:space="preserve"> implementation but uses a more accurate integration rule: where the former method uses nodal integration, this method uses Gaussian quadrature to integrate the contact equations. This method has been demonstrated to give additional stability and often converges when the former method does not. </w:t>
      </w:r>
    </w:p>
    <w:p w14:paraId="6E48E3D4" w14:textId="77777777" w:rsidR="00602A42" w:rsidRPr="007D6F0D" w:rsidRDefault="00602A42" w:rsidP="00602A42">
      <w:pPr>
        <w:numPr>
          <w:ilvl w:val="0"/>
          <w:numId w:val="23"/>
        </w:numPr>
      </w:pPr>
      <w:r w:rsidRPr="007D6F0D">
        <w:rPr>
          <w:b/>
          <w:i/>
        </w:rPr>
        <w:t>sliding-tension-compression (STC)</w:t>
      </w:r>
      <w:r>
        <w:t>: This sliding contact interface may be set to sustain tension to prevent contact surfaces from separating along the direction normal to the interface, while still allowing tangential sliding.  This interface is useful for creating symmetry planes, e.g., for axisymmetric problems.</w:t>
      </w:r>
    </w:p>
    <w:p w14:paraId="7D592357" w14:textId="3EDD3396" w:rsidR="00602A42" w:rsidRDefault="00602A42" w:rsidP="00602A42">
      <w:pPr>
        <w:numPr>
          <w:ilvl w:val="0"/>
          <w:numId w:val="23"/>
        </w:numPr>
      </w:pPr>
      <w:r w:rsidRPr="001707FC">
        <w:rPr>
          <w:b/>
          <w:i/>
        </w:rPr>
        <w:lastRenderedPageBreak/>
        <w:t>sliding2</w:t>
      </w:r>
      <w:r>
        <w:rPr>
          <w:b/>
          <w:i/>
        </w:rPr>
        <w:t xml:space="preserve"> (S2)</w:t>
      </w:r>
      <w:r w:rsidRPr="00D74A7E">
        <w:t>:</w:t>
      </w:r>
      <w:r>
        <w:t xml:space="preserve"> This method is similar to the </w:t>
      </w:r>
      <w:r w:rsidRPr="001707FC">
        <w:rPr>
          <w:i/>
        </w:rPr>
        <w:t>facet-to-facet sliding</w:t>
      </w:r>
      <w:r>
        <w:t xml:space="preserve"> but differs in the linearization of the contact forces, which results in a different contact stiffness matrix compared to the previous two methods.  This method is described in detail in </w:t>
      </w:r>
      <w:r>
        <w:fldChar w:fldCharType="begin"/>
      </w:r>
      <w:r>
        <w:instrText xml:space="preserve"> ADDIN EN.CITE &lt;EndNote&gt;&lt;Cite&gt;&lt;Author&gt;Ateshian&lt;/Author&gt;&lt;Year&gt;2009&lt;/Year&gt;&lt;RecNum&gt;39&lt;/RecNum&gt;&lt;DisplayText&gt;[4]&lt;/DisplayText&gt;&lt;record&gt;&lt;rec-number&gt;39&lt;/rec-number&gt;&lt;foreign-keys&gt;&lt;key app="EN" db-id="aseda9p2xp0fsbexwt45w2xtf0ae9ft9frzd"&gt;39&lt;/key&gt;&lt;/foreign-keys&gt;&lt;ref-type name="Journal Article"&gt;17&lt;/ref-type&gt;&lt;contributors&gt;&lt;authors&gt;&lt;author&gt;Ateshian, GA&lt;/author&gt;&lt;author&gt;Maas, SA&lt;/author&gt;&lt;author&gt;Weiss, J.A.&lt;/author&gt;&lt;/authors&gt;&lt;/contributors&gt;&lt;titles&gt;&lt;title&gt;Finite Element Algorithm for Frictionless Contact of Porous Permeable Media under Finite Deformation and Sliding&lt;/title&gt;&lt;secondary-title&gt;J. Biomech. Engn.&lt;/secondary-title&gt;&lt;/titles&gt;&lt;dates&gt;&lt;year&gt;2009&lt;/year&gt;&lt;/dates&gt;&lt;urls&gt;&lt;/urls&gt;&lt;/record&gt;&lt;/Cite&gt;&lt;/EndNote&gt;</w:instrText>
      </w:r>
      <w:r>
        <w:fldChar w:fldCharType="separate"/>
      </w:r>
      <w:r>
        <w:rPr>
          <w:noProof/>
        </w:rPr>
        <w:t>[</w:t>
      </w:r>
      <w:hyperlink w:anchor="_ENREF_4" w:tooltip="Ateshian, 2009 #39" w:history="1">
        <w:r w:rsidR="00711A1D">
          <w:rPr>
            <w:noProof/>
          </w:rPr>
          <w:t>4</w:t>
        </w:r>
      </w:hyperlink>
      <w:r>
        <w:rPr>
          <w:noProof/>
        </w:rPr>
        <w:t>]</w:t>
      </w:r>
      <w:r>
        <w:fldChar w:fldCharType="end"/>
      </w:r>
      <w:r>
        <w:t>. This method sometimes performs better than the previous two methods for problems that are dominated by compression. However, the formulation is inherently non-symmetric and therefore will require additional memory and running time. A symmetrized version of this implementation is available (see below), but the symmetric version does not converge as well as the non-symmetric version. This particular contact implementation also supports biphasic contact (see the next section).</w:t>
      </w:r>
    </w:p>
    <w:p w14:paraId="5FADAD06" w14:textId="77777777" w:rsidR="00602A42" w:rsidRDefault="00602A42" w:rsidP="00602A42">
      <w:pPr>
        <w:numPr>
          <w:ilvl w:val="0"/>
          <w:numId w:val="23"/>
        </w:numPr>
        <w:rPr>
          <w:ins w:id="964" w:author="Gerard Ateshian" w:date="2014-01-07T09:40:00Z"/>
        </w:rPr>
      </w:pPr>
      <w:r w:rsidRPr="001707FC">
        <w:rPr>
          <w:b/>
          <w:i/>
        </w:rPr>
        <w:t>sliding</w:t>
      </w:r>
      <w:r>
        <w:rPr>
          <w:b/>
          <w:i/>
        </w:rPr>
        <w:t>3 (S3)</w:t>
      </w:r>
      <w:r w:rsidRPr="00D74A7E">
        <w:t>:</w:t>
      </w:r>
      <w:r>
        <w:t xml:space="preserve"> This method is similar to </w:t>
      </w:r>
      <w:r w:rsidRPr="00696CC4">
        <w:rPr>
          <w:i/>
        </w:rPr>
        <w:t>sliding2</w:t>
      </w:r>
      <w:r>
        <w:t>. This contact implementation supports biphasic-solute contact (see the next section).  When using biphasic-solute materials, the non-symmetric version must be used.</w:t>
      </w:r>
    </w:p>
    <w:p w14:paraId="6EB6EB97" w14:textId="6E036029" w:rsidR="00147151" w:rsidRPr="00D74A7E" w:rsidRDefault="00147151" w:rsidP="00147151">
      <w:pPr>
        <w:numPr>
          <w:ilvl w:val="0"/>
          <w:numId w:val="23"/>
        </w:numPr>
      </w:pPr>
      <w:ins w:id="965" w:author="Gerard Ateshian" w:date="2014-01-07T09:40:00Z">
        <w:r>
          <w:rPr>
            <w:b/>
            <w:i/>
          </w:rPr>
          <w:t>sliding-multiphasic (S</w:t>
        </w:r>
      </w:ins>
      <w:ins w:id="966" w:author="Gerard Ateshian" w:date="2014-01-07T09:41:00Z">
        <w:r>
          <w:rPr>
            <w:b/>
            <w:i/>
          </w:rPr>
          <w:t>MP</w:t>
        </w:r>
      </w:ins>
      <w:ins w:id="967" w:author="Gerard Ateshian" w:date="2014-01-07T09:40:00Z">
        <w:r>
          <w:rPr>
            <w:b/>
            <w:i/>
          </w:rPr>
          <w:t>)</w:t>
        </w:r>
        <w:r w:rsidRPr="00D74A7E">
          <w:t>:</w:t>
        </w:r>
        <w:r>
          <w:t xml:space="preserve"> This method is similar to </w:t>
        </w:r>
        <w:r w:rsidRPr="00696CC4">
          <w:rPr>
            <w:i/>
          </w:rPr>
          <w:t>sliding</w:t>
        </w:r>
      </w:ins>
      <w:ins w:id="968" w:author="Gerard Ateshian" w:date="2014-01-07T09:41:00Z">
        <w:r>
          <w:rPr>
            <w:i/>
          </w:rPr>
          <w:t>3</w:t>
        </w:r>
      </w:ins>
      <w:ins w:id="969" w:author="Gerard Ateshian" w:date="2014-01-07T09:40:00Z">
        <w:r>
          <w:t xml:space="preserve">. This contact implementation supports </w:t>
        </w:r>
      </w:ins>
      <w:ins w:id="970" w:author="Gerard Ateshian" w:date="2014-01-07T09:41:00Z">
        <w:r>
          <w:t xml:space="preserve">multiphasic </w:t>
        </w:r>
      </w:ins>
      <w:ins w:id="971" w:author="Gerard Ateshian" w:date="2014-01-07T09:40:00Z">
        <w:r>
          <w:t xml:space="preserve">contact (see the next section).  When using </w:t>
        </w:r>
      </w:ins>
      <w:ins w:id="972" w:author="Gerard Ateshian" w:date="2014-01-07T09:41:00Z">
        <w:r>
          <w:t xml:space="preserve">multiphasic </w:t>
        </w:r>
      </w:ins>
      <w:ins w:id="973" w:author="Gerard Ateshian" w:date="2014-01-07T09:40:00Z">
        <w:r>
          <w:t>materials, the non-symmetric version must be used.</w:t>
        </w:r>
      </w:ins>
    </w:p>
    <w:p w14:paraId="24D3B917" w14:textId="77777777" w:rsidR="00602A42" w:rsidRDefault="00602A42" w:rsidP="00602A42"/>
    <w:p w14:paraId="69706F22" w14:textId="77777777" w:rsidR="00602A42" w:rsidRDefault="00602A42" w:rsidP="00602A42">
      <w:r>
        <w:t>The following table lists the properties that are defined for sliding interfaces. It is important to note that the three different sliding implementations cannot be used interchangeably: not all features are available for each method. The third, fourth and fifth column indicate if a parameter is available for a particular implementation.</w:t>
      </w:r>
    </w:p>
    <w:p w14:paraId="19646C02" w14:textId="77777777" w:rsidR="00602A42" w:rsidRDefault="00602A42" w:rsidP="00602A42"/>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98"/>
        <w:gridCol w:w="3510"/>
        <w:gridCol w:w="810"/>
        <w:gridCol w:w="630"/>
        <w:gridCol w:w="720"/>
        <w:gridCol w:w="720"/>
        <w:gridCol w:w="1080"/>
      </w:tblGrid>
      <w:tr w:rsidR="00602A42" w14:paraId="49807B63" w14:textId="77777777" w:rsidTr="00C72BAD">
        <w:tc>
          <w:tcPr>
            <w:tcW w:w="1998" w:type="dxa"/>
            <w:shd w:val="clear" w:color="auto" w:fill="auto"/>
          </w:tcPr>
          <w:p w14:paraId="3C90377B" w14:textId="77777777" w:rsidR="00602A42" w:rsidRPr="000B272C" w:rsidRDefault="00602A42" w:rsidP="00C72BAD">
            <w:pPr>
              <w:rPr>
                <w:b/>
              </w:rPr>
            </w:pPr>
            <w:r w:rsidRPr="000B272C">
              <w:rPr>
                <w:b/>
              </w:rPr>
              <w:t>Parameter</w:t>
            </w:r>
          </w:p>
        </w:tc>
        <w:tc>
          <w:tcPr>
            <w:tcW w:w="3510" w:type="dxa"/>
            <w:shd w:val="clear" w:color="auto" w:fill="auto"/>
          </w:tcPr>
          <w:p w14:paraId="03AD50B7" w14:textId="77777777" w:rsidR="00602A42" w:rsidRPr="000B272C" w:rsidRDefault="00602A42" w:rsidP="00C72BAD">
            <w:pPr>
              <w:rPr>
                <w:b/>
              </w:rPr>
            </w:pPr>
            <w:r w:rsidRPr="000B272C">
              <w:rPr>
                <w:b/>
              </w:rPr>
              <w:t>Description</w:t>
            </w:r>
          </w:p>
        </w:tc>
        <w:tc>
          <w:tcPr>
            <w:tcW w:w="810" w:type="dxa"/>
            <w:shd w:val="clear" w:color="auto" w:fill="auto"/>
          </w:tcPr>
          <w:p w14:paraId="2AFE2697" w14:textId="77777777" w:rsidR="00602A42" w:rsidRPr="000B272C" w:rsidRDefault="00602A42" w:rsidP="00C72BAD">
            <w:pPr>
              <w:rPr>
                <w:b/>
                <w:sz w:val="20"/>
                <w:szCs w:val="20"/>
              </w:rPr>
            </w:pPr>
            <w:r w:rsidRPr="000B272C">
              <w:rPr>
                <w:b/>
                <w:sz w:val="20"/>
                <w:szCs w:val="20"/>
              </w:rPr>
              <w:t>SWG</w:t>
            </w:r>
          </w:p>
        </w:tc>
        <w:tc>
          <w:tcPr>
            <w:tcW w:w="630" w:type="dxa"/>
            <w:shd w:val="clear" w:color="auto" w:fill="auto"/>
          </w:tcPr>
          <w:p w14:paraId="731B4BD7" w14:textId="77777777" w:rsidR="00602A42" w:rsidRPr="000B272C" w:rsidRDefault="00602A42" w:rsidP="00C72BAD">
            <w:pPr>
              <w:rPr>
                <w:b/>
                <w:sz w:val="20"/>
                <w:szCs w:val="20"/>
              </w:rPr>
            </w:pPr>
            <w:r w:rsidRPr="000B272C">
              <w:rPr>
                <w:b/>
                <w:sz w:val="20"/>
                <w:szCs w:val="20"/>
              </w:rPr>
              <w:t>F2F</w:t>
            </w:r>
          </w:p>
        </w:tc>
        <w:tc>
          <w:tcPr>
            <w:tcW w:w="720" w:type="dxa"/>
          </w:tcPr>
          <w:p w14:paraId="793960E7" w14:textId="77777777" w:rsidR="00602A42" w:rsidRPr="000B272C" w:rsidRDefault="00602A42" w:rsidP="00C72BAD">
            <w:pPr>
              <w:rPr>
                <w:b/>
                <w:sz w:val="20"/>
                <w:szCs w:val="20"/>
              </w:rPr>
            </w:pPr>
            <w:r>
              <w:rPr>
                <w:b/>
                <w:sz w:val="20"/>
                <w:szCs w:val="20"/>
              </w:rPr>
              <w:t>STC</w:t>
            </w:r>
          </w:p>
        </w:tc>
        <w:tc>
          <w:tcPr>
            <w:tcW w:w="720" w:type="dxa"/>
            <w:shd w:val="clear" w:color="auto" w:fill="auto"/>
          </w:tcPr>
          <w:p w14:paraId="29476A0B" w14:textId="128D021A" w:rsidR="00602A42" w:rsidRPr="000B272C" w:rsidRDefault="00602A42" w:rsidP="00C72BAD">
            <w:pPr>
              <w:rPr>
                <w:b/>
                <w:sz w:val="20"/>
                <w:szCs w:val="20"/>
              </w:rPr>
            </w:pPr>
            <w:r w:rsidRPr="000B272C">
              <w:rPr>
                <w:b/>
                <w:sz w:val="20"/>
                <w:szCs w:val="20"/>
              </w:rPr>
              <w:t>S2</w:t>
            </w:r>
            <w:r>
              <w:rPr>
                <w:b/>
                <w:sz w:val="20"/>
                <w:szCs w:val="20"/>
              </w:rPr>
              <w:t>/S3</w:t>
            </w:r>
            <w:ins w:id="974" w:author="Gerard Ateshian" w:date="2014-01-07T09:41:00Z">
              <w:r w:rsidR="00147151">
                <w:rPr>
                  <w:b/>
                  <w:sz w:val="20"/>
                  <w:szCs w:val="20"/>
                </w:rPr>
                <w:t>/SMP</w:t>
              </w:r>
            </w:ins>
          </w:p>
        </w:tc>
        <w:tc>
          <w:tcPr>
            <w:tcW w:w="1080" w:type="dxa"/>
            <w:shd w:val="clear" w:color="auto" w:fill="auto"/>
          </w:tcPr>
          <w:p w14:paraId="33BBDFAB" w14:textId="77777777" w:rsidR="00602A42" w:rsidRPr="000B272C" w:rsidRDefault="00602A42" w:rsidP="00C72BAD">
            <w:pPr>
              <w:rPr>
                <w:b/>
              </w:rPr>
            </w:pPr>
            <w:r w:rsidRPr="000B272C">
              <w:rPr>
                <w:b/>
              </w:rPr>
              <w:t>Default</w:t>
            </w:r>
          </w:p>
        </w:tc>
      </w:tr>
      <w:tr w:rsidR="00602A42" w14:paraId="3B767B46" w14:textId="77777777" w:rsidTr="00C72BAD">
        <w:tc>
          <w:tcPr>
            <w:tcW w:w="1998" w:type="dxa"/>
            <w:shd w:val="clear" w:color="auto" w:fill="auto"/>
          </w:tcPr>
          <w:p w14:paraId="610A5DC1" w14:textId="77777777" w:rsidR="00602A42" w:rsidRDefault="00602A42" w:rsidP="00C72BAD">
            <w:pPr>
              <w:pStyle w:val="code"/>
            </w:pPr>
            <w:r>
              <w:t>penalty</w:t>
            </w:r>
          </w:p>
        </w:tc>
        <w:tc>
          <w:tcPr>
            <w:tcW w:w="3510" w:type="dxa"/>
            <w:shd w:val="clear" w:color="auto" w:fill="auto"/>
          </w:tcPr>
          <w:p w14:paraId="65BB9851" w14:textId="77777777" w:rsidR="00602A42" w:rsidRDefault="00602A42" w:rsidP="00C72BAD">
            <w:r>
              <w:t>normal penalty scale factor (1)</w:t>
            </w:r>
          </w:p>
        </w:tc>
        <w:tc>
          <w:tcPr>
            <w:tcW w:w="810" w:type="dxa"/>
            <w:shd w:val="clear" w:color="auto" w:fill="auto"/>
          </w:tcPr>
          <w:p w14:paraId="68CF4825" w14:textId="77777777" w:rsidR="00602A42" w:rsidRDefault="00602A42" w:rsidP="00C72BAD">
            <w:pPr>
              <w:jc w:val="center"/>
            </w:pPr>
            <w:r>
              <w:t>●</w:t>
            </w:r>
          </w:p>
        </w:tc>
        <w:tc>
          <w:tcPr>
            <w:tcW w:w="630" w:type="dxa"/>
            <w:shd w:val="clear" w:color="auto" w:fill="auto"/>
          </w:tcPr>
          <w:p w14:paraId="730FA2C8" w14:textId="77777777" w:rsidR="00602A42" w:rsidRDefault="00602A42" w:rsidP="00C72BAD">
            <w:r>
              <w:t>●</w:t>
            </w:r>
          </w:p>
        </w:tc>
        <w:tc>
          <w:tcPr>
            <w:tcW w:w="720" w:type="dxa"/>
          </w:tcPr>
          <w:p w14:paraId="39E4CFB6" w14:textId="77777777" w:rsidR="00602A42" w:rsidRDefault="00602A42" w:rsidP="00C72BAD">
            <w:r>
              <w:t>●</w:t>
            </w:r>
          </w:p>
        </w:tc>
        <w:tc>
          <w:tcPr>
            <w:tcW w:w="720" w:type="dxa"/>
            <w:shd w:val="clear" w:color="auto" w:fill="auto"/>
          </w:tcPr>
          <w:p w14:paraId="1A01591A" w14:textId="77777777" w:rsidR="00602A42" w:rsidRDefault="00602A42" w:rsidP="00C72BAD">
            <w:r>
              <w:t>●</w:t>
            </w:r>
          </w:p>
        </w:tc>
        <w:tc>
          <w:tcPr>
            <w:tcW w:w="1080" w:type="dxa"/>
            <w:shd w:val="clear" w:color="auto" w:fill="auto"/>
          </w:tcPr>
          <w:p w14:paraId="40C40812" w14:textId="77777777" w:rsidR="00602A42" w:rsidRDefault="00602A42" w:rsidP="00C72BAD">
            <w:r>
              <w:t>1.0</w:t>
            </w:r>
          </w:p>
        </w:tc>
      </w:tr>
      <w:tr w:rsidR="00602A42" w14:paraId="3BD762D4" w14:textId="77777777" w:rsidTr="00C72BAD">
        <w:tc>
          <w:tcPr>
            <w:tcW w:w="1998" w:type="dxa"/>
            <w:shd w:val="clear" w:color="auto" w:fill="auto"/>
          </w:tcPr>
          <w:p w14:paraId="4B63F303" w14:textId="77777777" w:rsidR="00602A42" w:rsidRDefault="00602A42" w:rsidP="00C72BAD">
            <w:pPr>
              <w:pStyle w:val="code"/>
            </w:pPr>
            <w:r>
              <w:t>auto_penalty</w:t>
            </w:r>
          </w:p>
        </w:tc>
        <w:tc>
          <w:tcPr>
            <w:tcW w:w="3510" w:type="dxa"/>
            <w:shd w:val="clear" w:color="auto" w:fill="auto"/>
          </w:tcPr>
          <w:p w14:paraId="546E97F9" w14:textId="77777777" w:rsidR="00602A42" w:rsidRDefault="00602A42" w:rsidP="00C72BAD">
            <w:r>
              <w:t>auto-penalty calculation flag (2)</w:t>
            </w:r>
          </w:p>
        </w:tc>
        <w:tc>
          <w:tcPr>
            <w:tcW w:w="810" w:type="dxa"/>
            <w:shd w:val="clear" w:color="auto" w:fill="auto"/>
          </w:tcPr>
          <w:p w14:paraId="31C91C26" w14:textId="77777777" w:rsidR="00602A42" w:rsidRDefault="00602A42" w:rsidP="00C72BAD">
            <w:pPr>
              <w:jc w:val="center"/>
            </w:pPr>
            <w:r>
              <w:t>●</w:t>
            </w:r>
          </w:p>
        </w:tc>
        <w:tc>
          <w:tcPr>
            <w:tcW w:w="630" w:type="dxa"/>
            <w:shd w:val="clear" w:color="auto" w:fill="auto"/>
          </w:tcPr>
          <w:p w14:paraId="0B49BED7" w14:textId="77777777" w:rsidR="00602A42" w:rsidRDefault="00602A42" w:rsidP="00C72BAD">
            <w:r>
              <w:t>●</w:t>
            </w:r>
          </w:p>
        </w:tc>
        <w:tc>
          <w:tcPr>
            <w:tcW w:w="720" w:type="dxa"/>
          </w:tcPr>
          <w:p w14:paraId="272AFA33" w14:textId="77777777" w:rsidR="00602A42" w:rsidRDefault="00602A42" w:rsidP="00C72BAD">
            <w:r>
              <w:t>●</w:t>
            </w:r>
          </w:p>
        </w:tc>
        <w:tc>
          <w:tcPr>
            <w:tcW w:w="720" w:type="dxa"/>
            <w:shd w:val="clear" w:color="auto" w:fill="auto"/>
          </w:tcPr>
          <w:p w14:paraId="36CD43EE" w14:textId="77777777" w:rsidR="00602A42" w:rsidRDefault="00602A42" w:rsidP="00C72BAD">
            <w:r>
              <w:t>●</w:t>
            </w:r>
          </w:p>
        </w:tc>
        <w:tc>
          <w:tcPr>
            <w:tcW w:w="1080" w:type="dxa"/>
            <w:shd w:val="clear" w:color="auto" w:fill="auto"/>
          </w:tcPr>
          <w:p w14:paraId="7BB3CD49" w14:textId="77777777" w:rsidR="00602A42" w:rsidRDefault="00602A42" w:rsidP="00C72BAD">
            <w:r>
              <w:t>0</w:t>
            </w:r>
          </w:p>
        </w:tc>
      </w:tr>
      <w:tr w:rsidR="00602A42" w14:paraId="03B67160" w14:textId="77777777" w:rsidTr="00C72BAD">
        <w:tc>
          <w:tcPr>
            <w:tcW w:w="1998" w:type="dxa"/>
            <w:shd w:val="clear" w:color="auto" w:fill="auto"/>
          </w:tcPr>
          <w:p w14:paraId="50F73BDA" w14:textId="77777777" w:rsidR="00602A42" w:rsidRDefault="00602A42" w:rsidP="00C72BAD">
            <w:pPr>
              <w:pStyle w:val="code"/>
            </w:pPr>
            <w:r>
              <w:t>two_pass</w:t>
            </w:r>
          </w:p>
        </w:tc>
        <w:tc>
          <w:tcPr>
            <w:tcW w:w="3510" w:type="dxa"/>
            <w:shd w:val="clear" w:color="auto" w:fill="auto"/>
          </w:tcPr>
          <w:p w14:paraId="37BFF60F" w14:textId="77777777" w:rsidR="00602A42" w:rsidRDefault="00602A42" w:rsidP="00C72BAD">
            <w:r>
              <w:t>two-pass flag (3)</w:t>
            </w:r>
          </w:p>
        </w:tc>
        <w:tc>
          <w:tcPr>
            <w:tcW w:w="810" w:type="dxa"/>
            <w:shd w:val="clear" w:color="auto" w:fill="auto"/>
          </w:tcPr>
          <w:p w14:paraId="5A4F6B73" w14:textId="77777777" w:rsidR="00602A42" w:rsidRDefault="00602A42" w:rsidP="00C72BAD">
            <w:pPr>
              <w:jc w:val="center"/>
            </w:pPr>
            <w:r>
              <w:t>●</w:t>
            </w:r>
          </w:p>
        </w:tc>
        <w:tc>
          <w:tcPr>
            <w:tcW w:w="630" w:type="dxa"/>
            <w:shd w:val="clear" w:color="auto" w:fill="auto"/>
          </w:tcPr>
          <w:p w14:paraId="33D9F7FD" w14:textId="77777777" w:rsidR="00602A42" w:rsidRDefault="00602A42" w:rsidP="00C72BAD">
            <w:r>
              <w:t>●</w:t>
            </w:r>
          </w:p>
        </w:tc>
        <w:tc>
          <w:tcPr>
            <w:tcW w:w="720" w:type="dxa"/>
          </w:tcPr>
          <w:p w14:paraId="4C0B7D40" w14:textId="77777777" w:rsidR="00602A42" w:rsidRDefault="00602A42" w:rsidP="00C72BAD">
            <w:r>
              <w:t>●</w:t>
            </w:r>
          </w:p>
        </w:tc>
        <w:tc>
          <w:tcPr>
            <w:tcW w:w="720" w:type="dxa"/>
            <w:shd w:val="clear" w:color="auto" w:fill="auto"/>
          </w:tcPr>
          <w:p w14:paraId="6FD0E001" w14:textId="77777777" w:rsidR="00602A42" w:rsidRDefault="00602A42" w:rsidP="00C72BAD">
            <w:r>
              <w:t>●</w:t>
            </w:r>
          </w:p>
        </w:tc>
        <w:tc>
          <w:tcPr>
            <w:tcW w:w="1080" w:type="dxa"/>
            <w:shd w:val="clear" w:color="auto" w:fill="auto"/>
          </w:tcPr>
          <w:p w14:paraId="3B2E8BD0" w14:textId="77777777" w:rsidR="00602A42" w:rsidRDefault="00602A42" w:rsidP="00C72BAD">
            <w:r>
              <w:t>0</w:t>
            </w:r>
          </w:p>
        </w:tc>
      </w:tr>
      <w:tr w:rsidR="00602A42" w14:paraId="182DF08E" w14:textId="77777777" w:rsidTr="00C72BAD">
        <w:tc>
          <w:tcPr>
            <w:tcW w:w="1998" w:type="dxa"/>
            <w:shd w:val="clear" w:color="auto" w:fill="auto"/>
          </w:tcPr>
          <w:p w14:paraId="092815F1" w14:textId="77777777" w:rsidR="00602A42" w:rsidRDefault="00602A42" w:rsidP="00C72BAD">
            <w:pPr>
              <w:pStyle w:val="code"/>
            </w:pPr>
            <w:r>
              <w:t>laugon</w:t>
            </w:r>
          </w:p>
        </w:tc>
        <w:tc>
          <w:tcPr>
            <w:tcW w:w="3510" w:type="dxa"/>
            <w:shd w:val="clear" w:color="auto" w:fill="auto"/>
          </w:tcPr>
          <w:p w14:paraId="61DE7C84" w14:textId="77777777" w:rsidR="00602A42" w:rsidRDefault="00602A42" w:rsidP="00C72BAD">
            <w:r>
              <w:t>augmented Lagrangian flag (4)</w:t>
            </w:r>
          </w:p>
        </w:tc>
        <w:tc>
          <w:tcPr>
            <w:tcW w:w="810" w:type="dxa"/>
            <w:shd w:val="clear" w:color="auto" w:fill="auto"/>
          </w:tcPr>
          <w:p w14:paraId="2F5BB61C" w14:textId="77777777" w:rsidR="00602A42" w:rsidRDefault="00602A42" w:rsidP="00C72BAD">
            <w:pPr>
              <w:jc w:val="center"/>
            </w:pPr>
            <w:r>
              <w:t>●</w:t>
            </w:r>
          </w:p>
        </w:tc>
        <w:tc>
          <w:tcPr>
            <w:tcW w:w="630" w:type="dxa"/>
            <w:shd w:val="clear" w:color="auto" w:fill="auto"/>
          </w:tcPr>
          <w:p w14:paraId="6C66280F" w14:textId="77777777" w:rsidR="00602A42" w:rsidRDefault="00602A42" w:rsidP="00C72BAD">
            <w:r>
              <w:t>●</w:t>
            </w:r>
          </w:p>
        </w:tc>
        <w:tc>
          <w:tcPr>
            <w:tcW w:w="720" w:type="dxa"/>
          </w:tcPr>
          <w:p w14:paraId="261BCA20" w14:textId="77777777" w:rsidR="00602A42" w:rsidRDefault="00602A42" w:rsidP="00C72BAD">
            <w:r>
              <w:t>●</w:t>
            </w:r>
          </w:p>
        </w:tc>
        <w:tc>
          <w:tcPr>
            <w:tcW w:w="720" w:type="dxa"/>
            <w:shd w:val="clear" w:color="auto" w:fill="auto"/>
          </w:tcPr>
          <w:p w14:paraId="1325FF13" w14:textId="77777777" w:rsidR="00602A42" w:rsidRDefault="00602A42" w:rsidP="00C72BAD">
            <w:r>
              <w:t>●</w:t>
            </w:r>
          </w:p>
        </w:tc>
        <w:tc>
          <w:tcPr>
            <w:tcW w:w="1080" w:type="dxa"/>
            <w:shd w:val="clear" w:color="auto" w:fill="auto"/>
          </w:tcPr>
          <w:p w14:paraId="33B74063" w14:textId="77777777" w:rsidR="00602A42" w:rsidRDefault="00602A42" w:rsidP="00C72BAD">
            <w:r>
              <w:t>0</w:t>
            </w:r>
          </w:p>
        </w:tc>
      </w:tr>
      <w:tr w:rsidR="00602A42" w14:paraId="36C50DB2" w14:textId="77777777" w:rsidTr="00C72BAD">
        <w:tc>
          <w:tcPr>
            <w:tcW w:w="1998" w:type="dxa"/>
            <w:shd w:val="clear" w:color="auto" w:fill="auto"/>
          </w:tcPr>
          <w:p w14:paraId="35724237" w14:textId="77777777" w:rsidR="00602A42" w:rsidRDefault="00602A42" w:rsidP="00C72BAD">
            <w:pPr>
              <w:pStyle w:val="code"/>
            </w:pPr>
            <w:r>
              <w:t>tolerance</w:t>
            </w:r>
          </w:p>
        </w:tc>
        <w:tc>
          <w:tcPr>
            <w:tcW w:w="3510" w:type="dxa"/>
            <w:shd w:val="clear" w:color="auto" w:fill="auto"/>
          </w:tcPr>
          <w:p w14:paraId="7B630E85" w14:textId="77777777" w:rsidR="00602A42" w:rsidRDefault="00602A42" w:rsidP="00C72BAD">
            <w:r>
              <w:t>aug. Lagrangian convergence tolerance (4)</w:t>
            </w:r>
          </w:p>
        </w:tc>
        <w:tc>
          <w:tcPr>
            <w:tcW w:w="810" w:type="dxa"/>
            <w:shd w:val="clear" w:color="auto" w:fill="auto"/>
          </w:tcPr>
          <w:p w14:paraId="2230FCA7" w14:textId="77777777" w:rsidR="00602A42" w:rsidRDefault="00602A42" w:rsidP="00C72BAD">
            <w:pPr>
              <w:jc w:val="center"/>
            </w:pPr>
            <w:r>
              <w:t>●</w:t>
            </w:r>
          </w:p>
        </w:tc>
        <w:tc>
          <w:tcPr>
            <w:tcW w:w="630" w:type="dxa"/>
            <w:shd w:val="clear" w:color="auto" w:fill="auto"/>
          </w:tcPr>
          <w:p w14:paraId="4C5961B8" w14:textId="77777777" w:rsidR="00602A42" w:rsidRDefault="00602A42" w:rsidP="00C72BAD">
            <w:r>
              <w:t>●</w:t>
            </w:r>
          </w:p>
        </w:tc>
        <w:tc>
          <w:tcPr>
            <w:tcW w:w="720" w:type="dxa"/>
          </w:tcPr>
          <w:p w14:paraId="1C069B86" w14:textId="77777777" w:rsidR="00602A42" w:rsidRDefault="00602A42" w:rsidP="00C72BAD">
            <w:r>
              <w:t>●</w:t>
            </w:r>
          </w:p>
        </w:tc>
        <w:tc>
          <w:tcPr>
            <w:tcW w:w="720" w:type="dxa"/>
            <w:shd w:val="clear" w:color="auto" w:fill="auto"/>
          </w:tcPr>
          <w:p w14:paraId="448928B0" w14:textId="77777777" w:rsidR="00602A42" w:rsidRDefault="00602A42" w:rsidP="00C72BAD">
            <w:r>
              <w:t>●</w:t>
            </w:r>
          </w:p>
        </w:tc>
        <w:tc>
          <w:tcPr>
            <w:tcW w:w="1080" w:type="dxa"/>
            <w:shd w:val="clear" w:color="auto" w:fill="auto"/>
          </w:tcPr>
          <w:p w14:paraId="5CEACCF0" w14:textId="77777777" w:rsidR="00602A42" w:rsidRDefault="00602A42" w:rsidP="00C72BAD">
            <w:r>
              <w:t>1.0</w:t>
            </w:r>
          </w:p>
        </w:tc>
      </w:tr>
      <w:tr w:rsidR="00602A42" w14:paraId="46881DAE" w14:textId="77777777" w:rsidTr="00C72BAD">
        <w:tc>
          <w:tcPr>
            <w:tcW w:w="1998" w:type="dxa"/>
            <w:shd w:val="clear" w:color="auto" w:fill="auto"/>
          </w:tcPr>
          <w:p w14:paraId="40AB3ED4" w14:textId="77777777" w:rsidR="00602A42" w:rsidRDefault="00602A42" w:rsidP="00C72BAD">
            <w:pPr>
              <w:pStyle w:val="code"/>
            </w:pPr>
            <w:r>
              <w:t>gaptol</w:t>
            </w:r>
          </w:p>
        </w:tc>
        <w:tc>
          <w:tcPr>
            <w:tcW w:w="3510" w:type="dxa"/>
            <w:shd w:val="clear" w:color="auto" w:fill="auto"/>
          </w:tcPr>
          <w:p w14:paraId="04962AB4" w14:textId="77777777" w:rsidR="00602A42" w:rsidRDefault="00602A42" w:rsidP="00C72BAD">
            <w:r>
              <w:t>tolerance for gap value (4)</w:t>
            </w:r>
          </w:p>
        </w:tc>
        <w:tc>
          <w:tcPr>
            <w:tcW w:w="810" w:type="dxa"/>
            <w:shd w:val="clear" w:color="auto" w:fill="auto"/>
          </w:tcPr>
          <w:p w14:paraId="0FF0ED25" w14:textId="77777777" w:rsidR="00602A42" w:rsidRDefault="00602A42" w:rsidP="00C72BAD">
            <w:pPr>
              <w:jc w:val="center"/>
            </w:pPr>
            <w:r>
              <w:t>●</w:t>
            </w:r>
          </w:p>
        </w:tc>
        <w:tc>
          <w:tcPr>
            <w:tcW w:w="630" w:type="dxa"/>
            <w:shd w:val="clear" w:color="auto" w:fill="auto"/>
          </w:tcPr>
          <w:p w14:paraId="28C66F4C" w14:textId="77777777" w:rsidR="00602A42" w:rsidRDefault="00602A42" w:rsidP="00C72BAD">
            <w:r>
              <w:t>●</w:t>
            </w:r>
          </w:p>
        </w:tc>
        <w:tc>
          <w:tcPr>
            <w:tcW w:w="720" w:type="dxa"/>
          </w:tcPr>
          <w:p w14:paraId="5FA87BB1" w14:textId="77777777" w:rsidR="00602A42" w:rsidRDefault="00602A42" w:rsidP="00C72BAD">
            <w:r>
              <w:t>●</w:t>
            </w:r>
          </w:p>
        </w:tc>
        <w:tc>
          <w:tcPr>
            <w:tcW w:w="720" w:type="dxa"/>
            <w:shd w:val="clear" w:color="auto" w:fill="auto"/>
          </w:tcPr>
          <w:p w14:paraId="5D9E2145" w14:textId="77777777" w:rsidR="00602A42" w:rsidRDefault="00602A42" w:rsidP="00C72BAD">
            <w:r>
              <w:t>●</w:t>
            </w:r>
          </w:p>
        </w:tc>
        <w:tc>
          <w:tcPr>
            <w:tcW w:w="1080" w:type="dxa"/>
            <w:shd w:val="clear" w:color="auto" w:fill="auto"/>
          </w:tcPr>
          <w:p w14:paraId="166F4A75" w14:textId="77777777" w:rsidR="00602A42" w:rsidRDefault="00602A42" w:rsidP="00C72BAD">
            <w:r>
              <w:t>0.0 (off)</w:t>
            </w:r>
          </w:p>
        </w:tc>
      </w:tr>
      <w:tr w:rsidR="00602A42" w14:paraId="5B2712FE" w14:textId="77777777" w:rsidTr="00C72BAD">
        <w:tc>
          <w:tcPr>
            <w:tcW w:w="1998" w:type="dxa"/>
            <w:shd w:val="clear" w:color="auto" w:fill="auto"/>
          </w:tcPr>
          <w:p w14:paraId="6EE7785F" w14:textId="77777777" w:rsidR="00602A42" w:rsidRDefault="00602A42" w:rsidP="00C72BAD">
            <w:pPr>
              <w:pStyle w:val="code"/>
            </w:pPr>
            <w:r>
              <w:t>minaug</w:t>
            </w:r>
          </w:p>
        </w:tc>
        <w:tc>
          <w:tcPr>
            <w:tcW w:w="3510" w:type="dxa"/>
            <w:shd w:val="clear" w:color="auto" w:fill="auto"/>
          </w:tcPr>
          <w:p w14:paraId="4101BE63" w14:textId="77777777" w:rsidR="00602A42" w:rsidRDefault="00602A42" w:rsidP="00C72BAD">
            <w:r>
              <w:t>minimum number of augmentations (4)</w:t>
            </w:r>
          </w:p>
        </w:tc>
        <w:tc>
          <w:tcPr>
            <w:tcW w:w="810" w:type="dxa"/>
            <w:shd w:val="clear" w:color="auto" w:fill="auto"/>
          </w:tcPr>
          <w:p w14:paraId="7AF1A8C3" w14:textId="77777777" w:rsidR="00602A42" w:rsidRDefault="00602A42" w:rsidP="00C72BAD">
            <w:pPr>
              <w:jc w:val="center"/>
            </w:pPr>
            <w:r>
              <w:t>●</w:t>
            </w:r>
          </w:p>
        </w:tc>
        <w:tc>
          <w:tcPr>
            <w:tcW w:w="630" w:type="dxa"/>
            <w:shd w:val="clear" w:color="auto" w:fill="auto"/>
          </w:tcPr>
          <w:p w14:paraId="23E44803" w14:textId="77777777" w:rsidR="00602A42" w:rsidRDefault="00602A42" w:rsidP="00C72BAD">
            <w:r>
              <w:t>●</w:t>
            </w:r>
          </w:p>
        </w:tc>
        <w:tc>
          <w:tcPr>
            <w:tcW w:w="720" w:type="dxa"/>
          </w:tcPr>
          <w:p w14:paraId="07AB68A5" w14:textId="77777777" w:rsidR="00602A42" w:rsidRDefault="00602A42" w:rsidP="00C72BAD">
            <w:r>
              <w:t>●</w:t>
            </w:r>
          </w:p>
        </w:tc>
        <w:tc>
          <w:tcPr>
            <w:tcW w:w="720" w:type="dxa"/>
            <w:shd w:val="clear" w:color="auto" w:fill="auto"/>
          </w:tcPr>
          <w:p w14:paraId="55DA3557" w14:textId="77777777" w:rsidR="00602A42" w:rsidRDefault="00602A42" w:rsidP="00C72BAD"/>
        </w:tc>
        <w:tc>
          <w:tcPr>
            <w:tcW w:w="1080" w:type="dxa"/>
            <w:shd w:val="clear" w:color="auto" w:fill="auto"/>
          </w:tcPr>
          <w:p w14:paraId="2F3D3BAC" w14:textId="77777777" w:rsidR="00602A42" w:rsidRDefault="00602A42" w:rsidP="00C72BAD">
            <w:r>
              <w:t>0</w:t>
            </w:r>
          </w:p>
        </w:tc>
      </w:tr>
      <w:tr w:rsidR="00602A42" w14:paraId="412C6BCB" w14:textId="77777777" w:rsidTr="00C72BAD">
        <w:tc>
          <w:tcPr>
            <w:tcW w:w="1998" w:type="dxa"/>
            <w:shd w:val="clear" w:color="auto" w:fill="auto"/>
          </w:tcPr>
          <w:p w14:paraId="05108E7E" w14:textId="77777777" w:rsidR="00602A42" w:rsidRDefault="00602A42" w:rsidP="00C72BAD">
            <w:pPr>
              <w:pStyle w:val="code"/>
            </w:pPr>
            <w:r>
              <w:t>maxaug</w:t>
            </w:r>
          </w:p>
        </w:tc>
        <w:tc>
          <w:tcPr>
            <w:tcW w:w="3510" w:type="dxa"/>
            <w:shd w:val="clear" w:color="auto" w:fill="auto"/>
          </w:tcPr>
          <w:p w14:paraId="673720AF" w14:textId="77777777" w:rsidR="00602A42" w:rsidRDefault="00602A42" w:rsidP="00C72BAD">
            <w:r>
              <w:t>maximum number of augmentations (4)</w:t>
            </w:r>
          </w:p>
        </w:tc>
        <w:tc>
          <w:tcPr>
            <w:tcW w:w="810" w:type="dxa"/>
            <w:shd w:val="clear" w:color="auto" w:fill="auto"/>
          </w:tcPr>
          <w:p w14:paraId="48EDBA28" w14:textId="77777777" w:rsidR="00602A42" w:rsidRDefault="00602A42" w:rsidP="00C72BAD">
            <w:pPr>
              <w:jc w:val="center"/>
            </w:pPr>
            <w:r>
              <w:t>●</w:t>
            </w:r>
          </w:p>
        </w:tc>
        <w:tc>
          <w:tcPr>
            <w:tcW w:w="630" w:type="dxa"/>
            <w:shd w:val="clear" w:color="auto" w:fill="auto"/>
          </w:tcPr>
          <w:p w14:paraId="630B6F8A" w14:textId="77777777" w:rsidR="00602A42" w:rsidRDefault="00602A42" w:rsidP="00C72BAD">
            <w:r>
              <w:t>●</w:t>
            </w:r>
          </w:p>
        </w:tc>
        <w:tc>
          <w:tcPr>
            <w:tcW w:w="720" w:type="dxa"/>
          </w:tcPr>
          <w:p w14:paraId="48C2E743" w14:textId="77777777" w:rsidR="00602A42" w:rsidRDefault="00602A42" w:rsidP="00C72BAD">
            <w:r>
              <w:t>●</w:t>
            </w:r>
          </w:p>
        </w:tc>
        <w:tc>
          <w:tcPr>
            <w:tcW w:w="720" w:type="dxa"/>
            <w:shd w:val="clear" w:color="auto" w:fill="auto"/>
          </w:tcPr>
          <w:p w14:paraId="782EBEEB" w14:textId="77777777" w:rsidR="00602A42" w:rsidRDefault="00602A42" w:rsidP="00C72BAD"/>
        </w:tc>
        <w:tc>
          <w:tcPr>
            <w:tcW w:w="1080" w:type="dxa"/>
            <w:shd w:val="clear" w:color="auto" w:fill="auto"/>
          </w:tcPr>
          <w:p w14:paraId="345F2573" w14:textId="77777777" w:rsidR="00602A42" w:rsidRDefault="00602A42" w:rsidP="00C72BAD">
            <w:r>
              <w:t>10</w:t>
            </w:r>
          </w:p>
        </w:tc>
      </w:tr>
      <w:tr w:rsidR="00602A42" w14:paraId="59A56251" w14:textId="77777777" w:rsidTr="00C72BAD">
        <w:tc>
          <w:tcPr>
            <w:tcW w:w="1998" w:type="dxa"/>
            <w:shd w:val="clear" w:color="auto" w:fill="auto"/>
          </w:tcPr>
          <w:p w14:paraId="60301B5E" w14:textId="77777777" w:rsidR="00602A42" w:rsidRDefault="00602A42" w:rsidP="00C72BAD">
            <w:pPr>
              <w:pStyle w:val="code"/>
            </w:pPr>
            <w:r>
              <w:t>fric_coeff</w:t>
            </w:r>
          </w:p>
        </w:tc>
        <w:tc>
          <w:tcPr>
            <w:tcW w:w="3510" w:type="dxa"/>
            <w:shd w:val="clear" w:color="auto" w:fill="auto"/>
          </w:tcPr>
          <w:p w14:paraId="3096D013" w14:textId="77777777" w:rsidR="00602A42" w:rsidRDefault="00602A42" w:rsidP="00C72BAD">
            <w:r>
              <w:t>frictional coefficient (5)</w:t>
            </w:r>
          </w:p>
        </w:tc>
        <w:tc>
          <w:tcPr>
            <w:tcW w:w="810" w:type="dxa"/>
            <w:shd w:val="clear" w:color="auto" w:fill="auto"/>
          </w:tcPr>
          <w:p w14:paraId="24B92419" w14:textId="77777777" w:rsidR="00602A42" w:rsidRDefault="00602A42" w:rsidP="00C72BAD">
            <w:pPr>
              <w:jc w:val="center"/>
            </w:pPr>
            <w:r>
              <w:t>●</w:t>
            </w:r>
          </w:p>
        </w:tc>
        <w:tc>
          <w:tcPr>
            <w:tcW w:w="630" w:type="dxa"/>
            <w:shd w:val="clear" w:color="auto" w:fill="auto"/>
          </w:tcPr>
          <w:p w14:paraId="6DAA9996" w14:textId="77777777" w:rsidR="00602A42" w:rsidRDefault="00602A42" w:rsidP="00C72BAD"/>
        </w:tc>
        <w:tc>
          <w:tcPr>
            <w:tcW w:w="720" w:type="dxa"/>
          </w:tcPr>
          <w:p w14:paraId="44D30CC6" w14:textId="77777777" w:rsidR="00602A42" w:rsidRDefault="00602A42" w:rsidP="00C72BAD"/>
        </w:tc>
        <w:tc>
          <w:tcPr>
            <w:tcW w:w="720" w:type="dxa"/>
            <w:shd w:val="clear" w:color="auto" w:fill="auto"/>
          </w:tcPr>
          <w:p w14:paraId="6F9DD661" w14:textId="77777777" w:rsidR="00602A42" w:rsidRDefault="00602A42" w:rsidP="00C72BAD"/>
        </w:tc>
        <w:tc>
          <w:tcPr>
            <w:tcW w:w="1080" w:type="dxa"/>
            <w:shd w:val="clear" w:color="auto" w:fill="auto"/>
          </w:tcPr>
          <w:p w14:paraId="153627E6" w14:textId="77777777" w:rsidR="00602A42" w:rsidRDefault="00602A42" w:rsidP="00C72BAD">
            <w:r>
              <w:t>0.0</w:t>
            </w:r>
          </w:p>
        </w:tc>
      </w:tr>
      <w:tr w:rsidR="00602A42" w14:paraId="4BE7D64D" w14:textId="77777777" w:rsidTr="00C72BAD">
        <w:tc>
          <w:tcPr>
            <w:tcW w:w="1998" w:type="dxa"/>
            <w:shd w:val="clear" w:color="auto" w:fill="auto"/>
          </w:tcPr>
          <w:p w14:paraId="38B9AD5F" w14:textId="77777777" w:rsidR="00602A42" w:rsidRDefault="00602A42" w:rsidP="00C72BAD">
            <w:pPr>
              <w:pStyle w:val="code"/>
            </w:pPr>
            <w:r>
              <w:t>fric_penalty</w:t>
            </w:r>
          </w:p>
        </w:tc>
        <w:tc>
          <w:tcPr>
            <w:tcW w:w="3510" w:type="dxa"/>
            <w:shd w:val="clear" w:color="auto" w:fill="auto"/>
          </w:tcPr>
          <w:p w14:paraId="463CD739" w14:textId="77777777" w:rsidR="00602A42" w:rsidRDefault="00602A42" w:rsidP="00C72BAD">
            <w:r>
              <w:t>tangential penalty factor (5)</w:t>
            </w:r>
          </w:p>
        </w:tc>
        <w:tc>
          <w:tcPr>
            <w:tcW w:w="810" w:type="dxa"/>
            <w:shd w:val="clear" w:color="auto" w:fill="auto"/>
          </w:tcPr>
          <w:p w14:paraId="27198B03" w14:textId="77777777" w:rsidR="00602A42" w:rsidRDefault="00602A42" w:rsidP="00C72BAD">
            <w:pPr>
              <w:jc w:val="center"/>
            </w:pPr>
            <w:r>
              <w:t>●</w:t>
            </w:r>
          </w:p>
        </w:tc>
        <w:tc>
          <w:tcPr>
            <w:tcW w:w="630" w:type="dxa"/>
            <w:shd w:val="clear" w:color="auto" w:fill="auto"/>
          </w:tcPr>
          <w:p w14:paraId="19F6BBBF" w14:textId="77777777" w:rsidR="00602A42" w:rsidRDefault="00602A42" w:rsidP="00C72BAD"/>
        </w:tc>
        <w:tc>
          <w:tcPr>
            <w:tcW w:w="720" w:type="dxa"/>
          </w:tcPr>
          <w:p w14:paraId="298D5712" w14:textId="77777777" w:rsidR="00602A42" w:rsidRDefault="00602A42" w:rsidP="00C72BAD"/>
        </w:tc>
        <w:tc>
          <w:tcPr>
            <w:tcW w:w="720" w:type="dxa"/>
            <w:shd w:val="clear" w:color="auto" w:fill="auto"/>
          </w:tcPr>
          <w:p w14:paraId="2E52085C" w14:textId="77777777" w:rsidR="00602A42" w:rsidRDefault="00602A42" w:rsidP="00C72BAD"/>
        </w:tc>
        <w:tc>
          <w:tcPr>
            <w:tcW w:w="1080" w:type="dxa"/>
            <w:shd w:val="clear" w:color="auto" w:fill="auto"/>
          </w:tcPr>
          <w:p w14:paraId="1C177B74" w14:textId="77777777" w:rsidR="00602A42" w:rsidRDefault="00602A42" w:rsidP="00C72BAD">
            <w:r>
              <w:t>0.0</w:t>
            </w:r>
          </w:p>
        </w:tc>
      </w:tr>
      <w:tr w:rsidR="00602A42" w14:paraId="2B449415" w14:textId="77777777" w:rsidTr="00C72BAD">
        <w:tc>
          <w:tcPr>
            <w:tcW w:w="1998" w:type="dxa"/>
            <w:shd w:val="clear" w:color="auto" w:fill="auto"/>
          </w:tcPr>
          <w:p w14:paraId="1815148D" w14:textId="77777777" w:rsidR="00602A42" w:rsidRDefault="00602A42" w:rsidP="00C72BAD">
            <w:pPr>
              <w:pStyle w:val="code"/>
            </w:pPr>
            <w:r>
              <w:t>ktmult</w:t>
            </w:r>
          </w:p>
        </w:tc>
        <w:tc>
          <w:tcPr>
            <w:tcW w:w="3510" w:type="dxa"/>
            <w:shd w:val="clear" w:color="auto" w:fill="auto"/>
          </w:tcPr>
          <w:p w14:paraId="7BC2311F" w14:textId="77777777" w:rsidR="00602A42" w:rsidRDefault="00602A42" w:rsidP="00C72BAD">
            <w:r>
              <w:t>tangential stiffness multiplier (5)</w:t>
            </w:r>
          </w:p>
        </w:tc>
        <w:tc>
          <w:tcPr>
            <w:tcW w:w="810" w:type="dxa"/>
            <w:shd w:val="clear" w:color="auto" w:fill="auto"/>
          </w:tcPr>
          <w:p w14:paraId="63E37289" w14:textId="77777777" w:rsidR="00602A42" w:rsidRDefault="00602A42" w:rsidP="00C72BAD">
            <w:pPr>
              <w:jc w:val="center"/>
            </w:pPr>
            <w:r>
              <w:t>●</w:t>
            </w:r>
          </w:p>
        </w:tc>
        <w:tc>
          <w:tcPr>
            <w:tcW w:w="630" w:type="dxa"/>
            <w:shd w:val="clear" w:color="auto" w:fill="auto"/>
          </w:tcPr>
          <w:p w14:paraId="27ADF0C6" w14:textId="77777777" w:rsidR="00602A42" w:rsidRDefault="00602A42" w:rsidP="00C72BAD"/>
        </w:tc>
        <w:tc>
          <w:tcPr>
            <w:tcW w:w="720" w:type="dxa"/>
          </w:tcPr>
          <w:p w14:paraId="56FAB132" w14:textId="77777777" w:rsidR="00602A42" w:rsidRDefault="00602A42" w:rsidP="00C72BAD"/>
        </w:tc>
        <w:tc>
          <w:tcPr>
            <w:tcW w:w="720" w:type="dxa"/>
            <w:shd w:val="clear" w:color="auto" w:fill="auto"/>
          </w:tcPr>
          <w:p w14:paraId="6A6CC020" w14:textId="77777777" w:rsidR="00602A42" w:rsidRDefault="00602A42" w:rsidP="00C72BAD"/>
        </w:tc>
        <w:tc>
          <w:tcPr>
            <w:tcW w:w="1080" w:type="dxa"/>
            <w:shd w:val="clear" w:color="auto" w:fill="auto"/>
          </w:tcPr>
          <w:p w14:paraId="69137A38" w14:textId="77777777" w:rsidR="00602A42" w:rsidRDefault="00602A42" w:rsidP="00C72BAD">
            <w:r>
              <w:t>1.0</w:t>
            </w:r>
          </w:p>
        </w:tc>
      </w:tr>
      <w:tr w:rsidR="00602A42" w14:paraId="382D3EAB" w14:textId="77777777" w:rsidTr="00C72BAD">
        <w:tc>
          <w:tcPr>
            <w:tcW w:w="1998" w:type="dxa"/>
            <w:shd w:val="clear" w:color="auto" w:fill="auto"/>
          </w:tcPr>
          <w:p w14:paraId="00F1A606" w14:textId="77777777" w:rsidR="00602A42" w:rsidRDefault="00602A42" w:rsidP="00C72BAD">
            <w:pPr>
              <w:pStyle w:val="code"/>
            </w:pPr>
            <w:r>
              <w:t>seg_up</w:t>
            </w:r>
          </w:p>
        </w:tc>
        <w:tc>
          <w:tcPr>
            <w:tcW w:w="3510" w:type="dxa"/>
            <w:shd w:val="clear" w:color="auto" w:fill="auto"/>
          </w:tcPr>
          <w:p w14:paraId="517AF717" w14:textId="77777777" w:rsidR="00602A42" w:rsidRDefault="00602A42" w:rsidP="00C72BAD">
            <w:r>
              <w:t>maximum number of segment updates (6)</w:t>
            </w:r>
          </w:p>
        </w:tc>
        <w:tc>
          <w:tcPr>
            <w:tcW w:w="810" w:type="dxa"/>
            <w:shd w:val="clear" w:color="auto" w:fill="auto"/>
          </w:tcPr>
          <w:p w14:paraId="75660F0F" w14:textId="77777777" w:rsidR="00602A42" w:rsidRDefault="00602A42" w:rsidP="00C72BAD">
            <w:pPr>
              <w:jc w:val="center"/>
            </w:pPr>
            <w:r>
              <w:t>●</w:t>
            </w:r>
          </w:p>
        </w:tc>
        <w:tc>
          <w:tcPr>
            <w:tcW w:w="630" w:type="dxa"/>
            <w:shd w:val="clear" w:color="auto" w:fill="auto"/>
          </w:tcPr>
          <w:p w14:paraId="675CB8B8" w14:textId="77777777" w:rsidR="00602A42" w:rsidRDefault="00602A42" w:rsidP="00C72BAD"/>
        </w:tc>
        <w:tc>
          <w:tcPr>
            <w:tcW w:w="720" w:type="dxa"/>
          </w:tcPr>
          <w:p w14:paraId="6B2757DD" w14:textId="77777777" w:rsidR="00602A42" w:rsidRDefault="00602A42" w:rsidP="00C72BAD">
            <w:r>
              <w:t>●</w:t>
            </w:r>
          </w:p>
        </w:tc>
        <w:tc>
          <w:tcPr>
            <w:tcW w:w="720" w:type="dxa"/>
            <w:shd w:val="clear" w:color="auto" w:fill="auto"/>
          </w:tcPr>
          <w:p w14:paraId="5F629E23" w14:textId="77777777" w:rsidR="00602A42" w:rsidRDefault="00602A42" w:rsidP="00C72BAD"/>
        </w:tc>
        <w:tc>
          <w:tcPr>
            <w:tcW w:w="1080" w:type="dxa"/>
            <w:shd w:val="clear" w:color="auto" w:fill="auto"/>
          </w:tcPr>
          <w:p w14:paraId="6559916F" w14:textId="77777777" w:rsidR="00602A42" w:rsidRDefault="00602A42" w:rsidP="00C72BAD">
            <w:r>
              <w:t>0 (off)</w:t>
            </w:r>
          </w:p>
        </w:tc>
      </w:tr>
      <w:tr w:rsidR="00602A42" w14:paraId="198D8F30" w14:textId="77777777" w:rsidTr="00C72BAD">
        <w:tc>
          <w:tcPr>
            <w:tcW w:w="1998" w:type="dxa"/>
            <w:shd w:val="clear" w:color="auto" w:fill="auto"/>
          </w:tcPr>
          <w:p w14:paraId="3AC9FCD0" w14:textId="77777777" w:rsidR="00602A42" w:rsidRDefault="00602A42" w:rsidP="00C72BAD">
            <w:pPr>
              <w:pStyle w:val="code"/>
            </w:pPr>
            <w:r>
              <w:t>symmetric_stiffness</w:t>
            </w:r>
          </w:p>
        </w:tc>
        <w:tc>
          <w:tcPr>
            <w:tcW w:w="3510" w:type="dxa"/>
            <w:shd w:val="clear" w:color="auto" w:fill="auto"/>
          </w:tcPr>
          <w:p w14:paraId="71F49778" w14:textId="77777777" w:rsidR="00602A42" w:rsidRDefault="00602A42" w:rsidP="00C72BAD">
            <w:r>
              <w:t>symmetric stiffness matrix flag (7)</w:t>
            </w:r>
          </w:p>
        </w:tc>
        <w:tc>
          <w:tcPr>
            <w:tcW w:w="810" w:type="dxa"/>
            <w:shd w:val="clear" w:color="auto" w:fill="auto"/>
          </w:tcPr>
          <w:p w14:paraId="4F63C39D" w14:textId="77777777" w:rsidR="00602A42" w:rsidRDefault="00602A42" w:rsidP="00C72BAD">
            <w:pPr>
              <w:jc w:val="center"/>
            </w:pPr>
          </w:p>
        </w:tc>
        <w:tc>
          <w:tcPr>
            <w:tcW w:w="630" w:type="dxa"/>
            <w:shd w:val="clear" w:color="auto" w:fill="auto"/>
          </w:tcPr>
          <w:p w14:paraId="415442F7" w14:textId="77777777" w:rsidR="00602A42" w:rsidRDefault="00602A42" w:rsidP="00C72BAD"/>
        </w:tc>
        <w:tc>
          <w:tcPr>
            <w:tcW w:w="720" w:type="dxa"/>
          </w:tcPr>
          <w:p w14:paraId="5899CAE8" w14:textId="77777777" w:rsidR="00602A42" w:rsidRDefault="00602A42" w:rsidP="00C72BAD">
            <w:r>
              <w:t>●</w:t>
            </w:r>
          </w:p>
        </w:tc>
        <w:tc>
          <w:tcPr>
            <w:tcW w:w="720" w:type="dxa"/>
            <w:shd w:val="clear" w:color="auto" w:fill="auto"/>
          </w:tcPr>
          <w:p w14:paraId="1F0A0392" w14:textId="77777777" w:rsidR="00602A42" w:rsidRDefault="00602A42" w:rsidP="00C72BAD">
            <w:r>
              <w:t>●</w:t>
            </w:r>
          </w:p>
        </w:tc>
        <w:tc>
          <w:tcPr>
            <w:tcW w:w="1080" w:type="dxa"/>
            <w:shd w:val="clear" w:color="auto" w:fill="auto"/>
          </w:tcPr>
          <w:p w14:paraId="5E37B0FC" w14:textId="77777777" w:rsidR="00602A42" w:rsidRDefault="00602A42" w:rsidP="00C72BAD">
            <w:r>
              <w:t>0</w:t>
            </w:r>
          </w:p>
        </w:tc>
      </w:tr>
      <w:tr w:rsidR="00602A42" w14:paraId="5C7FA2B4" w14:textId="77777777" w:rsidTr="00C72BAD">
        <w:tc>
          <w:tcPr>
            <w:tcW w:w="1998" w:type="dxa"/>
            <w:shd w:val="clear" w:color="auto" w:fill="auto"/>
          </w:tcPr>
          <w:p w14:paraId="66BADD88" w14:textId="77777777" w:rsidR="00602A42" w:rsidRDefault="00602A42" w:rsidP="00C72BAD">
            <w:pPr>
              <w:pStyle w:val="code"/>
            </w:pPr>
            <w:r>
              <w:t>search_tol</w:t>
            </w:r>
          </w:p>
        </w:tc>
        <w:tc>
          <w:tcPr>
            <w:tcW w:w="3510" w:type="dxa"/>
            <w:shd w:val="clear" w:color="auto" w:fill="auto"/>
          </w:tcPr>
          <w:p w14:paraId="29D193FB" w14:textId="77777777" w:rsidR="00602A42" w:rsidRDefault="00602A42" w:rsidP="00C72BAD">
            <w:r>
              <w:t>Projection search tolerance (8)</w:t>
            </w:r>
          </w:p>
        </w:tc>
        <w:tc>
          <w:tcPr>
            <w:tcW w:w="810" w:type="dxa"/>
            <w:shd w:val="clear" w:color="auto" w:fill="auto"/>
          </w:tcPr>
          <w:p w14:paraId="6826DB66" w14:textId="77777777" w:rsidR="00602A42" w:rsidRDefault="00602A42" w:rsidP="00C72BAD">
            <w:pPr>
              <w:jc w:val="center"/>
            </w:pPr>
            <w:r>
              <w:t>●</w:t>
            </w:r>
          </w:p>
        </w:tc>
        <w:tc>
          <w:tcPr>
            <w:tcW w:w="630" w:type="dxa"/>
            <w:shd w:val="clear" w:color="auto" w:fill="auto"/>
          </w:tcPr>
          <w:p w14:paraId="35BBC261" w14:textId="77777777" w:rsidR="00602A42" w:rsidRDefault="00602A42" w:rsidP="00C72BAD">
            <w:r>
              <w:t>●</w:t>
            </w:r>
          </w:p>
        </w:tc>
        <w:tc>
          <w:tcPr>
            <w:tcW w:w="720" w:type="dxa"/>
          </w:tcPr>
          <w:p w14:paraId="7F1CD368" w14:textId="77777777" w:rsidR="00602A42" w:rsidRDefault="00602A42" w:rsidP="00C72BAD">
            <w:r>
              <w:t>●</w:t>
            </w:r>
          </w:p>
        </w:tc>
        <w:tc>
          <w:tcPr>
            <w:tcW w:w="720" w:type="dxa"/>
            <w:shd w:val="clear" w:color="auto" w:fill="auto"/>
          </w:tcPr>
          <w:p w14:paraId="0FE74AA0" w14:textId="77777777" w:rsidR="00602A42" w:rsidRDefault="00602A42" w:rsidP="00C72BAD">
            <w:r>
              <w:t>●</w:t>
            </w:r>
          </w:p>
        </w:tc>
        <w:tc>
          <w:tcPr>
            <w:tcW w:w="1080" w:type="dxa"/>
            <w:shd w:val="clear" w:color="auto" w:fill="auto"/>
          </w:tcPr>
          <w:p w14:paraId="372689C2" w14:textId="77777777" w:rsidR="00602A42" w:rsidRDefault="00602A42" w:rsidP="00C72BAD">
            <w:r>
              <w:t>0.01</w:t>
            </w:r>
          </w:p>
        </w:tc>
      </w:tr>
      <w:tr w:rsidR="00602A42" w14:paraId="3D5B95CA" w14:textId="77777777" w:rsidTr="00C72BAD">
        <w:tc>
          <w:tcPr>
            <w:tcW w:w="1998" w:type="dxa"/>
            <w:shd w:val="clear" w:color="auto" w:fill="auto"/>
          </w:tcPr>
          <w:p w14:paraId="2791BB51" w14:textId="77777777" w:rsidR="00602A42" w:rsidRDefault="00602A42" w:rsidP="00C72BAD">
            <w:pPr>
              <w:pStyle w:val="code"/>
            </w:pPr>
            <w:r>
              <w:t>search_radius</w:t>
            </w:r>
          </w:p>
        </w:tc>
        <w:tc>
          <w:tcPr>
            <w:tcW w:w="3510" w:type="dxa"/>
            <w:shd w:val="clear" w:color="auto" w:fill="auto"/>
          </w:tcPr>
          <w:p w14:paraId="1CCBE9CB" w14:textId="77777777" w:rsidR="00602A42" w:rsidRDefault="00602A42" w:rsidP="00C72BAD">
            <w:r>
              <w:t>search radius (9)</w:t>
            </w:r>
          </w:p>
        </w:tc>
        <w:tc>
          <w:tcPr>
            <w:tcW w:w="810" w:type="dxa"/>
            <w:shd w:val="clear" w:color="auto" w:fill="auto"/>
          </w:tcPr>
          <w:p w14:paraId="55D4E2A4" w14:textId="77777777" w:rsidR="00602A42" w:rsidRDefault="00602A42" w:rsidP="00C72BAD">
            <w:pPr>
              <w:jc w:val="center"/>
            </w:pPr>
          </w:p>
        </w:tc>
        <w:tc>
          <w:tcPr>
            <w:tcW w:w="630" w:type="dxa"/>
            <w:shd w:val="clear" w:color="auto" w:fill="auto"/>
          </w:tcPr>
          <w:p w14:paraId="63079BDF" w14:textId="77777777" w:rsidR="00602A42" w:rsidRDefault="00602A42" w:rsidP="00C72BAD">
            <w:r>
              <w:t>●</w:t>
            </w:r>
          </w:p>
        </w:tc>
        <w:tc>
          <w:tcPr>
            <w:tcW w:w="720" w:type="dxa"/>
          </w:tcPr>
          <w:p w14:paraId="35F3A23D" w14:textId="77777777" w:rsidR="00602A42" w:rsidRDefault="00602A42" w:rsidP="00C72BAD">
            <w:r>
              <w:t>●</w:t>
            </w:r>
          </w:p>
        </w:tc>
        <w:tc>
          <w:tcPr>
            <w:tcW w:w="720" w:type="dxa"/>
            <w:shd w:val="clear" w:color="auto" w:fill="auto"/>
          </w:tcPr>
          <w:p w14:paraId="5EA3CB09" w14:textId="77777777" w:rsidR="00602A42" w:rsidRDefault="00602A42" w:rsidP="00C72BAD">
            <w:r>
              <w:t>●</w:t>
            </w:r>
          </w:p>
        </w:tc>
        <w:tc>
          <w:tcPr>
            <w:tcW w:w="1080" w:type="dxa"/>
            <w:shd w:val="clear" w:color="auto" w:fill="auto"/>
          </w:tcPr>
          <w:p w14:paraId="4CB1000B" w14:textId="77777777" w:rsidR="00602A42" w:rsidRDefault="00602A42" w:rsidP="00C72BAD">
            <w:r>
              <w:t>1.0</w:t>
            </w:r>
          </w:p>
        </w:tc>
      </w:tr>
      <w:tr w:rsidR="00602A42" w14:paraId="06F84297" w14:textId="77777777" w:rsidTr="00C72BAD">
        <w:tc>
          <w:tcPr>
            <w:tcW w:w="1998" w:type="dxa"/>
            <w:shd w:val="clear" w:color="auto" w:fill="auto"/>
          </w:tcPr>
          <w:p w14:paraId="7D8E4085" w14:textId="77777777" w:rsidR="00602A42" w:rsidRDefault="00602A42" w:rsidP="00C72BAD">
            <w:pPr>
              <w:pStyle w:val="code"/>
            </w:pPr>
            <w:r>
              <w:t>tension</w:t>
            </w:r>
          </w:p>
        </w:tc>
        <w:tc>
          <w:tcPr>
            <w:tcW w:w="3510" w:type="dxa"/>
            <w:shd w:val="clear" w:color="auto" w:fill="auto"/>
          </w:tcPr>
          <w:p w14:paraId="554E1BDC" w14:textId="77777777" w:rsidR="00602A42" w:rsidRDefault="00602A42" w:rsidP="00C72BAD">
            <w:r>
              <w:t>tension flag (10)</w:t>
            </w:r>
          </w:p>
        </w:tc>
        <w:tc>
          <w:tcPr>
            <w:tcW w:w="810" w:type="dxa"/>
            <w:shd w:val="clear" w:color="auto" w:fill="auto"/>
          </w:tcPr>
          <w:p w14:paraId="308FB657" w14:textId="77777777" w:rsidR="00602A42" w:rsidRDefault="00602A42" w:rsidP="00C72BAD">
            <w:pPr>
              <w:jc w:val="center"/>
            </w:pPr>
          </w:p>
        </w:tc>
        <w:tc>
          <w:tcPr>
            <w:tcW w:w="630" w:type="dxa"/>
            <w:shd w:val="clear" w:color="auto" w:fill="auto"/>
          </w:tcPr>
          <w:p w14:paraId="14530545" w14:textId="77777777" w:rsidR="00602A42" w:rsidRDefault="00602A42" w:rsidP="00C72BAD"/>
        </w:tc>
        <w:tc>
          <w:tcPr>
            <w:tcW w:w="720" w:type="dxa"/>
          </w:tcPr>
          <w:p w14:paraId="4FFDDD7D" w14:textId="77777777" w:rsidR="00602A42" w:rsidRDefault="00602A42" w:rsidP="00C72BAD">
            <w:r>
              <w:t>●</w:t>
            </w:r>
          </w:p>
        </w:tc>
        <w:tc>
          <w:tcPr>
            <w:tcW w:w="720" w:type="dxa"/>
            <w:shd w:val="clear" w:color="auto" w:fill="auto"/>
          </w:tcPr>
          <w:p w14:paraId="5926F1CE" w14:textId="77777777" w:rsidR="00602A42" w:rsidRDefault="00602A42" w:rsidP="00C72BAD"/>
        </w:tc>
        <w:tc>
          <w:tcPr>
            <w:tcW w:w="1080" w:type="dxa"/>
            <w:shd w:val="clear" w:color="auto" w:fill="auto"/>
          </w:tcPr>
          <w:p w14:paraId="46174D2B" w14:textId="77777777" w:rsidR="00602A42" w:rsidRDefault="00602A42" w:rsidP="00C72BAD">
            <w:r>
              <w:t>0</w:t>
            </w:r>
          </w:p>
        </w:tc>
      </w:tr>
    </w:tbl>
    <w:p w14:paraId="7D1F57C5" w14:textId="77777777" w:rsidR="00602A42" w:rsidRDefault="00602A42" w:rsidP="00602A42"/>
    <w:p w14:paraId="36771442" w14:textId="77777777" w:rsidR="00602A42" w:rsidRDefault="00602A42" w:rsidP="00602A42">
      <w:r>
        <w:lastRenderedPageBreak/>
        <w:t xml:space="preserve">The slave and master surfaces, which define the contact interface, are entered by specifying the </w:t>
      </w:r>
      <w:r>
        <w:rPr>
          <w:i/>
        </w:rPr>
        <w:t>surface</w:t>
      </w:r>
      <w:r>
        <w:t xml:space="preserve"> element.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  For example, a list of facets composing the master surface of the sliding interface could be written as:</w:t>
      </w:r>
    </w:p>
    <w:p w14:paraId="1150ECD7" w14:textId="77777777" w:rsidR="00602A42" w:rsidRDefault="00602A42" w:rsidP="00602A42"/>
    <w:p w14:paraId="689AA4CF" w14:textId="77777777" w:rsidR="00602A42" w:rsidRDefault="00602A42" w:rsidP="00602A42"/>
    <w:p w14:paraId="0FB17597" w14:textId="77777777" w:rsidR="00602A42" w:rsidRDefault="00602A42" w:rsidP="00602A42">
      <w:pPr>
        <w:pStyle w:val="code"/>
      </w:pPr>
      <w:r>
        <w:t>&lt;surface type="master"&gt;</w:t>
      </w:r>
    </w:p>
    <w:p w14:paraId="25F8D3E9" w14:textId="77777777" w:rsidR="00602A42" w:rsidRPr="0097532C" w:rsidRDefault="00602A42" w:rsidP="00602A42">
      <w:pPr>
        <w:pStyle w:val="code"/>
      </w:pPr>
      <w:r w:rsidRPr="0097532C">
        <w:tab/>
        <w:t>&lt;quad4 id=</w:t>
      </w:r>
      <w:r>
        <w:t>"</w:t>
      </w:r>
      <w:r w:rsidRPr="0097532C">
        <w:t>n</w:t>
      </w:r>
      <w:r>
        <w:t>"</w:t>
      </w:r>
      <w:r w:rsidRPr="0097532C">
        <w:t>&gt;n1,n2,n3,n4&lt;/quad4&gt;</w:t>
      </w:r>
    </w:p>
    <w:p w14:paraId="55E65202" w14:textId="77777777" w:rsidR="00602A42" w:rsidRDefault="00602A42" w:rsidP="00602A42">
      <w:pPr>
        <w:pStyle w:val="code"/>
      </w:pPr>
      <w:r>
        <w:tab/>
        <w:t>...</w:t>
      </w:r>
    </w:p>
    <w:p w14:paraId="7FE4F1B0" w14:textId="77777777" w:rsidR="00602A42" w:rsidRDefault="00602A42" w:rsidP="00602A42">
      <w:pPr>
        <w:pStyle w:val="code"/>
      </w:pPr>
      <w:r>
        <w:t>&lt;/surface&gt;</w:t>
      </w:r>
    </w:p>
    <w:p w14:paraId="0D18DA69" w14:textId="77777777" w:rsidR="00602A42" w:rsidRDefault="00602A42" w:rsidP="00602A42">
      <w:pPr>
        <w:pStyle w:val="code"/>
      </w:pPr>
    </w:p>
    <w:p w14:paraId="0D7FB029" w14:textId="77879849" w:rsidR="00602A42" w:rsidRDefault="00602A42" w:rsidP="00602A42">
      <w:pPr>
        <w:rPr>
          <w:ins w:id="975" w:author="Steve Maas" w:date="2013-12-30T14:00:00Z"/>
        </w:rPr>
      </w:pPr>
      <w:del w:id="976" w:author="Steve Maas" w:date="2013-12-30T13:59:00Z">
        <w:r w:rsidDel="00BB02DD">
          <w:delText>Both quadrilateral surface elements (quad4) and triangular elements (tri3) can be used to define the master and/or slave surfaces</w:delText>
        </w:r>
      </w:del>
      <w:ins w:id="977" w:author="Steve Maas" w:date="2013-12-30T13:59:00Z">
        <w:r w:rsidR="00BB02DD">
          <w:t xml:space="preserve">The supported surface elements are </w:t>
        </w:r>
      </w:ins>
      <w:ins w:id="978" w:author="Steve Maas" w:date="2013-12-30T14:03:00Z">
        <w:r w:rsidR="00C44CEE">
          <w:t>described</w:t>
        </w:r>
      </w:ins>
      <w:ins w:id="979" w:author="Steve Maas" w:date="2013-12-30T13:59:00Z">
        <w:r w:rsidR="00BB02DD">
          <w:t xml:space="preserve"> in section </w:t>
        </w:r>
      </w:ins>
      <w:ins w:id="980" w:author="Steve Maas" w:date="2013-12-30T14:00:00Z">
        <w:r w:rsidR="00BB02DD">
          <w:fldChar w:fldCharType="begin"/>
        </w:r>
        <w:r w:rsidR="00BB02DD">
          <w:instrText xml:space="preserve"> REF _Ref376174920 \r \h </w:instrText>
        </w:r>
      </w:ins>
      <w:r w:rsidR="00BB02DD">
        <w:fldChar w:fldCharType="separate"/>
      </w:r>
      <w:ins w:id="981" w:author="Steve Maas" w:date="2014-01-02T13:04:00Z">
        <w:r w:rsidR="00873D59">
          <w:t xml:space="preserve">3.6.2.3. </w:t>
        </w:r>
      </w:ins>
      <w:ins w:id="982" w:author="Steve Maas" w:date="2013-12-30T14:00:00Z">
        <w:r w:rsidR="00BB02DD">
          <w:fldChar w:fldCharType="end"/>
        </w:r>
      </w:ins>
      <w:del w:id="983" w:author="Steve Maas" w:date="2013-12-30T14:00:00Z">
        <w:r w:rsidDel="00BB02DD">
          <w:delText>.</w:delText>
        </w:r>
      </w:del>
    </w:p>
    <w:p w14:paraId="1EC8BA4E" w14:textId="77777777" w:rsidR="00BB02DD" w:rsidRDefault="00BB02DD" w:rsidP="00602A42">
      <w:pPr>
        <w:rPr>
          <w:ins w:id="984" w:author="Steve Maas" w:date="2013-12-30T14:00:00Z"/>
        </w:rPr>
      </w:pPr>
    </w:p>
    <w:p w14:paraId="15A00806" w14:textId="5B6EB426" w:rsidR="00BB02DD" w:rsidRDefault="00BB02DD" w:rsidP="00602A42">
      <w:pPr>
        <w:rPr>
          <w:ins w:id="985" w:author="Steve Maas" w:date="2013-12-30T14:01:00Z"/>
        </w:rPr>
      </w:pPr>
      <w:ins w:id="986" w:author="Steve Maas" w:date="2013-12-30T14:00:00Z">
        <w:r>
          <w:t xml:space="preserve">If surfaces are defined in the input file using the </w:t>
        </w:r>
        <w:r w:rsidRPr="00BB02DD">
          <w:rPr>
            <w:i/>
            <w:rPrChange w:id="987" w:author="Steve Maas" w:date="2013-12-30T14:01:00Z">
              <w:rPr/>
            </w:rPrChange>
          </w:rPr>
          <w:t>Geometry/Surface</w:t>
        </w:r>
        <w:r>
          <w:t xml:space="preserve"> section, then the contact surface definition can be defined by referring to the surfaces defined in the </w:t>
        </w:r>
        <w:r w:rsidRPr="00BB02DD">
          <w:rPr>
            <w:i/>
            <w:rPrChange w:id="988" w:author="Steve Maas" w:date="2013-12-30T14:01:00Z">
              <w:rPr/>
            </w:rPrChange>
          </w:rPr>
          <w:t>Geometry/Surface</w:t>
        </w:r>
        <w:r>
          <w:t xml:space="preserve"> section and this can be done using the </w:t>
        </w:r>
      </w:ins>
      <w:ins w:id="989" w:author="Steve Maas" w:date="2013-12-30T14:01:00Z">
        <w:r>
          <w:rPr>
            <w:i/>
          </w:rPr>
          <w:t xml:space="preserve">set </w:t>
        </w:r>
        <w:r>
          <w:t>attribute.</w:t>
        </w:r>
      </w:ins>
      <w:ins w:id="990" w:author="Steve Maas" w:date="2013-12-30T14:02:00Z">
        <w:r w:rsidR="00C44CEE">
          <w:t xml:space="preserve"> For example:</w:t>
        </w:r>
      </w:ins>
    </w:p>
    <w:p w14:paraId="4CF88E71" w14:textId="77777777" w:rsidR="00BB02DD" w:rsidRDefault="00BB02DD" w:rsidP="00602A42">
      <w:pPr>
        <w:rPr>
          <w:ins w:id="991" w:author="Steve Maas" w:date="2013-12-30T14:02:00Z"/>
        </w:rPr>
      </w:pPr>
    </w:p>
    <w:p w14:paraId="40320ECD" w14:textId="5EAB2B4E" w:rsidR="00C44CEE" w:rsidRDefault="00C44CEE" w:rsidP="00C44CEE">
      <w:pPr>
        <w:pStyle w:val="code"/>
        <w:rPr>
          <w:ins w:id="992" w:author="Steve Maas" w:date="2013-12-30T14:02:00Z"/>
        </w:rPr>
      </w:pPr>
      <w:ins w:id="993" w:author="Steve Maas" w:date="2013-12-30T14:02:00Z">
        <w:r>
          <w:t>&lt;surface type="master" set="Surface01"/&gt;</w:t>
        </w:r>
      </w:ins>
    </w:p>
    <w:p w14:paraId="264856AE" w14:textId="77777777" w:rsidR="00C44CEE" w:rsidRDefault="00C44CEE" w:rsidP="00602A42">
      <w:pPr>
        <w:rPr>
          <w:ins w:id="994" w:author="Steve Maas" w:date="2013-12-30T14:01:00Z"/>
        </w:rPr>
      </w:pPr>
    </w:p>
    <w:p w14:paraId="4177B078" w14:textId="404BE351" w:rsidR="00BB02DD" w:rsidRPr="005F474E" w:rsidRDefault="00C44CEE" w:rsidP="00602A42">
      <w:pPr>
        <w:rPr>
          <w:ins w:id="995" w:author="Steve Maas" w:date="2013-12-30T14:01:00Z"/>
        </w:rPr>
      </w:pPr>
      <w:ins w:id="996" w:author="Steve Maas" w:date="2013-12-30T14:02:00Z">
        <w:r>
          <w:t xml:space="preserve">It is assumed here that the surface named </w:t>
        </w:r>
        <w:r>
          <w:rPr>
            <w:i/>
          </w:rPr>
          <w:t>Surface01</w:t>
        </w:r>
        <w:r>
          <w:t xml:space="preserve"> is defined in the </w:t>
        </w:r>
        <w:r>
          <w:rPr>
            <w:i/>
          </w:rPr>
          <w:t xml:space="preserve">Geometry/Surface </w:t>
        </w:r>
        <w:r>
          <w:t xml:space="preserve">section. See section </w:t>
        </w:r>
      </w:ins>
      <w:ins w:id="997" w:author="Steve Maas" w:date="2013-12-30T14:03:00Z">
        <w:r>
          <w:fldChar w:fldCharType="begin"/>
        </w:r>
        <w:r>
          <w:instrText xml:space="preserve"> REF _Ref376175517 \r \h </w:instrText>
        </w:r>
      </w:ins>
      <w:r>
        <w:fldChar w:fldCharType="separate"/>
      </w:r>
      <w:ins w:id="998" w:author="Steve Maas" w:date="2014-01-02T13:04:00Z">
        <w:r w:rsidR="00873D59">
          <w:t>3.6.4</w:t>
        </w:r>
      </w:ins>
      <w:ins w:id="999" w:author="Steve Maas" w:date="2013-12-30T14:03:00Z">
        <w:r>
          <w:fldChar w:fldCharType="end"/>
        </w:r>
        <w:r>
          <w:t xml:space="preserve"> </w:t>
        </w:r>
      </w:ins>
      <w:ins w:id="1000" w:author="Steve Maas" w:date="2013-12-30T14:02:00Z">
        <w:r>
          <w:t>for more information on how to define surfaces.</w:t>
        </w:r>
      </w:ins>
    </w:p>
    <w:p w14:paraId="767D56CB" w14:textId="77777777" w:rsidR="00BB02DD" w:rsidRPr="002D1B6A" w:rsidRDefault="00BB02DD" w:rsidP="00602A42"/>
    <w:p w14:paraId="7695C957" w14:textId="77777777" w:rsidR="00602A42" w:rsidRDefault="00602A42" w:rsidP="00602A42"/>
    <w:p w14:paraId="6B5A1480" w14:textId="77777777" w:rsidR="00602A42" w:rsidRPr="00EF3E40" w:rsidRDefault="00602A42" w:rsidP="00602A42">
      <w:pPr>
        <w:rPr>
          <w:i/>
        </w:rPr>
      </w:pPr>
      <w:r>
        <w:rPr>
          <w:i/>
        </w:rPr>
        <w:t>Comments:</w:t>
      </w:r>
    </w:p>
    <w:p w14:paraId="79D1631D" w14:textId="77777777" w:rsidR="00602A42" w:rsidRDefault="00602A42" w:rsidP="00602A42">
      <w:pPr>
        <w:numPr>
          <w:ilvl w:val="0"/>
          <w:numId w:val="19"/>
        </w:numPr>
      </w:pPr>
      <w:r>
        <w:t xml:space="preserve">If the augmented Lagrangian flag is turned off (see comment 4), the penalty method is used to enforce the contact constraint. In this method, the contact traction is determined by the gap (i.e. penetration distance) multiplied by the user-defined </w:t>
      </w:r>
      <w:r w:rsidRPr="00BB7D2E">
        <w:rPr>
          <w:i/>
        </w:rPr>
        <w:t>penalty</w:t>
      </w:r>
      <w:r>
        <w:t xml:space="preserve"> factor. In the augmented Lagrangian method, the </w:t>
      </w:r>
      <w:r w:rsidRPr="00BB7D2E">
        <w:rPr>
          <w:i/>
        </w:rPr>
        <w:t>penalty</w:t>
      </w:r>
      <w:r>
        <w:t xml:space="preserve"> parameter is also used but has a slightly different meaning. In this case, it scales the lagrange multiplier increment. Due to the different meanings, the user might have to adjust the penalty factor when switching between penalty method and augmented Lagrangian method. In general the penalty method requires a larger penalty factor to reach the same gap than the augmented Lagrangian method. See comment 4 for more information on when to use which method.</w:t>
      </w:r>
    </w:p>
    <w:p w14:paraId="70D45009" w14:textId="77777777" w:rsidR="00602A42" w:rsidRDefault="00602A42" w:rsidP="00602A42"/>
    <w:p w14:paraId="1C0F56E4" w14:textId="77777777" w:rsidR="00602A42" w:rsidRDefault="00602A42" w:rsidP="00602A42">
      <w:pPr>
        <w:numPr>
          <w:ilvl w:val="0"/>
          <w:numId w:val="19"/>
        </w:numPr>
      </w:pPr>
      <w:r>
        <w:t xml:space="preserve">Choosing a good initial penalty parameter can often be a difficult task, since this parameter depends on material properties as well as on mesh dimensions. For this reason, an algorithm has been implemented in FEBio that attempts to calculate a good initial value for the penalty factor </w:t>
      </w:r>
      <w:r w:rsidRPr="00AF2221">
        <w:rPr>
          <w:position w:val="-12"/>
        </w:rPr>
        <w:object w:dxaOrig="240" w:dyaOrig="360" w14:anchorId="1027F628">
          <v:shape id="_x0000_i1066" type="#_x0000_t75" style="width:12pt;height:18pt" o:ole="">
            <v:imagedata r:id="rId113" o:title=""/>
          </v:shape>
          <o:OLEObject Type="Embed" ProgID="Equation.DSMT4" ShapeID="_x0000_i1066" DrawAspect="Content" ObjectID="_1459242149" r:id="rId114"/>
        </w:object>
      </w:r>
      <w:r>
        <w:t xml:space="preserve">for a particular node/integration piont </w:t>
      </w:r>
      <w:r w:rsidRPr="003E7A5D">
        <w:rPr>
          <w:i/>
        </w:rPr>
        <w:t>i</w:t>
      </w:r>
      <w:r>
        <w:t xml:space="preserve"> on the contact interface:</w:t>
      </w:r>
    </w:p>
    <w:p w14:paraId="138538C8" w14:textId="77777777" w:rsidR="00602A42" w:rsidRDefault="00602A42" w:rsidP="00602A42">
      <w:pPr>
        <w:pStyle w:val="MTDisplayEquation"/>
      </w:pPr>
      <w:r>
        <w:tab/>
      </w:r>
      <w:r w:rsidRPr="00AF2221">
        <w:rPr>
          <w:position w:val="-24"/>
        </w:rPr>
        <w:object w:dxaOrig="820" w:dyaOrig="620" w14:anchorId="681B2429">
          <v:shape id="_x0000_i1067" type="#_x0000_t75" style="width:40.5pt;height:31.5pt" o:ole="">
            <v:imagedata r:id="rId115" o:title=""/>
          </v:shape>
          <o:OLEObject Type="Embed" ProgID="Equation.DSMT4" ShapeID="_x0000_i1067" DrawAspect="Content" ObjectID="_1459242150" r:id="rId116"/>
        </w:object>
      </w:r>
      <w:r>
        <w:t>.</w:t>
      </w:r>
    </w:p>
    <w:p w14:paraId="78DFFCDC" w14:textId="77777777" w:rsidR="00602A42" w:rsidRPr="00987BF5" w:rsidRDefault="00602A42" w:rsidP="00602A42">
      <w:pPr>
        <w:ind w:left="720"/>
      </w:pPr>
      <w:r>
        <w:t xml:space="preserve">Here, </w:t>
      </w:r>
      <w:r>
        <w:rPr>
          <w:i/>
        </w:rPr>
        <w:t xml:space="preserve">A </w:t>
      </w:r>
      <w:r>
        <w:t xml:space="preserve">is the area of the element the integration point belongs to, </w:t>
      </w:r>
      <w:r>
        <w:rPr>
          <w:i/>
        </w:rPr>
        <w:t>V</w:t>
      </w:r>
      <w:r>
        <w:t xml:space="preserve"> is the element volume and </w:t>
      </w:r>
      <w:r>
        <w:rPr>
          <w:i/>
        </w:rPr>
        <w:t>E</w:t>
      </w:r>
      <w:r>
        <w:t xml:space="preserve"> is a measure of the elasticity modulus, which is calculated from the elasticity tensor of the element. Although the meaning of </w:t>
      </w:r>
      <w:r>
        <w:rPr>
          <w:i/>
        </w:rPr>
        <w:t xml:space="preserve">E </w:t>
      </w:r>
      <w:r>
        <w:t xml:space="preserve">depends on the precise material formulation, in general one can regard it as a measure of the small strain Young’s modulus of the material. </w:t>
      </w:r>
    </w:p>
    <w:p w14:paraId="43F48A91" w14:textId="77777777" w:rsidR="00602A42" w:rsidRPr="00987BF5" w:rsidRDefault="00602A42" w:rsidP="00602A42">
      <w:pPr>
        <w:ind w:left="720"/>
      </w:pPr>
    </w:p>
    <w:p w14:paraId="1774C641" w14:textId="77777777" w:rsidR="00602A42" w:rsidRDefault="00602A42" w:rsidP="00602A42">
      <w:pPr>
        <w:ind w:firstLine="720"/>
      </w:pPr>
      <w:r>
        <w:t xml:space="preserve">To use this feature, add the following element </w:t>
      </w:r>
      <w:r w:rsidRPr="00B33323">
        <w:t>to</w:t>
      </w:r>
      <w:r>
        <w:t xml:space="preserve"> the contact section:</w:t>
      </w:r>
    </w:p>
    <w:p w14:paraId="75E65C77" w14:textId="77777777" w:rsidR="00602A42" w:rsidRDefault="00602A42" w:rsidP="00602A42">
      <w:pPr>
        <w:ind w:left="720"/>
      </w:pPr>
    </w:p>
    <w:p w14:paraId="21762B8E" w14:textId="77777777" w:rsidR="00602A42" w:rsidRDefault="00602A42" w:rsidP="00602A42">
      <w:pPr>
        <w:pStyle w:val="code"/>
        <w:ind w:firstLine="720"/>
      </w:pPr>
      <w:r>
        <w:t>&lt;auto_penalty&gt;1&lt;/auto_penalty&gt;</w:t>
      </w:r>
    </w:p>
    <w:p w14:paraId="4D71B6D5" w14:textId="77777777" w:rsidR="00602A42" w:rsidRDefault="00602A42" w:rsidP="00602A42">
      <w:pPr>
        <w:pStyle w:val="code"/>
      </w:pPr>
    </w:p>
    <w:p w14:paraId="1E7FF7D3" w14:textId="77777777" w:rsidR="00602A42" w:rsidRDefault="00602A42" w:rsidP="00602A42">
      <w:pPr>
        <w:ind w:left="720"/>
      </w:pPr>
      <w:r>
        <w:t xml:space="preserve">When the auto-penalty flag is on, the value of the </w:t>
      </w:r>
      <w:r>
        <w:rPr>
          <w:i/>
        </w:rPr>
        <w:t xml:space="preserve">penalty </w:t>
      </w:r>
      <w:r>
        <w:t>parameter serves as a scale factor for the automatically-calculated penalty factor.</w:t>
      </w:r>
    </w:p>
    <w:p w14:paraId="2E532974" w14:textId="77777777" w:rsidR="00602A42" w:rsidRDefault="00602A42" w:rsidP="00602A42">
      <w:pPr>
        <w:ind w:left="720"/>
      </w:pPr>
    </w:p>
    <w:p w14:paraId="476A0BC6" w14:textId="77777777" w:rsidR="00602A42" w:rsidRDefault="00602A42" w:rsidP="00602A42">
      <w:pPr>
        <w:numPr>
          <w:ilvl w:val="0"/>
          <w:numId w:val="19"/>
        </w:numPr>
      </w:pPr>
      <w:r>
        <w:t xml:space="preserve">Each sliding interface consists of a master surface and a slave surface. The slave surface is the surface over which the contact equations are integrated and on which the contact tractions are calculated. The master surface is used to measure the gap function and to define the necessary kinematic quantities such as surface normals and tangents. This approach is usually referred to as the </w:t>
      </w:r>
      <w:r>
        <w:rPr>
          <w:i/>
        </w:rPr>
        <w:t xml:space="preserve">single-pass </w:t>
      </w:r>
      <w:r>
        <w:t xml:space="preserve">method. When using the single-pass algorithm, the results can be influenced by the choice of slave and master surfaces. It is best to use the most tessellated surface as the slave and the coarsest as the master surface. To resolve the bias issue, one can also use a </w:t>
      </w:r>
      <w:r w:rsidRPr="0093618F">
        <w:rPr>
          <w:i/>
        </w:rPr>
        <w:t>two-pass</w:t>
      </w:r>
      <w:r>
        <w:t xml:space="preserve"> algorithm for enforcement of the contact constraint. In this case, a single pass is performed first, after which the slave and master surfaces are swapped and another pass is performed. When using the two-pass method, the definition of master and slave surfaces is arbitrary. In most problems, the single pass is sufficient to enforce contact; with a judicious choice of slave-master pair and contact parameters, good results can be obtained. If however, the single pass does not give good answers, for example, when due to the geometry’s curvature the gap cannot be small enough with a single pass, the two-pass method can be used, although at the expense of more calculations. </w:t>
      </w:r>
    </w:p>
    <w:p w14:paraId="4A529374" w14:textId="77777777" w:rsidR="00602A42" w:rsidRDefault="00602A42" w:rsidP="00602A42"/>
    <w:p w14:paraId="5CEFB1E4" w14:textId="77777777" w:rsidR="00602A42" w:rsidRDefault="00602A42" w:rsidP="00602A42">
      <w:pPr>
        <w:ind w:left="720"/>
      </w:pPr>
      <w:r>
        <w:t>If one of the contacting surfaces is rigid, a slightly different approach is recommended. In this case, it is best to pick the rigid surface as the master surface and to use a single pass algorithm. The reason is that the nodal degrees of freedom on the rigid surface are condensed to the rigid degrees of freedom and if the rigid surface is the slave surface, the reaction forces may not propagate correctly to the master surface. This is especially true if the rigid degrees of freedom are fixed.</w:t>
      </w:r>
      <w:r>
        <w:rPr>
          <w:rStyle w:val="FootnoteReference"/>
        </w:rPr>
        <w:footnoteReference w:id="4"/>
      </w:r>
    </w:p>
    <w:p w14:paraId="72884F1E" w14:textId="77777777" w:rsidR="00602A42" w:rsidRDefault="00602A42" w:rsidP="00602A42"/>
    <w:p w14:paraId="72502330" w14:textId="77777777" w:rsidR="00602A42" w:rsidRDefault="00602A42" w:rsidP="00602A42">
      <w:pPr>
        <w:numPr>
          <w:ilvl w:val="0"/>
          <w:numId w:val="19"/>
        </w:numPr>
      </w:pPr>
      <w:r>
        <w:t xml:space="preserve">In the presence of a sliding interface (and other contact interfaces), FEBio needs to calculate the contact tractions that prevent the two participating surfaces from penetrating. In general these tractions can be found using the method of Lagrange multipliers. However, the direct calculation of these multipliers has several computational disadvantages and therefore FEBio approximates the multipliers using one of two alternative methods: the penalty method and the augmented Lagrangian method. In the former method, the multipliers are approximated by the gap (i.e. penetration distance) scaled by a suitably chosen penalty factor. In many cases, this method is sufficient to get good results. Since the correctness of a contact solution is directly determined by the amount of penetration at the converged state, the user has direct control over the quality of the solution.  By increasing the penalty factor, the penetration is reduced. However, in some cases, especially in large compression problems, the penalty factor required to achieve an acceptable amount of penetration has to be so large that it causes numerical </w:t>
      </w:r>
      <w:r>
        <w:lastRenderedPageBreak/>
        <w:t xml:space="preserve">instabilities in the non-linear solution algorithm due to ill-conditioning of the stiffness matrix. In these cases, the augmented Lagrangian method might be a better choice. In this method, the multipliers are determined iteratively where, in each iteration, the multiplier’s increments are determined with a penalty-like method. The advantage of this method is twofold: due to the iterative nature, the method will work with a smaller penalty factor, and in the limit, the exact lagrange multipliers can be recovered. </w:t>
      </w:r>
    </w:p>
    <w:p w14:paraId="0762DADB" w14:textId="77777777" w:rsidR="00602A42" w:rsidRDefault="00602A42" w:rsidP="00602A42"/>
    <w:p w14:paraId="7672C51E" w14:textId="77777777" w:rsidR="00602A42" w:rsidRDefault="00602A42" w:rsidP="00602A42">
      <w:pPr>
        <w:ind w:left="720"/>
      </w:pPr>
      <w:r>
        <w:t>To turn on the augmented Lagrangian method, simply add the following line to the contact section:</w:t>
      </w:r>
    </w:p>
    <w:p w14:paraId="2C010DA1" w14:textId="77777777" w:rsidR="00602A42" w:rsidRDefault="00602A42" w:rsidP="00602A42">
      <w:pPr>
        <w:pStyle w:val="code"/>
        <w:ind w:left="720"/>
      </w:pPr>
    </w:p>
    <w:p w14:paraId="3F74AB89" w14:textId="77777777" w:rsidR="00602A42" w:rsidRDefault="00602A42" w:rsidP="00602A42">
      <w:pPr>
        <w:pStyle w:val="code"/>
        <w:ind w:left="720"/>
      </w:pPr>
      <w:r>
        <w:t>&lt;laugon&gt;1&lt;/laugon&gt;</w:t>
      </w:r>
    </w:p>
    <w:p w14:paraId="79E57CA2" w14:textId="77777777" w:rsidR="00602A42" w:rsidRDefault="00602A42" w:rsidP="00602A42">
      <w:pPr>
        <w:pStyle w:val="NormalJustified"/>
      </w:pPr>
    </w:p>
    <w:p w14:paraId="73EB5932" w14:textId="77777777" w:rsidR="00602A42" w:rsidRDefault="00602A42" w:rsidP="00602A42">
      <w:pPr>
        <w:pStyle w:val="NormalJustified"/>
      </w:pPr>
      <w:r>
        <w:t>To turn off the augmented Lagrangian method, either set the value to 0 or remove the parameter altogether. The convergence tolerance is set as follows:</w:t>
      </w:r>
    </w:p>
    <w:p w14:paraId="26C9C73B" w14:textId="77777777" w:rsidR="00602A42" w:rsidRDefault="00602A42" w:rsidP="00602A42">
      <w:pPr>
        <w:pStyle w:val="NormalJustified"/>
      </w:pPr>
    </w:p>
    <w:p w14:paraId="25ECE3D9" w14:textId="77777777" w:rsidR="00602A42" w:rsidRDefault="00602A42" w:rsidP="00602A42">
      <w:pPr>
        <w:pStyle w:val="code"/>
        <w:ind w:left="720"/>
      </w:pPr>
      <w:r>
        <w:t>&lt;tolerance&gt;0.01&lt;/tolerance&gt;</w:t>
      </w:r>
    </w:p>
    <w:p w14:paraId="0BEDC544" w14:textId="77777777" w:rsidR="00602A42" w:rsidRDefault="00602A42" w:rsidP="00602A42">
      <w:pPr>
        <w:pStyle w:val="NormalJustified"/>
      </w:pPr>
    </w:p>
    <w:p w14:paraId="3BB5757B" w14:textId="77777777" w:rsidR="00602A42" w:rsidRDefault="00602A42" w:rsidP="00602A42">
      <w:pPr>
        <w:pStyle w:val="NormalJustified"/>
      </w:pPr>
      <w:r>
        <w:t>With this parameter set, the augmented Lagrangian method will iterate until the relative increment in the multipliers is less than the tolerance.  For instance, setting the tolerance parameter to 0.01 implies that the augmented Lagrangian method will converge when there is less than a 1% change in the L2 norm of the augmented Lagrangian multiplier vector between successive augmentations.  Alternatively, the user can also specify a tolerance for the gap value. In this case, the iterations will terminate when the gap norm, which is defined as the averaged L2 norm, (</w:t>
      </w:r>
      <w:r w:rsidRPr="00AF2221">
        <w:rPr>
          <w:position w:val="-16"/>
        </w:rPr>
        <w:object w:dxaOrig="1640" w:dyaOrig="480" w14:anchorId="74472B9B">
          <v:shape id="_x0000_i1068" type="#_x0000_t75" style="width:82pt;height:24pt" o:ole="">
            <v:imagedata r:id="rId117" o:title=""/>
          </v:shape>
          <o:OLEObject Type="Embed" ProgID="Equation.DSMT4" ShapeID="_x0000_i1068" DrawAspect="Content" ObjectID="_1459242151" r:id="rId118"/>
        </w:object>
      </w:r>
      <w:r>
        <w:t xml:space="preserve">, </w:t>
      </w:r>
      <w:r w:rsidRPr="00AF2221">
        <w:rPr>
          <w:position w:val="-4"/>
        </w:rPr>
        <w:object w:dxaOrig="420" w:dyaOrig="200" w14:anchorId="6960DD08">
          <v:shape id="_x0000_i1069" type="#_x0000_t75" style="width:21.5pt;height:10pt" o:ole="">
            <v:imagedata r:id="rId119" o:title=""/>
          </v:shape>
          <o:OLEObject Type="Embed" ProgID="Equation.DSMT4" ShapeID="_x0000_i1069" DrawAspect="Content" ObjectID="_1459242152" r:id="rId120"/>
        </w:object>
      </w:r>
      <w:r>
        <w:t>the Macauley Bracket) is less than the user-specified value:</w:t>
      </w:r>
    </w:p>
    <w:p w14:paraId="3B68B6DE" w14:textId="77777777" w:rsidR="00602A42" w:rsidRDefault="00602A42" w:rsidP="00602A42">
      <w:pPr>
        <w:pStyle w:val="NormalJustified"/>
      </w:pPr>
    </w:p>
    <w:p w14:paraId="3B3C2B8E" w14:textId="77777777" w:rsidR="00602A42" w:rsidRDefault="00602A42" w:rsidP="00602A42">
      <w:pPr>
        <w:pStyle w:val="code"/>
        <w:ind w:left="720"/>
      </w:pPr>
      <w:r>
        <w:t>&lt;gaptol&gt;0.001&lt;/gaptol&gt;</w:t>
      </w:r>
    </w:p>
    <w:p w14:paraId="0E5FB650" w14:textId="77777777" w:rsidR="00602A42" w:rsidRDefault="00602A42" w:rsidP="00602A42">
      <w:pPr>
        <w:pStyle w:val="NormalJustified"/>
      </w:pPr>
    </w:p>
    <w:p w14:paraId="08E1D8BB" w14:textId="77777777" w:rsidR="00602A42" w:rsidRDefault="00602A42" w:rsidP="00602A42">
      <w:pPr>
        <w:pStyle w:val="NormalJustified"/>
      </w:pPr>
      <w:r>
        <w:t xml:space="preserve">However, one must be careful when specifying a gap tolerance. First note that the gap tolerance is an absolute value (unlike the </w:t>
      </w:r>
      <w:r>
        <w:rPr>
          <w:i/>
        </w:rPr>
        <w:t xml:space="preserve">tolerance </w:t>
      </w:r>
      <w:r>
        <w:t>which is a relative value), so this parameter depends on the dimensions of the model. Also, there are cases when a gap tolerance simply cannot be reached due to the geometry of the model in which case the augmentations may never converge.</w:t>
      </w:r>
    </w:p>
    <w:p w14:paraId="5B444437" w14:textId="77777777" w:rsidR="00602A42" w:rsidRDefault="00602A42" w:rsidP="00602A42">
      <w:pPr>
        <w:pStyle w:val="NormalJustified"/>
      </w:pPr>
    </w:p>
    <w:p w14:paraId="64F9DA5B" w14:textId="77777777" w:rsidR="00602A42" w:rsidRDefault="00602A42" w:rsidP="00602A42">
      <w:pPr>
        <w:pStyle w:val="NormalJustified"/>
      </w:pPr>
      <w:r>
        <w:t xml:space="preserve">Note that both convergence parameters may be defined at once. In that case, FEBio will try to satisfy both convergence criteria. On the other hand, setting a value of zero will turn off the convergence criteria. For example, the default value for </w:t>
      </w:r>
      <w:r w:rsidRPr="00994135">
        <w:rPr>
          <w:i/>
        </w:rPr>
        <w:t>gaptol</w:t>
      </w:r>
      <w:r>
        <w:t xml:space="preserve"> is zero, so that FEBio will not check the gap norm by default. </w:t>
      </w:r>
    </w:p>
    <w:p w14:paraId="603AAFDF" w14:textId="77777777" w:rsidR="00602A42" w:rsidRDefault="00602A42" w:rsidP="00602A42">
      <w:pPr>
        <w:pStyle w:val="NormalJustified"/>
      </w:pPr>
    </w:p>
    <w:p w14:paraId="4679DD8C" w14:textId="77777777" w:rsidR="00602A42" w:rsidRPr="00095EDF" w:rsidRDefault="00602A42" w:rsidP="00602A42">
      <w:pPr>
        <w:pStyle w:val="NormalJustified"/>
      </w:pPr>
      <w:r>
        <w:t xml:space="preserve">Finally, the </w:t>
      </w:r>
      <w:r>
        <w:rPr>
          <w:i/>
        </w:rPr>
        <w:t xml:space="preserve">minaug </w:t>
      </w:r>
      <w:r>
        <w:t xml:space="preserve">and </w:t>
      </w:r>
      <w:r>
        <w:rPr>
          <w:i/>
        </w:rPr>
        <w:t>maxaug</w:t>
      </w:r>
      <w:r>
        <w:t xml:space="preserve"> can be used to set a minimum and maximum number of augmentations. When the </w:t>
      </w:r>
      <w:r>
        <w:rPr>
          <w:i/>
        </w:rPr>
        <w:t xml:space="preserve">maxuag </w:t>
      </w:r>
      <w:r>
        <w:t xml:space="preserve">value is reached, FEBio will move on to the next timestep, regardless of whether the force and gap tolerances have been met. When specifying a value for </w:t>
      </w:r>
      <w:r>
        <w:rPr>
          <w:i/>
        </w:rPr>
        <w:t>minaug</w:t>
      </w:r>
      <w:r>
        <w:t xml:space="preserve">, FEBio will perform at least minaug augmentations. </w:t>
      </w:r>
    </w:p>
    <w:p w14:paraId="4C350E0A" w14:textId="77777777" w:rsidR="00602A42" w:rsidRDefault="00602A42" w:rsidP="00602A42"/>
    <w:p w14:paraId="2A6868BB" w14:textId="77777777" w:rsidR="00602A42" w:rsidRDefault="00602A42" w:rsidP="00602A42">
      <w:pPr>
        <w:numPr>
          <w:ilvl w:val="0"/>
          <w:numId w:val="19"/>
        </w:numPr>
      </w:pPr>
      <w:r>
        <w:t xml:space="preserve">The </w:t>
      </w:r>
      <w:r>
        <w:rPr>
          <w:i/>
        </w:rPr>
        <w:t xml:space="preserve">sliding_with_gaps </w:t>
      </w:r>
      <w:r>
        <w:t xml:space="preserve">contact implementation is currently the only contact algorithm that supports friction. Three parameters control the frictional response: </w:t>
      </w:r>
      <w:r>
        <w:rPr>
          <w:i/>
        </w:rPr>
        <w:t xml:space="preserve">fric_coeff </w:t>
      </w:r>
      <w:r>
        <w:t xml:space="preserve">is the </w:t>
      </w:r>
      <w:r>
        <w:lastRenderedPageBreak/>
        <w:t xml:space="preserve">material’s friction coefficient and its value must be in the range from 0.0 to 1.0; </w:t>
      </w:r>
      <w:r>
        <w:rPr>
          <w:i/>
        </w:rPr>
        <w:t xml:space="preserve">fric_penalty </w:t>
      </w:r>
      <w:r>
        <w:t xml:space="preserve">is the penalty factor that regulates the tangential traction forces, much like the </w:t>
      </w:r>
      <w:r>
        <w:rPr>
          <w:i/>
        </w:rPr>
        <w:t xml:space="preserve">penalty </w:t>
      </w:r>
      <w:r>
        <w:t xml:space="preserve">parameter regulates the normal traction force component; the parameter </w:t>
      </w:r>
      <w:r>
        <w:rPr>
          <w:i/>
        </w:rPr>
        <w:t xml:space="preserve">ktmult </w:t>
      </w:r>
      <w:r>
        <w:t>is a scale factor for the tangential stiffness matrix. It is default to 1.0, but it is observed that reducing this value might sometimes improve convergence.</w:t>
      </w:r>
    </w:p>
    <w:p w14:paraId="02869246" w14:textId="77777777" w:rsidR="00602A42" w:rsidRDefault="00602A42" w:rsidP="00602A42">
      <w:pPr>
        <w:ind w:left="360"/>
      </w:pPr>
    </w:p>
    <w:p w14:paraId="7FA62DB7" w14:textId="77777777" w:rsidR="00602A42" w:rsidRDefault="00602A42" w:rsidP="00602A42">
      <w:pPr>
        <w:numPr>
          <w:ilvl w:val="0"/>
          <w:numId w:val="19"/>
        </w:numPr>
      </w:pPr>
      <w:r>
        <w:t xml:space="preserve">In a contact problem, FEBio calculates the projection of each slave node on the master surface. As a slave node slides across the master surface, the corresponding master segment can change. However, in some cases, switching segments is undesirable since it might cause instabilities in the solution process or a state in which the node oscillates continuously between two adjacent facets and thus prevents FEBio from meeting the displacement convergence tolerance. The parameter </w:t>
      </w:r>
      <w:r>
        <w:rPr>
          <w:i/>
        </w:rPr>
        <w:t xml:space="preserve">seg_up </w:t>
      </w:r>
      <w:r>
        <w:t xml:space="preserve">allows the user to control the number of segment updates FEBio will perform during each time step. For example, a value of 4 tells FEBio it can do the segment updates during the first four iterations. After that, slave nodes will not be allowed to switch to new master segments. The default value is 0, which means that FEBio will do a segment update each iteration of each timestep. </w:t>
      </w:r>
    </w:p>
    <w:p w14:paraId="2534BEB8" w14:textId="77777777" w:rsidR="00602A42" w:rsidRDefault="00602A42" w:rsidP="00602A42"/>
    <w:p w14:paraId="73855F59" w14:textId="28DEBEDF" w:rsidR="00602A42" w:rsidRDefault="00602A42" w:rsidP="00602A42">
      <w:pPr>
        <w:numPr>
          <w:ilvl w:val="0"/>
          <w:numId w:val="19"/>
        </w:numPr>
      </w:pPr>
      <w:r>
        <w:t xml:space="preserve">The </w:t>
      </w:r>
      <w:r>
        <w:rPr>
          <w:i/>
        </w:rPr>
        <w:t>sliding2</w:t>
      </w:r>
      <w:ins w:id="1001" w:author="Gerard Ateshian" w:date="2014-01-07T09:42:00Z">
        <w:r w:rsidR="00147151" w:rsidRPr="00147151">
          <w:rPr>
            <w:rPrChange w:id="1002" w:author="Gerard Ateshian" w:date="2014-01-07T09:42:00Z">
              <w:rPr>
                <w:i/>
              </w:rPr>
            </w:rPrChange>
          </w:rPr>
          <w:t>,</w:t>
        </w:r>
      </w:ins>
      <w:r>
        <w:t xml:space="preserve"> </w:t>
      </w:r>
      <w:del w:id="1003" w:author="Gerard Ateshian" w:date="2014-01-07T09:42:00Z">
        <w:r w:rsidDel="00147151">
          <w:delText xml:space="preserve">and </w:delText>
        </w:r>
      </w:del>
      <w:r w:rsidRPr="00A92C16">
        <w:rPr>
          <w:i/>
        </w:rPr>
        <w:t>sliding3</w:t>
      </w:r>
      <w:r>
        <w:t xml:space="preserve"> </w:t>
      </w:r>
      <w:ins w:id="1004" w:author="Gerard Ateshian" w:date="2014-01-07T09:42:00Z">
        <w:r w:rsidR="00147151">
          <w:t xml:space="preserve">and </w:t>
        </w:r>
        <w:r w:rsidR="00147151" w:rsidRPr="00147151">
          <w:rPr>
            <w:i/>
            <w:rPrChange w:id="1005" w:author="Gerard Ateshian" w:date="2014-01-07T09:42:00Z">
              <w:rPr/>
            </w:rPrChange>
          </w:rPr>
          <w:t>sliding-multiphasic</w:t>
        </w:r>
        <w:r w:rsidR="00147151">
          <w:t xml:space="preserve"> </w:t>
        </w:r>
      </w:ins>
      <w:r>
        <w:t>contact implementations for sliding contact are inherently non-symmetric formulations.  Symmetrized versions of these algorithms do not perform as well as the nonsymmetric version so it is recommended to use the latter. The following line controls which version of the algorithm is used.</w:t>
      </w:r>
    </w:p>
    <w:p w14:paraId="5EA7D69C" w14:textId="77777777" w:rsidR="00602A42" w:rsidRDefault="00602A42" w:rsidP="00602A42"/>
    <w:p w14:paraId="67E1137C" w14:textId="77777777" w:rsidR="00602A42" w:rsidRDefault="00602A42" w:rsidP="00602A42">
      <w:pPr>
        <w:pStyle w:val="code"/>
        <w:ind w:firstLine="720"/>
      </w:pPr>
      <w:r>
        <w:t>&lt;symmetric_stiffness&gt;0&lt;/symmetric_stiffness&gt;</w:t>
      </w:r>
    </w:p>
    <w:p w14:paraId="40B55CB4" w14:textId="77777777" w:rsidR="00602A42" w:rsidRDefault="00602A42" w:rsidP="00602A42">
      <w:pPr>
        <w:ind w:left="720"/>
      </w:pPr>
    </w:p>
    <w:p w14:paraId="08B24B5F" w14:textId="77777777" w:rsidR="00602A42" w:rsidRDefault="00602A42" w:rsidP="00602A42">
      <w:pPr>
        <w:ind w:left="720"/>
      </w:pPr>
      <w:r>
        <w:t xml:space="preserve">A value of </w:t>
      </w:r>
      <w:r w:rsidRPr="002A517C">
        <w:t>1</w:t>
      </w:r>
      <w:r>
        <w:rPr>
          <w:i/>
        </w:rPr>
        <w:t xml:space="preserve"> </w:t>
      </w:r>
      <w:r>
        <w:t xml:space="preserve">uses the symmetric version, where a value of </w:t>
      </w:r>
      <w:r w:rsidRPr="002A517C">
        <w:t>0</w:t>
      </w:r>
      <w:r>
        <w:rPr>
          <w:i/>
        </w:rPr>
        <w:t xml:space="preserve"> </w:t>
      </w:r>
      <w:r>
        <w:t xml:space="preserve">uses the non-symmetric version. </w:t>
      </w:r>
    </w:p>
    <w:p w14:paraId="3B023728" w14:textId="77777777" w:rsidR="00602A42" w:rsidRDefault="00602A42" w:rsidP="00602A42">
      <w:pPr>
        <w:ind w:left="720"/>
      </w:pPr>
    </w:p>
    <w:p w14:paraId="5F0AC37C" w14:textId="77777777" w:rsidR="00602A42" w:rsidRDefault="00602A42" w:rsidP="00602A42">
      <w:pPr>
        <w:numPr>
          <w:ilvl w:val="0"/>
          <w:numId w:val="19"/>
        </w:numPr>
      </w:pPr>
      <w:r>
        <w:t xml:space="preserve">The </w:t>
      </w:r>
      <w:r>
        <w:rPr>
          <w:i/>
        </w:rPr>
        <w:t>search_tol</w:t>
      </w:r>
      <w:r>
        <w:t xml:space="preserve"> parameter defines the search tolerance of the algorithm that projects slave nodes onto master facets. A node that falls outside an element, but whose distance to the closest element’s edge is less than the search tolerance is still considered inside. This can alleviate convergence problems when nodes are projected onto edges of master elements and due to numerical error may be projected outside the master surface.</w:t>
      </w:r>
    </w:p>
    <w:p w14:paraId="3AFA509A" w14:textId="77777777" w:rsidR="00602A42" w:rsidRDefault="00602A42" w:rsidP="00602A42"/>
    <w:p w14:paraId="2FF2F4A5" w14:textId="77777777" w:rsidR="00602A42" w:rsidRDefault="00602A42" w:rsidP="00602A42">
      <w:pPr>
        <w:numPr>
          <w:ilvl w:val="0"/>
          <w:numId w:val="19"/>
        </w:numPr>
      </w:pPr>
      <w:r>
        <w:t xml:space="preserve">The </w:t>
      </w:r>
      <w:r>
        <w:rPr>
          <w:i/>
        </w:rPr>
        <w:t>search_radius</w:t>
      </w:r>
      <w:r>
        <w:t xml:space="preserve"> parameter defines the search radius for the algorithm that projects slave points onto master facets. When the distance between the slave point and the master facet exceeds the search_radius, that projection is ignored. This can alleviate convergence problems when master surfaces have multiple folds and the projection produces multiple solutions, only one of which (the closest distance) is valid.</w:t>
      </w:r>
    </w:p>
    <w:p w14:paraId="16A02979" w14:textId="77777777" w:rsidR="00602A42" w:rsidRDefault="00602A42" w:rsidP="00602A42"/>
    <w:p w14:paraId="1963BE08" w14:textId="77777777" w:rsidR="00602A42" w:rsidRDefault="00602A42" w:rsidP="00602A42">
      <w:pPr>
        <w:numPr>
          <w:ilvl w:val="0"/>
          <w:numId w:val="19"/>
        </w:numPr>
      </w:pPr>
      <w:r>
        <w:t xml:space="preserve">The </w:t>
      </w:r>
      <w:r>
        <w:rPr>
          <w:i/>
        </w:rPr>
        <w:t>tension</w:t>
      </w:r>
      <w:r>
        <w:t xml:space="preserve"> flag determines whether the contact interface can sustain tension and compression (</w:t>
      </w:r>
      <w:r w:rsidRPr="007D6F0D">
        <w:rPr>
          <w:i/>
        </w:rPr>
        <w:t>tension</w:t>
      </w:r>
      <w:r>
        <w:t>=1) or only compression (</w:t>
      </w:r>
      <w:r w:rsidRPr="007D6F0D">
        <w:rPr>
          <w:i/>
        </w:rPr>
        <w:t>tension</w:t>
      </w:r>
      <w:r>
        <w:t>=0).</w:t>
      </w:r>
    </w:p>
    <w:p w14:paraId="227DFFCA" w14:textId="77777777" w:rsidR="00602A42" w:rsidRDefault="00602A42" w:rsidP="00602A42"/>
    <w:p w14:paraId="56CABBC7" w14:textId="77777777" w:rsidR="00602A42" w:rsidRDefault="00602A42">
      <w:pPr>
        <w:pStyle w:val="Heading3"/>
        <w:pPrChange w:id="1006" w:author="Steve Maas" w:date="2013-12-16T10:14:00Z">
          <w:pPr>
            <w:pStyle w:val="Heading4"/>
          </w:pPr>
        </w:pPrChange>
      </w:pPr>
      <w:bookmarkStart w:id="1007" w:name="_Toc385498451"/>
      <w:r>
        <w:t>Biphasic Contact</w:t>
      </w:r>
      <w:bookmarkEnd w:id="1007"/>
    </w:p>
    <w:p w14:paraId="3A92A180" w14:textId="77777777" w:rsidR="00602A42" w:rsidRDefault="00602A42" w:rsidP="00602A42">
      <w:r>
        <w:t xml:space="preserve">The </w:t>
      </w:r>
      <w:r>
        <w:rPr>
          <w:i/>
        </w:rPr>
        <w:t xml:space="preserve">sliding2 </w:t>
      </w:r>
      <w:r>
        <w:t xml:space="preserve">implementation for sliding interfaces can deal with biphasic contact surfaces (including biphasic-on-biphasic, biphasic-on-elastic, biphasic-on-rigid). It allows for the </w:t>
      </w:r>
      <w:r>
        <w:lastRenderedPageBreak/>
        <w:t>possibility to track fluid flow across the contact interface. In other words, fluid can flow from one side of the contact interface to the other when both contact surfaces are biphasic. To use this feature, the user must define an additional contact parameter, namely:</w:t>
      </w:r>
    </w:p>
    <w:p w14:paraId="264A8E08" w14:textId="77777777" w:rsidR="00602A42" w:rsidRDefault="00602A42" w:rsidP="00602A42"/>
    <w:p w14:paraId="15379D47" w14:textId="77777777" w:rsidR="00602A42" w:rsidRDefault="00602A42" w:rsidP="00602A42">
      <w:pPr>
        <w:pStyle w:val="code"/>
      </w:pPr>
      <w:r>
        <w:t>&lt;pressure_penalty&gt;1.0&lt;/pressure_penalty&gt;</w:t>
      </w:r>
    </w:p>
    <w:p w14:paraId="11997481" w14:textId="77777777" w:rsidR="00602A42" w:rsidRPr="00927459" w:rsidRDefault="00602A42" w:rsidP="00602A42">
      <w:pPr>
        <w:pStyle w:val="code"/>
      </w:pPr>
    </w:p>
    <w:p w14:paraId="471725D2" w14:textId="77777777" w:rsidR="00602A42" w:rsidRDefault="00602A42" w:rsidP="00602A42">
      <w:r>
        <w:t xml:space="preserve">In the same way that the </w:t>
      </w:r>
      <w:r>
        <w:rPr>
          <w:i/>
        </w:rPr>
        <w:t xml:space="preserve">penalty </w:t>
      </w:r>
      <w:r>
        <w:t xml:space="preserve">parameter controls the contact tractions, this parameter controls the penalty value that is used to calculate the Lagrange multipliers for the pressure constraint. If the </w:t>
      </w:r>
      <w:r>
        <w:rPr>
          <w:i/>
        </w:rPr>
        <w:t xml:space="preserve">laugon </w:t>
      </w:r>
      <w:r>
        <w:t xml:space="preserve">flag is set, the augmented Lagrangian method is used to enforce the pressure constraint. And if the </w:t>
      </w:r>
      <w:r>
        <w:rPr>
          <w:i/>
        </w:rPr>
        <w:t xml:space="preserve">auto_penalty </w:t>
      </w:r>
      <w:r>
        <w:t>flag is defined (which is the recommended approach), an initial guess for the pressure penalty is calculated automatically using the following formula:</w:t>
      </w:r>
    </w:p>
    <w:p w14:paraId="5E12C287" w14:textId="77777777" w:rsidR="00602A42" w:rsidRDefault="00602A42" w:rsidP="00602A42"/>
    <w:p w14:paraId="10BD9BB3" w14:textId="77777777" w:rsidR="00602A42" w:rsidRDefault="00602A42" w:rsidP="00602A42">
      <w:pPr>
        <w:pStyle w:val="MTDisplayEquation"/>
      </w:pPr>
      <w:r>
        <w:tab/>
      </w:r>
      <w:r w:rsidRPr="00AF2221">
        <w:rPr>
          <w:position w:val="-24"/>
        </w:rPr>
        <w:object w:dxaOrig="840" w:dyaOrig="620" w14:anchorId="440C6255">
          <v:shape id="_x0000_i1070" type="#_x0000_t75" style="width:42pt;height:31.5pt" o:ole="">
            <v:imagedata r:id="rId121" o:title=""/>
          </v:shape>
          <o:OLEObject Type="Embed" ProgID="Equation.DSMT4" ShapeID="_x0000_i1070" DrawAspect="Content" ObjectID="_1459242153" r:id="rId122"/>
        </w:object>
      </w:r>
      <w:r>
        <w:t>,</w:t>
      </w:r>
    </w:p>
    <w:p w14:paraId="550ACFA8"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and </w:t>
      </w:r>
      <w:r>
        <w:rPr>
          <w:i/>
        </w:rPr>
        <w:t xml:space="preserve">k </w:t>
      </w:r>
      <w:r>
        <w:t xml:space="preserve">is a measure of the permeability which is defined as one third of the trace of the material’s initial permeability tensor. </w:t>
      </w:r>
    </w:p>
    <w:p w14:paraId="1ACD51A0" w14:textId="77777777" w:rsidR="00602A42" w:rsidRDefault="00602A42" w:rsidP="00602A42"/>
    <w:p w14:paraId="51C128B0" w14:textId="77777777" w:rsidR="00602A42" w:rsidRDefault="00602A42" w:rsidP="00602A42">
      <w:r>
        <w:t>When either contact surface is biphasic, the surface outside the contact area(s) is automatically set to free-draining conditions (equivalent to setting the fluid pressure to zero).</w:t>
      </w:r>
    </w:p>
    <w:p w14:paraId="7A42BF4D" w14:textId="77777777" w:rsidR="00602A42" w:rsidRDefault="00602A42" w:rsidP="00602A42"/>
    <w:p w14:paraId="6DB1E53B" w14:textId="77777777" w:rsidR="00602A42" w:rsidRDefault="00602A42" w:rsidP="00602A42">
      <w:r>
        <w:t>When performing biphasic-solute-on-rigid contact, a two-pass analysis should not be used; the biphasic-solute surface should be the slave surface.</w:t>
      </w:r>
    </w:p>
    <w:p w14:paraId="5CB3F6CD" w14:textId="77777777" w:rsidR="00602A42" w:rsidRDefault="00602A42" w:rsidP="00602A42"/>
    <w:p w14:paraId="7F1005BD" w14:textId="044D308E" w:rsidR="00602A42" w:rsidRDefault="00602A42">
      <w:pPr>
        <w:pStyle w:val="Heading3"/>
        <w:pPrChange w:id="1008" w:author="Steve Maas" w:date="2013-12-16T10:14:00Z">
          <w:pPr>
            <w:pStyle w:val="Heading4"/>
          </w:pPr>
        </w:pPrChange>
      </w:pPr>
      <w:bookmarkStart w:id="1009" w:name="_Toc385498452"/>
      <w:r>
        <w:t xml:space="preserve">Biphasic-Solute </w:t>
      </w:r>
      <w:ins w:id="1010" w:author="Gerard Ateshian" w:date="2014-01-07T09:42:00Z">
        <w:r w:rsidR="00147151">
          <w:t xml:space="preserve">and Multiphasic </w:t>
        </w:r>
      </w:ins>
      <w:r>
        <w:t>Contact</w:t>
      </w:r>
      <w:bookmarkEnd w:id="1009"/>
    </w:p>
    <w:p w14:paraId="24B919C0" w14:textId="1A50F480" w:rsidR="00602A42" w:rsidRDefault="00602A42" w:rsidP="00602A42">
      <w:r>
        <w:t xml:space="preserve">The </w:t>
      </w:r>
      <w:r>
        <w:rPr>
          <w:i/>
        </w:rPr>
        <w:t xml:space="preserve">sliding3 </w:t>
      </w:r>
      <w:r>
        <w:t>implementation for sliding interfaces can deal with biphasic-solute contact surfaces (including biphasic-solute-on-biphasic-solute, biphasic-solute-on-biphasic, biphasic-solute-on-elastic, biphasic-solute-on-rigid)</w:t>
      </w:r>
      <w:ins w:id="1011" w:author="Gerard Ateshian" w:date="2014-01-07T09:43:00Z">
        <w:r w:rsidR="00147151">
          <w:t xml:space="preserve"> and the </w:t>
        </w:r>
        <w:r w:rsidR="00147151" w:rsidRPr="00147151">
          <w:rPr>
            <w:i/>
            <w:rPrChange w:id="1012" w:author="Gerard Ateshian" w:date="2014-01-07T09:43:00Z">
              <w:rPr/>
            </w:rPrChange>
          </w:rPr>
          <w:t>sliding-multiphasic</w:t>
        </w:r>
        <w:r w:rsidR="00147151">
          <w:t xml:space="preserve"> contact interface can similarly deal with multiphasic contact surfaces</w:t>
        </w:r>
      </w:ins>
      <w:r>
        <w:t xml:space="preserve">. </w:t>
      </w:r>
      <w:del w:id="1013" w:author="Gerard Ateshian" w:date="2014-01-07T09:43:00Z">
        <w:r w:rsidDel="00147151">
          <w:delText xml:space="preserve">It </w:delText>
        </w:r>
      </w:del>
      <w:ins w:id="1014" w:author="Gerard Ateshian" w:date="2014-01-07T09:43:00Z">
        <w:r w:rsidR="00147151">
          <w:t xml:space="preserve">These contact interfaces </w:t>
        </w:r>
      </w:ins>
      <w:r>
        <w:t>allow</w:t>
      </w:r>
      <w:del w:id="1015" w:author="Gerard Ateshian" w:date="2014-01-07T09:44:00Z">
        <w:r w:rsidDel="00147151">
          <w:delText>s</w:delText>
        </w:r>
      </w:del>
      <w:r>
        <w:t xml:space="preserve"> for the possibility to track fluid and solute flow across the contact interface. In other words, fluid and solute can flow from one side of the contact interface to the other. To use this feature, the user must define additional contact parameters, namely:</w:t>
      </w:r>
    </w:p>
    <w:p w14:paraId="6C1D986A" w14:textId="77777777" w:rsidR="00602A42" w:rsidRDefault="00602A42" w:rsidP="00602A42"/>
    <w:p w14:paraId="466D0727" w14:textId="77777777" w:rsidR="00602A42" w:rsidRDefault="00602A42" w:rsidP="00602A42">
      <w:pPr>
        <w:pStyle w:val="code"/>
      </w:pPr>
      <w:r>
        <w:t>&lt;pressure_penalty&gt;1.0&lt;/pressure_penalty&gt;</w:t>
      </w:r>
    </w:p>
    <w:p w14:paraId="5FB84BB1" w14:textId="77777777" w:rsidR="00602A42" w:rsidRDefault="00602A42" w:rsidP="00602A42">
      <w:pPr>
        <w:pStyle w:val="code"/>
      </w:pPr>
      <w:r>
        <w:t>&lt;concentration_penalty&gt;1.0&lt;/concentration_penalty&gt;</w:t>
      </w:r>
    </w:p>
    <w:p w14:paraId="3C3CAE0D" w14:textId="77777777" w:rsidR="00602A42" w:rsidRDefault="00602A42" w:rsidP="00602A42">
      <w:pPr>
        <w:pStyle w:val="code"/>
      </w:pPr>
      <w:r w:rsidRPr="00B7277A">
        <w:t>&lt;ambient_pressure&gt;0&lt;/ambient_pressure&gt;</w:t>
      </w:r>
    </w:p>
    <w:p w14:paraId="7EEE0003" w14:textId="0BCC71FE" w:rsidR="00602A42" w:rsidRDefault="00602A42" w:rsidP="00602A42">
      <w:pPr>
        <w:pStyle w:val="code"/>
      </w:pPr>
      <w:r w:rsidRPr="00B7277A">
        <w:t>&lt;ambient_concentration&gt;0&lt;/ambient_concentration&gt;</w:t>
      </w:r>
      <w:ins w:id="1016" w:author="Gerard Ateshian" w:date="2014-01-07T09:44:00Z">
        <w:r w:rsidR="00147151" w:rsidRPr="00147151">
          <w:t xml:space="preserve"> (</w:t>
        </w:r>
      </w:ins>
      <w:ins w:id="1017" w:author="Gerard Ateshian" w:date="2014-01-07T09:45:00Z">
        <w:r w:rsidR="00147151">
          <w:t xml:space="preserve">for </w:t>
        </w:r>
      </w:ins>
      <w:ins w:id="1018" w:author="Gerard Ateshian" w:date="2014-01-07T09:44:00Z">
        <w:r w:rsidR="00147151" w:rsidRPr="00147151">
          <w:t>sliding3)</w:t>
        </w:r>
      </w:ins>
    </w:p>
    <w:p w14:paraId="0CEF6785" w14:textId="5762FE8E" w:rsidR="00147151" w:rsidRPr="00147151" w:rsidRDefault="00147151">
      <w:pPr>
        <w:rPr>
          <w:ins w:id="1019" w:author="Gerard Ateshian" w:date="2014-01-07T09:45:00Z"/>
        </w:rPr>
        <w:pPrChange w:id="1020" w:author="Gerard Ateshian" w:date="2014-01-07T09:45:00Z">
          <w:pPr>
            <w:pStyle w:val="code"/>
          </w:pPr>
        </w:pPrChange>
      </w:pPr>
      <w:ins w:id="1021" w:author="Gerard Ateshian" w:date="2014-01-07T09:45:00Z">
        <w:r w:rsidRPr="00147151">
          <w:t>or</w:t>
        </w:r>
      </w:ins>
    </w:p>
    <w:p w14:paraId="269C4100" w14:textId="3D3DE009" w:rsidR="00147151" w:rsidRDefault="00147151" w:rsidP="00147151">
      <w:pPr>
        <w:pStyle w:val="code"/>
        <w:rPr>
          <w:ins w:id="1022" w:author="Gerard Ateshian" w:date="2014-01-07T09:44:00Z"/>
        </w:rPr>
      </w:pPr>
      <w:ins w:id="1023" w:author="Gerard Ateshian" w:date="2014-01-07T09:44:00Z">
        <w:r w:rsidRPr="00B7277A">
          <w:t>&lt;ambient_concentration</w:t>
        </w:r>
        <w:r>
          <w:t xml:space="preserve"> sol=”id”</w:t>
        </w:r>
        <w:r w:rsidRPr="00B7277A">
          <w:t>&gt;0&lt;/ambient_concentration&gt;</w:t>
        </w:r>
        <w:r>
          <w:t xml:space="preserve"> (</w:t>
        </w:r>
      </w:ins>
      <w:ins w:id="1024" w:author="Gerard Ateshian" w:date="2014-01-07T09:45:00Z">
        <w:r>
          <w:t xml:space="preserve">for </w:t>
        </w:r>
      </w:ins>
      <w:ins w:id="1025" w:author="Gerard Ateshian" w:date="2014-01-07T09:44:00Z">
        <w:r>
          <w:t>sliding-multiphasic)</w:t>
        </w:r>
      </w:ins>
    </w:p>
    <w:p w14:paraId="0B836463" w14:textId="77777777" w:rsidR="00602A42" w:rsidRPr="00927459" w:rsidRDefault="00602A42" w:rsidP="00602A42">
      <w:pPr>
        <w:pStyle w:val="code"/>
      </w:pPr>
    </w:p>
    <w:p w14:paraId="4AAECFA7" w14:textId="09C88D0B" w:rsidR="00602A42" w:rsidRDefault="00602A42" w:rsidP="00602A42">
      <w:r>
        <w:t xml:space="preserve">In the same way that the </w:t>
      </w:r>
      <w:r>
        <w:rPr>
          <w:i/>
        </w:rPr>
        <w:t xml:space="preserve">penalty </w:t>
      </w:r>
      <w:r>
        <w:t>parameter controls the contact tractions, these</w:t>
      </w:r>
      <w:ins w:id="1026" w:author="Gerard Ateshian" w:date="2014-01-07T09:45:00Z">
        <w:r w:rsidR="00147151">
          <w:t xml:space="preserve"> penalty</w:t>
        </w:r>
      </w:ins>
      <w:r>
        <w:t xml:space="preserve"> parameters control the penalty values that are used to calculate the Lagrange multipliers for the pressure and concentration constraints. If the </w:t>
      </w:r>
      <w:r>
        <w:rPr>
          <w:i/>
        </w:rPr>
        <w:t xml:space="preserve">laugon </w:t>
      </w:r>
      <w:r>
        <w:t xml:space="preserve">flag is set, the augmented Lagrangian method is used to enforce the pressure and concentration constraints. And if the </w:t>
      </w:r>
      <w:r>
        <w:rPr>
          <w:i/>
        </w:rPr>
        <w:t xml:space="preserve">auto_penalty </w:t>
      </w:r>
      <w:r>
        <w:t>flag is defined, an initial guess for the pressure and concentration penalty is calculated automatically using the following formulas:</w:t>
      </w:r>
    </w:p>
    <w:p w14:paraId="2F612185" w14:textId="77777777" w:rsidR="00602A42" w:rsidRDefault="00602A42" w:rsidP="00602A42"/>
    <w:p w14:paraId="3C4FBBB7" w14:textId="77777777" w:rsidR="00602A42" w:rsidRDefault="00602A42" w:rsidP="00602A42">
      <w:pPr>
        <w:pStyle w:val="MTDisplayEquation"/>
      </w:pPr>
      <w:r>
        <w:tab/>
      </w:r>
      <w:r w:rsidRPr="00AF2221">
        <w:rPr>
          <w:position w:val="-24"/>
        </w:rPr>
        <w:object w:dxaOrig="2439" w:dyaOrig="620" w14:anchorId="2A253C55">
          <v:shape id="_x0000_i1071" type="#_x0000_t75" style="width:122pt;height:31.5pt" o:ole="">
            <v:imagedata r:id="rId123" o:title=""/>
          </v:shape>
          <o:OLEObject Type="Embed" ProgID="Equation.DSMT4" ShapeID="_x0000_i1071" DrawAspect="Content" ObjectID="_1459242154" r:id="rId124"/>
        </w:object>
      </w:r>
      <w:r>
        <w:t>,</w:t>
      </w:r>
    </w:p>
    <w:p w14:paraId="59E1317F"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w:t>
      </w:r>
      <w:r w:rsidRPr="00AF2221">
        <w:rPr>
          <w:position w:val="-6"/>
        </w:rPr>
        <w:object w:dxaOrig="200" w:dyaOrig="279" w14:anchorId="71886078">
          <v:shape id="_x0000_i1072" type="#_x0000_t75" style="width:10pt;height:14pt" o:ole="">
            <v:imagedata r:id="rId125" o:title=""/>
          </v:shape>
          <o:OLEObject Type="Embed" ProgID="Equation.DSMT4" ShapeID="_x0000_i1072" DrawAspect="Content" ObjectID="_1459242155" r:id="rId126"/>
        </w:object>
      </w:r>
      <w:r>
        <w:rPr>
          <w:i/>
        </w:rPr>
        <w:t xml:space="preserve"> </w:t>
      </w:r>
      <w:r>
        <w:t xml:space="preserve">is a measure of the fluid permeability which is defined as one third of the trace of the material’s initial permeability tensor, and </w:t>
      </w:r>
      <w:r w:rsidRPr="00AF2221">
        <w:rPr>
          <w:position w:val="-6"/>
        </w:rPr>
        <w:object w:dxaOrig="220" w:dyaOrig="279" w14:anchorId="17E9C266">
          <v:shape id="_x0000_i1073" type="#_x0000_t75" style="width:10.5pt;height:14pt" o:ole="">
            <v:imagedata r:id="rId127" o:title=""/>
          </v:shape>
          <o:OLEObject Type="Embed" ProgID="Equation.DSMT4" ShapeID="_x0000_i1073" DrawAspect="Content" ObjectID="_1459242156" r:id="rId128"/>
        </w:object>
      </w:r>
      <w:r>
        <w:t xml:space="preserve"> is a measure of the solute diffusivity which is defined as one third of the trace of the material’s initial diffusivity tensor. </w:t>
      </w:r>
    </w:p>
    <w:p w14:paraId="2F34C30F" w14:textId="77777777" w:rsidR="00602A42" w:rsidRDefault="00602A42" w:rsidP="00602A42"/>
    <w:p w14:paraId="162BDBD6" w14:textId="675DD1C4" w:rsidR="00602A42" w:rsidRDefault="00602A42" w:rsidP="00602A42">
      <w:r>
        <w:t>When either contact surface is biphasic-solute</w:t>
      </w:r>
      <w:ins w:id="1027" w:author="Gerard Ateshian" w:date="2014-01-07T09:47:00Z">
        <w:r w:rsidR="00147151">
          <w:t xml:space="preserve"> or multiphasic</w:t>
        </w:r>
      </w:ins>
      <w:r>
        <w:t xml:space="preserve">, the surface outside the contact area(s) is automatically set to ambient conditions (equivalent to setting the effective fluid pressure and effective solute concentration to the </w:t>
      </w:r>
      <w:r w:rsidRPr="00CE6D72">
        <w:rPr>
          <w:rStyle w:val="codeChar"/>
        </w:rPr>
        <w:t>&lt;ambient_pressure&gt;</w:t>
      </w:r>
      <w:r>
        <w:t xml:space="preserve"> and </w:t>
      </w:r>
      <w:r w:rsidRPr="00CE6D72">
        <w:rPr>
          <w:rStyle w:val="codeChar"/>
        </w:rPr>
        <w:t>&lt;ambient_concentration&gt;</w:t>
      </w:r>
      <w:r>
        <w:t xml:space="preserve"> values, respectively).  Ambient conditions may also be associated with a load curve, for example:</w:t>
      </w:r>
    </w:p>
    <w:p w14:paraId="2B9D5BDD" w14:textId="77777777" w:rsidR="00602A42" w:rsidRDefault="00602A42" w:rsidP="00602A42"/>
    <w:p w14:paraId="4ED9ECD3" w14:textId="77777777" w:rsidR="00602A42" w:rsidRDefault="00602A42" w:rsidP="00602A42">
      <w:pPr>
        <w:pStyle w:val="code"/>
      </w:pPr>
      <w:r w:rsidRPr="00B7277A">
        <w:t>&lt;ambient_pressure</w:t>
      </w:r>
      <w:r>
        <w:t xml:space="preserve"> lc="2"</w:t>
      </w:r>
      <w:r w:rsidRPr="00B7277A">
        <w:t>&gt;</w:t>
      </w:r>
      <w:r>
        <w:t>1.0</w:t>
      </w:r>
      <w:r w:rsidRPr="00B7277A">
        <w:t>&lt;/ambient_pressure&gt;</w:t>
      </w:r>
    </w:p>
    <w:p w14:paraId="195F35B1" w14:textId="77777777" w:rsidR="00602A42" w:rsidRDefault="00602A42" w:rsidP="00602A42">
      <w:pPr>
        <w:pStyle w:val="code"/>
      </w:pPr>
      <w:r w:rsidRPr="00B7277A">
        <w:t>&lt;ambient_concentration</w:t>
      </w:r>
      <w:r>
        <w:t xml:space="preserve"> lc="3"</w:t>
      </w:r>
      <w:r w:rsidRPr="00B7277A">
        <w:t>&gt;</w:t>
      </w:r>
      <w:r>
        <w:t>1.0</w:t>
      </w:r>
      <w:r w:rsidRPr="00B7277A">
        <w:t>&lt;/ambient_concentration&gt;</w:t>
      </w:r>
    </w:p>
    <w:p w14:paraId="749B9560" w14:textId="77777777" w:rsidR="00602A42" w:rsidRPr="00927459" w:rsidRDefault="00602A42" w:rsidP="00602A42">
      <w:pPr>
        <w:pStyle w:val="code"/>
      </w:pPr>
    </w:p>
    <w:p w14:paraId="0FBE680F" w14:textId="01633DC6" w:rsidR="00602A42" w:rsidRDefault="00602A42" w:rsidP="00602A42">
      <w:r>
        <w:t xml:space="preserve">When performing biphasic-solute-on-rigid </w:t>
      </w:r>
      <w:ins w:id="1028" w:author="Gerard Ateshian" w:date="2014-01-07T09:47:00Z">
        <w:r w:rsidR="0044192A">
          <w:t xml:space="preserve">or multiphasic-on-rigid </w:t>
        </w:r>
      </w:ins>
      <w:r>
        <w:t xml:space="preserve">contact, a two-pass analysis should not be used; the </w:t>
      </w:r>
      <w:del w:id="1029" w:author="Gerard Ateshian" w:date="2014-01-07T09:47:00Z">
        <w:r w:rsidDel="0044192A">
          <w:delText xml:space="preserve">biphasic-solute </w:delText>
        </w:r>
      </w:del>
      <w:ins w:id="1030" w:author="Gerard Ateshian" w:date="2014-01-07T09:47:00Z">
        <w:r w:rsidR="0044192A">
          <w:t xml:space="preserve">rigid </w:t>
        </w:r>
      </w:ins>
      <w:r>
        <w:t xml:space="preserve">surface should be the </w:t>
      </w:r>
      <w:del w:id="1031" w:author="Gerard Ateshian" w:date="2014-01-07T09:47:00Z">
        <w:r w:rsidDel="0044192A">
          <w:delText xml:space="preserve">slave </w:delText>
        </w:r>
      </w:del>
      <w:ins w:id="1032" w:author="Gerard Ateshian" w:date="2014-01-07T09:47:00Z">
        <w:r w:rsidR="0044192A">
          <w:t xml:space="preserve">master </w:t>
        </w:r>
      </w:ins>
      <w:r>
        <w:t>surface.</w:t>
      </w:r>
    </w:p>
    <w:p w14:paraId="16AAB562" w14:textId="77777777" w:rsidR="00602A42" w:rsidRDefault="00602A42" w:rsidP="00602A42"/>
    <w:p w14:paraId="2DFD3157" w14:textId="77777777" w:rsidR="00602A42" w:rsidRPr="00793EA8" w:rsidRDefault="00602A42">
      <w:pPr>
        <w:pStyle w:val="Heading3"/>
        <w:pPrChange w:id="1033" w:author="Steve Maas" w:date="2013-12-16T10:15:00Z">
          <w:pPr>
            <w:pStyle w:val="Heading4"/>
          </w:pPr>
        </w:pPrChange>
      </w:pPr>
      <w:bookmarkStart w:id="1034" w:name="_Toc385498453"/>
      <w:r w:rsidRPr="00793EA8">
        <w:t>Rigid Wall Interfaces</w:t>
      </w:r>
      <w:bookmarkEnd w:id="1034"/>
    </w:p>
    <w:p w14:paraId="655AAE0B" w14:textId="77777777" w:rsidR="00602A42" w:rsidRDefault="00602A42" w:rsidP="00602A42">
      <w:r>
        <w:t>A rigid wall interface is similar to a sliding interface, except that the master surface is a rigid wall. The following properties are defined for rigid wall interfaces:</w:t>
      </w:r>
    </w:p>
    <w:p w14:paraId="62D3DB39" w14:textId="77777777" w:rsidR="00602A42" w:rsidRDefault="00602A42" w:rsidP="00602A42"/>
    <w:p w14:paraId="748E03E1" w14:textId="77777777" w:rsidR="00602A42" w:rsidRDefault="00602A42" w:rsidP="00602A42"/>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163"/>
        <w:gridCol w:w="1010"/>
      </w:tblGrid>
      <w:tr w:rsidR="00602A42" w:rsidRPr="00C11FEE" w14:paraId="61ACDE95" w14:textId="77777777" w:rsidTr="00C72BAD">
        <w:tc>
          <w:tcPr>
            <w:tcW w:w="1368" w:type="dxa"/>
            <w:shd w:val="clear" w:color="auto" w:fill="auto"/>
          </w:tcPr>
          <w:p w14:paraId="0737B758" w14:textId="77777777" w:rsidR="00602A42" w:rsidRPr="00602A42" w:rsidRDefault="00602A42" w:rsidP="00C72BAD">
            <w:pPr>
              <w:pStyle w:val="code"/>
              <w:rPr>
                <w:rFonts w:ascii="Times New Roman" w:hAnsi="Times New Roman"/>
                <w:b/>
                <w:rPrChange w:id="1035" w:author="Steve Maas" w:date="2013-12-16T10:20:00Z">
                  <w:rPr>
                    <w:b/>
                  </w:rPr>
                </w:rPrChange>
              </w:rPr>
            </w:pPr>
            <w:r w:rsidRPr="00602A42">
              <w:rPr>
                <w:rFonts w:ascii="Times New Roman" w:hAnsi="Times New Roman"/>
                <w:b/>
                <w:rPrChange w:id="1036" w:author="Steve Maas" w:date="2013-12-16T10:20:00Z">
                  <w:rPr>
                    <w:b/>
                  </w:rPr>
                </w:rPrChange>
              </w:rPr>
              <w:t>Parameter</w:t>
            </w:r>
          </w:p>
        </w:tc>
        <w:tc>
          <w:tcPr>
            <w:tcW w:w="7200" w:type="dxa"/>
            <w:shd w:val="clear" w:color="auto" w:fill="auto"/>
          </w:tcPr>
          <w:p w14:paraId="7F814DF5" w14:textId="77777777" w:rsidR="00602A42" w:rsidRPr="00C11FEE" w:rsidRDefault="00602A42" w:rsidP="00C72BAD">
            <w:pPr>
              <w:rPr>
                <w:b/>
              </w:rPr>
            </w:pPr>
            <w:r>
              <w:rPr>
                <w:b/>
              </w:rPr>
              <w:t>Description</w:t>
            </w:r>
          </w:p>
        </w:tc>
        <w:tc>
          <w:tcPr>
            <w:tcW w:w="1008" w:type="dxa"/>
            <w:shd w:val="clear" w:color="auto" w:fill="auto"/>
          </w:tcPr>
          <w:p w14:paraId="1E98A98A" w14:textId="77777777" w:rsidR="00602A42" w:rsidRPr="00C11FEE" w:rsidRDefault="00602A42" w:rsidP="00C72BAD">
            <w:pPr>
              <w:rPr>
                <w:b/>
              </w:rPr>
            </w:pPr>
            <w:r>
              <w:rPr>
                <w:b/>
              </w:rPr>
              <w:t>Default</w:t>
            </w:r>
          </w:p>
        </w:tc>
      </w:tr>
      <w:tr w:rsidR="00602A42" w14:paraId="6CD86E22" w14:textId="77777777" w:rsidTr="00C72BAD">
        <w:tc>
          <w:tcPr>
            <w:tcW w:w="1368" w:type="dxa"/>
            <w:shd w:val="clear" w:color="auto" w:fill="auto"/>
          </w:tcPr>
          <w:p w14:paraId="3FE3F6F6" w14:textId="77777777" w:rsidR="00602A42" w:rsidRDefault="00602A42" w:rsidP="00C72BAD">
            <w:pPr>
              <w:pStyle w:val="code"/>
            </w:pPr>
            <w:r>
              <w:t>tolerance</w:t>
            </w:r>
          </w:p>
        </w:tc>
        <w:tc>
          <w:tcPr>
            <w:tcW w:w="7200" w:type="dxa"/>
            <w:shd w:val="clear" w:color="auto" w:fill="auto"/>
          </w:tcPr>
          <w:p w14:paraId="2786065F" w14:textId="77777777" w:rsidR="00602A42" w:rsidRDefault="00602A42" w:rsidP="00C72BAD">
            <w:r>
              <w:t>augmentation tolerance</w:t>
            </w:r>
          </w:p>
        </w:tc>
        <w:tc>
          <w:tcPr>
            <w:tcW w:w="1008" w:type="dxa"/>
            <w:shd w:val="clear" w:color="auto" w:fill="auto"/>
          </w:tcPr>
          <w:p w14:paraId="5BAF3D88" w14:textId="77777777" w:rsidR="00602A42" w:rsidRDefault="00602A42" w:rsidP="00C72BAD">
            <w:r>
              <w:t>0.01</w:t>
            </w:r>
          </w:p>
        </w:tc>
      </w:tr>
      <w:tr w:rsidR="00602A42" w14:paraId="642F5FC5" w14:textId="77777777" w:rsidTr="00C72BAD">
        <w:tc>
          <w:tcPr>
            <w:tcW w:w="1368" w:type="dxa"/>
            <w:shd w:val="clear" w:color="auto" w:fill="auto"/>
          </w:tcPr>
          <w:p w14:paraId="4606057D" w14:textId="77777777" w:rsidR="00602A42" w:rsidRDefault="00602A42" w:rsidP="00C72BAD">
            <w:pPr>
              <w:pStyle w:val="code"/>
            </w:pPr>
            <w:r>
              <w:t>penalty</w:t>
            </w:r>
          </w:p>
        </w:tc>
        <w:tc>
          <w:tcPr>
            <w:tcW w:w="7200" w:type="dxa"/>
            <w:shd w:val="clear" w:color="auto" w:fill="auto"/>
          </w:tcPr>
          <w:p w14:paraId="700D5F0E" w14:textId="77777777" w:rsidR="00602A42" w:rsidRDefault="00602A42" w:rsidP="00C72BAD">
            <w:r>
              <w:t>penalty factor</w:t>
            </w:r>
          </w:p>
        </w:tc>
        <w:tc>
          <w:tcPr>
            <w:tcW w:w="1008" w:type="dxa"/>
            <w:shd w:val="clear" w:color="auto" w:fill="auto"/>
          </w:tcPr>
          <w:p w14:paraId="4C048356" w14:textId="77777777" w:rsidR="00602A42" w:rsidRDefault="00602A42" w:rsidP="00C72BAD">
            <w:r>
              <w:t>1.0</w:t>
            </w:r>
          </w:p>
        </w:tc>
      </w:tr>
      <w:tr w:rsidR="00602A42" w14:paraId="04EFA469" w14:textId="77777777" w:rsidTr="00C72BAD">
        <w:tblPrEx>
          <w:tblLook w:val="0000" w:firstRow="0" w:lastRow="0" w:firstColumn="0" w:lastColumn="0" w:noHBand="0" w:noVBand="0"/>
        </w:tblPrEx>
        <w:trPr>
          <w:trHeight w:val="220"/>
        </w:trPr>
        <w:tc>
          <w:tcPr>
            <w:tcW w:w="1368" w:type="dxa"/>
            <w:shd w:val="clear" w:color="auto" w:fill="auto"/>
          </w:tcPr>
          <w:p w14:paraId="0879E721" w14:textId="77777777" w:rsidR="00602A42" w:rsidRDefault="00602A42" w:rsidP="00C72BAD">
            <w:pPr>
              <w:pStyle w:val="code"/>
            </w:pPr>
            <w:r>
              <w:t>plane</w:t>
            </w:r>
          </w:p>
        </w:tc>
        <w:tc>
          <w:tcPr>
            <w:tcW w:w="7200" w:type="dxa"/>
            <w:shd w:val="clear" w:color="auto" w:fill="auto"/>
          </w:tcPr>
          <w:p w14:paraId="47A4994E" w14:textId="77777777" w:rsidR="00602A42" w:rsidRDefault="00602A42" w:rsidP="00C72BAD">
            <w:r>
              <w:t>the plane equation for the rigid wall</w:t>
            </w:r>
          </w:p>
        </w:tc>
        <w:tc>
          <w:tcPr>
            <w:tcW w:w="1010" w:type="dxa"/>
            <w:shd w:val="clear" w:color="auto" w:fill="auto"/>
          </w:tcPr>
          <w:p w14:paraId="109A27A5" w14:textId="77777777" w:rsidR="00602A42" w:rsidRDefault="00602A42" w:rsidP="00C72BAD">
            <w:r>
              <w:t>N/A</w:t>
            </w:r>
          </w:p>
        </w:tc>
      </w:tr>
    </w:tbl>
    <w:p w14:paraId="7882FDD9" w14:textId="77777777" w:rsidR="00602A42" w:rsidRDefault="00602A42" w:rsidP="00602A42"/>
    <w:p w14:paraId="54516664" w14:textId="77777777" w:rsidR="00602A42" w:rsidRDefault="00602A42" w:rsidP="00602A42">
      <w:r>
        <w:t xml:space="preserve">The </w:t>
      </w:r>
      <w:r>
        <w:rPr>
          <w:i/>
        </w:rPr>
        <w:t xml:space="preserve">plane </w:t>
      </w:r>
      <w:r>
        <w:t>property defines the plane equation for the rigid wall. Its value is an array of four values:</w:t>
      </w:r>
      <w:r w:rsidRPr="00AF2221">
        <w:rPr>
          <w:position w:val="-12"/>
        </w:rPr>
        <w:object w:dxaOrig="880" w:dyaOrig="360" w14:anchorId="7DD37E9F">
          <v:shape id="_x0000_i1074" type="#_x0000_t75" style="width:44pt;height:18pt" o:ole="">
            <v:imagedata r:id="rId129" o:title=""/>
          </v:shape>
          <o:OLEObject Type="Embed" ProgID="Equation.DSMT4" ShapeID="_x0000_i1074" DrawAspect="Content" ObjectID="_1459242157" r:id="rId130"/>
        </w:object>
      </w:r>
      <w:r>
        <w:t xml:space="preserve">. It also takes a loadcurve as an optional attribute to define the motion of the plane as a function of time. The loadcurve defines the offset </w:t>
      </w:r>
      <w:r>
        <w:rPr>
          <w:i/>
        </w:rPr>
        <w:t xml:space="preserve">h </w:t>
      </w:r>
      <w:r>
        <w:t>from the initial position in the direction of the plane normal:</w:t>
      </w:r>
    </w:p>
    <w:p w14:paraId="51D1EE35" w14:textId="77777777" w:rsidR="00602A42" w:rsidRDefault="00602A42" w:rsidP="00602A42"/>
    <w:p w14:paraId="7DAC45F6" w14:textId="77777777" w:rsidR="00602A42" w:rsidRDefault="00602A42" w:rsidP="00602A42">
      <w:pPr>
        <w:jc w:val="center"/>
      </w:pPr>
      <w:r w:rsidRPr="00AF2221">
        <w:rPr>
          <w:position w:val="-14"/>
        </w:rPr>
        <w:object w:dxaOrig="3980" w:dyaOrig="400" w14:anchorId="35AD831D">
          <v:shape id="_x0000_i1075" type="#_x0000_t75" style="width:199.5pt;height:19.5pt" o:ole="">
            <v:imagedata r:id="rId131" o:title=""/>
          </v:shape>
          <o:OLEObject Type="Embed" ProgID="Equation.DSMT4" ShapeID="_x0000_i1075" DrawAspect="Content" ObjectID="_1459242158" r:id="rId132"/>
        </w:object>
      </w:r>
    </w:p>
    <w:p w14:paraId="5504DEFC" w14:textId="77777777" w:rsidR="00602A42" w:rsidRDefault="00602A42" w:rsidP="00602A42"/>
    <w:p w14:paraId="36EB43B0" w14:textId="77777777" w:rsidR="00602A42" w:rsidRDefault="00602A42" w:rsidP="00602A42">
      <w:r>
        <w:t>So, for example, a rigid wall that initially lies in the xy-coordinate plane and moves in the z-direction would be specified as follows:</w:t>
      </w:r>
    </w:p>
    <w:p w14:paraId="7A907E1E" w14:textId="77777777" w:rsidR="00602A42" w:rsidRDefault="00602A42" w:rsidP="00602A42"/>
    <w:p w14:paraId="1443342C" w14:textId="77777777" w:rsidR="00602A42" w:rsidRDefault="00602A42" w:rsidP="00602A42">
      <w:pPr>
        <w:pStyle w:val="code"/>
      </w:pPr>
      <w:r>
        <w:t>&lt;plane lc="1"&gt;0,0,1,0&lt;/plane&gt;</w:t>
      </w:r>
    </w:p>
    <w:p w14:paraId="7135256B" w14:textId="77777777" w:rsidR="00602A42" w:rsidRDefault="00602A42" w:rsidP="00602A42"/>
    <w:p w14:paraId="1EE964DF" w14:textId="77777777" w:rsidR="00602A42" w:rsidRDefault="00602A42" w:rsidP="00602A42">
      <w:r>
        <w:t xml:space="preserve">The slave surface is defined by specifying a </w:t>
      </w:r>
      <w:r>
        <w:rPr>
          <w:i/>
        </w:rPr>
        <w:t>surface</w:t>
      </w:r>
      <w:r>
        <w:t xml:space="preserve"> element. The </w:t>
      </w:r>
      <w:r>
        <w:rPr>
          <w:i/>
        </w:rPr>
        <w:t xml:space="preserve">surface </w:t>
      </w:r>
      <w:r>
        <w:t>tag is followed by the definition of the surface elements:</w:t>
      </w:r>
    </w:p>
    <w:p w14:paraId="7ACF812C" w14:textId="77777777" w:rsidR="00602A42" w:rsidRDefault="00602A42" w:rsidP="00602A42"/>
    <w:p w14:paraId="059B5DBD" w14:textId="77777777" w:rsidR="00602A42" w:rsidRDefault="00602A42" w:rsidP="00602A42">
      <w:pPr>
        <w:pStyle w:val="code"/>
      </w:pPr>
      <w:r>
        <w:t>&lt;surface&gt;</w:t>
      </w:r>
    </w:p>
    <w:p w14:paraId="3467CCBD" w14:textId="77777777" w:rsidR="00602A42" w:rsidRPr="0097532C" w:rsidRDefault="00602A42" w:rsidP="00602A42">
      <w:pPr>
        <w:pStyle w:val="code"/>
      </w:pPr>
      <w:r w:rsidRPr="0097532C">
        <w:tab/>
        <w:t>&lt;quad4 id=</w:t>
      </w:r>
      <w:r>
        <w:t>"</w:t>
      </w:r>
      <w:r w:rsidRPr="0097532C">
        <w:t>n</w:t>
      </w:r>
      <w:r>
        <w:t>"</w:t>
      </w:r>
      <w:r w:rsidRPr="0097532C">
        <w:t>&gt;n1,n2,n3,n4&lt;/quad4&gt;</w:t>
      </w:r>
    </w:p>
    <w:p w14:paraId="0D264787" w14:textId="77777777" w:rsidR="00602A42" w:rsidRDefault="00602A42" w:rsidP="00602A42">
      <w:pPr>
        <w:pStyle w:val="code"/>
      </w:pPr>
      <w:r>
        <w:tab/>
        <w:t>...</w:t>
      </w:r>
    </w:p>
    <w:p w14:paraId="1092C9DB" w14:textId="77777777" w:rsidR="00602A42" w:rsidRDefault="00602A42" w:rsidP="00602A42">
      <w:pPr>
        <w:pStyle w:val="code"/>
      </w:pPr>
      <w:r>
        <w:t>&lt;/surface&gt;</w:t>
      </w:r>
    </w:p>
    <w:p w14:paraId="6A5698CB" w14:textId="77777777" w:rsidR="00602A42" w:rsidRDefault="00602A42" w:rsidP="00602A42">
      <w:pPr>
        <w:pStyle w:val="code"/>
      </w:pPr>
    </w:p>
    <w:p w14:paraId="17309378" w14:textId="77777777" w:rsidR="00602A42" w:rsidRDefault="00602A42" w:rsidP="00602A42">
      <w:r>
        <w:t>Triangular elements (tria3) may also be used instead of quadrilateral elements (quad4).</w:t>
      </w:r>
    </w:p>
    <w:p w14:paraId="3D960F67" w14:textId="77777777" w:rsidR="00602A42" w:rsidRDefault="00602A42" w:rsidP="00602A42"/>
    <w:p w14:paraId="40D9ADB9" w14:textId="77777777" w:rsidR="00602A42" w:rsidRPr="0097532C" w:rsidRDefault="00602A42">
      <w:pPr>
        <w:pStyle w:val="Heading3"/>
        <w:pPrChange w:id="1037" w:author="Steve Maas" w:date="2013-12-16T10:15:00Z">
          <w:pPr>
            <w:pStyle w:val="Heading4"/>
          </w:pPr>
        </w:pPrChange>
      </w:pPr>
      <w:bookmarkStart w:id="1038" w:name="_Toc385498454"/>
      <w:r>
        <w:t>Tied Interfaces</w:t>
      </w:r>
      <w:bookmarkEnd w:id="1038"/>
    </w:p>
    <w:p w14:paraId="79EA5ABC" w14:textId="77777777" w:rsidR="00602A42" w:rsidRDefault="00602A42" w:rsidP="00602A42">
      <w:r>
        <w:t>A tied interface can be used to connect two non-conforming meshes. A tied interface requires the definition of both a slave and a master surface. It is assumed that the nodes of the slave surface are connected to the faces of the master surface. The following control parameters need to be defined:</w:t>
      </w:r>
    </w:p>
    <w:p w14:paraId="2EA7D7E8"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602A42" w14:paraId="14D36C4D" w14:textId="77777777" w:rsidTr="00C72BAD">
        <w:tc>
          <w:tcPr>
            <w:tcW w:w="2088" w:type="dxa"/>
            <w:shd w:val="clear" w:color="auto" w:fill="auto"/>
          </w:tcPr>
          <w:p w14:paraId="7812B1A0" w14:textId="77777777" w:rsidR="00602A42" w:rsidRPr="000B272C" w:rsidRDefault="00602A42" w:rsidP="00C72BAD">
            <w:pPr>
              <w:rPr>
                <w:rFonts w:ascii="Courier New" w:hAnsi="Courier New"/>
                <w:sz w:val="20"/>
              </w:rPr>
            </w:pPr>
            <w:r w:rsidRPr="000B272C">
              <w:rPr>
                <w:rFonts w:ascii="Courier New" w:hAnsi="Courier New"/>
                <w:sz w:val="20"/>
              </w:rPr>
              <w:t>&lt;penalty&gt;</w:t>
            </w:r>
          </w:p>
        </w:tc>
        <w:tc>
          <w:tcPr>
            <w:tcW w:w="7488" w:type="dxa"/>
            <w:shd w:val="clear" w:color="auto" w:fill="auto"/>
          </w:tcPr>
          <w:p w14:paraId="003538DF" w14:textId="77777777" w:rsidR="00602A42" w:rsidRDefault="00602A42" w:rsidP="00C72BAD">
            <w:r>
              <w:t>penalty factor</w:t>
            </w:r>
          </w:p>
        </w:tc>
      </w:tr>
      <w:tr w:rsidR="00602A42" w14:paraId="3983C7AB" w14:textId="77777777" w:rsidTr="00C72BAD">
        <w:tc>
          <w:tcPr>
            <w:tcW w:w="2088" w:type="dxa"/>
            <w:shd w:val="clear" w:color="auto" w:fill="auto"/>
          </w:tcPr>
          <w:p w14:paraId="0DEE7CAD" w14:textId="77777777" w:rsidR="00602A42" w:rsidRPr="000B272C" w:rsidRDefault="00602A42" w:rsidP="00C72BAD">
            <w:pPr>
              <w:rPr>
                <w:rFonts w:ascii="Courier New" w:hAnsi="Courier New"/>
                <w:sz w:val="20"/>
              </w:rPr>
            </w:pPr>
            <w:r w:rsidRPr="000B272C">
              <w:rPr>
                <w:rFonts w:ascii="Courier New" w:hAnsi="Courier New"/>
                <w:sz w:val="20"/>
              </w:rPr>
              <w:t>&lt;tolerance&gt;</w:t>
            </w:r>
          </w:p>
        </w:tc>
        <w:tc>
          <w:tcPr>
            <w:tcW w:w="7488" w:type="dxa"/>
            <w:shd w:val="clear" w:color="auto" w:fill="auto"/>
          </w:tcPr>
          <w:p w14:paraId="1131AB42" w14:textId="77777777" w:rsidR="00602A42" w:rsidRDefault="00602A42" w:rsidP="00C72BAD">
            <w:r>
              <w:t>augmentation tolerance</w:t>
            </w:r>
          </w:p>
        </w:tc>
      </w:tr>
    </w:tbl>
    <w:p w14:paraId="0F8FBC1A" w14:textId="77777777" w:rsidR="00602A42" w:rsidRDefault="00602A42" w:rsidP="00602A42"/>
    <w:p w14:paraId="182FFA5A" w14:textId="77777777" w:rsidR="00602A42" w:rsidRDefault="00602A42" w:rsidP="00602A42">
      <w:r>
        <w:t xml:space="preserve">The slave and master surfaces are defined similarly as for the sliding interfaces.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w:t>
      </w:r>
    </w:p>
    <w:p w14:paraId="03A41E6C" w14:textId="77777777" w:rsidR="00602A42" w:rsidRDefault="00602A42" w:rsidP="00602A42"/>
    <w:p w14:paraId="4A2FD2E6" w14:textId="77777777" w:rsidR="00602A42" w:rsidRDefault="00602A42" w:rsidP="00602A42">
      <w:pPr>
        <w:pStyle w:val="code"/>
      </w:pPr>
      <w:r>
        <w:t>&lt;surface type="master"&gt;</w:t>
      </w:r>
    </w:p>
    <w:p w14:paraId="27BAAE34" w14:textId="77777777" w:rsidR="00602A42" w:rsidRPr="0097532C" w:rsidRDefault="00602A42" w:rsidP="00602A42">
      <w:pPr>
        <w:pStyle w:val="code"/>
      </w:pPr>
      <w:r w:rsidRPr="0097532C">
        <w:tab/>
        <w:t>&lt;quad4 id=</w:t>
      </w:r>
      <w:r>
        <w:t>"</w:t>
      </w:r>
      <w:r w:rsidRPr="0097532C">
        <w:t>n</w:t>
      </w:r>
      <w:r>
        <w:t>"</w:t>
      </w:r>
      <w:r w:rsidRPr="0097532C">
        <w:t>&gt;n1,n2,n3,n4&lt;/quad4&gt;</w:t>
      </w:r>
    </w:p>
    <w:p w14:paraId="3FB9C2E7" w14:textId="77777777" w:rsidR="00602A42" w:rsidRDefault="00602A42" w:rsidP="00602A42">
      <w:pPr>
        <w:pStyle w:val="code"/>
      </w:pPr>
      <w:r>
        <w:tab/>
        <w:t>...</w:t>
      </w:r>
    </w:p>
    <w:p w14:paraId="5476F2BB" w14:textId="77777777" w:rsidR="00602A42" w:rsidRDefault="00602A42" w:rsidP="00602A42">
      <w:pPr>
        <w:pStyle w:val="code"/>
      </w:pPr>
      <w:r>
        <w:t>&lt;/surface&gt;</w:t>
      </w:r>
    </w:p>
    <w:p w14:paraId="724ACF77" w14:textId="77777777" w:rsidR="00602A42" w:rsidRDefault="00602A42" w:rsidP="00602A42">
      <w:pPr>
        <w:pStyle w:val="code"/>
      </w:pPr>
    </w:p>
    <w:p w14:paraId="3B05F8C6" w14:textId="77777777" w:rsidR="00602A42" w:rsidRPr="002248CE" w:rsidRDefault="00602A42" w:rsidP="00602A42">
      <w:r>
        <w:t xml:space="preserve">Both quadrilateral surface elements (quad4) and triangular elements (tri3) may be used to define the surface. </w:t>
      </w:r>
    </w:p>
    <w:p w14:paraId="6F25972C" w14:textId="77777777" w:rsidR="00602A42" w:rsidRDefault="00602A42" w:rsidP="00602A42"/>
    <w:p w14:paraId="10256B9F" w14:textId="77777777" w:rsidR="00602A42" w:rsidRDefault="00602A42">
      <w:pPr>
        <w:pStyle w:val="Heading3"/>
        <w:pPrChange w:id="1039" w:author="Steve Maas" w:date="2013-12-16T10:15:00Z">
          <w:pPr>
            <w:pStyle w:val="Heading4"/>
          </w:pPr>
        </w:pPrChange>
      </w:pPr>
      <w:bookmarkStart w:id="1040" w:name="_Toc385498455"/>
      <w:r>
        <w:t>Tied Biphasic Interfaces</w:t>
      </w:r>
      <w:bookmarkEnd w:id="1040"/>
    </w:p>
    <w:p w14:paraId="069E7753" w14:textId="77777777" w:rsidR="00602A42" w:rsidRDefault="00602A42" w:rsidP="00602A42">
      <w:r>
        <w:t>A tied biphasic interface is similar to the tied interface.  It may be used for tying any combination of solid, biphasic, and rigid materials. It enforces continuity of the fluid pressure across the interface when both materials are biphasic. The following control parameters need to be defined:</w:t>
      </w:r>
    </w:p>
    <w:p w14:paraId="08546659" w14:textId="77777777" w:rsidR="00602A42" w:rsidRDefault="00602A42" w:rsidP="00602A4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2"/>
        <w:gridCol w:w="5703"/>
        <w:gridCol w:w="1521"/>
      </w:tblGrid>
      <w:tr w:rsidR="00602A42" w14:paraId="469EFE25" w14:textId="77777777" w:rsidTr="00C72BAD">
        <w:tc>
          <w:tcPr>
            <w:tcW w:w="1228" w:type="pct"/>
            <w:shd w:val="clear" w:color="auto" w:fill="auto"/>
          </w:tcPr>
          <w:p w14:paraId="28E72AD7" w14:textId="77777777" w:rsidR="00602A42" w:rsidRPr="000B272C" w:rsidRDefault="00602A42" w:rsidP="00C72BAD">
            <w:pPr>
              <w:rPr>
                <w:b/>
              </w:rPr>
            </w:pPr>
            <w:r w:rsidRPr="000B272C">
              <w:rPr>
                <w:b/>
              </w:rPr>
              <w:t>Parameter</w:t>
            </w:r>
          </w:p>
        </w:tc>
        <w:tc>
          <w:tcPr>
            <w:tcW w:w="2978" w:type="pct"/>
            <w:shd w:val="clear" w:color="auto" w:fill="auto"/>
          </w:tcPr>
          <w:p w14:paraId="47635106" w14:textId="77777777" w:rsidR="00602A42" w:rsidRPr="000B272C" w:rsidRDefault="00602A42" w:rsidP="00C72BAD">
            <w:pPr>
              <w:rPr>
                <w:b/>
              </w:rPr>
            </w:pPr>
            <w:r w:rsidRPr="000B272C">
              <w:rPr>
                <w:b/>
              </w:rPr>
              <w:t>Description</w:t>
            </w:r>
          </w:p>
        </w:tc>
        <w:tc>
          <w:tcPr>
            <w:tcW w:w="794" w:type="pct"/>
            <w:shd w:val="clear" w:color="auto" w:fill="auto"/>
          </w:tcPr>
          <w:p w14:paraId="482821A1" w14:textId="77777777" w:rsidR="00602A42" w:rsidRPr="000B272C" w:rsidRDefault="00602A42" w:rsidP="00C72BAD">
            <w:pPr>
              <w:rPr>
                <w:b/>
              </w:rPr>
            </w:pPr>
            <w:r w:rsidRPr="000B272C">
              <w:rPr>
                <w:b/>
              </w:rPr>
              <w:t>Default</w:t>
            </w:r>
          </w:p>
        </w:tc>
      </w:tr>
      <w:tr w:rsidR="00602A42" w14:paraId="0D4B94DC" w14:textId="77777777" w:rsidTr="00C72BAD">
        <w:tc>
          <w:tcPr>
            <w:tcW w:w="1228" w:type="pct"/>
            <w:shd w:val="clear" w:color="auto" w:fill="auto"/>
          </w:tcPr>
          <w:p w14:paraId="5C88B76B" w14:textId="77777777" w:rsidR="00602A42" w:rsidRDefault="00602A42" w:rsidP="00C72BAD">
            <w:pPr>
              <w:pStyle w:val="code"/>
            </w:pPr>
            <w:r>
              <w:t>penalty</w:t>
            </w:r>
          </w:p>
        </w:tc>
        <w:tc>
          <w:tcPr>
            <w:tcW w:w="2978" w:type="pct"/>
            <w:shd w:val="clear" w:color="auto" w:fill="auto"/>
          </w:tcPr>
          <w:p w14:paraId="03F165E2" w14:textId="77777777" w:rsidR="00602A42" w:rsidRDefault="00602A42" w:rsidP="00C72BAD">
            <w:r>
              <w:t>normal penalty scale factor (1)</w:t>
            </w:r>
          </w:p>
        </w:tc>
        <w:tc>
          <w:tcPr>
            <w:tcW w:w="794" w:type="pct"/>
            <w:shd w:val="clear" w:color="auto" w:fill="auto"/>
          </w:tcPr>
          <w:p w14:paraId="5EDE32B1" w14:textId="77777777" w:rsidR="00602A42" w:rsidRDefault="00602A42" w:rsidP="00C72BAD">
            <w:r>
              <w:t>1.0</w:t>
            </w:r>
          </w:p>
        </w:tc>
      </w:tr>
      <w:tr w:rsidR="00602A42" w14:paraId="49ECDFDB" w14:textId="77777777" w:rsidTr="00C72BAD">
        <w:tc>
          <w:tcPr>
            <w:tcW w:w="1228" w:type="pct"/>
            <w:shd w:val="clear" w:color="auto" w:fill="auto"/>
          </w:tcPr>
          <w:p w14:paraId="279A6642" w14:textId="77777777" w:rsidR="00602A42" w:rsidRDefault="00602A42" w:rsidP="00C72BAD">
            <w:pPr>
              <w:pStyle w:val="code"/>
            </w:pPr>
            <w:r>
              <w:t>auto_penalty</w:t>
            </w:r>
          </w:p>
        </w:tc>
        <w:tc>
          <w:tcPr>
            <w:tcW w:w="2978" w:type="pct"/>
            <w:shd w:val="clear" w:color="auto" w:fill="auto"/>
          </w:tcPr>
          <w:p w14:paraId="6951BD81" w14:textId="77777777" w:rsidR="00602A42" w:rsidRDefault="00602A42" w:rsidP="00C72BAD">
            <w:r>
              <w:t>auto-penalty calculation flag (2)</w:t>
            </w:r>
          </w:p>
        </w:tc>
        <w:tc>
          <w:tcPr>
            <w:tcW w:w="794" w:type="pct"/>
            <w:shd w:val="clear" w:color="auto" w:fill="auto"/>
          </w:tcPr>
          <w:p w14:paraId="7FDFDB4C" w14:textId="77777777" w:rsidR="00602A42" w:rsidRDefault="00602A42" w:rsidP="00C72BAD">
            <w:r>
              <w:t>0</w:t>
            </w:r>
          </w:p>
        </w:tc>
      </w:tr>
      <w:tr w:rsidR="00602A42" w14:paraId="0C1C0290" w14:textId="77777777" w:rsidTr="00C72BAD">
        <w:tc>
          <w:tcPr>
            <w:tcW w:w="1228" w:type="pct"/>
            <w:shd w:val="clear" w:color="auto" w:fill="auto"/>
          </w:tcPr>
          <w:p w14:paraId="1F54A81B" w14:textId="77777777" w:rsidR="00602A42" w:rsidRDefault="00602A42" w:rsidP="00C72BAD">
            <w:pPr>
              <w:pStyle w:val="code"/>
            </w:pPr>
            <w:r>
              <w:t>two_pass</w:t>
            </w:r>
          </w:p>
        </w:tc>
        <w:tc>
          <w:tcPr>
            <w:tcW w:w="2978" w:type="pct"/>
            <w:shd w:val="clear" w:color="auto" w:fill="auto"/>
          </w:tcPr>
          <w:p w14:paraId="0DC1DB98" w14:textId="77777777" w:rsidR="00602A42" w:rsidRDefault="00602A42" w:rsidP="00C72BAD">
            <w:r>
              <w:t>two-pass flag (3)</w:t>
            </w:r>
          </w:p>
        </w:tc>
        <w:tc>
          <w:tcPr>
            <w:tcW w:w="794" w:type="pct"/>
            <w:shd w:val="clear" w:color="auto" w:fill="auto"/>
          </w:tcPr>
          <w:p w14:paraId="61120A24" w14:textId="77777777" w:rsidR="00602A42" w:rsidRDefault="00602A42" w:rsidP="00C72BAD">
            <w:r>
              <w:t>0</w:t>
            </w:r>
          </w:p>
        </w:tc>
      </w:tr>
      <w:tr w:rsidR="00602A42" w14:paraId="758F383B" w14:textId="77777777" w:rsidTr="00C72BAD">
        <w:tc>
          <w:tcPr>
            <w:tcW w:w="1228" w:type="pct"/>
            <w:shd w:val="clear" w:color="auto" w:fill="auto"/>
          </w:tcPr>
          <w:p w14:paraId="299B0EFA" w14:textId="77777777" w:rsidR="00602A42" w:rsidRDefault="00602A42" w:rsidP="00C72BAD">
            <w:pPr>
              <w:pStyle w:val="code"/>
            </w:pPr>
            <w:r>
              <w:t>laugon</w:t>
            </w:r>
          </w:p>
        </w:tc>
        <w:tc>
          <w:tcPr>
            <w:tcW w:w="2978" w:type="pct"/>
            <w:shd w:val="clear" w:color="auto" w:fill="auto"/>
          </w:tcPr>
          <w:p w14:paraId="3C9A5D4B" w14:textId="77777777" w:rsidR="00602A42" w:rsidRDefault="00602A42" w:rsidP="00C72BAD">
            <w:r>
              <w:t>augmented Lagrangian flag (4)</w:t>
            </w:r>
          </w:p>
        </w:tc>
        <w:tc>
          <w:tcPr>
            <w:tcW w:w="794" w:type="pct"/>
            <w:shd w:val="clear" w:color="auto" w:fill="auto"/>
          </w:tcPr>
          <w:p w14:paraId="08F9E33C" w14:textId="77777777" w:rsidR="00602A42" w:rsidRDefault="00602A42" w:rsidP="00C72BAD">
            <w:r>
              <w:t>0</w:t>
            </w:r>
          </w:p>
        </w:tc>
      </w:tr>
      <w:tr w:rsidR="00602A42" w14:paraId="6141F57B" w14:textId="77777777" w:rsidTr="00C72BAD">
        <w:tc>
          <w:tcPr>
            <w:tcW w:w="1228" w:type="pct"/>
            <w:shd w:val="clear" w:color="auto" w:fill="auto"/>
          </w:tcPr>
          <w:p w14:paraId="126D1B8F" w14:textId="77777777" w:rsidR="00602A42" w:rsidRDefault="00602A42" w:rsidP="00C72BAD">
            <w:pPr>
              <w:pStyle w:val="code"/>
            </w:pPr>
            <w:r>
              <w:t>tolerance</w:t>
            </w:r>
          </w:p>
        </w:tc>
        <w:tc>
          <w:tcPr>
            <w:tcW w:w="2978" w:type="pct"/>
            <w:shd w:val="clear" w:color="auto" w:fill="auto"/>
          </w:tcPr>
          <w:p w14:paraId="7EC6F49E" w14:textId="77777777" w:rsidR="00602A42" w:rsidRDefault="00602A42" w:rsidP="00C72BAD">
            <w:r>
              <w:t>aug. Lagrangian convergence tolerance (4)</w:t>
            </w:r>
          </w:p>
        </w:tc>
        <w:tc>
          <w:tcPr>
            <w:tcW w:w="794" w:type="pct"/>
            <w:shd w:val="clear" w:color="auto" w:fill="auto"/>
          </w:tcPr>
          <w:p w14:paraId="31A35007" w14:textId="77777777" w:rsidR="00602A42" w:rsidRDefault="00602A42" w:rsidP="00C72BAD">
            <w:r>
              <w:t>1.0</w:t>
            </w:r>
          </w:p>
        </w:tc>
      </w:tr>
      <w:tr w:rsidR="00602A42" w14:paraId="6F05CA46" w14:textId="77777777" w:rsidTr="00C72BAD">
        <w:tc>
          <w:tcPr>
            <w:tcW w:w="1228" w:type="pct"/>
            <w:shd w:val="clear" w:color="auto" w:fill="auto"/>
          </w:tcPr>
          <w:p w14:paraId="3A7360D3" w14:textId="77777777" w:rsidR="00602A42" w:rsidRDefault="00602A42" w:rsidP="00C72BAD">
            <w:pPr>
              <w:pStyle w:val="code"/>
            </w:pPr>
            <w:r>
              <w:t>gaptol</w:t>
            </w:r>
          </w:p>
        </w:tc>
        <w:tc>
          <w:tcPr>
            <w:tcW w:w="2978" w:type="pct"/>
            <w:shd w:val="clear" w:color="auto" w:fill="auto"/>
          </w:tcPr>
          <w:p w14:paraId="77566321" w14:textId="77777777" w:rsidR="00602A42" w:rsidRDefault="00602A42" w:rsidP="00C72BAD">
            <w:r>
              <w:t>tolerance for gap value (4)</w:t>
            </w:r>
          </w:p>
        </w:tc>
        <w:tc>
          <w:tcPr>
            <w:tcW w:w="794" w:type="pct"/>
            <w:shd w:val="clear" w:color="auto" w:fill="auto"/>
          </w:tcPr>
          <w:p w14:paraId="4825D915" w14:textId="77777777" w:rsidR="00602A42" w:rsidRDefault="00602A42" w:rsidP="00C72BAD">
            <w:r>
              <w:t>0.0 (off)</w:t>
            </w:r>
          </w:p>
        </w:tc>
      </w:tr>
      <w:tr w:rsidR="00602A42" w14:paraId="7EAD7643" w14:textId="77777777" w:rsidTr="00C72BAD">
        <w:tc>
          <w:tcPr>
            <w:tcW w:w="1228" w:type="pct"/>
            <w:shd w:val="clear" w:color="auto" w:fill="auto"/>
          </w:tcPr>
          <w:p w14:paraId="4C2DE2DA" w14:textId="77777777" w:rsidR="00602A42" w:rsidRDefault="00602A42" w:rsidP="00C72BAD">
            <w:pPr>
              <w:pStyle w:val="code"/>
            </w:pPr>
            <w:r>
              <w:t>symmetric_stiffness</w:t>
            </w:r>
          </w:p>
        </w:tc>
        <w:tc>
          <w:tcPr>
            <w:tcW w:w="2978" w:type="pct"/>
            <w:shd w:val="clear" w:color="auto" w:fill="auto"/>
          </w:tcPr>
          <w:p w14:paraId="1764B61D" w14:textId="77777777" w:rsidR="00602A42" w:rsidRDefault="00602A42" w:rsidP="00C72BAD">
            <w:r>
              <w:t>symmetric stiffness matrix flag (7)</w:t>
            </w:r>
          </w:p>
        </w:tc>
        <w:tc>
          <w:tcPr>
            <w:tcW w:w="794" w:type="pct"/>
            <w:shd w:val="clear" w:color="auto" w:fill="auto"/>
          </w:tcPr>
          <w:p w14:paraId="0DAB461D" w14:textId="77777777" w:rsidR="00602A42" w:rsidRDefault="00602A42" w:rsidP="00C72BAD">
            <w:r>
              <w:t>0</w:t>
            </w:r>
          </w:p>
        </w:tc>
      </w:tr>
      <w:tr w:rsidR="00602A42" w14:paraId="16820FDA" w14:textId="77777777" w:rsidTr="00C72BAD">
        <w:tc>
          <w:tcPr>
            <w:tcW w:w="1228" w:type="pct"/>
            <w:shd w:val="clear" w:color="auto" w:fill="auto"/>
          </w:tcPr>
          <w:p w14:paraId="5F9EDD3A" w14:textId="77777777" w:rsidR="00602A42" w:rsidRDefault="00602A42" w:rsidP="00C72BAD">
            <w:pPr>
              <w:pStyle w:val="code"/>
            </w:pPr>
            <w:r>
              <w:lastRenderedPageBreak/>
              <w:t>search_tol</w:t>
            </w:r>
          </w:p>
        </w:tc>
        <w:tc>
          <w:tcPr>
            <w:tcW w:w="2978" w:type="pct"/>
            <w:shd w:val="clear" w:color="auto" w:fill="auto"/>
          </w:tcPr>
          <w:p w14:paraId="6C99E1B2" w14:textId="77777777" w:rsidR="00602A42" w:rsidRDefault="00602A42" w:rsidP="00C72BAD">
            <w:r>
              <w:t>Projection search tolerance (8)</w:t>
            </w:r>
          </w:p>
        </w:tc>
        <w:tc>
          <w:tcPr>
            <w:tcW w:w="794" w:type="pct"/>
            <w:shd w:val="clear" w:color="auto" w:fill="auto"/>
          </w:tcPr>
          <w:p w14:paraId="66744B85" w14:textId="77777777" w:rsidR="00602A42" w:rsidRDefault="00602A42" w:rsidP="00C72BAD"/>
        </w:tc>
      </w:tr>
    </w:tbl>
    <w:p w14:paraId="16A6CC34" w14:textId="77777777" w:rsidR="00602A42" w:rsidRPr="004036E7" w:rsidRDefault="00602A42" w:rsidP="00602A42"/>
    <w:p w14:paraId="17F4AE9A" w14:textId="77777777" w:rsidR="00602A42" w:rsidRDefault="00602A42">
      <w:pPr>
        <w:pStyle w:val="Heading3"/>
        <w:pPrChange w:id="1041" w:author="Steve Maas" w:date="2013-12-16T10:15:00Z">
          <w:pPr>
            <w:pStyle w:val="Heading4"/>
          </w:pPr>
        </w:pPrChange>
      </w:pPr>
      <w:bookmarkStart w:id="1042" w:name="_Toc385498456"/>
      <w:r>
        <w:t>Rigid Interfaces</w:t>
      </w:r>
      <w:bookmarkEnd w:id="1042"/>
    </w:p>
    <w:p w14:paraId="20DAF6E8" w14:textId="77777777" w:rsidR="00602A42" w:rsidRDefault="00602A42" w:rsidP="00602A42">
      <w:r>
        <w:t>A rigid interface defines a list of nodes that are attached to a rigid body. These nodes will move with the rigid body:</w:t>
      </w:r>
    </w:p>
    <w:p w14:paraId="0B3ED529" w14:textId="77777777" w:rsidR="00602A42" w:rsidRDefault="00602A42" w:rsidP="00602A42"/>
    <w:p w14:paraId="04844630" w14:textId="77777777" w:rsidR="00602A42" w:rsidRPr="00C52231" w:rsidRDefault="00602A42" w:rsidP="00602A42">
      <w:pPr>
        <w:pStyle w:val="code"/>
      </w:pPr>
      <w:r w:rsidRPr="00C52231">
        <w:t>&lt;contact type="rigid"&gt;</w:t>
      </w:r>
    </w:p>
    <w:p w14:paraId="61854D11" w14:textId="77777777" w:rsidR="00602A42" w:rsidRPr="007D6F0D" w:rsidRDefault="00602A42" w:rsidP="00602A42">
      <w:pPr>
        <w:pStyle w:val="code"/>
        <w:rPr>
          <w:lang w:val="nl-BE"/>
        </w:rPr>
      </w:pPr>
      <w:r w:rsidRPr="00C52231">
        <w:tab/>
      </w:r>
      <w:r w:rsidRPr="007D6F0D">
        <w:rPr>
          <w:lang w:val="nl-BE"/>
        </w:rPr>
        <w:t>&lt;node id="n1" rb="1"&gt;&lt;/node&gt;</w:t>
      </w:r>
    </w:p>
    <w:p w14:paraId="51EA76C4" w14:textId="77777777" w:rsidR="00602A42" w:rsidRPr="007D6F0D" w:rsidRDefault="00602A42" w:rsidP="00602A42">
      <w:pPr>
        <w:pStyle w:val="code"/>
        <w:rPr>
          <w:lang w:val="nl-BE"/>
        </w:rPr>
      </w:pPr>
      <w:r w:rsidRPr="007D6F0D">
        <w:rPr>
          <w:lang w:val="nl-BE"/>
        </w:rPr>
        <w:tab/>
        <w:t>...</w:t>
      </w:r>
    </w:p>
    <w:p w14:paraId="2ADB2521" w14:textId="77777777" w:rsidR="00602A42" w:rsidRPr="007D6F0D" w:rsidRDefault="00602A42" w:rsidP="00602A42">
      <w:pPr>
        <w:pStyle w:val="code"/>
        <w:rPr>
          <w:lang w:val="nl-BE"/>
        </w:rPr>
      </w:pPr>
      <w:r w:rsidRPr="007D6F0D">
        <w:rPr>
          <w:lang w:val="nl-BE"/>
        </w:rPr>
        <w:tab/>
        <w:t>&lt;node id="n2" rb="1"&gt;&lt;/node&gt;</w:t>
      </w:r>
    </w:p>
    <w:p w14:paraId="342C3A5B" w14:textId="77777777" w:rsidR="00602A42" w:rsidRPr="00C52231" w:rsidRDefault="00602A42" w:rsidP="00602A42">
      <w:pPr>
        <w:pStyle w:val="code"/>
      </w:pPr>
      <w:r w:rsidRPr="00C52231">
        <w:t xml:space="preserve">&lt;/contact&gt; </w:t>
      </w:r>
    </w:p>
    <w:p w14:paraId="1FC786F5" w14:textId="77777777" w:rsidR="00602A42" w:rsidRDefault="00602A42" w:rsidP="00602A42">
      <w:pPr>
        <w:rPr>
          <w:b/>
        </w:rPr>
      </w:pPr>
    </w:p>
    <w:p w14:paraId="44912CEF" w14:textId="77777777" w:rsidR="00602A42" w:rsidRPr="002963B7" w:rsidRDefault="00602A42" w:rsidP="00602A42">
      <w:r>
        <w:t xml:space="preserve">The </w:t>
      </w:r>
      <w:r>
        <w:rPr>
          <w:i/>
        </w:rPr>
        <w:t xml:space="preserve">id </w:t>
      </w:r>
      <w:r>
        <w:t xml:space="preserve">attribute identifies the node and </w:t>
      </w:r>
      <w:r>
        <w:rPr>
          <w:i/>
        </w:rPr>
        <w:t xml:space="preserve">rb </w:t>
      </w:r>
      <w:r>
        <w:t xml:space="preserve">is the material id of the rigid body. The value of the node is ignored. </w:t>
      </w:r>
    </w:p>
    <w:p w14:paraId="1075B50D" w14:textId="77777777" w:rsidR="00602A42" w:rsidRDefault="00602A42" w:rsidP="00602A42"/>
    <w:p w14:paraId="0EAF809A" w14:textId="77777777" w:rsidR="00602A42" w:rsidRDefault="00602A42">
      <w:pPr>
        <w:pStyle w:val="Heading3"/>
        <w:pPrChange w:id="1043" w:author="Steve Maas" w:date="2013-12-16T10:15:00Z">
          <w:pPr>
            <w:pStyle w:val="Heading4"/>
          </w:pPr>
        </w:pPrChange>
      </w:pPr>
      <w:bookmarkStart w:id="1044" w:name="_Toc385498457"/>
      <w:r>
        <w:t>Rigid Joints</w:t>
      </w:r>
      <w:bookmarkEnd w:id="1044"/>
    </w:p>
    <w:p w14:paraId="7DE5555B" w14:textId="77777777" w:rsidR="00602A42" w:rsidRDefault="00602A42" w:rsidP="00602A42">
      <w:r>
        <w:t>A rigid joint connects two rigid bodies at a point in space:</w:t>
      </w:r>
    </w:p>
    <w:p w14:paraId="620873DA" w14:textId="77777777" w:rsidR="00602A42" w:rsidRDefault="00602A42" w:rsidP="00602A42"/>
    <w:p w14:paraId="79514C55" w14:textId="77777777" w:rsidR="00602A42" w:rsidRDefault="00602A42" w:rsidP="00602A42">
      <w:pPr>
        <w:pStyle w:val="code"/>
      </w:pPr>
      <w:r>
        <w:t>&lt;contact type="rigid joint"&gt;</w:t>
      </w:r>
    </w:p>
    <w:p w14:paraId="3EEA466D" w14:textId="77777777" w:rsidR="00602A42" w:rsidRDefault="00602A42" w:rsidP="00602A42">
      <w:pPr>
        <w:pStyle w:val="code"/>
      </w:pPr>
      <w:r>
        <w:tab/>
        <w:t>&lt;tolerance&gt;0.1&lt;/tolerance&gt;</w:t>
      </w:r>
    </w:p>
    <w:p w14:paraId="3C9C8CA7" w14:textId="77777777" w:rsidR="00602A42" w:rsidRDefault="00602A42" w:rsidP="00602A42">
      <w:pPr>
        <w:pStyle w:val="code"/>
      </w:pPr>
      <w:r>
        <w:tab/>
        <w:t>&lt;penalty&gt;2&lt;/penalty&gt;</w:t>
      </w:r>
    </w:p>
    <w:p w14:paraId="5CCCC054" w14:textId="77777777" w:rsidR="00602A42" w:rsidRDefault="00602A42" w:rsidP="00602A42">
      <w:pPr>
        <w:pStyle w:val="code"/>
      </w:pPr>
      <w:r>
        <w:tab/>
        <w:t>&lt;body1&gt;1&lt;/body1&gt;</w:t>
      </w:r>
    </w:p>
    <w:p w14:paraId="35FB324E" w14:textId="77777777" w:rsidR="00602A42" w:rsidRDefault="00602A42" w:rsidP="00602A42">
      <w:pPr>
        <w:pStyle w:val="code"/>
      </w:pPr>
      <w:r>
        <w:tab/>
        <w:t>&lt;body2&gt;2&lt;/body2&gt;</w:t>
      </w:r>
    </w:p>
    <w:p w14:paraId="00C5A15F" w14:textId="77777777" w:rsidR="00602A42" w:rsidRDefault="00602A42" w:rsidP="00602A42">
      <w:pPr>
        <w:pStyle w:val="code"/>
      </w:pPr>
      <w:r>
        <w:tab/>
        <w:t>&lt;joint&gt;0,0,0&lt;/joint&gt;</w:t>
      </w:r>
    </w:p>
    <w:p w14:paraId="38CC747B" w14:textId="77777777" w:rsidR="00602A42" w:rsidRDefault="00602A42" w:rsidP="00602A42">
      <w:pPr>
        <w:pStyle w:val="code"/>
      </w:pPr>
      <w:r>
        <w:t>&lt;/contact&gt;</w:t>
      </w:r>
    </w:p>
    <w:p w14:paraId="169D6AA7" w14:textId="77777777" w:rsidR="00602A42" w:rsidRDefault="00602A42" w:rsidP="00602A42"/>
    <w:p w14:paraId="3011510D" w14:textId="77777777" w:rsidR="00602A42" w:rsidRDefault="00602A42" w:rsidP="00602A42">
      <w:r>
        <w:t xml:space="preserve">The </w:t>
      </w:r>
      <w:r>
        <w:rPr>
          <w:i/>
        </w:rPr>
        <w:t xml:space="preserve">tolerance </w:t>
      </w:r>
      <w:r>
        <w:t xml:space="preserve">element defines the augmentation tolerance. That is, when the relative change in the constraint forces (the Lagrange multipliers) are less than this value. The </w:t>
      </w:r>
      <w:r>
        <w:rPr>
          <w:i/>
        </w:rPr>
        <w:t>body1</w:t>
      </w:r>
      <w:r>
        <w:t xml:space="preserve"> and </w:t>
      </w:r>
      <w:r>
        <w:rPr>
          <w:i/>
        </w:rPr>
        <w:t xml:space="preserve">body2 </w:t>
      </w:r>
      <w:r>
        <w:t xml:space="preserve">elements are the material numbers of the two rigid bodies. The </w:t>
      </w:r>
      <w:r>
        <w:rPr>
          <w:i/>
        </w:rPr>
        <w:t xml:space="preserve">joint </w:t>
      </w:r>
      <w:r>
        <w:t>element defines the position of the joint in world coordinates at the start of the analysis. Note that this point does not have to be inside or on the surface of either of the two bodies.</w:t>
      </w:r>
    </w:p>
    <w:p w14:paraId="616EDD10" w14:textId="7618B205" w:rsidR="00602A42" w:rsidRPr="009F383F" w:rsidRDefault="00602A42" w:rsidP="00602A42"/>
    <w:p w14:paraId="57AD51C3" w14:textId="77777777" w:rsidR="00602A42" w:rsidRDefault="00602A42">
      <w:pPr>
        <w:jc w:val="left"/>
        <w:rPr>
          <w:rFonts w:cs="Arial"/>
          <w:b/>
          <w:bCs/>
          <w:iCs/>
          <w:sz w:val="36"/>
          <w:szCs w:val="28"/>
        </w:rPr>
      </w:pPr>
      <w:r>
        <w:br w:type="page"/>
      </w:r>
    </w:p>
    <w:p w14:paraId="110F98A1" w14:textId="3102E8E4" w:rsidR="006A0BC1" w:rsidRDefault="006A0BC1" w:rsidP="006A0BC1">
      <w:pPr>
        <w:pStyle w:val="Heading2"/>
      </w:pPr>
      <w:bookmarkStart w:id="1045" w:name="_Toc385498458"/>
      <w:r>
        <w:lastRenderedPageBreak/>
        <w:t>Constraints Section</w:t>
      </w:r>
      <w:bookmarkEnd w:id="1045"/>
    </w:p>
    <w:p w14:paraId="1E5F21EC" w14:textId="77777777" w:rsidR="006A0BC1" w:rsidRDefault="006A0BC1" w:rsidP="006A0BC1">
      <w:pPr>
        <w:jc w:val="left"/>
      </w:pPr>
      <w:r>
        <w:t xml:space="preserve">The Constraints section allows the user to enforce additional constraints to the model. Currently, only rigid body constraints can be enforced. </w:t>
      </w:r>
    </w:p>
    <w:p w14:paraId="42A50E83" w14:textId="77777777" w:rsidR="006A0BC1" w:rsidRDefault="006A0BC1" w:rsidP="006A0BC1">
      <w:pPr>
        <w:jc w:val="left"/>
      </w:pPr>
    </w:p>
    <w:p w14:paraId="512A7EC5" w14:textId="77777777" w:rsidR="006A0BC1" w:rsidRDefault="006A0BC1" w:rsidP="006A0BC1">
      <w:pPr>
        <w:pStyle w:val="Heading3"/>
      </w:pPr>
      <w:bookmarkStart w:id="1046" w:name="_Ref275247132"/>
      <w:bookmarkStart w:id="1047" w:name="_Toc385498459"/>
      <w:r>
        <w:t>Rigid Body Constraints</w:t>
      </w:r>
      <w:bookmarkEnd w:id="1046"/>
      <w:bookmarkEnd w:id="1047"/>
    </w:p>
    <w:p w14:paraId="664E3AD5" w14:textId="77777777" w:rsidR="006A0BC1" w:rsidRDefault="006A0BC1" w:rsidP="006A0BC1">
      <w:r>
        <w:t xml:space="preserve">Rigid bodies are initially unconstrained which means they can move in all three directions and can rotate about all three axes. To constrain the degrees of freedom of a rigid body you can use the </w:t>
      </w:r>
      <w:r>
        <w:rPr>
          <w:i/>
        </w:rPr>
        <w:t xml:space="preserve">rigid_body </w:t>
      </w:r>
      <w:r>
        <w:t>element</w:t>
      </w:r>
      <w:r w:rsidR="00430A2B">
        <w:t>:</w:t>
      </w:r>
    </w:p>
    <w:p w14:paraId="6233F377" w14:textId="77777777" w:rsidR="006A0BC1" w:rsidRDefault="006A0BC1" w:rsidP="006A0BC1"/>
    <w:p w14:paraId="7E100042" w14:textId="77777777" w:rsidR="006A0BC1" w:rsidRDefault="006A0BC1" w:rsidP="006A0BC1">
      <w:pPr>
        <w:pStyle w:val="code"/>
      </w:pPr>
      <w:r>
        <w:t>&lt;Constraints&gt;</w:t>
      </w:r>
    </w:p>
    <w:p w14:paraId="46E6D09F" w14:textId="77777777" w:rsidR="006A0BC1" w:rsidRPr="0097532C" w:rsidRDefault="006A0BC1" w:rsidP="006A0BC1">
      <w:pPr>
        <w:pStyle w:val="code"/>
      </w:pPr>
      <w:r w:rsidRPr="0097532C">
        <w:tab/>
        <w:t>&lt;rigid_body&gt;</w:t>
      </w:r>
    </w:p>
    <w:p w14:paraId="1FDE4C4A" w14:textId="77777777" w:rsidR="006A0BC1" w:rsidRPr="0097532C" w:rsidRDefault="006A0BC1" w:rsidP="006A0BC1">
      <w:pPr>
        <w:pStyle w:val="code"/>
      </w:pPr>
      <w:r w:rsidRPr="0097532C">
        <w:tab/>
      </w:r>
      <w:r w:rsidRPr="0097532C">
        <w:tab/>
        <w:t>&lt;!-- constraints go here --&gt;</w:t>
      </w:r>
    </w:p>
    <w:p w14:paraId="2E217545" w14:textId="77777777" w:rsidR="006A0BC1" w:rsidRPr="0097532C" w:rsidRDefault="006A0BC1" w:rsidP="006A0BC1">
      <w:pPr>
        <w:pStyle w:val="code"/>
      </w:pPr>
      <w:r w:rsidRPr="0097532C">
        <w:tab/>
        <w:t>&lt;/rigid_body&gt;</w:t>
      </w:r>
    </w:p>
    <w:p w14:paraId="549CAF5B" w14:textId="77777777" w:rsidR="006A0BC1" w:rsidRDefault="006A0BC1" w:rsidP="006A0BC1">
      <w:pPr>
        <w:pStyle w:val="code"/>
      </w:pPr>
      <w:r>
        <w:t>&lt;/Constraints&gt;</w:t>
      </w:r>
    </w:p>
    <w:p w14:paraId="1A00275A" w14:textId="77777777" w:rsidR="006A0BC1" w:rsidRDefault="006A0BC1" w:rsidP="006A0BC1"/>
    <w:p w14:paraId="6ED3CF7B" w14:textId="77777777" w:rsidR="005F474E" w:rsidRPr="00B92C1F" w:rsidRDefault="005F474E" w:rsidP="005F474E">
      <w:pPr>
        <w:rPr>
          <w:ins w:id="1048" w:author="Steve Maas" w:date="2013-12-30T14:13:00Z"/>
        </w:rPr>
      </w:pPr>
      <w:ins w:id="1049" w:author="Steve Maas" w:date="2013-12-30T14:13:00Z">
        <w:r>
          <w:t xml:space="preserve">The following table lists the elements that can be defined in the </w:t>
        </w:r>
        <w:r>
          <w:rPr>
            <w:i/>
          </w:rPr>
          <w:t xml:space="preserve">rigid_body </w:t>
        </w:r>
        <w:r>
          <w:t>element:</w:t>
        </w:r>
      </w:ins>
    </w:p>
    <w:p w14:paraId="4ECB930D" w14:textId="77777777" w:rsidR="005F474E" w:rsidRDefault="005F474E" w:rsidP="005F474E">
      <w:pPr>
        <w:pStyle w:val="code"/>
        <w:rPr>
          <w:ins w:id="1050" w:author="Steve Maas" w:date="2013-12-30T14:13:00Z"/>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111"/>
      </w:tblGrid>
      <w:tr w:rsidR="005F474E" w14:paraId="69FA1EC6" w14:textId="77777777" w:rsidTr="00470C94">
        <w:trPr>
          <w:ins w:id="1051" w:author="Steve Maas" w:date="2013-12-30T14:13:00Z"/>
        </w:trPr>
        <w:tc>
          <w:tcPr>
            <w:tcW w:w="1417" w:type="dxa"/>
            <w:shd w:val="clear" w:color="auto" w:fill="auto"/>
          </w:tcPr>
          <w:p w14:paraId="72D52CD1" w14:textId="77777777" w:rsidR="005F474E" w:rsidRPr="000B272C" w:rsidRDefault="005F474E" w:rsidP="00470C94">
            <w:pPr>
              <w:rPr>
                <w:ins w:id="1052" w:author="Steve Maas" w:date="2013-12-30T14:13:00Z"/>
                <w:b/>
              </w:rPr>
            </w:pPr>
            <w:ins w:id="1053" w:author="Steve Maas" w:date="2013-12-30T14:13:00Z">
              <w:r>
                <w:rPr>
                  <w:b/>
                </w:rPr>
                <w:t>Tag</w:t>
              </w:r>
            </w:ins>
          </w:p>
        </w:tc>
        <w:tc>
          <w:tcPr>
            <w:tcW w:w="8231" w:type="dxa"/>
            <w:shd w:val="clear" w:color="auto" w:fill="auto"/>
          </w:tcPr>
          <w:p w14:paraId="7725389F" w14:textId="77777777" w:rsidR="005F474E" w:rsidRPr="000B272C" w:rsidRDefault="005F474E" w:rsidP="00470C94">
            <w:pPr>
              <w:rPr>
                <w:ins w:id="1054" w:author="Steve Maas" w:date="2013-12-30T14:13:00Z"/>
                <w:b/>
              </w:rPr>
            </w:pPr>
            <w:ins w:id="1055" w:author="Steve Maas" w:date="2013-12-30T14:13:00Z">
              <w:r w:rsidRPr="000B272C">
                <w:rPr>
                  <w:b/>
                </w:rPr>
                <w:t>Description</w:t>
              </w:r>
            </w:ins>
          </w:p>
        </w:tc>
      </w:tr>
      <w:tr w:rsidR="005F474E" w14:paraId="54CD55A1" w14:textId="77777777" w:rsidTr="00470C94">
        <w:trPr>
          <w:ins w:id="1056" w:author="Steve Maas" w:date="2013-12-30T14:13:00Z"/>
        </w:trPr>
        <w:tc>
          <w:tcPr>
            <w:tcW w:w="1417" w:type="dxa"/>
            <w:shd w:val="clear" w:color="auto" w:fill="auto"/>
          </w:tcPr>
          <w:p w14:paraId="3B7B8B3D" w14:textId="77777777" w:rsidR="005F474E" w:rsidRDefault="005F474E" w:rsidP="00470C94">
            <w:pPr>
              <w:pStyle w:val="code"/>
              <w:rPr>
                <w:ins w:id="1057" w:author="Steve Maas" w:date="2013-12-30T14:13:00Z"/>
              </w:rPr>
            </w:pPr>
            <w:ins w:id="1058" w:author="Steve Maas" w:date="2013-12-30T14:13:00Z">
              <w:r>
                <w:t>fixed</w:t>
              </w:r>
            </w:ins>
          </w:p>
        </w:tc>
        <w:tc>
          <w:tcPr>
            <w:tcW w:w="8231" w:type="dxa"/>
            <w:shd w:val="clear" w:color="auto" w:fill="auto"/>
          </w:tcPr>
          <w:p w14:paraId="0D997FED" w14:textId="77777777" w:rsidR="005F474E" w:rsidRDefault="005F474E" w:rsidP="00470C94">
            <w:pPr>
              <w:rPr>
                <w:ins w:id="1059" w:author="Steve Maas" w:date="2013-12-30T14:13:00Z"/>
              </w:rPr>
            </w:pPr>
            <w:ins w:id="1060" w:author="Steve Maas" w:date="2013-12-30T14:13:00Z">
              <w:r>
                <w:t>Degree of freedom is fixed</w:t>
              </w:r>
            </w:ins>
          </w:p>
        </w:tc>
      </w:tr>
      <w:tr w:rsidR="005F474E" w14:paraId="1E6F2B17" w14:textId="77777777" w:rsidTr="00470C94">
        <w:trPr>
          <w:ins w:id="1061" w:author="Steve Maas" w:date="2013-12-30T14:13:00Z"/>
        </w:trPr>
        <w:tc>
          <w:tcPr>
            <w:tcW w:w="1417" w:type="dxa"/>
            <w:shd w:val="clear" w:color="auto" w:fill="auto"/>
          </w:tcPr>
          <w:p w14:paraId="645AD39C" w14:textId="77777777" w:rsidR="005F474E" w:rsidRDefault="005F474E" w:rsidP="00470C94">
            <w:pPr>
              <w:pStyle w:val="code"/>
              <w:rPr>
                <w:ins w:id="1062" w:author="Steve Maas" w:date="2013-12-30T14:13:00Z"/>
              </w:rPr>
            </w:pPr>
            <w:ins w:id="1063" w:author="Steve Maas" w:date="2013-12-30T14:13:00Z">
              <w:r>
                <w:t>prescribed</w:t>
              </w:r>
            </w:ins>
          </w:p>
        </w:tc>
        <w:tc>
          <w:tcPr>
            <w:tcW w:w="8231" w:type="dxa"/>
            <w:shd w:val="clear" w:color="auto" w:fill="auto"/>
          </w:tcPr>
          <w:p w14:paraId="0B74E483" w14:textId="77777777" w:rsidR="005F474E" w:rsidRDefault="005F474E" w:rsidP="00470C94">
            <w:pPr>
              <w:rPr>
                <w:ins w:id="1064" w:author="Steve Maas" w:date="2013-12-30T14:13:00Z"/>
              </w:rPr>
            </w:pPr>
            <w:ins w:id="1065" w:author="Steve Maas" w:date="2013-12-30T14:13:00Z">
              <w:r>
                <w:t>Degree of freedom is prescribed by user</w:t>
              </w:r>
            </w:ins>
          </w:p>
        </w:tc>
      </w:tr>
      <w:tr w:rsidR="005F474E" w14:paraId="447DC668" w14:textId="77777777" w:rsidTr="00470C94">
        <w:trPr>
          <w:ins w:id="1066" w:author="Steve Maas" w:date="2013-12-30T14:13:00Z"/>
        </w:trPr>
        <w:tc>
          <w:tcPr>
            <w:tcW w:w="1417" w:type="dxa"/>
            <w:shd w:val="clear" w:color="auto" w:fill="auto"/>
          </w:tcPr>
          <w:p w14:paraId="29D4DF5C" w14:textId="77777777" w:rsidR="005F474E" w:rsidRDefault="005F474E" w:rsidP="00470C94">
            <w:pPr>
              <w:pStyle w:val="code"/>
              <w:rPr>
                <w:ins w:id="1067" w:author="Steve Maas" w:date="2013-12-30T14:13:00Z"/>
              </w:rPr>
            </w:pPr>
            <w:ins w:id="1068" w:author="Steve Maas" w:date="2013-12-30T14:13:00Z">
              <w:r>
                <w:t>force</w:t>
              </w:r>
            </w:ins>
          </w:p>
        </w:tc>
        <w:tc>
          <w:tcPr>
            <w:tcW w:w="8231" w:type="dxa"/>
            <w:shd w:val="clear" w:color="auto" w:fill="auto"/>
          </w:tcPr>
          <w:p w14:paraId="66898344" w14:textId="77777777" w:rsidR="005F474E" w:rsidRDefault="005F474E" w:rsidP="00470C94">
            <w:pPr>
              <w:rPr>
                <w:ins w:id="1069" w:author="Steve Maas" w:date="2013-12-30T14:13:00Z"/>
              </w:rPr>
            </w:pPr>
            <w:ins w:id="1070" w:author="Steve Maas" w:date="2013-12-30T14:13:00Z">
              <w:r>
                <w:t>A force is applied in direction of degree of freedom</w:t>
              </w:r>
            </w:ins>
          </w:p>
        </w:tc>
      </w:tr>
    </w:tbl>
    <w:p w14:paraId="2831638B" w14:textId="77777777" w:rsidR="005F474E" w:rsidRDefault="005F474E" w:rsidP="005F474E">
      <w:pPr>
        <w:pStyle w:val="code"/>
        <w:rPr>
          <w:ins w:id="1071" w:author="Steve Maas" w:date="2013-12-30T14:13:00Z"/>
        </w:rPr>
      </w:pPr>
    </w:p>
    <w:p w14:paraId="09C48438" w14:textId="77777777" w:rsidR="005F474E" w:rsidRDefault="005F474E" w:rsidP="005F474E">
      <w:pPr>
        <w:rPr>
          <w:ins w:id="1072" w:author="Steve Maas" w:date="2013-12-30T14:13:00Z"/>
        </w:rPr>
      </w:pPr>
      <w:ins w:id="1073" w:author="Steve Maas" w:date="2013-12-30T14:13:00Z">
        <w:r>
          <w:t xml:space="preserve">All these tags require the </w:t>
        </w:r>
        <w:r>
          <w:rPr>
            <w:i/>
          </w:rPr>
          <w:t xml:space="preserve">bc </w:t>
        </w:r>
        <w:r>
          <w:t xml:space="preserve">attribute which defines the degree of freedom that will be constrained. </w:t>
        </w:r>
      </w:ins>
    </w:p>
    <w:p w14:paraId="53111F13" w14:textId="77777777" w:rsidR="005F474E" w:rsidRDefault="005F474E" w:rsidP="005F474E">
      <w:pPr>
        <w:rPr>
          <w:ins w:id="1074" w:author="Steve Maas" w:date="2013-12-30T14:13:00Z"/>
        </w:rPr>
      </w:pPr>
    </w:p>
    <w:tbl>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7"/>
        <w:gridCol w:w="7440"/>
      </w:tblGrid>
      <w:tr w:rsidR="005F474E" w:rsidRPr="00105AB3" w14:paraId="2C710AD0" w14:textId="77777777" w:rsidTr="00470C94">
        <w:trPr>
          <w:trHeight w:val="220"/>
          <w:ins w:id="1075" w:author="Steve Maas" w:date="2013-12-30T14:13:00Z"/>
        </w:trPr>
        <w:tc>
          <w:tcPr>
            <w:tcW w:w="2137" w:type="dxa"/>
            <w:shd w:val="clear" w:color="auto" w:fill="auto"/>
          </w:tcPr>
          <w:p w14:paraId="52E207B9" w14:textId="77777777" w:rsidR="005F474E" w:rsidRPr="00890FDC" w:rsidRDefault="005F474E" w:rsidP="00470C94">
            <w:pPr>
              <w:pStyle w:val="code"/>
              <w:rPr>
                <w:ins w:id="1076" w:author="Steve Maas" w:date="2013-12-30T14:13:00Z"/>
                <w:rFonts w:ascii="Times New Roman" w:hAnsi="Times New Roman"/>
                <w:b/>
              </w:rPr>
            </w:pPr>
            <w:ins w:id="1077" w:author="Steve Maas" w:date="2013-12-30T14:13:00Z">
              <w:r w:rsidRPr="00890FDC">
                <w:rPr>
                  <w:rFonts w:ascii="Times New Roman" w:hAnsi="Times New Roman"/>
                  <w:b/>
                </w:rPr>
                <w:t>Bc</w:t>
              </w:r>
            </w:ins>
          </w:p>
        </w:tc>
        <w:tc>
          <w:tcPr>
            <w:tcW w:w="7440" w:type="dxa"/>
            <w:shd w:val="clear" w:color="auto" w:fill="auto"/>
          </w:tcPr>
          <w:p w14:paraId="444F2CA8" w14:textId="77777777" w:rsidR="005F474E" w:rsidRPr="00105AB3" w:rsidRDefault="005F474E" w:rsidP="00470C94">
            <w:pPr>
              <w:rPr>
                <w:ins w:id="1078" w:author="Steve Maas" w:date="2013-12-30T14:13:00Z"/>
                <w:b/>
              </w:rPr>
            </w:pPr>
            <w:ins w:id="1079" w:author="Steve Maas" w:date="2013-12-30T14:13:00Z">
              <w:r>
                <w:rPr>
                  <w:b/>
                </w:rPr>
                <w:t>Description</w:t>
              </w:r>
            </w:ins>
          </w:p>
        </w:tc>
      </w:tr>
      <w:tr w:rsidR="005F474E" w14:paraId="2E06B773" w14:textId="77777777" w:rsidTr="00470C94">
        <w:trPr>
          <w:trHeight w:val="220"/>
          <w:ins w:id="1080" w:author="Steve Maas" w:date="2013-12-30T14:13:00Z"/>
        </w:trPr>
        <w:tc>
          <w:tcPr>
            <w:tcW w:w="2137" w:type="dxa"/>
            <w:shd w:val="clear" w:color="auto" w:fill="auto"/>
          </w:tcPr>
          <w:p w14:paraId="07B8A8FB" w14:textId="77777777" w:rsidR="005F474E" w:rsidRDefault="005F474E" w:rsidP="00470C94">
            <w:pPr>
              <w:pStyle w:val="code"/>
              <w:rPr>
                <w:ins w:id="1081" w:author="Steve Maas" w:date="2013-12-30T14:13:00Z"/>
              </w:rPr>
            </w:pPr>
            <w:ins w:id="1082" w:author="Steve Maas" w:date="2013-12-30T14:13:00Z">
              <w:r>
                <w:t>X</w:t>
              </w:r>
            </w:ins>
          </w:p>
        </w:tc>
        <w:tc>
          <w:tcPr>
            <w:tcW w:w="7440" w:type="dxa"/>
            <w:shd w:val="clear" w:color="auto" w:fill="auto"/>
          </w:tcPr>
          <w:p w14:paraId="52374960" w14:textId="77777777" w:rsidR="005F474E" w:rsidRPr="00890FDC" w:rsidRDefault="005F474E" w:rsidP="00470C94">
            <w:pPr>
              <w:rPr>
                <w:ins w:id="1083" w:author="Steve Maas" w:date="2013-12-30T14:13:00Z"/>
              </w:rPr>
            </w:pPr>
            <w:ins w:id="1084" w:author="Steve Maas" w:date="2013-12-30T14:13:00Z">
              <w:r>
                <w:t xml:space="preserve">Constrain the </w:t>
              </w:r>
              <w:r>
                <w:rPr>
                  <w:i/>
                </w:rPr>
                <w:t xml:space="preserve">x </w:t>
              </w:r>
              <w:r>
                <w:t>degree of freedom</w:t>
              </w:r>
            </w:ins>
          </w:p>
        </w:tc>
      </w:tr>
      <w:tr w:rsidR="005F474E" w14:paraId="7DA41064" w14:textId="77777777" w:rsidTr="00470C94">
        <w:trPr>
          <w:trHeight w:val="120"/>
          <w:ins w:id="1085" w:author="Steve Maas" w:date="2013-12-30T14:13:00Z"/>
        </w:trPr>
        <w:tc>
          <w:tcPr>
            <w:tcW w:w="2137" w:type="dxa"/>
            <w:shd w:val="clear" w:color="auto" w:fill="auto"/>
          </w:tcPr>
          <w:p w14:paraId="52B88CDE" w14:textId="77777777" w:rsidR="005F474E" w:rsidRDefault="005F474E" w:rsidP="00470C94">
            <w:pPr>
              <w:pStyle w:val="code"/>
              <w:rPr>
                <w:ins w:id="1086" w:author="Steve Maas" w:date="2013-12-30T14:13:00Z"/>
              </w:rPr>
            </w:pPr>
            <w:ins w:id="1087" w:author="Steve Maas" w:date="2013-12-30T14:13:00Z">
              <w:r>
                <w:t>Y</w:t>
              </w:r>
            </w:ins>
          </w:p>
        </w:tc>
        <w:tc>
          <w:tcPr>
            <w:tcW w:w="7440" w:type="dxa"/>
            <w:shd w:val="clear" w:color="auto" w:fill="auto"/>
          </w:tcPr>
          <w:p w14:paraId="0D01158A" w14:textId="77777777" w:rsidR="005F474E" w:rsidRDefault="005F474E" w:rsidP="00470C94">
            <w:pPr>
              <w:rPr>
                <w:ins w:id="1088" w:author="Steve Maas" w:date="2013-12-30T14:13:00Z"/>
              </w:rPr>
            </w:pPr>
            <w:ins w:id="1089" w:author="Steve Maas" w:date="2013-12-30T14:13:00Z">
              <w:r>
                <w:t xml:space="preserve">Constrain the </w:t>
              </w:r>
              <w:r w:rsidRPr="00890FDC">
                <w:rPr>
                  <w:i/>
                </w:rPr>
                <w:t>y</w:t>
              </w:r>
              <w:r>
                <w:rPr>
                  <w:i/>
                </w:rPr>
                <w:t xml:space="preserve"> </w:t>
              </w:r>
              <w:r>
                <w:t>degree of freedom</w:t>
              </w:r>
            </w:ins>
          </w:p>
        </w:tc>
      </w:tr>
      <w:tr w:rsidR="005F474E" w14:paraId="41DE8DB3" w14:textId="77777777" w:rsidTr="00470C94">
        <w:trPr>
          <w:trHeight w:val="179"/>
          <w:ins w:id="1090" w:author="Steve Maas" w:date="2013-12-30T14:13:00Z"/>
        </w:trPr>
        <w:tc>
          <w:tcPr>
            <w:tcW w:w="2137" w:type="dxa"/>
            <w:shd w:val="clear" w:color="auto" w:fill="auto"/>
          </w:tcPr>
          <w:p w14:paraId="1A15D48D" w14:textId="77777777" w:rsidR="005F474E" w:rsidRDefault="005F474E" w:rsidP="00470C94">
            <w:pPr>
              <w:pStyle w:val="code"/>
              <w:rPr>
                <w:ins w:id="1091" w:author="Steve Maas" w:date="2013-12-30T14:13:00Z"/>
              </w:rPr>
            </w:pPr>
            <w:ins w:id="1092" w:author="Steve Maas" w:date="2013-12-30T14:13:00Z">
              <w:r>
                <w:t>Z</w:t>
              </w:r>
            </w:ins>
          </w:p>
        </w:tc>
        <w:tc>
          <w:tcPr>
            <w:tcW w:w="7440" w:type="dxa"/>
            <w:shd w:val="clear" w:color="auto" w:fill="auto"/>
          </w:tcPr>
          <w:p w14:paraId="5287E164" w14:textId="77777777" w:rsidR="005F474E" w:rsidRDefault="005F474E" w:rsidP="00470C94">
            <w:pPr>
              <w:rPr>
                <w:ins w:id="1093" w:author="Steve Maas" w:date="2013-12-30T14:13:00Z"/>
              </w:rPr>
            </w:pPr>
            <w:ins w:id="1094" w:author="Steve Maas" w:date="2013-12-30T14:13:00Z">
              <w:r>
                <w:t xml:space="preserve">Constrain the </w:t>
              </w:r>
              <w:r w:rsidRPr="00890FDC">
                <w:rPr>
                  <w:i/>
                </w:rPr>
                <w:t>z</w:t>
              </w:r>
              <w:r>
                <w:rPr>
                  <w:i/>
                </w:rPr>
                <w:t xml:space="preserve"> </w:t>
              </w:r>
              <w:r>
                <w:t>degree of freedom</w:t>
              </w:r>
            </w:ins>
          </w:p>
        </w:tc>
      </w:tr>
      <w:tr w:rsidR="005F474E" w14:paraId="622DD4A3" w14:textId="77777777" w:rsidTr="00470C94">
        <w:trPr>
          <w:trHeight w:val="170"/>
          <w:ins w:id="1095" w:author="Steve Maas" w:date="2013-12-30T14:13:00Z"/>
        </w:trPr>
        <w:tc>
          <w:tcPr>
            <w:tcW w:w="2137" w:type="dxa"/>
            <w:shd w:val="clear" w:color="auto" w:fill="auto"/>
          </w:tcPr>
          <w:p w14:paraId="11EED3BD" w14:textId="77777777" w:rsidR="005F474E" w:rsidRDefault="005F474E" w:rsidP="00470C94">
            <w:pPr>
              <w:pStyle w:val="code"/>
              <w:rPr>
                <w:ins w:id="1096" w:author="Steve Maas" w:date="2013-12-30T14:13:00Z"/>
              </w:rPr>
            </w:pPr>
            <w:ins w:id="1097" w:author="Steve Maas" w:date="2013-12-30T14:13:00Z">
              <w:r>
                <w:t>Rx</w:t>
              </w:r>
            </w:ins>
          </w:p>
        </w:tc>
        <w:tc>
          <w:tcPr>
            <w:tcW w:w="7440" w:type="dxa"/>
            <w:shd w:val="clear" w:color="auto" w:fill="auto"/>
          </w:tcPr>
          <w:p w14:paraId="123DA69F" w14:textId="77777777" w:rsidR="005F474E" w:rsidRPr="00890FDC" w:rsidRDefault="005F474E" w:rsidP="00470C94">
            <w:pPr>
              <w:rPr>
                <w:ins w:id="1098" w:author="Steve Maas" w:date="2013-12-30T14:13:00Z"/>
              </w:rPr>
            </w:pPr>
            <w:ins w:id="1099" w:author="Steve Maas" w:date="2013-12-30T14:13:00Z">
              <w:r>
                <w:t xml:space="preserve">Prevent the rigid body from rotating around the </w:t>
              </w:r>
              <w:r>
                <w:rPr>
                  <w:i/>
                </w:rPr>
                <w:t>x-</w:t>
              </w:r>
              <w:r w:rsidRPr="00890FDC">
                <w:t>axis</w:t>
              </w:r>
            </w:ins>
          </w:p>
        </w:tc>
      </w:tr>
      <w:tr w:rsidR="005F474E" w14:paraId="128E8C2C" w14:textId="77777777" w:rsidTr="00470C94">
        <w:trPr>
          <w:trHeight w:val="250"/>
          <w:ins w:id="1100" w:author="Steve Maas" w:date="2013-12-30T14:13:00Z"/>
        </w:trPr>
        <w:tc>
          <w:tcPr>
            <w:tcW w:w="2137" w:type="dxa"/>
            <w:shd w:val="clear" w:color="auto" w:fill="auto"/>
          </w:tcPr>
          <w:p w14:paraId="134357DF" w14:textId="77777777" w:rsidR="005F474E" w:rsidRDefault="005F474E" w:rsidP="00470C94">
            <w:pPr>
              <w:pStyle w:val="code"/>
              <w:rPr>
                <w:ins w:id="1101" w:author="Steve Maas" w:date="2013-12-30T14:13:00Z"/>
              </w:rPr>
            </w:pPr>
            <w:ins w:id="1102" w:author="Steve Maas" w:date="2013-12-30T14:13:00Z">
              <w:r>
                <w:t>Ry</w:t>
              </w:r>
            </w:ins>
          </w:p>
        </w:tc>
        <w:tc>
          <w:tcPr>
            <w:tcW w:w="7440" w:type="dxa"/>
            <w:shd w:val="clear" w:color="auto" w:fill="auto"/>
          </w:tcPr>
          <w:p w14:paraId="198EB3A5" w14:textId="77777777" w:rsidR="005F474E" w:rsidRDefault="005F474E" w:rsidP="00470C94">
            <w:pPr>
              <w:rPr>
                <w:ins w:id="1103" w:author="Steve Maas" w:date="2013-12-30T14:13:00Z"/>
              </w:rPr>
            </w:pPr>
            <w:ins w:id="1104" w:author="Steve Maas" w:date="2013-12-30T14:13:00Z">
              <w:r>
                <w:t xml:space="preserve">Prevent the rigid body from rotating around the </w:t>
              </w:r>
              <w:r>
                <w:rPr>
                  <w:i/>
                </w:rPr>
                <w:t>y-</w:t>
              </w:r>
              <w:r w:rsidRPr="00890FDC">
                <w:t>axis</w:t>
              </w:r>
            </w:ins>
          </w:p>
        </w:tc>
      </w:tr>
      <w:tr w:rsidR="005F474E" w14:paraId="0B9969F9" w14:textId="77777777" w:rsidTr="00470C94">
        <w:trPr>
          <w:trHeight w:val="320"/>
          <w:ins w:id="1105" w:author="Steve Maas" w:date="2013-12-30T14:13:00Z"/>
        </w:trPr>
        <w:tc>
          <w:tcPr>
            <w:tcW w:w="2137" w:type="dxa"/>
            <w:shd w:val="clear" w:color="auto" w:fill="auto"/>
          </w:tcPr>
          <w:p w14:paraId="01A4358D" w14:textId="77777777" w:rsidR="005F474E" w:rsidRDefault="005F474E" w:rsidP="00470C94">
            <w:pPr>
              <w:pStyle w:val="code"/>
              <w:rPr>
                <w:ins w:id="1106" w:author="Steve Maas" w:date="2013-12-30T14:13:00Z"/>
              </w:rPr>
            </w:pPr>
            <w:ins w:id="1107" w:author="Steve Maas" w:date="2013-12-30T14:13:00Z">
              <w:r>
                <w:t>Rz</w:t>
              </w:r>
            </w:ins>
          </w:p>
        </w:tc>
        <w:tc>
          <w:tcPr>
            <w:tcW w:w="7440" w:type="dxa"/>
            <w:shd w:val="clear" w:color="auto" w:fill="auto"/>
          </w:tcPr>
          <w:p w14:paraId="13A7133B" w14:textId="77777777" w:rsidR="005F474E" w:rsidRDefault="005F474E" w:rsidP="00470C94">
            <w:pPr>
              <w:rPr>
                <w:ins w:id="1108" w:author="Steve Maas" w:date="2013-12-30T14:13:00Z"/>
              </w:rPr>
            </w:pPr>
            <w:ins w:id="1109" w:author="Steve Maas" w:date="2013-12-30T14:13:00Z">
              <w:r>
                <w:t xml:space="preserve">Prevent the rigid body from rotating around the </w:t>
              </w:r>
              <w:r>
                <w:rPr>
                  <w:i/>
                </w:rPr>
                <w:t>z-</w:t>
              </w:r>
              <w:r w:rsidRPr="00890FDC">
                <w:t>axis</w:t>
              </w:r>
            </w:ins>
          </w:p>
        </w:tc>
      </w:tr>
    </w:tbl>
    <w:p w14:paraId="17832287" w14:textId="77777777" w:rsidR="005F474E" w:rsidRDefault="005F474E" w:rsidP="005F474E">
      <w:pPr>
        <w:rPr>
          <w:ins w:id="1110" w:author="Steve Maas" w:date="2013-12-30T14:13:00Z"/>
        </w:rPr>
      </w:pPr>
    </w:p>
    <w:p w14:paraId="1CD0658E" w14:textId="77777777" w:rsidR="005F474E" w:rsidRDefault="005F474E" w:rsidP="005F474E">
      <w:pPr>
        <w:rPr>
          <w:ins w:id="1111" w:author="Steve Maas" w:date="2013-12-30T14:13:00Z"/>
        </w:rPr>
      </w:pPr>
      <w:ins w:id="1112" w:author="Steve Maas" w:date="2013-12-30T14:13:00Z">
        <w:r>
          <w:t xml:space="preserve">If the tag is </w:t>
        </w:r>
        <w:r w:rsidRPr="00994487">
          <w:rPr>
            <w:i/>
          </w:rPr>
          <w:t>prescribed</w:t>
        </w:r>
        <w:r>
          <w:t xml:space="preserve"> or </w:t>
        </w:r>
        <w:r>
          <w:rPr>
            <w:i/>
          </w:rPr>
          <w:t>force</w:t>
        </w:r>
        <w:r>
          <w:t xml:space="preserve"> then the </w:t>
        </w:r>
        <w:r>
          <w:rPr>
            <w:i/>
          </w:rPr>
          <w:t xml:space="preserve">lc </w:t>
        </w:r>
        <w:r>
          <w:t>attribute can be used to specify a load curve defining the amplitude of the displacement or force. The value is then interpreted as a scale factor. For all other types the value is ignored. The syntax and interpretation is the same for the other translation and rotation codes.</w:t>
        </w:r>
      </w:ins>
    </w:p>
    <w:p w14:paraId="01D4C5E1" w14:textId="77777777" w:rsidR="005F474E" w:rsidRDefault="005F474E" w:rsidP="005F474E">
      <w:pPr>
        <w:rPr>
          <w:ins w:id="1113" w:author="Steve Maas" w:date="2013-12-30T14:13:00Z"/>
        </w:rPr>
      </w:pPr>
    </w:p>
    <w:p w14:paraId="5AB7F6EE" w14:textId="77777777" w:rsidR="005F474E" w:rsidRPr="0063581B" w:rsidRDefault="005F474E" w:rsidP="005F474E">
      <w:pPr>
        <w:rPr>
          <w:ins w:id="1114" w:author="Steve Maas" w:date="2013-12-30T14:13:00Z"/>
        </w:rPr>
      </w:pPr>
      <w:ins w:id="1115" w:author="Steve Maas" w:date="2013-12-30T14:13:00Z">
        <w:r>
          <w:t xml:space="preserve">When the type is </w:t>
        </w:r>
        <w:r>
          <w:rPr>
            <w:i/>
          </w:rPr>
          <w:t>force</w:t>
        </w:r>
        <w:r>
          <w:t>, the force is applied at the center of mass for translational degrees of freedom and torque is applied around the center of mass for rotational degrees of freedom. The center of mass of a rigid body is either specified in the material definition or calculated automatically by FEBio.</w:t>
        </w:r>
      </w:ins>
    </w:p>
    <w:p w14:paraId="3C0A56AB" w14:textId="77777777" w:rsidR="006A0BC1" w:rsidRDefault="006A0BC1" w:rsidP="006A0BC1"/>
    <w:p w14:paraId="7EC826DE" w14:textId="77777777" w:rsidR="00A231E8" w:rsidRDefault="00A231E8" w:rsidP="006A0BC1"/>
    <w:p w14:paraId="73ABB423" w14:textId="77777777" w:rsidR="006A0BC1" w:rsidRDefault="006A0BC1" w:rsidP="00026B51">
      <w:pPr>
        <w:pStyle w:val="Example"/>
      </w:pPr>
      <w:r>
        <w:lastRenderedPageBreak/>
        <w:t>Example:</w:t>
      </w:r>
    </w:p>
    <w:p w14:paraId="1D2A90A3" w14:textId="77777777" w:rsidR="006A0BC1" w:rsidRDefault="006A0BC1" w:rsidP="006A0BC1">
      <w:pPr>
        <w:pStyle w:val="code"/>
      </w:pPr>
    </w:p>
    <w:p w14:paraId="29AAEFA1" w14:textId="77777777" w:rsidR="005F474E" w:rsidRDefault="005F474E" w:rsidP="005F474E">
      <w:pPr>
        <w:pStyle w:val="code"/>
        <w:rPr>
          <w:ins w:id="1116" w:author="Steve Maas" w:date="2013-12-30T14:12:00Z"/>
        </w:rPr>
      </w:pPr>
      <w:ins w:id="1117" w:author="Steve Maas" w:date="2013-12-30T14:12:00Z">
        <w:r>
          <w:t>&lt;rigid_body mat="1"&gt;</w:t>
        </w:r>
      </w:ins>
    </w:p>
    <w:p w14:paraId="1DB7CF6D" w14:textId="77777777" w:rsidR="005F474E" w:rsidRPr="0097532C" w:rsidRDefault="005F474E" w:rsidP="005F474E">
      <w:pPr>
        <w:pStyle w:val="code"/>
        <w:rPr>
          <w:ins w:id="1118" w:author="Steve Maas" w:date="2013-12-30T14:12:00Z"/>
        </w:rPr>
      </w:pPr>
      <w:ins w:id="1119" w:author="Steve Maas" w:date="2013-12-30T14:12:00Z">
        <w:r w:rsidRPr="0097532C">
          <w:tab/>
          <w:t>&lt;</w:t>
        </w:r>
        <w:r>
          <w:t>prescribed</w:t>
        </w:r>
        <w:r w:rsidRPr="0097532C">
          <w:t xml:space="preserve"> </w:t>
        </w:r>
        <w:r>
          <w:t>bc="x"</w:t>
        </w:r>
        <w:r w:rsidRPr="0097532C">
          <w:t xml:space="preserve"> lc</w:t>
        </w:r>
        <w:r>
          <w:t>"</w:t>
        </w:r>
        <w:r w:rsidRPr="0097532C">
          <w:t>1</w:t>
        </w:r>
        <w:r>
          <w:t>"</w:t>
        </w:r>
        <w:r w:rsidRPr="0097532C">
          <w:t>&gt;2.0&lt;/</w:t>
        </w:r>
        <w:r>
          <w:t>prescribed</w:t>
        </w:r>
        <w:r w:rsidRPr="0097532C">
          <w:t>&gt;</w:t>
        </w:r>
      </w:ins>
    </w:p>
    <w:p w14:paraId="2F9D5D91" w14:textId="77777777" w:rsidR="005F474E" w:rsidRDefault="005F474E" w:rsidP="005F474E">
      <w:pPr>
        <w:pStyle w:val="code"/>
        <w:rPr>
          <w:ins w:id="1120" w:author="Steve Maas" w:date="2013-12-30T14:12:00Z"/>
        </w:rPr>
      </w:pPr>
      <w:ins w:id="1121" w:author="Steve Maas" w:date="2013-12-30T14:12:00Z">
        <w:r>
          <w:tab/>
          <w:t>&lt;fixed bc="y"/&gt;</w:t>
        </w:r>
      </w:ins>
    </w:p>
    <w:p w14:paraId="431B5CC4" w14:textId="77777777" w:rsidR="005F474E" w:rsidRDefault="005F474E" w:rsidP="005F474E">
      <w:pPr>
        <w:pStyle w:val="code"/>
        <w:rPr>
          <w:ins w:id="1122" w:author="Steve Maas" w:date="2013-12-30T14:12:00Z"/>
        </w:rPr>
      </w:pPr>
      <w:ins w:id="1123" w:author="Steve Maas" w:date="2013-12-30T14:12:00Z">
        <w:r>
          <w:tab/>
          <w:t>&lt;fixed bc="z"/&gt;</w:t>
        </w:r>
      </w:ins>
    </w:p>
    <w:p w14:paraId="0BC2A3EC" w14:textId="77777777" w:rsidR="005F474E" w:rsidRDefault="005F474E" w:rsidP="005F474E">
      <w:pPr>
        <w:pStyle w:val="code"/>
        <w:rPr>
          <w:ins w:id="1124" w:author="Steve Maas" w:date="2013-12-30T14:12:00Z"/>
        </w:rPr>
      </w:pPr>
      <w:ins w:id="1125" w:author="Steve Maas" w:date="2013-12-30T14:12:00Z">
        <w:r>
          <w:tab/>
          <w:t>&lt;fixed bc="Rx"/&gt;</w:t>
        </w:r>
      </w:ins>
    </w:p>
    <w:p w14:paraId="45174A9C" w14:textId="77777777" w:rsidR="005F474E" w:rsidRDefault="005F474E" w:rsidP="005F474E">
      <w:pPr>
        <w:pStyle w:val="code"/>
        <w:rPr>
          <w:ins w:id="1126" w:author="Steve Maas" w:date="2013-12-30T14:12:00Z"/>
        </w:rPr>
      </w:pPr>
      <w:ins w:id="1127" w:author="Steve Maas" w:date="2013-12-30T14:12:00Z">
        <w:r>
          <w:tab/>
          <w:t>&lt;fixed bc="Ry"/&gt;</w:t>
        </w:r>
      </w:ins>
    </w:p>
    <w:p w14:paraId="29960D27" w14:textId="77777777" w:rsidR="005F474E" w:rsidRDefault="005F474E" w:rsidP="005F474E">
      <w:pPr>
        <w:pStyle w:val="code"/>
        <w:rPr>
          <w:ins w:id="1128" w:author="Steve Maas" w:date="2013-12-30T14:12:00Z"/>
        </w:rPr>
      </w:pPr>
      <w:ins w:id="1129" w:author="Steve Maas" w:date="2013-12-30T14:12:00Z">
        <w:r>
          <w:tab/>
          <w:t>&lt;fixed bc="Rz"/&gt;</w:t>
        </w:r>
      </w:ins>
    </w:p>
    <w:p w14:paraId="7C8359C5" w14:textId="77777777" w:rsidR="005F474E" w:rsidRDefault="005F474E" w:rsidP="005F474E">
      <w:pPr>
        <w:pStyle w:val="code"/>
        <w:rPr>
          <w:ins w:id="1130" w:author="Steve Maas" w:date="2013-12-30T14:12:00Z"/>
        </w:rPr>
      </w:pPr>
      <w:ins w:id="1131" w:author="Steve Maas" w:date="2013-12-30T14:12:00Z">
        <w:r>
          <w:t>&lt;/rigid_body&gt;</w:t>
        </w:r>
      </w:ins>
    </w:p>
    <w:p w14:paraId="5617DB24" w14:textId="77777777" w:rsidR="005F474E" w:rsidRPr="00B31E92" w:rsidRDefault="005F474E" w:rsidP="005F474E">
      <w:pPr>
        <w:pStyle w:val="code"/>
        <w:rPr>
          <w:ins w:id="1132" w:author="Steve Maas" w:date="2013-12-30T14:12:00Z"/>
        </w:rPr>
      </w:pPr>
    </w:p>
    <w:p w14:paraId="6C3EE897" w14:textId="77777777" w:rsidR="005F474E" w:rsidRPr="00B31E92" w:rsidRDefault="005F474E" w:rsidP="005F474E">
      <w:pPr>
        <w:rPr>
          <w:ins w:id="1133" w:author="Steve Maas" w:date="2013-12-30T14:12:00Z"/>
          <w:i/>
        </w:rPr>
      </w:pPr>
      <w:ins w:id="1134" w:author="Steve Maas" w:date="2013-12-30T14:12:00Z">
        <w:r>
          <w:t xml:space="preserve">In this example the rigid body that corresponds to material definition </w:t>
        </w:r>
        <w:r>
          <w:rPr>
            <w:i/>
          </w:rPr>
          <w:t xml:space="preserve">1 </w:t>
        </w:r>
        <w:r>
          <w:t xml:space="preserve">has a prescribed displacement defined for the </w:t>
        </w:r>
        <w:r>
          <w:rPr>
            <w:i/>
          </w:rPr>
          <w:t xml:space="preserve">x </w:t>
        </w:r>
        <w:r>
          <w:t>degree of freedom and has all other degrees of freedom fixed.</w:t>
        </w:r>
      </w:ins>
    </w:p>
    <w:p w14:paraId="446DD401" w14:textId="77777777" w:rsidR="005F474E" w:rsidRDefault="005F474E" w:rsidP="005F474E">
      <w:pPr>
        <w:rPr>
          <w:ins w:id="1135" w:author="Steve Maas" w:date="2013-12-30T14:12:00Z"/>
        </w:rPr>
      </w:pPr>
    </w:p>
    <w:p w14:paraId="446AFA9D" w14:textId="77777777" w:rsidR="005F474E" w:rsidRDefault="005F474E" w:rsidP="005F474E">
      <w:pPr>
        <w:rPr>
          <w:ins w:id="1136" w:author="Steve Maas" w:date="2013-12-30T14:12:00Z"/>
        </w:rPr>
      </w:pPr>
      <w:ins w:id="1137" w:author="Steve Maas" w:date="2013-12-30T14:12:00Z">
        <w:r>
          <w:t xml:space="preserve">A force (torque) can be applied at the center of mass by setting the </w:t>
        </w:r>
        <w:r>
          <w:rPr>
            <w:i/>
          </w:rPr>
          <w:t xml:space="preserve">type </w:t>
        </w:r>
        <w:r>
          <w:t xml:space="preserve">attribute to </w:t>
        </w:r>
        <w:r>
          <w:rPr>
            <w:i/>
          </w:rPr>
          <w:t>force</w:t>
        </w:r>
        <w:r>
          <w:t xml:space="preserve">. Note that specifying a force (torque) will automatically free the corresponding translational (rotational) degree of freedom. For example, applying a force in the </w:t>
        </w:r>
        <w:r>
          <w:rPr>
            <w:i/>
          </w:rPr>
          <w:t>x</w:t>
        </w:r>
        <w:r>
          <w:t xml:space="preserve">-direction while keeping the </w:t>
        </w:r>
        <w:r>
          <w:rPr>
            <w:i/>
          </w:rPr>
          <w:t>y</w:t>
        </w:r>
        <w:r>
          <w:t xml:space="preserve"> and </w:t>
        </w:r>
        <w:r>
          <w:rPr>
            <w:i/>
          </w:rPr>
          <w:t xml:space="preserve">z </w:t>
        </w:r>
        <w:r>
          <w:t>directions fixed and the rotational degrees of freedom free, can be done as follows:</w:t>
        </w:r>
      </w:ins>
    </w:p>
    <w:p w14:paraId="571D211D" w14:textId="77777777" w:rsidR="005F474E" w:rsidRDefault="005F474E" w:rsidP="005F474E">
      <w:pPr>
        <w:rPr>
          <w:ins w:id="1138" w:author="Steve Maas" w:date="2013-12-30T14:12:00Z"/>
        </w:rPr>
      </w:pPr>
    </w:p>
    <w:p w14:paraId="138C4BB3" w14:textId="77777777" w:rsidR="005F474E" w:rsidRDefault="005F474E" w:rsidP="005F474E">
      <w:pPr>
        <w:pStyle w:val="code"/>
        <w:rPr>
          <w:ins w:id="1139" w:author="Steve Maas" w:date="2013-12-30T14:12:00Z"/>
        </w:rPr>
      </w:pPr>
      <w:ins w:id="1140" w:author="Steve Maas" w:date="2013-12-30T14:12:00Z">
        <w:r>
          <w:t>&lt;rigid_body mat="1" &gt;</w:t>
        </w:r>
      </w:ins>
    </w:p>
    <w:p w14:paraId="0840D6AA" w14:textId="77777777" w:rsidR="005F474E" w:rsidRPr="0097532C" w:rsidRDefault="005F474E" w:rsidP="005F474E">
      <w:pPr>
        <w:pStyle w:val="code"/>
        <w:rPr>
          <w:ins w:id="1141" w:author="Steve Maas" w:date="2013-12-30T14:12:00Z"/>
        </w:rPr>
      </w:pPr>
      <w:ins w:id="1142" w:author="Steve Maas" w:date="2013-12-30T14:12:00Z">
        <w:r w:rsidRPr="0097532C">
          <w:tab/>
          <w:t>&lt;force</w:t>
        </w:r>
        <w:r>
          <w:t xml:space="preserve"> bc="x"</w:t>
        </w:r>
        <w:r w:rsidRPr="0097532C">
          <w:t xml:space="preserve"> lc=</w:t>
        </w:r>
        <w:r>
          <w:t>"</w:t>
        </w:r>
        <w:r w:rsidRPr="0097532C">
          <w:t>1</w:t>
        </w:r>
        <w:r>
          <w:t>"</w:t>
        </w:r>
        <w:r w:rsidRPr="0097532C">
          <w:t>&gt;1.0&lt;/</w:t>
        </w:r>
        <w:r>
          <w:t>force</w:t>
        </w:r>
        <w:r w:rsidRPr="0097532C">
          <w:t>&gt;</w:t>
        </w:r>
      </w:ins>
    </w:p>
    <w:p w14:paraId="3A77F9EC" w14:textId="77777777" w:rsidR="005F474E" w:rsidRDefault="005F474E" w:rsidP="005F474E">
      <w:pPr>
        <w:pStyle w:val="code"/>
        <w:rPr>
          <w:ins w:id="1143" w:author="Steve Maas" w:date="2013-12-30T14:12:00Z"/>
        </w:rPr>
      </w:pPr>
      <w:ins w:id="1144" w:author="Steve Maas" w:date="2013-12-30T14:12:00Z">
        <w:r>
          <w:tab/>
          <w:t>&lt;fixed bc="y"/&gt;</w:t>
        </w:r>
      </w:ins>
    </w:p>
    <w:p w14:paraId="27BB951F" w14:textId="77777777" w:rsidR="005F474E" w:rsidRDefault="005F474E" w:rsidP="005F474E">
      <w:pPr>
        <w:pStyle w:val="code"/>
        <w:rPr>
          <w:ins w:id="1145" w:author="Steve Maas" w:date="2013-12-30T14:12:00Z"/>
        </w:rPr>
      </w:pPr>
      <w:ins w:id="1146" w:author="Steve Maas" w:date="2013-12-30T14:12:00Z">
        <w:r>
          <w:tab/>
          <w:t>&lt;fixed bc="z"/&gt;</w:t>
        </w:r>
      </w:ins>
    </w:p>
    <w:p w14:paraId="0EB89037" w14:textId="62549D8D" w:rsidR="005F474E" w:rsidRDefault="005F474E" w:rsidP="005F474E">
      <w:pPr>
        <w:pStyle w:val="code"/>
      </w:pPr>
      <w:ins w:id="1147" w:author="Steve Maas" w:date="2013-12-30T14:12:00Z">
        <w:r>
          <w:t xml:space="preserve"> &lt;/rigid_body&gt;</w:t>
        </w:r>
      </w:ins>
    </w:p>
    <w:p w14:paraId="7C848AF4" w14:textId="77777777" w:rsidR="0091444A" w:rsidRDefault="006A0BC1" w:rsidP="0091444A">
      <w:pPr>
        <w:pStyle w:val="Heading3"/>
      </w:pPr>
      <w:r>
        <w:br w:type="page"/>
      </w:r>
    </w:p>
    <w:p w14:paraId="58BEADD1" w14:textId="286B0A70" w:rsidR="0091444A" w:rsidRDefault="0091444A" w:rsidP="0091444A">
      <w:pPr>
        <w:pStyle w:val="Heading2"/>
      </w:pPr>
      <w:bookmarkStart w:id="1148" w:name="_Toc385498460"/>
      <w:r>
        <w:lastRenderedPageBreak/>
        <w:t>Discrete Section</w:t>
      </w:r>
      <w:bookmarkEnd w:id="1148"/>
    </w:p>
    <w:p w14:paraId="0359D5C8" w14:textId="0F0B1282" w:rsidR="0091444A" w:rsidRDefault="0091444A" w:rsidP="0091444A">
      <w:r>
        <w:t>This section defines discrete elements, such as springs.</w:t>
      </w:r>
    </w:p>
    <w:p w14:paraId="2D7C27AE" w14:textId="77777777" w:rsidR="0091444A" w:rsidRDefault="0091444A" w:rsidP="0091444A"/>
    <w:p w14:paraId="36D1C5F7" w14:textId="34B1EB02" w:rsidR="0091444A" w:rsidRPr="0091444A" w:rsidRDefault="0091444A" w:rsidP="0091444A">
      <w:pPr>
        <w:pStyle w:val="Heading3"/>
      </w:pPr>
      <w:bookmarkStart w:id="1149" w:name="_Toc385498461"/>
      <w:r>
        <w:t>Springs</w:t>
      </w:r>
      <w:bookmarkEnd w:id="1149"/>
    </w:p>
    <w:p w14:paraId="261F1480" w14:textId="77777777" w:rsidR="0091444A" w:rsidRDefault="0091444A" w:rsidP="0091444A">
      <w:r>
        <w:t xml:space="preserve">In FEBio you can connect two nodes via a discrete spring. The spring will exert a force on the nodes, depending on the separation distance and a spring contant. </w:t>
      </w:r>
    </w:p>
    <w:p w14:paraId="116249B8" w14:textId="77777777" w:rsidR="0091444A" w:rsidRDefault="0091444A" w:rsidP="0091444A"/>
    <w:p w14:paraId="02B2DBCF" w14:textId="77777777" w:rsidR="0091444A" w:rsidRDefault="0091444A" w:rsidP="0091444A">
      <w:r>
        <w:t xml:space="preserve">A spring is defined using the </w:t>
      </w:r>
      <w:r w:rsidRPr="00C37AB4">
        <w:rPr>
          <w:rStyle w:val="codeChar"/>
        </w:rPr>
        <w:t>spring</w:t>
      </w:r>
      <w:r>
        <w:t xml:space="preserve"> element.</w:t>
      </w:r>
    </w:p>
    <w:p w14:paraId="22A73E03" w14:textId="77777777" w:rsidR="0091444A" w:rsidRDefault="0091444A" w:rsidP="0091444A"/>
    <w:p w14:paraId="0502BA35" w14:textId="77777777" w:rsidR="0091444A" w:rsidRDefault="0091444A" w:rsidP="0091444A">
      <w:pPr>
        <w:pStyle w:val="code"/>
      </w:pPr>
      <w:r>
        <w:t>&lt;spring [type="&lt;type&gt;"]&gt;</w:t>
      </w:r>
    </w:p>
    <w:p w14:paraId="54AE47D0" w14:textId="77777777" w:rsidR="0091444A" w:rsidRDefault="0091444A" w:rsidP="0091444A"/>
    <w:p w14:paraId="3D05D81F" w14:textId="77777777" w:rsidR="0091444A" w:rsidRDefault="0091444A" w:rsidP="0091444A">
      <w:r>
        <w:t>The type attribute defines the type of spring. It can be any of the following values.</w:t>
      </w:r>
    </w:p>
    <w:p w14:paraId="2440E3C5" w14:textId="77777777" w:rsidR="0091444A" w:rsidRDefault="0091444A" w:rsidP="0091444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6768"/>
      </w:tblGrid>
      <w:tr w:rsidR="0091444A" w14:paraId="5C038ACB" w14:textId="77777777" w:rsidTr="00661C81">
        <w:tc>
          <w:tcPr>
            <w:tcW w:w="2808" w:type="dxa"/>
            <w:shd w:val="clear" w:color="auto" w:fill="auto"/>
          </w:tcPr>
          <w:p w14:paraId="686ED37B" w14:textId="77777777" w:rsidR="0091444A" w:rsidRPr="00A23771" w:rsidRDefault="0091444A" w:rsidP="00661C81">
            <w:pPr>
              <w:rPr>
                <w:b/>
              </w:rPr>
            </w:pPr>
            <w:r w:rsidRPr="00A23771">
              <w:rPr>
                <w:b/>
              </w:rPr>
              <w:t>Type</w:t>
            </w:r>
          </w:p>
        </w:tc>
        <w:tc>
          <w:tcPr>
            <w:tcW w:w="6768" w:type="dxa"/>
            <w:shd w:val="clear" w:color="auto" w:fill="auto"/>
          </w:tcPr>
          <w:p w14:paraId="7EB40A7E" w14:textId="77777777" w:rsidR="0091444A" w:rsidRPr="00A23771" w:rsidRDefault="0091444A" w:rsidP="00661C81">
            <w:pPr>
              <w:rPr>
                <w:b/>
              </w:rPr>
            </w:pPr>
            <w:r w:rsidRPr="00A23771">
              <w:rPr>
                <w:b/>
              </w:rPr>
              <w:t>Description</w:t>
            </w:r>
          </w:p>
        </w:tc>
      </w:tr>
      <w:tr w:rsidR="0091444A" w14:paraId="691575B7" w14:textId="77777777" w:rsidTr="00661C81">
        <w:tc>
          <w:tcPr>
            <w:tcW w:w="2808" w:type="dxa"/>
            <w:shd w:val="clear" w:color="auto" w:fill="auto"/>
          </w:tcPr>
          <w:p w14:paraId="0EF073E0" w14:textId="77777777" w:rsidR="0091444A" w:rsidRDefault="0091444A" w:rsidP="00661C81">
            <w:pPr>
              <w:pStyle w:val="code"/>
            </w:pPr>
            <w:r>
              <w:t>linear</w:t>
            </w:r>
          </w:p>
        </w:tc>
        <w:tc>
          <w:tcPr>
            <w:tcW w:w="6768" w:type="dxa"/>
            <w:shd w:val="clear" w:color="auto" w:fill="auto"/>
          </w:tcPr>
          <w:p w14:paraId="399A21F5" w14:textId="77777777" w:rsidR="0091444A" w:rsidRDefault="0091444A" w:rsidP="00661C81">
            <w:r>
              <w:t>spring that has a linear force-displacement relation</w:t>
            </w:r>
          </w:p>
        </w:tc>
      </w:tr>
      <w:tr w:rsidR="0091444A" w14:paraId="1D74DF9B" w14:textId="77777777" w:rsidTr="00661C81">
        <w:tc>
          <w:tcPr>
            <w:tcW w:w="2808" w:type="dxa"/>
            <w:shd w:val="clear" w:color="auto" w:fill="auto"/>
          </w:tcPr>
          <w:p w14:paraId="7751D2C8" w14:textId="77777777" w:rsidR="0091444A" w:rsidRDefault="0091444A" w:rsidP="00661C81">
            <w:pPr>
              <w:pStyle w:val="code"/>
            </w:pPr>
            <w:r>
              <w:t>tension-only linear</w:t>
            </w:r>
          </w:p>
        </w:tc>
        <w:tc>
          <w:tcPr>
            <w:tcW w:w="6768" w:type="dxa"/>
            <w:shd w:val="clear" w:color="auto" w:fill="auto"/>
          </w:tcPr>
          <w:p w14:paraId="191032AD" w14:textId="77777777" w:rsidR="0091444A" w:rsidRDefault="0091444A" w:rsidP="00661C81">
            <w:r>
              <w:t>like linear spring but force is only applied in tension</w:t>
            </w:r>
          </w:p>
        </w:tc>
      </w:tr>
      <w:tr w:rsidR="0091444A" w14:paraId="769800CE" w14:textId="77777777" w:rsidTr="00661C81">
        <w:tc>
          <w:tcPr>
            <w:tcW w:w="2808" w:type="dxa"/>
            <w:shd w:val="clear" w:color="auto" w:fill="auto"/>
          </w:tcPr>
          <w:p w14:paraId="27B2FF19" w14:textId="77777777" w:rsidR="0091444A" w:rsidRDefault="0091444A" w:rsidP="00661C81">
            <w:pPr>
              <w:pStyle w:val="code"/>
            </w:pPr>
            <w:r>
              <w:t>nonlinear</w:t>
            </w:r>
          </w:p>
        </w:tc>
        <w:tc>
          <w:tcPr>
            <w:tcW w:w="6768" w:type="dxa"/>
            <w:shd w:val="clear" w:color="auto" w:fill="auto"/>
          </w:tcPr>
          <w:p w14:paraId="18F127FE" w14:textId="77777777" w:rsidR="0091444A" w:rsidRDefault="0091444A" w:rsidP="00661C81">
            <w:r>
              <w:t>user defines the force-displacement relation</w:t>
            </w:r>
          </w:p>
        </w:tc>
      </w:tr>
    </w:tbl>
    <w:p w14:paraId="4063CE41" w14:textId="77777777" w:rsidR="0091444A" w:rsidRDefault="0091444A" w:rsidP="0091444A"/>
    <w:p w14:paraId="4FEC7159" w14:textId="572C0FFC" w:rsidR="0091444A" w:rsidRDefault="0091444A" w:rsidP="0091444A">
      <w:r>
        <w:t>If the type attribute is omitted, it is assume</w:t>
      </w:r>
      <w:ins w:id="1150" w:author="Steve Maas" w:date="2014-01-15T10:43:00Z">
        <w:r>
          <w:t>d</w:t>
        </w:r>
      </w:ins>
      <w:r>
        <w:t xml:space="preserve"> that the spring is linear.</w:t>
      </w:r>
    </w:p>
    <w:p w14:paraId="3CC54617" w14:textId="77777777" w:rsidR="0091444A" w:rsidRDefault="0091444A" w:rsidP="0091444A"/>
    <w:p w14:paraId="771EA343" w14:textId="77777777" w:rsidR="0091444A" w:rsidRDefault="0091444A" w:rsidP="0091444A">
      <w:r>
        <w:t xml:space="preserve">All spring types must define the </w:t>
      </w:r>
      <w:r w:rsidRPr="00E158CB">
        <w:rPr>
          <w:rStyle w:val="codeChar"/>
        </w:rPr>
        <w:t>node</w:t>
      </w:r>
      <w:r>
        <w:t xml:space="preserve"> sub-element to define which two nodes are connected through the spring. </w:t>
      </w:r>
    </w:p>
    <w:p w14:paraId="6D6A4968" w14:textId="77777777" w:rsidR="0091444A" w:rsidRDefault="0091444A" w:rsidP="0091444A"/>
    <w:p w14:paraId="218F1597" w14:textId="77777777" w:rsidR="0091444A" w:rsidRDefault="0091444A" w:rsidP="0091444A">
      <w:r>
        <w:t xml:space="preserve">The </w:t>
      </w:r>
      <w:r w:rsidRPr="00E158CB">
        <w:rPr>
          <w:rStyle w:val="codeChar"/>
        </w:rPr>
        <w:t>linear</w:t>
      </w:r>
      <w:r>
        <w:t xml:space="preserve"> and </w:t>
      </w:r>
      <w:r w:rsidRPr="00E158CB">
        <w:rPr>
          <w:rStyle w:val="codeChar"/>
        </w:rPr>
        <w:t>tension-only linear</w:t>
      </w:r>
      <w:r>
        <w:t xml:space="preserve"> elements require the </w:t>
      </w:r>
      <w:r w:rsidRPr="00E158CB">
        <w:rPr>
          <w:rStyle w:val="codeChar"/>
        </w:rPr>
        <w:t>E</w:t>
      </w:r>
      <w:r>
        <w:t xml:space="preserve"> sub-element that defines the spring constant. </w:t>
      </w:r>
    </w:p>
    <w:p w14:paraId="093C109C" w14:textId="77777777" w:rsidR="0091444A" w:rsidRDefault="0091444A" w:rsidP="0091444A"/>
    <w:p w14:paraId="6055E079" w14:textId="77777777" w:rsidR="0091444A" w:rsidRDefault="0091444A" w:rsidP="0091444A">
      <w:r>
        <w:t xml:space="preserve">The </w:t>
      </w:r>
      <w:r w:rsidRPr="00E158CB">
        <w:rPr>
          <w:rStyle w:val="codeChar"/>
        </w:rPr>
        <w:t>nonlinear</w:t>
      </w:r>
      <w:r>
        <w:t xml:space="preserve"> spring requires the force sub-element which defines the loadcurve that will be used for the force-displacement relation.</w:t>
      </w:r>
    </w:p>
    <w:p w14:paraId="59917DD0" w14:textId="77777777" w:rsidR="0091444A" w:rsidRDefault="0091444A" w:rsidP="0091444A"/>
    <w:p w14:paraId="3D947811" w14:textId="77777777" w:rsidR="0091444A" w:rsidRDefault="0091444A" w:rsidP="0091444A">
      <w:r>
        <w:t>For example, you can define a linear spring between nodes 2 and 4 and having a spring constant of 2.5 as follows.</w:t>
      </w:r>
    </w:p>
    <w:p w14:paraId="03CF0669" w14:textId="77777777" w:rsidR="0091444A" w:rsidRDefault="0091444A" w:rsidP="0091444A"/>
    <w:p w14:paraId="3835A2A4" w14:textId="77777777" w:rsidR="0091444A" w:rsidRPr="00825022" w:rsidRDefault="0091444A" w:rsidP="0091444A">
      <w:pPr>
        <w:pStyle w:val="code"/>
        <w:rPr>
          <w:lang w:val="nl-BE"/>
        </w:rPr>
      </w:pPr>
      <w:r w:rsidRPr="00825022">
        <w:rPr>
          <w:lang w:val="nl-BE"/>
        </w:rPr>
        <w:t>&lt;spring type="linear"&gt;</w:t>
      </w:r>
    </w:p>
    <w:p w14:paraId="7CAD45C4" w14:textId="77777777" w:rsidR="0091444A" w:rsidRPr="00825022" w:rsidRDefault="0091444A" w:rsidP="0091444A">
      <w:pPr>
        <w:pStyle w:val="code"/>
        <w:rPr>
          <w:lang w:val="nl-BE"/>
        </w:rPr>
      </w:pPr>
      <w:r w:rsidRPr="00825022">
        <w:rPr>
          <w:lang w:val="nl-BE"/>
        </w:rPr>
        <w:tab/>
        <w:t>&lt;node&gt;2,4&lt;/node&gt;</w:t>
      </w:r>
    </w:p>
    <w:p w14:paraId="1E5A6864" w14:textId="77777777" w:rsidR="0091444A" w:rsidRPr="00825022" w:rsidRDefault="0091444A" w:rsidP="0091444A">
      <w:pPr>
        <w:pStyle w:val="code"/>
        <w:rPr>
          <w:lang w:val="nl-BE"/>
        </w:rPr>
      </w:pPr>
      <w:r w:rsidRPr="00825022">
        <w:rPr>
          <w:lang w:val="nl-BE"/>
        </w:rPr>
        <w:tab/>
        <w:t>&lt;E&gt;2.5&lt;/E&gt;</w:t>
      </w:r>
    </w:p>
    <w:p w14:paraId="0D63854B" w14:textId="77777777" w:rsidR="0091444A" w:rsidRDefault="0091444A" w:rsidP="0091444A">
      <w:pPr>
        <w:pStyle w:val="code"/>
      </w:pPr>
      <w:r>
        <w:t>&lt;/spring&gt;</w:t>
      </w:r>
    </w:p>
    <w:p w14:paraId="3DFD543B" w14:textId="77777777" w:rsidR="0091444A" w:rsidRPr="00C37AB4" w:rsidRDefault="0091444A" w:rsidP="0091444A"/>
    <w:p w14:paraId="3A9527F0" w14:textId="77777777" w:rsidR="0091444A" w:rsidRDefault="0091444A" w:rsidP="0091444A">
      <w:r>
        <w:t>To define a nonlinear spring between nodes 2 and 4 use the following.</w:t>
      </w:r>
    </w:p>
    <w:p w14:paraId="0729E720" w14:textId="77777777" w:rsidR="0091444A" w:rsidRDefault="0091444A" w:rsidP="0091444A"/>
    <w:p w14:paraId="6D946E4B" w14:textId="77777777" w:rsidR="0091444A" w:rsidRDefault="0091444A" w:rsidP="0091444A">
      <w:pPr>
        <w:pStyle w:val="code"/>
      </w:pPr>
      <w:r>
        <w:t>&lt;spring type="nonlinear"&gt;</w:t>
      </w:r>
    </w:p>
    <w:p w14:paraId="725831DF" w14:textId="77777777" w:rsidR="0091444A" w:rsidRDefault="0091444A" w:rsidP="0091444A">
      <w:pPr>
        <w:pStyle w:val="code"/>
      </w:pPr>
      <w:r>
        <w:tab/>
        <w:t>&lt;node&gt;2,4&lt;/node&gt;</w:t>
      </w:r>
    </w:p>
    <w:p w14:paraId="3C7E3751" w14:textId="77777777" w:rsidR="0091444A" w:rsidRDefault="0091444A" w:rsidP="0091444A">
      <w:pPr>
        <w:pStyle w:val="code"/>
      </w:pPr>
      <w:r>
        <w:tab/>
        <w:t>&lt;force lc="1"&gt;1.0&lt;/force&gt;</w:t>
      </w:r>
    </w:p>
    <w:p w14:paraId="511CE947" w14:textId="77777777" w:rsidR="0091444A" w:rsidRDefault="0091444A" w:rsidP="0091444A">
      <w:pPr>
        <w:pStyle w:val="code"/>
      </w:pPr>
      <w:r>
        <w:t>&lt;/spring&gt;</w:t>
      </w:r>
    </w:p>
    <w:p w14:paraId="5D2E343D" w14:textId="77777777" w:rsidR="0091444A" w:rsidRDefault="0091444A" w:rsidP="0091444A"/>
    <w:p w14:paraId="51FBF37E" w14:textId="5096F422" w:rsidR="006A0BC1" w:rsidRDefault="0091444A" w:rsidP="0091444A">
      <w:r>
        <w:lastRenderedPageBreak/>
        <w:t xml:space="preserve">In the last example, the force-displacement is defined by loadcurve 1. The value of the </w:t>
      </w:r>
      <w:r w:rsidRPr="00AC4665">
        <w:rPr>
          <w:rStyle w:val="codeChar"/>
        </w:rPr>
        <w:t>force</w:t>
      </w:r>
      <w:r>
        <w:t xml:space="preserve"> element is the force scale factor, which in this case is one.</w:t>
      </w:r>
    </w:p>
    <w:p w14:paraId="6E346615" w14:textId="77777777" w:rsidR="0091444A" w:rsidRDefault="0091444A">
      <w:pPr>
        <w:jc w:val="left"/>
        <w:rPr>
          <w:rFonts w:cs="Arial"/>
          <w:b/>
          <w:bCs/>
          <w:iCs/>
          <w:sz w:val="36"/>
          <w:szCs w:val="28"/>
        </w:rPr>
      </w:pPr>
      <w:bookmarkStart w:id="1151" w:name="_Toc370461174"/>
      <w:bookmarkStart w:id="1152" w:name="_Toc200951584"/>
      <w:bookmarkStart w:id="1153" w:name="_Ref200951687"/>
      <w:bookmarkEnd w:id="1151"/>
      <w:r>
        <w:br w:type="page"/>
      </w:r>
    </w:p>
    <w:p w14:paraId="427C628E" w14:textId="28916DF7" w:rsidR="00B2508D" w:rsidRPr="00690318" w:rsidDel="00645EA5" w:rsidRDefault="00B2508D" w:rsidP="00B2508D">
      <w:pPr>
        <w:pStyle w:val="Heading3"/>
        <w:rPr>
          <w:del w:id="1154" w:author="Steve Maas" w:date="2014-01-02T12:55:00Z"/>
        </w:rPr>
      </w:pPr>
      <w:bookmarkStart w:id="1155" w:name="_Toc385498462"/>
      <w:del w:id="1156" w:author="Steve Maas" w:date="2014-01-02T12:55:00Z">
        <w:r w:rsidRPr="00690318" w:rsidDel="00645EA5">
          <w:lastRenderedPageBreak/>
          <w:delText>Generations</w:delText>
        </w:r>
        <w:bookmarkStart w:id="1157" w:name="_Toc377546984"/>
        <w:bookmarkStart w:id="1158" w:name="_Toc377547230"/>
        <w:bookmarkEnd w:id="1152"/>
        <w:bookmarkEnd w:id="1153"/>
        <w:bookmarkEnd w:id="1155"/>
        <w:bookmarkEnd w:id="1157"/>
        <w:bookmarkEnd w:id="1158"/>
      </w:del>
    </w:p>
    <w:p w14:paraId="38DDB3A2" w14:textId="5F1A77AE" w:rsidR="00B2508D" w:rsidRPr="00690318" w:rsidDel="00645EA5" w:rsidRDefault="00B2508D" w:rsidP="00B2508D">
      <w:pPr>
        <w:rPr>
          <w:del w:id="1159" w:author="Steve Maas" w:date="2014-01-02T12:55:00Z"/>
        </w:rPr>
      </w:pPr>
      <w:del w:id="1160" w:author="Steve Maas" w:date="2014-01-02T12:55:00Z">
        <w:r w:rsidRPr="00690318" w:rsidDel="00645EA5">
          <w:delText xml:space="preserve">In multigeneration solids, it is necessary to specify the starting time (birth) of each generation.  Since multiple multigeneration solids may exist in a model, the birth time of all generations must be specified globally.  This is done within a </w:delText>
        </w:r>
        <w:r w:rsidRPr="00690318" w:rsidDel="00645EA5">
          <w:rPr>
            <w:rStyle w:val="codeChar"/>
          </w:rPr>
          <w:delText>&lt;Generations&gt;</w:delText>
        </w:r>
        <w:r w:rsidRPr="00690318" w:rsidDel="00645EA5">
          <w:delText xml:space="preserve"> section within the </w:delText>
        </w:r>
        <w:r w:rsidRPr="00690318" w:rsidDel="00645EA5">
          <w:rPr>
            <w:rStyle w:val="codeChar"/>
          </w:rPr>
          <w:delText>&lt;Globals&gt;</w:delText>
        </w:r>
        <w:r w:rsidRPr="00690318" w:rsidDel="00645EA5">
          <w:delText xml:space="preserve"> section, with the birth time of each generation given in a </w:delText>
        </w:r>
        <w:r w:rsidRPr="00690318" w:rsidDel="00645EA5">
          <w:rPr>
            <w:rStyle w:val="codeChar"/>
          </w:rPr>
          <w:delText>&lt;gen&gt;</w:delText>
        </w:r>
        <w:r w:rsidRPr="00690318" w:rsidDel="00645EA5">
          <w:delText xml:space="preserve"> tag that associates an </w:delText>
        </w:r>
        <w:r w:rsidRPr="00690318" w:rsidDel="00645EA5">
          <w:rPr>
            <w:i/>
          </w:rPr>
          <w:delText>id</w:delText>
        </w:r>
        <w:r w:rsidRPr="00690318" w:rsidDel="00645EA5">
          <w:delText xml:space="preserve"> with that generation:</w:delText>
        </w:r>
        <w:bookmarkStart w:id="1161" w:name="_Toc377546985"/>
        <w:bookmarkStart w:id="1162" w:name="_Toc377547231"/>
        <w:bookmarkEnd w:id="1161"/>
        <w:bookmarkEnd w:id="1162"/>
      </w:del>
    </w:p>
    <w:p w14:paraId="2C4123B9" w14:textId="156E3CBC" w:rsidR="00B2508D" w:rsidRPr="00690318" w:rsidDel="00645EA5" w:rsidRDefault="00B2508D" w:rsidP="00B2508D">
      <w:pPr>
        <w:rPr>
          <w:del w:id="1163" w:author="Steve Maas" w:date="2014-01-02T12:55:00Z"/>
        </w:rPr>
      </w:pPr>
      <w:bookmarkStart w:id="1164" w:name="_Toc377546986"/>
      <w:bookmarkStart w:id="1165" w:name="_Toc377547232"/>
      <w:bookmarkEnd w:id="1164"/>
      <w:bookmarkEnd w:id="1165"/>
    </w:p>
    <w:p w14:paraId="5A0429D3" w14:textId="0380C1E8" w:rsidR="00B2508D" w:rsidRPr="007D6F0D" w:rsidDel="00645EA5" w:rsidRDefault="00B2508D" w:rsidP="00B2508D">
      <w:pPr>
        <w:pStyle w:val="code"/>
        <w:rPr>
          <w:del w:id="1166" w:author="Steve Maas" w:date="2014-01-02T12:55:00Z"/>
          <w:lang w:val="nl-BE"/>
        </w:rPr>
      </w:pPr>
      <w:del w:id="1167" w:author="Steve Maas" w:date="2014-01-02T12:55:00Z">
        <w:r w:rsidRPr="007D6F0D" w:rsidDel="00645EA5">
          <w:rPr>
            <w:lang w:val="nl-BE"/>
          </w:rPr>
          <w:delText>&lt;Globals&gt;</w:delText>
        </w:r>
        <w:bookmarkStart w:id="1168" w:name="_Toc377546987"/>
        <w:bookmarkStart w:id="1169" w:name="_Toc377547233"/>
        <w:bookmarkEnd w:id="1168"/>
        <w:bookmarkEnd w:id="1169"/>
      </w:del>
    </w:p>
    <w:p w14:paraId="6CC577A4" w14:textId="56E86E27" w:rsidR="00B2508D" w:rsidRPr="007D6F0D" w:rsidDel="00645EA5" w:rsidRDefault="00B2508D" w:rsidP="00B2508D">
      <w:pPr>
        <w:pStyle w:val="code"/>
        <w:rPr>
          <w:del w:id="1170" w:author="Steve Maas" w:date="2014-01-02T12:55:00Z"/>
          <w:lang w:val="nl-BE"/>
        </w:rPr>
      </w:pPr>
      <w:del w:id="1171" w:author="Steve Maas" w:date="2014-01-02T12:55:00Z">
        <w:r w:rsidRPr="007D6F0D" w:rsidDel="00645EA5">
          <w:rPr>
            <w:lang w:val="nl-BE"/>
          </w:rPr>
          <w:tab/>
          <w:delText>&lt;Generations&gt;</w:delText>
        </w:r>
        <w:bookmarkStart w:id="1172" w:name="_Toc377546988"/>
        <w:bookmarkStart w:id="1173" w:name="_Toc377547234"/>
        <w:bookmarkEnd w:id="1172"/>
        <w:bookmarkEnd w:id="1173"/>
      </w:del>
    </w:p>
    <w:p w14:paraId="6E8BAF4F" w14:textId="21428C05" w:rsidR="00B2508D" w:rsidRPr="007D6F0D" w:rsidDel="00645EA5" w:rsidRDefault="00B2508D" w:rsidP="00B2508D">
      <w:pPr>
        <w:pStyle w:val="code"/>
        <w:rPr>
          <w:del w:id="1174" w:author="Steve Maas" w:date="2014-01-02T12:55:00Z"/>
          <w:lang w:val="nl-BE"/>
        </w:rPr>
      </w:pPr>
      <w:del w:id="1175" w:author="Steve Maas" w:date="2014-01-02T12:55:00Z">
        <w:r w:rsidRPr="007D6F0D" w:rsidDel="00645EA5">
          <w:rPr>
            <w:lang w:val="nl-BE"/>
          </w:rPr>
          <w:tab/>
        </w:r>
        <w:r w:rsidRPr="007D6F0D" w:rsidDel="00645EA5">
          <w:rPr>
            <w:lang w:val="nl-BE"/>
          </w:rPr>
          <w:tab/>
          <w:delText>&lt;gen id="1"&gt;0.0&lt;/gen&gt;</w:delText>
        </w:r>
        <w:bookmarkStart w:id="1176" w:name="_Toc377546989"/>
        <w:bookmarkStart w:id="1177" w:name="_Toc377547235"/>
        <w:bookmarkEnd w:id="1176"/>
        <w:bookmarkEnd w:id="1177"/>
      </w:del>
    </w:p>
    <w:p w14:paraId="7FD156B7" w14:textId="2115FD01" w:rsidR="00B2508D" w:rsidRPr="007D6F0D" w:rsidDel="00645EA5" w:rsidRDefault="00B2508D" w:rsidP="00B2508D">
      <w:pPr>
        <w:pStyle w:val="code"/>
        <w:rPr>
          <w:del w:id="1178" w:author="Steve Maas" w:date="2014-01-02T12:55:00Z"/>
          <w:lang w:val="nl-BE"/>
        </w:rPr>
      </w:pPr>
      <w:del w:id="1179" w:author="Steve Maas" w:date="2014-01-02T12:55:00Z">
        <w:r w:rsidRPr="007D6F0D" w:rsidDel="00645EA5">
          <w:rPr>
            <w:lang w:val="nl-BE"/>
          </w:rPr>
          <w:tab/>
        </w:r>
        <w:r w:rsidRPr="007D6F0D" w:rsidDel="00645EA5">
          <w:rPr>
            <w:lang w:val="nl-BE"/>
          </w:rPr>
          <w:tab/>
          <w:delText>&lt;gen id="2"&gt;1.0&lt;/gen&gt;</w:delText>
        </w:r>
        <w:bookmarkStart w:id="1180" w:name="_Toc377546990"/>
        <w:bookmarkStart w:id="1181" w:name="_Toc377547236"/>
        <w:bookmarkEnd w:id="1180"/>
        <w:bookmarkEnd w:id="1181"/>
      </w:del>
    </w:p>
    <w:p w14:paraId="1CF8B5C6" w14:textId="03DE2FF4" w:rsidR="00B2508D" w:rsidRPr="00690318" w:rsidDel="00645EA5" w:rsidRDefault="00B2508D" w:rsidP="00B2508D">
      <w:pPr>
        <w:pStyle w:val="code"/>
        <w:rPr>
          <w:del w:id="1182" w:author="Steve Maas" w:date="2014-01-02T12:55:00Z"/>
        </w:rPr>
      </w:pPr>
      <w:del w:id="1183" w:author="Steve Maas" w:date="2014-01-02T12:55:00Z">
        <w:r w:rsidRPr="007D6F0D" w:rsidDel="00645EA5">
          <w:rPr>
            <w:lang w:val="nl-BE"/>
          </w:rPr>
          <w:tab/>
        </w:r>
        <w:r w:rsidRPr="00690318" w:rsidDel="00645EA5">
          <w:delText>&lt;/Generations&gt;</w:delText>
        </w:r>
        <w:bookmarkStart w:id="1184" w:name="_Toc377546991"/>
        <w:bookmarkStart w:id="1185" w:name="_Toc377547237"/>
        <w:bookmarkEnd w:id="1184"/>
        <w:bookmarkEnd w:id="1185"/>
      </w:del>
    </w:p>
    <w:p w14:paraId="0C623A2F" w14:textId="426C7EB6" w:rsidR="00B2508D" w:rsidRPr="00690318" w:rsidDel="00645EA5" w:rsidRDefault="00B2508D" w:rsidP="00B2508D">
      <w:pPr>
        <w:pStyle w:val="code"/>
        <w:rPr>
          <w:del w:id="1186" w:author="Steve Maas" w:date="2014-01-02T12:55:00Z"/>
        </w:rPr>
      </w:pPr>
      <w:del w:id="1187" w:author="Steve Maas" w:date="2014-01-02T12:55:00Z">
        <w:r w:rsidRPr="00690318" w:rsidDel="00645EA5">
          <w:delText>&lt;/Globals&gt;</w:delText>
        </w:r>
        <w:bookmarkStart w:id="1188" w:name="_Toc377546992"/>
        <w:bookmarkStart w:id="1189" w:name="_Toc377547238"/>
        <w:bookmarkEnd w:id="1188"/>
        <w:bookmarkEnd w:id="1189"/>
      </w:del>
    </w:p>
    <w:p w14:paraId="2F5EDAF7" w14:textId="5745E6DB" w:rsidR="00B2508D" w:rsidRPr="00690318" w:rsidDel="00645EA5" w:rsidRDefault="00B2508D" w:rsidP="00B2508D">
      <w:pPr>
        <w:rPr>
          <w:del w:id="1190" w:author="Steve Maas" w:date="2014-01-02T12:55:00Z"/>
        </w:rPr>
      </w:pPr>
      <w:bookmarkStart w:id="1191" w:name="_Toc377546993"/>
      <w:bookmarkStart w:id="1192" w:name="_Toc377547239"/>
      <w:bookmarkEnd w:id="1191"/>
      <w:bookmarkEnd w:id="1192"/>
    </w:p>
    <w:p w14:paraId="650310EB" w14:textId="0094B726" w:rsidR="00B2508D" w:rsidRPr="00690318" w:rsidDel="00645EA5" w:rsidRDefault="00B2508D" w:rsidP="00B2508D">
      <w:pPr>
        <w:rPr>
          <w:del w:id="1193" w:author="Steve Maas" w:date="2014-01-02T12:55:00Z"/>
        </w:rPr>
      </w:pPr>
      <w:del w:id="1194" w:author="Steve Maas" w:date="2014-01-02T12:55:00Z">
        <w:r w:rsidRPr="00690318" w:rsidDel="00645EA5">
          <w:delText>The first generation (</w:delText>
        </w:r>
        <w:r w:rsidRPr="00690318" w:rsidDel="00645EA5">
          <w:rPr>
            <w:i/>
          </w:rPr>
          <w:delText>id=“1”</w:delText>
        </w:r>
        <w:r w:rsidRPr="00690318" w:rsidDel="00645EA5">
          <w:delText>) must always be specified with a birth time of 0.</w:delText>
        </w:r>
        <w:bookmarkStart w:id="1195" w:name="_Toc377546994"/>
        <w:bookmarkStart w:id="1196" w:name="_Toc377547240"/>
        <w:bookmarkEnd w:id="1195"/>
        <w:bookmarkEnd w:id="1196"/>
      </w:del>
    </w:p>
    <w:p w14:paraId="209C028A" w14:textId="77777777" w:rsidR="006A0BC1" w:rsidRDefault="006A0BC1" w:rsidP="006A0BC1">
      <w:pPr>
        <w:pStyle w:val="Heading2"/>
      </w:pPr>
      <w:bookmarkStart w:id="1197" w:name="_Ref259527079"/>
      <w:bookmarkStart w:id="1198" w:name="_Toc385498463"/>
      <w:r>
        <w:t>LoadData Section</w:t>
      </w:r>
      <w:bookmarkEnd w:id="1197"/>
      <w:bookmarkEnd w:id="1198"/>
    </w:p>
    <w:p w14:paraId="1C1A3D1B" w14:textId="5865040F" w:rsidR="006A0BC1" w:rsidRPr="007D0C0A" w:rsidRDefault="006A0BC1" w:rsidP="006A0BC1">
      <w:r>
        <w:t xml:space="preserve">The </w:t>
      </w:r>
      <w:r w:rsidRPr="00D03EDA">
        <w:rPr>
          <w:i/>
        </w:rPr>
        <w:t>LoadData</w:t>
      </w:r>
      <w:r>
        <w:t xml:space="preserve"> section contains the loadcurve data. A loadcurve is defined by the </w:t>
      </w:r>
      <w:r>
        <w:rPr>
          <w:i/>
        </w:rPr>
        <w:t xml:space="preserve">loadcurve </w:t>
      </w:r>
      <w:r>
        <w:t xml:space="preserve">element. Each loadcurve is defined by repeating the </w:t>
      </w:r>
      <w:del w:id="1199" w:author="Steve Maas" w:date="2014-01-15T10:48:00Z">
        <w:r w:rsidDel="004F447E">
          <w:rPr>
            <w:i/>
          </w:rPr>
          <w:delText>load</w:delText>
        </w:r>
      </w:del>
      <w:r>
        <w:rPr>
          <w:i/>
        </w:rPr>
        <w:t xml:space="preserve">point </w:t>
      </w:r>
      <w:r>
        <w:t>element for all data points:</w:t>
      </w:r>
    </w:p>
    <w:p w14:paraId="35A6E789" w14:textId="77777777" w:rsidR="006A0BC1" w:rsidRDefault="006A0BC1" w:rsidP="006A0BC1"/>
    <w:p w14:paraId="5F0D4B7C" w14:textId="77777777" w:rsidR="006A0BC1" w:rsidRDefault="006A0BC1" w:rsidP="006A0BC1">
      <w:pPr>
        <w:pStyle w:val="code"/>
      </w:pPr>
      <w:r>
        <w:t>&lt;loadcurve id="1" [type="</w:t>
      </w:r>
      <w:r>
        <w:rPr>
          <w:i/>
        </w:rPr>
        <w:t>type</w:t>
      </w:r>
      <w:r w:rsidRPr="00DD379B">
        <w:t>"</w:t>
      </w:r>
      <w:r>
        <w:t xml:space="preserve"> extend="</w:t>
      </w:r>
      <w:r>
        <w:rPr>
          <w:i/>
        </w:rPr>
        <w:t>extend</w:t>
      </w:r>
      <w:r>
        <w:t>"]&gt;</w:t>
      </w:r>
    </w:p>
    <w:p w14:paraId="1C15B049" w14:textId="415A567E" w:rsidR="006A0BC1" w:rsidRPr="0097532C" w:rsidRDefault="006A0BC1" w:rsidP="006A0BC1">
      <w:pPr>
        <w:pStyle w:val="code"/>
      </w:pPr>
      <w:r w:rsidRPr="0097532C">
        <w:tab/>
        <w:t>&lt;</w:t>
      </w:r>
      <w:del w:id="1200" w:author="Steve Maas" w:date="2014-01-15T10:46:00Z">
        <w:r w:rsidRPr="0097532C" w:rsidDel="0091444A">
          <w:delText>loadpoint</w:delText>
        </w:r>
      </w:del>
      <w:ins w:id="1201" w:author="Steve Maas" w:date="2014-01-15T10:46:00Z">
        <w:r w:rsidR="0091444A">
          <w:t>point</w:t>
        </w:r>
      </w:ins>
      <w:r w:rsidRPr="0097532C">
        <w:t>&gt; 0, 0 &lt;/</w:t>
      </w:r>
      <w:del w:id="1202" w:author="Steve Maas" w:date="2014-01-15T10:46:00Z">
        <w:r w:rsidRPr="0097532C" w:rsidDel="0091444A">
          <w:delText>loadpoint</w:delText>
        </w:r>
      </w:del>
      <w:ins w:id="1203" w:author="Steve Maas" w:date="2014-01-15T10:46:00Z">
        <w:r w:rsidR="0091444A">
          <w:t>point</w:t>
        </w:r>
      </w:ins>
      <w:r w:rsidRPr="0097532C">
        <w:t xml:space="preserve">&gt; </w:t>
      </w:r>
    </w:p>
    <w:p w14:paraId="0718AB01" w14:textId="77777777" w:rsidR="006A0BC1" w:rsidRDefault="006A0BC1" w:rsidP="006A0BC1">
      <w:pPr>
        <w:pStyle w:val="code"/>
      </w:pPr>
      <w:r>
        <w:tab/>
        <w:t>...</w:t>
      </w:r>
    </w:p>
    <w:p w14:paraId="5864E79B" w14:textId="5C9C80EA" w:rsidR="006A0BC1" w:rsidRDefault="006A0BC1" w:rsidP="006A0BC1">
      <w:pPr>
        <w:pStyle w:val="code"/>
      </w:pPr>
      <w:r>
        <w:tab/>
        <w:t>&lt;</w:t>
      </w:r>
      <w:del w:id="1204" w:author="Steve Maas" w:date="2014-01-15T10:46:00Z">
        <w:r w:rsidDel="0091444A">
          <w:delText>loadpoint</w:delText>
        </w:r>
      </w:del>
      <w:ins w:id="1205" w:author="Steve Maas" w:date="2014-01-15T10:46:00Z">
        <w:r w:rsidR="0091444A">
          <w:t>point</w:t>
        </w:r>
      </w:ins>
      <w:r>
        <w:t>&gt; 1, 1 &lt;/</w:t>
      </w:r>
      <w:del w:id="1206" w:author="Steve Maas" w:date="2014-01-15T10:46:00Z">
        <w:r w:rsidDel="0091444A">
          <w:delText>loadpoint</w:delText>
        </w:r>
      </w:del>
      <w:ins w:id="1207" w:author="Steve Maas" w:date="2014-01-15T10:46:00Z">
        <w:r w:rsidR="0091444A">
          <w:t>point</w:t>
        </w:r>
      </w:ins>
      <w:r>
        <w:t>&gt;</w:t>
      </w:r>
    </w:p>
    <w:p w14:paraId="3215FF86" w14:textId="77777777" w:rsidR="006A0BC1" w:rsidRDefault="006A0BC1" w:rsidP="006A0BC1">
      <w:pPr>
        <w:pStyle w:val="code"/>
      </w:pPr>
      <w:r>
        <w:t>&lt;/loadcurve&gt;</w:t>
      </w:r>
    </w:p>
    <w:p w14:paraId="10F885D5" w14:textId="77777777" w:rsidR="006A0BC1" w:rsidRDefault="006A0BC1" w:rsidP="006A0BC1">
      <w:pPr>
        <w:pStyle w:val="code"/>
      </w:pPr>
    </w:p>
    <w:p w14:paraId="2933012A" w14:textId="77777777" w:rsidR="006A0BC1" w:rsidRPr="000D218E" w:rsidRDefault="006A0BC1" w:rsidP="006A0BC1">
      <w:r>
        <w:t xml:space="preserve"> </w:t>
      </w:r>
    </w:p>
    <w:p w14:paraId="24C0785C" w14:textId="77777777" w:rsidR="006A0BC1" w:rsidRDefault="006A0BC1" w:rsidP="006A0BC1">
      <w:r>
        <w:t xml:space="preserve">The </w:t>
      </w:r>
      <w:r>
        <w:rPr>
          <w:i/>
        </w:rPr>
        <w:t xml:space="preserve">id </w:t>
      </w:r>
      <w:r>
        <w:t>attribute is the loadcurve number and is used in other sections of the input file as a means to reference this curve.</w:t>
      </w:r>
    </w:p>
    <w:p w14:paraId="06D61B92" w14:textId="77777777" w:rsidR="006A0BC1" w:rsidRDefault="006A0BC1" w:rsidP="006A0BC1"/>
    <w:p w14:paraId="5EEC61B7" w14:textId="77777777" w:rsidR="006A0BC1" w:rsidRDefault="006A0BC1" w:rsidP="006A0BC1">
      <w:r>
        <w:t xml:space="preserve">The optional attributes </w:t>
      </w:r>
      <w:r>
        <w:rPr>
          <w:i/>
        </w:rPr>
        <w:t xml:space="preserve">type </w:t>
      </w:r>
      <w:r>
        <w:t xml:space="preserve">and </w:t>
      </w:r>
      <w:r>
        <w:rPr>
          <w:i/>
        </w:rPr>
        <w:t xml:space="preserve">extend </w:t>
      </w:r>
      <w:r>
        <w:t xml:space="preserve">define how the value of the loadcurve is interpolated from the data points. The </w:t>
      </w:r>
      <w:r>
        <w:rPr>
          <w:i/>
        </w:rPr>
        <w:t xml:space="preserve">type </w:t>
      </w:r>
      <w:r>
        <w:t xml:space="preserve">defines the interpolation function and </w:t>
      </w:r>
      <w:r>
        <w:rPr>
          <w:i/>
        </w:rPr>
        <w:t xml:space="preserve">extend </w:t>
      </w:r>
      <w:r>
        <w:t>defines how the values of the loadcurve are determined outside of the interval defined by the first and last data point. The following tables list the possible values. The default values are marked with an asterisk (*).</w:t>
      </w:r>
    </w:p>
    <w:p w14:paraId="2D6D93B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2EC7789C" w14:textId="77777777" w:rsidTr="00634552">
        <w:tc>
          <w:tcPr>
            <w:tcW w:w="1908" w:type="dxa"/>
            <w:shd w:val="clear" w:color="auto" w:fill="auto"/>
          </w:tcPr>
          <w:p w14:paraId="5FC93623" w14:textId="77777777" w:rsidR="006A0BC1" w:rsidRPr="00634552" w:rsidRDefault="006A0BC1" w:rsidP="006A0BC1">
            <w:pPr>
              <w:rPr>
                <w:b/>
              </w:rPr>
            </w:pPr>
            <w:r w:rsidRPr="00634552">
              <w:rPr>
                <w:b/>
              </w:rPr>
              <w:t>Type</w:t>
            </w:r>
          </w:p>
        </w:tc>
        <w:tc>
          <w:tcPr>
            <w:tcW w:w="7668" w:type="dxa"/>
            <w:shd w:val="clear" w:color="auto" w:fill="auto"/>
          </w:tcPr>
          <w:p w14:paraId="452EC850" w14:textId="77777777" w:rsidR="006A0BC1" w:rsidRPr="00634552" w:rsidRDefault="006A0BC1" w:rsidP="006A0BC1">
            <w:pPr>
              <w:rPr>
                <w:b/>
              </w:rPr>
            </w:pPr>
            <w:r w:rsidRPr="00634552">
              <w:rPr>
                <w:b/>
              </w:rPr>
              <w:t>Description</w:t>
            </w:r>
          </w:p>
        </w:tc>
      </w:tr>
      <w:tr w:rsidR="006A0BC1" w14:paraId="7291DD14" w14:textId="77777777" w:rsidTr="00634552">
        <w:tc>
          <w:tcPr>
            <w:tcW w:w="1908" w:type="dxa"/>
            <w:shd w:val="clear" w:color="auto" w:fill="auto"/>
          </w:tcPr>
          <w:p w14:paraId="356AC074" w14:textId="77777777" w:rsidR="006A0BC1" w:rsidRDefault="006A0BC1" w:rsidP="006A0BC1">
            <w:pPr>
              <w:pStyle w:val="PlainText"/>
            </w:pPr>
            <w:r>
              <w:t>step</w:t>
            </w:r>
          </w:p>
        </w:tc>
        <w:tc>
          <w:tcPr>
            <w:tcW w:w="7668" w:type="dxa"/>
            <w:shd w:val="clear" w:color="auto" w:fill="auto"/>
          </w:tcPr>
          <w:p w14:paraId="5B65FC6E" w14:textId="77777777" w:rsidR="006A0BC1" w:rsidRDefault="006A0BC1" w:rsidP="006A0BC1">
            <w:r>
              <w:t>Use a step interpolation function</w:t>
            </w:r>
          </w:p>
        </w:tc>
      </w:tr>
      <w:tr w:rsidR="006A0BC1" w14:paraId="73A0EFB3" w14:textId="77777777" w:rsidTr="00634552">
        <w:tc>
          <w:tcPr>
            <w:tcW w:w="1908" w:type="dxa"/>
            <w:shd w:val="clear" w:color="auto" w:fill="auto"/>
          </w:tcPr>
          <w:p w14:paraId="60DB2F4A" w14:textId="77777777" w:rsidR="006A0BC1" w:rsidRDefault="006A0BC1" w:rsidP="006A0BC1">
            <w:pPr>
              <w:pStyle w:val="PlainText"/>
            </w:pPr>
            <w:r>
              <w:t>linear*</w:t>
            </w:r>
          </w:p>
        </w:tc>
        <w:tc>
          <w:tcPr>
            <w:tcW w:w="7668" w:type="dxa"/>
            <w:shd w:val="clear" w:color="auto" w:fill="auto"/>
          </w:tcPr>
          <w:p w14:paraId="53B220CB" w14:textId="77777777" w:rsidR="006A0BC1" w:rsidRDefault="006A0BC1" w:rsidP="006A0BC1">
            <w:r>
              <w:t>Use a linear interpolation function</w:t>
            </w:r>
          </w:p>
        </w:tc>
      </w:tr>
      <w:tr w:rsidR="006A0BC1" w14:paraId="4B9212C6" w14:textId="77777777" w:rsidTr="00634552">
        <w:tc>
          <w:tcPr>
            <w:tcW w:w="1908" w:type="dxa"/>
            <w:shd w:val="clear" w:color="auto" w:fill="auto"/>
          </w:tcPr>
          <w:p w14:paraId="00188BB6" w14:textId="77777777" w:rsidR="006A0BC1" w:rsidRDefault="006A0BC1" w:rsidP="006A0BC1">
            <w:pPr>
              <w:pStyle w:val="PlainText"/>
            </w:pPr>
            <w:r>
              <w:t>smooth</w:t>
            </w:r>
          </w:p>
        </w:tc>
        <w:tc>
          <w:tcPr>
            <w:tcW w:w="7668" w:type="dxa"/>
            <w:shd w:val="clear" w:color="auto" w:fill="auto"/>
          </w:tcPr>
          <w:p w14:paraId="48B464F6" w14:textId="77777777" w:rsidR="006A0BC1" w:rsidRDefault="006A0BC1" w:rsidP="006A0BC1">
            <w:r>
              <w:t>The values are interpolated using a cubic spline.</w:t>
            </w:r>
          </w:p>
        </w:tc>
      </w:tr>
    </w:tbl>
    <w:p w14:paraId="3DE72280" w14:textId="77777777" w:rsidR="006A0BC1" w:rsidRDefault="006A0BC1" w:rsidP="006A0BC1"/>
    <w:p w14:paraId="672369E8" w14:textId="77777777" w:rsidR="006A0BC1" w:rsidRDefault="007F2961" w:rsidP="006A0BC1">
      <w:r>
        <w:rPr>
          <w:noProof/>
        </w:rPr>
        <mc:AlternateContent>
          <mc:Choice Requires="wps">
            <w:drawing>
              <wp:anchor distT="0" distB="0" distL="114300" distR="114300" simplePos="0" relativeHeight="251660288" behindDoc="0" locked="0" layoutInCell="1" allowOverlap="1" wp14:anchorId="63FCA6E6" wp14:editId="6E9BA66F">
                <wp:simplePos x="0" y="0"/>
                <wp:positionH relativeFrom="column">
                  <wp:posOffset>4000500</wp:posOffset>
                </wp:positionH>
                <wp:positionV relativeFrom="paragraph">
                  <wp:posOffset>1407795</wp:posOffset>
                </wp:positionV>
                <wp:extent cx="904240" cy="254000"/>
                <wp:effectExtent l="0" t="0" r="635" b="0"/>
                <wp:wrapNone/>
                <wp:docPr id="598" name="Text Box 5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CFF65" w14:textId="77777777" w:rsidR="00A75DF0" w:rsidRDefault="00A75DF0">
                            <w:r>
                              <w:t>(c) smooth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4" o:spid="_x0000_s1114" type="#_x0000_t202" style="position:absolute;left:0;text-align:left;margin-left:315pt;margin-top:110.85pt;width:71.2pt;height:2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" filled="f" stroked="f">
                <v:textbox>
                  <w:txbxContent>
                    <w:p w14:paraId="56BCFF65" w14:textId="77777777" w:rsidR="00A75DF0" w:rsidRDefault="00A75DF0">
                      <w:r>
                        <w:t>(c) smooth</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44CEB34" wp14:editId="75E825E5">
                <wp:simplePos x="0" y="0"/>
                <wp:positionH relativeFrom="column">
                  <wp:posOffset>2286000</wp:posOffset>
                </wp:positionH>
                <wp:positionV relativeFrom="paragraph">
                  <wp:posOffset>1407795</wp:posOffset>
                </wp:positionV>
                <wp:extent cx="904240" cy="254000"/>
                <wp:effectExtent l="0" t="0" r="635" b="0"/>
                <wp:wrapNone/>
                <wp:docPr id="597"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07FE7" w14:textId="77777777" w:rsidR="00A75DF0" w:rsidRDefault="00A75DF0">
                            <w:r>
                              <w:t>(b) linear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3" o:spid="_x0000_s1115" type="#_x0000_t202" style="position:absolute;left:0;text-align:left;margin-left:180pt;margin-top:110.85pt;width:71.2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" filled="f" stroked="f">
                <v:textbox>
                  <w:txbxContent>
                    <w:p w14:paraId="7E807FE7" w14:textId="77777777" w:rsidR="00A75DF0" w:rsidRDefault="00A75DF0">
                      <w:r>
                        <w:t>(b) linear</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602B3A1" wp14:editId="10B227FE">
                <wp:simplePos x="0" y="0"/>
                <wp:positionH relativeFrom="column">
                  <wp:posOffset>457200</wp:posOffset>
                </wp:positionH>
                <wp:positionV relativeFrom="paragraph">
                  <wp:posOffset>1407795</wp:posOffset>
                </wp:positionV>
                <wp:extent cx="904240" cy="254000"/>
                <wp:effectExtent l="0" t="0" r="635" b="0"/>
                <wp:wrapNone/>
                <wp:docPr id="596" name="Text Box 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8C9EB" w14:textId="77777777" w:rsidR="00A75DF0" w:rsidRDefault="00A75DF0">
                            <w:r>
                              <w:t>(a) step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2" o:spid="_x0000_s1116" type="#_x0000_t202" style="position:absolute;left:0;text-align:left;margin-left:36pt;margin-top:110.85pt;width:71.2pt;height:2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" filled="f" stroked="f">
                <v:textbox>
                  <w:txbxContent>
                    <w:p w14:paraId="7F58C9EB" w14:textId="77777777" w:rsidR="00A75DF0" w:rsidRDefault="00A75DF0">
                      <w:r>
                        <w:t>(a) step</w:t>
                      </w:r>
                    </w:p>
                  </w:txbxContent>
                </v:textbox>
              </v:shape>
            </w:pict>
          </mc:Fallback>
        </mc:AlternateContent>
      </w:r>
      <w:r>
        <w:rPr>
          <w:noProof/>
        </w:rPr>
        <mc:AlternateContent>
          <mc:Choice Requires="wpc">
            <w:drawing>
              <wp:anchor distT="0" distB="0" distL="114300" distR="114300" simplePos="0" relativeHeight="251656192" behindDoc="0" locked="0" layoutInCell="1" allowOverlap="1" wp14:anchorId="1DB50275" wp14:editId="442C0B69">
                <wp:simplePos x="0" y="0"/>
                <wp:positionH relativeFrom="character">
                  <wp:posOffset>0</wp:posOffset>
                </wp:positionH>
                <wp:positionV relativeFrom="line">
                  <wp:posOffset>0</wp:posOffset>
                </wp:positionV>
                <wp:extent cx="5943600" cy="1714500"/>
                <wp:effectExtent l="19050" t="19050" r="9525" b="9525"/>
                <wp:wrapNone/>
                <wp:docPr id="539" name="Canvas 5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405" name="Line 541"/>
                        <wps:cNvCnPr/>
                        <wps:spPr bwMode="auto">
                          <a:xfrm flipV="1">
                            <a:off x="228664" y="228873"/>
                            <a:ext cx="0"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6" name="Line 542"/>
                        <wps:cNvCnPr/>
                        <wps:spPr bwMode="auto">
                          <a:xfrm>
                            <a:off x="228664" y="1371600"/>
                            <a:ext cx="137115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7" name="Line 543"/>
                        <wps:cNvCnPr/>
                        <wps:spPr bwMode="auto">
                          <a:xfrm>
                            <a:off x="228664" y="800647"/>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8" name="Line 544"/>
                        <wps:cNvCnPr/>
                        <wps:spPr bwMode="auto">
                          <a:xfrm>
                            <a:off x="457327" y="800647"/>
                            <a:ext cx="0" cy="2280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9" name="Line 545"/>
                        <wps:cNvCnPr/>
                        <wps:spPr bwMode="auto">
                          <a:xfrm>
                            <a:off x="457327" y="1028700"/>
                            <a:ext cx="3425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Line 546"/>
                        <wps:cNvCnPr/>
                        <wps:spPr bwMode="auto">
                          <a:xfrm>
                            <a:off x="799910" y="1028700"/>
                            <a:ext cx="0"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Line 547"/>
                        <wps:cNvCnPr/>
                        <wps:spPr bwMode="auto">
                          <a:xfrm>
                            <a:off x="799910" y="12575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Line 548"/>
                        <wps:cNvCnPr/>
                        <wps:spPr bwMode="auto">
                          <a:xfrm flipV="1">
                            <a:off x="1028573" y="914673"/>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Line 549"/>
                        <wps:cNvCnPr/>
                        <wps:spPr bwMode="auto">
                          <a:xfrm>
                            <a:off x="1028573" y="9146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Line 550"/>
                        <wps:cNvCnPr/>
                        <wps:spPr bwMode="auto">
                          <a:xfrm>
                            <a:off x="1257237"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15" name="Line 551"/>
                        <wps:cNvCnPr/>
                        <wps:spPr bwMode="auto">
                          <a:xfrm flipV="1">
                            <a:off x="2057146"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7" name="Line 552"/>
                        <wps:cNvCnPr/>
                        <wps:spPr bwMode="auto">
                          <a:xfrm>
                            <a:off x="2057146"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8" name="Line 553"/>
                        <wps:cNvCnPr/>
                        <wps:spPr bwMode="auto">
                          <a:xfrm>
                            <a:off x="2057146" y="685800"/>
                            <a:ext cx="228664" cy="1156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9" name="Line 554"/>
                        <wps:cNvCnPr/>
                        <wps:spPr bwMode="auto">
                          <a:xfrm>
                            <a:off x="2285810" y="800647"/>
                            <a:ext cx="343408"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0" name="Line 555"/>
                        <wps:cNvCnPr/>
                        <wps:spPr bwMode="auto">
                          <a:xfrm>
                            <a:off x="2629218" y="1028700"/>
                            <a:ext cx="228664" cy="2296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1" name="Line 556"/>
                        <wps:cNvCnPr/>
                        <wps:spPr bwMode="auto">
                          <a:xfrm flipH="1">
                            <a:off x="2857881" y="914673"/>
                            <a:ext cx="227838"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2" name="Line 557"/>
                        <wps:cNvCnPr/>
                        <wps:spPr bwMode="auto">
                          <a:xfrm>
                            <a:off x="3085719"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3" name="Line 558"/>
                        <wps:cNvCnPr/>
                        <wps:spPr bwMode="auto">
                          <a:xfrm>
                            <a:off x="2857881"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4" name="Line 559"/>
                        <wps:cNvCnPr/>
                        <wps:spPr bwMode="auto">
                          <a:xfrm>
                            <a:off x="2629218"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5" name="Line 560"/>
                        <wps:cNvCnPr/>
                        <wps:spPr bwMode="auto">
                          <a:xfrm>
                            <a:off x="2285810"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6" name="Line 561"/>
                        <wps:cNvCnPr/>
                        <wps:spPr bwMode="auto">
                          <a:xfrm>
                            <a:off x="1028573"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7" name="Line 562"/>
                        <wps:cNvCnPr/>
                        <wps:spPr bwMode="auto">
                          <a:xfrm>
                            <a:off x="799910"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8" name="Line 563"/>
                        <wps:cNvCnPr/>
                        <wps:spPr bwMode="auto">
                          <a:xfrm>
                            <a:off x="457327"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9" name="Line 564"/>
                        <wps:cNvCnPr/>
                        <wps:spPr bwMode="auto">
                          <a:xfrm flipV="1">
                            <a:off x="3771710"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0" name="Line 565"/>
                        <wps:cNvCnPr/>
                        <wps:spPr bwMode="auto">
                          <a:xfrm>
                            <a:off x="3771710"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 name="Line 566"/>
                        <wps:cNvCnPr/>
                        <wps:spPr bwMode="auto">
                          <a:xfrm>
                            <a:off x="4800283" y="914673"/>
                            <a:ext cx="826"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2" name="Line 567"/>
                        <wps:cNvCnPr/>
                        <wps:spPr bwMode="auto">
                          <a:xfrm>
                            <a:off x="4572445"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3" name="Line 568"/>
                        <wps:cNvCnPr/>
                        <wps:spPr bwMode="auto">
                          <a:xfrm>
                            <a:off x="4343781"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4" name="Line 569"/>
                        <wps:cNvCnPr/>
                        <wps:spPr bwMode="auto">
                          <a:xfrm>
                            <a:off x="4000373"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5" name="Freeform 570"/>
                        <wps:cNvSpPr>
                          <a:spLocks/>
                        </wps:cNvSpPr>
                        <wps:spPr bwMode="auto">
                          <a:xfrm>
                            <a:off x="3771710" y="666932"/>
                            <a:ext cx="1028573" cy="609509"/>
                          </a:xfrm>
                          <a:custGeom>
                            <a:avLst/>
                            <a:gdLst>
                              <a:gd name="T0" fmla="*/ 0 w 1620"/>
                              <a:gd name="T1" fmla="*/ 210 h 960"/>
                              <a:gd name="T2" fmla="*/ 180 w 1620"/>
                              <a:gd name="T3" fmla="*/ 30 h 960"/>
                              <a:gd name="T4" fmla="*/ 540 w 1620"/>
                              <a:gd name="T5" fmla="*/ 390 h 960"/>
                              <a:gd name="T6" fmla="*/ 1080 w 1620"/>
                              <a:gd name="T7" fmla="*/ 570 h 960"/>
                              <a:gd name="T8" fmla="*/ 1260 w 1620"/>
                              <a:gd name="T9" fmla="*/ 930 h 960"/>
                              <a:gd name="T10" fmla="*/ 1620 w 1620"/>
                              <a:gd name="T11" fmla="*/ 390 h 960"/>
                            </a:gdLst>
                            <a:ahLst/>
                            <a:cxnLst>
                              <a:cxn ang="0">
                                <a:pos x="T0" y="T1"/>
                              </a:cxn>
                              <a:cxn ang="0">
                                <a:pos x="T2" y="T3"/>
                              </a:cxn>
                              <a:cxn ang="0">
                                <a:pos x="T4" y="T5"/>
                              </a:cxn>
                              <a:cxn ang="0">
                                <a:pos x="T6" y="T7"/>
                              </a:cxn>
                              <a:cxn ang="0">
                                <a:pos x="T8" y="T9"/>
                              </a:cxn>
                              <a:cxn ang="0">
                                <a:pos x="T10" y="T11"/>
                              </a:cxn>
                            </a:cxnLst>
                            <a:rect l="0" t="0" r="r" b="b"/>
                            <a:pathLst>
                              <a:path w="1620" h="960">
                                <a:moveTo>
                                  <a:pt x="0" y="210"/>
                                </a:moveTo>
                                <a:cubicBezTo>
                                  <a:pt x="45" y="105"/>
                                  <a:pt x="90" y="0"/>
                                  <a:pt x="180" y="30"/>
                                </a:cubicBezTo>
                                <a:cubicBezTo>
                                  <a:pt x="270" y="60"/>
                                  <a:pt x="390" y="300"/>
                                  <a:pt x="540" y="390"/>
                                </a:cubicBezTo>
                                <a:cubicBezTo>
                                  <a:pt x="690" y="480"/>
                                  <a:pt x="960" y="480"/>
                                  <a:pt x="1080" y="570"/>
                                </a:cubicBezTo>
                                <a:cubicBezTo>
                                  <a:pt x="1200" y="660"/>
                                  <a:pt x="1170" y="960"/>
                                  <a:pt x="1260" y="930"/>
                                </a:cubicBezTo>
                                <a:cubicBezTo>
                                  <a:pt x="1350" y="900"/>
                                  <a:pt x="1560" y="480"/>
                                  <a:pt x="1620" y="39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id="Canvas 539" o:spid="_x0000_s1026" editas="canvas" style="position:absolute;margin-left:0;margin-top:0;width:468pt;height:135pt;z-index:251656192;mso-position-horizontal-relative:char;mso-position-vertical-relative:line" coordsize="59436,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">
                <v:shape id="_x0000_s1027" type="#_x0000_t75" style="position:absolute;width:59436;height:17145;visibility:visible;mso-wrap-style:square" stroked="t">
                  <v:fill o:detectmouseclick="t"/>
                  <v:path o:connecttype="none"/>
                </v:shape>
                <v:line id="Line 541" o:spid="_x0000_s1028" style="position:absolute;flip:y;visibility:visible;mso-wrap-style:square" from="2286,2288" to="228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eXxcYAAADcAAAADwAAAGRycy9kb3ducmV2LnhtbESPT2vCQBDF74V+h2UEL6HuttZSo6v0&#10;j4IgPdT20OOQHZPQ7GzIjhq/vSsUeny8eb83b77sfaOO1MU6sIX7kQFFXARXc2nh+2t99wwqCrLD&#10;JjBZOFOE5eL2Zo65Cyf+pONOSpUgHHO0UIm0udaxqMhjHIWWOHn70HmUJLtSuw5PCe4b/WDMk/ZY&#10;c2qosKW3iorf3cGnN9Yf/D4eZ69eZ9mUVj+yNVqsHQ76lxkooV7+j//SG2fh0UzgOiYRQC8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nl8XGAAAA3AAAAA8AAAAAAAAA&#10;AAAAAAAAoQIAAGRycy9kb3ducmV2LnhtbFBLBQYAAAAABAAEAPkAAACUAwAAAAA=&#10;">
                  <v:stroke endarrow="block"/>
                </v:line>
                <v:line id="Line 542" o:spid="_x0000_s1029" style="position:absolute;visibility:visible;mso-wrap-style:square" from="2286,13716" to="15998,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OIcUAAADcAAAADwAAAGRycy9kb3ducmV2LnhtbESPS2vDMBCE74X8B7GB3Bo5JeThRgmh&#10;ppBDU8iDnrfW1jKxVsZSHeXfV4FCjsPMfMOsNtE2oqfO144VTMYZCOLS6ZorBefT+/MChA/IGhvH&#10;pOBGHjbrwdMKc+2ufKD+GCqRIOxzVGBCaHMpfWnIoh+7ljh5P66zGJLsKqk7vCa4beRLls2kxZrT&#10;gsGW3gyVl+OvVTA3xUHOZfFx+iz6erKM+/j1vVRqNIzbVxCBYniE/9s7rWCazeB+Jh0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OIcUAAADcAAAADwAAAAAAAAAA&#10;AAAAAAChAgAAZHJzL2Rvd25yZXYueG1sUEsFBgAAAAAEAAQA+QAAAJMDAAAAAA==&#10;">
                  <v:stroke endarrow="block"/>
                </v:line>
                <v:line id="Line 543" o:spid="_x0000_s1030" style="position:absolute;visibility:visible;mso-wrap-style:square" from="2286,8006" to="4573,8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47LscAAADcAAAADwAAAGRycy9kb3ducmV2LnhtbESPQWvCQBSE74L/YXlCb7ppK2lJXUVa&#10;CtqDqC20x2f2NYlm34bdNUn/vSsIPQ4z8w0zW/SmFi05X1lWcD9JQBDnVldcKPj6fB8/g/ABWWNt&#10;mRT8kYfFfDiYYaZtxztq96EQEcI+QwVlCE0mpc9LMugntiGO3q91BkOUrpDaYRfhppYPSZJKgxXH&#10;hRIbei0pP+3PRsHmcZu2y/XHqv9ep4f8bXf4OXZOqbtRv3wBEagP/+Fbe6UVTJ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fjsuxwAAANwAAAAPAAAAAAAA&#10;AAAAAAAAAKECAABkcnMvZG93bnJldi54bWxQSwUGAAAAAAQABAD5AAAAlQMAAAAA&#10;"/>
                <v:line id="Line 544" o:spid="_x0000_s1031" style="position:absolute;visibility:visible;mso-wrap-style:square" from="4573,8006" to="4573,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GvXMQAAADcAAAADwAAAGRycy9kb3ducmV2LnhtbERPy2rCQBTdF/yH4Qru6sRagkRHkZaC&#10;dlHqA3R5zVyTaOZOmJkm6d93FgWXh/NerHpTi5acrywrmIwTEMS51RUXCo6Hj+cZCB+QNdaWScEv&#10;eVgtB08LzLTteEftPhQihrDPUEEZQpNJ6fOSDPqxbYgjd7XOYIjQFVI77GK4qeVLkqTSYMWxocSG&#10;3krK7/sfo+Br+p226+3npj9t00v+vrucb51TajTs13MQgfrwEP+7N1rBaxL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4a9cxAAAANwAAAAPAAAAAAAAAAAA&#10;AAAAAKECAABkcnMvZG93bnJldi54bWxQSwUGAAAAAAQABAD5AAAAkgMAAAAA&#10;"/>
                <v:line id="Line 545" o:spid="_x0000_s1032" style="position:absolute;visibility:visible;mso-wrap-style:square" from="4573,10287" to="7999,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0Kx8cAAADcAAAADwAAAGRycy9kb3ducmV2LnhtbESPQWvCQBSE74L/YXlCb7ppK6FNXUVa&#10;CtqDqC20x2f2NYlm34bdNUn/vSsIPQ4z8w0zW/SmFi05X1lWcD9JQBDnVldcKPj6fB8/gfABWWNt&#10;mRT8kYfFfDiYYaZtxztq96EQEcI+QwVlCE0mpc9LMugntiGO3q91BkOUrpDaYRfhppYPSZJKgxXH&#10;hRIbei0pP+3PRsHmcZu2y/XHqv9ep4f8bXf4OXZOqbtRv3wBEagP/+Fbe6UVTJ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rQrHxwAAANwAAAAPAAAAAAAA&#10;AAAAAAAAAKECAABkcnMvZG93bnJldi54bWxQSwUGAAAAAAQABAD5AAAAlQMAAAAA&#10;"/>
                <v:line id="Line 546" o:spid="_x0000_s1033" style="position:absolute;visibility:visible;mso-wrap-style:square" from="7999,10287" to="7999,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41h8QAAADcAAAADwAAAGRycy9kb3ducmV2LnhtbERPy2rCQBTdC/7DcAvd6cS2hJI6iigF&#10;dSH1Abq8Zm6T1MydMDMm6d87i0KXh/OezntTi5acrywrmIwTEMS51RUXCk7Hz9E7CB+QNdaWScEv&#10;eZjPhoMpZtp2vKf2EAoRQ9hnqKAMocmk9HlJBv3YNsSR+7bOYIjQFVI77GK4qeVLkqTSYMWxocSG&#10;liXlt8PdKNi9fqXtYrNd9+dNes1X++vlp3NKPT/1iw8QgfrwL/5zr7WCt0mcH8/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jWHxAAAANwAAAAPAAAAAAAAAAAA&#10;AAAAAKECAABkcnMvZG93bnJldi54bWxQSwUGAAAAAAQABAD5AAAAkgMAAAAA&#10;"/>
                <v:line id="Line 547" o:spid="_x0000_s1034" style="position:absolute;visibility:visible;mso-wrap-style:square" from="7999,12575"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KQHMcAAADcAAAADwAAAGRycy9kb3ducmV2LnhtbESPQWvCQBSE7wX/w/IEb3WTWoKkriIt&#10;Be2hVFvQ4zP7mkSzb8PuNkn/fbcgeBxm5htmsRpMIzpyvrasIJ0mIIgLq2suFXx9vt7PQfiArLGx&#10;TAp+ycNqObpbYK5tzzvq9qEUEcI+RwVVCG0upS8qMuintiWO3rd1BkOUrpTaYR/hppEPSZJJgzXH&#10;hQpbeq6ouOx/jIL32UfWrbdvm+GwzU7Fy+50PPdOqcl4WD+BCDSEW/ja3mgFj2kK/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ApAcxwAAANwAAAAPAAAAAAAA&#10;AAAAAAAAAKECAABkcnMvZG93bnJldi54bWxQSwUGAAAAAAQABAD5AAAAlQMAAAAA&#10;"/>
                <v:line id="Line 548" o:spid="_x0000_s1035" style="position:absolute;flip:y;visibility:visible;mso-wrap-style:square" from="10285,9146"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SPFMYAAADcAAAADwAAAGRycy9kb3ducmV2LnhtbESPQWsCMRSE74X+h/AEL0WzihRdjSKF&#10;Qg9eastKb8/Nc7Ps5mWbpLr++0YQPA4z8w2z2vS2FWfyoXasYDLOQBCXTtdcKfj+eh/NQYSIrLF1&#10;TAquFGCzfn5aYa7dhT/pvI+VSBAOOSowMXa5lKE0ZDGMXUecvJPzFmOSvpLa4yXBbSunWfYqLdac&#10;Fgx29GaobPZ/VoGc715+/fY4a4rmcFiYoiy6n51Sw0G/XYKI1MdH+N7+0ApmkynczqQjI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0jxTGAAAA3AAAAA8AAAAAAAAA&#10;AAAAAAAAoQIAAGRycy9kb3ducmV2LnhtbFBLBQYAAAAABAAEAPkAAACUAwAAAAA=&#10;"/>
                <v:line id="Line 549" o:spid="_x0000_s1036" style="position:absolute;visibility:visible;mso-wrap-style:square" from="10285,9146" to="12572,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yr8MYAAADcAAAADwAAAGRycy9kb3ducmV2LnhtbESPQWvCQBSE74L/YXmCN91YS5DUVcQi&#10;aA+laqE9PrPPJJp9G3a3Sfrvu4VCj8PMfMMs172pRUvOV5YVzKYJCOLc6ooLBe/n3WQBwgdkjbVl&#10;UvBNHtar4WCJmbYdH6k9hUJECPsMFZQhNJmUPi/JoJ/ahjh6V+sMhihdIbXDLsJNLR+SJJUGK44L&#10;JTa0LSm/n76Mgtf5W9puDi/7/uOQXvLn4+Xz1jmlxqN+8wQiUB/+w3/tvVbwOJvD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cq/DGAAAA3AAAAA8AAAAAAAAA&#10;AAAAAAAAoQIAAGRycy9kb3ducmV2LnhtbFBLBQYAAAAABAAEAPkAAACUAwAAAAA=&#10;"/>
                <v:line id="Line 550" o:spid="_x0000_s1037" style="position:absolute;visibility:visible;mso-wrap-style:square" from="12572,9146" to="1257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BtqcUAAADcAAAADwAAAGRycy9kb3ducmV2LnhtbESPT2sCMRTE74V+h/AK3jSrSP+sRqmC&#10;YKs9uFXw+Ng8k6Wbl2UTdfvtTUHocZiZ3zDTeedqcaE2VJ4VDAcZCOLS64qNgv33qv8KIkRkjbVn&#10;UvBLAeazx4cp5tpfeUeXIhqRIBxyVGBjbHIpQ2nJYRj4hjh5J986jEm2RuoWrwnuajnKsmfpsOK0&#10;YLGhpaXypzg7BZuXdX0wfCy2H6ew8G+fO/llrFK9p+59AiJSF//D9/ZaKxgPx/B3Jh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tBtqcUAAADcAAAADwAAAAAAAAAA&#10;AAAAAAChAgAAZHJzL2Rvd25yZXYueG1sUEsFBgAAAAAEAAQA+QAAAJMDAAAAAA==&#10;">
                  <v:stroke dashstyle="1 1"/>
                </v:line>
                <v:line id="Line 551" o:spid="_x0000_s1038" style="position:absolute;flip:y;visibility:visible;mso-wrap-style:square" from="20571,2288" to="20579,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4BGMUAAADcAAAADwAAAGRycy9kb3ducmV2LnhtbESPQWvCQBCF7wX/wzJCL0E3aitt6ira&#10;KgjSg9pDj0N2mgSzsyE71fjvXaHQ4+PN+9682aJztTpTGyrPBkbDFBRx7m3FhYGv42bwAioIssXa&#10;Mxm4UoDFvPcww8z6C+/pfJBCRQiHDA2UIk2mdchLchiGviGO3o9vHUqUbaFti5cId7Uep+lUO6w4&#10;NpTY0HtJ+enw6+Ibm0/+mEySldNJ8krrb9mlWox57HfLN1BCnfwf/6W31sDT6BnuYyIB9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X4BGMUAAADcAAAADwAAAAAAAAAA&#10;AAAAAAChAgAAZHJzL2Rvd25yZXYueG1sUEsFBgAAAAAEAAQA+QAAAJMDAAAAAA==&#10;">
                  <v:stroke endarrow="block"/>
                </v:line>
                <v:line id="Line 552" o:spid="_x0000_s1039" style="position:absolute;visibility:visible;mso-wrap-style:square" from="20571,13716" to="34283,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GXWsUAAADcAAAADwAAAGRycy9kb3ducmV2LnhtbESPQWsCMRSE70L/Q3iF3jRroV3dGkVc&#10;Cj1UQS09v26em8XNy7JJ1/TfN4LgcZiZb5jFKtpWDNT7xrGC6SQDQVw53XCt4Ov4Pp6B8AFZY+uY&#10;FPyRh9XyYbTAQrsL72k4hFokCPsCFZgQukJKXxmy6CeuI07eyfUWQ5J9LXWPlwS3rXzOsldpseG0&#10;YLCjjaHqfPi1CnJT7mUuy8/jrhya6Txu4/fPXKmnx7h+AxEohnv41v7QCl7yHK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GXWsUAAADcAAAADwAAAAAAAAAA&#10;AAAAAAChAgAAZHJzL2Rvd25yZXYueG1sUEsFBgAAAAAEAAQA+QAAAJMDAAAAAA==&#10;">
                  <v:stroke endarrow="block"/>
                </v:line>
                <v:line id="Line 553" o:spid="_x0000_s1040" style="position:absolute;visibility:visible;mso-wrap-style:square" from="20571,6858" to="22858,8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bTvMQAAADcAAAADwAAAGRycy9kb3ducmV2LnhtbERPz2vCMBS+D/wfwht4m+km60ZnFHEI&#10;usNQN9Djs3lrq81LSWJb/3tzGHj8+H5PZr2pRUvOV5YVPI8SEMS51RUXCn5/lk/vIHxA1lhbJgVX&#10;8jCbDh4mmGnb8ZbaXShEDGGfoYIyhCaT0uclGfQj2xBH7s86gyFCV0jtsIvhppYvSZJKgxXHhhIb&#10;WpSUn3cXo+B7vEnb+fpr1e/X6TH/3B4Pp84pNXzs5x8gAvXhLv53r7SC17e4Np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BtO8xAAAANwAAAAPAAAAAAAAAAAA&#10;AAAAAKECAABkcnMvZG93bnJldi54bWxQSwUGAAAAAAQABAD5AAAAkgMAAAAA&#10;"/>
                <v:line id="Line 554" o:spid="_x0000_s1041" style="position:absolute;visibility:visible;mso-wrap-style:square" from="22858,8006" to="26292,10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p2J8gAAADcAAAADwAAAGRycy9kb3ducmV2LnhtbESPT0vDQBTE7wW/w/IEb+1GpbGN3Zai&#10;FFoPYv9Ae3zNPpNo9m3Y3Sbx23cFweMwM79hZove1KIl5yvLCu5HCQji3OqKCwWH/Wo4AeEDssba&#10;Min4IQ+L+c1ghpm2HW+p3YVCRAj7DBWUITSZlD4vyaAf2YY4ep/WGQxRukJqh12Em1o+JEkqDVYc&#10;F0ps6KWk/Ht3MQreHz/Sdrl5W/fHTXrOX7fn01fnlLq77ZfPIAL14T/8115rBeOnKf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Ep2J8gAAADcAAAADwAAAAAA&#10;AAAAAAAAAAChAgAAZHJzL2Rvd25yZXYueG1sUEsFBgAAAAAEAAQA+QAAAJYDAAAAAA==&#10;"/>
                <v:line id="Line 555" o:spid="_x0000_s1042" style="position:absolute;visibility:visible;mso-wrap-style:square" from="26292,10287" to="28578,12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WvncQAAADcAAAADwAAAGRycy9kb3ducmV2LnhtbERPy2rCQBTdF/yH4Qrd1YmVBomOIhZB&#10;uyj1Abq8Zq5JNHMnzEyT9O87i0KXh/OeL3tTi5acrywrGI8SEMS51RUXCk7HzcsUhA/IGmvLpOCH&#10;PCwXg6c5Ztp2vKf2EAoRQ9hnqKAMocmk9HlJBv3INsSRu1lnMEToCqkddjHc1PI1SVJpsOLYUGJD&#10;65Lyx+HbKPicfKXtavex7c+79Jq/76+Xe+eUeh72qxmIQH34F/+5t1rB2zT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pa+dxAAAANwAAAAPAAAAAAAAAAAA&#10;AAAAAKECAABkcnMvZG93bnJldi54bWxQSwUGAAAAAAQABAD5AAAAkgMAAAAA&#10;"/>
                <v:line id="Line 556" o:spid="_x0000_s1043" style="position:absolute;flip:x;visibility:visible;mso-wrap-style:square" from="28578,9146" to="30857,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2LeccAAADcAAAADwAAAGRycy9kb3ducmV2LnhtbESPQWsCMRSE74X+h/CEXkrNWtqyrkYR&#10;QejBS1VWvD03z82ym5dtkur23zeFQo/DzHzDzJeD7cSVfGgcK5iMMxDEldMN1woO+81TDiJEZI2d&#10;Y1LwTQGWi/u7ORba3fiDrrtYiwThUKACE2NfSBkqQxbD2PXEybs4bzEm6WupPd4S3HbyOcvepMWG&#10;04LBntaGqnb3ZRXIfPv46Vfnl7Zsj8epKauyP22VehgNqxmISEP8D/+137WC13w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zYt5xwAAANwAAAAPAAAAAAAA&#10;AAAAAAAAAKECAABkcnMvZG93bnJldi54bWxQSwUGAAAAAAQABAD5AAAAlQMAAAAA&#10;"/>
                <v:line id="Line 557" o:spid="_x0000_s1044" style="position:absolute;visibility:visible;mso-wrap-style:square" from="30857,9146" to="3085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7KXMUAAADcAAAADwAAAGRycy9kb3ducmV2LnhtbESPQWsCMRSE7wX/Q3gFbzVbwWpXo6gg&#10;2NYe3Cp4fGyeyeLmZdmkuv33TUHocZiZb5jZonO1uFIbKs8KngcZCOLS64qNgsPX5mkCIkRkjbVn&#10;UvBDARbz3sMMc+1vvKdrEY1IEA45KrAxNrmUobTkMAx8Q5y8s28dxiRbI3WLtwR3tRxm2Yt0WHFa&#10;sNjQ2lJ5Kb6dgo/xtj4aPhW7t3NY+df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7KXMUAAADcAAAADwAAAAAAAAAA&#10;AAAAAAChAgAAZHJzL2Rvd25yZXYueG1sUEsFBgAAAAAEAAQA+QAAAJMDAAAAAA==&#10;">
                  <v:stroke dashstyle="1 1"/>
                </v:line>
                <v:line id="Line 558" o:spid="_x0000_s1045" style="position:absolute;visibility:visible;mso-wrap-style:square" from="28578,12575" to="2858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Jvx8UAAADcAAAADwAAAGRycy9kb3ducmV2LnhtbESPQWsCMRSE7wX/Q3iCt5q1pa2uRmkL&#10;gtZ6cFXw+Ng8k6Wbl2WT6vrvm0Khx2FmvmFmi87V4kJtqDwrGA0zEMSl1xUbBYf98n4MIkRkjbVn&#10;UnCjAIt5726GufZX3tGliEYkCIccFdgYm1zKUFpyGIa+IU7e2bcOY5KtkbrFa4K7Wj5k2bN0WHFa&#10;sNjQu6Xyq/h2CjYvq/po+FR8rs/hzU8+dnJrrFKDfvc6BRGpi//hv/ZKK3gaP8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9Jvx8UAAADcAAAADwAAAAAAAAAA&#10;AAAAAAChAgAAZHJzL2Rvd25yZXYueG1sUEsFBgAAAAAEAAQA+QAAAJMDAAAAAA==&#10;">
                  <v:stroke dashstyle="1 1"/>
                </v:line>
                <v:line id="Line 559" o:spid="_x0000_s1046" style="position:absolute;visibility:visible;mso-wrap-style:square" from="26292,10287" to="26300,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3s8YAAADcAAAADwAAAGRycy9kb3ducmV2LnhtbESPT2sCMRTE7wW/Q3iCt5q19I+uRmkL&#10;gtZ6cFXw+Ng8k6Wbl2WT6vrtm0Khx2FmfsPMFp2rxYXaUHlWMBpmIIhLrys2Cg775f0YRIjIGmvP&#10;pOBGARbz3t0Mc+2vvKNLEY1IEA45KrAxNrmUobTkMAx9Q5y8s28dxiRbI3WL1wR3tXzIsmfpsOK0&#10;YLGhd0vlV/HtFGxeVvXR8Kn4XJ/Dm5987OTWWKUG/e51CiJSF//Df+2VVvA0fo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797PGAAAA3AAAAA8AAAAAAAAA&#10;AAAAAAAAoQIAAGRycy9kb3ducmV2LnhtbFBLBQYAAAAABAAEAPkAAACUAwAAAAA=&#10;">
                  <v:stroke dashstyle="1 1"/>
                </v:line>
                <v:line id="Line 560" o:spid="_x0000_s1047" style="position:absolute;visibility:visible;mso-wrap-style:square" from="22858,8006" to="2286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dSKMUAAADcAAAADwAAAGRycy9kb3ducmV2LnhtbESPQWsCMRSE7wX/Q3gFbzVbwWpXo6gg&#10;2NYe3Cp4fGyeyeLmZdmkuv33TUHocZiZb5jZonO1uFIbKs8KngcZCOLS64qNgsPX5mkCIkRkjbVn&#10;UvBDARbz3sMMc+1vvKdrEY1IEA45KrAxNrmUobTkMAx8Q5y8s28dxiRbI3WLtwR3tRxm2Yt0WHFa&#10;sNjQ2lJ5Kb6dgo/xtj4aPhW7t3NY+df3vfw0Vqn+Y7ecgojUxf/wvb3VCkaTE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3dSKMUAAADcAAAADwAAAAAAAAAA&#10;AAAAAAChAgAAZHJzL2Rvd25yZXYueG1sUEsFBgAAAAAEAAQA+QAAAJMDAAAAAA==&#10;">
                  <v:stroke dashstyle="1 1"/>
                </v:line>
                <v:line id="Line 561" o:spid="_x0000_s1048" style="position:absolute;visibility:visible;mso-wrap-style:square" from="10285,12575" to="10293,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XMX8UAAADcAAAADwAAAGRycy9kb3ducmV2LnhtbESPQWsCMRSE74X+h/AK3mq2gtauRlFB&#10;sNYe3Cp4fGyeydLNy7KJuv33plDocZiZb5jpvHO1uFIbKs8KXvoZCOLS64qNgsPX+nkMIkRkjbVn&#10;UvBDAeazx4cp5trfeE/XIhqRIBxyVGBjbHIpQ2nJYej7hjh5Z986jEm2RuoWbwnuajnIspF0WHFa&#10;sNjQylL5XVycgo/X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6XMX8UAAADcAAAADwAAAAAAAAAA&#10;AAAAAAChAgAAZHJzL2Rvd25yZXYueG1sUEsFBgAAAAAEAAQA+QAAAJMDAAAAAA==&#10;">
                  <v:stroke dashstyle="1 1"/>
                </v:line>
                <v:line id="Line 562" o:spid="_x0000_s1049" style="position:absolute;visibility:visible;mso-wrap-style:square" from="7999,12575" to="800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lpxMUAAADcAAAADwAAAGRycy9kb3ducmV2LnhtbESPQWsCMRSE70L/Q3iF3jRbwWpXo7SC&#10;YK09uFXw+Ng8k6Wbl2WT6vrvjVDocZiZb5jZonO1OFMbKs8KngcZCOLS64qNgv33qj8BESKyxtoz&#10;KbhSgMX8oTfDXPsL7+hcRCMShEOOCmyMTS5lKC05DAPfECfv5FuHMcnWSN3iJcFdLYdZ9iIdVpwW&#10;LDa0tFT+FL9Owed4XR8MH4vtxym8+9f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lpxMUAAADcAAAADwAAAAAAAAAA&#10;AAAAAAChAgAAZHJzL2Rvd25yZXYueG1sUEsFBgAAAAAEAAQA+QAAAJMDAAAAAA==&#10;">
                  <v:stroke dashstyle="1 1"/>
                </v:line>
                <v:line id="Line 563" o:spid="_x0000_s1050" style="position:absolute;visibility:visible;mso-wrap-style:square" from="4573,10287" to="458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b9tsIAAADcAAAADwAAAGRycy9kb3ducmV2LnhtbERPTWsCMRC9C/6HMEJvmrXQVlej2EJB&#10;rR7cttDjsBmTxc1k2UTd/ntzEDw+3vd82blaXKgNlWcF41EGgrj0umKj4Of7czgBESKyxtozKfin&#10;AMtFvzfHXPsrH+hSRCNSCIccFdgYm1zKUFpyGEa+IU7c0bcOY4KtkbrFawp3tXzOslfpsOLUYLGh&#10;D0vlqTg7BV9v6/rX8F+x2xzDu59uD3JvrFJPg241AxGpiw/x3b3WCl4maW06k46AXN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Xb9tsIAAADcAAAADwAAAAAAAAAAAAAA&#10;AAChAgAAZHJzL2Rvd25yZXYueG1sUEsFBgAAAAAEAAQA+QAAAJADAAAAAA==&#10;">
                  <v:stroke dashstyle="1 1"/>
                </v:line>
                <v:line id="Line 564" o:spid="_x0000_s1051" style="position:absolute;flip:y;visibility:visible;mso-wrap-style:square" from="37717,2288" to="37725,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iRB8UAAADcAAAADwAAAGRycy9kb3ducmV2LnhtbESPQWvCQBCF70L/wzKFXoJurFhi6iq1&#10;KhRKD1UPHofsNAnNzobsVOO/dwuCx8eb971582XvGnWiLtSeDYxHKSjiwtuaSwOH/XaYgQqCbLHx&#10;TAYuFGC5eBjMMbf+zN902kmpIoRDjgYqkTbXOhQVOQwj3xJH78d3DiXKrtS2w3OEu0Y/p+mLdlhz&#10;bKiwpfeKit/dn4tvbL94PZkkK6eTZEabo3ymWox5euzfXkEJ9XI/vqU/rIFpNoP/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iRB8UAAADcAAAADwAAAAAAAAAA&#10;AAAAAAChAgAAZHJzL2Rvd25yZXYueG1sUEsFBgAAAAAEAAQA+QAAAJMDAAAAAA==&#10;">
                  <v:stroke endarrow="block"/>
                </v:line>
                <v:line id="Line 565" o:spid="_x0000_s1052" style="position:absolute;visibility:visible;mso-wrap-style:square" from="37717,13716" to="51428,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Tp1MIAAADcAAAADwAAAGRycy9kb3ducmV2LnhtbERPW2vCMBR+H+w/hDPY20wVprYaRSyD&#10;PWwDL/h8bI5NsTkpTazZvzcPgz1+fPflOtpWDNT7xrGC8SgDQVw53XCt4Hj4eJuD8AFZY+uYFPyS&#10;h/Xq+WmJhXZ33tGwD7VIIewLVGBC6AopfWXIoh+5jjhxF9dbDAn2tdQ93lO4beUky6bSYsOpwWBH&#10;W0PVdX+zCmam3MmZLL8OP+XQjPP4HU/nXKnXl7hZgAgUw7/4z/2pFbznaX46k4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Tp1MIAAADcAAAADwAAAAAAAAAAAAAA&#10;AAChAgAAZHJzL2Rvd25yZXYueG1sUEsFBgAAAAAEAAQA+QAAAJADAAAAAA==&#10;">
                  <v:stroke endarrow="block"/>
                </v:line>
                <v:line id="Line 566" o:spid="_x0000_s1053" style="position:absolute;visibility:visible;mso-wrap-style:square" from="48002,9146" to="48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XC9sUAAADcAAAADwAAAGRycy9kb3ducmV2LnhtbESPQWsCMRSE70L/Q3iF3jSr0F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XC9sUAAADcAAAADwAAAAAAAAAA&#10;AAAAAAChAgAAZHJzL2Rvd25yZXYueG1sUEsFBgAAAAAEAAQA+QAAAJMDAAAAAA==&#10;">
                  <v:stroke dashstyle="1 1"/>
                </v:line>
                <v:line id="Line 567" o:spid="_x0000_s1054" style="position:absolute;visibility:visible;mso-wrap-style:square" from="45724,12575" to="4573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dcgcUAAADcAAAADwAAAGRycy9kb3ducmV2LnhtbESPQWsCMRSE7wX/Q3gFbzVbw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dcgcUAAADcAAAADwAAAAAAAAAA&#10;AAAAAAChAgAAZHJzL2Rvd25yZXYueG1sUEsFBgAAAAAEAAQA+QAAAJMDAAAAAA==&#10;">
                  <v:stroke dashstyle="1 1"/>
                </v:line>
                <v:line id="Line 568" o:spid="_x0000_s1055" style="position:absolute;visibility:visible;mso-wrap-style:square" from="43437,10287" to="4344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v5GsUAAADcAAAADwAAAGRycy9kb3ducmV2LnhtbESPQWsCMRSE7wX/Q3iCt5q1pa2uRmkL&#10;gtZ6cFXw+Ng8k6Wbl2WT6vrvm0Khx2FmvmFmi87V4kJtqDwrGA0zEMSl1xUbBYf98n4MIkRkjbVn&#10;UnCjAIt5726GufZX3tGliEYkCIccFdgYm1zKUFpyGIa+IU7e2bcOY5KtkbrFa4K7Wj5k2bN0WHFa&#10;sNjQu6Xyq/h2CjYvq/po+FR8rs/hzU8+dnJrrFKDfvc6BRGpi//hv/ZKK3iaPM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v5GsUAAADcAAAADwAAAAAAAAAA&#10;AAAAAAChAgAAZHJzL2Rvd25yZXYueG1sUEsFBgAAAAAEAAQA+QAAAJMDAAAAAA==&#10;">
                  <v:stroke dashstyle="1 1"/>
                </v:line>
                <v:line id="Line 569" o:spid="_x0000_s1056" style="position:absolute;visibility:visible;mso-wrap-style:square" from="40003,8006" to="40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JhbsYAAADcAAAADwAAAGRycy9kb3ducmV2LnhtbESPT2sCMRTE7wW/Q3iCt5q19I+uRmkL&#10;gtZ6cFXw+Ng8k6Wbl2WT6vrtm0Khx2FmfsPMFp2rxYXaUHlWMBpmIIhLrys2Cg775f0YRIjIGmvP&#10;pOBGARbz3t0Mc+2vvKNLEY1IEA45KrAxNrmUobTkMAx9Q5y8s28dxiRbI3WL1wR3tXzIsmfpsOK0&#10;YLGhd0vlV/HtFGxeVvXR8Kn4XJ/Dm5987OTWWKUG/e51CiJSF//Df+2VVvA0eY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3iYW7GAAAA3AAAAA8AAAAAAAAA&#10;AAAAAAAAoQIAAGRycy9kb3ducmV2LnhtbFBLBQYAAAAABAAEAPkAAACUAwAAAAA=&#10;">
                  <v:stroke dashstyle="1 1"/>
                </v:line>
                <v:shape id="Freeform 570" o:spid="_x0000_s1057" style="position:absolute;left:37717;top:6669;width:10285;height:6095;visibility:visible;mso-wrap-style:square;v-text-anchor:top" coordsize="162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B61sUA&#10;AADcAAAADwAAAGRycy9kb3ducmV2LnhtbESPQWvCQBSE74X+h+UVeim6qaDY1E0oglJvaq3U22P3&#10;mQSzb0N2o/Hfu4LQ4zAz3zCzvLe1OFPrK8cK3ocJCGLtTMWFgt3PYjAF4QOywdoxKbiShzx7fpph&#10;atyFN3TehkJECPsUFZQhNKmUXpdk0Q9dQxy9o2sthijbQpoWLxFuazlKkom0WHFcKLGheUn6tO2s&#10;gsVhSfO9lr576yabv3XQv4eVVur1pf/6BBGoD//hR/vbKBh/jOF+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HrWxQAAANwAAAAPAAAAAAAAAAAAAAAAAJgCAABkcnMv&#10;ZG93bnJldi54bWxQSwUGAAAAAAQABAD1AAAAigMAAAAA&#10;" path="m,210c45,105,90,,180,30v90,30,210,270,360,360c690,480,960,480,1080,570v120,90,90,390,180,360c1350,900,1560,480,1620,390e" filled="f">
                  <v:path arrowok="t" o:connecttype="custom" o:connectlocs="0,133330;114286,19047;342858,247613;685715,361896;800001,590462;1028573,247613" o:connectangles="0,0,0,0,0,0"/>
                </v:shape>
                <w10:wrap anchory="line"/>
              </v:group>
            </w:pict>
          </mc:Fallback>
        </mc:AlternateContent>
      </w:r>
      <w:r>
        <w:rPr>
          <w:noProof/>
        </w:rPr>
        <mc:AlternateContent>
          <mc:Choice Requires="wps">
            <w:drawing>
              <wp:inline distT="0" distB="0" distL="0" distR="0" wp14:anchorId="68BE8ADE" wp14:editId="70E24AAD">
                <wp:extent cx="5948045" cy="1711325"/>
                <wp:effectExtent l="0" t="0" r="0" b="0"/>
                <wp:docPr id="5"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1711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3" o:spid="_x0000_s1026" style="width:468.35pt;height:1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" filled="f" stroked="f">
                <o:lock v:ext="edit" aspectratio="t"/>
                <w10:anchorlock/>
              </v:rect>
            </w:pict>
          </mc:Fallback>
        </mc:AlternateContent>
      </w:r>
    </w:p>
    <w:p w14:paraId="54A2C837" w14:textId="77777777" w:rsidR="006A0BC1" w:rsidRPr="00D55AF3" w:rsidRDefault="006A0BC1" w:rsidP="006F720E">
      <w:pPr>
        <w:rPr>
          <w:b/>
        </w:rPr>
      </w:pPr>
      <w:r>
        <w:rPr>
          <w:b/>
        </w:rPr>
        <w:t xml:space="preserve">The different values for the </w:t>
      </w:r>
      <w:r>
        <w:rPr>
          <w:b/>
          <w:i/>
        </w:rPr>
        <w:t xml:space="preserve">type </w:t>
      </w:r>
      <w:r>
        <w:rPr>
          <w:b/>
        </w:rPr>
        <w:t>attribute of load curves.</w:t>
      </w:r>
    </w:p>
    <w:p w14:paraId="03E7C525" w14:textId="77777777" w:rsidR="006A0BC1" w:rsidRPr="00DD379B"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53D04919" w14:textId="77777777" w:rsidTr="00634552">
        <w:tc>
          <w:tcPr>
            <w:tcW w:w="1908" w:type="dxa"/>
            <w:shd w:val="clear" w:color="auto" w:fill="auto"/>
          </w:tcPr>
          <w:p w14:paraId="6D82C3C7" w14:textId="77777777" w:rsidR="006A0BC1" w:rsidRPr="00634552" w:rsidRDefault="006A0BC1" w:rsidP="006A0BC1">
            <w:pPr>
              <w:rPr>
                <w:b/>
              </w:rPr>
            </w:pPr>
            <w:r w:rsidRPr="00634552">
              <w:rPr>
                <w:b/>
              </w:rPr>
              <w:t>Extend</w:t>
            </w:r>
          </w:p>
        </w:tc>
        <w:tc>
          <w:tcPr>
            <w:tcW w:w="7668" w:type="dxa"/>
            <w:shd w:val="clear" w:color="auto" w:fill="auto"/>
          </w:tcPr>
          <w:p w14:paraId="4C9D90FE" w14:textId="77777777" w:rsidR="006A0BC1" w:rsidRPr="00634552" w:rsidRDefault="006A0BC1" w:rsidP="006A0BC1">
            <w:pPr>
              <w:rPr>
                <w:b/>
              </w:rPr>
            </w:pPr>
            <w:r w:rsidRPr="00634552">
              <w:rPr>
                <w:b/>
              </w:rPr>
              <w:t>Description</w:t>
            </w:r>
          </w:p>
        </w:tc>
      </w:tr>
      <w:tr w:rsidR="006A0BC1" w14:paraId="7C2AAECB" w14:textId="77777777" w:rsidTr="00634552">
        <w:tc>
          <w:tcPr>
            <w:tcW w:w="1908" w:type="dxa"/>
            <w:shd w:val="clear" w:color="auto" w:fill="auto"/>
          </w:tcPr>
          <w:p w14:paraId="78912257" w14:textId="77777777" w:rsidR="006A0BC1" w:rsidRDefault="006A0BC1" w:rsidP="006A0BC1">
            <w:pPr>
              <w:pStyle w:val="PlainText"/>
            </w:pPr>
            <w:r>
              <w:t>constant</w:t>
            </w:r>
          </w:p>
        </w:tc>
        <w:tc>
          <w:tcPr>
            <w:tcW w:w="7668" w:type="dxa"/>
            <w:shd w:val="clear" w:color="auto" w:fill="auto"/>
          </w:tcPr>
          <w:p w14:paraId="72DF50C6" w14:textId="77777777" w:rsidR="006A0BC1" w:rsidRDefault="006A0BC1" w:rsidP="006A0BC1">
            <w:r>
              <w:t>The value of the curve is the value of the closest endpoint</w:t>
            </w:r>
          </w:p>
        </w:tc>
      </w:tr>
      <w:tr w:rsidR="006A0BC1" w14:paraId="713CFDEE" w14:textId="77777777" w:rsidTr="00634552">
        <w:tc>
          <w:tcPr>
            <w:tcW w:w="1908" w:type="dxa"/>
            <w:shd w:val="clear" w:color="auto" w:fill="auto"/>
          </w:tcPr>
          <w:p w14:paraId="0C808D1F" w14:textId="485B22F9" w:rsidR="006A0BC1" w:rsidRDefault="006A0BC1" w:rsidP="006A0BC1">
            <w:pPr>
              <w:pStyle w:val="PlainText"/>
            </w:pPr>
            <w:r>
              <w:t>extrapolate</w:t>
            </w:r>
            <w:r w:rsidR="004E423A">
              <w:t>*</w:t>
            </w:r>
          </w:p>
        </w:tc>
        <w:tc>
          <w:tcPr>
            <w:tcW w:w="7668" w:type="dxa"/>
            <w:shd w:val="clear" w:color="auto" w:fill="auto"/>
          </w:tcPr>
          <w:p w14:paraId="3AB29CFA" w14:textId="77777777" w:rsidR="006A0BC1" w:rsidRDefault="006A0BC1" w:rsidP="006A0BC1">
            <w:r>
              <w:t>The value is extrapolated linearly from the endpoints</w:t>
            </w:r>
          </w:p>
        </w:tc>
      </w:tr>
      <w:tr w:rsidR="006A0BC1" w14:paraId="15216639" w14:textId="77777777" w:rsidTr="00634552">
        <w:tc>
          <w:tcPr>
            <w:tcW w:w="1908" w:type="dxa"/>
            <w:shd w:val="clear" w:color="auto" w:fill="auto"/>
          </w:tcPr>
          <w:p w14:paraId="4BE68EDE" w14:textId="77777777" w:rsidR="006A0BC1" w:rsidRDefault="006A0BC1" w:rsidP="006A0BC1">
            <w:pPr>
              <w:pStyle w:val="PlainText"/>
            </w:pPr>
            <w:r>
              <w:t>repeat</w:t>
            </w:r>
          </w:p>
        </w:tc>
        <w:tc>
          <w:tcPr>
            <w:tcW w:w="7668" w:type="dxa"/>
            <w:shd w:val="clear" w:color="auto" w:fill="auto"/>
          </w:tcPr>
          <w:p w14:paraId="6703BAC8" w14:textId="77777777" w:rsidR="006A0BC1" w:rsidRDefault="006A0BC1" w:rsidP="006A0BC1">
            <w:r>
              <w:t>The curve is repeated</w:t>
            </w:r>
          </w:p>
        </w:tc>
      </w:tr>
      <w:tr w:rsidR="006A0BC1" w14:paraId="6ADF9EBE" w14:textId="77777777" w:rsidTr="00634552">
        <w:tc>
          <w:tcPr>
            <w:tcW w:w="1908" w:type="dxa"/>
            <w:shd w:val="clear" w:color="auto" w:fill="auto"/>
          </w:tcPr>
          <w:p w14:paraId="3D5B4AD6" w14:textId="77777777" w:rsidR="006A0BC1" w:rsidRDefault="006A0BC1" w:rsidP="006A0BC1">
            <w:pPr>
              <w:pStyle w:val="PlainText"/>
            </w:pPr>
            <w:r>
              <w:t>repeat offset</w:t>
            </w:r>
          </w:p>
        </w:tc>
        <w:tc>
          <w:tcPr>
            <w:tcW w:w="7668" w:type="dxa"/>
            <w:shd w:val="clear" w:color="auto" w:fill="auto"/>
          </w:tcPr>
          <w:p w14:paraId="7252BB12" w14:textId="77777777" w:rsidR="006A0BC1" w:rsidRDefault="006A0BC1" w:rsidP="006A0BC1">
            <w:r>
              <w:t>The curve is repeated but offset from the endpoints</w:t>
            </w:r>
          </w:p>
        </w:tc>
      </w:tr>
    </w:tbl>
    <w:p w14:paraId="1FD9CCF2" w14:textId="77777777" w:rsidR="006A0BC1" w:rsidRDefault="006A0BC1" w:rsidP="006A0BC1"/>
    <w:p w14:paraId="01982560" w14:textId="77777777" w:rsidR="006A0BC1" w:rsidRDefault="006A0BC1" w:rsidP="006A0BC1"/>
    <w:p w14:paraId="44DE95F6" w14:textId="77777777" w:rsidR="006A0BC1" w:rsidRDefault="007F2961" w:rsidP="006A0BC1">
      <w:r>
        <w:rPr>
          <w:noProof/>
        </w:rPr>
        <w:lastRenderedPageBreak/>
        <mc:AlternateContent>
          <mc:Choice Requires="wps">
            <w:drawing>
              <wp:anchor distT="0" distB="0" distL="114300" distR="114300" simplePos="0" relativeHeight="251664384" behindDoc="0" locked="0" layoutInCell="1" allowOverlap="1" wp14:anchorId="3457BB7F" wp14:editId="24C0B94D">
                <wp:simplePos x="0" y="0"/>
                <wp:positionH relativeFrom="column">
                  <wp:posOffset>4457700</wp:posOffset>
                </wp:positionH>
                <wp:positionV relativeFrom="paragraph">
                  <wp:posOffset>1485900</wp:posOffset>
                </wp:positionV>
                <wp:extent cx="1257300" cy="342900"/>
                <wp:effectExtent l="0" t="0" r="0" b="0"/>
                <wp:wrapNone/>
                <wp:docPr id="404" name="Text Box 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812EA" w14:textId="77777777" w:rsidR="00A75DF0" w:rsidRDefault="00A75DF0">
                            <w:r>
                              <w:t>(d) repeat offset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5" o:spid="_x0000_s1117" type="#_x0000_t202" style="position:absolute;left:0;text-align:left;margin-left:351pt;margin-top:117pt;width:99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isJug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" filled="f" stroked="f">
                <v:textbox>
                  <w:txbxContent>
                    <w:p w14:paraId="22B812EA" w14:textId="77777777" w:rsidR="00A75DF0" w:rsidRDefault="00A75DF0">
                      <w:r>
                        <w:t>(d) repeat offset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091815D" wp14:editId="391C7DB7">
                <wp:simplePos x="0" y="0"/>
                <wp:positionH relativeFrom="column">
                  <wp:posOffset>3086100</wp:posOffset>
                </wp:positionH>
                <wp:positionV relativeFrom="paragraph">
                  <wp:posOffset>1485900</wp:posOffset>
                </wp:positionV>
                <wp:extent cx="914400" cy="342900"/>
                <wp:effectExtent l="0" t="0" r="0" b="0"/>
                <wp:wrapNone/>
                <wp:docPr id="403" name="Text 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7BCC7" w14:textId="58B948D6" w:rsidR="00A75DF0" w:rsidRDefault="00A75DF0">
                            <w:r>
                              <w:t xml:space="preserve">(c) </w:t>
                            </w:r>
                            <w:del w:id="1208" w:author="Steve Maas" w:date="2014-01-15T10:42:00Z">
                              <w:r w:rsidDel="0091444A">
                                <w:delText>offset</w:delText>
                              </w:r>
                            </w:del>
                            <w:ins w:id="1209" w:author="Steve Maas" w:date="2014-01-15T10:42:00Z">
                              <w:r>
                                <w:t>repeat</w:t>
                              </w:r>
                            </w:ins>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4" o:spid="_x0000_s1118" type="#_x0000_t202" style="position:absolute;left:0;text-align:left;margin-left:243pt;margin-top:117pt;width:1in;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d8euAIAAMQ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" filled="f" stroked="f">
                <v:textbox>
                  <w:txbxContent>
                    <w:p w14:paraId="2B27BCC7" w14:textId="58B948D6" w:rsidR="00A75DF0" w:rsidRDefault="00A75DF0">
                      <w:r>
                        <w:t xml:space="preserve">(c) </w:t>
                      </w:r>
                      <w:del w:id="1210" w:author="Steve Maas" w:date="2014-01-15T10:42:00Z">
                        <w:r w:rsidDel="0091444A">
                          <w:delText>offset</w:delText>
                        </w:r>
                      </w:del>
                      <w:ins w:id="1211" w:author="Steve Maas" w:date="2014-01-15T10:42:00Z">
                        <w:r>
                          <w:t>repeat</w:t>
                        </w:r>
                      </w:ins>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50FA069" wp14:editId="1389A833">
                <wp:simplePos x="0" y="0"/>
                <wp:positionH relativeFrom="column">
                  <wp:posOffset>1485900</wp:posOffset>
                </wp:positionH>
                <wp:positionV relativeFrom="paragraph">
                  <wp:posOffset>1485900</wp:posOffset>
                </wp:positionV>
                <wp:extent cx="1143000" cy="342900"/>
                <wp:effectExtent l="0" t="0" r="0" b="0"/>
                <wp:wrapNone/>
                <wp:docPr id="402" name="Text Box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7061B" w14:textId="77777777" w:rsidR="00A75DF0" w:rsidRDefault="00A75DF0">
                            <w:r>
                              <w:t>(b) extrapolate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3" o:spid="_x0000_s1119" type="#_x0000_t202" style="position:absolute;left:0;text-align:left;margin-left:117pt;margin-top:117pt;width:90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" filled="f" stroked="f">
                <v:textbox>
                  <w:txbxContent>
                    <w:p w14:paraId="47F7061B" w14:textId="77777777" w:rsidR="00A75DF0" w:rsidRDefault="00A75DF0">
                      <w:r>
                        <w:t>(b) extrapolate</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3066E04" wp14:editId="48B75FDA">
                <wp:simplePos x="0" y="0"/>
                <wp:positionH relativeFrom="column">
                  <wp:posOffset>228600</wp:posOffset>
                </wp:positionH>
                <wp:positionV relativeFrom="paragraph">
                  <wp:posOffset>1485900</wp:posOffset>
                </wp:positionV>
                <wp:extent cx="914400" cy="342900"/>
                <wp:effectExtent l="0" t="0" r="0" b="0"/>
                <wp:wrapNone/>
                <wp:docPr id="401" name="Text Box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C3BB1" w14:textId="77777777" w:rsidR="00A75DF0" w:rsidRDefault="00A75DF0">
                            <w:r>
                              <w:t>(a) constant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2" o:spid="_x0000_s1120" type="#_x0000_t202" style="position:absolute;left:0;text-align:left;margin-left:18pt;margin-top:117pt;width:1in;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" filled="f" stroked="f">
                <v:textbox>
                  <w:txbxContent>
                    <w:p w14:paraId="4C6C3BB1" w14:textId="77777777" w:rsidR="00A75DF0" w:rsidRDefault="00A75DF0">
                      <w:r>
                        <w:t>(a) constant</w:t>
                      </w:r>
                    </w:p>
                  </w:txbxContent>
                </v:textbox>
              </v:shape>
            </w:pict>
          </mc:Fallback>
        </mc:AlternateContent>
      </w:r>
      <w:r>
        <w:rPr>
          <w:noProof/>
        </w:rPr>
        <mc:AlternateContent>
          <mc:Choice Requires="wpc">
            <w:drawing>
              <wp:anchor distT="0" distB="0" distL="114300" distR="114300" simplePos="0" relativeHeight="251657216" behindDoc="0" locked="0" layoutInCell="1" allowOverlap="1" wp14:anchorId="3DE50437" wp14:editId="15DF798A">
                <wp:simplePos x="0" y="0"/>
                <wp:positionH relativeFrom="character">
                  <wp:posOffset>0</wp:posOffset>
                </wp:positionH>
                <wp:positionV relativeFrom="line">
                  <wp:posOffset>0</wp:posOffset>
                </wp:positionV>
                <wp:extent cx="5943600" cy="1828800"/>
                <wp:effectExtent l="19050" t="19050" r="9525" b="9525"/>
                <wp:wrapNone/>
                <wp:docPr id="576" name="Canvas 5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73" name="Line 577"/>
                        <wps:cNvCnPr/>
                        <wps:spPr bwMode="auto">
                          <a:xfrm flipV="1">
                            <a:off x="113919"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4" name="Line 578"/>
                        <wps:cNvCnPr/>
                        <wps:spPr bwMode="auto">
                          <a:xfrm>
                            <a:off x="113919" y="1486003"/>
                            <a:ext cx="1142492"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5" name="Freeform 579"/>
                        <wps:cNvSpPr>
                          <a:spLocks/>
                        </wps:cNvSpPr>
                        <wps:spPr bwMode="auto">
                          <a:xfrm>
                            <a:off x="342583" y="690516"/>
                            <a:ext cx="695897"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Line 580"/>
                        <wps:cNvCnPr/>
                        <wps:spPr bwMode="auto">
                          <a:xfrm>
                            <a:off x="342583" y="1029213"/>
                            <a:ext cx="1651"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7" name="Line 581"/>
                        <wps:cNvCnPr/>
                        <wps:spPr bwMode="auto">
                          <a:xfrm>
                            <a:off x="1029399" y="686415"/>
                            <a:ext cx="826"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8" name="Line 582"/>
                        <wps:cNvCnPr/>
                        <wps:spPr bwMode="auto">
                          <a:xfrm flipH="1">
                            <a:off x="113919" y="1029213"/>
                            <a:ext cx="228664"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 name="Line 583"/>
                        <wps:cNvCnPr/>
                        <wps:spPr bwMode="auto">
                          <a:xfrm>
                            <a:off x="1029399" y="686415"/>
                            <a:ext cx="227013" cy="1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1" name="Line 591"/>
                        <wps:cNvCnPr/>
                        <wps:spPr bwMode="auto">
                          <a:xfrm flipV="1">
                            <a:off x="1371981"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2" name="Line 592"/>
                        <wps:cNvCnPr/>
                        <wps:spPr bwMode="auto">
                          <a:xfrm>
                            <a:off x="1371981" y="1486003"/>
                            <a:ext cx="1141667"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3" name="Freeform 593"/>
                        <wps:cNvSpPr>
                          <a:spLocks/>
                        </wps:cNvSpPr>
                        <wps:spPr bwMode="auto">
                          <a:xfrm>
                            <a:off x="1599819" y="690516"/>
                            <a:ext cx="696722"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Line 594"/>
                        <wps:cNvCnPr/>
                        <wps:spPr bwMode="auto">
                          <a:xfrm>
                            <a:off x="1599819" y="1029213"/>
                            <a:ext cx="826"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5" name="Line 595"/>
                        <wps:cNvCnPr/>
                        <wps:spPr bwMode="auto">
                          <a:xfrm>
                            <a:off x="2285810" y="686415"/>
                            <a:ext cx="1651"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6" name="Line 596"/>
                        <wps:cNvCnPr/>
                        <wps:spPr bwMode="auto">
                          <a:xfrm flipH="1">
                            <a:off x="1371981" y="1029213"/>
                            <a:ext cx="227838" cy="3427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Line 597"/>
                        <wps:cNvCnPr/>
                        <wps:spPr bwMode="auto">
                          <a:xfrm flipV="1">
                            <a:off x="2285810" y="571603"/>
                            <a:ext cx="229489" cy="1148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 name="Line 598"/>
                        <wps:cNvCnPr/>
                        <wps:spPr bwMode="auto">
                          <a:xfrm flipV="1">
                            <a:off x="2629218"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9" name="Line 599"/>
                        <wps:cNvCnPr/>
                        <wps:spPr bwMode="auto">
                          <a:xfrm>
                            <a:off x="2629218" y="1486003"/>
                            <a:ext cx="1599819"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Freeform 600"/>
                        <wps:cNvSpPr>
                          <a:spLocks/>
                        </wps:cNvSpPr>
                        <wps:spPr bwMode="auto">
                          <a:xfrm>
                            <a:off x="274313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Line 601"/>
                        <wps:cNvCnPr/>
                        <wps:spPr bwMode="auto">
                          <a:xfrm>
                            <a:off x="2743137" y="1025112"/>
                            <a:ext cx="826"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2" name="Line 602"/>
                        <wps:cNvCnPr/>
                        <wps:spPr bwMode="auto">
                          <a:xfrm>
                            <a:off x="3428302" y="682315"/>
                            <a:ext cx="1651"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3" name="Freeform 605"/>
                        <wps:cNvSpPr>
                          <a:spLocks/>
                        </wps:cNvSpPr>
                        <wps:spPr bwMode="auto">
                          <a:xfrm>
                            <a:off x="342912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Line 606"/>
                        <wps:cNvCnPr/>
                        <wps:spPr bwMode="auto">
                          <a:xfrm flipV="1">
                            <a:off x="4343781" y="228805"/>
                            <a:ext cx="826" cy="125555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5" name="Line 607"/>
                        <wps:cNvCnPr/>
                        <wps:spPr bwMode="auto">
                          <a:xfrm>
                            <a:off x="4343781" y="1486003"/>
                            <a:ext cx="1485900"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6" name="Freeform 608"/>
                        <wps:cNvSpPr>
                          <a:spLocks/>
                        </wps:cNvSpPr>
                        <wps:spPr bwMode="auto">
                          <a:xfrm>
                            <a:off x="4457700" y="685595"/>
                            <a:ext cx="697548"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Line 609"/>
                        <wps:cNvCnPr/>
                        <wps:spPr bwMode="auto">
                          <a:xfrm>
                            <a:off x="4457700" y="1028392"/>
                            <a:ext cx="1651"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9" name="Line 610"/>
                        <wps:cNvCnPr/>
                        <wps:spPr bwMode="auto">
                          <a:xfrm>
                            <a:off x="5143691" y="685595"/>
                            <a:ext cx="826"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00" name="Freeform 611"/>
                        <wps:cNvSpPr>
                          <a:spLocks/>
                        </wps:cNvSpPr>
                        <wps:spPr bwMode="auto">
                          <a:xfrm>
                            <a:off x="5143691" y="342797"/>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id="Canvas 576" o:spid="_x0000_s1026" editas="canvas" style="position:absolute;margin-left:0;margin-top:0;width:468pt;height:2in;z-index:251657216;mso-position-horizontal-relative:char;mso-position-vertical-relative:line" coordsize="59436,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">
                <v:shape id="_x0000_s1027" type="#_x0000_t75" style="position:absolute;width:59436;height:18288;visibility:visible;mso-wrap-style:square" stroked="t">
                  <v:fill o:detectmouseclick="t"/>
                  <v:path o:connecttype="none"/>
                </v:shape>
                <v:line id="Line 577" o:spid="_x0000_s1028" style="position:absolute;flip:y;visibility:visible;mso-wrap-style:square" from="1139,2296" to="1147,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4UMsUAAADcAAAADwAAAGRycy9kb3ducmV2LnhtbESPQWvCQBCF70L/wzIFL0E3NmBt6iq1&#10;rVAQD1UPPQ7ZaRKanQ3ZUeO/dwuCx8eb971582XvGnWiLtSeDUzGKSjiwtuaSwOH/Xo0AxUE2WLj&#10;mQxcKMBy8TCYY279mb/ptJNSRQiHHA1UIm2udSgqchjGviWO3q/vHEqUXalth+cId41+StOpdlhz&#10;bKiwpfeKir/d0cU31lv+yLJk5XSSvNDnj2xSLcYMH/u3V1BCvdyPb+kvayB7zu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4UMsUAAADcAAAADwAAAAAAAAAA&#10;AAAAAAChAgAAZHJzL2Rvd25yZXYueG1sUEsFBgAAAAAEAAQA+QAAAJMDAAAAAA==&#10;">
                  <v:stroke endarrow="block"/>
                </v:line>
                <v:line id="Line 578" o:spid="_x0000_s1029" style="position:absolute;visibility:visible;mso-wrap-style:square" from="1139,14860" to="12564,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jL1cUAAADcAAAADwAAAGRycy9kb3ducmV2LnhtbESPQWsCMRSE74X+h/AK3mrWVrq6GqV0&#10;KfRgBbX0/Ny8bpZuXpZNXOO/N4WCx2FmvmGW62hbMVDvG8cKJuMMBHHldMO1gq/D++MMhA/IGlvH&#10;pOBCHtar+7slFtqdeUfDPtQiQdgXqMCE0BVS+sqQRT92HXHyflxvMSTZ11L3eE5w28qnLHuRFhtO&#10;CwY7ejNU/e5PVkFuyp3MZbk5bMuhmczjZ/w+zpUaPcTXBYhAMdzC/+0PreA5n8LfmXQ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jL1cUAAADcAAAADwAAAAAAAAAA&#10;AAAAAAChAgAAZHJzL2Rvd25yZXYueG1sUEsFBgAAAAAEAAQA+QAAAJMDAAAAAA==&#10;">
                  <v:stroke endarrow="block"/>
                </v:line>
                <v:shape id="Freeform 579" o:spid="_x0000_s1030" style="position:absolute;left:3425;top:6905;width:6959;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05rsQA&#10;AADcAAAADwAAAGRycy9kb3ducmV2LnhtbESPQWvCQBSE74X+h+UVeim6iVqV6CoiFNSbVsHjI/vM&#10;hmTfhuyq8d+7hYLHYWa+YebLztbiRq0vHStI+wkI4tzpkgsFx9+f3hSED8gaa8ek4EEelov3tzlm&#10;2t15T7dDKESEsM9QgQmhyaT0uSGLvu8a4uhdXGsxRNkWUrd4j3Bby0GSjKXFkuOCwYbWhvLqcLUK&#10;7Hk3yHnlKv9VHc1on5bbU/pQ6vOjW81ABOrCK/zf3mgFw8k3/J2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NOa7EAAAA3AAAAA8AAAAAAAAAAAAAAAAAmAIAAGRycy9k&#10;b3ducmV2LnhtbFBLBQYAAAAABAAEAPUAAACJAwAAAAA=&#10;" path="m,534c48,488,191,269,288,257v97,-12,212,224,296,208c668,449,707,238,792,161,877,84,1033,34,1096,e" filled="f">
                  <v:path arrowok="t" o:connecttype="custom" o:connectlocs="0,339517;182863,163401;370806,295647;502874,102364;695897,0" o:connectangles="0,0,0,0,0"/>
                </v:shape>
                <v:line id="Line 580" o:spid="_x0000_s1031" style="position:absolute;visibility:visible;mso-wrap-style:square" from="3425,10292" to="344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t+gMUAAADcAAAADwAAAGRycy9kb3ducmV2LnhtbESPQWsCMRSE74X+h/AK3mq2CtquRlFB&#10;sNYe3Cp4fGyeydLNy7KJuv33plDocZiZb5jpvHO1uFIbKs8KXvoZCOLS64qNgsPX+vkVRIjIGmvP&#10;pOCHAsxnjw9TzLW/8Z6uRTQiQTjkqMDG2ORShtKSw9D3DXHyzr51GJNsjdQt3hLc1XKQZSPpsOK0&#10;YLGhlaXyu7g4BR/j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t+gMUAAADcAAAADwAAAAAAAAAA&#10;AAAAAAChAgAAZHJzL2Rvd25yZXYueG1sUEsFBgAAAAAEAAQA+QAAAJMDAAAAAA==&#10;">
                  <v:stroke dashstyle="1 1"/>
                </v:line>
                <v:line id="Line 581" o:spid="_x0000_s1032" style="position:absolute;visibility:visible;mso-wrap-style:square" from="10293,6864" to="1030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fbG8UAAADcAAAADwAAAGRycy9kb3ducmV2LnhtbESPQWsCMRSE70L/Q3iF3mq2Ftx2axQV&#10;BGvbg9sKHh+bZ7K4eVk2qa7/3hQKHoeZ+YaZzHrXiBN1ofas4GmYgSCuvK7ZKPj5Xj2+gAgRWWPj&#10;mRRcKMBsejeYYKH9mbd0KqMRCcKhQAU2xraQMlSWHIahb4mTd/Cdw5hkZ6Tu8JzgrpGjLBtLhzWn&#10;BYstLS1Vx/LXKfjI183O8L78fD+EhX/dbOWXsUo93PfzNxCR+ngL/7fXWsFz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3fbG8UAAADcAAAADwAAAAAAAAAA&#10;AAAAAAChAgAAZHJzL2Rvd25yZXYueG1sUEsFBgAAAAAEAAQA+QAAAJMDAAAAAA==&#10;">
                  <v:stroke dashstyle="1 1"/>
                </v:line>
                <v:line id="Line 582" o:spid="_x0000_s1033" style="position:absolute;flip:x;visibility:visible;mso-wrap-style:square" from="1139,10292" to="3425,10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mQO8QAAADcAAAADwAAAGRycy9kb3ducmV2LnhtbERPz2vCMBS+C/4P4Qm7yEx1Y3OdUUQQ&#10;PHjRjcpub81bU9q81CTT7r83h4HHj+/3YtXbVlzIh9qxgukkA0FcOl1zpeDzY/s4BxEissbWMSn4&#10;owCr5XCwwFy7Kx/ocoyVSCEcclRgYuxyKUNpyGKYuI44cT/OW4wJ+kpqj9cUbls5y7IXabHm1GCw&#10;o42hsjn+WgVyvh+f/fr7uSma0+nNFGXRfe2Vehj163cQkfp4F/+7d1rB02tam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ZA7xAAAANwAAAAPAAAAAAAAAAAA&#10;AAAAAKECAABkcnMvZG93bnJldi54bWxQSwUGAAAAAAQABAD5AAAAkgMAAAAA&#10;"/>
                <v:line id="Line 583" o:spid="_x0000_s1034" style="position:absolute;visibility:visible;mso-wrap-style:square" from="10293,6864" to="12564,6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5tZcMAAADcAAAADwAAAGRycy9kb3ducmV2LnhtbERPz2vCMBS+C/4P4Qm7aeqEItUoogx0&#10;hzGdoMdn82yrzUtJsrb775fDYMeP7/dy3ZtatOR8ZVnBdJKAIM6trrhQcP56G89B+ICssbZMCn7I&#10;w3o1HCwx07bjI7WnUIgYwj5DBWUITSalz0sy6Ce2IY7c3TqDIUJXSO2wi+Gmlq9JkkqDFceGEhva&#10;lpQ/T99Gwcfs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ubWXDAAAA3AAAAA8AAAAAAAAAAAAA&#10;AAAAoQIAAGRycy9kb3ducmV2LnhtbFBLBQYAAAAABAAEAPkAAACRAwAAAAA=&#10;"/>
                <v:line id="Line 591" o:spid="_x0000_s1035" style="position:absolute;flip:y;visibility:visible;mso-wrap-style:square" from="13719,2296" to="13728,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Vf+cUAAADcAAAADwAAAGRycy9kb3ducmV2LnhtbESPQWvCQBCF7wX/wzJCL0E3NiAaXUVt&#10;hYJ4qPXgcciOSTA7G7JTTf99t1Do8fHmfW/ect27Rt2pC7VnA5NxCoq48Lbm0sD5cz+agQqCbLHx&#10;TAa+KcB6NXhaYm79gz/ofpJSRQiHHA1UIm2udSgqchjGviWO3tV3DiXKrtS2w0eEu0a/pOlUO6w5&#10;NlTY0q6i4nb6cvGN/ZFfsyzZOp0kc3q7yCHVYszzsN8sQAn18n/8l363BrLZBH7HRALo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Vf+cUAAADcAAAADwAAAAAAAAAA&#10;AAAAAAChAgAAZHJzL2Rvd25yZXYueG1sUEsFBgAAAAAEAAQA+QAAAJMDAAAAAA==&#10;">
                  <v:stroke endarrow="block"/>
                </v:line>
                <v:line id="Line 592" o:spid="_x0000_s1036" style="position:absolute;visibility:visible;mso-wrap-style:square" from="13719,14860" to="2513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iGHcUAAADcAAAADwAAAGRycy9kb3ducmV2LnhtbESPT2sCMRTE74V+h/AK3mpWBf+sRild&#10;BA+2oBbPz81zs3TzsmzSNX57Uyj0OMzMb5jVJtpG9NT52rGC0TADQVw6XXOl4Ou0fZ2D8AFZY+OY&#10;FNzJw2b9/LTCXLsbH6g/hkokCPscFZgQ2lxKXxqy6IeuJU7e1XUWQ5JdJXWHtwS3jRxn2VRarDkt&#10;GGzp3VD5ffyxCmamOMiZLPanz6KvR4v4Ec+XhVKDl/i2BBEohv/wX3unFUzmY/g9k46AX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UiGHcUAAADcAAAADwAAAAAAAAAA&#10;AAAAAAChAgAAZHJzL2Rvd25yZXYueG1sUEsFBgAAAAAEAAQA+QAAAJMDAAAAAA==&#10;">
                  <v:stroke endarrow="block"/>
                </v:line>
                <v:shape id="Freeform 593" o:spid="_x0000_s1037" style="position:absolute;left:15998;top:6905;width:6967;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10ZsMA&#10;AADcAAAADwAAAGRycy9kb3ducmV2LnhtbESPQYvCMBSE78L+h/AWvMiaVkWkGkUWFlZvaoU9Pppn&#10;U9q8lCar9d8bQfA4zMw3zGrT20ZcqfOVYwXpOAFBXDhdcakgP/18LUD4gKyxcUwK7uRhs/4YrDDT&#10;7sYHuh5DKSKEfYYKTAhtJqUvDFn0Y9cSR+/iOoshyq6UusNbhNtGTpJkLi1WHBcMtvRtqKiP/1aB&#10;/dtPCt662o/q3MwOabU7p3elhp/9dgkiUB/e4Vf7VyuYLqb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10ZsMAAADcAAAADwAAAAAAAAAAAAAAAACYAgAAZHJzL2Rv&#10;d25yZXYueG1sUEsFBgAAAAAEAAQA9QAAAIgDAAAAAA==&#10;" path="m,534c48,488,191,269,288,257v97,-12,212,224,296,208c668,449,707,238,792,161,877,84,1033,34,1096,e" filled="f">
                  <v:path arrowok="t" o:connecttype="custom" o:connectlocs="0,339517;183080,163401;371246,295647;503471,102364;696722,0" o:connectangles="0,0,0,0,0"/>
                </v:shape>
                <v:line id="Line 594" o:spid="_x0000_s1038" style="position:absolute;visibility:visible;mso-wrap-style:square" from="15998,10292" to="16006,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A1S8UAAADcAAAADwAAAGRycy9kb3ducmV2LnhtbESPQWsCMRSE7wX/Q3iCt5q1L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A1S8UAAADcAAAADwAAAAAAAAAA&#10;AAAAAAChAgAAZHJzL2Rvd25yZXYueG1sUEsFBgAAAAAEAAQA+QAAAJMDAAAAAA==&#10;">
                  <v:stroke dashstyle="1 1"/>
                </v:line>
                <v:line id="Line 595" o:spid="_x0000_s1039" style="position:absolute;visibility:visible;mso-wrap-style:square" from="22858,6864" to="22874,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yQ0MUAAADcAAAADwAAAGRycy9kb3ducmV2LnhtbESPQWsCMRSE7wX/Q3iCt5q1p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TyQ0MUAAADcAAAADwAAAAAAAAAA&#10;AAAAAAChAgAAZHJzL2Rvd25yZXYueG1sUEsFBgAAAAAEAAQA+QAAAJMDAAAAAA==&#10;">
                  <v:stroke dashstyle="1 1"/>
                </v:line>
                <v:line id="Line 596" o:spid="_x0000_s1040" style="position:absolute;flip:x;visibility:visible;mso-wrap-style:square" from="13719,10292" to="15998,13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R9ccAAADcAAAADwAAAGRycy9kb3ducmV2LnhtbESPQWsCMRSE7wX/Q3hCL0WztkXW1ShS&#10;KPTgpbaseHtunptlNy9rkur23zeFQo/DzHzDrDaD7cSVfGgcK5hNMxDEldMN1wo+P14nOYgQkTV2&#10;jknBNwXYrEd3Kyy0u/E7XfexFgnCoUAFJsa+kDJUhiyGqeuJk3d23mJM0tdSe7wluO3kY5bNpcWG&#10;04LBnl4MVe3+yyqQ+e7h4ren57ZsD4eFKauyP+6Uuh8P2yWISEP8D/+137SCp3w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b9H1xwAAANwAAAAPAAAAAAAA&#10;AAAAAAAAAKECAABkcnMvZG93bnJldi54bWxQSwUGAAAAAAQABAD5AAAAlQMAAAAA&#10;"/>
                <v:line id="Line 597" o:spid="_x0000_s1041" style="position:absolute;flip:y;visibility:visible;mso-wrap-style:square" from="22858,5716" to="25152,6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N0bscAAADcAAAADwAAAGRycy9kb3ducmV2LnhtbESPT2sCMRTE74V+h/AKvRTN9g913RpF&#10;CoUevGjLirfn5rlZdvOyTVJdv70RCj0OM/MbZrYYbCeO5EPjWMHjOANBXDndcK3g++tjlIMIEVlj&#10;55gUnCnAYn57M8NCuxOv6biJtUgQDgUqMDH2hZShMmQxjF1PnLyD8xZjkr6W2uMpwW0nn7LsVVps&#10;OC0Y7OndUNVufq0Cma8efvxy/9KW7XY7NWVV9ruVUvd3w/INRKQh/of/2p9awXM+geuZdATk/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I3RuxwAAANwAAAAPAAAAAAAA&#10;AAAAAAAAAKECAABkcnMvZG93bnJldi54bWxQSwUGAAAAAAQABAD5AAAAlQMAAAAA&#10;"/>
                <v:line id="Line 598" o:spid="_x0000_s1042" style="position:absolute;flip:y;visibility:visible;mso-wrap-style:square" from="26292,2296" to="26300,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2ZMUAAADcAAAADwAAAGRycy9kb3ducmV2LnhtbESPwUrDQBCG74LvsIzgJdhNG5Aauy22&#10;tVCQHqwePA7ZMQlmZ0N22sa3dw4Fj8M//zffLFZj6MyZhtRGdjCd5GCIq+hbrh18fuwe5mCSIHvs&#10;IpODX0qwWt7eLLD08cLvdD5KbRTCqUQHjUhfWpuqhgKmSeyJNfuOQ0DRcaitH/Ci8NDZWZ4/2oAt&#10;64UGe9o0VP0cT0E1dgfeFkW2DjbLnuj1S95yK87d340vz2CERvlfvrb33kExV1t9Rgl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2ZMUAAADcAAAADwAAAAAAAAAA&#10;AAAAAAChAgAAZHJzL2Rvd25yZXYueG1sUEsFBgAAAAAEAAQA+QAAAJMDAAAAAA==&#10;">
                  <v:stroke endarrow="block"/>
                </v:line>
                <v:line id="Line 599" o:spid="_x0000_s1043" style="position:absolute;visibility:visible;mso-wrap-style:square" from="26292,14860" to="42290,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UbMUAAADcAAAADwAAAGRycy9kb3ducmV2LnhtbESPzWrDMBCE74W8g9hAb42cFprYiRJC&#10;TKGHtpAfct5YG8vEWhlLddS3rwqFHIeZ+YZZrqNtxUC9bxwrmE4yEMSV0w3XCo6Ht6c5CB+QNbaO&#10;ScEPeVivRg9LLLS78Y6GfahFgrAvUIEJoSuk9JUhi37iOuLkXVxvMSTZ11L3eEtw28rnLHuVFhtO&#10;CwY72hqqrvtvq2Bmyp2cyfLj8FUOzTSPn/F0zpV6HMfNAkSgGO7h//a7VvAyz+H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wUbMUAAADcAAAADwAAAAAAAAAA&#10;AAAAAAChAgAAZHJzL2Rvd25yZXYueG1sUEsFBgAAAAAEAAQA+QAAAJMDAAAAAA==&#10;">
                  <v:stroke endarrow="block"/>
                </v:line>
                <v:shape id="Freeform 600" o:spid="_x0000_s1044" style="position:absolute;left:2743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Z8zMAA&#10;AADcAAAADwAAAGRycy9kb3ducmV2LnhtbERPTYvCMBC9C/6HMIIXWdOqLGvXKLIgqDerCx6HZrYp&#10;bSalyWr99+YgeHy879Wmt424UecrxwrSaQKCuHC64lLB5bz7+ALhA7LGxjEpeJCHzXo4WGGm3Z1P&#10;dMtDKWII+wwVmBDaTEpfGLLop64ljtyf6yyGCLtS6g7vMdw2cpYkn9JixbHBYEs/hoo6/7cK7PU4&#10;K3jraj+pL2ZxSqvDb/pQajzqt98gAvXhLX6591rBfBnnx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DZ8zMAAAADcAAAADwAAAAAAAAAAAAAAAACYAgAAZHJzL2Rvd25y&#10;ZXYueG1sUEsFBgAAAAAEAAQA9QAAAIUDAAAAAA==&#10;" path="m,534c48,488,191,269,288,257v97,-12,212,224,296,208c668,449,707,238,792,161,877,84,1033,34,1096,e" filled="f">
                  <v:path arrowok="t" o:connecttype="custom" o:connectlocs="0,340337;182863,163795;370806,296361;502874,102611;695897,0" o:connectangles="0,0,0,0,0"/>
                </v:shape>
                <v:line id="Line 601" o:spid="_x0000_s1045" style="position:absolute;visibility:visible;mso-wrap-style:square" from="27431,10251" to="2743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4ADsUAAADcAAAADwAAAGRycy9kb3ducmV2LnhtbESPQWsCMRSE70L/Q3iF3jSrhV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4ADsUAAADcAAAADwAAAAAAAAAA&#10;AAAAAAChAgAAZHJzL2Rvd25yZXYueG1sUEsFBgAAAAAEAAQA+QAAAJMDAAAAAA==&#10;">
                  <v:stroke dashstyle="1 1"/>
                </v:line>
                <v:line id="Line 602" o:spid="_x0000_s1046" style="position:absolute;visibility:visible;mso-wrap-style:square" from="34283,6823" to="3429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eecUAAADcAAAADwAAAGRycy9kb3ducmV2LnhtbESPQWsCMRSE7wX/Q3gFbzVbh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eecUAAADcAAAADwAAAAAAAAAA&#10;AAAAAAChAgAAZHJzL2Rvd25yZXYueG1sUEsFBgAAAAAEAAQA+QAAAJMDAAAAAA==&#10;">
                  <v:stroke dashstyle="1 1"/>
                </v:line>
                <v:shape id="Freeform 605" o:spid="_x0000_s1047" style="position:absolute;left:3429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iu8QA&#10;AADcAAAADwAAAGRycy9kb3ducmV2LnhtbESPT4vCMBTE74LfITzBi6xpVZa1GkUWBN2bfxY8Pppn&#10;U9q8lCar9dsbYcHjMDO/YZbrztbiRq0vHStIxwkI4tzpkgsF59P24wuED8gaa8ek4EEe1qt+b4mZ&#10;dnc+0O0YChEh7DNUYEJoMil9bsiiH7uGOHpX11oMUbaF1C3eI9zWcpIkn9JiyXHBYEPfhvLq+GcV&#10;2MvPJOeNq/yoOpvZIS33v+lDqeGg2yxABOrCO/zf3mkF0/kUXmfiEZ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k4rvEAAAA3AAAAA8AAAAAAAAAAAAAAAAAmAIAAGRycy9k&#10;b3ducmV2LnhtbFBLBQYAAAAABAAEAPUAAACJAwAAAAA=&#10;" path="m,534c48,488,191,269,288,257v97,-12,212,224,296,208c668,449,707,238,792,161,877,84,1033,34,1096,e" filled="f">
                  <v:path arrowok="t" o:connecttype="custom" o:connectlocs="0,340337;182863,163795;370806,296361;502874,102611;695897,0" o:connectangles="0,0,0,0,0"/>
                </v:shape>
                <v:line id="Line 606" o:spid="_x0000_s1048" style="position:absolute;flip:y;visibility:visible;mso-wrap-style:square" from="43437,2288" to="43446,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tqvMUAAADcAAAADwAAAGRycy9kb3ducmV2LnhtbESPQWvCQBCF74L/YZmCl6CbNlJqdBVb&#10;FQrSQ7WHHofsmIRmZ0N21PTfdwuCx8eb9715i1XvGnWhLtSeDTxOUlDEhbc1lwa+jrvxC6ggyBYb&#10;z2TglwKslsPBAnPrr/xJl4OUKkI45GigEmlzrUNRkcMw8S1x9E6+cyhRdqW2HV4j3DX6KU2ftcOa&#10;Y0OFLb1VVPwczi6+sfvgTZYlr04nyYy237JPtRgzeujXc1BCvdyPb+l3ayCbTeF/TCSAX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0tqvMUAAADcAAAADwAAAAAAAAAA&#10;AAAAAAChAgAAZHJzL2Rvd25yZXYueG1sUEsFBgAAAAAEAAQA+QAAAJMDAAAAAA==&#10;">
                  <v:stroke endarrow="block"/>
                </v:line>
                <v:line id="Line 607" o:spid="_x0000_s1049" style="position:absolute;visibility:visible;mso-wrap-style:square" from="43437,14860" to="5829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iItMUAAADcAAAADwAAAGRycy9kb3ducmV2LnhtbESPQUvDQBSE74L/YXmCN7uJRWvSboo0&#10;FHpQoa14fs0+s8Hs25Bd0/Xfu4LQ4zAz3zCrdbS9mGj0nWMF+SwDQdw43XGr4P24vXsC4QOyxt4x&#10;KfghD+vq+mqFpXZn3tN0CK1IEPYlKjAhDKWUvjFk0c/cQJy8TzdaDEmOrdQjnhPc9vI+yx6lxY7T&#10;gsGBNoaar8O3VbAw9V4uZP1yfKunLi/ia/w4FUrd3sTnJYhAMVzC/+2dVjAvHuDvTDoCsv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iItMUAAADcAAAADwAAAAAAAAAA&#10;AAAAAAChAgAAZHJzL2Rvd25yZXYueG1sUEsFBgAAAAAEAAQA+QAAAJMDAAAAAA==&#10;">
                  <v:stroke endarrow="block"/>
                </v:line>
                <v:shape id="Freeform 608" o:spid="_x0000_s1050" style="position:absolute;left:44577;top:6855;width:6975;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BI8MA&#10;AADcAAAADwAAAGRycy9kb3ducmV2LnhtbESPT4vCMBTE7wt+h/AWvCxrWl1Eu0YRQVBv/oM9Pppn&#10;U9q8lCZq/fZGEPY4zMxvmNmis7W4UetLxwrSQQKCOHe65ELB6bj+noDwAVlj7ZgUPMjDYt77mGGm&#10;3Z33dDuEQkQI+wwVmBCaTEqfG7LoB64hjt7FtRZDlG0hdYv3CLe1HCbJWFosOS4YbGhlKK8OV6vA&#10;/u2GOS9d5b+qk/nZp+X2nD6U6n92y18QgbrwH363N1rBaDqG1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NBI8MAAADcAAAADwAAAAAAAAAAAAAAAACYAgAAZHJzL2Rv&#10;d25yZXYueG1sUEsFBgAAAAAEAAQA9QAAAIgDAAAAAA==&#10;" path="m,534c48,488,191,269,288,257v97,-12,212,224,296,208c668,449,707,238,792,161,877,84,1033,34,1096,e" filled="f">
                  <v:path arrowok="t" o:connecttype="custom" o:connectlocs="0,340337;183297,163795;371686,296361;504068,102611;697548,0" o:connectangles="0,0,0,0,0"/>
                </v:shape>
                <v:line id="Line 609" o:spid="_x0000_s1051" style="position:absolute;visibility:visible;mso-wrap-style:square" from="44577,10283" to="44593,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s94cUAAADcAAAADwAAAGRycy9kb3ducmV2LnhtbESPQWsCMRSE70L/Q3iF3jRbhVpXo7SC&#10;YK09uFXw+Ng8k6Wbl2WT6vrvjVDocZiZb5jZonO1OFMbKs8KngcZCOLS64qNgv33qv8KIkRkjbVn&#10;UnClAIv5Q2+GufYX3tG5iEYkCIccFdgYm1zKUFpyGAa+IU7eybcOY5KtkbrFS4K7Wg6z7EU6rDgt&#10;WGxoaan8KX6dgs/xuj4YPhbbj1N495P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s94cUAAADcAAAADwAAAAAAAAAA&#10;AAAAAAChAgAAZHJzL2Rvd25yZXYueG1sUEsFBgAAAAAEAAQA+QAAAJMDAAAAAA==&#10;">
                  <v:stroke dashstyle="1 1"/>
                </v:line>
                <v:line id="Line 610" o:spid="_x0000_s1052" style="position:absolute;visibility:visible;mso-wrap-style:square" from="51436,6855" to="51445,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gMCMUAAADcAAAADwAAAGRycy9kb3ducmV2LnhtbESPQWsCMRSE70L/Q3iF3jRbC213axQV&#10;BGvtwW0Fj4/NM1ncvCybVLf/3hQKHoeZ+YaZzHrXiDN1ofas4HGUgSCuvK7ZKPj+Wg1fQYSIrLHx&#10;TAp+KcBsejeYYKH9hXd0LqMRCcKhQAU2xraQMlSWHIaRb4mTd/Sdw5hkZ6Tu8JLgrpHjLHuWDmtO&#10;CxZbWlqqTuWPU/Dxsm72hg/l9v0YFj7f7OSnsUo93PfzNxCR+ngL/7fXWsFT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gMCMUAAADcAAAADwAAAAAAAAAA&#10;AAAAAAChAgAAZHJzL2Rvd25yZXYueG1sUEsFBgAAAAAEAAQA+QAAAJMDAAAAAA==&#10;">
                  <v:stroke dashstyle="1 1"/>
                </v:line>
                <v:shape id="Freeform 611" o:spid="_x0000_s1053" style="position:absolute;left:51436;top:3427;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YkLsEA&#10;AADcAAAADwAAAGRycy9kb3ducmV2LnhtbERPz2vCMBS+D/wfwhO8DJtWZIyuUYogqDedA4+P5q0p&#10;bV5KE2v9781hsOPH97vYTrYTIw2+cawgS1IQxJXTDdcKrt/75ScIH5A1do5JwZM8bDeztwJz7R58&#10;pvESahFD2OeowITQ51L6ypBFn7ieOHK/brAYIhxqqQd8xHDbyVWafkiLDccGgz3tDFXt5W4V2Ntp&#10;VXHpWv/eXs36nDXHn+yp1GI+lV8gAk3hX/znPmgF6zTOj2fiEZ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WJC7BAAAA3AAAAA8AAAAAAAAAAAAAAAAAmAIAAGRycy9kb3du&#10;cmV2LnhtbFBLBQYAAAAABAAEAPUAAACGAwAAAAA=&#10;" path="m,534c48,488,191,269,288,257v97,-12,212,224,296,208c668,449,707,238,792,161,877,84,1033,34,1096,e" filled="f">
                  <v:path arrowok="t" o:connecttype="custom" o:connectlocs="0,340337;182863,163795;370806,296361;502874,102611;695897,0" o:connectangles="0,0,0,0,0"/>
                </v:shape>
                <w10:wrap anchory="line"/>
              </v:group>
            </w:pict>
          </mc:Fallback>
        </mc:AlternateContent>
      </w:r>
      <w:r>
        <w:rPr>
          <w:noProof/>
        </w:rPr>
        <mc:AlternateContent>
          <mc:Choice Requires="wps">
            <w:drawing>
              <wp:inline distT="0" distB="0" distL="0" distR="0" wp14:anchorId="39466884" wp14:editId="5D24716F">
                <wp:extent cx="5948045" cy="1828800"/>
                <wp:effectExtent l="0" t="0" r="0" b="0"/>
                <wp:docPr id="4"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4" o:spid="_x0000_s1026" style="width:468.3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" filled="f" stroked="f">
                <o:lock v:ext="edit" aspectratio="t"/>
                <w10:anchorlock/>
              </v:rect>
            </w:pict>
          </mc:Fallback>
        </mc:AlternateContent>
      </w:r>
    </w:p>
    <w:p w14:paraId="2A2BE027" w14:textId="77777777" w:rsidR="006A0BC1" w:rsidRDefault="006A0BC1" w:rsidP="006F720E">
      <w:pPr>
        <w:rPr>
          <w:b/>
        </w:rPr>
      </w:pPr>
      <w:r>
        <w:rPr>
          <w:b/>
        </w:rPr>
        <w:t xml:space="preserve">The different values for the </w:t>
      </w:r>
      <w:r>
        <w:rPr>
          <w:b/>
          <w:i/>
        </w:rPr>
        <w:t xml:space="preserve">extend </w:t>
      </w:r>
      <w:r>
        <w:rPr>
          <w:b/>
        </w:rPr>
        <w:t>attribute of the load curve.</w:t>
      </w:r>
    </w:p>
    <w:p w14:paraId="7042F8AE" w14:textId="77777777" w:rsidR="006A0BC1" w:rsidRPr="00D55AF3" w:rsidRDefault="006A0BC1" w:rsidP="006A0BC1">
      <w:pPr>
        <w:rPr>
          <w:b/>
        </w:rPr>
      </w:pPr>
    </w:p>
    <w:p w14:paraId="7DC24DBA" w14:textId="77777777" w:rsidR="006A0BC1" w:rsidRDefault="006A0BC1" w:rsidP="006A0BC1">
      <w:pPr>
        <w:pStyle w:val="code"/>
      </w:pPr>
    </w:p>
    <w:p w14:paraId="222CC658" w14:textId="1DD988C8" w:rsidR="006A0BC1" w:rsidRPr="00FB7061" w:rsidRDefault="006A0BC1" w:rsidP="006A0BC1"/>
    <w:p w14:paraId="2AC1D57E" w14:textId="77777777" w:rsidR="006A0BC1" w:rsidRDefault="006A0BC1" w:rsidP="006A0BC1"/>
    <w:p w14:paraId="69280D1A" w14:textId="77777777" w:rsidR="006A0BC1" w:rsidRPr="00B27FE9" w:rsidRDefault="006A0BC1" w:rsidP="006A0BC1">
      <w:r>
        <w:br w:type="page"/>
      </w:r>
    </w:p>
    <w:p w14:paraId="408B7F7A" w14:textId="77777777" w:rsidR="006A0BC1" w:rsidRDefault="006A0BC1" w:rsidP="006A0BC1">
      <w:pPr>
        <w:pStyle w:val="Heading2"/>
      </w:pPr>
      <w:bookmarkStart w:id="1212" w:name="_Ref377546765"/>
      <w:bookmarkStart w:id="1213" w:name="_Toc385498464"/>
      <w:r>
        <w:lastRenderedPageBreak/>
        <w:t>Output Section</w:t>
      </w:r>
      <w:bookmarkEnd w:id="1212"/>
      <w:bookmarkEnd w:id="1213"/>
    </w:p>
    <w:p w14:paraId="42A64DC7" w14:textId="77777777" w:rsidR="006A0BC1" w:rsidRDefault="006A0BC1" w:rsidP="00EC4647">
      <w:r>
        <w:t xml:space="preserve">FEBio usually splits the output in two files: the </w:t>
      </w:r>
      <w:r w:rsidRPr="00713406">
        <w:rPr>
          <w:i/>
        </w:rPr>
        <w:t>logfile</w:t>
      </w:r>
      <w:r>
        <w:rPr>
          <w:i/>
        </w:rPr>
        <w:t>,</w:t>
      </w:r>
      <w:r>
        <w:t xml:space="preserve"> which contains the same information that was written to the screen during the analysis, and the </w:t>
      </w:r>
      <w:r w:rsidRPr="00713406">
        <w:rPr>
          <w:i/>
        </w:rPr>
        <w:t>plotfile</w:t>
      </w:r>
      <w:r>
        <w:rPr>
          <w:i/>
        </w:rPr>
        <w:t>,</w:t>
      </w:r>
      <w:r>
        <w:t xml:space="preserve"> which contains the results. </w:t>
      </w:r>
      <w:r w:rsidR="00EC4647">
        <w:t xml:space="preserve">The </w:t>
      </w:r>
      <w:r w:rsidR="00076BE7">
        <w:t xml:space="preserve">contents of these output files can be customized </w:t>
      </w:r>
      <w:r w:rsidR="00442A53">
        <w:t xml:space="preserve">in the </w:t>
      </w:r>
      <w:r w:rsidR="00EC4647" w:rsidRPr="00EC4647">
        <w:rPr>
          <w:i/>
        </w:rPr>
        <w:t>Output</w:t>
      </w:r>
      <w:r w:rsidR="00EC4647">
        <w:t xml:space="preserve"> section. </w:t>
      </w:r>
    </w:p>
    <w:p w14:paraId="010298B3" w14:textId="77777777" w:rsidR="006A0BC1" w:rsidRDefault="006A0BC1" w:rsidP="006A0BC1">
      <w:pPr>
        <w:pStyle w:val="Heading3"/>
      </w:pPr>
      <w:bookmarkStart w:id="1214" w:name="_Toc311799480"/>
      <w:bookmarkStart w:id="1215" w:name="_Toc315443351"/>
      <w:bookmarkStart w:id="1216" w:name="_Toc315942869"/>
      <w:bookmarkStart w:id="1217" w:name="_Toc315943133"/>
      <w:bookmarkStart w:id="1218" w:name="_Toc315943397"/>
      <w:bookmarkStart w:id="1219" w:name="_Toc385498465"/>
      <w:bookmarkEnd w:id="1214"/>
      <w:bookmarkEnd w:id="1215"/>
      <w:bookmarkEnd w:id="1216"/>
      <w:bookmarkEnd w:id="1217"/>
      <w:bookmarkEnd w:id="1218"/>
      <w:r>
        <w:t>Logfile</w:t>
      </w:r>
      <w:bookmarkEnd w:id="1219"/>
    </w:p>
    <w:p w14:paraId="5BA8B07D" w14:textId="77777777" w:rsidR="006A0BC1" w:rsidRDefault="00F82F09" w:rsidP="006A0BC1">
      <w:r>
        <w:t>The logfile records the same output that is printed to the screen. In addition, t</w:t>
      </w:r>
      <w:r w:rsidR="006A0BC1">
        <w:t xml:space="preserve">he user can request FEBio to output additional data </w:t>
      </w:r>
      <w:r>
        <w:t>to</w:t>
      </w:r>
      <w:r w:rsidR="006A0BC1">
        <w:t xml:space="preserve"> the logfile. This feature is called </w:t>
      </w:r>
      <w:r w:rsidR="006A0BC1">
        <w:rPr>
          <w:i/>
        </w:rPr>
        <w:t>data logging</w:t>
      </w:r>
      <w:r w:rsidR="006A0BC1">
        <w:t xml:space="preserve">. To use this feature, simply define the following element in the </w:t>
      </w:r>
      <w:r w:rsidR="006A0BC1">
        <w:rPr>
          <w:i/>
        </w:rPr>
        <w:t>Output</w:t>
      </w:r>
      <w:r w:rsidR="006A0BC1">
        <w:t xml:space="preserve"> section of the input file:</w:t>
      </w:r>
    </w:p>
    <w:p w14:paraId="7187A4B8" w14:textId="77777777" w:rsidR="006A0BC1" w:rsidRDefault="006A0BC1" w:rsidP="006A0BC1"/>
    <w:p w14:paraId="7BC70F11" w14:textId="77777777" w:rsidR="006A0BC1" w:rsidRDefault="006A0BC1" w:rsidP="006A0BC1">
      <w:pPr>
        <w:pStyle w:val="code"/>
      </w:pPr>
      <w:r>
        <w:t>&lt;Output&gt;</w:t>
      </w:r>
    </w:p>
    <w:p w14:paraId="1E99F27E" w14:textId="77777777" w:rsidR="006A0BC1" w:rsidRDefault="006A0BC1" w:rsidP="006A0BC1">
      <w:pPr>
        <w:pStyle w:val="code"/>
        <w:ind w:firstLine="720"/>
      </w:pPr>
      <w:r>
        <w:t>&lt;logfile [file=</w:t>
      </w:r>
      <w:r w:rsidR="00F82F09">
        <w:t>"</w:t>
      </w:r>
      <w:r>
        <w:t>&lt;log file&gt;</w:t>
      </w:r>
      <w:r w:rsidR="00F82F09">
        <w:t>"</w:t>
      </w:r>
      <w:r>
        <w:t>]&gt;</w:t>
      </w:r>
    </w:p>
    <w:p w14:paraId="12F8943B" w14:textId="27797FEF" w:rsidR="006A0BC1" w:rsidRDefault="006A0BC1" w:rsidP="006A0BC1">
      <w:pPr>
        <w:pStyle w:val="code"/>
      </w:pPr>
      <w:r>
        <w:tab/>
      </w:r>
      <w:r>
        <w:tab/>
        <w:t>&lt;node_data       [attribute</w:t>
      </w:r>
      <w:ins w:id="1220" w:author="Steve Maas" w:date="2014-01-15T10:49:00Z">
        <w:r w:rsidR="004F447E">
          <w:t>s</w:t>
        </w:r>
      </w:ins>
      <w:del w:id="1221" w:author="Steve Maas" w:date="2014-01-15T10:49:00Z">
        <w:r w:rsidDel="004F447E">
          <w:delText xml:space="preserve"> list</w:delText>
        </w:r>
      </w:del>
      <w:r>
        <w:t>]&gt;item list&lt;/node_data&gt;</w:t>
      </w:r>
    </w:p>
    <w:p w14:paraId="655B67B5" w14:textId="00E42A0E" w:rsidR="006A0BC1" w:rsidRDefault="006A0BC1" w:rsidP="006A0BC1">
      <w:pPr>
        <w:pStyle w:val="code"/>
      </w:pPr>
      <w:r>
        <w:tab/>
      </w:r>
      <w:r>
        <w:tab/>
        <w:t>&lt;element_data    [attribute</w:t>
      </w:r>
      <w:ins w:id="1222" w:author="Steve Maas" w:date="2014-01-15T10:49:00Z">
        <w:r w:rsidR="004F447E">
          <w:t>s</w:t>
        </w:r>
      </w:ins>
      <w:del w:id="1223" w:author="Steve Maas" w:date="2014-01-15T10:49:00Z">
        <w:r w:rsidDel="004F447E">
          <w:delText xml:space="preserve"> list</w:delText>
        </w:r>
      </w:del>
      <w:r>
        <w:t>]&gt;item list&lt;/element_data&gt;</w:t>
      </w:r>
    </w:p>
    <w:p w14:paraId="7EA68782" w14:textId="1DE31CA2" w:rsidR="006A0BC1" w:rsidRDefault="006A0BC1" w:rsidP="006A0BC1">
      <w:pPr>
        <w:pStyle w:val="code"/>
        <w:jc w:val="left"/>
      </w:pPr>
      <w:r>
        <w:tab/>
      </w:r>
      <w:r>
        <w:tab/>
        <w:t>&lt;rigid_body_data [attribute</w:t>
      </w:r>
      <w:ins w:id="1224" w:author="Steve Maas" w:date="2014-01-15T10:49:00Z">
        <w:r w:rsidR="004F447E">
          <w:t>s</w:t>
        </w:r>
      </w:ins>
      <w:del w:id="1225" w:author="Steve Maas" w:date="2014-01-15T10:49:00Z">
        <w:r w:rsidDel="004F447E">
          <w:delText xml:space="preserve"> list</w:delText>
        </w:r>
      </w:del>
      <w:r>
        <w:t>]&gt;item list&lt;/rigid_body_data&gt;</w:t>
      </w:r>
    </w:p>
    <w:p w14:paraId="55A970A0" w14:textId="77777777" w:rsidR="006A0BC1" w:rsidRDefault="006A0BC1" w:rsidP="006A0BC1">
      <w:pPr>
        <w:pStyle w:val="code"/>
        <w:ind w:firstLine="720"/>
      </w:pPr>
      <w:r>
        <w:t>&lt;/logfile&gt;</w:t>
      </w:r>
    </w:p>
    <w:p w14:paraId="60528144" w14:textId="77777777" w:rsidR="006A0BC1" w:rsidRDefault="006A0BC1" w:rsidP="006A0BC1">
      <w:pPr>
        <w:pStyle w:val="code"/>
      </w:pPr>
      <w:r>
        <w:t>&lt;/Output&gt;</w:t>
      </w:r>
    </w:p>
    <w:p w14:paraId="5835F10F" w14:textId="77777777" w:rsidR="006A0BC1" w:rsidRDefault="006A0BC1" w:rsidP="006A0BC1"/>
    <w:p w14:paraId="286DA0BF" w14:textId="77777777" w:rsidR="008245CF" w:rsidRDefault="006A0BC1" w:rsidP="006A0BC1">
      <w:r>
        <w:t xml:space="preserve">The optional attribute </w:t>
      </w:r>
      <w:r>
        <w:rPr>
          <w:i/>
        </w:rPr>
        <w:t xml:space="preserve">file </w:t>
      </w:r>
      <w:r>
        <w:t xml:space="preserve">defines the name of the logfile. If omitted, </w:t>
      </w:r>
      <w:r w:rsidR="00951798">
        <w:t xml:space="preserve">a </w:t>
      </w:r>
      <w:r>
        <w:t>default name is used</w:t>
      </w:r>
      <w:r w:rsidR="00951798">
        <w:t xml:space="preserve"> </w:t>
      </w:r>
      <w:r w:rsidR="00236B70">
        <w:t xml:space="preserve">that </w:t>
      </w:r>
      <w:r w:rsidR="00951798">
        <w:t>is derived from the FEBio input file</w:t>
      </w:r>
      <w:r>
        <w:t xml:space="preserve">. </w:t>
      </w:r>
      <w:r w:rsidR="003A6A1E">
        <w:t xml:space="preserve">See section </w:t>
      </w:r>
      <w:r w:rsidR="003A6A1E">
        <w:fldChar w:fldCharType="begin"/>
      </w:r>
      <w:r w:rsidR="003A6A1E">
        <w:instrText xml:space="preserve"> REF _Ref250284432 \r \h </w:instrText>
      </w:r>
      <w:r w:rsidR="003A6A1E">
        <w:fldChar w:fldCharType="separate"/>
      </w:r>
      <w:r w:rsidR="00873D59">
        <w:t>2.7</w:t>
      </w:r>
      <w:r w:rsidR="003A6A1E">
        <w:fldChar w:fldCharType="end"/>
      </w:r>
      <w:r w:rsidR="002B7C91">
        <w:t xml:space="preserve"> for details on</w:t>
      </w:r>
      <w:r w:rsidR="003A6A1E">
        <w:t xml:space="preserve"> </w:t>
      </w:r>
      <w:r w:rsidR="002B7C91">
        <w:t xml:space="preserve">default </w:t>
      </w:r>
      <w:r w:rsidR="003A6A1E">
        <w:t>naming conventions for output files.</w:t>
      </w:r>
    </w:p>
    <w:p w14:paraId="10BC8021" w14:textId="77777777" w:rsidR="008245CF" w:rsidRDefault="008245CF" w:rsidP="006A0BC1"/>
    <w:p w14:paraId="2A8C2311" w14:textId="77777777" w:rsidR="006A0BC1" w:rsidRDefault="006A0BC1" w:rsidP="006A0BC1">
      <w:r>
        <w:t xml:space="preserve">Additional data is stored </w:t>
      </w:r>
      <w:r w:rsidR="002B7C91">
        <w:t xml:space="preserve">to the logfile </w:t>
      </w:r>
      <w:r>
        <w:t>by adding one or more of the following elements:</w:t>
      </w:r>
    </w:p>
    <w:p w14:paraId="5D2A1C0A" w14:textId="77777777" w:rsidR="006A0BC1" w:rsidRDefault="006A0BC1" w:rsidP="006A0BC1"/>
    <w:p w14:paraId="338295CF" w14:textId="77777777" w:rsidR="006A0BC1" w:rsidRDefault="006A0BC1" w:rsidP="006A0BC1">
      <w:pPr>
        <w:numPr>
          <w:ilvl w:val="0"/>
          <w:numId w:val="17"/>
        </w:numPr>
      </w:pPr>
      <w:r>
        <w:rPr>
          <w:i/>
        </w:rPr>
        <w:t>node_data</w:t>
      </w:r>
      <w:r>
        <w:t>: request nodal data</w:t>
      </w:r>
    </w:p>
    <w:p w14:paraId="33B9E870" w14:textId="77777777" w:rsidR="006A0BC1" w:rsidRDefault="006A0BC1" w:rsidP="006A0BC1">
      <w:pPr>
        <w:numPr>
          <w:ilvl w:val="0"/>
          <w:numId w:val="17"/>
        </w:numPr>
      </w:pPr>
      <w:r>
        <w:rPr>
          <w:i/>
        </w:rPr>
        <w:t>element_data</w:t>
      </w:r>
      <w:r w:rsidRPr="006C66F2">
        <w:t>:</w:t>
      </w:r>
      <w:r>
        <w:t xml:space="preserve"> request element data</w:t>
      </w:r>
    </w:p>
    <w:p w14:paraId="7E16DA0A" w14:textId="77777777" w:rsidR="006A0BC1" w:rsidRDefault="006A0BC1" w:rsidP="006A0BC1">
      <w:pPr>
        <w:numPr>
          <w:ilvl w:val="0"/>
          <w:numId w:val="17"/>
        </w:numPr>
      </w:pPr>
      <w:r>
        <w:rPr>
          <w:i/>
        </w:rPr>
        <w:t>rigid_body_data</w:t>
      </w:r>
      <w:r w:rsidRPr="006C66F2">
        <w:t>:</w:t>
      </w:r>
      <w:r>
        <w:t xml:space="preserve"> request rigid body data</w:t>
      </w:r>
    </w:p>
    <w:p w14:paraId="4DB7AB2A" w14:textId="77777777" w:rsidR="006A0BC1" w:rsidRDefault="006A0BC1" w:rsidP="006A0BC1"/>
    <w:p w14:paraId="1A2E5C14" w14:textId="77777777" w:rsidR="006A0BC1" w:rsidRDefault="006A0BC1" w:rsidP="006A0BC1">
      <w:r>
        <w:t>Each of these data classes takes the following attributes:</w:t>
      </w:r>
    </w:p>
    <w:p w14:paraId="7F8F1B5E" w14:textId="77777777" w:rsidR="006A0BC1" w:rsidRDefault="006A0BC1" w:rsidP="006A0BC1"/>
    <w:p w14:paraId="3019D684" w14:textId="77777777" w:rsidR="006A0BC1" w:rsidRDefault="006A0BC1" w:rsidP="006A0BC1">
      <w:pPr>
        <w:numPr>
          <w:ilvl w:val="0"/>
          <w:numId w:val="18"/>
        </w:numPr>
      </w:pPr>
      <w:r>
        <w:rPr>
          <w:i/>
        </w:rPr>
        <w:t>data</w:t>
      </w:r>
      <w:r>
        <w:t>: an expression defining the data that is to be stored</w:t>
      </w:r>
    </w:p>
    <w:p w14:paraId="6A47590C" w14:textId="77777777" w:rsidR="006A0BC1" w:rsidRDefault="006A0BC1" w:rsidP="006A0BC1">
      <w:pPr>
        <w:numPr>
          <w:ilvl w:val="0"/>
          <w:numId w:val="18"/>
        </w:numPr>
      </w:pPr>
      <w:r>
        <w:rPr>
          <w:i/>
        </w:rPr>
        <w:t>name:</w:t>
      </w:r>
      <w:r>
        <w:t xml:space="preserve"> a descriptive name for the data (optional; default = data expression)</w:t>
      </w:r>
    </w:p>
    <w:p w14:paraId="4E300C0F" w14:textId="77777777" w:rsidR="006A0BC1" w:rsidRDefault="006A0BC1" w:rsidP="006A0BC1">
      <w:pPr>
        <w:numPr>
          <w:ilvl w:val="0"/>
          <w:numId w:val="18"/>
        </w:numPr>
      </w:pPr>
      <w:r>
        <w:rPr>
          <w:i/>
        </w:rPr>
        <w:t>file</w:t>
      </w:r>
      <w:r>
        <w:t>: the name of the output file where the data is stored. (optional; default = logfile)</w:t>
      </w:r>
    </w:p>
    <w:p w14:paraId="244B681A" w14:textId="77777777" w:rsidR="006A0BC1" w:rsidRDefault="006A0BC1" w:rsidP="006A0BC1">
      <w:pPr>
        <w:numPr>
          <w:ilvl w:val="0"/>
          <w:numId w:val="18"/>
        </w:numPr>
      </w:pPr>
      <w:r>
        <w:rPr>
          <w:i/>
        </w:rPr>
        <w:t>delim</w:t>
      </w:r>
      <w:r w:rsidRPr="006C66F2">
        <w:t>:</w:t>
      </w:r>
      <w:r>
        <w:t xml:space="preserve"> the delimiter used to separate data in multi-column format (optional; default = space)</w:t>
      </w:r>
    </w:p>
    <w:p w14:paraId="7BE58050" w14:textId="77777777" w:rsidR="006A0BC1" w:rsidRDefault="006A0BC1" w:rsidP="006A0BC1"/>
    <w:p w14:paraId="2E787938" w14:textId="77777777" w:rsidR="006A0BC1" w:rsidRDefault="006A0BC1" w:rsidP="006A0BC1">
      <w:r>
        <w:t xml:space="preserve">The </w:t>
      </w:r>
      <w:r>
        <w:rPr>
          <w:i/>
        </w:rPr>
        <w:t xml:space="preserve">data </w:t>
      </w:r>
      <w:r>
        <w:t xml:space="preserve">attribute is the most important one and is mandatory. It contains </w:t>
      </w:r>
      <w:r w:rsidR="009C51CE">
        <w:t>a list of</w:t>
      </w:r>
      <w:r>
        <w:t xml:space="preserve"> variable names</w:t>
      </w:r>
      <w:r w:rsidR="009C51CE">
        <w:t>, separated by a semi-colon</w:t>
      </w:r>
      <w:r>
        <w:t>. The available variable names depend on the data class and are defined below. For example, the data expression</w:t>
      </w:r>
      <w:r w:rsidR="00430A2B">
        <w:t>:</w:t>
      </w:r>
    </w:p>
    <w:p w14:paraId="5ECF326F" w14:textId="77777777" w:rsidR="006A0BC1" w:rsidRDefault="006A0BC1" w:rsidP="006A0BC1"/>
    <w:p w14:paraId="4DCEA50A" w14:textId="77777777" w:rsidR="006A0BC1" w:rsidRPr="00945FE5" w:rsidRDefault="006A0BC1" w:rsidP="006A0BC1">
      <w:pPr>
        <w:pStyle w:val="code"/>
      </w:pPr>
      <w:r>
        <w:t>data=</w:t>
      </w:r>
      <w:r w:rsidR="002B7C91">
        <w:t>"</w:t>
      </w:r>
      <w:r>
        <w:t>x;y;z</w:t>
      </w:r>
      <w:r w:rsidR="002B7C91">
        <w:t>"</w:t>
      </w:r>
    </w:p>
    <w:p w14:paraId="0B9E4CE0" w14:textId="77777777" w:rsidR="006A0BC1" w:rsidRDefault="006A0BC1" w:rsidP="006A0BC1"/>
    <w:p w14:paraId="52F7D17D" w14:textId="77777777" w:rsidR="006A0BC1" w:rsidRDefault="006A0BC1" w:rsidP="006A0BC1">
      <w:r>
        <w:t xml:space="preserve">will store the variables </w:t>
      </w:r>
      <w:r>
        <w:rPr>
          <w:i/>
        </w:rPr>
        <w:t>x</w:t>
      </w:r>
      <w:r>
        <w:t xml:space="preserve">, </w:t>
      </w:r>
      <w:r>
        <w:rPr>
          <w:i/>
        </w:rPr>
        <w:t>y</w:t>
      </w:r>
      <w:r>
        <w:t xml:space="preserve"> and </w:t>
      </w:r>
      <w:r>
        <w:rPr>
          <w:i/>
        </w:rPr>
        <w:t>z</w:t>
      </w:r>
      <w:r>
        <w:t xml:space="preserve"> in separate columns. </w:t>
      </w:r>
      <w:r w:rsidR="008A07EB">
        <w:t>See below f</w:t>
      </w:r>
      <w:r>
        <w:t>or more examples.</w:t>
      </w:r>
    </w:p>
    <w:p w14:paraId="082C9762" w14:textId="77777777" w:rsidR="006A0BC1" w:rsidRDefault="006A0BC1" w:rsidP="006A0BC1"/>
    <w:p w14:paraId="31B83E74" w14:textId="77777777" w:rsidR="006A0BC1" w:rsidRPr="001B2B4F" w:rsidRDefault="006A0BC1" w:rsidP="006A0BC1">
      <w:r>
        <w:lastRenderedPageBreak/>
        <w:t xml:space="preserve">The optional </w:t>
      </w:r>
      <w:r>
        <w:rPr>
          <w:i/>
        </w:rPr>
        <w:t xml:space="preserve">name </w:t>
      </w:r>
      <w:r>
        <w:t>attribute is a descriptive name for the data. It is used in the logfile to refer to this data and can be used to quickly find the data record in the logfile. If omitted, the data expression is used as the name.</w:t>
      </w:r>
    </w:p>
    <w:p w14:paraId="0440B64B" w14:textId="77777777" w:rsidR="006A0BC1" w:rsidRDefault="006A0BC1" w:rsidP="006A0BC1">
      <w:r>
        <w:t xml:space="preserve"> </w:t>
      </w:r>
    </w:p>
    <w:p w14:paraId="419E2008" w14:textId="452A2F94" w:rsidR="006A0BC1" w:rsidRDefault="006A0BC1" w:rsidP="006A0BC1">
      <w:r>
        <w:t>The</w:t>
      </w:r>
      <w:r>
        <w:rPr>
          <w:i/>
        </w:rPr>
        <w:t xml:space="preserve"> file </w:t>
      </w:r>
      <w:r>
        <w:t>attribute defines the name of the output file where the data is to be stored. This attribute is optional and when not specified the data will be stored in the logfile. Note that the filename given is a template. FEBio appends a number at the end of the filename to indicate to which timestep the data belongs. For instance, if you define a file name as follows:</w:t>
      </w:r>
    </w:p>
    <w:p w14:paraId="6A3FA301" w14:textId="7E7009F8" w:rsidR="006A0BC1" w:rsidRDefault="006A0BC1" w:rsidP="006A0BC1"/>
    <w:p w14:paraId="265D3DDF" w14:textId="665A6545" w:rsidR="006A0BC1" w:rsidRPr="006C66F2" w:rsidRDefault="006A0BC1" w:rsidP="006A0BC1">
      <w:pPr>
        <w:pStyle w:val="code"/>
      </w:pPr>
      <w:r>
        <w:t xml:space="preserve">file = </w:t>
      </w:r>
      <w:r w:rsidR="008A07EB">
        <w:t>"</w:t>
      </w:r>
      <w:r>
        <w:t>data.txt</w:t>
      </w:r>
      <w:r w:rsidR="008A07EB">
        <w:t>"</w:t>
      </w:r>
    </w:p>
    <w:p w14:paraId="621B6C0D" w14:textId="34EBEF18" w:rsidR="006A0BC1" w:rsidRDefault="006A0BC1" w:rsidP="006A0BC1"/>
    <w:p w14:paraId="510D18F8" w14:textId="210D99CC" w:rsidR="006A0BC1" w:rsidRDefault="006A0BC1" w:rsidP="006A0BC1">
      <w:r>
        <w:t xml:space="preserve">then the first file that is written will have the name </w:t>
      </w:r>
      <w:r>
        <w:rPr>
          <w:i/>
        </w:rPr>
        <w:t>data000</w:t>
      </w:r>
      <w:r w:rsidRPr="00945FE5">
        <w:rPr>
          <w:i/>
        </w:rPr>
        <w:t>.txt</w:t>
      </w:r>
      <w:r>
        <w:t xml:space="preserve">. After the first converged timestep a file with name </w:t>
      </w:r>
      <w:r>
        <w:rPr>
          <w:i/>
        </w:rPr>
        <w:t xml:space="preserve">data001.txt </w:t>
      </w:r>
      <w:r>
        <w:t>will be written and so on.</w:t>
      </w:r>
    </w:p>
    <w:p w14:paraId="7E83D1A9" w14:textId="21D1E3F4" w:rsidR="006A0BC1" w:rsidRDefault="006A0BC1" w:rsidP="006A0BC1"/>
    <w:p w14:paraId="220F2BFE" w14:textId="77777777" w:rsidR="006A0BC1" w:rsidRDefault="006A0BC1" w:rsidP="006A0BC1">
      <w:r>
        <w:t xml:space="preserve">The optional </w:t>
      </w:r>
      <w:r w:rsidRPr="00945FE5">
        <w:rPr>
          <w:i/>
        </w:rPr>
        <w:t>delim</w:t>
      </w:r>
      <w:r>
        <w:t xml:space="preserve"> attribute defines the delimiter that is used in multi-column format. As described above, data can be stored in multiple columns and the delimiter is used to separate the columns. The default is a single space.</w:t>
      </w:r>
    </w:p>
    <w:p w14:paraId="3B1782D2" w14:textId="77777777" w:rsidR="006A0BC1" w:rsidRDefault="006A0BC1" w:rsidP="006A0BC1"/>
    <w:p w14:paraId="10027A13" w14:textId="77777777" w:rsidR="006A0BC1" w:rsidRDefault="006A0BC1" w:rsidP="006A0BC1">
      <w:r>
        <w:t xml:space="preserve">The value of the data elements is a list of items for which the data is to be stored. For example, for the </w:t>
      </w:r>
      <w:r>
        <w:rPr>
          <w:i/>
        </w:rPr>
        <w:t xml:space="preserve">node_data </w:t>
      </w:r>
      <w:r>
        <w:t xml:space="preserve">element the value is a list of nodes, for the </w:t>
      </w:r>
      <w:r>
        <w:rPr>
          <w:i/>
        </w:rPr>
        <w:t xml:space="preserve">element_data </w:t>
      </w:r>
      <w:r>
        <w:t xml:space="preserve">element it is a list of FE elements and for the </w:t>
      </w:r>
      <w:r>
        <w:rPr>
          <w:i/>
        </w:rPr>
        <w:t xml:space="preserve">rigid_body </w:t>
      </w:r>
      <w:r>
        <w:t xml:space="preserve">element it is a list of rigid bodies. The value may be omitted in which case the data for all items will be stored. For instance, omitting the value for the </w:t>
      </w:r>
      <w:r>
        <w:rPr>
          <w:i/>
        </w:rPr>
        <w:t xml:space="preserve">node_data </w:t>
      </w:r>
      <w:r>
        <w:t>element will store the data for all nodes.</w:t>
      </w:r>
    </w:p>
    <w:p w14:paraId="4A11DED4" w14:textId="77777777" w:rsidR="006A0BC1" w:rsidRDefault="006A0BC1" w:rsidP="006A0BC1"/>
    <w:p w14:paraId="2A9E4023" w14:textId="15E34649" w:rsidR="006A0BC1" w:rsidRDefault="006A0BC1" w:rsidP="006A0BC1">
      <w:r>
        <w:t>As stated above, the data is either stored in the logfile or in a separate file. In any case, a record is made in the logfile. When storing the data in the logfile, t</w:t>
      </w:r>
      <w:r w:rsidR="00382EEB">
        <w:t>T</w:t>
      </w:r>
      <w:r>
        <w:t>he following entry will be found in the logfile at the end of each converged timestep for each data element:</w:t>
      </w:r>
    </w:p>
    <w:p w14:paraId="140F3F62" w14:textId="77777777" w:rsidR="006A0BC1" w:rsidRDefault="006A0BC1" w:rsidP="006A0BC1"/>
    <w:p w14:paraId="27FF3CB7" w14:textId="77777777" w:rsidR="006A0BC1" w:rsidRDefault="006A0BC1" w:rsidP="006A0BC1">
      <w:pPr>
        <w:pStyle w:val="code"/>
        <w:pBdr>
          <w:bottom w:val="double" w:sz="6" w:space="1" w:color="auto"/>
        </w:pBdr>
      </w:pPr>
      <w:r>
        <w:t>Data Record #&lt;n&gt;</w:t>
      </w:r>
    </w:p>
    <w:p w14:paraId="05C8EF1B" w14:textId="77777777" w:rsidR="006A0BC1" w:rsidRDefault="006A0BC1" w:rsidP="006A0BC1">
      <w:pPr>
        <w:pStyle w:val="code"/>
      </w:pPr>
      <w:r>
        <w:t>Step = &lt;time step&gt;</w:t>
      </w:r>
    </w:p>
    <w:p w14:paraId="0889A23F" w14:textId="77777777" w:rsidR="006A0BC1" w:rsidRDefault="006A0BC1" w:rsidP="006A0BC1">
      <w:pPr>
        <w:pStyle w:val="code"/>
      </w:pPr>
      <w:r>
        <w:t>Time = &lt;time value&gt;</w:t>
      </w:r>
    </w:p>
    <w:p w14:paraId="232210A6" w14:textId="77777777" w:rsidR="006A0BC1" w:rsidRDefault="006A0BC1" w:rsidP="006A0BC1">
      <w:pPr>
        <w:pStyle w:val="code"/>
      </w:pPr>
      <w:r>
        <w:t>Data = &lt;data name&gt;</w:t>
      </w:r>
    </w:p>
    <w:p w14:paraId="6CE567E6" w14:textId="77777777" w:rsidR="006A0BC1" w:rsidRDefault="006A0BC1" w:rsidP="006A0BC1">
      <w:pPr>
        <w:pStyle w:val="code"/>
      </w:pPr>
      <w:r>
        <w:t>&lt;actual data goes here&gt;</w:t>
      </w:r>
    </w:p>
    <w:p w14:paraId="37CFDA37" w14:textId="77777777" w:rsidR="006A0BC1" w:rsidRDefault="006A0BC1" w:rsidP="006A0BC1">
      <w:pPr>
        <w:pStyle w:val="code"/>
      </w:pPr>
    </w:p>
    <w:p w14:paraId="3BF34CF8" w14:textId="77777777" w:rsidR="006A0BC1" w:rsidRDefault="006A0BC1" w:rsidP="006A0BC1">
      <w:r>
        <w:t xml:space="preserve">The record number </w:t>
      </w:r>
      <w:r>
        <w:rPr>
          <w:i/>
        </w:rPr>
        <w:t xml:space="preserve">n </w:t>
      </w:r>
      <w:r>
        <w:t xml:space="preserve">corresponds to the </w:t>
      </w:r>
      <w:r>
        <w:rPr>
          <w:i/>
        </w:rPr>
        <w:t>n</w:t>
      </w:r>
      <w:r>
        <w:t xml:space="preserve">th data element in the input file. The </w:t>
      </w:r>
      <w:r>
        <w:rPr>
          <w:i/>
        </w:rPr>
        <w:t xml:space="preserve">Step </w:t>
      </w:r>
      <w:r>
        <w:t xml:space="preserve">value is the current time step. The </w:t>
      </w:r>
      <w:r>
        <w:rPr>
          <w:i/>
        </w:rPr>
        <w:t xml:space="preserve">Time </w:t>
      </w:r>
      <w:r>
        <w:t xml:space="preserve">value is the current solution time. The </w:t>
      </w:r>
      <w:r>
        <w:rPr>
          <w:i/>
        </w:rPr>
        <w:t xml:space="preserve">Data </w:t>
      </w:r>
      <w:r>
        <w:t xml:space="preserve">value is the name of the data element as provided by the </w:t>
      </w:r>
      <w:r>
        <w:rPr>
          <w:i/>
        </w:rPr>
        <w:t xml:space="preserve">name </w:t>
      </w:r>
      <w:r>
        <w:t xml:space="preserve">attribute (or the </w:t>
      </w:r>
      <w:r>
        <w:rPr>
          <w:i/>
        </w:rPr>
        <w:t xml:space="preserve">data </w:t>
      </w:r>
      <w:r>
        <w:t xml:space="preserve">attribute if </w:t>
      </w:r>
      <w:r>
        <w:rPr>
          <w:i/>
        </w:rPr>
        <w:t xml:space="preserve">name </w:t>
      </w:r>
      <w:r>
        <w:t xml:space="preserve">is omitted). The actual data immediately follows this record. If multiple column output is used, the columns are separated by the </w:t>
      </w:r>
      <w:r>
        <w:rPr>
          <w:i/>
        </w:rPr>
        <w:t xml:space="preserve">delim </w:t>
      </w:r>
      <w:r>
        <w:t>attribute of the data element.</w:t>
      </w:r>
    </w:p>
    <w:p w14:paraId="7FDC8987" w14:textId="77777777" w:rsidR="006A0BC1" w:rsidRPr="0097164D" w:rsidRDefault="006A0BC1" w:rsidP="006A0BC1"/>
    <w:p w14:paraId="4A94EC2A" w14:textId="5A42D519" w:rsidR="006A0BC1" w:rsidRDefault="006A0BC1" w:rsidP="006A0BC1">
      <w:r>
        <w:t>When storing the data in a separate file, the format is slightly different:</w:t>
      </w:r>
    </w:p>
    <w:p w14:paraId="4E34E54B" w14:textId="50F6017D" w:rsidR="006A0BC1" w:rsidRDefault="006A0BC1" w:rsidP="006A0BC1"/>
    <w:p w14:paraId="5E4D4683" w14:textId="1554CA21" w:rsidR="006A0BC1" w:rsidRDefault="006A0BC1" w:rsidP="006A0BC1">
      <w:pPr>
        <w:pStyle w:val="code"/>
        <w:pBdr>
          <w:bottom w:val="double" w:sz="6" w:space="1" w:color="auto"/>
        </w:pBdr>
      </w:pPr>
      <w:r>
        <w:t>Data Record #&lt;n&gt;</w:t>
      </w:r>
    </w:p>
    <w:p w14:paraId="5596E861" w14:textId="21A844A4" w:rsidR="006A0BC1" w:rsidRDefault="006A0BC1" w:rsidP="006A0BC1">
      <w:pPr>
        <w:pStyle w:val="code"/>
      </w:pPr>
      <w:r>
        <w:t>Step = &lt;time step&gt;</w:t>
      </w:r>
    </w:p>
    <w:p w14:paraId="195DB472" w14:textId="65B3FFE4" w:rsidR="006A0BC1" w:rsidRDefault="006A0BC1" w:rsidP="006A0BC1">
      <w:pPr>
        <w:pStyle w:val="code"/>
      </w:pPr>
      <w:r>
        <w:t>Time = &lt;time value&gt;</w:t>
      </w:r>
    </w:p>
    <w:p w14:paraId="3AE03FC6" w14:textId="774EBB6C" w:rsidR="006A0BC1" w:rsidRDefault="006A0BC1" w:rsidP="006A0BC1">
      <w:pPr>
        <w:pStyle w:val="code"/>
      </w:pPr>
      <w:r>
        <w:t>Data = &lt;data name&gt;</w:t>
      </w:r>
    </w:p>
    <w:p w14:paraId="47FB57E9" w14:textId="1D23EE55" w:rsidR="006A0BC1" w:rsidRDefault="006A0BC1" w:rsidP="006A0BC1">
      <w:pPr>
        <w:pStyle w:val="code"/>
      </w:pPr>
      <w:r>
        <w:t>File = &lt;file name&gt;</w:t>
      </w:r>
    </w:p>
    <w:p w14:paraId="10685C57" w14:textId="067AEB61" w:rsidR="006A0BC1" w:rsidRDefault="006A0BC1" w:rsidP="006A0BC1"/>
    <w:p w14:paraId="0EAB2F27" w14:textId="3DEB8DFC" w:rsidR="006A0BC1" w:rsidRDefault="006A0BC1" w:rsidP="006A0BC1">
      <w:r>
        <w:t xml:space="preserve">The </w:t>
      </w:r>
      <w:r>
        <w:rPr>
          <w:i/>
        </w:rPr>
        <w:t xml:space="preserve">File </w:t>
      </w:r>
      <w:r>
        <w:t>value is the name of the physical file. Note that this is the name to which the time step number is appended. In addition, the physical file that stores the data contains the following header:</w:t>
      </w:r>
    </w:p>
    <w:p w14:paraId="583CB1D3" w14:textId="10B2C17C" w:rsidR="006A0BC1" w:rsidRDefault="006A0BC1" w:rsidP="006A0BC1"/>
    <w:p w14:paraId="2B7ED082" w14:textId="2EA5901C" w:rsidR="006A0BC1" w:rsidRDefault="006A0BC1" w:rsidP="006A0BC1">
      <w:pPr>
        <w:pStyle w:val="code"/>
      </w:pPr>
      <w:r>
        <w:t>*Title = &lt;problem title&gt;</w:t>
      </w:r>
    </w:p>
    <w:p w14:paraId="3B11D16F" w14:textId="432C7293" w:rsidR="006A0BC1" w:rsidRDefault="006A0BC1" w:rsidP="006A0BC1">
      <w:pPr>
        <w:pStyle w:val="code"/>
      </w:pPr>
      <w:r>
        <w:t>*Step  = &lt;time step&gt;</w:t>
      </w:r>
    </w:p>
    <w:p w14:paraId="359C70BB" w14:textId="3D4BFCD2" w:rsidR="006A0BC1" w:rsidRDefault="006A0BC1" w:rsidP="006A0BC1">
      <w:pPr>
        <w:pStyle w:val="code"/>
      </w:pPr>
      <w:r>
        <w:t>*Time  = &lt;time value&gt;</w:t>
      </w:r>
    </w:p>
    <w:p w14:paraId="4D9D94DE" w14:textId="4B93AF17" w:rsidR="006A0BC1" w:rsidRDefault="006A0BC1" w:rsidP="006A0BC1">
      <w:pPr>
        <w:pStyle w:val="code"/>
      </w:pPr>
      <w:r>
        <w:t>*Data  = &lt;data name&gt;</w:t>
      </w:r>
    </w:p>
    <w:p w14:paraId="3164E7CF" w14:textId="4E4F31BA" w:rsidR="006A0BC1" w:rsidRDefault="006A0BC1" w:rsidP="006A0BC1">
      <w:pPr>
        <w:pStyle w:val="code"/>
      </w:pPr>
      <w:r>
        <w:t>&lt;actual data goes here&gt;</w:t>
      </w:r>
    </w:p>
    <w:p w14:paraId="071DBDE7" w14:textId="4F339924" w:rsidR="006A0BC1" w:rsidRDefault="006A0BC1" w:rsidP="006A0BC1"/>
    <w:p w14:paraId="1B0B0842" w14:textId="10423659" w:rsidR="006A0BC1" w:rsidRDefault="006A0BC1" w:rsidP="006F720E">
      <w:r>
        <w:t>The problem title is as defined in the input file.</w:t>
      </w:r>
    </w:p>
    <w:p w14:paraId="11488E71" w14:textId="572B9BAB" w:rsidR="006A0BC1" w:rsidRDefault="006A0BC1" w:rsidP="006A0BC1"/>
    <w:p w14:paraId="278D3CF3" w14:textId="10295F14" w:rsidR="006A0BC1" w:rsidRDefault="006A0BC1" w:rsidP="006A0BC1">
      <w:r>
        <w:t xml:space="preserve">In either case, the actual data is a multi-column list, separated by the delimiter specified with the </w:t>
      </w:r>
      <w:r>
        <w:rPr>
          <w:i/>
        </w:rPr>
        <w:t xml:space="preserve">delim </w:t>
      </w:r>
      <w:r>
        <w:t>attribute (or a space when omitted).  The first column always contains the item number. For example, the following data element:</w:t>
      </w:r>
    </w:p>
    <w:p w14:paraId="7067FD15" w14:textId="77777777" w:rsidR="006A0BC1" w:rsidRDefault="006A0BC1" w:rsidP="006A0BC1"/>
    <w:p w14:paraId="6065016B" w14:textId="77777777" w:rsidR="006A0BC1" w:rsidRDefault="006A0BC1" w:rsidP="006A0BC1">
      <w:pPr>
        <w:pStyle w:val="code"/>
      </w:pPr>
      <w:r>
        <w:t>&lt;node_data</w:t>
      </w:r>
    </w:p>
    <w:p w14:paraId="1DF44A34" w14:textId="77777777" w:rsidR="006A0BC1" w:rsidRPr="00E46A9F" w:rsidRDefault="006A0BC1" w:rsidP="006A0BC1">
      <w:pPr>
        <w:pStyle w:val="code"/>
      </w:pPr>
      <w:r>
        <w:t xml:space="preserve"> data=</w:t>
      </w:r>
      <w:r w:rsidR="008A07EB">
        <w:t>"</w:t>
      </w:r>
      <w:r>
        <w:t>x;y;z</w:t>
      </w:r>
      <w:r w:rsidR="008A07EB">
        <w:t>"</w:t>
      </w:r>
      <w:r>
        <w:t xml:space="preserve"> name=</w:t>
      </w:r>
      <w:r w:rsidR="008A07EB">
        <w:t>"</w:t>
      </w:r>
      <w:r>
        <w:t>nodal coordinates</w:t>
      </w:r>
      <w:r w:rsidR="008A07EB">
        <w:t>"</w:t>
      </w:r>
      <w:r>
        <w:t xml:space="preserve"> delim=</w:t>
      </w:r>
      <w:r w:rsidR="008A07EB">
        <w:t>"</w:t>
      </w:r>
      <w:r>
        <w:t>,</w:t>
      </w:r>
      <w:r w:rsidR="008A07EB">
        <w:t>"</w:t>
      </w:r>
      <w:r>
        <w:t>&gt;1:4:1&lt;/node_data&gt;</w:t>
      </w:r>
    </w:p>
    <w:p w14:paraId="3FCF68AF" w14:textId="77777777" w:rsidR="006A0BC1" w:rsidRDefault="006A0BC1" w:rsidP="006A0BC1"/>
    <w:p w14:paraId="12EFD978" w14:textId="77777777" w:rsidR="006A0BC1" w:rsidRDefault="006A0BC1" w:rsidP="006A0BC1">
      <w:r>
        <w:t>will result in the following record in the logfile:</w:t>
      </w:r>
    </w:p>
    <w:p w14:paraId="1676868C" w14:textId="77777777" w:rsidR="006A0BC1" w:rsidRDefault="006A0BC1" w:rsidP="006A0BC1"/>
    <w:p w14:paraId="5C1453F1" w14:textId="77777777" w:rsidR="006A0BC1" w:rsidRPr="00B27FE9" w:rsidRDefault="006A0BC1" w:rsidP="006F720E">
      <w:pPr>
        <w:pStyle w:val="code"/>
      </w:pPr>
      <w:r w:rsidRPr="00B27FE9">
        <w:t>Data Record #1</w:t>
      </w:r>
    </w:p>
    <w:p w14:paraId="12E52F67" w14:textId="77777777" w:rsidR="006A0BC1" w:rsidRPr="00B27FE9" w:rsidRDefault="006A0BC1" w:rsidP="006A0BC1">
      <w:pPr>
        <w:pStyle w:val="code"/>
      </w:pPr>
      <w:r w:rsidRPr="00B27FE9">
        <w:t>Step = 1</w:t>
      </w:r>
    </w:p>
    <w:p w14:paraId="7D5836A4" w14:textId="77777777" w:rsidR="006A0BC1" w:rsidRPr="00B27FE9" w:rsidRDefault="006A0BC1" w:rsidP="006A0BC1">
      <w:pPr>
        <w:pStyle w:val="code"/>
      </w:pPr>
      <w:r w:rsidRPr="00B27FE9">
        <w:t>Time = 0.1</w:t>
      </w:r>
    </w:p>
    <w:p w14:paraId="3C352292" w14:textId="77777777" w:rsidR="006A0BC1" w:rsidRPr="00B27FE9" w:rsidRDefault="006A0BC1" w:rsidP="006A0BC1">
      <w:pPr>
        <w:pStyle w:val="code"/>
      </w:pPr>
      <w:r w:rsidRPr="00B27FE9">
        <w:t xml:space="preserve">Data = </w:t>
      </w:r>
      <w:r w:rsidR="002512D4">
        <w:t>"</w:t>
      </w:r>
      <w:r w:rsidRPr="00B27FE9">
        <w:t>nodal coordinates</w:t>
      </w:r>
      <w:r w:rsidR="002512D4">
        <w:t>"</w:t>
      </w:r>
    </w:p>
    <w:p w14:paraId="5D7C1194" w14:textId="77777777" w:rsidR="006A0BC1" w:rsidRPr="00B27FE9" w:rsidRDefault="006A0BC1" w:rsidP="006A0BC1">
      <w:pPr>
        <w:pStyle w:val="code"/>
      </w:pPr>
      <w:r w:rsidRPr="00B27FE9">
        <w:t>1,0.000,0.000,0.000</w:t>
      </w:r>
    </w:p>
    <w:p w14:paraId="7BBB5319" w14:textId="77777777" w:rsidR="006A0BC1" w:rsidRPr="00B27FE9" w:rsidRDefault="006A0BC1" w:rsidP="006A0BC1">
      <w:pPr>
        <w:pStyle w:val="code"/>
      </w:pPr>
      <w:r w:rsidRPr="00B27FE9">
        <w:t>2,1.000,0.000,0.000</w:t>
      </w:r>
    </w:p>
    <w:p w14:paraId="5C6FDB58" w14:textId="77777777" w:rsidR="006A0BC1" w:rsidRPr="00B27FE9" w:rsidRDefault="006A0BC1" w:rsidP="006A0BC1">
      <w:pPr>
        <w:pStyle w:val="code"/>
      </w:pPr>
      <w:r w:rsidRPr="00B27FE9">
        <w:t>3,1.000,1.000,0.000</w:t>
      </w:r>
    </w:p>
    <w:p w14:paraId="4A3EA326" w14:textId="77777777" w:rsidR="006A0BC1" w:rsidRPr="00B27FE9" w:rsidRDefault="006A0BC1" w:rsidP="006A0BC1">
      <w:pPr>
        <w:pStyle w:val="code"/>
      </w:pPr>
      <w:r w:rsidRPr="00B27FE9">
        <w:t>4,0.000,1.000,0.000</w:t>
      </w:r>
    </w:p>
    <w:p w14:paraId="6005BD06" w14:textId="77777777" w:rsidR="006A0BC1" w:rsidRDefault="006A0BC1" w:rsidP="006A0BC1"/>
    <w:p w14:paraId="57316F50" w14:textId="77777777" w:rsidR="006A0BC1" w:rsidRPr="00945FE5" w:rsidRDefault="006A0BC1" w:rsidP="006A0BC1">
      <w:r>
        <w:t xml:space="preserve">This data record is repeated for each converged time step. The following sections define the data variables that are available for each of the data classes. </w:t>
      </w:r>
    </w:p>
    <w:p w14:paraId="1E882BA1" w14:textId="77777777" w:rsidR="006A0BC1" w:rsidRPr="00945FE5" w:rsidRDefault="006A0BC1" w:rsidP="006A0BC1"/>
    <w:p w14:paraId="68FE719D" w14:textId="784FFE7C" w:rsidR="006A0BC1" w:rsidRDefault="006A0BC1" w:rsidP="006A0BC1">
      <w:pPr>
        <w:pStyle w:val="Heading4"/>
      </w:pPr>
      <w:bookmarkStart w:id="1226" w:name="_Toc385498466"/>
      <w:r>
        <w:t xml:space="preserve">Node_Data </w:t>
      </w:r>
      <w:r w:rsidR="00D153DC">
        <w:t>C</w:t>
      </w:r>
      <w:r>
        <w:t>lass</w:t>
      </w:r>
      <w:bookmarkEnd w:id="1226"/>
    </w:p>
    <w:p w14:paraId="045981BC" w14:textId="77777777" w:rsidR="006A0BC1" w:rsidRDefault="006A0BC1" w:rsidP="006A0BC1">
      <w:r>
        <w:t xml:space="preserve">The </w:t>
      </w:r>
      <w:r>
        <w:rPr>
          <w:i/>
        </w:rPr>
        <w:t xml:space="preserve">node_data </w:t>
      </w:r>
      <w:r>
        <w:t xml:space="preserve">class defines a set of nodal variables. The data is stored for each node that is listed in the item list of the </w:t>
      </w:r>
      <w:r>
        <w:rPr>
          <w:i/>
        </w:rPr>
        <w:t xml:space="preserve">node_data </w:t>
      </w:r>
      <w:r>
        <w:t>element or for all nodes if no list is defined. The following nodal variables are defined.</w:t>
      </w:r>
    </w:p>
    <w:p w14:paraId="78D2B9C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560"/>
      </w:tblGrid>
      <w:tr w:rsidR="006A0BC1" w14:paraId="3110D319" w14:textId="77777777">
        <w:tc>
          <w:tcPr>
            <w:tcW w:w="1908" w:type="dxa"/>
            <w:shd w:val="clear" w:color="auto" w:fill="auto"/>
          </w:tcPr>
          <w:p w14:paraId="472DCEC6" w14:textId="77777777" w:rsidR="006A0BC1" w:rsidRPr="000B272C" w:rsidRDefault="006A0BC1" w:rsidP="006A0BC1">
            <w:pPr>
              <w:rPr>
                <w:b/>
              </w:rPr>
            </w:pPr>
            <w:r w:rsidRPr="000B272C">
              <w:rPr>
                <w:b/>
              </w:rPr>
              <w:t>Node variables</w:t>
            </w:r>
          </w:p>
        </w:tc>
        <w:tc>
          <w:tcPr>
            <w:tcW w:w="7560" w:type="dxa"/>
            <w:shd w:val="clear" w:color="auto" w:fill="auto"/>
          </w:tcPr>
          <w:p w14:paraId="436266DC" w14:textId="77777777" w:rsidR="006A0BC1" w:rsidRPr="000B272C" w:rsidRDefault="006A0BC1" w:rsidP="006A0BC1">
            <w:pPr>
              <w:rPr>
                <w:b/>
              </w:rPr>
            </w:pPr>
            <w:r w:rsidRPr="000B272C">
              <w:rPr>
                <w:b/>
              </w:rPr>
              <w:t>Description</w:t>
            </w:r>
          </w:p>
        </w:tc>
      </w:tr>
      <w:tr w:rsidR="006A0BC1" w14:paraId="5EAA0024" w14:textId="77777777">
        <w:tc>
          <w:tcPr>
            <w:tcW w:w="1908" w:type="dxa"/>
            <w:shd w:val="clear" w:color="auto" w:fill="auto"/>
          </w:tcPr>
          <w:p w14:paraId="6D7F435E" w14:textId="77777777" w:rsidR="006A0BC1" w:rsidRPr="00B27FE9" w:rsidRDefault="006A0BC1" w:rsidP="006A0BC1">
            <w:pPr>
              <w:pStyle w:val="code"/>
            </w:pPr>
            <w:r w:rsidRPr="00B27FE9">
              <w:t>x</w:t>
            </w:r>
          </w:p>
        </w:tc>
        <w:tc>
          <w:tcPr>
            <w:tcW w:w="7560" w:type="dxa"/>
            <w:shd w:val="clear" w:color="auto" w:fill="auto"/>
          </w:tcPr>
          <w:p w14:paraId="46484C75" w14:textId="77777777" w:rsidR="006A0BC1" w:rsidRDefault="006A0BC1" w:rsidP="006A0BC1">
            <w:r>
              <w:t>x-coordinate of current nodal position</w:t>
            </w:r>
          </w:p>
        </w:tc>
      </w:tr>
      <w:tr w:rsidR="006A0BC1" w14:paraId="0FE37830" w14:textId="77777777">
        <w:tc>
          <w:tcPr>
            <w:tcW w:w="1908" w:type="dxa"/>
            <w:shd w:val="clear" w:color="auto" w:fill="auto"/>
          </w:tcPr>
          <w:p w14:paraId="3AD4448A" w14:textId="77777777" w:rsidR="006A0BC1" w:rsidRPr="00B27FE9" w:rsidRDefault="006A0BC1" w:rsidP="006A0BC1">
            <w:pPr>
              <w:pStyle w:val="code"/>
            </w:pPr>
            <w:r w:rsidRPr="00B27FE9">
              <w:t>y</w:t>
            </w:r>
          </w:p>
        </w:tc>
        <w:tc>
          <w:tcPr>
            <w:tcW w:w="7560" w:type="dxa"/>
            <w:shd w:val="clear" w:color="auto" w:fill="auto"/>
          </w:tcPr>
          <w:p w14:paraId="7C562557" w14:textId="77777777" w:rsidR="006A0BC1" w:rsidRDefault="006A0BC1" w:rsidP="006A0BC1">
            <w:r>
              <w:t>y-coordinate of current nodal position</w:t>
            </w:r>
          </w:p>
        </w:tc>
      </w:tr>
      <w:tr w:rsidR="006A0BC1" w14:paraId="56BE628C" w14:textId="77777777">
        <w:tc>
          <w:tcPr>
            <w:tcW w:w="1908" w:type="dxa"/>
            <w:shd w:val="clear" w:color="auto" w:fill="auto"/>
          </w:tcPr>
          <w:p w14:paraId="24868D66" w14:textId="77777777" w:rsidR="006A0BC1" w:rsidRPr="00B27FE9" w:rsidRDefault="006A0BC1" w:rsidP="006A0BC1">
            <w:pPr>
              <w:pStyle w:val="code"/>
            </w:pPr>
            <w:r w:rsidRPr="00B27FE9">
              <w:t>z</w:t>
            </w:r>
          </w:p>
        </w:tc>
        <w:tc>
          <w:tcPr>
            <w:tcW w:w="7560" w:type="dxa"/>
            <w:shd w:val="clear" w:color="auto" w:fill="auto"/>
          </w:tcPr>
          <w:p w14:paraId="58EB523A" w14:textId="77777777" w:rsidR="006A0BC1" w:rsidRDefault="006A0BC1" w:rsidP="006A0BC1">
            <w:r>
              <w:t>z-coordinate of current nodal position</w:t>
            </w:r>
          </w:p>
        </w:tc>
      </w:tr>
      <w:tr w:rsidR="006A0BC1" w14:paraId="7A86F10D" w14:textId="77777777">
        <w:tc>
          <w:tcPr>
            <w:tcW w:w="1908" w:type="dxa"/>
            <w:shd w:val="clear" w:color="auto" w:fill="auto"/>
          </w:tcPr>
          <w:p w14:paraId="60D768C7" w14:textId="77777777" w:rsidR="006A0BC1" w:rsidRPr="00B27FE9" w:rsidRDefault="006A0BC1" w:rsidP="006A0BC1">
            <w:pPr>
              <w:pStyle w:val="code"/>
            </w:pPr>
            <w:r w:rsidRPr="00B27FE9">
              <w:t>ux</w:t>
            </w:r>
          </w:p>
        </w:tc>
        <w:tc>
          <w:tcPr>
            <w:tcW w:w="7560" w:type="dxa"/>
            <w:shd w:val="clear" w:color="auto" w:fill="auto"/>
          </w:tcPr>
          <w:p w14:paraId="42DB84EB" w14:textId="77777777" w:rsidR="006A0BC1" w:rsidRDefault="006A0BC1" w:rsidP="006A0BC1">
            <w:r>
              <w:t xml:space="preserve">x-coordinate of nodal displacement </w:t>
            </w:r>
          </w:p>
        </w:tc>
      </w:tr>
      <w:tr w:rsidR="006A0BC1" w14:paraId="13371EFC" w14:textId="77777777">
        <w:tc>
          <w:tcPr>
            <w:tcW w:w="1908" w:type="dxa"/>
            <w:shd w:val="clear" w:color="auto" w:fill="auto"/>
          </w:tcPr>
          <w:p w14:paraId="25DA7D14" w14:textId="77777777" w:rsidR="006A0BC1" w:rsidRPr="00B27FE9" w:rsidRDefault="006A0BC1" w:rsidP="006A0BC1">
            <w:pPr>
              <w:pStyle w:val="code"/>
            </w:pPr>
            <w:r w:rsidRPr="00B27FE9">
              <w:t>uy</w:t>
            </w:r>
          </w:p>
        </w:tc>
        <w:tc>
          <w:tcPr>
            <w:tcW w:w="7560" w:type="dxa"/>
            <w:shd w:val="clear" w:color="auto" w:fill="auto"/>
          </w:tcPr>
          <w:p w14:paraId="49FD3DC2" w14:textId="77777777" w:rsidR="006A0BC1" w:rsidRDefault="006A0BC1" w:rsidP="006A0BC1">
            <w:r>
              <w:t>y-coordinate of nodal displacement</w:t>
            </w:r>
          </w:p>
        </w:tc>
      </w:tr>
      <w:tr w:rsidR="006A0BC1" w14:paraId="461F5857" w14:textId="77777777">
        <w:tc>
          <w:tcPr>
            <w:tcW w:w="1908" w:type="dxa"/>
            <w:shd w:val="clear" w:color="auto" w:fill="auto"/>
          </w:tcPr>
          <w:p w14:paraId="44AC656A" w14:textId="77777777" w:rsidR="006A0BC1" w:rsidRPr="00B27FE9" w:rsidRDefault="006A0BC1" w:rsidP="006A0BC1">
            <w:pPr>
              <w:pStyle w:val="code"/>
            </w:pPr>
            <w:r w:rsidRPr="00B27FE9">
              <w:t>uz</w:t>
            </w:r>
          </w:p>
        </w:tc>
        <w:tc>
          <w:tcPr>
            <w:tcW w:w="7560" w:type="dxa"/>
            <w:shd w:val="clear" w:color="auto" w:fill="auto"/>
          </w:tcPr>
          <w:p w14:paraId="24BB725E" w14:textId="77777777" w:rsidR="006A0BC1" w:rsidRDefault="006A0BC1" w:rsidP="006A0BC1">
            <w:r>
              <w:t>z-coordinate of nodal displacement</w:t>
            </w:r>
          </w:p>
        </w:tc>
      </w:tr>
    </w:tbl>
    <w:p w14:paraId="3B8CD36E" w14:textId="77777777" w:rsidR="006A0BC1" w:rsidRDefault="006A0BC1" w:rsidP="006A0BC1"/>
    <w:p w14:paraId="2497E3ED" w14:textId="77777777" w:rsidR="006A0BC1" w:rsidRDefault="006A0BC1" w:rsidP="006F720E">
      <w:r>
        <w:t xml:space="preserve">For analyses using </w:t>
      </w:r>
      <w:r w:rsidR="00C04528">
        <w:t>biphasic, biphasic-solute, and triphasic</w:t>
      </w:r>
      <w:r>
        <w:t xml:space="preserve"> materials, the following additional variables can be defined.</w:t>
      </w:r>
    </w:p>
    <w:p w14:paraId="720FC114"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46ABBE6D" w14:textId="77777777">
        <w:tc>
          <w:tcPr>
            <w:tcW w:w="1908" w:type="dxa"/>
            <w:shd w:val="clear" w:color="auto" w:fill="auto"/>
          </w:tcPr>
          <w:p w14:paraId="616F0F21" w14:textId="77777777" w:rsidR="006A0BC1" w:rsidRPr="000B272C" w:rsidRDefault="006A0BC1" w:rsidP="006A0BC1">
            <w:pPr>
              <w:rPr>
                <w:b/>
              </w:rPr>
            </w:pPr>
            <w:r w:rsidRPr="000B272C">
              <w:rPr>
                <w:b/>
              </w:rPr>
              <w:t>Node variables</w:t>
            </w:r>
          </w:p>
        </w:tc>
        <w:tc>
          <w:tcPr>
            <w:tcW w:w="7668" w:type="dxa"/>
            <w:shd w:val="clear" w:color="auto" w:fill="auto"/>
          </w:tcPr>
          <w:p w14:paraId="7CA4505B" w14:textId="77777777" w:rsidR="006A0BC1" w:rsidRPr="000B272C" w:rsidRDefault="006A0BC1" w:rsidP="006A0BC1">
            <w:pPr>
              <w:rPr>
                <w:b/>
              </w:rPr>
            </w:pPr>
            <w:r w:rsidRPr="000B272C">
              <w:rPr>
                <w:b/>
              </w:rPr>
              <w:t>Description</w:t>
            </w:r>
          </w:p>
        </w:tc>
      </w:tr>
      <w:tr w:rsidR="006A0BC1" w14:paraId="2B37C21F" w14:textId="77777777">
        <w:tc>
          <w:tcPr>
            <w:tcW w:w="1908" w:type="dxa"/>
            <w:shd w:val="clear" w:color="auto" w:fill="auto"/>
          </w:tcPr>
          <w:p w14:paraId="45B52FBE" w14:textId="77777777" w:rsidR="006A0BC1" w:rsidRPr="00B27FE9" w:rsidRDefault="006A0BC1" w:rsidP="006A0BC1">
            <w:pPr>
              <w:pStyle w:val="code"/>
            </w:pPr>
            <w:r w:rsidRPr="00B27FE9">
              <w:t>p</w:t>
            </w:r>
          </w:p>
        </w:tc>
        <w:tc>
          <w:tcPr>
            <w:tcW w:w="7668" w:type="dxa"/>
            <w:shd w:val="clear" w:color="auto" w:fill="auto"/>
          </w:tcPr>
          <w:p w14:paraId="52F56530" w14:textId="77777777" w:rsidR="006A0BC1" w:rsidRPr="00DC355F" w:rsidRDefault="00C04528" w:rsidP="006A0BC1">
            <w:r>
              <w:t xml:space="preserve">effective </w:t>
            </w:r>
            <w:r w:rsidR="006A0BC1">
              <w:t>fluid pressure</w:t>
            </w:r>
          </w:p>
        </w:tc>
      </w:tr>
      <w:tr w:rsidR="006A0BC1" w14:paraId="3D20D0CE" w14:textId="77777777">
        <w:tc>
          <w:tcPr>
            <w:tcW w:w="1908" w:type="dxa"/>
            <w:shd w:val="clear" w:color="auto" w:fill="auto"/>
          </w:tcPr>
          <w:p w14:paraId="151EF761" w14:textId="77777777" w:rsidR="006A0BC1" w:rsidRPr="00B27FE9" w:rsidRDefault="006A0BC1" w:rsidP="006A0BC1">
            <w:pPr>
              <w:pStyle w:val="code"/>
            </w:pPr>
            <w:r w:rsidRPr="00B27FE9">
              <w:t>vx</w:t>
            </w:r>
          </w:p>
        </w:tc>
        <w:tc>
          <w:tcPr>
            <w:tcW w:w="7668" w:type="dxa"/>
            <w:shd w:val="clear" w:color="auto" w:fill="auto"/>
          </w:tcPr>
          <w:p w14:paraId="60050F17" w14:textId="77777777" w:rsidR="006A0BC1" w:rsidRDefault="006A0BC1" w:rsidP="006A0BC1">
            <w:r>
              <w:t>x-component of solid velocity</w:t>
            </w:r>
          </w:p>
        </w:tc>
      </w:tr>
      <w:tr w:rsidR="006A0BC1" w14:paraId="1273A73B" w14:textId="77777777">
        <w:tc>
          <w:tcPr>
            <w:tcW w:w="1908" w:type="dxa"/>
            <w:shd w:val="clear" w:color="auto" w:fill="auto"/>
          </w:tcPr>
          <w:p w14:paraId="2EF73472" w14:textId="77777777" w:rsidR="006A0BC1" w:rsidRPr="00B27FE9" w:rsidRDefault="006A0BC1" w:rsidP="006A0BC1">
            <w:pPr>
              <w:pStyle w:val="code"/>
            </w:pPr>
            <w:r w:rsidRPr="00B27FE9">
              <w:t>vy</w:t>
            </w:r>
          </w:p>
        </w:tc>
        <w:tc>
          <w:tcPr>
            <w:tcW w:w="7668" w:type="dxa"/>
            <w:shd w:val="clear" w:color="auto" w:fill="auto"/>
          </w:tcPr>
          <w:p w14:paraId="5CA3C970" w14:textId="77777777" w:rsidR="006A0BC1" w:rsidRDefault="006A0BC1" w:rsidP="006A0BC1">
            <w:r>
              <w:t>y-component of solid velocity</w:t>
            </w:r>
          </w:p>
        </w:tc>
      </w:tr>
      <w:tr w:rsidR="006A0BC1" w14:paraId="6864B880" w14:textId="77777777">
        <w:tc>
          <w:tcPr>
            <w:tcW w:w="1908" w:type="dxa"/>
            <w:shd w:val="clear" w:color="auto" w:fill="auto"/>
          </w:tcPr>
          <w:p w14:paraId="79E3383B" w14:textId="77777777" w:rsidR="006A0BC1" w:rsidRPr="00B27FE9" w:rsidRDefault="006A0BC1" w:rsidP="006A0BC1">
            <w:pPr>
              <w:pStyle w:val="code"/>
            </w:pPr>
            <w:r w:rsidRPr="00B27FE9">
              <w:t>vz</w:t>
            </w:r>
          </w:p>
        </w:tc>
        <w:tc>
          <w:tcPr>
            <w:tcW w:w="7668" w:type="dxa"/>
            <w:shd w:val="clear" w:color="auto" w:fill="auto"/>
          </w:tcPr>
          <w:p w14:paraId="1CF1194F" w14:textId="77777777" w:rsidR="006A0BC1" w:rsidRDefault="006A0BC1" w:rsidP="006A0BC1">
            <w:r>
              <w:t>z-component of solid velocity</w:t>
            </w:r>
          </w:p>
        </w:tc>
      </w:tr>
      <w:tr w:rsidR="00C04528" w14:paraId="25586417" w14:textId="77777777" w:rsidTr="00C258C3">
        <w:tc>
          <w:tcPr>
            <w:tcW w:w="1908" w:type="dxa"/>
            <w:shd w:val="clear" w:color="auto" w:fill="auto"/>
          </w:tcPr>
          <w:p w14:paraId="7B06E74E" w14:textId="77777777" w:rsidR="00C04528" w:rsidRPr="00B27FE9" w:rsidRDefault="00C04528" w:rsidP="00C258C3">
            <w:pPr>
              <w:pStyle w:val="code"/>
            </w:pPr>
            <w:r>
              <w:t>c</w:t>
            </w:r>
            <w:r w:rsidR="00C849CE" w:rsidRPr="00C849CE">
              <w:rPr>
                <w:i/>
              </w:rPr>
              <w:t>n</w:t>
            </w:r>
          </w:p>
        </w:tc>
        <w:tc>
          <w:tcPr>
            <w:tcW w:w="7668" w:type="dxa"/>
            <w:shd w:val="clear" w:color="auto" w:fill="auto"/>
          </w:tcPr>
          <w:p w14:paraId="52E48F40" w14:textId="77777777" w:rsidR="00C04528" w:rsidRDefault="00C04528" w:rsidP="00350D5F">
            <w:r>
              <w:t xml:space="preserve">effective concentration </w:t>
            </w:r>
            <w:r w:rsidR="00C849CE">
              <w:t xml:space="preserve">of solute </w:t>
            </w:r>
            <w:r w:rsidR="00C849CE" w:rsidRPr="00C849CE">
              <w:rPr>
                <w:rStyle w:val="codeChar"/>
                <w:i/>
              </w:rPr>
              <w:t>n</w:t>
            </w:r>
          </w:p>
        </w:tc>
      </w:tr>
    </w:tbl>
    <w:p w14:paraId="4B049807" w14:textId="77777777" w:rsidR="006A0BC1" w:rsidRDefault="006A0BC1" w:rsidP="006A0BC1"/>
    <w:p w14:paraId="0A491DF0" w14:textId="77777777" w:rsidR="006A0BC1" w:rsidRDefault="006A0BC1" w:rsidP="006A0BC1">
      <w:r>
        <w:t xml:space="preserve">For example, to store the current nodal positions of all nodes, use the following </w:t>
      </w:r>
      <w:r>
        <w:rPr>
          <w:i/>
        </w:rPr>
        <w:t xml:space="preserve">node_data </w:t>
      </w:r>
      <w:r>
        <w:t>element:</w:t>
      </w:r>
    </w:p>
    <w:p w14:paraId="320E280D" w14:textId="77777777" w:rsidR="006A0BC1" w:rsidRDefault="006A0BC1" w:rsidP="006A0BC1"/>
    <w:p w14:paraId="64234679" w14:textId="77777777" w:rsidR="006A0BC1" w:rsidRDefault="006A0BC1" w:rsidP="006A0BC1">
      <w:pPr>
        <w:pStyle w:val="code"/>
      </w:pPr>
      <w:r>
        <w:t>&lt;node_data data=</w:t>
      </w:r>
      <w:r w:rsidR="002512D4">
        <w:t>"</w:t>
      </w:r>
      <w:r>
        <w:t>x;y;z</w:t>
      </w:r>
      <w:r w:rsidR="002512D4">
        <w:t>"</w:t>
      </w:r>
      <w:r>
        <w:t>&gt;&lt;/node_data&gt;</w:t>
      </w:r>
    </w:p>
    <w:p w14:paraId="3853824C" w14:textId="77777777" w:rsidR="006A0BC1" w:rsidRPr="00524CD5" w:rsidRDefault="006A0BC1" w:rsidP="006A0BC1"/>
    <w:p w14:paraId="76BA7E7D" w14:textId="77777777" w:rsidR="006A0BC1" w:rsidRDefault="006A0BC1" w:rsidP="006A0BC1">
      <w:r>
        <w:t>You can store the total nodal displacement for nodes 1 through 100, and all even numbered nodes 200 through 400 as follows:</w:t>
      </w:r>
    </w:p>
    <w:p w14:paraId="6B937C4A" w14:textId="77777777" w:rsidR="006A0BC1" w:rsidRDefault="006A0BC1" w:rsidP="006A0BC1"/>
    <w:p w14:paraId="14141EE4" w14:textId="77777777" w:rsidR="006A0BC1" w:rsidRDefault="006A0BC1" w:rsidP="006A0BC1">
      <w:pPr>
        <w:pStyle w:val="code"/>
      </w:pPr>
      <w:r>
        <w:t>&lt;node_data data=</w:t>
      </w:r>
      <w:r w:rsidR="002512D4">
        <w:t>"</w:t>
      </w:r>
      <w:r>
        <w:t>ux</w:t>
      </w:r>
      <w:r w:rsidR="002512D4">
        <w:t>;</w:t>
      </w:r>
      <w:r>
        <w:t>uy</w:t>
      </w:r>
      <w:r w:rsidR="002512D4">
        <w:t>;</w:t>
      </w:r>
      <w:r>
        <w:t>uz</w:t>
      </w:r>
      <w:r w:rsidR="002512D4">
        <w:t>"</w:t>
      </w:r>
      <w:r>
        <w:t>&gt;1:100:1,200:400:2&lt;/node_data&gt;</w:t>
      </w:r>
    </w:p>
    <w:p w14:paraId="62F1DBFB" w14:textId="77777777" w:rsidR="006A0BC1" w:rsidRDefault="006A0BC1" w:rsidP="006A0BC1"/>
    <w:p w14:paraId="73910D23" w14:textId="77777777" w:rsidR="006A0BC1" w:rsidRDefault="006A0BC1" w:rsidP="006A0BC1"/>
    <w:p w14:paraId="1EB1F991" w14:textId="77777777" w:rsidR="006A0BC1" w:rsidRDefault="006A0BC1" w:rsidP="006A0BC1">
      <w:pPr>
        <w:pStyle w:val="Heading4"/>
      </w:pPr>
      <w:bookmarkStart w:id="1227" w:name="_Toc385498467"/>
      <w:r>
        <w:t>Element_Data Class</w:t>
      </w:r>
      <w:bookmarkEnd w:id="1227"/>
    </w:p>
    <w:p w14:paraId="2CC00146" w14:textId="77777777" w:rsidR="006A0BC1" w:rsidRPr="00843FC3" w:rsidRDefault="006A0BC1" w:rsidP="006A0BC1">
      <w:r>
        <w:t xml:space="preserve">The </w:t>
      </w:r>
      <w:r>
        <w:rPr>
          <w:i/>
        </w:rPr>
        <w:t xml:space="preserve">element_data </w:t>
      </w:r>
      <w:r>
        <w:t xml:space="preserve">class defines a set of element variables. The data is stored for each element that is listed in the item list of the </w:t>
      </w:r>
      <w:r>
        <w:rPr>
          <w:i/>
        </w:rPr>
        <w:t xml:space="preserve">element_data </w:t>
      </w:r>
      <w:r>
        <w:t>element or for all nodes if no list is defined. The following element variables are defined. Note that the actual value is the average over the element’s integration points values (if applicable).</w:t>
      </w:r>
    </w:p>
    <w:p w14:paraId="5CFDACD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653A4DF" w14:textId="77777777">
        <w:tc>
          <w:tcPr>
            <w:tcW w:w="2268" w:type="dxa"/>
            <w:shd w:val="clear" w:color="auto" w:fill="auto"/>
          </w:tcPr>
          <w:p w14:paraId="0ADCF98C" w14:textId="77777777" w:rsidR="006A0BC1" w:rsidRPr="000B272C" w:rsidRDefault="006A0BC1" w:rsidP="006A0BC1">
            <w:pPr>
              <w:rPr>
                <w:b/>
              </w:rPr>
            </w:pPr>
            <w:r w:rsidRPr="000B272C">
              <w:rPr>
                <w:b/>
              </w:rPr>
              <w:t>Element variables</w:t>
            </w:r>
          </w:p>
        </w:tc>
        <w:tc>
          <w:tcPr>
            <w:tcW w:w="7308" w:type="dxa"/>
            <w:shd w:val="clear" w:color="auto" w:fill="auto"/>
          </w:tcPr>
          <w:p w14:paraId="5A5E14DF" w14:textId="77777777" w:rsidR="006A0BC1" w:rsidRPr="000B272C" w:rsidRDefault="006A0BC1" w:rsidP="006A0BC1">
            <w:pPr>
              <w:rPr>
                <w:b/>
              </w:rPr>
            </w:pPr>
            <w:r w:rsidRPr="000B272C">
              <w:rPr>
                <w:b/>
              </w:rPr>
              <w:t>Description</w:t>
            </w:r>
          </w:p>
        </w:tc>
      </w:tr>
      <w:tr w:rsidR="00C04528" w14:paraId="6DE463B1" w14:textId="77777777" w:rsidTr="00C258C3">
        <w:tc>
          <w:tcPr>
            <w:tcW w:w="2268" w:type="dxa"/>
            <w:shd w:val="clear" w:color="auto" w:fill="auto"/>
          </w:tcPr>
          <w:p w14:paraId="31E8F480" w14:textId="77777777" w:rsidR="00C04528" w:rsidRPr="00B27FE9" w:rsidRDefault="00C04528" w:rsidP="00C258C3">
            <w:pPr>
              <w:pStyle w:val="code"/>
            </w:pPr>
            <w:r>
              <w:t>x</w:t>
            </w:r>
          </w:p>
        </w:tc>
        <w:tc>
          <w:tcPr>
            <w:tcW w:w="7308" w:type="dxa"/>
            <w:shd w:val="clear" w:color="auto" w:fill="auto"/>
          </w:tcPr>
          <w:p w14:paraId="50F8A525" w14:textId="77777777" w:rsidR="00C04528" w:rsidRDefault="00C04528" w:rsidP="00C258C3">
            <w:r>
              <w:t>x-coordinate of current element centroid position</w:t>
            </w:r>
          </w:p>
        </w:tc>
      </w:tr>
      <w:tr w:rsidR="00C04528" w14:paraId="2AC21F40" w14:textId="77777777" w:rsidTr="00C258C3">
        <w:tc>
          <w:tcPr>
            <w:tcW w:w="2268" w:type="dxa"/>
            <w:shd w:val="clear" w:color="auto" w:fill="auto"/>
          </w:tcPr>
          <w:p w14:paraId="6DD162AD" w14:textId="77777777" w:rsidR="00C04528" w:rsidRPr="00B27FE9" w:rsidRDefault="00C04528" w:rsidP="00C258C3">
            <w:pPr>
              <w:pStyle w:val="code"/>
            </w:pPr>
            <w:r>
              <w:t>y</w:t>
            </w:r>
          </w:p>
        </w:tc>
        <w:tc>
          <w:tcPr>
            <w:tcW w:w="7308" w:type="dxa"/>
            <w:shd w:val="clear" w:color="auto" w:fill="auto"/>
          </w:tcPr>
          <w:p w14:paraId="14C37DE9" w14:textId="77777777" w:rsidR="00C04528" w:rsidRDefault="00C04528" w:rsidP="00C258C3">
            <w:r>
              <w:t>y-coordinate of current element centroid position</w:t>
            </w:r>
          </w:p>
        </w:tc>
      </w:tr>
      <w:tr w:rsidR="00C04528" w14:paraId="3A117892" w14:textId="77777777" w:rsidTr="00C258C3">
        <w:tc>
          <w:tcPr>
            <w:tcW w:w="2268" w:type="dxa"/>
            <w:shd w:val="clear" w:color="auto" w:fill="auto"/>
          </w:tcPr>
          <w:p w14:paraId="7435984A" w14:textId="77777777" w:rsidR="00C04528" w:rsidRPr="00B27FE9" w:rsidRDefault="00C04528" w:rsidP="00C258C3">
            <w:pPr>
              <w:pStyle w:val="code"/>
            </w:pPr>
            <w:r>
              <w:t>z</w:t>
            </w:r>
          </w:p>
        </w:tc>
        <w:tc>
          <w:tcPr>
            <w:tcW w:w="7308" w:type="dxa"/>
            <w:shd w:val="clear" w:color="auto" w:fill="auto"/>
          </w:tcPr>
          <w:p w14:paraId="47203802" w14:textId="77777777" w:rsidR="00C04528" w:rsidRDefault="00C04528" w:rsidP="00C258C3">
            <w:r>
              <w:t>z-coordinate of current element centroid position</w:t>
            </w:r>
          </w:p>
        </w:tc>
      </w:tr>
      <w:tr w:rsidR="006A0BC1" w14:paraId="390FEC36" w14:textId="77777777">
        <w:tc>
          <w:tcPr>
            <w:tcW w:w="2268" w:type="dxa"/>
            <w:shd w:val="clear" w:color="auto" w:fill="auto"/>
          </w:tcPr>
          <w:p w14:paraId="4B4B5CB1" w14:textId="77777777" w:rsidR="006A0BC1" w:rsidRPr="00B27FE9" w:rsidRDefault="006A0BC1" w:rsidP="006A0BC1">
            <w:pPr>
              <w:pStyle w:val="code"/>
            </w:pPr>
            <w:r w:rsidRPr="00B27FE9">
              <w:t>sx</w:t>
            </w:r>
          </w:p>
        </w:tc>
        <w:tc>
          <w:tcPr>
            <w:tcW w:w="7308" w:type="dxa"/>
            <w:shd w:val="clear" w:color="auto" w:fill="auto"/>
          </w:tcPr>
          <w:p w14:paraId="252FE278" w14:textId="77777777" w:rsidR="006A0BC1" w:rsidRDefault="006A0BC1" w:rsidP="006A0BC1">
            <w:r>
              <w:t>xx-component of the Cauchy stress</w:t>
            </w:r>
          </w:p>
        </w:tc>
      </w:tr>
      <w:tr w:rsidR="006A0BC1" w14:paraId="6537280C" w14:textId="77777777">
        <w:tc>
          <w:tcPr>
            <w:tcW w:w="2268" w:type="dxa"/>
            <w:shd w:val="clear" w:color="auto" w:fill="auto"/>
          </w:tcPr>
          <w:p w14:paraId="32E5AC8F" w14:textId="77777777" w:rsidR="006A0BC1" w:rsidRPr="00B27FE9" w:rsidRDefault="006A0BC1" w:rsidP="006A0BC1">
            <w:pPr>
              <w:pStyle w:val="code"/>
            </w:pPr>
            <w:r w:rsidRPr="00B27FE9">
              <w:t>sy</w:t>
            </w:r>
          </w:p>
        </w:tc>
        <w:tc>
          <w:tcPr>
            <w:tcW w:w="7308" w:type="dxa"/>
            <w:shd w:val="clear" w:color="auto" w:fill="auto"/>
          </w:tcPr>
          <w:p w14:paraId="3019B4BB" w14:textId="77777777" w:rsidR="006A0BC1" w:rsidRDefault="006A0BC1" w:rsidP="006A0BC1">
            <w:r>
              <w:t>yy-component of the Cauchy stress</w:t>
            </w:r>
          </w:p>
        </w:tc>
      </w:tr>
      <w:tr w:rsidR="006A0BC1" w14:paraId="5D1A5371" w14:textId="77777777">
        <w:tc>
          <w:tcPr>
            <w:tcW w:w="2268" w:type="dxa"/>
            <w:shd w:val="clear" w:color="auto" w:fill="auto"/>
          </w:tcPr>
          <w:p w14:paraId="10084475" w14:textId="77777777" w:rsidR="006A0BC1" w:rsidRPr="00B27FE9" w:rsidRDefault="006A0BC1" w:rsidP="006A0BC1">
            <w:pPr>
              <w:pStyle w:val="code"/>
            </w:pPr>
            <w:r w:rsidRPr="00B27FE9">
              <w:t>sz</w:t>
            </w:r>
          </w:p>
        </w:tc>
        <w:tc>
          <w:tcPr>
            <w:tcW w:w="7308" w:type="dxa"/>
            <w:shd w:val="clear" w:color="auto" w:fill="auto"/>
          </w:tcPr>
          <w:p w14:paraId="2836E5CB" w14:textId="77777777" w:rsidR="006A0BC1" w:rsidRDefault="006A0BC1" w:rsidP="006A0BC1">
            <w:r>
              <w:t>zz-component of the Cauchy stress</w:t>
            </w:r>
          </w:p>
        </w:tc>
      </w:tr>
      <w:tr w:rsidR="006A0BC1" w14:paraId="0F29CD70" w14:textId="77777777">
        <w:tc>
          <w:tcPr>
            <w:tcW w:w="2268" w:type="dxa"/>
            <w:shd w:val="clear" w:color="auto" w:fill="auto"/>
          </w:tcPr>
          <w:p w14:paraId="560006D1" w14:textId="77777777" w:rsidR="006A0BC1" w:rsidRPr="00B27FE9" w:rsidRDefault="006A0BC1" w:rsidP="006A0BC1">
            <w:pPr>
              <w:pStyle w:val="code"/>
            </w:pPr>
            <w:r w:rsidRPr="00B27FE9">
              <w:t>sxy</w:t>
            </w:r>
          </w:p>
        </w:tc>
        <w:tc>
          <w:tcPr>
            <w:tcW w:w="7308" w:type="dxa"/>
            <w:shd w:val="clear" w:color="auto" w:fill="auto"/>
          </w:tcPr>
          <w:p w14:paraId="5A1267ED" w14:textId="77777777" w:rsidR="006A0BC1" w:rsidRDefault="006A0BC1" w:rsidP="006A0BC1">
            <w:r>
              <w:t>xy-component of the Cauchy stress</w:t>
            </w:r>
          </w:p>
        </w:tc>
      </w:tr>
      <w:tr w:rsidR="006A0BC1" w14:paraId="6AAC7474" w14:textId="77777777">
        <w:tc>
          <w:tcPr>
            <w:tcW w:w="2268" w:type="dxa"/>
            <w:shd w:val="clear" w:color="auto" w:fill="auto"/>
          </w:tcPr>
          <w:p w14:paraId="51BAE919" w14:textId="77777777" w:rsidR="006A0BC1" w:rsidRPr="00B27FE9" w:rsidRDefault="006A0BC1" w:rsidP="006A0BC1">
            <w:pPr>
              <w:pStyle w:val="code"/>
            </w:pPr>
            <w:r w:rsidRPr="00B27FE9">
              <w:t>syz</w:t>
            </w:r>
          </w:p>
        </w:tc>
        <w:tc>
          <w:tcPr>
            <w:tcW w:w="7308" w:type="dxa"/>
            <w:shd w:val="clear" w:color="auto" w:fill="auto"/>
          </w:tcPr>
          <w:p w14:paraId="0A8D52C1" w14:textId="77777777" w:rsidR="006A0BC1" w:rsidRDefault="006A0BC1" w:rsidP="006A0BC1">
            <w:r>
              <w:t>yz-component of the Cauchy stress</w:t>
            </w:r>
          </w:p>
        </w:tc>
      </w:tr>
      <w:tr w:rsidR="006A0BC1" w14:paraId="17B7B11A" w14:textId="77777777">
        <w:tc>
          <w:tcPr>
            <w:tcW w:w="2268" w:type="dxa"/>
            <w:shd w:val="clear" w:color="auto" w:fill="auto"/>
          </w:tcPr>
          <w:p w14:paraId="74FC64C6" w14:textId="77777777" w:rsidR="006A0BC1" w:rsidRPr="00B27FE9" w:rsidRDefault="006A0BC1" w:rsidP="006A0BC1">
            <w:pPr>
              <w:pStyle w:val="code"/>
            </w:pPr>
            <w:r w:rsidRPr="00B27FE9">
              <w:t>sxz</w:t>
            </w:r>
          </w:p>
        </w:tc>
        <w:tc>
          <w:tcPr>
            <w:tcW w:w="7308" w:type="dxa"/>
            <w:shd w:val="clear" w:color="auto" w:fill="auto"/>
          </w:tcPr>
          <w:p w14:paraId="11B2E995" w14:textId="77777777" w:rsidR="006A0BC1" w:rsidRDefault="006A0BC1" w:rsidP="006A0BC1">
            <w:r>
              <w:t>xz-component of the Cauchy stress</w:t>
            </w:r>
          </w:p>
        </w:tc>
      </w:tr>
      <w:tr w:rsidR="00C04528" w14:paraId="19407EDF" w14:textId="77777777" w:rsidTr="00C258C3">
        <w:tc>
          <w:tcPr>
            <w:tcW w:w="2268" w:type="dxa"/>
            <w:shd w:val="clear" w:color="auto" w:fill="auto"/>
          </w:tcPr>
          <w:p w14:paraId="7D120038" w14:textId="77777777" w:rsidR="00C04528" w:rsidRPr="00B27FE9" w:rsidRDefault="00C04528" w:rsidP="00C258C3">
            <w:pPr>
              <w:pStyle w:val="code"/>
            </w:pPr>
            <w:r>
              <w:t>s1</w:t>
            </w:r>
          </w:p>
        </w:tc>
        <w:tc>
          <w:tcPr>
            <w:tcW w:w="7308" w:type="dxa"/>
            <w:shd w:val="clear" w:color="auto" w:fill="auto"/>
          </w:tcPr>
          <w:p w14:paraId="369F5304" w14:textId="77777777" w:rsidR="00C04528" w:rsidRDefault="00C04528" w:rsidP="00C258C3">
            <w:r>
              <w:t>first eigenvalue of Cauchy stress tensor</w:t>
            </w:r>
          </w:p>
        </w:tc>
      </w:tr>
      <w:tr w:rsidR="00C04528" w14:paraId="45B12CDA" w14:textId="77777777" w:rsidTr="00C258C3">
        <w:tc>
          <w:tcPr>
            <w:tcW w:w="2268" w:type="dxa"/>
            <w:shd w:val="clear" w:color="auto" w:fill="auto"/>
          </w:tcPr>
          <w:p w14:paraId="5A4FF040" w14:textId="77777777" w:rsidR="00C04528" w:rsidRPr="00B27FE9" w:rsidRDefault="00C04528" w:rsidP="00C258C3">
            <w:pPr>
              <w:pStyle w:val="code"/>
            </w:pPr>
            <w:r>
              <w:t>s2</w:t>
            </w:r>
          </w:p>
        </w:tc>
        <w:tc>
          <w:tcPr>
            <w:tcW w:w="7308" w:type="dxa"/>
            <w:shd w:val="clear" w:color="auto" w:fill="auto"/>
          </w:tcPr>
          <w:p w14:paraId="47C0ACC7" w14:textId="77777777" w:rsidR="00C04528" w:rsidRDefault="00C04528" w:rsidP="00C258C3">
            <w:r>
              <w:t>second eigenvalue of Cauchy stress tensor</w:t>
            </w:r>
          </w:p>
        </w:tc>
      </w:tr>
      <w:tr w:rsidR="00C04528" w14:paraId="15CB510B" w14:textId="77777777" w:rsidTr="00C258C3">
        <w:tc>
          <w:tcPr>
            <w:tcW w:w="2268" w:type="dxa"/>
            <w:shd w:val="clear" w:color="auto" w:fill="auto"/>
          </w:tcPr>
          <w:p w14:paraId="391289E0" w14:textId="77777777" w:rsidR="00C04528" w:rsidRPr="00B27FE9" w:rsidRDefault="00C04528" w:rsidP="00C258C3">
            <w:pPr>
              <w:pStyle w:val="code"/>
            </w:pPr>
            <w:r>
              <w:t>s3</w:t>
            </w:r>
          </w:p>
        </w:tc>
        <w:tc>
          <w:tcPr>
            <w:tcW w:w="7308" w:type="dxa"/>
            <w:shd w:val="clear" w:color="auto" w:fill="auto"/>
          </w:tcPr>
          <w:p w14:paraId="174038AF" w14:textId="77777777" w:rsidR="00C04528" w:rsidRDefault="00C04528" w:rsidP="00C258C3">
            <w:r>
              <w:t>third eigenvalue of Cauchy stress tensor</w:t>
            </w:r>
          </w:p>
        </w:tc>
      </w:tr>
      <w:tr w:rsidR="006A0BC1" w14:paraId="2680DD4C" w14:textId="77777777">
        <w:tc>
          <w:tcPr>
            <w:tcW w:w="2268" w:type="dxa"/>
            <w:shd w:val="clear" w:color="auto" w:fill="auto"/>
          </w:tcPr>
          <w:p w14:paraId="33F0C0B4" w14:textId="77777777" w:rsidR="006A0BC1" w:rsidRPr="00B27FE9" w:rsidRDefault="006A0BC1" w:rsidP="006A0BC1">
            <w:pPr>
              <w:pStyle w:val="code"/>
            </w:pPr>
            <w:r w:rsidRPr="00B27FE9">
              <w:t>Ex</w:t>
            </w:r>
          </w:p>
        </w:tc>
        <w:tc>
          <w:tcPr>
            <w:tcW w:w="7308" w:type="dxa"/>
            <w:shd w:val="clear" w:color="auto" w:fill="auto"/>
          </w:tcPr>
          <w:p w14:paraId="361D8B97" w14:textId="77777777" w:rsidR="006A0BC1" w:rsidRDefault="006A0BC1" w:rsidP="006A0BC1">
            <w:r>
              <w:t>xx-component of the Green-Lagrange strain</w:t>
            </w:r>
          </w:p>
        </w:tc>
      </w:tr>
      <w:tr w:rsidR="006A0BC1" w14:paraId="1D806F3B" w14:textId="77777777">
        <w:tc>
          <w:tcPr>
            <w:tcW w:w="2268" w:type="dxa"/>
            <w:shd w:val="clear" w:color="auto" w:fill="auto"/>
          </w:tcPr>
          <w:p w14:paraId="38B6845A" w14:textId="77777777" w:rsidR="006A0BC1" w:rsidRPr="00B27FE9" w:rsidRDefault="006A0BC1" w:rsidP="006A0BC1">
            <w:pPr>
              <w:pStyle w:val="code"/>
            </w:pPr>
            <w:r w:rsidRPr="00B27FE9">
              <w:t>Ey</w:t>
            </w:r>
          </w:p>
        </w:tc>
        <w:tc>
          <w:tcPr>
            <w:tcW w:w="7308" w:type="dxa"/>
            <w:shd w:val="clear" w:color="auto" w:fill="auto"/>
          </w:tcPr>
          <w:p w14:paraId="4D003F12" w14:textId="77777777" w:rsidR="006A0BC1" w:rsidRDefault="006A0BC1" w:rsidP="006A0BC1">
            <w:r>
              <w:t>yy-component of the Green-Lagrange strain</w:t>
            </w:r>
          </w:p>
        </w:tc>
      </w:tr>
      <w:tr w:rsidR="006A0BC1" w14:paraId="130D9018" w14:textId="77777777">
        <w:tc>
          <w:tcPr>
            <w:tcW w:w="2268" w:type="dxa"/>
            <w:shd w:val="clear" w:color="auto" w:fill="auto"/>
          </w:tcPr>
          <w:p w14:paraId="6337EE2B" w14:textId="77777777" w:rsidR="006A0BC1" w:rsidRPr="00B27FE9" w:rsidRDefault="006A0BC1" w:rsidP="006A0BC1">
            <w:pPr>
              <w:pStyle w:val="code"/>
            </w:pPr>
            <w:r w:rsidRPr="00B27FE9">
              <w:t>Ez</w:t>
            </w:r>
          </w:p>
        </w:tc>
        <w:tc>
          <w:tcPr>
            <w:tcW w:w="7308" w:type="dxa"/>
            <w:shd w:val="clear" w:color="auto" w:fill="auto"/>
          </w:tcPr>
          <w:p w14:paraId="73B8C940" w14:textId="77777777" w:rsidR="006A0BC1" w:rsidRDefault="006A0BC1" w:rsidP="006A0BC1">
            <w:r>
              <w:t>zz-component of the Green-Lagrange strain</w:t>
            </w:r>
          </w:p>
        </w:tc>
      </w:tr>
      <w:tr w:rsidR="006A0BC1" w14:paraId="77A50C30" w14:textId="77777777">
        <w:tc>
          <w:tcPr>
            <w:tcW w:w="2268" w:type="dxa"/>
            <w:shd w:val="clear" w:color="auto" w:fill="auto"/>
          </w:tcPr>
          <w:p w14:paraId="0A5D954E" w14:textId="77777777" w:rsidR="006A0BC1" w:rsidRPr="00B27FE9" w:rsidRDefault="006A0BC1" w:rsidP="006A0BC1">
            <w:pPr>
              <w:pStyle w:val="code"/>
            </w:pPr>
            <w:r w:rsidRPr="00B27FE9">
              <w:lastRenderedPageBreak/>
              <w:t>Exy</w:t>
            </w:r>
          </w:p>
        </w:tc>
        <w:tc>
          <w:tcPr>
            <w:tcW w:w="7308" w:type="dxa"/>
            <w:shd w:val="clear" w:color="auto" w:fill="auto"/>
          </w:tcPr>
          <w:p w14:paraId="433587BC" w14:textId="77777777" w:rsidR="006A0BC1" w:rsidRDefault="006A0BC1" w:rsidP="006A0BC1">
            <w:r>
              <w:t>xy-component of the Green-Lagrange strain</w:t>
            </w:r>
          </w:p>
        </w:tc>
      </w:tr>
      <w:tr w:rsidR="006A0BC1" w14:paraId="0BF63BE8" w14:textId="77777777">
        <w:tc>
          <w:tcPr>
            <w:tcW w:w="2268" w:type="dxa"/>
            <w:shd w:val="clear" w:color="auto" w:fill="auto"/>
          </w:tcPr>
          <w:p w14:paraId="11D185ED" w14:textId="77777777" w:rsidR="006A0BC1" w:rsidRPr="00B27FE9" w:rsidRDefault="006A0BC1" w:rsidP="006A0BC1">
            <w:pPr>
              <w:pStyle w:val="code"/>
            </w:pPr>
            <w:r w:rsidRPr="00B27FE9">
              <w:t>Eyz</w:t>
            </w:r>
          </w:p>
        </w:tc>
        <w:tc>
          <w:tcPr>
            <w:tcW w:w="7308" w:type="dxa"/>
            <w:shd w:val="clear" w:color="auto" w:fill="auto"/>
          </w:tcPr>
          <w:p w14:paraId="2E0B8B92" w14:textId="77777777" w:rsidR="006A0BC1" w:rsidRDefault="006A0BC1" w:rsidP="006A0BC1">
            <w:r>
              <w:t>yz-component of the Green-Lagrange strain</w:t>
            </w:r>
          </w:p>
        </w:tc>
      </w:tr>
      <w:tr w:rsidR="006A0BC1" w14:paraId="08B39A79" w14:textId="77777777">
        <w:tc>
          <w:tcPr>
            <w:tcW w:w="2268" w:type="dxa"/>
            <w:shd w:val="clear" w:color="auto" w:fill="auto"/>
          </w:tcPr>
          <w:p w14:paraId="0064DAEC" w14:textId="77777777" w:rsidR="006A0BC1" w:rsidRPr="00B27FE9" w:rsidRDefault="006A0BC1" w:rsidP="006A0BC1">
            <w:pPr>
              <w:pStyle w:val="code"/>
            </w:pPr>
            <w:r w:rsidRPr="00B27FE9">
              <w:t>Exz</w:t>
            </w:r>
          </w:p>
        </w:tc>
        <w:tc>
          <w:tcPr>
            <w:tcW w:w="7308" w:type="dxa"/>
            <w:shd w:val="clear" w:color="auto" w:fill="auto"/>
          </w:tcPr>
          <w:p w14:paraId="382F4695" w14:textId="77777777" w:rsidR="006A0BC1" w:rsidRDefault="006A0BC1" w:rsidP="006A0BC1">
            <w:r>
              <w:t>xz-component of the Green-Lagrange strain</w:t>
            </w:r>
          </w:p>
        </w:tc>
      </w:tr>
      <w:tr w:rsidR="00E54C47" w14:paraId="73CA2E78" w14:textId="77777777" w:rsidTr="00C258C3">
        <w:tc>
          <w:tcPr>
            <w:tcW w:w="2268" w:type="dxa"/>
            <w:shd w:val="clear" w:color="auto" w:fill="auto"/>
          </w:tcPr>
          <w:p w14:paraId="6D39DBBC" w14:textId="77777777" w:rsidR="00E54C47" w:rsidRDefault="00E54C47" w:rsidP="00C258C3">
            <w:pPr>
              <w:pStyle w:val="code"/>
            </w:pPr>
            <w:r>
              <w:t>E1</w:t>
            </w:r>
          </w:p>
        </w:tc>
        <w:tc>
          <w:tcPr>
            <w:tcW w:w="7308" w:type="dxa"/>
            <w:shd w:val="clear" w:color="auto" w:fill="auto"/>
          </w:tcPr>
          <w:p w14:paraId="5FAFBBF2" w14:textId="77777777" w:rsidR="00E54C47" w:rsidRDefault="00E54C47" w:rsidP="00C258C3">
            <w:r>
              <w:t>first eigenvalue of Green-Lagrange strain tensor</w:t>
            </w:r>
          </w:p>
        </w:tc>
      </w:tr>
      <w:tr w:rsidR="00E54C47" w14:paraId="4E4E3E9D" w14:textId="77777777" w:rsidTr="00C258C3">
        <w:tc>
          <w:tcPr>
            <w:tcW w:w="2268" w:type="dxa"/>
            <w:shd w:val="clear" w:color="auto" w:fill="auto"/>
          </w:tcPr>
          <w:p w14:paraId="2E659F97" w14:textId="77777777" w:rsidR="00E54C47" w:rsidRDefault="00E54C47" w:rsidP="00C258C3">
            <w:pPr>
              <w:pStyle w:val="code"/>
            </w:pPr>
            <w:r>
              <w:t>E2</w:t>
            </w:r>
          </w:p>
        </w:tc>
        <w:tc>
          <w:tcPr>
            <w:tcW w:w="7308" w:type="dxa"/>
            <w:shd w:val="clear" w:color="auto" w:fill="auto"/>
          </w:tcPr>
          <w:p w14:paraId="0BA83036" w14:textId="77777777" w:rsidR="00E54C47" w:rsidRDefault="00E54C47" w:rsidP="00C258C3">
            <w:r>
              <w:t>second eigenvalue of Green-Lagrange strain tensor</w:t>
            </w:r>
          </w:p>
        </w:tc>
      </w:tr>
      <w:tr w:rsidR="00E54C47" w14:paraId="6BA9DC99" w14:textId="77777777" w:rsidTr="00C258C3">
        <w:tc>
          <w:tcPr>
            <w:tcW w:w="2268" w:type="dxa"/>
            <w:shd w:val="clear" w:color="auto" w:fill="auto"/>
          </w:tcPr>
          <w:p w14:paraId="2AC4F350" w14:textId="77777777" w:rsidR="00E54C47" w:rsidRDefault="00E54C47" w:rsidP="00C258C3">
            <w:pPr>
              <w:pStyle w:val="code"/>
            </w:pPr>
            <w:r>
              <w:t>E3</w:t>
            </w:r>
          </w:p>
        </w:tc>
        <w:tc>
          <w:tcPr>
            <w:tcW w:w="7308" w:type="dxa"/>
            <w:shd w:val="clear" w:color="auto" w:fill="auto"/>
          </w:tcPr>
          <w:p w14:paraId="60B71B94" w14:textId="77777777" w:rsidR="00E54C47" w:rsidRDefault="00E54C47" w:rsidP="00C258C3">
            <w:r>
              <w:t>third eigenvalue of Green-Lagrange strain tensor</w:t>
            </w:r>
          </w:p>
        </w:tc>
      </w:tr>
      <w:tr w:rsidR="00E54C47" w14:paraId="4DC754AA" w14:textId="77777777" w:rsidTr="00C258C3">
        <w:tc>
          <w:tcPr>
            <w:tcW w:w="2268" w:type="dxa"/>
            <w:shd w:val="clear" w:color="auto" w:fill="auto"/>
          </w:tcPr>
          <w:p w14:paraId="6E80BFA2" w14:textId="4B3A9474" w:rsidR="00E54C47" w:rsidRPr="00B27FE9" w:rsidRDefault="00E54C47" w:rsidP="00C258C3">
            <w:pPr>
              <w:pStyle w:val="code"/>
            </w:pPr>
            <w:r>
              <w:t>F</w:t>
            </w:r>
            <w:r w:rsidRPr="00B27FE9">
              <w:t>x</w:t>
            </w:r>
            <w:r w:rsidR="00EE0723">
              <w:t>x</w:t>
            </w:r>
          </w:p>
        </w:tc>
        <w:tc>
          <w:tcPr>
            <w:tcW w:w="7308" w:type="dxa"/>
            <w:shd w:val="clear" w:color="auto" w:fill="auto"/>
          </w:tcPr>
          <w:p w14:paraId="5C4492F9" w14:textId="77777777" w:rsidR="00E54C47" w:rsidRDefault="00E54C47" w:rsidP="00C258C3">
            <w:r>
              <w:t>xx-component of the deformation gradient</w:t>
            </w:r>
          </w:p>
        </w:tc>
      </w:tr>
      <w:tr w:rsidR="00E54C47" w14:paraId="3757F8C1" w14:textId="77777777" w:rsidTr="00C258C3">
        <w:tc>
          <w:tcPr>
            <w:tcW w:w="2268" w:type="dxa"/>
            <w:shd w:val="clear" w:color="auto" w:fill="auto"/>
          </w:tcPr>
          <w:p w14:paraId="7307E169" w14:textId="215E126A" w:rsidR="00E54C47" w:rsidRPr="00B27FE9" w:rsidRDefault="00E54C47" w:rsidP="00C258C3">
            <w:pPr>
              <w:pStyle w:val="code"/>
            </w:pPr>
            <w:r>
              <w:t>F</w:t>
            </w:r>
            <w:r w:rsidRPr="00B27FE9">
              <w:t>y</w:t>
            </w:r>
            <w:r w:rsidR="00EE0723">
              <w:t>y</w:t>
            </w:r>
          </w:p>
        </w:tc>
        <w:tc>
          <w:tcPr>
            <w:tcW w:w="7308" w:type="dxa"/>
            <w:shd w:val="clear" w:color="auto" w:fill="auto"/>
          </w:tcPr>
          <w:p w14:paraId="105F6951" w14:textId="77777777" w:rsidR="00E54C47" w:rsidRDefault="00E54C47" w:rsidP="00C258C3">
            <w:r>
              <w:t>yy-component of the deformation gradient</w:t>
            </w:r>
          </w:p>
        </w:tc>
      </w:tr>
      <w:tr w:rsidR="00E54C47" w14:paraId="10917699" w14:textId="77777777" w:rsidTr="00C258C3">
        <w:tc>
          <w:tcPr>
            <w:tcW w:w="2268" w:type="dxa"/>
            <w:shd w:val="clear" w:color="auto" w:fill="auto"/>
          </w:tcPr>
          <w:p w14:paraId="44EEE406" w14:textId="30F5320B" w:rsidR="00E54C47" w:rsidRPr="00B27FE9" w:rsidRDefault="00E54C47" w:rsidP="00C258C3">
            <w:pPr>
              <w:pStyle w:val="code"/>
            </w:pPr>
            <w:r>
              <w:t>F</w:t>
            </w:r>
            <w:r w:rsidRPr="00B27FE9">
              <w:t>z</w:t>
            </w:r>
            <w:r w:rsidR="00EE0723">
              <w:t>z</w:t>
            </w:r>
          </w:p>
        </w:tc>
        <w:tc>
          <w:tcPr>
            <w:tcW w:w="7308" w:type="dxa"/>
            <w:shd w:val="clear" w:color="auto" w:fill="auto"/>
          </w:tcPr>
          <w:p w14:paraId="1BAE80D7" w14:textId="77777777" w:rsidR="00E54C47" w:rsidRDefault="00E54C47" w:rsidP="00C258C3">
            <w:r>
              <w:t>zz-component of the deformation gradient</w:t>
            </w:r>
          </w:p>
        </w:tc>
      </w:tr>
      <w:tr w:rsidR="00E54C47" w14:paraId="51B1CB51" w14:textId="77777777" w:rsidTr="00C258C3">
        <w:tc>
          <w:tcPr>
            <w:tcW w:w="2268" w:type="dxa"/>
            <w:shd w:val="clear" w:color="auto" w:fill="auto"/>
          </w:tcPr>
          <w:p w14:paraId="377F91CA" w14:textId="77777777" w:rsidR="00E54C47" w:rsidRPr="00B27FE9" w:rsidRDefault="00E54C47" w:rsidP="00C258C3">
            <w:pPr>
              <w:pStyle w:val="code"/>
            </w:pPr>
            <w:r>
              <w:t>F</w:t>
            </w:r>
            <w:r w:rsidRPr="00B27FE9">
              <w:t>xy</w:t>
            </w:r>
          </w:p>
        </w:tc>
        <w:tc>
          <w:tcPr>
            <w:tcW w:w="7308" w:type="dxa"/>
            <w:shd w:val="clear" w:color="auto" w:fill="auto"/>
          </w:tcPr>
          <w:p w14:paraId="3408D3CA" w14:textId="77777777" w:rsidR="00E54C47" w:rsidRDefault="00E54C47" w:rsidP="00C258C3">
            <w:r>
              <w:t>xy-component of the deformation gradient</w:t>
            </w:r>
          </w:p>
        </w:tc>
      </w:tr>
      <w:tr w:rsidR="00E54C47" w14:paraId="3EC2F080" w14:textId="77777777" w:rsidTr="00C258C3">
        <w:tc>
          <w:tcPr>
            <w:tcW w:w="2268" w:type="dxa"/>
            <w:shd w:val="clear" w:color="auto" w:fill="auto"/>
          </w:tcPr>
          <w:p w14:paraId="2CD1C196" w14:textId="77777777" w:rsidR="00E54C47" w:rsidRPr="00B27FE9" w:rsidRDefault="00E54C47" w:rsidP="00C258C3">
            <w:pPr>
              <w:pStyle w:val="code"/>
            </w:pPr>
            <w:r>
              <w:t>F</w:t>
            </w:r>
            <w:r w:rsidRPr="00B27FE9">
              <w:t>yz</w:t>
            </w:r>
          </w:p>
        </w:tc>
        <w:tc>
          <w:tcPr>
            <w:tcW w:w="7308" w:type="dxa"/>
            <w:shd w:val="clear" w:color="auto" w:fill="auto"/>
          </w:tcPr>
          <w:p w14:paraId="05FC6532" w14:textId="77777777" w:rsidR="00E54C47" w:rsidRDefault="00E54C47" w:rsidP="00C258C3">
            <w:r>
              <w:t>yz-component of the deformation gradient</w:t>
            </w:r>
          </w:p>
        </w:tc>
      </w:tr>
      <w:tr w:rsidR="00E54C47" w14:paraId="305DBE51" w14:textId="77777777" w:rsidTr="00C258C3">
        <w:tc>
          <w:tcPr>
            <w:tcW w:w="2268" w:type="dxa"/>
            <w:shd w:val="clear" w:color="auto" w:fill="auto"/>
          </w:tcPr>
          <w:p w14:paraId="57914753" w14:textId="77777777" w:rsidR="00E54C47" w:rsidRPr="00B27FE9" w:rsidRDefault="00E54C47" w:rsidP="00C258C3">
            <w:pPr>
              <w:pStyle w:val="code"/>
            </w:pPr>
            <w:r>
              <w:t>F</w:t>
            </w:r>
            <w:r w:rsidRPr="00B27FE9">
              <w:t>xz</w:t>
            </w:r>
          </w:p>
        </w:tc>
        <w:tc>
          <w:tcPr>
            <w:tcW w:w="7308" w:type="dxa"/>
            <w:shd w:val="clear" w:color="auto" w:fill="auto"/>
          </w:tcPr>
          <w:p w14:paraId="7B6A1969" w14:textId="77777777" w:rsidR="00E54C47" w:rsidRDefault="00E54C47" w:rsidP="00C258C3">
            <w:r>
              <w:t>xz-component of the deformation gradient</w:t>
            </w:r>
          </w:p>
        </w:tc>
      </w:tr>
      <w:tr w:rsidR="00EE0723" w14:paraId="15549DC2" w14:textId="77777777" w:rsidTr="00C258C3">
        <w:tc>
          <w:tcPr>
            <w:tcW w:w="2268" w:type="dxa"/>
            <w:shd w:val="clear" w:color="auto" w:fill="auto"/>
          </w:tcPr>
          <w:p w14:paraId="137F3C64" w14:textId="6A34CD14" w:rsidR="00EE0723" w:rsidRDefault="00EE0723" w:rsidP="00C258C3">
            <w:pPr>
              <w:pStyle w:val="code"/>
            </w:pPr>
            <w:r>
              <w:t>Fyx</w:t>
            </w:r>
          </w:p>
        </w:tc>
        <w:tc>
          <w:tcPr>
            <w:tcW w:w="7308" w:type="dxa"/>
            <w:shd w:val="clear" w:color="auto" w:fill="auto"/>
          </w:tcPr>
          <w:p w14:paraId="133C8F5D" w14:textId="06AC5B8D" w:rsidR="00EE0723" w:rsidRDefault="00EE0723" w:rsidP="00C258C3">
            <w:r>
              <w:t>yx-component of the deformation gradient</w:t>
            </w:r>
          </w:p>
        </w:tc>
      </w:tr>
      <w:tr w:rsidR="00EE0723" w14:paraId="038E67B0" w14:textId="77777777" w:rsidTr="00C258C3">
        <w:tc>
          <w:tcPr>
            <w:tcW w:w="2268" w:type="dxa"/>
            <w:shd w:val="clear" w:color="auto" w:fill="auto"/>
          </w:tcPr>
          <w:p w14:paraId="53CD49EE" w14:textId="092C883C" w:rsidR="00EE0723" w:rsidRDefault="00EE0723" w:rsidP="00C258C3">
            <w:pPr>
              <w:pStyle w:val="code"/>
            </w:pPr>
            <w:r>
              <w:t>Fzy</w:t>
            </w:r>
          </w:p>
        </w:tc>
        <w:tc>
          <w:tcPr>
            <w:tcW w:w="7308" w:type="dxa"/>
            <w:shd w:val="clear" w:color="auto" w:fill="auto"/>
          </w:tcPr>
          <w:p w14:paraId="059A17C4" w14:textId="0C73093E" w:rsidR="00EE0723" w:rsidRDefault="00EE0723" w:rsidP="00C258C3">
            <w:r>
              <w:t>zy-component of the deformation gradient</w:t>
            </w:r>
          </w:p>
        </w:tc>
      </w:tr>
      <w:tr w:rsidR="00EE0723" w14:paraId="62DEBA36" w14:textId="77777777" w:rsidTr="00C258C3">
        <w:tc>
          <w:tcPr>
            <w:tcW w:w="2268" w:type="dxa"/>
            <w:shd w:val="clear" w:color="auto" w:fill="auto"/>
          </w:tcPr>
          <w:p w14:paraId="278067AE" w14:textId="34363FC7" w:rsidR="00EE0723" w:rsidRDefault="00EE0723" w:rsidP="00C258C3">
            <w:pPr>
              <w:pStyle w:val="code"/>
            </w:pPr>
            <w:r>
              <w:t>Fzx</w:t>
            </w:r>
          </w:p>
        </w:tc>
        <w:tc>
          <w:tcPr>
            <w:tcW w:w="7308" w:type="dxa"/>
            <w:shd w:val="clear" w:color="auto" w:fill="auto"/>
          </w:tcPr>
          <w:p w14:paraId="0416343D" w14:textId="20398E3C" w:rsidR="00EE0723" w:rsidRDefault="00EE0723" w:rsidP="00C258C3">
            <w:r>
              <w:t>xz-component of the deformation gradient</w:t>
            </w:r>
          </w:p>
        </w:tc>
      </w:tr>
      <w:tr w:rsidR="00E54C47" w14:paraId="7479B0B9" w14:textId="77777777" w:rsidTr="00C258C3">
        <w:tc>
          <w:tcPr>
            <w:tcW w:w="2268" w:type="dxa"/>
            <w:shd w:val="clear" w:color="auto" w:fill="auto"/>
          </w:tcPr>
          <w:p w14:paraId="175AF5EE" w14:textId="77777777" w:rsidR="00E54C47" w:rsidRDefault="00E54C47" w:rsidP="00C258C3">
            <w:pPr>
              <w:pStyle w:val="code"/>
            </w:pPr>
            <w:r>
              <w:t>J</w:t>
            </w:r>
          </w:p>
        </w:tc>
        <w:tc>
          <w:tcPr>
            <w:tcW w:w="7308" w:type="dxa"/>
            <w:shd w:val="clear" w:color="auto" w:fill="auto"/>
          </w:tcPr>
          <w:p w14:paraId="17997066" w14:textId="77777777" w:rsidR="00E54C47" w:rsidRDefault="00E54C47" w:rsidP="00C258C3">
            <w:r>
              <w:t>relative volume (determinant of deformation gradient)</w:t>
            </w:r>
          </w:p>
        </w:tc>
      </w:tr>
    </w:tbl>
    <w:p w14:paraId="7B7DA7D5" w14:textId="77777777" w:rsidR="006A0BC1" w:rsidRPr="00713406" w:rsidRDefault="006A0BC1" w:rsidP="006A0BC1"/>
    <w:p w14:paraId="1E9C95AF" w14:textId="77777777" w:rsidR="006A0BC1" w:rsidRDefault="006A0BC1" w:rsidP="006A0BC1">
      <w:r>
        <w:t xml:space="preserve">For analyses using </w:t>
      </w:r>
      <w:r w:rsidR="00073AB7">
        <w:t>biphasic, biphasic-solute, and triphasic</w:t>
      </w:r>
      <w:r w:rsidR="00073AB7" w:rsidDel="00073AB7">
        <w:t xml:space="preserve"> </w:t>
      </w:r>
      <w:r>
        <w:t>materials, the following additional variables can be defined:</w:t>
      </w:r>
    </w:p>
    <w:p w14:paraId="7827256D" w14:textId="77777777" w:rsidR="005B1E13" w:rsidRDefault="005B1E1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7A928DB" w14:textId="77777777">
        <w:tc>
          <w:tcPr>
            <w:tcW w:w="2268" w:type="dxa"/>
            <w:shd w:val="clear" w:color="auto" w:fill="auto"/>
          </w:tcPr>
          <w:p w14:paraId="10D3B20C" w14:textId="77777777" w:rsidR="006A0BC1" w:rsidRPr="000B272C" w:rsidRDefault="006A0BC1" w:rsidP="006A0BC1">
            <w:pPr>
              <w:rPr>
                <w:b/>
              </w:rPr>
            </w:pPr>
            <w:r w:rsidRPr="000B272C">
              <w:rPr>
                <w:b/>
              </w:rPr>
              <w:t>Element variables</w:t>
            </w:r>
          </w:p>
        </w:tc>
        <w:tc>
          <w:tcPr>
            <w:tcW w:w="7308" w:type="dxa"/>
            <w:shd w:val="clear" w:color="auto" w:fill="auto"/>
          </w:tcPr>
          <w:p w14:paraId="24623C1F" w14:textId="77777777" w:rsidR="006A0BC1" w:rsidRPr="000B272C" w:rsidRDefault="006A0BC1" w:rsidP="006A0BC1">
            <w:pPr>
              <w:rPr>
                <w:b/>
              </w:rPr>
            </w:pPr>
            <w:r w:rsidRPr="000B272C">
              <w:rPr>
                <w:b/>
              </w:rPr>
              <w:t>Description</w:t>
            </w:r>
          </w:p>
        </w:tc>
      </w:tr>
      <w:tr w:rsidR="00073AB7" w14:paraId="5A5AD671" w14:textId="77777777" w:rsidTr="00C258C3">
        <w:tc>
          <w:tcPr>
            <w:tcW w:w="2268" w:type="dxa"/>
            <w:shd w:val="clear" w:color="auto" w:fill="auto"/>
          </w:tcPr>
          <w:p w14:paraId="5F915138" w14:textId="77777777" w:rsidR="00073AB7" w:rsidRPr="00B27FE9" w:rsidRDefault="00073AB7" w:rsidP="00C258C3">
            <w:pPr>
              <w:pStyle w:val="code"/>
            </w:pPr>
            <w:r>
              <w:t>p</w:t>
            </w:r>
          </w:p>
        </w:tc>
        <w:tc>
          <w:tcPr>
            <w:tcW w:w="7308" w:type="dxa"/>
            <w:shd w:val="clear" w:color="auto" w:fill="auto"/>
          </w:tcPr>
          <w:p w14:paraId="64E5AE41" w14:textId="77777777" w:rsidR="00073AB7" w:rsidRDefault="00073AB7" w:rsidP="00C258C3">
            <w:r>
              <w:t>actual fluid pressure</w:t>
            </w:r>
          </w:p>
        </w:tc>
      </w:tr>
      <w:tr w:rsidR="00073AB7" w14:paraId="5CD77732" w14:textId="77777777" w:rsidTr="00C258C3">
        <w:tc>
          <w:tcPr>
            <w:tcW w:w="2268" w:type="dxa"/>
            <w:shd w:val="clear" w:color="auto" w:fill="auto"/>
          </w:tcPr>
          <w:p w14:paraId="69E19D4B" w14:textId="77777777" w:rsidR="00073AB7" w:rsidRPr="00B27FE9" w:rsidRDefault="00073AB7" w:rsidP="00C258C3">
            <w:pPr>
              <w:pStyle w:val="code"/>
            </w:pPr>
            <w:r>
              <w:t>c</w:t>
            </w:r>
            <w:r w:rsidR="00C849CE" w:rsidRPr="00C849CE">
              <w:rPr>
                <w:i/>
              </w:rPr>
              <w:t>n</w:t>
            </w:r>
          </w:p>
        </w:tc>
        <w:tc>
          <w:tcPr>
            <w:tcW w:w="7308" w:type="dxa"/>
            <w:shd w:val="clear" w:color="auto" w:fill="auto"/>
          </w:tcPr>
          <w:p w14:paraId="0F5C23D6" w14:textId="77777777" w:rsidR="00073AB7" w:rsidRDefault="00073AB7" w:rsidP="00350D5F">
            <w:r>
              <w:t xml:space="preserve">actual concentration </w:t>
            </w:r>
            <w:r w:rsidR="00C849CE">
              <w:t xml:space="preserve">of solute </w:t>
            </w:r>
            <w:r w:rsidR="00C849CE" w:rsidRPr="00C849CE">
              <w:rPr>
                <w:rStyle w:val="codeChar"/>
                <w:i/>
              </w:rPr>
              <w:t>n</w:t>
            </w:r>
          </w:p>
        </w:tc>
      </w:tr>
      <w:tr w:rsidR="006A0BC1" w14:paraId="249D6B1C" w14:textId="77777777">
        <w:tc>
          <w:tcPr>
            <w:tcW w:w="2268" w:type="dxa"/>
            <w:shd w:val="clear" w:color="auto" w:fill="auto"/>
          </w:tcPr>
          <w:p w14:paraId="5104AAAE" w14:textId="77777777" w:rsidR="006A0BC1" w:rsidRPr="00B27FE9" w:rsidRDefault="006A0BC1" w:rsidP="006A0BC1">
            <w:pPr>
              <w:pStyle w:val="code"/>
            </w:pPr>
            <w:r w:rsidRPr="00B27FE9">
              <w:t>wx</w:t>
            </w:r>
          </w:p>
        </w:tc>
        <w:tc>
          <w:tcPr>
            <w:tcW w:w="7308" w:type="dxa"/>
            <w:shd w:val="clear" w:color="auto" w:fill="auto"/>
          </w:tcPr>
          <w:p w14:paraId="3B14B62B" w14:textId="77777777" w:rsidR="006A0BC1" w:rsidRPr="00DC355F" w:rsidRDefault="006A0BC1" w:rsidP="006A0BC1">
            <w:r>
              <w:t>x-component of fluid flux</w:t>
            </w:r>
          </w:p>
        </w:tc>
      </w:tr>
      <w:tr w:rsidR="006A0BC1" w14:paraId="44755F5E" w14:textId="77777777">
        <w:tc>
          <w:tcPr>
            <w:tcW w:w="2268" w:type="dxa"/>
            <w:shd w:val="clear" w:color="auto" w:fill="auto"/>
          </w:tcPr>
          <w:p w14:paraId="4622E2B2" w14:textId="77777777" w:rsidR="006A0BC1" w:rsidRPr="00B27FE9" w:rsidRDefault="006A0BC1" w:rsidP="006A0BC1">
            <w:pPr>
              <w:pStyle w:val="code"/>
            </w:pPr>
            <w:r w:rsidRPr="00B27FE9">
              <w:t>wy</w:t>
            </w:r>
          </w:p>
        </w:tc>
        <w:tc>
          <w:tcPr>
            <w:tcW w:w="7308" w:type="dxa"/>
            <w:shd w:val="clear" w:color="auto" w:fill="auto"/>
          </w:tcPr>
          <w:p w14:paraId="435F921E" w14:textId="77777777" w:rsidR="006A0BC1" w:rsidRDefault="006A0BC1" w:rsidP="006A0BC1">
            <w:r>
              <w:t>y-component of fluid flux</w:t>
            </w:r>
          </w:p>
        </w:tc>
      </w:tr>
      <w:tr w:rsidR="006A0BC1" w14:paraId="0AF8B82C" w14:textId="77777777">
        <w:tc>
          <w:tcPr>
            <w:tcW w:w="2268" w:type="dxa"/>
            <w:shd w:val="clear" w:color="auto" w:fill="auto"/>
          </w:tcPr>
          <w:p w14:paraId="65D86426" w14:textId="77777777" w:rsidR="006A0BC1" w:rsidRPr="00B27FE9" w:rsidRDefault="006A0BC1" w:rsidP="006A0BC1">
            <w:pPr>
              <w:pStyle w:val="code"/>
            </w:pPr>
            <w:r w:rsidRPr="00B27FE9">
              <w:t>wz</w:t>
            </w:r>
          </w:p>
        </w:tc>
        <w:tc>
          <w:tcPr>
            <w:tcW w:w="7308" w:type="dxa"/>
            <w:shd w:val="clear" w:color="auto" w:fill="auto"/>
          </w:tcPr>
          <w:p w14:paraId="3986FF30" w14:textId="77777777" w:rsidR="006A0BC1" w:rsidRDefault="006A0BC1" w:rsidP="006A0BC1">
            <w:r>
              <w:t>z-component of fluid flux</w:t>
            </w:r>
          </w:p>
        </w:tc>
      </w:tr>
      <w:tr w:rsidR="00073AB7" w14:paraId="010E75C2" w14:textId="77777777" w:rsidTr="00C258C3">
        <w:tc>
          <w:tcPr>
            <w:tcW w:w="2268" w:type="dxa"/>
            <w:shd w:val="clear" w:color="auto" w:fill="auto"/>
          </w:tcPr>
          <w:p w14:paraId="02BE1A66" w14:textId="77777777" w:rsidR="00073AB7" w:rsidRPr="00B27FE9" w:rsidRDefault="00073AB7" w:rsidP="00C258C3">
            <w:pPr>
              <w:pStyle w:val="code"/>
            </w:pPr>
            <w:r>
              <w:t>j</w:t>
            </w:r>
            <w:r w:rsidR="00C849CE" w:rsidRPr="00C849CE">
              <w:rPr>
                <w:i/>
              </w:rPr>
              <w:t>n</w:t>
            </w:r>
            <w:r>
              <w:t>x</w:t>
            </w:r>
          </w:p>
        </w:tc>
        <w:tc>
          <w:tcPr>
            <w:tcW w:w="7308" w:type="dxa"/>
            <w:shd w:val="clear" w:color="auto" w:fill="auto"/>
          </w:tcPr>
          <w:p w14:paraId="52076730" w14:textId="77777777" w:rsidR="00073AB7" w:rsidRDefault="00073AB7" w:rsidP="00350D5F">
            <w:r>
              <w:t>x-component of flux</w:t>
            </w:r>
            <w:r w:rsidR="00C849CE">
              <w:t xml:space="preserve"> of solute </w:t>
            </w:r>
            <w:r w:rsidR="00C849CE" w:rsidRPr="00C849CE">
              <w:rPr>
                <w:rStyle w:val="codeChar"/>
                <w:i/>
              </w:rPr>
              <w:t>n</w:t>
            </w:r>
          </w:p>
        </w:tc>
      </w:tr>
      <w:tr w:rsidR="00073AB7" w14:paraId="1FBCD981" w14:textId="77777777" w:rsidTr="00C258C3">
        <w:tc>
          <w:tcPr>
            <w:tcW w:w="2268" w:type="dxa"/>
            <w:shd w:val="clear" w:color="auto" w:fill="auto"/>
          </w:tcPr>
          <w:p w14:paraId="22C84B60" w14:textId="77777777" w:rsidR="00073AB7" w:rsidRPr="00B27FE9" w:rsidRDefault="00073AB7" w:rsidP="00C258C3">
            <w:pPr>
              <w:pStyle w:val="code"/>
            </w:pPr>
            <w:r>
              <w:t>j</w:t>
            </w:r>
            <w:r w:rsidR="00C849CE" w:rsidRPr="00C849CE">
              <w:rPr>
                <w:i/>
              </w:rPr>
              <w:t>n</w:t>
            </w:r>
            <w:r>
              <w:t>y</w:t>
            </w:r>
          </w:p>
        </w:tc>
        <w:tc>
          <w:tcPr>
            <w:tcW w:w="7308" w:type="dxa"/>
            <w:shd w:val="clear" w:color="auto" w:fill="auto"/>
          </w:tcPr>
          <w:p w14:paraId="790068AE" w14:textId="77777777" w:rsidR="00073AB7" w:rsidRDefault="00073AB7" w:rsidP="00C258C3">
            <w:r>
              <w:t xml:space="preserve">y-component of </w:t>
            </w:r>
            <w:r w:rsidR="00C849CE">
              <w:t xml:space="preserve">flux of solute </w:t>
            </w:r>
            <w:r w:rsidR="00C849CE" w:rsidRPr="00747BBA">
              <w:rPr>
                <w:rStyle w:val="codeChar"/>
                <w:i/>
              </w:rPr>
              <w:t>n</w:t>
            </w:r>
          </w:p>
        </w:tc>
      </w:tr>
      <w:tr w:rsidR="00073AB7" w14:paraId="73AF8C71" w14:textId="77777777" w:rsidTr="00C258C3">
        <w:tc>
          <w:tcPr>
            <w:tcW w:w="2268" w:type="dxa"/>
            <w:shd w:val="clear" w:color="auto" w:fill="auto"/>
          </w:tcPr>
          <w:p w14:paraId="2AF0F684" w14:textId="77777777" w:rsidR="00073AB7" w:rsidRPr="00B27FE9" w:rsidRDefault="00073AB7" w:rsidP="00C258C3">
            <w:pPr>
              <w:pStyle w:val="code"/>
            </w:pPr>
            <w:r>
              <w:t>j</w:t>
            </w:r>
            <w:r w:rsidR="00C849CE" w:rsidRPr="00C849CE">
              <w:rPr>
                <w:i/>
              </w:rPr>
              <w:t>n</w:t>
            </w:r>
            <w:r>
              <w:t>z</w:t>
            </w:r>
          </w:p>
        </w:tc>
        <w:tc>
          <w:tcPr>
            <w:tcW w:w="7308" w:type="dxa"/>
            <w:shd w:val="clear" w:color="auto" w:fill="auto"/>
          </w:tcPr>
          <w:p w14:paraId="792DF8D2" w14:textId="77777777" w:rsidR="00073AB7" w:rsidRDefault="00073AB7" w:rsidP="00C258C3">
            <w:r>
              <w:t xml:space="preserve">z-component of </w:t>
            </w:r>
            <w:r w:rsidR="00C849CE">
              <w:t xml:space="preserve">flux of solute </w:t>
            </w:r>
            <w:r w:rsidR="00C849CE" w:rsidRPr="00747BBA">
              <w:rPr>
                <w:rStyle w:val="codeChar"/>
                <w:i/>
              </w:rPr>
              <w:t>n</w:t>
            </w:r>
          </w:p>
        </w:tc>
      </w:tr>
    </w:tbl>
    <w:p w14:paraId="30ABCA81" w14:textId="77777777" w:rsidR="006A0BC1" w:rsidRDefault="006A0BC1" w:rsidP="006A0BC1"/>
    <w:p w14:paraId="49848FA7" w14:textId="77777777" w:rsidR="006A0BC1" w:rsidRDefault="006A0BC1" w:rsidP="006A0BC1">
      <w:r>
        <w:t>For example, to store the (average) Cauchy stress for all elements, define the following data element:</w:t>
      </w:r>
    </w:p>
    <w:p w14:paraId="7D87DCDF" w14:textId="77777777" w:rsidR="006A0BC1" w:rsidRDefault="006A0BC1" w:rsidP="006A0BC1"/>
    <w:p w14:paraId="603143BB" w14:textId="77777777" w:rsidR="006A0BC1" w:rsidRDefault="006A0BC1" w:rsidP="006A0BC1">
      <w:pPr>
        <w:pStyle w:val="code"/>
        <w:jc w:val="left"/>
      </w:pPr>
      <w:r>
        <w:t>&lt;element_data data=</w:t>
      </w:r>
      <w:r w:rsidR="005B1E13">
        <w:t>"</w:t>
      </w:r>
      <w:r>
        <w:t>sxx;syy;szz;sxy;syz;sxz</w:t>
      </w:r>
      <w:r w:rsidR="005B1E13">
        <w:t>"</w:t>
      </w:r>
      <w:r>
        <w:t xml:space="preserve"> name=</w:t>
      </w:r>
      <w:r w:rsidR="005B1E13">
        <w:t>"</w:t>
      </w:r>
      <w:r>
        <w:t>element stresses</w:t>
      </w:r>
      <w:r w:rsidR="005B1E13">
        <w:t>"</w:t>
      </w:r>
      <w:r>
        <w:t>&gt; &lt;/element_data&gt;</w:t>
      </w:r>
    </w:p>
    <w:p w14:paraId="5D004C5A" w14:textId="77777777" w:rsidR="006A0BC1" w:rsidRDefault="006A0BC1" w:rsidP="006A0BC1"/>
    <w:p w14:paraId="6F7DF65A" w14:textId="77777777" w:rsidR="006A0BC1" w:rsidRDefault="006A0BC1" w:rsidP="006A0BC1">
      <w:pPr>
        <w:pStyle w:val="Heading4"/>
      </w:pPr>
      <w:bookmarkStart w:id="1228" w:name="_Toc311799485"/>
      <w:bookmarkStart w:id="1229" w:name="_Toc315443356"/>
      <w:bookmarkStart w:id="1230" w:name="_Toc315942874"/>
      <w:bookmarkStart w:id="1231" w:name="_Toc315943138"/>
      <w:bookmarkStart w:id="1232" w:name="_Toc315943402"/>
      <w:bookmarkStart w:id="1233" w:name="_Toc311799487"/>
      <w:bookmarkStart w:id="1234" w:name="_Toc315443358"/>
      <w:bookmarkStart w:id="1235" w:name="_Toc315942876"/>
      <w:bookmarkStart w:id="1236" w:name="_Toc315943140"/>
      <w:bookmarkStart w:id="1237" w:name="_Toc315943404"/>
      <w:bookmarkStart w:id="1238" w:name="_Toc385498468"/>
      <w:bookmarkEnd w:id="1228"/>
      <w:bookmarkEnd w:id="1229"/>
      <w:bookmarkEnd w:id="1230"/>
      <w:bookmarkEnd w:id="1231"/>
      <w:bookmarkEnd w:id="1232"/>
      <w:bookmarkEnd w:id="1233"/>
      <w:bookmarkEnd w:id="1234"/>
      <w:bookmarkEnd w:id="1235"/>
      <w:bookmarkEnd w:id="1236"/>
      <w:bookmarkEnd w:id="1237"/>
      <w:r>
        <w:t>Rigid_Body_Data Class</w:t>
      </w:r>
      <w:bookmarkEnd w:id="1238"/>
    </w:p>
    <w:p w14:paraId="4E60DCD8" w14:textId="77777777" w:rsidR="006A0BC1" w:rsidRDefault="006A0BC1" w:rsidP="006A0BC1">
      <w:r>
        <w:t xml:space="preserve">The </w:t>
      </w:r>
      <w:r>
        <w:rPr>
          <w:i/>
        </w:rPr>
        <w:t xml:space="preserve">rigid_body_data </w:t>
      </w:r>
      <w:r>
        <w:t xml:space="preserve">class defines a set of variables for each rigid body. The data is stored for each rigid body that is listed in the item list of the </w:t>
      </w:r>
      <w:r>
        <w:rPr>
          <w:i/>
        </w:rPr>
        <w:t xml:space="preserve">rigid_body_data </w:t>
      </w:r>
      <w:r>
        <w:t>element or for all rigid bodies if no list is defined. The following variables are defined. Note that the item referenced in the item list is the material number of the rigid body.</w:t>
      </w:r>
    </w:p>
    <w:p w14:paraId="750537F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6A0BC1" w14:paraId="24DBBE45" w14:textId="77777777">
        <w:tc>
          <w:tcPr>
            <w:tcW w:w="2628" w:type="dxa"/>
            <w:shd w:val="clear" w:color="auto" w:fill="auto"/>
          </w:tcPr>
          <w:p w14:paraId="643FDA7C" w14:textId="77777777" w:rsidR="006A0BC1" w:rsidRPr="000B272C" w:rsidRDefault="006A0BC1" w:rsidP="006A0BC1">
            <w:pPr>
              <w:rPr>
                <w:b/>
              </w:rPr>
            </w:pPr>
            <w:r w:rsidRPr="000B272C">
              <w:rPr>
                <w:b/>
              </w:rPr>
              <w:t>Rigid body variables</w:t>
            </w:r>
          </w:p>
        </w:tc>
        <w:tc>
          <w:tcPr>
            <w:tcW w:w="6948" w:type="dxa"/>
            <w:shd w:val="clear" w:color="auto" w:fill="auto"/>
          </w:tcPr>
          <w:p w14:paraId="00ADC142" w14:textId="77777777" w:rsidR="006A0BC1" w:rsidRPr="000B272C" w:rsidRDefault="006A0BC1" w:rsidP="006A0BC1">
            <w:pPr>
              <w:rPr>
                <w:b/>
              </w:rPr>
            </w:pPr>
            <w:r w:rsidRPr="000B272C">
              <w:rPr>
                <w:b/>
              </w:rPr>
              <w:t>Description</w:t>
            </w:r>
          </w:p>
        </w:tc>
      </w:tr>
      <w:tr w:rsidR="006A0BC1" w14:paraId="10D4A894" w14:textId="77777777">
        <w:tc>
          <w:tcPr>
            <w:tcW w:w="2628" w:type="dxa"/>
            <w:shd w:val="clear" w:color="auto" w:fill="auto"/>
          </w:tcPr>
          <w:p w14:paraId="1D1F26E0" w14:textId="77777777" w:rsidR="006A0BC1" w:rsidRPr="000B272C" w:rsidRDefault="006A0BC1" w:rsidP="006A0BC1">
            <w:pPr>
              <w:rPr>
                <w:b/>
              </w:rPr>
            </w:pPr>
            <w:r w:rsidRPr="000B272C">
              <w:rPr>
                <w:b/>
              </w:rPr>
              <w:t>x</w:t>
            </w:r>
          </w:p>
        </w:tc>
        <w:tc>
          <w:tcPr>
            <w:tcW w:w="6948" w:type="dxa"/>
            <w:shd w:val="clear" w:color="auto" w:fill="auto"/>
          </w:tcPr>
          <w:p w14:paraId="4F231B21" w14:textId="77777777" w:rsidR="006A0BC1" w:rsidRDefault="006A0BC1" w:rsidP="006A0BC1">
            <w:r>
              <w:t>x-coordinate of center of mass</w:t>
            </w:r>
          </w:p>
        </w:tc>
      </w:tr>
      <w:tr w:rsidR="006A0BC1" w14:paraId="245C93E5" w14:textId="77777777">
        <w:tc>
          <w:tcPr>
            <w:tcW w:w="2628" w:type="dxa"/>
            <w:shd w:val="clear" w:color="auto" w:fill="auto"/>
          </w:tcPr>
          <w:p w14:paraId="495400FE" w14:textId="77777777" w:rsidR="006A0BC1" w:rsidRPr="000B272C" w:rsidRDefault="006A0BC1" w:rsidP="006A0BC1">
            <w:pPr>
              <w:rPr>
                <w:b/>
              </w:rPr>
            </w:pPr>
            <w:r w:rsidRPr="000B272C">
              <w:rPr>
                <w:b/>
              </w:rPr>
              <w:lastRenderedPageBreak/>
              <w:t>y</w:t>
            </w:r>
          </w:p>
        </w:tc>
        <w:tc>
          <w:tcPr>
            <w:tcW w:w="6948" w:type="dxa"/>
            <w:shd w:val="clear" w:color="auto" w:fill="auto"/>
          </w:tcPr>
          <w:p w14:paraId="36B6F833" w14:textId="77777777" w:rsidR="006A0BC1" w:rsidRDefault="006A0BC1" w:rsidP="006A0BC1">
            <w:r>
              <w:t>y-coordinate of center of mass</w:t>
            </w:r>
          </w:p>
        </w:tc>
      </w:tr>
      <w:tr w:rsidR="006A0BC1" w14:paraId="4C1944BF" w14:textId="77777777">
        <w:tc>
          <w:tcPr>
            <w:tcW w:w="2628" w:type="dxa"/>
            <w:shd w:val="clear" w:color="auto" w:fill="auto"/>
          </w:tcPr>
          <w:p w14:paraId="0EA28A17" w14:textId="77777777" w:rsidR="006A0BC1" w:rsidRPr="000B272C" w:rsidRDefault="006A0BC1" w:rsidP="006A0BC1">
            <w:pPr>
              <w:rPr>
                <w:b/>
              </w:rPr>
            </w:pPr>
            <w:r w:rsidRPr="000B272C">
              <w:rPr>
                <w:b/>
              </w:rPr>
              <w:t>z</w:t>
            </w:r>
          </w:p>
        </w:tc>
        <w:tc>
          <w:tcPr>
            <w:tcW w:w="6948" w:type="dxa"/>
            <w:shd w:val="clear" w:color="auto" w:fill="auto"/>
          </w:tcPr>
          <w:p w14:paraId="0C985C4A" w14:textId="77777777" w:rsidR="006A0BC1" w:rsidRDefault="006A0BC1" w:rsidP="006A0BC1">
            <w:r>
              <w:t>z-coordinate of center of mass</w:t>
            </w:r>
          </w:p>
        </w:tc>
      </w:tr>
      <w:tr w:rsidR="006A0BC1" w14:paraId="1C335255" w14:textId="77777777">
        <w:tc>
          <w:tcPr>
            <w:tcW w:w="2628" w:type="dxa"/>
            <w:shd w:val="clear" w:color="auto" w:fill="auto"/>
          </w:tcPr>
          <w:p w14:paraId="006F2044" w14:textId="77777777" w:rsidR="006A0BC1" w:rsidRPr="000B272C" w:rsidRDefault="006A0BC1" w:rsidP="006A0BC1">
            <w:pPr>
              <w:rPr>
                <w:b/>
              </w:rPr>
            </w:pPr>
            <w:r w:rsidRPr="000B272C">
              <w:rPr>
                <w:b/>
              </w:rPr>
              <w:t>qx</w:t>
            </w:r>
          </w:p>
        </w:tc>
        <w:tc>
          <w:tcPr>
            <w:tcW w:w="6948" w:type="dxa"/>
            <w:shd w:val="clear" w:color="auto" w:fill="auto"/>
          </w:tcPr>
          <w:p w14:paraId="4235921E" w14:textId="77777777" w:rsidR="006A0BC1" w:rsidRDefault="006A0BC1" w:rsidP="006A0BC1">
            <w:r>
              <w:t>x-component of rotation quaternion</w:t>
            </w:r>
          </w:p>
        </w:tc>
      </w:tr>
      <w:tr w:rsidR="006A0BC1" w14:paraId="5BE57E3B" w14:textId="77777777">
        <w:tc>
          <w:tcPr>
            <w:tcW w:w="2628" w:type="dxa"/>
            <w:shd w:val="clear" w:color="auto" w:fill="auto"/>
          </w:tcPr>
          <w:p w14:paraId="77EA461E" w14:textId="77777777" w:rsidR="006A0BC1" w:rsidRPr="000B272C" w:rsidRDefault="006A0BC1" w:rsidP="006A0BC1">
            <w:pPr>
              <w:rPr>
                <w:b/>
              </w:rPr>
            </w:pPr>
            <w:r w:rsidRPr="000B272C">
              <w:rPr>
                <w:b/>
              </w:rPr>
              <w:t>qy</w:t>
            </w:r>
          </w:p>
        </w:tc>
        <w:tc>
          <w:tcPr>
            <w:tcW w:w="6948" w:type="dxa"/>
            <w:shd w:val="clear" w:color="auto" w:fill="auto"/>
          </w:tcPr>
          <w:p w14:paraId="7190D26C" w14:textId="77777777" w:rsidR="006A0BC1" w:rsidRDefault="006A0BC1" w:rsidP="006A0BC1">
            <w:r>
              <w:t>y-component of rotation quaternion</w:t>
            </w:r>
          </w:p>
        </w:tc>
      </w:tr>
      <w:tr w:rsidR="006A0BC1" w14:paraId="013291A9" w14:textId="77777777">
        <w:tc>
          <w:tcPr>
            <w:tcW w:w="2628" w:type="dxa"/>
            <w:shd w:val="clear" w:color="auto" w:fill="auto"/>
          </w:tcPr>
          <w:p w14:paraId="0E288729" w14:textId="77777777" w:rsidR="006A0BC1" w:rsidRPr="000B272C" w:rsidRDefault="006A0BC1" w:rsidP="006A0BC1">
            <w:pPr>
              <w:rPr>
                <w:b/>
              </w:rPr>
            </w:pPr>
            <w:r w:rsidRPr="000B272C">
              <w:rPr>
                <w:b/>
              </w:rPr>
              <w:t>qz</w:t>
            </w:r>
          </w:p>
        </w:tc>
        <w:tc>
          <w:tcPr>
            <w:tcW w:w="6948" w:type="dxa"/>
            <w:shd w:val="clear" w:color="auto" w:fill="auto"/>
          </w:tcPr>
          <w:p w14:paraId="43D5EEAF" w14:textId="77777777" w:rsidR="006A0BC1" w:rsidRDefault="006A0BC1" w:rsidP="006A0BC1">
            <w:r>
              <w:t>z-component of rotation quaternion</w:t>
            </w:r>
          </w:p>
        </w:tc>
      </w:tr>
      <w:tr w:rsidR="006A0BC1" w14:paraId="7CAD3C79" w14:textId="77777777">
        <w:tc>
          <w:tcPr>
            <w:tcW w:w="2628" w:type="dxa"/>
            <w:shd w:val="clear" w:color="auto" w:fill="auto"/>
          </w:tcPr>
          <w:p w14:paraId="0C0AAAF5" w14:textId="77777777" w:rsidR="006A0BC1" w:rsidRPr="000B272C" w:rsidRDefault="006A0BC1" w:rsidP="006A0BC1">
            <w:pPr>
              <w:rPr>
                <w:b/>
              </w:rPr>
            </w:pPr>
            <w:r w:rsidRPr="000B272C">
              <w:rPr>
                <w:b/>
              </w:rPr>
              <w:t>qw</w:t>
            </w:r>
          </w:p>
        </w:tc>
        <w:tc>
          <w:tcPr>
            <w:tcW w:w="6948" w:type="dxa"/>
            <w:shd w:val="clear" w:color="auto" w:fill="auto"/>
          </w:tcPr>
          <w:p w14:paraId="104D3314" w14:textId="77777777" w:rsidR="006A0BC1" w:rsidRDefault="006A0BC1" w:rsidP="006A0BC1">
            <w:r>
              <w:t>w-component of rotation quaternion</w:t>
            </w:r>
          </w:p>
        </w:tc>
      </w:tr>
      <w:tr w:rsidR="006A0BC1" w14:paraId="52AB8B84" w14:textId="77777777">
        <w:tc>
          <w:tcPr>
            <w:tcW w:w="2628" w:type="dxa"/>
            <w:shd w:val="clear" w:color="auto" w:fill="auto"/>
          </w:tcPr>
          <w:p w14:paraId="1CF5EAFA" w14:textId="77777777" w:rsidR="006A0BC1" w:rsidRPr="000B272C" w:rsidRDefault="006A0BC1" w:rsidP="006A0BC1">
            <w:pPr>
              <w:rPr>
                <w:b/>
              </w:rPr>
            </w:pPr>
            <w:r w:rsidRPr="000B272C">
              <w:rPr>
                <w:b/>
              </w:rPr>
              <w:t>Fx</w:t>
            </w:r>
          </w:p>
        </w:tc>
        <w:tc>
          <w:tcPr>
            <w:tcW w:w="6948" w:type="dxa"/>
            <w:shd w:val="clear" w:color="auto" w:fill="auto"/>
          </w:tcPr>
          <w:p w14:paraId="2144422D" w14:textId="77777777" w:rsidR="006A0BC1" w:rsidRDefault="006A0BC1" w:rsidP="006A0BC1">
            <w:r>
              <w:t>x-component of the rigid body reaction force</w:t>
            </w:r>
          </w:p>
        </w:tc>
      </w:tr>
      <w:tr w:rsidR="006A0BC1" w14:paraId="15C4B47F" w14:textId="77777777">
        <w:tc>
          <w:tcPr>
            <w:tcW w:w="2628" w:type="dxa"/>
            <w:shd w:val="clear" w:color="auto" w:fill="auto"/>
          </w:tcPr>
          <w:p w14:paraId="1A14389F" w14:textId="77777777" w:rsidR="006A0BC1" w:rsidRPr="000B272C" w:rsidRDefault="006A0BC1" w:rsidP="006A0BC1">
            <w:pPr>
              <w:rPr>
                <w:b/>
              </w:rPr>
            </w:pPr>
            <w:r w:rsidRPr="000B272C">
              <w:rPr>
                <w:b/>
              </w:rPr>
              <w:t>Fy</w:t>
            </w:r>
          </w:p>
        </w:tc>
        <w:tc>
          <w:tcPr>
            <w:tcW w:w="6948" w:type="dxa"/>
            <w:shd w:val="clear" w:color="auto" w:fill="auto"/>
          </w:tcPr>
          <w:p w14:paraId="14CCF44C" w14:textId="77777777" w:rsidR="006A0BC1" w:rsidRDefault="006A0BC1" w:rsidP="006A0BC1">
            <w:r>
              <w:t>y-component of the rigid body reaction force</w:t>
            </w:r>
          </w:p>
        </w:tc>
      </w:tr>
      <w:tr w:rsidR="006A0BC1" w14:paraId="0E148131" w14:textId="77777777">
        <w:tc>
          <w:tcPr>
            <w:tcW w:w="2628" w:type="dxa"/>
            <w:shd w:val="clear" w:color="auto" w:fill="auto"/>
          </w:tcPr>
          <w:p w14:paraId="364D180C" w14:textId="77777777" w:rsidR="006A0BC1" w:rsidRPr="000B272C" w:rsidRDefault="006A0BC1" w:rsidP="006A0BC1">
            <w:pPr>
              <w:rPr>
                <w:b/>
              </w:rPr>
            </w:pPr>
            <w:r w:rsidRPr="000B272C">
              <w:rPr>
                <w:b/>
              </w:rPr>
              <w:t>Fz</w:t>
            </w:r>
          </w:p>
        </w:tc>
        <w:tc>
          <w:tcPr>
            <w:tcW w:w="6948" w:type="dxa"/>
            <w:shd w:val="clear" w:color="auto" w:fill="auto"/>
          </w:tcPr>
          <w:p w14:paraId="46A048C5" w14:textId="77777777" w:rsidR="006A0BC1" w:rsidRDefault="006A0BC1" w:rsidP="006A0BC1">
            <w:r>
              <w:t>z-component of the rigid body reaction force</w:t>
            </w:r>
          </w:p>
        </w:tc>
      </w:tr>
      <w:tr w:rsidR="006A0BC1" w14:paraId="0F571FCE" w14:textId="77777777">
        <w:tc>
          <w:tcPr>
            <w:tcW w:w="2628" w:type="dxa"/>
            <w:shd w:val="clear" w:color="auto" w:fill="auto"/>
          </w:tcPr>
          <w:p w14:paraId="43ACDD30" w14:textId="77777777" w:rsidR="006A0BC1" w:rsidRPr="000B272C" w:rsidRDefault="006A0BC1" w:rsidP="006A0BC1">
            <w:pPr>
              <w:rPr>
                <w:b/>
              </w:rPr>
            </w:pPr>
            <w:r w:rsidRPr="000B272C">
              <w:rPr>
                <w:b/>
              </w:rPr>
              <w:t>Mx</w:t>
            </w:r>
          </w:p>
        </w:tc>
        <w:tc>
          <w:tcPr>
            <w:tcW w:w="6948" w:type="dxa"/>
            <w:shd w:val="clear" w:color="auto" w:fill="auto"/>
          </w:tcPr>
          <w:p w14:paraId="59AE509B" w14:textId="77777777" w:rsidR="006A0BC1" w:rsidRDefault="006A0BC1" w:rsidP="006A0BC1">
            <w:r>
              <w:t>x-component of the rigid body reaction torque</w:t>
            </w:r>
          </w:p>
        </w:tc>
      </w:tr>
      <w:tr w:rsidR="006A0BC1" w14:paraId="0B267496" w14:textId="77777777">
        <w:tc>
          <w:tcPr>
            <w:tcW w:w="2628" w:type="dxa"/>
            <w:shd w:val="clear" w:color="auto" w:fill="auto"/>
          </w:tcPr>
          <w:p w14:paraId="1C6BDEFB" w14:textId="77777777" w:rsidR="006A0BC1" w:rsidRPr="000B272C" w:rsidRDefault="006A0BC1" w:rsidP="006A0BC1">
            <w:pPr>
              <w:rPr>
                <w:b/>
              </w:rPr>
            </w:pPr>
            <w:r w:rsidRPr="000B272C">
              <w:rPr>
                <w:b/>
              </w:rPr>
              <w:t>My</w:t>
            </w:r>
          </w:p>
        </w:tc>
        <w:tc>
          <w:tcPr>
            <w:tcW w:w="6948" w:type="dxa"/>
            <w:shd w:val="clear" w:color="auto" w:fill="auto"/>
          </w:tcPr>
          <w:p w14:paraId="7155FF0C" w14:textId="77777777" w:rsidR="006A0BC1" w:rsidRDefault="006A0BC1" w:rsidP="006A0BC1">
            <w:r>
              <w:t>y-component of the rigid body reaction torque</w:t>
            </w:r>
          </w:p>
        </w:tc>
      </w:tr>
      <w:tr w:rsidR="006A0BC1" w14:paraId="024BBAC9" w14:textId="77777777">
        <w:tc>
          <w:tcPr>
            <w:tcW w:w="2628" w:type="dxa"/>
            <w:shd w:val="clear" w:color="auto" w:fill="auto"/>
          </w:tcPr>
          <w:p w14:paraId="5D535078" w14:textId="77777777" w:rsidR="006A0BC1" w:rsidRPr="000B272C" w:rsidRDefault="006A0BC1" w:rsidP="006A0BC1">
            <w:pPr>
              <w:rPr>
                <w:b/>
              </w:rPr>
            </w:pPr>
            <w:r w:rsidRPr="000B272C">
              <w:rPr>
                <w:b/>
              </w:rPr>
              <w:t>Mz</w:t>
            </w:r>
          </w:p>
        </w:tc>
        <w:tc>
          <w:tcPr>
            <w:tcW w:w="6948" w:type="dxa"/>
            <w:shd w:val="clear" w:color="auto" w:fill="auto"/>
          </w:tcPr>
          <w:p w14:paraId="6042EB5A" w14:textId="77777777" w:rsidR="006A0BC1" w:rsidRDefault="006A0BC1" w:rsidP="006A0BC1">
            <w:r>
              <w:t>z-component of the rigid body reaction torque</w:t>
            </w:r>
          </w:p>
        </w:tc>
      </w:tr>
    </w:tbl>
    <w:p w14:paraId="2E495164" w14:textId="77777777" w:rsidR="006A0BC1" w:rsidRDefault="006A0BC1" w:rsidP="006A0BC1"/>
    <w:p w14:paraId="4DC42ECA" w14:textId="77777777" w:rsidR="006A0BC1" w:rsidRDefault="006A0BC1" w:rsidP="006A0BC1">
      <w:r>
        <w:t xml:space="preserve">For example, to store the rigid body reaction force of rigid body 2 and 4 add the following data element. Note that the 2 and 4 refer to the rigid body material number as defined in the </w:t>
      </w:r>
      <w:r w:rsidRPr="00B31EE6">
        <w:rPr>
          <w:i/>
        </w:rPr>
        <w:t>Material</w:t>
      </w:r>
      <w:r>
        <w:t xml:space="preserve"> section of the input file:</w:t>
      </w:r>
    </w:p>
    <w:p w14:paraId="7A43D478" w14:textId="77777777" w:rsidR="006A0BC1" w:rsidRDefault="006A0BC1" w:rsidP="006A0BC1"/>
    <w:p w14:paraId="173AFEAD" w14:textId="77777777" w:rsidR="006A0BC1" w:rsidRDefault="006A0BC1" w:rsidP="006A0BC1">
      <w:pPr>
        <w:pStyle w:val="code"/>
      </w:pPr>
      <w:r>
        <w:t>&lt;rigid_body_data data=</w:t>
      </w:r>
      <w:r w:rsidR="005B1E13">
        <w:t>"</w:t>
      </w:r>
      <w:r>
        <w:t>Fx;Fy;Fz</w:t>
      </w:r>
      <w:r w:rsidR="005B1E13">
        <w:t>"</w:t>
      </w:r>
      <w:r>
        <w:t>&gt;2,4&lt;/rigid_body_data&gt;</w:t>
      </w:r>
    </w:p>
    <w:p w14:paraId="4D48E8B8" w14:textId="77777777" w:rsidR="006A0BC1" w:rsidRDefault="006A0BC1" w:rsidP="006A0BC1">
      <w:pPr>
        <w:pStyle w:val="code"/>
      </w:pPr>
    </w:p>
    <w:p w14:paraId="0114CBB1" w14:textId="77777777" w:rsidR="006A0BC1" w:rsidRDefault="006A0BC1" w:rsidP="006A0BC1">
      <w:pPr>
        <w:pStyle w:val="Heading3"/>
      </w:pPr>
      <w:bookmarkStart w:id="1239" w:name="_Toc385498469"/>
      <w:r>
        <w:t>Plotfile</w:t>
      </w:r>
      <w:bookmarkEnd w:id="1239"/>
    </w:p>
    <w:p w14:paraId="15D6E78C" w14:textId="501CD982" w:rsidR="000B74AB" w:rsidRDefault="006A0BC1" w:rsidP="006A0BC1">
      <w:r>
        <w:t xml:space="preserve">By default, all the results are stored in a binary database, referred to as the </w:t>
      </w:r>
      <w:r>
        <w:rPr>
          <w:i/>
        </w:rPr>
        <w:t>plotfile</w:t>
      </w:r>
      <w:r>
        <w:t xml:space="preserve">. </w:t>
      </w:r>
      <w:r w:rsidR="000B74AB">
        <w:t xml:space="preserve">The preferred storage format is the FEBio bindary database format (referred to as the </w:t>
      </w:r>
      <w:r w:rsidR="000B74AB">
        <w:rPr>
          <w:i/>
        </w:rPr>
        <w:t xml:space="preserve">xplt </w:t>
      </w:r>
      <w:r w:rsidR="000B74AB">
        <w:t>format)</w:t>
      </w:r>
      <w:ins w:id="1240" w:author="Steve Maas" w:date="2014-01-15T10:51:00Z">
        <w:r w:rsidR="004F447E">
          <w:rPr>
            <w:rStyle w:val="FootnoteReference"/>
          </w:rPr>
          <w:footnoteReference w:id="5"/>
        </w:r>
      </w:ins>
      <w:r w:rsidR="000B74AB">
        <w:t>.</w:t>
      </w:r>
      <w:del w:id="1245" w:author="Steve Maas" w:date="2014-01-15T10:50:00Z">
        <w:r w:rsidR="000B74AB" w:rsidDel="004F447E">
          <w:delText xml:space="preserve"> For backward compatibility, users can also save the results in the </w:delText>
        </w:r>
        <w:r w:rsidDel="004F447E">
          <w:delText xml:space="preserve">LSDYNA database format </w:delText>
        </w:r>
        <w:r w:rsidDel="004F447E">
          <w:fldChar w:fldCharType="begin"/>
        </w:r>
        <w:r w:rsidR="00711A1D" w:rsidDel="004F447E">
          <w:delInstrText xml:space="preserve"> ADDIN EN.CITE &lt;EndNote&gt;&lt;Cite&gt;&lt;Author&gt;Maker&lt;/Author&gt;&lt;Year&gt;1995&lt;/Year&gt;&lt;RecNum&gt;6&lt;/RecNum&gt;&lt;DisplayText&gt;[1]&lt;/DisplayText&gt;&lt;record&gt;&lt;rec-number&gt;6&lt;/rec-number&gt;&lt;foreign-keys&gt;&lt;key app="EN" db-id="vr9fdr09ofp5w0ewaexvdxffswtps2edzfwx"&gt;6&lt;/key&gt;&lt;/foreign-keys&gt;&lt;ref-type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delInstrText>
        </w:r>
        <w:r w:rsidDel="004F447E">
          <w:fldChar w:fldCharType="separate"/>
        </w:r>
        <w:r w:rsidR="00031F52" w:rsidDel="004F447E">
          <w:rPr>
            <w:noProof/>
          </w:rPr>
          <w:delText>[</w:delText>
        </w:r>
        <w:r w:rsidR="000E542A" w:rsidDel="004F447E">
          <w:fldChar w:fldCharType="begin"/>
        </w:r>
        <w:r w:rsidR="000E542A" w:rsidDel="004F447E">
          <w:delInstrText xml:space="preserve"> HYPERLINK \l "_ENREF_1" \o "Maker, 1995 #6" </w:delInstrText>
        </w:r>
        <w:r w:rsidR="000E542A" w:rsidDel="004F447E">
          <w:fldChar w:fldCharType="separate"/>
        </w:r>
        <w:r w:rsidR="00711A1D" w:rsidDel="004F447E">
          <w:rPr>
            <w:noProof/>
          </w:rPr>
          <w:delText>1</w:delText>
        </w:r>
        <w:r w:rsidR="000E542A" w:rsidDel="004F447E">
          <w:rPr>
            <w:noProof/>
          </w:rPr>
          <w:fldChar w:fldCharType="end"/>
        </w:r>
        <w:r w:rsidR="00031F52" w:rsidDel="004F447E">
          <w:rPr>
            <w:noProof/>
          </w:rPr>
          <w:delText>]</w:delText>
        </w:r>
        <w:r w:rsidDel="004F447E">
          <w:fldChar w:fldCharType="end"/>
        </w:r>
        <w:r w:rsidDel="004F447E">
          <w:delText>.</w:delText>
        </w:r>
      </w:del>
      <w:r>
        <w:t xml:space="preserve"> </w:t>
      </w:r>
      <w:del w:id="1246" w:author="Steve Maas" w:date="2014-01-15T10:50:00Z">
        <w:r w:rsidR="000B74AB" w:rsidDel="004F447E">
          <w:delText xml:space="preserve">See </w:delText>
        </w:r>
        <w:r w:rsidR="00362F4C" w:rsidDel="004F447E">
          <w:delText>Appendix B</w:delText>
        </w:r>
        <w:r w:rsidR="000B74AB" w:rsidDel="004F447E">
          <w:delText xml:space="preserve"> for information on how to use this format. </w:delText>
        </w:r>
      </w:del>
      <w:r w:rsidR="000B74AB">
        <w:t>This section describes how to customize the data t</w:t>
      </w:r>
      <w:r w:rsidR="005D67B4">
        <w:t>hat</w:t>
      </w:r>
      <w:r w:rsidR="000B74AB">
        <w:t xml:space="preserve"> is stored in the </w:t>
      </w:r>
      <w:r w:rsidR="000B74AB">
        <w:rPr>
          <w:i/>
        </w:rPr>
        <w:t xml:space="preserve">xplt </w:t>
      </w:r>
      <w:r w:rsidR="000B74AB">
        <w:t>format.</w:t>
      </w:r>
    </w:p>
    <w:p w14:paraId="707D99B5" w14:textId="77777777" w:rsidR="000B74AB" w:rsidRDefault="000B74AB" w:rsidP="006A0BC1"/>
    <w:p w14:paraId="1D7EB4C5" w14:textId="7ACDE93B" w:rsidR="005D67B4" w:rsidRDefault="007E10EF" w:rsidP="006A0BC1">
      <w:r>
        <w:t xml:space="preserve">To </w:t>
      </w:r>
      <w:del w:id="1247" w:author="Steve Maas" w:date="2014-01-15T10:53:00Z">
        <w:r w:rsidDel="004F447E">
          <w:delText xml:space="preserve">use this new format </w:delText>
        </w:r>
      </w:del>
      <w:ins w:id="1248" w:author="Steve Maas" w:date="2014-01-15T10:53:00Z">
        <w:r w:rsidR="004F447E">
          <w:t xml:space="preserve">define the contents of the plotfile </w:t>
        </w:r>
      </w:ins>
      <w:r>
        <w:t xml:space="preserve">you need to define the </w:t>
      </w:r>
      <w:r>
        <w:rPr>
          <w:i/>
        </w:rPr>
        <w:t xml:space="preserve">plotfile </w:t>
      </w:r>
      <w:r>
        <w:t>element in the Output section of the FEBio input file.</w:t>
      </w:r>
    </w:p>
    <w:p w14:paraId="20E9BD1D" w14:textId="77777777" w:rsidR="007E10EF" w:rsidRDefault="007E10EF" w:rsidP="006A0BC1"/>
    <w:p w14:paraId="4208C951" w14:textId="77777777" w:rsidR="006A0BC1" w:rsidRDefault="00473EE6" w:rsidP="00473EE6">
      <w:pPr>
        <w:pStyle w:val="code"/>
      </w:pPr>
      <w:r>
        <w:t>&lt;plotfile type="febio" [file="name.xplt"</w:t>
      </w:r>
      <w:r w:rsidR="0085292A">
        <w:t>]</w:t>
      </w:r>
      <w:r>
        <w:t>/&gt;</w:t>
      </w:r>
    </w:p>
    <w:p w14:paraId="662002B6" w14:textId="77777777" w:rsidR="00473EE6" w:rsidRDefault="00473EE6" w:rsidP="006A0BC1"/>
    <w:p w14:paraId="7514FB99" w14:textId="77777777" w:rsidR="0085292A" w:rsidRDefault="0085292A" w:rsidP="0085292A">
      <w:pPr>
        <w:jc w:val="left"/>
      </w:pPr>
      <w:r>
        <w:t xml:space="preserve">The </w:t>
      </w:r>
      <w:r w:rsidRPr="0085292A">
        <w:rPr>
          <w:i/>
        </w:rPr>
        <w:t>file</w:t>
      </w:r>
      <w:r>
        <w:t xml:space="preserve"> attribute is optional and allows the user to define the file name of the plotfile. If this attribute is omitted, FEBio will use a default file name for the plotfile. </w:t>
      </w:r>
    </w:p>
    <w:p w14:paraId="4105039C" w14:textId="77777777" w:rsidR="0085292A" w:rsidRDefault="0085292A" w:rsidP="0085292A">
      <w:pPr>
        <w:jc w:val="left"/>
      </w:pPr>
    </w:p>
    <w:p w14:paraId="78684837" w14:textId="4879724C" w:rsidR="0085292A" w:rsidRDefault="0085292A" w:rsidP="0085292A">
      <w:r>
        <w:t xml:space="preserve">By default, FEBio will store the most common data variables to the plot file. However, it is advised to always specify the specific contents of the plotfile. This can be done by </w:t>
      </w:r>
      <w:ins w:id="1249" w:author="Steve Maas" w:date="2014-01-15T10:53:00Z">
        <w:r w:rsidR="004F447E">
          <w:t xml:space="preserve">adding </w:t>
        </w:r>
      </w:ins>
      <w:r>
        <w:rPr>
          <w:i/>
        </w:rPr>
        <w:t xml:space="preserve">var </w:t>
      </w:r>
      <w:r>
        <w:t xml:space="preserve">elements in the </w:t>
      </w:r>
      <w:r>
        <w:rPr>
          <w:i/>
        </w:rPr>
        <w:t xml:space="preserve">plotfile </w:t>
      </w:r>
      <w:r>
        <w:t>section.</w:t>
      </w:r>
    </w:p>
    <w:p w14:paraId="53A7704C" w14:textId="77777777" w:rsidR="0085292A" w:rsidRDefault="0085292A" w:rsidP="0085292A"/>
    <w:p w14:paraId="598BF970" w14:textId="28E68AD1" w:rsidR="0085292A" w:rsidRDefault="00F81144" w:rsidP="00F81144">
      <w:pPr>
        <w:pStyle w:val="code"/>
      </w:pPr>
      <w:r>
        <w:t>&lt;var type="</w:t>
      </w:r>
      <w:ins w:id="1250" w:author="Steve Maas" w:date="2014-01-15T10:53:00Z">
        <w:r w:rsidR="004F447E">
          <w:t>&lt;</w:t>
        </w:r>
      </w:ins>
      <w:r>
        <w:t>name</w:t>
      </w:r>
      <w:ins w:id="1251" w:author="Steve Maas" w:date="2014-01-15T10:53:00Z">
        <w:r w:rsidR="004F447E">
          <w:t>&gt;</w:t>
        </w:r>
      </w:ins>
      <w:r>
        <w:t>"/&gt;</w:t>
      </w:r>
    </w:p>
    <w:p w14:paraId="69ED11C1" w14:textId="77777777" w:rsidR="0085292A" w:rsidRPr="0085292A" w:rsidRDefault="0085292A" w:rsidP="0085292A"/>
    <w:p w14:paraId="46CF11AC" w14:textId="77777777" w:rsidR="00E72145" w:rsidRDefault="00F81144" w:rsidP="00F81144">
      <w:pPr>
        <w:jc w:val="left"/>
      </w:pPr>
      <w:r>
        <w:t xml:space="preserve">where </w:t>
      </w:r>
      <w:r>
        <w:rPr>
          <w:i/>
        </w:rPr>
        <w:t xml:space="preserve">name </w:t>
      </w:r>
      <w:r>
        <w:t xml:space="preserve">is the name of the variable. </w:t>
      </w:r>
      <w:r w:rsidR="00E72145">
        <w:t xml:space="preserve">The following table lists the possible values for </w:t>
      </w:r>
      <w:r w:rsidR="00E72145">
        <w:rPr>
          <w:i/>
        </w:rPr>
        <w:t>name</w:t>
      </w:r>
      <w:r w:rsidR="00E72145">
        <w:t xml:space="preserve">. </w:t>
      </w:r>
    </w:p>
    <w:p w14:paraId="10E5D74B" w14:textId="77777777" w:rsidR="00E72145" w:rsidRDefault="00E72145" w:rsidP="00F81144">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78"/>
        <w:gridCol w:w="4698"/>
      </w:tblGrid>
      <w:tr w:rsidR="001B2299" w14:paraId="0921C131" w14:textId="77777777" w:rsidTr="007D6F0D">
        <w:tc>
          <w:tcPr>
            <w:tcW w:w="4878" w:type="dxa"/>
            <w:shd w:val="clear" w:color="auto" w:fill="auto"/>
          </w:tcPr>
          <w:p w14:paraId="5C81099F" w14:textId="77777777" w:rsidR="001B2299" w:rsidRPr="004C6C3A" w:rsidRDefault="001B2299" w:rsidP="000679A3">
            <w:pPr>
              <w:jc w:val="left"/>
              <w:rPr>
                <w:b/>
              </w:rPr>
            </w:pPr>
            <w:r w:rsidRPr="000679A3">
              <w:rPr>
                <w:b/>
              </w:rPr>
              <w:t>Name</w:t>
            </w:r>
          </w:p>
        </w:tc>
        <w:tc>
          <w:tcPr>
            <w:tcW w:w="4698" w:type="dxa"/>
            <w:shd w:val="clear" w:color="auto" w:fill="auto"/>
          </w:tcPr>
          <w:p w14:paraId="5D5B0D80" w14:textId="77777777" w:rsidR="001B2299" w:rsidRPr="004C6C3A" w:rsidRDefault="001B2299" w:rsidP="000679A3">
            <w:pPr>
              <w:jc w:val="left"/>
              <w:rPr>
                <w:b/>
              </w:rPr>
            </w:pPr>
            <w:r w:rsidRPr="000679A3">
              <w:rPr>
                <w:b/>
              </w:rPr>
              <w:t>Description</w:t>
            </w:r>
          </w:p>
        </w:tc>
      </w:tr>
      <w:tr w:rsidR="001B2299" w14:paraId="4AFE59F8" w14:textId="77777777" w:rsidTr="007D6F0D">
        <w:tc>
          <w:tcPr>
            <w:tcW w:w="4878" w:type="dxa"/>
            <w:shd w:val="clear" w:color="auto" w:fill="auto"/>
          </w:tcPr>
          <w:p w14:paraId="6EFD3889" w14:textId="4B20DC0E" w:rsidR="001B2299" w:rsidRDefault="004F447E" w:rsidP="000679A3">
            <w:pPr>
              <w:pStyle w:val="code"/>
            </w:pPr>
            <w:r>
              <w:t>A</w:t>
            </w:r>
            <w:r w:rsidR="00B03C35">
              <w:t>cceleration</w:t>
            </w:r>
          </w:p>
        </w:tc>
        <w:tc>
          <w:tcPr>
            <w:tcW w:w="4698" w:type="dxa"/>
            <w:shd w:val="clear" w:color="auto" w:fill="auto"/>
          </w:tcPr>
          <w:p w14:paraId="036EC168" w14:textId="77777777" w:rsidR="001B2299" w:rsidRDefault="00B03C35" w:rsidP="000679A3">
            <w:pPr>
              <w:jc w:val="left"/>
            </w:pPr>
            <w:r>
              <w:t>Nodal accelerations</w:t>
            </w:r>
          </w:p>
        </w:tc>
      </w:tr>
      <w:tr w:rsidR="00B03C35" w14:paraId="508B69A3" w14:textId="77777777" w:rsidTr="007D6F0D">
        <w:tc>
          <w:tcPr>
            <w:tcW w:w="4878" w:type="dxa"/>
            <w:shd w:val="clear" w:color="auto" w:fill="auto"/>
          </w:tcPr>
          <w:p w14:paraId="1ACE58DC" w14:textId="77777777" w:rsidR="00B03C35" w:rsidRDefault="00B03C35" w:rsidP="001B2299">
            <w:pPr>
              <w:pStyle w:val="code"/>
            </w:pPr>
            <w:r>
              <w:lastRenderedPageBreak/>
              <w:t>anion concentration</w:t>
            </w:r>
          </w:p>
        </w:tc>
        <w:tc>
          <w:tcPr>
            <w:tcW w:w="4698" w:type="dxa"/>
            <w:shd w:val="clear" w:color="auto" w:fill="auto"/>
          </w:tcPr>
          <w:p w14:paraId="7933BA9F" w14:textId="77777777" w:rsidR="00B03C35" w:rsidRDefault="00B03C35" w:rsidP="000679A3">
            <w:pPr>
              <w:jc w:val="left"/>
            </w:pPr>
            <w:r>
              <w:t>Anion concentration</w:t>
            </w:r>
          </w:p>
        </w:tc>
      </w:tr>
      <w:tr w:rsidR="00B03C35" w14:paraId="10BF8B5D" w14:textId="77777777" w:rsidTr="007D6F0D">
        <w:tc>
          <w:tcPr>
            <w:tcW w:w="4878" w:type="dxa"/>
            <w:shd w:val="clear" w:color="auto" w:fill="auto"/>
          </w:tcPr>
          <w:p w14:paraId="0F606012" w14:textId="77777777" w:rsidR="00B03C35" w:rsidRDefault="00B03C35" w:rsidP="001B2299">
            <w:pPr>
              <w:pStyle w:val="code"/>
            </w:pPr>
            <w:r>
              <w:t>anion flux</w:t>
            </w:r>
          </w:p>
        </w:tc>
        <w:tc>
          <w:tcPr>
            <w:tcW w:w="4698" w:type="dxa"/>
            <w:shd w:val="clear" w:color="auto" w:fill="auto"/>
          </w:tcPr>
          <w:p w14:paraId="7F523B72" w14:textId="77777777" w:rsidR="00B03C35" w:rsidRDefault="00B03C35" w:rsidP="000679A3">
            <w:pPr>
              <w:jc w:val="left"/>
            </w:pPr>
            <w:r>
              <w:t>Anion flux</w:t>
            </w:r>
          </w:p>
        </w:tc>
      </w:tr>
      <w:tr w:rsidR="00B03C35" w14:paraId="16DADED4" w14:textId="77777777" w:rsidTr="007D6F0D">
        <w:tc>
          <w:tcPr>
            <w:tcW w:w="4878" w:type="dxa"/>
            <w:shd w:val="clear" w:color="auto" w:fill="auto"/>
          </w:tcPr>
          <w:p w14:paraId="1F522782" w14:textId="77777777" w:rsidR="00B03C35" w:rsidRDefault="00B03C35" w:rsidP="001B2299">
            <w:pPr>
              <w:pStyle w:val="code"/>
            </w:pPr>
            <w:r>
              <w:t>cation concentration</w:t>
            </w:r>
          </w:p>
        </w:tc>
        <w:tc>
          <w:tcPr>
            <w:tcW w:w="4698" w:type="dxa"/>
            <w:shd w:val="clear" w:color="auto" w:fill="auto"/>
          </w:tcPr>
          <w:p w14:paraId="2DC26CF6" w14:textId="77777777" w:rsidR="00B03C35" w:rsidRDefault="00B03C35" w:rsidP="000679A3">
            <w:pPr>
              <w:jc w:val="left"/>
            </w:pPr>
            <w:r>
              <w:t>Cation concentration</w:t>
            </w:r>
          </w:p>
        </w:tc>
      </w:tr>
      <w:tr w:rsidR="00B03C35" w14:paraId="460F2C7C" w14:textId="77777777" w:rsidTr="007D6F0D">
        <w:tc>
          <w:tcPr>
            <w:tcW w:w="4878" w:type="dxa"/>
            <w:shd w:val="clear" w:color="auto" w:fill="auto"/>
          </w:tcPr>
          <w:p w14:paraId="65A32D1A" w14:textId="77777777" w:rsidR="00B03C35" w:rsidRDefault="00B03C35" w:rsidP="001B2299">
            <w:pPr>
              <w:pStyle w:val="code"/>
            </w:pPr>
            <w:r>
              <w:t>cation flux</w:t>
            </w:r>
          </w:p>
        </w:tc>
        <w:tc>
          <w:tcPr>
            <w:tcW w:w="4698" w:type="dxa"/>
            <w:shd w:val="clear" w:color="auto" w:fill="auto"/>
          </w:tcPr>
          <w:p w14:paraId="4006203A" w14:textId="77777777" w:rsidR="00B03C35" w:rsidRDefault="00B03C35" w:rsidP="000679A3">
            <w:pPr>
              <w:jc w:val="left"/>
            </w:pPr>
            <w:r>
              <w:t>Cation flux</w:t>
            </w:r>
          </w:p>
        </w:tc>
      </w:tr>
      <w:tr w:rsidR="00B03C35" w14:paraId="1D4CAE69" w14:textId="77777777" w:rsidTr="007D6F0D">
        <w:tc>
          <w:tcPr>
            <w:tcW w:w="4878" w:type="dxa"/>
            <w:shd w:val="clear" w:color="auto" w:fill="auto"/>
          </w:tcPr>
          <w:p w14:paraId="4F2A5B9A" w14:textId="77777777" w:rsidR="00B03C35" w:rsidRDefault="00B03C35" w:rsidP="001B2299">
            <w:pPr>
              <w:pStyle w:val="code"/>
            </w:pPr>
            <w:r>
              <w:t>contact gap</w:t>
            </w:r>
          </w:p>
        </w:tc>
        <w:tc>
          <w:tcPr>
            <w:tcW w:w="4698" w:type="dxa"/>
            <w:shd w:val="clear" w:color="auto" w:fill="auto"/>
          </w:tcPr>
          <w:p w14:paraId="2708F285" w14:textId="77777777" w:rsidR="00B03C35" w:rsidRDefault="00B03C35" w:rsidP="000679A3">
            <w:pPr>
              <w:jc w:val="left"/>
            </w:pPr>
            <w:r>
              <w:t>Contact gap distance</w:t>
            </w:r>
          </w:p>
        </w:tc>
      </w:tr>
      <w:tr w:rsidR="003D553C" w14:paraId="50585196" w14:textId="77777777" w:rsidTr="007D6F0D">
        <w:tc>
          <w:tcPr>
            <w:tcW w:w="4878" w:type="dxa"/>
            <w:shd w:val="clear" w:color="auto" w:fill="auto"/>
          </w:tcPr>
          <w:p w14:paraId="2DB75994" w14:textId="673ECB38" w:rsidR="003D553C" w:rsidRDefault="003D553C" w:rsidP="001B2299">
            <w:pPr>
              <w:pStyle w:val="code"/>
            </w:pPr>
            <w:r>
              <w:t>contact force</w:t>
            </w:r>
          </w:p>
        </w:tc>
        <w:tc>
          <w:tcPr>
            <w:tcW w:w="4698" w:type="dxa"/>
            <w:shd w:val="clear" w:color="auto" w:fill="auto"/>
          </w:tcPr>
          <w:p w14:paraId="6DF44DC4" w14:textId="6F071A7A" w:rsidR="003D553C" w:rsidRDefault="003D553C" w:rsidP="000679A3">
            <w:pPr>
              <w:jc w:val="left"/>
            </w:pPr>
            <w:r>
              <w:t>Net contact force</w:t>
            </w:r>
          </w:p>
        </w:tc>
      </w:tr>
      <w:tr w:rsidR="00B03C35" w14:paraId="65EC4C3E" w14:textId="77777777" w:rsidTr="007D6F0D">
        <w:tc>
          <w:tcPr>
            <w:tcW w:w="4878" w:type="dxa"/>
            <w:shd w:val="clear" w:color="auto" w:fill="auto"/>
          </w:tcPr>
          <w:p w14:paraId="21CBC0AC" w14:textId="77777777" w:rsidR="00B03C35" w:rsidRDefault="00B03C35" w:rsidP="001B2299">
            <w:pPr>
              <w:pStyle w:val="code"/>
            </w:pPr>
            <w:r>
              <w:t>contact pressure</w:t>
            </w:r>
          </w:p>
        </w:tc>
        <w:tc>
          <w:tcPr>
            <w:tcW w:w="4698" w:type="dxa"/>
            <w:shd w:val="clear" w:color="auto" w:fill="auto"/>
          </w:tcPr>
          <w:p w14:paraId="20AB47C0" w14:textId="77777777" w:rsidR="00B03C35" w:rsidRDefault="00B03C35" w:rsidP="000679A3">
            <w:pPr>
              <w:jc w:val="left"/>
            </w:pPr>
            <w:r>
              <w:t>Contact pressures</w:t>
            </w:r>
          </w:p>
        </w:tc>
      </w:tr>
      <w:tr w:rsidR="00B03C35" w14:paraId="3DCB666E" w14:textId="77777777" w:rsidTr="007D6F0D">
        <w:tc>
          <w:tcPr>
            <w:tcW w:w="4878" w:type="dxa"/>
            <w:shd w:val="clear" w:color="auto" w:fill="auto"/>
          </w:tcPr>
          <w:p w14:paraId="3535C8E8" w14:textId="77777777" w:rsidR="00B03C35" w:rsidRDefault="00B03C35" w:rsidP="001B2299">
            <w:pPr>
              <w:pStyle w:val="code"/>
            </w:pPr>
            <w:r>
              <w:t>contact traction</w:t>
            </w:r>
          </w:p>
        </w:tc>
        <w:tc>
          <w:tcPr>
            <w:tcW w:w="4698" w:type="dxa"/>
            <w:shd w:val="clear" w:color="auto" w:fill="auto"/>
          </w:tcPr>
          <w:p w14:paraId="6B6932B6" w14:textId="77777777" w:rsidR="00B03C35" w:rsidRDefault="00B03C35" w:rsidP="000679A3">
            <w:pPr>
              <w:jc w:val="left"/>
            </w:pPr>
            <w:r>
              <w:t>Contact traction vectors</w:t>
            </w:r>
          </w:p>
        </w:tc>
      </w:tr>
      <w:tr w:rsidR="00B03C35" w14:paraId="21698C54" w14:textId="77777777" w:rsidTr="007D6F0D">
        <w:tc>
          <w:tcPr>
            <w:tcW w:w="4878" w:type="dxa"/>
            <w:shd w:val="clear" w:color="auto" w:fill="auto"/>
          </w:tcPr>
          <w:p w14:paraId="3F255C9B" w14:textId="77777777" w:rsidR="00B03C35" w:rsidRDefault="00B03C35" w:rsidP="001B2299">
            <w:pPr>
              <w:pStyle w:val="code"/>
            </w:pPr>
            <w:r>
              <w:t>current density</w:t>
            </w:r>
          </w:p>
        </w:tc>
        <w:tc>
          <w:tcPr>
            <w:tcW w:w="4698" w:type="dxa"/>
            <w:shd w:val="clear" w:color="auto" w:fill="auto"/>
          </w:tcPr>
          <w:p w14:paraId="175E8D90" w14:textId="77777777" w:rsidR="00B03C35" w:rsidRDefault="00B03C35" w:rsidP="000679A3">
            <w:pPr>
              <w:jc w:val="left"/>
            </w:pPr>
            <w:r>
              <w:t>Current density</w:t>
            </w:r>
          </w:p>
        </w:tc>
      </w:tr>
      <w:tr w:rsidR="00B03C35" w14:paraId="0440CEC7" w14:textId="77777777" w:rsidTr="007D6F0D">
        <w:tc>
          <w:tcPr>
            <w:tcW w:w="4878" w:type="dxa"/>
            <w:shd w:val="clear" w:color="auto" w:fill="auto"/>
          </w:tcPr>
          <w:p w14:paraId="69394323" w14:textId="08DA51C2" w:rsidR="00B03C35" w:rsidRDefault="004F447E" w:rsidP="001B2299">
            <w:pPr>
              <w:pStyle w:val="code"/>
            </w:pPr>
            <w:r>
              <w:t>D</w:t>
            </w:r>
            <w:r w:rsidR="00B03C35">
              <w:t>amage</w:t>
            </w:r>
          </w:p>
        </w:tc>
        <w:tc>
          <w:tcPr>
            <w:tcW w:w="4698" w:type="dxa"/>
            <w:shd w:val="clear" w:color="auto" w:fill="auto"/>
          </w:tcPr>
          <w:p w14:paraId="54D180A3" w14:textId="77777777" w:rsidR="00B03C35" w:rsidRDefault="00B03C35" w:rsidP="000679A3">
            <w:pPr>
              <w:jc w:val="left"/>
            </w:pPr>
            <w:r>
              <w:t>Damage</w:t>
            </w:r>
          </w:p>
        </w:tc>
      </w:tr>
      <w:tr w:rsidR="00B03C35" w14:paraId="133253C3" w14:textId="77777777" w:rsidTr="007D6F0D">
        <w:tc>
          <w:tcPr>
            <w:tcW w:w="4878" w:type="dxa"/>
            <w:shd w:val="clear" w:color="auto" w:fill="auto"/>
          </w:tcPr>
          <w:p w14:paraId="45494870" w14:textId="3E427BC2" w:rsidR="00B03C35" w:rsidRDefault="004F447E" w:rsidP="001B2299">
            <w:pPr>
              <w:pStyle w:val="code"/>
            </w:pPr>
            <w:r>
              <w:t>D</w:t>
            </w:r>
            <w:r w:rsidR="00B03C35">
              <w:t>isplacement</w:t>
            </w:r>
          </w:p>
        </w:tc>
        <w:tc>
          <w:tcPr>
            <w:tcW w:w="4698" w:type="dxa"/>
            <w:shd w:val="clear" w:color="auto" w:fill="auto"/>
          </w:tcPr>
          <w:p w14:paraId="276CC79B" w14:textId="77777777" w:rsidR="00B03C35" w:rsidRDefault="00B03C35" w:rsidP="000679A3">
            <w:pPr>
              <w:jc w:val="left"/>
            </w:pPr>
            <w:r>
              <w:t>Nodal displacements</w:t>
            </w:r>
          </w:p>
        </w:tc>
      </w:tr>
      <w:tr w:rsidR="00B03C35" w14:paraId="4F812885" w14:textId="77777777" w:rsidTr="007D6F0D">
        <w:tc>
          <w:tcPr>
            <w:tcW w:w="4878" w:type="dxa"/>
            <w:shd w:val="clear" w:color="auto" w:fill="auto"/>
          </w:tcPr>
          <w:p w14:paraId="0CC41A23" w14:textId="77777777" w:rsidR="00B03C35" w:rsidRDefault="00B03C35" w:rsidP="001B2299">
            <w:pPr>
              <w:pStyle w:val="code"/>
            </w:pPr>
            <w:r>
              <w:t>effective anion concentration</w:t>
            </w:r>
          </w:p>
        </w:tc>
        <w:tc>
          <w:tcPr>
            <w:tcW w:w="4698" w:type="dxa"/>
            <w:shd w:val="clear" w:color="auto" w:fill="auto"/>
          </w:tcPr>
          <w:p w14:paraId="5A2B7054" w14:textId="77777777" w:rsidR="00B03C35" w:rsidRDefault="00B03C35" w:rsidP="000679A3">
            <w:pPr>
              <w:jc w:val="left"/>
            </w:pPr>
            <w:r>
              <w:t>Effective anion concentration</w:t>
            </w:r>
          </w:p>
        </w:tc>
      </w:tr>
      <w:tr w:rsidR="00B03C35" w14:paraId="1B791B7B" w14:textId="77777777" w:rsidTr="007D6F0D">
        <w:tc>
          <w:tcPr>
            <w:tcW w:w="4878" w:type="dxa"/>
            <w:shd w:val="clear" w:color="auto" w:fill="auto"/>
          </w:tcPr>
          <w:p w14:paraId="28FC66A3" w14:textId="77777777" w:rsidR="00B03C35" w:rsidRDefault="00B03C35" w:rsidP="001B2299">
            <w:pPr>
              <w:pStyle w:val="code"/>
            </w:pPr>
            <w:r>
              <w:t>effective cation concentration</w:t>
            </w:r>
          </w:p>
        </w:tc>
        <w:tc>
          <w:tcPr>
            <w:tcW w:w="4698" w:type="dxa"/>
            <w:shd w:val="clear" w:color="auto" w:fill="auto"/>
          </w:tcPr>
          <w:p w14:paraId="75FA3967" w14:textId="77777777" w:rsidR="00B03C35" w:rsidRDefault="00B03C35" w:rsidP="000679A3">
            <w:pPr>
              <w:jc w:val="left"/>
            </w:pPr>
            <w:r>
              <w:t>Effective cation concentration</w:t>
            </w:r>
          </w:p>
        </w:tc>
      </w:tr>
      <w:tr w:rsidR="00B03C35" w14:paraId="031C5BDD" w14:textId="77777777" w:rsidTr="007D6F0D">
        <w:tc>
          <w:tcPr>
            <w:tcW w:w="4878" w:type="dxa"/>
            <w:shd w:val="clear" w:color="auto" w:fill="auto"/>
          </w:tcPr>
          <w:p w14:paraId="1020094A" w14:textId="77777777" w:rsidR="00B03C35" w:rsidRDefault="00B03C35" w:rsidP="001B2299">
            <w:pPr>
              <w:pStyle w:val="code"/>
            </w:pPr>
            <w:r>
              <w:t>effective fluid pressure</w:t>
            </w:r>
          </w:p>
        </w:tc>
        <w:tc>
          <w:tcPr>
            <w:tcW w:w="4698" w:type="dxa"/>
            <w:shd w:val="clear" w:color="auto" w:fill="auto"/>
          </w:tcPr>
          <w:p w14:paraId="381119ED" w14:textId="77777777" w:rsidR="00B03C35" w:rsidRDefault="00B03C35" w:rsidP="000679A3">
            <w:pPr>
              <w:jc w:val="left"/>
            </w:pPr>
            <w:r>
              <w:t>Effective fluid pressure</w:t>
            </w:r>
          </w:p>
        </w:tc>
      </w:tr>
      <w:tr w:rsidR="00B03C35" w14:paraId="238692D7" w14:textId="77777777" w:rsidTr="007D6F0D">
        <w:tc>
          <w:tcPr>
            <w:tcW w:w="4878" w:type="dxa"/>
            <w:shd w:val="clear" w:color="auto" w:fill="auto"/>
          </w:tcPr>
          <w:p w14:paraId="71FCDAB0" w14:textId="77777777" w:rsidR="00B03C35" w:rsidRDefault="00B03C35" w:rsidP="001B2299">
            <w:pPr>
              <w:pStyle w:val="code"/>
            </w:pPr>
            <w:r>
              <w:t>effective solute concentration</w:t>
            </w:r>
          </w:p>
        </w:tc>
        <w:tc>
          <w:tcPr>
            <w:tcW w:w="4698" w:type="dxa"/>
            <w:shd w:val="clear" w:color="auto" w:fill="auto"/>
          </w:tcPr>
          <w:p w14:paraId="0C5E94FE" w14:textId="77777777" w:rsidR="00B03C35" w:rsidRDefault="00B03C35" w:rsidP="000679A3">
            <w:pPr>
              <w:jc w:val="left"/>
            </w:pPr>
            <w:r>
              <w:t>Effective solute concentration</w:t>
            </w:r>
          </w:p>
        </w:tc>
      </w:tr>
      <w:tr w:rsidR="00B03C35" w14:paraId="6D3A406F" w14:textId="77777777" w:rsidTr="007D6F0D">
        <w:tc>
          <w:tcPr>
            <w:tcW w:w="4878" w:type="dxa"/>
            <w:shd w:val="clear" w:color="auto" w:fill="auto"/>
          </w:tcPr>
          <w:p w14:paraId="7CBC0F47" w14:textId="77777777" w:rsidR="00B03C35" w:rsidRDefault="00B03C35" w:rsidP="001B2299">
            <w:pPr>
              <w:pStyle w:val="code"/>
            </w:pPr>
            <w:r>
              <w:t>electric potential</w:t>
            </w:r>
          </w:p>
        </w:tc>
        <w:tc>
          <w:tcPr>
            <w:tcW w:w="4698" w:type="dxa"/>
            <w:shd w:val="clear" w:color="auto" w:fill="auto"/>
          </w:tcPr>
          <w:p w14:paraId="55A31A71" w14:textId="77777777" w:rsidR="00B03C35" w:rsidRDefault="00B03C35" w:rsidP="000679A3">
            <w:pPr>
              <w:jc w:val="left"/>
            </w:pPr>
            <w:r>
              <w:t>Electric potential</w:t>
            </w:r>
          </w:p>
        </w:tc>
      </w:tr>
      <w:tr w:rsidR="00B03C35" w14:paraId="244DB123" w14:textId="77777777" w:rsidTr="007D6F0D">
        <w:tc>
          <w:tcPr>
            <w:tcW w:w="4878" w:type="dxa"/>
            <w:shd w:val="clear" w:color="auto" w:fill="auto"/>
          </w:tcPr>
          <w:p w14:paraId="6EC6C4ED" w14:textId="77777777" w:rsidR="00B03C35" w:rsidRDefault="00B03C35" w:rsidP="001B2299">
            <w:pPr>
              <w:pStyle w:val="code"/>
            </w:pPr>
            <w:r>
              <w:t>fixed charge density</w:t>
            </w:r>
          </w:p>
        </w:tc>
        <w:tc>
          <w:tcPr>
            <w:tcW w:w="4698" w:type="dxa"/>
            <w:shd w:val="clear" w:color="auto" w:fill="auto"/>
          </w:tcPr>
          <w:p w14:paraId="5A7DB9CC" w14:textId="77777777" w:rsidR="00B03C35" w:rsidRDefault="00B03C35" w:rsidP="000679A3">
            <w:pPr>
              <w:jc w:val="left"/>
            </w:pPr>
            <w:r>
              <w:t>Fixed charge density</w:t>
            </w:r>
          </w:p>
        </w:tc>
      </w:tr>
      <w:tr w:rsidR="00B03C35" w14:paraId="061BE426" w14:textId="77777777" w:rsidTr="007D6F0D">
        <w:tc>
          <w:tcPr>
            <w:tcW w:w="4878" w:type="dxa"/>
            <w:shd w:val="clear" w:color="auto" w:fill="auto"/>
          </w:tcPr>
          <w:p w14:paraId="53914004" w14:textId="77777777" w:rsidR="00B03C35" w:rsidRDefault="00B03C35" w:rsidP="001B2299">
            <w:pPr>
              <w:pStyle w:val="code"/>
            </w:pPr>
            <w:r>
              <w:t>fiber vector</w:t>
            </w:r>
          </w:p>
        </w:tc>
        <w:tc>
          <w:tcPr>
            <w:tcW w:w="4698" w:type="dxa"/>
            <w:shd w:val="clear" w:color="auto" w:fill="auto"/>
          </w:tcPr>
          <w:p w14:paraId="0651AB0E" w14:textId="77777777" w:rsidR="00B03C35" w:rsidRDefault="00B03C35" w:rsidP="000679A3">
            <w:pPr>
              <w:jc w:val="left"/>
            </w:pPr>
            <w:r>
              <w:t>Material fiber vector</w:t>
            </w:r>
          </w:p>
        </w:tc>
      </w:tr>
      <w:tr w:rsidR="00B03C35" w14:paraId="65EE517D" w14:textId="77777777" w:rsidTr="007D6F0D">
        <w:tc>
          <w:tcPr>
            <w:tcW w:w="4878" w:type="dxa"/>
            <w:shd w:val="clear" w:color="auto" w:fill="auto"/>
          </w:tcPr>
          <w:p w14:paraId="770C31C9" w14:textId="77777777" w:rsidR="00B03C35" w:rsidRDefault="00B03C35" w:rsidP="001B2299">
            <w:pPr>
              <w:pStyle w:val="code"/>
            </w:pPr>
            <w:r>
              <w:t>fluid flux</w:t>
            </w:r>
          </w:p>
        </w:tc>
        <w:tc>
          <w:tcPr>
            <w:tcW w:w="4698" w:type="dxa"/>
            <w:shd w:val="clear" w:color="auto" w:fill="auto"/>
          </w:tcPr>
          <w:p w14:paraId="29DEDDC3" w14:textId="77777777" w:rsidR="00B03C35" w:rsidRDefault="00B03C35" w:rsidP="000679A3">
            <w:pPr>
              <w:jc w:val="left"/>
            </w:pPr>
            <w:r>
              <w:t>Fluid flux</w:t>
            </w:r>
          </w:p>
        </w:tc>
      </w:tr>
      <w:tr w:rsidR="003D553C" w14:paraId="5377C807" w14:textId="77777777" w:rsidTr="007D6F0D">
        <w:tc>
          <w:tcPr>
            <w:tcW w:w="4878" w:type="dxa"/>
            <w:shd w:val="clear" w:color="auto" w:fill="auto"/>
          </w:tcPr>
          <w:p w14:paraId="626B44BE" w14:textId="354195CD" w:rsidR="003D553C" w:rsidRDefault="003D553C" w:rsidP="001B2299">
            <w:pPr>
              <w:pStyle w:val="code"/>
            </w:pPr>
            <w:r>
              <w:t>fluid force</w:t>
            </w:r>
          </w:p>
        </w:tc>
        <w:tc>
          <w:tcPr>
            <w:tcW w:w="4698" w:type="dxa"/>
            <w:shd w:val="clear" w:color="auto" w:fill="auto"/>
          </w:tcPr>
          <w:p w14:paraId="4839261B" w14:textId="0939B27B" w:rsidR="003D553C" w:rsidRDefault="003D553C" w:rsidP="003D553C">
            <w:pPr>
              <w:jc w:val="left"/>
            </w:pPr>
            <w:r>
              <w:t>Net fluid force across contact interface</w:t>
            </w:r>
          </w:p>
        </w:tc>
      </w:tr>
      <w:tr w:rsidR="00B03C35" w14:paraId="03545A6E" w14:textId="77777777" w:rsidTr="007D6F0D">
        <w:tc>
          <w:tcPr>
            <w:tcW w:w="4878" w:type="dxa"/>
            <w:shd w:val="clear" w:color="auto" w:fill="auto"/>
          </w:tcPr>
          <w:p w14:paraId="02B9057A" w14:textId="77777777" w:rsidR="00B03C35" w:rsidRDefault="00B03C35" w:rsidP="001B2299">
            <w:pPr>
              <w:pStyle w:val="code"/>
            </w:pPr>
            <w:r>
              <w:t>fluid pressure</w:t>
            </w:r>
          </w:p>
        </w:tc>
        <w:tc>
          <w:tcPr>
            <w:tcW w:w="4698" w:type="dxa"/>
            <w:shd w:val="clear" w:color="auto" w:fill="auto"/>
          </w:tcPr>
          <w:p w14:paraId="0F13BD5D" w14:textId="77777777" w:rsidR="00B03C35" w:rsidRDefault="00B03C35" w:rsidP="000679A3">
            <w:pPr>
              <w:jc w:val="left"/>
            </w:pPr>
            <w:r>
              <w:t>Fluid pressure</w:t>
            </w:r>
          </w:p>
        </w:tc>
      </w:tr>
      <w:tr w:rsidR="003D553C" w14:paraId="4CD9DF1B" w14:textId="77777777" w:rsidTr="007D6F0D">
        <w:tc>
          <w:tcPr>
            <w:tcW w:w="4878" w:type="dxa"/>
            <w:shd w:val="clear" w:color="auto" w:fill="auto"/>
          </w:tcPr>
          <w:p w14:paraId="3896443D" w14:textId="5D50F8D5" w:rsidR="003D553C" w:rsidRDefault="003D553C" w:rsidP="001B2299">
            <w:pPr>
              <w:pStyle w:val="code"/>
            </w:pPr>
            <w:r>
              <w:t>pressure gap</w:t>
            </w:r>
          </w:p>
        </w:tc>
        <w:tc>
          <w:tcPr>
            <w:tcW w:w="4698" w:type="dxa"/>
            <w:shd w:val="clear" w:color="auto" w:fill="auto"/>
          </w:tcPr>
          <w:p w14:paraId="77C49D77" w14:textId="33611D98" w:rsidR="003D553C" w:rsidRDefault="003D553C" w:rsidP="000679A3">
            <w:pPr>
              <w:jc w:val="left"/>
            </w:pPr>
            <w:r>
              <w:t>Pressure gap across contact interface</w:t>
            </w:r>
          </w:p>
        </w:tc>
      </w:tr>
      <w:tr w:rsidR="00B03C35" w14:paraId="6F685AAA" w14:textId="77777777" w:rsidTr="007D6F0D">
        <w:tc>
          <w:tcPr>
            <w:tcW w:w="4878" w:type="dxa"/>
            <w:shd w:val="clear" w:color="auto" w:fill="auto"/>
          </w:tcPr>
          <w:p w14:paraId="561DD692" w14:textId="77777777" w:rsidR="00B03C35" w:rsidRDefault="00B03C35" w:rsidP="001B2299">
            <w:pPr>
              <w:pStyle w:val="code"/>
            </w:pPr>
            <w:r>
              <w:t>reaction forces</w:t>
            </w:r>
          </w:p>
        </w:tc>
        <w:tc>
          <w:tcPr>
            <w:tcW w:w="4698" w:type="dxa"/>
            <w:shd w:val="clear" w:color="auto" w:fill="auto"/>
          </w:tcPr>
          <w:p w14:paraId="51BD8A1D" w14:textId="77777777" w:rsidR="00B03C35" w:rsidRDefault="00B03C35" w:rsidP="000679A3">
            <w:pPr>
              <w:jc w:val="left"/>
            </w:pPr>
            <w:r>
              <w:t>Reaction force vectors</w:t>
            </w:r>
          </w:p>
        </w:tc>
      </w:tr>
      <w:tr w:rsidR="00B03C35" w14:paraId="2551F240" w14:textId="77777777" w:rsidTr="007D6F0D">
        <w:tc>
          <w:tcPr>
            <w:tcW w:w="4878" w:type="dxa"/>
            <w:shd w:val="clear" w:color="auto" w:fill="auto"/>
          </w:tcPr>
          <w:p w14:paraId="116B2DB0" w14:textId="77777777" w:rsidR="00B03C35" w:rsidRDefault="00B03C35" w:rsidP="001B2299">
            <w:pPr>
              <w:pStyle w:val="code"/>
            </w:pPr>
            <w:r>
              <w:t>receptor-ligand concentration</w:t>
            </w:r>
          </w:p>
        </w:tc>
        <w:tc>
          <w:tcPr>
            <w:tcW w:w="4698" w:type="dxa"/>
            <w:shd w:val="clear" w:color="auto" w:fill="auto"/>
          </w:tcPr>
          <w:p w14:paraId="57C46B37" w14:textId="77777777" w:rsidR="00B03C35" w:rsidRDefault="00C76963" w:rsidP="000679A3">
            <w:pPr>
              <w:jc w:val="left"/>
            </w:pPr>
            <w:r>
              <w:t>R</w:t>
            </w:r>
            <w:r w:rsidR="00B03C35">
              <w:t>eceptor-ligand concentration</w:t>
            </w:r>
          </w:p>
        </w:tc>
      </w:tr>
      <w:tr w:rsidR="00B03C35" w14:paraId="17820156" w14:textId="77777777" w:rsidTr="007D6F0D">
        <w:tc>
          <w:tcPr>
            <w:tcW w:w="4878" w:type="dxa"/>
            <w:shd w:val="clear" w:color="auto" w:fill="auto"/>
          </w:tcPr>
          <w:p w14:paraId="53C74FD9" w14:textId="77777777" w:rsidR="00B03C35" w:rsidRDefault="00B03C35" w:rsidP="001B2299">
            <w:pPr>
              <w:pStyle w:val="code"/>
            </w:pPr>
            <w:r>
              <w:t>relative volume</w:t>
            </w:r>
          </w:p>
        </w:tc>
        <w:tc>
          <w:tcPr>
            <w:tcW w:w="4698" w:type="dxa"/>
            <w:shd w:val="clear" w:color="auto" w:fill="auto"/>
          </w:tcPr>
          <w:p w14:paraId="204F266E" w14:textId="77777777" w:rsidR="00B03C35" w:rsidRDefault="00B03C35" w:rsidP="000679A3">
            <w:pPr>
              <w:jc w:val="left"/>
            </w:pPr>
            <w:r>
              <w:t>Relative volume</w:t>
            </w:r>
          </w:p>
        </w:tc>
      </w:tr>
      <w:tr w:rsidR="00B03C35" w14:paraId="2886F968" w14:textId="77777777" w:rsidTr="007D6F0D">
        <w:tc>
          <w:tcPr>
            <w:tcW w:w="4878" w:type="dxa"/>
            <w:shd w:val="clear" w:color="auto" w:fill="auto"/>
          </w:tcPr>
          <w:p w14:paraId="7179FCA2" w14:textId="77777777" w:rsidR="00B03C35" w:rsidRDefault="00B03C35" w:rsidP="001B2299">
            <w:pPr>
              <w:pStyle w:val="code"/>
            </w:pPr>
            <w:r>
              <w:t>shell thickness</w:t>
            </w:r>
          </w:p>
        </w:tc>
        <w:tc>
          <w:tcPr>
            <w:tcW w:w="4698" w:type="dxa"/>
            <w:shd w:val="clear" w:color="auto" w:fill="auto"/>
          </w:tcPr>
          <w:p w14:paraId="6FDDBC20" w14:textId="77777777" w:rsidR="00B03C35" w:rsidRDefault="00B03C35" w:rsidP="000679A3">
            <w:pPr>
              <w:jc w:val="left"/>
            </w:pPr>
            <w:r>
              <w:t>Shell thickness</w:t>
            </w:r>
          </w:p>
        </w:tc>
      </w:tr>
      <w:tr w:rsidR="00B03C35" w14:paraId="72698A4E" w14:textId="77777777" w:rsidTr="007D6F0D">
        <w:tc>
          <w:tcPr>
            <w:tcW w:w="4878" w:type="dxa"/>
            <w:shd w:val="clear" w:color="auto" w:fill="auto"/>
          </w:tcPr>
          <w:p w14:paraId="5D1AE644" w14:textId="77777777" w:rsidR="00B03C35" w:rsidRDefault="00B03C35" w:rsidP="001B2299">
            <w:pPr>
              <w:pStyle w:val="code"/>
            </w:pPr>
            <w:r>
              <w:t>solute concentration</w:t>
            </w:r>
          </w:p>
        </w:tc>
        <w:tc>
          <w:tcPr>
            <w:tcW w:w="4698" w:type="dxa"/>
            <w:shd w:val="clear" w:color="auto" w:fill="auto"/>
          </w:tcPr>
          <w:p w14:paraId="6C00B696" w14:textId="77777777" w:rsidR="00B03C35" w:rsidRDefault="00B03C35" w:rsidP="000679A3">
            <w:pPr>
              <w:jc w:val="left"/>
            </w:pPr>
            <w:r>
              <w:t>Solute concentration</w:t>
            </w:r>
          </w:p>
        </w:tc>
      </w:tr>
      <w:tr w:rsidR="00B03C35" w14:paraId="394B69E8" w14:textId="77777777" w:rsidTr="007D6F0D">
        <w:tc>
          <w:tcPr>
            <w:tcW w:w="4878" w:type="dxa"/>
            <w:shd w:val="clear" w:color="auto" w:fill="auto"/>
          </w:tcPr>
          <w:p w14:paraId="55EBCF3E" w14:textId="77777777" w:rsidR="00B03C35" w:rsidRDefault="00B03C35" w:rsidP="001B2299">
            <w:pPr>
              <w:pStyle w:val="code"/>
            </w:pPr>
            <w:r>
              <w:t>solute flux</w:t>
            </w:r>
          </w:p>
        </w:tc>
        <w:tc>
          <w:tcPr>
            <w:tcW w:w="4698" w:type="dxa"/>
            <w:shd w:val="clear" w:color="auto" w:fill="auto"/>
          </w:tcPr>
          <w:p w14:paraId="527A4F92" w14:textId="77777777" w:rsidR="00B03C35" w:rsidRDefault="00B03C35" w:rsidP="000679A3">
            <w:pPr>
              <w:jc w:val="left"/>
            </w:pPr>
            <w:r>
              <w:t>Solute flux</w:t>
            </w:r>
          </w:p>
        </w:tc>
      </w:tr>
      <w:tr w:rsidR="00B03C35" w14:paraId="50248E3F" w14:textId="77777777" w:rsidTr="007D6F0D">
        <w:tc>
          <w:tcPr>
            <w:tcW w:w="4878" w:type="dxa"/>
            <w:shd w:val="clear" w:color="auto" w:fill="auto"/>
          </w:tcPr>
          <w:p w14:paraId="1D2AC944" w14:textId="77777777" w:rsidR="00B03C35" w:rsidRDefault="00B03C35" w:rsidP="001B2299">
            <w:pPr>
              <w:pStyle w:val="code"/>
            </w:pPr>
            <w:r>
              <w:t>stress</w:t>
            </w:r>
          </w:p>
        </w:tc>
        <w:tc>
          <w:tcPr>
            <w:tcW w:w="4698" w:type="dxa"/>
            <w:shd w:val="clear" w:color="auto" w:fill="auto"/>
          </w:tcPr>
          <w:p w14:paraId="0D780355" w14:textId="77777777" w:rsidR="00B03C35" w:rsidRDefault="00B03C35" w:rsidP="000679A3">
            <w:pPr>
              <w:jc w:val="left"/>
            </w:pPr>
            <w:r>
              <w:t>Cauchy stress</w:t>
            </w:r>
          </w:p>
        </w:tc>
      </w:tr>
      <w:tr w:rsidR="00B03C35" w14:paraId="7410CB07" w14:textId="77777777" w:rsidTr="007D6F0D">
        <w:tc>
          <w:tcPr>
            <w:tcW w:w="4878" w:type="dxa"/>
            <w:shd w:val="clear" w:color="auto" w:fill="auto"/>
          </w:tcPr>
          <w:p w14:paraId="2571F3D6" w14:textId="77777777" w:rsidR="00B03C35" w:rsidRDefault="00B03C35" w:rsidP="001B2299">
            <w:pPr>
              <w:pStyle w:val="code"/>
            </w:pPr>
            <w:r>
              <w:t>temperature</w:t>
            </w:r>
          </w:p>
        </w:tc>
        <w:tc>
          <w:tcPr>
            <w:tcW w:w="4698" w:type="dxa"/>
            <w:shd w:val="clear" w:color="auto" w:fill="auto"/>
          </w:tcPr>
          <w:p w14:paraId="1FA41044" w14:textId="77777777" w:rsidR="00B03C35" w:rsidRDefault="00B03C35" w:rsidP="000679A3">
            <w:pPr>
              <w:jc w:val="left"/>
            </w:pPr>
            <w:r>
              <w:t>Nodal temperatures</w:t>
            </w:r>
          </w:p>
        </w:tc>
      </w:tr>
      <w:tr w:rsidR="00B03C35" w14:paraId="3F1D1E37" w14:textId="77777777" w:rsidTr="007D6F0D">
        <w:tc>
          <w:tcPr>
            <w:tcW w:w="4878" w:type="dxa"/>
            <w:shd w:val="clear" w:color="auto" w:fill="auto"/>
          </w:tcPr>
          <w:p w14:paraId="4349D2F0" w14:textId="77777777" w:rsidR="00B03C35" w:rsidRDefault="00B03C35" w:rsidP="001B2299">
            <w:pPr>
              <w:pStyle w:val="code"/>
            </w:pPr>
            <w:r>
              <w:t>velocity</w:t>
            </w:r>
          </w:p>
        </w:tc>
        <w:tc>
          <w:tcPr>
            <w:tcW w:w="4698" w:type="dxa"/>
            <w:shd w:val="clear" w:color="auto" w:fill="auto"/>
          </w:tcPr>
          <w:p w14:paraId="022E23B9" w14:textId="77777777" w:rsidR="00B03C35" w:rsidRDefault="00B03C35" w:rsidP="000679A3">
            <w:pPr>
              <w:jc w:val="left"/>
            </w:pPr>
            <w:r>
              <w:t>Nodal velocities</w:t>
            </w:r>
          </w:p>
        </w:tc>
      </w:tr>
    </w:tbl>
    <w:p w14:paraId="5B1CEBB0" w14:textId="77777777" w:rsidR="00E72145" w:rsidRPr="00E72145" w:rsidRDefault="00E72145" w:rsidP="00F81144">
      <w:pPr>
        <w:jc w:val="left"/>
      </w:pPr>
    </w:p>
    <w:p w14:paraId="7F8AA942" w14:textId="77777777" w:rsidR="00F81144" w:rsidRDefault="00F81144" w:rsidP="00F81144">
      <w:pPr>
        <w:jc w:val="left"/>
      </w:pPr>
    </w:p>
    <w:p w14:paraId="058C3F84" w14:textId="77777777" w:rsidR="00BA56CB" w:rsidRDefault="00BA56CB" w:rsidP="00F81144">
      <w:pPr>
        <w:jc w:val="left"/>
      </w:pPr>
      <w:r>
        <w:t>The following example stores nodal displacements and element stresses.</w:t>
      </w:r>
    </w:p>
    <w:p w14:paraId="706D6C37" w14:textId="77777777" w:rsidR="00BA56CB" w:rsidRDefault="00BA56CB" w:rsidP="00F81144">
      <w:pPr>
        <w:jc w:val="left"/>
      </w:pPr>
    </w:p>
    <w:p w14:paraId="30DD5BD7" w14:textId="77777777" w:rsidR="006D5CF2" w:rsidRDefault="006D5CF2" w:rsidP="00F81144">
      <w:pPr>
        <w:jc w:val="left"/>
        <w:rPr>
          <w:i/>
        </w:rPr>
      </w:pPr>
      <w:r>
        <w:rPr>
          <w:i/>
        </w:rPr>
        <w:t>Example:</w:t>
      </w:r>
    </w:p>
    <w:p w14:paraId="37190346" w14:textId="77777777" w:rsidR="006D5CF2" w:rsidRDefault="006D5CF2" w:rsidP="00F81144">
      <w:pPr>
        <w:jc w:val="left"/>
      </w:pPr>
    </w:p>
    <w:p w14:paraId="559F68CC" w14:textId="77777777" w:rsidR="00111717" w:rsidRDefault="00111717" w:rsidP="00111717">
      <w:pPr>
        <w:pStyle w:val="code"/>
        <w:jc w:val="left"/>
      </w:pPr>
      <w:r>
        <w:t>&lt;plotfile type="febio"&gt;</w:t>
      </w:r>
    </w:p>
    <w:p w14:paraId="5F84482D" w14:textId="77777777" w:rsidR="00111717" w:rsidRDefault="00111717" w:rsidP="00111717">
      <w:pPr>
        <w:pStyle w:val="code"/>
        <w:jc w:val="left"/>
      </w:pPr>
      <w:r>
        <w:tab/>
        <w:t>&lt;var type="displacement"/&gt;</w:t>
      </w:r>
    </w:p>
    <w:p w14:paraId="70D1E007" w14:textId="77777777" w:rsidR="00111717" w:rsidRDefault="00111717" w:rsidP="00111717">
      <w:pPr>
        <w:pStyle w:val="code"/>
        <w:jc w:val="left"/>
      </w:pPr>
      <w:r>
        <w:tab/>
        <w:t>&lt;var type="stress"/&gt;</w:t>
      </w:r>
    </w:p>
    <w:p w14:paraId="3E8C6C25" w14:textId="77777777" w:rsidR="006A0BC1" w:rsidRPr="0097532C" w:rsidRDefault="00111717" w:rsidP="00111717">
      <w:pPr>
        <w:pStyle w:val="code"/>
        <w:jc w:val="left"/>
      </w:pPr>
      <w:r>
        <w:t>&lt;/plotfile&gt;</w:t>
      </w:r>
      <w:r w:rsidR="006A0BC1" w:rsidRPr="00552529">
        <w:br w:type="page"/>
      </w:r>
      <w:bookmarkStart w:id="1252" w:name="_Ref162343400"/>
    </w:p>
    <w:p w14:paraId="2C1DAE2B" w14:textId="77777777" w:rsidR="006A0BC1" w:rsidRPr="00552529" w:rsidRDefault="006A0BC1" w:rsidP="006A0BC1">
      <w:pPr>
        <w:pStyle w:val="Heading1"/>
      </w:pPr>
      <w:bookmarkStart w:id="1253" w:name="_Ref162410857"/>
      <w:bookmarkStart w:id="1254" w:name="_Toc385498470"/>
      <w:r w:rsidRPr="00552529">
        <w:lastRenderedPageBreak/>
        <w:t>Materials</w:t>
      </w:r>
      <w:bookmarkEnd w:id="1252"/>
      <w:bookmarkEnd w:id="1253"/>
      <w:bookmarkEnd w:id="1254"/>
    </w:p>
    <w:p w14:paraId="09AF8296" w14:textId="77777777" w:rsidR="006A0BC1" w:rsidRPr="0097532C" w:rsidRDefault="006A0BC1" w:rsidP="006A0BC1">
      <w:r>
        <w:t xml:space="preserve">The following sections describe the material parameters for each of the available constitutive models, along with a short description of each material. A more detailed theoretical description of the constitutive models can be found in the </w:t>
      </w:r>
      <w:hyperlink r:id="rId133" w:history="1">
        <w:r w:rsidRPr="009D0547">
          <w:rPr>
            <w:rStyle w:val="Hyperlink"/>
            <w:i/>
          </w:rPr>
          <w:t>FEBio Theory Manual</w:t>
        </w:r>
      </w:hyperlink>
      <w:r>
        <w:t>.</w:t>
      </w:r>
    </w:p>
    <w:p w14:paraId="2D317B9A" w14:textId="77777777" w:rsidR="006A0BC1" w:rsidRDefault="006A0BC1" w:rsidP="006A0BC1">
      <w:pPr>
        <w:pStyle w:val="Heading2"/>
      </w:pPr>
      <w:bookmarkStart w:id="1255" w:name="_Toc385498471"/>
      <w:r>
        <w:t>Elastic Solids</w:t>
      </w:r>
      <w:bookmarkEnd w:id="1255"/>
    </w:p>
    <w:p w14:paraId="5E5F84E1" w14:textId="77777777" w:rsidR="00B41830" w:rsidRPr="00B41830" w:rsidRDefault="00B41830" w:rsidP="00B41830">
      <w:r>
        <w:t>This section describes the elastic materials.</w:t>
      </w:r>
    </w:p>
    <w:p w14:paraId="1179A5F3" w14:textId="294A82BB" w:rsidR="006A0BC1" w:rsidRDefault="006A0BC1" w:rsidP="006A0BC1">
      <w:pPr>
        <w:pStyle w:val="Heading3"/>
      </w:pPr>
      <w:bookmarkStart w:id="1256" w:name="_Ref162429694"/>
      <w:bookmarkStart w:id="1257" w:name="_Toc385498472"/>
      <w:r>
        <w:t xml:space="preserve">Specifying </w:t>
      </w:r>
      <w:r w:rsidR="00D153DC">
        <w:t>F</w:t>
      </w:r>
      <w:r>
        <w:t xml:space="preserve">iber </w:t>
      </w:r>
      <w:r w:rsidR="00D153DC">
        <w:t>O</w:t>
      </w:r>
      <w:r>
        <w:t>rientation</w:t>
      </w:r>
      <w:bookmarkEnd w:id="1256"/>
      <w:bookmarkEnd w:id="1257"/>
    </w:p>
    <w:p w14:paraId="02E01893" w14:textId="77777777" w:rsidR="006A0BC1" w:rsidRDefault="006A0BC1" w:rsidP="006A0BC1">
      <w:r>
        <w:t xml:space="preserve">Some of the anisotropic materials are modeled as an isotropic matrix in which fibers are embedded. For these materials, the user must specify several parameters related to the fibers, including an initial fiber orientation. This orientation can be specified in several ways. FEBio gives the option to automatically generate the fiber orientation, based on some user-specified parameters. However, the user can override this feature and specify the fiber directions for each element manually in the </w:t>
      </w:r>
      <w:r w:rsidRPr="007A0C01">
        <w:rPr>
          <w:i/>
        </w:rPr>
        <w:t>ElementData</w:t>
      </w:r>
      <w:r>
        <w:t xml:space="preserve"> section. See section </w:t>
      </w:r>
      <w:r>
        <w:fldChar w:fldCharType="begin"/>
      </w:r>
      <w:r>
        <w:instrText xml:space="preserve"> REF _Ref230518438 \r \h </w:instrText>
      </w:r>
      <w:r>
        <w:fldChar w:fldCharType="separate"/>
      </w:r>
      <w:ins w:id="1258" w:author="Steve Maas" w:date="2014-01-02T13:04:00Z">
        <w:r w:rsidR="00873D59">
          <w:t>3.6.3</w:t>
        </w:r>
      </w:ins>
      <w:del w:id="1259" w:author="Steve Maas" w:date="2014-01-02T13:04:00Z">
        <w:r w:rsidR="00B951E2" w:rsidDel="00873D59">
          <w:delText>3.5.3</w:delText>
        </w:r>
      </w:del>
      <w:r>
        <w:fldChar w:fldCharType="end"/>
      </w:r>
      <w:r>
        <w:t xml:space="preserve"> for more details on how to do this. </w:t>
      </w:r>
    </w:p>
    <w:p w14:paraId="6A1B62D7" w14:textId="77777777" w:rsidR="006A0BC1" w:rsidRDefault="006A0BC1" w:rsidP="006A0BC1"/>
    <w:p w14:paraId="37ABCF17" w14:textId="2A860851" w:rsidR="006A0BC1" w:rsidRDefault="006A0BC1" w:rsidP="006A0BC1">
      <w:pPr>
        <w:pStyle w:val="Heading4"/>
      </w:pPr>
      <w:bookmarkStart w:id="1260" w:name="_Toc385498473"/>
      <w:r>
        <w:t xml:space="preserve">Transversely Isotropic </w:t>
      </w:r>
      <w:r w:rsidR="00D153DC">
        <w:t>M</w:t>
      </w:r>
      <w:r>
        <w:t>aterials</w:t>
      </w:r>
      <w:bookmarkEnd w:id="1260"/>
    </w:p>
    <w:p w14:paraId="55346EEF" w14:textId="77777777" w:rsidR="006A0BC1" w:rsidRDefault="006A0BC1" w:rsidP="006A0BC1">
      <w:r>
        <w:t xml:space="preserve">For transversely isotropic materials </w:t>
      </w:r>
      <w:r w:rsidR="00F1782C">
        <w:t xml:space="preserve">fiber orientation </w:t>
      </w:r>
      <w:r>
        <w:t xml:space="preserve">is specified with the </w:t>
      </w:r>
      <w:r>
        <w:rPr>
          <w:i/>
        </w:rPr>
        <w:t xml:space="preserve">fiber </w:t>
      </w:r>
      <w:r>
        <w:t xml:space="preserve">element. This element takes one attribute, namely </w:t>
      </w:r>
      <w:r>
        <w:rPr>
          <w:i/>
        </w:rPr>
        <w:t>type</w:t>
      </w:r>
      <w:r>
        <w:t>, which specifies the type of the fiber generator. The possible values are specified in the following table.</w:t>
      </w:r>
    </w:p>
    <w:p w14:paraId="5790AEE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6046B572" w14:textId="77777777">
        <w:tc>
          <w:tcPr>
            <w:tcW w:w="1728" w:type="dxa"/>
            <w:shd w:val="clear" w:color="auto" w:fill="auto"/>
          </w:tcPr>
          <w:p w14:paraId="649292DB" w14:textId="77777777" w:rsidR="006A0BC1" w:rsidRPr="000B272C" w:rsidRDefault="006A0BC1" w:rsidP="006A0BC1">
            <w:pPr>
              <w:rPr>
                <w:b/>
              </w:rPr>
            </w:pPr>
            <w:r w:rsidRPr="000B272C">
              <w:rPr>
                <w:b/>
                <w:i/>
              </w:rPr>
              <w:t>type</w:t>
            </w:r>
            <w:r w:rsidRPr="000B272C">
              <w:rPr>
                <w:b/>
              </w:rPr>
              <w:t xml:space="preserve"> Value</w:t>
            </w:r>
          </w:p>
        </w:tc>
        <w:tc>
          <w:tcPr>
            <w:tcW w:w="7848" w:type="dxa"/>
            <w:shd w:val="clear" w:color="auto" w:fill="auto"/>
          </w:tcPr>
          <w:p w14:paraId="6618CB93" w14:textId="77777777" w:rsidR="006A0BC1" w:rsidRPr="000B272C" w:rsidRDefault="006A0BC1" w:rsidP="006A0BC1">
            <w:pPr>
              <w:rPr>
                <w:b/>
              </w:rPr>
            </w:pPr>
            <w:r w:rsidRPr="000B272C">
              <w:rPr>
                <w:b/>
              </w:rPr>
              <w:t>Description</w:t>
            </w:r>
          </w:p>
        </w:tc>
      </w:tr>
      <w:tr w:rsidR="006A0BC1" w14:paraId="05357633" w14:textId="77777777">
        <w:tc>
          <w:tcPr>
            <w:tcW w:w="1728" w:type="dxa"/>
            <w:shd w:val="clear" w:color="auto" w:fill="auto"/>
          </w:tcPr>
          <w:p w14:paraId="13ABB799" w14:textId="77777777" w:rsidR="006A0BC1" w:rsidRDefault="006A0BC1" w:rsidP="006A0BC1">
            <w:pPr>
              <w:pStyle w:val="code"/>
            </w:pPr>
            <w:r>
              <w:t>local</w:t>
            </w:r>
          </w:p>
        </w:tc>
        <w:tc>
          <w:tcPr>
            <w:tcW w:w="7848" w:type="dxa"/>
            <w:shd w:val="clear" w:color="auto" w:fill="auto"/>
          </w:tcPr>
          <w:p w14:paraId="3DAF329D" w14:textId="77777777" w:rsidR="006A0BC1" w:rsidRPr="00C347ED" w:rsidRDefault="006A0BC1" w:rsidP="006A0BC1">
            <w:r>
              <w:t>Use local element numbering (1)</w:t>
            </w:r>
          </w:p>
        </w:tc>
      </w:tr>
      <w:tr w:rsidR="006A0BC1" w14:paraId="2D117A17" w14:textId="77777777">
        <w:tc>
          <w:tcPr>
            <w:tcW w:w="1728" w:type="dxa"/>
            <w:shd w:val="clear" w:color="auto" w:fill="auto"/>
          </w:tcPr>
          <w:p w14:paraId="6F0428BD" w14:textId="77777777" w:rsidR="006A0BC1" w:rsidRDefault="006A0BC1" w:rsidP="006A0BC1">
            <w:pPr>
              <w:pStyle w:val="code"/>
            </w:pPr>
            <w:r>
              <w:t>spherical</w:t>
            </w:r>
          </w:p>
        </w:tc>
        <w:tc>
          <w:tcPr>
            <w:tcW w:w="7848" w:type="dxa"/>
            <w:shd w:val="clear" w:color="auto" w:fill="auto"/>
          </w:tcPr>
          <w:p w14:paraId="0D9BCCEE" w14:textId="77777777" w:rsidR="006A0BC1" w:rsidRDefault="006A0BC1" w:rsidP="006A0BC1">
            <w:r>
              <w:t>Define the fiber orientation as a constant vector (2)</w:t>
            </w:r>
          </w:p>
        </w:tc>
      </w:tr>
      <w:tr w:rsidR="006A0BC1" w14:paraId="2630BDB2" w14:textId="77777777">
        <w:tc>
          <w:tcPr>
            <w:tcW w:w="1728" w:type="dxa"/>
            <w:shd w:val="clear" w:color="auto" w:fill="auto"/>
          </w:tcPr>
          <w:p w14:paraId="12857D9B" w14:textId="77777777" w:rsidR="006A0BC1" w:rsidRDefault="006A0BC1" w:rsidP="006A0BC1">
            <w:pPr>
              <w:pStyle w:val="code"/>
            </w:pPr>
            <w:r>
              <w:t>vector</w:t>
            </w:r>
          </w:p>
        </w:tc>
        <w:tc>
          <w:tcPr>
            <w:tcW w:w="7848" w:type="dxa"/>
            <w:shd w:val="clear" w:color="auto" w:fill="auto"/>
          </w:tcPr>
          <w:p w14:paraId="26304E18" w14:textId="77777777" w:rsidR="006A0BC1" w:rsidRDefault="006A0BC1" w:rsidP="006A0BC1">
            <w:r>
              <w:t>specifies a spherical fiber distribution (3)</w:t>
            </w:r>
          </w:p>
        </w:tc>
      </w:tr>
      <w:tr w:rsidR="006A0BC1" w14:paraId="557470FE" w14:textId="77777777">
        <w:tc>
          <w:tcPr>
            <w:tcW w:w="1728" w:type="dxa"/>
            <w:shd w:val="clear" w:color="auto" w:fill="auto"/>
          </w:tcPr>
          <w:p w14:paraId="36EA1A60" w14:textId="77777777" w:rsidR="006A0BC1" w:rsidRDefault="006A0BC1" w:rsidP="006A0BC1">
            <w:pPr>
              <w:pStyle w:val="code"/>
            </w:pPr>
            <w:r>
              <w:t>user</w:t>
            </w:r>
          </w:p>
        </w:tc>
        <w:tc>
          <w:tcPr>
            <w:tcW w:w="7848" w:type="dxa"/>
            <w:shd w:val="clear" w:color="auto" w:fill="auto"/>
          </w:tcPr>
          <w:p w14:paraId="4E029E01" w14:textId="77777777" w:rsidR="006A0BC1" w:rsidRPr="00C347ED" w:rsidRDefault="006A0BC1" w:rsidP="006A0BC1">
            <w:r>
              <w:t xml:space="preserve">fibers are defined by users in the </w:t>
            </w:r>
            <w:r w:rsidRPr="000B272C">
              <w:rPr>
                <w:i/>
              </w:rPr>
              <w:t xml:space="preserve">ElementData </w:t>
            </w:r>
            <w:r>
              <w:t>section. (4)</w:t>
            </w:r>
          </w:p>
        </w:tc>
      </w:tr>
      <w:tr w:rsidR="006B7F2C" w14:paraId="234CB85E" w14:textId="77777777">
        <w:tc>
          <w:tcPr>
            <w:tcW w:w="1728" w:type="dxa"/>
            <w:shd w:val="clear" w:color="auto" w:fill="auto"/>
          </w:tcPr>
          <w:p w14:paraId="1194663C" w14:textId="5D094862" w:rsidR="006B7F2C" w:rsidRDefault="006B7F2C" w:rsidP="006A0BC1">
            <w:pPr>
              <w:pStyle w:val="code"/>
            </w:pPr>
            <w:r>
              <w:t>cylindrical</w:t>
            </w:r>
          </w:p>
        </w:tc>
        <w:tc>
          <w:tcPr>
            <w:tcW w:w="7848" w:type="dxa"/>
            <w:shd w:val="clear" w:color="auto" w:fill="auto"/>
          </w:tcPr>
          <w:p w14:paraId="0522CE30" w14:textId="5DB7326F" w:rsidR="006B7F2C" w:rsidRDefault="006B7F2C" w:rsidP="006A0BC1">
            <w:r>
              <w:t>specifies a cylindrical fiber distribution (5)</w:t>
            </w:r>
          </w:p>
        </w:tc>
      </w:tr>
    </w:tbl>
    <w:p w14:paraId="6F1F97F0" w14:textId="77777777" w:rsidR="006A0BC1" w:rsidRDefault="006A0BC1" w:rsidP="006A0BC1"/>
    <w:p w14:paraId="2A14BFF6" w14:textId="77777777" w:rsidR="006A0BC1" w:rsidRDefault="00F1782C" w:rsidP="006A0BC1">
      <w:r>
        <w:t>I</w:t>
      </w:r>
      <w:r w:rsidR="006A0BC1">
        <w:t xml:space="preserve">f the </w:t>
      </w:r>
      <w:r w:rsidR="006A0BC1">
        <w:rPr>
          <w:i/>
        </w:rPr>
        <w:t xml:space="preserve">type </w:t>
      </w:r>
      <w:r w:rsidR="006A0BC1">
        <w:t>attribute is omitted</w:t>
      </w:r>
      <w:r>
        <w:t>,</w:t>
      </w:r>
      <w:r w:rsidR="006A0BC1">
        <w:t xml:space="preserve"> the fiber distribution will follow the local element nodes 1 and 2. This would be the same as setting the fiber attribute to </w:t>
      </w:r>
      <w:r w:rsidR="006A0BC1">
        <w:rPr>
          <w:i/>
        </w:rPr>
        <w:t xml:space="preserve">local </w:t>
      </w:r>
      <w:r w:rsidR="006A0BC1">
        <w:t>and setting the value to “1,2”.</w:t>
      </w:r>
    </w:p>
    <w:p w14:paraId="7914F7E3" w14:textId="77777777" w:rsidR="006A0BC1" w:rsidRDefault="006A0BC1" w:rsidP="006A0BC1"/>
    <w:p w14:paraId="3476B028" w14:textId="77777777" w:rsidR="006A0BC1" w:rsidRPr="008B23C7" w:rsidRDefault="006A0BC1" w:rsidP="006A0BC1">
      <w:r>
        <w:rPr>
          <w:i/>
        </w:rPr>
        <w:t>Comments</w:t>
      </w:r>
      <w:r>
        <w:t>:</w:t>
      </w:r>
    </w:p>
    <w:p w14:paraId="4850CF90" w14:textId="77777777" w:rsidR="006A0BC1" w:rsidRDefault="006A0BC1" w:rsidP="006A0BC1">
      <w:pPr>
        <w:numPr>
          <w:ilvl w:val="0"/>
          <w:numId w:val="21"/>
        </w:numPr>
      </w:pPr>
      <w:r>
        <w:t>In this case, the fiber direction is determined by local element node numbering. The value is interpreted as the local node numbers of the nodes that define the direction of the fiber. The following example defines a local fiber axis by local element nodes 1 and 2.  This option is very useful when the local fiber direction can be interpreted as following one of the mesh edges.</w:t>
      </w:r>
    </w:p>
    <w:p w14:paraId="5F37A9C4" w14:textId="77777777" w:rsidR="006A0BC1" w:rsidRDefault="006A0BC1" w:rsidP="006A0BC1"/>
    <w:p w14:paraId="7578B7F7" w14:textId="2D73A02D" w:rsidR="006A0BC1" w:rsidRDefault="006A0BC1" w:rsidP="006A0BC1">
      <w:pPr>
        <w:pStyle w:val="code"/>
      </w:pPr>
      <w:r>
        <w:tab/>
        <w:t>&lt;fiber type=</w:t>
      </w:r>
      <w:r w:rsidR="00651716">
        <w:t>"</w:t>
      </w:r>
      <w:r>
        <w:t>local</w:t>
      </w:r>
      <w:r w:rsidR="00651716">
        <w:t>"</w:t>
      </w:r>
      <w:r>
        <w:t>&gt;1,2&lt;/fiber&gt;</w:t>
      </w:r>
    </w:p>
    <w:p w14:paraId="333670EC" w14:textId="77777777" w:rsidR="006A0BC1" w:rsidRDefault="006A0BC1" w:rsidP="006A0BC1">
      <w:pPr>
        <w:pStyle w:val="code"/>
      </w:pPr>
    </w:p>
    <w:p w14:paraId="4A96E0AE" w14:textId="77777777" w:rsidR="006A0BC1" w:rsidRDefault="007F2961" w:rsidP="006A0BC1">
      <w:pPr>
        <w:pStyle w:val="code"/>
        <w:keepNext/>
        <w:jc w:val="center"/>
      </w:pPr>
      <w:r>
        <w:rPr>
          <w:noProof/>
        </w:rPr>
        <w:lastRenderedPageBreak/>
        <mc:AlternateContent>
          <mc:Choice Requires="wpc">
            <w:drawing>
              <wp:anchor distT="0" distB="0" distL="114300" distR="114300" simplePos="0" relativeHeight="251655168" behindDoc="0" locked="0" layoutInCell="1" allowOverlap="1" wp14:anchorId="5A20953A" wp14:editId="2F09AD1C">
                <wp:simplePos x="0" y="0"/>
                <wp:positionH relativeFrom="character">
                  <wp:posOffset>0</wp:posOffset>
                </wp:positionH>
                <wp:positionV relativeFrom="line">
                  <wp:posOffset>0</wp:posOffset>
                </wp:positionV>
                <wp:extent cx="1943100" cy="2057400"/>
                <wp:effectExtent l="19050" t="19050" r="9525" b="9525"/>
                <wp:wrapNone/>
                <wp:docPr id="398" name="Canvas 3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61" name="Rectangle 400"/>
                        <wps:cNvSpPr>
                          <a:spLocks noChangeArrowheads="1"/>
                        </wps:cNvSpPr>
                        <wps:spPr bwMode="auto">
                          <a:xfrm>
                            <a:off x="342560" y="456927"/>
                            <a:ext cx="1143243"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2" name="Oval 401"/>
                        <wps:cNvSpPr>
                          <a:spLocks noChangeArrowheads="1"/>
                        </wps:cNvSpPr>
                        <wps:spPr bwMode="auto">
                          <a:xfrm>
                            <a:off x="292208" y="1649694"/>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4" name="Oval 402"/>
                        <wps:cNvSpPr>
                          <a:spLocks noChangeArrowheads="1"/>
                        </wps:cNvSpPr>
                        <wps:spPr bwMode="auto">
                          <a:xfrm>
                            <a:off x="1428847" y="1661178"/>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5" name="Oval 403"/>
                        <wps:cNvSpPr>
                          <a:spLocks noChangeArrowheads="1"/>
                        </wps:cNvSpPr>
                        <wps:spPr bwMode="auto">
                          <a:xfrm>
                            <a:off x="1428847" y="410167"/>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6" name="Oval 404"/>
                        <wps:cNvSpPr>
                          <a:spLocks noChangeArrowheads="1"/>
                        </wps:cNvSpPr>
                        <wps:spPr bwMode="auto">
                          <a:xfrm>
                            <a:off x="292208" y="403605"/>
                            <a:ext cx="11308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7" name="Text Box 405"/>
                        <wps:cNvSpPr txBox="1">
                          <a:spLocks noChangeArrowheads="1"/>
                        </wps:cNvSpPr>
                        <wps:spPr bwMode="auto">
                          <a:xfrm>
                            <a:off x="342560" y="1714500"/>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0B996" w14:textId="77777777" w:rsidR="00A75DF0" w:rsidRDefault="00A75DF0" w:rsidP="006A0BC1">
                              <w:r>
                                <w:t>1</w:t>
                              </w:r>
                            </w:p>
                          </w:txbxContent>
                        </wps:txbx>
                        <wps:bodyPr rot="0" vert="horz" wrap="square" lIns="91440" tIns="45720" rIns="91440" bIns="45720" anchor="t" anchorCtr="0" upright="1">
                          <a:noAutofit/>
                        </wps:bodyPr>
                      </wps:wsp>
                      <wps:wsp>
                        <wps:cNvPr id="368" name="Text Box 406"/>
                        <wps:cNvSpPr txBox="1">
                          <a:spLocks noChangeArrowheads="1"/>
                        </wps:cNvSpPr>
                        <wps:spPr bwMode="auto">
                          <a:xfrm>
                            <a:off x="1485803" y="1714500"/>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97084" w14:textId="77777777" w:rsidR="00A75DF0" w:rsidRDefault="00A75DF0" w:rsidP="006A0BC1">
                              <w:r>
                                <w:t>2</w:t>
                              </w:r>
                            </w:p>
                          </w:txbxContent>
                        </wps:txbx>
                        <wps:bodyPr rot="0" vert="horz" wrap="square" lIns="91440" tIns="45720" rIns="91440" bIns="45720" anchor="t" anchorCtr="0" upright="1">
                          <a:noAutofit/>
                        </wps:bodyPr>
                      </wps:wsp>
                      <wps:wsp>
                        <wps:cNvPr id="369" name="Text Box 407"/>
                        <wps:cNvSpPr txBox="1">
                          <a:spLocks noChangeArrowheads="1"/>
                        </wps:cNvSpPr>
                        <wps:spPr bwMode="auto">
                          <a:xfrm>
                            <a:off x="1485803"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F24EA" w14:textId="77777777" w:rsidR="00A75DF0" w:rsidRDefault="00A75DF0" w:rsidP="006A0BC1">
                              <w:r>
                                <w:t>3</w:t>
                              </w:r>
                            </w:p>
                          </w:txbxContent>
                        </wps:txbx>
                        <wps:bodyPr rot="0" vert="horz" wrap="square" lIns="91440" tIns="45720" rIns="91440" bIns="45720" anchor="t" anchorCtr="0" upright="1">
                          <a:noAutofit/>
                        </wps:bodyPr>
                      </wps:wsp>
                      <wps:wsp>
                        <wps:cNvPr id="370" name="Text Box 408"/>
                        <wps:cNvSpPr txBox="1">
                          <a:spLocks noChangeArrowheads="1"/>
                        </wps:cNvSpPr>
                        <wps:spPr bwMode="auto">
                          <a:xfrm>
                            <a:off x="342560"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3638B" w14:textId="77777777" w:rsidR="00A75DF0" w:rsidRDefault="00A75DF0" w:rsidP="006A0BC1">
                              <w:r>
                                <w:t>4</w:t>
                              </w:r>
                            </w:p>
                          </w:txbxContent>
                        </wps:txbx>
                        <wps:bodyPr rot="0" vert="horz" wrap="square" lIns="91440" tIns="45720" rIns="91440" bIns="45720" anchor="t" anchorCtr="0" upright="1">
                          <a:noAutofit/>
                        </wps:bodyPr>
                      </wps:wsp>
                      <wps:wsp>
                        <wps:cNvPr id="371" name="Line 409"/>
                        <wps:cNvCnPr/>
                        <wps:spPr bwMode="auto">
                          <a:xfrm>
                            <a:off x="457297" y="1486447"/>
                            <a:ext cx="91376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2" name="Text Box 410"/>
                        <wps:cNvSpPr txBox="1">
                          <a:spLocks noChangeArrowheads="1"/>
                        </wps:cNvSpPr>
                        <wps:spPr bwMode="auto">
                          <a:xfrm>
                            <a:off x="685120" y="1257573"/>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234FA" w14:textId="77777777" w:rsidR="00A75DF0" w:rsidRPr="00827A42" w:rsidRDefault="00A75DF0" w:rsidP="006A0BC1">
                              <w:pPr>
                                <w:rPr>
                                  <w:b/>
                                </w:rPr>
                              </w:pPr>
                              <w:r>
                                <w:rPr>
                                  <w:b/>
                                </w:rPr>
                                <w:t>a</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398" o:spid="_x0000_s1121" editas="canvas" style="position:absolute;margin-left:0;margin-top:0;width:153pt;height:162pt;z-index:251655168;mso-position-horizontal-relative:char;mso-position-vertical-relative:line" coordsize="19431,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">
                <v:shape id="_x0000_s1122" type="#_x0000_t75" style="position:absolute;width:19431;height:20574;visibility:visible;mso-wrap-style:square" stroked="t">
                  <v:fill o:detectmouseclick="t"/>
                  <v:path o:connecttype="none"/>
                </v:shape>
                <v:rect id="Rectangle 400" o:spid="_x0000_s1123" style="position:absolute;left:3425;top:4569;width:11433;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hRSMUA&#10;AADcAAAADwAAAGRycy9kb3ducmV2LnhtbESPQWvCQBSE74X+h+UVequbKASbuoaiWOoxxktvr9nX&#10;JG32bchuYuqvdwXB4zAz3zCrbDKtGKl3jWUF8SwCQVxa3XCl4FjsXpYgnEfW2FomBf/kIFs/Pqww&#10;1fbEOY0HX4kAYZeigtr7LpXSlTUZdDPbEQfvx/YGfZB9JXWPpwA3rZxHUSINNhwWauxoU1P5dxiM&#10;gu9mfsRzXnxE5nW38Pup+B2+tko9P03vbyA8Tf4evrU/tYJFEsP1TDgCc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FFIxQAAANwAAAAPAAAAAAAAAAAAAAAAAJgCAABkcnMv&#10;ZG93bnJldi54bWxQSwUGAAAAAAQABAD1AAAAigMAAAAA&#10;"/>
                <v:oval id="Oval 401" o:spid="_x0000_s1124" style="position:absolute;left:2922;top:16496;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TZQ8MA&#10;AADcAAAADwAAAGRycy9kb3ducmV2LnhtbESPQWvCQBSE70L/w/IK3nSjwVBSV5GKoAcPje39kX0m&#10;wezbkH2N6b/vCkKPw8x8w6y3o2vVQH1oPBtYzBNQxKW3DVcGvi6H2RuoIMgWW89k4JcCbDcvkzXm&#10;1t/5k4ZCKhUhHHI0UIt0udahrMlhmPuOOHpX3zuUKPtK2x7vEe5avUySTDtsOC7U2NFHTeWt+HEG&#10;9tWuyAadyiq97o+yun2fT+nCmOnruHsHJTTKf/jZPloDabaE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TZQ8MAAADcAAAADwAAAAAAAAAAAAAAAACYAgAAZHJzL2Rv&#10;d25yZXYueG1sUEsFBgAAAAAEAAQA9QAAAIgDAAAAAA==&#10;"/>
                <v:oval id="Oval 402" o:spid="_x0000_s1125" style="position:absolute;left:14288;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HkrMQA&#10;AADcAAAADwAAAGRycy9kb3ducmV2LnhtbESPQWvCQBSE74X+h+UVvNWNpgaJriJKwR56aNT7I/tM&#10;gtm3Ifsa47/vFgo9DjPzDbPejq5VA/Wh8WxgNk1AEZfeNlwZOJ/eX5eggiBbbD2TgQcF2G6en9aY&#10;W3/nLxoKqVSEcMjRQC3S5VqHsiaHYeo74uhdfe9QouwrbXu8R7hr9TxJMu2w4bhQY0f7mspb8e0M&#10;HKpdkQ06lUV6PRxlcbt8fqQzYyYv424FSmiU//Bf+2gNpNkb/J6JR0B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B5KzEAAAA3AAAAA8AAAAAAAAAAAAAAAAAmAIAAGRycy9k&#10;b3ducmV2LnhtbFBLBQYAAAAABAAEAPUAAACJAwAAAAA=&#10;"/>
                <v:oval id="Oval 403" o:spid="_x0000_s1126" style="position:absolute;left:14288;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1BN8QA&#10;AADcAAAADwAAAGRycy9kb3ducmV2LnhtbESPwWrDMBBE74H+g9hCb7GcGpviRgmhoZAccqjb3hdr&#10;Y5tYK2NtHffvq0Cgx2Fm3jDr7ex6NdEYOs8GVkkKirj2tuPGwNfn+/IFVBBki71nMvBLAbabh8Ua&#10;S+uv/EFTJY2KEA4lGmhFhlLrULfkMCR+II7e2Y8OJcqx0XbEa4S7Xj+naaEddhwXWhzoraX6Uv04&#10;A/tmVxWTziTPzvuD5Jfv0zFbGfP0OO9eQQnN8h++tw/WQFbkcDsTj4D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NQTfEAAAA3AAAAA8AAAAAAAAAAAAAAAAAmAIAAGRycy9k&#10;b3ducmV2LnhtbFBLBQYAAAAABAAEAPUAAACJAwAAAAA=&#10;"/>
                <v:oval id="Oval 404" o:spid="_x0000_s1127" style="position:absolute;left:2922;top:4036;width:1130;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fQMMA&#10;AADcAAAADwAAAGRycy9kb3ducmV2LnhtbESPQWvCQBSE7wX/w/IKvdWNDYaSuoooBT14aLT3R/aZ&#10;BLNvQ/Y1xn/vCkKPw8x8wyxWo2vVQH1oPBuYTRNQxKW3DVcGTsfv909QQZAttp7JwI0CrJaTlwXm&#10;1l/5h4ZCKhUhHHI0UIt0udahrMlhmPqOOHpn3zuUKPtK2x6vEe5a/ZEkmXbYcFyosaNNTeWl+HMG&#10;ttW6yAadyjw9b3cyv/we9unMmLfXcf0FSmiU//CzvbMG0iy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fQMMAAADcAAAADwAAAAAAAAAAAAAAAACYAgAAZHJzL2Rv&#10;d25yZXYueG1sUEsFBgAAAAAEAAQA9QAAAIgDAAAAAA==&#10;"/>
                <v:shape id="Text Box 405" o:spid="_x0000_s1128"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IM1cQA&#10;AADcAAAADwAAAGRycy9kb3ducmV2LnhtbESPSWvDMBSE74X8B/EKuTVSlyx1rYTSUsgpJSvk9rCe&#10;F2I9GUuJ3X8fBQI9DjPzDZMueluLC7W+cqzheaRAEGfOVFxo2G1/nmYgfEA2WDsmDX/kYTEfPKSY&#10;GNfxmi6bUIgIYZ+ghjKEJpHSZyVZ9CPXEEcvd63FEGVbSNNiF+G2li9KTaTFiuNCiQ19lZSdNmer&#10;Yb/Kj4c39Vt823HTuV5Jtu9S6+Fj//kBIlAf/sP39tJoeJ1M4X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iDNXEAAAA3AAAAA8AAAAAAAAAAAAAAAAAmAIAAGRycy9k&#10;b3ducmV2LnhtbFBLBQYAAAAABAAEAPUAAACJAwAAAAA=&#10;" filled="f" stroked="f">
                  <v:textbox>
                    <w:txbxContent>
                      <w:p w14:paraId="3F90B996" w14:textId="77777777" w:rsidR="00A75DF0" w:rsidRDefault="00A75DF0" w:rsidP="006A0BC1">
                        <w:r>
                          <w:t>1</w:t>
                        </w:r>
                      </w:p>
                    </w:txbxContent>
                  </v:textbox>
                </v:shape>
                <v:shape id="Text Box 406" o:spid="_x0000_s1129" type="#_x0000_t202" style="position:absolute;left:14858;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2Yp8AA&#10;AADcAAAADwAAAGRycy9kb3ducmV2LnhtbERPy4rCMBTdC/MP4Q7MThNnVLRjlEERXCk+YXaX5toW&#10;m5vSRFv/3iwEl4fzns5bW4o71b5wrKHfUyCIU2cKzjQcD6vuGIQPyAZLx6ThQR7ms4/OFBPjGt7R&#10;fR8yEUPYJ6ghD6FKpPRpThZ9z1XEkbu42mKIsM6kqbGJ4baU30qNpMWCY0OOFS1ySq/7m9Vw2lz+&#10;zwO1zZZ2WDWuVZLtRGr99dn+/YII1Ia3+OVeGw0/o7g2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j2Yp8AAAADcAAAADwAAAAAAAAAAAAAAAACYAgAAZHJzL2Rvd25y&#10;ZXYueG1sUEsFBgAAAAAEAAQA9QAAAIUDAAAAAA==&#10;" filled="f" stroked="f">
                  <v:textbox>
                    <w:txbxContent>
                      <w:p w14:paraId="7B197084" w14:textId="77777777" w:rsidR="00A75DF0" w:rsidRDefault="00A75DF0" w:rsidP="006A0BC1">
                        <w:r>
                          <w:t>2</w:t>
                        </w:r>
                      </w:p>
                    </w:txbxContent>
                  </v:textbox>
                </v:shape>
                <v:shape id="Text Box 407" o:spid="_x0000_s1130" type="#_x0000_t202" style="position:absolute;left:14858;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E9PMQA&#10;AADcAAAADwAAAGRycy9kb3ducmV2LnhtbESPQWvCQBSE74L/YXmCN93VqmjqKmIp9FQxrYXeHtln&#10;Epp9G7Krif++Kwgeh5n5hllvO1uJKzW+dKxhMlYgiDNnSs41fH+9j5YgfEA2WDkmDTfysN30e2tM&#10;jGv5SNc05CJC2CeooQihTqT0WUEW/djVxNE7u8ZiiLLJpWmwjXBbyalSC2mx5LhQYE37grK/9GI1&#10;nD7Pvz8zdcjf7LxuXack25XUejjodq8gAnXhGX60P4yGl8UK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xPTzEAAAA3AAAAA8AAAAAAAAAAAAAAAAAmAIAAGRycy9k&#10;b3ducmV2LnhtbFBLBQYAAAAABAAEAPUAAACJAwAAAAA=&#10;" filled="f" stroked="f">
                  <v:textbox>
                    <w:txbxContent>
                      <w:p w14:paraId="529F24EA" w14:textId="77777777" w:rsidR="00A75DF0" w:rsidRDefault="00A75DF0" w:rsidP="006A0BC1">
                        <w:r>
                          <w:t>3</w:t>
                        </w:r>
                      </w:p>
                    </w:txbxContent>
                  </v:textbox>
                </v:shape>
                <v:shape id="Text Box 408" o:spid="_x0000_s1131"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ICfMEA&#10;AADcAAAADwAAAGRycy9kb3ducmV2LnhtbERPy4rCMBTdD/gP4QruNHF0fFSjDA4DrmYYX+Du0lzb&#10;YnNTmmjr35uFMMvDeS/XrS3FnWpfONYwHCgQxKkzBWcaDvvv/gyED8gGS8ek4UEe1qvO2xIT4xr+&#10;o/suZCKGsE9QQx5ClUjp05ws+oGriCN3cbXFEGGdSVNjE8NtKd+VmkiLBceGHCva5JRedzer4fhz&#10;OZ/G6jf7sh9V41ol2c6l1r1u+7kAEagN/+KXe2s0jKZ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AnzBAAAA3AAAAA8AAAAAAAAAAAAAAAAAmAIAAGRycy9kb3du&#10;cmV2LnhtbFBLBQYAAAAABAAEAPUAAACGAwAAAAA=&#10;" filled="f" stroked="f">
                  <v:textbox>
                    <w:txbxContent>
                      <w:p w14:paraId="5303638B" w14:textId="77777777" w:rsidR="00A75DF0" w:rsidRDefault="00A75DF0" w:rsidP="006A0BC1">
                        <w:r>
                          <w:t>4</w:t>
                        </w:r>
                      </w:p>
                    </w:txbxContent>
                  </v:textbox>
                </v:shape>
                <v:line id="Line 409" o:spid="_x0000_s1132" style="position:absolute;visibility:visible;mso-wrap-style:square" from="4572,14864" to="13710,14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9oTcUAAADcAAAADwAAAGRycy9kb3ducmV2LnhtbESPQWvCQBSE74X+h+UVequbVDA1ukpp&#10;EHrQglp6fmZfs6HZtyG7jeu/d4VCj8PMfMMs19F2YqTBt44V5JMMBHHtdMuNgs/j5ukFhA/IGjvH&#10;pOBCHtar+7slltqdeU/jITQiQdiXqMCE0JdS+tqQRT9xPXHyvt1gMSQ5NFIPeE5w28nnLJtJiy2n&#10;BYM9vRmqfw6/VkFhqr0sZLU9flRjm8/jLn6d5ko9PsTXBYhAMfyH/9rvWsG0yOF2Jh0B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9oTcUAAADcAAAADwAAAAAAAAAA&#10;AAAAAAChAgAAZHJzL2Rvd25yZXYueG1sUEsFBgAAAAAEAAQA+QAAAJMDAAAAAA==&#10;">
                  <v:stroke endarrow="block"/>
                </v:line>
                <v:shape id="Text Box 410" o:spid="_x0000_s1133" type="#_x0000_t202" style="position:absolute;left:6851;top:12575;width:2286;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5kMQA&#10;AADcAAAADwAAAGRycy9kb3ducmV2LnhtbESPS2vDMBCE74H8B7GF3hKpaV51rYTSEuippXlBbou1&#10;fhBrZSw1dv99FQjkOMzMN0y67m0tLtT6yrGGp7ECQZw5U3GhYb/bjJYgfEA2WDsmDX/kYb0aDlJM&#10;jOv4hy7bUIgIYZ+ghjKEJpHSZyVZ9GPXEEcvd63FEGVbSNNiF+G2lhOl5tJixXGhxIbeS8rO21+r&#10;4fCVn45T9V182FnTuV5Jti9S68eH/u0VRKA+3MO39qfR8LyY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MOZDEAAAA3AAAAA8AAAAAAAAAAAAAAAAAmAIAAGRycy9k&#10;b3ducmV2LnhtbFBLBQYAAAAABAAEAPUAAACJAwAAAAA=&#10;" filled="f" stroked="f">
                  <v:textbox>
                    <w:txbxContent>
                      <w:p w14:paraId="026234FA" w14:textId="77777777" w:rsidR="00A75DF0" w:rsidRPr="00827A42" w:rsidRDefault="00A75DF0" w:rsidP="006A0BC1">
                        <w:pPr>
                          <w:rPr>
                            <w:b/>
                          </w:rPr>
                        </w:pPr>
                        <w:r>
                          <w:rPr>
                            <w:b/>
                          </w:rPr>
                          <w:t>a</w:t>
                        </w:r>
                      </w:p>
                    </w:txbxContent>
                  </v:textbox>
                </v:shape>
                <w10:wrap anchory="line"/>
              </v:group>
            </w:pict>
          </mc:Fallback>
        </mc:AlternateContent>
      </w:r>
      <w:r>
        <w:rPr>
          <w:noProof/>
        </w:rPr>
        <mc:AlternateContent>
          <mc:Choice Requires="wps">
            <w:drawing>
              <wp:inline distT="0" distB="0" distL="0" distR="0" wp14:anchorId="2142D940" wp14:editId="1C952A11">
                <wp:extent cx="1946275" cy="2054860"/>
                <wp:effectExtent l="0" t="0" r="0" b="0"/>
                <wp:docPr id="3" name="AutoShap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46275"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5" o:spid="_x0000_s1026" style="width:153.25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" filled="f" stroked="f">
                <o:lock v:ext="edit" aspectratio="t"/>
                <w10:anchorlock/>
              </v:rect>
            </w:pict>
          </mc:Fallback>
        </mc:AlternateContent>
      </w:r>
    </w:p>
    <w:p w14:paraId="19364FFA" w14:textId="77777777" w:rsidR="006A0BC1" w:rsidRPr="0097532C" w:rsidRDefault="006A0BC1" w:rsidP="006F720E">
      <w:pPr>
        <w:pStyle w:val="Caption"/>
      </w:pPr>
      <w:r w:rsidRPr="000747EC">
        <w:t xml:space="preserve">Figure </w:t>
      </w:r>
      <w:fldSimple w:instr=" STYLEREF 1 \s ">
        <w:r w:rsidR="00873D59">
          <w:rPr>
            <w:noProof/>
          </w:rPr>
          <w:t>4</w:t>
        </w:r>
      </w:fldSimple>
      <w:r w:rsidRPr="000747EC">
        <w:noBreakHyphen/>
      </w:r>
      <w:fldSimple w:instr=" SEQ Figure \* ARABIC \s 1 ">
        <w:r w:rsidR="00873D59">
          <w:rPr>
            <w:noProof/>
          </w:rPr>
          <w:t>1</w:t>
        </w:r>
      </w:fldSimple>
      <w:r w:rsidRPr="000747EC">
        <w:t xml:space="preserve">. </w:t>
      </w:r>
      <w:r w:rsidRPr="000747EC">
        <w:rPr>
          <w:i/>
        </w:rPr>
        <w:t>local</w:t>
      </w:r>
      <w:r w:rsidRPr="000747EC">
        <w:t xml:space="preserve"> fiber direction option</w:t>
      </w:r>
      <w:r w:rsidRPr="000747EC">
        <w:rPr>
          <w:noProof/>
        </w:rPr>
        <w:t>.</w:t>
      </w:r>
    </w:p>
    <w:p w14:paraId="53A6D85A" w14:textId="77777777" w:rsidR="006A0BC1" w:rsidRDefault="006A0BC1" w:rsidP="006A0BC1">
      <w:pPr>
        <w:pStyle w:val="code"/>
      </w:pPr>
    </w:p>
    <w:p w14:paraId="42C6C6D1" w14:textId="77777777" w:rsidR="006A0BC1" w:rsidRDefault="006A0BC1" w:rsidP="006A0BC1">
      <w:pPr>
        <w:numPr>
          <w:ilvl w:val="0"/>
          <w:numId w:val="21"/>
        </w:numPr>
      </w:pPr>
      <w:r>
        <w:t>The fiber orientation is determined by a point in space and the global location of each element integration point. The value is the location of the point. The following example defines a spherical fiber distribution centered at [0,0,1]</w:t>
      </w:r>
      <w:r w:rsidR="00F1782C">
        <w:t>:</w:t>
      </w:r>
    </w:p>
    <w:p w14:paraId="5EC61CC3" w14:textId="77777777" w:rsidR="006A0BC1" w:rsidRDefault="006A0BC1" w:rsidP="006A0BC1"/>
    <w:p w14:paraId="714A40B3" w14:textId="4277CB7A" w:rsidR="006A0BC1" w:rsidRDefault="006A0BC1" w:rsidP="006A0BC1">
      <w:pPr>
        <w:pStyle w:val="code"/>
      </w:pPr>
      <w:r>
        <w:tab/>
        <w:t>&lt;fiber type=</w:t>
      </w:r>
      <w:r w:rsidR="00651716">
        <w:t>"</w:t>
      </w:r>
      <w:r>
        <w:t>spherical</w:t>
      </w:r>
      <w:r w:rsidR="00651716">
        <w:t>"</w:t>
      </w:r>
      <w:r>
        <w:t>&gt;0,0,1&lt;/fiber&gt;</w:t>
      </w:r>
    </w:p>
    <w:p w14:paraId="48A10764" w14:textId="77777777" w:rsidR="006A0BC1" w:rsidRDefault="006A0BC1" w:rsidP="006A0BC1">
      <w:pPr>
        <w:pStyle w:val="code"/>
      </w:pPr>
    </w:p>
    <w:p w14:paraId="64A5649D" w14:textId="77777777" w:rsidR="006A0BC1" w:rsidRDefault="007F2961" w:rsidP="006A0BC1">
      <w:pPr>
        <w:pStyle w:val="code"/>
        <w:keepNext/>
        <w:jc w:val="center"/>
      </w:pPr>
      <w:r>
        <w:rPr>
          <w:noProof/>
        </w:rPr>
        <mc:AlternateContent>
          <mc:Choice Requires="wpc">
            <w:drawing>
              <wp:anchor distT="0" distB="0" distL="114300" distR="114300" simplePos="0" relativeHeight="251654144" behindDoc="0" locked="0" layoutInCell="1" allowOverlap="1" wp14:anchorId="217BA266" wp14:editId="1F11DCD4">
                <wp:simplePos x="0" y="0"/>
                <wp:positionH relativeFrom="character">
                  <wp:posOffset>0</wp:posOffset>
                </wp:positionH>
                <wp:positionV relativeFrom="line">
                  <wp:posOffset>0</wp:posOffset>
                </wp:positionV>
                <wp:extent cx="3314700" cy="2057400"/>
                <wp:effectExtent l="19050" t="19050" r="9525" b="9525"/>
                <wp:wrapNone/>
                <wp:docPr id="379" name="Canvas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24" name="Rectangle 381"/>
                        <wps:cNvSpPr>
                          <a:spLocks noChangeArrowheads="1"/>
                        </wps:cNvSpPr>
                        <wps:spPr bwMode="auto">
                          <a:xfrm>
                            <a:off x="342530" y="456927"/>
                            <a:ext cx="1143142"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 name="Oval 382"/>
                        <wps:cNvSpPr>
                          <a:spLocks noChangeArrowheads="1"/>
                        </wps:cNvSpPr>
                        <wps:spPr bwMode="auto">
                          <a:xfrm>
                            <a:off x="292182" y="1649694"/>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 name="Oval 383"/>
                        <wps:cNvSpPr>
                          <a:spLocks noChangeArrowheads="1"/>
                        </wps:cNvSpPr>
                        <wps:spPr bwMode="auto">
                          <a:xfrm>
                            <a:off x="1428722" y="1661178"/>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 name="Oval 384"/>
                        <wps:cNvSpPr>
                          <a:spLocks noChangeArrowheads="1"/>
                        </wps:cNvSpPr>
                        <wps:spPr bwMode="auto">
                          <a:xfrm>
                            <a:off x="1428722" y="410167"/>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Oval 385"/>
                        <wps:cNvSpPr>
                          <a:spLocks noChangeArrowheads="1"/>
                        </wps:cNvSpPr>
                        <wps:spPr bwMode="auto">
                          <a:xfrm>
                            <a:off x="292182" y="403605"/>
                            <a:ext cx="11307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Text Box 386"/>
                        <wps:cNvSpPr txBox="1">
                          <a:spLocks noChangeArrowheads="1"/>
                        </wps:cNvSpPr>
                        <wps:spPr bwMode="auto">
                          <a:xfrm>
                            <a:off x="342530" y="1714500"/>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0B0D9" w14:textId="77777777" w:rsidR="00A75DF0" w:rsidRDefault="00A75DF0" w:rsidP="006A0BC1">
                              <w:r>
                                <w:t>1</w:t>
                              </w:r>
                            </w:p>
                          </w:txbxContent>
                        </wps:txbx>
                        <wps:bodyPr rot="0" vert="horz" wrap="square" lIns="91440" tIns="45720" rIns="91440" bIns="45720" anchor="t" anchorCtr="0" upright="1">
                          <a:noAutofit/>
                        </wps:bodyPr>
                      </wps:wsp>
                      <wps:wsp>
                        <wps:cNvPr id="30" name="Text Box 387"/>
                        <wps:cNvSpPr txBox="1">
                          <a:spLocks noChangeArrowheads="1"/>
                        </wps:cNvSpPr>
                        <wps:spPr bwMode="auto">
                          <a:xfrm>
                            <a:off x="1485672" y="17145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086B0" w14:textId="77777777" w:rsidR="00A75DF0" w:rsidRDefault="00A75DF0" w:rsidP="006A0BC1">
                              <w:r>
                                <w:t>2</w:t>
                              </w:r>
                            </w:p>
                          </w:txbxContent>
                        </wps:txbx>
                        <wps:bodyPr rot="0" vert="horz" wrap="square" lIns="91440" tIns="45720" rIns="91440" bIns="45720" anchor="t" anchorCtr="0" upright="1">
                          <a:noAutofit/>
                        </wps:bodyPr>
                      </wps:wsp>
                      <wps:wsp>
                        <wps:cNvPr id="31" name="Text Box 388"/>
                        <wps:cNvSpPr txBox="1">
                          <a:spLocks noChangeArrowheads="1"/>
                        </wps:cNvSpPr>
                        <wps:spPr bwMode="auto">
                          <a:xfrm>
                            <a:off x="1485672"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3A5C9" w14:textId="77777777" w:rsidR="00A75DF0" w:rsidRDefault="00A75DF0" w:rsidP="006A0BC1">
                              <w:r>
                                <w:t>3</w:t>
                              </w:r>
                            </w:p>
                          </w:txbxContent>
                        </wps:txbx>
                        <wps:bodyPr rot="0" vert="horz" wrap="square" lIns="91440" tIns="45720" rIns="91440" bIns="45720" anchor="t" anchorCtr="0" upright="1">
                          <a:noAutofit/>
                        </wps:bodyPr>
                      </wps:wsp>
                      <wps:wsp>
                        <wps:cNvPr id="352" name="Text Box 389"/>
                        <wps:cNvSpPr txBox="1">
                          <a:spLocks noChangeArrowheads="1"/>
                        </wps:cNvSpPr>
                        <wps:spPr bwMode="auto">
                          <a:xfrm>
                            <a:off x="342530"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B78E4" w14:textId="77777777" w:rsidR="00A75DF0" w:rsidRDefault="00A75DF0" w:rsidP="006A0BC1">
                              <w:r>
                                <w:t>4</w:t>
                              </w:r>
                            </w:p>
                          </w:txbxContent>
                        </wps:txbx>
                        <wps:bodyPr rot="0" vert="horz" wrap="square" lIns="91440" tIns="45720" rIns="91440" bIns="45720" anchor="t" anchorCtr="0" upright="1">
                          <a:noAutofit/>
                        </wps:bodyPr>
                      </wps:wsp>
                      <wps:wsp>
                        <wps:cNvPr id="353" name="Line 390"/>
                        <wps:cNvCnPr/>
                        <wps:spPr bwMode="auto">
                          <a:xfrm flipH="1">
                            <a:off x="571158" y="1371600"/>
                            <a:ext cx="688362" cy="2288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4" name="Text Box 391"/>
                        <wps:cNvSpPr txBox="1">
                          <a:spLocks noChangeArrowheads="1"/>
                        </wps:cNvSpPr>
                        <wps:spPr bwMode="auto">
                          <a:xfrm>
                            <a:off x="799787" y="1257573"/>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21B06" w14:textId="77777777" w:rsidR="00A75DF0" w:rsidRPr="00827A42" w:rsidRDefault="00A75DF0" w:rsidP="006A0BC1">
                              <w:pPr>
                                <w:rPr>
                                  <w:b/>
                                </w:rPr>
                              </w:pPr>
                              <w:r>
                                <w:rPr>
                                  <w:b/>
                                </w:rPr>
                                <w:t>a</w:t>
                              </w:r>
                            </w:p>
                          </w:txbxContent>
                        </wps:txbx>
                        <wps:bodyPr rot="0" vert="horz" wrap="square" lIns="91440" tIns="45720" rIns="91440" bIns="45720" anchor="t" anchorCtr="0" upright="1">
                          <a:noAutofit/>
                        </wps:bodyPr>
                      </wps:wsp>
                      <wps:wsp>
                        <wps:cNvPr id="355" name="Oval 392"/>
                        <wps:cNvSpPr>
                          <a:spLocks noChangeArrowheads="1"/>
                        </wps:cNvSpPr>
                        <wps:spPr bwMode="auto">
                          <a:xfrm>
                            <a:off x="2235111" y="964714"/>
                            <a:ext cx="114727" cy="11402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56" name="Line 393"/>
                        <wps:cNvCnPr/>
                        <wps:spPr bwMode="auto">
                          <a:xfrm flipH="1" flipV="1">
                            <a:off x="457257" y="799827"/>
                            <a:ext cx="799787" cy="1148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7" name="Text Box 394"/>
                        <wps:cNvSpPr txBox="1">
                          <a:spLocks noChangeArrowheads="1"/>
                        </wps:cNvSpPr>
                        <wps:spPr bwMode="auto">
                          <a:xfrm>
                            <a:off x="2247492" y="971277"/>
                            <a:ext cx="229454" cy="230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688E" w14:textId="77777777" w:rsidR="00A75DF0" w:rsidRPr="00FB79C6" w:rsidRDefault="00A75DF0" w:rsidP="006A0BC1">
                              <w:pPr>
                                <w:rPr>
                                  <w:b/>
                                </w:rPr>
                              </w:pPr>
                              <w:r>
                                <w:rPr>
                                  <w:b/>
                                </w:rPr>
                                <w:t>x</w:t>
                              </w:r>
                            </w:p>
                          </w:txbxContent>
                        </wps:txbx>
                        <wps:bodyPr rot="0" vert="horz" wrap="square" lIns="91440" tIns="45720" rIns="91440" bIns="45720" anchor="t" anchorCtr="0" upright="1">
                          <a:noAutofit/>
                        </wps:bodyPr>
                      </wps:wsp>
                      <wps:wsp>
                        <wps:cNvPr id="358" name="Line 395"/>
                        <wps:cNvCnPr/>
                        <wps:spPr bwMode="auto">
                          <a:xfrm flipV="1">
                            <a:off x="1257044" y="1028700"/>
                            <a:ext cx="1029241" cy="3429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59" name="Line 396"/>
                        <wps:cNvCnPr/>
                        <wps:spPr bwMode="auto">
                          <a:xfrm>
                            <a:off x="1257044" y="914673"/>
                            <a:ext cx="1029241" cy="11402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60" name="Text Box 397"/>
                        <wps:cNvSpPr txBox="1">
                          <a:spLocks noChangeArrowheads="1"/>
                        </wps:cNvSpPr>
                        <wps:spPr bwMode="auto">
                          <a:xfrm>
                            <a:off x="914514" y="6858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35A3D" w14:textId="77777777" w:rsidR="00A75DF0" w:rsidRPr="00827A42" w:rsidRDefault="00A75DF0" w:rsidP="006A0BC1">
                              <w:pPr>
                                <w:rPr>
                                  <w:b/>
                                </w:rPr>
                              </w:pPr>
                              <w:r>
                                <w:rPr>
                                  <w:b/>
                                </w:rPr>
                                <w:t>a</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379" o:spid="_x0000_s1134" editas="canvas" style="position:absolute;margin-left:0;margin-top:0;width:261pt;height:162pt;z-index:251654144;mso-position-horizontal-relative:char;mso-position-vertical-relative:line" coordsize="33147,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">
                <v:shape id="_x0000_s1135" type="#_x0000_t75" style="position:absolute;width:33147;height:20574;visibility:visible;mso-wrap-style:square" stroked="t">
                  <v:fill o:detectmouseclick="t"/>
                  <v:path o:connecttype="none"/>
                </v:shape>
                <v:rect id="Rectangle 381" o:spid="_x0000_s1136" style="position:absolute;left:3425;top:4569;width:11431;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oval id="Oval 382" o:spid="_x0000_s1137" style="position:absolute;left:2921;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FccMA&#10;AADbAAAADwAAAGRycy9kb3ducmV2LnhtbESPQWvCQBSE74L/YXlCb7rRECmpq0iloIceGtv7I/tM&#10;gtm3Ifsa4793hUKPw8x8w2x2o2vVQH1oPBtYLhJQxKW3DVcGvs8f81dQQZAttp7JwJ0C7LbTyQZz&#10;62/8RUMhlYoQDjkaqEW6XOtQ1uQwLHxHHL2L7x1KlH2lbY+3CHetXiXJWjtsOC7U2NF7TeW1+HUG&#10;DtW+WA86lSy9HI6SXX8+T+nSmJfZuH8DJTTKf/ivfbQGVhk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TFccMAAADbAAAADwAAAAAAAAAAAAAAAACYAgAAZHJzL2Rv&#10;d25yZXYueG1sUEsFBgAAAAAEAAQA9QAAAIgDAAAAAA==&#10;"/>
                <v:oval id="Oval 383" o:spid="_x0000_s1138" style="position:absolute;left:14287;top:1661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oval id="Oval 384" o:spid="_x0000_s1139" style="position:absolute;left:14287;top:410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r+ncMA&#10;AADbAAAADwAAAGRycy9kb3ducmV2LnhtbESPT2vCQBTE70K/w/IKvelGg3+IriKVgh56MLb3R/aZ&#10;BLNvQ/Y1pt++KxQ8DjPzG2azG1yjeupC7dnAdJKAIi68rbk08HX5GK9ABUG22HgmA78UYLd9GW0w&#10;s/7OZ+pzKVWEcMjQQCXSZlqHoiKHYeJb4uhdfedQouxKbTu8R7hr9CxJFtphzXGhwpbeKypu+Y8z&#10;cCj3+aLXqczT6+Eo89v35ymdGvP2OuzXoIQGeYb/20drYLaEx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r+ncMAAADbAAAADwAAAAAAAAAAAAAAAACYAgAAZHJzL2Rv&#10;d25yZXYueG1sUEsFBgAAAAAEAAQA9QAAAIgDAAAAAA==&#10;"/>
                <v:oval id="Oval 385" o:spid="_x0000_s1140" style="position:absolute;left:2921;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Vq778A&#10;AADbAAAADwAAAGRycy9kb3ducmV2LnhtbERPTYvCMBC9C/6HMII3TbUoUo0iyoJ78LDd9T40Y1ts&#10;JqWZrfXfbw7CHh/ve3cYXKN66kLt2cBinoAiLrytuTTw8/0x24AKgmyx8UwGXhTgsB+PdphZ/+Qv&#10;6nMpVQzhkKGBSqTNtA5FRQ7D3LfEkbv7zqFE2JXadviM4a7RyyRZa4c1x4YKWzpVVDzyX2fgXB7z&#10;da9TWaX380VWj9v1M10YM50Mxy0ooUH+xW/3xRpYxrH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pWrvvwAAANsAAAAPAAAAAAAAAAAAAAAAAJgCAABkcnMvZG93bnJl&#10;di54bWxQSwUGAAAAAAQABAD1AAAAhAMAAAAA&#10;"/>
                <v:shape id="Text Box 386" o:spid="_x0000_s1141" type="#_x0000_t202" style="position:absolute;left:3425;top:17145;width:2286;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14:paraId="1990B0D9" w14:textId="77777777" w:rsidR="00A75DF0" w:rsidRDefault="00A75DF0" w:rsidP="006A0BC1">
                        <w:r>
                          <w:t>1</w:t>
                        </w:r>
                      </w:p>
                    </w:txbxContent>
                  </v:textbox>
                </v:shape>
                <v:shape id="Text Box 387" o:spid="_x0000_s1142" type="#_x0000_t202" style="position:absolute;left:14856;top:17145;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14:paraId="669086B0" w14:textId="77777777" w:rsidR="00A75DF0" w:rsidRDefault="00A75DF0" w:rsidP="006A0BC1">
                        <w:r>
                          <w:t>2</w:t>
                        </w:r>
                      </w:p>
                    </w:txbxContent>
                  </v:textbox>
                </v:shape>
                <v:shape id="Text Box 388" o:spid="_x0000_s1143" type="#_x0000_t202" style="position:absolute;left:14856;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0013A5C9" w14:textId="77777777" w:rsidR="00A75DF0" w:rsidRDefault="00A75DF0" w:rsidP="006A0BC1">
                        <w:r>
                          <w:t>3</w:t>
                        </w:r>
                      </w:p>
                    </w:txbxContent>
                  </v:textbox>
                </v:shape>
                <v:shape id="Text Box 389" o:spid="_x0000_s1144" type="#_x0000_t202" style="position:absolute;left:3425;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ll8MMA&#10;AADcAAAADwAAAGRycy9kb3ducmV2LnhtbESPQWsCMRSE74L/ITzBmyZaLXY1ilgKPSm1teDtsXnu&#10;Lm5elk10139vBMHjMDPfMItVa0txpdoXjjWMhgoEcepMwZmGv9+vwQyED8gGS8ek4UYeVstuZ4GJ&#10;cQ3/0HUfMhEh7BPUkIdQJVL6NCeLfugq4uidXG0xRFln0tTYRLgt5Vipd2mx4LiQY0WbnNLz/mI1&#10;HLan4/9E7bJPO60a1yrJ9kNq3e+16zmIQG14hZ/tb6PhbTqG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ll8MMAAADcAAAADwAAAAAAAAAAAAAAAACYAgAAZHJzL2Rv&#10;d25yZXYueG1sUEsFBgAAAAAEAAQA9QAAAIgDAAAAAA==&#10;" filled="f" stroked="f">
                  <v:textbox>
                    <w:txbxContent>
                      <w:p w14:paraId="022B78E4" w14:textId="77777777" w:rsidR="00A75DF0" w:rsidRDefault="00A75DF0" w:rsidP="006A0BC1">
                        <w:r>
                          <w:t>4</w:t>
                        </w:r>
                      </w:p>
                    </w:txbxContent>
                  </v:textbox>
                </v:shape>
                <v:line id="Line 390" o:spid="_x0000_s1145" style="position:absolute;flip:x;visibility:visible;mso-wrap-style:square" from="5711,13716" to="12595,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IUsUAAADcAAAADwAAAGRycy9kb3ducmV2LnhtbESPQWvCQBCF70L/wzIFL0E3Nlhs6iq1&#10;rVAQD1UPPQ7ZaRKanQ3ZUeO/dwuCx8eb971582XvGnWiLtSeDUzGKSjiwtuaSwOH/Xo0AxUE2WLj&#10;mQxcKMBy8TCYY279mb/ptJNSRQiHHA1UIm2udSgqchjGviWO3q/vHEqUXalth+cId41+StNn7bDm&#10;2FBhS+8VFX+7o4tvrLf8kWXJyukkeaHPH9mkWowZPvZvr6CEerkf39Jf1kA2ze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IUsUAAADcAAAADwAAAAAAAAAA&#10;AAAAAAChAgAAZHJzL2Rvd25yZXYueG1sUEsFBgAAAAAEAAQA+QAAAJMDAAAAAA==&#10;">
                  <v:stroke endarrow="block"/>
                </v:line>
                <v:shape id="Text Box 391" o:spid="_x0000_s1146" type="#_x0000_t202" style="position:absolute;left:7997;top:12575;width:2287;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xYH8QA&#10;AADcAAAADwAAAGRycy9kb3ducmV2LnhtbESPQWvCQBSE74L/YXlCb3VXq8XGbERaCp4qTWvB2yP7&#10;TILZtyG7NfHfd4WCx2FmvmHSzWAbcaHO1441zKYKBHHhTM2lhu+v98cVCB+QDTaOScOVPGyy8SjF&#10;xLieP+mSh1JECPsENVQhtImUvqjIop+6ljh6J9dZDFF2pTQd9hFuGzlX6llarDkuVNjSa0XFOf+1&#10;Gg4fp+PPQu3LN7tsezcoyfZFav0wGbZrEIGGcA//t3dGw9NyA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cWB/EAAAA3AAAAA8AAAAAAAAAAAAAAAAAmAIAAGRycy9k&#10;b3ducmV2LnhtbFBLBQYAAAAABAAEAPUAAACJAwAAAAA=&#10;" filled="f" stroked="f">
                  <v:textbox>
                    <w:txbxContent>
                      <w:p w14:paraId="40C21B06" w14:textId="77777777" w:rsidR="00A75DF0" w:rsidRPr="00827A42" w:rsidRDefault="00A75DF0" w:rsidP="006A0BC1">
                        <w:pPr>
                          <w:rPr>
                            <w:b/>
                          </w:rPr>
                        </w:pPr>
                        <w:r>
                          <w:rPr>
                            <w:b/>
                          </w:rPr>
                          <w:t>a</w:t>
                        </w:r>
                      </w:p>
                    </w:txbxContent>
                  </v:textbox>
                </v:shape>
                <v:oval id="Oval 392" o:spid="_x0000_s1147" style="position:absolute;left:22351;top:9647;width:1147;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kRjsMA&#10;AADcAAAADwAAAGRycy9kb3ducmV2LnhtbESPQWvCQBSE7wX/w/KEXopuVCKSuooEFK+NHnp8zT6T&#10;0OzbsLua5N93C4LHYWa+Ybb7wbTiQc43lhUs5gkI4tLqhisF18txtgHhA7LG1jIpGMnDfjd522Km&#10;bc9f9ChCJSKEfYYK6hC6TEpf1mTQz21HHL2bdQZDlK6S2mEf4aaVyyRZS4MNx4UaO8prKn+Lu1Hg&#10;ProxH8/5cfHDpyLtN/p7fdVKvU+HwyeIQEN4hZ/ts1awSlP4PxOP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kRjsMAAADcAAAADwAAAAAAAAAAAAAAAACYAgAAZHJzL2Rv&#10;d25yZXYueG1sUEsFBgAAAAAEAAQA9QAAAIgDAAAAAA==&#10;" fillcolor="black"/>
                <v:line id="Line 393" o:spid="_x0000_s1148" style="position:absolute;flip:x y;visibility:visible;mso-wrap-style:square" from="4572,7998" to="12570,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V72sUAAADcAAAADwAAAGRycy9kb3ducmV2LnhtbESPQWvCQBSE74X+h+UJvenGlgaNrlKE&#10;Qg9e1FKvL9lnNpp9m2TXmP77riD0OMzMN8xyPdha9NT5yrGC6SQBQVw4XXGp4PvwOZ6B8AFZY+2Y&#10;FPySh/Xq+WmJmXY33lG/D6WIEPYZKjAhNJmUvjBk0U9cQxy9k+sshii7UuoObxFua/maJKm0WHFc&#10;MNjQxlBx2V+tgj6/Ts8/293F58d2ns9Mu9m2qVIvo+FjASLQEP7Dj/aXVvD2nsL9TDw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V72sUAAADcAAAADwAAAAAAAAAA&#10;AAAAAAChAgAAZHJzL2Rvd25yZXYueG1sUEsFBgAAAAAEAAQA+QAAAJMDAAAAAA==&#10;">
                  <v:stroke endarrow="block"/>
                </v:line>
                <v:shape id="Text Box 394" o:spid="_x0000_s1149" type="#_x0000_t202" style="position:absolute;left:22474;top:9712;width:2295;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7GaMQA&#10;AADcAAAADwAAAGRycy9kb3ducmV2LnhtbESPSWvDMBSE74X8B/EKuSVSlyx1rYTSUsgppdkgt4f1&#10;vBDryVhK7P77KBDocZiZb5h02dtaXKj1lWMNT2MFgjhzpuJCw277PZqD8AHZYO2YNPyRh+Vi8JBi&#10;YlzHv3TZhEJECPsENZQhNImUPivJoh+7hjh6uWsthijbQpoWuwi3tXxWaiotVhwXSmzos6TstDlb&#10;Dft1fjy8qp/iy06azvVKsn2TWg8f+493EIH68B++t1dGw8tkB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OxmjEAAAA3AAAAA8AAAAAAAAAAAAAAAAAmAIAAGRycy9k&#10;b3ducmV2LnhtbFBLBQYAAAAABAAEAPUAAACJAwAAAAA=&#10;" filled="f" stroked="f">
                  <v:textbox>
                    <w:txbxContent>
                      <w:p w14:paraId="474F688E" w14:textId="77777777" w:rsidR="00A75DF0" w:rsidRPr="00FB79C6" w:rsidRDefault="00A75DF0" w:rsidP="006A0BC1">
                        <w:pPr>
                          <w:rPr>
                            <w:b/>
                          </w:rPr>
                        </w:pPr>
                        <w:r>
                          <w:rPr>
                            <w:b/>
                          </w:rPr>
                          <w:t>x</w:t>
                        </w:r>
                      </w:p>
                    </w:txbxContent>
                  </v:textbox>
                </v:shape>
                <v:line id="Line 395" o:spid="_x0000_s1150" style="position:absolute;flip:y;visibility:visible;mso-wrap-style:square" from="12570,10287" to="2286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5qCsQAAADcAAAADwAAAGRycy9kb3ducmV2LnhtbESPwWrCQBCG70LfYZlCb7ppi7FNXaUI&#10;QempRnsfstMkJDsbsquJb+8cCj0O//zffLPeTq5TVxpC49nA8yIBRVx623Bl4HzK52+gQkS22Hkm&#10;AzcKsN08zNaYWT/yka5FrJRAOGRooI6xz7QOZU0Ow8L3xJL9+sFhlHGotB1wFLjr9EuSpNphw3Kh&#10;xp52NZVtcXGikX+d82Px07olr1b77zbt3sfUmKfH6fMDVKQp/i//tQ/WwOtSbOUZIYD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TmoKxAAAANwAAAAPAAAAAAAAAAAA&#10;AAAAAKECAABkcnMvZG93bnJldi54bWxQSwUGAAAAAAQABAD5AAAAkgMAAAAA&#10;">
                  <v:stroke dashstyle="1 1" endcap="round"/>
                </v:line>
                <v:line id="Line 396" o:spid="_x0000_s1151" style="position:absolute;visibility:visible;mso-wrap-style:square" from="12570,9146" to="22862,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KxUsYAAADcAAAADwAAAGRycy9kb3ducmV2LnhtbESPQWsCMRSE7wX/Q3hCL1KztVV0NUqR&#10;SsWTjUJ7fG6eu4ubl2UTddtf3xQEj8PMfMPMFq2txIUaXzpW8NxPQBBnzpScK9jvVk9jED4gG6wc&#10;k4If8rCYdx5mmBp35U+66JCLCGGfooIihDqV0mcFWfR9VxNH7+gaiyHKJpemwWuE20oOkmQkLZYc&#10;FwqsaVlQdtJnq0DLw9f7b29DH/u2p/Vxi9n360ipx277NgURqA338K29NgpehhP4PxOP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CsVLGAAAA3AAAAA8AAAAAAAAA&#10;AAAAAAAAoQIAAGRycy9kb3ducmV2LnhtbFBLBQYAAAAABAAEAPkAAACUAwAAAAA=&#10;">
                  <v:stroke dashstyle="1 1" endcap="round"/>
                </v:line>
                <v:shape id="Text Box 397" o:spid="_x0000_s1152" type="#_x0000_t202" style="position:absolute;left:9145;top:6858;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uUocAA&#10;AADcAAAADwAAAGRycy9kb3ducmV2LnhtbERPy4rCMBTdC/MP4Q7MThNnVLRjlEERXCk+YXaX5toW&#10;m5vSRFv/3iwEl4fzns5bW4o71b5wrKHfUyCIU2cKzjQcD6vuGIQPyAZLx6ThQR7ms4/OFBPjGt7R&#10;fR8yEUPYJ6ghD6FKpPRpThZ9z1XEkbu42mKIsM6kqbGJ4baU30qNpMWCY0OOFS1ySq/7m9Vw2lz+&#10;zwO1zZZ2WDWuVZLtRGr99dn+/YII1Ia3+OVeGw0/ozg/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EuUocAAAADcAAAADwAAAAAAAAAAAAAAAACYAgAAZHJzL2Rvd25y&#10;ZXYueG1sUEsFBgAAAAAEAAQA9QAAAIUDAAAAAA==&#10;" filled="f" stroked="f">
                  <v:textbox>
                    <w:txbxContent>
                      <w:p w14:paraId="3B535A3D" w14:textId="77777777" w:rsidR="00A75DF0" w:rsidRPr="00827A42" w:rsidRDefault="00A75DF0" w:rsidP="006A0BC1">
                        <w:pPr>
                          <w:rPr>
                            <w:b/>
                          </w:rPr>
                        </w:pPr>
                        <w:r>
                          <w:rPr>
                            <w:b/>
                          </w:rPr>
                          <w:t>a</w:t>
                        </w:r>
                      </w:p>
                    </w:txbxContent>
                  </v:textbox>
                </v:shape>
                <w10:wrap anchory="line"/>
              </v:group>
            </w:pict>
          </mc:Fallback>
        </mc:AlternateContent>
      </w:r>
      <w:r>
        <w:rPr>
          <w:noProof/>
        </w:rPr>
        <mc:AlternateContent>
          <mc:Choice Requires="wps">
            <w:drawing>
              <wp:inline distT="0" distB="0" distL="0" distR="0" wp14:anchorId="0B516638" wp14:editId="4CCB2478">
                <wp:extent cx="3313430" cy="2054860"/>
                <wp:effectExtent l="0" t="0" r="0" b="0"/>
                <wp:docPr id="2" name="AutoShap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13430"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6" o:spid="_x0000_s1026" style="width:260.9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" filled="f" stroked="f">
                <o:lock v:ext="edit" aspectratio="t"/>
                <w10:anchorlock/>
              </v:rect>
            </w:pict>
          </mc:Fallback>
        </mc:AlternateContent>
      </w:r>
    </w:p>
    <w:p w14:paraId="3811BA58" w14:textId="77777777" w:rsidR="006A0BC1" w:rsidRPr="00A14366" w:rsidRDefault="006A0BC1" w:rsidP="006F720E">
      <w:pPr>
        <w:pStyle w:val="Caption"/>
      </w:pPr>
      <w:r w:rsidRPr="00A14366">
        <w:t xml:space="preserve">Figure </w:t>
      </w:r>
      <w:fldSimple w:instr=" STYLEREF 1 \s ">
        <w:r w:rsidR="00873D59">
          <w:rPr>
            <w:noProof/>
          </w:rPr>
          <w:t>4</w:t>
        </w:r>
      </w:fldSimple>
      <w:r w:rsidRPr="00A14366">
        <w:noBreakHyphen/>
      </w:r>
      <w:fldSimple w:instr=" SEQ Figure \* ARABIC \s 1 ">
        <w:r w:rsidR="00873D59">
          <w:rPr>
            <w:noProof/>
          </w:rPr>
          <w:t>2</w:t>
        </w:r>
      </w:fldSimple>
      <w:r w:rsidRPr="00A14366">
        <w:t>. spherical fiber direction option.</w:t>
      </w:r>
    </w:p>
    <w:p w14:paraId="1B269D9C" w14:textId="77777777" w:rsidR="006A0BC1" w:rsidRDefault="006A0BC1" w:rsidP="006A0BC1">
      <w:pPr>
        <w:pStyle w:val="code"/>
      </w:pPr>
    </w:p>
    <w:p w14:paraId="337922C5" w14:textId="77777777" w:rsidR="006A0BC1" w:rsidRDefault="006A0BC1" w:rsidP="006A0BC1">
      <w:pPr>
        <w:numPr>
          <w:ilvl w:val="0"/>
          <w:numId w:val="21"/>
        </w:numPr>
      </w:pPr>
      <w:r w:rsidRPr="008B23C7">
        <w:t>The fiber orientat</w:t>
      </w:r>
      <w:r>
        <w:t>ion is specified by a vector. The value is the direction of the fiber. The following defines all element fiber directions in the direction of the vector [1,0,0]</w:t>
      </w:r>
      <w:r w:rsidR="00F1782C">
        <w:t>:</w:t>
      </w:r>
    </w:p>
    <w:p w14:paraId="4937A2C7" w14:textId="77777777" w:rsidR="006A0BC1" w:rsidRDefault="006A0BC1" w:rsidP="006A0BC1"/>
    <w:p w14:paraId="766C8382" w14:textId="2B4D28B4" w:rsidR="006A0BC1" w:rsidRDefault="006A0BC1" w:rsidP="006A0BC1">
      <w:pPr>
        <w:pStyle w:val="code"/>
      </w:pPr>
      <w:r>
        <w:tab/>
        <w:t>&lt;fiber type=</w:t>
      </w:r>
      <w:r w:rsidR="00651716">
        <w:t>"</w:t>
      </w:r>
      <w:r>
        <w:t>vector</w:t>
      </w:r>
      <w:r w:rsidR="00651716">
        <w:t>"</w:t>
      </w:r>
      <w:r>
        <w:t>&gt;1,0,0&lt;/fiber&gt;</w:t>
      </w:r>
    </w:p>
    <w:p w14:paraId="3BFDFC8D" w14:textId="77777777" w:rsidR="006A0BC1" w:rsidRDefault="006A0BC1" w:rsidP="006A0BC1">
      <w:pPr>
        <w:pStyle w:val="code"/>
      </w:pPr>
    </w:p>
    <w:p w14:paraId="19CE7D79" w14:textId="77777777" w:rsidR="006A0BC1" w:rsidRDefault="007F2961" w:rsidP="006A0BC1">
      <w:pPr>
        <w:pStyle w:val="code"/>
        <w:keepNext/>
        <w:jc w:val="center"/>
      </w:pPr>
      <w:r>
        <w:rPr>
          <w:noProof/>
        </w:rPr>
        <w:lastRenderedPageBreak/>
        <mc:AlternateContent>
          <mc:Choice Requires="wpc">
            <w:drawing>
              <wp:anchor distT="0" distB="0" distL="114300" distR="114300" simplePos="0" relativeHeight="251653120" behindDoc="0" locked="0" layoutInCell="1" allowOverlap="1" wp14:anchorId="2842FD4A" wp14:editId="2CFBD6BA">
                <wp:simplePos x="0" y="0"/>
                <wp:positionH relativeFrom="character">
                  <wp:posOffset>0</wp:posOffset>
                </wp:positionH>
                <wp:positionV relativeFrom="line">
                  <wp:posOffset>0</wp:posOffset>
                </wp:positionV>
                <wp:extent cx="2971800" cy="2057400"/>
                <wp:effectExtent l="19050" t="19050" r="9525" b="9525"/>
                <wp:wrapNone/>
                <wp:docPr id="363" name="Canvas 3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10" name="Rectangle 365"/>
                        <wps:cNvSpPr>
                          <a:spLocks noChangeArrowheads="1"/>
                        </wps:cNvSpPr>
                        <wps:spPr bwMode="auto">
                          <a:xfrm>
                            <a:off x="342583" y="456927"/>
                            <a:ext cx="1143318"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Oval 366"/>
                        <wps:cNvSpPr>
                          <a:spLocks noChangeArrowheads="1"/>
                        </wps:cNvSpPr>
                        <wps:spPr bwMode="auto">
                          <a:xfrm>
                            <a:off x="292227" y="1649694"/>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Oval 367"/>
                        <wps:cNvSpPr>
                          <a:spLocks noChangeArrowheads="1"/>
                        </wps:cNvSpPr>
                        <wps:spPr bwMode="auto">
                          <a:xfrm>
                            <a:off x="1428941" y="1661178"/>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 name="Oval 368"/>
                        <wps:cNvSpPr>
                          <a:spLocks noChangeArrowheads="1"/>
                        </wps:cNvSpPr>
                        <wps:spPr bwMode="auto">
                          <a:xfrm>
                            <a:off x="1428941" y="410167"/>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 name="Oval 369"/>
                        <wps:cNvSpPr>
                          <a:spLocks noChangeArrowheads="1"/>
                        </wps:cNvSpPr>
                        <wps:spPr bwMode="auto">
                          <a:xfrm>
                            <a:off x="292227" y="403605"/>
                            <a:ext cx="113094"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 name="Text Box 370"/>
                        <wps:cNvSpPr txBox="1">
                          <a:spLocks noChangeArrowheads="1"/>
                        </wps:cNvSpPr>
                        <wps:spPr bwMode="auto">
                          <a:xfrm>
                            <a:off x="342583" y="17145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61CD4" w14:textId="77777777" w:rsidR="00A75DF0" w:rsidRDefault="00A75DF0" w:rsidP="006A0BC1">
                              <w:r>
                                <w:t>1</w:t>
                              </w:r>
                            </w:p>
                          </w:txbxContent>
                        </wps:txbx>
                        <wps:bodyPr rot="0" vert="horz" wrap="square" lIns="91440" tIns="45720" rIns="91440" bIns="45720" anchor="t" anchorCtr="0" upright="1">
                          <a:noAutofit/>
                        </wps:bodyPr>
                      </wps:wsp>
                      <wps:wsp>
                        <wps:cNvPr id="16" name="Text Box 371"/>
                        <wps:cNvSpPr txBox="1">
                          <a:spLocks noChangeArrowheads="1"/>
                        </wps:cNvSpPr>
                        <wps:spPr bwMode="auto">
                          <a:xfrm>
                            <a:off x="1485900" y="1714500"/>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3E118" w14:textId="77777777" w:rsidR="00A75DF0" w:rsidRDefault="00A75DF0" w:rsidP="006A0BC1">
                              <w:r>
                                <w:t>2</w:t>
                              </w:r>
                            </w:p>
                          </w:txbxContent>
                        </wps:txbx>
                        <wps:bodyPr rot="0" vert="horz" wrap="square" lIns="91440" tIns="45720" rIns="91440" bIns="45720" anchor="t" anchorCtr="0" upright="1">
                          <a:noAutofit/>
                        </wps:bodyPr>
                      </wps:wsp>
                      <wps:wsp>
                        <wps:cNvPr id="17" name="Text Box 372"/>
                        <wps:cNvSpPr txBox="1">
                          <a:spLocks noChangeArrowheads="1"/>
                        </wps:cNvSpPr>
                        <wps:spPr bwMode="auto">
                          <a:xfrm>
                            <a:off x="1485900"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76C8C" w14:textId="77777777" w:rsidR="00A75DF0" w:rsidRDefault="00A75DF0" w:rsidP="006A0BC1">
                              <w:r>
                                <w:t>3</w:t>
                              </w:r>
                            </w:p>
                          </w:txbxContent>
                        </wps:txbx>
                        <wps:bodyPr rot="0" vert="horz" wrap="square" lIns="91440" tIns="45720" rIns="91440" bIns="45720" anchor="t" anchorCtr="0" upright="1">
                          <a:noAutofit/>
                        </wps:bodyPr>
                      </wps:wsp>
                      <wps:wsp>
                        <wps:cNvPr id="18" name="Text Box 373"/>
                        <wps:cNvSpPr txBox="1">
                          <a:spLocks noChangeArrowheads="1"/>
                        </wps:cNvSpPr>
                        <wps:spPr bwMode="auto">
                          <a:xfrm>
                            <a:off x="342583"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09AEC" w14:textId="77777777" w:rsidR="00A75DF0" w:rsidRDefault="00A75DF0" w:rsidP="006A0BC1">
                              <w:r>
                                <w:t>4</w:t>
                              </w:r>
                            </w:p>
                          </w:txbxContent>
                        </wps:txbx>
                        <wps:bodyPr rot="0" vert="horz" wrap="square" lIns="91440" tIns="45720" rIns="91440" bIns="45720" anchor="t" anchorCtr="0" upright="1">
                          <a:noAutofit/>
                        </wps:bodyPr>
                      </wps:wsp>
                      <wps:wsp>
                        <wps:cNvPr id="19" name="Line 374"/>
                        <wps:cNvCnPr/>
                        <wps:spPr bwMode="auto">
                          <a:xfrm flipV="1">
                            <a:off x="1828483"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375"/>
                        <wps:cNvSpPr txBox="1">
                          <a:spLocks noChangeArrowheads="1"/>
                        </wps:cNvSpPr>
                        <wps:spPr bwMode="auto">
                          <a:xfrm>
                            <a:off x="685991" y="10287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048FE" w14:textId="77777777" w:rsidR="00A75DF0" w:rsidRPr="00827A42" w:rsidRDefault="00A75DF0" w:rsidP="006A0BC1">
                              <w:pPr>
                                <w:rPr>
                                  <w:b/>
                                </w:rPr>
                              </w:pPr>
                              <w:r>
                                <w:rPr>
                                  <w:b/>
                                </w:rPr>
                                <w:t>a</w:t>
                              </w:r>
                            </w:p>
                          </w:txbxContent>
                        </wps:txbx>
                        <wps:bodyPr rot="0" vert="horz" wrap="square" lIns="91440" tIns="45720" rIns="91440" bIns="45720" anchor="t" anchorCtr="0" upright="1">
                          <a:noAutofit/>
                        </wps:bodyPr>
                      </wps:wsp>
                      <wps:wsp>
                        <wps:cNvPr id="21" name="Text Box 376"/>
                        <wps:cNvSpPr txBox="1">
                          <a:spLocks noChangeArrowheads="1"/>
                        </wps:cNvSpPr>
                        <wps:spPr bwMode="auto">
                          <a:xfrm>
                            <a:off x="2171891" y="1257573"/>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FD465" w14:textId="77777777" w:rsidR="00A75DF0" w:rsidRPr="00FB79C6" w:rsidRDefault="00A75DF0" w:rsidP="006A0BC1">
                              <w:pPr>
                                <w:rPr>
                                  <w:b/>
                                </w:rPr>
                              </w:pPr>
                              <w:r>
                                <w:rPr>
                                  <w:b/>
                                </w:rPr>
                                <w:t>r</w:t>
                              </w:r>
                            </w:p>
                          </w:txbxContent>
                        </wps:txbx>
                        <wps:bodyPr rot="0" vert="horz" wrap="square" lIns="91440" tIns="45720" rIns="91440" bIns="45720" anchor="t" anchorCtr="0" upright="1">
                          <a:noAutofit/>
                        </wps:bodyPr>
                      </wps:wsp>
                      <wps:wsp>
                        <wps:cNvPr id="22" name="Line 377"/>
                        <wps:cNvCnPr/>
                        <wps:spPr bwMode="auto">
                          <a:xfrm flipV="1">
                            <a:off x="457327"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Line 378"/>
                        <wps:cNvCnPr/>
                        <wps:spPr bwMode="auto">
                          <a:xfrm flipV="1">
                            <a:off x="457327" y="685800"/>
                            <a:ext cx="91548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Canvas 363" o:spid="_x0000_s1153" editas="canvas" style="position:absolute;margin-left:0;margin-top:0;width:234pt;height:162pt;z-index:251653120;mso-position-horizontal-relative:char;mso-position-vertical-relative:line" coordsize="29718,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">
                <v:shape id="_x0000_s1154" type="#_x0000_t75" style="position:absolute;width:29718;height:20574;visibility:visible;mso-wrap-style:square" stroked="t">
                  <v:fill o:detectmouseclick="t"/>
                  <v:path o:connecttype="none"/>
                </v:shape>
                <v:rect id="Rectangle 365" o:spid="_x0000_s1155" style="position:absolute;left:3425;top:4569;width:11434;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oval id="Oval 366" o:spid="_x0000_s1156" style="position:absolute;left:2922;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Jz8AA&#10;AADbAAAADwAAAGRycy9kb3ducmV2LnhtbERPTWvCQBC9C/6HZQq96SYGpaSuIkrBHjw0be9DdkyC&#10;2dmQHWP8925B6G0e73PW29G1aqA+NJ4NpPMEFHHpbcOVgZ/vj9kbqCDIFlvPZOBOAbab6WSNufU3&#10;/qKhkErFEA45GqhFulzrUNbkMMx9Rxy5s+8dSoR9pW2PtxjuWr1IkpV22HBsqLGjfU3lpbg6A4dq&#10;V6wGnckyOx+Osrz8nj6z1JjXl3H3DkpolH/x0320cX4Kf7/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Jz8AAAADbAAAADwAAAAAAAAAAAAAAAACYAgAAZHJzL2Rvd25y&#10;ZXYueG1sUEsFBgAAAAAEAAQA9QAAAIUDAAAAAA==&#10;"/>
                <v:oval id="Oval 367" o:spid="_x0000_s1157" style="position:absolute;left:14289;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XuMAA&#10;AADbAAAADwAAAGRycy9kb3ducmV2LnhtbERPTWvCQBC9C/6HZQRvutGglNRVpCLYgwdjex+yYxLM&#10;zobsNKb/vlsQvM3jfc5mN7hG9dSF2rOBxTwBRVx4W3Np4Ot6nL2BCoJssfFMBn4pwG47Hm0ws/7B&#10;F+pzKVUM4ZChgUqkzbQORUUOw9y3xJG7+c6hRNiV2nb4iOGu0cskWWuHNceGClv6qKi45z/OwKHc&#10;5+tep7JKb4eTrO7f5890Ycx0MuzfQQkN8hI/3Scb5y/h/5d4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GXuMAAAADbAAAADwAAAAAAAAAAAAAAAACYAgAAZHJzL2Rvd25y&#10;ZXYueG1sUEsFBgAAAAAEAAQA9QAAAIUDAAAAAA==&#10;"/>
                <v:oval id="Oval 368" o:spid="_x0000_s1158" style="position:absolute;left:14289;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yI8AA&#10;AADbAAAADwAAAGRycy9kb3ducmV2LnhtbERPTWvCQBC9C/0PyxS8mY0NiqSuIhVBDz006n3Ijkkw&#10;Oxuy05j++65Q6G0e73PW29G1aqA+NJ4NzJMUFHHpbcOVgcv5MFuBCoJssfVMBn4owHbzMlljbv2D&#10;v2gopFIxhEOOBmqRLtc6lDU5DInviCN3871DibCvtO3xEcNdq9/SdKkdNhwbauzoo6byXnw7A/tq&#10;VywHnckiu+2PsrhfP0/Z3Jjp67h7ByU0yr/4z320cX4Gz1/iAXr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0yI8AAAADbAAAADwAAAAAAAAAAAAAAAACYAgAAZHJzL2Rvd25y&#10;ZXYueG1sUEsFBgAAAAAEAAQA9QAAAIUDAAAAAA==&#10;"/>
                <v:oval id="Oval 369" o:spid="_x0000_s1159" style="position:absolute;left:2922;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qV8EA&#10;AADbAAAADwAAAGRycy9kb3ducmV2LnhtbERPTWvCQBC9F/wPywi91Y2mikRXEaWghx4a9T5kxySY&#10;nQ3ZaUz/vVso9DaP9znr7eAa1VMXas8GppMEFHHhbc2lgcv5420JKgiyxcYzGfihANvN6GWNmfUP&#10;/qI+l1LFEA4ZGqhE2kzrUFTkMEx8Sxy5m+8cSoRdqW2HjxjuGj1LkoV2WHNsqLClfUXFPf92Bg7l&#10;Ll/0OpV5ejscZX6/fp7SqTGv42G3AiU0yL/4z320cf47/P4SD9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EqlfBAAAA2wAAAA8AAAAAAAAAAAAAAAAAmAIAAGRycy9kb3du&#10;cmV2LnhtbFBLBQYAAAAABAAEAPUAAACGAwAAAAA=&#10;"/>
                <v:shape id="Text Box 370" o:spid="_x0000_s1160"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14:paraId="77461CD4" w14:textId="77777777" w:rsidR="00A75DF0" w:rsidRDefault="00A75DF0" w:rsidP="006A0BC1">
                        <w:r>
                          <w:t>1</w:t>
                        </w:r>
                      </w:p>
                    </w:txbxContent>
                  </v:textbox>
                </v:shape>
                <v:shape id="Text Box 371" o:spid="_x0000_s1161" type="#_x0000_t202" style="position:absolute;left:14859;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14:paraId="69B3E118" w14:textId="77777777" w:rsidR="00A75DF0" w:rsidRDefault="00A75DF0" w:rsidP="006A0BC1">
                        <w:r>
                          <w:t>2</w:t>
                        </w:r>
                      </w:p>
                    </w:txbxContent>
                  </v:textbox>
                </v:shape>
                <v:shape id="Text Box 372" o:spid="_x0000_s1162" type="#_x0000_t202" style="position:absolute;left:14859;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14:paraId="0BE76C8C" w14:textId="77777777" w:rsidR="00A75DF0" w:rsidRDefault="00A75DF0" w:rsidP="006A0BC1">
                        <w:r>
                          <w:t>3</w:t>
                        </w:r>
                      </w:p>
                    </w:txbxContent>
                  </v:textbox>
                </v:shape>
                <v:shape id="Text Box 373" o:spid="_x0000_s1163"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14:paraId="3D409AEC" w14:textId="77777777" w:rsidR="00A75DF0" w:rsidRDefault="00A75DF0" w:rsidP="006A0BC1">
                        <w:r>
                          <w:t>4</w:t>
                        </w:r>
                      </w:p>
                    </w:txbxContent>
                  </v:textbox>
                </v:shape>
                <v:line id="Line 374" o:spid="_x0000_s1164" style="position:absolute;flip:y;visibility:visible;mso-wrap-style:square" from="18284,11427" to="27431,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Uh78QAAADbAAAADwAAAGRycy9kb3ducmV2LnhtbESPQWvCQBCF70L/wzIFL0E3KkiNbkJr&#10;KxSkh1oPHofsmASzsyE71fTfdwsFbzO89715sykG16or9aHxbGA2TUERl942XBk4fu0mT6CCIFts&#10;PZOBHwpQ5A+jDWbW3/iTrgepVAzhkKGBWqTLtA5lTQ7D1HfEUTv73qHEta+07fEWw12r52m61A4b&#10;jhdq7GhbU3k5fLtYY/fBr4tF8uJ0kqzo7ST7VIsx48fheQ1KaJC7+Z9+t5Fbwd8vcQCd/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JSHvxAAAANsAAAAPAAAAAAAAAAAA&#10;AAAAAKECAABkcnMvZG93bnJldi54bWxQSwUGAAAAAAQABAD5AAAAkgMAAAAA&#10;">
                  <v:stroke endarrow="block"/>
                </v:line>
                <v:shape id="Text Box 375" o:spid="_x0000_s1165" type="#_x0000_t202" style="position:absolute;left:6859;top:10287;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14:paraId="551048FE" w14:textId="77777777" w:rsidR="00A75DF0" w:rsidRPr="00827A42" w:rsidRDefault="00A75DF0" w:rsidP="006A0BC1">
                        <w:pPr>
                          <w:rPr>
                            <w:b/>
                          </w:rPr>
                        </w:pPr>
                        <w:r>
                          <w:rPr>
                            <w:b/>
                          </w:rPr>
                          <w:t>a</w:t>
                        </w:r>
                      </w:p>
                    </w:txbxContent>
                  </v:textbox>
                </v:shape>
                <v:shape id="Text Box 376" o:spid="_x0000_s1166" type="#_x0000_t202" style="position:absolute;left:21718;top:12575;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14:paraId="14FFD465" w14:textId="77777777" w:rsidR="00A75DF0" w:rsidRPr="00FB79C6" w:rsidRDefault="00A75DF0" w:rsidP="006A0BC1">
                        <w:pPr>
                          <w:rPr>
                            <w:b/>
                          </w:rPr>
                        </w:pPr>
                        <w:r>
                          <w:rPr>
                            <w:b/>
                          </w:rPr>
                          <w:t>r</w:t>
                        </w:r>
                      </w:p>
                    </w:txbxContent>
                  </v:textbox>
                </v:shape>
                <v:line id="Line 377" o:spid="_x0000_s1167" style="position:absolute;flip:y;visibility:visible;mso-wrap-style:square" from="4573,11427" to="13719,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15I8QAAADbAAAADwAAAGRycy9kb3ducmV2LnhtbESPT2vCQBDF70K/wzIFL6FujFDa1FXq&#10;PygUD6Y99Dhkp0lodjZkR43fvisIHh9v3u/Nmy8H16oT9aHxbGA6SUERl942XBn4/to9vYAKgmyx&#10;9UwGLhRguXgYzTG3/swHOhVSqQjhkKOBWqTLtQ5lTQ7DxHfE0fv1vUOJsq+07fEc4a7VWZo+a4cN&#10;x4YaO1rXVP4VRxff2O15M5slK6eT5JW2P/KZajFm/Di8v4ESGuR+fEt/WANZBtctEQB6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7XkjxAAAANsAAAAPAAAAAAAAAAAA&#10;AAAAAKECAABkcnMvZG93bnJldi54bWxQSwUGAAAAAAQABAD5AAAAkgMAAAAA&#10;">
                  <v:stroke endarrow="block"/>
                </v:line>
                <v:line id="Line 378" o:spid="_x0000_s1168" style="position:absolute;flip:y;visibility:visible;mso-wrap-style:square" from="4573,6858" to="13728,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HcuMQAAADbAAAADwAAAGRycy9kb3ducmV2LnhtbESPT2vCQBDF70K/wzIFL6FuNFDa1FXq&#10;PxBKD0176HHITpPQ7GzIjhq/vSsIHh9v3u/Nmy8H16oj9aHxbGA6SUERl942XBn4+d49vYAKgmyx&#10;9UwGzhRguXgYzTG3/sRfdCykUhHCIUcDtUiXax3KmhyGie+Io/fne4cSZV9p2+Mpwl2rZ2n6rB02&#10;HBtq7GhdU/lfHFx8Y/fJmyxLVk4nySttf+Uj1WLM+HF4fwMlNMj9+JbeWwOzDK5bIgD04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ody4xAAAANsAAAAPAAAAAAAAAAAA&#10;AAAAAKECAABkcnMvZG93bnJldi54bWxQSwUGAAAAAAQABAD5AAAAkgMAAAAA&#10;">
                  <v:stroke endarrow="block"/>
                </v:line>
                <w10:wrap anchory="line"/>
              </v:group>
            </w:pict>
          </mc:Fallback>
        </mc:AlternateContent>
      </w:r>
      <w:r>
        <w:rPr>
          <w:noProof/>
        </w:rPr>
        <mc:AlternateContent>
          <mc:Choice Requires="wps">
            <w:drawing>
              <wp:inline distT="0" distB="0" distL="0" distR="0" wp14:anchorId="5469650D" wp14:editId="6A568880">
                <wp:extent cx="2969260" cy="2054860"/>
                <wp:effectExtent l="0" t="0" r="0" b="0"/>
                <wp:docPr id="1" name="AutoShap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69260"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7" o:spid="_x0000_s1026" style="width:233.8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" filled="f" stroked="f">
                <o:lock v:ext="edit" aspectratio="t"/>
                <w10:anchorlock/>
              </v:rect>
            </w:pict>
          </mc:Fallback>
        </mc:AlternateContent>
      </w:r>
    </w:p>
    <w:p w14:paraId="21B0530A" w14:textId="77777777" w:rsidR="006A0BC1" w:rsidRPr="000747EC" w:rsidRDefault="006A0BC1" w:rsidP="006F720E">
      <w:pPr>
        <w:pStyle w:val="Caption"/>
      </w:pPr>
      <w:r w:rsidRPr="000747EC">
        <w:t xml:space="preserve">Figure </w:t>
      </w:r>
      <w:fldSimple w:instr=" STYLEREF 1 \s ">
        <w:r w:rsidR="00873D59">
          <w:rPr>
            <w:noProof/>
          </w:rPr>
          <w:t>4</w:t>
        </w:r>
      </w:fldSimple>
      <w:r w:rsidRPr="000747EC">
        <w:noBreakHyphen/>
      </w:r>
      <w:fldSimple w:instr=" SEQ Figure \* ARABIC \s 1 ">
        <w:r w:rsidR="00873D59">
          <w:rPr>
            <w:noProof/>
          </w:rPr>
          <w:t>3</w:t>
        </w:r>
      </w:fldSimple>
      <w:r w:rsidRPr="000747EC">
        <w:t xml:space="preserve">. </w:t>
      </w:r>
      <w:r w:rsidRPr="000747EC">
        <w:rPr>
          <w:i/>
        </w:rPr>
        <w:t xml:space="preserve">vector </w:t>
      </w:r>
      <w:r w:rsidRPr="000747EC">
        <w:t>fiber direction option.</w:t>
      </w:r>
    </w:p>
    <w:p w14:paraId="046E766F" w14:textId="77777777" w:rsidR="006A0BC1" w:rsidRDefault="006A0BC1" w:rsidP="006A0BC1"/>
    <w:p w14:paraId="1CC244F6" w14:textId="77777777" w:rsidR="006A0BC1" w:rsidRDefault="006A0BC1" w:rsidP="006A0BC1">
      <w:pPr>
        <w:numPr>
          <w:ilvl w:val="0"/>
          <w:numId w:val="21"/>
        </w:numPr>
      </w:pPr>
      <w:r>
        <w:rPr>
          <w:i/>
        </w:rPr>
        <w:t>user</w:t>
      </w:r>
      <w:r>
        <w:t xml:space="preserve">: the fiber distribution is specified in the </w:t>
      </w:r>
      <w:r>
        <w:rPr>
          <w:i/>
        </w:rPr>
        <w:t xml:space="preserve">ElementData </w:t>
      </w:r>
      <w:r>
        <w:t xml:space="preserve">section. In this section you can define a different fiber direction for each element separately. See section </w:t>
      </w:r>
      <w:r>
        <w:fldChar w:fldCharType="begin"/>
      </w:r>
      <w:r>
        <w:instrText xml:space="preserve"> REF _Ref178491142 \r \h </w:instrText>
      </w:r>
      <w:r>
        <w:fldChar w:fldCharType="separate"/>
      </w:r>
      <w:ins w:id="1261" w:author="Steve Maas" w:date="2014-01-02T13:04:00Z">
        <w:r w:rsidR="00873D59">
          <w:t>3.6</w:t>
        </w:r>
      </w:ins>
      <w:del w:id="1262" w:author="Steve Maas" w:date="2014-01-02T13:04:00Z">
        <w:r w:rsidR="00B951E2" w:rsidDel="00873D59">
          <w:delText>3.5</w:delText>
        </w:r>
      </w:del>
      <w:r>
        <w:fldChar w:fldCharType="end"/>
      </w:r>
      <w:r>
        <w:t xml:space="preserve"> for more details. In this case the value is ignored.  This option is useful when experimental data for fiber direction are available.</w:t>
      </w:r>
    </w:p>
    <w:p w14:paraId="63DC5387" w14:textId="77777777" w:rsidR="006A0BC1" w:rsidRDefault="006A0BC1" w:rsidP="006A0BC1"/>
    <w:p w14:paraId="167D4ACC" w14:textId="2FC7FA6F" w:rsidR="006A0BC1" w:rsidRDefault="006A0BC1" w:rsidP="006A0BC1">
      <w:pPr>
        <w:pStyle w:val="code"/>
      </w:pPr>
      <w:r>
        <w:tab/>
        <w:t>&lt;fiber type=</w:t>
      </w:r>
      <w:r w:rsidR="00651716">
        <w:t>"</w:t>
      </w:r>
      <w:r>
        <w:t>user</w:t>
      </w:r>
      <w:r w:rsidR="00651716">
        <w:t>"</w:t>
      </w:r>
      <w:r>
        <w:t>&gt;&lt;/fiber&gt;</w:t>
      </w:r>
    </w:p>
    <w:p w14:paraId="0E08280B" w14:textId="77777777" w:rsidR="006B7F2C" w:rsidRDefault="006B7F2C" w:rsidP="006A0BC1">
      <w:pPr>
        <w:pStyle w:val="code"/>
      </w:pPr>
    </w:p>
    <w:p w14:paraId="5FAB2509" w14:textId="72F08B53" w:rsidR="006A0BC1" w:rsidRDefault="006B7F2C" w:rsidP="007D6F0D">
      <w:pPr>
        <w:pStyle w:val="ListParagraph"/>
        <w:numPr>
          <w:ilvl w:val="0"/>
          <w:numId w:val="21"/>
        </w:numPr>
      </w:pPr>
      <w:r>
        <w:rPr>
          <w:i/>
        </w:rPr>
        <w:t>cylindrical</w:t>
      </w:r>
      <w:r>
        <w:t xml:space="preserve">: This type generates a fiber distribution that is cylindrical. The following subparameters must be defined. </w:t>
      </w:r>
    </w:p>
    <w:p w14:paraId="111DDF66" w14:textId="6056A72E" w:rsidR="006B7F2C" w:rsidRDefault="006B7F2C" w:rsidP="007D6F0D">
      <w:pPr>
        <w:pStyle w:val="ListParagraph"/>
        <w:numPr>
          <w:ilvl w:val="1"/>
          <w:numId w:val="21"/>
        </w:numPr>
      </w:pPr>
      <w:r>
        <w:rPr>
          <w:i/>
        </w:rPr>
        <w:t xml:space="preserve">center: </w:t>
      </w:r>
      <w:r>
        <w:t>defines the center of the cylinder</w:t>
      </w:r>
    </w:p>
    <w:p w14:paraId="7FEDC976" w14:textId="6E63571D" w:rsidR="006B7F2C" w:rsidRDefault="006B7F2C" w:rsidP="007D6F0D">
      <w:pPr>
        <w:pStyle w:val="ListParagraph"/>
        <w:numPr>
          <w:ilvl w:val="1"/>
          <w:numId w:val="21"/>
        </w:numPr>
      </w:pPr>
      <w:r>
        <w:rPr>
          <w:i/>
        </w:rPr>
        <w:t>axis:</w:t>
      </w:r>
      <w:r>
        <w:t xml:space="preserve"> defines the axis of the cylinder</w:t>
      </w:r>
    </w:p>
    <w:p w14:paraId="18FAF3B0" w14:textId="0906C692" w:rsidR="006B7F2C" w:rsidRDefault="006B7F2C" w:rsidP="007D6F0D">
      <w:pPr>
        <w:pStyle w:val="ListParagraph"/>
        <w:numPr>
          <w:ilvl w:val="1"/>
          <w:numId w:val="21"/>
        </w:numPr>
      </w:pPr>
      <w:r>
        <w:rPr>
          <w:i/>
        </w:rPr>
        <w:t>vector:</w:t>
      </w:r>
      <w:r>
        <w:t xml:space="preserve"> defines a vector that will be transported around the cylinder</w:t>
      </w:r>
    </w:p>
    <w:p w14:paraId="6E92990F" w14:textId="77777777" w:rsidR="006B7F2C" w:rsidRDefault="006B7F2C" w:rsidP="006B7F2C"/>
    <w:p w14:paraId="3E2176EB" w14:textId="77777777" w:rsidR="006B7F2C" w:rsidRDefault="006B7F2C" w:rsidP="006B7F2C">
      <w:pPr>
        <w:pStyle w:val="code"/>
      </w:pPr>
      <w:r>
        <w:tab/>
        <w:t>&lt;fiber type="cylindrical"&gt;</w:t>
      </w:r>
    </w:p>
    <w:p w14:paraId="44D67E93" w14:textId="386954CA" w:rsidR="006B7F2C" w:rsidRDefault="006B7F2C" w:rsidP="006B7F2C">
      <w:pPr>
        <w:pStyle w:val="code"/>
      </w:pPr>
      <w:r>
        <w:tab/>
      </w:r>
      <w:r>
        <w:tab/>
        <w:t>&lt;center&gt;0,0,0&lt;/center&gt;</w:t>
      </w:r>
    </w:p>
    <w:p w14:paraId="10160924" w14:textId="543B6374" w:rsidR="006B7F2C" w:rsidRDefault="006B7F2C" w:rsidP="006B7F2C">
      <w:pPr>
        <w:pStyle w:val="code"/>
      </w:pPr>
      <w:r>
        <w:tab/>
      </w:r>
      <w:r>
        <w:tab/>
        <w:t>&lt;axis&gt;0,0,1&lt;/axis&gt;</w:t>
      </w:r>
    </w:p>
    <w:p w14:paraId="037C57A7" w14:textId="3549A40D" w:rsidR="006B7F2C" w:rsidRDefault="006B7F2C" w:rsidP="006B7F2C">
      <w:pPr>
        <w:pStyle w:val="code"/>
      </w:pPr>
      <w:r>
        <w:tab/>
      </w:r>
      <w:r>
        <w:tab/>
        <w:t>&lt;vector&gt;0,1,0&lt;/vector&gt;</w:t>
      </w:r>
    </w:p>
    <w:p w14:paraId="113A4F07" w14:textId="25A84E74" w:rsidR="006B7F2C" w:rsidRDefault="006B7F2C" w:rsidP="006B7F2C">
      <w:pPr>
        <w:pStyle w:val="code"/>
      </w:pPr>
      <w:r>
        <w:tab/>
        <w:t>&lt;/fiber&gt;</w:t>
      </w:r>
    </w:p>
    <w:p w14:paraId="0E31A280" w14:textId="77777777" w:rsidR="006B7F2C" w:rsidRDefault="006B7F2C" w:rsidP="006B7F2C"/>
    <w:p w14:paraId="43B8BB90" w14:textId="72F9D0BB" w:rsidR="006A0BC1" w:rsidRDefault="006A0BC1" w:rsidP="006A0BC1">
      <w:pPr>
        <w:pStyle w:val="Heading4"/>
      </w:pPr>
      <w:bookmarkStart w:id="1263" w:name="_Ref167532051"/>
      <w:bookmarkStart w:id="1264" w:name="_Toc385498474"/>
      <w:r>
        <w:t xml:space="preserve">Orthotropic </w:t>
      </w:r>
      <w:r w:rsidR="00D153DC">
        <w:t>M</w:t>
      </w:r>
      <w:r>
        <w:t>aterials</w:t>
      </w:r>
      <w:bookmarkEnd w:id="1263"/>
      <w:bookmarkEnd w:id="1264"/>
    </w:p>
    <w:p w14:paraId="21004F5E" w14:textId="77777777" w:rsidR="006A0BC1" w:rsidRDefault="006A0BC1" w:rsidP="006A0BC1">
      <w:r>
        <w:t xml:space="preserve">For orthotropic materials, the user needs to specify two fiber directions </w:t>
      </w:r>
      <w:r>
        <w:rPr>
          <w:b/>
        </w:rPr>
        <w:t>a</w:t>
      </w:r>
      <w:r>
        <w:t xml:space="preserve"> and </w:t>
      </w:r>
      <w:r>
        <w:rPr>
          <w:b/>
        </w:rPr>
        <w:t>d</w:t>
      </w:r>
      <w:r>
        <w:t>. From these FEBio will generate an orthonormal set of fiber vectors as follows</w:t>
      </w:r>
      <w:r w:rsidR="00F1782C">
        <w:t>:</w:t>
      </w:r>
    </w:p>
    <w:p w14:paraId="23F18AA3" w14:textId="5AB6ED37" w:rsidR="006A0BC1" w:rsidRDefault="006A0BC1" w:rsidP="006A0BC1">
      <w:pPr>
        <w:pStyle w:val="MTDisplayEquation"/>
      </w:pPr>
      <w:r>
        <w:tab/>
      </w:r>
      <w:r w:rsidR="00AF2221" w:rsidRPr="00AF2221">
        <w:rPr>
          <w:position w:val="-32"/>
        </w:rPr>
        <w:object w:dxaOrig="3040" w:dyaOrig="700" w14:anchorId="27DE2705">
          <v:shape id="_x0000_i1076" type="#_x0000_t75" style="width:152pt;height:34.5pt" o:ole="">
            <v:imagedata r:id="rId134" o:title=""/>
          </v:shape>
          <o:OLEObject Type="Embed" ProgID="Equation.DSMT4" ShapeID="_x0000_i1076" DrawAspect="Content" ObjectID="_1459242159" r:id="rId135"/>
        </w:object>
      </w:r>
    </w:p>
    <w:p w14:paraId="04605F9E" w14:textId="77777777" w:rsidR="006A0BC1" w:rsidRDefault="006A0BC1" w:rsidP="006A0BC1">
      <w:pPr>
        <w:ind w:left="720" w:hanging="720"/>
      </w:pPr>
    </w:p>
    <w:p w14:paraId="0040E00F" w14:textId="77777777" w:rsidR="006A0BC1" w:rsidRDefault="006A0BC1" w:rsidP="006A0BC1">
      <w:r>
        <w:t xml:space="preserve">The vectors </w:t>
      </w:r>
      <w:r>
        <w:rPr>
          <w:b/>
        </w:rPr>
        <w:t xml:space="preserve">a </w:t>
      </w:r>
      <w:r>
        <w:t xml:space="preserve">and </w:t>
      </w:r>
      <w:r>
        <w:rPr>
          <w:b/>
        </w:rPr>
        <w:t xml:space="preserve">d </w:t>
      </w:r>
      <w:r>
        <w:t xml:space="preserve">are defined using the </w:t>
      </w:r>
      <w:r>
        <w:rPr>
          <w:i/>
        </w:rPr>
        <w:t xml:space="preserve">mat_axis </w:t>
      </w:r>
      <w:r>
        <w:t xml:space="preserve">element. This element takes a </w:t>
      </w:r>
      <w:r w:rsidRPr="003655F0">
        <w:rPr>
          <w:i/>
        </w:rPr>
        <w:t>type</w:t>
      </w:r>
      <w:r>
        <w:t xml:space="preserve"> attribute</w:t>
      </w:r>
      <w:r w:rsidR="00993D96">
        <w:t>,</w:t>
      </w:r>
      <w:r>
        <w:t xml:space="preserve"> which can take on the following values</w:t>
      </w:r>
      <w:r w:rsidR="00F1782C">
        <w:t>:</w:t>
      </w:r>
    </w:p>
    <w:p w14:paraId="53E040A4" w14:textId="77777777" w:rsidR="006A0BC1" w:rsidRDefault="006A0BC1" w:rsidP="006A0BC1">
      <w:pPr>
        <w:ind w:left="720" w:hanging="7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8208"/>
      </w:tblGrid>
      <w:tr w:rsidR="006A0BC1" w14:paraId="0D1A77ED" w14:textId="77777777">
        <w:tc>
          <w:tcPr>
            <w:tcW w:w="1368" w:type="dxa"/>
            <w:shd w:val="clear" w:color="auto" w:fill="auto"/>
          </w:tcPr>
          <w:p w14:paraId="5D1CBF53" w14:textId="77777777" w:rsidR="006A0BC1" w:rsidRPr="000B272C" w:rsidRDefault="006A0BC1" w:rsidP="006A0BC1">
            <w:pPr>
              <w:rPr>
                <w:b/>
              </w:rPr>
            </w:pPr>
            <w:r w:rsidRPr="000B272C">
              <w:rPr>
                <w:b/>
              </w:rPr>
              <w:t>Value</w:t>
            </w:r>
          </w:p>
        </w:tc>
        <w:tc>
          <w:tcPr>
            <w:tcW w:w="8208" w:type="dxa"/>
            <w:shd w:val="clear" w:color="auto" w:fill="auto"/>
          </w:tcPr>
          <w:p w14:paraId="32E4C305" w14:textId="77777777" w:rsidR="006A0BC1" w:rsidRPr="000B272C" w:rsidRDefault="006A0BC1" w:rsidP="006A0BC1">
            <w:pPr>
              <w:rPr>
                <w:b/>
              </w:rPr>
            </w:pPr>
            <w:r w:rsidRPr="000B272C">
              <w:rPr>
                <w:b/>
              </w:rPr>
              <w:t>Description</w:t>
            </w:r>
          </w:p>
        </w:tc>
      </w:tr>
      <w:tr w:rsidR="006A0BC1" w14:paraId="3A17128D" w14:textId="77777777">
        <w:tc>
          <w:tcPr>
            <w:tcW w:w="1368" w:type="dxa"/>
            <w:shd w:val="clear" w:color="auto" w:fill="auto"/>
          </w:tcPr>
          <w:p w14:paraId="4B778228" w14:textId="77777777" w:rsidR="006A0BC1" w:rsidRDefault="006A0BC1" w:rsidP="006A0BC1">
            <w:pPr>
              <w:pStyle w:val="code"/>
            </w:pPr>
            <w:r>
              <w:t>local</w:t>
            </w:r>
          </w:p>
        </w:tc>
        <w:tc>
          <w:tcPr>
            <w:tcW w:w="8208" w:type="dxa"/>
            <w:shd w:val="clear" w:color="auto" w:fill="auto"/>
          </w:tcPr>
          <w:p w14:paraId="42C9282D" w14:textId="77777777" w:rsidR="006A0BC1" w:rsidRPr="0033174A" w:rsidRDefault="006A0BC1" w:rsidP="006A0BC1">
            <w:r>
              <w:t>Use local element numbering (1)</w:t>
            </w:r>
          </w:p>
        </w:tc>
      </w:tr>
      <w:tr w:rsidR="006A0BC1" w14:paraId="791557A2" w14:textId="77777777">
        <w:tc>
          <w:tcPr>
            <w:tcW w:w="1368" w:type="dxa"/>
            <w:shd w:val="clear" w:color="auto" w:fill="auto"/>
          </w:tcPr>
          <w:p w14:paraId="222F7AA6" w14:textId="77777777" w:rsidR="006A0BC1" w:rsidRDefault="006A0BC1" w:rsidP="006A0BC1">
            <w:pPr>
              <w:pStyle w:val="code"/>
            </w:pPr>
            <w:r>
              <w:t>vector</w:t>
            </w:r>
          </w:p>
        </w:tc>
        <w:tc>
          <w:tcPr>
            <w:tcW w:w="8208" w:type="dxa"/>
            <w:shd w:val="clear" w:color="auto" w:fill="auto"/>
          </w:tcPr>
          <w:p w14:paraId="1280FA77" w14:textId="77777777" w:rsidR="006A0BC1" w:rsidRPr="0033174A" w:rsidRDefault="006A0BC1" w:rsidP="006A0BC1">
            <w:r>
              <w:t xml:space="preserve">Specify the vectors </w:t>
            </w:r>
            <w:r w:rsidRPr="000B272C">
              <w:rPr>
                <w:b/>
              </w:rPr>
              <w:t>a</w:t>
            </w:r>
            <w:r>
              <w:t xml:space="preserve"> and </w:t>
            </w:r>
            <w:r w:rsidRPr="000B272C">
              <w:rPr>
                <w:b/>
              </w:rPr>
              <w:t>d</w:t>
            </w:r>
            <w:r>
              <w:t xml:space="preserve"> directly. (2)</w:t>
            </w:r>
          </w:p>
        </w:tc>
      </w:tr>
    </w:tbl>
    <w:p w14:paraId="42CFC8BA" w14:textId="77777777" w:rsidR="006A0BC1" w:rsidRDefault="006A0BC1" w:rsidP="006A0BC1"/>
    <w:p w14:paraId="3854708C" w14:textId="77777777" w:rsidR="006A0BC1" w:rsidRDefault="006A0BC1" w:rsidP="006A0BC1">
      <w:r>
        <w:rPr>
          <w:i/>
        </w:rPr>
        <w:t>Comments</w:t>
      </w:r>
      <w:r>
        <w:t>:</w:t>
      </w:r>
    </w:p>
    <w:p w14:paraId="1A6E70B2" w14:textId="77777777" w:rsidR="006A0BC1" w:rsidRDefault="006A0BC1" w:rsidP="006A0BC1">
      <w:pPr>
        <w:numPr>
          <w:ilvl w:val="0"/>
          <w:numId w:val="22"/>
        </w:numPr>
      </w:pPr>
      <w:r>
        <w:t xml:space="preserve">When specifying </w:t>
      </w:r>
      <w:r>
        <w:rPr>
          <w:i/>
        </w:rPr>
        <w:t xml:space="preserve">local </w:t>
      </w:r>
      <w:r>
        <w:t>as the material axis type, the value is interpreted as a list of three local element node numbers. When specifying zero for all three, the default (1,2,4) is used.</w:t>
      </w:r>
    </w:p>
    <w:p w14:paraId="19E61B3B" w14:textId="77777777" w:rsidR="006A0BC1" w:rsidRDefault="006A0BC1" w:rsidP="006A0BC1"/>
    <w:p w14:paraId="2BAF739C" w14:textId="694C0A4F" w:rsidR="006A0BC1" w:rsidRPr="00FD2D7B" w:rsidRDefault="006A0BC1" w:rsidP="006A0BC1">
      <w:pPr>
        <w:ind w:firstLine="720"/>
        <w:rPr>
          <w:rFonts w:ascii="Courier New" w:hAnsi="Courier New"/>
          <w:sz w:val="22"/>
          <w:szCs w:val="22"/>
        </w:rPr>
      </w:pPr>
      <w:r w:rsidRPr="00FD2D7B">
        <w:rPr>
          <w:rFonts w:ascii="Courier New" w:hAnsi="Courier New"/>
          <w:sz w:val="22"/>
          <w:szCs w:val="22"/>
        </w:rPr>
        <w:t>&lt;mat_axis type=</w:t>
      </w:r>
      <w:r w:rsidR="000715A3" w:rsidRPr="00FD2D7B">
        <w:rPr>
          <w:rFonts w:ascii="Courier New" w:hAnsi="Courier New"/>
          <w:sz w:val="22"/>
          <w:szCs w:val="22"/>
        </w:rPr>
        <w:t>"</w:t>
      </w:r>
      <w:r w:rsidRPr="00FD2D7B">
        <w:rPr>
          <w:rFonts w:ascii="Courier New" w:hAnsi="Courier New"/>
          <w:sz w:val="22"/>
          <w:szCs w:val="22"/>
        </w:rPr>
        <w:t>local</w:t>
      </w:r>
      <w:r w:rsidR="000715A3" w:rsidRPr="00FD2D7B">
        <w:rPr>
          <w:rFonts w:ascii="Courier New" w:hAnsi="Courier New"/>
          <w:sz w:val="22"/>
          <w:szCs w:val="22"/>
        </w:rPr>
        <w:t>"</w:t>
      </w:r>
      <w:r w:rsidRPr="00FD2D7B">
        <w:rPr>
          <w:rFonts w:ascii="Courier New" w:hAnsi="Courier New"/>
          <w:sz w:val="22"/>
          <w:szCs w:val="22"/>
        </w:rPr>
        <w:t>&gt;0,0,0&lt;/mat_axis&gt;</w:t>
      </w:r>
    </w:p>
    <w:p w14:paraId="04F304F6" w14:textId="77777777" w:rsidR="006A0BC1" w:rsidRDefault="006A0BC1" w:rsidP="006A0BC1">
      <w:pPr>
        <w:rPr>
          <w:rFonts w:ascii="Courier New" w:hAnsi="Courier New"/>
        </w:rPr>
      </w:pPr>
    </w:p>
    <w:p w14:paraId="7A120A4F" w14:textId="77777777" w:rsidR="006A0BC1" w:rsidRDefault="006A0BC1" w:rsidP="006A0BC1">
      <w:pPr>
        <w:numPr>
          <w:ilvl w:val="0"/>
          <w:numId w:val="22"/>
        </w:numPr>
      </w:pPr>
      <w:r>
        <w:t xml:space="preserve">When using the </w:t>
      </w:r>
      <w:r>
        <w:rPr>
          <w:i/>
        </w:rPr>
        <w:t xml:space="preserve">vector </w:t>
      </w:r>
      <w:r>
        <w:t xml:space="preserve">type, you need to define the two generator vectors </w:t>
      </w:r>
      <w:r>
        <w:rPr>
          <w:i/>
        </w:rPr>
        <w:t>a</w:t>
      </w:r>
      <w:r>
        <w:t xml:space="preserve"> and </w:t>
      </w:r>
      <w:r>
        <w:rPr>
          <w:i/>
        </w:rPr>
        <w:t>d</w:t>
      </w:r>
      <w:r>
        <w:t xml:space="preserve">. These are specified as child elements of the </w:t>
      </w:r>
      <w:r>
        <w:rPr>
          <w:i/>
        </w:rPr>
        <w:t xml:space="preserve">mat_axis </w:t>
      </w:r>
      <w:r>
        <w:t>element</w:t>
      </w:r>
      <w:r w:rsidR="00F1782C">
        <w:t>:</w:t>
      </w:r>
    </w:p>
    <w:p w14:paraId="21227AB4" w14:textId="77777777" w:rsidR="006A0BC1" w:rsidRDefault="006A0BC1" w:rsidP="006A0BC1"/>
    <w:p w14:paraId="42CA0490" w14:textId="0253781B" w:rsidR="006A0BC1" w:rsidRDefault="006A0BC1" w:rsidP="006A0BC1">
      <w:pPr>
        <w:pStyle w:val="code"/>
        <w:ind w:firstLine="720"/>
      </w:pPr>
      <w:r>
        <w:t>&lt;mat_axis type=</w:t>
      </w:r>
      <w:r w:rsidR="000715A3">
        <w:t>"</w:t>
      </w:r>
      <w:r>
        <w:t>vector</w:t>
      </w:r>
      <w:r w:rsidR="000715A3">
        <w:t>"</w:t>
      </w:r>
      <w:r>
        <w:t>&gt;</w:t>
      </w:r>
    </w:p>
    <w:p w14:paraId="5B1DD27D" w14:textId="77777777" w:rsidR="006A0BC1" w:rsidRDefault="006A0BC1" w:rsidP="006A0BC1">
      <w:pPr>
        <w:pStyle w:val="code"/>
      </w:pPr>
      <w:r>
        <w:tab/>
      </w:r>
      <w:r>
        <w:tab/>
        <w:t>&lt;a&gt;1,0,0&lt;/a&gt;</w:t>
      </w:r>
    </w:p>
    <w:p w14:paraId="2220FEDF" w14:textId="77777777" w:rsidR="006A0BC1" w:rsidRDefault="006A0BC1" w:rsidP="006A0BC1">
      <w:pPr>
        <w:pStyle w:val="code"/>
      </w:pPr>
      <w:r>
        <w:tab/>
      </w:r>
      <w:r>
        <w:tab/>
        <w:t>&lt;d&gt;0,1,0&lt;/d&gt;</w:t>
      </w:r>
    </w:p>
    <w:p w14:paraId="66DE7558" w14:textId="77777777" w:rsidR="006A0BC1" w:rsidRDefault="006A0BC1" w:rsidP="006A0BC1">
      <w:pPr>
        <w:pStyle w:val="code"/>
        <w:ind w:left="720"/>
      </w:pPr>
      <w:r>
        <w:t>&lt;/mat_axis&gt;</w:t>
      </w:r>
    </w:p>
    <w:p w14:paraId="7F48A3FB" w14:textId="77777777" w:rsidR="006A0BC1" w:rsidRPr="0097532C" w:rsidRDefault="006A0BC1" w:rsidP="006A0BC1">
      <w:r w:rsidRPr="0097532C">
        <w:br w:type="page"/>
      </w:r>
    </w:p>
    <w:p w14:paraId="20C7CD6B" w14:textId="77777777" w:rsidR="006A0BC1" w:rsidRDefault="00993D96" w:rsidP="006A0BC1">
      <w:pPr>
        <w:pStyle w:val="Heading3"/>
      </w:pPr>
      <w:bookmarkStart w:id="1265" w:name="_Ref167375095"/>
      <w:bookmarkStart w:id="1266" w:name="_Toc385498475"/>
      <w:r>
        <w:lastRenderedPageBreak/>
        <w:t>Uncoupled</w:t>
      </w:r>
      <w:r w:rsidR="006A0BC1">
        <w:t xml:space="preserve"> Materials</w:t>
      </w:r>
      <w:bookmarkEnd w:id="1265"/>
      <w:bookmarkEnd w:id="1266"/>
    </w:p>
    <w:p w14:paraId="2C2057D1" w14:textId="7AB1FBDE" w:rsidR="006A0BC1" w:rsidRPr="000230DC" w:rsidRDefault="00993D96" w:rsidP="006A0BC1">
      <w:r>
        <w:t>Uncoupled, nearly</w:t>
      </w:r>
      <w:r w:rsidR="006A0BC1" w:rsidRPr="000230DC">
        <w:t xml:space="preserve">-incompressible hyperelastic materials are described by </w:t>
      </w:r>
      <w:r>
        <w:t xml:space="preserve">a </w:t>
      </w:r>
      <w:r w:rsidR="006A0BC1" w:rsidRPr="000230DC">
        <w:t>strain energy function</w:t>
      </w:r>
      <w:r>
        <w:t xml:space="preserve"> that features an additive decomposition of the hyperelastic strain energy into deviatoric and dilational parts</w:t>
      </w:r>
      <w:r w:rsidR="00DD1326">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w:t>
      </w:r>
    </w:p>
    <w:p w14:paraId="6FD5AD83" w14:textId="7DD4107C" w:rsidR="006A0BC1" w:rsidRPr="000230DC" w:rsidRDefault="006A0BC1" w:rsidP="006A0BC1">
      <w:pPr>
        <w:pStyle w:val="MTDisplayEquation"/>
      </w:pPr>
      <w:r w:rsidRPr="000230DC">
        <w:tab/>
      </w:r>
      <w:r w:rsidR="00AF2221" w:rsidRPr="00AF2221">
        <w:rPr>
          <w:position w:val="-18"/>
        </w:rPr>
        <w:object w:dxaOrig="2240" w:dyaOrig="480" w14:anchorId="086F9A0B">
          <v:shape id="_x0000_i1077" type="#_x0000_t75" style="width:112pt;height:24pt" o:ole="">
            <v:imagedata r:id="rId136" o:title=""/>
          </v:shape>
          <o:OLEObject Type="Embed" ProgID="Equation.DSMT4" ShapeID="_x0000_i1077" DrawAspect="Content" ObjectID="_1459242160" r:id="rId137"/>
        </w:object>
      </w:r>
      <w:r w:rsidRPr="000230DC">
        <w:t xml:space="preserve">, </w:t>
      </w:r>
    </w:p>
    <w:p w14:paraId="736E6A74" w14:textId="2C867272" w:rsidR="006A0BC1" w:rsidRPr="000230DC" w:rsidRDefault="006A0BC1" w:rsidP="006A0BC1">
      <w:r w:rsidRPr="000230DC">
        <w:t xml:space="preserve">where </w:t>
      </w:r>
      <w:r w:rsidR="00AF2221" w:rsidRPr="00AF2221">
        <w:rPr>
          <w:position w:val="-6"/>
        </w:rPr>
        <w:object w:dxaOrig="999" w:dyaOrig="340" w14:anchorId="16C1BBE8">
          <v:shape id="_x0000_i1078" type="#_x0000_t75" style="width:50pt;height:16.5pt" o:ole="">
            <v:imagedata r:id="rId138" o:title=""/>
          </v:shape>
          <o:OLEObject Type="Embed" ProgID="Equation.DSMT4" ShapeID="_x0000_i1078" DrawAspect="Content" ObjectID="_1459242161" r:id="rId139"/>
        </w:object>
      </w:r>
      <w:r w:rsidR="00993D96">
        <w:t xml:space="preserve"> </w:t>
      </w:r>
      <w:r w:rsidRPr="000230DC">
        <w:t xml:space="preserve">and </w:t>
      </w:r>
      <w:r w:rsidR="00AF2221" w:rsidRPr="00AF2221">
        <w:rPr>
          <w:position w:val="-6"/>
        </w:rPr>
        <w:object w:dxaOrig="1040" w:dyaOrig="320" w14:anchorId="12B66297">
          <v:shape id="_x0000_i1079" type="#_x0000_t75" style="width:52.5pt;height:16.5pt" o:ole="">
            <v:imagedata r:id="rId140" o:title=""/>
          </v:shape>
          <o:OLEObject Type="Embed" ProgID="Equation.DSMT4" ShapeID="_x0000_i1079" DrawAspect="Content" ObjectID="_1459242162" r:id="rId141"/>
        </w:object>
      </w:r>
      <w:r w:rsidR="00993D96">
        <w:t xml:space="preserve"> is the deviatoric part of the deformation gradient</w:t>
      </w:r>
      <w:r w:rsidRPr="000230DC">
        <w:t>.  The resulting 2</w:t>
      </w:r>
      <w:r w:rsidRPr="000230DC">
        <w:rPr>
          <w:vertAlign w:val="superscript"/>
        </w:rPr>
        <w:t>nd</w:t>
      </w:r>
      <w:r w:rsidRPr="000230DC">
        <w:t xml:space="preserve"> Piola-Kirchhoff stress is given by</w:t>
      </w:r>
    </w:p>
    <w:p w14:paraId="6DF6EBAF" w14:textId="497C08A5" w:rsidR="006A0BC1" w:rsidRPr="000230DC" w:rsidRDefault="006A0BC1" w:rsidP="006A0BC1">
      <w:pPr>
        <w:pStyle w:val="MTDisplayEquation"/>
      </w:pPr>
      <w:r w:rsidRPr="000230DC">
        <w:tab/>
      </w:r>
      <w:r w:rsidR="00AF2221" w:rsidRPr="00AF2221">
        <w:rPr>
          <w:position w:val="-16"/>
        </w:rPr>
        <w:object w:dxaOrig="2480" w:dyaOrig="440" w14:anchorId="216F8011">
          <v:shape id="_x0000_i1080" type="#_x0000_t75" style="width:124.5pt;height:22pt" o:ole="">
            <v:imagedata r:id="rId142" o:title=""/>
          </v:shape>
          <o:OLEObject Type="Embed" ProgID="Equation.DSMT4" ShapeID="_x0000_i1080" DrawAspect="Content" ObjectID="_1459242163" r:id="rId143"/>
        </w:object>
      </w:r>
      <w:r w:rsidRPr="000230DC">
        <w:t>,</w:t>
      </w:r>
    </w:p>
    <w:p w14:paraId="34BC890B" w14:textId="77777777" w:rsidR="006A0BC1" w:rsidRPr="000230DC" w:rsidRDefault="006A0BC1" w:rsidP="006A0BC1">
      <w:r w:rsidRPr="000230DC">
        <w:t>where</w:t>
      </w:r>
    </w:p>
    <w:p w14:paraId="3FE23733" w14:textId="0002FA88" w:rsidR="00C45145" w:rsidRDefault="006A0BC1" w:rsidP="006A0BC1">
      <w:pPr>
        <w:pStyle w:val="MTDisplayEquation"/>
      </w:pPr>
      <w:r w:rsidRPr="000230DC">
        <w:tab/>
      </w:r>
      <w:r w:rsidR="00AF2221" w:rsidRPr="00AF2221">
        <w:rPr>
          <w:position w:val="-24"/>
        </w:rPr>
        <w:object w:dxaOrig="940" w:dyaOrig="660" w14:anchorId="1A6EE02A">
          <v:shape id="_x0000_i1081" type="#_x0000_t75" style="width:48pt;height:32.5pt" o:ole="">
            <v:imagedata r:id="rId144" o:title=""/>
          </v:shape>
          <o:OLEObject Type="Embed" ProgID="Equation.DSMT4" ShapeID="_x0000_i1081" DrawAspect="Content" ObjectID="_1459242164" r:id="rId145"/>
        </w:object>
      </w:r>
      <w:r w:rsidR="00C45145">
        <w:t xml:space="preserve"> ,</w:t>
      </w:r>
    </w:p>
    <w:p w14:paraId="646C6EF3" w14:textId="77777777" w:rsidR="00C45145" w:rsidRDefault="00C45145" w:rsidP="006A0BC1">
      <w:pPr>
        <w:pStyle w:val="MTDisplayEquation"/>
      </w:pPr>
      <w:r>
        <w:t>and</w:t>
      </w:r>
    </w:p>
    <w:p w14:paraId="2EE94ECC" w14:textId="6D3F6EAE" w:rsidR="006A0BC1" w:rsidRPr="000230DC" w:rsidRDefault="00C45145" w:rsidP="00C45145">
      <w:pPr>
        <w:pStyle w:val="MTDisplayEquation"/>
      </w:pPr>
      <w:r>
        <w:tab/>
      </w:r>
      <w:r w:rsidR="00AF2221" w:rsidRPr="00AF2221">
        <w:rPr>
          <w:position w:val="-24"/>
        </w:rPr>
        <w:object w:dxaOrig="880" w:dyaOrig="620" w14:anchorId="1D6E0D45">
          <v:shape id="_x0000_i1082" type="#_x0000_t75" style="width:44pt;height:31.5pt" o:ole="">
            <v:imagedata r:id="rId146" o:title=""/>
          </v:shape>
          <o:OLEObject Type="Embed" ProgID="Equation.DSMT4" ShapeID="_x0000_i1082" DrawAspect="Content" ObjectID="_1459242165" r:id="rId147"/>
        </w:object>
      </w:r>
      <w:r>
        <w:t>,</w:t>
      </w:r>
    </w:p>
    <w:p w14:paraId="4780BEE0" w14:textId="16CF0537" w:rsidR="00C45145" w:rsidRDefault="006A0BC1" w:rsidP="006A0BC1">
      <w:r w:rsidRPr="000230DC">
        <w:t xml:space="preserve">and </w:t>
      </w:r>
      <w:r w:rsidR="00AF2221" w:rsidRPr="00AF2221">
        <w:rPr>
          <w:position w:val="-14"/>
        </w:rPr>
        <w:object w:dxaOrig="700" w:dyaOrig="400" w14:anchorId="12F13417">
          <v:shape id="_x0000_i1083" type="#_x0000_t75" style="width:34.5pt;height:19.5pt" o:ole="">
            <v:imagedata r:id="rId148" o:title=""/>
          </v:shape>
          <o:OLEObject Type="Embed" ProgID="Equation.DSMT4" ShapeID="_x0000_i1083" DrawAspect="Content" ObjectID="_1459242166" r:id="rId149"/>
        </w:object>
      </w:r>
      <w:r w:rsidRPr="000230DC">
        <w:t xml:space="preserve"> is the deviatoric operator in the material frame.</w:t>
      </w:r>
    </w:p>
    <w:p w14:paraId="31277E41" w14:textId="77777777" w:rsidR="00C45145" w:rsidRDefault="00C45145" w:rsidP="006A0BC1"/>
    <w:p w14:paraId="53234626" w14:textId="77777777" w:rsidR="006A0BC1" w:rsidRPr="000230DC" w:rsidRDefault="006A0BC1" w:rsidP="006A0BC1">
      <w:r w:rsidRPr="000230DC">
        <w:t>The corresponding Cauchy stress is given by</w:t>
      </w:r>
    </w:p>
    <w:p w14:paraId="0B470509" w14:textId="20A611E4" w:rsidR="006A0BC1" w:rsidRPr="000230DC" w:rsidRDefault="006A0BC1" w:rsidP="006A0BC1">
      <w:pPr>
        <w:pStyle w:val="MTDisplayEquation"/>
      </w:pPr>
      <w:r w:rsidRPr="000230DC">
        <w:tab/>
      </w:r>
      <w:r w:rsidR="00AF2221" w:rsidRPr="00AF2221">
        <w:rPr>
          <w:position w:val="-14"/>
        </w:rPr>
        <w:object w:dxaOrig="1600" w:dyaOrig="400" w14:anchorId="26F390B0">
          <v:shape id="_x0000_i1084" type="#_x0000_t75" style="width:80pt;height:19.5pt" o:ole="">
            <v:imagedata r:id="rId150" o:title=""/>
          </v:shape>
          <o:OLEObject Type="Embed" ProgID="Equation.DSMT4" ShapeID="_x0000_i1084" DrawAspect="Content" ObjectID="_1459242167" r:id="rId151"/>
        </w:object>
      </w:r>
      <w:r w:rsidRPr="000230DC">
        <w:t>,</w:t>
      </w:r>
    </w:p>
    <w:p w14:paraId="3E98ECF5" w14:textId="75BDB620" w:rsidR="006A0BC1" w:rsidRPr="000230DC" w:rsidRDefault="006A0BC1" w:rsidP="006A0BC1">
      <w:r w:rsidRPr="000230DC">
        <w:t xml:space="preserve">where </w:t>
      </w:r>
      <w:r w:rsidR="00AF2221" w:rsidRPr="00AF2221">
        <w:rPr>
          <w:position w:val="-6"/>
        </w:rPr>
        <w:object w:dxaOrig="1520" w:dyaOrig="340" w14:anchorId="003174D2">
          <v:shape id="_x0000_i1085" type="#_x0000_t75" style="width:76pt;height:16.5pt" o:ole="">
            <v:imagedata r:id="rId152" o:title=""/>
          </v:shape>
          <o:OLEObject Type="Embed" ProgID="Equation.DSMT4" ShapeID="_x0000_i1085" DrawAspect="Content" ObjectID="_1459242168" r:id="rId153"/>
        </w:object>
      </w:r>
      <w:r w:rsidRPr="000230DC">
        <w:t xml:space="preserve"> and </w:t>
      </w:r>
      <w:r w:rsidR="00AF2221" w:rsidRPr="00AF2221">
        <w:rPr>
          <w:position w:val="-14"/>
        </w:rPr>
        <w:object w:dxaOrig="639" w:dyaOrig="400" w14:anchorId="3F2BA11F">
          <v:shape id="_x0000_i1086" type="#_x0000_t75" style="width:32pt;height:19.5pt" o:ole="">
            <v:imagedata r:id="rId154" o:title=""/>
          </v:shape>
          <o:OLEObject Type="Embed" ProgID="Equation.DSMT4" ShapeID="_x0000_i1086" DrawAspect="Content" ObjectID="_1459242169" r:id="rId155"/>
        </w:object>
      </w:r>
      <w:r w:rsidRPr="000230DC">
        <w:t xml:space="preserve"> is the deviatoric operator in the spatial frame.</w:t>
      </w:r>
    </w:p>
    <w:p w14:paraId="0BC73FCF" w14:textId="77777777" w:rsidR="006A0BC1" w:rsidRPr="000230DC" w:rsidRDefault="006A0BC1" w:rsidP="006A0BC1"/>
    <w:p w14:paraId="75E7A2A4" w14:textId="01CEAF37" w:rsidR="007C1ECD" w:rsidRDefault="00993D96" w:rsidP="006A0BC1">
      <w:r>
        <w:t>For these materials, the entire bulk</w:t>
      </w:r>
      <w:r w:rsidR="00C45145">
        <w:t xml:space="preserve"> (volumetric)</w:t>
      </w:r>
      <w:r>
        <w:t xml:space="preserve"> behavior is determined by the function </w:t>
      </w:r>
      <w:r w:rsidR="00AF2221" w:rsidRPr="00AF2221">
        <w:rPr>
          <w:position w:val="-14"/>
        </w:rPr>
        <w:object w:dxaOrig="620" w:dyaOrig="400" w14:anchorId="2B9CD7D6">
          <v:shape id="_x0000_i1087" type="#_x0000_t75" style="width:31.5pt;height:19.5pt" o:ole="">
            <v:imagedata r:id="rId156" o:title=""/>
          </v:shape>
          <o:OLEObject Type="Embed" ProgID="Equation.DSMT4" ShapeID="_x0000_i1087" DrawAspect="Content" ObjectID="_1459242170" r:id="rId157"/>
        </w:object>
      </w:r>
      <w:r w:rsidR="00C45145">
        <w:t xml:space="preserve">, and </w:t>
      </w:r>
      <w:r w:rsidR="00C45145" w:rsidRPr="00C45145">
        <w:rPr>
          <w:i/>
        </w:rPr>
        <w:t>p</w:t>
      </w:r>
      <w:r w:rsidR="00C45145">
        <w:t xml:space="preserve"> represents the entire hydrostatic stress</w:t>
      </w:r>
      <w:r>
        <w:t>.  Th</w:t>
      </w:r>
      <w:r w:rsidR="00C45145">
        <w:t xml:space="preserve">e function </w:t>
      </w:r>
      <w:r w:rsidR="00AF2221" w:rsidRPr="00AF2221">
        <w:rPr>
          <w:position w:val="-14"/>
        </w:rPr>
        <w:object w:dxaOrig="620" w:dyaOrig="400" w14:anchorId="131D7BCF">
          <v:shape id="_x0000_i1088" type="#_x0000_t75" style="width:31.5pt;height:19.5pt" o:ole="">
            <v:imagedata r:id="rId158" o:title=""/>
          </v:shape>
          <o:OLEObject Type="Embed" ProgID="Equation.DSMT4" ShapeID="_x0000_i1088" DrawAspect="Content" ObjectID="_1459242171" r:id="rId159"/>
        </w:object>
      </w:r>
      <w:r>
        <w:t xml:space="preserve"> is constructed to </w:t>
      </w:r>
      <w:r w:rsidR="00C45145">
        <w:t xml:space="preserve">have a </w:t>
      </w:r>
      <w:r w:rsidR="0049646D">
        <w:t xml:space="preserve">value of 0 for </w:t>
      </w:r>
      <w:r w:rsidR="0049646D" w:rsidRPr="0049646D">
        <w:rPr>
          <w:i/>
        </w:rPr>
        <w:t>J</w:t>
      </w:r>
      <w:r w:rsidR="0049646D">
        <w:t xml:space="preserve">=1 and to have a positive value for all other values of </w:t>
      </w:r>
      <w:r w:rsidR="00C45145" w:rsidRPr="00C45145">
        <w:rPr>
          <w:i/>
        </w:rPr>
        <w:t>J</w:t>
      </w:r>
      <w:r w:rsidR="0049646D">
        <w:rPr>
          <w:i/>
        </w:rPr>
        <w:t>&gt;</w:t>
      </w:r>
      <w:r w:rsidR="0049646D" w:rsidRPr="0049646D">
        <w:t>0</w:t>
      </w:r>
      <w:r w:rsidR="00C45145">
        <w:t>.</w:t>
      </w:r>
    </w:p>
    <w:p w14:paraId="5257617E" w14:textId="77777777" w:rsidR="007C1ECD" w:rsidRDefault="007C1ECD" w:rsidP="006A0BC1"/>
    <w:p w14:paraId="7D43F89C" w14:textId="3D930FD1" w:rsidR="0049646D" w:rsidRDefault="0049646D" w:rsidP="006A0BC1">
      <w:r>
        <w:t>All of these materials make use of the three-field element described by Simo and Taylor</w:t>
      </w:r>
      <w:r w:rsidR="008E1C4D">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 xml:space="preserve">. This element uses a trilinear interpolation of the displacement field and piecewise-constant interpolations for the pressure and volume </w:t>
      </w:r>
      <w:commentRangeStart w:id="1267"/>
      <w:r>
        <w:t>ratio</w:t>
      </w:r>
      <w:commentRangeEnd w:id="1267"/>
      <w:r w:rsidR="00FA2E2E">
        <w:rPr>
          <w:rStyle w:val="CommentReference"/>
        </w:rPr>
        <w:commentReference w:id="1267"/>
      </w:r>
      <w:r>
        <w:t>.</w:t>
      </w:r>
    </w:p>
    <w:p w14:paraId="33A570B5" w14:textId="77777777" w:rsidR="0049646D" w:rsidRDefault="0049646D" w:rsidP="006A0BC1"/>
    <w:p w14:paraId="6CE1A94A" w14:textId="77777777" w:rsidR="006A0BC1" w:rsidRDefault="0049646D" w:rsidP="006A0BC1">
      <w:r>
        <w:t xml:space="preserve">The uncoupled materials and the associated three-field element are very effective for representing nearly incompressible material behavior.  Fully incompressible behavior can be obtained </w:t>
      </w:r>
      <w:r w:rsidR="006A0BC1">
        <w:t>using an augmented Lagrangian method. To use the augmented Lagrangian method for enforcement of the incompressibility constraint to a user-defined tolerance, the user must define two additional material parameters</w:t>
      </w:r>
      <w:r w:rsidR="00F1782C">
        <w:t>:</w:t>
      </w:r>
    </w:p>
    <w:p w14:paraId="28287E6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6840"/>
        <w:gridCol w:w="1188"/>
      </w:tblGrid>
      <w:tr w:rsidR="006A0BC1" w14:paraId="25212B81" w14:textId="77777777">
        <w:tc>
          <w:tcPr>
            <w:tcW w:w="1548" w:type="dxa"/>
            <w:shd w:val="clear" w:color="auto" w:fill="auto"/>
          </w:tcPr>
          <w:p w14:paraId="348645CE" w14:textId="77777777" w:rsidR="006A0BC1" w:rsidRPr="000B272C" w:rsidRDefault="006A0BC1" w:rsidP="006A0BC1">
            <w:pPr>
              <w:rPr>
                <w:b/>
              </w:rPr>
            </w:pPr>
            <w:r w:rsidRPr="000B272C">
              <w:rPr>
                <w:b/>
              </w:rPr>
              <w:t>Parameter</w:t>
            </w:r>
          </w:p>
        </w:tc>
        <w:tc>
          <w:tcPr>
            <w:tcW w:w="6840" w:type="dxa"/>
            <w:shd w:val="clear" w:color="auto" w:fill="auto"/>
          </w:tcPr>
          <w:p w14:paraId="1E30CA80" w14:textId="77777777" w:rsidR="006A0BC1" w:rsidRPr="000B272C" w:rsidRDefault="006A0BC1" w:rsidP="006A0BC1">
            <w:pPr>
              <w:rPr>
                <w:b/>
              </w:rPr>
            </w:pPr>
            <w:r w:rsidRPr="000B272C">
              <w:rPr>
                <w:b/>
              </w:rPr>
              <w:t>Description</w:t>
            </w:r>
          </w:p>
        </w:tc>
        <w:tc>
          <w:tcPr>
            <w:tcW w:w="1188" w:type="dxa"/>
            <w:shd w:val="clear" w:color="auto" w:fill="auto"/>
          </w:tcPr>
          <w:p w14:paraId="50D56219" w14:textId="77777777" w:rsidR="006A0BC1" w:rsidRPr="000B272C" w:rsidRDefault="006A0BC1" w:rsidP="006A0BC1">
            <w:pPr>
              <w:rPr>
                <w:b/>
              </w:rPr>
            </w:pPr>
            <w:r w:rsidRPr="000B272C">
              <w:rPr>
                <w:b/>
              </w:rPr>
              <w:t>Default</w:t>
            </w:r>
          </w:p>
        </w:tc>
      </w:tr>
      <w:tr w:rsidR="006A0BC1" w14:paraId="2F388BEA" w14:textId="77777777">
        <w:tc>
          <w:tcPr>
            <w:tcW w:w="1548" w:type="dxa"/>
            <w:shd w:val="clear" w:color="auto" w:fill="auto"/>
          </w:tcPr>
          <w:p w14:paraId="048EC637" w14:textId="77777777" w:rsidR="006A0BC1" w:rsidRDefault="006A0BC1" w:rsidP="006A0BC1">
            <w:pPr>
              <w:pStyle w:val="code"/>
            </w:pPr>
            <w:r>
              <w:t>&lt;laugon&gt;</w:t>
            </w:r>
          </w:p>
        </w:tc>
        <w:tc>
          <w:tcPr>
            <w:tcW w:w="6840" w:type="dxa"/>
            <w:shd w:val="clear" w:color="auto" w:fill="auto"/>
          </w:tcPr>
          <w:p w14:paraId="7456D0FE" w14:textId="77777777" w:rsidR="006A0BC1" w:rsidRDefault="006A0BC1" w:rsidP="006A0BC1">
            <w:r>
              <w:t>Turn augmented Lagrangian on for this material or off (1)</w:t>
            </w:r>
          </w:p>
        </w:tc>
        <w:tc>
          <w:tcPr>
            <w:tcW w:w="1188" w:type="dxa"/>
            <w:shd w:val="clear" w:color="auto" w:fill="auto"/>
          </w:tcPr>
          <w:p w14:paraId="419C9623" w14:textId="77777777" w:rsidR="006A0BC1" w:rsidRDefault="006A0BC1" w:rsidP="006A0BC1">
            <w:r>
              <w:t>0 (off)</w:t>
            </w:r>
          </w:p>
        </w:tc>
      </w:tr>
      <w:tr w:rsidR="006A0BC1" w14:paraId="2DA2E43B" w14:textId="77777777">
        <w:tc>
          <w:tcPr>
            <w:tcW w:w="1548" w:type="dxa"/>
            <w:shd w:val="clear" w:color="auto" w:fill="auto"/>
          </w:tcPr>
          <w:p w14:paraId="275C69A0" w14:textId="77777777" w:rsidR="006A0BC1" w:rsidRDefault="006A0BC1" w:rsidP="006A0BC1">
            <w:pPr>
              <w:pStyle w:val="code"/>
            </w:pPr>
            <w:r>
              <w:t>&lt;atol&gt;</w:t>
            </w:r>
          </w:p>
        </w:tc>
        <w:tc>
          <w:tcPr>
            <w:tcW w:w="6840" w:type="dxa"/>
            <w:shd w:val="clear" w:color="auto" w:fill="auto"/>
          </w:tcPr>
          <w:p w14:paraId="1F4CDBE5" w14:textId="77777777" w:rsidR="006A0BC1" w:rsidRDefault="006A0BC1" w:rsidP="006A0BC1">
            <w:r>
              <w:t>Augmentation tolerance (2)</w:t>
            </w:r>
          </w:p>
        </w:tc>
        <w:tc>
          <w:tcPr>
            <w:tcW w:w="1188" w:type="dxa"/>
            <w:shd w:val="clear" w:color="auto" w:fill="auto"/>
          </w:tcPr>
          <w:p w14:paraId="629C9F94" w14:textId="77777777" w:rsidR="006A0BC1" w:rsidRDefault="006A0BC1" w:rsidP="006A0BC1">
            <w:r>
              <w:t>0.01</w:t>
            </w:r>
          </w:p>
        </w:tc>
      </w:tr>
    </w:tbl>
    <w:p w14:paraId="5D1A81C0" w14:textId="77777777" w:rsidR="006A0BC1" w:rsidRDefault="006A0BC1" w:rsidP="006A0BC1">
      <w:pPr>
        <w:rPr>
          <w:i/>
        </w:rPr>
      </w:pPr>
    </w:p>
    <w:p w14:paraId="5CF0862E" w14:textId="77777777" w:rsidR="006A0BC1" w:rsidRDefault="006A0BC1" w:rsidP="006A0BC1">
      <w:r>
        <w:rPr>
          <w:i/>
        </w:rPr>
        <w:t>Comments</w:t>
      </w:r>
      <w:r>
        <w:t>:</w:t>
      </w:r>
    </w:p>
    <w:p w14:paraId="12586DFA" w14:textId="77777777" w:rsidR="006A0BC1" w:rsidRDefault="006A0BC1" w:rsidP="006A0BC1">
      <w:pPr>
        <w:numPr>
          <w:ilvl w:val="0"/>
          <w:numId w:val="25"/>
        </w:numPr>
      </w:pPr>
      <w:r>
        <w:t xml:space="preserve">A value of </w:t>
      </w:r>
      <w:r>
        <w:rPr>
          <w:i/>
        </w:rPr>
        <w:t xml:space="preserve">1 </w:t>
      </w:r>
      <w:r>
        <w:t>(one) turns augmentation on, where a value of 0 (zero) turns it off.</w:t>
      </w:r>
    </w:p>
    <w:p w14:paraId="657FCC6F" w14:textId="77777777" w:rsidR="006A0BC1" w:rsidRDefault="006A0BC1" w:rsidP="006A0BC1"/>
    <w:p w14:paraId="72D2BC80" w14:textId="6B218B7A" w:rsidR="006A0BC1" w:rsidRDefault="006A0BC1" w:rsidP="006A0BC1">
      <w:pPr>
        <w:numPr>
          <w:ilvl w:val="0"/>
          <w:numId w:val="25"/>
        </w:numPr>
      </w:pPr>
      <w:r>
        <w:lastRenderedPageBreak/>
        <w:t xml:space="preserve">The augmentation tolerance determines the convergence condition that is used for the augmented Lagrangian method: convergence is reached when the relative ratio of the lagrange multiplier norm of the previous augmentation  </w:t>
      </w:r>
      <w:r w:rsidR="00AF2221" w:rsidRPr="00AF2221">
        <w:rPr>
          <w:position w:val="-14"/>
        </w:rPr>
        <w:object w:dxaOrig="440" w:dyaOrig="400" w14:anchorId="3676C4CA">
          <v:shape id="_x0000_i1089" type="#_x0000_t75" style="width:22pt;height:19.5pt" o:ole="">
            <v:imagedata r:id="rId160" o:title=""/>
          </v:shape>
          <o:OLEObject Type="Embed" ProgID="Equation.DSMT4" ShapeID="_x0000_i1089" DrawAspect="Content" ObjectID="_1459242172" r:id="rId161"/>
        </w:object>
      </w:r>
      <w:r>
        <w:t xml:space="preserve"> to the current one </w:t>
      </w:r>
      <w:r w:rsidR="00AF2221" w:rsidRPr="00AF2221">
        <w:rPr>
          <w:position w:val="-14"/>
        </w:rPr>
        <w:object w:dxaOrig="580" w:dyaOrig="400" w14:anchorId="10671EFE">
          <v:shape id="_x0000_i1090" type="#_x0000_t75" style="width:29.5pt;height:19.5pt" o:ole="">
            <v:imagedata r:id="rId162" o:title=""/>
          </v:shape>
          <o:OLEObject Type="Embed" ProgID="Equation.DSMT4" ShapeID="_x0000_i1090" DrawAspect="Content" ObjectID="_1459242173" r:id="rId163"/>
        </w:object>
      </w:r>
      <w:r>
        <w:t xml:space="preserve"> is less than the specified value:</w:t>
      </w:r>
    </w:p>
    <w:p w14:paraId="19967636" w14:textId="37AB5EA9" w:rsidR="006A0BC1" w:rsidRDefault="006A0BC1" w:rsidP="006A0BC1">
      <w:pPr>
        <w:pStyle w:val="MTDisplayEquation"/>
      </w:pPr>
      <w:r>
        <w:tab/>
      </w:r>
      <w:r w:rsidR="00AF2221" w:rsidRPr="00AF2221">
        <w:rPr>
          <w:position w:val="-34"/>
        </w:rPr>
        <w:object w:dxaOrig="1640" w:dyaOrig="800" w14:anchorId="514977B3">
          <v:shape id="_x0000_i1091" type="#_x0000_t75" style="width:82pt;height:40pt" o:ole="">
            <v:imagedata r:id="rId164" o:title=""/>
          </v:shape>
          <o:OLEObject Type="Embed" ProgID="Equation.DSMT4" ShapeID="_x0000_i1091" DrawAspect="Content" ObjectID="_1459242174" r:id="rId165"/>
        </w:object>
      </w:r>
      <w:r>
        <w:t>.</w:t>
      </w:r>
    </w:p>
    <w:p w14:paraId="3C41A4E6" w14:textId="77777777" w:rsidR="006A0BC1" w:rsidRPr="00103485" w:rsidRDefault="006A0BC1" w:rsidP="006A0BC1">
      <w:pPr>
        <w:ind w:left="720"/>
      </w:pPr>
      <w:r>
        <w:t>Thus</w:t>
      </w:r>
      <w:r w:rsidR="00F1782C">
        <w:t>,</w:t>
      </w:r>
      <w:r>
        <w:t xml:space="preserve"> a value of 0.01 implies that the change in norm between the previous augmentation loop and the current loop is less than 1%.</w:t>
      </w:r>
    </w:p>
    <w:p w14:paraId="3D5FD6A2" w14:textId="77777777" w:rsidR="006A0BC1" w:rsidRPr="008E42BE" w:rsidRDefault="006A0BC1" w:rsidP="006A0BC1">
      <w:r>
        <w:t xml:space="preserve"> </w:t>
      </w:r>
    </w:p>
    <w:p w14:paraId="20B9DED8" w14:textId="77777777" w:rsidR="006A0BC1" w:rsidRDefault="006A0BC1" w:rsidP="006A0BC1">
      <w:r>
        <w:t>The augmented Lagrangian method for incompressibility enforcement is available for all materials that are based on an uncoupled hyperelastic strain energy function.</w:t>
      </w:r>
    </w:p>
    <w:p w14:paraId="15A6BDB8" w14:textId="77777777" w:rsidR="006A0BC1" w:rsidRDefault="006A0BC1" w:rsidP="006A0BC1"/>
    <w:p w14:paraId="38C8E6A1" w14:textId="77777777" w:rsidR="006A0BC1" w:rsidRDefault="006A0BC1" w:rsidP="006A0BC1">
      <w:r>
        <w:rPr>
          <w:i/>
        </w:rPr>
        <w:t>Example</w:t>
      </w:r>
      <w:r>
        <w:t>:</w:t>
      </w:r>
    </w:p>
    <w:p w14:paraId="0E447D77" w14:textId="77777777" w:rsidR="006A0BC1" w:rsidRDefault="006A0BC1" w:rsidP="006A0BC1"/>
    <w:p w14:paraId="748E02F0" w14:textId="30502F18" w:rsidR="006A0BC1" w:rsidRDefault="006A0BC1" w:rsidP="006A0BC1">
      <w:pPr>
        <w:pStyle w:val="code"/>
      </w:pPr>
      <w:r>
        <w:t>&lt;material id=</w:t>
      </w:r>
      <w:r w:rsidR="000715A3">
        <w:t>"</w:t>
      </w:r>
      <w:r>
        <w:t>1</w:t>
      </w:r>
      <w:r w:rsidR="000715A3">
        <w:t>"</w:t>
      </w:r>
      <w:r>
        <w:t xml:space="preserve"> type=</w:t>
      </w:r>
      <w:r w:rsidR="000715A3">
        <w:t>"</w:t>
      </w:r>
      <w:r>
        <w:t>Mooney-Rivlin</w:t>
      </w:r>
      <w:r w:rsidR="000715A3">
        <w:t>"</w:t>
      </w:r>
      <w:r>
        <w:t>&gt;</w:t>
      </w:r>
    </w:p>
    <w:p w14:paraId="0713A0AF" w14:textId="77777777" w:rsidR="006A0BC1" w:rsidRDefault="006A0BC1" w:rsidP="006A0BC1">
      <w:pPr>
        <w:pStyle w:val="code"/>
      </w:pPr>
      <w:r>
        <w:tab/>
        <w:t>&lt;c1&gt;5&lt;/c1&gt;</w:t>
      </w:r>
    </w:p>
    <w:p w14:paraId="170817D8" w14:textId="77777777" w:rsidR="006A0BC1" w:rsidRDefault="006A0BC1" w:rsidP="006A0BC1">
      <w:pPr>
        <w:pStyle w:val="code"/>
      </w:pPr>
      <w:r>
        <w:tab/>
        <w:t>&lt;c2&gt;0.4&lt;/c2&gt;</w:t>
      </w:r>
    </w:p>
    <w:p w14:paraId="2C876AC6" w14:textId="77777777" w:rsidR="006A0BC1" w:rsidRDefault="006A0BC1" w:rsidP="006A0BC1">
      <w:pPr>
        <w:pStyle w:val="code"/>
      </w:pPr>
      <w:r>
        <w:tab/>
        <w:t>&lt;k&gt;10000&lt;/k&gt;</w:t>
      </w:r>
    </w:p>
    <w:p w14:paraId="6217F556" w14:textId="58F772CC" w:rsidR="006A0BC1" w:rsidRDefault="006A0BC1" w:rsidP="006A0BC1">
      <w:pPr>
        <w:pStyle w:val="code"/>
      </w:pPr>
      <w:r>
        <w:tab/>
        <w:t xml:space="preserve">&lt;laugon&gt;1&lt;/laugon&gt;      </w:t>
      </w:r>
      <w:r w:rsidR="00AB11BF">
        <w:tab/>
      </w:r>
      <w:r w:rsidR="00AF2221" w:rsidRPr="00AF2221">
        <w:rPr>
          <w:position w:val="-6"/>
        </w:rPr>
        <w:object w:dxaOrig="300" w:dyaOrig="220" w14:anchorId="779757F3">
          <v:shape id="_x0000_i1092" type="#_x0000_t75" style="width:14pt;height:10.5pt" o:ole="">
            <v:imagedata r:id="rId166" o:title=""/>
          </v:shape>
          <o:OLEObject Type="Embed" ProgID="Equation.DSMT4" ShapeID="_x0000_i1092" DrawAspect="Content" ObjectID="_1459242175" r:id="rId167"/>
        </w:object>
      </w:r>
      <w:r>
        <w:t xml:space="preserve"> </w:t>
      </w:r>
      <w:r w:rsidRPr="006C2395">
        <w:rPr>
          <w:rFonts w:ascii="Times New Roman" w:hAnsi="Times New Roman"/>
        </w:rPr>
        <w:t xml:space="preserve">turns </w:t>
      </w:r>
      <w:r>
        <w:rPr>
          <w:rFonts w:ascii="Times New Roman" w:hAnsi="Times New Roman"/>
        </w:rPr>
        <w:t xml:space="preserve">on </w:t>
      </w:r>
      <w:r w:rsidRPr="006C2395">
        <w:rPr>
          <w:rFonts w:ascii="Times New Roman" w:hAnsi="Times New Roman"/>
        </w:rPr>
        <w:t>augmented Lagrangian</w:t>
      </w:r>
      <w:r>
        <w:rPr>
          <w:rFonts w:ascii="Times New Roman" w:hAnsi="Times New Roman"/>
        </w:rPr>
        <w:t xml:space="preserve"> iterations</w:t>
      </w:r>
    </w:p>
    <w:p w14:paraId="4C2BC20D" w14:textId="0AEEBB4C" w:rsidR="006A0BC1" w:rsidRDefault="006A0BC1" w:rsidP="006A0BC1">
      <w:pPr>
        <w:pStyle w:val="code"/>
      </w:pPr>
      <w:r>
        <w:tab/>
        <w:t>&lt;atol&gt;0.05&lt;/atol&gt;</w:t>
      </w:r>
      <w:r>
        <w:tab/>
      </w:r>
      <w:r>
        <w:tab/>
      </w:r>
      <w:r w:rsidR="00AF2221" w:rsidRPr="00AF2221">
        <w:rPr>
          <w:position w:val="-6"/>
        </w:rPr>
        <w:object w:dxaOrig="300" w:dyaOrig="220" w14:anchorId="0F32B419">
          <v:shape id="_x0000_i1093" type="#_x0000_t75" style="width:14pt;height:10.5pt" o:ole="">
            <v:imagedata r:id="rId168" o:title=""/>
          </v:shape>
          <o:OLEObject Type="Embed" ProgID="Equation.DSMT4" ShapeID="_x0000_i1093" DrawAspect="Content" ObjectID="_1459242176" r:id="rId169"/>
        </w:object>
      </w:r>
      <w:r>
        <w:t xml:space="preserve"> </w:t>
      </w:r>
      <w:r w:rsidRPr="006C2395">
        <w:rPr>
          <w:rFonts w:ascii="Times New Roman" w:hAnsi="Times New Roman"/>
        </w:rPr>
        <w:t>sets the augmentation tolerance</w:t>
      </w:r>
    </w:p>
    <w:p w14:paraId="45C05672" w14:textId="77777777" w:rsidR="006A0BC1" w:rsidRDefault="006A0BC1" w:rsidP="006A0BC1">
      <w:pPr>
        <w:pStyle w:val="code"/>
      </w:pPr>
      <w:r>
        <w:t>&lt;/material&gt;</w:t>
      </w:r>
    </w:p>
    <w:p w14:paraId="7EC13890" w14:textId="77777777" w:rsidR="006A0BC1" w:rsidRDefault="006A0BC1" w:rsidP="006A0BC1">
      <w:r>
        <w:br w:type="page"/>
      </w:r>
    </w:p>
    <w:p w14:paraId="55A3F4C2" w14:textId="77777777" w:rsidR="006A0BC1" w:rsidRDefault="006A0BC1" w:rsidP="006A0BC1">
      <w:pPr>
        <w:pStyle w:val="Heading4"/>
      </w:pPr>
      <w:bookmarkStart w:id="1268" w:name="_Toc385498476"/>
      <w:r>
        <w:lastRenderedPageBreak/>
        <w:t>Arruda-Boyce</w:t>
      </w:r>
      <w:bookmarkEnd w:id="1268"/>
    </w:p>
    <w:p w14:paraId="0DF1877A" w14:textId="2C54AB24" w:rsidR="006A0BC1" w:rsidRDefault="006A0BC1" w:rsidP="006A0BC1">
      <w:r>
        <w:t xml:space="preserve">This material describes an incompressible Arruda-Boyce model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The following material parameters are required:</w:t>
      </w:r>
    </w:p>
    <w:p w14:paraId="05E7145D"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8568"/>
      </w:tblGrid>
      <w:tr w:rsidR="006A0BC1" w14:paraId="70187248" w14:textId="77777777">
        <w:tc>
          <w:tcPr>
            <w:tcW w:w="1008" w:type="dxa"/>
            <w:shd w:val="clear" w:color="auto" w:fill="auto"/>
          </w:tcPr>
          <w:p w14:paraId="0D04DA60" w14:textId="77777777" w:rsidR="006A0BC1" w:rsidRDefault="006A0BC1" w:rsidP="006A0BC1">
            <w:r>
              <w:t>mu</w:t>
            </w:r>
          </w:p>
        </w:tc>
        <w:tc>
          <w:tcPr>
            <w:tcW w:w="8568" w:type="dxa"/>
            <w:shd w:val="clear" w:color="auto" w:fill="auto"/>
          </w:tcPr>
          <w:p w14:paraId="0E3A5D42" w14:textId="77777777" w:rsidR="006A0BC1" w:rsidRDefault="006A0BC1" w:rsidP="006A0BC1">
            <w:r>
              <w:t>initial modulus</w:t>
            </w:r>
          </w:p>
        </w:tc>
      </w:tr>
      <w:tr w:rsidR="006A0BC1" w14:paraId="12904E34" w14:textId="77777777">
        <w:tc>
          <w:tcPr>
            <w:tcW w:w="1008" w:type="dxa"/>
            <w:shd w:val="clear" w:color="auto" w:fill="auto"/>
          </w:tcPr>
          <w:p w14:paraId="74E53508" w14:textId="77777777" w:rsidR="006A0BC1" w:rsidRDefault="006A0BC1" w:rsidP="006A0BC1">
            <w:r>
              <w:t>N</w:t>
            </w:r>
          </w:p>
        </w:tc>
        <w:tc>
          <w:tcPr>
            <w:tcW w:w="8568" w:type="dxa"/>
            <w:shd w:val="clear" w:color="auto" w:fill="auto"/>
          </w:tcPr>
          <w:p w14:paraId="18305DEF" w14:textId="77777777" w:rsidR="006A0BC1" w:rsidRDefault="006A0BC1" w:rsidP="006A0BC1">
            <w:r>
              <w:t>number of links in chain</w:t>
            </w:r>
          </w:p>
        </w:tc>
      </w:tr>
      <w:tr w:rsidR="006A0BC1" w14:paraId="696DA889" w14:textId="77777777">
        <w:tc>
          <w:tcPr>
            <w:tcW w:w="1008" w:type="dxa"/>
            <w:shd w:val="clear" w:color="auto" w:fill="auto"/>
          </w:tcPr>
          <w:p w14:paraId="4514D318" w14:textId="77777777" w:rsidR="006A0BC1" w:rsidRDefault="006A0BC1" w:rsidP="006A0BC1">
            <w:r>
              <w:t>k</w:t>
            </w:r>
          </w:p>
        </w:tc>
        <w:tc>
          <w:tcPr>
            <w:tcW w:w="8568" w:type="dxa"/>
            <w:shd w:val="clear" w:color="auto" w:fill="auto"/>
          </w:tcPr>
          <w:p w14:paraId="4AF30E05" w14:textId="77777777" w:rsidR="006A0BC1" w:rsidRDefault="006A0BC1" w:rsidP="006A0BC1">
            <w:r>
              <w:t>Bulk modulus</w:t>
            </w:r>
          </w:p>
        </w:tc>
      </w:tr>
    </w:tbl>
    <w:p w14:paraId="2EE77DFE" w14:textId="77777777" w:rsidR="006A0BC1" w:rsidRDefault="006A0BC1" w:rsidP="006A0BC1"/>
    <w:p w14:paraId="01D9342C" w14:textId="77777777" w:rsidR="006A0BC1" w:rsidRDefault="006A0BC1" w:rsidP="006A0BC1">
      <w:r>
        <w:t>The uncoupled strain energy function for the Arruda-Boyce material is given by:</w:t>
      </w:r>
    </w:p>
    <w:p w14:paraId="04B3269F" w14:textId="23622A87" w:rsidR="006A0BC1" w:rsidRDefault="006A0BC1" w:rsidP="006A0BC1">
      <w:pPr>
        <w:pStyle w:val="MTDisplayEquation"/>
      </w:pPr>
      <w:r>
        <w:tab/>
      </w:r>
      <w:r w:rsidR="00AF2221" w:rsidRPr="00AF2221">
        <w:rPr>
          <w:position w:val="-28"/>
        </w:rPr>
        <w:object w:dxaOrig="2960" w:dyaOrig="680" w14:anchorId="1EF55A36">
          <v:shape id="_x0000_i1094" type="#_x0000_t75" style="width:147.5pt;height:34pt" o:ole="">
            <v:imagedata r:id="rId170" o:title=""/>
          </v:shape>
          <o:OLEObject Type="Embed" ProgID="Equation.DSMT4" ShapeID="_x0000_i1094" DrawAspect="Content" ObjectID="_1459242177" r:id="rId171"/>
        </w:object>
      </w:r>
      <w:r>
        <w:t>,</w:t>
      </w:r>
      <w:r>
        <w:tab/>
      </w:r>
    </w:p>
    <w:p w14:paraId="67DD62CD" w14:textId="113C5CE6" w:rsidR="006A0BC1" w:rsidRDefault="006A0BC1" w:rsidP="006A0BC1">
      <w:r>
        <w:t xml:space="preserve">where, </w:t>
      </w:r>
      <w:r w:rsidR="00AF2221" w:rsidRPr="00AF2221">
        <w:rPr>
          <w:position w:val="-24"/>
        </w:rPr>
        <w:object w:dxaOrig="5120" w:dyaOrig="620" w14:anchorId="6CB34475">
          <v:shape id="_x0000_i1095" type="#_x0000_t75" style="width:256pt;height:31.5pt" o:ole="">
            <v:imagedata r:id="rId172" o:title=""/>
          </v:shape>
          <o:OLEObject Type="Embed" ProgID="Equation.DSMT4" ShapeID="_x0000_i1095" DrawAspect="Content" ObjectID="_1459242178" r:id="rId173"/>
        </w:object>
      </w:r>
      <w:r>
        <w:t xml:space="preserve"> and </w:t>
      </w:r>
      <w:r w:rsidR="00AF2221" w:rsidRPr="00AF2221">
        <w:rPr>
          <w:position w:val="-12"/>
        </w:rPr>
        <w:object w:dxaOrig="220" w:dyaOrig="360" w14:anchorId="788FDD14">
          <v:shape id="_x0000_i1096" type="#_x0000_t75" style="width:10.5pt;height:18pt" o:ole="">
            <v:imagedata r:id="rId174" o:title=""/>
          </v:shape>
          <o:OLEObject Type="Embed" ProgID="Equation.DSMT4" ShapeID="_x0000_i1096" DrawAspect="Content" ObjectID="_1459242179" r:id="rId175"/>
        </w:object>
      </w:r>
      <w:r>
        <w:t>the first invariant of the right Cauchy-Green tensor.</w:t>
      </w:r>
      <w:r w:rsidR="008E1C4D">
        <w:t xml:space="preserve"> The volumetric strain function </w:t>
      </w:r>
      <w:r w:rsidR="008E1C4D">
        <w:rPr>
          <w:i/>
        </w:rPr>
        <w:t xml:space="preserve">U </w:t>
      </w:r>
      <w:r w:rsidR="008E1C4D">
        <w:t>is defined as follows,</w:t>
      </w:r>
    </w:p>
    <w:p w14:paraId="3324366B" w14:textId="77777777" w:rsidR="008E1C4D" w:rsidRDefault="008E1C4D" w:rsidP="006A0BC1"/>
    <w:p w14:paraId="0F487D44" w14:textId="58355335" w:rsidR="008E1C4D" w:rsidRPr="008E1C4D" w:rsidRDefault="008E1C4D" w:rsidP="008E1C4D">
      <w:pPr>
        <w:pStyle w:val="MTDisplayEquation"/>
      </w:pPr>
      <w:r>
        <w:tab/>
      </w:r>
      <w:r w:rsidR="00AF2221" w:rsidRPr="00AF2221">
        <w:rPr>
          <w:position w:val="-24"/>
        </w:rPr>
        <w:object w:dxaOrig="1840" w:dyaOrig="620" w14:anchorId="79D24DCE">
          <v:shape id="_x0000_i1097" type="#_x0000_t75" style="width:91.5pt;height:31.5pt" o:ole="">
            <v:imagedata r:id="rId176" o:title=""/>
          </v:shape>
          <o:OLEObject Type="Embed" ProgID="Equation.DSMT4" ShapeID="_x0000_i1097" DrawAspect="Content" ObjectID="_1459242180" r:id="rId177"/>
        </w:object>
      </w:r>
    </w:p>
    <w:p w14:paraId="6AFA5DBC" w14:textId="77777777" w:rsidR="006A0BC1" w:rsidRDefault="006A0BC1" w:rsidP="006A0BC1"/>
    <w:p w14:paraId="21EAF2CE" w14:textId="1F359E10" w:rsidR="006A0BC1" w:rsidRPr="00336E25" w:rsidRDefault="006A0BC1" w:rsidP="006A0BC1">
      <w:r>
        <w:t xml:space="preserve">This material model was proposed by Arruda and Boyce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xml:space="preserve"> and is based on an eight-chain representation of the macromolecular network structure of polymer chains. The strain energy form represents a truncated Taylor series of the inverse Langevin function, which arises in the statistical treatment of non-Gaussian chains. The parameter </w:t>
      </w:r>
      <w:r w:rsidRPr="00C45145">
        <w:rPr>
          <w:i/>
        </w:rPr>
        <w:t>N</w:t>
      </w:r>
      <w:r>
        <w:t xml:space="preserve"> is related to the locking stretch </w:t>
      </w:r>
      <w:r w:rsidR="00AF2221" w:rsidRPr="00AF2221">
        <w:rPr>
          <w:position w:val="-12"/>
        </w:rPr>
        <w:object w:dxaOrig="279" w:dyaOrig="360" w14:anchorId="4FA4C2F2">
          <v:shape id="_x0000_i1098" type="#_x0000_t75" style="width:14pt;height:18pt" o:ole="">
            <v:imagedata r:id="rId178" o:title=""/>
          </v:shape>
          <o:OLEObject Type="Embed" ProgID="Equation.DSMT4" ShapeID="_x0000_i1098" DrawAspect="Content" ObjectID="_1459242181" r:id="rId179"/>
        </w:object>
      </w:r>
      <w:r>
        <w:t xml:space="preserve">, the stretch at which the chains reach their full extended state, by </w:t>
      </w:r>
      <w:r w:rsidR="00AF2221" w:rsidRPr="00AF2221">
        <w:rPr>
          <w:position w:val="-12"/>
        </w:rPr>
        <w:object w:dxaOrig="920" w:dyaOrig="400" w14:anchorId="3F9882BD">
          <v:shape id="_x0000_i1099" type="#_x0000_t75" style="width:45.5pt;height:19.5pt" o:ole="">
            <v:imagedata r:id="rId180" o:title=""/>
          </v:shape>
          <o:OLEObject Type="Embed" ProgID="Equation.DSMT4" ShapeID="_x0000_i1099" DrawAspect="Content" ObjectID="_1459242182" r:id="rId181"/>
        </w:object>
      </w:r>
      <w:r>
        <w:t>.</w:t>
      </w:r>
    </w:p>
    <w:p w14:paraId="4D7185E7" w14:textId="77777777" w:rsidR="006A0BC1" w:rsidRDefault="006A0BC1" w:rsidP="006A0BC1"/>
    <w:p w14:paraId="172ACA2F" w14:textId="77777777" w:rsidR="006A0BC1" w:rsidRDefault="006A0BC1" w:rsidP="006A0BC1">
      <w:r>
        <w:rPr>
          <w:i/>
        </w:rPr>
        <w:t>Example:</w:t>
      </w:r>
    </w:p>
    <w:p w14:paraId="5F9B29B1" w14:textId="45D4AC99" w:rsidR="006A0BC1" w:rsidRPr="00276317" w:rsidRDefault="006A0BC1" w:rsidP="006A0BC1">
      <w:pPr>
        <w:pStyle w:val="code"/>
      </w:pPr>
      <w:r w:rsidRPr="00276317">
        <w:t>&lt;material id=</w:t>
      </w:r>
      <w:r w:rsidR="000715A3">
        <w:t>"</w:t>
      </w:r>
      <w:r w:rsidRPr="00276317">
        <w:t>1</w:t>
      </w:r>
      <w:r w:rsidR="000715A3">
        <w:t>"</w:t>
      </w:r>
      <w:r w:rsidRPr="00276317">
        <w:t xml:space="preserve"> type=</w:t>
      </w:r>
      <w:r w:rsidR="000715A3">
        <w:t>"</w:t>
      </w:r>
      <w:r w:rsidRPr="00276317">
        <w:t>Arruda-Boyce</w:t>
      </w:r>
      <w:r w:rsidR="000715A3">
        <w:t>"</w:t>
      </w:r>
      <w:r w:rsidRPr="00276317">
        <w:t>&gt;</w:t>
      </w:r>
    </w:p>
    <w:p w14:paraId="5E9B431D" w14:textId="77777777" w:rsidR="006A0BC1" w:rsidRDefault="006A0BC1" w:rsidP="006A0BC1">
      <w:pPr>
        <w:pStyle w:val="code"/>
      </w:pPr>
      <w:r w:rsidRPr="00336E25">
        <w:tab/>
      </w:r>
      <w:r>
        <w:t>&lt;mu&gt;0.09&lt;/mu&gt;</w:t>
      </w:r>
    </w:p>
    <w:p w14:paraId="056AAB3F" w14:textId="77777777" w:rsidR="006A0BC1" w:rsidRDefault="006A0BC1" w:rsidP="006A0BC1">
      <w:pPr>
        <w:pStyle w:val="code"/>
      </w:pPr>
      <w:r>
        <w:tab/>
        <w:t>&lt;N&gt;26.5&lt;/N&gt;</w:t>
      </w:r>
    </w:p>
    <w:p w14:paraId="68383F17" w14:textId="77777777" w:rsidR="006A0BC1" w:rsidRDefault="006A0BC1" w:rsidP="006A0BC1">
      <w:pPr>
        <w:pStyle w:val="code"/>
      </w:pPr>
      <w:r>
        <w:tab/>
        <w:t>&lt;k&gt;100&lt;/k&gt;</w:t>
      </w:r>
    </w:p>
    <w:p w14:paraId="50D93FD4" w14:textId="77777777" w:rsidR="006A0BC1" w:rsidRPr="0097532C" w:rsidRDefault="006A0BC1" w:rsidP="006A0BC1">
      <w:pPr>
        <w:pStyle w:val="code"/>
      </w:pPr>
      <w:r w:rsidRPr="0097532C">
        <w:t>&lt;/material&gt;</w:t>
      </w:r>
    </w:p>
    <w:p w14:paraId="39728620" w14:textId="77777777" w:rsidR="006A0BC1" w:rsidRPr="00B27FE9" w:rsidRDefault="006A0BC1" w:rsidP="006A0BC1"/>
    <w:p w14:paraId="799058DB" w14:textId="77777777" w:rsidR="006A0BC1" w:rsidRPr="00B27FE9" w:rsidRDefault="006A0BC1" w:rsidP="006A0BC1">
      <w:r w:rsidRPr="00B27FE9">
        <w:br w:type="page"/>
      </w:r>
    </w:p>
    <w:p w14:paraId="31ADC498" w14:textId="77777777" w:rsidR="006A0BC1" w:rsidRPr="00B27FE9" w:rsidRDefault="006A0BC1" w:rsidP="006A0BC1">
      <w:pPr>
        <w:pStyle w:val="Heading4"/>
      </w:pPr>
      <w:bookmarkStart w:id="1269" w:name="_Ref167535331"/>
      <w:bookmarkStart w:id="1270" w:name="_Toc385498477"/>
      <w:r w:rsidRPr="0097532C">
        <w:lastRenderedPageBreak/>
        <w:t>Ellipsoidal Fiber Distribution</w:t>
      </w:r>
      <w:bookmarkEnd w:id="1269"/>
      <w:bookmarkEnd w:id="1270"/>
    </w:p>
    <w:p w14:paraId="725BB895" w14:textId="77777777" w:rsidR="006A0BC1" w:rsidRDefault="006A0BC1" w:rsidP="006A0BC1">
      <w:r>
        <w:t>The material type for an ellipsoidal continuous fiber distribution in an uncoupled formulation is “</w:t>
      </w:r>
      <w:r w:rsidRPr="00E7217D">
        <w:rPr>
          <w:i/>
        </w:rPr>
        <w:t>EFD uncoupled</w:t>
      </w:r>
      <w:r>
        <w:t xml:space="preserve">”.  </w:t>
      </w:r>
      <w:r w:rsidRPr="0097532C">
        <w:t>Since fibers can only sustain tension, this material is not stable on its own.  It must be combined with a stable compressible material that acts as a ground matrix, using a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873D59">
        <w:t xml:space="preserve">4.1.2.14. </w:t>
      </w:r>
      <w:r w:rsidRPr="0097532C">
        <w:fldChar w:fldCharType="end"/>
      </w:r>
      <w:r w:rsidRPr="0097532C">
        <w:t xml:space="preserve">.  </w:t>
      </w:r>
      <w:r>
        <w:t>The following material parameters need to be defined:</w:t>
      </w:r>
    </w:p>
    <w:p w14:paraId="43C52344"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07336CA9" w14:textId="77777777">
        <w:tc>
          <w:tcPr>
            <w:tcW w:w="1548" w:type="dxa"/>
            <w:shd w:val="clear" w:color="auto" w:fill="auto"/>
          </w:tcPr>
          <w:p w14:paraId="7CE6BA58" w14:textId="77777777" w:rsidR="006A0BC1" w:rsidRDefault="006A0BC1" w:rsidP="006A0BC1">
            <w:pPr>
              <w:pStyle w:val="code"/>
            </w:pPr>
            <w:r>
              <w:t>&lt;beta&gt;</w:t>
            </w:r>
          </w:p>
        </w:tc>
        <w:tc>
          <w:tcPr>
            <w:tcW w:w="8028" w:type="dxa"/>
            <w:shd w:val="clear" w:color="auto" w:fill="auto"/>
          </w:tcPr>
          <w:p w14:paraId="3A87CF95" w14:textId="2716D51F" w:rsidR="006A0BC1" w:rsidRDefault="006A0BC1" w:rsidP="00AF2221">
            <w:r>
              <w:t xml:space="preserve">parameters </w:t>
            </w:r>
            <w:r w:rsidR="00AF2221" w:rsidRPr="00AF2221">
              <w:rPr>
                <w:position w:val="-14"/>
              </w:rPr>
              <w:object w:dxaOrig="1120" w:dyaOrig="400" w14:anchorId="1F0E0E5E">
                <v:shape id="_x0000_i1100" type="#_x0000_t75" style="width:56.5pt;height:19.5pt" o:ole="">
                  <v:imagedata r:id="rId182" o:title=""/>
                </v:shape>
                <o:OLEObject Type="Embed" ProgID="Equation.DSMT4" ShapeID="_x0000_i1100" DrawAspect="Content" ObjectID="_1459242183" r:id="rId183"/>
              </w:object>
            </w:r>
          </w:p>
        </w:tc>
      </w:tr>
      <w:tr w:rsidR="006A0BC1" w14:paraId="2CD8C014" w14:textId="77777777">
        <w:tc>
          <w:tcPr>
            <w:tcW w:w="1548" w:type="dxa"/>
            <w:shd w:val="clear" w:color="auto" w:fill="auto"/>
          </w:tcPr>
          <w:p w14:paraId="5ADC4797" w14:textId="77777777" w:rsidR="006A0BC1" w:rsidRDefault="006A0BC1" w:rsidP="006A0BC1">
            <w:pPr>
              <w:pStyle w:val="code"/>
            </w:pPr>
            <w:r>
              <w:t>&lt;ksi&gt;</w:t>
            </w:r>
          </w:p>
        </w:tc>
        <w:tc>
          <w:tcPr>
            <w:tcW w:w="8028" w:type="dxa"/>
            <w:shd w:val="clear" w:color="auto" w:fill="auto"/>
          </w:tcPr>
          <w:p w14:paraId="4FB34E89" w14:textId="3C593043" w:rsidR="006A0BC1" w:rsidRDefault="006A0BC1" w:rsidP="00AF2221">
            <w:r>
              <w:t xml:space="preserve">parameters </w:t>
            </w:r>
            <w:r w:rsidR="00AF2221" w:rsidRPr="00AF2221">
              <w:rPr>
                <w:position w:val="-14"/>
              </w:rPr>
              <w:object w:dxaOrig="1020" w:dyaOrig="400" w14:anchorId="17422D79">
                <v:shape id="_x0000_i1101" type="#_x0000_t75" style="width:50.5pt;height:19.5pt" o:ole="">
                  <v:imagedata r:id="rId184" o:title=""/>
                </v:shape>
                <o:OLEObject Type="Embed" ProgID="Equation.DSMT4" ShapeID="_x0000_i1101" DrawAspect="Content" ObjectID="_1459242184" r:id="rId185"/>
              </w:object>
            </w:r>
          </w:p>
        </w:tc>
      </w:tr>
    </w:tbl>
    <w:p w14:paraId="124D7EBC" w14:textId="77777777" w:rsidR="006A0BC1" w:rsidRDefault="006A0BC1" w:rsidP="006A0BC1"/>
    <w:p w14:paraId="4203A001" w14:textId="4F06A2FA" w:rsidR="006A0BC1" w:rsidRDefault="006A0BC1" w:rsidP="006A0BC1">
      <w:r>
        <w:t xml:space="preserve">The stress </w:t>
      </w:r>
      <w:r w:rsidR="00AF2221" w:rsidRPr="00AF2221">
        <w:rPr>
          <w:position w:val="-6"/>
        </w:rPr>
        <w:object w:dxaOrig="220" w:dyaOrig="279" w14:anchorId="4869CD33">
          <v:shape id="_x0000_i1102" type="#_x0000_t75" style="width:10.5pt;height:14pt" o:ole="">
            <v:imagedata r:id="rId186" o:title=""/>
          </v:shape>
          <o:OLEObject Type="Embed" ProgID="Equation.DSMT4" ShapeID="_x0000_i1102" DrawAspect="Content" ObjectID="_1459242185" r:id="rId187"/>
        </w:object>
      </w:r>
      <w:r>
        <w:t xml:space="preserve"> for this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01E1890" w14:textId="5197D3B8" w:rsidR="006A0BC1" w:rsidRDefault="006A0BC1" w:rsidP="006A0BC1">
      <w:pPr>
        <w:pStyle w:val="MTDisplayEquation"/>
      </w:pPr>
      <w:r>
        <w:tab/>
      </w:r>
      <w:r w:rsidR="00AF2221" w:rsidRPr="00AF2221">
        <w:rPr>
          <w:position w:val="-18"/>
        </w:rPr>
        <w:object w:dxaOrig="3640" w:dyaOrig="520" w14:anchorId="0F0A9136">
          <v:shape id="_x0000_i1103" type="#_x0000_t75" style="width:182pt;height:26.5pt" o:ole="">
            <v:imagedata r:id="rId188" o:title=""/>
          </v:shape>
          <o:OLEObject Type="Embed" ProgID="Equation.DSMT4" ShapeID="_x0000_i1103" DrawAspect="Content" ObjectID="_1459242186" r:id="rId189"/>
        </w:object>
      </w:r>
      <w:r>
        <w:t>.</w:t>
      </w:r>
    </w:p>
    <w:p w14:paraId="3DA109C1" w14:textId="20F98557" w:rsidR="006A0BC1" w:rsidRDefault="00AF2221" w:rsidP="006A0BC1">
      <w:r w:rsidRPr="00AF2221">
        <w:rPr>
          <w:position w:val="-12"/>
        </w:rPr>
        <w:object w:dxaOrig="1760" w:dyaOrig="400" w14:anchorId="01847614">
          <v:shape id="_x0000_i1104" type="#_x0000_t75" style="width:87.5pt;height:19.5pt" o:ole="">
            <v:imagedata r:id="rId190" o:title=""/>
          </v:shape>
          <o:OLEObject Type="Embed" ProgID="Equation.DSMT4" ShapeID="_x0000_i1104" DrawAspect="Content" ObjectID="_1459242187" r:id="rId191"/>
        </w:object>
      </w:r>
      <w:r w:rsidR="006A0BC1">
        <w:t xml:space="preserve"> is the square of the fiber stretch </w:t>
      </w:r>
      <w:r w:rsidRPr="00AF2221">
        <w:rPr>
          <w:position w:val="-12"/>
        </w:rPr>
        <w:object w:dxaOrig="279" w:dyaOrig="400" w14:anchorId="60A01504">
          <v:shape id="_x0000_i1105" type="#_x0000_t75" style="width:14pt;height:19.5pt" o:ole="">
            <v:imagedata r:id="rId192" o:title=""/>
          </v:shape>
          <o:OLEObject Type="Embed" ProgID="Equation.DSMT4" ShapeID="_x0000_i1105" DrawAspect="Content" ObjectID="_1459242188" r:id="rId193"/>
        </w:object>
      </w:r>
      <w:r w:rsidR="006A0BC1">
        <w:t xml:space="preserve">, </w:t>
      </w:r>
      <w:r w:rsidRPr="00AF2221">
        <w:rPr>
          <w:position w:val="-6"/>
        </w:rPr>
        <w:object w:dxaOrig="260" w:dyaOrig="279" w14:anchorId="12911F07">
          <v:shape id="_x0000_i1106" type="#_x0000_t75" style="width:13.5pt;height:14pt" o:ole="">
            <v:imagedata r:id="rId194" o:title=""/>
          </v:shape>
          <o:OLEObject Type="Embed" ProgID="Equation.DSMT4" ShapeID="_x0000_i1106" DrawAspect="Content" ObjectID="_1459242189" r:id="rId195"/>
        </w:object>
      </w:r>
      <w:r w:rsidR="006A0BC1">
        <w:t xml:space="preserve"> is the unit vector along the fiber direction (in the reference configuration), which in spherical angles is directed along </w:t>
      </w:r>
      <w:r w:rsidRPr="00AF2221">
        <w:rPr>
          <w:position w:val="-14"/>
        </w:rPr>
        <w:object w:dxaOrig="620" w:dyaOrig="400" w14:anchorId="62983D49">
          <v:shape id="_x0000_i1107" type="#_x0000_t75" style="width:31.5pt;height:19.5pt" o:ole="">
            <v:imagedata r:id="rId196" o:title=""/>
          </v:shape>
          <o:OLEObject Type="Embed" ProgID="Equation.DSMT4" ShapeID="_x0000_i1107" DrawAspect="Content" ObjectID="_1459242190" r:id="rId197"/>
        </w:object>
      </w:r>
      <w:r w:rsidR="006A0BC1">
        <w:t xml:space="preserve">, </w:t>
      </w:r>
      <w:r w:rsidRPr="00AF2221">
        <w:rPr>
          <w:position w:val="-12"/>
        </w:rPr>
        <w:object w:dxaOrig="1219" w:dyaOrig="400" w14:anchorId="100A7472">
          <v:shape id="_x0000_i1108" type="#_x0000_t75" style="width:61.5pt;height:19.5pt" o:ole="">
            <v:imagedata r:id="rId198" o:title=""/>
          </v:shape>
          <o:OLEObject Type="Embed" ProgID="Equation.DSMT4" ShapeID="_x0000_i1108" DrawAspect="Content" ObjectID="_1459242191" r:id="rId199"/>
        </w:object>
      </w:r>
      <w:r w:rsidR="006A0BC1">
        <w:t xml:space="preserve">, and </w:t>
      </w:r>
      <w:r w:rsidRPr="00AF2221">
        <w:rPr>
          <w:position w:val="-14"/>
        </w:rPr>
        <w:object w:dxaOrig="540" w:dyaOrig="400" w14:anchorId="57458C84">
          <v:shape id="_x0000_i1109" type="#_x0000_t75" style="width:27.5pt;height:19.5pt" o:ole="">
            <v:imagedata r:id="rId200" o:title=""/>
          </v:shape>
          <o:OLEObject Type="Embed" ProgID="Equation.DSMT4" ShapeID="_x0000_i1109" DrawAspect="Content" ObjectID="_1459242192" r:id="rId201"/>
        </w:object>
      </w:r>
      <w:r w:rsidR="006A0BC1">
        <w:t xml:space="preserve"> is the unit step function that enforces the tension-only contribution.  The fiber stress is determined from a fiber strain energy function in the usual manner,</w:t>
      </w:r>
    </w:p>
    <w:p w14:paraId="660008DA" w14:textId="0DFBAAE0" w:rsidR="006A0BC1" w:rsidRDefault="006A0BC1" w:rsidP="006A0BC1">
      <w:pPr>
        <w:pStyle w:val="MTDisplayEquation"/>
      </w:pPr>
      <w:r>
        <w:tab/>
      </w:r>
      <w:r w:rsidR="00AF2221" w:rsidRPr="00AF2221">
        <w:rPr>
          <w:position w:val="-30"/>
        </w:rPr>
        <w:object w:dxaOrig="1860" w:dyaOrig="720" w14:anchorId="4FB3D157">
          <v:shape id="_x0000_i1110" type="#_x0000_t75" style="width:93.5pt;height:36.5pt" o:ole="">
            <v:imagedata r:id="rId202" o:title=""/>
          </v:shape>
          <o:OLEObject Type="Embed" ProgID="Equation.DSMT4" ShapeID="_x0000_i1110" DrawAspect="Content" ObjectID="_1459242193" r:id="rId203"/>
        </w:object>
      </w:r>
      <w:r>
        <w:t>,</w:t>
      </w:r>
    </w:p>
    <w:p w14:paraId="2A6087EF" w14:textId="77777777" w:rsidR="006A0BC1" w:rsidRDefault="006A0BC1" w:rsidP="006A0BC1">
      <w:r>
        <w:t>where in this material,</w:t>
      </w:r>
    </w:p>
    <w:p w14:paraId="544BB583" w14:textId="75CFD495" w:rsidR="006A0BC1" w:rsidRDefault="006A0BC1" w:rsidP="006A0BC1">
      <w:pPr>
        <w:pStyle w:val="MTDisplayEquation"/>
      </w:pPr>
      <w:r>
        <w:tab/>
      </w:r>
      <w:r w:rsidR="00AF2221" w:rsidRPr="00AF2221">
        <w:rPr>
          <w:position w:val="-16"/>
        </w:rPr>
        <w:object w:dxaOrig="2620" w:dyaOrig="499" w14:anchorId="449516EC">
          <v:shape id="_x0000_i1111" type="#_x0000_t75" style="width:130.5pt;height:24pt" o:ole="">
            <v:imagedata r:id="rId204" o:title=""/>
          </v:shape>
          <o:OLEObject Type="Embed" ProgID="Equation.DSMT4" ShapeID="_x0000_i1111" DrawAspect="Content" ObjectID="_1459242194" r:id="rId205"/>
        </w:object>
      </w:r>
      <w:r>
        <w:t>.</w:t>
      </w:r>
    </w:p>
    <w:p w14:paraId="777F4CAF" w14:textId="5493960A" w:rsidR="006A0BC1" w:rsidRDefault="006A0BC1" w:rsidP="006A0BC1">
      <w:r>
        <w:t xml:space="preserve">The materials parameters </w:t>
      </w:r>
      <w:r w:rsidR="00AF2221" w:rsidRPr="00AF2221">
        <w:rPr>
          <w:position w:val="-10"/>
        </w:rPr>
        <w:object w:dxaOrig="240" w:dyaOrig="320" w14:anchorId="403FC40E">
          <v:shape id="_x0000_i1112" type="#_x0000_t75" style="width:12pt;height:16.5pt" o:ole="">
            <v:imagedata r:id="rId206" o:title=""/>
          </v:shape>
          <o:OLEObject Type="Embed" ProgID="Equation.DSMT4" ShapeID="_x0000_i1112" DrawAspect="Content" ObjectID="_1459242195" r:id="rId207"/>
        </w:object>
      </w:r>
      <w:r>
        <w:t xml:space="preserve">and </w:t>
      </w:r>
      <w:r w:rsidR="00AF2221" w:rsidRPr="00AF2221">
        <w:rPr>
          <w:position w:val="-10"/>
        </w:rPr>
        <w:object w:dxaOrig="200" w:dyaOrig="320" w14:anchorId="0EBA392A">
          <v:shape id="_x0000_i1113" type="#_x0000_t75" style="width:10pt;height:16.5pt" o:ole="">
            <v:imagedata r:id="rId208" o:title=""/>
          </v:shape>
          <o:OLEObject Type="Embed" ProgID="Equation.DSMT4" ShapeID="_x0000_i1113" DrawAspect="Content" ObjectID="_1459242196" r:id="rId209"/>
        </w:object>
      </w:r>
      <w:r>
        <w:t>are determined from:</w:t>
      </w:r>
    </w:p>
    <w:p w14:paraId="69ADDD91" w14:textId="6071695B" w:rsidR="006A0BC1" w:rsidRDefault="006A0BC1" w:rsidP="006A0BC1">
      <w:pPr>
        <w:pStyle w:val="MTDisplayEquation"/>
      </w:pPr>
      <w:r>
        <w:tab/>
      </w:r>
      <w:r w:rsidR="00AF2221" w:rsidRPr="00AF2221">
        <w:rPr>
          <w:position w:val="-76"/>
        </w:rPr>
        <w:object w:dxaOrig="4800" w:dyaOrig="1640" w14:anchorId="3BC63816">
          <v:shape id="_x0000_i1114" type="#_x0000_t75" style="width:240pt;height:82pt" o:ole="">
            <v:imagedata r:id="rId210" o:title=""/>
          </v:shape>
          <o:OLEObject Type="Embed" ProgID="Equation.DSMT4" ShapeID="_x0000_i1114" DrawAspect="Content" ObjectID="_1459242197" r:id="rId211"/>
        </w:object>
      </w:r>
      <w:r>
        <w:t>.</w:t>
      </w:r>
    </w:p>
    <w:p w14:paraId="4E19F7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873D59">
        <w:t>4.1.1</w:t>
      </w:r>
      <w:r>
        <w:fldChar w:fldCharType="end"/>
      </w:r>
      <w:r>
        <w:t>.</w:t>
      </w:r>
    </w:p>
    <w:p w14:paraId="553C359E" w14:textId="77777777" w:rsidR="006A0BC1" w:rsidRPr="00242103" w:rsidRDefault="006A0BC1" w:rsidP="006A0BC1">
      <w:r w:rsidRPr="00242103">
        <w:tab/>
      </w:r>
    </w:p>
    <w:p w14:paraId="01E1DF78" w14:textId="77777777" w:rsidR="006A0BC1" w:rsidRDefault="006A0BC1" w:rsidP="006A0BC1">
      <w:r>
        <w:rPr>
          <w:i/>
        </w:rPr>
        <w:t>Example</w:t>
      </w:r>
      <w:r>
        <w:t>:</w:t>
      </w:r>
    </w:p>
    <w:p w14:paraId="5146B5BE" w14:textId="7700EE71"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0B707E1" w14:textId="77777777" w:rsidR="006A0BC1" w:rsidRDefault="006A0BC1" w:rsidP="006A0BC1">
      <w:pPr>
        <w:pStyle w:val="code"/>
      </w:pPr>
      <w:r>
        <w:tab/>
        <w:t>&lt;mat_axis type="local"&gt;</w:t>
      </w:r>
      <w:r w:rsidR="00FC6649">
        <w:t>0,0,0</w:t>
      </w:r>
      <w:r>
        <w:t>&lt;/mat_axis&gt;</w:t>
      </w:r>
    </w:p>
    <w:p w14:paraId="28B602A7" w14:textId="77777777" w:rsidR="006A0BC1" w:rsidRDefault="006A0BC1" w:rsidP="006A0BC1">
      <w:pPr>
        <w:pStyle w:val="code"/>
      </w:pPr>
      <w:r>
        <w:tab/>
        <w:t>&lt;k&gt;1000&lt;/k&gt;</w:t>
      </w:r>
    </w:p>
    <w:p w14:paraId="6990982F" w14:textId="15717C80" w:rsidR="006A0BC1" w:rsidRDefault="006A0BC1" w:rsidP="006A0BC1">
      <w:pPr>
        <w:pStyle w:val="code"/>
      </w:pPr>
      <w:r>
        <w:tab/>
        <w:t>&lt;solid type=</w:t>
      </w:r>
      <w:r w:rsidR="00F450DE">
        <w:t>"</w:t>
      </w:r>
      <w:r>
        <w:t>Mooney-Rivlin</w:t>
      </w:r>
      <w:r w:rsidR="00F450DE">
        <w:t>"</w:t>
      </w:r>
      <w:r>
        <w:t>&gt;</w:t>
      </w:r>
    </w:p>
    <w:p w14:paraId="6B2B22E8" w14:textId="77777777" w:rsidR="006A0BC1" w:rsidRPr="00E24C5F" w:rsidRDefault="006A0BC1" w:rsidP="006A0BC1">
      <w:pPr>
        <w:pStyle w:val="code"/>
      </w:pPr>
      <w:r>
        <w:tab/>
      </w:r>
      <w:r>
        <w:tab/>
      </w:r>
      <w:r w:rsidRPr="00E24C5F">
        <w:t>&lt;c1&gt;1&lt;/c1&gt;</w:t>
      </w:r>
    </w:p>
    <w:p w14:paraId="70E70455" w14:textId="77777777" w:rsidR="006A0BC1" w:rsidRPr="00E24C5F" w:rsidRDefault="006A0BC1" w:rsidP="006A0BC1">
      <w:pPr>
        <w:pStyle w:val="code"/>
      </w:pPr>
      <w:r w:rsidRPr="00E24C5F">
        <w:tab/>
      </w:r>
      <w:r w:rsidRPr="00E24C5F">
        <w:tab/>
        <w:t>&lt;c2&gt;0&lt;/c2&gt;</w:t>
      </w:r>
    </w:p>
    <w:p w14:paraId="699E1A00" w14:textId="77777777" w:rsidR="006A0BC1" w:rsidRDefault="006A0BC1" w:rsidP="006A0BC1">
      <w:pPr>
        <w:pStyle w:val="code"/>
      </w:pPr>
      <w:r>
        <w:tab/>
        <w:t>&lt;/solid&gt;</w:t>
      </w:r>
    </w:p>
    <w:p w14:paraId="71586C35" w14:textId="57A4B585" w:rsidR="006A0BC1" w:rsidRDefault="006A0BC1" w:rsidP="006F720E">
      <w:pPr>
        <w:pStyle w:val="code"/>
      </w:pPr>
      <w:r>
        <w:tab/>
        <w:t>&lt;solid type=</w:t>
      </w:r>
      <w:r w:rsidR="00F450DE">
        <w:t>"</w:t>
      </w:r>
      <w:r>
        <w:t>EFD uncoupled</w:t>
      </w:r>
      <w:r w:rsidR="00F450DE">
        <w:t>"</w:t>
      </w:r>
      <w:r>
        <w:t>&gt;</w:t>
      </w:r>
    </w:p>
    <w:p w14:paraId="683C10E8" w14:textId="77777777" w:rsidR="006A0BC1" w:rsidRPr="007D6F0D" w:rsidRDefault="006A0BC1" w:rsidP="006A0BC1">
      <w:pPr>
        <w:pStyle w:val="code"/>
        <w:rPr>
          <w:lang w:val="nl-BE"/>
        </w:rPr>
      </w:pPr>
      <w:r>
        <w:tab/>
      </w:r>
      <w:r>
        <w:tab/>
      </w:r>
      <w:r w:rsidRPr="007D6F0D">
        <w:rPr>
          <w:lang w:val="nl-BE"/>
        </w:rPr>
        <w:t>&lt;ksi&gt;10, 12, 15&lt;/ksi&gt;</w:t>
      </w:r>
    </w:p>
    <w:p w14:paraId="63618499"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2F28C623" w14:textId="77777777" w:rsidR="006A0BC1" w:rsidRPr="007D6F0D" w:rsidRDefault="006A0BC1" w:rsidP="006A0BC1">
      <w:pPr>
        <w:pStyle w:val="code"/>
        <w:rPr>
          <w:lang w:val="nl-BE"/>
        </w:rPr>
      </w:pPr>
      <w:r w:rsidRPr="007D6F0D">
        <w:rPr>
          <w:lang w:val="nl-BE"/>
        </w:rPr>
        <w:tab/>
        <w:t>&lt;/solid&gt;</w:t>
      </w:r>
    </w:p>
    <w:p w14:paraId="7A179708" w14:textId="7180BA77" w:rsidR="006A0BC1" w:rsidRPr="00B27FE9" w:rsidRDefault="006A0BC1" w:rsidP="007D6F0D">
      <w:pPr>
        <w:pStyle w:val="code"/>
      </w:pPr>
      <w:r>
        <w:t>&lt;/material&gt;</w:t>
      </w:r>
      <w:r>
        <w:br w:type="page"/>
      </w:r>
    </w:p>
    <w:p w14:paraId="760A11B4" w14:textId="77777777" w:rsidR="006A0BC1" w:rsidRPr="00B27FE9" w:rsidRDefault="006A0BC1" w:rsidP="006A0BC1">
      <w:pPr>
        <w:pStyle w:val="Heading4"/>
      </w:pPr>
      <w:bookmarkStart w:id="1271" w:name="_Ref167375501"/>
      <w:bookmarkStart w:id="1272" w:name="_Toc385498478"/>
      <w:r w:rsidRPr="0097532C">
        <w:lastRenderedPageBreak/>
        <w:t>Ellipsoidal Fiber Distribution Mooney-Rivlin</w:t>
      </w:r>
      <w:bookmarkEnd w:id="1271"/>
      <w:bookmarkEnd w:id="1272"/>
    </w:p>
    <w:p w14:paraId="7B5613B5" w14:textId="77777777" w:rsidR="006A0BC1" w:rsidRDefault="006A0BC1" w:rsidP="006A0BC1">
      <w:r>
        <w:t>The material type for a Mooney-Rivlin material with an ellipsoidal continuous fiber distribution is “</w:t>
      </w:r>
      <w:r w:rsidRPr="00E7217D">
        <w:rPr>
          <w:i/>
        </w:rPr>
        <w:t>EFD Mooney-Rivlin</w:t>
      </w:r>
      <w:r>
        <w:t>”. The following material parameters need to be defined:</w:t>
      </w:r>
    </w:p>
    <w:p w14:paraId="303F078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456FB20C" w14:textId="77777777">
        <w:tc>
          <w:tcPr>
            <w:tcW w:w="1548" w:type="dxa"/>
            <w:shd w:val="clear" w:color="auto" w:fill="auto"/>
          </w:tcPr>
          <w:p w14:paraId="7D11B5B6" w14:textId="77777777" w:rsidR="006A0BC1" w:rsidRDefault="006A0BC1" w:rsidP="006A0BC1">
            <w:pPr>
              <w:pStyle w:val="code"/>
            </w:pPr>
            <w:r>
              <w:t>&lt;c1&gt;</w:t>
            </w:r>
          </w:p>
        </w:tc>
        <w:tc>
          <w:tcPr>
            <w:tcW w:w="8028" w:type="dxa"/>
            <w:shd w:val="clear" w:color="auto" w:fill="auto"/>
          </w:tcPr>
          <w:p w14:paraId="2B75133C" w14:textId="77777777" w:rsidR="006A0BC1" w:rsidRDefault="006A0BC1" w:rsidP="006A0BC1">
            <w:r>
              <w:t>Mooney-Rivlin parameter c1</w:t>
            </w:r>
          </w:p>
        </w:tc>
      </w:tr>
      <w:tr w:rsidR="006A0BC1" w14:paraId="188FAAB9" w14:textId="77777777">
        <w:tc>
          <w:tcPr>
            <w:tcW w:w="1548" w:type="dxa"/>
            <w:shd w:val="clear" w:color="auto" w:fill="auto"/>
          </w:tcPr>
          <w:p w14:paraId="690E5A9C" w14:textId="77777777" w:rsidR="006A0BC1" w:rsidRDefault="006A0BC1" w:rsidP="006A0BC1">
            <w:pPr>
              <w:pStyle w:val="code"/>
            </w:pPr>
            <w:r>
              <w:t>&lt;c2&gt;</w:t>
            </w:r>
          </w:p>
        </w:tc>
        <w:tc>
          <w:tcPr>
            <w:tcW w:w="8028" w:type="dxa"/>
            <w:shd w:val="clear" w:color="auto" w:fill="auto"/>
          </w:tcPr>
          <w:p w14:paraId="66B71439" w14:textId="77777777" w:rsidR="006A0BC1" w:rsidRDefault="006A0BC1" w:rsidP="006A0BC1">
            <w:r>
              <w:t>Mooney-Rivlin parameter c2</w:t>
            </w:r>
          </w:p>
        </w:tc>
      </w:tr>
      <w:tr w:rsidR="006A0BC1" w14:paraId="67B1FC36" w14:textId="77777777">
        <w:tc>
          <w:tcPr>
            <w:tcW w:w="1548" w:type="dxa"/>
            <w:shd w:val="clear" w:color="auto" w:fill="auto"/>
          </w:tcPr>
          <w:p w14:paraId="5A9530C8" w14:textId="77777777" w:rsidR="006A0BC1" w:rsidRDefault="006A0BC1" w:rsidP="006A0BC1">
            <w:pPr>
              <w:pStyle w:val="code"/>
            </w:pPr>
            <w:r>
              <w:t>&lt;k&gt;</w:t>
            </w:r>
          </w:p>
        </w:tc>
        <w:tc>
          <w:tcPr>
            <w:tcW w:w="8028" w:type="dxa"/>
            <w:shd w:val="clear" w:color="auto" w:fill="auto"/>
          </w:tcPr>
          <w:p w14:paraId="287D3DA0" w14:textId="77777777" w:rsidR="006A0BC1" w:rsidRDefault="006A0BC1" w:rsidP="006A0BC1">
            <w:r>
              <w:t>bulk modulus</w:t>
            </w:r>
          </w:p>
        </w:tc>
      </w:tr>
      <w:tr w:rsidR="006A0BC1" w14:paraId="5CE20265" w14:textId="77777777">
        <w:tc>
          <w:tcPr>
            <w:tcW w:w="1548" w:type="dxa"/>
            <w:shd w:val="clear" w:color="auto" w:fill="auto"/>
          </w:tcPr>
          <w:p w14:paraId="3225A2B2" w14:textId="77777777" w:rsidR="006A0BC1" w:rsidRDefault="006A0BC1" w:rsidP="006A0BC1">
            <w:pPr>
              <w:pStyle w:val="code"/>
            </w:pPr>
            <w:r>
              <w:t>&lt;beta&gt;</w:t>
            </w:r>
          </w:p>
        </w:tc>
        <w:tc>
          <w:tcPr>
            <w:tcW w:w="8028" w:type="dxa"/>
            <w:shd w:val="clear" w:color="auto" w:fill="auto"/>
          </w:tcPr>
          <w:p w14:paraId="68DF62E6" w14:textId="0C91AB9F" w:rsidR="006A0BC1" w:rsidRDefault="006A0BC1" w:rsidP="00AF2221">
            <w:r>
              <w:t xml:space="preserve">parameters </w:t>
            </w:r>
            <w:r w:rsidR="00AF2221" w:rsidRPr="00AF2221">
              <w:rPr>
                <w:position w:val="-14"/>
              </w:rPr>
              <w:object w:dxaOrig="1120" w:dyaOrig="400" w14:anchorId="182209C5">
                <v:shape id="_x0000_i1115" type="#_x0000_t75" style="width:56.5pt;height:19.5pt" o:ole="">
                  <v:imagedata r:id="rId212" o:title=""/>
                </v:shape>
                <o:OLEObject Type="Embed" ProgID="Equation.DSMT4" ShapeID="_x0000_i1115" DrawAspect="Content" ObjectID="_1459242198" r:id="rId213"/>
              </w:object>
            </w:r>
          </w:p>
        </w:tc>
      </w:tr>
      <w:tr w:rsidR="006A0BC1" w14:paraId="5B40EAD2" w14:textId="77777777">
        <w:tc>
          <w:tcPr>
            <w:tcW w:w="1548" w:type="dxa"/>
            <w:shd w:val="clear" w:color="auto" w:fill="auto"/>
          </w:tcPr>
          <w:p w14:paraId="6582CBA9" w14:textId="77777777" w:rsidR="006A0BC1" w:rsidRDefault="006A0BC1" w:rsidP="006A0BC1">
            <w:pPr>
              <w:pStyle w:val="code"/>
            </w:pPr>
            <w:r>
              <w:t>&lt;ksi&gt;</w:t>
            </w:r>
          </w:p>
        </w:tc>
        <w:tc>
          <w:tcPr>
            <w:tcW w:w="8028" w:type="dxa"/>
            <w:shd w:val="clear" w:color="auto" w:fill="auto"/>
          </w:tcPr>
          <w:p w14:paraId="65CBEC9B" w14:textId="09EF54C7" w:rsidR="006A0BC1" w:rsidRDefault="006A0BC1" w:rsidP="00AF2221">
            <w:r>
              <w:t xml:space="preserve">parameters </w:t>
            </w:r>
            <w:r w:rsidR="00AF2221" w:rsidRPr="00AF2221">
              <w:rPr>
                <w:position w:val="-14"/>
              </w:rPr>
              <w:object w:dxaOrig="1020" w:dyaOrig="400" w14:anchorId="34F5DCC7">
                <v:shape id="_x0000_i1116" type="#_x0000_t75" style="width:50.5pt;height:19.5pt" o:ole="">
                  <v:imagedata r:id="rId214" o:title=""/>
                </v:shape>
                <o:OLEObject Type="Embed" ProgID="Equation.DSMT4" ShapeID="_x0000_i1116" DrawAspect="Content" ObjectID="_1459242199" r:id="rId215"/>
              </w:object>
            </w:r>
          </w:p>
        </w:tc>
      </w:tr>
    </w:tbl>
    <w:p w14:paraId="647D656F" w14:textId="77777777" w:rsidR="006A0BC1" w:rsidRDefault="006A0BC1" w:rsidP="006A0BC1"/>
    <w:p w14:paraId="39A949C9" w14:textId="6913B776" w:rsidR="006A0BC1" w:rsidRDefault="006A0BC1" w:rsidP="006A0BC1">
      <w:r>
        <w:t xml:space="preserve">The stress </w:t>
      </w:r>
      <w:r w:rsidR="00AF2221" w:rsidRPr="00AF2221">
        <w:rPr>
          <w:position w:val="-6"/>
        </w:rPr>
        <w:object w:dxaOrig="220" w:dyaOrig="279" w14:anchorId="5E3B473C">
          <v:shape id="_x0000_i1117" type="#_x0000_t75" style="width:10.5pt;height:14pt" o:ole="">
            <v:imagedata r:id="rId216" o:title=""/>
          </v:shape>
          <o:OLEObject Type="Embed" ProgID="Equation.DSMT4" ShapeID="_x0000_i1117" DrawAspect="Content" ObjectID="_1459242200" r:id="rId217"/>
        </w:object>
      </w:r>
      <w:r>
        <w:t xml:space="preserve"> for this material is given by,</w:t>
      </w:r>
    </w:p>
    <w:p w14:paraId="2E808487" w14:textId="04DB2418" w:rsidR="006A0BC1" w:rsidRDefault="006A0BC1" w:rsidP="006A0BC1">
      <w:pPr>
        <w:pStyle w:val="MTDisplayEquation"/>
      </w:pPr>
      <w:r>
        <w:tab/>
      </w:r>
      <w:r w:rsidR="00AF2221" w:rsidRPr="00AF2221">
        <w:rPr>
          <w:position w:val="-14"/>
        </w:rPr>
        <w:object w:dxaOrig="1320" w:dyaOrig="380" w14:anchorId="15D2AB6D">
          <v:shape id="_x0000_i1118" type="#_x0000_t75" style="width:65.5pt;height:19.5pt" o:ole="">
            <v:imagedata r:id="rId218" o:title=""/>
          </v:shape>
          <o:OLEObject Type="Embed" ProgID="Equation.DSMT4" ShapeID="_x0000_i1118" DrawAspect="Content" ObjectID="_1459242201" r:id="rId219"/>
        </w:object>
      </w:r>
      <w:r>
        <w:t>.</w:t>
      </w:r>
    </w:p>
    <w:p w14:paraId="13690716" w14:textId="785C7D35" w:rsidR="006A0BC1" w:rsidRDefault="006A0BC1" w:rsidP="006A0BC1">
      <w:pPr>
        <w:pStyle w:val="MTDisplayEquation"/>
      </w:pPr>
      <w:r>
        <w:t xml:space="preserve">Here, </w:t>
      </w:r>
      <w:r w:rsidR="00AF2221" w:rsidRPr="00AF2221">
        <w:rPr>
          <w:position w:val="-12"/>
        </w:rPr>
        <w:object w:dxaOrig="440" w:dyaOrig="360" w14:anchorId="3923EC8B">
          <v:shape id="_x0000_i1119" type="#_x0000_t75" style="width:22pt;height:18pt" o:ole="">
            <v:imagedata r:id="rId220" o:title=""/>
          </v:shape>
          <o:OLEObject Type="Embed" ProgID="Equation.DSMT4" ShapeID="_x0000_i1119" DrawAspect="Content" ObjectID="_1459242202" r:id="rId221"/>
        </w:object>
      </w:r>
      <w:r>
        <w:t xml:space="preserve"> is the stress from the Mooney-Rivlin basis (Section </w:t>
      </w:r>
      <w:r>
        <w:fldChar w:fldCharType="begin"/>
      </w:r>
      <w:r>
        <w:instrText xml:space="preserve"> REF _Ref167535344 \r \h </w:instrText>
      </w:r>
      <w:r>
        <w:fldChar w:fldCharType="separate"/>
      </w:r>
      <w:r w:rsidR="00873D59">
        <w:t xml:space="preserve">4.1.2.7. </w:t>
      </w:r>
      <w:r>
        <w:fldChar w:fldCharType="end"/>
      </w:r>
      <w:r>
        <w:t xml:space="preserve">), and </w:t>
      </w:r>
      <w:r w:rsidR="00AF2221" w:rsidRPr="00AF2221">
        <w:rPr>
          <w:position w:val="-14"/>
        </w:rPr>
        <w:object w:dxaOrig="340" w:dyaOrig="380" w14:anchorId="67A2DB48">
          <v:shape id="_x0000_i1120" type="#_x0000_t75" style="width:16.5pt;height:19.5pt" o:ole="">
            <v:imagedata r:id="rId222" o:title=""/>
          </v:shape>
          <o:OLEObject Type="Embed" ProgID="Equation.DSMT4" ShapeID="_x0000_i1120" DrawAspect="Content" ObjectID="_1459242203" r:id="rId223"/>
        </w:object>
      </w:r>
      <w:r w:rsidR="00A86128">
        <w:t xml:space="preserve"> </w:t>
      </w:r>
      <w:r>
        <w:t>is the stress contribution from the ellipsoidal fiber distribution (Section </w:t>
      </w:r>
      <w:r>
        <w:fldChar w:fldCharType="begin"/>
      </w:r>
      <w:r>
        <w:instrText xml:space="preserve"> REF _Ref167535331 \r \h </w:instrText>
      </w:r>
      <w:r>
        <w:fldChar w:fldCharType="separate"/>
      </w:r>
      <w:r w:rsidR="00873D59">
        <w:t xml:space="preserve">4.1.2.2. </w:t>
      </w:r>
      <w:r>
        <w:fldChar w:fldCharType="end"/>
      </w:r>
      <w:r>
        <w:t xml:space="preserve">). The orientation of the material axes can be defined as explained in detail in section </w:t>
      </w:r>
      <w:r>
        <w:fldChar w:fldCharType="begin"/>
      </w:r>
      <w:r>
        <w:instrText xml:space="preserve"> REF _Ref162429694 \r \h </w:instrText>
      </w:r>
      <w:r>
        <w:fldChar w:fldCharType="separate"/>
      </w:r>
      <w:r w:rsidR="00873D59">
        <w:t>4.1.1</w:t>
      </w:r>
      <w:r>
        <w:fldChar w:fldCharType="end"/>
      </w:r>
      <w:r>
        <w:t>.</w:t>
      </w:r>
    </w:p>
    <w:p w14:paraId="3F419AE1" w14:textId="77777777" w:rsidR="006A0BC1" w:rsidRPr="00242103" w:rsidRDefault="006A0BC1" w:rsidP="006A0BC1">
      <w:r w:rsidRPr="00242103">
        <w:tab/>
      </w:r>
    </w:p>
    <w:p w14:paraId="52DF72F1" w14:textId="77777777" w:rsidR="006A0BC1" w:rsidRDefault="006A0BC1" w:rsidP="006A0BC1">
      <w:r>
        <w:rPr>
          <w:i/>
        </w:rPr>
        <w:t>Example</w:t>
      </w:r>
      <w:r>
        <w:t>:</w:t>
      </w:r>
    </w:p>
    <w:p w14:paraId="61497325" w14:textId="77777777" w:rsidR="006A0BC1" w:rsidRDefault="006A0BC1" w:rsidP="006A0BC1">
      <w:pPr>
        <w:pStyle w:val="code"/>
      </w:pPr>
      <w:r>
        <w:t>&lt;material id="1" type="EFD Mooney-Rivlin"&gt;</w:t>
      </w:r>
    </w:p>
    <w:p w14:paraId="59D34C59" w14:textId="77777777" w:rsidR="006A0BC1" w:rsidRPr="00205BE9" w:rsidRDefault="006A0BC1" w:rsidP="006A0BC1">
      <w:pPr>
        <w:pStyle w:val="code"/>
        <w:rPr>
          <w:lang w:val="nl-BE"/>
        </w:rPr>
      </w:pPr>
      <w:r>
        <w:tab/>
      </w:r>
      <w:r w:rsidRPr="00205BE9">
        <w:rPr>
          <w:lang w:val="nl-BE"/>
        </w:rPr>
        <w:t>&lt;c1&gt;1&lt;/c1&gt;</w:t>
      </w:r>
    </w:p>
    <w:p w14:paraId="1A24E07B" w14:textId="77777777" w:rsidR="006A0BC1" w:rsidRPr="00205BE9" w:rsidRDefault="006A0BC1" w:rsidP="006A0BC1">
      <w:pPr>
        <w:pStyle w:val="code"/>
        <w:rPr>
          <w:lang w:val="nl-BE"/>
        </w:rPr>
      </w:pPr>
      <w:r w:rsidRPr="00205BE9">
        <w:rPr>
          <w:lang w:val="nl-BE"/>
        </w:rPr>
        <w:tab/>
        <w:t>&lt;c2&gt;0&lt;/c2&gt;</w:t>
      </w:r>
    </w:p>
    <w:p w14:paraId="13C4829D" w14:textId="77777777" w:rsidR="006A0BC1" w:rsidRPr="00205BE9" w:rsidRDefault="006A0BC1" w:rsidP="006A0BC1">
      <w:pPr>
        <w:pStyle w:val="code"/>
        <w:rPr>
          <w:lang w:val="nl-BE"/>
        </w:rPr>
      </w:pPr>
      <w:r w:rsidRPr="00205BE9">
        <w:rPr>
          <w:lang w:val="nl-BE"/>
        </w:rPr>
        <w:tab/>
        <w:t>&lt;beta&gt;4.5,4.5,4.5&lt;/beta&gt;</w:t>
      </w:r>
    </w:p>
    <w:p w14:paraId="74D36FCA" w14:textId="77777777" w:rsidR="006A0BC1" w:rsidRDefault="006A0BC1" w:rsidP="006A0BC1">
      <w:pPr>
        <w:pStyle w:val="code"/>
      </w:pPr>
      <w:r w:rsidRPr="00205BE9">
        <w:rPr>
          <w:lang w:val="nl-BE"/>
        </w:rPr>
        <w:tab/>
      </w:r>
      <w:r>
        <w:t>&lt;ksi&gt;1,1,1&lt;/ksi&gt;</w:t>
      </w:r>
    </w:p>
    <w:p w14:paraId="6E747F68" w14:textId="77777777" w:rsidR="006A0BC1" w:rsidRDefault="006A0BC1" w:rsidP="006A0BC1">
      <w:pPr>
        <w:pStyle w:val="code"/>
      </w:pPr>
      <w:r>
        <w:tab/>
        <w:t>&lt;k&gt;20000&lt;/k&gt;</w:t>
      </w:r>
    </w:p>
    <w:p w14:paraId="0648AFB2" w14:textId="77777777" w:rsidR="006A0BC1" w:rsidRDefault="006A0BC1" w:rsidP="006A0BC1">
      <w:pPr>
        <w:pStyle w:val="code"/>
      </w:pPr>
      <w:r>
        <w:tab/>
        <w:t>&lt;mat_axis type="local"&gt;</w:t>
      </w:r>
      <w:r w:rsidR="00FC6649">
        <w:t>0,0,0</w:t>
      </w:r>
      <w:r>
        <w:t>&lt;/mat_axis&gt;</w:t>
      </w:r>
    </w:p>
    <w:p w14:paraId="2D88FD55" w14:textId="77777777" w:rsidR="006A0BC1" w:rsidRPr="0097532C" w:rsidRDefault="006A0BC1" w:rsidP="006A0BC1">
      <w:pPr>
        <w:pStyle w:val="code"/>
      </w:pPr>
      <w:r w:rsidRPr="0097532C">
        <w:t>&lt;/material&gt;</w:t>
      </w:r>
    </w:p>
    <w:p w14:paraId="7B6B6C29" w14:textId="77777777" w:rsidR="006A0BC1" w:rsidRPr="0097532C" w:rsidRDefault="006A0BC1" w:rsidP="006A0BC1">
      <w:r>
        <w:br w:type="page"/>
      </w:r>
    </w:p>
    <w:p w14:paraId="63214945" w14:textId="77777777" w:rsidR="006A0BC1" w:rsidRDefault="006A0BC1" w:rsidP="006A0BC1">
      <w:pPr>
        <w:pStyle w:val="Heading4"/>
      </w:pPr>
      <w:bookmarkStart w:id="1273" w:name="_Toc385498479"/>
      <w:r>
        <w:lastRenderedPageBreak/>
        <w:t>Ellipsoidal Fiber Distribution Veronda-Westmann</w:t>
      </w:r>
      <w:bookmarkEnd w:id="1273"/>
    </w:p>
    <w:p w14:paraId="0F04B6F5" w14:textId="77777777" w:rsidR="006A0BC1" w:rsidRDefault="006A0BC1" w:rsidP="006A0BC1">
      <w:r>
        <w:t>The material type for a Veronda-Westmann material with an ellipsoidal continuous fiber distribution is “</w:t>
      </w:r>
      <w:r w:rsidRPr="00E7217D">
        <w:rPr>
          <w:i/>
        </w:rPr>
        <w:t xml:space="preserve">EFD </w:t>
      </w:r>
      <w:r>
        <w:rPr>
          <w:i/>
        </w:rPr>
        <w:t>Veronda-Westmann</w:t>
      </w:r>
      <w:r>
        <w:t>”. The following material parameters need to be defined:</w:t>
      </w:r>
    </w:p>
    <w:p w14:paraId="42EB9525"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1628F046" w14:textId="77777777">
        <w:tc>
          <w:tcPr>
            <w:tcW w:w="1548" w:type="dxa"/>
            <w:shd w:val="clear" w:color="auto" w:fill="auto"/>
          </w:tcPr>
          <w:p w14:paraId="62C5727F" w14:textId="77777777" w:rsidR="006A0BC1" w:rsidRDefault="006A0BC1" w:rsidP="006A0BC1">
            <w:pPr>
              <w:pStyle w:val="code"/>
            </w:pPr>
            <w:r>
              <w:t>&lt;c1&gt;</w:t>
            </w:r>
          </w:p>
        </w:tc>
        <w:tc>
          <w:tcPr>
            <w:tcW w:w="8028" w:type="dxa"/>
            <w:shd w:val="clear" w:color="auto" w:fill="auto"/>
          </w:tcPr>
          <w:p w14:paraId="4BC66BF8" w14:textId="77777777" w:rsidR="006A0BC1" w:rsidRDefault="006A0BC1" w:rsidP="006A0BC1">
            <w:r>
              <w:t>First VW coefficient</w:t>
            </w:r>
          </w:p>
        </w:tc>
      </w:tr>
      <w:tr w:rsidR="006A0BC1" w14:paraId="4051265C" w14:textId="77777777">
        <w:tc>
          <w:tcPr>
            <w:tcW w:w="1548" w:type="dxa"/>
            <w:shd w:val="clear" w:color="auto" w:fill="auto"/>
          </w:tcPr>
          <w:p w14:paraId="3B96657A" w14:textId="77777777" w:rsidR="006A0BC1" w:rsidRDefault="006A0BC1" w:rsidP="006A0BC1">
            <w:pPr>
              <w:pStyle w:val="code"/>
            </w:pPr>
            <w:r>
              <w:t>&lt;c2&gt;</w:t>
            </w:r>
          </w:p>
        </w:tc>
        <w:tc>
          <w:tcPr>
            <w:tcW w:w="8028" w:type="dxa"/>
            <w:shd w:val="clear" w:color="auto" w:fill="auto"/>
          </w:tcPr>
          <w:p w14:paraId="13BFCE11" w14:textId="77777777" w:rsidR="006A0BC1" w:rsidRDefault="006A0BC1" w:rsidP="006A0BC1">
            <w:r>
              <w:t>Second VW coefficient</w:t>
            </w:r>
          </w:p>
        </w:tc>
      </w:tr>
      <w:tr w:rsidR="006A0BC1" w14:paraId="7CCBFD13" w14:textId="77777777">
        <w:tc>
          <w:tcPr>
            <w:tcW w:w="1548" w:type="dxa"/>
            <w:shd w:val="clear" w:color="auto" w:fill="auto"/>
          </w:tcPr>
          <w:p w14:paraId="04397C81" w14:textId="77777777" w:rsidR="006A0BC1" w:rsidRDefault="006A0BC1" w:rsidP="006A0BC1">
            <w:pPr>
              <w:pStyle w:val="code"/>
            </w:pPr>
            <w:r>
              <w:t>&lt;k&gt;</w:t>
            </w:r>
          </w:p>
        </w:tc>
        <w:tc>
          <w:tcPr>
            <w:tcW w:w="8028" w:type="dxa"/>
            <w:shd w:val="clear" w:color="auto" w:fill="auto"/>
          </w:tcPr>
          <w:p w14:paraId="2C6A159D" w14:textId="77777777" w:rsidR="006A0BC1" w:rsidRDefault="006A0BC1" w:rsidP="006A0BC1">
            <w:r>
              <w:t>Bulk modulus</w:t>
            </w:r>
          </w:p>
        </w:tc>
      </w:tr>
      <w:tr w:rsidR="006A0BC1" w14:paraId="6031F7BD" w14:textId="77777777">
        <w:tc>
          <w:tcPr>
            <w:tcW w:w="1548" w:type="dxa"/>
            <w:shd w:val="clear" w:color="auto" w:fill="auto"/>
          </w:tcPr>
          <w:p w14:paraId="38B8C853" w14:textId="77777777" w:rsidR="006A0BC1" w:rsidRDefault="006A0BC1" w:rsidP="006A0BC1">
            <w:pPr>
              <w:pStyle w:val="code"/>
            </w:pPr>
            <w:r>
              <w:t>&lt;beta&gt;</w:t>
            </w:r>
          </w:p>
        </w:tc>
        <w:tc>
          <w:tcPr>
            <w:tcW w:w="8028" w:type="dxa"/>
            <w:shd w:val="clear" w:color="auto" w:fill="auto"/>
          </w:tcPr>
          <w:p w14:paraId="23E9ECE6" w14:textId="351160F4" w:rsidR="006A0BC1" w:rsidRDefault="006A0BC1" w:rsidP="00AF2221">
            <w:r>
              <w:t xml:space="preserve">parameters </w:t>
            </w:r>
            <w:r w:rsidR="00AF2221" w:rsidRPr="00AF2221">
              <w:rPr>
                <w:position w:val="-14"/>
              </w:rPr>
              <w:object w:dxaOrig="1120" w:dyaOrig="400" w14:anchorId="7849FB86">
                <v:shape id="_x0000_i1121" type="#_x0000_t75" style="width:56.5pt;height:19.5pt" o:ole="">
                  <v:imagedata r:id="rId224" o:title=""/>
                </v:shape>
                <o:OLEObject Type="Embed" ProgID="Equation.DSMT4" ShapeID="_x0000_i1121" DrawAspect="Content" ObjectID="_1459242204" r:id="rId225"/>
              </w:object>
            </w:r>
          </w:p>
        </w:tc>
      </w:tr>
      <w:tr w:rsidR="006A0BC1" w14:paraId="5EB6DBF9" w14:textId="77777777">
        <w:tc>
          <w:tcPr>
            <w:tcW w:w="1548" w:type="dxa"/>
            <w:shd w:val="clear" w:color="auto" w:fill="auto"/>
          </w:tcPr>
          <w:p w14:paraId="77F9F2BC" w14:textId="77777777" w:rsidR="006A0BC1" w:rsidRDefault="006A0BC1" w:rsidP="006A0BC1">
            <w:pPr>
              <w:pStyle w:val="code"/>
            </w:pPr>
            <w:r>
              <w:t>&lt;ksi&gt;</w:t>
            </w:r>
          </w:p>
        </w:tc>
        <w:tc>
          <w:tcPr>
            <w:tcW w:w="8028" w:type="dxa"/>
            <w:shd w:val="clear" w:color="auto" w:fill="auto"/>
          </w:tcPr>
          <w:p w14:paraId="4AE217C6" w14:textId="11FCC949" w:rsidR="006A0BC1" w:rsidRDefault="006A0BC1" w:rsidP="00AF2221">
            <w:r>
              <w:t xml:space="preserve">parameters </w:t>
            </w:r>
            <w:r w:rsidR="00AF2221" w:rsidRPr="00AF2221">
              <w:rPr>
                <w:position w:val="-14"/>
              </w:rPr>
              <w:object w:dxaOrig="1020" w:dyaOrig="400" w14:anchorId="3FFCA727">
                <v:shape id="_x0000_i1122" type="#_x0000_t75" style="width:50.5pt;height:19.5pt" o:ole="">
                  <v:imagedata r:id="rId226" o:title=""/>
                </v:shape>
                <o:OLEObject Type="Embed" ProgID="Equation.DSMT4" ShapeID="_x0000_i1122" DrawAspect="Content" ObjectID="_1459242205" r:id="rId227"/>
              </w:object>
            </w:r>
          </w:p>
        </w:tc>
      </w:tr>
    </w:tbl>
    <w:p w14:paraId="2821BF84" w14:textId="77777777" w:rsidR="006A0BC1" w:rsidRDefault="006A0BC1" w:rsidP="006A0BC1"/>
    <w:p w14:paraId="31BCFF8C" w14:textId="7257D2D9" w:rsidR="006A0BC1" w:rsidRDefault="006A0BC1" w:rsidP="006A0BC1">
      <w:r>
        <w:t xml:space="preserve">The stress </w:t>
      </w:r>
      <w:r w:rsidR="00AF2221" w:rsidRPr="00AF2221">
        <w:rPr>
          <w:position w:val="-6"/>
        </w:rPr>
        <w:object w:dxaOrig="220" w:dyaOrig="279" w14:anchorId="0F0EC01E">
          <v:shape id="_x0000_i1123" type="#_x0000_t75" style="width:10.5pt;height:14pt" o:ole="">
            <v:imagedata r:id="rId228" o:title=""/>
          </v:shape>
          <o:OLEObject Type="Embed" ProgID="Equation.DSMT4" ShapeID="_x0000_i1123" DrawAspect="Content" ObjectID="_1459242206" r:id="rId229"/>
        </w:object>
      </w:r>
      <w:r>
        <w:t xml:space="preserve"> for this material is given by,</w:t>
      </w:r>
    </w:p>
    <w:p w14:paraId="3AA47A79" w14:textId="2BFE12BF" w:rsidR="006A0BC1" w:rsidRDefault="006A0BC1" w:rsidP="006A0BC1">
      <w:pPr>
        <w:pStyle w:val="MTDisplayEquation"/>
      </w:pPr>
      <w:r>
        <w:tab/>
      </w:r>
      <w:r w:rsidR="00AF2221" w:rsidRPr="00AF2221">
        <w:rPr>
          <w:position w:val="-14"/>
        </w:rPr>
        <w:object w:dxaOrig="1320" w:dyaOrig="380" w14:anchorId="7DF88E9A">
          <v:shape id="_x0000_i1124" type="#_x0000_t75" style="width:65.5pt;height:19.5pt" o:ole="">
            <v:imagedata r:id="rId230" o:title=""/>
          </v:shape>
          <o:OLEObject Type="Embed" ProgID="Equation.DSMT4" ShapeID="_x0000_i1124" DrawAspect="Content" ObjectID="_1459242207" r:id="rId231"/>
        </w:object>
      </w:r>
      <w:r>
        <w:t>.</w:t>
      </w:r>
    </w:p>
    <w:p w14:paraId="52FB3AEA" w14:textId="7D7420FD" w:rsidR="006A0BC1" w:rsidRDefault="006A0BC1" w:rsidP="006A0BC1">
      <w:r>
        <w:t xml:space="preserve">Here, </w:t>
      </w:r>
      <w:r w:rsidR="00AF2221" w:rsidRPr="00AF2221">
        <w:rPr>
          <w:position w:val="-12"/>
        </w:rPr>
        <w:object w:dxaOrig="440" w:dyaOrig="360" w14:anchorId="0B3AE198">
          <v:shape id="_x0000_i1125" type="#_x0000_t75" style="width:22pt;height:18pt" o:ole="">
            <v:imagedata r:id="rId232" o:title=""/>
          </v:shape>
          <o:OLEObject Type="Embed" ProgID="Equation.DSMT4" ShapeID="_x0000_i1125" DrawAspect="Content" ObjectID="_1459242208" r:id="rId233"/>
        </w:object>
      </w:r>
      <w:r>
        <w:t xml:space="preserve"> is the stress from the Veronda-Westmann basis (Section </w:t>
      </w:r>
      <w:r>
        <w:fldChar w:fldCharType="begin"/>
      </w:r>
      <w:r>
        <w:instrText xml:space="preserve"> REF _Ref167535458 \r \h </w:instrText>
      </w:r>
      <w:r>
        <w:fldChar w:fldCharType="separate"/>
      </w:r>
      <w:r w:rsidR="00873D59">
        <w:t xml:space="preserve">4.1.2.15. </w:t>
      </w:r>
      <w:r>
        <w:fldChar w:fldCharType="end"/>
      </w:r>
      <w:r>
        <w:t xml:space="preserve">), and </w:t>
      </w:r>
      <w:r w:rsidR="00AF2221" w:rsidRPr="00AF2221">
        <w:rPr>
          <w:position w:val="-14"/>
        </w:rPr>
        <w:object w:dxaOrig="340" w:dyaOrig="380" w14:anchorId="4BE8678B">
          <v:shape id="_x0000_i1126" type="#_x0000_t75" style="width:16.5pt;height:19.5pt" o:ole="">
            <v:imagedata r:id="rId234" o:title=""/>
          </v:shape>
          <o:OLEObject Type="Embed" ProgID="Equation.DSMT4" ShapeID="_x0000_i1126" DrawAspect="Content" ObjectID="_1459242209" r:id="rId235"/>
        </w:object>
      </w:r>
      <w:r>
        <w:t xml:space="preserve">is the stress contribution from the ellipsoidal fiber distribution (Section </w:t>
      </w:r>
      <w:r>
        <w:fldChar w:fldCharType="begin"/>
      </w:r>
      <w:r>
        <w:instrText xml:space="preserve"> REF _Ref167375501 \r \h </w:instrText>
      </w:r>
      <w:r>
        <w:fldChar w:fldCharType="separate"/>
      </w:r>
      <w:r w:rsidR="00873D59">
        <w:t xml:space="preserve">4.1.2.3. </w:t>
      </w:r>
      <w:r>
        <w:fldChar w:fldCharType="end"/>
      </w:r>
      <w:r>
        <w:t>).</w:t>
      </w:r>
    </w:p>
    <w:p w14:paraId="0B0FFD60" w14:textId="77777777" w:rsidR="006A0BC1" w:rsidRPr="00242103" w:rsidRDefault="006A0BC1" w:rsidP="006A0BC1">
      <w:r w:rsidRPr="00242103">
        <w:tab/>
      </w:r>
    </w:p>
    <w:p w14:paraId="7F780198" w14:textId="77777777" w:rsidR="006A0BC1" w:rsidRDefault="006A0BC1" w:rsidP="006A0BC1">
      <w:r>
        <w:rPr>
          <w:i/>
        </w:rPr>
        <w:t>Example</w:t>
      </w:r>
      <w:r>
        <w:t>:</w:t>
      </w:r>
    </w:p>
    <w:p w14:paraId="39E22D7D" w14:textId="77777777" w:rsidR="006A0BC1" w:rsidRDefault="006A0BC1" w:rsidP="006A0BC1">
      <w:pPr>
        <w:pStyle w:val="code"/>
      </w:pPr>
      <w:r>
        <w:t>&lt;material id="1" type="EFD Veronda-Westmann"&gt;</w:t>
      </w:r>
    </w:p>
    <w:p w14:paraId="34F7E542" w14:textId="77777777" w:rsidR="006A0BC1" w:rsidRPr="002C61D2" w:rsidRDefault="006A0BC1" w:rsidP="006A0BC1">
      <w:pPr>
        <w:pStyle w:val="code"/>
      </w:pPr>
      <w:r>
        <w:tab/>
      </w:r>
      <w:r w:rsidRPr="002C61D2">
        <w:t>&lt;c1&gt;1&lt;/c1&gt;</w:t>
      </w:r>
    </w:p>
    <w:p w14:paraId="2522EE71" w14:textId="77777777" w:rsidR="006A0BC1" w:rsidRPr="002C61D2" w:rsidRDefault="006A0BC1" w:rsidP="006A0BC1">
      <w:pPr>
        <w:pStyle w:val="code"/>
      </w:pPr>
      <w:r w:rsidRPr="002C61D2">
        <w:tab/>
        <w:t>&lt;c2&gt;0.5&lt;/c2&gt;</w:t>
      </w:r>
    </w:p>
    <w:p w14:paraId="48223A3E" w14:textId="77777777" w:rsidR="006A0BC1" w:rsidRPr="002C61D2" w:rsidRDefault="006A0BC1" w:rsidP="006A0BC1">
      <w:pPr>
        <w:pStyle w:val="code"/>
      </w:pPr>
      <w:r w:rsidRPr="002C61D2">
        <w:tab/>
        <w:t>&lt;k&gt;1000&lt;/k&gt;</w:t>
      </w:r>
    </w:p>
    <w:p w14:paraId="64214A84" w14:textId="77777777" w:rsidR="006A0BC1" w:rsidRPr="002C61D2" w:rsidRDefault="006A0BC1" w:rsidP="006A0BC1">
      <w:pPr>
        <w:pStyle w:val="code"/>
      </w:pPr>
      <w:r w:rsidRPr="002C61D2">
        <w:tab/>
        <w:t>&lt;beta&gt;4.5,4.5,4.5&lt;/beta&gt;</w:t>
      </w:r>
    </w:p>
    <w:p w14:paraId="6C349CAA" w14:textId="77777777" w:rsidR="006A0BC1" w:rsidRDefault="006A0BC1" w:rsidP="006A0BC1">
      <w:pPr>
        <w:pStyle w:val="code"/>
      </w:pPr>
      <w:r w:rsidRPr="002C61D2">
        <w:tab/>
      </w:r>
      <w:r>
        <w:t>&lt;ksi&gt;1,1,1&lt;/ksi&gt;</w:t>
      </w:r>
    </w:p>
    <w:p w14:paraId="396B297C" w14:textId="77777777" w:rsidR="006A0BC1" w:rsidRDefault="006A0BC1" w:rsidP="006A0BC1">
      <w:pPr>
        <w:pStyle w:val="code"/>
      </w:pPr>
      <w:r>
        <w:tab/>
        <w:t>&lt;mat_axis type="local"&gt;</w:t>
      </w:r>
      <w:r w:rsidR="00FC6649">
        <w:t>0,0,0</w:t>
      </w:r>
      <w:r>
        <w:t>&lt;/mat_axis&gt;</w:t>
      </w:r>
    </w:p>
    <w:p w14:paraId="5F233A1C" w14:textId="77777777" w:rsidR="006A0BC1" w:rsidRDefault="006A0BC1" w:rsidP="006A0BC1">
      <w:pPr>
        <w:pStyle w:val="code"/>
      </w:pPr>
      <w:r>
        <w:t>&lt;/material&gt;</w:t>
      </w:r>
    </w:p>
    <w:p w14:paraId="6579299F" w14:textId="77777777" w:rsidR="006A0BC1" w:rsidRDefault="006A0BC1" w:rsidP="006A0BC1">
      <w:r>
        <w:br w:type="page"/>
      </w:r>
    </w:p>
    <w:p w14:paraId="743EB6B7" w14:textId="77777777" w:rsidR="006A0BC1" w:rsidRDefault="006A0BC1" w:rsidP="006A0BC1">
      <w:pPr>
        <w:pStyle w:val="Heading4"/>
      </w:pPr>
      <w:bookmarkStart w:id="1274" w:name="_Toc385498480"/>
      <w:r>
        <w:lastRenderedPageBreak/>
        <w:t>Fiber with Exponential-Power Law, Uncoupled Formulation</w:t>
      </w:r>
      <w:bookmarkEnd w:id="1274"/>
    </w:p>
    <w:p w14:paraId="24F47149" w14:textId="727E68C7" w:rsidR="006A0BC1" w:rsidRDefault="006A0BC1" w:rsidP="006A0BC1">
      <w:r>
        <w:t>The material type for a single fiber with an exponential-power law, in an uncoupled strain energy formulation, is “</w:t>
      </w:r>
      <w:r w:rsidRPr="00E7217D">
        <w:rPr>
          <w:i/>
        </w:rPr>
        <w:t>fiber-exp-pow-uncoupled</w:t>
      </w:r>
      <w:r>
        <w:t xml:space="preserve">”.  </w:t>
      </w:r>
      <w:r w:rsidRPr="0097532C">
        <w:t xml:space="preserve">Since fibers can only sustain tension, this material is not stable on its own.  It must be combined with a stable </w:t>
      </w:r>
      <w:r w:rsidR="002239E9">
        <w:t>uncoupled</w:t>
      </w:r>
      <w:r w:rsidR="002239E9" w:rsidRPr="0097532C">
        <w:t xml:space="preserve"> </w:t>
      </w:r>
      <w:r w:rsidRPr="0097532C">
        <w:t>material that acts as a ground matrix, using a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873D59">
        <w:t xml:space="preserve">4.1.2.14. </w:t>
      </w:r>
      <w:r w:rsidRPr="0097532C">
        <w:fldChar w:fldCharType="end"/>
      </w:r>
      <w:r w:rsidRPr="0097532C">
        <w:t xml:space="preserve">.  </w:t>
      </w:r>
      <w:r>
        <w:t>The following material parameters need to be defined:</w:t>
      </w:r>
    </w:p>
    <w:p w14:paraId="50AAB91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7E28BE7A" w14:textId="77777777">
        <w:tc>
          <w:tcPr>
            <w:tcW w:w="1548" w:type="dxa"/>
            <w:shd w:val="clear" w:color="auto" w:fill="auto"/>
          </w:tcPr>
          <w:p w14:paraId="408B6A57" w14:textId="77777777" w:rsidR="006A0BC1" w:rsidRDefault="006A0BC1" w:rsidP="006A0BC1">
            <w:pPr>
              <w:pStyle w:val="code"/>
            </w:pPr>
            <w:r>
              <w:t>&lt;ksi&gt;</w:t>
            </w:r>
          </w:p>
        </w:tc>
        <w:tc>
          <w:tcPr>
            <w:tcW w:w="8028" w:type="dxa"/>
            <w:shd w:val="clear" w:color="auto" w:fill="auto"/>
          </w:tcPr>
          <w:p w14:paraId="3F7B7448" w14:textId="72FE99BB" w:rsidR="006A0BC1" w:rsidRDefault="00AF2221" w:rsidP="00AF2221">
            <w:r w:rsidRPr="00AF2221">
              <w:rPr>
                <w:position w:val="-10"/>
              </w:rPr>
              <w:object w:dxaOrig="200" w:dyaOrig="320" w14:anchorId="08F6BCBA">
                <v:shape id="_x0000_i1127" type="#_x0000_t75" style="width:10pt;height:16.5pt" o:ole="">
                  <v:imagedata r:id="rId236" o:title=""/>
                </v:shape>
                <o:OLEObject Type="Embed" ProgID="Equation.DSMT4" ShapeID="_x0000_i1127" DrawAspect="Content" ObjectID="_1459242210" r:id="rId237"/>
              </w:object>
            </w:r>
            <w:r w:rsidR="006A0BC1">
              <w:t>, representing a measure of the fiber modulus</w:t>
            </w:r>
          </w:p>
        </w:tc>
      </w:tr>
      <w:tr w:rsidR="006A0BC1" w14:paraId="518C71C6" w14:textId="77777777">
        <w:tc>
          <w:tcPr>
            <w:tcW w:w="1548" w:type="dxa"/>
            <w:shd w:val="clear" w:color="auto" w:fill="auto"/>
          </w:tcPr>
          <w:p w14:paraId="7C2043BB" w14:textId="77777777" w:rsidR="006A0BC1" w:rsidRDefault="006A0BC1" w:rsidP="006A0BC1">
            <w:pPr>
              <w:pStyle w:val="code"/>
            </w:pPr>
            <w:r>
              <w:t>&lt;alpha&gt;</w:t>
            </w:r>
          </w:p>
        </w:tc>
        <w:tc>
          <w:tcPr>
            <w:tcW w:w="8028" w:type="dxa"/>
            <w:shd w:val="clear" w:color="auto" w:fill="auto"/>
          </w:tcPr>
          <w:p w14:paraId="7CD34F0C" w14:textId="62F25E29" w:rsidR="006A0BC1" w:rsidRDefault="00AF2221" w:rsidP="00AF2221">
            <w:r w:rsidRPr="00AF2221">
              <w:rPr>
                <w:position w:val="-6"/>
              </w:rPr>
              <w:object w:dxaOrig="240" w:dyaOrig="220" w14:anchorId="3544BDC7">
                <v:shape id="_x0000_i1128" type="#_x0000_t75" style="width:12pt;height:10.5pt" o:ole="">
                  <v:imagedata r:id="rId238" o:title=""/>
                </v:shape>
                <o:OLEObject Type="Embed" ProgID="Equation.DSMT4" ShapeID="_x0000_i1128" DrawAspect="Content" ObjectID="_1459242211" r:id="rId239"/>
              </w:object>
            </w:r>
            <w:r w:rsidR="006A0BC1">
              <w:t>, coefficient of exponential argument</w:t>
            </w:r>
          </w:p>
        </w:tc>
      </w:tr>
      <w:tr w:rsidR="006A0BC1" w14:paraId="24B0FDFF" w14:textId="77777777">
        <w:tc>
          <w:tcPr>
            <w:tcW w:w="1548" w:type="dxa"/>
            <w:shd w:val="clear" w:color="auto" w:fill="auto"/>
          </w:tcPr>
          <w:p w14:paraId="13F5A0DC" w14:textId="77777777" w:rsidR="006A0BC1" w:rsidRDefault="006A0BC1" w:rsidP="006A0BC1">
            <w:pPr>
              <w:pStyle w:val="code"/>
            </w:pPr>
            <w:r>
              <w:t>&lt;beta&gt;</w:t>
            </w:r>
          </w:p>
        </w:tc>
        <w:tc>
          <w:tcPr>
            <w:tcW w:w="8028" w:type="dxa"/>
            <w:shd w:val="clear" w:color="auto" w:fill="auto"/>
          </w:tcPr>
          <w:p w14:paraId="5128C8ED" w14:textId="24385931" w:rsidR="006A0BC1" w:rsidRDefault="00AF2221" w:rsidP="00AF2221">
            <w:r w:rsidRPr="00AF2221">
              <w:rPr>
                <w:position w:val="-10"/>
              </w:rPr>
              <w:object w:dxaOrig="240" w:dyaOrig="320" w14:anchorId="02DE8903">
                <v:shape id="_x0000_i1129" type="#_x0000_t75" style="width:12pt;height:16.5pt" o:ole="">
                  <v:imagedata r:id="rId240" o:title=""/>
                </v:shape>
                <o:OLEObject Type="Embed" ProgID="Equation.DSMT4" ShapeID="_x0000_i1129" DrawAspect="Content" ObjectID="_1459242212" r:id="rId241"/>
              </w:object>
            </w:r>
            <w:r w:rsidR="006A0BC1">
              <w:t>, power of exponential argument</w:t>
            </w:r>
          </w:p>
        </w:tc>
      </w:tr>
      <w:tr w:rsidR="006A0BC1" w14:paraId="217CA3CC" w14:textId="77777777">
        <w:tc>
          <w:tcPr>
            <w:tcW w:w="1548" w:type="dxa"/>
            <w:shd w:val="clear" w:color="auto" w:fill="auto"/>
          </w:tcPr>
          <w:p w14:paraId="350CE792" w14:textId="77777777" w:rsidR="006A0BC1" w:rsidRDefault="006A0BC1" w:rsidP="006A0BC1">
            <w:pPr>
              <w:pStyle w:val="code"/>
            </w:pPr>
            <w:r>
              <w:t>&lt;theta&gt;</w:t>
            </w:r>
          </w:p>
        </w:tc>
        <w:tc>
          <w:tcPr>
            <w:tcW w:w="8028" w:type="dxa"/>
            <w:shd w:val="clear" w:color="auto" w:fill="auto"/>
          </w:tcPr>
          <w:p w14:paraId="4B1C8DE7" w14:textId="6D53CDBB" w:rsidR="006A0BC1" w:rsidRDefault="00AF2221" w:rsidP="00AF2221">
            <w:r w:rsidRPr="00AF2221">
              <w:rPr>
                <w:position w:val="-6"/>
              </w:rPr>
              <w:object w:dxaOrig="200" w:dyaOrig="279" w14:anchorId="23E4DCD6">
                <v:shape id="_x0000_i1130" type="#_x0000_t75" style="width:10pt;height:14pt" o:ole="">
                  <v:imagedata r:id="rId242" o:title=""/>
                </v:shape>
                <o:OLEObject Type="Embed" ProgID="Equation.DSMT4" ShapeID="_x0000_i1130" DrawAspect="Content" ObjectID="_1459242213" r:id="rId243"/>
              </w:object>
            </w:r>
            <w:r w:rsidR="006A0BC1">
              <w:t>, spherical angle for fiber orientation in local coordinate system (in degrees)</w:t>
            </w:r>
          </w:p>
        </w:tc>
      </w:tr>
      <w:tr w:rsidR="006A0BC1" w14:paraId="75080C4F" w14:textId="77777777">
        <w:tc>
          <w:tcPr>
            <w:tcW w:w="1548" w:type="dxa"/>
            <w:shd w:val="clear" w:color="auto" w:fill="auto"/>
          </w:tcPr>
          <w:p w14:paraId="45A48A86" w14:textId="77777777" w:rsidR="006A0BC1" w:rsidRDefault="006A0BC1" w:rsidP="006A0BC1">
            <w:pPr>
              <w:pStyle w:val="code"/>
            </w:pPr>
            <w:r>
              <w:t>&lt;phi&gt;</w:t>
            </w:r>
          </w:p>
        </w:tc>
        <w:tc>
          <w:tcPr>
            <w:tcW w:w="8028" w:type="dxa"/>
            <w:shd w:val="clear" w:color="auto" w:fill="auto"/>
          </w:tcPr>
          <w:p w14:paraId="5463001C" w14:textId="4FD06065" w:rsidR="006A0BC1" w:rsidRDefault="00AF2221" w:rsidP="00AF2221">
            <w:r w:rsidRPr="00AF2221">
              <w:rPr>
                <w:position w:val="-10"/>
              </w:rPr>
              <w:object w:dxaOrig="220" w:dyaOrig="260" w14:anchorId="78B2BEF3">
                <v:shape id="_x0000_i1131" type="#_x0000_t75" style="width:10.5pt;height:13.5pt" o:ole="">
                  <v:imagedata r:id="rId244" o:title=""/>
                </v:shape>
                <o:OLEObject Type="Embed" ProgID="Equation.DSMT4" ShapeID="_x0000_i1131" DrawAspect="Content" ObjectID="_1459242214" r:id="rId245"/>
              </w:object>
            </w:r>
            <w:r w:rsidR="006A0BC1">
              <w:t>, spherical angle for fiber orientation in local coordinate system (in degrees)</w:t>
            </w:r>
          </w:p>
        </w:tc>
      </w:tr>
    </w:tbl>
    <w:p w14:paraId="50CD203E" w14:textId="77777777" w:rsidR="006A0BC1" w:rsidRDefault="006A0BC1" w:rsidP="006A0BC1"/>
    <w:p w14:paraId="685AD9F1" w14:textId="77777777" w:rsidR="006A0BC1" w:rsidRDefault="006A0BC1" w:rsidP="006A0BC1">
      <w:r>
        <w:t>The fiber is oriented along</w:t>
      </w:r>
    </w:p>
    <w:p w14:paraId="0067D037" w14:textId="5BAB1922" w:rsidR="006A0BC1" w:rsidRDefault="006A0BC1" w:rsidP="006A0BC1">
      <w:pPr>
        <w:pStyle w:val="MTDisplayEquation"/>
      </w:pPr>
      <w:r>
        <w:tab/>
      </w:r>
      <w:r w:rsidR="00AF2221" w:rsidRPr="00AF2221">
        <w:rPr>
          <w:position w:val="-12"/>
        </w:rPr>
        <w:object w:dxaOrig="3980" w:dyaOrig="360" w14:anchorId="65924C5B">
          <v:shape id="_x0000_i1132" type="#_x0000_t75" style="width:199.5pt;height:18pt" o:ole="">
            <v:imagedata r:id="rId246" o:title=""/>
          </v:shape>
          <o:OLEObject Type="Embed" ProgID="Equation.DSMT4" ShapeID="_x0000_i1132" DrawAspect="Content" ObjectID="_1459242215" r:id="rId247"/>
        </w:object>
      </w:r>
      <w:r>
        <w:t>,</w:t>
      </w:r>
    </w:p>
    <w:p w14:paraId="29AB8368" w14:textId="2CB9CE3D" w:rsidR="006A0BC1" w:rsidRDefault="006A0BC1" w:rsidP="006A0BC1">
      <w:r w:rsidRPr="000230DC">
        <w:t xml:space="preserve">where </w:t>
      </w:r>
      <w:r w:rsidR="00AF2221" w:rsidRPr="00AF2221">
        <w:rPr>
          <w:position w:val="-14"/>
        </w:rPr>
        <w:object w:dxaOrig="999" w:dyaOrig="400" w14:anchorId="1E8A5356">
          <v:shape id="_x0000_i1133" type="#_x0000_t75" style="width:50pt;height:19.5pt" o:ole="">
            <v:imagedata r:id="rId248" o:title=""/>
          </v:shape>
          <o:OLEObject Type="Embed" ProgID="Equation.DSMT4" ShapeID="_x0000_i1133" DrawAspect="Content" ObjectID="_1459242216" r:id="rId249"/>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873D59">
        <w:t>4.1.1</w:t>
      </w:r>
      <w:r w:rsidRPr="000230DC">
        <w:fldChar w:fldCharType="end"/>
      </w:r>
      <w:r w:rsidRPr="000230DC">
        <w:t xml:space="preserve">).  </w:t>
      </w:r>
      <w:r>
        <w:t xml:space="preserve">The stress </w:t>
      </w:r>
      <w:r w:rsidR="00AF2221" w:rsidRPr="00AF2221">
        <w:rPr>
          <w:position w:val="-6"/>
        </w:rPr>
        <w:object w:dxaOrig="220" w:dyaOrig="279" w14:anchorId="5FF2E324">
          <v:shape id="_x0000_i1134" type="#_x0000_t75" style="width:10.5pt;height:14pt" o:ole="">
            <v:imagedata r:id="rId250" o:title=""/>
          </v:shape>
          <o:OLEObject Type="Embed" ProgID="Equation.DSMT4" ShapeID="_x0000_i1134" DrawAspect="Content" ObjectID="_1459242217" r:id="rId251"/>
        </w:object>
      </w:r>
      <w:r>
        <w:t xml:space="preserve"> for this fibrous material is given by</w:t>
      </w:r>
    </w:p>
    <w:p w14:paraId="33DCF3D1" w14:textId="7A295535" w:rsidR="006A0BC1" w:rsidRDefault="006A0BC1" w:rsidP="006A0BC1">
      <w:pPr>
        <w:pStyle w:val="MTDisplayEquation"/>
      </w:pPr>
      <w:r>
        <w:tab/>
      </w:r>
      <w:r w:rsidR="00AF2221" w:rsidRPr="00AF2221">
        <w:rPr>
          <w:position w:val="-30"/>
        </w:rPr>
        <w:object w:dxaOrig="2700" w:dyaOrig="720" w14:anchorId="09A7D3BD">
          <v:shape id="_x0000_i1135" type="#_x0000_t75" style="width:135.5pt;height:36.5pt" o:ole="">
            <v:imagedata r:id="rId252" o:title=""/>
          </v:shape>
          <o:OLEObject Type="Embed" ProgID="Equation.DSMT4" ShapeID="_x0000_i1135" DrawAspect="Content" ObjectID="_1459242218" r:id="rId253"/>
        </w:object>
      </w:r>
      <w:r>
        <w:t>,</w:t>
      </w:r>
    </w:p>
    <w:p w14:paraId="3E826248" w14:textId="165EF7AB" w:rsidR="006A0BC1" w:rsidRDefault="006A0BC1" w:rsidP="006A0BC1">
      <w:r>
        <w:t xml:space="preserve">where </w:t>
      </w:r>
      <w:r w:rsidR="00AF2221" w:rsidRPr="00AF2221">
        <w:rPr>
          <w:position w:val="-12"/>
        </w:rPr>
        <w:object w:dxaOrig="1760" w:dyaOrig="400" w14:anchorId="3855FA84">
          <v:shape id="_x0000_i1136" type="#_x0000_t75" style="width:87.5pt;height:19.5pt" o:ole="">
            <v:imagedata r:id="rId254" o:title=""/>
          </v:shape>
          <o:OLEObject Type="Embed" ProgID="Equation.DSMT4" ShapeID="_x0000_i1136" DrawAspect="Content" ObjectID="_1459242219" r:id="rId255"/>
        </w:object>
      </w:r>
      <w:r>
        <w:t xml:space="preserve"> is the square of the fiber stretch, </w:t>
      </w:r>
      <w:r w:rsidR="00AF2221" w:rsidRPr="00AF2221">
        <w:rPr>
          <w:position w:val="-12"/>
        </w:rPr>
        <w:object w:dxaOrig="1219" w:dyaOrig="400" w14:anchorId="2A742E33">
          <v:shape id="_x0000_i1137" type="#_x0000_t75" style="width:61.5pt;height:19.5pt" o:ole="">
            <v:imagedata r:id="rId256" o:title=""/>
          </v:shape>
          <o:OLEObject Type="Embed" ProgID="Equation.DSMT4" ShapeID="_x0000_i1137" DrawAspect="Content" ObjectID="_1459242220" r:id="rId257"/>
        </w:object>
      </w:r>
      <w:r>
        <w:t xml:space="preserve">, and </w:t>
      </w:r>
      <w:r w:rsidR="00AF2221" w:rsidRPr="00AF2221">
        <w:rPr>
          <w:position w:val="-14"/>
        </w:rPr>
        <w:object w:dxaOrig="540" w:dyaOrig="400" w14:anchorId="6A8C7130">
          <v:shape id="_x0000_i1138" type="#_x0000_t75" style="width:27.5pt;height:19.5pt" o:ole="">
            <v:imagedata r:id="rId258" o:title=""/>
          </v:shape>
          <o:OLEObject Type="Embed" ProgID="Equation.DSMT4" ShapeID="_x0000_i1138" DrawAspect="Content" ObjectID="_1459242221" r:id="rId259"/>
        </w:object>
      </w:r>
      <w:r>
        <w:t xml:space="preserve"> is the unit step function that enforces the tension-only contribution..  The fiber strain energy density is given by</w:t>
      </w:r>
    </w:p>
    <w:p w14:paraId="2B013754" w14:textId="5A4A33F8" w:rsidR="006A0BC1" w:rsidRDefault="006A0BC1" w:rsidP="006A0BC1">
      <w:pPr>
        <w:pStyle w:val="MTDisplayEquation"/>
      </w:pPr>
      <w:r>
        <w:tab/>
      </w:r>
      <w:r w:rsidR="00AF2221" w:rsidRPr="00AF2221">
        <w:rPr>
          <w:position w:val="-28"/>
        </w:rPr>
        <w:object w:dxaOrig="2940" w:dyaOrig="660" w14:anchorId="6606B08C">
          <v:shape id="_x0000_i1139" type="#_x0000_t75" style="width:146.5pt;height:32.5pt" o:ole="">
            <v:imagedata r:id="rId260" o:title=""/>
          </v:shape>
          <o:OLEObject Type="Embed" ProgID="Equation.DSMT4" ShapeID="_x0000_i1139" DrawAspect="Content" ObjectID="_1459242222" r:id="rId261"/>
        </w:object>
      </w:r>
      <w:r>
        <w:t>,</w:t>
      </w:r>
    </w:p>
    <w:p w14:paraId="68B45CD1" w14:textId="5DD45A8D" w:rsidR="006A0BC1" w:rsidRPr="000230DC" w:rsidRDefault="006A0BC1" w:rsidP="006A0BC1">
      <w:r w:rsidRPr="000230DC">
        <w:t xml:space="preserve">where </w:t>
      </w:r>
      <w:r w:rsidR="00AF2221" w:rsidRPr="00AF2221">
        <w:rPr>
          <w:position w:val="-10"/>
        </w:rPr>
        <w:object w:dxaOrig="560" w:dyaOrig="320" w14:anchorId="0E411318">
          <v:shape id="_x0000_i1140" type="#_x0000_t75" style="width:28pt;height:16.5pt" o:ole="">
            <v:imagedata r:id="rId262" o:title=""/>
          </v:shape>
          <o:OLEObject Type="Embed" ProgID="Equation.DSMT4" ShapeID="_x0000_i1140" DrawAspect="Content" ObjectID="_1459242223" r:id="rId263"/>
        </w:object>
      </w:r>
      <w:r w:rsidRPr="000230DC">
        <w:t xml:space="preserve">, </w:t>
      </w:r>
      <w:r w:rsidR="00AF2221" w:rsidRPr="00AF2221">
        <w:rPr>
          <w:position w:val="-6"/>
        </w:rPr>
        <w:object w:dxaOrig="580" w:dyaOrig="279" w14:anchorId="26A972BB">
          <v:shape id="_x0000_i1141" type="#_x0000_t75" style="width:29.5pt;height:14pt" o:ole="">
            <v:imagedata r:id="rId264" o:title=""/>
          </v:shape>
          <o:OLEObject Type="Embed" ProgID="Equation.DSMT4" ShapeID="_x0000_i1141" DrawAspect="Content" ObjectID="_1459242224" r:id="rId265"/>
        </w:object>
      </w:r>
      <w:r w:rsidRPr="000230DC">
        <w:t xml:space="preserve">, and </w:t>
      </w:r>
      <w:r w:rsidR="00AF2221" w:rsidRPr="00AF2221">
        <w:rPr>
          <w:position w:val="-10"/>
        </w:rPr>
        <w:object w:dxaOrig="600" w:dyaOrig="320" w14:anchorId="45941155">
          <v:shape id="_x0000_i1142" type="#_x0000_t75" style="width:30pt;height:16.5pt" o:ole="">
            <v:imagedata r:id="rId266" o:title=""/>
          </v:shape>
          <o:OLEObject Type="Embed" ProgID="Equation.DSMT4" ShapeID="_x0000_i1142" DrawAspect="Content" ObjectID="_1459242225" r:id="rId267"/>
        </w:object>
      </w:r>
      <w:r w:rsidRPr="000230DC">
        <w:t>.</w:t>
      </w:r>
    </w:p>
    <w:p w14:paraId="6A59ACD1" w14:textId="77777777" w:rsidR="006A0BC1" w:rsidRPr="000230DC" w:rsidRDefault="006A0BC1" w:rsidP="006A0BC1"/>
    <w:p w14:paraId="0D47C78A" w14:textId="4434534C" w:rsidR="006A0BC1" w:rsidRDefault="006A0BC1" w:rsidP="006A0BC1">
      <w:r>
        <w:t xml:space="preserve">Note: In the limit when </w:t>
      </w:r>
      <w:r w:rsidR="00AF2221" w:rsidRPr="00AF2221">
        <w:rPr>
          <w:position w:val="-6"/>
        </w:rPr>
        <w:object w:dxaOrig="680" w:dyaOrig="279" w14:anchorId="75B56F79">
          <v:shape id="_x0000_i1143" type="#_x0000_t75" style="width:34pt;height:14pt" o:ole="">
            <v:imagedata r:id="rId268" o:title=""/>
          </v:shape>
          <o:OLEObject Type="Embed" ProgID="Equation.DSMT4" ShapeID="_x0000_i1143" DrawAspect="Content" ObjectID="_1459242226" r:id="rId269"/>
        </w:object>
      </w:r>
      <w:r>
        <w:t>, this expressions produces a power law,</w:t>
      </w:r>
    </w:p>
    <w:p w14:paraId="15BEA50B" w14:textId="4141DDF9" w:rsidR="006A0BC1" w:rsidRDefault="006A0BC1" w:rsidP="006A0BC1">
      <w:pPr>
        <w:pStyle w:val="MTDisplayEquation"/>
      </w:pPr>
      <w:r>
        <w:tab/>
      </w:r>
      <w:r w:rsidR="00AF2221" w:rsidRPr="00AF2221">
        <w:rPr>
          <w:position w:val="-28"/>
        </w:rPr>
        <w:object w:dxaOrig="1880" w:dyaOrig="660" w14:anchorId="09B0B630">
          <v:shape id="_x0000_i1144" type="#_x0000_t75" style="width:94.5pt;height:32.5pt" o:ole="">
            <v:imagedata r:id="rId270" o:title=""/>
          </v:shape>
          <o:OLEObject Type="Embed" ProgID="Equation.DSMT4" ShapeID="_x0000_i1144" DrawAspect="Content" ObjectID="_1459242227" r:id="rId271"/>
        </w:object>
      </w:r>
      <w:r w:rsidR="00F1782C">
        <w:t>.</w:t>
      </w:r>
    </w:p>
    <w:p w14:paraId="4DCE5B68" w14:textId="7E74305A" w:rsidR="006A0BC1" w:rsidRPr="0097532C" w:rsidRDefault="006A0BC1" w:rsidP="006A0BC1">
      <w:r w:rsidRPr="0097532C">
        <w:t xml:space="preserve">Note: When </w:t>
      </w:r>
      <w:r w:rsidR="00AF2221" w:rsidRPr="00AF2221">
        <w:rPr>
          <w:position w:val="-10"/>
        </w:rPr>
        <w:object w:dxaOrig="600" w:dyaOrig="320" w14:anchorId="1D80F450">
          <v:shape id="_x0000_i1145" type="#_x0000_t75" style="width:30pt;height:16.5pt" o:ole="">
            <v:imagedata r:id="rId272" o:title=""/>
          </v:shape>
          <o:OLEObject Type="Embed" ProgID="Equation.DSMT4" ShapeID="_x0000_i1145" DrawAspect="Content" ObjectID="_1459242228" r:id="rId273"/>
        </w:object>
      </w:r>
      <w:r w:rsidRPr="0097532C">
        <w:t>, the fiber modulus is zero at the strain origin (</w:t>
      </w:r>
      <w:r w:rsidR="00AF2221" w:rsidRPr="00AF2221">
        <w:rPr>
          <w:position w:val="-12"/>
        </w:rPr>
        <w:object w:dxaOrig="580" w:dyaOrig="380" w14:anchorId="0DA161DF">
          <v:shape id="_x0000_i1146" type="#_x0000_t75" style="width:29.5pt;height:19.5pt" o:ole="">
            <v:imagedata r:id="rId274" o:title=""/>
          </v:shape>
          <o:OLEObject Type="Embed" ProgID="Equation.DSMT4" ShapeID="_x0000_i1146" DrawAspect="Content" ObjectID="_1459242229" r:id="rId275"/>
        </w:object>
      </w:r>
      <w:r w:rsidRPr="0097532C">
        <w:t xml:space="preserve">).  Therefore, use </w:t>
      </w:r>
      <w:r w:rsidR="00AF2221" w:rsidRPr="00AF2221">
        <w:rPr>
          <w:position w:val="-10"/>
        </w:rPr>
        <w:object w:dxaOrig="600" w:dyaOrig="320" w14:anchorId="5E7D1C1F">
          <v:shape id="_x0000_i1147" type="#_x0000_t75" style="width:30pt;height:16.5pt" o:ole="">
            <v:imagedata r:id="rId276" o:title=""/>
          </v:shape>
          <o:OLEObject Type="Embed" ProgID="Equation.DSMT4" ShapeID="_x0000_i1147" DrawAspect="Content" ObjectID="_1459242230" r:id="rId277"/>
        </w:object>
      </w:r>
      <w:r w:rsidRPr="0097532C">
        <w:t xml:space="preserve"> when a smooth transition in the stress is desired from compression to tension.</w:t>
      </w:r>
    </w:p>
    <w:p w14:paraId="00957868" w14:textId="77777777" w:rsidR="006A0BC1" w:rsidRPr="0097532C" w:rsidRDefault="006A0BC1" w:rsidP="006A0BC1"/>
    <w:p w14:paraId="0138D62C" w14:textId="77777777" w:rsidR="006A0BC1" w:rsidRDefault="006A0BC1" w:rsidP="006A0BC1">
      <w:r>
        <w:rPr>
          <w:i/>
        </w:rPr>
        <w:t>Example</w:t>
      </w:r>
      <w:r>
        <w:t>:</w:t>
      </w:r>
    </w:p>
    <w:p w14:paraId="7C7D05C9" w14:textId="228F6BDC" w:rsidR="006A0BC1" w:rsidRDefault="006A0BC1" w:rsidP="006A0BC1">
      <w:r>
        <w:t xml:space="preserve">Single fiber oriented along </w:t>
      </w:r>
      <w:r w:rsidR="00AF2221" w:rsidRPr="00AF2221">
        <w:rPr>
          <w:position w:val="-12"/>
        </w:rPr>
        <w:object w:dxaOrig="220" w:dyaOrig="360" w14:anchorId="28E061FD">
          <v:shape id="_x0000_i1148" type="#_x0000_t75" style="width:10.5pt;height:18pt" o:ole="">
            <v:imagedata r:id="rId278" o:title=""/>
          </v:shape>
          <o:OLEObject Type="Embed" ProgID="Equation.DSMT4" ShapeID="_x0000_i1148" DrawAspect="Content" ObjectID="_1459242231" r:id="rId279"/>
        </w:object>
      </w:r>
      <w:r>
        <w:t>, embedded in a neo-Hookean ground matrix.</w:t>
      </w:r>
    </w:p>
    <w:p w14:paraId="6353F760" w14:textId="178F9A2E"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745F911" w14:textId="77777777" w:rsidR="006A0BC1" w:rsidRDefault="006A0BC1" w:rsidP="006A0BC1">
      <w:pPr>
        <w:pStyle w:val="code"/>
      </w:pPr>
      <w:r>
        <w:tab/>
        <w:t>&lt;mat_axis type="local"&gt;</w:t>
      </w:r>
      <w:r w:rsidR="00FC6649">
        <w:t>0,0,0</w:t>
      </w:r>
      <w:r>
        <w:t>&lt;/mat_axis&gt;</w:t>
      </w:r>
    </w:p>
    <w:p w14:paraId="4270B6D3" w14:textId="431791EA" w:rsidR="006A0BC1" w:rsidRDefault="006A0BC1" w:rsidP="006A0BC1">
      <w:pPr>
        <w:pStyle w:val="code"/>
      </w:pPr>
      <w:r>
        <w:tab/>
        <w:t>&lt;solid type=</w:t>
      </w:r>
      <w:r w:rsidR="00F450DE">
        <w:t>"</w:t>
      </w:r>
      <w:r>
        <w:t>neo-Hookean</w:t>
      </w:r>
      <w:r w:rsidR="00F450DE">
        <w:t>"</w:t>
      </w:r>
      <w:r>
        <w:t>&gt;</w:t>
      </w:r>
    </w:p>
    <w:p w14:paraId="79229896" w14:textId="77777777" w:rsidR="006A0BC1" w:rsidRDefault="006A0BC1" w:rsidP="006A0BC1">
      <w:pPr>
        <w:pStyle w:val="code"/>
      </w:pPr>
      <w:r>
        <w:tab/>
      </w:r>
      <w:r>
        <w:tab/>
        <w:t>&lt;E&gt;1000.0&lt;/E&gt;</w:t>
      </w:r>
    </w:p>
    <w:p w14:paraId="3F44ADD3" w14:textId="77777777" w:rsidR="006A0BC1" w:rsidRDefault="006A0BC1" w:rsidP="006A0BC1">
      <w:pPr>
        <w:pStyle w:val="code"/>
      </w:pPr>
      <w:r>
        <w:tab/>
      </w:r>
      <w:r>
        <w:tab/>
        <w:t>&lt;v&gt;0.45&lt;/v&gt;</w:t>
      </w:r>
    </w:p>
    <w:p w14:paraId="48CD50E4" w14:textId="77777777" w:rsidR="006A0BC1" w:rsidRDefault="006A0BC1" w:rsidP="006A0BC1">
      <w:pPr>
        <w:pStyle w:val="code"/>
      </w:pPr>
      <w:r>
        <w:tab/>
        <w:t>&lt;/solid&gt;</w:t>
      </w:r>
    </w:p>
    <w:p w14:paraId="07A5217C" w14:textId="58B74A55" w:rsidR="006A0BC1" w:rsidRDefault="006A0BC1" w:rsidP="006F720E">
      <w:pPr>
        <w:pStyle w:val="code"/>
      </w:pPr>
      <w:r>
        <w:tab/>
        <w:t>&lt;solid type=</w:t>
      </w:r>
      <w:r w:rsidR="00F450DE">
        <w:t>"</w:t>
      </w:r>
      <w:r>
        <w:t>fiber-exp-pow</w:t>
      </w:r>
      <w:r w:rsidR="00010012">
        <w:t>-uncoupled</w:t>
      </w:r>
      <w:r w:rsidR="00F450DE">
        <w:t>"</w:t>
      </w:r>
      <w:r>
        <w:t>&gt;</w:t>
      </w:r>
    </w:p>
    <w:p w14:paraId="65023FAD" w14:textId="77777777" w:rsidR="006A0BC1" w:rsidRPr="00E24C5F" w:rsidRDefault="006A0BC1" w:rsidP="006A0BC1">
      <w:pPr>
        <w:pStyle w:val="code"/>
      </w:pPr>
      <w:r>
        <w:tab/>
      </w:r>
      <w:r>
        <w:tab/>
      </w:r>
      <w:r w:rsidRPr="00E24C5F">
        <w:t>&lt;ksi&gt;5&lt;/ksi&gt;</w:t>
      </w:r>
    </w:p>
    <w:p w14:paraId="2251C171" w14:textId="77777777" w:rsidR="006A0BC1" w:rsidRPr="00E24C5F" w:rsidRDefault="006A0BC1" w:rsidP="006A0BC1">
      <w:pPr>
        <w:pStyle w:val="code"/>
      </w:pPr>
      <w:r w:rsidRPr="00E24C5F">
        <w:tab/>
      </w:r>
      <w:r w:rsidRPr="00E24C5F">
        <w:tab/>
        <w:t>&lt;alpha&gt;20&lt;/alpha&gt;</w:t>
      </w:r>
    </w:p>
    <w:p w14:paraId="3576CD9D" w14:textId="77777777" w:rsidR="006A0BC1" w:rsidRPr="00E24C5F" w:rsidRDefault="006A0BC1" w:rsidP="006A0BC1">
      <w:pPr>
        <w:pStyle w:val="code"/>
      </w:pPr>
      <w:r w:rsidRPr="00E24C5F">
        <w:lastRenderedPageBreak/>
        <w:tab/>
      </w:r>
      <w:r w:rsidRPr="00E24C5F">
        <w:tab/>
        <w:t>&lt;beta&gt;3&lt;/beta&gt;</w:t>
      </w:r>
    </w:p>
    <w:p w14:paraId="29BAD767" w14:textId="77777777" w:rsidR="006A0BC1" w:rsidRPr="00E24C5F" w:rsidRDefault="006A0BC1" w:rsidP="006A0BC1">
      <w:pPr>
        <w:pStyle w:val="code"/>
      </w:pPr>
      <w:r w:rsidRPr="00E24C5F">
        <w:tab/>
      </w:r>
      <w:r w:rsidRPr="00E24C5F">
        <w:tab/>
        <w:t>&lt;theta&gt;0&lt;/theta&gt;</w:t>
      </w:r>
    </w:p>
    <w:p w14:paraId="7FE65C50" w14:textId="77777777" w:rsidR="006A0BC1" w:rsidRPr="00E24C5F" w:rsidRDefault="006A0BC1" w:rsidP="006A0BC1">
      <w:pPr>
        <w:pStyle w:val="code"/>
      </w:pPr>
      <w:r w:rsidRPr="00E24C5F">
        <w:tab/>
      </w:r>
      <w:r w:rsidRPr="00E24C5F">
        <w:tab/>
        <w:t>&lt;phi&gt;90&lt;/phi&gt;</w:t>
      </w:r>
    </w:p>
    <w:p w14:paraId="4370575B" w14:textId="77777777" w:rsidR="006A0BC1" w:rsidRPr="00E24C5F" w:rsidRDefault="006A0BC1" w:rsidP="006A0BC1">
      <w:pPr>
        <w:pStyle w:val="code"/>
      </w:pPr>
      <w:r w:rsidRPr="00E24C5F">
        <w:tab/>
        <w:t>&lt;/solid&gt;</w:t>
      </w:r>
    </w:p>
    <w:p w14:paraId="47D42649" w14:textId="77777777" w:rsidR="006A0BC1" w:rsidRDefault="006A0BC1" w:rsidP="006A0BC1">
      <w:pPr>
        <w:pStyle w:val="code"/>
      </w:pPr>
      <w:r>
        <w:t>&lt;/material&gt;</w:t>
      </w:r>
    </w:p>
    <w:p w14:paraId="30CD8B66" w14:textId="77777777" w:rsidR="006A0BC1" w:rsidRPr="0097532C" w:rsidRDefault="006A0BC1" w:rsidP="006A0BC1"/>
    <w:p w14:paraId="58698977" w14:textId="77777777" w:rsidR="006A0BC1" w:rsidRDefault="006A0BC1" w:rsidP="006A0BC1">
      <w:r>
        <w:rPr>
          <w:i/>
        </w:rPr>
        <w:t>Example</w:t>
      </w:r>
      <w:r>
        <w:t>:</w:t>
      </w:r>
    </w:p>
    <w:p w14:paraId="63CB8A06" w14:textId="01492D0F" w:rsidR="006A0BC1" w:rsidRDefault="006A0BC1" w:rsidP="006A0BC1">
      <w:r>
        <w:t xml:space="preserve">Two fibers in the plane orthogonal to </w:t>
      </w:r>
      <w:r w:rsidR="00AF2221" w:rsidRPr="00AF2221">
        <w:rPr>
          <w:position w:val="-12"/>
        </w:rPr>
        <w:object w:dxaOrig="220" w:dyaOrig="360" w14:anchorId="46F5004B">
          <v:shape id="_x0000_i1149" type="#_x0000_t75" style="width:10.5pt;height:18pt" o:ole="">
            <v:imagedata r:id="rId280" o:title=""/>
          </v:shape>
          <o:OLEObject Type="Embed" ProgID="Equation.DSMT4" ShapeID="_x0000_i1149" DrawAspect="Content" ObjectID="_1459242232" r:id="rId281"/>
        </w:object>
      </w:r>
      <w:r>
        <w:t xml:space="preserve">, oriented at ±25 degrees relative to </w:t>
      </w:r>
      <w:r w:rsidR="00AF2221" w:rsidRPr="00AF2221">
        <w:rPr>
          <w:position w:val="-12"/>
        </w:rPr>
        <w:object w:dxaOrig="240" w:dyaOrig="360" w14:anchorId="79D979FB">
          <v:shape id="_x0000_i1150" type="#_x0000_t75" style="width:12pt;height:18pt" o:ole="">
            <v:imagedata r:id="rId282" o:title=""/>
          </v:shape>
          <o:OLEObject Type="Embed" ProgID="Equation.DSMT4" ShapeID="_x0000_i1150" DrawAspect="Content" ObjectID="_1459242233" r:id="rId283"/>
        </w:object>
      </w:r>
      <w:r>
        <w:t>, embedded in a neo-Hookean ground matrix.</w:t>
      </w:r>
    </w:p>
    <w:p w14:paraId="6CC6DB29" w14:textId="77777777" w:rsidR="00AB11BF" w:rsidRDefault="00AB11BF" w:rsidP="006A0BC1"/>
    <w:p w14:paraId="127AE252" w14:textId="33B15758"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0F492AF9" w14:textId="77777777" w:rsidR="006A0BC1" w:rsidRDefault="006A0BC1" w:rsidP="006A0BC1">
      <w:pPr>
        <w:pStyle w:val="code"/>
      </w:pPr>
      <w:r>
        <w:tab/>
        <w:t>&lt;mat_axis type="local"&gt;</w:t>
      </w:r>
      <w:r w:rsidR="00FC6649">
        <w:t>0,0,0</w:t>
      </w:r>
      <w:r>
        <w:t>&lt;/mat_axis&gt;</w:t>
      </w:r>
    </w:p>
    <w:p w14:paraId="05025B5E" w14:textId="77777777" w:rsidR="006A0BC1" w:rsidRDefault="006A0BC1" w:rsidP="006A0BC1">
      <w:pPr>
        <w:pStyle w:val="code"/>
      </w:pPr>
      <w:r>
        <w:tab/>
        <w:t>&lt;solid type=”neo-Hookean”&gt;</w:t>
      </w:r>
    </w:p>
    <w:p w14:paraId="4677CE82" w14:textId="77777777" w:rsidR="006A0BC1" w:rsidRDefault="006A0BC1" w:rsidP="006A0BC1">
      <w:pPr>
        <w:pStyle w:val="code"/>
      </w:pPr>
      <w:r>
        <w:tab/>
      </w:r>
      <w:r>
        <w:tab/>
        <w:t>&lt;E&gt;1000.0&lt;/E&gt;</w:t>
      </w:r>
    </w:p>
    <w:p w14:paraId="7D3A3541" w14:textId="77777777" w:rsidR="006A0BC1" w:rsidRDefault="006A0BC1" w:rsidP="006A0BC1">
      <w:pPr>
        <w:pStyle w:val="code"/>
      </w:pPr>
      <w:r>
        <w:tab/>
      </w:r>
      <w:r>
        <w:tab/>
        <w:t>&lt;v&gt;0.45&lt;/v&gt;</w:t>
      </w:r>
    </w:p>
    <w:p w14:paraId="3D19EB43" w14:textId="77777777" w:rsidR="006A0BC1" w:rsidRDefault="006A0BC1" w:rsidP="006A0BC1">
      <w:pPr>
        <w:pStyle w:val="code"/>
      </w:pPr>
      <w:r>
        <w:tab/>
        <w:t>&lt;/solid&gt;</w:t>
      </w:r>
    </w:p>
    <w:p w14:paraId="26632B81" w14:textId="3C52D7AD" w:rsidR="006A0BC1" w:rsidRDefault="006A0BC1" w:rsidP="006F720E">
      <w:pPr>
        <w:pStyle w:val="code"/>
      </w:pPr>
      <w:r>
        <w:tab/>
        <w:t>&lt;solid type=</w:t>
      </w:r>
      <w:r w:rsidR="00F450DE">
        <w:t>"</w:t>
      </w:r>
      <w:r>
        <w:t>fiber-exp-pow</w:t>
      </w:r>
      <w:r w:rsidR="00F450DE">
        <w:t>"</w:t>
      </w:r>
      <w:r>
        <w:t>&gt;</w:t>
      </w:r>
    </w:p>
    <w:p w14:paraId="4588B640" w14:textId="77777777" w:rsidR="006A0BC1" w:rsidRPr="00E24C5F" w:rsidRDefault="006A0BC1" w:rsidP="006A0BC1">
      <w:pPr>
        <w:pStyle w:val="code"/>
      </w:pPr>
      <w:r>
        <w:tab/>
      </w:r>
      <w:r>
        <w:tab/>
      </w:r>
      <w:r w:rsidRPr="00E24C5F">
        <w:t>&lt;ksi&gt;5&lt;/ksi&gt;</w:t>
      </w:r>
    </w:p>
    <w:p w14:paraId="28C48C8B" w14:textId="77777777" w:rsidR="006A0BC1" w:rsidRPr="00E24C5F" w:rsidRDefault="006A0BC1" w:rsidP="006A0BC1">
      <w:pPr>
        <w:pStyle w:val="code"/>
      </w:pPr>
      <w:r w:rsidRPr="00E24C5F">
        <w:tab/>
      </w:r>
      <w:r w:rsidRPr="00E24C5F">
        <w:tab/>
        <w:t>&lt;alpha&gt;20&lt;/alpha&gt;</w:t>
      </w:r>
    </w:p>
    <w:p w14:paraId="17507B6D" w14:textId="77777777" w:rsidR="006A0BC1" w:rsidRPr="00E24C5F" w:rsidRDefault="006A0BC1" w:rsidP="006A0BC1">
      <w:pPr>
        <w:pStyle w:val="code"/>
      </w:pPr>
      <w:r w:rsidRPr="00E24C5F">
        <w:tab/>
      </w:r>
      <w:r w:rsidRPr="00E24C5F">
        <w:tab/>
        <w:t>&lt;beta&gt;3&lt;/beta&gt;</w:t>
      </w:r>
    </w:p>
    <w:p w14:paraId="059BD0A7" w14:textId="77777777" w:rsidR="006A0BC1" w:rsidRPr="00E24C5F" w:rsidRDefault="006A0BC1" w:rsidP="006A0BC1">
      <w:pPr>
        <w:pStyle w:val="code"/>
      </w:pPr>
      <w:r w:rsidRPr="00E24C5F">
        <w:tab/>
      </w:r>
      <w:r w:rsidRPr="00E24C5F">
        <w:tab/>
        <w:t>&lt;theta&gt;90&lt;/theta&gt;</w:t>
      </w:r>
    </w:p>
    <w:p w14:paraId="45A05828" w14:textId="77777777" w:rsidR="006A0BC1" w:rsidRPr="00E24C5F" w:rsidRDefault="006A0BC1" w:rsidP="006A0BC1">
      <w:pPr>
        <w:pStyle w:val="code"/>
      </w:pPr>
      <w:r w:rsidRPr="00E24C5F">
        <w:tab/>
      </w:r>
      <w:r w:rsidRPr="00E24C5F">
        <w:tab/>
        <w:t>&lt;phi&gt;25&lt;/phi&gt;</w:t>
      </w:r>
    </w:p>
    <w:p w14:paraId="3362C6EE" w14:textId="77777777" w:rsidR="006A0BC1" w:rsidRPr="00E24C5F" w:rsidRDefault="006A0BC1" w:rsidP="006A0BC1">
      <w:pPr>
        <w:pStyle w:val="code"/>
      </w:pPr>
      <w:r w:rsidRPr="00E24C5F">
        <w:tab/>
        <w:t>&lt;/solid&gt;</w:t>
      </w:r>
    </w:p>
    <w:p w14:paraId="6F766E7A" w14:textId="263C2792" w:rsidR="006A0BC1" w:rsidRDefault="006A0BC1" w:rsidP="006F720E">
      <w:pPr>
        <w:pStyle w:val="code"/>
      </w:pPr>
      <w:r>
        <w:tab/>
        <w:t>&lt;solid type=</w:t>
      </w:r>
      <w:r w:rsidR="00F450DE">
        <w:t>"</w:t>
      </w:r>
      <w:r>
        <w:t>fiber-exp-pow</w:t>
      </w:r>
      <w:r w:rsidR="00F450DE">
        <w:t>"</w:t>
      </w:r>
      <w:r>
        <w:t>&gt;</w:t>
      </w:r>
    </w:p>
    <w:p w14:paraId="2D792C3E" w14:textId="77777777" w:rsidR="006A0BC1" w:rsidRPr="00E24C5F" w:rsidRDefault="006A0BC1" w:rsidP="006A0BC1">
      <w:pPr>
        <w:pStyle w:val="code"/>
      </w:pPr>
      <w:r>
        <w:tab/>
      </w:r>
      <w:r>
        <w:tab/>
      </w:r>
      <w:r w:rsidRPr="00E24C5F">
        <w:t>&lt;ksi&gt;5&lt;/ksi&gt;</w:t>
      </w:r>
    </w:p>
    <w:p w14:paraId="1CA30BFC" w14:textId="77777777" w:rsidR="006A0BC1" w:rsidRPr="00E24C5F" w:rsidRDefault="006A0BC1" w:rsidP="006A0BC1">
      <w:pPr>
        <w:pStyle w:val="code"/>
      </w:pPr>
      <w:r w:rsidRPr="00E24C5F">
        <w:tab/>
      </w:r>
      <w:r w:rsidRPr="00E24C5F">
        <w:tab/>
        <w:t>&lt;alpha&gt;20&lt;/alpha&gt;</w:t>
      </w:r>
    </w:p>
    <w:p w14:paraId="360F84A2" w14:textId="77777777" w:rsidR="006A0BC1" w:rsidRPr="00E24C5F" w:rsidRDefault="006A0BC1" w:rsidP="006A0BC1">
      <w:pPr>
        <w:pStyle w:val="code"/>
      </w:pPr>
      <w:r w:rsidRPr="00E24C5F">
        <w:tab/>
      </w:r>
      <w:r w:rsidRPr="00E24C5F">
        <w:tab/>
        <w:t>&lt;beta&gt;3&lt;/beta&gt;</w:t>
      </w:r>
    </w:p>
    <w:p w14:paraId="0C601CA3" w14:textId="77777777" w:rsidR="006A0BC1" w:rsidRPr="00E24C5F" w:rsidRDefault="006A0BC1" w:rsidP="006A0BC1">
      <w:pPr>
        <w:pStyle w:val="code"/>
      </w:pPr>
      <w:r w:rsidRPr="00E24C5F">
        <w:tab/>
      </w:r>
      <w:r w:rsidRPr="00E24C5F">
        <w:tab/>
        <w:t>&lt;theta&gt;-90&lt;/theta&gt;</w:t>
      </w:r>
    </w:p>
    <w:p w14:paraId="5E374E43"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0AC25143" w14:textId="77777777" w:rsidR="006A0BC1" w:rsidRPr="002C61D2" w:rsidRDefault="006A0BC1" w:rsidP="006A0BC1">
      <w:pPr>
        <w:pStyle w:val="code"/>
        <w:rPr>
          <w:lang w:val="nl-BE"/>
        </w:rPr>
      </w:pPr>
      <w:r w:rsidRPr="002C61D2">
        <w:rPr>
          <w:lang w:val="nl-BE"/>
        </w:rPr>
        <w:tab/>
        <w:t>&lt;/solid&gt;</w:t>
      </w:r>
    </w:p>
    <w:p w14:paraId="5BB4208D" w14:textId="77777777" w:rsidR="006A0BC1" w:rsidRDefault="006A0BC1" w:rsidP="006A0BC1">
      <w:pPr>
        <w:pStyle w:val="code"/>
      </w:pPr>
      <w:r>
        <w:t>&lt;/material&gt;</w:t>
      </w:r>
    </w:p>
    <w:p w14:paraId="28519751" w14:textId="77777777" w:rsidR="006A0BC1" w:rsidRPr="0097532C" w:rsidRDefault="006A0BC1" w:rsidP="006A0BC1"/>
    <w:p w14:paraId="5D26CCF3" w14:textId="77777777" w:rsidR="006A0BC1" w:rsidRDefault="006A0BC1" w:rsidP="006A0BC1">
      <w:r w:rsidRPr="0097532C">
        <w:br w:type="page"/>
      </w:r>
    </w:p>
    <w:p w14:paraId="34916DE7" w14:textId="77777777" w:rsidR="006A0BC1" w:rsidRDefault="006A0BC1" w:rsidP="006A0BC1">
      <w:pPr>
        <w:pStyle w:val="Heading4"/>
      </w:pPr>
      <w:bookmarkStart w:id="1275" w:name="_Toc385498481"/>
      <w:r>
        <w:lastRenderedPageBreak/>
        <w:t>Fung Orthotropic</w:t>
      </w:r>
      <w:bookmarkEnd w:id="1275"/>
    </w:p>
    <w:p w14:paraId="4A3218C6" w14:textId="487E8BAC" w:rsidR="006A0BC1" w:rsidRDefault="006A0BC1" w:rsidP="006A0BC1">
      <w:r>
        <w:t xml:space="preserve">The material type for orthotropic Fung elasticity </w: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 </w:instrText>
      </w:r>
      <w:r w:rsidR="00711A1D">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EN.CITE.DATA </w:instrText>
      </w:r>
      <w:r w:rsidR="00711A1D">
        <w:fldChar w:fldCharType="end"/>
      </w:r>
      <w:r>
        <w:fldChar w:fldCharType="separate"/>
      </w:r>
      <w:r w:rsidR="00031F52">
        <w:rPr>
          <w:noProof/>
        </w:rPr>
        <w:t>[</w:t>
      </w:r>
      <w:hyperlink w:anchor="_ENREF_10" w:tooltip="Fung, 1993 #44" w:history="1">
        <w:r w:rsidR="00711A1D">
          <w:rPr>
            <w:noProof/>
          </w:rPr>
          <w:t>10</w:t>
        </w:r>
      </w:hyperlink>
      <w:r w:rsidR="00031F52">
        <w:rPr>
          <w:noProof/>
        </w:rPr>
        <w:t xml:space="preserve">, </w:t>
      </w:r>
      <w:hyperlink w:anchor="_ENREF_11" w:tooltip="Fung, 1979 #43" w:history="1">
        <w:r w:rsidR="00711A1D">
          <w:rPr>
            <w:noProof/>
          </w:rPr>
          <w:t>11</w:t>
        </w:r>
      </w:hyperlink>
      <w:r w:rsidR="00031F52">
        <w:rPr>
          <w:noProof/>
        </w:rPr>
        <w:t>]</w:t>
      </w:r>
      <w:r>
        <w:fldChar w:fldCharType="end"/>
      </w:r>
      <w:r>
        <w:t xml:space="preserve"> is “</w:t>
      </w:r>
      <w:r>
        <w:rPr>
          <w:i/>
        </w:rPr>
        <w:t>Fung orthotropic”</w:t>
      </w:r>
      <w:r>
        <w:t>. The following material parameters must be defined:</w:t>
      </w:r>
    </w:p>
    <w:p w14:paraId="7EED464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466C0FA3" w14:textId="77777777">
        <w:tc>
          <w:tcPr>
            <w:tcW w:w="1728" w:type="dxa"/>
            <w:shd w:val="clear" w:color="auto" w:fill="auto"/>
          </w:tcPr>
          <w:p w14:paraId="6FAF317E" w14:textId="77777777" w:rsidR="006A0BC1" w:rsidRDefault="006A0BC1" w:rsidP="006A0BC1">
            <w:pPr>
              <w:pStyle w:val="code"/>
            </w:pPr>
            <w:r>
              <w:t>&lt;mu1&gt;</w:t>
            </w:r>
          </w:p>
        </w:tc>
        <w:tc>
          <w:tcPr>
            <w:tcW w:w="7848" w:type="dxa"/>
            <w:shd w:val="clear" w:color="auto" w:fill="auto"/>
          </w:tcPr>
          <w:p w14:paraId="2F0AA516" w14:textId="7023421A" w:rsidR="006A0BC1" w:rsidRDefault="00AF2221" w:rsidP="00AF2221">
            <w:r w:rsidRPr="00AF2221">
              <w:rPr>
                <w:position w:val="-12"/>
              </w:rPr>
              <w:object w:dxaOrig="279" w:dyaOrig="360" w14:anchorId="2A3614A1">
                <v:shape id="_x0000_i1151" type="#_x0000_t75" style="width:14pt;height:18pt" o:ole="">
                  <v:imagedata r:id="rId284" o:title=""/>
                </v:shape>
                <o:OLEObject Type="Embed" ProgID="Equation.DSMT4" ShapeID="_x0000_i1151" DrawAspect="Content" ObjectID="_1459242234" r:id="rId285"/>
              </w:object>
            </w:r>
            <w:r w:rsidR="006A0BC1">
              <w:t xml:space="preserve"> modulus</w:t>
            </w:r>
          </w:p>
        </w:tc>
      </w:tr>
      <w:tr w:rsidR="006A0BC1" w14:paraId="3911024C" w14:textId="77777777">
        <w:tc>
          <w:tcPr>
            <w:tcW w:w="1728" w:type="dxa"/>
            <w:shd w:val="clear" w:color="auto" w:fill="auto"/>
          </w:tcPr>
          <w:p w14:paraId="3AA0C777" w14:textId="77777777" w:rsidR="006A0BC1" w:rsidRDefault="006A0BC1" w:rsidP="006A0BC1">
            <w:pPr>
              <w:pStyle w:val="code"/>
            </w:pPr>
            <w:r>
              <w:t>&lt;mu2&gt;</w:t>
            </w:r>
          </w:p>
        </w:tc>
        <w:tc>
          <w:tcPr>
            <w:tcW w:w="7848" w:type="dxa"/>
            <w:shd w:val="clear" w:color="auto" w:fill="auto"/>
          </w:tcPr>
          <w:p w14:paraId="4511059C" w14:textId="0DE0D097" w:rsidR="006A0BC1" w:rsidRDefault="00AF2221" w:rsidP="00AF2221">
            <w:r w:rsidRPr="00AF2221">
              <w:rPr>
                <w:position w:val="-12"/>
              </w:rPr>
              <w:object w:dxaOrig="300" w:dyaOrig="360" w14:anchorId="3040B665">
                <v:shape id="_x0000_i1152" type="#_x0000_t75" style="width:14pt;height:18pt" o:ole="">
                  <v:imagedata r:id="rId286" o:title=""/>
                </v:shape>
                <o:OLEObject Type="Embed" ProgID="Equation.DSMT4" ShapeID="_x0000_i1152" DrawAspect="Content" ObjectID="_1459242235" r:id="rId287"/>
              </w:object>
            </w:r>
            <w:r w:rsidR="006A0BC1">
              <w:t xml:space="preserve"> modulus</w:t>
            </w:r>
          </w:p>
        </w:tc>
      </w:tr>
      <w:tr w:rsidR="006A0BC1" w14:paraId="4FCF4438" w14:textId="77777777">
        <w:tc>
          <w:tcPr>
            <w:tcW w:w="1728" w:type="dxa"/>
            <w:shd w:val="clear" w:color="auto" w:fill="auto"/>
          </w:tcPr>
          <w:p w14:paraId="5C91E22B" w14:textId="77777777" w:rsidR="006A0BC1" w:rsidRDefault="006A0BC1" w:rsidP="006A0BC1">
            <w:pPr>
              <w:pStyle w:val="code"/>
            </w:pPr>
            <w:r>
              <w:t>&lt;mu3&gt;</w:t>
            </w:r>
          </w:p>
        </w:tc>
        <w:tc>
          <w:tcPr>
            <w:tcW w:w="7848" w:type="dxa"/>
            <w:shd w:val="clear" w:color="auto" w:fill="auto"/>
          </w:tcPr>
          <w:p w14:paraId="639E6D2D" w14:textId="12BBE4A5" w:rsidR="006A0BC1" w:rsidRDefault="00AF2221" w:rsidP="00AF2221">
            <w:r w:rsidRPr="00AF2221">
              <w:rPr>
                <w:position w:val="-12"/>
              </w:rPr>
              <w:object w:dxaOrig="279" w:dyaOrig="360" w14:anchorId="68288766">
                <v:shape id="_x0000_i1153" type="#_x0000_t75" style="width:14pt;height:18pt" o:ole="">
                  <v:imagedata r:id="rId288" o:title=""/>
                </v:shape>
                <o:OLEObject Type="Embed" ProgID="Equation.DSMT4" ShapeID="_x0000_i1153" DrawAspect="Content" ObjectID="_1459242236" r:id="rId289"/>
              </w:object>
            </w:r>
            <w:r w:rsidR="006A0BC1">
              <w:t xml:space="preserve"> modulus</w:t>
            </w:r>
          </w:p>
        </w:tc>
      </w:tr>
      <w:tr w:rsidR="006A0BC1" w14:paraId="53EE450A" w14:textId="77777777">
        <w:tc>
          <w:tcPr>
            <w:tcW w:w="1728" w:type="dxa"/>
            <w:shd w:val="clear" w:color="auto" w:fill="auto"/>
          </w:tcPr>
          <w:p w14:paraId="5D78EF42" w14:textId="77777777" w:rsidR="006A0BC1" w:rsidRDefault="006A0BC1" w:rsidP="006A0BC1">
            <w:pPr>
              <w:pStyle w:val="code"/>
            </w:pPr>
            <w:r>
              <w:t>&lt;l11&gt;</w:t>
            </w:r>
          </w:p>
        </w:tc>
        <w:tc>
          <w:tcPr>
            <w:tcW w:w="7848" w:type="dxa"/>
            <w:shd w:val="clear" w:color="auto" w:fill="auto"/>
          </w:tcPr>
          <w:p w14:paraId="037FABCB" w14:textId="488CDB1E" w:rsidR="006A0BC1" w:rsidRDefault="00AF2221" w:rsidP="00AF2221">
            <w:r w:rsidRPr="00AF2221">
              <w:rPr>
                <w:position w:val="-12"/>
              </w:rPr>
              <w:object w:dxaOrig="320" w:dyaOrig="360" w14:anchorId="7827243B">
                <v:shape id="_x0000_i1154" type="#_x0000_t75" style="width:16.5pt;height:18pt" o:ole="">
                  <v:imagedata r:id="rId290" o:title=""/>
                </v:shape>
                <o:OLEObject Type="Embed" ProgID="Equation.DSMT4" ShapeID="_x0000_i1154" DrawAspect="Content" ObjectID="_1459242237" r:id="rId291"/>
              </w:object>
            </w:r>
            <w:r w:rsidR="006A0BC1">
              <w:t xml:space="preserve"> modulus</w:t>
            </w:r>
          </w:p>
        </w:tc>
      </w:tr>
      <w:tr w:rsidR="006A0BC1" w14:paraId="3B8C7D2A" w14:textId="77777777">
        <w:tc>
          <w:tcPr>
            <w:tcW w:w="1728" w:type="dxa"/>
            <w:shd w:val="clear" w:color="auto" w:fill="auto"/>
          </w:tcPr>
          <w:p w14:paraId="76DB769B" w14:textId="77777777" w:rsidR="006A0BC1" w:rsidRDefault="006A0BC1" w:rsidP="006A0BC1">
            <w:pPr>
              <w:pStyle w:val="code"/>
            </w:pPr>
            <w:r>
              <w:t>&lt;l22&gt;</w:t>
            </w:r>
          </w:p>
        </w:tc>
        <w:tc>
          <w:tcPr>
            <w:tcW w:w="7848" w:type="dxa"/>
            <w:shd w:val="clear" w:color="auto" w:fill="auto"/>
          </w:tcPr>
          <w:p w14:paraId="5C6220AD" w14:textId="4CB861F0" w:rsidR="006A0BC1" w:rsidRDefault="00AF2221" w:rsidP="00AF2221">
            <w:r w:rsidRPr="00AF2221">
              <w:rPr>
                <w:position w:val="-12"/>
              </w:rPr>
              <w:object w:dxaOrig="340" w:dyaOrig="360" w14:anchorId="4DE50F43">
                <v:shape id="_x0000_i1155" type="#_x0000_t75" style="width:16.5pt;height:18pt" o:ole="">
                  <v:imagedata r:id="rId292" o:title=""/>
                </v:shape>
                <o:OLEObject Type="Embed" ProgID="Equation.DSMT4" ShapeID="_x0000_i1155" DrawAspect="Content" ObjectID="_1459242238" r:id="rId293"/>
              </w:object>
            </w:r>
            <w:r w:rsidR="006A0BC1">
              <w:t xml:space="preserve"> modulus</w:t>
            </w:r>
          </w:p>
        </w:tc>
      </w:tr>
      <w:tr w:rsidR="006A0BC1" w14:paraId="70A2B9DD" w14:textId="77777777">
        <w:tc>
          <w:tcPr>
            <w:tcW w:w="1728" w:type="dxa"/>
            <w:shd w:val="clear" w:color="auto" w:fill="auto"/>
          </w:tcPr>
          <w:p w14:paraId="17AA98D0" w14:textId="77777777" w:rsidR="006A0BC1" w:rsidRDefault="006A0BC1" w:rsidP="006A0BC1">
            <w:pPr>
              <w:pStyle w:val="code"/>
            </w:pPr>
            <w:r>
              <w:t>&lt;l33&gt;</w:t>
            </w:r>
          </w:p>
        </w:tc>
        <w:tc>
          <w:tcPr>
            <w:tcW w:w="7848" w:type="dxa"/>
            <w:shd w:val="clear" w:color="auto" w:fill="auto"/>
          </w:tcPr>
          <w:p w14:paraId="06B53444" w14:textId="4605BF8A" w:rsidR="006A0BC1" w:rsidRDefault="00AF2221" w:rsidP="00AF2221">
            <w:r w:rsidRPr="00AF2221">
              <w:rPr>
                <w:position w:val="-12"/>
              </w:rPr>
              <w:object w:dxaOrig="340" w:dyaOrig="360" w14:anchorId="7155B63D">
                <v:shape id="_x0000_i1156" type="#_x0000_t75" style="width:16.5pt;height:18pt" o:ole="">
                  <v:imagedata r:id="rId294" o:title=""/>
                </v:shape>
                <o:OLEObject Type="Embed" ProgID="Equation.DSMT4" ShapeID="_x0000_i1156" DrawAspect="Content" ObjectID="_1459242239" r:id="rId295"/>
              </w:object>
            </w:r>
            <w:r w:rsidR="006A0BC1">
              <w:t xml:space="preserve"> modulus</w:t>
            </w:r>
          </w:p>
        </w:tc>
      </w:tr>
      <w:tr w:rsidR="006A0BC1" w14:paraId="65BC1DA4" w14:textId="77777777">
        <w:tc>
          <w:tcPr>
            <w:tcW w:w="1728" w:type="dxa"/>
            <w:shd w:val="clear" w:color="auto" w:fill="auto"/>
          </w:tcPr>
          <w:p w14:paraId="2DC15716" w14:textId="77777777" w:rsidR="006A0BC1" w:rsidRDefault="006A0BC1" w:rsidP="006A0BC1">
            <w:pPr>
              <w:pStyle w:val="code"/>
            </w:pPr>
            <w:r>
              <w:t>&lt;l12&gt;</w:t>
            </w:r>
          </w:p>
        </w:tc>
        <w:tc>
          <w:tcPr>
            <w:tcW w:w="7848" w:type="dxa"/>
            <w:shd w:val="clear" w:color="auto" w:fill="auto"/>
          </w:tcPr>
          <w:p w14:paraId="6D36ADF2" w14:textId="5EE5D872" w:rsidR="006A0BC1" w:rsidRDefault="00AF2221" w:rsidP="00AF2221">
            <w:r w:rsidRPr="00AF2221">
              <w:rPr>
                <w:position w:val="-12"/>
              </w:rPr>
              <w:object w:dxaOrig="320" w:dyaOrig="360" w14:anchorId="62715933">
                <v:shape id="_x0000_i1157" type="#_x0000_t75" style="width:16.5pt;height:18pt" o:ole="">
                  <v:imagedata r:id="rId296" o:title=""/>
                </v:shape>
                <o:OLEObject Type="Embed" ProgID="Equation.DSMT4" ShapeID="_x0000_i1157" DrawAspect="Content" ObjectID="_1459242240" r:id="rId297"/>
              </w:object>
            </w:r>
            <w:r w:rsidR="006A0BC1">
              <w:t xml:space="preserve"> modulus</w:t>
            </w:r>
          </w:p>
        </w:tc>
      </w:tr>
      <w:tr w:rsidR="006A0BC1" w14:paraId="24F6428A" w14:textId="77777777">
        <w:tc>
          <w:tcPr>
            <w:tcW w:w="1728" w:type="dxa"/>
            <w:shd w:val="clear" w:color="auto" w:fill="auto"/>
          </w:tcPr>
          <w:p w14:paraId="7CC9F8D0" w14:textId="77777777" w:rsidR="006A0BC1" w:rsidRDefault="006A0BC1" w:rsidP="006A0BC1">
            <w:pPr>
              <w:pStyle w:val="code"/>
            </w:pPr>
            <w:r>
              <w:t>&lt;l23&gt;</w:t>
            </w:r>
          </w:p>
        </w:tc>
        <w:tc>
          <w:tcPr>
            <w:tcW w:w="7848" w:type="dxa"/>
            <w:shd w:val="clear" w:color="auto" w:fill="auto"/>
          </w:tcPr>
          <w:p w14:paraId="6B5B3467" w14:textId="3218FFCC" w:rsidR="006A0BC1" w:rsidRDefault="00AF2221" w:rsidP="00AF2221">
            <w:r w:rsidRPr="00AF2221">
              <w:rPr>
                <w:position w:val="-12"/>
              </w:rPr>
              <w:object w:dxaOrig="340" w:dyaOrig="360" w14:anchorId="1F43EF3C">
                <v:shape id="_x0000_i1158" type="#_x0000_t75" style="width:16.5pt;height:18pt" o:ole="">
                  <v:imagedata r:id="rId298" o:title=""/>
                </v:shape>
                <o:OLEObject Type="Embed" ProgID="Equation.DSMT4" ShapeID="_x0000_i1158" DrawAspect="Content" ObjectID="_1459242241" r:id="rId299"/>
              </w:object>
            </w:r>
            <w:r w:rsidR="006A0BC1">
              <w:t xml:space="preserve"> modulus</w:t>
            </w:r>
          </w:p>
        </w:tc>
      </w:tr>
      <w:tr w:rsidR="006A0BC1" w14:paraId="5EAD115D" w14:textId="77777777">
        <w:tc>
          <w:tcPr>
            <w:tcW w:w="1728" w:type="dxa"/>
            <w:shd w:val="clear" w:color="auto" w:fill="auto"/>
          </w:tcPr>
          <w:p w14:paraId="166369FF" w14:textId="77777777" w:rsidR="006A0BC1" w:rsidRDefault="006A0BC1" w:rsidP="006A0BC1">
            <w:pPr>
              <w:pStyle w:val="code"/>
            </w:pPr>
            <w:r>
              <w:t>&lt;l31&gt;</w:t>
            </w:r>
          </w:p>
        </w:tc>
        <w:tc>
          <w:tcPr>
            <w:tcW w:w="7848" w:type="dxa"/>
            <w:shd w:val="clear" w:color="auto" w:fill="auto"/>
          </w:tcPr>
          <w:p w14:paraId="7EE62882" w14:textId="13C679C6" w:rsidR="006A0BC1" w:rsidRDefault="00AF2221" w:rsidP="00AF2221">
            <w:r w:rsidRPr="00AF2221">
              <w:rPr>
                <w:position w:val="-12"/>
              </w:rPr>
              <w:object w:dxaOrig="320" w:dyaOrig="360" w14:anchorId="67E0F69E">
                <v:shape id="_x0000_i1159" type="#_x0000_t75" style="width:16.5pt;height:18pt" o:ole="">
                  <v:imagedata r:id="rId300" o:title=""/>
                </v:shape>
                <o:OLEObject Type="Embed" ProgID="Equation.DSMT4" ShapeID="_x0000_i1159" DrawAspect="Content" ObjectID="_1459242242" r:id="rId301"/>
              </w:object>
            </w:r>
            <w:r w:rsidR="006A0BC1">
              <w:t xml:space="preserve"> modulus</w:t>
            </w:r>
          </w:p>
        </w:tc>
      </w:tr>
      <w:tr w:rsidR="006A0BC1" w14:paraId="299EEC5B" w14:textId="77777777">
        <w:tc>
          <w:tcPr>
            <w:tcW w:w="1728" w:type="dxa"/>
            <w:shd w:val="clear" w:color="auto" w:fill="auto"/>
          </w:tcPr>
          <w:p w14:paraId="30800CA8" w14:textId="77777777" w:rsidR="006A0BC1" w:rsidRDefault="006A0BC1" w:rsidP="006A0BC1">
            <w:pPr>
              <w:pStyle w:val="code"/>
            </w:pPr>
            <w:r>
              <w:t>&lt;c&gt;</w:t>
            </w:r>
          </w:p>
        </w:tc>
        <w:tc>
          <w:tcPr>
            <w:tcW w:w="7848" w:type="dxa"/>
            <w:shd w:val="clear" w:color="auto" w:fill="auto"/>
          </w:tcPr>
          <w:p w14:paraId="3B7243C7" w14:textId="1051A292" w:rsidR="006A0BC1" w:rsidRDefault="00AF2221" w:rsidP="00AF2221">
            <w:r w:rsidRPr="00AF2221">
              <w:rPr>
                <w:position w:val="-6"/>
              </w:rPr>
              <w:object w:dxaOrig="180" w:dyaOrig="220" w14:anchorId="1DECDB9B">
                <v:shape id="_x0000_i1160" type="#_x0000_t75" style="width:8.5pt;height:10.5pt" o:ole="">
                  <v:imagedata r:id="rId302" o:title=""/>
                </v:shape>
                <o:OLEObject Type="Embed" ProgID="Equation.DSMT4" ShapeID="_x0000_i1160" DrawAspect="Content" ObjectID="_1459242243" r:id="rId303"/>
              </w:object>
            </w:r>
            <w:r w:rsidR="006A0BC1">
              <w:t xml:space="preserve"> coefficient</w:t>
            </w:r>
          </w:p>
        </w:tc>
      </w:tr>
      <w:tr w:rsidR="006A0BC1" w14:paraId="23219DA0" w14:textId="77777777">
        <w:tc>
          <w:tcPr>
            <w:tcW w:w="1728" w:type="dxa"/>
            <w:shd w:val="clear" w:color="auto" w:fill="auto"/>
          </w:tcPr>
          <w:p w14:paraId="50DE2856" w14:textId="77777777" w:rsidR="006A0BC1" w:rsidRDefault="006A0BC1" w:rsidP="00F304F2">
            <w:pPr>
              <w:pStyle w:val="code"/>
            </w:pPr>
            <w:r>
              <w:t>&lt;</w:t>
            </w:r>
            <w:r w:rsidR="00F304F2">
              <w:t>k</w:t>
            </w:r>
            <w:r>
              <w:t>&gt;</w:t>
            </w:r>
          </w:p>
        </w:tc>
        <w:tc>
          <w:tcPr>
            <w:tcW w:w="7848" w:type="dxa"/>
            <w:shd w:val="clear" w:color="auto" w:fill="auto"/>
          </w:tcPr>
          <w:p w14:paraId="75BE5DCE" w14:textId="77777777" w:rsidR="006A0BC1" w:rsidRDefault="006A0BC1" w:rsidP="006A0BC1">
            <w:r>
              <w:t>bulk modulus</w:t>
            </w:r>
          </w:p>
        </w:tc>
      </w:tr>
    </w:tbl>
    <w:p w14:paraId="5BA8CB48" w14:textId="77777777" w:rsidR="006A0BC1" w:rsidRDefault="006A0BC1" w:rsidP="006A0BC1"/>
    <w:p w14:paraId="758B5FEC" w14:textId="28371267" w:rsidR="006A0BC1" w:rsidRDefault="006A0BC1" w:rsidP="006A0BC1">
      <w:r>
        <w:t xml:space="preserve">The hyperelastic strain energy function is given by </w:t>
      </w:r>
      <w:r>
        <w:fldChar w:fldCharType="begin"/>
      </w:r>
      <w:r w:rsidR="00711A1D">
        <w:instrText xml:space="preserve"> ADDIN EN.CITE &lt;EndNote&gt;&lt;Cite&gt;&lt;Author&gt;Ateshian&lt;/Author&gt;&lt;Year&gt;2009&lt;/Year&gt;&lt;RecNum&gt;45&lt;/RecNum&gt;&lt;DisplayText&gt;[12]&lt;/DisplayText&gt;&lt;record&gt;&lt;rec-number&gt;45&lt;/rec-number&gt;&lt;foreign-keys&gt;&lt;key app="EN" db-id="vr9fdr09ofp5w0ewaexvdxffswtps2edzfwx"&gt;45&lt;/key&gt;&lt;/foreign-keys&gt;&lt;ref-type name="Journal Article"&gt;17&lt;/ref-type&gt;&lt;contributors&gt;&lt;authors&gt;&lt;author&gt;Ateshian, G. A.&lt;/author&gt;&lt;author&gt;Costa, K. D.&lt;/author&gt;&lt;/authors&gt;&lt;/contributors&gt;&lt;auth-address&gt;Department of Mechanical Engineering, Columbia University, New York, NY, USA. ateshian@columbia.edu&lt;/auth-address&gt;&lt;titles&gt;&lt;title&gt;A frame-invariant formulation of Fung elasticity&lt;/title&gt;&lt;secondary-title&gt;J Biomech&lt;/secondary-title&gt;&lt;/titles&gt;&lt;pages&gt;781-5&lt;/pages&gt;&lt;volume&gt;42&lt;/volume&gt;&lt;number&gt;6&lt;/number&gt;&lt;edition&gt;2009/03/14&lt;/edition&gt;&lt;keywords&gt;&lt;keyword&gt;*Elasticity&lt;/keyword&gt;&lt;keyword&gt;*Models, Biological&lt;/keyword&gt;&lt;/keywords&gt;&lt;dates&gt;&lt;year&gt;2009&lt;/year&gt;&lt;pub-dates&gt;&lt;date&gt;Apr 16&lt;/date&gt;&lt;/pub-dates&gt;&lt;/dates&gt;&lt;isbn&gt;1873-2380 (Electronic)&amp;#xD;1873-2380 (Linking)&lt;/isbn&gt;&lt;accession-num&gt;19281991&lt;/accession-num&gt;&lt;urls&gt;&lt;related-urls&gt;&lt;url&gt;http://www.ncbi.nlm.nih.gov/entrez/query.fcgi?cmd=Retrieve&amp;amp;db=PubMed&amp;amp;dopt=Citation&amp;amp;list_uids=19281991&lt;/url&gt;&lt;/related-urls&gt;&lt;/urls&gt;&lt;electronic-resource-num&gt;S0021-9290(09)00033-5 [pii]&amp;#xD;10.1016/j.jbiomech.2009.01.015&lt;/electronic-resource-num&gt;&lt;language&gt;eng&lt;/language&gt;&lt;/record&gt;&lt;/Cite&gt;&lt;/EndNote&gt;</w:instrText>
      </w:r>
      <w:r>
        <w:fldChar w:fldCharType="separate"/>
      </w:r>
      <w:r w:rsidR="00031F52">
        <w:rPr>
          <w:noProof/>
        </w:rPr>
        <w:t>[</w:t>
      </w:r>
      <w:hyperlink w:anchor="_ENREF_12" w:tooltip="Ateshian, 2009 #45" w:history="1">
        <w:r w:rsidR="00711A1D">
          <w:rPr>
            <w:noProof/>
          </w:rPr>
          <w:t>12</w:t>
        </w:r>
      </w:hyperlink>
      <w:r w:rsidR="00031F52">
        <w:rPr>
          <w:noProof/>
        </w:rPr>
        <w:t>]</w:t>
      </w:r>
      <w:r>
        <w:fldChar w:fldCharType="end"/>
      </w:r>
      <w:r>
        <w:t>,</w:t>
      </w:r>
    </w:p>
    <w:p w14:paraId="7EEBC79B" w14:textId="2F7C5B9C" w:rsidR="006A0BC1" w:rsidRDefault="006A0BC1" w:rsidP="006A0BC1">
      <w:pPr>
        <w:pStyle w:val="MTDisplayEquation"/>
      </w:pPr>
      <w:r>
        <w:tab/>
      </w:r>
      <w:r w:rsidR="00AF2221" w:rsidRPr="00AF2221">
        <w:rPr>
          <w:position w:val="-24"/>
        </w:rPr>
        <w:object w:dxaOrig="2299" w:dyaOrig="620" w14:anchorId="3B8C7374">
          <v:shape id="_x0000_i1161" type="#_x0000_t75" style="width:114.5pt;height:31.5pt" o:ole="">
            <v:imagedata r:id="rId304" o:title=""/>
          </v:shape>
          <o:OLEObject Type="Embed" ProgID="Equation.DSMT4" ShapeID="_x0000_i1161" DrawAspect="Content" ObjectID="_1459242244" r:id="rId305"/>
        </w:object>
      </w:r>
      <w:r>
        <w:t>,</w:t>
      </w:r>
      <w:r>
        <w:tab/>
      </w:r>
      <w:r>
        <w:fldChar w:fldCharType="begin"/>
      </w:r>
      <w:r>
        <w:instrText xml:space="preserve"> MACROBUTTON MTPlaceRef \* MERGEFORMAT </w:instrText>
      </w:r>
      <w:r w:rsidR="00711A1D">
        <w:fldChar w:fldCharType="begin"/>
      </w:r>
      <w:r w:rsidR="00711A1D">
        <w:instrText xml:space="preserve"> SEQ MTEqn \h \* MERGEFORMAT </w:instrText>
      </w:r>
      <w:r w:rsidR="00711A1D">
        <w:fldChar w:fldCharType="end"/>
      </w:r>
      <w:r>
        <w:instrText>(</w:instrText>
      </w:r>
      <w:fldSimple w:instr=" SEQ MTSec \c \* Arabic \* MERGEFORMAT ">
        <w:r w:rsidR="00873D59">
          <w:rPr>
            <w:noProof/>
          </w:rPr>
          <w:instrText>0</w:instrText>
        </w:r>
      </w:fldSimple>
      <w:r>
        <w:instrText>.</w:instrText>
      </w:r>
      <w:fldSimple w:instr=" SEQ MTEqn \c \* Arabic \* MERGEFORMAT ">
        <w:r w:rsidR="00873D59">
          <w:rPr>
            <w:noProof/>
          </w:rPr>
          <w:instrText>1</w:instrText>
        </w:r>
      </w:fldSimple>
      <w:r>
        <w:instrText>)</w:instrText>
      </w:r>
      <w:r>
        <w:fldChar w:fldCharType="end"/>
      </w:r>
    </w:p>
    <w:p w14:paraId="365594A6" w14:textId="77777777" w:rsidR="006A0BC1" w:rsidRDefault="006A0BC1" w:rsidP="006A0BC1">
      <w:r>
        <w:t>where,</w:t>
      </w:r>
    </w:p>
    <w:p w14:paraId="0C346A37" w14:textId="20D3384D" w:rsidR="006A0BC1" w:rsidRDefault="006A0BC1" w:rsidP="006A0BC1">
      <w:pPr>
        <w:pStyle w:val="MTDisplayEquation"/>
      </w:pPr>
      <w:r>
        <w:tab/>
      </w:r>
      <w:r w:rsidR="00AF2221" w:rsidRPr="00AF2221">
        <w:rPr>
          <w:position w:val="-30"/>
        </w:rPr>
        <w:object w:dxaOrig="4840" w:dyaOrig="720" w14:anchorId="0289752F">
          <v:shape id="_x0000_i1162" type="#_x0000_t75" style="width:242pt;height:36.5pt" o:ole="">
            <v:imagedata r:id="rId306" o:title=""/>
          </v:shape>
          <o:OLEObject Type="Embed" ProgID="Equation.DSMT4" ShapeID="_x0000_i1162" DrawAspect="Content" ObjectID="_1459242245" r:id="rId307"/>
        </w:object>
      </w:r>
      <w:r>
        <w:t>.</w:t>
      </w:r>
    </w:p>
    <w:p w14:paraId="51DB8583" w14:textId="7CF250FE" w:rsidR="006A0BC1" w:rsidRPr="000230DC" w:rsidRDefault="006A0BC1" w:rsidP="006A0BC1">
      <w:r>
        <w:t xml:space="preserve">Here, </w:t>
      </w:r>
      <w:r w:rsidR="00AF2221" w:rsidRPr="00AF2221">
        <w:rPr>
          <w:position w:val="-18"/>
        </w:rPr>
        <w:object w:dxaOrig="1380" w:dyaOrig="480" w14:anchorId="611D46D7">
          <v:shape id="_x0000_i1163" type="#_x0000_t75" style="width:69.5pt;height:24pt" o:ole="">
            <v:imagedata r:id="rId308" o:title=""/>
          </v:shape>
          <o:OLEObject Type="Embed" ProgID="Equation.DSMT4" ShapeID="_x0000_i1163" DrawAspect="Content" ObjectID="_1459242246" r:id="rId309"/>
        </w:object>
      </w:r>
      <w:r>
        <w:t xml:space="preserve"> and </w:t>
      </w:r>
      <w:r w:rsidR="00AF2221" w:rsidRPr="00AF2221">
        <w:rPr>
          <w:position w:val="-12"/>
        </w:rPr>
        <w:object w:dxaOrig="1400" w:dyaOrig="360" w14:anchorId="192718D5">
          <v:shape id="_x0000_i1164" type="#_x0000_t75" style="width:70pt;height:18pt" o:ole="">
            <v:imagedata r:id="rId310" o:title=""/>
          </v:shape>
          <o:OLEObject Type="Embed" ProgID="Equation.DSMT4" ShapeID="_x0000_i1164" DrawAspect="Content" ObjectID="_1459242247" r:id="rId311"/>
        </w:object>
      </w:r>
      <w:r>
        <w:t xml:space="preserve">where </w:t>
      </w:r>
      <w:r w:rsidR="00AF2221" w:rsidRPr="00AF2221">
        <w:rPr>
          <w:position w:val="-12"/>
        </w:rPr>
        <w:object w:dxaOrig="320" w:dyaOrig="360" w14:anchorId="40E7F654">
          <v:shape id="_x0000_i1165" type="#_x0000_t75" style="width:16.5pt;height:18pt" o:ole="">
            <v:imagedata r:id="rId312" o:title=""/>
          </v:shape>
          <o:OLEObject Type="Embed" ProgID="Equation.DSMT4" ShapeID="_x0000_i1165" DrawAspect="Content" ObjectID="_1459242248" r:id="rId313"/>
        </w:object>
      </w:r>
      <w:r>
        <w:t xml:space="preserve"> defines the initial direction of material axis </w:t>
      </w:r>
      <w:r>
        <w:rPr>
          <w:i/>
        </w:rPr>
        <w:t>a</w:t>
      </w:r>
      <w:r>
        <w:t>. See Section </w:t>
      </w:r>
      <w:r>
        <w:fldChar w:fldCharType="begin"/>
      </w:r>
      <w:r>
        <w:instrText xml:space="preserve"> REF _Ref167532051 \r \h </w:instrText>
      </w:r>
      <w:r>
        <w:fldChar w:fldCharType="separate"/>
      </w:r>
      <w:r w:rsidR="00873D59">
        <w:t xml:space="preserve">4.1.1.2. </w:t>
      </w:r>
      <w:r>
        <w:fldChar w:fldCharType="end"/>
      </w:r>
      <w:r>
        <w:t xml:space="preserve"> on how to define the material axes for orthotropic materials. </w:t>
      </w:r>
      <w:r w:rsidRPr="00CF3918">
        <w:t>The</w:t>
      </w:r>
      <w:r>
        <w:t xml:space="preserve"> orthotropic Lamé parameters should produce a positive definite stiffness matrix.</w:t>
      </w:r>
    </w:p>
    <w:p w14:paraId="6D9DE201" w14:textId="77777777" w:rsidR="006A0BC1" w:rsidRPr="00D5058C" w:rsidRDefault="006A0BC1" w:rsidP="006A0BC1"/>
    <w:p w14:paraId="5CF44463" w14:textId="77777777" w:rsidR="006A0BC1" w:rsidRDefault="006A0BC1" w:rsidP="006A0BC1">
      <w:r>
        <w:rPr>
          <w:i/>
        </w:rPr>
        <w:t>Example</w:t>
      </w:r>
      <w:r>
        <w:t>:</w:t>
      </w:r>
    </w:p>
    <w:p w14:paraId="21F065E7" w14:textId="74419E83" w:rsidR="006A0BC1" w:rsidRDefault="006A0BC1" w:rsidP="006A0BC1">
      <w:pPr>
        <w:pStyle w:val="code"/>
      </w:pPr>
      <w:r>
        <w:t>&lt;material id=</w:t>
      </w:r>
      <w:r w:rsidR="00F450DE">
        <w:t>"</w:t>
      </w:r>
      <w:r>
        <w:t>3</w:t>
      </w:r>
      <w:r w:rsidR="00F450DE">
        <w:t>"</w:t>
      </w:r>
      <w:r>
        <w:t xml:space="preserve"> type=</w:t>
      </w:r>
      <w:r w:rsidR="00F450DE">
        <w:t>"</w:t>
      </w:r>
      <w:r>
        <w:t>Fung orthotropic</w:t>
      </w:r>
      <w:r w:rsidR="00F450DE">
        <w:t>"</w:t>
      </w:r>
      <w:r>
        <w:t>&gt;</w:t>
      </w:r>
    </w:p>
    <w:p w14:paraId="1E8223E4" w14:textId="77777777" w:rsidR="006A0BC1" w:rsidRDefault="006A0BC1" w:rsidP="006A0BC1">
      <w:pPr>
        <w:pStyle w:val="code"/>
      </w:pPr>
      <w:r>
        <w:tab/>
        <w:t>&lt;mu1&gt;1&lt;/mu1&gt;</w:t>
      </w:r>
    </w:p>
    <w:p w14:paraId="01A7948F" w14:textId="77777777" w:rsidR="006A0BC1" w:rsidRDefault="006A0BC1" w:rsidP="006A0BC1">
      <w:pPr>
        <w:pStyle w:val="code"/>
      </w:pPr>
      <w:r>
        <w:tab/>
        <w:t>&lt;mu2&gt;2&lt;/mu2&gt;</w:t>
      </w:r>
    </w:p>
    <w:p w14:paraId="14FAE44E" w14:textId="77777777" w:rsidR="006A0BC1" w:rsidRDefault="006A0BC1" w:rsidP="006A0BC1">
      <w:pPr>
        <w:pStyle w:val="code"/>
      </w:pPr>
      <w:r>
        <w:tab/>
        <w:t>&lt;mu3&gt;3&lt;/mu3&gt;</w:t>
      </w:r>
    </w:p>
    <w:p w14:paraId="78153A35" w14:textId="77777777" w:rsidR="006A0BC1" w:rsidRDefault="006A0BC1" w:rsidP="006A0BC1">
      <w:pPr>
        <w:pStyle w:val="code"/>
      </w:pPr>
      <w:r>
        <w:tab/>
        <w:t>&lt;l11&gt;3&lt;/l11&gt;</w:t>
      </w:r>
    </w:p>
    <w:p w14:paraId="6166FF98" w14:textId="77777777" w:rsidR="006A0BC1" w:rsidRDefault="006A0BC1" w:rsidP="006A0BC1">
      <w:pPr>
        <w:pStyle w:val="code"/>
      </w:pPr>
      <w:r>
        <w:tab/>
        <w:t>&lt;l22&gt;2&lt;/l22&gt;</w:t>
      </w:r>
    </w:p>
    <w:p w14:paraId="476867E0" w14:textId="77777777" w:rsidR="006A0BC1" w:rsidRDefault="006A0BC1" w:rsidP="006A0BC1">
      <w:pPr>
        <w:pStyle w:val="code"/>
      </w:pPr>
      <w:r>
        <w:tab/>
        <w:t>&lt;l33&gt;1&lt;/l33&gt;</w:t>
      </w:r>
    </w:p>
    <w:p w14:paraId="0B65C74F" w14:textId="77777777" w:rsidR="006A0BC1" w:rsidRDefault="006A0BC1" w:rsidP="006A0BC1">
      <w:pPr>
        <w:pStyle w:val="code"/>
      </w:pPr>
      <w:r>
        <w:tab/>
        <w:t>&lt;l12&gt;0.5&lt;/l12&gt;</w:t>
      </w:r>
    </w:p>
    <w:p w14:paraId="5A9BC763" w14:textId="77777777" w:rsidR="006A0BC1" w:rsidRDefault="006A0BC1" w:rsidP="006A0BC1">
      <w:pPr>
        <w:pStyle w:val="code"/>
      </w:pPr>
      <w:r>
        <w:tab/>
        <w:t>&lt;l23&gt;1.0&lt;/l23&gt;</w:t>
      </w:r>
    </w:p>
    <w:p w14:paraId="253D08D1" w14:textId="77777777" w:rsidR="006A0BC1" w:rsidRDefault="006A0BC1" w:rsidP="006A0BC1">
      <w:pPr>
        <w:pStyle w:val="code"/>
      </w:pPr>
      <w:r>
        <w:tab/>
        <w:t>&lt;l31&gt;1.5&lt;/l31&gt;</w:t>
      </w:r>
    </w:p>
    <w:p w14:paraId="31880A53" w14:textId="77777777" w:rsidR="006A0BC1" w:rsidRDefault="006A0BC1" w:rsidP="006A0BC1">
      <w:pPr>
        <w:pStyle w:val="code"/>
      </w:pPr>
      <w:r>
        <w:tab/>
        <w:t>&lt;c&gt;1&lt;/c&gt;</w:t>
      </w:r>
    </w:p>
    <w:p w14:paraId="4B00E82B" w14:textId="77777777" w:rsidR="006A0BC1" w:rsidRDefault="006A0BC1" w:rsidP="006A0BC1">
      <w:pPr>
        <w:pStyle w:val="code"/>
      </w:pPr>
      <w:r>
        <w:tab/>
        <w:t>&lt;K&gt;100&lt;/K&gt;</w:t>
      </w:r>
    </w:p>
    <w:p w14:paraId="7CD7A78A" w14:textId="77777777" w:rsidR="006A0BC1" w:rsidRDefault="006A0BC1" w:rsidP="00BE1285">
      <w:pPr>
        <w:pStyle w:val="code"/>
      </w:pPr>
      <w:r>
        <w:t>&lt;/material&gt;</w:t>
      </w:r>
    </w:p>
    <w:p w14:paraId="784344E0" w14:textId="77777777" w:rsidR="006A0BC1" w:rsidRDefault="006A0BC1" w:rsidP="006A0BC1">
      <w:r>
        <w:br w:type="page"/>
      </w:r>
    </w:p>
    <w:p w14:paraId="47B64D5F" w14:textId="77777777" w:rsidR="006A0BC1" w:rsidRDefault="006A0BC1" w:rsidP="006A0BC1">
      <w:pPr>
        <w:pStyle w:val="Heading4"/>
      </w:pPr>
      <w:bookmarkStart w:id="1276" w:name="_Ref167535344"/>
      <w:bookmarkStart w:id="1277" w:name="_Ref299864027"/>
      <w:bookmarkStart w:id="1278" w:name="_Toc385498482"/>
      <w:r>
        <w:lastRenderedPageBreak/>
        <w:t>Mooney-Rivlin</w:t>
      </w:r>
      <w:bookmarkEnd w:id="1276"/>
      <w:bookmarkEnd w:id="1277"/>
      <w:bookmarkEnd w:id="1278"/>
    </w:p>
    <w:p w14:paraId="37C30310" w14:textId="20312111" w:rsidR="006A0BC1" w:rsidRDefault="006A0BC1" w:rsidP="006A0BC1">
      <w:r>
        <w:t xml:space="preserve">The material type for </w:t>
      </w:r>
      <w:r w:rsidR="00FA2E2E">
        <w:t xml:space="preserve">uncoupled </w:t>
      </w:r>
      <w:r>
        <w:t xml:space="preserve">Mooney-Rivlin materials is </w:t>
      </w:r>
      <w:r>
        <w:rPr>
          <w:i/>
        </w:rPr>
        <w:t>Mooney-Rivlin</w:t>
      </w:r>
      <w:r>
        <w:t>. The following material parameters must be defined:</w:t>
      </w:r>
    </w:p>
    <w:p w14:paraId="4F59569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6AF714A8" w14:textId="77777777">
        <w:tc>
          <w:tcPr>
            <w:tcW w:w="1188" w:type="dxa"/>
            <w:shd w:val="clear" w:color="auto" w:fill="auto"/>
          </w:tcPr>
          <w:p w14:paraId="315B3678" w14:textId="77777777" w:rsidR="006A0BC1" w:rsidRDefault="006A0BC1" w:rsidP="006A0BC1">
            <w:pPr>
              <w:pStyle w:val="code"/>
            </w:pPr>
            <w:r>
              <w:t>&lt;c1&gt;</w:t>
            </w:r>
          </w:p>
        </w:tc>
        <w:tc>
          <w:tcPr>
            <w:tcW w:w="8388" w:type="dxa"/>
            <w:shd w:val="clear" w:color="auto" w:fill="auto"/>
          </w:tcPr>
          <w:p w14:paraId="1345771B" w14:textId="77777777" w:rsidR="006A0BC1" w:rsidRDefault="006A0BC1" w:rsidP="006A0BC1">
            <w:r>
              <w:t>Coefficient of first invariant term</w:t>
            </w:r>
          </w:p>
        </w:tc>
      </w:tr>
      <w:tr w:rsidR="006A0BC1" w14:paraId="1FA82E25" w14:textId="77777777">
        <w:tc>
          <w:tcPr>
            <w:tcW w:w="1188" w:type="dxa"/>
            <w:shd w:val="clear" w:color="auto" w:fill="auto"/>
          </w:tcPr>
          <w:p w14:paraId="23E066AC" w14:textId="77777777" w:rsidR="006A0BC1" w:rsidRDefault="006A0BC1" w:rsidP="006A0BC1">
            <w:pPr>
              <w:pStyle w:val="code"/>
            </w:pPr>
            <w:r>
              <w:t>&lt;c2&gt;</w:t>
            </w:r>
          </w:p>
        </w:tc>
        <w:tc>
          <w:tcPr>
            <w:tcW w:w="8388" w:type="dxa"/>
            <w:shd w:val="clear" w:color="auto" w:fill="auto"/>
          </w:tcPr>
          <w:p w14:paraId="72CF8EDA" w14:textId="77777777" w:rsidR="006A0BC1" w:rsidRDefault="006A0BC1" w:rsidP="006A0BC1">
            <w:r>
              <w:t>Coefficient of second invariant term</w:t>
            </w:r>
          </w:p>
        </w:tc>
      </w:tr>
      <w:tr w:rsidR="006A0BC1" w14:paraId="23908244" w14:textId="77777777">
        <w:tc>
          <w:tcPr>
            <w:tcW w:w="1188" w:type="dxa"/>
            <w:shd w:val="clear" w:color="auto" w:fill="auto"/>
          </w:tcPr>
          <w:p w14:paraId="11FEF91E" w14:textId="77777777" w:rsidR="006A0BC1" w:rsidRDefault="006A0BC1" w:rsidP="006A0BC1">
            <w:pPr>
              <w:pStyle w:val="code"/>
            </w:pPr>
            <w:r>
              <w:t>&lt;k&gt;</w:t>
            </w:r>
          </w:p>
        </w:tc>
        <w:tc>
          <w:tcPr>
            <w:tcW w:w="8388" w:type="dxa"/>
            <w:shd w:val="clear" w:color="auto" w:fill="auto"/>
          </w:tcPr>
          <w:p w14:paraId="7DA7A5CC" w14:textId="77777777" w:rsidR="006A0BC1" w:rsidRDefault="006A0BC1" w:rsidP="006A0BC1">
            <w:r>
              <w:t>Bulk modulus</w:t>
            </w:r>
          </w:p>
        </w:tc>
      </w:tr>
    </w:tbl>
    <w:p w14:paraId="79E2279E" w14:textId="77777777" w:rsidR="006A0BC1" w:rsidRDefault="006A0BC1" w:rsidP="006A0BC1"/>
    <w:p w14:paraId="7416CC16" w14:textId="77777777" w:rsidR="006A0BC1" w:rsidRDefault="006A0BC1" w:rsidP="006A0BC1">
      <w:pPr>
        <w:pStyle w:val="MTDisplayEquation"/>
      </w:pPr>
      <w:r>
        <w:t>This material model is a hyperelastic Mooney-Rivlin type with uncoupled deviatoric and volumetric behavior. The strain-energy function is given by:</w:t>
      </w:r>
    </w:p>
    <w:p w14:paraId="29A05337" w14:textId="7A6F53C9" w:rsidR="006A0BC1" w:rsidRDefault="00AF2221" w:rsidP="006A0BC1">
      <w:pPr>
        <w:jc w:val="center"/>
      </w:pPr>
      <w:r w:rsidRPr="00AF2221">
        <w:rPr>
          <w:position w:val="-24"/>
        </w:rPr>
        <w:object w:dxaOrig="3900" w:dyaOrig="620" w14:anchorId="7D1329A4">
          <v:shape id="_x0000_i1166" type="#_x0000_t75" style="width:195.5pt;height:31.5pt" o:ole="">
            <v:imagedata r:id="rId314" o:title=""/>
          </v:shape>
          <o:OLEObject Type="Embed" ProgID="Equation.DSMT4" ShapeID="_x0000_i1166" DrawAspect="Content" ObjectID="_1459242249" r:id="rId315"/>
        </w:object>
      </w:r>
      <w:r w:rsidR="006A0BC1">
        <w:t>.</w:t>
      </w:r>
    </w:p>
    <w:p w14:paraId="06A53C20" w14:textId="1658B94E" w:rsidR="006A0BC1" w:rsidRDefault="00AF2221" w:rsidP="006A0BC1">
      <w:pPr>
        <w:pStyle w:val="MTDisplayEquation"/>
      </w:pPr>
      <w:r w:rsidRPr="00AF2221">
        <w:rPr>
          <w:position w:val="-12"/>
        </w:rPr>
        <w:object w:dxaOrig="279" w:dyaOrig="360" w14:anchorId="0A1567F8">
          <v:shape id="_x0000_i1167" type="#_x0000_t75" style="width:14pt;height:18pt" o:ole="">
            <v:imagedata r:id="rId316" o:title=""/>
          </v:shape>
          <o:OLEObject Type="Embed" ProgID="Equation.DSMT4" ShapeID="_x0000_i1167" DrawAspect="Content" ObjectID="_1459242250" r:id="rId317"/>
        </w:object>
      </w:r>
      <w:r w:rsidR="006A0BC1">
        <w:t>and</w:t>
      </w:r>
      <w:r w:rsidRPr="00AF2221">
        <w:rPr>
          <w:position w:val="-12"/>
        </w:rPr>
        <w:object w:dxaOrig="300" w:dyaOrig="360" w14:anchorId="423F4533">
          <v:shape id="_x0000_i1168" type="#_x0000_t75" style="width:14pt;height:18pt" o:ole="">
            <v:imagedata r:id="rId318" o:title=""/>
          </v:shape>
          <o:OLEObject Type="Embed" ProgID="Equation.DSMT4" ShapeID="_x0000_i1168" DrawAspect="Content" ObjectID="_1459242251" r:id="rId319"/>
        </w:object>
      </w:r>
      <w:r w:rsidR="006A0BC1">
        <w:t xml:space="preserve">are the Mooney-Rivlin material coefficients. The variables </w:t>
      </w:r>
      <w:r w:rsidRPr="00AF2221">
        <w:rPr>
          <w:position w:val="-12"/>
        </w:rPr>
        <w:object w:dxaOrig="220" w:dyaOrig="380" w14:anchorId="21DAA355">
          <v:shape id="_x0000_i1169" type="#_x0000_t75" style="width:10.5pt;height:19.5pt" o:ole="">
            <v:imagedata r:id="rId320" o:title=""/>
          </v:shape>
          <o:OLEObject Type="Embed" ProgID="Equation.DSMT4" ShapeID="_x0000_i1169" DrawAspect="Content" ObjectID="_1459242252" r:id="rId321"/>
        </w:object>
      </w:r>
      <w:r w:rsidR="006A0BC1">
        <w:t xml:space="preserve"> and </w:t>
      </w:r>
      <w:r w:rsidRPr="00AF2221">
        <w:rPr>
          <w:position w:val="-12"/>
        </w:rPr>
        <w:object w:dxaOrig="240" w:dyaOrig="380" w14:anchorId="26A82C84">
          <v:shape id="_x0000_i1170" type="#_x0000_t75" style="width:12pt;height:19.5pt" o:ole="">
            <v:imagedata r:id="rId322" o:title=""/>
          </v:shape>
          <o:OLEObject Type="Embed" ProgID="Equation.DSMT4" ShapeID="_x0000_i1170" DrawAspect="Content" ObjectID="_1459242253" r:id="rId323"/>
        </w:object>
      </w:r>
      <w:r w:rsidR="006A0BC1">
        <w:t xml:space="preserve"> are the first and second invariants of the deviatoric right Cauchy-Green deformation tensor </w:t>
      </w:r>
      <w:r w:rsidRPr="00AF2221">
        <w:rPr>
          <w:position w:val="-6"/>
        </w:rPr>
        <w:object w:dxaOrig="240" w:dyaOrig="340" w14:anchorId="5518E34E">
          <v:shape id="_x0000_i1171" type="#_x0000_t75" style="width:12pt;height:16.5pt" o:ole="">
            <v:imagedata r:id="rId324" o:title=""/>
          </v:shape>
          <o:OLEObject Type="Embed" ProgID="Equation.DSMT4" ShapeID="_x0000_i1171" DrawAspect="Content" ObjectID="_1459242254" r:id="rId325"/>
        </w:object>
      </w:r>
      <w:r w:rsidR="006A0BC1">
        <w:t xml:space="preserve">. The coefficient </w:t>
      </w:r>
      <w:r w:rsidR="006A0BC1" w:rsidRPr="003D1C79">
        <w:rPr>
          <w:i/>
        </w:rPr>
        <w:t>K</w:t>
      </w:r>
      <w:r w:rsidR="006A0BC1">
        <w:t xml:space="preserve"> is a bulk modulus-like penalty parameter and </w:t>
      </w:r>
      <w:r w:rsidR="006A0BC1">
        <w:rPr>
          <w:i/>
        </w:rPr>
        <w:t xml:space="preserve">J </w:t>
      </w:r>
      <w:r w:rsidR="006A0BC1">
        <w:t xml:space="preserve">is the determinant of the deformation gradient tensor. When </w:t>
      </w:r>
      <w:r w:rsidRPr="00AF2221">
        <w:rPr>
          <w:position w:val="-12"/>
        </w:rPr>
        <w:object w:dxaOrig="680" w:dyaOrig="360" w14:anchorId="167F1BB7">
          <v:shape id="_x0000_i1172" type="#_x0000_t75" style="width:34pt;height:18pt" o:ole="">
            <v:imagedata r:id="rId326" o:title=""/>
          </v:shape>
          <o:OLEObject Type="Embed" ProgID="Equation.DSMT4" ShapeID="_x0000_i1172" DrawAspect="Content" ObjectID="_1459242255" r:id="rId327"/>
        </w:object>
      </w:r>
      <w:r w:rsidR="006A0BC1">
        <w:t>, this model reduces to an uncoupled version of the neo-Hookean constitutive model.</w:t>
      </w:r>
    </w:p>
    <w:p w14:paraId="0C00549F" w14:textId="77777777" w:rsidR="00ED255D" w:rsidRPr="00ED255D" w:rsidRDefault="00ED255D" w:rsidP="007D6F0D"/>
    <w:p w14:paraId="38D63E67" w14:textId="63F34C2A" w:rsidR="006A0BC1" w:rsidRDefault="006A0BC1" w:rsidP="006A0BC1">
      <w:pPr>
        <w:pStyle w:val="MTDisplayEquation"/>
      </w:pPr>
      <w:r>
        <w:tab/>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0E24CCDD" w14:textId="77777777" w:rsidR="006A0BC1" w:rsidRDefault="006A0BC1" w:rsidP="006A0BC1"/>
    <w:p w14:paraId="34D3ECCA" w14:textId="13A5C091" w:rsidR="006A0BC1" w:rsidRPr="00330E4B" w:rsidRDefault="006A0BC1" w:rsidP="006A0BC1">
      <w:r>
        <w:t xml:space="preserve">This material model is useful for modeling certain types of isotropic </w:t>
      </w:r>
      <w:r w:rsidR="00FA2E2E">
        <w:t>materials that exhibit some limited compressibility, i.e. 100 &lt; (</w:t>
      </w:r>
      <w:r w:rsidR="00FA2E2E" w:rsidRPr="007D6F0D">
        <w:rPr>
          <w:i/>
        </w:rPr>
        <w:t>K</w:t>
      </w:r>
      <w:r w:rsidR="00FA2E2E">
        <w:t>/</w:t>
      </w:r>
      <w:r w:rsidR="00FA2E2E" w:rsidRPr="007D6F0D">
        <w:rPr>
          <w:i/>
        </w:rPr>
        <w:t>C</w:t>
      </w:r>
      <w:r w:rsidR="00FA2E2E" w:rsidRPr="007D6F0D">
        <w:rPr>
          <w:vertAlign w:val="subscript"/>
        </w:rPr>
        <w:t>1</w:t>
      </w:r>
      <w:r w:rsidR="00FA2E2E">
        <w:t xml:space="preserve">) &lt; </w:t>
      </w:r>
      <w:commentRangeStart w:id="1279"/>
      <w:r w:rsidR="00FA2E2E">
        <w:t>10000</w:t>
      </w:r>
      <w:commentRangeEnd w:id="1279"/>
      <w:r w:rsidR="00FA2E2E">
        <w:rPr>
          <w:rStyle w:val="CommentReference"/>
        </w:rPr>
        <w:commentReference w:id="1279"/>
      </w:r>
      <w:r>
        <w:t>.</w:t>
      </w:r>
    </w:p>
    <w:p w14:paraId="412FC531" w14:textId="77777777" w:rsidR="006A0BC1" w:rsidRDefault="006A0BC1" w:rsidP="006A0BC1">
      <w:pPr>
        <w:rPr>
          <w:i/>
        </w:rPr>
      </w:pPr>
    </w:p>
    <w:p w14:paraId="60ACD166" w14:textId="77777777" w:rsidR="006A0BC1" w:rsidRDefault="006A0BC1" w:rsidP="006A0BC1">
      <w:pPr>
        <w:rPr>
          <w:i/>
        </w:rPr>
      </w:pPr>
      <w:r>
        <w:rPr>
          <w:i/>
        </w:rPr>
        <w:t>Example:</w:t>
      </w:r>
    </w:p>
    <w:p w14:paraId="60EA25C5" w14:textId="5B488E37" w:rsidR="006A0BC1" w:rsidRDefault="006A0BC1" w:rsidP="006A0BC1">
      <w:pPr>
        <w:pStyle w:val="code"/>
      </w:pPr>
      <w:r>
        <w:t>&lt;material id=</w:t>
      </w:r>
      <w:r w:rsidR="00F450DE">
        <w:t>"</w:t>
      </w:r>
      <w:r>
        <w:t>2</w:t>
      </w:r>
      <w:r w:rsidR="00F450DE">
        <w:t>"</w:t>
      </w:r>
      <w:r>
        <w:t xml:space="preserve"> type=</w:t>
      </w:r>
      <w:r w:rsidR="00F450DE">
        <w:t>"</w:t>
      </w:r>
      <w:r>
        <w:t>Mooney-Rivlin</w:t>
      </w:r>
      <w:r w:rsidR="00F450DE">
        <w:t>"</w:t>
      </w:r>
      <w:r>
        <w:t>&gt;</w:t>
      </w:r>
    </w:p>
    <w:p w14:paraId="11B7F01A" w14:textId="77777777" w:rsidR="006A0BC1" w:rsidRDefault="006A0BC1" w:rsidP="006A0BC1">
      <w:pPr>
        <w:pStyle w:val="code"/>
      </w:pPr>
      <w:r>
        <w:tab/>
        <w:t>&lt;c1&gt;10.0&lt;/c1&gt;</w:t>
      </w:r>
    </w:p>
    <w:p w14:paraId="5882E0BF" w14:textId="77777777" w:rsidR="006A0BC1" w:rsidRDefault="006A0BC1" w:rsidP="006A0BC1">
      <w:pPr>
        <w:pStyle w:val="code"/>
      </w:pPr>
      <w:r>
        <w:tab/>
        <w:t>&lt;c2&gt;20.0&lt;/c2&gt;</w:t>
      </w:r>
    </w:p>
    <w:p w14:paraId="2FF4EE48" w14:textId="77777777" w:rsidR="006A0BC1" w:rsidRDefault="006A0BC1" w:rsidP="006A0BC1">
      <w:pPr>
        <w:pStyle w:val="code"/>
      </w:pPr>
      <w:r>
        <w:tab/>
        <w:t>&lt;k&gt;1000&lt;/k&gt;</w:t>
      </w:r>
    </w:p>
    <w:p w14:paraId="62661366" w14:textId="77777777" w:rsidR="006A0BC1" w:rsidRDefault="006A0BC1" w:rsidP="006A0BC1">
      <w:pPr>
        <w:pStyle w:val="code"/>
      </w:pPr>
      <w:r>
        <w:t>&lt;/material&gt;</w:t>
      </w:r>
    </w:p>
    <w:p w14:paraId="010328B2" w14:textId="77777777" w:rsidR="006A0BC1" w:rsidRDefault="006A0BC1" w:rsidP="006A0BC1">
      <w:pPr>
        <w:pStyle w:val="code"/>
      </w:pPr>
    </w:p>
    <w:p w14:paraId="713CD2B5" w14:textId="77777777" w:rsidR="006A0BC1" w:rsidRDefault="006A0BC1" w:rsidP="006A0BC1">
      <w:r>
        <w:br w:type="page"/>
      </w:r>
    </w:p>
    <w:p w14:paraId="456C63BD" w14:textId="77777777" w:rsidR="006A0BC1" w:rsidRDefault="006A0BC1" w:rsidP="006A0BC1">
      <w:pPr>
        <w:pStyle w:val="Heading4"/>
      </w:pPr>
      <w:bookmarkStart w:id="1280" w:name="_Toc385498483"/>
      <w:r>
        <w:lastRenderedPageBreak/>
        <w:t>Muscle Material</w:t>
      </w:r>
      <w:bookmarkEnd w:id="1280"/>
    </w:p>
    <w:p w14:paraId="6A3B23F2" w14:textId="3606C0EF" w:rsidR="006A0BC1" w:rsidRDefault="006A0BC1" w:rsidP="006A0BC1">
      <w:r>
        <w:t xml:space="preserve">This material model implements the constitutive model developed by Silvia S. Blemker </w:t>
      </w:r>
      <w:r>
        <w:fldChar w:fldCharType="begin"/>
      </w:r>
      <w:r w:rsidR="00711A1D">
        <w:instrText xml:space="preserve"> ADDIN EN.CITE &lt;EndNote&gt;&lt;Cite&gt;&lt;Author&gt;Blemker&lt;/Author&gt;&lt;Year&gt;2004&lt;/Year&gt;&lt;RecNum&gt;38&lt;/RecNum&gt;&lt;DisplayText&gt;[13]&lt;/DisplayText&gt;&lt;record&gt;&lt;rec-number&gt;38&lt;/rec-number&gt;&lt;foreign-keys&gt;&lt;key app="EN" db-id="vr9fdr09ofp5w0ewaexvdxffswtps2edzfwx"&gt;38&lt;/key&gt;&lt;/foreign-keys&gt;&lt;ref-type name="Thesis"&gt;32&lt;/ref-type&gt;&lt;contributors&gt;&lt;authors&gt;&lt;author&gt;Blemker, SS&lt;/author&gt;&lt;/authors&gt;&lt;/contributors&gt;&lt;titles&gt;&lt;title&gt;3D Modeling of Complex Muscle Architecture and Geometry&lt;/title&gt;&lt;secondary-title&gt;Mechanical Engineering&lt;/secondary-title&gt;&lt;/titles&gt;&lt;volume&gt;PhD&lt;/volume&gt;&lt;dates&gt;&lt;year&gt;2004&lt;/year&gt;&lt;/dates&gt;&lt;pub-location&gt;Stanford&lt;/pub-location&gt;&lt;publisher&gt;Stanford University&lt;/publisher&gt;&lt;urls&gt;&lt;/urls&gt;&lt;/record&gt;&lt;/Cite&gt;&lt;/EndNote&gt;</w:instrText>
      </w:r>
      <w:r>
        <w:fldChar w:fldCharType="separate"/>
      </w:r>
      <w:r w:rsidR="00031F52">
        <w:rPr>
          <w:noProof/>
        </w:rPr>
        <w:t>[</w:t>
      </w:r>
      <w:hyperlink w:anchor="_ENREF_13" w:tooltip="Blemker, 2004 #38" w:history="1">
        <w:r w:rsidR="00711A1D">
          <w:rPr>
            <w:noProof/>
          </w:rPr>
          <w:t>13</w:t>
        </w:r>
      </w:hyperlink>
      <w:r w:rsidR="00031F52">
        <w:rPr>
          <w:noProof/>
        </w:rPr>
        <w:t>]</w:t>
      </w:r>
      <w:r>
        <w:fldChar w:fldCharType="end"/>
      </w:r>
      <w:r>
        <w:t xml:space="preserve">. The material type for the muscle material is </w:t>
      </w:r>
      <w:r>
        <w:rPr>
          <w:i/>
        </w:rPr>
        <w:t>muscle material</w:t>
      </w:r>
      <w:r>
        <w:t>.  The model is designed to simulate the passive and active material behavior of skeletal muscle. It defines the following parameters:</w:t>
      </w:r>
    </w:p>
    <w:p w14:paraId="79DEF665"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7"/>
        <w:gridCol w:w="6959"/>
      </w:tblGrid>
      <w:tr w:rsidR="006A0BC1" w14:paraId="7DACB65B" w14:textId="77777777">
        <w:tc>
          <w:tcPr>
            <w:tcW w:w="2088" w:type="dxa"/>
            <w:shd w:val="clear" w:color="auto" w:fill="auto"/>
          </w:tcPr>
          <w:p w14:paraId="799F67B7" w14:textId="77777777" w:rsidR="006A0BC1" w:rsidRPr="000B272C" w:rsidRDefault="006A0BC1" w:rsidP="006A0BC1">
            <w:pPr>
              <w:rPr>
                <w:rFonts w:ascii="Courier New" w:hAnsi="Courier New"/>
                <w:sz w:val="20"/>
              </w:rPr>
            </w:pPr>
            <w:r w:rsidRPr="000B272C">
              <w:rPr>
                <w:rFonts w:ascii="Courier New" w:hAnsi="Courier New"/>
                <w:sz w:val="20"/>
              </w:rPr>
              <w:t>&lt;g1&gt;</w:t>
            </w:r>
          </w:p>
        </w:tc>
        <w:tc>
          <w:tcPr>
            <w:tcW w:w="7488" w:type="dxa"/>
            <w:shd w:val="clear" w:color="auto" w:fill="auto"/>
          </w:tcPr>
          <w:p w14:paraId="735ACE64" w14:textId="77777777" w:rsidR="006A0BC1" w:rsidRDefault="006A0BC1" w:rsidP="006A0BC1">
            <w:r>
              <w:t>along fiber shear modulus</w:t>
            </w:r>
          </w:p>
        </w:tc>
      </w:tr>
      <w:tr w:rsidR="006A0BC1" w14:paraId="4B5315C7" w14:textId="77777777">
        <w:tc>
          <w:tcPr>
            <w:tcW w:w="2088" w:type="dxa"/>
            <w:shd w:val="clear" w:color="auto" w:fill="auto"/>
          </w:tcPr>
          <w:p w14:paraId="65DCADC7" w14:textId="77777777" w:rsidR="006A0BC1" w:rsidRPr="000B272C" w:rsidRDefault="006A0BC1" w:rsidP="006A0BC1">
            <w:pPr>
              <w:rPr>
                <w:rFonts w:ascii="Courier New" w:hAnsi="Courier New"/>
                <w:sz w:val="20"/>
              </w:rPr>
            </w:pPr>
            <w:r w:rsidRPr="000B272C">
              <w:rPr>
                <w:rFonts w:ascii="Courier New" w:hAnsi="Courier New"/>
                <w:sz w:val="20"/>
              </w:rPr>
              <w:t>&lt;g2&gt;</w:t>
            </w:r>
          </w:p>
        </w:tc>
        <w:tc>
          <w:tcPr>
            <w:tcW w:w="7488" w:type="dxa"/>
            <w:shd w:val="clear" w:color="auto" w:fill="auto"/>
          </w:tcPr>
          <w:p w14:paraId="5E039AB6" w14:textId="77777777" w:rsidR="006A0BC1" w:rsidRDefault="006A0BC1" w:rsidP="006A0BC1">
            <w:r>
              <w:t>cross fiber shear modulus</w:t>
            </w:r>
          </w:p>
        </w:tc>
      </w:tr>
      <w:tr w:rsidR="006A0BC1" w14:paraId="25F6F7BA" w14:textId="77777777">
        <w:tc>
          <w:tcPr>
            <w:tcW w:w="2088" w:type="dxa"/>
            <w:shd w:val="clear" w:color="auto" w:fill="auto"/>
          </w:tcPr>
          <w:p w14:paraId="4D774F14" w14:textId="77777777" w:rsidR="006A0BC1" w:rsidRPr="000B272C" w:rsidRDefault="006A0BC1" w:rsidP="006A0BC1">
            <w:pPr>
              <w:rPr>
                <w:rFonts w:ascii="Courier New" w:hAnsi="Courier New"/>
                <w:sz w:val="20"/>
              </w:rPr>
            </w:pPr>
            <w:r w:rsidRPr="000B272C">
              <w:rPr>
                <w:rFonts w:ascii="Courier New" w:hAnsi="Courier New"/>
                <w:sz w:val="20"/>
              </w:rPr>
              <w:t>&lt;p1&gt;</w:t>
            </w:r>
          </w:p>
        </w:tc>
        <w:tc>
          <w:tcPr>
            <w:tcW w:w="7488" w:type="dxa"/>
            <w:shd w:val="clear" w:color="auto" w:fill="auto"/>
          </w:tcPr>
          <w:p w14:paraId="75219FA8" w14:textId="77777777" w:rsidR="006A0BC1" w:rsidRDefault="006A0BC1" w:rsidP="006A0BC1">
            <w:r>
              <w:t>exponential stress coefficients</w:t>
            </w:r>
          </w:p>
        </w:tc>
      </w:tr>
      <w:tr w:rsidR="006A0BC1" w14:paraId="09388AF1" w14:textId="77777777">
        <w:tc>
          <w:tcPr>
            <w:tcW w:w="2088" w:type="dxa"/>
            <w:shd w:val="clear" w:color="auto" w:fill="auto"/>
          </w:tcPr>
          <w:p w14:paraId="0E8A729D" w14:textId="77777777" w:rsidR="006A0BC1" w:rsidRPr="000B272C" w:rsidRDefault="006A0BC1" w:rsidP="006A0BC1">
            <w:pPr>
              <w:rPr>
                <w:rFonts w:ascii="Courier New" w:hAnsi="Courier New"/>
                <w:sz w:val="20"/>
              </w:rPr>
            </w:pPr>
            <w:r w:rsidRPr="000B272C">
              <w:rPr>
                <w:rFonts w:ascii="Courier New" w:hAnsi="Courier New"/>
                <w:sz w:val="20"/>
              </w:rPr>
              <w:t>&lt;p2&gt;</w:t>
            </w:r>
          </w:p>
        </w:tc>
        <w:tc>
          <w:tcPr>
            <w:tcW w:w="7488" w:type="dxa"/>
            <w:shd w:val="clear" w:color="auto" w:fill="auto"/>
          </w:tcPr>
          <w:p w14:paraId="705BB4EB" w14:textId="77777777" w:rsidR="006A0BC1" w:rsidRPr="005C23E2" w:rsidRDefault="006A0BC1" w:rsidP="006A0BC1">
            <w:pPr>
              <w:tabs>
                <w:tab w:val="center" w:pos="3640"/>
                <w:tab w:val="right" w:pos="7280"/>
              </w:tabs>
            </w:pPr>
            <w:r>
              <w:t>fiber uncrimping factor</w:t>
            </w:r>
          </w:p>
        </w:tc>
      </w:tr>
      <w:tr w:rsidR="006A0BC1" w14:paraId="6E14FA58" w14:textId="77777777">
        <w:tc>
          <w:tcPr>
            <w:tcW w:w="2088" w:type="dxa"/>
            <w:shd w:val="clear" w:color="auto" w:fill="auto"/>
          </w:tcPr>
          <w:p w14:paraId="593704DC" w14:textId="77777777" w:rsidR="006A0BC1" w:rsidRPr="000B272C" w:rsidRDefault="006A0BC1" w:rsidP="006A0BC1">
            <w:pPr>
              <w:rPr>
                <w:rFonts w:ascii="Courier New" w:hAnsi="Courier New"/>
                <w:sz w:val="20"/>
              </w:rPr>
            </w:pPr>
            <w:r w:rsidRPr="000B272C">
              <w:rPr>
                <w:rFonts w:ascii="Courier New" w:hAnsi="Courier New"/>
                <w:sz w:val="20"/>
              </w:rPr>
              <w:t>&lt;Lofl&gt;</w:t>
            </w:r>
          </w:p>
        </w:tc>
        <w:tc>
          <w:tcPr>
            <w:tcW w:w="7488" w:type="dxa"/>
            <w:shd w:val="clear" w:color="auto" w:fill="auto"/>
          </w:tcPr>
          <w:p w14:paraId="2EC24670" w14:textId="77777777" w:rsidR="006A0BC1" w:rsidRDefault="006A0BC1" w:rsidP="006A0BC1">
            <w:r>
              <w:t>optimal fiber length</w:t>
            </w:r>
          </w:p>
        </w:tc>
      </w:tr>
      <w:tr w:rsidR="006A0BC1" w14:paraId="148E09F6" w14:textId="77777777">
        <w:tc>
          <w:tcPr>
            <w:tcW w:w="2088" w:type="dxa"/>
            <w:shd w:val="clear" w:color="auto" w:fill="auto"/>
          </w:tcPr>
          <w:p w14:paraId="35D502FF" w14:textId="77777777" w:rsidR="006A0BC1" w:rsidRPr="000B272C" w:rsidRDefault="006A0BC1" w:rsidP="006A0BC1">
            <w:pPr>
              <w:rPr>
                <w:rFonts w:ascii="Courier New" w:hAnsi="Courier New"/>
                <w:sz w:val="20"/>
              </w:rPr>
            </w:pPr>
            <w:r w:rsidRPr="000B272C">
              <w:rPr>
                <w:rFonts w:ascii="Courier New" w:hAnsi="Courier New"/>
                <w:sz w:val="20"/>
              </w:rPr>
              <w:t>&lt;smax&gt;</w:t>
            </w:r>
          </w:p>
        </w:tc>
        <w:tc>
          <w:tcPr>
            <w:tcW w:w="7488" w:type="dxa"/>
            <w:shd w:val="clear" w:color="auto" w:fill="auto"/>
          </w:tcPr>
          <w:p w14:paraId="47E0C262" w14:textId="77777777" w:rsidR="006A0BC1" w:rsidRDefault="006A0BC1" w:rsidP="006A0BC1">
            <w:r>
              <w:t>maximum isometric stress</w:t>
            </w:r>
          </w:p>
        </w:tc>
      </w:tr>
      <w:tr w:rsidR="006A0BC1" w14:paraId="70B5D672" w14:textId="77777777">
        <w:tc>
          <w:tcPr>
            <w:tcW w:w="2088" w:type="dxa"/>
            <w:shd w:val="clear" w:color="auto" w:fill="auto"/>
          </w:tcPr>
          <w:p w14:paraId="2820EC79" w14:textId="77777777" w:rsidR="006A0BC1" w:rsidRPr="000B272C" w:rsidRDefault="006A0BC1" w:rsidP="006A0BC1">
            <w:pPr>
              <w:rPr>
                <w:rFonts w:ascii="Courier New" w:hAnsi="Courier New"/>
                <w:sz w:val="20"/>
              </w:rPr>
            </w:pPr>
            <w:r w:rsidRPr="000B272C">
              <w:rPr>
                <w:rFonts w:ascii="Courier New" w:hAnsi="Courier New"/>
                <w:sz w:val="20"/>
              </w:rPr>
              <w:t>&lt;lambda&gt;</w:t>
            </w:r>
          </w:p>
        </w:tc>
        <w:tc>
          <w:tcPr>
            <w:tcW w:w="7488" w:type="dxa"/>
            <w:shd w:val="clear" w:color="auto" w:fill="auto"/>
          </w:tcPr>
          <w:p w14:paraId="121CAA16" w14:textId="77777777" w:rsidR="006A0BC1" w:rsidRDefault="006A0BC1" w:rsidP="006A0BC1">
            <w:r>
              <w:t>fiber stretch for straightened fibers</w:t>
            </w:r>
          </w:p>
        </w:tc>
      </w:tr>
      <w:tr w:rsidR="006A0BC1" w14:paraId="3A453B76" w14:textId="77777777">
        <w:tc>
          <w:tcPr>
            <w:tcW w:w="2088" w:type="dxa"/>
            <w:shd w:val="clear" w:color="auto" w:fill="auto"/>
          </w:tcPr>
          <w:p w14:paraId="0AF0C60F" w14:textId="77777777" w:rsidR="006A0BC1" w:rsidRPr="000B272C" w:rsidRDefault="006A0BC1" w:rsidP="006A0BC1">
            <w:pPr>
              <w:rPr>
                <w:rFonts w:ascii="Courier New" w:hAnsi="Courier New"/>
                <w:sz w:val="20"/>
              </w:rPr>
            </w:pPr>
            <w:r w:rsidRPr="000B272C">
              <w:rPr>
                <w:rFonts w:ascii="Courier New" w:hAnsi="Courier New"/>
                <w:sz w:val="20"/>
              </w:rPr>
              <w:t>&lt;k&gt;</w:t>
            </w:r>
          </w:p>
        </w:tc>
        <w:tc>
          <w:tcPr>
            <w:tcW w:w="7488" w:type="dxa"/>
            <w:shd w:val="clear" w:color="auto" w:fill="auto"/>
          </w:tcPr>
          <w:p w14:paraId="51EADDA1" w14:textId="77777777" w:rsidR="006A0BC1" w:rsidRDefault="006A0BC1" w:rsidP="006A0BC1">
            <w:r>
              <w:t>bulk modulus</w:t>
            </w:r>
          </w:p>
        </w:tc>
      </w:tr>
      <w:tr w:rsidR="006A0BC1" w14:paraId="2A1046F4" w14:textId="77777777">
        <w:tc>
          <w:tcPr>
            <w:tcW w:w="2088" w:type="dxa"/>
            <w:shd w:val="clear" w:color="auto" w:fill="auto"/>
          </w:tcPr>
          <w:p w14:paraId="0D06ECC5" w14:textId="77777777" w:rsidR="006A0BC1" w:rsidRPr="000B272C" w:rsidRDefault="006A0BC1" w:rsidP="006A0BC1">
            <w:pPr>
              <w:rPr>
                <w:rFonts w:ascii="Courier New" w:hAnsi="Courier New"/>
                <w:sz w:val="20"/>
              </w:rPr>
            </w:pPr>
            <w:r w:rsidRPr="000B272C">
              <w:rPr>
                <w:rFonts w:ascii="Courier New" w:hAnsi="Courier New"/>
                <w:sz w:val="20"/>
              </w:rPr>
              <w:t>&lt;active_contraction&gt;</w:t>
            </w:r>
          </w:p>
        </w:tc>
        <w:tc>
          <w:tcPr>
            <w:tcW w:w="7488" w:type="dxa"/>
            <w:shd w:val="clear" w:color="auto" w:fill="auto"/>
          </w:tcPr>
          <w:p w14:paraId="5DB5FF4E" w14:textId="77777777" w:rsidR="006A0BC1" w:rsidRDefault="006A0BC1" w:rsidP="006A0BC1">
            <w:r>
              <w:t>activation level</w:t>
            </w:r>
          </w:p>
        </w:tc>
      </w:tr>
    </w:tbl>
    <w:p w14:paraId="4D7EBC88" w14:textId="77777777" w:rsidR="006A0BC1" w:rsidRDefault="006A0BC1" w:rsidP="006A0BC1"/>
    <w:p w14:paraId="12138899" w14:textId="7EA3AF66" w:rsidR="006A0BC1" w:rsidRDefault="006A0BC1" w:rsidP="006A0BC1">
      <w:r>
        <w:t xml:space="preserve">The main difference between this material formulation compared to other transversely hyperelastic materials is that it is formulated using a set of new invariants, originally due to Criscione </w:t>
      </w:r>
      <w:r>
        <w:fldChar w:fldCharType="begin"/>
      </w:r>
      <w:r w:rsidR="00711A1D">
        <w:instrText xml:space="preserve"> ADDIN EN.CITE &lt;EndNote&gt;&lt;Cite&gt;&lt;Author&gt;Criscione&lt;/Author&gt;&lt;Year&gt;2001&lt;/Year&gt;&lt;RecNum&gt;37&lt;/RecNum&gt;&lt;DisplayText&gt;[14]&lt;/DisplayText&gt;&lt;record&gt;&lt;rec-number&gt;37&lt;/rec-number&gt;&lt;foreign-keys&gt;&lt;key app="EN" db-id="vr9fdr09ofp5w0ewaexvdxffswtps2edzfwx"&gt;37&lt;/key&gt;&lt;/foreign-keys&gt;&lt;ref-type name="Journal Article"&gt;17&lt;/ref-type&gt;&lt;contributors&gt;&lt;authors&gt;&lt;author&gt;Criscione, JC&lt;/author&gt;&lt;author&gt;Douglas, SA&lt;/author&gt;&lt;author&gt;Hunter, WC&lt;/author&gt;&lt;/authors&gt;&lt;/contributors&gt;&lt;titles&gt;&lt;title&gt;Physically based strain invariant set for materials exhibiting transversely isotropic behavior&lt;/title&gt;&lt;secondary-title&gt;J. Mech. Phys. Solids&lt;/secondary-title&gt;&lt;/titles&gt;&lt;pages&gt;871-897&lt;/pages&gt;&lt;volume&gt;49&lt;/volume&gt;&lt;dates&gt;&lt;year&gt;2001&lt;/year&gt;&lt;/dates&gt;&lt;urls&gt;&lt;/urls&gt;&lt;/record&gt;&lt;/Cite&gt;&lt;/EndNote&gt;</w:instrText>
      </w:r>
      <w:r>
        <w:fldChar w:fldCharType="separate"/>
      </w:r>
      <w:r w:rsidR="00031F52">
        <w:rPr>
          <w:noProof/>
        </w:rPr>
        <w:t>[</w:t>
      </w:r>
      <w:hyperlink w:anchor="_ENREF_14" w:tooltip="Criscione, 2001 #37" w:history="1">
        <w:r w:rsidR="00711A1D">
          <w:rPr>
            <w:noProof/>
          </w:rPr>
          <w:t>14</w:t>
        </w:r>
      </w:hyperlink>
      <w:r w:rsidR="00031F52">
        <w:rPr>
          <w:noProof/>
        </w:rPr>
        <w:t>]</w:t>
      </w:r>
      <w:r>
        <w:fldChar w:fldCharType="end"/>
      </w:r>
      <w:r>
        <w:t xml:space="preserve">, instead of the usual five invariants proposed by A.J.M. Spencer </w:t>
      </w:r>
      <w:r>
        <w:fldChar w:fldCharType="begin"/>
      </w:r>
      <w:r w:rsidR="00711A1D">
        <w:instrText xml:space="preserve"> ADDIN EN.CITE &lt;EndNote&gt;&lt;Cite&gt;&lt;Author&gt;Spencer&lt;/Author&gt;&lt;Year&gt;1984&lt;/Year&gt;&lt;RecNum&gt;22&lt;/RecNum&gt;&lt;DisplayText&gt;[15]&lt;/DisplayText&gt;&lt;record&gt;&lt;rec-number&gt;22&lt;/rec-number&gt;&lt;foreign-keys&gt;&lt;key app="EN" db-id="vr9fdr09ofp5w0ewaexvdxffswtps2edzfwx"&gt;22&lt;/key&gt;&lt;/foreign-keys&gt;&lt;ref-type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031F52">
        <w:rPr>
          <w:noProof/>
        </w:rPr>
        <w:t>[</w:t>
      </w:r>
      <w:hyperlink w:anchor="_ENREF_15" w:tooltip="Spencer, 1984 #22" w:history="1">
        <w:r w:rsidR="00711A1D">
          <w:rPr>
            <w:noProof/>
          </w:rPr>
          <w:t>15</w:t>
        </w:r>
      </w:hyperlink>
      <w:r w:rsidR="00031F52">
        <w:rPr>
          <w:noProof/>
        </w:rPr>
        <w:t>]</w:t>
      </w:r>
      <w:r>
        <w:fldChar w:fldCharType="end"/>
      </w:r>
      <w:r>
        <w:t>. For this particular material, only two of the five Criscione invariants are used. The strain energy function is defined as follows:</w:t>
      </w:r>
    </w:p>
    <w:p w14:paraId="126C0B3C" w14:textId="16D5DA4A" w:rsidR="006A0BC1" w:rsidRDefault="006A0BC1" w:rsidP="006A0BC1">
      <w:pPr>
        <w:pStyle w:val="MTDisplayEquation"/>
      </w:pPr>
      <w:r>
        <w:tab/>
      </w:r>
      <w:r w:rsidR="00AF2221" w:rsidRPr="00AF2221">
        <w:rPr>
          <w:position w:val="-18"/>
        </w:rPr>
        <w:object w:dxaOrig="4300" w:dyaOrig="480" w14:anchorId="33791601">
          <v:shape id="_x0000_i1173" type="#_x0000_t75" style="width:215.5pt;height:24pt" o:ole="">
            <v:imagedata r:id="rId328" o:title=""/>
          </v:shape>
          <o:OLEObject Type="Embed" ProgID="Equation.DSMT4" ShapeID="_x0000_i1173" DrawAspect="Content" ObjectID="_1459242256" r:id="rId329"/>
        </w:object>
      </w:r>
      <w:r>
        <w:t>.</w:t>
      </w:r>
    </w:p>
    <w:p w14:paraId="55F7B25F" w14:textId="5B862390" w:rsidR="006A0BC1" w:rsidRDefault="006A0BC1" w:rsidP="006A0BC1">
      <w:r>
        <w:t xml:space="preserve">The function </w:t>
      </w:r>
      <w:r w:rsidR="00AF2221" w:rsidRPr="00AF2221">
        <w:rPr>
          <w:position w:val="-12"/>
        </w:rPr>
        <w:object w:dxaOrig="320" w:dyaOrig="360" w14:anchorId="4C00602A">
          <v:shape id="_x0000_i1174" type="#_x0000_t75" style="width:16.5pt;height:18pt" o:ole="">
            <v:imagedata r:id="rId330" o:title=""/>
          </v:shape>
          <o:OLEObject Type="Embed" ProgID="Equation.DSMT4" ShapeID="_x0000_i1174" DrawAspect="Content" ObjectID="_1459242257" r:id="rId331"/>
        </w:object>
      </w:r>
      <w:r>
        <w:t>is the strain energy contribution of the muscle fibers. It is defined as follows:</w:t>
      </w:r>
    </w:p>
    <w:p w14:paraId="1A82BB7C" w14:textId="31609EB0" w:rsidR="006A0BC1" w:rsidRDefault="006A0BC1" w:rsidP="006A0BC1">
      <w:pPr>
        <w:pStyle w:val="MTDisplayEquation"/>
      </w:pPr>
      <w:r>
        <w:tab/>
      </w:r>
      <w:r w:rsidR="00AF2221" w:rsidRPr="00AF2221">
        <w:rPr>
          <w:position w:val="-32"/>
        </w:rPr>
        <w:object w:dxaOrig="4160" w:dyaOrig="700" w14:anchorId="5978B76D">
          <v:shape id="_x0000_i1175" type="#_x0000_t75" style="width:207.5pt;height:34.5pt" o:ole="">
            <v:imagedata r:id="rId332" o:title=""/>
          </v:shape>
          <o:OLEObject Type="Embed" ProgID="Equation.DSMT4" ShapeID="_x0000_i1175" DrawAspect="Content" ObjectID="_1459242258" r:id="rId333"/>
        </w:object>
      </w:r>
      <w:r>
        <w:t>,</w:t>
      </w:r>
    </w:p>
    <w:p w14:paraId="245F36C6" w14:textId="77777777" w:rsidR="006A0BC1" w:rsidRDefault="006A0BC1" w:rsidP="006A0BC1">
      <w:r>
        <w:t>where,</w:t>
      </w:r>
    </w:p>
    <w:p w14:paraId="73C522A4" w14:textId="19B35CC0" w:rsidR="006A0BC1" w:rsidRDefault="006A0BC1" w:rsidP="006A0BC1">
      <w:pPr>
        <w:pStyle w:val="MTDisplayEquation"/>
      </w:pPr>
      <w:r>
        <w:tab/>
      </w:r>
      <w:r w:rsidR="00AF2221" w:rsidRPr="00AF2221">
        <w:rPr>
          <w:position w:val="-130"/>
        </w:rPr>
        <w:object w:dxaOrig="4440" w:dyaOrig="1560" w14:anchorId="076BD5DB">
          <v:shape id="_x0000_i1176" type="#_x0000_t75" style="width:222pt;height:79.5pt" o:ole="">
            <v:imagedata r:id="rId334" o:title=""/>
          </v:shape>
          <o:OLEObject Type="Embed" ProgID="Equation.DSMT4" ShapeID="_x0000_i1176" DrawAspect="Content" ObjectID="_1459242259" r:id="rId335"/>
        </w:object>
      </w:r>
      <w:r>
        <w:t>,</w:t>
      </w:r>
    </w:p>
    <w:p w14:paraId="6CCEF02D" w14:textId="77777777" w:rsidR="006A0BC1" w:rsidRDefault="006A0BC1" w:rsidP="006A0BC1">
      <w:r>
        <w:t>and,</w:t>
      </w:r>
    </w:p>
    <w:p w14:paraId="59E0DF43" w14:textId="66D0BB56" w:rsidR="006A0BC1" w:rsidRDefault="006A0BC1" w:rsidP="006A0BC1">
      <w:pPr>
        <w:pStyle w:val="MTDisplayEquation"/>
      </w:pPr>
      <w:r>
        <w:tab/>
      </w:r>
      <w:r w:rsidR="00AF2221" w:rsidRPr="00AF2221">
        <w:rPr>
          <w:position w:val="-148"/>
        </w:rPr>
        <w:object w:dxaOrig="5060" w:dyaOrig="1740" w14:anchorId="6FB5E683">
          <v:shape id="_x0000_i1177" type="#_x0000_t75" style="width:253.5pt;height:86pt" o:ole="">
            <v:imagedata r:id="rId336" o:title=""/>
          </v:shape>
          <o:OLEObject Type="Embed" ProgID="Equation.DSMT4" ShapeID="_x0000_i1177" DrawAspect="Content" ObjectID="_1459242260" r:id="rId337"/>
        </w:object>
      </w:r>
      <w:r>
        <w:t>,</w:t>
      </w:r>
    </w:p>
    <w:p w14:paraId="22E2035B" w14:textId="579F738F" w:rsidR="006A0BC1" w:rsidRDefault="006A0BC1" w:rsidP="006A0BC1">
      <w:r>
        <w:t xml:space="preserve">The values </w:t>
      </w:r>
      <w:r w:rsidR="00AF2221" w:rsidRPr="00AF2221">
        <w:rPr>
          <w:position w:val="-12"/>
        </w:rPr>
        <w:object w:dxaOrig="260" w:dyaOrig="360" w14:anchorId="776F2476">
          <v:shape id="_x0000_i1178" type="#_x0000_t75" style="width:13.5pt;height:18pt" o:ole="">
            <v:imagedata r:id="rId338" o:title=""/>
          </v:shape>
          <o:OLEObject Type="Embed" ProgID="Equation.DSMT4" ShapeID="_x0000_i1178" DrawAspect="Content" ObjectID="_1459242261" r:id="rId339"/>
        </w:object>
      </w:r>
      <w:r>
        <w:t xml:space="preserve">and </w:t>
      </w:r>
      <w:r w:rsidR="00AF2221" w:rsidRPr="00AF2221">
        <w:rPr>
          <w:position w:val="-12"/>
        </w:rPr>
        <w:object w:dxaOrig="260" w:dyaOrig="360" w14:anchorId="39852F1E">
          <v:shape id="_x0000_i1179" type="#_x0000_t75" style="width:13.5pt;height:18pt" o:ole="">
            <v:imagedata r:id="rId340" o:title=""/>
          </v:shape>
          <o:OLEObject Type="Embed" ProgID="Equation.DSMT4" ShapeID="_x0000_i1179" DrawAspect="Content" ObjectID="_1459242262" r:id="rId341"/>
        </w:object>
      </w:r>
      <w:r>
        <w:t xml:space="preserve">are determined by requiring </w:t>
      </w:r>
      <w:r w:rsidR="00AF2221" w:rsidRPr="00AF2221">
        <w:rPr>
          <w:position w:val="-6"/>
        </w:rPr>
        <w:object w:dxaOrig="320" w:dyaOrig="320" w14:anchorId="7B1FBA63">
          <v:shape id="_x0000_i1180" type="#_x0000_t75" style="width:16.5pt;height:16.5pt" o:ole="">
            <v:imagedata r:id="rId342" o:title=""/>
          </v:shape>
          <o:OLEObject Type="Embed" ProgID="Equation.DSMT4" ShapeID="_x0000_i1180" DrawAspect="Content" ObjectID="_1459242263" r:id="rId343"/>
        </w:object>
      </w:r>
      <w:r>
        <w:t xml:space="preserve">and </w:t>
      </w:r>
      <w:r w:rsidR="00AF2221" w:rsidRPr="00AF2221">
        <w:rPr>
          <w:position w:val="-6"/>
        </w:rPr>
        <w:object w:dxaOrig="300" w:dyaOrig="320" w14:anchorId="2B2839C5">
          <v:shape id="_x0000_i1181" type="#_x0000_t75" style="width:14pt;height:16.5pt" o:ole="">
            <v:imagedata r:id="rId344" o:title=""/>
          </v:shape>
          <o:OLEObject Type="Embed" ProgID="Equation.DSMT4" ShapeID="_x0000_i1181" DrawAspect="Content" ObjectID="_1459242264" r:id="rId345"/>
        </w:object>
      </w:r>
      <w:r>
        <w:t xml:space="preserve">continuity at </w:t>
      </w:r>
      <w:r w:rsidR="00AF2221" w:rsidRPr="00AF2221">
        <w:rPr>
          <w:position w:val="-6"/>
        </w:rPr>
        <w:object w:dxaOrig="680" w:dyaOrig="320" w14:anchorId="7E71723E">
          <v:shape id="_x0000_i1182" type="#_x0000_t75" style="width:34pt;height:16.5pt" o:ole="">
            <v:imagedata r:id="rId346" o:title=""/>
          </v:shape>
          <o:OLEObject Type="Embed" ProgID="Equation.DSMT4" ShapeID="_x0000_i1182" DrawAspect="Content" ObjectID="_1459242265" r:id="rId347"/>
        </w:object>
      </w:r>
      <w:r>
        <w:t>.</w:t>
      </w:r>
    </w:p>
    <w:p w14:paraId="53A770C1" w14:textId="6380E1C9" w:rsidR="006A0BC1" w:rsidRDefault="006A0BC1" w:rsidP="006A0BC1">
      <w:r>
        <w:t xml:space="preserve">The parameter </w:t>
      </w:r>
      <w:r w:rsidR="00AF2221" w:rsidRPr="00AF2221">
        <w:rPr>
          <w:position w:val="-6"/>
        </w:rPr>
        <w:object w:dxaOrig="240" w:dyaOrig="220" w14:anchorId="40724226">
          <v:shape id="_x0000_i1183" type="#_x0000_t75" style="width:12pt;height:10.5pt" o:ole="">
            <v:imagedata r:id="rId348" o:title=""/>
          </v:shape>
          <o:OLEObject Type="Embed" ProgID="Equation.DSMT4" ShapeID="_x0000_i1183" DrawAspect="Content" ObjectID="_1459242266" r:id="rId349"/>
        </w:object>
      </w:r>
      <w:r>
        <w:t xml:space="preserve">is the activation level and can be specified using the </w:t>
      </w:r>
      <w:r>
        <w:rPr>
          <w:i/>
        </w:rPr>
        <w:t xml:space="preserve">active_contraction </w:t>
      </w:r>
      <w:r>
        <w:t xml:space="preserve">element. You can specify a loadcurve using the </w:t>
      </w:r>
      <w:r>
        <w:rPr>
          <w:i/>
        </w:rPr>
        <w:t xml:space="preserve">lc </w:t>
      </w:r>
      <w:r>
        <w:t>attribute. The value is interpreted as a scale factor when a loadcurve is defined or as the constant activation level when no loadcurve is defined.</w:t>
      </w:r>
    </w:p>
    <w:p w14:paraId="599D8CE1" w14:textId="77777777" w:rsidR="006A0BC1" w:rsidRDefault="006A0BC1" w:rsidP="006A0BC1"/>
    <w:p w14:paraId="0C327BBE" w14:textId="77777777" w:rsidR="006A0BC1" w:rsidRDefault="006A0BC1" w:rsidP="006A0BC1">
      <w:r>
        <w:lastRenderedPageBreak/>
        <w:t>The muscle fiber direction is specified similarly to the transversely isotropic Mooney-Rivlin model.</w:t>
      </w:r>
    </w:p>
    <w:p w14:paraId="07C1E000" w14:textId="77777777" w:rsidR="006A0BC1" w:rsidRDefault="006A0BC1" w:rsidP="006A0BC1"/>
    <w:p w14:paraId="33BB076A" w14:textId="77777777" w:rsidR="006A0BC1" w:rsidRDefault="006A0BC1" w:rsidP="006A0BC1">
      <w:pPr>
        <w:rPr>
          <w:i/>
        </w:rPr>
      </w:pPr>
      <w:r>
        <w:rPr>
          <w:i/>
        </w:rPr>
        <w:t>Example:</w:t>
      </w:r>
    </w:p>
    <w:p w14:paraId="291835D1" w14:textId="77777777" w:rsidR="006A0BC1" w:rsidRDefault="006A0BC1" w:rsidP="006A0BC1">
      <w:pPr>
        <w:pStyle w:val="code"/>
      </w:pPr>
    </w:p>
    <w:p w14:paraId="20D55145" w14:textId="328091FF" w:rsidR="006A0BC1" w:rsidRDefault="006A0BC1" w:rsidP="006A0BC1">
      <w:pPr>
        <w:pStyle w:val="code"/>
      </w:pPr>
      <w:r>
        <w:t>&lt;material id=</w:t>
      </w:r>
      <w:r w:rsidR="00F450DE">
        <w:t>"</w:t>
      </w:r>
      <w:r>
        <w:t>1</w:t>
      </w:r>
      <w:r w:rsidR="00F450DE">
        <w:t>"</w:t>
      </w:r>
      <w:r>
        <w:t xml:space="preserve"> type=</w:t>
      </w:r>
      <w:r w:rsidR="00F450DE">
        <w:t>"</w:t>
      </w:r>
      <w:r>
        <w:t>muscle material</w:t>
      </w:r>
      <w:r w:rsidR="00F450DE">
        <w:t>"</w:t>
      </w:r>
      <w:r>
        <w:t>&gt;</w:t>
      </w:r>
    </w:p>
    <w:p w14:paraId="329B7C57" w14:textId="77777777" w:rsidR="006A0BC1" w:rsidRDefault="006A0BC1" w:rsidP="006A0BC1">
      <w:pPr>
        <w:pStyle w:val="code"/>
      </w:pPr>
      <w:r>
        <w:tab/>
        <w:t>&lt;g1&gt;500&lt;/g1&gt;</w:t>
      </w:r>
    </w:p>
    <w:p w14:paraId="11FDD8E5" w14:textId="77777777" w:rsidR="006A0BC1" w:rsidRDefault="006A0BC1" w:rsidP="006A0BC1">
      <w:pPr>
        <w:pStyle w:val="code"/>
      </w:pPr>
      <w:r>
        <w:tab/>
        <w:t>&lt;g2&gt;500&lt;/g2&gt;</w:t>
      </w:r>
    </w:p>
    <w:p w14:paraId="52768103" w14:textId="77777777" w:rsidR="006A0BC1" w:rsidRDefault="006A0BC1" w:rsidP="006A0BC1">
      <w:pPr>
        <w:pStyle w:val="code"/>
      </w:pPr>
      <w:r>
        <w:tab/>
        <w:t>&lt;p1&gt;0.05&lt;/p1&gt;</w:t>
      </w:r>
    </w:p>
    <w:p w14:paraId="2740364B" w14:textId="77777777" w:rsidR="006A0BC1" w:rsidRDefault="006A0BC1" w:rsidP="006A0BC1">
      <w:pPr>
        <w:pStyle w:val="code"/>
      </w:pPr>
      <w:r>
        <w:tab/>
        <w:t>&lt;p2&gt;6.6&lt;/p2&gt;</w:t>
      </w:r>
    </w:p>
    <w:p w14:paraId="656FABCB" w14:textId="77777777" w:rsidR="006A0BC1" w:rsidRDefault="006A0BC1" w:rsidP="006A0BC1">
      <w:pPr>
        <w:pStyle w:val="code"/>
      </w:pPr>
      <w:r>
        <w:tab/>
        <w:t>&lt;smax&gt;3e5&lt;/smax&gt;</w:t>
      </w:r>
    </w:p>
    <w:p w14:paraId="081E6EB4" w14:textId="77777777" w:rsidR="006A0BC1" w:rsidRDefault="006A0BC1" w:rsidP="006A0BC1">
      <w:pPr>
        <w:pStyle w:val="code"/>
      </w:pPr>
      <w:r>
        <w:tab/>
        <w:t>&lt;Lofl&gt;1.07&lt;/Lofl&gt;</w:t>
      </w:r>
    </w:p>
    <w:p w14:paraId="1289AEB5" w14:textId="77777777" w:rsidR="006A0BC1" w:rsidRDefault="006A0BC1" w:rsidP="006A0BC1">
      <w:pPr>
        <w:pStyle w:val="code"/>
      </w:pPr>
      <w:r>
        <w:tab/>
        <w:t>&lt;lambda&gt;1.4&lt;/lambda&gt;</w:t>
      </w:r>
    </w:p>
    <w:p w14:paraId="47001BE3" w14:textId="77777777" w:rsidR="006A0BC1" w:rsidRDefault="006A0BC1" w:rsidP="006A0BC1">
      <w:pPr>
        <w:pStyle w:val="code"/>
      </w:pPr>
      <w:r>
        <w:tab/>
        <w:t>&lt;k&gt;1e6&lt;/k&gt;</w:t>
      </w:r>
    </w:p>
    <w:p w14:paraId="6A3AADE7" w14:textId="4DB534E9" w:rsidR="006A0BC1" w:rsidRDefault="006A0BC1" w:rsidP="006A0BC1">
      <w:pPr>
        <w:pStyle w:val="code"/>
      </w:pPr>
      <w:r>
        <w:tab/>
        <w:t>&lt;fiber type=</w:t>
      </w:r>
      <w:r w:rsidR="00F450DE">
        <w:t>"</w:t>
      </w:r>
      <w:r>
        <w:t>vector</w:t>
      </w:r>
      <w:r w:rsidR="00F450DE">
        <w:t>"</w:t>
      </w:r>
      <w:r>
        <w:t>&gt;1,0,0&lt;/fiber&gt;</w:t>
      </w:r>
    </w:p>
    <w:p w14:paraId="682E59F9" w14:textId="77777777" w:rsidR="006A0BC1" w:rsidRDefault="006A0BC1" w:rsidP="006A0BC1">
      <w:pPr>
        <w:pStyle w:val="code"/>
      </w:pPr>
      <w:r>
        <w:t>&lt;/material&gt;</w:t>
      </w:r>
    </w:p>
    <w:p w14:paraId="553E843E" w14:textId="77777777" w:rsidR="006A0BC1" w:rsidRDefault="006A0BC1" w:rsidP="006A0BC1"/>
    <w:p w14:paraId="5A640FBF" w14:textId="77777777" w:rsidR="006A0BC1" w:rsidRDefault="006A0BC1" w:rsidP="006A0BC1">
      <w:r>
        <w:br w:type="page"/>
      </w:r>
    </w:p>
    <w:p w14:paraId="4BBCE854" w14:textId="77777777" w:rsidR="006A0BC1" w:rsidRDefault="006A0BC1" w:rsidP="006A0BC1">
      <w:pPr>
        <w:pStyle w:val="Heading4"/>
      </w:pPr>
      <w:bookmarkStart w:id="1281" w:name="_Toc385498484"/>
      <w:r>
        <w:lastRenderedPageBreak/>
        <w:t>Ogden</w:t>
      </w:r>
      <w:bookmarkEnd w:id="1281"/>
    </w:p>
    <w:p w14:paraId="2929C578" w14:textId="6ED867FC" w:rsidR="006A0BC1" w:rsidRDefault="006A0BC1" w:rsidP="006A0BC1">
      <w:r>
        <w:t xml:space="preserve">This material describes an incompressible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4289561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4D63A791" w14:textId="77777777">
        <w:tc>
          <w:tcPr>
            <w:tcW w:w="1188" w:type="dxa"/>
            <w:shd w:val="clear" w:color="auto" w:fill="auto"/>
          </w:tcPr>
          <w:p w14:paraId="29B8DE31" w14:textId="77777777" w:rsidR="006A0BC1" w:rsidRDefault="006A0BC1" w:rsidP="006A0BC1">
            <w:pPr>
              <w:pStyle w:val="code"/>
            </w:pPr>
            <w:r>
              <w:t>&lt;c[n]&gt;</w:t>
            </w:r>
          </w:p>
        </w:tc>
        <w:tc>
          <w:tcPr>
            <w:tcW w:w="8388" w:type="dxa"/>
            <w:shd w:val="clear" w:color="auto" w:fill="auto"/>
          </w:tcPr>
          <w:p w14:paraId="3430C0DD" w14:textId="77777777" w:rsidR="006A0BC1" w:rsidRDefault="006A0BC1" w:rsidP="006A0BC1">
            <w:r>
              <w:t>Coefficient of n</w:t>
            </w:r>
            <w:r w:rsidRPr="000B272C">
              <w:rPr>
                <w:vertAlign w:val="superscript"/>
              </w:rPr>
              <w:t>th</w:t>
            </w:r>
            <w:r>
              <w:t xml:space="preserve"> term, where n can range from 1 to 6</w:t>
            </w:r>
          </w:p>
        </w:tc>
      </w:tr>
      <w:tr w:rsidR="006A0BC1" w14:paraId="2A77976B" w14:textId="77777777">
        <w:tc>
          <w:tcPr>
            <w:tcW w:w="1188" w:type="dxa"/>
            <w:shd w:val="clear" w:color="auto" w:fill="auto"/>
          </w:tcPr>
          <w:p w14:paraId="032031E2" w14:textId="77777777" w:rsidR="006A0BC1" w:rsidRDefault="006A0BC1" w:rsidP="006A0BC1">
            <w:pPr>
              <w:pStyle w:val="code"/>
            </w:pPr>
            <w:r>
              <w:t>&lt;m[n]&gt;</w:t>
            </w:r>
          </w:p>
        </w:tc>
        <w:tc>
          <w:tcPr>
            <w:tcW w:w="8388" w:type="dxa"/>
            <w:shd w:val="clear" w:color="auto" w:fill="auto"/>
          </w:tcPr>
          <w:p w14:paraId="0526542B" w14:textId="77777777" w:rsidR="006A0BC1" w:rsidRPr="000B272C" w:rsidRDefault="006A0BC1" w:rsidP="006A0BC1">
            <w:pPr>
              <w:rPr>
                <w:b/>
              </w:rPr>
            </w:pPr>
            <w:r>
              <w:t>Exponent of n</w:t>
            </w:r>
            <w:r w:rsidRPr="000B272C">
              <w:rPr>
                <w:vertAlign w:val="superscript"/>
              </w:rPr>
              <w:t xml:space="preserve">th </w:t>
            </w:r>
            <w:r>
              <w:t>term, where n can range from 1 to 6</w:t>
            </w:r>
          </w:p>
        </w:tc>
      </w:tr>
      <w:tr w:rsidR="006A0BC1" w14:paraId="5888AC74" w14:textId="77777777">
        <w:tc>
          <w:tcPr>
            <w:tcW w:w="1188" w:type="dxa"/>
            <w:shd w:val="clear" w:color="auto" w:fill="auto"/>
          </w:tcPr>
          <w:p w14:paraId="48F8AB45" w14:textId="77777777" w:rsidR="006A0BC1" w:rsidRDefault="006A0BC1" w:rsidP="006A0BC1">
            <w:pPr>
              <w:pStyle w:val="code"/>
            </w:pPr>
            <w:r>
              <w:t>&lt;k&gt;</w:t>
            </w:r>
          </w:p>
        </w:tc>
        <w:tc>
          <w:tcPr>
            <w:tcW w:w="8388" w:type="dxa"/>
            <w:shd w:val="clear" w:color="auto" w:fill="auto"/>
          </w:tcPr>
          <w:p w14:paraId="06CF44A2" w14:textId="77777777" w:rsidR="006A0BC1" w:rsidRDefault="006A0BC1" w:rsidP="006A0BC1">
            <w:r>
              <w:t>Bulk modulus</w:t>
            </w:r>
          </w:p>
        </w:tc>
      </w:tr>
    </w:tbl>
    <w:p w14:paraId="0E4CC16D" w14:textId="77777777" w:rsidR="006A0BC1" w:rsidRDefault="006A0BC1" w:rsidP="006A0BC1"/>
    <w:p w14:paraId="31A51990" w14:textId="77777777" w:rsidR="006A0BC1" w:rsidRDefault="006A0BC1" w:rsidP="006A0BC1">
      <w:pPr>
        <w:pStyle w:val="MTDisplayEquation"/>
      </w:pPr>
      <w:r>
        <w:t>The uncoupled hyperelastic strain energy function for this material is given in terms of the eigenvalues of the deformation tensor:</w:t>
      </w:r>
    </w:p>
    <w:p w14:paraId="25D26E2C" w14:textId="1A4D792A" w:rsidR="006A0BC1" w:rsidRDefault="006A0BC1" w:rsidP="006A0BC1">
      <w:pPr>
        <w:pStyle w:val="MTDisplayEquation"/>
      </w:pPr>
      <w:r>
        <w:tab/>
      </w:r>
      <w:r w:rsidR="00AF2221" w:rsidRPr="00AF2221">
        <w:rPr>
          <w:position w:val="-30"/>
        </w:rPr>
        <w:object w:dxaOrig="3800" w:dyaOrig="700" w14:anchorId="1D1D4230">
          <v:shape id="_x0000_i1184" type="#_x0000_t75" style="width:189.5pt;height:34.5pt" o:ole="">
            <v:imagedata r:id="rId350" o:title=""/>
          </v:shape>
          <o:OLEObject Type="Embed" ProgID="Equation.DSMT4" ShapeID="_x0000_i1184" DrawAspect="Content" ObjectID="_1459242267" r:id="rId351"/>
        </w:object>
      </w:r>
      <w:r>
        <w:t>.</w:t>
      </w:r>
    </w:p>
    <w:p w14:paraId="14D9650E" w14:textId="5D43E339" w:rsidR="006A0BC1" w:rsidRDefault="006A0BC1" w:rsidP="006A0BC1">
      <w:r>
        <w:t xml:space="preserve">Here, </w:t>
      </w:r>
      <w:r w:rsidR="00AF2221" w:rsidRPr="00AF2221">
        <w:rPr>
          <w:position w:val="-12"/>
        </w:rPr>
        <w:object w:dxaOrig="300" w:dyaOrig="400" w14:anchorId="2D66747C">
          <v:shape id="_x0000_i1185" type="#_x0000_t75" style="width:14pt;height:19.5pt" o:ole="">
            <v:imagedata r:id="rId352" o:title=""/>
          </v:shape>
          <o:OLEObject Type="Embed" ProgID="Equation.DSMT4" ShapeID="_x0000_i1185" DrawAspect="Content" ObjectID="_1459242268" r:id="rId353"/>
        </w:object>
      </w:r>
      <w:r>
        <w:t xml:space="preserve"> are the eigenvalues of </w:t>
      </w:r>
      <w:r w:rsidR="00AF2221" w:rsidRPr="00AF2221">
        <w:rPr>
          <w:position w:val="-6"/>
        </w:rPr>
        <w:object w:dxaOrig="240" w:dyaOrig="340" w14:anchorId="34138835">
          <v:shape id="_x0000_i1186" type="#_x0000_t75" style="width:12pt;height:16.5pt" o:ole="">
            <v:imagedata r:id="rId354" o:title=""/>
          </v:shape>
          <o:OLEObject Type="Embed" ProgID="Equation.DSMT4" ShapeID="_x0000_i1186" DrawAspect="Content" ObjectID="_1459242269" r:id="rId355"/>
        </w:object>
      </w:r>
      <w:r>
        <w:t xml:space="preserve">, </w:t>
      </w:r>
      <w:r w:rsidR="00AF2221" w:rsidRPr="00AF2221">
        <w:rPr>
          <w:position w:val="-12"/>
        </w:rPr>
        <w:object w:dxaOrig="220" w:dyaOrig="360" w14:anchorId="48A19359">
          <v:shape id="_x0000_i1187" type="#_x0000_t75" style="width:10.5pt;height:18pt" o:ole="">
            <v:imagedata r:id="rId356" o:title=""/>
          </v:shape>
          <o:OLEObject Type="Embed" ProgID="Equation.DSMT4" ShapeID="_x0000_i1187" DrawAspect="Content" ObjectID="_1459242270" r:id="rId357"/>
        </w:object>
      </w:r>
      <w:r>
        <w:t xml:space="preserve">and </w:t>
      </w:r>
      <w:r w:rsidR="00AF2221" w:rsidRPr="00AF2221">
        <w:rPr>
          <w:position w:val="-12"/>
        </w:rPr>
        <w:object w:dxaOrig="279" w:dyaOrig="360" w14:anchorId="7335E955">
          <v:shape id="_x0000_i1188" type="#_x0000_t75" style="width:14pt;height:18pt" o:ole="">
            <v:imagedata r:id="rId358" o:title=""/>
          </v:shape>
          <o:OLEObject Type="Embed" ProgID="Equation.DSMT4" ShapeID="_x0000_i1188" DrawAspect="Content" ObjectID="_1459242271" r:id="rId359"/>
        </w:object>
      </w:r>
      <w:r>
        <w:t xml:space="preserve">are material coefficients and </w:t>
      </w:r>
      <w:r>
        <w:rPr>
          <w:i/>
        </w:rPr>
        <w:t xml:space="preserve">N </w:t>
      </w:r>
      <w:r>
        <w:t>ranges from 1 to 6. Note that you only have to include the material parameters for the terms you intend to use.</w:t>
      </w:r>
    </w:p>
    <w:p w14:paraId="7306801B" w14:textId="77777777" w:rsidR="006A0BC1" w:rsidRDefault="006A0BC1" w:rsidP="006A0BC1"/>
    <w:p w14:paraId="5B6D8A96" w14:textId="77777777" w:rsidR="006A0BC1" w:rsidRDefault="006A0BC1" w:rsidP="006A0BC1">
      <w:r>
        <w:rPr>
          <w:i/>
        </w:rPr>
        <w:t>Example</w:t>
      </w:r>
      <w:r>
        <w:t>:</w:t>
      </w:r>
    </w:p>
    <w:p w14:paraId="146A8339" w14:textId="47D51510" w:rsidR="006A0BC1" w:rsidRDefault="006A0BC1" w:rsidP="006A0BC1">
      <w:pPr>
        <w:pStyle w:val="code"/>
      </w:pPr>
      <w:r>
        <w:t>&lt;material id=</w:t>
      </w:r>
      <w:r w:rsidR="00F450DE">
        <w:t>"</w:t>
      </w:r>
      <w:r>
        <w:t>1</w:t>
      </w:r>
      <w:r w:rsidR="00F450DE">
        <w:t>"</w:t>
      </w:r>
      <w:r>
        <w:t xml:space="preserve"> type=</w:t>
      </w:r>
      <w:r w:rsidR="00F450DE">
        <w:t>"</w:t>
      </w:r>
      <w:r>
        <w:t>Ogden</w:t>
      </w:r>
      <w:r w:rsidR="00F450DE">
        <w:t>"</w:t>
      </w:r>
      <w:r>
        <w:t>&gt;</w:t>
      </w:r>
    </w:p>
    <w:p w14:paraId="5538D64E" w14:textId="77777777" w:rsidR="006A0BC1" w:rsidRDefault="006A0BC1" w:rsidP="006A0BC1">
      <w:pPr>
        <w:pStyle w:val="code"/>
      </w:pPr>
      <w:r>
        <w:tab/>
        <w:t>&lt;m1&gt;2.4&lt;/m1&gt;</w:t>
      </w:r>
    </w:p>
    <w:p w14:paraId="00825BCF" w14:textId="77777777" w:rsidR="006A0BC1" w:rsidRDefault="006A0BC1" w:rsidP="006A0BC1">
      <w:pPr>
        <w:pStyle w:val="code"/>
      </w:pPr>
      <w:r>
        <w:tab/>
        <w:t>&lt;c1&gt;1&lt;/c1&gt;</w:t>
      </w:r>
    </w:p>
    <w:p w14:paraId="2408D623" w14:textId="77777777" w:rsidR="006A0BC1" w:rsidRDefault="006A0BC1" w:rsidP="006A0BC1">
      <w:pPr>
        <w:pStyle w:val="code"/>
      </w:pPr>
      <w:r>
        <w:tab/>
        <w:t>&lt;k&gt;100&lt;/k&gt;</w:t>
      </w:r>
    </w:p>
    <w:p w14:paraId="020BD091" w14:textId="77777777" w:rsidR="006A0BC1" w:rsidRDefault="006A0BC1" w:rsidP="006A0BC1">
      <w:pPr>
        <w:pStyle w:val="code"/>
      </w:pPr>
      <w:r>
        <w:t>&lt;/material&gt;</w:t>
      </w:r>
    </w:p>
    <w:p w14:paraId="1A4CED1C" w14:textId="77777777" w:rsidR="006A0BC1" w:rsidRPr="005A3C4B" w:rsidRDefault="006A0BC1" w:rsidP="006A0BC1">
      <w:r w:rsidRPr="005A3C4B">
        <w:br w:type="page"/>
      </w:r>
    </w:p>
    <w:p w14:paraId="1430FD44" w14:textId="77777777" w:rsidR="006A0BC1" w:rsidRDefault="006A0BC1" w:rsidP="006A0BC1">
      <w:pPr>
        <w:pStyle w:val="Heading4"/>
      </w:pPr>
      <w:bookmarkStart w:id="1282" w:name="_Toc385498485"/>
      <w:r>
        <w:lastRenderedPageBreak/>
        <w:t>Tendon Material</w:t>
      </w:r>
      <w:bookmarkEnd w:id="1282"/>
    </w:p>
    <w:p w14:paraId="3670E15F" w14:textId="77777777" w:rsidR="006A0BC1" w:rsidRDefault="006A0BC1" w:rsidP="006A0BC1">
      <w:r>
        <w:t xml:space="preserve">The material type for the tendon material is </w:t>
      </w:r>
      <w:r>
        <w:rPr>
          <w:i/>
        </w:rPr>
        <w:t>tendon material</w:t>
      </w:r>
      <w:r>
        <w:t>.  The tendon material is similar to the muscle material.  The only difference is the fiber function. For tendon material this is defined as:</w:t>
      </w:r>
    </w:p>
    <w:p w14:paraId="2382DC88" w14:textId="77777777" w:rsidR="006A0BC1" w:rsidRDefault="006A0BC1" w:rsidP="006A0BC1"/>
    <w:p w14:paraId="6E53157C" w14:textId="0707E4EC" w:rsidR="006A0BC1" w:rsidRDefault="006A0BC1" w:rsidP="006A0BC1">
      <w:pPr>
        <w:pStyle w:val="MTDisplayEquation"/>
      </w:pPr>
      <w:r>
        <w:tab/>
      </w:r>
      <w:r w:rsidR="00AF2221" w:rsidRPr="00AF2221">
        <w:rPr>
          <w:position w:val="-24"/>
        </w:rPr>
        <w:object w:dxaOrig="1359" w:dyaOrig="620" w14:anchorId="728BCAD7">
          <v:shape id="_x0000_i1189" type="#_x0000_t75" style="width:68pt;height:31.5pt" o:ole="">
            <v:imagedata r:id="rId360" o:title=""/>
          </v:shape>
          <o:OLEObject Type="Embed" ProgID="Equation.DSMT4" ShapeID="_x0000_i1189" DrawAspect="Content" ObjectID="_1459242272" r:id="rId361"/>
        </w:object>
      </w:r>
      <w:r>
        <w:t>,</w:t>
      </w:r>
    </w:p>
    <w:p w14:paraId="046C2C36" w14:textId="77777777" w:rsidR="006A0BC1" w:rsidRDefault="006A0BC1" w:rsidP="006A0BC1">
      <w:r>
        <w:t>where</w:t>
      </w:r>
    </w:p>
    <w:p w14:paraId="44E8D854" w14:textId="239C30DF" w:rsidR="006A0BC1" w:rsidRDefault="006A0BC1" w:rsidP="006A0BC1">
      <w:pPr>
        <w:pStyle w:val="MTDisplayEquation"/>
      </w:pPr>
      <w:r>
        <w:tab/>
      </w:r>
      <w:r w:rsidR="00AF2221" w:rsidRPr="00AF2221">
        <w:rPr>
          <w:position w:val="-120"/>
        </w:rPr>
        <w:object w:dxaOrig="3500" w:dyaOrig="1460" w14:anchorId="3300C3BB">
          <v:shape id="_x0000_i1190" type="#_x0000_t75" style="width:175.5pt;height:73.5pt" o:ole="">
            <v:imagedata r:id="rId362" o:title=""/>
          </v:shape>
          <o:OLEObject Type="Embed" ProgID="Equation.DSMT4" ShapeID="_x0000_i1190" DrawAspect="Content" ObjectID="_1459242273" r:id="rId363"/>
        </w:object>
      </w:r>
      <w:r>
        <w:t>.</w:t>
      </w:r>
    </w:p>
    <w:p w14:paraId="33BFD7A6" w14:textId="4A84C35E" w:rsidR="006A0BC1" w:rsidRDefault="006A0BC1" w:rsidP="006A0BC1">
      <w:r>
        <w:t xml:space="preserve">The parameters </w:t>
      </w:r>
      <w:r w:rsidR="00AF2221" w:rsidRPr="00AF2221">
        <w:rPr>
          <w:position w:val="-12"/>
        </w:rPr>
        <w:object w:dxaOrig="279" w:dyaOrig="360" w14:anchorId="20DA2EEE">
          <v:shape id="_x0000_i1191" type="#_x0000_t75" style="width:14pt;height:18pt" o:ole="">
            <v:imagedata r:id="rId364" o:title=""/>
          </v:shape>
          <o:OLEObject Type="Embed" ProgID="Equation.DSMT4" ShapeID="_x0000_i1191" DrawAspect="Content" ObjectID="_1459242274" r:id="rId365"/>
        </w:object>
      </w:r>
      <w:r>
        <w:t xml:space="preserve">and </w:t>
      </w:r>
      <w:r w:rsidR="00AF2221" w:rsidRPr="00AF2221">
        <w:rPr>
          <w:position w:val="-12"/>
        </w:rPr>
        <w:object w:dxaOrig="279" w:dyaOrig="360" w14:anchorId="6137101D">
          <v:shape id="_x0000_i1192" type="#_x0000_t75" style="width:14pt;height:18pt" o:ole="">
            <v:imagedata r:id="rId366" o:title=""/>
          </v:shape>
          <o:OLEObject Type="Embed" ProgID="Equation.DSMT4" ShapeID="_x0000_i1192" DrawAspect="Content" ObjectID="_1459242275" r:id="rId367"/>
        </w:object>
      </w:r>
      <w:r>
        <w:t xml:space="preserve">are determined by requiring </w:t>
      </w:r>
      <w:r w:rsidR="00AF2221" w:rsidRPr="00AF2221">
        <w:rPr>
          <w:position w:val="-6"/>
        </w:rPr>
        <w:object w:dxaOrig="320" w:dyaOrig="320" w14:anchorId="131E05B4">
          <v:shape id="_x0000_i1193" type="#_x0000_t75" style="width:16.5pt;height:16.5pt" o:ole="">
            <v:imagedata r:id="rId368" o:title=""/>
          </v:shape>
          <o:OLEObject Type="Embed" ProgID="Equation.DSMT4" ShapeID="_x0000_i1193" DrawAspect="Content" ObjectID="_1459242276" r:id="rId369"/>
        </w:object>
      </w:r>
      <w:r>
        <w:t xml:space="preserve">and </w:t>
      </w:r>
      <w:r w:rsidR="00AF2221" w:rsidRPr="00AF2221">
        <w:rPr>
          <w:position w:val="-6"/>
        </w:rPr>
        <w:object w:dxaOrig="300" w:dyaOrig="320" w14:anchorId="2F266DE8">
          <v:shape id="_x0000_i1194" type="#_x0000_t75" style="width:14pt;height:16.5pt" o:ole="">
            <v:imagedata r:id="rId370" o:title=""/>
          </v:shape>
          <o:OLEObject Type="Embed" ProgID="Equation.DSMT4" ShapeID="_x0000_i1194" DrawAspect="Content" ObjectID="_1459242277" r:id="rId371"/>
        </w:object>
      </w:r>
      <w:r>
        <w:t xml:space="preserve">continuity at </w:t>
      </w:r>
      <w:r w:rsidR="00AF2221" w:rsidRPr="00AF2221">
        <w:rPr>
          <w:position w:val="-6"/>
        </w:rPr>
        <w:object w:dxaOrig="279" w:dyaOrig="320" w14:anchorId="46433F5F">
          <v:shape id="_x0000_i1195" type="#_x0000_t75" style="width:14pt;height:16.5pt" o:ole="">
            <v:imagedata r:id="rId372" o:title=""/>
          </v:shape>
          <o:OLEObject Type="Embed" ProgID="Equation.DSMT4" ShapeID="_x0000_i1195" DrawAspect="Content" ObjectID="_1459242278" r:id="rId373"/>
        </w:object>
      </w:r>
      <w:r>
        <w:t>.</w:t>
      </w:r>
    </w:p>
    <w:p w14:paraId="61C0B992" w14:textId="77777777" w:rsidR="006A0BC1" w:rsidRDefault="006A0BC1" w:rsidP="006A0BC1">
      <w:r>
        <w:t>The material parameters for this material are listed below.</w:t>
      </w:r>
    </w:p>
    <w:p w14:paraId="399BEDB5" w14:textId="77777777" w:rsidR="006A0BC1" w:rsidRDefault="006A0BC1" w:rsidP="006A0BC1"/>
    <w:p w14:paraId="2DFB002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7"/>
        <w:gridCol w:w="6959"/>
      </w:tblGrid>
      <w:tr w:rsidR="006A0BC1" w14:paraId="2A8E46B1" w14:textId="77777777">
        <w:tc>
          <w:tcPr>
            <w:tcW w:w="2617" w:type="dxa"/>
            <w:shd w:val="clear" w:color="auto" w:fill="auto"/>
          </w:tcPr>
          <w:p w14:paraId="114202B5" w14:textId="77777777" w:rsidR="006A0BC1" w:rsidRPr="000B272C" w:rsidRDefault="006A0BC1" w:rsidP="006A0BC1">
            <w:pPr>
              <w:rPr>
                <w:rFonts w:ascii="Courier New" w:hAnsi="Courier New"/>
                <w:sz w:val="20"/>
              </w:rPr>
            </w:pPr>
            <w:r w:rsidRPr="000B272C">
              <w:rPr>
                <w:rFonts w:ascii="Courier New" w:hAnsi="Courier New"/>
                <w:sz w:val="20"/>
              </w:rPr>
              <w:t>&lt;g1&gt;</w:t>
            </w:r>
          </w:p>
        </w:tc>
        <w:tc>
          <w:tcPr>
            <w:tcW w:w="6959" w:type="dxa"/>
            <w:shd w:val="clear" w:color="auto" w:fill="auto"/>
          </w:tcPr>
          <w:p w14:paraId="2C6E9D1E" w14:textId="77777777" w:rsidR="006A0BC1" w:rsidRDefault="006A0BC1" w:rsidP="006A0BC1">
            <w:r>
              <w:t>along fiber shear modulus</w:t>
            </w:r>
          </w:p>
        </w:tc>
      </w:tr>
      <w:tr w:rsidR="006A0BC1" w14:paraId="2B7AB318" w14:textId="77777777">
        <w:tc>
          <w:tcPr>
            <w:tcW w:w="2617" w:type="dxa"/>
            <w:shd w:val="clear" w:color="auto" w:fill="auto"/>
          </w:tcPr>
          <w:p w14:paraId="2F3AB005" w14:textId="77777777" w:rsidR="006A0BC1" w:rsidRPr="000B272C" w:rsidRDefault="006A0BC1" w:rsidP="006A0BC1">
            <w:pPr>
              <w:rPr>
                <w:rFonts w:ascii="Courier New" w:hAnsi="Courier New"/>
                <w:sz w:val="20"/>
              </w:rPr>
            </w:pPr>
            <w:r w:rsidRPr="000B272C">
              <w:rPr>
                <w:rFonts w:ascii="Courier New" w:hAnsi="Courier New"/>
                <w:sz w:val="20"/>
              </w:rPr>
              <w:t>&lt;g2&gt;</w:t>
            </w:r>
          </w:p>
        </w:tc>
        <w:tc>
          <w:tcPr>
            <w:tcW w:w="6959" w:type="dxa"/>
            <w:shd w:val="clear" w:color="auto" w:fill="auto"/>
          </w:tcPr>
          <w:p w14:paraId="797F80BC" w14:textId="77777777" w:rsidR="006A0BC1" w:rsidRDefault="006A0BC1" w:rsidP="006A0BC1">
            <w:r>
              <w:t>cross fiber shear modulus</w:t>
            </w:r>
          </w:p>
        </w:tc>
      </w:tr>
      <w:tr w:rsidR="006A0BC1" w14:paraId="445895D6" w14:textId="77777777">
        <w:tc>
          <w:tcPr>
            <w:tcW w:w="2617" w:type="dxa"/>
            <w:shd w:val="clear" w:color="auto" w:fill="auto"/>
          </w:tcPr>
          <w:p w14:paraId="1D3570DE" w14:textId="77777777" w:rsidR="006A0BC1" w:rsidRPr="000B272C" w:rsidRDefault="006A0BC1" w:rsidP="006A0BC1">
            <w:pPr>
              <w:rPr>
                <w:rFonts w:ascii="Courier New" w:hAnsi="Courier New"/>
                <w:sz w:val="20"/>
              </w:rPr>
            </w:pPr>
            <w:r w:rsidRPr="000B272C">
              <w:rPr>
                <w:rFonts w:ascii="Courier New" w:hAnsi="Courier New"/>
                <w:sz w:val="20"/>
              </w:rPr>
              <w:t>&lt;l1&gt;</w:t>
            </w:r>
          </w:p>
        </w:tc>
        <w:tc>
          <w:tcPr>
            <w:tcW w:w="6959" w:type="dxa"/>
            <w:shd w:val="clear" w:color="auto" w:fill="auto"/>
          </w:tcPr>
          <w:p w14:paraId="2637C3A0" w14:textId="77777777" w:rsidR="006A0BC1" w:rsidRDefault="006A0BC1" w:rsidP="006A0BC1">
            <w:r>
              <w:t>exponential stress coefficients</w:t>
            </w:r>
          </w:p>
        </w:tc>
      </w:tr>
      <w:tr w:rsidR="006A0BC1" w14:paraId="4CFE313E" w14:textId="77777777">
        <w:tc>
          <w:tcPr>
            <w:tcW w:w="2617" w:type="dxa"/>
            <w:shd w:val="clear" w:color="auto" w:fill="auto"/>
          </w:tcPr>
          <w:p w14:paraId="1578FBE0" w14:textId="77777777" w:rsidR="006A0BC1" w:rsidRPr="000B272C" w:rsidRDefault="006A0BC1" w:rsidP="006A0BC1">
            <w:pPr>
              <w:rPr>
                <w:rFonts w:ascii="Courier New" w:hAnsi="Courier New"/>
                <w:sz w:val="20"/>
              </w:rPr>
            </w:pPr>
            <w:r w:rsidRPr="000B272C">
              <w:rPr>
                <w:rFonts w:ascii="Courier New" w:hAnsi="Courier New"/>
                <w:sz w:val="20"/>
              </w:rPr>
              <w:t>&lt;l2&gt;</w:t>
            </w:r>
          </w:p>
        </w:tc>
        <w:tc>
          <w:tcPr>
            <w:tcW w:w="6959" w:type="dxa"/>
            <w:shd w:val="clear" w:color="auto" w:fill="auto"/>
          </w:tcPr>
          <w:p w14:paraId="5D637EA4" w14:textId="77777777" w:rsidR="006A0BC1" w:rsidRPr="005C23E2" w:rsidRDefault="006A0BC1" w:rsidP="006A0BC1">
            <w:pPr>
              <w:tabs>
                <w:tab w:val="center" w:pos="3640"/>
                <w:tab w:val="right" w:pos="7280"/>
              </w:tabs>
            </w:pPr>
            <w:r>
              <w:t>fiber uncrimping factor</w:t>
            </w:r>
          </w:p>
        </w:tc>
      </w:tr>
      <w:tr w:rsidR="006A0BC1" w14:paraId="74DBBECF" w14:textId="77777777">
        <w:tc>
          <w:tcPr>
            <w:tcW w:w="2617" w:type="dxa"/>
            <w:shd w:val="clear" w:color="auto" w:fill="auto"/>
          </w:tcPr>
          <w:p w14:paraId="4EB4054B" w14:textId="77777777" w:rsidR="006A0BC1" w:rsidRPr="000B272C" w:rsidRDefault="006A0BC1" w:rsidP="006A0BC1">
            <w:pPr>
              <w:rPr>
                <w:rFonts w:ascii="Courier New" w:hAnsi="Courier New"/>
                <w:sz w:val="20"/>
              </w:rPr>
            </w:pPr>
            <w:r w:rsidRPr="000B272C">
              <w:rPr>
                <w:rFonts w:ascii="Courier New" w:hAnsi="Courier New"/>
                <w:sz w:val="20"/>
              </w:rPr>
              <w:t>&lt;lambda&gt;</w:t>
            </w:r>
          </w:p>
        </w:tc>
        <w:tc>
          <w:tcPr>
            <w:tcW w:w="6959" w:type="dxa"/>
            <w:shd w:val="clear" w:color="auto" w:fill="auto"/>
          </w:tcPr>
          <w:p w14:paraId="6B3BEC0E" w14:textId="77777777" w:rsidR="006A0BC1" w:rsidRDefault="006A0BC1" w:rsidP="006A0BC1">
            <w:r>
              <w:t>fiber stretch for straightened fibers</w:t>
            </w:r>
          </w:p>
        </w:tc>
      </w:tr>
      <w:tr w:rsidR="006A0BC1" w14:paraId="31F382FA" w14:textId="77777777">
        <w:tc>
          <w:tcPr>
            <w:tcW w:w="2617" w:type="dxa"/>
            <w:shd w:val="clear" w:color="auto" w:fill="auto"/>
          </w:tcPr>
          <w:p w14:paraId="2D33F06E" w14:textId="77777777" w:rsidR="006A0BC1" w:rsidRPr="000B272C" w:rsidRDefault="006A0BC1" w:rsidP="006A0BC1">
            <w:pPr>
              <w:rPr>
                <w:rFonts w:ascii="Courier New" w:hAnsi="Courier New"/>
                <w:sz w:val="20"/>
              </w:rPr>
            </w:pPr>
            <w:r w:rsidRPr="000B272C">
              <w:rPr>
                <w:rFonts w:ascii="Courier New" w:hAnsi="Courier New"/>
                <w:sz w:val="20"/>
              </w:rPr>
              <w:t>&lt;k&gt;</w:t>
            </w:r>
          </w:p>
        </w:tc>
        <w:tc>
          <w:tcPr>
            <w:tcW w:w="6959" w:type="dxa"/>
            <w:shd w:val="clear" w:color="auto" w:fill="auto"/>
          </w:tcPr>
          <w:p w14:paraId="3C9B6EB9" w14:textId="77777777" w:rsidR="006A0BC1" w:rsidRDefault="006A0BC1" w:rsidP="006A0BC1">
            <w:r>
              <w:t>bulk modulus</w:t>
            </w:r>
          </w:p>
        </w:tc>
      </w:tr>
    </w:tbl>
    <w:p w14:paraId="65F48D81" w14:textId="77777777" w:rsidR="006A0BC1" w:rsidRDefault="006A0BC1" w:rsidP="006A0BC1"/>
    <w:p w14:paraId="71E58226" w14:textId="77777777" w:rsidR="006A0BC1" w:rsidRDefault="006A0BC1" w:rsidP="006A0BC1">
      <w:r>
        <w:t>The tendon fiber direction is specified similarly to the transversely isotropic Mooney-Rivlin model.</w:t>
      </w:r>
    </w:p>
    <w:p w14:paraId="0CBEE86A" w14:textId="77777777" w:rsidR="006A0BC1" w:rsidRDefault="006A0BC1" w:rsidP="006A0BC1"/>
    <w:p w14:paraId="12E6E0AF" w14:textId="77777777" w:rsidR="006A0BC1" w:rsidRDefault="006A0BC1" w:rsidP="006A0BC1">
      <w:pPr>
        <w:rPr>
          <w:i/>
        </w:rPr>
      </w:pPr>
      <w:r>
        <w:rPr>
          <w:i/>
        </w:rPr>
        <w:t>Example:</w:t>
      </w:r>
    </w:p>
    <w:p w14:paraId="3E465990" w14:textId="77777777" w:rsidR="006A0BC1" w:rsidRDefault="006A0BC1" w:rsidP="006A0BC1">
      <w:pPr>
        <w:pStyle w:val="code"/>
      </w:pPr>
    </w:p>
    <w:p w14:paraId="2BE6C7CC" w14:textId="4987F9BD" w:rsidR="006A0BC1" w:rsidRDefault="006A0BC1" w:rsidP="006A0BC1">
      <w:pPr>
        <w:pStyle w:val="code"/>
      </w:pPr>
      <w:r>
        <w:t>&lt;material id=</w:t>
      </w:r>
      <w:r w:rsidR="00F450DE">
        <w:t>"</w:t>
      </w:r>
      <w:r>
        <w:t>1</w:t>
      </w:r>
      <w:r w:rsidR="00F450DE">
        <w:t>"</w:t>
      </w:r>
      <w:r>
        <w:t xml:space="preserve"> type=</w:t>
      </w:r>
      <w:r w:rsidR="00F450DE">
        <w:t>"</w:t>
      </w:r>
      <w:r>
        <w:t>tendon material</w:t>
      </w:r>
      <w:r w:rsidR="00F450DE">
        <w:t>"</w:t>
      </w:r>
      <w:r>
        <w:t>&gt;</w:t>
      </w:r>
    </w:p>
    <w:p w14:paraId="4F8BB8D2" w14:textId="77777777" w:rsidR="006A0BC1" w:rsidRPr="007125C9" w:rsidRDefault="006A0BC1" w:rsidP="006A0BC1">
      <w:pPr>
        <w:pStyle w:val="code"/>
        <w:rPr>
          <w:lang w:val="nl-BE"/>
        </w:rPr>
      </w:pPr>
      <w:r>
        <w:tab/>
      </w:r>
      <w:r w:rsidRPr="007125C9">
        <w:rPr>
          <w:lang w:val="nl-BE"/>
        </w:rPr>
        <w:t>&lt;g1&gt;5e4&lt;/g1&gt;</w:t>
      </w:r>
    </w:p>
    <w:p w14:paraId="3E3E36B7" w14:textId="77777777" w:rsidR="006A0BC1" w:rsidRPr="007125C9" w:rsidRDefault="006A0BC1" w:rsidP="006A0BC1">
      <w:pPr>
        <w:pStyle w:val="code"/>
        <w:rPr>
          <w:lang w:val="nl-BE"/>
        </w:rPr>
      </w:pPr>
      <w:r w:rsidRPr="007125C9">
        <w:rPr>
          <w:lang w:val="nl-BE"/>
        </w:rPr>
        <w:tab/>
        <w:t>&lt;g2&gt;5e4&lt;/g2&gt;</w:t>
      </w:r>
    </w:p>
    <w:p w14:paraId="73C5EFEE" w14:textId="77777777" w:rsidR="006A0BC1" w:rsidRPr="007125C9" w:rsidRDefault="006A0BC1" w:rsidP="006A0BC1">
      <w:pPr>
        <w:pStyle w:val="code"/>
        <w:rPr>
          <w:lang w:val="nl-BE"/>
        </w:rPr>
      </w:pPr>
      <w:r w:rsidRPr="007125C9">
        <w:rPr>
          <w:lang w:val="nl-BE"/>
        </w:rPr>
        <w:tab/>
        <w:t>&lt;l1&gt;2.7e6/l1&gt;</w:t>
      </w:r>
    </w:p>
    <w:p w14:paraId="0B927B6B" w14:textId="77777777" w:rsidR="006A0BC1" w:rsidRPr="007125C9" w:rsidRDefault="006A0BC1" w:rsidP="006A0BC1">
      <w:pPr>
        <w:pStyle w:val="code"/>
        <w:rPr>
          <w:lang w:val="nl-BE"/>
        </w:rPr>
      </w:pPr>
      <w:r w:rsidRPr="007125C9">
        <w:rPr>
          <w:lang w:val="nl-BE"/>
        </w:rPr>
        <w:tab/>
        <w:t>&lt;l2&gt;46.4&lt;/l2&gt;</w:t>
      </w:r>
    </w:p>
    <w:p w14:paraId="0D957863" w14:textId="77777777" w:rsidR="006A0BC1" w:rsidRDefault="006A0BC1" w:rsidP="006A0BC1">
      <w:pPr>
        <w:pStyle w:val="code"/>
      </w:pPr>
      <w:r w:rsidRPr="007125C9">
        <w:rPr>
          <w:lang w:val="nl-BE"/>
        </w:rPr>
        <w:tab/>
      </w:r>
      <w:r>
        <w:t>&lt;lambda&gt;1.03&lt;/lambda&gt;</w:t>
      </w:r>
    </w:p>
    <w:p w14:paraId="3A383080" w14:textId="77777777" w:rsidR="006A0BC1" w:rsidRDefault="006A0BC1" w:rsidP="006A0BC1">
      <w:pPr>
        <w:pStyle w:val="code"/>
      </w:pPr>
      <w:r>
        <w:tab/>
        <w:t>&lt;k&gt;1e7&lt;/k&gt;</w:t>
      </w:r>
    </w:p>
    <w:p w14:paraId="18A983BB" w14:textId="7A4E8784" w:rsidR="006A0BC1" w:rsidRDefault="006A0BC1" w:rsidP="006A0BC1">
      <w:pPr>
        <w:pStyle w:val="code"/>
      </w:pPr>
      <w:r>
        <w:tab/>
        <w:t>&lt;fiber type=</w:t>
      </w:r>
      <w:r w:rsidR="00F450DE">
        <w:t>"</w:t>
      </w:r>
      <w:r>
        <w:t>vector</w:t>
      </w:r>
      <w:r w:rsidR="00F450DE">
        <w:t>"</w:t>
      </w:r>
      <w:r>
        <w:t>&gt;1,0,0&lt;/fiber&gt;</w:t>
      </w:r>
    </w:p>
    <w:p w14:paraId="3A2F5F9F" w14:textId="77777777" w:rsidR="006A0BC1" w:rsidRDefault="006A0BC1" w:rsidP="006A0BC1">
      <w:pPr>
        <w:pStyle w:val="code"/>
      </w:pPr>
      <w:r>
        <w:t>&lt;/material&gt;</w:t>
      </w:r>
    </w:p>
    <w:p w14:paraId="46742390" w14:textId="77777777" w:rsidR="006A0BC1" w:rsidRPr="00EA4E7F" w:rsidRDefault="006A0BC1" w:rsidP="006A0BC1"/>
    <w:p w14:paraId="70852C1E" w14:textId="77777777" w:rsidR="006A0BC1" w:rsidRPr="0097532C" w:rsidRDefault="006A0BC1" w:rsidP="006A0BC1">
      <w:r w:rsidRPr="005A3C4B">
        <w:br w:type="page"/>
      </w:r>
    </w:p>
    <w:p w14:paraId="3FFA6ED0" w14:textId="77777777" w:rsidR="006A0BC1" w:rsidRDefault="006A0BC1" w:rsidP="006A0BC1">
      <w:pPr>
        <w:pStyle w:val="Heading4"/>
      </w:pPr>
      <w:bookmarkStart w:id="1283" w:name="_Toc385498486"/>
      <w:r>
        <w:lastRenderedPageBreak/>
        <w:t>Tension-Compression Nonlinear Orthotropic</w:t>
      </w:r>
      <w:bookmarkEnd w:id="1283"/>
    </w:p>
    <w:p w14:paraId="0579FB68" w14:textId="77777777" w:rsidR="006A0BC1" w:rsidRDefault="006A0BC1" w:rsidP="006A0BC1">
      <w:r>
        <w:t>The material type for the tension-compression nonlinear orthotropic material is “</w:t>
      </w:r>
      <w:r>
        <w:rPr>
          <w:i/>
        </w:rPr>
        <w:t>TC nonlinear orthotropic”</w:t>
      </w:r>
      <w:r>
        <w:t>. The following material parameters are defined:</w:t>
      </w:r>
    </w:p>
    <w:p w14:paraId="33AE701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6A0BC1" w14:paraId="7570FEC9" w14:textId="77777777">
        <w:tc>
          <w:tcPr>
            <w:tcW w:w="2088" w:type="dxa"/>
            <w:shd w:val="clear" w:color="auto" w:fill="auto"/>
          </w:tcPr>
          <w:p w14:paraId="460EFBBF" w14:textId="77777777" w:rsidR="006A0BC1" w:rsidRPr="000B272C" w:rsidRDefault="006A0BC1" w:rsidP="006A0BC1">
            <w:pPr>
              <w:rPr>
                <w:rFonts w:ascii="Courier New" w:hAnsi="Courier New"/>
                <w:sz w:val="20"/>
              </w:rPr>
            </w:pPr>
            <w:r w:rsidRPr="000B272C">
              <w:rPr>
                <w:rFonts w:ascii="Courier New" w:hAnsi="Courier New"/>
                <w:sz w:val="20"/>
              </w:rPr>
              <w:t>&lt;c1&gt;</w:t>
            </w:r>
          </w:p>
        </w:tc>
        <w:tc>
          <w:tcPr>
            <w:tcW w:w="7488" w:type="dxa"/>
            <w:shd w:val="clear" w:color="auto" w:fill="auto"/>
          </w:tcPr>
          <w:p w14:paraId="47DC9C9D" w14:textId="77777777" w:rsidR="006A0BC1" w:rsidRDefault="006A0BC1" w:rsidP="006A0BC1">
            <w:r>
              <w:t>First Mooney-Rivlin material parameter</w:t>
            </w:r>
          </w:p>
        </w:tc>
      </w:tr>
      <w:tr w:rsidR="006A0BC1" w14:paraId="240C5599" w14:textId="77777777">
        <w:tc>
          <w:tcPr>
            <w:tcW w:w="2088" w:type="dxa"/>
            <w:shd w:val="clear" w:color="auto" w:fill="auto"/>
          </w:tcPr>
          <w:p w14:paraId="0AEB575D" w14:textId="77777777" w:rsidR="006A0BC1" w:rsidRPr="000B272C" w:rsidRDefault="006A0BC1" w:rsidP="006A0BC1">
            <w:pPr>
              <w:rPr>
                <w:rFonts w:ascii="Courier New" w:hAnsi="Courier New"/>
                <w:sz w:val="20"/>
              </w:rPr>
            </w:pPr>
            <w:r w:rsidRPr="000B272C">
              <w:rPr>
                <w:rFonts w:ascii="Courier New" w:hAnsi="Courier New"/>
                <w:sz w:val="20"/>
              </w:rPr>
              <w:t>&lt;c2&gt;</w:t>
            </w:r>
          </w:p>
        </w:tc>
        <w:tc>
          <w:tcPr>
            <w:tcW w:w="7488" w:type="dxa"/>
            <w:shd w:val="clear" w:color="auto" w:fill="auto"/>
          </w:tcPr>
          <w:p w14:paraId="01834575" w14:textId="77777777" w:rsidR="006A0BC1" w:rsidRDefault="006A0BC1" w:rsidP="006A0BC1">
            <w:r>
              <w:t>Second Mooney-Rivlin material parameter</w:t>
            </w:r>
          </w:p>
        </w:tc>
      </w:tr>
      <w:tr w:rsidR="006A0BC1" w14:paraId="5A7117F8" w14:textId="77777777">
        <w:tc>
          <w:tcPr>
            <w:tcW w:w="2088" w:type="dxa"/>
            <w:shd w:val="clear" w:color="auto" w:fill="auto"/>
          </w:tcPr>
          <w:p w14:paraId="083C9BFD" w14:textId="77777777" w:rsidR="006A0BC1" w:rsidRPr="000B272C" w:rsidRDefault="006A0BC1" w:rsidP="006A0BC1">
            <w:pPr>
              <w:rPr>
                <w:rFonts w:ascii="Courier New" w:hAnsi="Courier New"/>
                <w:sz w:val="20"/>
              </w:rPr>
            </w:pPr>
            <w:r w:rsidRPr="000B272C">
              <w:rPr>
                <w:rFonts w:ascii="Courier New" w:hAnsi="Courier New"/>
                <w:sz w:val="20"/>
              </w:rPr>
              <w:t>&lt;k&gt;</w:t>
            </w:r>
          </w:p>
        </w:tc>
        <w:tc>
          <w:tcPr>
            <w:tcW w:w="7488" w:type="dxa"/>
            <w:shd w:val="clear" w:color="auto" w:fill="auto"/>
          </w:tcPr>
          <w:p w14:paraId="1838E9E1" w14:textId="77777777" w:rsidR="006A0BC1" w:rsidRDefault="006A0BC1" w:rsidP="006A0BC1">
            <w:r>
              <w:t>bulk modulus</w:t>
            </w:r>
          </w:p>
        </w:tc>
      </w:tr>
      <w:tr w:rsidR="006A0BC1" w14:paraId="75BB81B9" w14:textId="77777777">
        <w:tc>
          <w:tcPr>
            <w:tcW w:w="2088" w:type="dxa"/>
            <w:shd w:val="clear" w:color="auto" w:fill="auto"/>
          </w:tcPr>
          <w:p w14:paraId="3FB16244" w14:textId="77777777" w:rsidR="006A0BC1" w:rsidRPr="000B272C" w:rsidRDefault="006A0BC1" w:rsidP="006A0BC1">
            <w:pPr>
              <w:rPr>
                <w:rFonts w:ascii="Courier New" w:hAnsi="Courier New"/>
                <w:sz w:val="20"/>
              </w:rPr>
            </w:pPr>
            <w:r w:rsidRPr="000B272C">
              <w:rPr>
                <w:rFonts w:ascii="Courier New" w:hAnsi="Courier New"/>
                <w:sz w:val="20"/>
              </w:rPr>
              <w:t>&lt;beta&gt;</w:t>
            </w:r>
          </w:p>
        </w:tc>
        <w:tc>
          <w:tcPr>
            <w:tcW w:w="7488" w:type="dxa"/>
            <w:shd w:val="clear" w:color="auto" w:fill="auto"/>
          </w:tcPr>
          <w:p w14:paraId="1313B2B5" w14:textId="77777777" w:rsidR="006A0BC1" w:rsidRPr="005C23E2" w:rsidRDefault="006A0BC1" w:rsidP="006A0BC1">
            <w:r>
              <w:t xml:space="preserve">the </w:t>
            </w:r>
            <w:r w:rsidRPr="000B272C">
              <w:sym w:font="Symbol" w:char="F062"/>
            </w:r>
            <w:r>
              <w:t xml:space="preserve"> parameter (see below)</w:t>
            </w:r>
          </w:p>
        </w:tc>
      </w:tr>
      <w:tr w:rsidR="006A0BC1" w14:paraId="5E3651A9" w14:textId="77777777">
        <w:tc>
          <w:tcPr>
            <w:tcW w:w="2088" w:type="dxa"/>
            <w:shd w:val="clear" w:color="auto" w:fill="auto"/>
          </w:tcPr>
          <w:p w14:paraId="356C8A59" w14:textId="77777777" w:rsidR="006A0BC1" w:rsidRPr="000B272C" w:rsidRDefault="006A0BC1" w:rsidP="006A0BC1">
            <w:pPr>
              <w:rPr>
                <w:rFonts w:ascii="Courier New" w:hAnsi="Courier New"/>
                <w:sz w:val="20"/>
              </w:rPr>
            </w:pPr>
            <w:r w:rsidRPr="000B272C">
              <w:rPr>
                <w:rFonts w:ascii="Courier New" w:hAnsi="Courier New"/>
                <w:sz w:val="20"/>
              </w:rPr>
              <w:t>&lt;ksi&gt;</w:t>
            </w:r>
          </w:p>
        </w:tc>
        <w:tc>
          <w:tcPr>
            <w:tcW w:w="7488" w:type="dxa"/>
            <w:shd w:val="clear" w:color="auto" w:fill="auto"/>
          </w:tcPr>
          <w:p w14:paraId="200440CA" w14:textId="77777777" w:rsidR="006A0BC1" w:rsidRDefault="006A0BC1" w:rsidP="006A0BC1">
            <w:r>
              <w:t xml:space="preserve">the </w:t>
            </w:r>
            <w:r w:rsidRPr="000B272C">
              <w:sym w:font="Symbol" w:char="F078"/>
            </w:r>
            <w:r>
              <w:t xml:space="preserve"> parameter (see below)</w:t>
            </w:r>
          </w:p>
        </w:tc>
      </w:tr>
      <w:tr w:rsidR="006A0BC1" w14:paraId="7AA7EB02" w14:textId="77777777">
        <w:tc>
          <w:tcPr>
            <w:tcW w:w="2088" w:type="dxa"/>
            <w:shd w:val="clear" w:color="auto" w:fill="auto"/>
          </w:tcPr>
          <w:p w14:paraId="64E796C9" w14:textId="77777777" w:rsidR="006A0BC1" w:rsidRPr="000B272C" w:rsidRDefault="006A0BC1" w:rsidP="006A0BC1">
            <w:pPr>
              <w:rPr>
                <w:rFonts w:ascii="Courier New" w:hAnsi="Courier New"/>
                <w:sz w:val="20"/>
              </w:rPr>
            </w:pPr>
            <w:r w:rsidRPr="000B272C">
              <w:rPr>
                <w:rFonts w:ascii="Courier New" w:hAnsi="Courier New"/>
                <w:sz w:val="20"/>
              </w:rPr>
              <w:t>&lt;mat_axis&gt;</w:t>
            </w:r>
          </w:p>
        </w:tc>
        <w:tc>
          <w:tcPr>
            <w:tcW w:w="7488" w:type="dxa"/>
            <w:shd w:val="clear" w:color="auto" w:fill="auto"/>
          </w:tcPr>
          <w:p w14:paraId="2390876B" w14:textId="77777777" w:rsidR="006A0BC1" w:rsidRDefault="006A0BC1" w:rsidP="006A0BC1">
            <w:r>
              <w:t>defines the material axes</w:t>
            </w:r>
          </w:p>
        </w:tc>
      </w:tr>
    </w:tbl>
    <w:p w14:paraId="16EFB573" w14:textId="77777777" w:rsidR="006A0BC1" w:rsidRDefault="006A0BC1" w:rsidP="006A0BC1"/>
    <w:p w14:paraId="0510AADD" w14:textId="29EB91C5" w:rsidR="006A0BC1" w:rsidRDefault="006A0BC1" w:rsidP="006A0BC1">
      <w:r>
        <w:t xml:space="preserve">This material is based on the following uncoupled hyperelastic strain energy function </w:t>
      </w:r>
      <w:r>
        <w:fldChar w:fldCharType="begin"/>
      </w:r>
      <w:r w:rsidR="00711A1D">
        <w:instrText xml:space="preserve"> ADDIN EN.CITE &lt;EndNote&gt;&lt;Cite&gt;&lt;Author&gt;Ateshian&lt;/Author&gt;&lt;Year&gt;2007&lt;/Year&gt;&lt;RecNum&gt;1&lt;/RecNum&gt;&lt;DisplayText&gt;[16]&lt;/DisplayText&gt;&lt;record&gt;&lt;rec-number&gt;1&lt;/rec-number&gt;&lt;foreign-keys&gt;&lt;key app="EN" db-id="vr9fdr09ofp5w0ewaexvdxffswtps2edzfwx"&gt;1&lt;/key&gt;&lt;/foreign-keys&gt;&lt;ref-type name="Journal Article"&gt;17&lt;/ref-type&gt;&lt;contributors&gt;&lt;authors&gt;&lt;author&gt;Ateshian, G. A.&lt;/author&gt;&lt;author&gt;Ellis, B. J.&lt;/author&gt;&lt;author&gt;Weiss, J. A.&lt;/author&gt;&lt;/authors&gt;&lt;/contributors&gt;&lt;titles&gt;&lt;title&gt;Equivalence between short-time biphasic and incompressible elastic material response&lt;/title&gt;&lt;secondary-title&gt;J Biomech Eng&lt;/secondary-title&gt;&lt;/titles&gt;&lt;volume&gt;In press&lt;/volume&gt;&lt;dates&gt;&lt;year&gt;2007&lt;/year&gt;&lt;/dates&gt;&lt;urls&gt;&lt;/urls&gt;&lt;custom2&gt;NIHMSID166126&lt;/custom2&gt;&lt;/record&gt;&lt;/Cite&gt;&lt;/EndNote&gt;</w:instrText>
      </w:r>
      <w:r>
        <w:fldChar w:fldCharType="separate"/>
      </w:r>
      <w:r w:rsidR="00031F52">
        <w:rPr>
          <w:noProof/>
        </w:rPr>
        <w:t>[</w:t>
      </w:r>
      <w:hyperlink w:anchor="_ENREF_16" w:tooltip="Ateshian, 2007 #1" w:history="1">
        <w:r w:rsidR="00711A1D">
          <w:rPr>
            <w:noProof/>
          </w:rPr>
          <w:t>16</w:t>
        </w:r>
      </w:hyperlink>
      <w:r w:rsidR="00031F52">
        <w:rPr>
          <w:noProof/>
        </w:rPr>
        <w:t>]</w:t>
      </w:r>
      <w:r>
        <w:fldChar w:fldCharType="end"/>
      </w:r>
      <w:r>
        <w:t>:</w:t>
      </w:r>
    </w:p>
    <w:p w14:paraId="6B778898" w14:textId="5C6F55DB" w:rsidR="006A0BC1" w:rsidRDefault="006A0BC1" w:rsidP="006A0BC1">
      <w:pPr>
        <w:pStyle w:val="MTDisplayEquation"/>
      </w:pPr>
      <w:r>
        <w:tab/>
      </w:r>
      <w:r w:rsidR="00AF2221" w:rsidRPr="00AF2221">
        <w:rPr>
          <w:position w:val="-28"/>
        </w:rPr>
        <w:object w:dxaOrig="4620" w:dyaOrig="680" w14:anchorId="643516E9">
          <v:shape id="_x0000_i1196" type="#_x0000_t75" style="width:230.5pt;height:34pt" o:ole="">
            <v:imagedata r:id="rId374" o:title=""/>
          </v:shape>
          <o:OLEObject Type="Embed" ProgID="Equation.DSMT4" ShapeID="_x0000_i1196" DrawAspect="Content" ObjectID="_1459242279" r:id="rId375"/>
        </w:object>
      </w:r>
      <w:r>
        <w:t>.</w:t>
      </w:r>
    </w:p>
    <w:p w14:paraId="63C024C8" w14:textId="36691A4D" w:rsidR="006A0BC1" w:rsidRDefault="006A0BC1" w:rsidP="006A0BC1">
      <w:r>
        <w:t xml:space="preserve">The isotropic strain energy </w:t>
      </w:r>
      <w:r w:rsidR="00AF2221" w:rsidRPr="00AF2221">
        <w:rPr>
          <w:position w:val="-12"/>
        </w:rPr>
        <w:object w:dxaOrig="440" w:dyaOrig="380" w14:anchorId="169BBC12">
          <v:shape id="_x0000_i1197" type="#_x0000_t75" style="width:22pt;height:19.5pt" o:ole="">
            <v:imagedata r:id="rId376" o:title=""/>
          </v:shape>
          <o:OLEObject Type="Embed" ProgID="Equation.DSMT4" ShapeID="_x0000_i1197" DrawAspect="Content" ObjectID="_1459242280" r:id="rId377"/>
        </w:object>
      </w:r>
      <w:r>
        <w:t xml:space="preserve">and the dilatational energy </w:t>
      </w:r>
      <w:r>
        <w:rPr>
          <w:i/>
        </w:rPr>
        <w:t xml:space="preserve">U </w:t>
      </w:r>
      <w:r>
        <w:t>are the same as for the Mooney-Rivlin material. The tension-compression term is defined as follows:</w:t>
      </w:r>
    </w:p>
    <w:p w14:paraId="5D4FE658" w14:textId="3E0A47D8" w:rsidR="006A0BC1" w:rsidRDefault="006A0BC1" w:rsidP="006A0BC1">
      <w:pPr>
        <w:pStyle w:val="MTDisplayEquation"/>
      </w:pPr>
      <w:r>
        <w:tab/>
      </w:r>
      <w:r w:rsidR="00AF2221" w:rsidRPr="00AF2221">
        <w:rPr>
          <w:position w:val="-128"/>
        </w:rPr>
        <w:object w:dxaOrig="5360" w:dyaOrig="1320" w14:anchorId="28AA6246">
          <v:shape id="_x0000_i1198" type="#_x0000_t75" style="width:268pt;height:65.5pt" o:ole="">
            <v:imagedata r:id="rId378" o:title=""/>
          </v:shape>
          <o:OLEObject Type="Embed" ProgID="Equation.DSMT4" ShapeID="_x0000_i1198" DrawAspect="Content" ObjectID="_1459242281" r:id="rId379"/>
        </w:object>
      </w:r>
      <w:r>
        <w:t>.</w:t>
      </w:r>
    </w:p>
    <w:p w14:paraId="5D44A811" w14:textId="3D51FE5F" w:rsidR="006A0BC1" w:rsidRDefault="006A0BC1" w:rsidP="006A0BC1">
      <w:r>
        <w:t xml:space="preserve">The </w:t>
      </w:r>
      <w:r w:rsidR="00AF2221" w:rsidRPr="00AF2221">
        <w:rPr>
          <w:position w:val="-12"/>
        </w:rPr>
        <w:object w:dxaOrig="240" w:dyaOrig="400" w14:anchorId="568A00B5">
          <v:shape id="_x0000_i1199" type="#_x0000_t75" style="width:12pt;height:19.5pt" o:ole="">
            <v:imagedata r:id="rId380" o:title=""/>
          </v:shape>
          <o:OLEObject Type="Embed" ProgID="Equation.DSMT4" ShapeID="_x0000_i1199" DrawAspect="Content" ObjectID="_1459242282" r:id="rId381"/>
        </w:object>
      </w:r>
      <w:r w:rsidR="00F1782C">
        <w:t xml:space="preserve"> </w:t>
      </w:r>
      <w:r>
        <w:t>parameters are the deviatoric fiber stretches of the local material fibers</w:t>
      </w:r>
      <w:r w:rsidR="00F1782C">
        <w:t>:</w:t>
      </w:r>
    </w:p>
    <w:p w14:paraId="2DF075CF" w14:textId="005D031D" w:rsidR="006A0BC1" w:rsidRDefault="006A0BC1" w:rsidP="006A0BC1">
      <w:pPr>
        <w:pStyle w:val="MTDisplayEquation"/>
      </w:pPr>
      <w:r>
        <w:tab/>
      </w:r>
      <w:r w:rsidR="00AF2221" w:rsidRPr="00AF2221">
        <w:rPr>
          <w:position w:val="-18"/>
        </w:rPr>
        <w:object w:dxaOrig="1700" w:dyaOrig="520" w14:anchorId="7F6C3D61">
          <v:shape id="_x0000_i1200" type="#_x0000_t75" style="width:85.5pt;height:26.5pt" o:ole="">
            <v:imagedata r:id="rId382" o:title=""/>
          </v:shape>
          <o:OLEObject Type="Embed" ProgID="Equation.DSMT4" ShapeID="_x0000_i1200" DrawAspect="Content" ObjectID="_1459242283" r:id="rId383"/>
        </w:object>
      </w:r>
      <w:r w:rsidR="00F1782C">
        <w:t>.</w:t>
      </w:r>
    </w:p>
    <w:p w14:paraId="7CE453AC" w14:textId="50DD5A9D" w:rsidR="006A0BC1" w:rsidRDefault="006A0BC1" w:rsidP="006A0BC1">
      <w:r>
        <w:t xml:space="preserve">The local material fibers are defined (in the reference frame) as an orthonormal set of vectors </w:t>
      </w:r>
      <w:r w:rsidR="00AF2221" w:rsidRPr="00AF2221">
        <w:rPr>
          <w:position w:val="-12"/>
        </w:rPr>
        <w:object w:dxaOrig="260" w:dyaOrig="380" w14:anchorId="5F2FC2E9">
          <v:shape id="_x0000_i1201" type="#_x0000_t75" style="width:13.5pt;height:19.5pt" o:ole="">
            <v:imagedata r:id="rId384" o:title=""/>
          </v:shape>
          <o:OLEObject Type="Embed" ProgID="Equation.DSMT4" ShapeID="_x0000_i1201" DrawAspect="Content" ObjectID="_1459242284" r:id="rId385"/>
        </w:object>
      </w:r>
      <w:r>
        <w:t xml:space="preserve">. See Section </w:t>
      </w:r>
      <w:r>
        <w:fldChar w:fldCharType="begin"/>
      </w:r>
      <w:r>
        <w:instrText xml:space="preserve"> REF _Ref162429694 \r \h </w:instrText>
      </w:r>
      <w:r>
        <w:fldChar w:fldCharType="separate"/>
      </w:r>
      <w:r w:rsidR="00873D59">
        <w:t>4.1.1</w:t>
      </w:r>
      <w:r>
        <w:fldChar w:fldCharType="end"/>
      </w:r>
      <w:r>
        <w:t xml:space="preserve"> for more information. As with all uncoupled materials, this material uses the three-field element formulation. </w:t>
      </w:r>
    </w:p>
    <w:p w14:paraId="5E6AE6A4" w14:textId="77777777" w:rsidR="006A0BC1" w:rsidRDefault="006A0BC1" w:rsidP="006A0BC1"/>
    <w:p w14:paraId="461F16D7" w14:textId="77777777" w:rsidR="006A0BC1" w:rsidRPr="0097532C" w:rsidRDefault="006A0BC1" w:rsidP="006F720E">
      <w:r w:rsidRPr="0097532C">
        <w:t>A complete example for this material follows.</w:t>
      </w:r>
    </w:p>
    <w:p w14:paraId="31BC1A36" w14:textId="77777777" w:rsidR="006A0BC1" w:rsidRDefault="006A0BC1" w:rsidP="006A0BC1"/>
    <w:p w14:paraId="184656DF" w14:textId="6C3750D1" w:rsidR="006A0BC1" w:rsidRDefault="006A0BC1" w:rsidP="006A0BC1">
      <w:pPr>
        <w:pStyle w:val="code"/>
      </w:pPr>
      <w:r>
        <w:t>&lt;material id=</w:t>
      </w:r>
      <w:r w:rsidR="00F450DE">
        <w:t>"</w:t>
      </w:r>
      <w:r>
        <w:t>7</w:t>
      </w:r>
      <w:r w:rsidR="00F450DE">
        <w:t>"</w:t>
      </w:r>
      <w:r>
        <w:t xml:space="preserve"> name=</w:t>
      </w:r>
      <w:r w:rsidR="00F450DE">
        <w:t>"</w:t>
      </w:r>
      <w:r>
        <w:t>cartilage</w:t>
      </w:r>
      <w:r w:rsidR="00F450DE">
        <w:t>"</w:t>
      </w:r>
      <w:r>
        <w:t xml:space="preserve"> type=</w:t>
      </w:r>
      <w:r w:rsidR="00F450DE">
        <w:t>"</w:t>
      </w:r>
      <w:r>
        <w:t>TC nonlinear orthotropic</w:t>
      </w:r>
      <w:r w:rsidR="00F450DE">
        <w:t>"</w:t>
      </w:r>
      <w:r>
        <w:t>&gt;</w:t>
      </w:r>
    </w:p>
    <w:p w14:paraId="5D7F66E7" w14:textId="77777777" w:rsidR="006A0BC1" w:rsidRPr="002248CE" w:rsidRDefault="006A0BC1" w:rsidP="006A0BC1">
      <w:pPr>
        <w:pStyle w:val="code"/>
        <w:rPr>
          <w:lang w:val="nl-BE"/>
        </w:rPr>
      </w:pPr>
      <w:r>
        <w:tab/>
      </w:r>
      <w:r w:rsidRPr="002248CE">
        <w:rPr>
          <w:lang w:val="nl-BE"/>
        </w:rPr>
        <w:t>&lt;c1&gt;1.0&lt;/c1&gt;</w:t>
      </w:r>
    </w:p>
    <w:p w14:paraId="7B9B871A" w14:textId="77777777" w:rsidR="006A0BC1" w:rsidRPr="002248CE" w:rsidRDefault="006A0BC1" w:rsidP="006A0BC1">
      <w:pPr>
        <w:pStyle w:val="code"/>
        <w:rPr>
          <w:lang w:val="nl-BE"/>
        </w:rPr>
      </w:pPr>
      <w:r w:rsidRPr="002248CE">
        <w:rPr>
          <w:lang w:val="nl-BE"/>
        </w:rPr>
        <w:tab/>
        <w:t>&lt;c2&gt;0.0&lt;/c2&gt;</w:t>
      </w:r>
    </w:p>
    <w:p w14:paraId="189AF2D3" w14:textId="77777777" w:rsidR="006A0BC1" w:rsidRPr="002248CE" w:rsidRDefault="006A0BC1" w:rsidP="006A0BC1">
      <w:pPr>
        <w:pStyle w:val="code"/>
        <w:rPr>
          <w:lang w:val="nl-BE"/>
        </w:rPr>
      </w:pPr>
      <w:r w:rsidRPr="002248CE">
        <w:rPr>
          <w:lang w:val="nl-BE"/>
        </w:rPr>
        <w:tab/>
        <w:t>&lt;k&gt;100&lt;/k&gt;</w:t>
      </w:r>
    </w:p>
    <w:p w14:paraId="0B623E3B" w14:textId="77777777" w:rsidR="006A0BC1" w:rsidRPr="002248CE" w:rsidRDefault="006A0BC1" w:rsidP="006A0BC1">
      <w:pPr>
        <w:pStyle w:val="code"/>
        <w:rPr>
          <w:lang w:val="nl-BE"/>
        </w:rPr>
      </w:pPr>
      <w:r w:rsidRPr="002248CE">
        <w:rPr>
          <w:lang w:val="nl-BE"/>
        </w:rPr>
        <w:tab/>
        <w:t>&lt;beta&gt;4.3,4.3,4.3&lt;/beta&gt;</w:t>
      </w:r>
    </w:p>
    <w:p w14:paraId="52FA0C0A" w14:textId="77777777" w:rsidR="006A0BC1" w:rsidRDefault="006A0BC1" w:rsidP="006A0BC1">
      <w:pPr>
        <w:pStyle w:val="code"/>
      </w:pPr>
      <w:r w:rsidRPr="002248CE">
        <w:rPr>
          <w:lang w:val="nl-BE"/>
        </w:rPr>
        <w:tab/>
      </w:r>
      <w:r>
        <w:t>&lt;ksi&gt;4525, 4525, 4525&lt;/ksi&gt;</w:t>
      </w:r>
    </w:p>
    <w:p w14:paraId="5DACB4B9" w14:textId="081B08AD" w:rsidR="006A0BC1" w:rsidRDefault="006A0BC1" w:rsidP="006A0BC1">
      <w:pPr>
        <w:pStyle w:val="code"/>
      </w:pPr>
      <w:r>
        <w:tab/>
        <w:t>&lt;mat_axis type=</w:t>
      </w:r>
      <w:r w:rsidR="00F450DE">
        <w:t>"</w:t>
      </w:r>
      <w:r>
        <w:t>local</w:t>
      </w:r>
      <w:r w:rsidR="00F450DE">
        <w:t>"</w:t>
      </w:r>
      <w:r>
        <w:t>&gt;0,0,0&lt;/mat_axis&gt;</w:t>
      </w:r>
    </w:p>
    <w:p w14:paraId="459DF5EC" w14:textId="77777777" w:rsidR="006A0BC1" w:rsidRDefault="006A0BC1" w:rsidP="006A0BC1">
      <w:pPr>
        <w:pStyle w:val="code"/>
      </w:pPr>
      <w:r>
        <w:t>&lt;/material&gt;</w:t>
      </w:r>
    </w:p>
    <w:p w14:paraId="57F03AF8" w14:textId="77777777" w:rsidR="006A0BC1" w:rsidRDefault="006A0BC1" w:rsidP="006A0BC1">
      <w:pPr>
        <w:pStyle w:val="code"/>
      </w:pPr>
    </w:p>
    <w:p w14:paraId="36132CF0" w14:textId="77777777" w:rsidR="006A0BC1" w:rsidRPr="005A3C4B" w:rsidRDefault="006A0BC1" w:rsidP="006A0BC1">
      <w:r w:rsidRPr="005A3C4B">
        <w:br w:type="page"/>
      </w:r>
    </w:p>
    <w:p w14:paraId="18AFBBCC" w14:textId="77777777" w:rsidR="006A0BC1" w:rsidRDefault="006A0BC1" w:rsidP="006A0BC1">
      <w:pPr>
        <w:pStyle w:val="Heading4"/>
      </w:pPr>
      <w:bookmarkStart w:id="1284" w:name="_Toc385498487"/>
      <w:r>
        <w:lastRenderedPageBreak/>
        <w:t>Transversely Isotropic Mooney-Rivlin</w:t>
      </w:r>
      <w:bookmarkEnd w:id="1284"/>
    </w:p>
    <w:p w14:paraId="28C434F6" w14:textId="77777777" w:rsidR="006A0BC1" w:rsidRDefault="006A0BC1" w:rsidP="006A0BC1">
      <w:r>
        <w:t>The material type for transversely isotropic Mooney-Rivlin materials is “</w:t>
      </w:r>
      <w:r>
        <w:rPr>
          <w:i/>
        </w:rPr>
        <w:t>trans iso Mooney-Rivlin”</w:t>
      </w:r>
      <w:r>
        <w:t>. The following material parameters must be defined:</w:t>
      </w:r>
    </w:p>
    <w:p w14:paraId="0A308F85"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8173"/>
      </w:tblGrid>
      <w:tr w:rsidR="006A0BC1" w14:paraId="688FCC00" w14:textId="77777777">
        <w:tc>
          <w:tcPr>
            <w:tcW w:w="1368" w:type="dxa"/>
            <w:shd w:val="clear" w:color="auto" w:fill="auto"/>
          </w:tcPr>
          <w:p w14:paraId="03FEA61B" w14:textId="77777777" w:rsidR="006A0BC1" w:rsidRDefault="006A0BC1" w:rsidP="006A0BC1">
            <w:pPr>
              <w:pStyle w:val="code"/>
            </w:pPr>
            <w:r>
              <w:t>&lt;c1&gt;</w:t>
            </w:r>
          </w:p>
        </w:tc>
        <w:tc>
          <w:tcPr>
            <w:tcW w:w="8208" w:type="dxa"/>
            <w:shd w:val="clear" w:color="auto" w:fill="auto"/>
          </w:tcPr>
          <w:p w14:paraId="5B37038B" w14:textId="77777777" w:rsidR="006A0BC1" w:rsidRDefault="006A0BC1" w:rsidP="006A0BC1">
            <w:r>
              <w:t>Mooney-Rivlin coefficient 1</w:t>
            </w:r>
          </w:p>
        </w:tc>
      </w:tr>
      <w:tr w:rsidR="006A0BC1" w14:paraId="0691287B" w14:textId="77777777">
        <w:tc>
          <w:tcPr>
            <w:tcW w:w="1368" w:type="dxa"/>
            <w:shd w:val="clear" w:color="auto" w:fill="auto"/>
          </w:tcPr>
          <w:p w14:paraId="6F921A67" w14:textId="77777777" w:rsidR="006A0BC1" w:rsidRDefault="006A0BC1" w:rsidP="006A0BC1">
            <w:pPr>
              <w:pStyle w:val="code"/>
            </w:pPr>
            <w:r>
              <w:t>&lt;c2&gt;</w:t>
            </w:r>
          </w:p>
        </w:tc>
        <w:tc>
          <w:tcPr>
            <w:tcW w:w="8208" w:type="dxa"/>
            <w:shd w:val="clear" w:color="auto" w:fill="auto"/>
          </w:tcPr>
          <w:p w14:paraId="530BCBAA" w14:textId="77777777" w:rsidR="006A0BC1" w:rsidRDefault="006A0BC1" w:rsidP="006A0BC1">
            <w:r>
              <w:t>Mooney-Rivlin coefficient 2</w:t>
            </w:r>
          </w:p>
        </w:tc>
      </w:tr>
      <w:tr w:rsidR="006A0BC1" w14:paraId="10B09BCD" w14:textId="77777777">
        <w:tc>
          <w:tcPr>
            <w:tcW w:w="1368" w:type="dxa"/>
            <w:shd w:val="clear" w:color="auto" w:fill="auto"/>
          </w:tcPr>
          <w:p w14:paraId="09CAA37F" w14:textId="77777777" w:rsidR="006A0BC1" w:rsidRDefault="006A0BC1" w:rsidP="006A0BC1">
            <w:pPr>
              <w:pStyle w:val="code"/>
            </w:pPr>
            <w:r>
              <w:t>&lt;c3&gt;</w:t>
            </w:r>
          </w:p>
        </w:tc>
        <w:tc>
          <w:tcPr>
            <w:tcW w:w="8208" w:type="dxa"/>
            <w:shd w:val="clear" w:color="auto" w:fill="auto"/>
          </w:tcPr>
          <w:p w14:paraId="3DEEE414" w14:textId="77777777" w:rsidR="006A0BC1" w:rsidRDefault="006A0BC1" w:rsidP="006A0BC1">
            <w:r>
              <w:t>Exponential stress coefficient</w:t>
            </w:r>
          </w:p>
        </w:tc>
      </w:tr>
      <w:tr w:rsidR="006A0BC1" w14:paraId="2842564A" w14:textId="77777777">
        <w:tc>
          <w:tcPr>
            <w:tcW w:w="1368" w:type="dxa"/>
            <w:shd w:val="clear" w:color="auto" w:fill="auto"/>
          </w:tcPr>
          <w:p w14:paraId="6255B45A" w14:textId="77777777" w:rsidR="006A0BC1" w:rsidRDefault="006A0BC1" w:rsidP="006A0BC1">
            <w:pPr>
              <w:pStyle w:val="code"/>
            </w:pPr>
            <w:r>
              <w:t>&lt;c4&gt;</w:t>
            </w:r>
          </w:p>
        </w:tc>
        <w:tc>
          <w:tcPr>
            <w:tcW w:w="8208" w:type="dxa"/>
            <w:shd w:val="clear" w:color="auto" w:fill="auto"/>
          </w:tcPr>
          <w:p w14:paraId="0CF4D955" w14:textId="77777777" w:rsidR="006A0BC1" w:rsidRDefault="006A0BC1" w:rsidP="006A0BC1">
            <w:r>
              <w:t>Fiber uncrimping coefficient</w:t>
            </w:r>
          </w:p>
        </w:tc>
      </w:tr>
      <w:tr w:rsidR="006A0BC1" w14:paraId="3D077C34" w14:textId="77777777">
        <w:tc>
          <w:tcPr>
            <w:tcW w:w="1368" w:type="dxa"/>
            <w:shd w:val="clear" w:color="auto" w:fill="auto"/>
          </w:tcPr>
          <w:p w14:paraId="13F52881" w14:textId="77777777" w:rsidR="006A0BC1" w:rsidRDefault="006A0BC1" w:rsidP="006A0BC1">
            <w:pPr>
              <w:pStyle w:val="code"/>
            </w:pPr>
            <w:r>
              <w:t>&lt;c5&gt;</w:t>
            </w:r>
          </w:p>
        </w:tc>
        <w:tc>
          <w:tcPr>
            <w:tcW w:w="8208" w:type="dxa"/>
            <w:shd w:val="clear" w:color="auto" w:fill="auto"/>
          </w:tcPr>
          <w:p w14:paraId="3F1FAB9D" w14:textId="77777777" w:rsidR="006A0BC1" w:rsidRDefault="006A0BC1" w:rsidP="006A0BC1">
            <w:r>
              <w:t>Modulus of straightened fibers</w:t>
            </w:r>
          </w:p>
        </w:tc>
      </w:tr>
      <w:tr w:rsidR="006A0BC1" w14:paraId="273E610B" w14:textId="77777777">
        <w:tc>
          <w:tcPr>
            <w:tcW w:w="1368" w:type="dxa"/>
            <w:shd w:val="clear" w:color="auto" w:fill="auto"/>
          </w:tcPr>
          <w:p w14:paraId="6334AC62" w14:textId="77777777" w:rsidR="006A0BC1" w:rsidRDefault="006A0BC1" w:rsidP="006A0BC1">
            <w:pPr>
              <w:pStyle w:val="code"/>
            </w:pPr>
            <w:r>
              <w:t>&lt;k&gt;</w:t>
            </w:r>
          </w:p>
        </w:tc>
        <w:tc>
          <w:tcPr>
            <w:tcW w:w="8208" w:type="dxa"/>
            <w:shd w:val="clear" w:color="auto" w:fill="auto"/>
          </w:tcPr>
          <w:p w14:paraId="76C60F1A" w14:textId="77777777" w:rsidR="006A0BC1" w:rsidRDefault="006A0BC1" w:rsidP="006A0BC1">
            <w:r>
              <w:t>Bulk modulus</w:t>
            </w:r>
          </w:p>
        </w:tc>
      </w:tr>
      <w:tr w:rsidR="006A0BC1" w14:paraId="08222772" w14:textId="77777777">
        <w:tc>
          <w:tcPr>
            <w:tcW w:w="1368" w:type="dxa"/>
            <w:shd w:val="clear" w:color="auto" w:fill="auto"/>
          </w:tcPr>
          <w:p w14:paraId="1F1D9B92" w14:textId="77777777" w:rsidR="006A0BC1" w:rsidRDefault="006A0BC1" w:rsidP="006A0BC1">
            <w:pPr>
              <w:pStyle w:val="code"/>
            </w:pPr>
            <w:r>
              <w:t>&lt;lam_max&gt;</w:t>
            </w:r>
          </w:p>
        </w:tc>
        <w:tc>
          <w:tcPr>
            <w:tcW w:w="8208" w:type="dxa"/>
            <w:shd w:val="clear" w:color="auto" w:fill="auto"/>
          </w:tcPr>
          <w:p w14:paraId="4DE5E8D6" w14:textId="77777777" w:rsidR="006A0BC1" w:rsidRDefault="006A0BC1" w:rsidP="006A0BC1">
            <w:r>
              <w:t>Fiber stretch for straightened fibers</w:t>
            </w:r>
          </w:p>
        </w:tc>
      </w:tr>
      <w:tr w:rsidR="006A0BC1" w14:paraId="20A8E4AA" w14:textId="77777777">
        <w:tblPrEx>
          <w:tblLook w:val="0000" w:firstRow="0" w:lastRow="0" w:firstColumn="0" w:lastColumn="0" w:noHBand="0" w:noVBand="0"/>
        </w:tblPrEx>
        <w:trPr>
          <w:trHeight w:val="170"/>
        </w:trPr>
        <w:tc>
          <w:tcPr>
            <w:tcW w:w="1368" w:type="dxa"/>
            <w:shd w:val="clear" w:color="auto" w:fill="auto"/>
          </w:tcPr>
          <w:p w14:paraId="215001C1" w14:textId="77777777" w:rsidR="006A0BC1" w:rsidRDefault="006A0BC1" w:rsidP="006A0BC1">
            <w:pPr>
              <w:pStyle w:val="code"/>
            </w:pPr>
            <w:r>
              <w:t>&lt;fiber&gt;</w:t>
            </w:r>
          </w:p>
        </w:tc>
        <w:tc>
          <w:tcPr>
            <w:tcW w:w="8210" w:type="dxa"/>
            <w:shd w:val="clear" w:color="auto" w:fill="auto"/>
          </w:tcPr>
          <w:p w14:paraId="15600B94" w14:textId="77777777" w:rsidR="006A0BC1" w:rsidRDefault="006A0BC1">
            <w:r>
              <w:t>Fiber distribution option</w:t>
            </w:r>
          </w:p>
        </w:tc>
      </w:tr>
    </w:tbl>
    <w:p w14:paraId="0A591492" w14:textId="77777777" w:rsidR="006A0BC1" w:rsidRDefault="006A0BC1" w:rsidP="006A0BC1"/>
    <w:p w14:paraId="1676CB1B" w14:textId="5D9D555B" w:rsidR="006A0BC1" w:rsidRDefault="006A0BC1" w:rsidP="006A0BC1">
      <w:r>
        <w:t xml:space="preserve">This constitutive model can be used to represent a material that has a single preferred fiber direction and was developed for application to biological soft tissues </w:t>
      </w:r>
      <w:r>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 </w:instrText>
      </w:r>
      <w:r w:rsidR="00711A1D">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EN.CITE.DATA </w:instrText>
      </w:r>
      <w:r w:rsidR="00711A1D">
        <w:fldChar w:fldCharType="end"/>
      </w:r>
      <w:r>
        <w:fldChar w:fldCharType="separate"/>
      </w:r>
      <w:r w:rsidR="00031F52">
        <w:rPr>
          <w:noProof/>
        </w:rPr>
        <w:t>[</w:t>
      </w:r>
      <w:hyperlink w:anchor="_ENREF_17" w:tooltip="Puso, 1998 #9" w:history="1">
        <w:r w:rsidR="00711A1D">
          <w:rPr>
            <w:noProof/>
          </w:rPr>
          <w:t>17-19</w:t>
        </w:r>
      </w:hyperlink>
      <w:r w:rsidR="00031F52">
        <w:rPr>
          <w:noProof/>
        </w:rPr>
        <w:t>]</w:t>
      </w:r>
      <w:r>
        <w:fldChar w:fldCharType="end"/>
      </w:r>
      <w:r>
        <w:t xml:space="preserve">. It can be used to model tissues such as tendons, ligaments and muscle. The elastic response of the tissue is assumed to arise from the resistance of the fiber family and an isotropic matrix. It is assumed that the uncoupled strain energy function can be written as follows: </w:t>
      </w:r>
    </w:p>
    <w:p w14:paraId="665A88C6" w14:textId="4209DCA7" w:rsidR="006A0BC1" w:rsidRDefault="006A0BC1" w:rsidP="006A0BC1">
      <w:pPr>
        <w:pStyle w:val="MTDisplayEquation"/>
      </w:pPr>
      <w:r>
        <w:tab/>
      </w:r>
      <w:r w:rsidR="00AF2221" w:rsidRPr="00AF2221">
        <w:rPr>
          <w:position w:val="-24"/>
        </w:rPr>
        <w:object w:dxaOrig="3519" w:dyaOrig="620" w14:anchorId="1DAC70BE">
          <v:shape id="_x0000_i1202" type="#_x0000_t75" style="width:176pt;height:31.5pt" o:ole="">
            <v:imagedata r:id="rId386" o:title=""/>
          </v:shape>
          <o:OLEObject Type="Embed" ProgID="Equation.DSMT4" ShapeID="_x0000_i1202" DrawAspect="Content" ObjectID="_1459242285" r:id="rId387"/>
        </w:object>
      </w:r>
      <w:r>
        <w:t>.</w:t>
      </w:r>
    </w:p>
    <w:p w14:paraId="3A3DF616" w14:textId="378CC1D2" w:rsidR="006A0BC1" w:rsidRDefault="006A0BC1" w:rsidP="006A0BC1">
      <w:r>
        <w:t>Here</w:t>
      </w:r>
      <w:r w:rsidR="00630A21">
        <w:t xml:space="preserve"> </w:t>
      </w:r>
      <w:r w:rsidR="00AF2221" w:rsidRPr="00AF2221">
        <w:rPr>
          <w:position w:val="-12"/>
        </w:rPr>
        <w:object w:dxaOrig="220" w:dyaOrig="380" w14:anchorId="6785D383">
          <v:shape id="_x0000_i1203" type="#_x0000_t75" style="width:10.5pt;height:19.5pt" o:ole="">
            <v:imagedata r:id="rId388" o:title=""/>
          </v:shape>
          <o:OLEObject Type="Embed" ProgID="Equation.DSMT4" ShapeID="_x0000_i1203" DrawAspect="Content" ObjectID="_1459242286" r:id="rId389"/>
        </w:object>
      </w:r>
      <w:r w:rsidR="00630A21">
        <w:t xml:space="preserve"> </w:t>
      </w:r>
      <w:r>
        <w:t>and</w:t>
      </w:r>
      <w:r w:rsidR="00630A21">
        <w:t xml:space="preserve"> </w:t>
      </w:r>
      <w:r w:rsidR="00AF2221" w:rsidRPr="00AF2221">
        <w:rPr>
          <w:position w:val="-12"/>
        </w:rPr>
        <w:object w:dxaOrig="260" w:dyaOrig="380" w14:anchorId="7C6947EF">
          <v:shape id="_x0000_i1204" type="#_x0000_t75" style="width:13.5pt;height:19.5pt" o:ole="">
            <v:imagedata r:id="rId390" o:title=""/>
          </v:shape>
          <o:OLEObject Type="Embed" ProgID="Equation.DSMT4" ShapeID="_x0000_i1204" DrawAspect="Content" ObjectID="_1459242287" r:id="rId391"/>
        </w:object>
      </w:r>
      <w:r w:rsidR="00630A21">
        <w:t xml:space="preserve"> </w:t>
      </w:r>
      <w:r>
        <w:t xml:space="preserve">are the first and second invariants of the deviatoric version of the right Cauchy Green deformation tensor </w:t>
      </w:r>
      <w:r w:rsidR="00AF2221" w:rsidRPr="00AF2221">
        <w:rPr>
          <w:position w:val="-6"/>
        </w:rPr>
        <w:object w:dxaOrig="220" w:dyaOrig="320" w14:anchorId="1571E979">
          <v:shape id="_x0000_i1205" type="#_x0000_t75" style="width:10.5pt;height:16.5pt" o:ole="">
            <v:imagedata r:id="rId392" o:title=""/>
          </v:shape>
          <o:OLEObject Type="Embed" ProgID="Equation.DSMT4" ShapeID="_x0000_i1205" DrawAspect="Content" ObjectID="_1459242288" r:id="rId393"/>
        </w:object>
      </w:r>
      <w:r>
        <w:rPr>
          <w:b/>
        </w:rPr>
        <w:t xml:space="preserve"> </w:t>
      </w:r>
      <w:r>
        <w:t xml:space="preserve">and </w:t>
      </w:r>
      <w:r w:rsidR="00AF2221" w:rsidRPr="00AF2221">
        <w:rPr>
          <w:position w:val="-6"/>
        </w:rPr>
        <w:object w:dxaOrig="220" w:dyaOrig="340" w14:anchorId="1E4111D8">
          <v:shape id="_x0000_i1206" type="#_x0000_t75" style="width:10.5pt;height:16.5pt" o:ole="">
            <v:imagedata r:id="rId394" o:title=""/>
          </v:shape>
          <o:OLEObject Type="Embed" ProgID="Equation.DSMT4" ShapeID="_x0000_i1206" DrawAspect="Content" ObjectID="_1459242289" r:id="rId395"/>
        </w:object>
      </w:r>
      <w:r>
        <w:t xml:space="preserve"> is the deviatoric part of the stretch along the fiber direction (</w:t>
      </w:r>
      <w:r w:rsidR="00AF2221" w:rsidRPr="00AF2221">
        <w:rPr>
          <w:position w:val="-12"/>
        </w:rPr>
        <w:object w:dxaOrig="1380" w:dyaOrig="400" w14:anchorId="7766A145">
          <v:shape id="_x0000_i1207" type="#_x0000_t75" style="width:69.5pt;height:19.5pt" o:ole="">
            <v:imagedata r:id="rId396" o:title=""/>
          </v:shape>
          <o:OLEObject Type="Embed" ProgID="Equation.DSMT4" ShapeID="_x0000_i1207" DrawAspect="Content" ObjectID="_1459242290" r:id="rId397"/>
        </w:object>
      </w:r>
      <w:r>
        <w:t xml:space="preserve">, where </w:t>
      </w:r>
      <w:r w:rsidR="00AF2221" w:rsidRPr="00AF2221">
        <w:rPr>
          <w:position w:val="-12"/>
        </w:rPr>
        <w:object w:dxaOrig="260" w:dyaOrig="360" w14:anchorId="715BA9D1">
          <v:shape id="_x0000_i1208" type="#_x0000_t75" style="width:13.5pt;height:18pt" o:ole="">
            <v:imagedata r:id="rId398" o:title=""/>
          </v:shape>
          <o:OLEObject Type="Embed" ProgID="Equation.DSMT4" ShapeID="_x0000_i1208" DrawAspect="Content" ObjectID="_1459242291" r:id="rId399"/>
        </w:object>
      </w:r>
      <w:r w:rsidR="00630A21">
        <w:t xml:space="preserve"> </w:t>
      </w:r>
      <w:r>
        <w:t xml:space="preserve">is the initial fiber direction), and </w:t>
      </w:r>
      <w:r w:rsidR="00AF2221" w:rsidRPr="00AF2221">
        <w:rPr>
          <w:position w:val="-12"/>
        </w:rPr>
        <w:object w:dxaOrig="1080" w:dyaOrig="360" w14:anchorId="611AB8CD">
          <v:shape id="_x0000_i1209" type="#_x0000_t75" style="width:54pt;height:18pt" o:ole="">
            <v:imagedata r:id="rId400" o:title=""/>
          </v:shape>
          <o:OLEObject Type="Embed" ProgID="Equation.DSMT4" ShapeID="_x0000_i1209" DrawAspect="Content" ObjectID="_1459242292" r:id="rId401"/>
        </w:object>
      </w:r>
      <w:r w:rsidR="00630A21">
        <w:t xml:space="preserve"> </w:t>
      </w:r>
      <w:r>
        <w:t xml:space="preserve">is the Jacobian of the deformation (volume ratio). The function </w:t>
      </w:r>
      <w:r w:rsidR="00AF2221" w:rsidRPr="00AF2221">
        <w:rPr>
          <w:position w:val="-12"/>
        </w:rPr>
        <w:object w:dxaOrig="260" w:dyaOrig="360" w14:anchorId="4DA80F1E">
          <v:shape id="_x0000_i1210" type="#_x0000_t75" style="width:13.5pt;height:18pt" o:ole="">
            <v:imagedata r:id="rId402" o:title=""/>
          </v:shape>
          <o:OLEObject Type="Embed" ProgID="Equation.DSMT4" ShapeID="_x0000_i1210" DrawAspect="Content" ObjectID="_1459242293" r:id="rId403"/>
        </w:object>
      </w:r>
      <w:r>
        <w:t xml:space="preserve"> represents the material response of the isotropic ground substance matrix and is the same as the Mooney-Rivlin form specified above, while </w:t>
      </w:r>
      <w:r w:rsidR="00AF2221" w:rsidRPr="00AF2221">
        <w:rPr>
          <w:position w:val="-12"/>
        </w:rPr>
        <w:object w:dxaOrig="279" w:dyaOrig="360" w14:anchorId="43658F93">
          <v:shape id="_x0000_i1211" type="#_x0000_t75" style="width:14pt;height:18pt" o:ole="">
            <v:imagedata r:id="rId404" o:title=""/>
          </v:shape>
          <o:OLEObject Type="Embed" ProgID="Equation.DSMT4" ShapeID="_x0000_i1211" DrawAspect="Content" ObjectID="_1459242294" r:id="rId405"/>
        </w:object>
      </w:r>
      <w:r w:rsidR="00630A21">
        <w:t xml:space="preserve"> </w:t>
      </w:r>
      <w:r>
        <w:t>represents the contribution from the fiber family. The strain energy of the fiber family is as follows:</w:t>
      </w:r>
    </w:p>
    <w:p w14:paraId="761681E1" w14:textId="07E763F3" w:rsidR="006A0BC1" w:rsidRDefault="00AF2221" w:rsidP="006A0BC1">
      <w:pPr>
        <w:jc w:val="center"/>
      </w:pPr>
      <w:r w:rsidRPr="00AF2221">
        <w:rPr>
          <w:position w:val="-90"/>
        </w:rPr>
        <w:object w:dxaOrig="3560" w:dyaOrig="1939" w14:anchorId="7294785C">
          <v:shape id="_x0000_i1212" type="#_x0000_t75" style="width:178pt;height:96pt" o:ole="">
            <v:imagedata r:id="rId406" o:title=""/>
          </v:shape>
          <o:OLEObject Type="Embed" ProgID="Equation.DSMT4" ShapeID="_x0000_i1212" DrawAspect="Content" ObjectID="_1459242295" r:id="rId407"/>
        </w:object>
      </w:r>
      <w:r w:rsidR="006A0BC1">
        <w:t>.</w:t>
      </w:r>
    </w:p>
    <w:p w14:paraId="58819769" w14:textId="3276CBD1" w:rsidR="006A0BC1" w:rsidRDefault="006A0BC1" w:rsidP="006A0BC1">
      <w:r>
        <w:t xml:space="preserve">Here, </w:t>
      </w:r>
      <w:r w:rsidR="00AF2221" w:rsidRPr="00AF2221">
        <w:rPr>
          <w:position w:val="-12"/>
        </w:rPr>
        <w:object w:dxaOrig="279" w:dyaOrig="360" w14:anchorId="1BDC6F9D">
          <v:shape id="_x0000_i1213" type="#_x0000_t75" style="width:14pt;height:18pt" o:ole="">
            <v:imagedata r:id="rId408" o:title=""/>
          </v:shape>
          <o:OLEObject Type="Embed" ProgID="Equation.DSMT4" ShapeID="_x0000_i1213" DrawAspect="Content" ObjectID="_1459242296" r:id="rId409"/>
        </w:object>
      </w:r>
      <w:r>
        <w:t xml:space="preserve"> and </w:t>
      </w:r>
      <w:r w:rsidR="00AF2221" w:rsidRPr="00AF2221">
        <w:rPr>
          <w:position w:val="-12"/>
        </w:rPr>
        <w:object w:dxaOrig="300" w:dyaOrig="360" w14:anchorId="0C78CD5E">
          <v:shape id="_x0000_i1214" type="#_x0000_t75" style="width:14pt;height:18pt" o:ole="">
            <v:imagedata r:id="rId410" o:title=""/>
          </v:shape>
          <o:OLEObject Type="Embed" ProgID="Equation.DSMT4" ShapeID="_x0000_i1214" DrawAspect="Content" ObjectID="_1459242297" r:id="rId411"/>
        </w:object>
      </w:r>
      <w:r>
        <w:t xml:space="preserve"> are the Mooney-Rivlin material coefficients,</w:t>
      </w:r>
      <w:r>
        <w:rPr>
          <w:i/>
        </w:rPr>
        <w:t xml:space="preserve"> lam_max</w:t>
      </w:r>
      <w:r>
        <w:t xml:space="preserve"> (</w:t>
      </w:r>
      <w:r w:rsidR="00AF2221" w:rsidRPr="00AF2221">
        <w:rPr>
          <w:position w:val="-12"/>
        </w:rPr>
        <w:object w:dxaOrig="300" w:dyaOrig="360" w14:anchorId="7B1CC9AE">
          <v:shape id="_x0000_i1215" type="#_x0000_t75" style="width:14pt;height:18pt" o:ole="">
            <v:imagedata r:id="rId412" o:title=""/>
          </v:shape>
          <o:OLEObject Type="Embed" ProgID="Equation.DSMT4" ShapeID="_x0000_i1215" DrawAspect="Content" ObjectID="_1459242298" r:id="rId413"/>
        </w:object>
      </w:r>
      <w:r>
        <w:t xml:space="preserve">) is the stretch at which the fibers are straightened, </w:t>
      </w:r>
      <w:r w:rsidR="00AF2221" w:rsidRPr="00AF2221">
        <w:rPr>
          <w:position w:val="-12"/>
        </w:rPr>
        <w:object w:dxaOrig="300" w:dyaOrig="360" w14:anchorId="74610B17">
          <v:shape id="_x0000_i1216" type="#_x0000_t75" style="width:14pt;height:18pt" o:ole="">
            <v:imagedata r:id="rId414" o:title=""/>
          </v:shape>
          <o:OLEObject Type="Embed" ProgID="Equation.DSMT4" ShapeID="_x0000_i1216" DrawAspect="Content" ObjectID="_1459242299" r:id="rId415"/>
        </w:object>
      </w:r>
      <w:r>
        <w:t xml:space="preserve">scales the exponential stresses, </w:t>
      </w:r>
      <w:r w:rsidR="00AF2221" w:rsidRPr="00AF2221">
        <w:rPr>
          <w:position w:val="-12"/>
        </w:rPr>
        <w:object w:dxaOrig="300" w:dyaOrig="360" w14:anchorId="6E8169B2">
          <v:shape id="_x0000_i1217" type="#_x0000_t75" style="width:14pt;height:18pt" o:ole="">
            <v:imagedata r:id="rId416" o:title=""/>
          </v:shape>
          <o:OLEObject Type="Embed" ProgID="Equation.DSMT4" ShapeID="_x0000_i1217" DrawAspect="Content" ObjectID="_1459242300" r:id="rId417"/>
        </w:object>
      </w:r>
      <w:r w:rsidR="00630A21">
        <w:t xml:space="preserve"> </w:t>
      </w:r>
      <w:r>
        <w:t xml:space="preserve">is the rate of uncrimping of the fibers, and </w:t>
      </w:r>
      <w:r w:rsidR="00AF2221" w:rsidRPr="00AF2221">
        <w:rPr>
          <w:position w:val="-12"/>
        </w:rPr>
        <w:object w:dxaOrig="300" w:dyaOrig="360" w14:anchorId="52F47E1B">
          <v:shape id="_x0000_i1218" type="#_x0000_t75" style="width:14pt;height:18pt" o:ole="">
            <v:imagedata r:id="rId418" o:title=""/>
          </v:shape>
          <o:OLEObject Type="Embed" ProgID="Equation.DSMT4" ShapeID="_x0000_i1218" DrawAspect="Content" ObjectID="_1459242301" r:id="rId419"/>
        </w:object>
      </w:r>
      <w:r>
        <w:t xml:space="preserve">is the modulus of the straightened fibers. </w:t>
      </w:r>
      <w:r w:rsidR="00AF2221" w:rsidRPr="00AF2221">
        <w:rPr>
          <w:position w:val="-12"/>
        </w:rPr>
        <w:object w:dxaOrig="300" w:dyaOrig="360" w14:anchorId="51996C51">
          <v:shape id="_x0000_i1219" type="#_x0000_t75" style="width:14pt;height:18pt" o:ole="">
            <v:imagedata r:id="rId420" o:title=""/>
          </v:shape>
          <o:OLEObject Type="Embed" ProgID="Equation.DSMT4" ShapeID="_x0000_i1219" DrawAspect="Content" ObjectID="_1459242302" r:id="rId421"/>
        </w:object>
      </w:r>
      <w:r>
        <w:t xml:space="preserve"> is determined from the requirement that the stress is continuous at </w:t>
      </w:r>
      <w:r w:rsidR="00AF2221" w:rsidRPr="00AF2221">
        <w:rPr>
          <w:position w:val="-12"/>
        </w:rPr>
        <w:object w:dxaOrig="300" w:dyaOrig="360" w14:anchorId="4E2F7E6B">
          <v:shape id="_x0000_i1220" type="#_x0000_t75" style="width:14pt;height:18pt" o:ole="">
            <v:imagedata r:id="rId422" o:title=""/>
          </v:shape>
          <o:OLEObject Type="Embed" ProgID="Equation.DSMT4" ShapeID="_x0000_i1220" DrawAspect="Content" ObjectID="_1459242303" r:id="rId423"/>
        </w:object>
      </w:r>
      <w:r>
        <w:t>.</w:t>
      </w:r>
    </w:p>
    <w:p w14:paraId="7E9A8EF4" w14:textId="77777777" w:rsidR="006A0BC1" w:rsidRPr="00D616EF" w:rsidRDefault="006A0BC1" w:rsidP="006A0BC1"/>
    <w:p w14:paraId="0A6B117E" w14:textId="00357226" w:rsidR="006A0BC1" w:rsidRDefault="006A0BC1" w:rsidP="006A0BC1">
      <w:r>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488AC326" w14:textId="77777777" w:rsidR="006A0BC1" w:rsidRDefault="006A0BC1" w:rsidP="006A0BC1"/>
    <w:p w14:paraId="0E6D6160" w14:textId="77777777" w:rsidR="006A0BC1" w:rsidRDefault="006A0BC1" w:rsidP="006A0BC1">
      <w:r>
        <w:lastRenderedPageBreak/>
        <w:t xml:space="preserve">The fiber orientation can be specified as explained in Section </w:t>
      </w:r>
      <w:r>
        <w:fldChar w:fldCharType="begin"/>
      </w:r>
      <w:r>
        <w:instrText xml:space="preserve"> REF _Ref162429694 \r \h </w:instrText>
      </w:r>
      <w:r>
        <w:fldChar w:fldCharType="separate"/>
      </w:r>
      <w:r w:rsidR="00873D59">
        <w:t>4.1.1</w:t>
      </w:r>
      <w:r>
        <w:fldChar w:fldCharType="end"/>
      </w:r>
      <w:r>
        <w:t xml:space="preserve">.  Active stress along the fiber direction can be simulated using an active contraction model. To use this feature you need to define the </w:t>
      </w:r>
      <w:r>
        <w:rPr>
          <w:i/>
        </w:rPr>
        <w:t xml:space="preserve">active_contraction </w:t>
      </w:r>
      <w:r>
        <w:t xml:space="preserve">parameter. This parameter takes an optional attribute, </w:t>
      </w:r>
      <w:r w:rsidRPr="004A0698">
        <w:rPr>
          <w:i/>
        </w:rPr>
        <w:t>lc</w:t>
      </w:r>
      <w:r>
        <w:t>, which defines the loadcurve. There are also several options</w:t>
      </w:r>
      <w:r w:rsidR="00F1782C">
        <w:t>:</w:t>
      </w:r>
    </w:p>
    <w:p w14:paraId="153D47D1"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18C3ED36" w14:textId="77777777">
        <w:trPr>
          <w:trHeight w:val="224"/>
        </w:trPr>
        <w:tc>
          <w:tcPr>
            <w:tcW w:w="1908" w:type="dxa"/>
            <w:shd w:val="clear" w:color="auto" w:fill="auto"/>
          </w:tcPr>
          <w:p w14:paraId="6AF8C948" w14:textId="77777777" w:rsidR="006A0BC1" w:rsidRDefault="006A0BC1" w:rsidP="006A0BC1">
            <w:pPr>
              <w:pStyle w:val="code"/>
            </w:pPr>
            <w:r>
              <w:t>&lt;ca0&gt;</w:t>
            </w:r>
          </w:p>
        </w:tc>
        <w:tc>
          <w:tcPr>
            <w:tcW w:w="7668" w:type="dxa"/>
            <w:shd w:val="clear" w:color="auto" w:fill="auto"/>
          </w:tcPr>
          <w:p w14:paraId="654EBD60" w14:textId="77777777" w:rsidR="006A0BC1" w:rsidRDefault="006A0BC1" w:rsidP="006A0BC1">
            <w:r>
              <w:t>Intracellular calcium concentration</w:t>
            </w:r>
          </w:p>
        </w:tc>
      </w:tr>
      <w:tr w:rsidR="006A0BC1" w14:paraId="111C0474" w14:textId="77777777">
        <w:tc>
          <w:tcPr>
            <w:tcW w:w="1908" w:type="dxa"/>
            <w:shd w:val="clear" w:color="auto" w:fill="auto"/>
          </w:tcPr>
          <w:p w14:paraId="2F6FE239" w14:textId="77777777" w:rsidR="006A0BC1" w:rsidRDefault="006A0BC1" w:rsidP="006A0BC1">
            <w:pPr>
              <w:pStyle w:val="code"/>
            </w:pPr>
            <w:r>
              <w:t>&lt;beta&gt;</w:t>
            </w:r>
          </w:p>
        </w:tc>
        <w:tc>
          <w:tcPr>
            <w:tcW w:w="7668" w:type="dxa"/>
            <w:shd w:val="clear" w:color="auto" w:fill="auto"/>
          </w:tcPr>
          <w:p w14:paraId="7246619F" w14:textId="77777777" w:rsidR="006A0BC1" w:rsidRDefault="006A0BC1" w:rsidP="006A0BC1">
            <w:r>
              <w:t>tension-sarcomere length relation constant</w:t>
            </w:r>
          </w:p>
        </w:tc>
      </w:tr>
      <w:tr w:rsidR="006A0BC1" w14:paraId="01C736B7" w14:textId="77777777">
        <w:tc>
          <w:tcPr>
            <w:tcW w:w="1908" w:type="dxa"/>
            <w:shd w:val="clear" w:color="auto" w:fill="auto"/>
          </w:tcPr>
          <w:p w14:paraId="7AE39AFF" w14:textId="77777777" w:rsidR="006A0BC1" w:rsidRDefault="006A0BC1" w:rsidP="006A0BC1">
            <w:pPr>
              <w:pStyle w:val="code"/>
            </w:pPr>
            <w:r>
              <w:t>&lt;l0&gt;</w:t>
            </w:r>
          </w:p>
        </w:tc>
        <w:tc>
          <w:tcPr>
            <w:tcW w:w="7668" w:type="dxa"/>
            <w:shd w:val="clear" w:color="auto" w:fill="auto"/>
          </w:tcPr>
          <w:p w14:paraId="08BE2612" w14:textId="3953679B" w:rsidR="006A0BC1" w:rsidRDefault="003C546C" w:rsidP="003C546C">
            <w:r>
              <w:t xml:space="preserve">No tension sarcomere length </w:t>
            </w:r>
          </w:p>
        </w:tc>
      </w:tr>
      <w:tr w:rsidR="006A0BC1" w14:paraId="05BBBDFC" w14:textId="77777777">
        <w:tc>
          <w:tcPr>
            <w:tcW w:w="1908" w:type="dxa"/>
            <w:shd w:val="clear" w:color="auto" w:fill="auto"/>
          </w:tcPr>
          <w:p w14:paraId="528ACA78" w14:textId="77777777" w:rsidR="006A0BC1" w:rsidRDefault="006A0BC1" w:rsidP="006A0BC1">
            <w:pPr>
              <w:pStyle w:val="code"/>
            </w:pPr>
            <w:r>
              <w:t>&lt;refl&gt;</w:t>
            </w:r>
          </w:p>
        </w:tc>
        <w:tc>
          <w:tcPr>
            <w:tcW w:w="7668" w:type="dxa"/>
            <w:shd w:val="clear" w:color="auto" w:fill="auto"/>
          </w:tcPr>
          <w:p w14:paraId="31863C15" w14:textId="4FBA661F" w:rsidR="006A0BC1" w:rsidRDefault="003C546C" w:rsidP="006A0BC1">
            <w:r>
              <w:t>Unloaded sarcomere length</w:t>
            </w:r>
            <w:r w:rsidDel="003C546C">
              <w:t xml:space="preserve"> </w:t>
            </w:r>
          </w:p>
        </w:tc>
      </w:tr>
    </w:tbl>
    <w:p w14:paraId="0E74238C" w14:textId="77777777" w:rsidR="006A0BC1" w:rsidRDefault="006A0BC1" w:rsidP="006A0BC1"/>
    <w:p w14:paraId="188471C7" w14:textId="77777777" w:rsidR="006A0BC1" w:rsidRDefault="006A0BC1" w:rsidP="006A0BC1">
      <w:pPr>
        <w:rPr>
          <w:i/>
        </w:rPr>
      </w:pPr>
      <w:r>
        <w:rPr>
          <w:i/>
        </w:rPr>
        <w:t>Example:</w:t>
      </w:r>
    </w:p>
    <w:p w14:paraId="2C0D9073" w14:textId="77777777" w:rsidR="006A0BC1" w:rsidRDefault="006A0BC1" w:rsidP="006A0BC1">
      <w:r>
        <w:t xml:space="preserve">This example defines a transversely isotropic material with a Mooney-Rivlin basis. It defines a homogeneous fiber direction and uses the active fiber contraction feature. </w:t>
      </w:r>
    </w:p>
    <w:p w14:paraId="1F6B4540" w14:textId="77777777" w:rsidR="006A0BC1" w:rsidRPr="00B41E7B" w:rsidRDefault="006A0BC1" w:rsidP="006A0BC1"/>
    <w:p w14:paraId="714C67F0" w14:textId="798B1BFC" w:rsidR="006A0BC1" w:rsidRPr="00AB11BF" w:rsidRDefault="006A0BC1" w:rsidP="006A0BC1">
      <w:pPr>
        <w:pStyle w:val="code"/>
      </w:pPr>
      <w:r w:rsidRPr="00AB11BF">
        <w:t>&lt;material id=</w:t>
      </w:r>
      <w:r w:rsidR="00F450DE" w:rsidRPr="00AB11BF">
        <w:t>"</w:t>
      </w:r>
      <w:r w:rsidRPr="00AB11BF">
        <w:t>3</w:t>
      </w:r>
      <w:r w:rsidR="00F450DE" w:rsidRPr="00AB11BF">
        <w:t>"</w:t>
      </w:r>
      <w:r w:rsidRPr="00AB11BF">
        <w:t xml:space="preserve"> type=</w:t>
      </w:r>
      <w:r w:rsidR="00F450DE" w:rsidRPr="00AB11BF">
        <w:t>"</w:t>
      </w:r>
      <w:r w:rsidRPr="00AB11BF">
        <w:t>trans iso Mooney-Rivlin</w:t>
      </w:r>
      <w:r w:rsidR="00F450DE" w:rsidRPr="00AB11BF">
        <w:t>"</w:t>
      </w:r>
      <w:r w:rsidRPr="00AB11BF">
        <w:t>&gt;</w:t>
      </w:r>
    </w:p>
    <w:p w14:paraId="1B3C4B2A" w14:textId="77777777" w:rsidR="006A0BC1" w:rsidRPr="00AB11BF" w:rsidRDefault="006A0BC1" w:rsidP="006A0BC1">
      <w:pPr>
        <w:pStyle w:val="code"/>
      </w:pPr>
      <w:r w:rsidRPr="00AB11BF">
        <w:tab/>
        <w:t>&lt;c1&gt;13.85&lt;/c1&gt;</w:t>
      </w:r>
    </w:p>
    <w:p w14:paraId="731C502A" w14:textId="77777777" w:rsidR="006A0BC1" w:rsidRPr="00AB11BF" w:rsidRDefault="006A0BC1" w:rsidP="006A0BC1">
      <w:pPr>
        <w:pStyle w:val="code"/>
      </w:pPr>
      <w:r w:rsidRPr="00AB11BF">
        <w:tab/>
        <w:t>&lt;c2&gt;0.0&lt;/c2&gt;</w:t>
      </w:r>
    </w:p>
    <w:p w14:paraId="203C4728" w14:textId="77777777" w:rsidR="006A0BC1" w:rsidRPr="00AB11BF" w:rsidRDefault="006A0BC1" w:rsidP="006A0BC1">
      <w:pPr>
        <w:pStyle w:val="code"/>
      </w:pPr>
      <w:r w:rsidRPr="00AB11BF">
        <w:tab/>
        <w:t>&lt;c3&gt;2.07&lt;/c3&gt;</w:t>
      </w:r>
    </w:p>
    <w:p w14:paraId="43829296" w14:textId="77777777" w:rsidR="006A0BC1" w:rsidRPr="00AB11BF" w:rsidRDefault="006A0BC1" w:rsidP="006A0BC1">
      <w:pPr>
        <w:pStyle w:val="code"/>
      </w:pPr>
      <w:r w:rsidRPr="00AB11BF">
        <w:tab/>
        <w:t>&lt;c4&gt;61.44&lt;/c4&gt;</w:t>
      </w:r>
    </w:p>
    <w:p w14:paraId="033E6228" w14:textId="77777777" w:rsidR="006A0BC1" w:rsidRPr="00AB11BF" w:rsidRDefault="006A0BC1" w:rsidP="006A0BC1">
      <w:pPr>
        <w:pStyle w:val="code"/>
      </w:pPr>
      <w:r w:rsidRPr="00AB11BF">
        <w:tab/>
        <w:t>&lt;c5&gt;640.7&lt;/c5&gt;</w:t>
      </w:r>
    </w:p>
    <w:p w14:paraId="0B484DF5" w14:textId="77777777" w:rsidR="006A0BC1" w:rsidRPr="00AB11BF" w:rsidRDefault="006A0BC1" w:rsidP="006A0BC1">
      <w:pPr>
        <w:pStyle w:val="code"/>
      </w:pPr>
      <w:r w:rsidRPr="00AB11BF">
        <w:tab/>
        <w:t>&lt;k&gt;100.0&lt;/k&gt;</w:t>
      </w:r>
    </w:p>
    <w:p w14:paraId="6FE37709" w14:textId="77777777" w:rsidR="006A0BC1" w:rsidRPr="00AB11BF" w:rsidRDefault="006A0BC1" w:rsidP="006A0BC1">
      <w:pPr>
        <w:pStyle w:val="code"/>
      </w:pPr>
      <w:r w:rsidRPr="00AB11BF">
        <w:tab/>
        <w:t>&lt;lam_max&gt;1.03&lt;/lam_max&gt;</w:t>
      </w:r>
    </w:p>
    <w:p w14:paraId="045A8C99" w14:textId="4874E6F2" w:rsidR="006A0BC1" w:rsidRPr="00AB11BF" w:rsidRDefault="006A0BC1" w:rsidP="006A0BC1">
      <w:pPr>
        <w:pStyle w:val="code"/>
      </w:pPr>
      <w:r w:rsidRPr="00AB11BF">
        <w:tab/>
        <w:t>&lt;fiber type=</w:t>
      </w:r>
      <w:r w:rsidR="00F450DE" w:rsidRPr="00AB11BF">
        <w:t>"</w:t>
      </w:r>
      <w:r w:rsidRPr="00AB11BF">
        <w:t>vector</w:t>
      </w:r>
      <w:r w:rsidR="00F450DE" w:rsidRPr="00AB11BF">
        <w:t>"</w:t>
      </w:r>
      <w:r w:rsidRPr="00AB11BF">
        <w:t>&gt;1,0,0&lt;/fiber&gt;</w:t>
      </w:r>
    </w:p>
    <w:p w14:paraId="20D08959" w14:textId="142D6289" w:rsidR="006A0BC1" w:rsidRPr="00AB11BF" w:rsidRDefault="006A0BC1" w:rsidP="006A0BC1">
      <w:pPr>
        <w:pStyle w:val="code"/>
      </w:pPr>
      <w:r w:rsidRPr="00AB11BF">
        <w:tab/>
        <w:t>&lt;active_contraction lc=</w:t>
      </w:r>
      <w:r w:rsidR="00F450DE" w:rsidRPr="00AB11BF">
        <w:t>"</w:t>
      </w:r>
      <w:r w:rsidRPr="00AB11BF">
        <w:t>1</w:t>
      </w:r>
      <w:r w:rsidR="00F450DE" w:rsidRPr="00AB11BF">
        <w:t>"</w:t>
      </w:r>
      <w:r w:rsidRPr="00AB11BF">
        <w:t>&gt;</w:t>
      </w:r>
    </w:p>
    <w:p w14:paraId="7B31E4E9" w14:textId="77777777" w:rsidR="006A0BC1" w:rsidRPr="00265D40" w:rsidRDefault="006A0BC1" w:rsidP="006A0BC1">
      <w:pPr>
        <w:pStyle w:val="code"/>
      </w:pPr>
      <w:r w:rsidRPr="00AB11BF">
        <w:tab/>
      </w:r>
      <w:r w:rsidRPr="00AB11BF">
        <w:tab/>
      </w:r>
      <w:r w:rsidRPr="00265D40">
        <w:t>&lt;ca0&gt;4.35&lt;/ca0&gt;</w:t>
      </w:r>
    </w:p>
    <w:p w14:paraId="4427A6B8" w14:textId="77777777" w:rsidR="006A0BC1" w:rsidRPr="007D6F0D" w:rsidRDefault="006A0BC1" w:rsidP="006A0BC1">
      <w:pPr>
        <w:pStyle w:val="code"/>
        <w:rPr>
          <w:lang w:val="nl-BE"/>
        </w:rPr>
      </w:pPr>
      <w:r w:rsidRPr="00265D40">
        <w:tab/>
      </w:r>
      <w:r w:rsidRPr="00265D40">
        <w:tab/>
      </w:r>
      <w:r w:rsidRPr="007D6F0D">
        <w:rPr>
          <w:lang w:val="nl-BE"/>
        </w:rPr>
        <w:t>&lt;beta&gt;4.75&lt;/beta&gt;</w:t>
      </w:r>
    </w:p>
    <w:p w14:paraId="4033C639" w14:textId="77777777" w:rsidR="006A0BC1" w:rsidRPr="007D6F0D" w:rsidRDefault="006A0BC1" w:rsidP="006A0BC1">
      <w:pPr>
        <w:pStyle w:val="code"/>
        <w:rPr>
          <w:lang w:val="nl-BE"/>
        </w:rPr>
      </w:pPr>
      <w:r w:rsidRPr="007D6F0D">
        <w:rPr>
          <w:lang w:val="nl-BE"/>
        </w:rPr>
        <w:tab/>
      </w:r>
      <w:r w:rsidRPr="007D6F0D">
        <w:rPr>
          <w:lang w:val="nl-BE"/>
        </w:rPr>
        <w:tab/>
        <w:t>&lt;l0&gt;1.58&lt;/l0&gt;</w:t>
      </w:r>
    </w:p>
    <w:p w14:paraId="1D484955" w14:textId="77777777" w:rsidR="006A0BC1" w:rsidRPr="007D6F0D" w:rsidRDefault="006A0BC1" w:rsidP="006A0BC1">
      <w:pPr>
        <w:pStyle w:val="code"/>
        <w:rPr>
          <w:lang w:val="nl-BE"/>
        </w:rPr>
      </w:pPr>
      <w:r w:rsidRPr="007D6F0D">
        <w:rPr>
          <w:lang w:val="nl-BE"/>
        </w:rPr>
        <w:tab/>
      </w:r>
      <w:r w:rsidRPr="007D6F0D">
        <w:rPr>
          <w:lang w:val="nl-BE"/>
        </w:rPr>
        <w:tab/>
        <w:t>&lt;refl&gt;2.04&lt;/refl&gt;</w:t>
      </w:r>
    </w:p>
    <w:p w14:paraId="7932066F" w14:textId="77777777" w:rsidR="006A0BC1" w:rsidRPr="00AB11BF" w:rsidRDefault="006A0BC1" w:rsidP="006A0BC1">
      <w:pPr>
        <w:pStyle w:val="code"/>
      </w:pPr>
      <w:r w:rsidRPr="007D6F0D">
        <w:rPr>
          <w:lang w:val="nl-BE"/>
        </w:rPr>
        <w:tab/>
      </w:r>
      <w:r w:rsidRPr="00AB11BF">
        <w:t>&lt;/active_contraction&gt;</w:t>
      </w:r>
    </w:p>
    <w:p w14:paraId="0F2DD83F" w14:textId="77777777" w:rsidR="006A0BC1" w:rsidRPr="00AB11BF" w:rsidRDefault="006A0BC1" w:rsidP="006A0BC1">
      <w:pPr>
        <w:pStyle w:val="code"/>
      </w:pPr>
      <w:r w:rsidRPr="00AB11BF">
        <w:t>&lt;/material&gt;</w:t>
      </w:r>
    </w:p>
    <w:p w14:paraId="6CCDAF8B" w14:textId="77777777" w:rsidR="006A0BC1" w:rsidRDefault="006A0BC1" w:rsidP="006A0BC1">
      <w:pPr>
        <w:pStyle w:val="code"/>
      </w:pPr>
    </w:p>
    <w:p w14:paraId="29D44C5A" w14:textId="77777777" w:rsidR="006A0BC1" w:rsidRPr="005A3C4B" w:rsidRDefault="006A0BC1" w:rsidP="006A0BC1">
      <w:r w:rsidRPr="005A3C4B">
        <w:br w:type="page"/>
      </w:r>
    </w:p>
    <w:p w14:paraId="5081DF0D" w14:textId="77777777" w:rsidR="006A0BC1" w:rsidRDefault="006A0BC1" w:rsidP="006A0BC1">
      <w:pPr>
        <w:pStyle w:val="Heading4"/>
      </w:pPr>
      <w:bookmarkStart w:id="1285" w:name="_Toc385498488"/>
      <w:r>
        <w:lastRenderedPageBreak/>
        <w:t>Transversely Isotropic Veronda-Westmann</w:t>
      </w:r>
      <w:bookmarkEnd w:id="1285"/>
    </w:p>
    <w:p w14:paraId="2156E511" w14:textId="77777777" w:rsidR="006A0BC1" w:rsidRDefault="006A0BC1" w:rsidP="006A0BC1">
      <w:r>
        <w:t>The material type for transversely isotropic Veronda-Westmann materials is “</w:t>
      </w:r>
      <w:r>
        <w:rPr>
          <w:i/>
        </w:rPr>
        <w:t>trans iso Veronda-Westmann”</w:t>
      </w:r>
      <w:r>
        <w:t>. The following material parameters must be defined:</w:t>
      </w:r>
    </w:p>
    <w:p w14:paraId="1D9E93DF"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8173"/>
      </w:tblGrid>
      <w:tr w:rsidR="006A0BC1" w14:paraId="6E082629" w14:textId="77777777">
        <w:tc>
          <w:tcPr>
            <w:tcW w:w="1368" w:type="dxa"/>
            <w:shd w:val="clear" w:color="auto" w:fill="auto"/>
          </w:tcPr>
          <w:p w14:paraId="679B8B8E" w14:textId="77777777" w:rsidR="006A0BC1" w:rsidRDefault="006A0BC1" w:rsidP="006A0BC1">
            <w:pPr>
              <w:pStyle w:val="code"/>
            </w:pPr>
            <w:r>
              <w:t>&lt;c1&gt;</w:t>
            </w:r>
          </w:p>
        </w:tc>
        <w:tc>
          <w:tcPr>
            <w:tcW w:w="8208" w:type="dxa"/>
            <w:shd w:val="clear" w:color="auto" w:fill="auto"/>
          </w:tcPr>
          <w:p w14:paraId="5545B39B" w14:textId="77777777" w:rsidR="006A0BC1" w:rsidRDefault="006A0BC1" w:rsidP="006A0BC1">
            <w:r>
              <w:t>Veronda-Westmann coefficient 1</w:t>
            </w:r>
          </w:p>
        </w:tc>
      </w:tr>
      <w:tr w:rsidR="006A0BC1" w14:paraId="5EB26105" w14:textId="77777777">
        <w:tc>
          <w:tcPr>
            <w:tcW w:w="1368" w:type="dxa"/>
            <w:shd w:val="clear" w:color="auto" w:fill="auto"/>
          </w:tcPr>
          <w:p w14:paraId="49ACDF77" w14:textId="77777777" w:rsidR="006A0BC1" w:rsidRDefault="006A0BC1" w:rsidP="006A0BC1">
            <w:pPr>
              <w:pStyle w:val="code"/>
            </w:pPr>
            <w:r>
              <w:t>&lt;c2&gt;</w:t>
            </w:r>
          </w:p>
        </w:tc>
        <w:tc>
          <w:tcPr>
            <w:tcW w:w="8208" w:type="dxa"/>
            <w:shd w:val="clear" w:color="auto" w:fill="auto"/>
          </w:tcPr>
          <w:p w14:paraId="0805B9B7" w14:textId="77777777" w:rsidR="006A0BC1" w:rsidRDefault="006A0BC1" w:rsidP="006A0BC1">
            <w:r>
              <w:t>Veronda-Westmann coefficient 2</w:t>
            </w:r>
          </w:p>
        </w:tc>
      </w:tr>
      <w:tr w:rsidR="006A0BC1" w14:paraId="16F5BD2F" w14:textId="77777777">
        <w:tc>
          <w:tcPr>
            <w:tcW w:w="1368" w:type="dxa"/>
            <w:shd w:val="clear" w:color="auto" w:fill="auto"/>
          </w:tcPr>
          <w:p w14:paraId="7C40D7DA" w14:textId="77777777" w:rsidR="006A0BC1" w:rsidRDefault="006A0BC1" w:rsidP="006A0BC1">
            <w:pPr>
              <w:pStyle w:val="code"/>
            </w:pPr>
            <w:r>
              <w:t>&lt;c3&gt;</w:t>
            </w:r>
          </w:p>
        </w:tc>
        <w:tc>
          <w:tcPr>
            <w:tcW w:w="8208" w:type="dxa"/>
            <w:shd w:val="clear" w:color="auto" w:fill="auto"/>
          </w:tcPr>
          <w:p w14:paraId="5EA5BAA2" w14:textId="77777777" w:rsidR="006A0BC1" w:rsidRDefault="006A0BC1" w:rsidP="006A0BC1">
            <w:r>
              <w:t>Exponential stress coefficient</w:t>
            </w:r>
          </w:p>
        </w:tc>
      </w:tr>
      <w:tr w:rsidR="006A0BC1" w14:paraId="1E32DD86" w14:textId="77777777">
        <w:tc>
          <w:tcPr>
            <w:tcW w:w="1368" w:type="dxa"/>
            <w:shd w:val="clear" w:color="auto" w:fill="auto"/>
          </w:tcPr>
          <w:p w14:paraId="6C676FDD" w14:textId="77777777" w:rsidR="006A0BC1" w:rsidRDefault="006A0BC1" w:rsidP="006A0BC1">
            <w:pPr>
              <w:pStyle w:val="code"/>
            </w:pPr>
            <w:r>
              <w:t>&lt;c4&gt;</w:t>
            </w:r>
          </w:p>
        </w:tc>
        <w:tc>
          <w:tcPr>
            <w:tcW w:w="8208" w:type="dxa"/>
            <w:shd w:val="clear" w:color="auto" w:fill="auto"/>
          </w:tcPr>
          <w:p w14:paraId="573B6F8A" w14:textId="77777777" w:rsidR="006A0BC1" w:rsidRDefault="006A0BC1" w:rsidP="006A0BC1">
            <w:r>
              <w:t>Fiber uncrimping coefficient</w:t>
            </w:r>
          </w:p>
        </w:tc>
      </w:tr>
      <w:tr w:rsidR="006A0BC1" w14:paraId="3F9BB15C" w14:textId="77777777">
        <w:tc>
          <w:tcPr>
            <w:tcW w:w="1368" w:type="dxa"/>
            <w:shd w:val="clear" w:color="auto" w:fill="auto"/>
          </w:tcPr>
          <w:p w14:paraId="20690FBC" w14:textId="77777777" w:rsidR="006A0BC1" w:rsidRDefault="006A0BC1" w:rsidP="006A0BC1">
            <w:pPr>
              <w:pStyle w:val="code"/>
            </w:pPr>
            <w:r>
              <w:t>&lt;c5&gt;</w:t>
            </w:r>
          </w:p>
        </w:tc>
        <w:tc>
          <w:tcPr>
            <w:tcW w:w="8208" w:type="dxa"/>
            <w:shd w:val="clear" w:color="auto" w:fill="auto"/>
          </w:tcPr>
          <w:p w14:paraId="798D5FA8" w14:textId="77777777" w:rsidR="006A0BC1" w:rsidRDefault="006A0BC1" w:rsidP="006A0BC1">
            <w:r>
              <w:t>Modulus of straightened fibers</w:t>
            </w:r>
          </w:p>
        </w:tc>
      </w:tr>
      <w:tr w:rsidR="006A0BC1" w14:paraId="55601398" w14:textId="77777777">
        <w:tc>
          <w:tcPr>
            <w:tcW w:w="1368" w:type="dxa"/>
            <w:shd w:val="clear" w:color="auto" w:fill="auto"/>
          </w:tcPr>
          <w:p w14:paraId="52EFDDAE" w14:textId="77777777" w:rsidR="006A0BC1" w:rsidRDefault="006A0BC1" w:rsidP="006A0BC1">
            <w:pPr>
              <w:pStyle w:val="code"/>
            </w:pPr>
            <w:r>
              <w:t>&lt;k&gt;</w:t>
            </w:r>
          </w:p>
        </w:tc>
        <w:tc>
          <w:tcPr>
            <w:tcW w:w="8208" w:type="dxa"/>
            <w:shd w:val="clear" w:color="auto" w:fill="auto"/>
          </w:tcPr>
          <w:p w14:paraId="57182C15" w14:textId="77777777" w:rsidR="006A0BC1" w:rsidRDefault="006A0BC1" w:rsidP="006A0BC1">
            <w:r>
              <w:t>Bulk modulus</w:t>
            </w:r>
          </w:p>
        </w:tc>
      </w:tr>
      <w:tr w:rsidR="006A0BC1" w14:paraId="0767C63D" w14:textId="77777777">
        <w:tc>
          <w:tcPr>
            <w:tcW w:w="1368" w:type="dxa"/>
            <w:shd w:val="clear" w:color="auto" w:fill="auto"/>
          </w:tcPr>
          <w:p w14:paraId="61DC929F" w14:textId="77777777" w:rsidR="006A0BC1" w:rsidRDefault="006A0BC1" w:rsidP="006A0BC1">
            <w:pPr>
              <w:pStyle w:val="code"/>
            </w:pPr>
            <w:r>
              <w:t>&lt;lam_max&gt;</w:t>
            </w:r>
          </w:p>
        </w:tc>
        <w:tc>
          <w:tcPr>
            <w:tcW w:w="8208" w:type="dxa"/>
            <w:shd w:val="clear" w:color="auto" w:fill="auto"/>
          </w:tcPr>
          <w:p w14:paraId="65F1C6E2" w14:textId="77777777" w:rsidR="006A0BC1" w:rsidRDefault="006A0BC1" w:rsidP="006A0BC1">
            <w:r>
              <w:t>Fiber stretch for straightened fibers</w:t>
            </w:r>
          </w:p>
        </w:tc>
      </w:tr>
      <w:tr w:rsidR="006A0BC1" w14:paraId="13F5C8B4" w14:textId="77777777">
        <w:tblPrEx>
          <w:tblLook w:val="0000" w:firstRow="0" w:lastRow="0" w:firstColumn="0" w:lastColumn="0" w:noHBand="0" w:noVBand="0"/>
        </w:tblPrEx>
        <w:trPr>
          <w:trHeight w:val="170"/>
        </w:trPr>
        <w:tc>
          <w:tcPr>
            <w:tcW w:w="1368" w:type="dxa"/>
            <w:shd w:val="clear" w:color="auto" w:fill="auto"/>
          </w:tcPr>
          <w:p w14:paraId="332CC87C" w14:textId="77777777" w:rsidR="006A0BC1" w:rsidRDefault="006A0BC1" w:rsidP="006A0BC1">
            <w:pPr>
              <w:pStyle w:val="code"/>
            </w:pPr>
            <w:r>
              <w:t>&lt;fiber&gt;</w:t>
            </w:r>
          </w:p>
        </w:tc>
        <w:tc>
          <w:tcPr>
            <w:tcW w:w="8210" w:type="dxa"/>
            <w:shd w:val="clear" w:color="auto" w:fill="auto"/>
          </w:tcPr>
          <w:p w14:paraId="58140AF9" w14:textId="77777777" w:rsidR="006A0BC1" w:rsidRDefault="006A0BC1">
            <w:r>
              <w:t>Fiber distribution option.</w:t>
            </w:r>
          </w:p>
        </w:tc>
      </w:tr>
    </w:tbl>
    <w:p w14:paraId="5721577D" w14:textId="77777777" w:rsidR="006A0BC1" w:rsidRDefault="006A0BC1" w:rsidP="006A0BC1"/>
    <w:p w14:paraId="352635CB" w14:textId="2B8C6C67" w:rsidR="006A0BC1" w:rsidRDefault="006A0BC1" w:rsidP="006A0BC1">
      <w:r>
        <w:t xml:space="preserve">This uncoupled hyperelastic material differs from the Transversely Isotropic Mooney-Rivlin model in that it uses the Veronda-Westmann model for the isotropic matrix. The interpretation of the material parameters, except </w:t>
      </w:r>
      <w:r w:rsidR="00AF2221" w:rsidRPr="00AF2221">
        <w:rPr>
          <w:position w:val="-12"/>
        </w:rPr>
        <w:object w:dxaOrig="279" w:dyaOrig="360" w14:anchorId="7A1A4A44">
          <v:shape id="_x0000_i1221" type="#_x0000_t75" style="width:14pt;height:18pt" o:ole="">
            <v:imagedata r:id="rId424" o:title=""/>
          </v:shape>
          <o:OLEObject Type="Embed" ProgID="Equation.DSMT4" ShapeID="_x0000_i1221" DrawAspect="Content" ObjectID="_1459242304" r:id="rId425"/>
        </w:object>
      </w:r>
      <w:r>
        <w:t xml:space="preserve"> and </w:t>
      </w:r>
      <w:r w:rsidR="00AF2221" w:rsidRPr="00AF2221">
        <w:rPr>
          <w:position w:val="-12"/>
        </w:rPr>
        <w:object w:dxaOrig="300" w:dyaOrig="360" w14:anchorId="612F3D06">
          <v:shape id="_x0000_i1222" type="#_x0000_t75" style="width:14pt;height:18pt" o:ole="">
            <v:imagedata r:id="rId426" o:title=""/>
          </v:shape>
          <o:OLEObject Type="Embed" ProgID="Equation.DSMT4" ShapeID="_x0000_i1222" DrawAspect="Content" ObjectID="_1459242305" r:id="rId427"/>
        </w:object>
      </w:r>
      <w:r>
        <w:t xml:space="preserve">is identical to this material model. </w:t>
      </w:r>
    </w:p>
    <w:p w14:paraId="15EA8F5B" w14:textId="77777777" w:rsidR="006A0BC1" w:rsidRDefault="006A0BC1" w:rsidP="006A0BC1"/>
    <w:p w14:paraId="628A4B08" w14:textId="77777777" w:rsidR="006A0BC1" w:rsidRDefault="006A0BC1" w:rsidP="006A0BC1">
      <w:r>
        <w:t xml:space="preserve">The fiber distribution option is explained in Section </w:t>
      </w:r>
      <w:r>
        <w:fldChar w:fldCharType="begin"/>
      </w:r>
      <w:r>
        <w:instrText xml:space="preserve"> REF _Ref162429694 \r \h </w:instrText>
      </w:r>
      <w:r>
        <w:fldChar w:fldCharType="separate"/>
      </w:r>
      <w:r w:rsidR="00873D59">
        <w:t>4.1.1</w:t>
      </w:r>
      <w:r>
        <w:fldChar w:fldCharType="end"/>
      </w:r>
      <w:r>
        <w:t>. An active contraction model can also be defined for this material. See the transversely isotropic Mooney-Rivlin model for more details.</w:t>
      </w:r>
    </w:p>
    <w:p w14:paraId="6E6D5BDA" w14:textId="77777777" w:rsidR="006A0BC1" w:rsidRDefault="006A0BC1" w:rsidP="006A0BC1"/>
    <w:p w14:paraId="7469B440" w14:textId="77777777" w:rsidR="006A0BC1" w:rsidRDefault="006A0BC1" w:rsidP="006A0BC1">
      <w:pPr>
        <w:rPr>
          <w:i/>
        </w:rPr>
      </w:pPr>
      <w:r>
        <w:rPr>
          <w:i/>
        </w:rPr>
        <w:t>Example:</w:t>
      </w:r>
    </w:p>
    <w:p w14:paraId="1634F769" w14:textId="77777777" w:rsidR="006A0BC1" w:rsidRDefault="006A0BC1" w:rsidP="006A0BC1">
      <w:r>
        <w:t xml:space="preserve">This example defines a transversely isotropic material model with a Veronda-Westmann basis. The fiber direction is implicitly implied as </w:t>
      </w:r>
      <w:r>
        <w:rPr>
          <w:i/>
        </w:rPr>
        <w:t>local</w:t>
      </w:r>
      <w:r>
        <w:t xml:space="preserve">. </w:t>
      </w:r>
    </w:p>
    <w:p w14:paraId="090429E0" w14:textId="77777777" w:rsidR="006A0BC1" w:rsidRPr="00B41E7B" w:rsidRDefault="006A0BC1" w:rsidP="006A0BC1"/>
    <w:p w14:paraId="7FC728B9" w14:textId="4B3DC0B0" w:rsidR="006A0BC1" w:rsidRDefault="006A0BC1" w:rsidP="006A0BC1">
      <w:pPr>
        <w:pStyle w:val="code"/>
      </w:pPr>
      <w:r>
        <w:t>&lt;material id=</w:t>
      </w:r>
      <w:r w:rsidR="00F450DE">
        <w:t>"</w:t>
      </w:r>
      <w:r>
        <w:t>3</w:t>
      </w:r>
      <w:r w:rsidR="00F450DE">
        <w:t>"</w:t>
      </w:r>
      <w:r>
        <w:t xml:space="preserve"> type=</w:t>
      </w:r>
      <w:r w:rsidR="00F450DE">
        <w:t>"</w:t>
      </w:r>
      <w:r>
        <w:t>trans iso Veronda-Westmann</w:t>
      </w:r>
      <w:r w:rsidR="00F450DE">
        <w:t>"</w:t>
      </w:r>
      <w:r>
        <w:t>&gt;</w:t>
      </w:r>
    </w:p>
    <w:p w14:paraId="167243CF" w14:textId="77777777" w:rsidR="006A0BC1" w:rsidRDefault="006A0BC1" w:rsidP="006A0BC1">
      <w:pPr>
        <w:pStyle w:val="code"/>
      </w:pPr>
      <w:r>
        <w:tab/>
        <w:t>&lt;c1&gt;13.85&lt;/c1&gt;</w:t>
      </w:r>
    </w:p>
    <w:p w14:paraId="38A026C1" w14:textId="77777777" w:rsidR="006A0BC1" w:rsidRDefault="006A0BC1" w:rsidP="006A0BC1">
      <w:pPr>
        <w:pStyle w:val="code"/>
      </w:pPr>
      <w:r>
        <w:tab/>
        <w:t>&lt;c2&gt;0.0&lt;/c2&gt;</w:t>
      </w:r>
    </w:p>
    <w:p w14:paraId="72FB89AF" w14:textId="77777777" w:rsidR="006A0BC1" w:rsidRDefault="006A0BC1" w:rsidP="006A0BC1">
      <w:pPr>
        <w:pStyle w:val="code"/>
      </w:pPr>
      <w:r>
        <w:tab/>
        <w:t>&lt;c3&gt;2.07&lt;/c3&gt;</w:t>
      </w:r>
    </w:p>
    <w:p w14:paraId="36DDFB08" w14:textId="77777777" w:rsidR="006A0BC1" w:rsidRDefault="006A0BC1" w:rsidP="006A0BC1">
      <w:pPr>
        <w:pStyle w:val="code"/>
      </w:pPr>
      <w:r>
        <w:tab/>
        <w:t>&lt;c4&gt;61.44&lt;/c4&gt;</w:t>
      </w:r>
    </w:p>
    <w:p w14:paraId="7CF43081" w14:textId="77777777" w:rsidR="006A0BC1" w:rsidRDefault="006A0BC1" w:rsidP="006A0BC1">
      <w:pPr>
        <w:pStyle w:val="code"/>
      </w:pPr>
      <w:r>
        <w:tab/>
        <w:t>&lt;c5&gt;640.7&lt;/c5&gt;</w:t>
      </w:r>
    </w:p>
    <w:p w14:paraId="3EF5B375" w14:textId="77777777" w:rsidR="006A0BC1" w:rsidRDefault="006A0BC1" w:rsidP="006A0BC1">
      <w:pPr>
        <w:pStyle w:val="code"/>
      </w:pPr>
      <w:r>
        <w:tab/>
        <w:t>&lt;lam_max&gt;1.03&lt;/lam_max&gt;</w:t>
      </w:r>
    </w:p>
    <w:p w14:paraId="72F26D3D" w14:textId="77777777" w:rsidR="006A0BC1" w:rsidRDefault="006A0BC1" w:rsidP="006A0BC1">
      <w:pPr>
        <w:pStyle w:val="code"/>
      </w:pPr>
      <w:r>
        <w:t>&lt;/material&gt;</w:t>
      </w:r>
    </w:p>
    <w:p w14:paraId="59559FEA" w14:textId="77777777" w:rsidR="006A0BC1" w:rsidRDefault="006A0BC1" w:rsidP="006A0BC1">
      <w:pPr>
        <w:pStyle w:val="code"/>
      </w:pPr>
    </w:p>
    <w:p w14:paraId="44E4BD6F" w14:textId="77777777" w:rsidR="006A0BC1" w:rsidRDefault="006A0BC1" w:rsidP="006A0BC1">
      <w:r>
        <w:br w:type="page"/>
      </w:r>
    </w:p>
    <w:p w14:paraId="1644149B" w14:textId="77777777" w:rsidR="006A0BC1" w:rsidRDefault="006A0BC1" w:rsidP="006A0BC1">
      <w:pPr>
        <w:pStyle w:val="Heading4"/>
      </w:pPr>
      <w:bookmarkStart w:id="1286" w:name="_Ref167529968"/>
      <w:bookmarkStart w:id="1287" w:name="_Toc385498489"/>
      <w:r>
        <w:lastRenderedPageBreak/>
        <w:t>Uncoupled Solid Mixture</w:t>
      </w:r>
      <w:bookmarkEnd w:id="1286"/>
      <w:bookmarkEnd w:id="1287"/>
    </w:p>
    <w:p w14:paraId="4CD74A83" w14:textId="77777777" w:rsidR="006A0BC1" w:rsidRDefault="006A0BC1" w:rsidP="006A0BC1">
      <w:r>
        <w:t>This material describes a mixture of quasi-incompressible elastic solids. It is a container for any combination of the materials described in Section </w:t>
      </w:r>
      <w:r>
        <w:fldChar w:fldCharType="begin"/>
      </w:r>
      <w:r>
        <w:instrText xml:space="preserve"> REF _Ref167375095 \r \h </w:instrText>
      </w:r>
      <w:r>
        <w:fldChar w:fldCharType="separate"/>
      </w:r>
      <w:r w:rsidR="00873D59">
        <w:t>4.1.2</w:t>
      </w:r>
      <w:r>
        <w:fldChar w:fldCharType="end"/>
      </w:r>
      <w:r>
        <w:t xml:space="preserve">.  </w:t>
      </w:r>
    </w:p>
    <w:p w14:paraId="7A52530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7204526F" w14:textId="77777777">
        <w:tc>
          <w:tcPr>
            <w:tcW w:w="1188" w:type="dxa"/>
            <w:shd w:val="clear" w:color="auto" w:fill="auto"/>
          </w:tcPr>
          <w:p w14:paraId="4347889C" w14:textId="77777777" w:rsidR="006A0BC1" w:rsidRDefault="006A0BC1" w:rsidP="006A0BC1">
            <w:pPr>
              <w:pStyle w:val="code"/>
            </w:pPr>
            <w:r>
              <w:t>&lt;solid&gt;</w:t>
            </w:r>
          </w:p>
        </w:tc>
        <w:tc>
          <w:tcPr>
            <w:tcW w:w="8388" w:type="dxa"/>
            <w:shd w:val="clear" w:color="auto" w:fill="auto"/>
          </w:tcPr>
          <w:p w14:paraId="2A509F84" w14:textId="77777777" w:rsidR="006A0BC1" w:rsidRDefault="006A0BC1" w:rsidP="006A0BC1">
            <w:r>
              <w:t>Container tag for compressible material</w:t>
            </w:r>
          </w:p>
        </w:tc>
      </w:tr>
      <w:tr w:rsidR="006A0BC1" w14:paraId="6E4CE9C1" w14:textId="77777777">
        <w:tc>
          <w:tcPr>
            <w:tcW w:w="1188" w:type="dxa"/>
            <w:shd w:val="clear" w:color="auto" w:fill="auto"/>
          </w:tcPr>
          <w:p w14:paraId="2ADB511B" w14:textId="77777777" w:rsidR="006A0BC1" w:rsidRDefault="006A0BC1" w:rsidP="006A0BC1">
            <w:pPr>
              <w:pStyle w:val="code"/>
            </w:pPr>
            <w:r>
              <w:t>&lt;k&gt;</w:t>
            </w:r>
          </w:p>
        </w:tc>
        <w:tc>
          <w:tcPr>
            <w:tcW w:w="8388" w:type="dxa"/>
            <w:shd w:val="clear" w:color="auto" w:fill="auto"/>
          </w:tcPr>
          <w:p w14:paraId="3AC33820" w14:textId="77777777" w:rsidR="006A0BC1" w:rsidRDefault="006A0BC1" w:rsidP="006A0BC1">
            <w:r>
              <w:t>Bulk modulus</w:t>
            </w:r>
          </w:p>
        </w:tc>
      </w:tr>
    </w:tbl>
    <w:p w14:paraId="17B091EB" w14:textId="77777777" w:rsidR="006A0BC1" w:rsidRDefault="006A0BC1" w:rsidP="006A0BC1"/>
    <w:p w14:paraId="6BDAA123" w14:textId="77777777" w:rsidR="006A0BC1" w:rsidRDefault="006A0BC1" w:rsidP="006A0BC1">
      <w:r>
        <w:t>The mixture may consist of any number of solids.  The stress tensor for the solid mixture is the sum of the stresses for all the solids.  If a bulk modulus is specified for the &lt;solid&gt; material, it will be added to the bulk modulus of the mixture.</w:t>
      </w:r>
    </w:p>
    <w:p w14:paraId="3D64A178" w14:textId="77777777" w:rsidR="006A0BC1" w:rsidRDefault="006A0BC1" w:rsidP="006A0BC1"/>
    <w:p w14:paraId="589345D8" w14:textId="77777777" w:rsidR="006A0BC1" w:rsidRDefault="006A0BC1" w:rsidP="006A0BC1">
      <w:r>
        <w:rPr>
          <w:i/>
        </w:rPr>
        <w:t>Example</w:t>
      </w:r>
      <w:r>
        <w:t>:</w:t>
      </w:r>
    </w:p>
    <w:p w14:paraId="24EB53BA" w14:textId="5D5EEE6C" w:rsidR="006A0BC1" w:rsidRDefault="006A0BC1" w:rsidP="006A0BC1">
      <w:pPr>
        <w:pStyle w:val="code"/>
      </w:pPr>
      <w:r>
        <w:t>&lt;material id=</w:t>
      </w:r>
      <w:r w:rsidR="007F5C53">
        <w:t>"</w:t>
      </w:r>
      <w:r>
        <w:t>1</w:t>
      </w:r>
      <w:r w:rsidR="007F5C53">
        <w:t>"</w:t>
      </w:r>
      <w:r>
        <w:t xml:space="preserve"> type=</w:t>
      </w:r>
      <w:r w:rsidR="007F5C53">
        <w:t>"</w:t>
      </w:r>
      <w:r>
        <w:t>uncoupled solid mixture</w:t>
      </w:r>
      <w:r w:rsidR="007F5C53">
        <w:t>"</w:t>
      </w:r>
      <w:r>
        <w:t>&gt;</w:t>
      </w:r>
    </w:p>
    <w:p w14:paraId="72F7BB64" w14:textId="77777777" w:rsidR="006A0BC1" w:rsidRPr="002C61D2" w:rsidRDefault="006A0BC1" w:rsidP="006A0BC1">
      <w:pPr>
        <w:pStyle w:val="code"/>
        <w:rPr>
          <w:lang w:val="nl-BE"/>
        </w:rPr>
      </w:pPr>
      <w:r>
        <w:tab/>
      </w:r>
      <w:r w:rsidRPr="002C61D2">
        <w:rPr>
          <w:lang w:val="nl-BE"/>
        </w:rPr>
        <w:t>&lt;k&gt;1000&lt;/k&gt;</w:t>
      </w:r>
    </w:p>
    <w:p w14:paraId="24DCEDB5" w14:textId="77777777" w:rsidR="006A0BC1" w:rsidRPr="002C61D2" w:rsidRDefault="006A0BC1" w:rsidP="006A0BC1">
      <w:pPr>
        <w:pStyle w:val="code"/>
        <w:rPr>
          <w:lang w:val="nl-BE"/>
        </w:rPr>
      </w:pPr>
      <w:r w:rsidRPr="002C61D2">
        <w:rPr>
          <w:lang w:val="nl-BE"/>
        </w:rPr>
        <w:tab/>
        <w:t>&lt;mat_axis type="vector"&gt;</w:t>
      </w:r>
    </w:p>
    <w:p w14:paraId="4A97EE54" w14:textId="77777777" w:rsidR="006A0BC1" w:rsidRDefault="006A0BC1" w:rsidP="006A0BC1">
      <w:pPr>
        <w:pStyle w:val="code"/>
      </w:pPr>
      <w:r w:rsidRPr="002C61D2">
        <w:rPr>
          <w:lang w:val="nl-BE"/>
        </w:rPr>
        <w:tab/>
      </w:r>
      <w:r w:rsidRPr="002C61D2">
        <w:rPr>
          <w:lang w:val="nl-BE"/>
        </w:rPr>
        <w:tab/>
      </w:r>
      <w:r>
        <w:t>&lt;a&gt;1,0,0&lt;/a&gt;</w:t>
      </w:r>
    </w:p>
    <w:p w14:paraId="419EE17C" w14:textId="77777777" w:rsidR="006A0BC1" w:rsidRDefault="006A0BC1" w:rsidP="006A0BC1">
      <w:pPr>
        <w:pStyle w:val="code"/>
      </w:pPr>
      <w:r>
        <w:tab/>
      </w:r>
      <w:r>
        <w:tab/>
        <w:t>&lt;d&gt;0,1,0&lt;/d&gt;</w:t>
      </w:r>
    </w:p>
    <w:p w14:paraId="073D2B24" w14:textId="77777777" w:rsidR="006A0BC1" w:rsidRDefault="006A0BC1" w:rsidP="006A0BC1">
      <w:pPr>
        <w:pStyle w:val="code"/>
      </w:pPr>
      <w:r>
        <w:tab/>
        <w:t>&lt;/mat_axis&gt;</w:t>
      </w:r>
    </w:p>
    <w:p w14:paraId="50ACB66E" w14:textId="3BF724A7" w:rsidR="006A0BC1" w:rsidRDefault="006A0BC1" w:rsidP="006A0BC1">
      <w:pPr>
        <w:pStyle w:val="code"/>
      </w:pPr>
      <w:r>
        <w:tab/>
        <w:t>&lt;solid type=</w:t>
      </w:r>
      <w:r w:rsidR="007F5C53">
        <w:t>"</w:t>
      </w:r>
      <w:r>
        <w:t>Mooney-Rivlin</w:t>
      </w:r>
      <w:r w:rsidR="007F5C53">
        <w:t>"</w:t>
      </w:r>
      <w:r>
        <w:t>&gt;</w:t>
      </w:r>
    </w:p>
    <w:p w14:paraId="0CDF7633" w14:textId="77777777" w:rsidR="006A0BC1" w:rsidRDefault="006A0BC1" w:rsidP="006A0BC1">
      <w:pPr>
        <w:pStyle w:val="code"/>
      </w:pPr>
      <w:r>
        <w:tab/>
      </w:r>
      <w:r>
        <w:tab/>
        <w:t>&lt;c1&gt;2.0&lt;/c1&gt;</w:t>
      </w:r>
    </w:p>
    <w:p w14:paraId="73C64D01" w14:textId="77777777" w:rsidR="006A0BC1" w:rsidRDefault="006A0BC1" w:rsidP="006A0BC1">
      <w:pPr>
        <w:pStyle w:val="code"/>
      </w:pPr>
      <w:r>
        <w:tab/>
      </w:r>
      <w:r>
        <w:tab/>
        <w:t>&lt;c2&gt;0.0&lt;/c2&gt;</w:t>
      </w:r>
    </w:p>
    <w:p w14:paraId="19850E56" w14:textId="77777777" w:rsidR="006A0BC1" w:rsidRDefault="006A0BC1" w:rsidP="006A0BC1">
      <w:pPr>
        <w:pStyle w:val="code"/>
      </w:pPr>
      <w:r>
        <w:tab/>
        <w:t>&lt;/solid&gt;</w:t>
      </w:r>
    </w:p>
    <w:p w14:paraId="2083AD2B" w14:textId="7B522CF5" w:rsidR="006A0BC1" w:rsidRDefault="006A0BC1" w:rsidP="006A0BC1">
      <w:pPr>
        <w:pStyle w:val="code"/>
      </w:pPr>
      <w:r>
        <w:tab/>
        <w:t>&lt;solid type=</w:t>
      </w:r>
      <w:r w:rsidR="007F5C53">
        <w:t>"</w:t>
      </w:r>
      <w:r>
        <w:t>EFD uncoupled</w:t>
      </w:r>
      <w:r w:rsidR="007F5C53">
        <w:t>"</w:t>
      </w:r>
      <w:r>
        <w:t>&gt;</w:t>
      </w:r>
    </w:p>
    <w:p w14:paraId="76971FBD" w14:textId="77777777" w:rsidR="006A0BC1" w:rsidRPr="002C61D2" w:rsidRDefault="006A0BC1" w:rsidP="006A0BC1">
      <w:pPr>
        <w:pStyle w:val="code"/>
        <w:rPr>
          <w:lang w:val="nl-BE"/>
        </w:rPr>
      </w:pPr>
      <w:r>
        <w:tab/>
      </w:r>
      <w:r>
        <w:tab/>
      </w:r>
      <w:r w:rsidRPr="002C61D2">
        <w:rPr>
          <w:lang w:val="nl-BE"/>
        </w:rPr>
        <w:t>&lt;ksi&gt;10, 12, 15&lt;/ksi&gt;</w:t>
      </w:r>
    </w:p>
    <w:p w14:paraId="1EA97CB0"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67213C7C" w14:textId="77777777" w:rsidR="006A0BC1" w:rsidRPr="002C61D2" w:rsidRDefault="006A0BC1" w:rsidP="006A0BC1">
      <w:pPr>
        <w:pStyle w:val="code"/>
        <w:rPr>
          <w:lang w:val="nl-BE"/>
        </w:rPr>
      </w:pPr>
      <w:r w:rsidRPr="002C61D2">
        <w:rPr>
          <w:lang w:val="nl-BE"/>
        </w:rPr>
        <w:tab/>
        <w:t>&lt;/solid&gt;</w:t>
      </w:r>
    </w:p>
    <w:p w14:paraId="011A4501" w14:textId="77777777" w:rsidR="006A0BC1" w:rsidRDefault="006A0BC1" w:rsidP="006A0BC1">
      <w:pPr>
        <w:pStyle w:val="code"/>
      </w:pPr>
      <w:r>
        <w:t>&lt;/material&gt;</w:t>
      </w:r>
    </w:p>
    <w:p w14:paraId="67D5F6AD" w14:textId="77777777" w:rsidR="006A0BC1" w:rsidRDefault="006A0BC1" w:rsidP="006A0BC1"/>
    <w:p w14:paraId="16653759" w14:textId="77777777" w:rsidR="006A0BC1" w:rsidRPr="005A3C4B" w:rsidRDefault="006A0BC1" w:rsidP="006A0BC1">
      <w:r>
        <w:br w:type="page"/>
      </w:r>
    </w:p>
    <w:p w14:paraId="5A98FA6B" w14:textId="77777777" w:rsidR="00B2391B" w:rsidRDefault="00B2391B" w:rsidP="00B2391B">
      <w:pPr>
        <w:pStyle w:val="Heading4"/>
      </w:pPr>
      <w:bookmarkStart w:id="1288" w:name="_Ref167535458"/>
      <w:bookmarkStart w:id="1289" w:name="_Toc385498490"/>
      <w:r>
        <w:lastRenderedPageBreak/>
        <w:t>Veronda-Westmann</w:t>
      </w:r>
      <w:bookmarkEnd w:id="1289"/>
    </w:p>
    <w:p w14:paraId="39CBCBB7" w14:textId="4BF2BCB7" w:rsidR="00B2391B" w:rsidRDefault="00B2391B" w:rsidP="00B2391B">
      <w:r>
        <w:t xml:space="preserve">The material type for incompressible Veronda-Westmann materials is </w:t>
      </w:r>
      <w:r w:rsidRPr="00424DC8">
        <w:rPr>
          <w:i/>
        </w:rPr>
        <w:t>V</w:t>
      </w:r>
      <w:r>
        <w:rPr>
          <w:i/>
        </w:rPr>
        <w:t>eronda-Westmann</w:t>
      </w:r>
      <w:r>
        <w:t xml:space="preserv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rPr>
          <w:i/>
        </w:rPr>
        <w:t>.</w:t>
      </w:r>
      <w:r>
        <w:t xml:space="preserve">  The following material parameters must be defined:</w:t>
      </w:r>
    </w:p>
    <w:p w14:paraId="5A52F416" w14:textId="77777777" w:rsidR="00B2391B" w:rsidRDefault="00B2391B" w:rsidP="00B2391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B2391B" w14:paraId="39FA5791" w14:textId="77777777" w:rsidTr="00B2391B">
        <w:tc>
          <w:tcPr>
            <w:tcW w:w="1188" w:type="dxa"/>
            <w:shd w:val="clear" w:color="auto" w:fill="auto"/>
          </w:tcPr>
          <w:p w14:paraId="3B6ACA35" w14:textId="77777777" w:rsidR="00B2391B" w:rsidRDefault="00B2391B" w:rsidP="00B2391B">
            <w:pPr>
              <w:pStyle w:val="code"/>
            </w:pPr>
            <w:r>
              <w:t>&lt;c1&gt;</w:t>
            </w:r>
          </w:p>
        </w:tc>
        <w:tc>
          <w:tcPr>
            <w:tcW w:w="8388" w:type="dxa"/>
            <w:shd w:val="clear" w:color="auto" w:fill="auto"/>
          </w:tcPr>
          <w:p w14:paraId="0ADC2168" w14:textId="77777777" w:rsidR="00B2391B" w:rsidRDefault="00B2391B" w:rsidP="00B2391B">
            <w:r>
              <w:t>First VW coefficient</w:t>
            </w:r>
          </w:p>
        </w:tc>
      </w:tr>
      <w:tr w:rsidR="00B2391B" w14:paraId="793689BA" w14:textId="77777777" w:rsidTr="00B2391B">
        <w:tc>
          <w:tcPr>
            <w:tcW w:w="1188" w:type="dxa"/>
            <w:shd w:val="clear" w:color="auto" w:fill="auto"/>
          </w:tcPr>
          <w:p w14:paraId="53FE25C6" w14:textId="77777777" w:rsidR="00B2391B" w:rsidRDefault="00B2391B" w:rsidP="00B2391B">
            <w:pPr>
              <w:pStyle w:val="code"/>
            </w:pPr>
            <w:r>
              <w:t>&lt;c2&gt;</w:t>
            </w:r>
          </w:p>
        </w:tc>
        <w:tc>
          <w:tcPr>
            <w:tcW w:w="8388" w:type="dxa"/>
            <w:shd w:val="clear" w:color="auto" w:fill="auto"/>
          </w:tcPr>
          <w:p w14:paraId="57FBFD70" w14:textId="77777777" w:rsidR="00B2391B" w:rsidRDefault="00B2391B" w:rsidP="00B2391B">
            <w:r>
              <w:t>Second VW coefficient</w:t>
            </w:r>
          </w:p>
        </w:tc>
      </w:tr>
      <w:tr w:rsidR="00B2391B" w14:paraId="565CE85F" w14:textId="77777777" w:rsidTr="00B2391B">
        <w:tc>
          <w:tcPr>
            <w:tcW w:w="1188" w:type="dxa"/>
            <w:shd w:val="clear" w:color="auto" w:fill="auto"/>
          </w:tcPr>
          <w:p w14:paraId="3C4E8ED2" w14:textId="77777777" w:rsidR="00B2391B" w:rsidRDefault="00B2391B" w:rsidP="00B2391B">
            <w:pPr>
              <w:pStyle w:val="code"/>
            </w:pPr>
            <w:r>
              <w:t>&lt;k&gt;</w:t>
            </w:r>
          </w:p>
        </w:tc>
        <w:tc>
          <w:tcPr>
            <w:tcW w:w="8388" w:type="dxa"/>
            <w:shd w:val="clear" w:color="auto" w:fill="auto"/>
          </w:tcPr>
          <w:p w14:paraId="2CC9D77F" w14:textId="77777777" w:rsidR="00B2391B" w:rsidRDefault="00B2391B" w:rsidP="00B2391B">
            <w:r>
              <w:t>Bulk modulus</w:t>
            </w:r>
          </w:p>
        </w:tc>
      </w:tr>
    </w:tbl>
    <w:p w14:paraId="454B580F" w14:textId="77777777" w:rsidR="00B2391B" w:rsidRDefault="00B2391B" w:rsidP="00B2391B"/>
    <w:p w14:paraId="767DFF3A" w14:textId="77777777" w:rsidR="00B2391B" w:rsidRDefault="00B2391B" w:rsidP="00B2391B">
      <w:r>
        <w:t>This model is similar to the Mooney-Rivlin model in that it also uses an uncoupled deviatoric dilatational strain energy:</w:t>
      </w:r>
    </w:p>
    <w:p w14:paraId="5AB554B9" w14:textId="37D8EA8B" w:rsidR="00B2391B" w:rsidRDefault="00AF2221" w:rsidP="00B2391B">
      <w:pPr>
        <w:jc w:val="center"/>
      </w:pPr>
      <w:r w:rsidRPr="00AF2221">
        <w:rPr>
          <w:position w:val="-26"/>
        </w:rPr>
        <w:object w:dxaOrig="4239" w:dyaOrig="639" w14:anchorId="4A72B46D">
          <v:shape id="_x0000_i1223" type="#_x0000_t75" style="width:212pt;height:32pt" o:ole="">
            <v:imagedata r:id="rId428" o:title=""/>
          </v:shape>
          <o:OLEObject Type="Embed" ProgID="Equation.DSMT4" ShapeID="_x0000_i1223" DrawAspect="Content" ObjectID="_1459242306" r:id="rId429"/>
        </w:object>
      </w:r>
      <w:r w:rsidR="00B2391B">
        <w:t>.</w:t>
      </w:r>
    </w:p>
    <w:p w14:paraId="79801266" w14:textId="344A22BB" w:rsidR="00B2391B" w:rsidRDefault="00B2391B" w:rsidP="00B2391B">
      <w:r>
        <w:t xml:space="preserve">The dilatational term is identical to the one used in the Mooney-Rivlin model. This model can be used to describe certain types of biological materials that display exponential stiffening with increasing strain. It has been used to describe the response of skin tissue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t>.</w:t>
      </w:r>
    </w:p>
    <w:p w14:paraId="414EC10D" w14:textId="77777777" w:rsidR="00B2391B" w:rsidRDefault="00B2391B" w:rsidP="00B2391B">
      <w:pPr>
        <w:rPr>
          <w:i/>
        </w:rPr>
      </w:pPr>
    </w:p>
    <w:p w14:paraId="0550DC14" w14:textId="77777777" w:rsidR="00B2391B" w:rsidRDefault="00B2391B" w:rsidP="00B2391B">
      <w:pPr>
        <w:rPr>
          <w:i/>
        </w:rPr>
      </w:pPr>
      <w:r>
        <w:rPr>
          <w:i/>
        </w:rPr>
        <w:t>Example:</w:t>
      </w:r>
    </w:p>
    <w:p w14:paraId="0A17A244" w14:textId="77777777" w:rsidR="00B2391B" w:rsidRPr="00664216" w:rsidRDefault="00B2391B" w:rsidP="00B2391B">
      <w:pPr>
        <w:pStyle w:val="code"/>
        <w:rPr>
          <w:lang w:val="nl-BE"/>
        </w:rPr>
      </w:pPr>
      <w:r w:rsidRPr="00664216">
        <w:rPr>
          <w:lang w:val="nl-BE"/>
        </w:rPr>
        <w:t>&lt;material id=</w:t>
      </w:r>
      <w:r>
        <w:t>"</w:t>
      </w:r>
      <w:r w:rsidRPr="00664216">
        <w:rPr>
          <w:lang w:val="nl-BE"/>
        </w:rPr>
        <w:t>2</w:t>
      </w:r>
      <w:r>
        <w:t>"</w:t>
      </w:r>
      <w:r w:rsidRPr="00664216">
        <w:rPr>
          <w:lang w:val="nl-BE"/>
        </w:rPr>
        <w:t xml:space="preserve"> type=</w:t>
      </w:r>
      <w:r>
        <w:t>"</w:t>
      </w:r>
      <w:r>
        <w:rPr>
          <w:lang w:val="nl-BE"/>
        </w:rPr>
        <w:t>V</w:t>
      </w:r>
      <w:r w:rsidRPr="00664216">
        <w:rPr>
          <w:lang w:val="nl-BE"/>
        </w:rPr>
        <w:t>eronda-</w:t>
      </w:r>
      <w:r>
        <w:rPr>
          <w:lang w:val="nl-BE"/>
        </w:rPr>
        <w:t>Westmann</w:t>
      </w:r>
      <w:r>
        <w:t>"</w:t>
      </w:r>
      <w:r w:rsidRPr="00664216">
        <w:rPr>
          <w:lang w:val="nl-BE"/>
        </w:rPr>
        <w:t>&gt;</w:t>
      </w:r>
    </w:p>
    <w:p w14:paraId="47B8CA9E" w14:textId="77777777" w:rsidR="00B2391B" w:rsidRDefault="00B2391B" w:rsidP="00B2391B">
      <w:pPr>
        <w:pStyle w:val="code"/>
      </w:pPr>
      <w:r w:rsidRPr="00664216">
        <w:rPr>
          <w:lang w:val="nl-BE"/>
        </w:rPr>
        <w:tab/>
      </w:r>
      <w:r>
        <w:t>&lt;c1&gt;1000.0&lt;/c1&gt;</w:t>
      </w:r>
    </w:p>
    <w:p w14:paraId="1741E6EB" w14:textId="77777777" w:rsidR="00B2391B" w:rsidRDefault="00B2391B" w:rsidP="00B2391B">
      <w:pPr>
        <w:pStyle w:val="code"/>
      </w:pPr>
      <w:r>
        <w:tab/>
        <w:t>&lt;c2&gt;2000.0&lt;/c2&gt;</w:t>
      </w:r>
    </w:p>
    <w:p w14:paraId="56447ED7" w14:textId="77777777" w:rsidR="00B2391B" w:rsidRDefault="00B2391B" w:rsidP="00B2391B">
      <w:pPr>
        <w:pStyle w:val="code"/>
      </w:pPr>
      <w:r>
        <w:tab/>
        <w:t>&lt;k&gt;1000&lt;/k&gt;</w:t>
      </w:r>
    </w:p>
    <w:p w14:paraId="1CC2E429" w14:textId="77777777" w:rsidR="00B2391B" w:rsidRDefault="00B2391B" w:rsidP="00B2391B">
      <w:pPr>
        <w:pStyle w:val="code"/>
      </w:pPr>
      <w:r>
        <w:t>&lt;/material&gt;</w:t>
      </w:r>
    </w:p>
    <w:p w14:paraId="7BB7BB81" w14:textId="77777777" w:rsidR="00B2391B" w:rsidRPr="005A3C4B" w:rsidRDefault="00B2391B" w:rsidP="00B2391B"/>
    <w:p w14:paraId="0CBD9462" w14:textId="77777777" w:rsidR="00B2391B" w:rsidRDefault="00B2391B">
      <w:pPr>
        <w:jc w:val="left"/>
        <w:rPr>
          <w:b/>
          <w:bCs/>
          <w:sz w:val="28"/>
          <w:szCs w:val="28"/>
        </w:rPr>
      </w:pPr>
      <w:r>
        <w:br w:type="page"/>
      </w:r>
    </w:p>
    <w:p w14:paraId="440910DF" w14:textId="67C2DB0C" w:rsidR="006A0BC1" w:rsidRDefault="00B87DFF" w:rsidP="006A0BC1">
      <w:pPr>
        <w:pStyle w:val="Heading4"/>
      </w:pPr>
      <w:bookmarkStart w:id="1290" w:name="_Toc385498491"/>
      <w:r>
        <w:lastRenderedPageBreak/>
        <w:t xml:space="preserve">Mooney-Rivlin </w:t>
      </w:r>
      <w:r w:rsidR="00B2391B">
        <w:t>V</w:t>
      </w:r>
      <w:r w:rsidR="00B2391B" w:rsidRPr="005F4027">
        <w:t>on Mises Distribut</w:t>
      </w:r>
      <w:r w:rsidR="00B2391B">
        <w:t>ed Fibers</w:t>
      </w:r>
      <w:bookmarkEnd w:id="1288"/>
      <w:bookmarkEnd w:id="1290"/>
    </w:p>
    <w:p w14:paraId="54F85C57" w14:textId="7BC09464" w:rsidR="006A0BC1" w:rsidRDefault="00B2391B" w:rsidP="006A0BC1">
      <w:pPr>
        <w:rPr>
          <w:b/>
        </w:rPr>
      </w:pPr>
      <w:r>
        <w:rPr>
          <w:b/>
        </w:rPr>
        <w:t>(Sclera and other thin soft tissues)</w:t>
      </w:r>
    </w:p>
    <w:p w14:paraId="2609CBA0" w14:textId="77777777" w:rsidR="00B2391B" w:rsidRDefault="00B2391B" w:rsidP="006A0BC1">
      <w:pPr>
        <w:rPr>
          <w:b/>
        </w:rPr>
      </w:pPr>
    </w:p>
    <w:p w14:paraId="2E5CB680" w14:textId="77777777" w:rsidR="00B2391B" w:rsidRDefault="00B2391B" w:rsidP="00B2391B">
      <w:r w:rsidRPr="005F4027">
        <w:t>Authors: Cécile L.M. Gouget and Michaël J.A. Girard</w:t>
      </w:r>
    </w:p>
    <w:p w14:paraId="135F355A" w14:textId="77777777" w:rsidR="00B2391B" w:rsidRPr="005F4027" w:rsidRDefault="00B2391B" w:rsidP="00B2391B"/>
    <w:p w14:paraId="35D21242" w14:textId="11682C9A" w:rsidR="00B2391B" w:rsidRDefault="00B2391B" w:rsidP="00B2391B">
      <w:r w:rsidRPr="005F4027">
        <w:t xml:space="preserve">The material type for a </w:t>
      </w:r>
      <w:r>
        <w:t xml:space="preserve">thin material where fiber orientation follows a von Mises distribution </w:t>
      </w:r>
      <w:r w:rsidRPr="005F4027">
        <w:t>is “</w:t>
      </w:r>
      <w:r w:rsidR="00B87DFF">
        <w:t>Mooney-Rivlin v</w:t>
      </w:r>
      <w:r>
        <w:t xml:space="preserve">on Mises </w:t>
      </w:r>
      <w:r w:rsidR="002446F7">
        <w:t>F</w:t>
      </w:r>
      <w:r>
        <w:t>ibers</w:t>
      </w:r>
      <w:r w:rsidRPr="005F4027">
        <w:t>”</w:t>
      </w:r>
      <w:r>
        <w:t>.</w:t>
      </w:r>
      <w:r w:rsidRPr="005F4027">
        <w:t xml:space="preserve"> The following parameters must be defined: </w:t>
      </w:r>
    </w:p>
    <w:p w14:paraId="468E7761" w14:textId="77777777" w:rsidR="00B2391B" w:rsidRPr="005F4027" w:rsidRDefault="00B2391B" w:rsidP="00B2391B"/>
    <w:tbl>
      <w:tblPr>
        <w:tblStyle w:val="TableGrid"/>
        <w:tblW w:w="0" w:type="auto"/>
        <w:tblLook w:val="04A0" w:firstRow="1" w:lastRow="0" w:firstColumn="1" w:lastColumn="0" w:noHBand="0" w:noVBand="1"/>
      </w:tblPr>
      <w:tblGrid>
        <w:gridCol w:w="1668"/>
        <w:gridCol w:w="6848"/>
      </w:tblGrid>
      <w:tr w:rsidR="00B2391B" w:rsidRPr="005F4027" w14:paraId="4B0CFCF5" w14:textId="77777777" w:rsidTr="00B2391B">
        <w:tc>
          <w:tcPr>
            <w:tcW w:w="1668" w:type="dxa"/>
          </w:tcPr>
          <w:p w14:paraId="57134BF0" w14:textId="77777777" w:rsidR="00B2391B" w:rsidRPr="00DA1B54" w:rsidRDefault="00B2391B" w:rsidP="00B2391B">
            <w:pPr>
              <w:rPr>
                <w:rFonts w:ascii="Courier New" w:hAnsi="Courier New" w:cs="Courier New"/>
              </w:rPr>
            </w:pPr>
            <w:r w:rsidRPr="00DA1B54">
              <w:rPr>
                <w:rFonts w:ascii="Courier New" w:hAnsi="Courier New" w:cs="Courier New"/>
              </w:rPr>
              <w:t>&lt;c1&gt;</w:t>
            </w:r>
          </w:p>
        </w:tc>
        <w:tc>
          <w:tcPr>
            <w:tcW w:w="6848" w:type="dxa"/>
          </w:tcPr>
          <w:p w14:paraId="1A55077D" w14:textId="77777777" w:rsidR="00B2391B" w:rsidRPr="005F4027" w:rsidRDefault="00B2391B" w:rsidP="00B2391B">
            <w:r w:rsidRPr="005F4027">
              <w:t>Mooney-Rivlin coefficient 1</w:t>
            </w:r>
          </w:p>
        </w:tc>
      </w:tr>
      <w:tr w:rsidR="00B2391B" w:rsidRPr="005F4027" w14:paraId="11F94D5A" w14:textId="77777777" w:rsidTr="00B2391B">
        <w:tc>
          <w:tcPr>
            <w:tcW w:w="1668" w:type="dxa"/>
          </w:tcPr>
          <w:p w14:paraId="4C5125D5" w14:textId="77777777" w:rsidR="00B2391B" w:rsidRPr="00DA1B54" w:rsidRDefault="00B2391B" w:rsidP="00B2391B">
            <w:pPr>
              <w:rPr>
                <w:rFonts w:ascii="Courier New" w:hAnsi="Courier New" w:cs="Courier New"/>
              </w:rPr>
            </w:pPr>
            <w:r w:rsidRPr="00DA1B54">
              <w:rPr>
                <w:rFonts w:ascii="Courier New" w:hAnsi="Courier New" w:cs="Courier New"/>
              </w:rPr>
              <w:t>&lt;c2&gt;</w:t>
            </w:r>
          </w:p>
        </w:tc>
        <w:tc>
          <w:tcPr>
            <w:tcW w:w="6848" w:type="dxa"/>
          </w:tcPr>
          <w:p w14:paraId="60254C9F" w14:textId="77777777" w:rsidR="00B2391B" w:rsidRPr="005F4027" w:rsidRDefault="00B2391B" w:rsidP="00B2391B">
            <w:r w:rsidRPr="005F4027">
              <w:t>Mooney-Rivlin coefficient 2</w:t>
            </w:r>
          </w:p>
        </w:tc>
      </w:tr>
      <w:tr w:rsidR="00B2391B" w:rsidRPr="005F4027" w14:paraId="7861A5BE" w14:textId="77777777" w:rsidTr="00B2391B">
        <w:tc>
          <w:tcPr>
            <w:tcW w:w="1668" w:type="dxa"/>
          </w:tcPr>
          <w:p w14:paraId="24192427" w14:textId="77777777" w:rsidR="00B2391B" w:rsidRPr="00DA1B54" w:rsidRDefault="00B2391B" w:rsidP="00B2391B">
            <w:pPr>
              <w:rPr>
                <w:rFonts w:ascii="Courier New" w:hAnsi="Courier New" w:cs="Courier New"/>
              </w:rPr>
            </w:pPr>
            <w:r w:rsidRPr="00DA1B54">
              <w:rPr>
                <w:rFonts w:ascii="Courier New" w:hAnsi="Courier New" w:cs="Courier New"/>
              </w:rPr>
              <w:t>&lt;c3&gt;</w:t>
            </w:r>
          </w:p>
        </w:tc>
        <w:tc>
          <w:tcPr>
            <w:tcW w:w="6848" w:type="dxa"/>
          </w:tcPr>
          <w:p w14:paraId="738CB751" w14:textId="77777777" w:rsidR="00B2391B" w:rsidRPr="005F4027" w:rsidRDefault="00B2391B" w:rsidP="00B2391B">
            <w:r w:rsidRPr="005F4027">
              <w:t>Exponential stress coefficient</w:t>
            </w:r>
          </w:p>
        </w:tc>
      </w:tr>
      <w:tr w:rsidR="00B2391B" w:rsidRPr="005F4027" w14:paraId="780ABFE0" w14:textId="77777777" w:rsidTr="00B2391B">
        <w:tc>
          <w:tcPr>
            <w:tcW w:w="1668" w:type="dxa"/>
          </w:tcPr>
          <w:p w14:paraId="55206BE0" w14:textId="77777777" w:rsidR="00B2391B" w:rsidRPr="00DA1B54" w:rsidRDefault="00B2391B" w:rsidP="00B2391B">
            <w:pPr>
              <w:rPr>
                <w:rFonts w:ascii="Courier New" w:hAnsi="Courier New" w:cs="Courier New"/>
              </w:rPr>
            </w:pPr>
            <w:r w:rsidRPr="00DA1B54">
              <w:rPr>
                <w:rFonts w:ascii="Courier New" w:hAnsi="Courier New" w:cs="Courier New"/>
              </w:rPr>
              <w:t>&lt;c4&gt;</w:t>
            </w:r>
          </w:p>
        </w:tc>
        <w:tc>
          <w:tcPr>
            <w:tcW w:w="6848" w:type="dxa"/>
          </w:tcPr>
          <w:p w14:paraId="57D741F9" w14:textId="77777777" w:rsidR="00B2391B" w:rsidRPr="005F4027" w:rsidRDefault="00B2391B" w:rsidP="00B2391B">
            <w:r w:rsidRPr="005F4027">
              <w:t xml:space="preserve">Fiber </w:t>
            </w:r>
            <w:r>
              <w:t>uncri</w:t>
            </w:r>
            <w:r w:rsidRPr="005F4027">
              <w:t>mping coefficient</w:t>
            </w:r>
          </w:p>
        </w:tc>
      </w:tr>
      <w:tr w:rsidR="00B2391B" w:rsidRPr="005F4027" w14:paraId="273A5BE2" w14:textId="77777777" w:rsidTr="00B2391B">
        <w:tc>
          <w:tcPr>
            <w:tcW w:w="1668" w:type="dxa"/>
          </w:tcPr>
          <w:p w14:paraId="4F6FED15" w14:textId="77777777" w:rsidR="00B2391B" w:rsidRPr="00DA1B54" w:rsidRDefault="00B2391B" w:rsidP="00B2391B">
            <w:pPr>
              <w:rPr>
                <w:rFonts w:ascii="Courier New" w:hAnsi="Courier New" w:cs="Courier New"/>
              </w:rPr>
            </w:pPr>
            <w:r w:rsidRPr="00DA1B54">
              <w:rPr>
                <w:rFonts w:ascii="Courier New" w:hAnsi="Courier New" w:cs="Courier New"/>
              </w:rPr>
              <w:t>&lt;c5&gt;</w:t>
            </w:r>
          </w:p>
        </w:tc>
        <w:tc>
          <w:tcPr>
            <w:tcW w:w="6848" w:type="dxa"/>
          </w:tcPr>
          <w:p w14:paraId="13E73073" w14:textId="77777777" w:rsidR="00B2391B" w:rsidRPr="005F4027" w:rsidRDefault="00B2391B" w:rsidP="00B2391B">
            <w:r w:rsidRPr="005F4027">
              <w:t>Modulus of straightened fibers</w:t>
            </w:r>
          </w:p>
        </w:tc>
      </w:tr>
      <w:tr w:rsidR="00B2391B" w:rsidRPr="005F4027" w14:paraId="2EE4C6BF" w14:textId="77777777" w:rsidTr="00B2391B">
        <w:tc>
          <w:tcPr>
            <w:tcW w:w="1668" w:type="dxa"/>
          </w:tcPr>
          <w:p w14:paraId="04E3B81C" w14:textId="77777777" w:rsidR="00B2391B" w:rsidRPr="00DA1B54" w:rsidRDefault="00B2391B" w:rsidP="00B2391B">
            <w:pPr>
              <w:rPr>
                <w:rFonts w:ascii="Courier New" w:hAnsi="Courier New" w:cs="Courier New"/>
              </w:rPr>
            </w:pPr>
            <w:r w:rsidRPr="00DA1B54">
              <w:rPr>
                <w:rFonts w:ascii="Courier New" w:hAnsi="Courier New" w:cs="Courier New"/>
              </w:rPr>
              <w:t>&lt;k&gt;</w:t>
            </w:r>
          </w:p>
        </w:tc>
        <w:tc>
          <w:tcPr>
            <w:tcW w:w="6848" w:type="dxa"/>
          </w:tcPr>
          <w:p w14:paraId="2F1AB6D5" w14:textId="77777777" w:rsidR="00B2391B" w:rsidRPr="005F4027" w:rsidRDefault="00B2391B" w:rsidP="00B2391B">
            <w:r w:rsidRPr="005F4027">
              <w:t>Bulk modulus</w:t>
            </w:r>
          </w:p>
        </w:tc>
      </w:tr>
      <w:tr w:rsidR="00B2391B" w:rsidRPr="005F4027" w14:paraId="140A5EA5" w14:textId="77777777" w:rsidTr="00B2391B">
        <w:tc>
          <w:tcPr>
            <w:tcW w:w="1668" w:type="dxa"/>
          </w:tcPr>
          <w:p w14:paraId="19A95E29" w14:textId="77777777" w:rsidR="00B2391B" w:rsidRPr="00DA1B54" w:rsidRDefault="00B2391B" w:rsidP="00B2391B">
            <w:pPr>
              <w:rPr>
                <w:rFonts w:ascii="Courier New" w:hAnsi="Courier New" w:cs="Courier New"/>
              </w:rPr>
            </w:pPr>
            <w:r w:rsidRPr="00DA1B54">
              <w:rPr>
                <w:rFonts w:ascii="Courier New" w:hAnsi="Courier New" w:cs="Courier New"/>
              </w:rPr>
              <w:t>&lt;lam_max&gt;</w:t>
            </w:r>
          </w:p>
        </w:tc>
        <w:tc>
          <w:tcPr>
            <w:tcW w:w="6848" w:type="dxa"/>
          </w:tcPr>
          <w:p w14:paraId="118E1D65" w14:textId="77777777" w:rsidR="00B2391B" w:rsidRPr="005F4027" w:rsidRDefault="00B2391B" w:rsidP="00B2391B">
            <w:r w:rsidRPr="005F4027">
              <w:t>Fiber stretch for straightened fibers</w:t>
            </w:r>
          </w:p>
        </w:tc>
      </w:tr>
      <w:tr w:rsidR="00B2391B" w:rsidRPr="005F4027" w14:paraId="32157E06" w14:textId="77777777" w:rsidTr="00B2391B">
        <w:tc>
          <w:tcPr>
            <w:tcW w:w="1668" w:type="dxa"/>
          </w:tcPr>
          <w:p w14:paraId="6CDDA732" w14:textId="77777777" w:rsidR="00B2391B" w:rsidRPr="00DA1B54" w:rsidRDefault="00B2391B" w:rsidP="00B2391B">
            <w:pPr>
              <w:rPr>
                <w:rFonts w:ascii="Courier New" w:hAnsi="Courier New" w:cs="Courier New"/>
              </w:rPr>
            </w:pPr>
            <w:r w:rsidRPr="00DA1B54">
              <w:rPr>
                <w:rFonts w:ascii="Courier New" w:hAnsi="Courier New" w:cs="Courier New"/>
              </w:rPr>
              <w:t>&lt;tp&gt;</w:t>
            </w:r>
          </w:p>
        </w:tc>
        <w:tc>
          <w:tcPr>
            <w:tcW w:w="6848" w:type="dxa"/>
          </w:tcPr>
          <w:p w14:paraId="0E641F67" w14:textId="77777777" w:rsidR="00B2391B" w:rsidRPr="005F4027" w:rsidRDefault="00B2391B" w:rsidP="00B2391B">
            <w:r w:rsidRPr="005F4027">
              <w:t>Preferred fiber orientation</w:t>
            </w:r>
            <w:r>
              <w:t xml:space="preserve"> in radian</w:t>
            </w:r>
            <w:r w:rsidRPr="005F4027">
              <w:t xml:space="preserve"> (angle within the plane of the fibers</w:t>
            </w:r>
            <w:r>
              <w:t>, defined with respect to the first direction given in mat_axis</w:t>
            </w:r>
            <w:r w:rsidRPr="005F4027">
              <w:t>)</w:t>
            </w:r>
          </w:p>
        </w:tc>
      </w:tr>
      <w:tr w:rsidR="00B2391B" w:rsidRPr="005F4027" w14:paraId="65EF0270" w14:textId="77777777" w:rsidTr="00B2391B">
        <w:tc>
          <w:tcPr>
            <w:tcW w:w="1668" w:type="dxa"/>
          </w:tcPr>
          <w:p w14:paraId="7D906A38" w14:textId="77777777" w:rsidR="00B2391B" w:rsidRPr="00DA1B54" w:rsidRDefault="00B2391B" w:rsidP="00B2391B">
            <w:pPr>
              <w:rPr>
                <w:rFonts w:ascii="Courier New" w:hAnsi="Courier New" w:cs="Courier New"/>
              </w:rPr>
            </w:pPr>
            <w:r w:rsidRPr="00DA1B54">
              <w:rPr>
                <w:rFonts w:ascii="Courier New" w:hAnsi="Courier New" w:cs="Courier New"/>
              </w:rPr>
              <w:t>&lt;kf&gt;</w:t>
            </w:r>
          </w:p>
        </w:tc>
        <w:tc>
          <w:tcPr>
            <w:tcW w:w="6848" w:type="dxa"/>
          </w:tcPr>
          <w:p w14:paraId="2847CF78" w14:textId="77777777" w:rsidR="00B2391B" w:rsidRPr="005F4027" w:rsidRDefault="00B2391B" w:rsidP="00B2391B">
            <w:r w:rsidRPr="005F4027">
              <w:t xml:space="preserve">Fiber concentration factor </w:t>
            </w:r>
          </w:p>
        </w:tc>
      </w:tr>
      <w:tr w:rsidR="00B2391B" w:rsidRPr="005F4027" w14:paraId="32130D8C" w14:textId="77777777" w:rsidTr="00B2391B">
        <w:tc>
          <w:tcPr>
            <w:tcW w:w="1668" w:type="dxa"/>
          </w:tcPr>
          <w:p w14:paraId="1D3D6658" w14:textId="77777777" w:rsidR="00B2391B" w:rsidRPr="00DA1B54" w:rsidRDefault="00B2391B" w:rsidP="00B2391B">
            <w:pPr>
              <w:rPr>
                <w:rFonts w:ascii="Courier New" w:hAnsi="Courier New" w:cs="Courier New"/>
              </w:rPr>
            </w:pPr>
            <w:r w:rsidRPr="00DA1B54">
              <w:rPr>
                <w:rFonts w:ascii="Courier New" w:hAnsi="Courier New" w:cs="Courier New"/>
              </w:rPr>
              <w:t>&lt;vmc&gt;</w:t>
            </w:r>
          </w:p>
        </w:tc>
        <w:tc>
          <w:tcPr>
            <w:tcW w:w="6848" w:type="dxa"/>
          </w:tcPr>
          <w:p w14:paraId="578C07C6" w14:textId="77777777" w:rsidR="00B2391B" w:rsidRPr="005F4027" w:rsidRDefault="00B2391B" w:rsidP="00B2391B">
            <w:r w:rsidRPr="005F4027">
              <w:t>Choice of von Mises distribution</w:t>
            </w:r>
          </w:p>
        </w:tc>
      </w:tr>
      <w:tr w:rsidR="00B2391B" w:rsidRPr="00AB55EE" w14:paraId="3633FEBB" w14:textId="77777777" w:rsidTr="00B2391B">
        <w:tc>
          <w:tcPr>
            <w:tcW w:w="1668" w:type="dxa"/>
          </w:tcPr>
          <w:p w14:paraId="1FFB8CCD" w14:textId="77777777" w:rsidR="00B2391B" w:rsidRPr="00DA1B54" w:rsidRDefault="00B2391B" w:rsidP="00B2391B">
            <w:pPr>
              <w:rPr>
                <w:rFonts w:ascii="Courier New" w:hAnsi="Courier New" w:cs="Courier New"/>
              </w:rPr>
            </w:pPr>
          </w:p>
        </w:tc>
        <w:tc>
          <w:tcPr>
            <w:tcW w:w="6848" w:type="dxa"/>
          </w:tcPr>
          <w:p w14:paraId="10555F41" w14:textId="77777777" w:rsidR="00B2391B" w:rsidRPr="00AB55EE" w:rsidRDefault="00B2391B" w:rsidP="00B2391B">
            <w:pPr>
              <w:rPr>
                <w:lang w:val="fr-FR"/>
              </w:rPr>
            </w:pPr>
            <w:r w:rsidRPr="00AB55EE">
              <w:rPr>
                <w:lang w:val="fr-FR"/>
              </w:rPr>
              <w:t>= 1 semi-circular von Mises distribution</w:t>
            </w:r>
          </w:p>
        </w:tc>
      </w:tr>
      <w:tr w:rsidR="00B2391B" w:rsidRPr="005F4027" w14:paraId="132C74D8" w14:textId="77777777" w:rsidTr="00B2391B">
        <w:tc>
          <w:tcPr>
            <w:tcW w:w="1668" w:type="dxa"/>
          </w:tcPr>
          <w:p w14:paraId="03C015AB" w14:textId="77777777" w:rsidR="00B2391B" w:rsidRPr="00AB55EE" w:rsidRDefault="00B2391B" w:rsidP="00B2391B">
            <w:pPr>
              <w:rPr>
                <w:rFonts w:ascii="Courier New" w:hAnsi="Courier New" w:cs="Courier New"/>
                <w:lang w:val="fr-FR"/>
              </w:rPr>
            </w:pPr>
          </w:p>
        </w:tc>
        <w:tc>
          <w:tcPr>
            <w:tcW w:w="6848" w:type="dxa"/>
          </w:tcPr>
          <w:p w14:paraId="7B0BEA67" w14:textId="77777777" w:rsidR="00B2391B" w:rsidRPr="005F4027" w:rsidRDefault="00B2391B" w:rsidP="00B2391B">
            <w:r w:rsidRPr="005F4027">
              <w:t>=</w:t>
            </w:r>
            <w:r>
              <w:t xml:space="preserve"> 2</w:t>
            </w:r>
            <w:r w:rsidRPr="005F4027">
              <w:t xml:space="preserve"> constrained von Mises mixture distribution</w:t>
            </w:r>
          </w:p>
        </w:tc>
      </w:tr>
      <w:tr w:rsidR="00B2391B" w:rsidRPr="005F4027" w14:paraId="16AE246D" w14:textId="77777777" w:rsidTr="00B2391B">
        <w:tc>
          <w:tcPr>
            <w:tcW w:w="1668" w:type="dxa"/>
          </w:tcPr>
          <w:p w14:paraId="2B8B4CE0" w14:textId="77777777" w:rsidR="00B2391B" w:rsidRPr="00DA1B54" w:rsidRDefault="00B2391B" w:rsidP="00B2391B">
            <w:pPr>
              <w:rPr>
                <w:rFonts w:ascii="Courier New" w:hAnsi="Courier New" w:cs="Courier New"/>
              </w:rPr>
            </w:pPr>
            <w:r w:rsidRPr="00DA1B54">
              <w:rPr>
                <w:rFonts w:ascii="Courier New" w:hAnsi="Courier New" w:cs="Courier New"/>
              </w:rPr>
              <w:t>&lt;var_n&gt;</w:t>
            </w:r>
          </w:p>
        </w:tc>
        <w:tc>
          <w:tcPr>
            <w:tcW w:w="6848" w:type="dxa"/>
          </w:tcPr>
          <w:p w14:paraId="1A10EF04" w14:textId="77777777" w:rsidR="00B2391B" w:rsidRPr="005F4027" w:rsidRDefault="00B2391B" w:rsidP="00B2391B">
            <w:r w:rsidRPr="005F4027">
              <w:t xml:space="preserve">Exponent </w:t>
            </w:r>
            <w:r>
              <w:t>(only for vmc = 2)</w:t>
            </w:r>
          </w:p>
        </w:tc>
      </w:tr>
      <w:tr w:rsidR="00B2391B" w:rsidRPr="005F4027" w14:paraId="0F92976B" w14:textId="77777777" w:rsidTr="00B2391B">
        <w:tc>
          <w:tcPr>
            <w:tcW w:w="1668" w:type="dxa"/>
          </w:tcPr>
          <w:p w14:paraId="31B83760" w14:textId="77777777" w:rsidR="00B2391B" w:rsidRPr="00DA1B54" w:rsidRDefault="00B2391B" w:rsidP="00B2391B">
            <w:pPr>
              <w:rPr>
                <w:rFonts w:ascii="Courier New" w:hAnsi="Courier New" w:cs="Courier New"/>
              </w:rPr>
            </w:pPr>
            <w:r w:rsidRPr="00DA1B54">
              <w:rPr>
                <w:rFonts w:ascii="Courier New" w:hAnsi="Courier New" w:cs="Courier New"/>
              </w:rPr>
              <w:t>&lt;gipt&gt;</w:t>
            </w:r>
          </w:p>
        </w:tc>
        <w:tc>
          <w:tcPr>
            <w:tcW w:w="6848" w:type="dxa"/>
          </w:tcPr>
          <w:p w14:paraId="0331262F" w14:textId="77777777" w:rsidR="00B2391B" w:rsidRPr="005F4027" w:rsidRDefault="00B2391B" w:rsidP="00B2391B">
            <w:r w:rsidRPr="005F4027">
              <w:t>Number of integration points (</w:t>
            </w:r>
            <w:r>
              <w:t>value is a</w:t>
            </w:r>
            <w:r w:rsidRPr="005F4027">
              <w:t xml:space="preserve"> multiple of 10)</w:t>
            </w:r>
          </w:p>
        </w:tc>
      </w:tr>
      <w:tr w:rsidR="00B2391B" w:rsidRPr="005F4027" w14:paraId="77BB080D" w14:textId="77777777" w:rsidTr="00B2391B">
        <w:tc>
          <w:tcPr>
            <w:tcW w:w="1668" w:type="dxa"/>
          </w:tcPr>
          <w:p w14:paraId="05C79C26" w14:textId="77777777" w:rsidR="00B2391B" w:rsidRPr="00DA1B54" w:rsidRDefault="00B2391B" w:rsidP="00B2391B">
            <w:pPr>
              <w:rPr>
                <w:rFonts w:ascii="Courier New" w:hAnsi="Courier New" w:cs="Courier New"/>
              </w:rPr>
            </w:pPr>
            <w:r>
              <w:rPr>
                <w:rFonts w:ascii="Courier New" w:hAnsi="Courier New" w:cs="Courier New"/>
              </w:rPr>
              <w:t>&lt;mat_axis&gt;</w:t>
            </w:r>
          </w:p>
        </w:tc>
        <w:tc>
          <w:tcPr>
            <w:tcW w:w="6848" w:type="dxa"/>
          </w:tcPr>
          <w:p w14:paraId="55BE11BB" w14:textId="77777777" w:rsidR="00B2391B" w:rsidRPr="005F4027" w:rsidRDefault="00B2391B" w:rsidP="00B2391B">
            <w:r>
              <w:t>Reference frame of the plane of the fibers</w:t>
            </w:r>
          </w:p>
        </w:tc>
      </w:tr>
    </w:tbl>
    <w:p w14:paraId="5D30C1BF" w14:textId="77777777" w:rsidR="00B2391B" w:rsidRDefault="00B2391B" w:rsidP="00B2391B"/>
    <w:p w14:paraId="3285B34D" w14:textId="77777777" w:rsidR="00B2391B" w:rsidRPr="005F4027" w:rsidRDefault="00B2391B" w:rsidP="00B2391B">
      <w:r w:rsidRPr="005F4027">
        <w:t>This constitutive model is designed for thin soft tissues. Fibers</w:t>
      </w:r>
      <w:r>
        <w:t xml:space="preserve"> are multi-directional: they </w:t>
      </w:r>
      <w:r w:rsidRPr="005F4027">
        <w:t>are distributed within the plane tangent to the tissue surface and</w:t>
      </w:r>
      <w:r>
        <w:t xml:space="preserve"> they</w:t>
      </w:r>
      <w:r w:rsidRPr="005F4027">
        <w:t xml:space="preserve"> follow a unimodal distribution. It is a constitutive model that is suitable for ocular tissues (e.g. sclera and cornea) but can be used for other thin soft tissues. The proposed strain energy function is as follows: </w:t>
      </w:r>
    </w:p>
    <w:p w14:paraId="4E3C4E90" w14:textId="0583BCAE" w:rsidR="00B2391B" w:rsidRPr="005F4027" w:rsidRDefault="00AF2221" w:rsidP="00B2391B">
      <w:pPr>
        <w:jc w:val="center"/>
      </w:pPr>
      <w:r w:rsidRPr="00AF2221">
        <w:rPr>
          <w:position w:val="-34"/>
        </w:rPr>
        <w:object w:dxaOrig="5179" w:dyaOrig="780" w14:anchorId="5769B68F">
          <v:shape id="_x0000_i1224" type="#_x0000_t75" style="width:258.5pt;height:39.5pt" o:ole="">
            <v:imagedata r:id="rId430" o:title=""/>
          </v:shape>
          <o:OLEObject Type="Embed" ProgID="Equation.DSMT4" ShapeID="_x0000_i1224" DrawAspect="Content" ObjectID="_1459242307" r:id="rId431"/>
        </w:object>
      </w:r>
      <w:r w:rsidR="00B2391B" w:rsidRPr="005F4027">
        <w:t>,</w:t>
      </w:r>
    </w:p>
    <w:p w14:paraId="7A9ECFFD" w14:textId="77777777" w:rsidR="00B2391B" w:rsidRPr="005F4027" w:rsidRDefault="00B2391B" w:rsidP="00B2391B">
      <w:r w:rsidRPr="005F4027">
        <w:t xml:space="preserve">where </w:t>
      </w:r>
      <w:r w:rsidRPr="005F4027">
        <w:rPr>
          <w:i/>
        </w:rPr>
        <w:t>P</w:t>
      </w:r>
      <w:r w:rsidRPr="005F4027">
        <w:t xml:space="preserve"> is the 2D unimodal distribution function of the fibers which satisfies the normalization condition</w:t>
      </w:r>
      <w:r>
        <w:t>:</w:t>
      </w:r>
    </w:p>
    <w:p w14:paraId="399E0968" w14:textId="34CC3FBF" w:rsidR="00B2391B" w:rsidRPr="005F4027" w:rsidRDefault="00AF2221" w:rsidP="00B2391B">
      <w:pPr>
        <w:jc w:val="center"/>
      </w:pPr>
      <w:r w:rsidRPr="00AF2221">
        <w:rPr>
          <w:position w:val="-34"/>
        </w:rPr>
        <w:object w:dxaOrig="1700" w:dyaOrig="780" w14:anchorId="40C95A4C">
          <v:shape id="_x0000_i1225" type="#_x0000_t75" style="width:85.5pt;height:39.5pt" o:ole="">
            <v:imagedata r:id="rId432" o:title=""/>
          </v:shape>
          <o:OLEObject Type="Embed" ProgID="Equation.DSMT4" ShapeID="_x0000_i1225" DrawAspect="Content" ObjectID="_1459242308" r:id="rId433"/>
        </w:object>
      </w:r>
      <w:r w:rsidR="00B2391B" w:rsidRPr="005F4027">
        <w:t>.</w:t>
      </w:r>
    </w:p>
    <w:p w14:paraId="7EDBB537" w14:textId="49A52765" w:rsidR="00B2391B" w:rsidRDefault="005C7BE5" w:rsidP="00B2391B">
      <w:r w:rsidRPr="00133028">
        <w:rPr>
          <w:i/>
        </w:rPr>
        <w:t>θ</w:t>
      </w:r>
      <w:r w:rsidRPr="00133028">
        <w:rPr>
          <w:i/>
          <w:vertAlign w:val="subscript"/>
        </w:rPr>
        <w:t>P</w:t>
      </w:r>
      <w:r w:rsidR="00B2391B" w:rsidRPr="005F4027">
        <w:t xml:space="preserve"> is the preferred fiber orientation relative to a local coordinate system (parameter tp). The functions </w:t>
      </w:r>
      <w:r w:rsidR="00B2391B" w:rsidRPr="005F4027">
        <w:rPr>
          <w:i/>
        </w:rPr>
        <w:t>F</w:t>
      </w:r>
      <w:r w:rsidR="00B2391B" w:rsidRPr="005F4027">
        <w:rPr>
          <w:i/>
          <w:vertAlign w:val="subscript"/>
        </w:rPr>
        <w:t>1</w:t>
      </w:r>
      <w:r w:rsidR="00B2391B" w:rsidRPr="005F4027">
        <w:rPr>
          <w:i/>
        </w:rPr>
        <w:t xml:space="preserve"> </w:t>
      </w:r>
      <w:r w:rsidR="00B2391B" w:rsidRPr="005F4027">
        <w:t xml:space="preserve">and </w:t>
      </w:r>
      <w:r w:rsidR="00B2391B" w:rsidRPr="005F4027">
        <w:rPr>
          <w:i/>
        </w:rPr>
        <w:t>F</w:t>
      </w:r>
      <w:r w:rsidR="00B2391B" w:rsidRPr="005F4027">
        <w:rPr>
          <w:i/>
          <w:vertAlign w:val="subscript"/>
        </w:rPr>
        <w:t>2</w:t>
      </w:r>
      <w:r w:rsidR="00B2391B" w:rsidRPr="005F4027">
        <w:t xml:space="preserve"> are described in the “Transversely Isotropic Mooney-Rivlin” model. The user can choose between 2 distribution fun</w:t>
      </w:r>
      <w:r w:rsidR="00C23285">
        <w:t>ctions using the parameter vmc.</w:t>
      </w:r>
    </w:p>
    <w:p w14:paraId="5455A52D" w14:textId="77777777" w:rsidR="00C23285" w:rsidRPr="005F4027" w:rsidRDefault="00C23285" w:rsidP="00B2391B"/>
    <w:p w14:paraId="4DC40866" w14:textId="19EDA671" w:rsidR="00B2391B" w:rsidRPr="00AB55EE" w:rsidRDefault="00B2391B" w:rsidP="00B2391B">
      <w:pPr>
        <w:rPr>
          <w:b/>
          <w:lang w:val="fr-FR"/>
        </w:rPr>
      </w:pPr>
      <w:r w:rsidRPr="00AB55EE">
        <w:rPr>
          <w:b/>
          <w:lang w:val="fr-FR"/>
        </w:rPr>
        <w:t xml:space="preserve">1. Semi-circular von Mises distribution (vmc = 1) </w:t>
      </w:r>
      <w:r w:rsidR="00C23285">
        <w:rPr>
          <w:b/>
          <w:lang w:val="fr-FR"/>
        </w:rPr>
        <w:fldChar w:fldCharType="begin"/>
      </w:r>
      <w:r w:rsidR="00711A1D">
        <w:rPr>
          <w:b/>
          <w:lang w:val="fr-FR"/>
        </w:rPr>
        <w:instrText xml:space="preserve"> ADDIN EN.CITE &lt;EndNote&gt;&lt;Cite&gt;&lt;Author&gt;Girard&lt;/Author&gt;&lt;Year&gt;2009&lt;/Year&gt;&lt;RecNum&gt;68&lt;/RecNum&gt;&lt;DisplayText&gt;[21]&lt;/DisplayText&gt;&lt;record&gt;&lt;rec-number&gt;68&lt;/rec-number&gt;&lt;foreign-keys&gt;&lt;key app="EN" db-id="vr9fdr09ofp5w0ewaexvdxffswtps2edzfwx"&gt;68&lt;/key&gt;&lt;/foreign-keys&gt;&lt;ref-type name="Journal Article"&gt;17&lt;/ref-type&gt;&lt;contributors&gt;&lt;authors&gt;&lt;author&gt;Girard, M.J.A.&lt;/author&gt;&lt;author&gt;Downs, J.C.&lt;/author&gt;&lt;author&gt;Burgoyne, C. F.&lt;/author&gt;&lt;/authors&gt;&lt;/contributors&gt;&lt;titles&gt;&lt;title&gt;Peripapillary and posterior scleral mechanics - Part I: Development of an anisotropic hyperelastic constitutive model&lt;/title&gt;&lt;secondary-title&gt;J Biomech Eng&lt;/secondary-title&gt;&lt;/titles&gt;&lt;pages&gt;051011&lt;/pages&gt;&lt;volume&gt;131&lt;/volume&gt;&lt;number&gt;5&lt;/number&gt;&lt;dates&gt;&lt;year&gt;2009&lt;/year&gt;&lt;/dates&gt;&lt;urls&gt;&lt;/urls&gt;&lt;/record&gt;&lt;/Cite&gt;&lt;/EndNote&gt;</w:instrText>
      </w:r>
      <w:r w:rsidR="00C23285">
        <w:rPr>
          <w:b/>
          <w:lang w:val="fr-FR"/>
        </w:rPr>
        <w:fldChar w:fldCharType="separate"/>
      </w:r>
      <w:r w:rsidR="00031F52">
        <w:rPr>
          <w:b/>
          <w:noProof/>
          <w:lang w:val="fr-FR"/>
        </w:rPr>
        <w:t>[</w:t>
      </w:r>
      <w:hyperlink w:anchor="_ENREF_21" w:tooltip="Girard, 2009 #68" w:history="1">
        <w:r w:rsidR="00711A1D">
          <w:rPr>
            <w:b/>
            <w:noProof/>
            <w:lang w:val="fr-FR"/>
          </w:rPr>
          <w:t>21</w:t>
        </w:r>
      </w:hyperlink>
      <w:r w:rsidR="00031F52">
        <w:rPr>
          <w:b/>
          <w:noProof/>
          <w:lang w:val="fr-FR"/>
        </w:rPr>
        <w:t>]</w:t>
      </w:r>
      <w:r w:rsidR="00C23285">
        <w:rPr>
          <w:b/>
          <w:lang w:val="fr-FR"/>
        </w:rPr>
        <w:fldChar w:fldCharType="end"/>
      </w:r>
    </w:p>
    <w:p w14:paraId="74830FD6" w14:textId="77777777" w:rsidR="00B2391B" w:rsidRPr="005F4027" w:rsidRDefault="00B2391B" w:rsidP="00B2391B">
      <w:r w:rsidRPr="005F4027">
        <w:t>The semi-circular von Mises distribution is one of the simplest unimodal distribution in circular statistics. It can be expressed as</w:t>
      </w:r>
    </w:p>
    <w:p w14:paraId="63037C53" w14:textId="3817EF72" w:rsidR="00B2391B" w:rsidRPr="005F4027" w:rsidRDefault="00AF2221" w:rsidP="00B2391B">
      <w:pPr>
        <w:jc w:val="center"/>
      </w:pPr>
      <w:r w:rsidRPr="00AF2221">
        <w:rPr>
          <w:position w:val="-36"/>
        </w:rPr>
        <w:object w:dxaOrig="3940" w:dyaOrig="740" w14:anchorId="739B7544">
          <v:shape id="_x0000_i1226" type="#_x0000_t75" style="width:196.5pt;height:37.5pt" o:ole="">
            <v:imagedata r:id="rId434" o:title=""/>
          </v:shape>
          <o:OLEObject Type="Embed" ProgID="Equation.DSMT4" ShapeID="_x0000_i1226" DrawAspect="Content" ObjectID="_1459242309" r:id="rId435"/>
        </w:object>
      </w:r>
      <w:r w:rsidR="00B2391B" w:rsidRPr="005F4027">
        <w:t xml:space="preserve">, </w:t>
      </w:r>
    </w:p>
    <w:p w14:paraId="17C57876" w14:textId="75EDD548" w:rsidR="00B2391B" w:rsidRPr="005F4027" w:rsidRDefault="00B2391B" w:rsidP="00B2391B">
      <w:r w:rsidRPr="005F4027">
        <w:t xml:space="preserve">where </w:t>
      </w:r>
      <w:r w:rsidRPr="005F4027">
        <w:rPr>
          <w:i/>
        </w:rPr>
        <w:t>I</w:t>
      </w:r>
      <w:r w:rsidRPr="005F4027">
        <w:rPr>
          <w:i/>
          <w:vertAlign w:val="subscript"/>
        </w:rPr>
        <w:t>0</w:t>
      </w:r>
      <w:r w:rsidRPr="005F4027">
        <w:t xml:space="preserve"> is the modified Bessel function of the first kind (order 0), and </w:t>
      </w:r>
      <w:r w:rsidRPr="005F4027">
        <w:rPr>
          <w:i/>
        </w:rPr>
        <w:t>k</w:t>
      </w:r>
      <w:r w:rsidRPr="005F4027">
        <w:rPr>
          <w:i/>
          <w:vertAlign w:val="subscript"/>
        </w:rPr>
        <w:t>f</w:t>
      </w:r>
      <w:r w:rsidRPr="005F4027">
        <w:t xml:space="preserve"> is the fiber concentration factor. </w:t>
      </w:r>
      <w:r w:rsidRPr="005F4027">
        <w:rPr>
          <w:i/>
        </w:rPr>
        <w:t>k</w:t>
      </w:r>
      <w:r w:rsidRPr="005F4027">
        <w:rPr>
          <w:i/>
          <w:vertAlign w:val="subscript"/>
        </w:rPr>
        <w:t>f</w:t>
      </w:r>
      <w:r w:rsidRPr="005F4027">
        <w:t xml:space="preserve"> controls the amount of fibers that are concentrated along the orientation </w:t>
      </w:r>
      <w:r w:rsidR="005C7BE5" w:rsidRPr="00133028">
        <w:rPr>
          <w:i/>
        </w:rPr>
        <w:t>θ</w:t>
      </w:r>
      <w:r w:rsidR="005C7BE5" w:rsidRPr="00133028">
        <w:rPr>
          <w:i/>
          <w:vertAlign w:val="subscript"/>
        </w:rPr>
        <w:t>P</w:t>
      </w:r>
      <w:r w:rsidRPr="005F4027">
        <w:t xml:space="preserve"> as illustrated in Figure 1. </w:t>
      </w:r>
    </w:p>
    <w:p w14:paraId="0DAB0775" w14:textId="77777777" w:rsidR="00B2391B" w:rsidRPr="005F4027" w:rsidRDefault="00B2391B" w:rsidP="00B2391B">
      <w:pPr>
        <w:tabs>
          <w:tab w:val="left" w:pos="7305"/>
        </w:tabs>
        <w:jc w:val="center"/>
        <w:rPr>
          <w:b/>
        </w:rPr>
      </w:pPr>
      <w:r w:rsidRPr="007D6F0D">
        <w:rPr>
          <w:b/>
          <w:noProof/>
        </w:rPr>
        <w:drawing>
          <wp:inline distT="0" distB="0" distL="0" distR="0" wp14:anchorId="33430672" wp14:editId="2D5AFF5C">
            <wp:extent cx="5257800" cy="2963545"/>
            <wp:effectExtent l="0" t="0" r="0" b="8255"/>
            <wp:docPr id="32" name="Picture 32" descr="Pol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olarPlot"/>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5257800" cy="2963545"/>
                    </a:xfrm>
                    <a:prstGeom prst="rect">
                      <a:avLst/>
                    </a:prstGeom>
                    <a:noFill/>
                    <a:ln>
                      <a:noFill/>
                    </a:ln>
                  </pic:spPr>
                </pic:pic>
              </a:graphicData>
            </a:graphic>
          </wp:inline>
        </w:drawing>
      </w:r>
    </w:p>
    <w:p w14:paraId="7549DD01" w14:textId="3D56E10D" w:rsidR="00B2391B" w:rsidRDefault="00B2391B" w:rsidP="00B2391B">
      <w:pPr>
        <w:tabs>
          <w:tab w:val="left" w:pos="7305"/>
        </w:tabs>
        <w:rPr>
          <w:sz w:val="20"/>
          <w:szCs w:val="20"/>
        </w:rPr>
      </w:pPr>
      <w:r w:rsidRPr="005F4027">
        <w:rPr>
          <w:b/>
          <w:sz w:val="20"/>
          <w:szCs w:val="20"/>
        </w:rPr>
        <w:t xml:space="preserve">Figure </w:t>
      </w:r>
      <w:r>
        <w:rPr>
          <w:b/>
          <w:sz w:val="20"/>
          <w:szCs w:val="20"/>
        </w:rPr>
        <w:t>4-4</w:t>
      </w:r>
      <w:r w:rsidRPr="005F4027">
        <w:rPr>
          <w:b/>
          <w:sz w:val="20"/>
          <w:szCs w:val="20"/>
        </w:rPr>
        <w:t xml:space="preserve">. </w:t>
      </w:r>
      <w:r w:rsidRPr="005F4027">
        <w:rPr>
          <w:sz w:val="20"/>
          <w:szCs w:val="20"/>
        </w:rPr>
        <w:t>Polar representation of the semi-circular</w:t>
      </w:r>
      <w:r w:rsidRPr="005F4027">
        <w:rPr>
          <w:b/>
          <w:sz w:val="20"/>
          <w:szCs w:val="20"/>
        </w:rPr>
        <w:t xml:space="preserve"> </w:t>
      </w:r>
      <w:r w:rsidRPr="005F4027">
        <w:rPr>
          <w:sz w:val="20"/>
          <w:szCs w:val="20"/>
        </w:rPr>
        <w:t xml:space="preserve">von-Mises distribution describing in-plane collagen fiber alignment. In this case, the preferred fiber orientation </w:t>
      </w:r>
      <w:r w:rsidR="005C7BE5" w:rsidRPr="00133028">
        <w:rPr>
          <w:i/>
        </w:rPr>
        <w:t>θ</w:t>
      </w:r>
      <w:r w:rsidR="005C7BE5" w:rsidRPr="00133028">
        <w:rPr>
          <w:i/>
          <w:vertAlign w:val="subscript"/>
        </w:rPr>
        <w:t>P</w:t>
      </w:r>
      <w:r w:rsidRPr="005F4027">
        <w:rPr>
          <w:sz w:val="20"/>
          <w:szCs w:val="20"/>
        </w:rPr>
        <w:t xml:space="preserve"> is equal to zero degrees. When the fiber concentration factor </w:t>
      </w:r>
      <w:r w:rsidR="005C7BE5" w:rsidRPr="00133028">
        <w:rPr>
          <w:i/>
          <w:szCs w:val="20"/>
        </w:rPr>
        <w:t>k</w:t>
      </w:r>
      <w:r w:rsidR="005C7BE5" w:rsidRPr="005F4027">
        <w:rPr>
          <w:sz w:val="20"/>
          <w:szCs w:val="20"/>
        </w:rPr>
        <w:t xml:space="preserve"> </w:t>
      </w:r>
      <w:r w:rsidRPr="005F4027">
        <w:rPr>
          <w:sz w:val="20"/>
          <w:szCs w:val="20"/>
        </w:rPr>
        <w:t xml:space="preserve">is equal to zero, the collagen fibers have an isotropic distribution in a plane tangent to the scleral wall. As </w:t>
      </w:r>
      <w:r w:rsidR="005C7BE5" w:rsidRPr="00133028">
        <w:rPr>
          <w:i/>
          <w:szCs w:val="20"/>
        </w:rPr>
        <w:t>k</w:t>
      </w:r>
      <w:r w:rsidRPr="005F4027">
        <w:rPr>
          <w:sz w:val="20"/>
          <w:szCs w:val="20"/>
        </w:rPr>
        <w:t xml:space="preserve"> increases, the collagen fibers align along the preferred fiber orientation </w:t>
      </w:r>
      <w:r w:rsidR="005C7BE5" w:rsidRPr="00133028">
        <w:rPr>
          <w:i/>
        </w:rPr>
        <w:t>θ</w:t>
      </w:r>
      <w:r w:rsidR="005C7BE5" w:rsidRPr="00133028">
        <w:rPr>
          <w:i/>
          <w:vertAlign w:val="subscript"/>
        </w:rPr>
        <w:t>P</w:t>
      </w:r>
      <w:r w:rsidRPr="005F4027">
        <w:rPr>
          <w:sz w:val="20"/>
          <w:szCs w:val="20"/>
        </w:rPr>
        <w:t xml:space="preserve">. Note that the distributions were plotted on a circle of </w:t>
      </w:r>
      <w:r w:rsidR="00C23285">
        <w:rPr>
          <w:sz w:val="20"/>
          <w:szCs w:val="20"/>
        </w:rPr>
        <w:t>unit one to ease visualization.</w:t>
      </w:r>
    </w:p>
    <w:p w14:paraId="09240198" w14:textId="77777777" w:rsidR="00C23285" w:rsidRPr="005F4027" w:rsidRDefault="00C23285" w:rsidP="00B2391B">
      <w:pPr>
        <w:tabs>
          <w:tab w:val="left" w:pos="7305"/>
        </w:tabs>
        <w:rPr>
          <w:sz w:val="20"/>
          <w:szCs w:val="20"/>
        </w:rPr>
      </w:pPr>
    </w:p>
    <w:p w14:paraId="2DB076D6" w14:textId="41913EEC" w:rsidR="00B2391B" w:rsidRPr="005F4027" w:rsidRDefault="00B2391B" w:rsidP="00B2391B">
      <w:pPr>
        <w:rPr>
          <w:b/>
        </w:rPr>
      </w:pPr>
      <w:r w:rsidRPr="005F4027">
        <w:rPr>
          <w:b/>
        </w:rPr>
        <w:t xml:space="preserve">2. Constrained von Mises Mixture Distribution (vmc = 2) </w:t>
      </w:r>
      <w:r w:rsidR="00C23285">
        <w:rPr>
          <w:b/>
        </w:rPr>
        <w:fldChar w:fldCharType="begin"/>
      </w:r>
      <w:r w:rsidR="00711A1D">
        <w:rPr>
          <w:b/>
        </w:rPr>
        <w:instrText xml:space="preserve"> ADDIN EN.CITE &lt;EndNote&gt;&lt;Cite&gt;&lt;Author&gt;Gouget&lt;/Author&gt;&lt;Year&gt;2012&lt;/Year&gt;&lt;RecNum&gt;69&lt;/RecNum&gt;&lt;DisplayText&gt;[22]&lt;/DisplayText&gt;&lt;record&gt;&lt;rec-number&gt;69&lt;/rec-number&gt;&lt;foreign-keys&gt;&lt;key app="EN" db-id="vr9fdr09ofp5w0ewaexvdxffswtps2edzfwx"&gt;69&lt;/key&gt;&lt;/foreign-keys&gt;&lt;ref-type name="Journal Article"&gt;17&lt;/ref-type&gt;&lt;contributors&gt;&lt;authors&gt;&lt;author&gt;Gouget, C.L.M.&lt;/author&gt;&lt;author&gt;Girard, M.J.A.&lt;/author&gt;&lt;author&gt;Ethier, C.R.&lt;/author&gt;&lt;/authors&gt;&lt;/contributors&gt;&lt;titles&gt;&lt;title&gt;A constrained von Mises distribution to describe fiber organization in thin soft tissues&lt;/title&gt;&lt;secondary-title&gt;Biomechanics And Modeling in Mechanobiolgy&lt;/secondary-title&gt;&lt;/titles&gt;&lt;pages&gt;475-482&lt;/pages&gt;&lt;volume&gt;11&lt;/volume&gt;&lt;number&gt;3-4&lt;/number&gt;&lt;dates&gt;&lt;year&gt;2012&lt;/year&gt;&lt;/dates&gt;&lt;urls&gt;&lt;/urls&gt;&lt;/record&gt;&lt;/Cite&gt;&lt;/EndNote&gt;</w:instrText>
      </w:r>
      <w:r w:rsidR="00C23285">
        <w:rPr>
          <w:b/>
        </w:rPr>
        <w:fldChar w:fldCharType="separate"/>
      </w:r>
      <w:r w:rsidR="00031F52">
        <w:rPr>
          <w:b/>
          <w:noProof/>
        </w:rPr>
        <w:t>[</w:t>
      </w:r>
      <w:hyperlink w:anchor="_ENREF_22" w:tooltip="Gouget, 2012 #69" w:history="1">
        <w:r w:rsidR="00711A1D">
          <w:rPr>
            <w:b/>
            <w:noProof/>
          </w:rPr>
          <w:t>22</w:t>
        </w:r>
      </w:hyperlink>
      <w:r w:rsidR="00031F52">
        <w:rPr>
          <w:b/>
          <w:noProof/>
        </w:rPr>
        <w:t>]</w:t>
      </w:r>
      <w:r w:rsidR="00C23285">
        <w:rPr>
          <w:b/>
        </w:rPr>
        <w:fldChar w:fldCharType="end"/>
      </w:r>
    </w:p>
    <w:p w14:paraId="65CBB2CD" w14:textId="77777777" w:rsidR="00B2391B" w:rsidRPr="005F4027" w:rsidRDefault="00B2391B" w:rsidP="00B2391B">
      <w:r w:rsidRPr="005F4027">
        <w:t>The semi-circular von Mises distribution is ideal for its simplicity but in some instance it fails to accurately describe the isotropic subpopulation of fibers present in thin soft tissues. An improved mathematical description is proposed here as a weighted mixture of the semi-circular uniform distribution and the semi-circular von Mises distribution. It can be expressed as</w:t>
      </w:r>
      <w:r>
        <w:t>:</w:t>
      </w:r>
      <w:r w:rsidRPr="005F4027">
        <w:t xml:space="preserve"> </w:t>
      </w:r>
    </w:p>
    <w:p w14:paraId="5297521D" w14:textId="16CF22C8" w:rsidR="00B2391B" w:rsidRPr="005F4027" w:rsidRDefault="00AF2221" w:rsidP="00B2391B">
      <w:pPr>
        <w:jc w:val="center"/>
      </w:pPr>
      <w:r w:rsidRPr="00AF2221">
        <w:rPr>
          <w:position w:val="-36"/>
        </w:rPr>
        <w:object w:dxaOrig="4660" w:dyaOrig="740" w14:anchorId="3CEC0662">
          <v:shape id="_x0000_i1227" type="#_x0000_t75" style="width:232.5pt;height:37.5pt" o:ole="">
            <v:imagedata r:id="rId437" o:title=""/>
          </v:shape>
          <o:OLEObject Type="Embed" ProgID="Equation.DSMT4" ShapeID="_x0000_i1227" DrawAspect="Content" ObjectID="_1459242310" r:id="rId438"/>
        </w:object>
      </w:r>
      <w:r w:rsidR="00B2391B" w:rsidRPr="005F4027">
        <w:t>,</w:t>
      </w:r>
    </w:p>
    <w:p w14:paraId="1236151B" w14:textId="147E651E" w:rsidR="00B2391B" w:rsidRPr="005F4027" w:rsidRDefault="00B2391B" w:rsidP="00B2391B">
      <w:r w:rsidRPr="005F4027">
        <w:t xml:space="preserve">where </w:t>
      </w:r>
      <w:r w:rsidR="005C7BE5" w:rsidRPr="007D6F0D">
        <w:rPr>
          <w:i/>
        </w:rPr>
        <w:t>β</w:t>
      </w:r>
      <w:r w:rsidRPr="005F4027">
        <w:t xml:space="preserve"> needs to be constrained for uniqueness and stability. </w:t>
      </w:r>
      <w:r w:rsidR="005C7BE5" w:rsidRPr="00133028">
        <w:rPr>
          <w:i/>
        </w:rPr>
        <w:t>β</w:t>
      </w:r>
      <w:r w:rsidRPr="005F4027">
        <w:t xml:space="preserve"> is expressed as</w:t>
      </w:r>
      <w:r>
        <w:t>:</w:t>
      </w:r>
      <w:r w:rsidRPr="005F4027">
        <w:t xml:space="preserve"> </w:t>
      </w:r>
    </w:p>
    <w:p w14:paraId="3FD455DF" w14:textId="2AFF8401" w:rsidR="00B2391B" w:rsidRPr="005F4027" w:rsidRDefault="00AF2221" w:rsidP="00B2391B">
      <w:pPr>
        <w:jc w:val="center"/>
      </w:pPr>
      <w:r w:rsidRPr="00AF2221">
        <w:rPr>
          <w:position w:val="-38"/>
        </w:rPr>
        <w:object w:dxaOrig="1480" w:dyaOrig="920" w14:anchorId="4C984A88">
          <v:shape id="_x0000_i1228" type="#_x0000_t75" style="width:74pt;height:45.5pt" o:ole="">
            <v:imagedata r:id="rId439" o:title=""/>
          </v:shape>
          <o:OLEObject Type="Embed" ProgID="Equation.DSMT4" ShapeID="_x0000_i1228" DrawAspect="Content" ObjectID="_1459242311" r:id="rId440"/>
        </w:object>
      </w:r>
      <w:r w:rsidR="00B2391B" w:rsidRPr="005F4027">
        <w:t>,</w:t>
      </w:r>
    </w:p>
    <w:p w14:paraId="4FEF142B" w14:textId="15C46229" w:rsidR="00B2391B" w:rsidRDefault="00B2391B" w:rsidP="00B2391B">
      <w:r w:rsidRPr="005F4027">
        <w:t xml:space="preserve">where </w:t>
      </w:r>
      <w:r w:rsidRPr="005F4027">
        <w:rPr>
          <w:i/>
        </w:rPr>
        <w:t>I</w:t>
      </w:r>
      <w:r w:rsidRPr="005F4027">
        <w:rPr>
          <w:i/>
          <w:vertAlign w:val="subscript"/>
        </w:rPr>
        <w:t>1</w:t>
      </w:r>
      <w:r w:rsidRPr="005F4027">
        <w:t xml:space="preserve"> is the modified Bessel function of the first kind (order 1), and n is an exponent to be determined experimentally (parameter var_n). n=2 has been found to be suitable for the sclera based on fiber distribution measurements using small angle light scatt</w:t>
      </w:r>
      <w:r w:rsidR="00C23285">
        <w:t>ering.</w:t>
      </w:r>
    </w:p>
    <w:p w14:paraId="29F67585" w14:textId="77777777" w:rsidR="00C23285" w:rsidRDefault="00C23285" w:rsidP="00B2391B">
      <w:pPr>
        <w:rPr>
          <w:b/>
        </w:rPr>
      </w:pPr>
    </w:p>
    <w:p w14:paraId="21E58C64" w14:textId="77777777" w:rsidR="00B2391B" w:rsidRPr="005F4027" w:rsidRDefault="00B2391B" w:rsidP="00B2391B">
      <w:pPr>
        <w:rPr>
          <w:b/>
        </w:rPr>
      </w:pPr>
      <w:r>
        <w:rPr>
          <w:b/>
        </w:rPr>
        <w:t>Note about Numerical Integration</w:t>
      </w:r>
    </w:p>
    <w:p w14:paraId="7E4798D7" w14:textId="3D8A296E" w:rsidR="00B2391B" w:rsidRDefault="00B2391B" w:rsidP="00B2391B">
      <w:r w:rsidRPr="005F4027">
        <w:lastRenderedPageBreak/>
        <w:t xml:space="preserve">All numerical integrations are performed using a 10-point Gaussian quadrature rule. The number of Gaussian integration points can be increased for numerical stability. This is controlled through the parameter gipt. We recommend to use at least gipt = 20 (2X10 integration points). Note that the more integration points are used, the slower the model will run. By increasing the number of integration points, one should observe convergence in the numerical accuracy. </w:t>
      </w:r>
      <w:r>
        <w:t>The parameter gipt is r</w:t>
      </w:r>
      <w:r w:rsidR="00C23285">
        <w:t>equired to be a multiple of 10.</w:t>
      </w:r>
    </w:p>
    <w:p w14:paraId="7864322E" w14:textId="77777777" w:rsidR="00C23285" w:rsidRDefault="00C23285" w:rsidP="00B2391B"/>
    <w:p w14:paraId="1BBF5902" w14:textId="77777777" w:rsidR="00B2391B" w:rsidRDefault="00B2391B" w:rsidP="00B2391B">
      <w:pPr>
        <w:rPr>
          <w:b/>
        </w:rPr>
      </w:pPr>
      <w:r>
        <w:rPr>
          <w:b/>
        </w:rPr>
        <w:t>Definition of the Fiber Plane</w:t>
      </w:r>
    </w:p>
    <w:p w14:paraId="16C66098" w14:textId="77777777" w:rsidR="00B2391B" w:rsidRDefault="00B2391B" w:rsidP="00B2391B">
      <w:r>
        <w:t xml:space="preserve">The user must specify two directions to define a local coordinate system of the plane in which the fibers lay. As explained in section  4.1.1.2., this can be done by defining two directions with the parameter mat_axis. The first direction (vector </w:t>
      </w:r>
      <w:r w:rsidRPr="00B94E9A">
        <w:rPr>
          <w:b/>
        </w:rPr>
        <w:t>a</w:t>
      </w:r>
      <w:r>
        <w:t xml:space="preserve"> of mat_axis) must be the reference direction used to define the angle tp. The second direction (vector </w:t>
      </w:r>
      <w:r>
        <w:rPr>
          <w:b/>
        </w:rPr>
        <w:t>d</w:t>
      </w:r>
      <w:r>
        <w:t xml:space="preserve"> of mat_axis) can be any other direction in the plane of the fibers. Thus, a fiber at angle tp will be along the vector </w:t>
      </w:r>
      <m:oMath>
        <m:func>
          <m:funcPr>
            <m:ctrlPr>
              <w:rPr>
                <w:rFonts w:ascii="Cambria Math" w:hAnsi="Cambria Math"/>
              </w:rPr>
            </m:ctrlPr>
          </m:funcPr>
          <m:fName>
            <m:r>
              <m:rPr>
                <m:sty m:val="b"/>
              </m:rPr>
              <w:rPr>
                <w:rFonts w:ascii="Cambria Math" w:hAnsi="Cambria Math"/>
              </w:rPr>
              <m:t>v</m:t>
            </m:r>
            <m:r>
              <m:rPr>
                <m:sty m:val="p"/>
              </m:rPr>
              <w:rPr>
                <w:rFonts w:ascii="Cambria Math"/>
              </w:rPr>
              <m:t>=</m:t>
            </m:r>
            <m:r>
              <m:rPr>
                <m:sty m:val="p"/>
              </m:rPr>
              <w:rPr>
                <w:rFonts w:ascii="Cambria Math" w:hAnsi="Cambria Math"/>
              </w:rPr>
              <m:t>cos</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oMath>
      <w:r>
        <w:rPr>
          <w:b/>
        </w:rPr>
        <w:t xml:space="preserve"> </w:t>
      </w:r>
      <w:r w:rsidRPr="00B94E9A">
        <w:t xml:space="preserve">where </w:t>
      </w:r>
      <m:oMath>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r>
          <m:rPr>
            <m:sty m:val="b"/>
          </m:rPr>
          <w:rPr>
            <w:rFonts w:ascii="Cambria Math"/>
          </w:rPr>
          <m:t>=</m:t>
        </m:r>
        <m:f>
          <m:fPr>
            <m:type m:val="lin"/>
            <m:ctrlPr>
              <w:rPr>
                <w:rFonts w:ascii="Cambria Math" w:hAnsi="Cambria Math"/>
                <w:b/>
              </w:rPr>
            </m:ctrlPr>
          </m:fPr>
          <m:num>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r>
              <m:rPr>
                <m:sty m:val="b"/>
              </m:rPr>
              <w:rPr>
                <w:rFonts w:ascii="Cambria Math"/>
              </w:rPr>
              <m:t>×</m:t>
            </m:r>
            <m:r>
              <m:rPr>
                <m:sty m:val="b"/>
              </m:rPr>
              <w:rPr>
                <w:rFonts w:ascii="Cambria Math" w:hAnsi="Cambria Math"/>
              </w:rPr>
              <m:t>d</m:t>
            </m:r>
          </m:num>
          <m:den>
            <m:d>
              <m:dPr>
                <m:begChr m:val="‖"/>
                <m:endChr m:val="‖"/>
                <m:ctrlPr>
                  <w:rPr>
                    <w:rFonts w:ascii="Cambria Math" w:hAnsi="Cambria Math"/>
                    <w:b/>
                  </w:rPr>
                </m:ctrlPr>
              </m:dPr>
              <m:e>
                <m:r>
                  <m:rPr>
                    <m:sty m:val="b"/>
                  </m:rPr>
                  <w:rPr>
                    <w:rFonts w:ascii="Cambria Math" w:hAnsi="Cambria Math"/>
                  </w:rPr>
                  <m:t>a</m:t>
                </m:r>
                <m:r>
                  <m:rPr>
                    <m:sty m:val="b"/>
                  </m:rPr>
                  <w:rPr>
                    <w:rFonts w:ascii="Cambria Math"/>
                  </w:rPr>
                  <m:t>×</m:t>
                </m:r>
                <m:r>
                  <m:rPr>
                    <m:sty m:val="b"/>
                  </m:rPr>
                  <w:rPr>
                    <w:rFonts w:ascii="Cambria Math" w:hAnsi="Cambria Math"/>
                  </w:rPr>
                  <m:t>d</m:t>
                </m:r>
              </m:e>
            </m:d>
          </m:den>
        </m:f>
      </m:oMath>
      <w:r w:rsidRPr="00C834AA">
        <w:t>, as was defined in 4.1.1.2.</w:t>
      </w:r>
    </w:p>
    <w:p w14:paraId="537469E7" w14:textId="77777777" w:rsidR="00B2391B" w:rsidRPr="00C834AA" w:rsidRDefault="00B2391B" w:rsidP="00B2391B"/>
    <w:p w14:paraId="340FB615" w14:textId="77777777" w:rsidR="00B2391B" w:rsidRDefault="00B2391B" w:rsidP="00B2391B">
      <w:pPr>
        <w:rPr>
          <w:b/>
        </w:rPr>
      </w:pPr>
      <w:r>
        <w:rPr>
          <w:b/>
        </w:rPr>
        <w:t>Note on parameters kf and tp</w:t>
      </w:r>
    </w:p>
    <w:p w14:paraId="59C9246F" w14:textId="60DA81B2" w:rsidR="00B2391B" w:rsidRDefault="00B2391B" w:rsidP="00B2391B">
      <w:r>
        <w:t xml:space="preserve">The parameters kf and tp can be specified either in the Material section or in the </w:t>
      </w:r>
      <w:r w:rsidRPr="00BB0519">
        <w:rPr>
          <w:i/>
        </w:rPr>
        <w:t>ElementData</w:t>
      </w:r>
      <w:r>
        <w:t xml:space="preserve"> section with the tag </w:t>
      </w:r>
      <w:r w:rsidR="007D6F0D">
        <w:t>MR</w:t>
      </w:r>
      <w:r>
        <w:t xml:space="preserve">VonMisesParameters. With this second option the user can define different fiber characteristics for each element separately, which can be useful if fiber orientations or concentrations vary spatially. See section 3.5 for more details.The parameter mat_axis can also be defined either in the Material section or in the </w:t>
      </w:r>
      <w:r w:rsidRPr="00BB0519">
        <w:rPr>
          <w:i/>
        </w:rPr>
        <w:t>ElementData</w:t>
      </w:r>
      <w:r>
        <w:t xml:space="preserve"> section.</w:t>
      </w:r>
    </w:p>
    <w:p w14:paraId="36E60B05" w14:textId="77777777" w:rsidR="00C23285" w:rsidRPr="005F4027" w:rsidRDefault="00C23285" w:rsidP="00B2391B"/>
    <w:p w14:paraId="1487AA3E" w14:textId="77777777" w:rsidR="00B2391B" w:rsidRPr="005F4027" w:rsidRDefault="00B2391B" w:rsidP="00B2391B">
      <w:pPr>
        <w:rPr>
          <w:b/>
        </w:rPr>
      </w:pPr>
      <w:r w:rsidRPr="005F4027">
        <w:rPr>
          <w:b/>
        </w:rPr>
        <w:t>Example</w:t>
      </w:r>
    </w:p>
    <w:p w14:paraId="339ABFED" w14:textId="77777777" w:rsidR="00B2391B" w:rsidRPr="005F4027" w:rsidRDefault="00B2391B" w:rsidP="00B2391B">
      <w:r>
        <w:t xml:space="preserve">This example defines a thin soft tissue material where fibers are distributed according to a constrained von Mises mixture distribution.  </w:t>
      </w:r>
    </w:p>
    <w:p w14:paraId="52C1B1CD" w14:textId="77777777" w:rsidR="00B2391B" w:rsidRPr="005F4027" w:rsidRDefault="00B2391B" w:rsidP="00B2391B">
      <w:pPr>
        <w:rPr>
          <w:i/>
        </w:rPr>
      </w:pPr>
    </w:p>
    <w:p w14:paraId="6BCEE2FB" w14:textId="2C322BD3" w:rsidR="00B2391B" w:rsidRPr="007D6F0D" w:rsidRDefault="00B2391B" w:rsidP="007D6F0D">
      <w:pPr>
        <w:jc w:val="left"/>
        <w:rPr>
          <w:rFonts w:ascii="Courier New" w:hAnsi="Courier New" w:cs="Courier New"/>
          <w:sz w:val="22"/>
          <w:szCs w:val="22"/>
        </w:rPr>
      </w:pPr>
      <w:r w:rsidRPr="007D6F0D">
        <w:rPr>
          <w:rFonts w:ascii="Courier New" w:hAnsi="Courier New" w:cs="Courier New"/>
          <w:sz w:val="22"/>
          <w:szCs w:val="22"/>
        </w:rPr>
        <w:t>&lt;material id="1" name="Material 1" type="</w:t>
      </w:r>
      <w:r w:rsidR="00B87DFF" w:rsidRPr="007D6F0D">
        <w:rPr>
          <w:rFonts w:ascii="Courier New" w:hAnsi="Courier New" w:cs="Courier New"/>
          <w:sz w:val="22"/>
          <w:szCs w:val="22"/>
        </w:rPr>
        <w:t>Mooney-Rivlin v</w:t>
      </w:r>
      <w:r w:rsidRPr="007D6F0D">
        <w:rPr>
          <w:rFonts w:ascii="Courier New" w:hAnsi="Courier New" w:cs="Courier New"/>
          <w:sz w:val="22"/>
          <w:szCs w:val="22"/>
        </w:rPr>
        <w:t xml:space="preserve">on Mises </w:t>
      </w:r>
      <w:r w:rsidR="002446F7" w:rsidRPr="007D6F0D">
        <w:rPr>
          <w:rFonts w:ascii="Courier New" w:hAnsi="Courier New" w:cs="Courier New"/>
          <w:sz w:val="22"/>
          <w:szCs w:val="22"/>
        </w:rPr>
        <w:t>F</w:t>
      </w:r>
      <w:r w:rsidRPr="007D6F0D">
        <w:rPr>
          <w:rFonts w:ascii="Courier New" w:hAnsi="Courier New" w:cs="Courier New"/>
          <w:sz w:val="22"/>
          <w:szCs w:val="22"/>
        </w:rPr>
        <w:t>ibers"&gt;</w:t>
      </w:r>
    </w:p>
    <w:p w14:paraId="7AE6AB65"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&lt;c1&gt;10.0&lt;/c1&gt;</w:t>
      </w:r>
    </w:p>
    <w:p w14:paraId="7E4A376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&lt;c2&gt;0.0&lt;/c2&gt;</w:t>
      </w:r>
    </w:p>
    <w:p w14:paraId="003C520C"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&lt;c3&gt;50.0&lt;/c3&gt;</w:t>
      </w:r>
    </w:p>
    <w:p w14:paraId="252451EE"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&lt;c4&gt;5.0&lt;/c4&gt;</w:t>
      </w:r>
    </w:p>
    <w:p w14:paraId="7D67DA72"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&lt;c5&gt;1&lt;/c5&gt;</w:t>
      </w:r>
    </w:p>
    <w:p w14:paraId="14343E7A"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&lt;lam_max&gt;10&lt;/lam_max&gt;</w:t>
      </w:r>
    </w:p>
    <w:p w14:paraId="334D99E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&lt;k&gt;1000000.0&lt;/k&gt;</w:t>
      </w:r>
    </w:p>
    <w:p w14:paraId="4316D723"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rPr>
        <w:tab/>
      </w:r>
      <w:r w:rsidRPr="007D6F0D">
        <w:rPr>
          <w:rFonts w:ascii="Courier New" w:hAnsi="Courier New" w:cs="Courier New"/>
          <w:sz w:val="22"/>
          <w:szCs w:val="22"/>
          <w:lang w:val="nl-BE"/>
        </w:rPr>
        <w:t>&lt;kf&gt;1&lt;/kf&gt;</w:t>
      </w:r>
    </w:p>
    <w:p w14:paraId="5E4842D6"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&lt;vmc&gt;2&lt;/vmc&gt;</w:t>
      </w:r>
    </w:p>
    <w:p w14:paraId="153905E1"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&lt;var_n&gt;2.0&lt;/var_n&gt;</w:t>
      </w:r>
    </w:p>
    <w:p w14:paraId="47A33F10" w14:textId="77777777" w:rsidR="00B2391B" w:rsidRPr="007D6F0D" w:rsidRDefault="00B2391B" w:rsidP="00B2391B">
      <w:pPr>
        <w:ind w:firstLine="720"/>
        <w:rPr>
          <w:rFonts w:ascii="Courier New" w:hAnsi="Courier New" w:cs="Courier New"/>
          <w:sz w:val="22"/>
          <w:szCs w:val="22"/>
        </w:rPr>
      </w:pPr>
      <w:r w:rsidRPr="007D6F0D">
        <w:rPr>
          <w:rFonts w:ascii="Courier New" w:hAnsi="Courier New" w:cs="Courier New"/>
          <w:sz w:val="22"/>
          <w:szCs w:val="22"/>
        </w:rPr>
        <w:t>&lt;tp&gt;0.0&lt;/tp&gt;</w:t>
      </w:r>
    </w:p>
    <w:p w14:paraId="5CB716B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&lt;gipt&gt;40&lt;/gipt&gt;</w:t>
      </w:r>
    </w:p>
    <w:p w14:paraId="76F026E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 xml:space="preserve">&lt;mat_axis type="local"&gt;4,1,3&lt;/mat_axis&gt; </w:t>
      </w:r>
    </w:p>
    <w:p w14:paraId="76114860"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&lt;/material&gt;</w:t>
      </w:r>
    </w:p>
    <w:p w14:paraId="101290A0" w14:textId="77777777" w:rsidR="00B2391B" w:rsidRDefault="00B2391B" w:rsidP="00B2391B">
      <w:pPr>
        <w:tabs>
          <w:tab w:val="left" w:pos="720"/>
          <w:tab w:val="left" w:pos="1440"/>
          <w:tab w:val="left" w:pos="2507"/>
        </w:tabs>
      </w:pPr>
    </w:p>
    <w:p w14:paraId="60D576F0" w14:textId="77777777" w:rsidR="00B2391B" w:rsidRPr="005A3C4B" w:rsidRDefault="00B2391B" w:rsidP="006A0BC1"/>
    <w:p w14:paraId="56FB6745" w14:textId="77777777" w:rsidR="006A0BC1" w:rsidRPr="005A3C4B" w:rsidRDefault="006A0BC1" w:rsidP="006A0BC1">
      <w:r w:rsidRPr="005A3C4B">
        <w:br w:type="page"/>
      </w:r>
    </w:p>
    <w:p w14:paraId="05B5B0F7" w14:textId="77777777" w:rsidR="006A0BC1" w:rsidRPr="0097532C" w:rsidRDefault="006A0BC1" w:rsidP="006A0BC1">
      <w:pPr>
        <w:pStyle w:val="Heading3"/>
      </w:pPr>
      <w:bookmarkStart w:id="1291" w:name="_Ref162411714"/>
      <w:bookmarkStart w:id="1292" w:name="_Ref162412566"/>
      <w:bookmarkStart w:id="1293" w:name="_Toc385498492"/>
      <w:r>
        <w:lastRenderedPageBreak/>
        <w:t>Compressible Materials</w:t>
      </w:r>
      <w:bookmarkEnd w:id="1291"/>
      <w:bookmarkEnd w:id="1292"/>
      <w:bookmarkEnd w:id="1293"/>
    </w:p>
    <w:p w14:paraId="2652A09D" w14:textId="580A3371" w:rsidR="006A0BC1" w:rsidRDefault="0049646D" w:rsidP="006A0BC1">
      <w:r>
        <w:t xml:space="preserve">Unlike the materials in Section </w:t>
      </w:r>
      <w:r>
        <w:fldChar w:fldCharType="begin"/>
      </w:r>
      <w:r>
        <w:instrText xml:space="preserve"> REF _Ref167375095 \r \h </w:instrText>
      </w:r>
      <w:r>
        <w:fldChar w:fldCharType="separate"/>
      </w:r>
      <w:r w:rsidR="00873D59">
        <w:t>4.1.2</w:t>
      </w:r>
      <w:r>
        <w:fldChar w:fldCharType="end"/>
      </w:r>
      <w:r>
        <w:t xml:space="preserve">, these materials do not </w:t>
      </w:r>
      <w:r w:rsidR="00304BE5">
        <w:t xml:space="preserve">necessarily </w:t>
      </w:r>
      <w:r>
        <w:t>assume an additive decomposition of the bulk and deviatoric parts of the strain energy or stress</w:t>
      </w:r>
      <w:r w:rsidR="008B53FE">
        <w:t xml:space="preserve">.  </w:t>
      </w:r>
      <w:r w:rsidR="001D2633">
        <w:t>Further, t</w:t>
      </w:r>
      <w:r w:rsidR="00304BE5">
        <w:t>he</w:t>
      </w:r>
      <w:r w:rsidR="001D2633">
        <w:t>se</w:t>
      </w:r>
      <w:r w:rsidR="00304BE5">
        <w:t xml:space="preserve"> materials </w:t>
      </w:r>
      <w:r w:rsidR="001D2633">
        <w:t xml:space="preserve">can only be </w:t>
      </w:r>
      <w:r w:rsidR="008B53FE">
        <w:t>use</w:t>
      </w:r>
      <w:r w:rsidR="001D2633">
        <w:t>d with the</w:t>
      </w:r>
      <w:r w:rsidR="008B53FE">
        <w:t xml:space="preserve"> standard displacement-based finite element formulation, rather than </w:t>
      </w:r>
      <w:r>
        <w:t>the three-field element</w:t>
      </w:r>
      <w:r w:rsidR="001D2633">
        <w:t xml:space="preserve"> formulatoin</w:t>
      </w:r>
      <w:r>
        <w:t>.</w:t>
      </w:r>
      <w:r w:rsidR="008B53FE">
        <w:t xml:space="preserve">  They should not be used for nearly-incompressible material behavior due to the potential for element </w:t>
      </w:r>
      <w:commentRangeStart w:id="1294"/>
      <w:r w:rsidR="008B53FE">
        <w:t>locking</w:t>
      </w:r>
      <w:commentRangeEnd w:id="1294"/>
      <w:r w:rsidR="001D2633">
        <w:rPr>
          <w:rStyle w:val="CommentReference"/>
        </w:rPr>
        <w:commentReference w:id="1294"/>
      </w:r>
      <w:r w:rsidR="008B53FE">
        <w:t>.</w:t>
      </w:r>
    </w:p>
    <w:p w14:paraId="6F7D1E7E" w14:textId="7B8098D6" w:rsidR="00183AC8" w:rsidRDefault="00183AC8" w:rsidP="00183AC8">
      <w:pPr>
        <w:pStyle w:val="Heading4"/>
      </w:pPr>
      <w:bookmarkStart w:id="1295" w:name="_Toc385498493"/>
      <w:r>
        <w:t>Carter-Hayes</w:t>
      </w:r>
      <w:bookmarkEnd w:id="1295"/>
    </w:p>
    <w:p w14:paraId="2E07BBB0" w14:textId="7DFADB8A" w:rsidR="00183AC8" w:rsidRDefault="00183AC8" w:rsidP="00183AC8">
      <w:r>
        <w:t xml:space="preserve">The material type for a Carter-Hayes </w:t>
      </w:r>
      <w:r w:rsidR="002204C3">
        <w:t>material</w:t>
      </w:r>
      <w:r>
        <w:t xml:space="preserve"> is </w:t>
      </w:r>
      <w:r>
        <w:rPr>
          <w:i/>
        </w:rPr>
        <w:t>Carter-Hayes</w:t>
      </w:r>
      <w:r>
        <w:t>. The following parameters must be defined:</w:t>
      </w:r>
    </w:p>
    <w:p w14:paraId="79B828C6" w14:textId="77777777" w:rsidR="00183AC8" w:rsidRDefault="00183AC8" w:rsidP="00183A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8435"/>
      </w:tblGrid>
      <w:tr w:rsidR="00183AC8" w14:paraId="06AC3F3B" w14:textId="77777777" w:rsidTr="00183AC8">
        <w:tc>
          <w:tcPr>
            <w:tcW w:w="828" w:type="dxa"/>
            <w:shd w:val="clear" w:color="auto" w:fill="auto"/>
          </w:tcPr>
          <w:p w14:paraId="29012BF7" w14:textId="29B77143" w:rsidR="00183AC8" w:rsidRDefault="00183AC8" w:rsidP="00332104">
            <w:pPr>
              <w:pStyle w:val="code"/>
            </w:pPr>
            <w:r>
              <w:t>&lt;</w:t>
            </w:r>
            <w:r w:rsidR="00332104">
              <w:t>E0</w:t>
            </w:r>
            <w:r>
              <w:t>&gt;</w:t>
            </w:r>
          </w:p>
        </w:tc>
        <w:tc>
          <w:tcPr>
            <w:tcW w:w="8748" w:type="dxa"/>
            <w:shd w:val="clear" w:color="auto" w:fill="auto"/>
          </w:tcPr>
          <w:p w14:paraId="2D007C45" w14:textId="0CC035B4" w:rsidR="00183AC8" w:rsidRDefault="00183AC8" w:rsidP="00AF2221">
            <w:r>
              <w:t xml:space="preserve">Young’s modulus </w:t>
            </w:r>
            <w:r w:rsidR="00332104">
              <w:t xml:space="preserve">at reference density </w:t>
            </w:r>
            <w:r w:rsidR="00AF2221" w:rsidRPr="00AF2221">
              <w:rPr>
                <w:position w:val="-12"/>
              </w:rPr>
              <w:object w:dxaOrig="300" w:dyaOrig="360" w14:anchorId="110F7027">
                <v:shape id="_x0000_i1229" type="#_x0000_t75" style="width:14pt;height:18pt" o:ole="">
                  <v:imagedata r:id="rId441" o:title=""/>
                </v:shape>
                <o:OLEObject Type="Embed" ProgID="Equation.DSMT4" ShapeID="_x0000_i1229" DrawAspect="Content" ObjectID="_1459242312" r:id="rId442"/>
              </w:object>
            </w:r>
            <w:r>
              <w:t xml:space="preserve"> </w:t>
            </w:r>
          </w:p>
        </w:tc>
      </w:tr>
      <w:tr w:rsidR="00332104" w14:paraId="3FF572EA" w14:textId="77777777" w:rsidTr="00183AC8">
        <w:tc>
          <w:tcPr>
            <w:tcW w:w="828" w:type="dxa"/>
            <w:shd w:val="clear" w:color="auto" w:fill="auto"/>
          </w:tcPr>
          <w:p w14:paraId="1B68BB88" w14:textId="4646517A" w:rsidR="00332104" w:rsidRDefault="00332104" w:rsidP="00332104">
            <w:pPr>
              <w:pStyle w:val="code"/>
            </w:pPr>
            <w:r>
              <w:t>&lt;rho0&gt;</w:t>
            </w:r>
          </w:p>
        </w:tc>
        <w:tc>
          <w:tcPr>
            <w:tcW w:w="8748" w:type="dxa"/>
            <w:shd w:val="clear" w:color="auto" w:fill="auto"/>
          </w:tcPr>
          <w:p w14:paraId="1BEF21EE" w14:textId="09FB1F8F" w:rsidR="00332104" w:rsidRDefault="00332104" w:rsidP="00AF2221">
            <w:r>
              <w:t xml:space="preserve">reference density </w:t>
            </w:r>
            <w:r w:rsidR="00AF2221" w:rsidRPr="00AF2221">
              <w:rPr>
                <w:position w:val="-12"/>
              </w:rPr>
              <w:object w:dxaOrig="300" w:dyaOrig="360" w14:anchorId="5A106022">
                <v:shape id="_x0000_i1230" type="#_x0000_t75" style="width:14pt;height:18pt" o:ole="">
                  <v:imagedata r:id="rId443" o:title=""/>
                </v:shape>
                <o:OLEObject Type="Embed" ProgID="Equation.DSMT4" ShapeID="_x0000_i1230" DrawAspect="Content" ObjectID="_1459242313" r:id="rId444"/>
              </w:object>
            </w:r>
            <w:r>
              <w:t xml:space="preserve"> </w:t>
            </w:r>
          </w:p>
        </w:tc>
      </w:tr>
      <w:tr w:rsidR="00183AC8" w14:paraId="7506A29D" w14:textId="77777777" w:rsidTr="00183AC8">
        <w:tc>
          <w:tcPr>
            <w:tcW w:w="828" w:type="dxa"/>
            <w:shd w:val="clear" w:color="auto" w:fill="auto"/>
          </w:tcPr>
          <w:p w14:paraId="264AF061" w14:textId="1A994BA9" w:rsidR="00183AC8" w:rsidRDefault="00183AC8" w:rsidP="00183AC8">
            <w:pPr>
              <w:pStyle w:val="code"/>
            </w:pPr>
            <w:r>
              <w:t>&lt;gamma&gt;</w:t>
            </w:r>
          </w:p>
        </w:tc>
        <w:tc>
          <w:tcPr>
            <w:tcW w:w="8748" w:type="dxa"/>
            <w:shd w:val="clear" w:color="auto" w:fill="auto"/>
          </w:tcPr>
          <w:p w14:paraId="23F47A5A" w14:textId="65A18A7A" w:rsidR="00183AC8" w:rsidRDefault="00183AC8" w:rsidP="00AF2221">
            <w:r>
              <w:t xml:space="preserve">exponent of solid-bound molecule density for calculation of Young’s modulus </w:t>
            </w:r>
            <w:r w:rsidR="00AF2221" w:rsidRPr="00AF2221">
              <w:rPr>
                <w:position w:val="-10"/>
              </w:rPr>
              <w:object w:dxaOrig="200" w:dyaOrig="260" w14:anchorId="1050ED1F">
                <v:shape id="_x0000_i1231" type="#_x0000_t75" style="width:10pt;height:13.5pt" o:ole="">
                  <v:imagedata r:id="rId445" o:title=""/>
                </v:shape>
                <o:OLEObject Type="Embed" ProgID="Equation.DSMT4" ShapeID="_x0000_i1231" DrawAspect="Content" ObjectID="_1459242314" r:id="rId446"/>
              </w:object>
            </w:r>
            <w:r>
              <w:t xml:space="preserve"> </w:t>
            </w:r>
          </w:p>
        </w:tc>
      </w:tr>
      <w:tr w:rsidR="00183AC8" w14:paraId="0095626C" w14:textId="77777777" w:rsidTr="00183AC8">
        <w:tc>
          <w:tcPr>
            <w:tcW w:w="828" w:type="dxa"/>
            <w:shd w:val="clear" w:color="auto" w:fill="auto"/>
          </w:tcPr>
          <w:p w14:paraId="19027DF2" w14:textId="77777777" w:rsidR="00183AC8" w:rsidRDefault="00183AC8" w:rsidP="00183AC8">
            <w:pPr>
              <w:pStyle w:val="code"/>
            </w:pPr>
            <w:r>
              <w:t>&lt;v&gt;</w:t>
            </w:r>
          </w:p>
        </w:tc>
        <w:tc>
          <w:tcPr>
            <w:tcW w:w="8748" w:type="dxa"/>
            <w:shd w:val="clear" w:color="auto" w:fill="auto"/>
          </w:tcPr>
          <w:p w14:paraId="0FA679A5" w14:textId="77783006" w:rsidR="00183AC8" w:rsidRDefault="00183AC8" w:rsidP="00AF2221">
            <w:r>
              <w:t xml:space="preserve">Poisson’s ratio </w:t>
            </w:r>
            <w:r w:rsidR="00AF2221" w:rsidRPr="00AF2221">
              <w:rPr>
                <w:position w:val="-6"/>
              </w:rPr>
              <w:object w:dxaOrig="200" w:dyaOrig="220" w14:anchorId="6727B286">
                <v:shape id="_x0000_i1232" type="#_x0000_t75" style="width:10pt;height:10.5pt" o:ole="">
                  <v:imagedata r:id="rId447" o:title=""/>
                </v:shape>
                <o:OLEObject Type="Embed" ProgID="Equation.DSMT4" ShapeID="_x0000_i1232" DrawAspect="Content" ObjectID="_1459242315" r:id="rId448"/>
              </w:object>
            </w:r>
            <w:r>
              <w:t xml:space="preserve"> </w:t>
            </w:r>
          </w:p>
        </w:tc>
      </w:tr>
      <w:tr w:rsidR="00183AC8" w14:paraId="48CF58CB" w14:textId="77777777" w:rsidTr="00183AC8">
        <w:tc>
          <w:tcPr>
            <w:tcW w:w="828" w:type="dxa"/>
            <w:shd w:val="clear" w:color="auto" w:fill="auto"/>
          </w:tcPr>
          <w:p w14:paraId="68D6F949" w14:textId="558E2DA0" w:rsidR="00183AC8" w:rsidRDefault="00183AC8" w:rsidP="00183AC8">
            <w:pPr>
              <w:pStyle w:val="code"/>
            </w:pPr>
            <w:r>
              <w:t>&lt;sbm&gt;</w:t>
            </w:r>
          </w:p>
        </w:tc>
        <w:tc>
          <w:tcPr>
            <w:tcW w:w="8748" w:type="dxa"/>
            <w:shd w:val="clear" w:color="auto" w:fill="auto"/>
          </w:tcPr>
          <w:p w14:paraId="1A26426F" w14:textId="6547F6BA" w:rsidR="00183AC8" w:rsidRDefault="00183AC8" w:rsidP="00183AC8">
            <w:r>
              <w:t>index of solid bound molecule</w:t>
            </w:r>
          </w:p>
        </w:tc>
      </w:tr>
    </w:tbl>
    <w:p w14:paraId="7DED748A" w14:textId="77777777" w:rsidR="00183AC8" w:rsidRDefault="00183AC8" w:rsidP="00183AC8"/>
    <w:p w14:paraId="509C6057" w14:textId="50536918" w:rsidR="00327EE3" w:rsidRDefault="00183AC8" w:rsidP="00327EE3">
      <w:pPr>
        <w:pStyle w:val="MTDisplayEquation"/>
      </w:pPr>
      <w:r>
        <w:t xml:space="preserve">This model describes a compressible </w:t>
      </w:r>
      <w:r w:rsidR="00327EE3">
        <w:t>n</w:t>
      </w:r>
      <w:r>
        <w:t xml:space="preserve">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rsidR="00327EE3">
        <w:t xml:space="preserve"> whose Young’s modulus is a power-law function of the referential apparent density </w:t>
      </w:r>
      <w:r w:rsidR="00AF2221" w:rsidRPr="00AF2221">
        <w:rPr>
          <w:position w:val="-12"/>
        </w:rPr>
        <w:object w:dxaOrig="340" w:dyaOrig="380" w14:anchorId="54ED0152">
          <v:shape id="_x0000_i1233" type="#_x0000_t75" style="width:16.5pt;height:19.5pt" o:ole="">
            <v:imagedata r:id="rId449" o:title=""/>
          </v:shape>
          <o:OLEObject Type="Embed" ProgID="Equation.DSMT4" ShapeID="_x0000_i1233" DrawAspect="Content" ObjectID="_1459242316" r:id="rId450"/>
        </w:object>
      </w:r>
      <w:r w:rsidR="00327EE3">
        <w:t xml:space="preserve"> of a solid-bound molecule</w:t>
      </w:r>
      <w:r>
        <w:t>. It is derived from the following hyperelastic strain-energy function:</w:t>
      </w:r>
    </w:p>
    <w:p w14:paraId="29C4B3BE" w14:textId="5B4645DF" w:rsidR="00327EE3" w:rsidRDefault="00327EE3" w:rsidP="00327EE3">
      <w:pPr>
        <w:pStyle w:val="MTDisplayEquation"/>
      </w:pPr>
      <w:r>
        <w:tab/>
      </w:r>
      <w:r w:rsidR="00AF2221" w:rsidRPr="00AF2221">
        <w:rPr>
          <w:position w:val="-32"/>
        </w:rPr>
        <w:object w:dxaOrig="4740" w:dyaOrig="720" w14:anchorId="1794CD8F">
          <v:shape id="_x0000_i1234" type="#_x0000_t75" style="width:237pt;height:36.5pt" o:ole="">
            <v:imagedata r:id="rId451" o:title=""/>
          </v:shape>
          <o:OLEObject Type="Embed" ProgID="Equation.DSMT4" ShapeID="_x0000_i1234" DrawAspect="Content" ObjectID="_1459242317" r:id="rId452"/>
        </w:object>
      </w:r>
      <w:r>
        <w:t>.</w:t>
      </w:r>
    </w:p>
    <w:p w14:paraId="41804102" w14:textId="6D50E657" w:rsidR="00183AC8" w:rsidRDefault="00183AC8" w:rsidP="00183AC8">
      <w:pPr>
        <w:pStyle w:val="MTDisplayEquation"/>
      </w:pPr>
      <w:r>
        <w:t xml:space="preserve">Here, </w:t>
      </w:r>
      <w:r w:rsidR="00AF2221" w:rsidRPr="00AF2221">
        <w:rPr>
          <w:position w:val="-6"/>
        </w:rPr>
        <w:object w:dxaOrig="240" w:dyaOrig="279" w14:anchorId="27BC1923">
          <v:shape id="_x0000_i1235" type="#_x0000_t75" style="width:12pt;height:14pt" o:ole="">
            <v:imagedata r:id="rId453" o:title=""/>
          </v:shape>
          <o:OLEObject Type="Embed" ProgID="Equation.DSMT4" ShapeID="_x0000_i1235" DrawAspect="Content" ObjectID="_1459242318" r:id="rId454"/>
        </w:object>
      </w:r>
      <w:r w:rsidR="00327EE3">
        <w:t xml:space="preserve"> is </w:t>
      </w:r>
      <w:r>
        <w:t xml:space="preserve">the right Cauchy-Green deformation tensor and </w:t>
      </w:r>
      <w:r w:rsidR="00AF2221" w:rsidRPr="00AF2221">
        <w:rPr>
          <w:position w:val="-6"/>
        </w:rPr>
        <w:object w:dxaOrig="220" w:dyaOrig="279" w14:anchorId="6DE365CB">
          <v:shape id="_x0000_i1236" type="#_x0000_t75" style="width:10.5pt;height:14pt" o:ole="">
            <v:imagedata r:id="rId455" o:title=""/>
          </v:shape>
          <o:OLEObject Type="Embed" ProgID="Equation.DSMT4" ShapeID="_x0000_i1236" DrawAspect="Content" ObjectID="_1459242319" r:id="rId456"/>
        </w:object>
      </w:r>
      <w:r w:rsidR="00327EE3">
        <w:t xml:space="preserve"> </w:t>
      </w:r>
      <w:r>
        <w:t>is the determinant of the deformation gradient tensor.</w:t>
      </w:r>
    </w:p>
    <w:p w14:paraId="704AC31D" w14:textId="77777777" w:rsidR="00183AC8" w:rsidRDefault="00183AC8" w:rsidP="00183AC8"/>
    <w:p w14:paraId="1DA59B1D" w14:textId="662F704F" w:rsidR="00327EE3" w:rsidRDefault="00327EE3" w:rsidP="00183AC8">
      <w:r>
        <w:t xml:space="preserve">Young’s modulus depends on </w:t>
      </w:r>
      <w:r w:rsidR="00AF2221" w:rsidRPr="00AF2221">
        <w:rPr>
          <w:position w:val="-12"/>
        </w:rPr>
        <w:object w:dxaOrig="340" w:dyaOrig="380" w14:anchorId="3FDF1C33">
          <v:shape id="_x0000_i1237" type="#_x0000_t75" style="width:16.5pt;height:19.5pt" o:ole="">
            <v:imagedata r:id="rId457" o:title=""/>
          </v:shape>
          <o:OLEObject Type="Embed" ProgID="Equation.DSMT4" ShapeID="_x0000_i1237" DrawAspect="Content" ObjectID="_1459242320" r:id="rId458"/>
        </w:object>
      </w:r>
      <w:r>
        <w:t xml:space="preserve"> according to</w:t>
      </w:r>
      <w:r w:rsidR="007F0EA8">
        <w:t xml:space="preserve"> a power law</w:t>
      </w:r>
      <w:r w:rsidR="00031F52">
        <w:t xml:space="preserve"> </w: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 </w:instrTex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EN.CITE.DATA </w:instrText>
      </w:r>
      <w:r w:rsidR="00031F52">
        <w:fldChar w:fldCharType="end"/>
      </w:r>
      <w:r w:rsidR="00031F52">
        <w:fldChar w:fldCharType="separate"/>
      </w:r>
      <w:r w:rsidR="00031F52">
        <w:rPr>
          <w:noProof/>
        </w:rPr>
        <w:t>[</w:t>
      </w:r>
      <w:hyperlink w:anchor="_ENREF_24" w:tooltip="Carter, 1976 #72" w:history="1">
        <w:r w:rsidR="00711A1D">
          <w:rPr>
            <w:noProof/>
          </w:rPr>
          <w:t>24</w:t>
        </w:r>
      </w:hyperlink>
      <w:r w:rsidR="00031F52">
        <w:rPr>
          <w:noProof/>
        </w:rPr>
        <w:t xml:space="preserve">, </w:t>
      </w:r>
      <w:hyperlink w:anchor="_ENREF_25" w:tooltip="Carter, 1977 #73" w:history="1">
        <w:r w:rsidR="00711A1D">
          <w:rPr>
            <w:noProof/>
          </w:rPr>
          <w:t>25</w:t>
        </w:r>
      </w:hyperlink>
      <w:r w:rsidR="00031F52">
        <w:rPr>
          <w:noProof/>
        </w:rPr>
        <w:t>]</w:t>
      </w:r>
      <w:r w:rsidR="00031F52">
        <w:fldChar w:fldCharType="end"/>
      </w:r>
      <w:r w:rsidR="007F0EA8">
        <w:t>,</w:t>
      </w:r>
    </w:p>
    <w:p w14:paraId="6603F553" w14:textId="4C7BA673" w:rsidR="00327EE3" w:rsidRPr="005F7781" w:rsidRDefault="00327EE3" w:rsidP="0016320C">
      <w:pPr>
        <w:pStyle w:val="MTDisplayEquation"/>
      </w:pPr>
      <w:r>
        <w:tab/>
      </w:r>
      <w:r w:rsidR="00AF2221" w:rsidRPr="00AF2221">
        <w:rPr>
          <w:position w:val="-32"/>
        </w:rPr>
        <w:object w:dxaOrig="1500" w:dyaOrig="800" w14:anchorId="306DF04C">
          <v:shape id="_x0000_i1238" type="#_x0000_t75" style="width:74.5pt;height:40pt" o:ole="">
            <v:imagedata r:id="rId459" o:title=""/>
          </v:shape>
          <o:OLEObject Type="Embed" ProgID="Equation.DSMT4" ShapeID="_x0000_i1238" DrawAspect="Content" ObjectID="_1459242321" r:id="rId460"/>
        </w:object>
      </w:r>
      <w:r>
        <w:t xml:space="preserve"> .</w:t>
      </w:r>
    </w:p>
    <w:p w14:paraId="7F2C241F" w14:textId="410755EC" w:rsidR="00183AC8" w:rsidRPr="006C5D58" w:rsidRDefault="00327EE3" w:rsidP="00183AC8">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873D59">
        <w:t>4.6</w:t>
      </w:r>
      <w:r>
        <w:fldChar w:fldCharType="end"/>
      </w:r>
      <w:r>
        <w:t>).</w:t>
      </w:r>
      <w:r w:rsidR="006C5D58">
        <w:t xml:space="preserve">  The solid-bound molecule must be defined in the </w:t>
      </w:r>
      <w:r w:rsidR="006C5D58" w:rsidRPr="0016320C">
        <w:rPr>
          <w:rStyle w:val="CodeChar0"/>
        </w:rPr>
        <w:t>&lt;Globals&gt;</w:t>
      </w:r>
      <w:r w:rsidR="006C5D58">
        <w:t xml:space="preserve"> section (Section </w:t>
      </w:r>
      <w:r w:rsidR="006C5D58">
        <w:fldChar w:fldCharType="begin"/>
      </w:r>
      <w:r w:rsidR="006C5D58">
        <w:instrText xml:space="preserve"> REF _Ref240797992 \r \h </w:instrText>
      </w:r>
      <w:r w:rsidR="006C5D58">
        <w:fldChar w:fldCharType="separate"/>
      </w:r>
      <w:ins w:id="1296" w:author="Steve Maas" w:date="2014-01-02T13:04:00Z">
        <w:r w:rsidR="00873D59">
          <w:t>3.12.3</w:t>
        </w:r>
      </w:ins>
      <w:del w:id="1297" w:author="Steve Maas" w:date="2014-01-02T13:04:00Z">
        <w:r w:rsidR="00B951E2" w:rsidDel="00873D59">
          <w:delText>3.10.3</w:delText>
        </w:r>
      </w:del>
      <w:r w:rsidR="006C5D58">
        <w:fldChar w:fldCharType="end"/>
      </w:r>
      <w:r w:rsidR="006C5D58">
        <w:t xml:space="preserve">) </w:t>
      </w:r>
      <w:r w:rsidR="002204C3">
        <w:t xml:space="preserve">and must be included in the multiphasic mixture using a </w:t>
      </w:r>
      <w:r w:rsidR="002204C3" w:rsidRPr="0016320C">
        <w:rPr>
          <w:rStyle w:val="CodeChar0"/>
        </w:rPr>
        <w:t>&lt;solid_bound&gt;</w:t>
      </w:r>
      <w:r w:rsidR="002204C3">
        <w:t xml:space="preserve"> tag.  T</w:t>
      </w:r>
      <w:r w:rsidR="006C5D58">
        <w:t xml:space="preserve">he parameter </w:t>
      </w:r>
      <w:r w:rsidR="006C5D58">
        <w:rPr>
          <w:i/>
        </w:rPr>
        <w:t>sbm</w:t>
      </w:r>
      <w:r w:rsidR="006C5D58">
        <w:t xml:space="preserve"> must refer to the global index of that solid-bound molecule.  The value of </w:t>
      </w:r>
      <w:r w:rsidR="00AF2221" w:rsidRPr="00AF2221">
        <w:rPr>
          <w:position w:val="-12"/>
        </w:rPr>
        <w:object w:dxaOrig="340" w:dyaOrig="380" w14:anchorId="0AAABF38">
          <v:shape id="_x0000_i1239" type="#_x0000_t75" style="width:16.5pt;height:19.5pt" o:ole="">
            <v:imagedata r:id="rId461" o:title=""/>
          </v:shape>
          <o:OLEObject Type="Embed" ProgID="Equation.DSMT4" ShapeID="_x0000_i1239" DrawAspect="Content" ObjectID="_1459242322" r:id="rId462"/>
        </w:object>
      </w:r>
      <w:r w:rsidR="006C5D58">
        <w:t xml:space="preserve"> is specified within the </w:t>
      </w:r>
      <w:r w:rsidR="002204C3" w:rsidRPr="00DA6B48">
        <w:rPr>
          <w:rStyle w:val="CodeChar0"/>
        </w:rPr>
        <w:t>&lt;solid_bound&gt;</w:t>
      </w:r>
      <w:r w:rsidR="002204C3">
        <w:t xml:space="preserve"> tag.  If a chemical reaction is defined within that multiphasic mixture that alters the value of </w:t>
      </w:r>
      <w:r w:rsidR="00AF2221" w:rsidRPr="00AF2221">
        <w:rPr>
          <w:position w:val="-12"/>
        </w:rPr>
        <w:object w:dxaOrig="340" w:dyaOrig="380" w14:anchorId="7B1421A2">
          <v:shape id="_x0000_i1240" type="#_x0000_t75" style="width:16.5pt;height:19.5pt" o:ole="">
            <v:imagedata r:id="rId463" o:title=""/>
          </v:shape>
          <o:OLEObject Type="Embed" ProgID="Equation.DSMT4" ShapeID="_x0000_i1240" DrawAspect="Content" ObjectID="_1459242323" r:id="rId464"/>
        </w:object>
      </w:r>
      <w:r w:rsidR="002204C3">
        <w:t xml:space="preserve">, lower and upper bounds may be specified for this referential density within the </w:t>
      </w:r>
      <w:r w:rsidR="002204C3" w:rsidRPr="00DA6B48">
        <w:rPr>
          <w:rStyle w:val="CodeChar0"/>
        </w:rPr>
        <w:t>&lt;solid_bound&gt;</w:t>
      </w:r>
      <w:r w:rsidR="002204C3">
        <w:t xml:space="preserve"> tag to prevent </w:t>
      </w:r>
      <w:r w:rsidR="00AF2221" w:rsidRPr="00AF2221">
        <w:rPr>
          <w:position w:val="-12"/>
        </w:rPr>
        <w:object w:dxaOrig="320" w:dyaOrig="360" w14:anchorId="25D63465">
          <v:shape id="_x0000_i1241" type="#_x0000_t75" style="width:16.5pt;height:18pt" o:ole="">
            <v:imagedata r:id="rId465" o:title=""/>
          </v:shape>
          <o:OLEObject Type="Embed" ProgID="Equation.DSMT4" ShapeID="_x0000_i1241" DrawAspect="Content" ObjectID="_1459242324" r:id="rId466"/>
        </w:object>
      </w:r>
      <w:r w:rsidR="002204C3">
        <w:t xml:space="preserve"> from reducing to zero or achieving excessively elevated values.</w:t>
      </w:r>
    </w:p>
    <w:p w14:paraId="5B72AB60" w14:textId="77777777" w:rsidR="00183AC8" w:rsidRPr="008234BB" w:rsidRDefault="00183AC8" w:rsidP="00183AC8"/>
    <w:p w14:paraId="5925744A" w14:textId="77777777" w:rsidR="00183AC8" w:rsidRDefault="00183AC8" w:rsidP="00183AC8">
      <w:r>
        <w:rPr>
          <w:i/>
        </w:rPr>
        <w:t>Example:</w:t>
      </w:r>
    </w:p>
    <w:p w14:paraId="5F38AC9A" w14:textId="48E47884" w:rsidR="00C86863" w:rsidRDefault="00C86863" w:rsidP="0016320C">
      <w:pPr>
        <w:pStyle w:val="Code0"/>
      </w:pPr>
      <w:r>
        <w:t>&lt;material id="1" name="solid matrix" type="multiphasic"&gt;</w:t>
      </w:r>
    </w:p>
    <w:p w14:paraId="1C4276F9" w14:textId="19067C16" w:rsidR="00C86863" w:rsidRDefault="00C86863" w:rsidP="0016320C">
      <w:pPr>
        <w:pStyle w:val="Code0"/>
      </w:pPr>
      <w:r>
        <w:tab/>
        <w:t>&lt;phi0&gt;0&lt;/phi0&gt;</w:t>
      </w:r>
    </w:p>
    <w:p w14:paraId="3CDAFEEE" w14:textId="47FAE343" w:rsidR="00C86863" w:rsidRDefault="00C86863" w:rsidP="0016320C">
      <w:pPr>
        <w:pStyle w:val="Code0"/>
      </w:pPr>
      <w:r>
        <w:lastRenderedPageBreak/>
        <w:tab/>
        <w:t>&lt;solid_bound sbm="1"&gt;</w:t>
      </w:r>
    </w:p>
    <w:p w14:paraId="3872CD73" w14:textId="7169E585" w:rsidR="00C86863" w:rsidRDefault="00C86863" w:rsidP="0016320C">
      <w:pPr>
        <w:pStyle w:val="Code0"/>
      </w:pPr>
      <w:r>
        <w:tab/>
      </w:r>
      <w:r>
        <w:tab/>
        <w:t>&lt;rho0&gt;1&lt;/rho0&gt;</w:t>
      </w:r>
    </w:p>
    <w:p w14:paraId="1BEE1CE7" w14:textId="51D51154" w:rsidR="00C86863" w:rsidRDefault="00C86863" w:rsidP="00C86863">
      <w:pPr>
        <w:pStyle w:val="Code0"/>
      </w:pPr>
      <w:r>
        <w:tab/>
      </w:r>
      <w:r>
        <w:tab/>
        <w:t>&lt;rhomin&gt;0.1&lt;/rhomin&gt;</w:t>
      </w:r>
    </w:p>
    <w:p w14:paraId="78DD8610" w14:textId="70E06901" w:rsidR="00C86863" w:rsidRDefault="00C86863" w:rsidP="00C86863">
      <w:pPr>
        <w:pStyle w:val="Code0"/>
      </w:pPr>
      <w:r>
        <w:tab/>
      </w:r>
      <w:r>
        <w:tab/>
        <w:t>&lt;rhomax&gt;5&lt;/rhomax&gt;</w:t>
      </w:r>
    </w:p>
    <w:p w14:paraId="27407837" w14:textId="6B7C2746" w:rsidR="00C86863" w:rsidRDefault="00C86863" w:rsidP="0016320C">
      <w:pPr>
        <w:pStyle w:val="Code0"/>
      </w:pPr>
      <w:r>
        <w:tab/>
        <w:t>&lt;/solid_bound&gt;</w:t>
      </w:r>
    </w:p>
    <w:p w14:paraId="6F509BBC" w14:textId="112E7278" w:rsidR="00C86863" w:rsidRDefault="00C86863" w:rsidP="0016320C">
      <w:pPr>
        <w:pStyle w:val="Code0"/>
      </w:pPr>
      <w:r>
        <w:tab/>
        <w:t>&lt;fixed_charge_density&gt;0&lt;/fixed_charge_density&gt;</w:t>
      </w:r>
    </w:p>
    <w:p w14:paraId="02737FA0" w14:textId="57244C7B" w:rsidR="00C86863" w:rsidRDefault="00C86863" w:rsidP="0016320C">
      <w:pPr>
        <w:pStyle w:val="Code0"/>
      </w:pPr>
      <w:r>
        <w:tab/>
        <w:t>&lt;solid type="Carter-Hayes"&gt;</w:t>
      </w:r>
    </w:p>
    <w:p w14:paraId="23F3C836" w14:textId="05C11ABE" w:rsidR="00C86863" w:rsidRDefault="00C86863" w:rsidP="0016320C">
      <w:pPr>
        <w:pStyle w:val="Code0"/>
      </w:pPr>
      <w:r>
        <w:tab/>
      </w:r>
      <w:r>
        <w:tab/>
        <w:t>&lt;sbm&gt;1&lt;/sbm&gt;</w:t>
      </w:r>
    </w:p>
    <w:p w14:paraId="5A54841A" w14:textId="57055007" w:rsidR="00C86863" w:rsidRDefault="00C86863" w:rsidP="0016320C">
      <w:pPr>
        <w:pStyle w:val="Code0"/>
      </w:pPr>
      <w:r>
        <w:tab/>
      </w:r>
      <w:r>
        <w:tab/>
        <w:t>&lt;</w:t>
      </w:r>
      <w:r w:rsidR="00332104">
        <w:t>E0</w:t>
      </w:r>
      <w:r>
        <w:t>&gt;10000&lt;/</w:t>
      </w:r>
      <w:r w:rsidR="00332104">
        <w:t>E0</w:t>
      </w:r>
      <w:r>
        <w:t>&gt;</w:t>
      </w:r>
    </w:p>
    <w:p w14:paraId="70062E12" w14:textId="15000AD0" w:rsidR="00332104" w:rsidRDefault="00332104" w:rsidP="00332104">
      <w:pPr>
        <w:pStyle w:val="Code0"/>
      </w:pPr>
      <w:r>
        <w:tab/>
      </w:r>
      <w:r>
        <w:tab/>
        <w:t>&lt;rho0&gt;1&lt;/rho0&gt;</w:t>
      </w:r>
    </w:p>
    <w:p w14:paraId="775CCB09" w14:textId="66C12457" w:rsidR="00C86863" w:rsidRDefault="00C86863" w:rsidP="0016320C">
      <w:pPr>
        <w:pStyle w:val="Code0"/>
      </w:pPr>
      <w:r>
        <w:tab/>
      </w:r>
      <w:r>
        <w:tab/>
        <w:t>&lt;gamma&gt;2.0&lt;/gamma&gt;</w:t>
      </w:r>
    </w:p>
    <w:p w14:paraId="3DE60032" w14:textId="6CA73FA0" w:rsidR="00C86863" w:rsidRDefault="00C86863" w:rsidP="0016320C">
      <w:pPr>
        <w:pStyle w:val="Code0"/>
      </w:pPr>
      <w:r>
        <w:tab/>
      </w:r>
      <w:r>
        <w:tab/>
        <w:t>&lt;v&gt;0&lt;/v&gt;</w:t>
      </w:r>
    </w:p>
    <w:p w14:paraId="3BA2559B" w14:textId="0A8AB8C5" w:rsidR="00C86863" w:rsidRDefault="00C86863" w:rsidP="0016320C">
      <w:pPr>
        <w:pStyle w:val="Code0"/>
      </w:pPr>
      <w:r>
        <w:tab/>
        <w:t>&lt;/solid&gt;</w:t>
      </w:r>
    </w:p>
    <w:p w14:paraId="5DBAF42C" w14:textId="37445D2B" w:rsidR="00C86863" w:rsidRDefault="00C86863" w:rsidP="0016320C">
      <w:pPr>
        <w:pStyle w:val="Code0"/>
      </w:pPr>
      <w:r>
        <w:tab/>
        <w:t>&lt;permeability type="perm-const-iso"&gt;</w:t>
      </w:r>
    </w:p>
    <w:p w14:paraId="68362628" w14:textId="0D345494" w:rsidR="00C86863" w:rsidRDefault="00C86863" w:rsidP="0016320C">
      <w:pPr>
        <w:pStyle w:val="Code0"/>
      </w:pPr>
      <w:r>
        <w:tab/>
      </w:r>
      <w:r>
        <w:tab/>
        <w:t>&lt;perm&gt;1&lt;/perm&gt;</w:t>
      </w:r>
    </w:p>
    <w:p w14:paraId="0062B523" w14:textId="5207F8C3" w:rsidR="00C86863" w:rsidRDefault="00C86863" w:rsidP="0016320C">
      <w:pPr>
        <w:pStyle w:val="Code0"/>
      </w:pPr>
      <w:r>
        <w:tab/>
        <w:t>&lt;/permeability&gt;</w:t>
      </w:r>
    </w:p>
    <w:p w14:paraId="65CBA2B4" w14:textId="0A8C25DA" w:rsidR="00C86863" w:rsidRDefault="00C86863" w:rsidP="0016320C">
      <w:pPr>
        <w:pStyle w:val="Code0"/>
      </w:pPr>
      <w:r>
        <w:tab/>
        <w:t>&lt;osmotic_coefficient type="osm-coef-const"&gt;</w:t>
      </w:r>
    </w:p>
    <w:p w14:paraId="502DCCED" w14:textId="11AD82A0" w:rsidR="00C86863" w:rsidRDefault="00C86863" w:rsidP="0016320C">
      <w:pPr>
        <w:pStyle w:val="Code0"/>
      </w:pPr>
      <w:r>
        <w:tab/>
      </w:r>
      <w:r>
        <w:tab/>
        <w:t>&lt;osmcoef&gt;1&lt;/osmcoef&gt;</w:t>
      </w:r>
    </w:p>
    <w:p w14:paraId="081B79CA" w14:textId="60C45757" w:rsidR="00C86863" w:rsidRDefault="00C86863" w:rsidP="0016320C">
      <w:pPr>
        <w:pStyle w:val="Code0"/>
      </w:pPr>
      <w:r>
        <w:tab/>
        <w:t>&lt;/osmotic_coefficient&gt;</w:t>
      </w:r>
    </w:p>
    <w:p w14:paraId="211BFE1F" w14:textId="25E7C711" w:rsidR="00C86863" w:rsidRDefault="00C86863" w:rsidP="0016320C">
      <w:pPr>
        <w:pStyle w:val="Code0"/>
      </w:pPr>
      <w:r>
        <w:tab/>
        <w:t>&lt;reaction name="solid remodeling" type="mass-action-forward"&gt;</w:t>
      </w:r>
    </w:p>
    <w:p w14:paraId="49F0A688" w14:textId="53249309" w:rsidR="00C86863" w:rsidRDefault="00C86863" w:rsidP="0016320C">
      <w:pPr>
        <w:pStyle w:val="Code0"/>
      </w:pPr>
      <w:r>
        <w:tab/>
      </w:r>
      <w:r>
        <w:tab/>
        <w:t>&lt;Vbar&gt;0&lt;/Vbar&gt;</w:t>
      </w:r>
    </w:p>
    <w:p w14:paraId="30317CE2" w14:textId="3D29AECA" w:rsidR="00C86863" w:rsidRDefault="00C86863" w:rsidP="0016320C">
      <w:pPr>
        <w:pStyle w:val="Code0"/>
      </w:pPr>
      <w:r>
        <w:tab/>
      </w:r>
      <w:r>
        <w:tab/>
        <w:t>&lt;vP sbm="1"&gt;1&lt;/vP&gt;</w:t>
      </w:r>
    </w:p>
    <w:p w14:paraId="7590BCE5" w14:textId="3DAB95DE" w:rsidR="00C86863" w:rsidRDefault="00C86863" w:rsidP="0016320C">
      <w:pPr>
        <w:pStyle w:val="Code0"/>
      </w:pPr>
      <w:r>
        <w:tab/>
      </w:r>
      <w:r>
        <w:tab/>
        <w:t>&lt;forward_rate type="Huiskes</w:t>
      </w:r>
      <w:r w:rsidR="00332104">
        <w:t xml:space="preserve"> reaction rate</w:t>
      </w:r>
      <w:r>
        <w:t>"&gt;</w:t>
      </w:r>
    </w:p>
    <w:p w14:paraId="4CAB9261" w14:textId="7D1362AE" w:rsidR="00C86863" w:rsidRDefault="00C86863" w:rsidP="0016320C">
      <w:pPr>
        <w:pStyle w:val="Code0"/>
      </w:pPr>
      <w:r>
        <w:tab/>
      </w:r>
      <w:r>
        <w:tab/>
      </w:r>
      <w:r>
        <w:tab/>
        <w:t>&lt;B&gt;1&lt;/B&gt;</w:t>
      </w:r>
    </w:p>
    <w:p w14:paraId="6D1B705F" w14:textId="6BBD961C" w:rsidR="00C86863" w:rsidRDefault="00C86863" w:rsidP="0016320C">
      <w:pPr>
        <w:pStyle w:val="Code0"/>
      </w:pPr>
      <w:r>
        <w:tab/>
      </w:r>
      <w:r>
        <w:tab/>
      </w:r>
      <w:r>
        <w:tab/>
        <w:t>&lt;psi0&gt;0.01&lt;/psi0&gt;</w:t>
      </w:r>
    </w:p>
    <w:p w14:paraId="50B2E43F" w14:textId="6334AC7A" w:rsidR="00C86863" w:rsidRDefault="00C86863" w:rsidP="0016320C">
      <w:pPr>
        <w:pStyle w:val="Code0"/>
      </w:pPr>
      <w:r>
        <w:tab/>
      </w:r>
      <w:r>
        <w:tab/>
        <w:t>&lt;/forward_rate&gt;</w:t>
      </w:r>
    </w:p>
    <w:p w14:paraId="79EB28EA" w14:textId="31BF45CE" w:rsidR="00C86863" w:rsidRDefault="00C86863" w:rsidP="0016320C">
      <w:pPr>
        <w:pStyle w:val="Code0"/>
      </w:pPr>
      <w:r>
        <w:tab/>
        <w:t>&lt;/reaction&gt;</w:t>
      </w:r>
    </w:p>
    <w:p w14:paraId="4D8D85A7" w14:textId="11E5CCFA" w:rsidR="00C86863" w:rsidRDefault="00C86863" w:rsidP="0016320C">
      <w:pPr>
        <w:pStyle w:val="Code0"/>
      </w:pPr>
      <w:r>
        <w:t>&lt;/material&gt;</w:t>
      </w:r>
    </w:p>
    <w:p w14:paraId="67A6DFC7" w14:textId="77777777" w:rsidR="00183AC8" w:rsidRPr="0097532C" w:rsidRDefault="00183AC8" w:rsidP="00183AC8">
      <w:r>
        <w:br w:type="page"/>
      </w:r>
    </w:p>
    <w:p w14:paraId="4AE8794E" w14:textId="77777777" w:rsidR="00C34F8D" w:rsidRPr="0097532C" w:rsidRDefault="00C34F8D" w:rsidP="00C34F8D">
      <w:pPr>
        <w:pStyle w:val="Heading4"/>
      </w:pPr>
      <w:bookmarkStart w:id="1298" w:name="_Toc385498494"/>
      <w:r>
        <w:lastRenderedPageBreak/>
        <w:t>Cell Growth</w:t>
      </w:r>
      <w:bookmarkEnd w:id="1298"/>
    </w:p>
    <w:p w14:paraId="5382901C" w14:textId="77777777" w:rsidR="00C34F8D" w:rsidRDefault="00C34F8D" w:rsidP="00C34F8D">
      <w:r>
        <w:t>The material type for cell growth is “</w:t>
      </w:r>
      <w:r>
        <w:rPr>
          <w:i/>
        </w:rPr>
        <w:t>cell growth</w:t>
      </w:r>
      <w:r>
        <w:t>”. The following material parameters need to be defined:</w:t>
      </w:r>
    </w:p>
    <w:p w14:paraId="52DF55CB" w14:textId="77777777" w:rsidR="00C34F8D" w:rsidRDefault="00C34F8D" w:rsidP="00C34F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C34F8D" w14:paraId="5D275ED4" w14:textId="77777777" w:rsidTr="00C34F8D">
        <w:tc>
          <w:tcPr>
            <w:tcW w:w="1548" w:type="dxa"/>
            <w:shd w:val="clear" w:color="auto" w:fill="auto"/>
          </w:tcPr>
          <w:p w14:paraId="5CEB1B7F" w14:textId="77777777" w:rsidR="00C34F8D" w:rsidRDefault="00C34F8D" w:rsidP="00C34F8D">
            <w:pPr>
              <w:pStyle w:val="code"/>
            </w:pPr>
            <w:r>
              <w:t>&lt;phir&gt;</w:t>
            </w:r>
          </w:p>
        </w:tc>
        <w:tc>
          <w:tcPr>
            <w:tcW w:w="8028" w:type="dxa"/>
            <w:shd w:val="clear" w:color="auto" w:fill="auto"/>
          </w:tcPr>
          <w:p w14:paraId="428AAD4E" w14:textId="5358D994" w:rsidR="00C34F8D" w:rsidRDefault="00C34F8D" w:rsidP="00AF2221">
            <w:r>
              <w:t xml:space="preserve">intracellular solid volume fraction in reference (strain-free) configuration, </w:t>
            </w:r>
            <w:r w:rsidR="00AF2221" w:rsidRPr="00AF2221">
              <w:rPr>
                <w:position w:val="-12"/>
              </w:rPr>
              <w:object w:dxaOrig="300" w:dyaOrig="380" w14:anchorId="2C3EAF82">
                <v:shape id="_x0000_i1242" type="#_x0000_t75" style="width:14pt;height:19.5pt" o:ole="">
                  <v:imagedata r:id="rId467" o:title=""/>
                </v:shape>
                <o:OLEObject Type="Embed" ProgID="Equation.DSMT4" ShapeID="_x0000_i1242" DrawAspect="Content" ObjectID="_1459242325" r:id="rId468"/>
              </w:object>
            </w:r>
          </w:p>
        </w:tc>
      </w:tr>
      <w:tr w:rsidR="00C34F8D" w14:paraId="083A27B9" w14:textId="77777777" w:rsidTr="00C34F8D">
        <w:tc>
          <w:tcPr>
            <w:tcW w:w="1548" w:type="dxa"/>
            <w:shd w:val="clear" w:color="auto" w:fill="auto"/>
          </w:tcPr>
          <w:p w14:paraId="4A6DCE85" w14:textId="77777777" w:rsidR="00C34F8D" w:rsidRDefault="00C34F8D" w:rsidP="00C34F8D">
            <w:pPr>
              <w:pStyle w:val="code"/>
            </w:pPr>
            <w:r>
              <w:t>&lt;cr&gt;</w:t>
            </w:r>
          </w:p>
        </w:tc>
        <w:tc>
          <w:tcPr>
            <w:tcW w:w="8028" w:type="dxa"/>
            <w:shd w:val="clear" w:color="auto" w:fill="auto"/>
          </w:tcPr>
          <w:p w14:paraId="7198A68B" w14:textId="3719C708" w:rsidR="00C34F8D" w:rsidRDefault="00C34F8D" w:rsidP="00AF2221">
            <w:r>
              <w:t xml:space="preserve">intracellular molar content of membrane-impermeant solute (moles per volume of the cell in the reference configuration), </w:t>
            </w:r>
            <w:r w:rsidR="00AF2221" w:rsidRPr="00AF2221">
              <w:rPr>
                <w:position w:val="-12"/>
              </w:rPr>
              <w:object w:dxaOrig="240" w:dyaOrig="360" w14:anchorId="2EF2D325">
                <v:shape id="_x0000_i1243" type="#_x0000_t75" style="width:12pt;height:18pt" o:ole="">
                  <v:imagedata r:id="rId469" o:title=""/>
                </v:shape>
                <o:OLEObject Type="Embed" ProgID="Equation.DSMT4" ShapeID="_x0000_i1243" DrawAspect="Content" ObjectID="_1459242326" r:id="rId470"/>
              </w:object>
            </w:r>
            <w:r>
              <w:t xml:space="preserve"> </w:t>
            </w:r>
          </w:p>
        </w:tc>
      </w:tr>
      <w:tr w:rsidR="00C34F8D" w14:paraId="217A9277" w14:textId="77777777" w:rsidTr="00C34F8D">
        <w:tc>
          <w:tcPr>
            <w:tcW w:w="1548" w:type="dxa"/>
            <w:shd w:val="clear" w:color="auto" w:fill="auto"/>
          </w:tcPr>
          <w:p w14:paraId="3A12962F" w14:textId="77777777" w:rsidR="00C34F8D" w:rsidRDefault="00C34F8D" w:rsidP="0050318E">
            <w:pPr>
              <w:pStyle w:val="code"/>
            </w:pPr>
            <w:r>
              <w:t>&lt;</w:t>
            </w:r>
            <w:r w:rsidR="0050318E">
              <w:t>ce</w:t>
            </w:r>
            <w:r>
              <w:t>&gt;</w:t>
            </w:r>
          </w:p>
        </w:tc>
        <w:tc>
          <w:tcPr>
            <w:tcW w:w="8028" w:type="dxa"/>
            <w:shd w:val="clear" w:color="auto" w:fill="auto"/>
          </w:tcPr>
          <w:p w14:paraId="761868D4" w14:textId="3F78CBA1" w:rsidR="00C34F8D" w:rsidRDefault="0050318E" w:rsidP="00AF2221">
            <w:r>
              <w:t>extracellular</w:t>
            </w:r>
            <w:r w:rsidR="00C34F8D">
              <w:t xml:space="preserve"> osmolarity, </w:t>
            </w:r>
            <w:r w:rsidR="00AF2221" w:rsidRPr="00AF2221">
              <w:rPr>
                <w:position w:val="-12"/>
              </w:rPr>
              <w:object w:dxaOrig="240" w:dyaOrig="360" w14:anchorId="5EDC34F7">
                <v:shape id="_x0000_i1244" type="#_x0000_t75" style="width:12pt;height:18pt" o:ole="">
                  <v:imagedata r:id="rId471" o:title=""/>
                </v:shape>
                <o:OLEObject Type="Embed" ProgID="Equation.DSMT4" ShapeID="_x0000_i1244" DrawAspect="Content" ObjectID="_1459242327" r:id="rId472"/>
              </w:object>
            </w:r>
          </w:p>
        </w:tc>
      </w:tr>
    </w:tbl>
    <w:p w14:paraId="7651A609" w14:textId="77777777" w:rsidR="00C34F8D" w:rsidRDefault="00C34F8D" w:rsidP="00C34F8D"/>
    <w:p w14:paraId="355B9A10" w14:textId="77777777" w:rsidR="00C34F8D" w:rsidRDefault="00C34F8D" w:rsidP="00C34F8D">
      <w:r>
        <w:t>The Cauchy stress for this material is</w:t>
      </w:r>
    </w:p>
    <w:p w14:paraId="163215C8" w14:textId="125A4064" w:rsidR="00C34F8D" w:rsidRDefault="00C34F8D" w:rsidP="00C34F8D">
      <w:pPr>
        <w:pStyle w:val="MTDisplayEquation"/>
      </w:pPr>
      <w:r>
        <w:tab/>
      </w:r>
      <w:r w:rsidR="00AF2221" w:rsidRPr="00AF2221">
        <w:rPr>
          <w:position w:val="-6"/>
        </w:rPr>
        <w:object w:dxaOrig="859" w:dyaOrig="279" w14:anchorId="19DF563E">
          <v:shape id="_x0000_i1245" type="#_x0000_t75" style="width:42.5pt;height:14pt" o:ole="">
            <v:imagedata r:id="rId473" o:title=""/>
          </v:shape>
          <o:OLEObject Type="Embed" ProgID="Equation.DSMT4" ShapeID="_x0000_i1245" DrawAspect="Content" ObjectID="_1459242328" r:id="rId474"/>
        </w:object>
      </w:r>
      <w:r>
        <w:t>,</w:t>
      </w:r>
    </w:p>
    <w:p w14:paraId="1A7A5574" w14:textId="06D4B6A6" w:rsidR="00C34F8D" w:rsidRPr="006D6D0D" w:rsidRDefault="00C34F8D" w:rsidP="00C34F8D">
      <w:r w:rsidRPr="006D6D0D">
        <w:t xml:space="preserve">where </w:t>
      </w:r>
      <w:r w:rsidR="00AF2221" w:rsidRPr="00AF2221">
        <w:rPr>
          <w:position w:val="-6"/>
        </w:rPr>
        <w:object w:dxaOrig="220" w:dyaOrig="220" w14:anchorId="4B4F5D5C">
          <v:shape id="_x0000_i1246" type="#_x0000_t75" style="width:10.5pt;height:10.5pt" o:ole="">
            <v:imagedata r:id="rId475" o:title=""/>
          </v:shape>
          <o:OLEObject Type="Embed" ProgID="Equation.DSMT4" ShapeID="_x0000_i1246" DrawAspect="Content" ObjectID="_1459242329" r:id="rId476"/>
        </w:object>
      </w:r>
      <w:r w:rsidRPr="006D6D0D">
        <w:t xml:space="preserve"> is the osmotic pressure, given by</w:t>
      </w:r>
    </w:p>
    <w:p w14:paraId="622CF4AB" w14:textId="4D267BDE" w:rsidR="00C34F8D" w:rsidRPr="006D6D0D" w:rsidRDefault="00C34F8D" w:rsidP="00C34F8D">
      <w:pPr>
        <w:pStyle w:val="MTDisplayEquation"/>
      </w:pPr>
      <w:r w:rsidRPr="006D6D0D">
        <w:tab/>
      </w:r>
      <w:r w:rsidR="00AF2221" w:rsidRPr="00AF2221">
        <w:rPr>
          <w:position w:val="-32"/>
        </w:rPr>
        <w:object w:dxaOrig="2079" w:dyaOrig="760" w14:anchorId="1D3A555B">
          <v:shape id="_x0000_i1247" type="#_x0000_t75" style="width:104pt;height:38pt" o:ole="">
            <v:imagedata r:id="rId477" o:title=""/>
          </v:shape>
          <o:OLEObject Type="Embed" ProgID="Equation.DSMT4" ShapeID="_x0000_i1247" DrawAspect="Content" ObjectID="_1459242330" r:id="rId478"/>
        </w:object>
      </w:r>
      <w:r>
        <w:t>,</w:t>
      </w:r>
    </w:p>
    <w:p w14:paraId="71B3206E" w14:textId="663A6FC0" w:rsidR="00C34F8D" w:rsidRPr="006D6D0D" w:rsidRDefault="00C34F8D" w:rsidP="00C34F8D">
      <w:r w:rsidRPr="006D6D0D">
        <w:t xml:space="preserve">where </w:t>
      </w:r>
      <w:r w:rsidR="00AF2221" w:rsidRPr="00AF2221">
        <w:rPr>
          <w:position w:val="-6"/>
        </w:rPr>
        <w:object w:dxaOrig="940" w:dyaOrig="279" w14:anchorId="18A502E5">
          <v:shape id="_x0000_i1248" type="#_x0000_t75" style="width:48pt;height:14pt" o:ole="">
            <v:imagedata r:id="rId479" o:title=""/>
          </v:shape>
          <o:OLEObject Type="Embed" ProgID="Equation.DSMT4" ShapeID="_x0000_i1248" DrawAspect="Content" ObjectID="_1459242331" r:id="rId480"/>
        </w:object>
      </w:r>
      <w:r w:rsidRPr="006D6D0D">
        <w:t xml:space="preserve"> is the relative volume.  The values of the universal gas constant </w:t>
      </w:r>
      <w:r w:rsidR="00AF2221" w:rsidRPr="00AF2221">
        <w:rPr>
          <w:position w:val="-4"/>
        </w:rPr>
        <w:object w:dxaOrig="240" w:dyaOrig="260" w14:anchorId="24E7B890">
          <v:shape id="_x0000_i1249" type="#_x0000_t75" style="width:12pt;height:13.5pt" o:ole="">
            <v:imagedata r:id="rId481" o:title=""/>
          </v:shape>
          <o:OLEObject Type="Embed" ProgID="Equation.DSMT4" ShapeID="_x0000_i1249" DrawAspect="Content" ObjectID="_1459242332" r:id="rId482"/>
        </w:object>
      </w:r>
      <w:r w:rsidRPr="006D6D0D">
        <w:t xml:space="preserve"> and absolute temperature </w:t>
      </w:r>
      <w:r w:rsidR="00AF2221" w:rsidRPr="00AF2221">
        <w:rPr>
          <w:position w:val="-4"/>
        </w:rPr>
        <w:object w:dxaOrig="220" w:dyaOrig="260" w14:anchorId="16F19092">
          <v:shape id="_x0000_i1250" type="#_x0000_t75" style="width:10.5pt;height:13.5pt" o:ole="">
            <v:imagedata r:id="rId483" o:title=""/>
          </v:shape>
          <o:OLEObject Type="Embed" ProgID="Equation.DSMT4" ShapeID="_x0000_i1250" DrawAspect="Content" ObjectID="_1459242333" r:id="rId484"/>
        </w:object>
      </w:r>
      <w:r w:rsidRPr="006D6D0D">
        <w:t xml:space="preserve"> must be specified as global constants.</w:t>
      </w:r>
    </w:p>
    <w:p w14:paraId="7FF013C5" w14:textId="77777777" w:rsidR="00C34F8D" w:rsidRDefault="00C34F8D" w:rsidP="00C34F8D"/>
    <w:p w14:paraId="3833577D" w14:textId="6F65033A" w:rsidR="0050318E" w:rsidRPr="006D6D0D" w:rsidRDefault="0050318E" w:rsidP="00C34F8D">
      <w:r>
        <w:t xml:space="preserve">Cell growth may be modeled by simply increasing the mass of the intracellular solid matrix and membrane-impermeant solute.  This is achieved by allowing the parameters </w:t>
      </w:r>
      <w:r w:rsidR="00AF2221" w:rsidRPr="00AF2221">
        <w:rPr>
          <w:position w:val="-12"/>
        </w:rPr>
        <w:object w:dxaOrig="300" w:dyaOrig="380" w14:anchorId="0B6CD42F">
          <v:shape id="_x0000_i1251" type="#_x0000_t75" style="width:14pt;height:19.5pt" o:ole="">
            <v:imagedata r:id="rId485" o:title=""/>
          </v:shape>
          <o:OLEObject Type="Embed" ProgID="Equation.DSMT4" ShapeID="_x0000_i1251" DrawAspect="Content" ObjectID="_1459242334" r:id="rId486"/>
        </w:object>
      </w:r>
      <w:r>
        <w:t xml:space="preserve"> and </w:t>
      </w:r>
      <w:r w:rsidR="00AF2221" w:rsidRPr="00AF2221">
        <w:rPr>
          <w:position w:val="-12"/>
        </w:rPr>
        <w:object w:dxaOrig="240" w:dyaOrig="360" w14:anchorId="6C5A4393">
          <v:shape id="_x0000_i1252" type="#_x0000_t75" style="width:12pt;height:18pt" o:ole="">
            <v:imagedata r:id="rId487" o:title=""/>
          </v:shape>
          <o:OLEObject Type="Embed" ProgID="Equation.DSMT4" ShapeID="_x0000_i1252" DrawAspect="Content" ObjectID="_1459242335" r:id="rId488"/>
        </w:object>
      </w:r>
      <w:r>
        <w:t xml:space="preserve"> to increase over time as a result of growth</w:t>
      </w:r>
      <w:r w:rsidR="002F3E0F">
        <w:t>, by associating them with user-defined load curves</w:t>
      </w:r>
      <w:r>
        <w:t xml:space="preserve">.  Since cell growth is often accompanied by cell division, and since daughter cells typically achieve the same solid and solute content as their parent, it may be convenient to assume that </w:t>
      </w:r>
      <w:r w:rsidR="00AF2221" w:rsidRPr="00AF2221">
        <w:rPr>
          <w:position w:val="-12"/>
        </w:rPr>
        <w:object w:dxaOrig="300" w:dyaOrig="380" w14:anchorId="59E1BA6E">
          <v:shape id="_x0000_i1253" type="#_x0000_t75" style="width:14pt;height:19.5pt" o:ole="">
            <v:imagedata r:id="rId489" o:title=""/>
          </v:shape>
          <o:OLEObject Type="Embed" ProgID="Equation.DSMT4" ShapeID="_x0000_i1253" DrawAspect="Content" ObjectID="_1459242336" r:id="rId490"/>
        </w:object>
      </w:r>
      <w:r>
        <w:t xml:space="preserve"> and </w:t>
      </w:r>
      <w:r w:rsidR="00AF2221" w:rsidRPr="00AF2221">
        <w:rPr>
          <w:position w:val="-12"/>
        </w:rPr>
        <w:object w:dxaOrig="240" w:dyaOrig="360" w14:anchorId="7D2986F8">
          <v:shape id="_x0000_i1254" type="#_x0000_t75" style="width:12pt;height:18pt" o:ole="">
            <v:imagedata r:id="rId491" o:title=""/>
          </v:shape>
          <o:OLEObject Type="Embed" ProgID="Equation.DSMT4" ShapeID="_x0000_i1254" DrawAspect="Content" ObjectID="_1459242337" r:id="rId492"/>
        </w:object>
      </w:r>
      <w:r>
        <w:t xml:space="preserve"> increase proportionally, though this is not an obligatory relationship.  To ensure that the initial configuration is a stress-free reference configuration, let </w:t>
      </w:r>
      <w:r w:rsidR="00AF2221" w:rsidRPr="00AF2221">
        <w:rPr>
          <w:position w:val="-16"/>
        </w:rPr>
        <w:object w:dxaOrig="1400" w:dyaOrig="440" w14:anchorId="48934633">
          <v:shape id="_x0000_i1255" type="#_x0000_t75" style="width:70pt;height:22pt" o:ole="">
            <v:imagedata r:id="rId493" o:title=""/>
          </v:shape>
          <o:OLEObject Type="Embed" ProgID="Equation.DSMT4" ShapeID="_x0000_i1255" DrawAspect="Content" ObjectID="_1459242338" r:id="rId494"/>
        </w:object>
      </w:r>
      <w:r>
        <w:t xml:space="preserve"> in the initial state prior to growth.</w:t>
      </w:r>
    </w:p>
    <w:p w14:paraId="24B0380B" w14:textId="77777777" w:rsidR="00C34F8D" w:rsidRPr="00242103" w:rsidRDefault="00C34F8D" w:rsidP="00C34F8D"/>
    <w:p w14:paraId="1762CB7A" w14:textId="77777777" w:rsidR="00C34F8D" w:rsidRDefault="00C34F8D" w:rsidP="00C34F8D">
      <w:r>
        <w:rPr>
          <w:i/>
        </w:rPr>
        <w:t>Example (using units of mm, N, s, nmol, K)</w:t>
      </w:r>
      <w:r>
        <w:t>:</w:t>
      </w:r>
    </w:p>
    <w:p w14:paraId="4424B3C1" w14:textId="77777777" w:rsidR="00211A75" w:rsidRDefault="00211A75" w:rsidP="007D6F0D">
      <w:pPr>
        <w:pStyle w:val="code"/>
      </w:pPr>
      <w:r>
        <w:t>&lt;Globals&gt;</w:t>
      </w:r>
    </w:p>
    <w:p w14:paraId="4F10C1F0" w14:textId="77777777" w:rsidR="00211A75" w:rsidRDefault="00211A75" w:rsidP="007D6F0D">
      <w:pPr>
        <w:pStyle w:val="code"/>
      </w:pPr>
      <w:r>
        <w:tab/>
        <w:t>&lt;Constants&gt;</w:t>
      </w:r>
    </w:p>
    <w:p w14:paraId="50ECF153" w14:textId="77777777" w:rsidR="00211A75" w:rsidRDefault="00211A75" w:rsidP="007D6F0D">
      <w:pPr>
        <w:pStyle w:val="code"/>
      </w:pPr>
      <w:r>
        <w:tab/>
      </w:r>
      <w:r>
        <w:tab/>
        <w:t>&lt;T&gt;298&lt;/T&gt;</w:t>
      </w:r>
    </w:p>
    <w:p w14:paraId="2CF2CE87" w14:textId="77777777" w:rsidR="00211A75" w:rsidRDefault="00211A75" w:rsidP="007D6F0D">
      <w:pPr>
        <w:pStyle w:val="code"/>
      </w:pPr>
      <w:r>
        <w:tab/>
      </w:r>
      <w:r>
        <w:tab/>
        <w:t>&lt;R&gt;8.314e-06&lt;/R&gt;</w:t>
      </w:r>
    </w:p>
    <w:p w14:paraId="79E9CE8E" w14:textId="77777777" w:rsidR="00211A75" w:rsidRDefault="00211A75" w:rsidP="007D6F0D">
      <w:pPr>
        <w:pStyle w:val="code"/>
      </w:pPr>
      <w:r>
        <w:tab/>
      </w:r>
      <w:r>
        <w:tab/>
        <w:t>&lt;Fc&gt;0&lt;/Fc&gt;</w:t>
      </w:r>
    </w:p>
    <w:p w14:paraId="19A622A9" w14:textId="77777777" w:rsidR="00211A75" w:rsidRDefault="00211A75" w:rsidP="007D6F0D">
      <w:pPr>
        <w:pStyle w:val="code"/>
      </w:pPr>
      <w:r>
        <w:tab/>
        <w:t>&lt;/Constants&gt;</w:t>
      </w:r>
    </w:p>
    <w:p w14:paraId="158C77A7" w14:textId="77777777" w:rsidR="00211A75" w:rsidRDefault="00211A75" w:rsidP="007D6F0D">
      <w:pPr>
        <w:pStyle w:val="code"/>
      </w:pPr>
      <w:r>
        <w:t>&lt;/Globals&gt;</w:t>
      </w:r>
    </w:p>
    <w:p w14:paraId="48D6F55E" w14:textId="77777777" w:rsidR="00211A75" w:rsidRDefault="00211A75" w:rsidP="007D6F0D">
      <w:pPr>
        <w:pStyle w:val="code"/>
      </w:pPr>
      <w:r>
        <w:t>&lt;Material&gt;</w:t>
      </w:r>
    </w:p>
    <w:p w14:paraId="798FFDB9" w14:textId="77777777" w:rsidR="00211A75" w:rsidRDefault="00211A75" w:rsidP="007D6F0D">
      <w:pPr>
        <w:pStyle w:val="code"/>
      </w:pPr>
      <w:r>
        <w:tab/>
        <w:t>&lt;material id="1" name="Cell" type="cell growth"&gt;</w:t>
      </w:r>
    </w:p>
    <w:p w14:paraId="24059599" w14:textId="77777777" w:rsidR="00211A75" w:rsidRDefault="00211A75" w:rsidP="007D6F0D">
      <w:pPr>
        <w:pStyle w:val="code"/>
      </w:pPr>
      <w:r>
        <w:tab/>
      </w:r>
      <w:r>
        <w:tab/>
        <w:t>&lt;phir lc="1"&gt;1&lt;/phir&gt;</w:t>
      </w:r>
    </w:p>
    <w:p w14:paraId="0548DDEF" w14:textId="77777777" w:rsidR="00211A75" w:rsidRDefault="00211A75" w:rsidP="007D6F0D">
      <w:pPr>
        <w:pStyle w:val="code"/>
      </w:pPr>
      <w:r>
        <w:tab/>
      </w:r>
      <w:r>
        <w:tab/>
        <w:t>&lt;cr lc="2"&gt;1&lt;/cr&gt;</w:t>
      </w:r>
    </w:p>
    <w:p w14:paraId="5776DB03" w14:textId="77777777" w:rsidR="00211A75" w:rsidRDefault="00211A75" w:rsidP="007D6F0D">
      <w:pPr>
        <w:pStyle w:val="code"/>
      </w:pPr>
      <w:r>
        <w:tab/>
      </w:r>
      <w:r>
        <w:tab/>
        <w:t>&lt;ce&gt;300&lt;/ce&gt;</w:t>
      </w:r>
    </w:p>
    <w:p w14:paraId="05BCDCFB" w14:textId="77777777" w:rsidR="00211A75" w:rsidRDefault="00211A75" w:rsidP="007D6F0D">
      <w:pPr>
        <w:pStyle w:val="code"/>
      </w:pPr>
      <w:r>
        <w:tab/>
        <w:t>&lt;/material&gt;</w:t>
      </w:r>
    </w:p>
    <w:p w14:paraId="39764953" w14:textId="77777777" w:rsidR="00211A75" w:rsidRDefault="00211A75" w:rsidP="007D6F0D">
      <w:pPr>
        <w:pStyle w:val="code"/>
      </w:pPr>
      <w:r>
        <w:t>&lt;/Material&gt;</w:t>
      </w:r>
    </w:p>
    <w:p w14:paraId="09E7BB37" w14:textId="77777777" w:rsidR="00EA2313" w:rsidRDefault="00EA2313" w:rsidP="007D6F0D">
      <w:pPr>
        <w:pStyle w:val="code"/>
      </w:pPr>
      <w:r>
        <w:t>&lt;LoadData&gt;</w:t>
      </w:r>
    </w:p>
    <w:p w14:paraId="1A05DA17" w14:textId="77777777" w:rsidR="00EA2313" w:rsidRDefault="00EA2313" w:rsidP="007D6F0D">
      <w:pPr>
        <w:pStyle w:val="code"/>
      </w:pPr>
      <w:r>
        <w:tab/>
        <w:t>&lt;loadcurve id="1" type="smooth"&gt;</w:t>
      </w:r>
    </w:p>
    <w:p w14:paraId="6D8C652A" w14:textId="77777777" w:rsidR="00EA2313" w:rsidRDefault="00EA2313" w:rsidP="007D6F0D">
      <w:pPr>
        <w:pStyle w:val="code"/>
      </w:pPr>
      <w:r>
        <w:tab/>
      </w:r>
      <w:r>
        <w:tab/>
        <w:t>&lt;loadpoint&gt;0,0.3&lt;/loadpoint&gt;</w:t>
      </w:r>
    </w:p>
    <w:p w14:paraId="3E120108" w14:textId="77777777" w:rsidR="00EA2313" w:rsidRDefault="00EA2313" w:rsidP="007D6F0D">
      <w:pPr>
        <w:pStyle w:val="code"/>
      </w:pPr>
      <w:r>
        <w:lastRenderedPageBreak/>
        <w:tab/>
      </w:r>
      <w:r>
        <w:tab/>
        <w:t>&lt;loadpoint&gt;1,0.6&lt;/loadpoint&gt;</w:t>
      </w:r>
    </w:p>
    <w:p w14:paraId="53BE64A6" w14:textId="77777777" w:rsidR="00EA2313" w:rsidRDefault="00EA2313" w:rsidP="007D6F0D">
      <w:pPr>
        <w:pStyle w:val="code"/>
      </w:pPr>
      <w:r>
        <w:tab/>
        <w:t>&lt;/loadcurve&gt;</w:t>
      </w:r>
    </w:p>
    <w:p w14:paraId="4A281EDA" w14:textId="77777777" w:rsidR="00EA2313" w:rsidRDefault="00EA2313" w:rsidP="007D6F0D">
      <w:pPr>
        <w:pStyle w:val="code"/>
      </w:pPr>
      <w:r>
        <w:tab/>
        <w:t>&lt;loadcurve id="2" type="smooth"&gt;</w:t>
      </w:r>
    </w:p>
    <w:p w14:paraId="00347647" w14:textId="77777777" w:rsidR="00EA2313" w:rsidRDefault="00EA2313" w:rsidP="007D6F0D">
      <w:pPr>
        <w:pStyle w:val="code"/>
      </w:pPr>
      <w:r>
        <w:tab/>
      </w:r>
      <w:r>
        <w:tab/>
        <w:t>&lt;loadpoint&gt;0,210&lt;/loadpoint&gt;</w:t>
      </w:r>
    </w:p>
    <w:p w14:paraId="77AA368A" w14:textId="77777777" w:rsidR="00EA2313" w:rsidRDefault="00EA2313" w:rsidP="007D6F0D">
      <w:pPr>
        <w:pStyle w:val="code"/>
      </w:pPr>
      <w:r>
        <w:tab/>
      </w:r>
      <w:r>
        <w:tab/>
        <w:t>&lt;loadpoint&gt;1,420&lt;/loadpoint&gt;</w:t>
      </w:r>
    </w:p>
    <w:p w14:paraId="57FB478A" w14:textId="77777777" w:rsidR="00EA2313" w:rsidRDefault="00EA2313" w:rsidP="007D6F0D">
      <w:pPr>
        <w:pStyle w:val="code"/>
      </w:pPr>
      <w:r>
        <w:tab/>
        <w:t>&lt;/loadcurve&gt;</w:t>
      </w:r>
    </w:p>
    <w:p w14:paraId="5DF467A7" w14:textId="77777777" w:rsidR="00EA2313" w:rsidRDefault="00EA2313" w:rsidP="007D6F0D">
      <w:pPr>
        <w:pStyle w:val="code"/>
      </w:pPr>
      <w:r>
        <w:t>&lt;/LoadData&gt;</w:t>
      </w:r>
    </w:p>
    <w:p w14:paraId="04394870" w14:textId="77777777" w:rsidR="00C34F8D" w:rsidRPr="0097532C" w:rsidRDefault="00C34F8D" w:rsidP="00C34F8D">
      <w:r w:rsidRPr="0097532C">
        <w:br w:type="page"/>
      </w:r>
    </w:p>
    <w:p w14:paraId="249CB134" w14:textId="77777777" w:rsidR="006A0BC1" w:rsidRPr="0097532C" w:rsidRDefault="006A0BC1" w:rsidP="006A0BC1">
      <w:pPr>
        <w:pStyle w:val="Heading4"/>
      </w:pPr>
      <w:bookmarkStart w:id="1299" w:name="_Ref167527013"/>
      <w:bookmarkStart w:id="1300" w:name="_Toc385498495"/>
      <w:r w:rsidRPr="0097532C">
        <w:lastRenderedPageBreak/>
        <w:t>Donnan Equilibrium Swelling</w:t>
      </w:r>
      <w:bookmarkEnd w:id="1299"/>
      <w:bookmarkEnd w:id="1300"/>
    </w:p>
    <w:p w14:paraId="2A46DA6E" w14:textId="1D51AC62" w:rsidR="006A0BC1" w:rsidRDefault="006A0BC1" w:rsidP="006A0BC1">
      <w:r>
        <w:t>The material type for a Donnan equilibrium swelling pressure is “</w:t>
      </w:r>
      <w:r w:rsidRPr="00E7217D">
        <w:rPr>
          <w:i/>
        </w:rPr>
        <w:t>Donnan equilibrium</w:t>
      </w:r>
      <w:r>
        <w:t>”. The swelling pressure is described by the equations for ideal Donnan equilibrium, assuming that the material is porous, with a charged solid matrix, and the external bathing environment consists of a salt solution of monovalent counter-ions</w:t>
      </w:r>
      <w:r w:rsidR="007E6082">
        <w:t xml:space="preserve"> </w:t>
      </w:r>
      <w:r w:rsidR="001B7C6D">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 </w:instrText>
      </w:r>
      <w:r w:rsidR="00031F52">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EN.CITE.DATA </w:instrText>
      </w:r>
      <w:r w:rsidR="00031F52">
        <w:fldChar w:fldCharType="end"/>
      </w:r>
      <w:r w:rsidR="001B7C6D">
        <w:fldChar w:fldCharType="separate"/>
      </w:r>
      <w:r w:rsidR="00031F52">
        <w:rPr>
          <w:noProof/>
        </w:rPr>
        <w:t>[</w:t>
      </w:r>
      <w:hyperlink w:anchor="_ENREF_26" w:tooltip="Overbeek, 1956 #67" w:history="1">
        <w:r w:rsidR="00711A1D">
          <w:rPr>
            <w:noProof/>
          </w:rPr>
          <w:t>26</w:t>
        </w:r>
      </w:hyperlink>
      <w:r w:rsidR="00031F52">
        <w:rPr>
          <w:noProof/>
        </w:rPr>
        <w:t xml:space="preserve">, </w:t>
      </w:r>
      <w:hyperlink w:anchor="_ENREF_27" w:tooltip="Lai, 1991 #66" w:history="1">
        <w:r w:rsidR="00711A1D">
          <w:rPr>
            <w:noProof/>
          </w:rPr>
          <w:t>27</w:t>
        </w:r>
      </w:hyperlink>
      <w:r w:rsidR="00031F52">
        <w:rPr>
          <w:noProof/>
        </w:rPr>
        <w:t>]</w:t>
      </w:r>
      <w:r w:rsidR="001B7C6D">
        <w:fldChar w:fldCharType="end"/>
      </w:r>
      <w:r>
        <w:t xml:space="preserve">. </w:t>
      </w:r>
      <w:r w:rsidRPr="0097532C">
        <w:t>Since osmotic swelling must be resisted by a solid matrix, this material is not stable on its own.  It must be combined with an elastic material that resists the swelling, using a “</w:t>
      </w:r>
      <w:r w:rsidRPr="000230DC">
        <w:rPr>
          <w:i/>
        </w:rPr>
        <w:t>solid mixture</w:t>
      </w:r>
      <w:r w:rsidRPr="0097532C">
        <w:t>” container as described in Section </w:t>
      </w:r>
      <w:r w:rsidR="007E6082">
        <w:fldChar w:fldCharType="begin"/>
      </w:r>
      <w:r w:rsidR="007E6082">
        <w:instrText xml:space="preserve"> REF _Ref173928732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7B366CD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3F02016D" w14:textId="77777777">
        <w:tc>
          <w:tcPr>
            <w:tcW w:w="1548" w:type="dxa"/>
            <w:shd w:val="clear" w:color="auto" w:fill="auto"/>
          </w:tcPr>
          <w:p w14:paraId="71F9C3B3" w14:textId="77777777" w:rsidR="006A0BC1" w:rsidRDefault="006A0BC1" w:rsidP="006A0BC1">
            <w:pPr>
              <w:pStyle w:val="code"/>
            </w:pPr>
            <w:r>
              <w:t>&lt;phiw0&gt;</w:t>
            </w:r>
          </w:p>
        </w:tc>
        <w:tc>
          <w:tcPr>
            <w:tcW w:w="8028" w:type="dxa"/>
            <w:shd w:val="clear" w:color="auto" w:fill="auto"/>
          </w:tcPr>
          <w:p w14:paraId="15D59D58" w14:textId="5454EE14" w:rsidR="006A0BC1" w:rsidRDefault="006A0BC1" w:rsidP="00AF2221">
            <w:r>
              <w:t xml:space="preserve">gel porosity (fluid volume fraction) in reference (strain-free) configuration, </w:t>
            </w:r>
            <w:r w:rsidR="00AF2221" w:rsidRPr="00AF2221">
              <w:rPr>
                <w:position w:val="-12"/>
              </w:rPr>
              <w:object w:dxaOrig="320" w:dyaOrig="380" w14:anchorId="63CA9D98">
                <v:shape id="_x0000_i1256" type="#_x0000_t75" style="width:16.5pt;height:19.5pt" o:ole="">
                  <v:imagedata r:id="rId495" o:title=""/>
                </v:shape>
                <o:OLEObject Type="Embed" ProgID="Equation.DSMT4" ShapeID="_x0000_i1256" DrawAspect="Content" ObjectID="_1459242339" r:id="rId496"/>
              </w:object>
            </w:r>
          </w:p>
        </w:tc>
      </w:tr>
      <w:tr w:rsidR="006A0BC1" w14:paraId="675DA299" w14:textId="77777777">
        <w:tc>
          <w:tcPr>
            <w:tcW w:w="1548" w:type="dxa"/>
            <w:shd w:val="clear" w:color="auto" w:fill="auto"/>
          </w:tcPr>
          <w:p w14:paraId="4AFD7EE0" w14:textId="77777777" w:rsidR="006A0BC1" w:rsidRDefault="006A0BC1" w:rsidP="006A0BC1">
            <w:pPr>
              <w:pStyle w:val="code"/>
            </w:pPr>
            <w:r>
              <w:t>&lt;cF0&gt;</w:t>
            </w:r>
          </w:p>
        </w:tc>
        <w:tc>
          <w:tcPr>
            <w:tcW w:w="8028" w:type="dxa"/>
            <w:shd w:val="clear" w:color="auto" w:fill="auto"/>
          </w:tcPr>
          <w:p w14:paraId="79F92DC4" w14:textId="4275C29F" w:rsidR="006A0BC1" w:rsidRDefault="006A0BC1" w:rsidP="00AF2221">
            <w:r>
              <w:t xml:space="preserve">fixed-charge density in reference (strain-free) configuration, </w:t>
            </w:r>
            <w:r w:rsidR="00AF2221" w:rsidRPr="00AF2221">
              <w:rPr>
                <w:position w:val="-12"/>
              </w:rPr>
              <w:object w:dxaOrig="300" w:dyaOrig="380" w14:anchorId="20883F7D">
                <v:shape id="_x0000_i1257" type="#_x0000_t75" style="width:14pt;height:19.5pt" o:ole="">
                  <v:imagedata r:id="rId497" o:title=""/>
                </v:shape>
                <o:OLEObject Type="Embed" ProgID="Equation.DSMT4" ShapeID="_x0000_i1257" DrawAspect="Content" ObjectID="_1459242340" r:id="rId498"/>
              </w:object>
            </w:r>
          </w:p>
        </w:tc>
      </w:tr>
      <w:tr w:rsidR="006A0BC1" w14:paraId="310BEAA1" w14:textId="77777777">
        <w:tc>
          <w:tcPr>
            <w:tcW w:w="1548" w:type="dxa"/>
            <w:shd w:val="clear" w:color="auto" w:fill="auto"/>
          </w:tcPr>
          <w:p w14:paraId="0E33C517" w14:textId="77777777" w:rsidR="006A0BC1" w:rsidRDefault="006A0BC1" w:rsidP="006A0BC1">
            <w:pPr>
              <w:pStyle w:val="code"/>
            </w:pPr>
            <w:r>
              <w:t>&lt;bosm&gt;</w:t>
            </w:r>
          </w:p>
        </w:tc>
        <w:tc>
          <w:tcPr>
            <w:tcW w:w="8028" w:type="dxa"/>
            <w:shd w:val="clear" w:color="auto" w:fill="auto"/>
          </w:tcPr>
          <w:p w14:paraId="731CC058" w14:textId="56694114" w:rsidR="006A0BC1" w:rsidRDefault="006A0BC1" w:rsidP="00AF2221">
            <w:r>
              <w:t xml:space="preserve">external bath osmolarity, </w:t>
            </w:r>
            <w:r w:rsidR="00AF2221" w:rsidRPr="00AF2221">
              <w:rPr>
                <w:position w:val="-6"/>
              </w:rPr>
              <w:object w:dxaOrig="279" w:dyaOrig="320" w14:anchorId="31E8901E">
                <v:shape id="_x0000_i1258" type="#_x0000_t75" style="width:14pt;height:16.5pt" o:ole="">
                  <v:imagedata r:id="rId499" o:title=""/>
                </v:shape>
                <o:OLEObject Type="Embed" ProgID="Equation.DSMT4" ShapeID="_x0000_i1258" DrawAspect="Content" ObjectID="_1459242341" r:id="rId500"/>
              </w:object>
            </w:r>
          </w:p>
        </w:tc>
      </w:tr>
    </w:tbl>
    <w:p w14:paraId="3134E34D" w14:textId="77777777" w:rsidR="006A0BC1" w:rsidRDefault="006A0BC1" w:rsidP="006A0BC1"/>
    <w:p w14:paraId="5500DF62" w14:textId="6D06BED9" w:rsidR="006A0BC1" w:rsidRDefault="006A0BC1" w:rsidP="006A0BC1">
      <w:r>
        <w:t xml:space="preserve">The Cauchy stress for this material is the stress from the Donnan equilibrium response </w:t>
      </w:r>
      <w:r>
        <w:fldChar w:fldCharType="begin"/>
      </w:r>
      <w:r w:rsidR="00711A1D">
        <w:instrText xml:space="preserve"> ADDIN EN.CITE &lt;EndNote&gt;&lt;Cite&gt;&lt;Author&gt;Ateshian&lt;/Author&gt;&lt;Year&gt;2009&lt;/Year&gt;&lt;RecNum&gt;46&lt;/RecNum&gt;&lt;DisplayText&gt;[8]&lt;/DisplayText&gt;&lt;record&gt;&lt;rec-number&gt;46&lt;/rec-number&gt;&lt;foreign-keys&gt;&lt;key app="EN" db-id="vr9fdr09ofp5w0ewaexvdxffswtps2edzfwx"&gt;46&lt;/key&gt;&lt;/foreign-keys&gt;&lt;ref-type name="Journal Article"&gt;17&lt;/ref-type&gt;&lt;contributors&gt;&lt;authors&gt;&lt;author&gt;Ateshian, G. A.&lt;/author&gt;&lt;author&gt;Rajan, V.&lt;/author&gt;&lt;author&gt;Chahine, N. O.&lt;/author&gt;&lt;author&gt;Canal, C. E.&lt;/author&gt;&lt;author&gt;Hung, C. T.&lt;/author&gt;&lt;/authors&gt;&lt;/contributors&gt;&lt;auth-address&gt;Department of Mechanical Engineering, Columbia University, New York, NY 10027, USA. ateshian@columbia.edu&lt;/auth-address&gt;&lt;titles&gt;&lt;title&gt;Modeling the matrix of articular cartilage using a continuous fiber angular distribution predicts many observed phenomena&lt;/title&gt;&lt;secondary-title&gt;J Biomech Eng&lt;/secondary-title&gt;&lt;/titles&gt;&lt;pages&gt;061003&lt;/pages&gt;&lt;volume&gt;131&lt;/volume&gt;&lt;number&gt;6&lt;/number&gt;&lt;edition&gt;2009/05/20&lt;/edition&gt;&lt;keywords&gt;&lt;keyword&gt;Animals&lt;/keyword&gt;&lt;keyword&gt;Anisotropy&lt;/keyword&gt;&lt;keyword&gt;Biomechanics&lt;/keyword&gt;&lt;keyword&gt;Cartilage, Articular/*chemistry&lt;/keyword&gt;&lt;keyword&gt;Compressive Strength&lt;/keyword&gt;&lt;keyword&gt;*Elasticity&lt;/keyword&gt;&lt;keyword&gt;Fibrillar Collagens/*chemistry&lt;/keyword&gt;&lt;keyword&gt;Humans&lt;/keyword&gt;&lt;keyword&gt;*Models, Biological&lt;/keyword&gt;&lt;keyword&gt;Porosity&lt;/keyword&gt;&lt;keyword&gt;Proteoglycans/*chemistry&lt;/keyword&gt;&lt;/keywords&gt;&lt;dates&gt;&lt;year&gt;2009&lt;/year&gt;&lt;pub-dates&gt;&lt;date&gt;Jun&lt;/date&gt;&lt;/pub-dates&gt;&lt;/dates&gt;&lt;isbn&gt;0148-0731 (Print)&amp;#xD;0148-0731 (Linking)&lt;/isbn&gt;&lt;accession-num&gt;19449957&lt;/accession-num&gt;&lt;urls&gt;&lt;related-urls&gt;&lt;url&gt;http://www.ncbi.nlm.nih.gov/entrez/query.fcgi?cmd=Retrieve&amp;amp;db=PubMed&amp;amp;dopt=Citation&amp;amp;list_uids=19449957&lt;/url&gt;&lt;/related-urls&gt;&lt;/urls&gt;&lt;electronic-resource-num&gt;10.1115/1.3118773&lt;/electronic-resource-num&gt;&lt;language&gt;eng&lt;/language&gt;&lt;/record&gt;&lt;/Cite&gt;&lt;/EndNote&gt;</w:instrText>
      </w:r>
      <w:r>
        <w:fldChar w:fldCharType="separate"/>
      </w:r>
      <w:r w:rsidR="00031F52">
        <w:rPr>
          <w:noProof/>
        </w:rPr>
        <w:t>[</w:t>
      </w:r>
      <w:hyperlink w:anchor="_ENREF_8" w:tooltip="Ateshian, 2009 #46" w:history="1">
        <w:r w:rsidR="00711A1D">
          <w:rPr>
            <w:noProof/>
          </w:rPr>
          <w:t>8</w:t>
        </w:r>
      </w:hyperlink>
      <w:r w:rsidR="00031F52">
        <w:rPr>
          <w:noProof/>
        </w:rPr>
        <w:t>]</w:t>
      </w:r>
      <w:r>
        <w:fldChar w:fldCharType="end"/>
      </w:r>
      <w:r>
        <w:t>:</w:t>
      </w:r>
    </w:p>
    <w:p w14:paraId="1D868759" w14:textId="03DE235D" w:rsidR="006A0BC1" w:rsidRDefault="006A0BC1" w:rsidP="006A0BC1">
      <w:pPr>
        <w:pStyle w:val="MTDisplayEquation"/>
      </w:pPr>
      <w:r>
        <w:tab/>
      </w:r>
      <w:r w:rsidR="00AF2221" w:rsidRPr="00AF2221">
        <w:rPr>
          <w:position w:val="-6"/>
        </w:rPr>
        <w:object w:dxaOrig="859" w:dyaOrig="279" w14:anchorId="283DABF4">
          <v:shape id="_x0000_i1259" type="#_x0000_t75" style="width:42.5pt;height:14pt" o:ole="">
            <v:imagedata r:id="rId501" o:title=""/>
          </v:shape>
          <o:OLEObject Type="Embed" ProgID="Equation.DSMT4" ShapeID="_x0000_i1259" DrawAspect="Content" ObjectID="_1459242342" r:id="rId502"/>
        </w:object>
      </w:r>
      <w:r w:rsidR="005F45C7">
        <w:t>,</w:t>
      </w:r>
    </w:p>
    <w:p w14:paraId="4D032584" w14:textId="35958641" w:rsidR="006A0BC1" w:rsidRPr="006D6D0D" w:rsidRDefault="006A0BC1" w:rsidP="006A0BC1">
      <w:r w:rsidRPr="006D6D0D">
        <w:t xml:space="preserve">where </w:t>
      </w:r>
      <w:r w:rsidR="00AF2221" w:rsidRPr="00AF2221">
        <w:rPr>
          <w:position w:val="-6"/>
        </w:rPr>
        <w:object w:dxaOrig="220" w:dyaOrig="220" w14:anchorId="3EF5141A">
          <v:shape id="_x0000_i1260" type="#_x0000_t75" style="width:10.5pt;height:10.5pt" o:ole="">
            <v:imagedata r:id="rId503" o:title=""/>
          </v:shape>
          <o:OLEObject Type="Embed" ProgID="Equation.DSMT4" ShapeID="_x0000_i1260" DrawAspect="Content" ObjectID="_1459242343" r:id="rId504"/>
        </w:object>
      </w:r>
      <w:r w:rsidRPr="006D6D0D">
        <w:t xml:space="preserve"> is the osmotic pressure, given by</w:t>
      </w:r>
    </w:p>
    <w:p w14:paraId="0CC31E09" w14:textId="107FD828" w:rsidR="006A0BC1" w:rsidRPr="006D6D0D" w:rsidRDefault="006A0BC1" w:rsidP="006A0BC1">
      <w:pPr>
        <w:pStyle w:val="MTDisplayEquation"/>
      </w:pPr>
      <w:r w:rsidRPr="006D6D0D">
        <w:tab/>
      </w:r>
      <w:r w:rsidR="00AF2221" w:rsidRPr="00AF2221">
        <w:rPr>
          <w:position w:val="-28"/>
        </w:rPr>
        <w:object w:dxaOrig="2920" w:dyaOrig="680" w14:anchorId="71F5802C">
          <v:shape id="_x0000_i1261" type="#_x0000_t75" style="width:146pt;height:34pt" o:ole="">
            <v:imagedata r:id="rId505" o:title=""/>
          </v:shape>
          <o:OLEObject Type="Embed" ProgID="Equation.DSMT4" ShapeID="_x0000_i1261" DrawAspect="Content" ObjectID="_1459242344" r:id="rId506"/>
        </w:object>
      </w:r>
      <w:r w:rsidR="005F45C7">
        <w:t>,</w:t>
      </w:r>
    </w:p>
    <w:p w14:paraId="3463F405" w14:textId="618C5A6C" w:rsidR="006A0BC1" w:rsidRPr="006D6D0D" w:rsidRDefault="006A0BC1" w:rsidP="006A0BC1">
      <w:r w:rsidRPr="006D6D0D">
        <w:t xml:space="preserve">and </w:t>
      </w:r>
      <w:r w:rsidR="00AF2221" w:rsidRPr="00AF2221">
        <w:rPr>
          <w:position w:val="-6"/>
        </w:rPr>
        <w:object w:dxaOrig="300" w:dyaOrig="320" w14:anchorId="0F3E4BCF">
          <v:shape id="_x0000_i1262" type="#_x0000_t75" style="width:14pt;height:16.5pt" o:ole="">
            <v:imagedata r:id="rId507" o:title=""/>
          </v:shape>
          <o:OLEObject Type="Embed" ProgID="Equation.DSMT4" ShapeID="_x0000_i1262" DrawAspect="Content" ObjectID="_1459242345" r:id="rId508"/>
        </w:object>
      </w:r>
      <w:r w:rsidRPr="006D6D0D">
        <w:t xml:space="preserve"> is the fixed-charge density in the current configuration, related to the reference configuration via</w:t>
      </w:r>
    </w:p>
    <w:p w14:paraId="799538DB" w14:textId="1E24CBDE" w:rsidR="006A0BC1" w:rsidRPr="006D6D0D" w:rsidRDefault="006A0BC1" w:rsidP="006A0BC1">
      <w:pPr>
        <w:pStyle w:val="MTDisplayEquation"/>
      </w:pPr>
      <w:r w:rsidRPr="006D6D0D">
        <w:tab/>
      </w:r>
      <w:r w:rsidR="00AF2221" w:rsidRPr="00AF2221">
        <w:rPr>
          <w:position w:val="-30"/>
        </w:rPr>
        <w:object w:dxaOrig="1780" w:dyaOrig="720" w14:anchorId="096956F4">
          <v:shape id="_x0000_i1263" type="#_x0000_t75" style="width:88.5pt;height:36.5pt" o:ole="">
            <v:imagedata r:id="rId509" o:title=""/>
          </v:shape>
          <o:OLEObject Type="Embed" ProgID="Equation.DSMT4" ShapeID="_x0000_i1263" DrawAspect="Content" ObjectID="_1459242346" r:id="rId510"/>
        </w:object>
      </w:r>
      <w:r w:rsidR="005F45C7">
        <w:t>,</w:t>
      </w:r>
    </w:p>
    <w:p w14:paraId="6CB32FFA" w14:textId="2F2CFC80" w:rsidR="006A0BC1" w:rsidRPr="006D6D0D" w:rsidRDefault="006A0BC1" w:rsidP="006A0BC1">
      <w:r w:rsidRPr="006D6D0D">
        <w:t xml:space="preserve">where </w:t>
      </w:r>
      <w:r w:rsidR="00AF2221" w:rsidRPr="00AF2221">
        <w:rPr>
          <w:position w:val="-6"/>
        </w:rPr>
        <w:object w:dxaOrig="940" w:dyaOrig="279" w14:anchorId="2E49BAE1">
          <v:shape id="_x0000_i1264" type="#_x0000_t75" style="width:48pt;height:14pt" o:ole="">
            <v:imagedata r:id="rId511" o:title=""/>
          </v:shape>
          <o:OLEObject Type="Embed" ProgID="Equation.DSMT4" ShapeID="_x0000_i1264" DrawAspect="Content" ObjectID="_1459242347" r:id="rId512"/>
        </w:object>
      </w:r>
      <w:r w:rsidRPr="006D6D0D">
        <w:t xml:space="preserve"> is the relative volume.  The values of the universal gas constant </w:t>
      </w:r>
      <w:r w:rsidR="00AF2221" w:rsidRPr="00AF2221">
        <w:rPr>
          <w:position w:val="-4"/>
        </w:rPr>
        <w:object w:dxaOrig="240" w:dyaOrig="260" w14:anchorId="6AC7C668">
          <v:shape id="_x0000_i1265" type="#_x0000_t75" style="width:12pt;height:13.5pt" o:ole="">
            <v:imagedata r:id="rId513" o:title=""/>
          </v:shape>
          <o:OLEObject Type="Embed" ProgID="Equation.DSMT4" ShapeID="_x0000_i1265" DrawAspect="Content" ObjectID="_1459242348" r:id="rId514"/>
        </w:object>
      </w:r>
      <w:r w:rsidRPr="006D6D0D">
        <w:t xml:space="preserve"> and absolute temperature </w:t>
      </w:r>
      <w:r w:rsidR="00AF2221" w:rsidRPr="00AF2221">
        <w:rPr>
          <w:position w:val="-4"/>
        </w:rPr>
        <w:object w:dxaOrig="220" w:dyaOrig="260" w14:anchorId="69ADEE27">
          <v:shape id="_x0000_i1266" type="#_x0000_t75" style="width:10.5pt;height:13.5pt" o:ole="">
            <v:imagedata r:id="rId515" o:title=""/>
          </v:shape>
          <o:OLEObject Type="Embed" ProgID="Equation.DSMT4" ShapeID="_x0000_i1266" DrawAspect="Content" ObjectID="_1459242349" r:id="rId516"/>
        </w:object>
      </w:r>
      <w:r w:rsidRPr="006D6D0D">
        <w:t xml:space="preserve"> must be specified as global constants.</w:t>
      </w:r>
    </w:p>
    <w:p w14:paraId="314484EE" w14:textId="77777777" w:rsidR="006A0BC1" w:rsidRPr="006D6D0D" w:rsidRDefault="006A0BC1" w:rsidP="006A0BC1"/>
    <w:p w14:paraId="2CAC62B9" w14:textId="06CFB67B" w:rsidR="006A0BC1" w:rsidRPr="006D6D0D" w:rsidRDefault="006A0BC1" w:rsidP="006A0BC1">
      <w:r w:rsidRPr="006D6D0D">
        <w:t xml:space="preserve">Note that </w:t>
      </w:r>
      <w:r w:rsidR="00AF2221" w:rsidRPr="00AF2221">
        <w:rPr>
          <w:position w:val="-12"/>
        </w:rPr>
        <w:object w:dxaOrig="300" w:dyaOrig="380" w14:anchorId="6F81E570">
          <v:shape id="_x0000_i1267" type="#_x0000_t75" style="width:14pt;height:19.5pt" o:ole="">
            <v:imagedata r:id="rId517" o:title=""/>
          </v:shape>
          <o:OLEObject Type="Embed" ProgID="Equation.DSMT4" ShapeID="_x0000_i1267" DrawAspect="Content" ObjectID="_1459242350" r:id="rId518"/>
        </w:object>
      </w:r>
      <w:r w:rsidRPr="006D6D0D">
        <w:t xml:space="preserve"> may be negative or positive; the gel porosity is unitless and must be in the range </w:t>
      </w:r>
      <w:r w:rsidR="00AF2221" w:rsidRPr="00AF2221">
        <w:rPr>
          <w:position w:val="-12"/>
        </w:rPr>
        <w:object w:dxaOrig="1020" w:dyaOrig="380" w14:anchorId="006E31F3">
          <v:shape id="_x0000_i1268" type="#_x0000_t75" style="width:50.5pt;height:19.5pt" o:ole="">
            <v:imagedata r:id="rId519" o:title=""/>
          </v:shape>
          <o:OLEObject Type="Embed" ProgID="Equation.DSMT4" ShapeID="_x0000_i1268" DrawAspect="Content" ObjectID="_1459242351" r:id="rId520"/>
        </w:object>
      </w:r>
      <w:r w:rsidRPr="006D6D0D">
        <w:t xml:space="preserve">.  A self-consistent set of units must be used for this model.  For example: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97"/>
        <w:gridCol w:w="1856"/>
        <w:gridCol w:w="2395"/>
      </w:tblGrid>
      <w:tr w:rsidR="006A0BC1" w:rsidRPr="006D6D0D" w14:paraId="70BA163C" w14:textId="77777777">
        <w:trPr>
          <w:jc w:val="center"/>
        </w:trPr>
        <w:tc>
          <w:tcPr>
            <w:tcW w:w="0" w:type="auto"/>
            <w:shd w:val="clear" w:color="auto" w:fill="auto"/>
          </w:tcPr>
          <w:p w14:paraId="6C5418E3" w14:textId="77777777" w:rsidR="006A0BC1" w:rsidRPr="006D6D0D" w:rsidRDefault="006A0BC1" w:rsidP="006A0BC1"/>
        </w:tc>
        <w:tc>
          <w:tcPr>
            <w:tcW w:w="0" w:type="auto"/>
            <w:shd w:val="clear" w:color="auto" w:fill="auto"/>
          </w:tcPr>
          <w:p w14:paraId="714BB9D1" w14:textId="77777777" w:rsidR="006A0BC1" w:rsidRPr="006D6D0D" w:rsidRDefault="006A0BC1" w:rsidP="006A0BC1">
            <w:r w:rsidRPr="006D6D0D">
              <w:t>(m, N, s, mol, K)</w:t>
            </w:r>
          </w:p>
        </w:tc>
        <w:tc>
          <w:tcPr>
            <w:tcW w:w="0" w:type="auto"/>
            <w:shd w:val="clear" w:color="auto" w:fill="auto"/>
          </w:tcPr>
          <w:p w14:paraId="012482C9" w14:textId="77777777" w:rsidR="006A0BC1" w:rsidRPr="006D6D0D" w:rsidRDefault="006A0BC1" w:rsidP="006A0BC1">
            <w:r w:rsidRPr="006D6D0D">
              <w:t>(mm, N, s, nmol, K)</w:t>
            </w:r>
          </w:p>
        </w:tc>
      </w:tr>
      <w:tr w:rsidR="006A0BC1" w:rsidRPr="006D6D0D" w14:paraId="6EA8AC83" w14:textId="77777777">
        <w:trPr>
          <w:jc w:val="center"/>
        </w:trPr>
        <w:tc>
          <w:tcPr>
            <w:tcW w:w="0" w:type="auto"/>
            <w:shd w:val="clear" w:color="auto" w:fill="auto"/>
          </w:tcPr>
          <w:p w14:paraId="2DF3E500" w14:textId="77E57ED4" w:rsidR="006A0BC1" w:rsidRPr="006D6D0D" w:rsidRDefault="00AF2221" w:rsidP="00AF2221">
            <w:r w:rsidRPr="00AF2221">
              <w:rPr>
                <w:position w:val="-4"/>
              </w:rPr>
              <w:object w:dxaOrig="240" w:dyaOrig="260" w14:anchorId="03DA44B5">
                <v:shape id="_x0000_i1269" type="#_x0000_t75" style="width:12pt;height:13.5pt" o:ole="">
                  <v:imagedata r:id="rId521" o:title=""/>
                </v:shape>
                <o:OLEObject Type="Embed" ProgID="Equation.DSMT4" ShapeID="_x0000_i1269" DrawAspect="Content" ObjectID="_1459242352" r:id="rId522"/>
              </w:object>
            </w:r>
          </w:p>
        </w:tc>
        <w:tc>
          <w:tcPr>
            <w:tcW w:w="0" w:type="auto"/>
            <w:shd w:val="clear" w:color="auto" w:fill="auto"/>
          </w:tcPr>
          <w:p w14:paraId="00A4F0EB" w14:textId="77777777" w:rsidR="006A0BC1" w:rsidRPr="006D6D0D" w:rsidRDefault="006A0BC1" w:rsidP="006A0BC1">
            <w:r w:rsidRPr="006D6D0D">
              <w:t>8.314 J/mol</w:t>
            </w:r>
            <w:r w:rsidRPr="000B272C">
              <w:sym w:font="Symbol" w:char="F0D7"/>
            </w:r>
            <w:r w:rsidRPr="006D6D0D">
              <w:t>K</w:t>
            </w:r>
          </w:p>
        </w:tc>
        <w:tc>
          <w:tcPr>
            <w:tcW w:w="0" w:type="auto"/>
            <w:shd w:val="clear" w:color="auto" w:fill="auto"/>
          </w:tcPr>
          <w:p w14:paraId="52BB1886" w14:textId="77777777" w:rsidR="006A0BC1" w:rsidRPr="006D6D0D" w:rsidRDefault="006A0BC1" w:rsidP="006A0BC1">
            <w:r w:rsidRPr="006D6D0D">
              <w:t>8.314</w:t>
            </w:r>
            <w:r w:rsidRPr="000B272C">
              <w:sym w:font="Symbol" w:char="F0B4"/>
            </w:r>
            <w:r w:rsidRPr="006D6D0D">
              <w:t>10</w:t>
            </w:r>
            <w:r w:rsidRPr="000B272C">
              <w:rPr>
                <w:vertAlign w:val="superscript"/>
              </w:rPr>
              <w:t>-6</w:t>
            </w:r>
            <w:r w:rsidRPr="006D6D0D">
              <w:t xml:space="preserve"> mJ/nmol</w:t>
            </w:r>
            <w:r w:rsidRPr="000B272C">
              <w:sym w:font="Symbol" w:char="F0D7"/>
            </w:r>
            <w:r w:rsidRPr="006D6D0D">
              <w:t>K</w:t>
            </w:r>
          </w:p>
        </w:tc>
      </w:tr>
      <w:tr w:rsidR="006A0BC1" w:rsidRPr="006D6D0D" w14:paraId="57496AB6" w14:textId="77777777">
        <w:trPr>
          <w:jc w:val="center"/>
        </w:trPr>
        <w:tc>
          <w:tcPr>
            <w:tcW w:w="0" w:type="auto"/>
            <w:shd w:val="clear" w:color="auto" w:fill="auto"/>
          </w:tcPr>
          <w:p w14:paraId="57EF0F1B" w14:textId="0A6860DC" w:rsidR="006A0BC1" w:rsidRPr="006D6D0D" w:rsidRDefault="00AF2221" w:rsidP="00AF2221">
            <w:r w:rsidRPr="00AF2221">
              <w:rPr>
                <w:position w:val="-4"/>
              </w:rPr>
              <w:object w:dxaOrig="220" w:dyaOrig="260" w14:anchorId="006A9300">
                <v:shape id="_x0000_i1270" type="#_x0000_t75" style="width:10.5pt;height:13.5pt" o:ole="">
                  <v:imagedata r:id="rId523" o:title=""/>
                </v:shape>
                <o:OLEObject Type="Embed" ProgID="Equation.DSMT4" ShapeID="_x0000_i1270" DrawAspect="Content" ObjectID="_1459242353" r:id="rId524"/>
              </w:object>
            </w:r>
          </w:p>
        </w:tc>
        <w:tc>
          <w:tcPr>
            <w:tcW w:w="0" w:type="auto"/>
            <w:shd w:val="clear" w:color="auto" w:fill="auto"/>
          </w:tcPr>
          <w:p w14:paraId="09235FD8" w14:textId="77777777" w:rsidR="006A0BC1" w:rsidRPr="006D6D0D" w:rsidRDefault="006A0BC1" w:rsidP="006A0BC1">
            <w:r w:rsidRPr="006D6D0D">
              <w:t>K</w:t>
            </w:r>
          </w:p>
        </w:tc>
        <w:tc>
          <w:tcPr>
            <w:tcW w:w="0" w:type="auto"/>
            <w:shd w:val="clear" w:color="auto" w:fill="auto"/>
          </w:tcPr>
          <w:p w14:paraId="2D209D90" w14:textId="77777777" w:rsidR="006A0BC1" w:rsidRPr="006D6D0D" w:rsidRDefault="006A0BC1" w:rsidP="006A0BC1">
            <w:r w:rsidRPr="006D6D0D">
              <w:t>K</w:t>
            </w:r>
          </w:p>
        </w:tc>
      </w:tr>
      <w:tr w:rsidR="006A0BC1" w:rsidRPr="006D6D0D" w14:paraId="46539F49" w14:textId="77777777">
        <w:trPr>
          <w:jc w:val="center"/>
        </w:trPr>
        <w:tc>
          <w:tcPr>
            <w:tcW w:w="0" w:type="auto"/>
            <w:shd w:val="clear" w:color="auto" w:fill="auto"/>
          </w:tcPr>
          <w:p w14:paraId="368FBA4F" w14:textId="0BDE18FC" w:rsidR="006A0BC1" w:rsidRPr="006D6D0D" w:rsidRDefault="00AF2221" w:rsidP="00AF2221">
            <w:r w:rsidRPr="00AF2221">
              <w:rPr>
                <w:position w:val="-12"/>
              </w:rPr>
              <w:object w:dxaOrig="300" w:dyaOrig="380" w14:anchorId="6914DBA7">
                <v:shape id="_x0000_i1271" type="#_x0000_t75" style="width:14pt;height:19.5pt" o:ole="">
                  <v:imagedata r:id="rId525" o:title=""/>
                </v:shape>
                <o:OLEObject Type="Embed" ProgID="Equation.DSMT4" ShapeID="_x0000_i1271" DrawAspect="Content" ObjectID="_1459242354" r:id="rId526"/>
              </w:object>
            </w:r>
          </w:p>
        </w:tc>
        <w:tc>
          <w:tcPr>
            <w:tcW w:w="0" w:type="auto"/>
            <w:shd w:val="clear" w:color="auto" w:fill="auto"/>
          </w:tcPr>
          <w:p w14:paraId="42EB3BA5" w14:textId="77777777" w:rsidR="006A0BC1" w:rsidRPr="006D6D0D" w:rsidRDefault="006A0BC1" w:rsidP="006A0BC1">
            <w:r w:rsidRPr="006D6D0D">
              <w:t>Eq/m</w:t>
            </w:r>
            <w:r w:rsidRPr="000B272C">
              <w:rPr>
                <w:vertAlign w:val="superscript"/>
              </w:rPr>
              <w:t>3</w:t>
            </w:r>
            <w:r w:rsidRPr="006D6D0D">
              <w:t xml:space="preserve"> = mEq/L</w:t>
            </w:r>
          </w:p>
        </w:tc>
        <w:tc>
          <w:tcPr>
            <w:tcW w:w="0" w:type="auto"/>
            <w:shd w:val="clear" w:color="auto" w:fill="auto"/>
          </w:tcPr>
          <w:p w14:paraId="555C05B4" w14:textId="77777777" w:rsidR="006A0BC1" w:rsidRPr="006D6D0D" w:rsidRDefault="006A0BC1" w:rsidP="006A0BC1">
            <w:r w:rsidRPr="006D6D0D">
              <w:t>nEq/mm</w:t>
            </w:r>
            <w:r w:rsidRPr="000B272C">
              <w:rPr>
                <w:vertAlign w:val="superscript"/>
              </w:rPr>
              <w:t>3</w:t>
            </w:r>
            <w:r w:rsidRPr="006D6D0D">
              <w:t xml:space="preserve"> = mEq/L</w:t>
            </w:r>
          </w:p>
        </w:tc>
      </w:tr>
      <w:tr w:rsidR="006A0BC1" w:rsidRPr="006D6D0D" w14:paraId="29199984" w14:textId="77777777">
        <w:trPr>
          <w:jc w:val="center"/>
        </w:trPr>
        <w:tc>
          <w:tcPr>
            <w:tcW w:w="0" w:type="auto"/>
            <w:shd w:val="clear" w:color="auto" w:fill="auto"/>
          </w:tcPr>
          <w:p w14:paraId="111285A5" w14:textId="0E5E33C3" w:rsidR="006A0BC1" w:rsidRPr="006D6D0D" w:rsidRDefault="00AF2221" w:rsidP="00AF2221">
            <w:r w:rsidRPr="00AF2221">
              <w:rPr>
                <w:position w:val="-6"/>
              </w:rPr>
              <w:object w:dxaOrig="279" w:dyaOrig="320" w14:anchorId="44DC75B7">
                <v:shape id="_x0000_i1272" type="#_x0000_t75" style="width:14pt;height:16.5pt" o:ole="">
                  <v:imagedata r:id="rId527" o:title=""/>
                </v:shape>
                <o:OLEObject Type="Embed" ProgID="Equation.DSMT4" ShapeID="_x0000_i1272" DrawAspect="Content" ObjectID="_1459242355" r:id="rId528"/>
              </w:object>
            </w:r>
          </w:p>
        </w:tc>
        <w:tc>
          <w:tcPr>
            <w:tcW w:w="0" w:type="auto"/>
            <w:shd w:val="clear" w:color="auto" w:fill="auto"/>
          </w:tcPr>
          <w:p w14:paraId="0E9DC16B" w14:textId="77777777" w:rsidR="006A0BC1" w:rsidRPr="006D6D0D" w:rsidRDefault="006A0BC1" w:rsidP="006A0BC1">
            <w:r w:rsidRPr="006D6D0D">
              <w:t>mol/m</w:t>
            </w:r>
            <w:r w:rsidRPr="000B272C">
              <w:rPr>
                <w:vertAlign w:val="superscript"/>
              </w:rPr>
              <w:t>3</w:t>
            </w:r>
            <w:r w:rsidRPr="006D6D0D">
              <w:t xml:space="preserve"> = mM</w:t>
            </w:r>
          </w:p>
        </w:tc>
        <w:tc>
          <w:tcPr>
            <w:tcW w:w="0" w:type="auto"/>
            <w:shd w:val="clear" w:color="auto" w:fill="auto"/>
          </w:tcPr>
          <w:p w14:paraId="5511DB5E" w14:textId="77777777" w:rsidR="006A0BC1" w:rsidRPr="006D6D0D" w:rsidRDefault="006A0BC1" w:rsidP="006A0BC1">
            <w:r w:rsidRPr="006D6D0D">
              <w:t>nmol/mm</w:t>
            </w:r>
            <w:r w:rsidRPr="000B272C">
              <w:rPr>
                <w:vertAlign w:val="superscript"/>
              </w:rPr>
              <w:t>3</w:t>
            </w:r>
            <w:r w:rsidRPr="006D6D0D">
              <w:t xml:space="preserve"> = mM</w:t>
            </w:r>
          </w:p>
        </w:tc>
      </w:tr>
      <w:tr w:rsidR="006A0BC1" w:rsidRPr="006D6D0D" w14:paraId="30C696E0" w14:textId="77777777">
        <w:trPr>
          <w:jc w:val="center"/>
        </w:trPr>
        <w:tc>
          <w:tcPr>
            <w:tcW w:w="0" w:type="auto"/>
            <w:shd w:val="clear" w:color="auto" w:fill="auto"/>
          </w:tcPr>
          <w:p w14:paraId="562313CD" w14:textId="536B30E5" w:rsidR="006A0BC1" w:rsidRPr="006D6D0D" w:rsidRDefault="00AF2221" w:rsidP="00AF2221">
            <w:r w:rsidRPr="00AF2221">
              <w:rPr>
                <w:position w:val="-12"/>
              </w:rPr>
              <w:object w:dxaOrig="240" w:dyaOrig="360" w14:anchorId="1368E0BC">
                <v:shape id="_x0000_i1273" type="#_x0000_t75" style="width:12pt;height:18pt" o:ole="">
                  <v:imagedata r:id="rId529" o:title=""/>
                </v:shape>
                <o:OLEObject Type="Embed" ProgID="Equation.DSMT4" ShapeID="_x0000_i1273" DrawAspect="Content" ObjectID="_1459242356" r:id="rId530"/>
              </w:object>
            </w:r>
          </w:p>
        </w:tc>
        <w:tc>
          <w:tcPr>
            <w:tcW w:w="0" w:type="auto"/>
            <w:shd w:val="clear" w:color="auto" w:fill="auto"/>
          </w:tcPr>
          <w:p w14:paraId="1ABB77D1" w14:textId="77777777" w:rsidR="006A0BC1" w:rsidRPr="006D6D0D" w:rsidRDefault="006A0BC1" w:rsidP="006A0BC1">
            <w:r w:rsidRPr="006D6D0D">
              <w:t>Pa</w:t>
            </w:r>
          </w:p>
        </w:tc>
        <w:tc>
          <w:tcPr>
            <w:tcW w:w="0" w:type="auto"/>
            <w:shd w:val="clear" w:color="auto" w:fill="auto"/>
          </w:tcPr>
          <w:p w14:paraId="24F04653" w14:textId="77777777" w:rsidR="006A0BC1" w:rsidRPr="006D6D0D" w:rsidRDefault="006A0BC1" w:rsidP="006A0BC1">
            <w:r w:rsidRPr="006D6D0D">
              <w:t>MPa</w:t>
            </w:r>
          </w:p>
        </w:tc>
      </w:tr>
      <w:tr w:rsidR="006A0BC1" w:rsidRPr="006D6D0D" w14:paraId="43A3DDF8" w14:textId="77777777">
        <w:trPr>
          <w:jc w:val="center"/>
        </w:trPr>
        <w:tc>
          <w:tcPr>
            <w:tcW w:w="0" w:type="auto"/>
            <w:shd w:val="clear" w:color="auto" w:fill="auto"/>
          </w:tcPr>
          <w:p w14:paraId="4D96D61B" w14:textId="0FE8904A" w:rsidR="006A0BC1" w:rsidRPr="006D6D0D" w:rsidRDefault="00AF2221" w:rsidP="00AF2221">
            <w:r w:rsidRPr="00AF2221">
              <w:rPr>
                <w:position w:val="-6"/>
              </w:rPr>
              <w:object w:dxaOrig="220" w:dyaOrig="220" w14:anchorId="495F8BD9">
                <v:shape id="_x0000_i1274" type="#_x0000_t75" style="width:10.5pt;height:10.5pt" o:ole="">
                  <v:imagedata r:id="rId531" o:title=""/>
                </v:shape>
                <o:OLEObject Type="Embed" ProgID="Equation.DSMT4" ShapeID="_x0000_i1274" DrawAspect="Content" ObjectID="_1459242357" r:id="rId532"/>
              </w:object>
            </w:r>
          </w:p>
        </w:tc>
        <w:tc>
          <w:tcPr>
            <w:tcW w:w="0" w:type="auto"/>
            <w:shd w:val="clear" w:color="auto" w:fill="auto"/>
          </w:tcPr>
          <w:p w14:paraId="2EA0B5A2" w14:textId="77777777" w:rsidR="006A0BC1" w:rsidRPr="006D6D0D" w:rsidRDefault="006A0BC1" w:rsidP="006A0BC1">
            <w:r w:rsidRPr="006D6D0D">
              <w:t>Pa</w:t>
            </w:r>
          </w:p>
        </w:tc>
        <w:tc>
          <w:tcPr>
            <w:tcW w:w="0" w:type="auto"/>
            <w:shd w:val="clear" w:color="auto" w:fill="auto"/>
          </w:tcPr>
          <w:p w14:paraId="6664C9F0" w14:textId="77777777" w:rsidR="006A0BC1" w:rsidRPr="006D6D0D" w:rsidRDefault="006A0BC1" w:rsidP="006A0BC1">
            <w:r w:rsidRPr="006D6D0D">
              <w:t>MPa</w:t>
            </w:r>
          </w:p>
        </w:tc>
      </w:tr>
    </w:tbl>
    <w:p w14:paraId="00874E83" w14:textId="77777777" w:rsidR="006A0BC1" w:rsidRPr="006D6D0D" w:rsidRDefault="006A0BC1" w:rsidP="006A0BC1"/>
    <w:p w14:paraId="61DB9BC7" w14:textId="6F89FE71" w:rsidR="006A0BC1" w:rsidRPr="006D6D0D" w:rsidRDefault="006A0BC1" w:rsidP="006A0BC1">
      <w:r w:rsidRPr="006D6D0D">
        <w:t>Though this material is porous, this is not a full-fledged poroelastic material as described in Section </w:t>
      </w:r>
      <w:r w:rsidRPr="006D6D0D">
        <w:fldChar w:fldCharType="begin"/>
      </w:r>
      <w:r w:rsidRPr="006D6D0D">
        <w:instrText xml:space="preserve"> REF _Ref162415183 \r \h </w:instrText>
      </w:r>
      <w:r w:rsidRPr="006D6D0D">
        <w:fldChar w:fldCharType="separate"/>
      </w:r>
      <w:r w:rsidR="00873D59">
        <w:t>4.4</w:t>
      </w:r>
      <w:r w:rsidRPr="006D6D0D">
        <w:fldChar w:fldCharType="end"/>
      </w:r>
      <w:r>
        <w:t xml:space="preserve"> </w:t>
      </w:r>
      <w:r w:rsidRPr="006D6D0D">
        <w:t xml:space="preserve">for example.  The behavior described by this material is strictly valid only after the transient response of interstitial fluid and ion fluxes has subsided (thus Donnan </w:t>
      </w:r>
      <w:r w:rsidRPr="006D6D0D">
        <w:rPr>
          <w:i/>
        </w:rPr>
        <w:t>equilibrium</w:t>
      </w:r>
      <w:r w:rsidRPr="006D6D0D">
        <w:t>).</w:t>
      </w:r>
    </w:p>
    <w:p w14:paraId="40F4173B" w14:textId="77777777" w:rsidR="006A0BC1" w:rsidRDefault="006A0BC1" w:rsidP="006A0BC1"/>
    <w:p w14:paraId="6F2C13FD" w14:textId="07BF1217" w:rsidR="006A0BC1" w:rsidRDefault="006A0BC1" w:rsidP="006A0BC1">
      <w:r>
        <w:t xml:space="preserve">Donnan osmotic swelling reduces to zero when either </w:t>
      </w:r>
      <w:r w:rsidR="00AF2221" w:rsidRPr="00AF2221">
        <w:rPr>
          <w:position w:val="-12"/>
        </w:rPr>
        <w:object w:dxaOrig="680" w:dyaOrig="380" w14:anchorId="40734D51">
          <v:shape id="_x0000_i1275" type="#_x0000_t75" style="width:34pt;height:19.5pt" o:ole="">
            <v:imagedata r:id="rId533" o:title=""/>
          </v:shape>
          <o:OLEObject Type="Embed" ProgID="Equation.DSMT4" ShapeID="_x0000_i1275" DrawAspect="Content" ObjectID="_1459242358" r:id="rId534"/>
        </w:object>
      </w:r>
      <w:r>
        <w:t xml:space="preserve"> or </w:t>
      </w:r>
      <w:r w:rsidR="00AF2221" w:rsidRPr="00AF2221">
        <w:rPr>
          <w:position w:val="-6"/>
        </w:rPr>
        <w:object w:dxaOrig="800" w:dyaOrig="320" w14:anchorId="6DBDA277">
          <v:shape id="_x0000_i1276" type="#_x0000_t75" style="width:40pt;height:16.5pt" o:ole="">
            <v:imagedata r:id="rId535" o:title=""/>
          </v:shape>
          <o:OLEObject Type="Embed" ProgID="Equation.DSMT4" ShapeID="_x0000_i1276" DrawAspect="Content" ObjectID="_1459242359" r:id="rId536"/>
        </w:object>
      </w:r>
      <w:r>
        <w:t xml:space="preserve">.  Therefore, entering any other values for </w:t>
      </w:r>
      <w:r w:rsidR="00AF2221" w:rsidRPr="00AF2221">
        <w:rPr>
          <w:position w:val="-12"/>
        </w:rPr>
        <w:object w:dxaOrig="300" w:dyaOrig="380" w14:anchorId="022AADE5">
          <v:shape id="_x0000_i1277" type="#_x0000_t75" style="width:14pt;height:19.5pt" o:ole="">
            <v:imagedata r:id="rId537" o:title=""/>
          </v:shape>
          <o:OLEObject Type="Embed" ProgID="Equation.DSMT4" ShapeID="_x0000_i1277" DrawAspect="Content" ObjectID="_1459242360" r:id="rId538"/>
        </w:object>
      </w:r>
      <w:r>
        <w:t xml:space="preserve"> and </w:t>
      </w:r>
      <w:r w:rsidR="00AF2221" w:rsidRPr="00AF2221">
        <w:rPr>
          <w:position w:val="-6"/>
        </w:rPr>
        <w:object w:dxaOrig="279" w:dyaOrig="320" w14:anchorId="6605BC46">
          <v:shape id="_x0000_i1278" type="#_x0000_t75" style="width:14pt;height:16.5pt" o:ole="">
            <v:imagedata r:id="rId539" o:title=""/>
          </v:shape>
          <o:OLEObject Type="Embed" ProgID="Equation.DSMT4" ShapeID="_x0000_i1278" DrawAspect="Content" ObjectID="_1459242361" r:id="rId540"/>
        </w:object>
      </w:r>
      <w:r>
        <w:t xml:space="preserve"> at the initial time point of an analysis produces an instantaneous, </w:t>
      </w:r>
      <w:r>
        <w:lastRenderedPageBreak/>
        <w:t xml:space="preserve">non-zero swelling pressure.  Depending on the magnitude of this pressure relative to the solid matrix stiffness, the nonlinear analysis may not converge due to this sudden swelling.  Therefore, it is recommended to prescribe a load curve for either </w:t>
      </w:r>
      <w:r w:rsidRPr="006D6D0D">
        <w:rPr>
          <w:rFonts w:ascii="Courier New" w:hAnsi="Courier New"/>
          <w:sz w:val="20"/>
        </w:rPr>
        <w:t>&lt;cF0&gt;</w:t>
      </w:r>
      <w:r>
        <w:t xml:space="preserve"> or </w:t>
      </w:r>
      <w:r w:rsidRPr="006D6D0D">
        <w:rPr>
          <w:rFonts w:ascii="Courier New" w:hAnsi="Courier New"/>
          <w:sz w:val="20"/>
        </w:rPr>
        <w:t>&lt;bosm&gt;</w:t>
      </w:r>
      <w:r>
        <w:t>, to ease into the initial swelling prior to the application of other loading conditions.</w:t>
      </w:r>
    </w:p>
    <w:p w14:paraId="0907BDC9" w14:textId="77777777" w:rsidR="006A0BC1" w:rsidRPr="00242103" w:rsidRDefault="006A0BC1" w:rsidP="006A0BC1">
      <w:r w:rsidRPr="00242103">
        <w:tab/>
      </w:r>
    </w:p>
    <w:p w14:paraId="090878A7" w14:textId="77777777" w:rsidR="006A0BC1" w:rsidRDefault="006A0BC1" w:rsidP="006A0BC1">
      <w:r>
        <w:rPr>
          <w:i/>
        </w:rPr>
        <w:t>Example (using units of mm, N, s, nmol, K)</w:t>
      </w:r>
      <w:r>
        <w:t>:</w:t>
      </w:r>
    </w:p>
    <w:p w14:paraId="25094DBA" w14:textId="702D63FE"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70F78EBE" w14:textId="77777777" w:rsidR="006A0BC1" w:rsidRDefault="006A0BC1" w:rsidP="006A0BC1">
      <w:pPr>
        <w:pStyle w:val="code"/>
      </w:pPr>
      <w:r>
        <w:tab/>
        <w:t>&lt;mat_axis type="local"&gt;</w:t>
      </w:r>
      <w:r w:rsidR="00FC6649">
        <w:t>0,0,0</w:t>
      </w:r>
      <w:r>
        <w:t>&lt;/mat_axis&gt;</w:t>
      </w:r>
    </w:p>
    <w:p w14:paraId="642BF560" w14:textId="34C0FBC9" w:rsidR="006A0BC1" w:rsidRDefault="006A0BC1" w:rsidP="006A0BC1">
      <w:pPr>
        <w:pStyle w:val="code"/>
      </w:pPr>
      <w:r>
        <w:tab/>
        <w:t>&lt;solid type=</w:t>
      </w:r>
      <w:r w:rsidR="007F5C53">
        <w:t>"</w:t>
      </w:r>
      <w:r w:rsidRPr="0097532C">
        <w:t>Donnan equilibrium</w:t>
      </w:r>
      <w:r w:rsidR="007F5C53">
        <w:t>"</w:t>
      </w:r>
      <w:r>
        <w:t>&gt;</w:t>
      </w:r>
    </w:p>
    <w:p w14:paraId="05714283" w14:textId="77777777" w:rsidR="006A0BC1" w:rsidRPr="002D35D2" w:rsidRDefault="006A0BC1" w:rsidP="006A0BC1">
      <w:pPr>
        <w:pStyle w:val="code"/>
      </w:pPr>
      <w:r>
        <w:tab/>
      </w:r>
      <w:r>
        <w:tab/>
      </w:r>
      <w:r w:rsidRPr="002D35D2">
        <w:t>&lt;phiw0&gt;0.8&lt;/</w:t>
      </w:r>
      <w:r w:rsidRPr="006D6D0D">
        <w:t xml:space="preserve"> </w:t>
      </w:r>
      <w:r w:rsidRPr="002D35D2">
        <w:t>phiw0&gt;</w:t>
      </w:r>
    </w:p>
    <w:p w14:paraId="65115EE0" w14:textId="02F84569" w:rsidR="006A0BC1" w:rsidRPr="002D35D2" w:rsidRDefault="006A0BC1" w:rsidP="006A0BC1">
      <w:pPr>
        <w:pStyle w:val="code"/>
      </w:pPr>
      <w:r w:rsidRPr="002D35D2">
        <w:tab/>
      </w:r>
      <w:r w:rsidRPr="002D35D2">
        <w:tab/>
        <w:t>&lt;cF0 lc=</w:t>
      </w:r>
      <w:r w:rsidR="007F5C53">
        <w:t>"</w:t>
      </w:r>
      <w:r w:rsidRPr="002D35D2">
        <w:t>1</w:t>
      </w:r>
      <w:r w:rsidR="007F5C53">
        <w:t>"</w:t>
      </w:r>
      <w:r w:rsidRPr="002D35D2">
        <w:t>&gt;1&lt;/cF0&gt;</w:t>
      </w:r>
    </w:p>
    <w:p w14:paraId="6671958F" w14:textId="77777777" w:rsidR="006A0BC1" w:rsidRPr="002D35D2" w:rsidRDefault="006A0BC1" w:rsidP="006A0BC1">
      <w:pPr>
        <w:pStyle w:val="code"/>
      </w:pPr>
      <w:r w:rsidRPr="002D35D2">
        <w:tab/>
      </w:r>
      <w:r w:rsidRPr="002D35D2">
        <w:tab/>
        <w:t>&lt;bosm&gt;300&lt;/bosm&gt;</w:t>
      </w:r>
    </w:p>
    <w:p w14:paraId="2E837527" w14:textId="77777777" w:rsidR="006A0BC1" w:rsidRDefault="006A0BC1" w:rsidP="006A0BC1">
      <w:pPr>
        <w:pStyle w:val="code"/>
      </w:pPr>
      <w:r>
        <w:tab/>
        <w:t>&lt;/solid&gt;</w:t>
      </w:r>
    </w:p>
    <w:p w14:paraId="043229B8" w14:textId="478D288A" w:rsidR="006A0BC1" w:rsidRDefault="006A0BC1" w:rsidP="00630A21">
      <w:pPr>
        <w:pStyle w:val="code"/>
      </w:pPr>
      <w:r>
        <w:tab/>
        <w:t>&lt;solid type=</w:t>
      </w:r>
      <w:r w:rsidR="007F5C53">
        <w:t>"</w:t>
      </w:r>
      <w:r>
        <w:t>ellipsoidal fiber distribution</w:t>
      </w:r>
      <w:r w:rsidR="007F5C53">
        <w:t>"</w:t>
      </w:r>
      <w:r>
        <w:t>&gt;</w:t>
      </w:r>
    </w:p>
    <w:p w14:paraId="13773570" w14:textId="77777777" w:rsidR="006A0BC1" w:rsidRPr="002C61D2" w:rsidRDefault="006A0BC1" w:rsidP="006A0BC1">
      <w:pPr>
        <w:pStyle w:val="code"/>
        <w:rPr>
          <w:lang w:val="nl-BE"/>
        </w:rPr>
      </w:pPr>
      <w:r>
        <w:tab/>
      </w:r>
      <w:r>
        <w:tab/>
      </w:r>
      <w:r w:rsidRPr="002C61D2">
        <w:rPr>
          <w:lang w:val="nl-BE"/>
        </w:rPr>
        <w:t>&lt;ksi&gt;</w:t>
      </w:r>
      <w:r w:rsidRPr="00E24C5F">
        <w:rPr>
          <w:lang w:val="nl-BE"/>
        </w:rPr>
        <w:t>0.01,0.01,0.01</w:t>
      </w:r>
      <w:r w:rsidRPr="002C61D2">
        <w:rPr>
          <w:lang w:val="nl-BE"/>
        </w:rPr>
        <w:t>&lt;/ksi&gt;</w:t>
      </w:r>
    </w:p>
    <w:p w14:paraId="5F49C900" w14:textId="77777777" w:rsidR="006A0BC1" w:rsidRPr="002C61D2" w:rsidRDefault="006A0BC1" w:rsidP="006A0BC1">
      <w:pPr>
        <w:pStyle w:val="code"/>
        <w:rPr>
          <w:lang w:val="nl-BE"/>
        </w:rPr>
      </w:pPr>
      <w:r w:rsidRPr="002C61D2">
        <w:rPr>
          <w:lang w:val="nl-BE"/>
        </w:rPr>
        <w:tab/>
      </w:r>
      <w:r w:rsidRPr="002C61D2">
        <w:rPr>
          <w:lang w:val="nl-BE"/>
        </w:rPr>
        <w:tab/>
        <w:t>&lt;beta&gt;3,3,3&lt;/beta&gt;</w:t>
      </w:r>
    </w:p>
    <w:p w14:paraId="2CB0F17F" w14:textId="77777777" w:rsidR="006A0BC1" w:rsidRPr="002C61D2" w:rsidRDefault="006A0BC1" w:rsidP="006A0BC1">
      <w:pPr>
        <w:pStyle w:val="code"/>
        <w:rPr>
          <w:lang w:val="nl-BE"/>
        </w:rPr>
      </w:pPr>
      <w:r w:rsidRPr="002C61D2">
        <w:rPr>
          <w:lang w:val="nl-BE"/>
        </w:rPr>
        <w:tab/>
        <w:t>&lt;/solid&gt;</w:t>
      </w:r>
    </w:p>
    <w:p w14:paraId="1B2D6F94" w14:textId="77777777" w:rsidR="006A0BC1" w:rsidRDefault="006A0BC1" w:rsidP="006A0BC1">
      <w:pPr>
        <w:pStyle w:val="code"/>
      </w:pPr>
      <w:r>
        <w:t>&lt;/material&gt;</w:t>
      </w:r>
    </w:p>
    <w:p w14:paraId="391E3D75" w14:textId="77777777" w:rsidR="006A0BC1" w:rsidRDefault="006A0BC1" w:rsidP="006A0BC1">
      <w:pPr>
        <w:pStyle w:val="code"/>
      </w:pPr>
      <w:r>
        <w:t>&lt;LoadData&gt;</w:t>
      </w:r>
    </w:p>
    <w:p w14:paraId="58289049" w14:textId="77777777" w:rsidR="006A0BC1" w:rsidRDefault="006A0BC1" w:rsidP="006A0BC1">
      <w:pPr>
        <w:pStyle w:val="code"/>
      </w:pPr>
      <w:r>
        <w:tab/>
        <w:t>&lt;loadcurve id="1"&gt;</w:t>
      </w:r>
    </w:p>
    <w:p w14:paraId="2734381B" w14:textId="77777777" w:rsidR="006A0BC1" w:rsidRDefault="006A0BC1" w:rsidP="006A0BC1">
      <w:pPr>
        <w:pStyle w:val="code"/>
      </w:pPr>
      <w:r>
        <w:tab/>
      </w:r>
      <w:r>
        <w:tab/>
        <w:t>&lt;loadpoint&gt;0,0&lt;/loadpoint&gt;</w:t>
      </w:r>
    </w:p>
    <w:p w14:paraId="195939C1" w14:textId="77777777" w:rsidR="006A0BC1" w:rsidRDefault="006A0BC1" w:rsidP="006A0BC1">
      <w:pPr>
        <w:pStyle w:val="code"/>
      </w:pPr>
      <w:r>
        <w:tab/>
      </w:r>
      <w:r>
        <w:tab/>
        <w:t>&lt;loadpoint&gt;1,150&lt;/loadpoint&gt;</w:t>
      </w:r>
    </w:p>
    <w:p w14:paraId="0F0961B4" w14:textId="77777777" w:rsidR="006A0BC1" w:rsidRDefault="006A0BC1" w:rsidP="006A0BC1">
      <w:pPr>
        <w:pStyle w:val="code"/>
      </w:pPr>
      <w:r>
        <w:tab/>
        <w:t>&lt;/loadcurve&gt;</w:t>
      </w:r>
    </w:p>
    <w:p w14:paraId="75F5FFE4" w14:textId="77777777" w:rsidR="006A0BC1" w:rsidRDefault="006A0BC1" w:rsidP="006A0BC1">
      <w:pPr>
        <w:pStyle w:val="code"/>
      </w:pPr>
      <w:r>
        <w:t>&lt;/LoadData&gt;</w:t>
      </w:r>
    </w:p>
    <w:p w14:paraId="7966D54C" w14:textId="77777777" w:rsidR="006A0BC1" w:rsidRDefault="006A0BC1" w:rsidP="006A0BC1">
      <w:pPr>
        <w:pStyle w:val="code"/>
      </w:pPr>
      <w:r>
        <w:t>&lt;Globals&gt;</w:t>
      </w:r>
    </w:p>
    <w:p w14:paraId="7911AE08" w14:textId="77777777" w:rsidR="006A0BC1" w:rsidRPr="0097532C" w:rsidRDefault="006A0BC1" w:rsidP="006A0BC1">
      <w:pPr>
        <w:pStyle w:val="code"/>
      </w:pPr>
      <w:r w:rsidRPr="0097532C">
        <w:tab/>
        <w:t>&lt;Constants&gt;</w:t>
      </w:r>
    </w:p>
    <w:p w14:paraId="364E58A0" w14:textId="77777777" w:rsidR="006A0BC1" w:rsidRDefault="006A0BC1" w:rsidP="006A0BC1">
      <w:pPr>
        <w:pStyle w:val="code"/>
      </w:pPr>
      <w:r>
        <w:tab/>
      </w:r>
      <w:r>
        <w:tab/>
        <w:t>&lt;R&gt;8.314e-6&lt;/R&gt;</w:t>
      </w:r>
    </w:p>
    <w:p w14:paraId="76AAC55E" w14:textId="77777777" w:rsidR="006A0BC1" w:rsidRDefault="006A0BC1" w:rsidP="006A0BC1">
      <w:pPr>
        <w:pStyle w:val="code"/>
      </w:pPr>
      <w:r>
        <w:tab/>
      </w:r>
      <w:r>
        <w:tab/>
        <w:t>&lt;T&gt;310&lt;/T&gt;</w:t>
      </w:r>
    </w:p>
    <w:p w14:paraId="10629FC9" w14:textId="77777777" w:rsidR="006A0BC1" w:rsidRDefault="006A0BC1" w:rsidP="006A0BC1">
      <w:pPr>
        <w:pStyle w:val="code"/>
      </w:pPr>
      <w:r>
        <w:tab/>
        <w:t>&lt;/</w:t>
      </w:r>
      <w:r w:rsidRPr="0097532C">
        <w:t>Constants</w:t>
      </w:r>
      <w:r>
        <w:t>&gt;</w:t>
      </w:r>
    </w:p>
    <w:p w14:paraId="3298A694" w14:textId="77777777" w:rsidR="006A0BC1" w:rsidRDefault="006A0BC1" w:rsidP="006A0BC1">
      <w:pPr>
        <w:pStyle w:val="code"/>
      </w:pPr>
      <w:r>
        <w:t>&lt;/Globals&gt;</w:t>
      </w:r>
    </w:p>
    <w:p w14:paraId="253B5D53" w14:textId="77777777" w:rsidR="006A0BC1" w:rsidRPr="00FD6297" w:rsidRDefault="006A0BC1" w:rsidP="006A0BC1">
      <w:pPr>
        <w:pStyle w:val="code"/>
      </w:pPr>
    </w:p>
    <w:p w14:paraId="7177FFA8" w14:textId="77777777" w:rsidR="006A0BC1" w:rsidRPr="0097532C" w:rsidRDefault="006A0BC1" w:rsidP="006A0BC1">
      <w:r w:rsidRPr="0097532C">
        <w:br w:type="page"/>
      </w:r>
    </w:p>
    <w:p w14:paraId="2397CD50" w14:textId="77777777" w:rsidR="006A0BC1" w:rsidRPr="0097532C" w:rsidRDefault="006A0BC1" w:rsidP="006A0BC1">
      <w:pPr>
        <w:pStyle w:val="Heading4"/>
      </w:pPr>
      <w:bookmarkStart w:id="1301" w:name="_Ref167525631"/>
      <w:bookmarkStart w:id="1302" w:name="_Toc385498496"/>
      <w:r w:rsidRPr="0097532C">
        <w:lastRenderedPageBreak/>
        <w:t>Ellipsoidal Fiber Distribution</w:t>
      </w:r>
      <w:bookmarkEnd w:id="1301"/>
      <w:bookmarkEnd w:id="1302"/>
    </w:p>
    <w:p w14:paraId="11AC4484" w14:textId="1BF3340F" w:rsidR="006A0BC1" w:rsidRDefault="006A0BC1" w:rsidP="006A0BC1">
      <w:r>
        <w:t>The material type for an ellipsoidal continuous fiber distribution is “</w:t>
      </w:r>
      <w:r w:rsidRPr="00E7217D">
        <w:rPr>
          <w:i/>
        </w:rPr>
        <w:t>ellipsoidal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_Ref173928733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18CD364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0B079B34" w14:textId="77777777">
        <w:tc>
          <w:tcPr>
            <w:tcW w:w="1548" w:type="dxa"/>
            <w:shd w:val="clear" w:color="auto" w:fill="auto"/>
          </w:tcPr>
          <w:p w14:paraId="13A6F4DE" w14:textId="77777777" w:rsidR="006A0BC1" w:rsidRDefault="006A0BC1" w:rsidP="006A0BC1">
            <w:pPr>
              <w:pStyle w:val="code"/>
            </w:pPr>
            <w:r>
              <w:t>&lt;beta&gt;</w:t>
            </w:r>
          </w:p>
        </w:tc>
        <w:tc>
          <w:tcPr>
            <w:tcW w:w="8028" w:type="dxa"/>
            <w:shd w:val="clear" w:color="auto" w:fill="auto"/>
          </w:tcPr>
          <w:p w14:paraId="070CA44C" w14:textId="3EA46F00" w:rsidR="006A0BC1" w:rsidRDefault="006A0BC1" w:rsidP="00AF2221">
            <w:r>
              <w:t xml:space="preserve">parameters </w:t>
            </w:r>
            <w:r w:rsidR="00AF2221" w:rsidRPr="00AF2221">
              <w:rPr>
                <w:position w:val="-14"/>
              </w:rPr>
              <w:object w:dxaOrig="1120" w:dyaOrig="400" w14:anchorId="695A3CA9">
                <v:shape id="_x0000_i1279" type="#_x0000_t75" style="width:56.5pt;height:19.5pt" o:ole="">
                  <v:imagedata r:id="rId541" o:title=""/>
                </v:shape>
                <o:OLEObject Type="Embed" ProgID="Equation.DSMT4" ShapeID="_x0000_i1279" DrawAspect="Content" ObjectID="_1459242362" r:id="rId542"/>
              </w:object>
            </w:r>
          </w:p>
        </w:tc>
      </w:tr>
      <w:tr w:rsidR="006A0BC1" w14:paraId="5AEC580B" w14:textId="77777777">
        <w:tc>
          <w:tcPr>
            <w:tcW w:w="1548" w:type="dxa"/>
            <w:shd w:val="clear" w:color="auto" w:fill="auto"/>
          </w:tcPr>
          <w:p w14:paraId="3DD9D815" w14:textId="77777777" w:rsidR="006A0BC1" w:rsidRDefault="006A0BC1" w:rsidP="006A0BC1">
            <w:pPr>
              <w:pStyle w:val="code"/>
            </w:pPr>
            <w:r>
              <w:t>&lt;ksi&gt;</w:t>
            </w:r>
          </w:p>
        </w:tc>
        <w:tc>
          <w:tcPr>
            <w:tcW w:w="8028" w:type="dxa"/>
            <w:shd w:val="clear" w:color="auto" w:fill="auto"/>
          </w:tcPr>
          <w:p w14:paraId="69436E53" w14:textId="11E5E420" w:rsidR="006A0BC1" w:rsidRDefault="006A0BC1" w:rsidP="00AF2221">
            <w:r>
              <w:t xml:space="preserve">parameters </w:t>
            </w:r>
            <w:r w:rsidR="00AF2221" w:rsidRPr="00AF2221">
              <w:rPr>
                <w:position w:val="-14"/>
              </w:rPr>
              <w:object w:dxaOrig="1020" w:dyaOrig="400" w14:anchorId="7813E111">
                <v:shape id="_x0000_i1280" type="#_x0000_t75" style="width:50.5pt;height:19.5pt" o:ole="">
                  <v:imagedata r:id="rId543" o:title=""/>
                </v:shape>
                <o:OLEObject Type="Embed" ProgID="Equation.DSMT4" ShapeID="_x0000_i1280" DrawAspect="Content" ObjectID="_1459242363" r:id="rId544"/>
              </w:object>
            </w:r>
          </w:p>
        </w:tc>
      </w:tr>
    </w:tbl>
    <w:p w14:paraId="37FA7B6F" w14:textId="77777777" w:rsidR="006A0BC1" w:rsidRDefault="006A0BC1" w:rsidP="006A0BC1"/>
    <w:p w14:paraId="1F5E1835" w14:textId="5A9A47CD" w:rsidR="006A0BC1" w:rsidRDefault="006A0BC1" w:rsidP="006A0BC1">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77D37CA5" w14:textId="186A3051" w:rsidR="006A0BC1" w:rsidRDefault="006A0BC1" w:rsidP="006A0BC1">
      <w:pPr>
        <w:pStyle w:val="MTDisplayEquation"/>
      </w:pPr>
      <w:r>
        <w:tab/>
      </w:r>
      <w:r w:rsidR="00AF2221" w:rsidRPr="00AF2221">
        <w:rPr>
          <w:position w:val="-18"/>
        </w:rPr>
        <w:object w:dxaOrig="3620" w:dyaOrig="520" w14:anchorId="667D757F">
          <v:shape id="_x0000_i1281" type="#_x0000_t75" style="width:180.5pt;height:26.5pt" o:ole="">
            <v:imagedata r:id="rId545" o:title=""/>
          </v:shape>
          <o:OLEObject Type="Embed" ProgID="Equation.DSMT4" ShapeID="_x0000_i1281" DrawAspect="Content" ObjectID="_1459242364" r:id="rId546"/>
        </w:object>
      </w:r>
      <w:r>
        <w:t>.</w:t>
      </w:r>
    </w:p>
    <w:p w14:paraId="0761CC84" w14:textId="10C507D4" w:rsidR="006A0BC1" w:rsidRDefault="006A0BC1" w:rsidP="006A0BC1">
      <w:r>
        <w:t xml:space="preserve">Here, </w:t>
      </w:r>
      <w:r w:rsidR="00AF2221" w:rsidRPr="00AF2221">
        <w:rPr>
          <w:position w:val="-12"/>
        </w:rPr>
        <w:object w:dxaOrig="1760" w:dyaOrig="380" w14:anchorId="1F61FCCA">
          <v:shape id="_x0000_i1282" type="#_x0000_t75" style="width:87.5pt;height:19.5pt" o:ole="">
            <v:imagedata r:id="rId547" o:title=""/>
          </v:shape>
          <o:OLEObject Type="Embed" ProgID="Equation.DSMT4" ShapeID="_x0000_i1282" DrawAspect="Content" ObjectID="_1459242365" r:id="rId548"/>
        </w:object>
      </w:r>
      <w:r>
        <w:t xml:space="preserve"> is the square of the fiber stretch </w:t>
      </w:r>
      <w:r w:rsidR="00AF2221" w:rsidRPr="00AF2221">
        <w:rPr>
          <w:position w:val="-12"/>
        </w:rPr>
        <w:object w:dxaOrig="279" w:dyaOrig="360" w14:anchorId="73F5A072">
          <v:shape id="_x0000_i1283" type="#_x0000_t75" style="width:14pt;height:18pt" o:ole="">
            <v:imagedata r:id="rId549" o:title=""/>
          </v:shape>
          <o:OLEObject Type="Embed" ProgID="Equation.DSMT4" ShapeID="_x0000_i1283" DrawAspect="Content" ObjectID="_1459242366" r:id="rId550"/>
        </w:object>
      </w:r>
      <w:r>
        <w:t xml:space="preserve">, </w:t>
      </w:r>
      <w:r w:rsidR="00AF2221" w:rsidRPr="00AF2221">
        <w:rPr>
          <w:position w:val="-6"/>
        </w:rPr>
        <w:object w:dxaOrig="260" w:dyaOrig="279" w14:anchorId="6191CA84">
          <v:shape id="_x0000_i1284" type="#_x0000_t75" style="width:13.5pt;height:14pt" o:ole="">
            <v:imagedata r:id="rId551" o:title=""/>
          </v:shape>
          <o:OLEObject Type="Embed" ProgID="Equation.DSMT4" ShapeID="_x0000_i1284" DrawAspect="Content" ObjectID="_1459242367" r:id="rId552"/>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21E2FF">
          <v:shape id="_x0000_i1285" type="#_x0000_t75" style="width:31.5pt;height:19.5pt" o:ole="">
            <v:imagedata r:id="rId553" o:title=""/>
          </v:shape>
          <o:OLEObject Type="Embed" ProgID="Equation.DSMT4" ShapeID="_x0000_i1285" DrawAspect="Content" ObjectID="_1459242368" r:id="rId554"/>
        </w:object>
      </w:r>
      <w:r>
        <w:t xml:space="preserve">, </w:t>
      </w:r>
      <w:r w:rsidR="00AF2221" w:rsidRPr="00AF2221">
        <w:rPr>
          <w:position w:val="-12"/>
        </w:rPr>
        <w:object w:dxaOrig="1200" w:dyaOrig="360" w14:anchorId="01B8AD86">
          <v:shape id="_x0000_i1286" type="#_x0000_t75" style="width:60pt;height:18pt" o:ole="">
            <v:imagedata r:id="rId555" o:title=""/>
          </v:shape>
          <o:OLEObject Type="Embed" ProgID="Equation.DSMT4" ShapeID="_x0000_i1286" DrawAspect="Content" ObjectID="_1459242369" r:id="rId556"/>
        </w:object>
      </w:r>
      <w:r>
        <w:t xml:space="preserve">, and </w:t>
      </w:r>
      <w:r w:rsidR="00AF2221" w:rsidRPr="00AF2221">
        <w:rPr>
          <w:position w:val="-14"/>
        </w:rPr>
        <w:object w:dxaOrig="540" w:dyaOrig="400" w14:anchorId="5E2F75C6">
          <v:shape id="_x0000_i1287" type="#_x0000_t75" style="width:27.5pt;height:19.5pt" o:ole="">
            <v:imagedata r:id="rId557" o:title=""/>
          </v:shape>
          <o:OLEObject Type="Embed" ProgID="Equation.DSMT4" ShapeID="_x0000_i1287" DrawAspect="Content" ObjectID="_1459242370" r:id="rId558"/>
        </w:object>
      </w:r>
      <w:r>
        <w:t xml:space="preserve">is the unit step function that enforces the tension-only contribution. </w:t>
      </w:r>
    </w:p>
    <w:p w14:paraId="4DEFA01F" w14:textId="77777777" w:rsidR="006A0BC1" w:rsidRDefault="006A0BC1" w:rsidP="006A0BC1"/>
    <w:p w14:paraId="7CDE99A1" w14:textId="77777777" w:rsidR="006A0BC1" w:rsidRDefault="006A0BC1" w:rsidP="006A0BC1">
      <w:r>
        <w:t>The fiber stress is determined from a fiber strain energy function,</w:t>
      </w:r>
    </w:p>
    <w:p w14:paraId="02B8A390" w14:textId="18229391" w:rsidR="006A0BC1" w:rsidRDefault="006A0BC1" w:rsidP="006A0BC1">
      <w:pPr>
        <w:pStyle w:val="MTDisplayEquation"/>
      </w:pPr>
      <w:r>
        <w:tab/>
      </w:r>
      <w:r w:rsidR="00AF2221" w:rsidRPr="00AF2221">
        <w:rPr>
          <w:position w:val="-30"/>
        </w:rPr>
        <w:object w:dxaOrig="1860" w:dyaOrig="680" w14:anchorId="76DD3FB5">
          <v:shape id="_x0000_i1288" type="#_x0000_t75" style="width:93.5pt;height:34pt" o:ole="">
            <v:imagedata r:id="rId559" o:title=""/>
          </v:shape>
          <o:OLEObject Type="Embed" ProgID="Equation.DSMT4" ShapeID="_x0000_i1288" DrawAspect="Content" ObjectID="_1459242371" r:id="rId560"/>
        </w:object>
      </w:r>
      <w:r>
        <w:t>,</w:t>
      </w:r>
    </w:p>
    <w:p w14:paraId="00677859" w14:textId="77777777" w:rsidR="006A0BC1" w:rsidRDefault="006A0BC1" w:rsidP="006A0BC1">
      <w:r>
        <w:t>where in this material,</w:t>
      </w:r>
    </w:p>
    <w:p w14:paraId="1C80A82E" w14:textId="7233156B" w:rsidR="006A0BC1" w:rsidRDefault="006A0BC1" w:rsidP="006A0BC1">
      <w:pPr>
        <w:pStyle w:val="MTDisplayEquation"/>
      </w:pPr>
      <w:r>
        <w:tab/>
      </w:r>
      <w:r w:rsidR="00AF2221" w:rsidRPr="00AF2221">
        <w:rPr>
          <w:position w:val="-14"/>
        </w:rPr>
        <w:object w:dxaOrig="2620" w:dyaOrig="440" w14:anchorId="661CA682">
          <v:shape id="_x0000_i1289" type="#_x0000_t75" style="width:130.5pt;height:22pt" o:ole="">
            <v:imagedata r:id="rId561" o:title=""/>
          </v:shape>
          <o:OLEObject Type="Embed" ProgID="Equation.DSMT4" ShapeID="_x0000_i1289" DrawAspect="Content" ObjectID="_1459242372" r:id="rId562"/>
        </w:object>
      </w:r>
      <w:r>
        <w:t>.</w:t>
      </w:r>
    </w:p>
    <w:p w14:paraId="0EC0BFE1" w14:textId="6D9E55BB" w:rsidR="006A0BC1" w:rsidRDefault="006A0BC1" w:rsidP="006A0BC1">
      <w:r>
        <w:t xml:space="preserve">The materials parameters </w:t>
      </w:r>
      <w:r w:rsidR="00AF2221" w:rsidRPr="00AF2221">
        <w:rPr>
          <w:position w:val="-10"/>
        </w:rPr>
        <w:object w:dxaOrig="240" w:dyaOrig="320" w14:anchorId="5AB86865">
          <v:shape id="_x0000_i1290" type="#_x0000_t75" style="width:12pt;height:16.5pt" o:ole="">
            <v:imagedata r:id="rId563" o:title=""/>
          </v:shape>
          <o:OLEObject Type="Embed" ProgID="Equation.DSMT4" ShapeID="_x0000_i1290" DrawAspect="Content" ObjectID="_1459242373" r:id="rId564"/>
        </w:object>
      </w:r>
      <w:r>
        <w:t xml:space="preserve">and </w:t>
      </w:r>
      <w:r w:rsidR="00AF2221" w:rsidRPr="00AF2221">
        <w:rPr>
          <w:position w:val="-10"/>
        </w:rPr>
        <w:object w:dxaOrig="200" w:dyaOrig="320" w14:anchorId="609B63A0">
          <v:shape id="_x0000_i1291" type="#_x0000_t75" style="width:10pt;height:16.5pt" o:ole="">
            <v:imagedata r:id="rId565" o:title=""/>
          </v:shape>
          <o:OLEObject Type="Embed" ProgID="Equation.DSMT4" ShapeID="_x0000_i1291" DrawAspect="Content" ObjectID="_1459242374" r:id="rId566"/>
        </w:object>
      </w:r>
      <w:r>
        <w:t xml:space="preserve">are assumed to vary ellipsoidally with </w:t>
      </w:r>
      <w:r w:rsidR="00AF2221" w:rsidRPr="00AF2221">
        <w:rPr>
          <w:position w:val="-4"/>
        </w:rPr>
        <w:object w:dxaOrig="200" w:dyaOrig="200" w14:anchorId="0D471ABF">
          <v:shape id="_x0000_i1292" type="#_x0000_t75" style="width:10pt;height:10pt" o:ole="">
            <v:imagedata r:id="rId567" o:title=""/>
          </v:shape>
          <o:OLEObject Type="Embed" ProgID="Equation.DSMT4" ShapeID="_x0000_i1292" DrawAspect="Content" ObjectID="_1459242375" r:id="rId568"/>
        </w:object>
      </w:r>
      <w:r>
        <w:t>, according to</w:t>
      </w:r>
    </w:p>
    <w:p w14:paraId="138DD5C9" w14:textId="7F9EB1B6" w:rsidR="006A0BC1" w:rsidRDefault="006A0BC1" w:rsidP="006A0BC1">
      <w:pPr>
        <w:pStyle w:val="MTDisplayEquation"/>
      </w:pPr>
      <w:r>
        <w:tab/>
      </w:r>
      <w:r w:rsidR="00AF2221" w:rsidRPr="00AF2221">
        <w:rPr>
          <w:position w:val="-76"/>
        </w:rPr>
        <w:object w:dxaOrig="4800" w:dyaOrig="1640" w14:anchorId="123AFB2F">
          <v:shape id="_x0000_i1293" type="#_x0000_t75" style="width:240pt;height:82pt" o:ole="">
            <v:imagedata r:id="rId569" o:title=""/>
          </v:shape>
          <o:OLEObject Type="Embed" ProgID="Equation.DSMT4" ShapeID="_x0000_i1293" DrawAspect="Content" ObjectID="_1459242376" r:id="rId570"/>
        </w:object>
      </w:r>
      <w:r>
        <w:t>.</w:t>
      </w:r>
    </w:p>
    <w:p w14:paraId="434F38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873D59">
        <w:t>4.1.1</w:t>
      </w:r>
      <w:r>
        <w:fldChar w:fldCharType="end"/>
      </w:r>
      <w:r>
        <w:t>.</w:t>
      </w:r>
    </w:p>
    <w:p w14:paraId="513AD804" w14:textId="77777777" w:rsidR="006A0BC1" w:rsidRPr="0097532C" w:rsidRDefault="006A0BC1" w:rsidP="006A0BC1"/>
    <w:p w14:paraId="597DDF27" w14:textId="77777777" w:rsidR="006A0BC1" w:rsidRDefault="006A0BC1" w:rsidP="006A0BC1">
      <w:r>
        <w:rPr>
          <w:i/>
        </w:rPr>
        <w:t>Example</w:t>
      </w:r>
      <w:r>
        <w:t>:</w:t>
      </w:r>
    </w:p>
    <w:p w14:paraId="4CE6C2DE" w14:textId="2232C2F7"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4BCEA779" w14:textId="77777777" w:rsidR="006A0BC1" w:rsidRDefault="006A0BC1" w:rsidP="006A0BC1">
      <w:pPr>
        <w:pStyle w:val="code"/>
      </w:pPr>
      <w:r>
        <w:tab/>
        <w:t>&lt;mat_axis type="local"&gt;</w:t>
      </w:r>
      <w:r w:rsidR="00FC6649">
        <w:t>0,0,0</w:t>
      </w:r>
      <w:r>
        <w:t>&lt;/mat_axis&gt;</w:t>
      </w:r>
    </w:p>
    <w:p w14:paraId="51FBAB37" w14:textId="77777777" w:rsidR="006A0BC1" w:rsidRDefault="006A0BC1" w:rsidP="006A0BC1">
      <w:pPr>
        <w:pStyle w:val="code"/>
      </w:pPr>
      <w:r>
        <w:tab/>
        <w:t>&lt;solid type=”neo-Hookean”&gt;</w:t>
      </w:r>
    </w:p>
    <w:p w14:paraId="3EE44A27" w14:textId="77777777" w:rsidR="006A0BC1" w:rsidRDefault="006A0BC1" w:rsidP="006A0BC1">
      <w:pPr>
        <w:pStyle w:val="code"/>
      </w:pPr>
      <w:r>
        <w:tab/>
      </w:r>
      <w:r>
        <w:tab/>
        <w:t>&lt;E&gt;1000.0&lt;/E&gt;</w:t>
      </w:r>
    </w:p>
    <w:p w14:paraId="56FD8698" w14:textId="77777777" w:rsidR="006A0BC1" w:rsidRDefault="006A0BC1" w:rsidP="006A0BC1">
      <w:pPr>
        <w:pStyle w:val="code"/>
      </w:pPr>
      <w:r>
        <w:tab/>
      </w:r>
      <w:r>
        <w:tab/>
        <w:t>&lt;v&gt;0.45&lt;/v&gt;</w:t>
      </w:r>
    </w:p>
    <w:p w14:paraId="5721598C" w14:textId="77777777" w:rsidR="006A0BC1" w:rsidRDefault="006A0BC1" w:rsidP="006A0BC1">
      <w:pPr>
        <w:pStyle w:val="code"/>
      </w:pPr>
      <w:r>
        <w:tab/>
        <w:t>&lt;/solid&gt;</w:t>
      </w:r>
    </w:p>
    <w:p w14:paraId="35753204" w14:textId="7333B871" w:rsidR="006A0BC1" w:rsidRDefault="006A0BC1" w:rsidP="0094490B">
      <w:pPr>
        <w:pStyle w:val="code"/>
      </w:pPr>
      <w:r>
        <w:tab/>
        <w:t>&lt;solid type=</w:t>
      </w:r>
      <w:r w:rsidR="007F5C53">
        <w:t>"</w:t>
      </w:r>
      <w:r>
        <w:t>ellipsoidal fiber distribution</w:t>
      </w:r>
      <w:r w:rsidR="007F5C53">
        <w:t>"</w:t>
      </w:r>
      <w:r>
        <w:t>&gt;</w:t>
      </w:r>
    </w:p>
    <w:p w14:paraId="6C0C9B57" w14:textId="77777777" w:rsidR="006A0BC1" w:rsidRPr="007D6F0D" w:rsidRDefault="006A0BC1" w:rsidP="006A0BC1">
      <w:pPr>
        <w:pStyle w:val="code"/>
        <w:rPr>
          <w:lang w:val="nl-BE"/>
        </w:rPr>
      </w:pPr>
      <w:r>
        <w:tab/>
      </w:r>
      <w:r>
        <w:tab/>
      </w:r>
      <w:r w:rsidRPr="007D6F0D">
        <w:rPr>
          <w:lang w:val="nl-BE"/>
        </w:rPr>
        <w:t>&lt;ksi&gt;10, 12, 15&lt;/ksi&gt;</w:t>
      </w:r>
    </w:p>
    <w:p w14:paraId="3AB05B48"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1AAAAA9B" w14:textId="77777777" w:rsidR="006A0BC1" w:rsidRPr="007D6F0D" w:rsidRDefault="006A0BC1" w:rsidP="006A0BC1">
      <w:pPr>
        <w:pStyle w:val="code"/>
        <w:rPr>
          <w:lang w:val="nl-BE"/>
        </w:rPr>
      </w:pPr>
      <w:r w:rsidRPr="007D6F0D">
        <w:rPr>
          <w:lang w:val="nl-BE"/>
        </w:rPr>
        <w:tab/>
        <w:t>&lt;/solid&gt;</w:t>
      </w:r>
    </w:p>
    <w:p w14:paraId="14740656" w14:textId="38C1700D" w:rsidR="006A0BC1" w:rsidRPr="0097532C" w:rsidRDefault="006A0BC1" w:rsidP="007D6F0D">
      <w:pPr>
        <w:pStyle w:val="code"/>
      </w:pPr>
      <w:r>
        <w:t>&lt;/material&gt;</w:t>
      </w:r>
    </w:p>
    <w:p w14:paraId="4223DBDF" w14:textId="77777777" w:rsidR="006A0BC1" w:rsidRPr="0097532C" w:rsidRDefault="006A0BC1" w:rsidP="006A0BC1">
      <w:r w:rsidRPr="0097532C">
        <w:br w:type="page"/>
      </w:r>
    </w:p>
    <w:p w14:paraId="74B6D08D" w14:textId="77777777" w:rsidR="006A0BC1" w:rsidRDefault="006A0BC1" w:rsidP="006A0BC1">
      <w:pPr>
        <w:pStyle w:val="Heading4"/>
      </w:pPr>
      <w:bookmarkStart w:id="1303" w:name="_Toc385498497"/>
      <w:r>
        <w:lastRenderedPageBreak/>
        <w:t>Ellipsoidal Fiber Distribution Neo-Hookean</w:t>
      </w:r>
      <w:bookmarkEnd w:id="1303"/>
    </w:p>
    <w:p w14:paraId="246BA98F" w14:textId="77777777" w:rsidR="006A0BC1" w:rsidRDefault="006A0BC1" w:rsidP="006A0BC1">
      <w:r>
        <w:t>The material type for a Neo-Hookean material with an ellipsoidal continuous fiber distribution is “</w:t>
      </w:r>
      <w:r w:rsidRPr="00E7217D">
        <w:rPr>
          <w:i/>
        </w:rPr>
        <w:t xml:space="preserve">EFD </w:t>
      </w:r>
      <w:r>
        <w:rPr>
          <w:i/>
        </w:rPr>
        <w:t>neo-Hookean</w:t>
      </w:r>
      <w:r>
        <w:t>”. The following material parameters need to be defined:</w:t>
      </w:r>
    </w:p>
    <w:p w14:paraId="5154A1F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1B634E5A" w14:textId="77777777">
        <w:tc>
          <w:tcPr>
            <w:tcW w:w="1548" w:type="dxa"/>
            <w:shd w:val="clear" w:color="auto" w:fill="auto"/>
          </w:tcPr>
          <w:p w14:paraId="36D7A5AE" w14:textId="77777777" w:rsidR="006A0BC1" w:rsidRDefault="006A0BC1" w:rsidP="006A0BC1">
            <w:pPr>
              <w:pStyle w:val="code"/>
            </w:pPr>
            <w:r>
              <w:t>&lt;E&gt;</w:t>
            </w:r>
          </w:p>
        </w:tc>
        <w:tc>
          <w:tcPr>
            <w:tcW w:w="8028" w:type="dxa"/>
            <w:shd w:val="clear" w:color="auto" w:fill="auto"/>
          </w:tcPr>
          <w:p w14:paraId="09FBC939" w14:textId="77777777" w:rsidR="006A0BC1" w:rsidRDefault="006A0BC1" w:rsidP="006A0BC1">
            <w:r>
              <w:t>Young’s modulus</w:t>
            </w:r>
          </w:p>
        </w:tc>
      </w:tr>
      <w:tr w:rsidR="006A0BC1" w14:paraId="6AC1F1BA" w14:textId="77777777">
        <w:tc>
          <w:tcPr>
            <w:tcW w:w="1548" w:type="dxa"/>
            <w:shd w:val="clear" w:color="auto" w:fill="auto"/>
          </w:tcPr>
          <w:p w14:paraId="4BC1807A" w14:textId="77777777" w:rsidR="006A0BC1" w:rsidRDefault="006A0BC1" w:rsidP="006A0BC1">
            <w:pPr>
              <w:pStyle w:val="code"/>
            </w:pPr>
            <w:r>
              <w:t>&lt;v&gt;</w:t>
            </w:r>
          </w:p>
        </w:tc>
        <w:tc>
          <w:tcPr>
            <w:tcW w:w="8028" w:type="dxa"/>
            <w:shd w:val="clear" w:color="auto" w:fill="auto"/>
          </w:tcPr>
          <w:p w14:paraId="596AA17C" w14:textId="77777777" w:rsidR="006A0BC1" w:rsidRDefault="006A0BC1" w:rsidP="006A0BC1">
            <w:r>
              <w:t>Poisson’s ratio</w:t>
            </w:r>
          </w:p>
        </w:tc>
      </w:tr>
      <w:tr w:rsidR="006A0BC1" w14:paraId="7D999ED9" w14:textId="77777777">
        <w:tc>
          <w:tcPr>
            <w:tcW w:w="1548" w:type="dxa"/>
            <w:shd w:val="clear" w:color="auto" w:fill="auto"/>
          </w:tcPr>
          <w:p w14:paraId="2D636B0D" w14:textId="77777777" w:rsidR="006A0BC1" w:rsidRDefault="006A0BC1" w:rsidP="006A0BC1">
            <w:pPr>
              <w:pStyle w:val="code"/>
            </w:pPr>
            <w:r>
              <w:t>&lt;beta&gt;</w:t>
            </w:r>
          </w:p>
        </w:tc>
        <w:tc>
          <w:tcPr>
            <w:tcW w:w="8028" w:type="dxa"/>
            <w:shd w:val="clear" w:color="auto" w:fill="auto"/>
          </w:tcPr>
          <w:p w14:paraId="5A0E9C93" w14:textId="0D775409" w:rsidR="006A0BC1" w:rsidRDefault="006A0BC1" w:rsidP="00AF2221">
            <w:r>
              <w:t xml:space="preserve">parameters </w:t>
            </w:r>
            <w:r w:rsidR="00AF2221" w:rsidRPr="00AF2221">
              <w:rPr>
                <w:position w:val="-14"/>
              </w:rPr>
              <w:object w:dxaOrig="1120" w:dyaOrig="400" w14:anchorId="61DECD82">
                <v:shape id="_x0000_i1294" type="#_x0000_t75" style="width:56.5pt;height:19.5pt" o:ole="">
                  <v:imagedata r:id="rId571" o:title=""/>
                </v:shape>
                <o:OLEObject Type="Embed" ProgID="Equation.DSMT4" ShapeID="_x0000_i1294" DrawAspect="Content" ObjectID="_1459242377" r:id="rId572"/>
              </w:object>
            </w:r>
          </w:p>
        </w:tc>
      </w:tr>
      <w:tr w:rsidR="006A0BC1" w14:paraId="19AFED56" w14:textId="77777777">
        <w:tc>
          <w:tcPr>
            <w:tcW w:w="1548" w:type="dxa"/>
            <w:shd w:val="clear" w:color="auto" w:fill="auto"/>
          </w:tcPr>
          <w:p w14:paraId="096FD6CF" w14:textId="77777777" w:rsidR="006A0BC1" w:rsidRDefault="006A0BC1" w:rsidP="006A0BC1">
            <w:pPr>
              <w:pStyle w:val="code"/>
            </w:pPr>
            <w:r>
              <w:t>&lt;ksi&gt;</w:t>
            </w:r>
          </w:p>
        </w:tc>
        <w:tc>
          <w:tcPr>
            <w:tcW w:w="8028" w:type="dxa"/>
            <w:shd w:val="clear" w:color="auto" w:fill="auto"/>
          </w:tcPr>
          <w:p w14:paraId="22906CF0" w14:textId="69896454" w:rsidR="006A0BC1" w:rsidRDefault="006A0BC1" w:rsidP="00AF2221">
            <w:r>
              <w:t xml:space="preserve">parameters </w:t>
            </w:r>
            <w:r w:rsidR="00AF2221" w:rsidRPr="00AF2221">
              <w:rPr>
                <w:position w:val="-14"/>
              </w:rPr>
              <w:object w:dxaOrig="1020" w:dyaOrig="400" w14:anchorId="16B56B85">
                <v:shape id="_x0000_i1295" type="#_x0000_t75" style="width:50.5pt;height:19.5pt" o:ole="">
                  <v:imagedata r:id="rId573" o:title=""/>
                </v:shape>
                <o:OLEObject Type="Embed" ProgID="Equation.DSMT4" ShapeID="_x0000_i1295" DrawAspect="Content" ObjectID="_1459242378" r:id="rId574"/>
              </w:object>
            </w:r>
          </w:p>
        </w:tc>
      </w:tr>
    </w:tbl>
    <w:p w14:paraId="0D30ADEC" w14:textId="77777777" w:rsidR="006A0BC1" w:rsidRDefault="006A0BC1" w:rsidP="006A0BC1"/>
    <w:p w14:paraId="1F8CFA9F" w14:textId="77777777" w:rsidR="006A0BC1" w:rsidRDefault="006A0BC1" w:rsidP="006A0BC1">
      <w:r>
        <w:t>The Cauchy stress for this material is given by,</w:t>
      </w:r>
    </w:p>
    <w:p w14:paraId="7E776EF7" w14:textId="548AF899" w:rsidR="006A0BC1" w:rsidRDefault="006A0BC1" w:rsidP="006A0BC1">
      <w:pPr>
        <w:pStyle w:val="MTDisplayEquation"/>
      </w:pPr>
      <w:r>
        <w:tab/>
      </w:r>
      <w:r w:rsidR="00AF2221" w:rsidRPr="00AF2221">
        <w:rPr>
          <w:position w:val="-14"/>
        </w:rPr>
        <w:object w:dxaOrig="1340" w:dyaOrig="380" w14:anchorId="1A7B5F38">
          <v:shape id="_x0000_i1296" type="#_x0000_t75" style="width:67.5pt;height:19.5pt" o:ole="">
            <v:imagedata r:id="rId575" o:title=""/>
          </v:shape>
          <o:OLEObject Type="Embed" ProgID="Equation.DSMT4" ShapeID="_x0000_i1296" DrawAspect="Content" ObjectID="_1459242379" r:id="rId576"/>
        </w:object>
      </w:r>
      <w:r>
        <w:t>.</w:t>
      </w:r>
    </w:p>
    <w:p w14:paraId="46E8E554" w14:textId="72359B87" w:rsidR="006A0BC1" w:rsidRDefault="006A0BC1" w:rsidP="006A0BC1">
      <w:r>
        <w:t xml:space="preserve">Here, </w:t>
      </w:r>
      <w:r w:rsidR="00AF2221" w:rsidRPr="00AF2221">
        <w:rPr>
          <w:position w:val="-12"/>
        </w:rPr>
        <w:object w:dxaOrig="460" w:dyaOrig="360" w14:anchorId="7151820D">
          <v:shape id="_x0000_i1297" type="#_x0000_t75" style="width:22.5pt;height:18pt" o:ole="">
            <v:imagedata r:id="rId577" o:title=""/>
          </v:shape>
          <o:OLEObject Type="Embed" ProgID="Equation.DSMT4" ShapeID="_x0000_i1297" DrawAspect="Content" ObjectID="_1459242380" r:id="rId578"/>
        </w:object>
      </w:r>
      <w:r>
        <w:t xml:space="preserve"> is the stress from the Neo-Hookean basis (Section </w:t>
      </w:r>
      <w:r>
        <w:fldChar w:fldCharType="begin"/>
      </w:r>
      <w:r>
        <w:instrText xml:space="preserve"> REF _Ref167525595 \r \h </w:instrText>
      </w:r>
      <w:r>
        <w:fldChar w:fldCharType="separate"/>
      </w:r>
      <w:r w:rsidR="00873D59">
        <w:t xml:space="preserve">4.1.3.11. </w:t>
      </w:r>
      <w:r>
        <w:fldChar w:fldCharType="end"/>
      </w:r>
      <w:r>
        <w:t xml:space="preserve">), and </w:t>
      </w:r>
      <w:r w:rsidR="00AF2221" w:rsidRPr="00AF2221">
        <w:rPr>
          <w:position w:val="-14"/>
        </w:rPr>
        <w:object w:dxaOrig="340" w:dyaOrig="380" w14:anchorId="0616A56B">
          <v:shape id="_x0000_i1298" type="#_x0000_t75" style="width:16.5pt;height:19.5pt" o:ole="">
            <v:imagedata r:id="rId579" o:title=""/>
          </v:shape>
          <o:OLEObject Type="Embed" ProgID="Equation.DSMT4" ShapeID="_x0000_i1298" DrawAspect="Content" ObjectID="_1459242381" r:id="rId580"/>
        </w:object>
      </w:r>
      <w:r w:rsidR="00630A21">
        <w:t xml:space="preserve"> </w:t>
      </w:r>
      <w:r>
        <w:t>is the stress contribution from the fibers (Section </w:t>
      </w:r>
      <w:r>
        <w:fldChar w:fldCharType="begin"/>
      </w:r>
      <w:r>
        <w:instrText xml:space="preserve"> REF _Ref167525631 \r \h </w:instrText>
      </w:r>
      <w:r>
        <w:fldChar w:fldCharType="separate"/>
      </w:r>
      <w:r w:rsidR="00873D59">
        <w:t xml:space="preserve">4.1.3.4. </w:t>
      </w:r>
      <w:r>
        <w:fldChar w:fldCharType="end"/>
      </w:r>
      <w:r>
        <w:t>).</w:t>
      </w:r>
    </w:p>
    <w:p w14:paraId="6FB29B0F" w14:textId="77777777" w:rsidR="006A0BC1" w:rsidRPr="00242103" w:rsidRDefault="006A0BC1" w:rsidP="006A0BC1">
      <w:r w:rsidRPr="00242103">
        <w:tab/>
      </w:r>
    </w:p>
    <w:p w14:paraId="31F37C98" w14:textId="77777777" w:rsidR="006A0BC1" w:rsidRDefault="006A0BC1" w:rsidP="006A0BC1">
      <w:r>
        <w:rPr>
          <w:i/>
        </w:rPr>
        <w:t>Example</w:t>
      </w:r>
      <w:r>
        <w:t>:</w:t>
      </w:r>
    </w:p>
    <w:p w14:paraId="64FFADA8" w14:textId="77777777" w:rsidR="006A0BC1" w:rsidRDefault="006A0BC1" w:rsidP="006A0BC1">
      <w:pPr>
        <w:pStyle w:val="code"/>
      </w:pPr>
      <w:r>
        <w:t>&lt;material id="1" type="EFD neo-Hookean"&gt;</w:t>
      </w:r>
    </w:p>
    <w:p w14:paraId="3FB5E916" w14:textId="77777777" w:rsidR="006A0BC1" w:rsidRPr="00205BE9" w:rsidRDefault="006A0BC1" w:rsidP="006A0BC1">
      <w:pPr>
        <w:pStyle w:val="code"/>
        <w:rPr>
          <w:lang w:val="nl-BE"/>
        </w:rPr>
      </w:pPr>
      <w:r>
        <w:tab/>
      </w:r>
      <w:r w:rsidRPr="00205BE9">
        <w:rPr>
          <w:lang w:val="nl-BE"/>
        </w:rPr>
        <w:t>&lt;</w:t>
      </w:r>
      <w:r>
        <w:rPr>
          <w:lang w:val="nl-BE"/>
        </w:rPr>
        <w:t>E&gt;1&lt;/E&gt;</w:t>
      </w:r>
    </w:p>
    <w:p w14:paraId="40BBCFC7" w14:textId="77777777" w:rsidR="006A0BC1" w:rsidRPr="00205BE9" w:rsidRDefault="006A0BC1" w:rsidP="006A0BC1">
      <w:pPr>
        <w:pStyle w:val="code"/>
        <w:rPr>
          <w:lang w:val="nl-BE"/>
        </w:rPr>
      </w:pPr>
      <w:r>
        <w:rPr>
          <w:lang w:val="nl-BE"/>
        </w:rPr>
        <w:tab/>
        <w:t>&lt;v&gt;0.3&lt;/v</w:t>
      </w:r>
      <w:r w:rsidRPr="00205BE9">
        <w:rPr>
          <w:lang w:val="nl-BE"/>
        </w:rPr>
        <w:t>&gt;</w:t>
      </w:r>
    </w:p>
    <w:p w14:paraId="001ED685" w14:textId="77777777" w:rsidR="006A0BC1" w:rsidRPr="00205BE9" w:rsidRDefault="006A0BC1" w:rsidP="006A0BC1">
      <w:pPr>
        <w:pStyle w:val="code"/>
        <w:rPr>
          <w:lang w:val="nl-BE"/>
        </w:rPr>
      </w:pPr>
      <w:r w:rsidRPr="00205BE9">
        <w:rPr>
          <w:lang w:val="nl-BE"/>
        </w:rPr>
        <w:tab/>
        <w:t>&lt;beta&gt;4.5,4.5,4.5&lt;/beta&gt;</w:t>
      </w:r>
    </w:p>
    <w:p w14:paraId="3A185BE6" w14:textId="77777777" w:rsidR="006A0BC1" w:rsidRDefault="006A0BC1" w:rsidP="006A0BC1">
      <w:pPr>
        <w:pStyle w:val="code"/>
      </w:pPr>
      <w:r w:rsidRPr="00205BE9">
        <w:rPr>
          <w:lang w:val="nl-BE"/>
        </w:rPr>
        <w:tab/>
      </w:r>
      <w:r>
        <w:t>&lt;ksi&gt;1,1,1&lt;/ksi&gt;</w:t>
      </w:r>
    </w:p>
    <w:p w14:paraId="538A4725" w14:textId="77777777" w:rsidR="006A0BC1" w:rsidRDefault="006A0BC1" w:rsidP="006A0BC1">
      <w:pPr>
        <w:pStyle w:val="code"/>
      </w:pPr>
      <w:r>
        <w:tab/>
        <w:t>&lt;mat_axis type="local"&gt;</w:t>
      </w:r>
      <w:r w:rsidR="00FC6649">
        <w:t>0,0,0</w:t>
      </w:r>
      <w:r>
        <w:t>&lt;/mat_axis&gt;</w:t>
      </w:r>
    </w:p>
    <w:p w14:paraId="7AD82E54" w14:textId="77777777" w:rsidR="006A0BC1" w:rsidRPr="0097532C" w:rsidRDefault="006A0BC1" w:rsidP="006A0BC1">
      <w:pPr>
        <w:pStyle w:val="code"/>
      </w:pPr>
      <w:r w:rsidRPr="0097532C">
        <w:t>&lt;/material&gt;</w:t>
      </w:r>
    </w:p>
    <w:p w14:paraId="52764F31" w14:textId="77777777" w:rsidR="006A0BC1" w:rsidRPr="0097532C" w:rsidRDefault="006A0BC1" w:rsidP="006A0BC1">
      <w:r w:rsidRPr="0097532C">
        <w:br w:type="page"/>
      </w:r>
    </w:p>
    <w:p w14:paraId="1FC8DC40" w14:textId="77777777" w:rsidR="006A0BC1" w:rsidRDefault="006A0BC1" w:rsidP="006A0BC1">
      <w:pPr>
        <w:pStyle w:val="Heading4"/>
      </w:pPr>
      <w:bookmarkStart w:id="1304" w:name="_Toc385498498"/>
      <w:r>
        <w:lastRenderedPageBreak/>
        <w:t>Ellipsoidal Fiber Distribution with Donnan Equilibrium Swelling</w:t>
      </w:r>
      <w:bookmarkEnd w:id="1304"/>
    </w:p>
    <w:p w14:paraId="77B647BB" w14:textId="77777777" w:rsidR="006A0BC1" w:rsidRDefault="006A0BC1" w:rsidP="006A0BC1">
      <w:r>
        <w:t>The material type for a swelling pressure combined with an ellipsoidal continuous fiber distribution is “</w:t>
      </w:r>
      <w:r w:rsidRPr="00E7217D">
        <w:rPr>
          <w:i/>
        </w:rPr>
        <w:t>EFD Donnan equilibrium</w:t>
      </w:r>
      <w:r>
        <w:t>”. The swelling pressure is described by the equations for ideal Donnan equilibrium, assuming that the material is porous, with a charged solid matrix, and the external bathing environment consists of a salt solution of monovalent counter-ions.  The following material parameters need to be defined:</w:t>
      </w:r>
    </w:p>
    <w:p w14:paraId="26EAD1E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1F413534" w14:textId="77777777">
        <w:tc>
          <w:tcPr>
            <w:tcW w:w="1548" w:type="dxa"/>
            <w:shd w:val="clear" w:color="auto" w:fill="auto"/>
          </w:tcPr>
          <w:p w14:paraId="1982BC2C" w14:textId="77777777" w:rsidR="006A0BC1" w:rsidRDefault="006A0BC1" w:rsidP="006A0BC1">
            <w:pPr>
              <w:pStyle w:val="code"/>
            </w:pPr>
            <w:r>
              <w:t>&lt;phiw0&gt;</w:t>
            </w:r>
          </w:p>
        </w:tc>
        <w:tc>
          <w:tcPr>
            <w:tcW w:w="8028" w:type="dxa"/>
            <w:shd w:val="clear" w:color="auto" w:fill="auto"/>
          </w:tcPr>
          <w:p w14:paraId="47799B22" w14:textId="12F58853" w:rsidR="006A0BC1" w:rsidRDefault="006A0BC1" w:rsidP="00AF2221">
            <w:r>
              <w:t xml:space="preserve">gel porosity (fluid volume fraction) in reference (strain-free) configuration, </w:t>
            </w:r>
            <w:r w:rsidR="00AF2221" w:rsidRPr="00AF2221">
              <w:rPr>
                <w:position w:val="-12"/>
              </w:rPr>
              <w:object w:dxaOrig="320" w:dyaOrig="380" w14:anchorId="013EA529">
                <v:shape id="_x0000_i1299" type="#_x0000_t75" style="width:16.5pt;height:19.5pt" o:ole="">
                  <v:imagedata r:id="rId581" o:title=""/>
                </v:shape>
                <o:OLEObject Type="Embed" ProgID="Equation.DSMT4" ShapeID="_x0000_i1299" DrawAspect="Content" ObjectID="_1459242382" r:id="rId582"/>
              </w:object>
            </w:r>
          </w:p>
        </w:tc>
      </w:tr>
      <w:tr w:rsidR="006A0BC1" w14:paraId="6512A91D" w14:textId="77777777">
        <w:tc>
          <w:tcPr>
            <w:tcW w:w="1548" w:type="dxa"/>
            <w:shd w:val="clear" w:color="auto" w:fill="auto"/>
          </w:tcPr>
          <w:p w14:paraId="23A2DB2B" w14:textId="77777777" w:rsidR="006A0BC1" w:rsidRDefault="006A0BC1" w:rsidP="006A0BC1">
            <w:pPr>
              <w:pStyle w:val="code"/>
            </w:pPr>
            <w:r>
              <w:t>&lt;cF0&gt;</w:t>
            </w:r>
          </w:p>
        </w:tc>
        <w:tc>
          <w:tcPr>
            <w:tcW w:w="8028" w:type="dxa"/>
            <w:shd w:val="clear" w:color="auto" w:fill="auto"/>
          </w:tcPr>
          <w:p w14:paraId="39BEBAD7" w14:textId="516D2B9E" w:rsidR="006A0BC1" w:rsidRDefault="006A0BC1" w:rsidP="00AF2221">
            <w:r>
              <w:t xml:space="preserve">fixed-charge density in reference (strain-free) configuration, </w:t>
            </w:r>
            <w:r w:rsidR="00AF2221" w:rsidRPr="00AF2221">
              <w:rPr>
                <w:position w:val="-12"/>
              </w:rPr>
              <w:object w:dxaOrig="300" w:dyaOrig="380" w14:anchorId="3A1AB347">
                <v:shape id="_x0000_i1300" type="#_x0000_t75" style="width:14pt;height:19.5pt" o:ole="">
                  <v:imagedata r:id="rId583" o:title=""/>
                </v:shape>
                <o:OLEObject Type="Embed" ProgID="Equation.DSMT4" ShapeID="_x0000_i1300" DrawAspect="Content" ObjectID="_1459242383" r:id="rId584"/>
              </w:object>
            </w:r>
          </w:p>
        </w:tc>
      </w:tr>
      <w:tr w:rsidR="006A0BC1" w14:paraId="3BA71D51" w14:textId="77777777">
        <w:tc>
          <w:tcPr>
            <w:tcW w:w="1548" w:type="dxa"/>
            <w:shd w:val="clear" w:color="auto" w:fill="auto"/>
          </w:tcPr>
          <w:p w14:paraId="17EEA3AA" w14:textId="77777777" w:rsidR="006A0BC1" w:rsidRDefault="006A0BC1" w:rsidP="006A0BC1">
            <w:pPr>
              <w:pStyle w:val="code"/>
            </w:pPr>
            <w:r>
              <w:t>&lt;bosm&gt;</w:t>
            </w:r>
          </w:p>
        </w:tc>
        <w:tc>
          <w:tcPr>
            <w:tcW w:w="8028" w:type="dxa"/>
            <w:shd w:val="clear" w:color="auto" w:fill="auto"/>
          </w:tcPr>
          <w:p w14:paraId="39097A57" w14:textId="2C1FC45B" w:rsidR="006A0BC1" w:rsidRDefault="006A0BC1" w:rsidP="00AF2221">
            <w:r>
              <w:t xml:space="preserve">external bath osmolarity, </w:t>
            </w:r>
            <w:r w:rsidR="00AF2221" w:rsidRPr="00AF2221">
              <w:rPr>
                <w:position w:val="-6"/>
              </w:rPr>
              <w:object w:dxaOrig="279" w:dyaOrig="320" w14:anchorId="0A3F1094">
                <v:shape id="_x0000_i1301" type="#_x0000_t75" style="width:14pt;height:16.5pt" o:ole="">
                  <v:imagedata r:id="rId585" o:title=""/>
                </v:shape>
                <o:OLEObject Type="Embed" ProgID="Equation.DSMT4" ShapeID="_x0000_i1301" DrawAspect="Content" ObjectID="_1459242384" r:id="rId586"/>
              </w:object>
            </w:r>
          </w:p>
        </w:tc>
      </w:tr>
      <w:tr w:rsidR="006A0BC1" w14:paraId="612B7589" w14:textId="77777777">
        <w:tc>
          <w:tcPr>
            <w:tcW w:w="1548" w:type="dxa"/>
            <w:shd w:val="clear" w:color="auto" w:fill="auto"/>
          </w:tcPr>
          <w:p w14:paraId="151C91BB" w14:textId="77777777" w:rsidR="006A0BC1" w:rsidRDefault="006A0BC1" w:rsidP="006A0BC1">
            <w:pPr>
              <w:pStyle w:val="code"/>
            </w:pPr>
            <w:r>
              <w:t>&lt;beta&gt;</w:t>
            </w:r>
          </w:p>
        </w:tc>
        <w:tc>
          <w:tcPr>
            <w:tcW w:w="8028" w:type="dxa"/>
            <w:shd w:val="clear" w:color="auto" w:fill="auto"/>
          </w:tcPr>
          <w:p w14:paraId="040F7C98" w14:textId="0615BD25" w:rsidR="006A0BC1" w:rsidRDefault="006A0BC1" w:rsidP="00AF2221">
            <w:r>
              <w:t xml:space="preserve">parameters </w:t>
            </w:r>
            <w:r w:rsidR="00AF2221" w:rsidRPr="00AF2221">
              <w:rPr>
                <w:position w:val="-14"/>
              </w:rPr>
              <w:object w:dxaOrig="1120" w:dyaOrig="400" w14:anchorId="11D2F2AE">
                <v:shape id="_x0000_i1302" type="#_x0000_t75" style="width:56.5pt;height:19.5pt" o:ole="">
                  <v:imagedata r:id="rId587" o:title=""/>
                </v:shape>
                <o:OLEObject Type="Embed" ProgID="Equation.DSMT4" ShapeID="_x0000_i1302" DrawAspect="Content" ObjectID="_1459242385" r:id="rId588"/>
              </w:object>
            </w:r>
          </w:p>
        </w:tc>
      </w:tr>
      <w:tr w:rsidR="006A0BC1" w14:paraId="26B42EA5" w14:textId="77777777">
        <w:tc>
          <w:tcPr>
            <w:tcW w:w="1548" w:type="dxa"/>
            <w:shd w:val="clear" w:color="auto" w:fill="auto"/>
          </w:tcPr>
          <w:p w14:paraId="5B48E9F3" w14:textId="77777777" w:rsidR="006A0BC1" w:rsidRDefault="006A0BC1" w:rsidP="006A0BC1">
            <w:pPr>
              <w:pStyle w:val="code"/>
            </w:pPr>
            <w:r>
              <w:t>&lt;ksi&gt;</w:t>
            </w:r>
          </w:p>
        </w:tc>
        <w:tc>
          <w:tcPr>
            <w:tcW w:w="8028" w:type="dxa"/>
            <w:shd w:val="clear" w:color="auto" w:fill="auto"/>
          </w:tcPr>
          <w:p w14:paraId="1743FFAC" w14:textId="71641F7E" w:rsidR="006A0BC1" w:rsidRDefault="006A0BC1" w:rsidP="00AF2221">
            <w:r>
              <w:t xml:space="preserve">parameters </w:t>
            </w:r>
            <w:r w:rsidR="00AF2221" w:rsidRPr="00AF2221">
              <w:rPr>
                <w:position w:val="-14"/>
              </w:rPr>
              <w:object w:dxaOrig="1020" w:dyaOrig="400" w14:anchorId="16ACA391">
                <v:shape id="_x0000_i1303" type="#_x0000_t75" style="width:50.5pt;height:19.5pt" o:ole="">
                  <v:imagedata r:id="rId589" o:title=""/>
                </v:shape>
                <o:OLEObject Type="Embed" ProgID="Equation.DSMT4" ShapeID="_x0000_i1303" DrawAspect="Content" ObjectID="_1459242386" r:id="rId590"/>
              </w:object>
            </w:r>
          </w:p>
        </w:tc>
      </w:tr>
    </w:tbl>
    <w:p w14:paraId="696E3C84" w14:textId="77777777" w:rsidR="006A0BC1" w:rsidRDefault="006A0BC1" w:rsidP="006A0BC1"/>
    <w:p w14:paraId="45148638" w14:textId="77777777" w:rsidR="006A0BC1" w:rsidRDefault="006A0BC1" w:rsidP="006A0BC1">
      <w:r>
        <w:t>The Cauchy stress for this material is given by,</w:t>
      </w:r>
    </w:p>
    <w:p w14:paraId="3F6DEC42" w14:textId="38DCB898" w:rsidR="006A0BC1" w:rsidRDefault="006A0BC1" w:rsidP="006A0BC1">
      <w:pPr>
        <w:pStyle w:val="MTDisplayEquation"/>
      </w:pPr>
      <w:r>
        <w:tab/>
      </w:r>
      <w:r w:rsidR="00AF2221" w:rsidRPr="00AF2221">
        <w:rPr>
          <w:position w:val="-14"/>
        </w:rPr>
        <w:object w:dxaOrig="1320" w:dyaOrig="380" w14:anchorId="4EDAA9C6">
          <v:shape id="_x0000_i1304" type="#_x0000_t75" style="width:65.5pt;height:19.5pt" o:ole="">
            <v:imagedata r:id="rId591" o:title=""/>
          </v:shape>
          <o:OLEObject Type="Embed" ProgID="Equation.DSMT4" ShapeID="_x0000_i1304" DrawAspect="Content" ObjectID="_1459242387" r:id="rId592"/>
        </w:object>
      </w:r>
      <w:r>
        <w:t>.</w:t>
      </w:r>
    </w:p>
    <w:p w14:paraId="770D789D" w14:textId="0D9C7485" w:rsidR="006A0BC1" w:rsidRDefault="00AF2221" w:rsidP="006A0BC1">
      <w:r w:rsidRPr="00AF2221">
        <w:rPr>
          <w:position w:val="-14"/>
        </w:rPr>
        <w:object w:dxaOrig="340" w:dyaOrig="380" w14:anchorId="26390030">
          <v:shape id="_x0000_i1305" type="#_x0000_t75" style="width:16.5pt;height:19.5pt" o:ole="">
            <v:imagedata r:id="rId593" o:title=""/>
          </v:shape>
          <o:OLEObject Type="Embed" ProgID="Equation.DSMT4" ShapeID="_x0000_i1305" DrawAspect="Content" ObjectID="_1459242388" r:id="rId594"/>
        </w:object>
      </w:r>
      <w:r w:rsidR="006A0BC1">
        <w:t xml:space="preserve"> is the stress contribution from the fibers, as described in Section </w:t>
      </w:r>
      <w:r w:rsidR="006A0BC1">
        <w:fldChar w:fldCharType="begin"/>
      </w:r>
      <w:r w:rsidR="006A0BC1">
        <w:instrText xml:space="preserve"> REF _Ref162429694 \r \h </w:instrText>
      </w:r>
      <w:r w:rsidR="006A0BC1">
        <w:fldChar w:fldCharType="separate"/>
      </w:r>
      <w:r w:rsidR="00873D59">
        <w:t>4.1.1</w:t>
      </w:r>
      <w:r w:rsidR="006A0BC1">
        <w:fldChar w:fldCharType="end"/>
      </w:r>
      <w:r w:rsidR="006A0BC1">
        <w:t xml:space="preserve">.  </w:t>
      </w:r>
      <w:r w:rsidRPr="00AF2221">
        <w:rPr>
          <w:position w:val="-12"/>
        </w:rPr>
        <w:object w:dxaOrig="440" w:dyaOrig="360" w14:anchorId="18DF7908">
          <v:shape id="_x0000_i1306" type="#_x0000_t75" style="width:22pt;height:18pt" o:ole="">
            <v:imagedata r:id="rId595" o:title=""/>
          </v:shape>
          <o:OLEObject Type="Embed" ProgID="Equation.DSMT4" ShapeID="_x0000_i1306" DrawAspect="Content" ObjectID="_1459242389" r:id="rId596"/>
        </w:object>
      </w:r>
      <w:r w:rsidR="006A0BC1">
        <w:t xml:space="preserve"> is the stress from the Donnan equilibrium response, as described in Section </w:t>
      </w:r>
      <w:r w:rsidR="006A0BC1">
        <w:fldChar w:fldCharType="begin"/>
      </w:r>
      <w:r w:rsidR="006A0BC1">
        <w:instrText xml:space="preserve"> REF _Ref167527013 \r \h </w:instrText>
      </w:r>
      <w:r w:rsidR="006A0BC1">
        <w:fldChar w:fldCharType="separate"/>
      </w:r>
      <w:r w:rsidR="00873D59">
        <w:t xml:space="preserve">4.1.3.3. </w:t>
      </w:r>
      <w:r w:rsidR="006A0BC1">
        <w:fldChar w:fldCharType="end"/>
      </w:r>
    </w:p>
    <w:p w14:paraId="5AD91AAA" w14:textId="77777777" w:rsidR="006A0BC1" w:rsidRPr="00242103" w:rsidRDefault="006A0BC1" w:rsidP="006A0BC1">
      <w:r w:rsidRPr="00242103">
        <w:tab/>
      </w:r>
    </w:p>
    <w:p w14:paraId="55E0E0DF" w14:textId="77777777" w:rsidR="006A0BC1" w:rsidRDefault="006A0BC1" w:rsidP="006A0BC1">
      <w:r>
        <w:rPr>
          <w:i/>
        </w:rPr>
        <w:t>Example (using units of mm, N, s, nmol, K)</w:t>
      </w:r>
      <w:r>
        <w:t>:</w:t>
      </w:r>
    </w:p>
    <w:p w14:paraId="2F1FA12E" w14:textId="77777777" w:rsidR="006A0BC1" w:rsidRPr="0097532C" w:rsidRDefault="006A0BC1" w:rsidP="006A0BC1">
      <w:pPr>
        <w:pStyle w:val="code"/>
      </w:pPr>
      <w:r w:rsidRPr="0097532C">
        <w:t>&lt;material id="1" type="EFD Donnan equilibrium"&gt;</w:t>
      </w:r>
    </w:p>
    <w:p w14:paraId="6B773734" w14:textId="77777777" w:rsidR="006A0BC1" w:rsidRPr="002D35D2" w:rsidRDefault="006A0BC1" w:rsidP="006A0BC1">
      <w:pPr>
        <w:pStyle w:val="code"/>
      </w:pPr>
      <w:r>
        <w:tab/>
      </w:r>
      <w:r w:rsidRPr="002D35D2">
        <w:t>&lt;phiw0&gt;0.8&lt;/</w:t>
      </w:r>
      <w:r w:rsidRPr="006D6D0D">
        <w:t xml:space="preserve"> </w:t>
      </w:r>
      <w:r w:rsidRPr="002D35D2">
        <w:t>phiw0&gt;</w:t>
      </w:r>
    </w:p>
    <w:p w14:paraId="578DA965" w14:textId="34C57702" w:rsidR="006A0BC1" w:rsidRPr="002D35D2" w:rsidRDefault="006A0BC1" w:rsidP="006A0BC1">
      <w:pPr>
        <w:pStyle w:val="code"/>
      </w:pPr>
      <w:r w:rsidRPr="002D35D2">
        <w:tab/>
        <w:t>&lt;cF0 lc=</w:t>
      </w:r>
      <w:r w:rsidR="007F5C53">
        <w:t>"</w:t>
      </w:r>
      <w:r w:rsidRPr="002D35D2">
        <w:t>1</w:t>
      </w:r>
      <w:r w:rsidR="007F5C53">
        <w:t>"</w:t>
      </w:r>
      <w:r w:rsidRPr="002D35D2">
        <w:t>&gt;1&lt;/cF0&gt;</w:t>
      </w:r>
    </w:p>
    <w:p w14:paraId="70A869EB" w14:textId="77777777" w:rsidR="006A0BC1" w:rsidRPr="006B7F2C" w:rsidRDefault="006A0BC1" w:rsidP="006A0BC1">
      <w:pPr>
        <w:pStyle w:val="code"/>
      </w:pPr>
      <w:r w:rsidRPr="002D35D2">
        <w:tab/>
      </w:r>
      <w:r w:rsidRPr="006B7F2C">
        <w:t>&lt;bosm&gt;300&lt;/bosm&gt;</w:t>
      </w:r>
    </w:p>
    <w:p w14:paraId="07F46199" w14:textId="77777777" w:rsidR="006A0BC1" w:rsidRPr="00265D40" w:rsidRDefault="006A0BC1" w:rsidP="006A0BC1">
      <w:pPr>
        <w:pStyle w:val="code"/>
      </w:pPr>
      <w:r w:rsidRPr="006B7F2C">
        <w:tab/>
      </w:r>
      <w:r w:rsidRPr="00265D40">
        <w:t>&lt;beta&gt;3,3,3&lt;/beta&gt;</w:t>
      </w:r>
    </w:p>
    <w:p w14:paraId="4550DC8F" w14:textId="77777777" w:rsidR="006A0BC1" w:rsidRPr="00265D40" w:rsidRDefault="006A0BC1" w:rsidP="006A0BC1">
      <w:pPr>
        <w:pStyle w:val="code"/>
      </w:pPr>
      <w:r w:rsidRPr="00265D40">
        <w:tab/>
        <w:t>&lt;ksi&gt;0.01,0.01,0.01&lt;/ksi&gt;</w:t>
      </w:r>
    </w:p>
    <w:p w14:paraId="4A2A39B5" w14:textId="77777777" w:rsidR="006A0BC1" w:rsidRDefault="006A0BC1" w:rsidP="006A0BC1">
      <w:pPr>
        <w:pStyle w:val="code"/>
      </w:pPr>
      <w:r w:rsidRPr="00265D40">
        <w:tab/>
      </w:r>
      <w:r>
        <w:t>&lt;mat_axis type="local"&gt;</w:t>
      </w:r>
      <w:r w:rsidR="00FC6649">
        <w:t>0,0,0</w:t>
      </w:r>
      <w:r>
        <w:t>&lt;/mat_axis&gt;</w:t>
      </w:r>
    </w:p>
    <w:p w14:paraId="50F4B3D6" w14:textId="77777777" w:rsidR="006A0BC1" w:rsidRDefault="006A0BC1" w:rsidP="006A0BC1">
      <w:pPr>
        <w:pStyle w:val="code"/>
      </w:pPr>
      <w:r>
        <w:t>&lt;/material&gt;</w:t>
      </w:r>
    </w:p>
    <w:p w14:paraId="56A405D6" w14:textId="77777777" w:rsidR="006A0BC1" w:rsidRDefault="006A0BC1" w:rsidP="006A0BC1">
      <w:pPr>
        <w:pStyle w:val="code"/>
      </w:pPr>
      <w:r>
        <w:t>&lt;LoadData&gt;</w:t>
      </w:r>
    </w:p>
    <w:p w14:paraId="6D80CE90" w14:textId="77777777" w:rsidR="006A0BC1" w:rsidRDefault="006A0BC1" w:rsidP="006A0BC1">
      <w:pPr>
        <w:pStyle w:val="code"/>
      </w:pPr>
      <w:r>
        <w:tab/>
        <w:t>&lt;loadcurve id="1"&gt;</w:t>
      </w:r>
    </w:p>
    <w:p w14:paraId="018152C4" w14:textId="77777777" w:rsidR="006A0BC1" w:rsidRDefault="006A0BC1" w:rsidP="006A0BC1">
      <w:pPr>
        <w:pStyle w:val="code"/>
      </w:pPr>
      <w:r>
        <w:tab/>
      </w:r>
      <w:r>
        <w:tab/>
        <w:t>&lt;loadpoint&gt;0,0&lt;/loadpoint&gt;</w:t>
      </w:r>
    </w:p>
    <w:p w14:paraId="5950E4C5" w14:textId="77777777" w:rsidR="006A0BC1" w:rsidRDefault="006A0BC1" w:rsidP="006A0BC1">
      <w:pPr>
        <w:pStyle w:val="code"/>
      </w:pPr>
      <w:r>
        <w:tab/>
      </w:r>
      <w:r>
        <w:tab/>
        <w:t>&lt;loadpoint&gt;1,150&lt;/loadpoint&gt;</w:t>
      </w:r>
    </w:p>
    <w:p w14:paraId="0F6542EC" w14:textId="77777777" w:rsidR="006A0BC1" w:rsidRDefault="006A0BC1" w:rsidP="006A0BC1">
      <w:pPr>
        <w:pStyle w:val="code"/>
      </w:pPr>
      <w:r>
        <w:tab/>
        <w:t>&lt;/loadcurve&gt;</w:t>
      </w:r>
    </w:p>
    <w:p w14:paraId="3AC4FF26" w14:textId="77777777" w:rsidR="006A0BC1" w:rsidRDefault="006A0BC1" w:rsidP="006A0BC1">
      <w:pPr>
        <w:pStyle w:val="code"/>
      </w:pPr>
      <w:r>
        <w:t>&lt;/LoadData&gt;</w:t>
      </w:r>
    </w:p>
    <w:p w14:paraId="327D1D1D" w14:textId="77777777" w:rsidR="006A0BC1" w:rsidRDefault="006A0BC1" w:rsidP="006A0BC1">
      <w:pPr>
        <w:pStyle w:val="code"/>
      </w:pPr>
      <w:r>
        <w:t>&lt;Globals&gt;</w:t>
      </w:r>
    </w:p>
    <w:p w14:paraId="04D29FE1" w14:textId="77777777" w:rsidR="006A0BC1" w:rsidRPr="0097532C" w:rsidRDefault="006A0BC1" w:rsidP="006A0BC1">
      <w:pPr>
        <w:pStyle w:val="code"/>
      </w:pPr>
      <w:r w:rsidRPr="0097532C">
        <w:tab/>
        <w:t>&lt;Constants&gt;</w:t>
      </w:r>
    </w:p>
    <w:p w14:paraId="1F4C3303" w14:textId="77777777" w:rsidR="006A0BC1" w:rsidRDefault="006A0BC1" w:rsidP="006A0BC1">
      <w:pPr>
        <w:pStyle w:val="code"/>
      </w:pPr>
      <w:r>
        <w:tab/>
      </w:r>
      <w:r>
        <w:tab/>
        <w:t>&lt;R&gt;8.314e-6&lt;/R&gt;</w:t>
      </w:r>
    </w:p>
    <w:p w14:paraId="494DBD60" w14:textId="77777777" w:rsidR="006A0BC1" w:rsidRDefault="006A0BC1" w:rsidP="006A0BC1">
      <w:pPr>
        <w:pStyle w:val="code"/>
      </w:pPr>
      <w:r>
        <w:tab/>
      </w:r>
      <w:r>
        <w:tab/>
        <w:t>&lt;T&gt;310&lt;/T&gt;</w:t>
      </w:r>
    </w:p>
    <w:p w14:paraId="4666EA0F" w14:textId="77777777" w:rsidR="006A0BC1" w:rsidRDefault="006A0BC1" w:rsidP="006A0BC1">
      <w:pPr>
        <w:pStyle w:val="code"/>
      </w:pPr>
      <w:r>
        <w:tab/>
        <w:t>&lt;/</w:t>
      </w:r>
      <w:r w:rsidRPr="0097532C">
        <w:t>Constants</w:t>
      </w:r>
      <w:r>
        <w:t>&gt;</w:t>
      </w:r>
    </w:p>
    <w:p w14:paraId="752E27A6" w14:textId="77777777" w:rsidR="006A0BC1" w:rsidRDefault="006A0BC1" w:rsidP="006A0BC1">
      <w:pPr>
        <w:pStyle w:val="code"/>
      </w:pPr>
      <w:r>
        <w:t>&lt;/Globals&gt;</w:t>
      </w:r>
    </w:p>
    <w:p w14:paraId="06B40238" w14:textId="77777777" w:rsidR="006A0BC1" w:rsidRPr="00FD6297" w:rsidRDefault="006A0BC1" w:rsidP="006A0BC1">
      <w:pPr>
        <w:pStyle w:val="code"/>
      </w:pPr>
    </w:p>
    <w:p w14:paraId="42C5DC03" w14:textId="77777777" w:rsidR="006A0BC1" w:rsidRDefault="006A0BC1" w:rsidP="006A0BC1">
      <w:r>
        <w:br w:type="page"/>
      </w:r>
    </w:p>
    <w:p w14:paraId="3B962560" w14:textId="77777777" w:rsidR="006A0BC1" w:rsidRDefault="006A0BC1" w:rsidP="006A0BC1">
      <w:pPr>
        <w:pStyle w:val="Heading4"/>
      </w:pPr>
      <w:bookmarkStart w:id="1305" w:name="_Toc385498499"/>
      <w:r>
        <w:lastRenderedPageBreak/>
        <w:t>Fiber with Exponential-Power Law</w:t>
      </w:r>
      <w:bookmarkEnd w:id="1305"/>
    </w:p>
    <w:p w14:paraId="0A2495E4" w14:textId="462ECA23" w:rsidR="006A0BC1" w:rsidRDefault="006A0BC1" w:rsidP="006A0BC1">
      <w:r>
        <w:t>The material type for a single fiber with an exponential-power law is “</w:t>
      </w:r>
      <w:r w:rsidRPr="00E7217D">
        <w:rPr>
          <w:i/>
        </w:rPr>
        <w:t>fiber-exp-pow</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_Ref173928734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3897004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28BF3AC3" w14:textId="77777777">
        <w:tc>
          <w:tcPr>
            <w:tcW w:w="1548" w:type="dxa"/>
            <w:shd w:val="clear" w:color="auto" w:fill="auto"/>
          </w:tcPr>
          <w:p w14:paraId="13F28354" w14:textId="77777777" w:rsidR="006A0BC1" w:rsidRDefault="006A0BC1" w:rsidP="006A0BC1">
            <w:pPr>
              <w:pStyle w:val="code"/>
            </w:pPr>
            <w:r>
              <w:t>&lt;ksi&gt;</w:t>
            </w:r>
          </w:p>
        </w:tc>
        <w:tc>
          <w:tcPr>
            <w:tcW w:w="8028" w:type="dxa"/>
            <w:shd w:val="clear" w:color="auto" w:fill="auto"/>
          </w:tcPr>
          <w:p w14:paraId="59A4F7B2" w14:textId="0FD25A9F" w:rsidR="006A0BC1" w:rsidRDefault="00AF2221" w:rsidP="00AF2221">
            <w:r w:rsidRPr="00AF2221">
              <w:rPr>
                <w:position w:val="-10"/>
              </w:rPr>
              <w:object w:dxaOrig="200" w:dyaOrig="320" w14:anchorId="6B6D3C6D">
                <v:shape id="_x0000_i1307" type="#_x0000_t75" style="width:10pt;height:16.5pt" o:ole="">
                  <v:imagedata r:id="rId597" o:title=""/>
                </v:shape>
                <o:OLEObject Type="Embed" ProgID="Equation.DSMT4" ShapeID="_x0000_i1307" DrawAspect="Content" ObjectID="_1459242390" r:id="rId598"/>
              </w:object>
            </w:r>
            <w:r w:rsidR="006A0BC1">
              <w:t>, representing a measure of the fiber modulus</w:t>
            </w:r>
          </w:p>
        </w:tc>
      </w:tr>
      <w:tr w:rsidR="006A0BC1" w14:paraId="6D9518DE" w14:textId="77777777">
        <w:tc>
          <w:tcPr>
            <w:tcW w:w="1548" w:type="dxa"/>
            <w:shd w:val="clear" w:color="auto" w:fill="auto"/>
          </w:tcPr>
          <w:p w14:paraId="4B3E0F2D" w14:textId="77777777" w:rsidR="006A0BC1" w:rsidRDefault="006A0BC1" w:rsidP="006A0BC1">
            <w:pPr>
              <w:pStyle w:val="code"/>
            </w:pPr>
            <w:r>
              <w:t>&lt;alpha&gt;</w:t>
            </w:r>
          </w:p>
        </w:tc>
        <w:tc>
          <w:tcPr>
            <w:tcW w:w="8028" w:type="dxa"/>
            <w:shd w:val="clear" w:color="auto" w:fill="auto"/>
          </w:tcPr>
          <w:p w14:paraId="26D8FE00" w14:textId="0A9523CA" w:rsidR="006A0BC1" w:rsidRDefault="00AF2221" w:rsidP="00AF2221">
            <w:r w:rsidRPr="00AF2221">
              <w:rPr>
                <w:position w:val="-6"/>
              </w:rPr>
              <w:object w:dxaOrig="240" w:dyaOrig="220" w14:anchorId="72B3C21E">
                <v:shape id="_x0000_i1308" type="#_x0000_t75" style="width:12pt;height:10.5pt" o:ole="">
                  <v:imagedata r:id="rId599" o:title=""/>
                </v:shape>
                <o:OLEObject Type="Embed" ProgID="Equation.DSMT4" ShapeID="_x0000_i1308" DrawAspect="Content" ObjectID="_1459242391" r:id="rId600"/>
              </w:object>
            </w:r>
            <w:r w:rsidR="006A0BC1">
              <w:t>, coefficient of exponential argument</w:t>
            </w:r>
          </w:p>
        </w:tc>
      </w:tr>
      <w:tr w:rsidR="006A0BC1" w14:paraId="1A758FD1" w14:textId="77777777">
        <w:tc>
          <w:tcPr>
            <w:tcW w:w="1548" w:type="dxa"/>
            <w:shd w:val="clear" w:color="auto" w:fill="auto"/>
          </w:tcPr>
          <w:p w14:paraId="0BE7F8CF" w14:textId="77777777" w:rsidR="006A0BC1" w:rsidRDefault="006A0BC1" w:rsidP="006A0BC1">
            <w:pPr>
              <w:pStyle w:val="code"/>
            </w:pPr>
            <w:r>
              <w:t>&lt;beta&gt;</w:t>
            </w:r>
          </w:p>
        </w:tc>
        <w:tc>
          <w:tcPr>
            <w:tcW w:w="8028" w:type="dxa"/>
            <w:shd w:val="clear" w:color="auto" w:fill="auto"/>
          </w:tcPr>
          <w:p w14:paraId="5D40CFED" w14:textId="1C0AFB57" w:rsidR="006A0BC1" w:rsidRDefault="00AF2221" w:rsidP="00AF2221">
            <w:r w:rsidRPr="00AF2221">
              <w:rPr>
                <w:position w:val="-10"/>
              </w:rPr>
              <w:object w:dxaOrig="240" w:dyaOrig="320" w14:anchorId="10C24842">
                <v:shape id="_x0000_i1309" type="#_x0000_t75" style="width:12pt;height:16.5pt" o:ole="">
                  <v:imagedata r:id="rId601" o:title=""/>
                </v:shape>
                <o:OLEObject Type="Embed" ProgID="Equation.DSMT4" ShapeID="_x0000_i1309" DrawAspect="Content" ObjectID="_1459242392" r:id="rId602"/>
              </w:object>
            </w:r>
            <w:r w:rsidR="006A0BC1">
              <w:t>, power of exponential argument</w:t>
            </w:r>
          </w:p>
        </w:tc>
      </w:tr>
      <w:tr w:rsidR="006A0BC1" w14:paraId="380BDD3F" w14:textId="77777777">
        <w:tc>
          <w:tcPr>
            <w:tcW w:w="1548" w:type="dxa"/>
            <w:shd w:val="clear" w:color="auto" w:fill="auto"/>
          </w:tcPr>
          <w:p w14:paraId="2B1AFACD" w14:textId="77777777" w:rsidR="006A0BC1" w:rsidRDefault="006A0BC1" w:rsidP="006A0BC1">
            <w:pPr>
              <w:pStyle w:val="code"/>
            </w:pPr>
            <w:r>
              <w:t>&lt;theta&gt;</w:t>
            </w:r>
          </w:p>
        </w:tc>
        <w:tc>
          <w:tcPr>
            <w:tcW w:w="8028" w:type="dxa"/>
            <w:shd w:val="clear" w:color="auto" w:fill="auto"/>
          </w:tcPr>
          <w:p w14:paraId="451454F4" w14:textId="7BD5B542" w:rsidR="006A0BC1" w:rsidRDefault="00AF2221" w:rsidP="00AF2221">
            <w:r w:rsidRPr="00AF2221">
              <w:rPr>
                <w:position w:val="-6"/>
              </w:rPr>
              <w:object w:dxaOrig="200" w:dyaOrig="279" w14:anchorId="55B82F7C">
                <v:shape id="_x0000_i1310" type="#_x0000_t75" style="width:10pt;height:14pt" o:ole="">
                  <v:imagedata r:id="rId603" o:title=""/>
                </v:shape>
                <o:OLEObject Type="Embed" ProgID="Equation.DSMT4" ShapeID="_x0000_i1310" DrawAspect="Content" ObjectID="_1459242393" r:id="rId604"/>
              </w:object>
            </w:r>
            <w:r w:rsidR="006A0BC1">
              <w:t>, spherical angle for fiber orientation in local coordinate system (in degrees)</w:t>
            </w:r>
          </w:p>
        </w:tc>
      </w:tr>
      <w:tr w:rsidR="006A0BC1" w14:paraId="1D89ED5E" w14:textId="77777777">
        <w:tc>
          <w:tcPr>
            <w:tcW w:w="1548" w:type="dxa"/>
            <w:shd w:val="clear" w:color="auto" w:fill="auto"/>
          </w:tcPr>
          <w:p w14:paraId="3A33941A" w14:textId="77777777" w:rsidR="006A0BC1" w:rsidRDefault="006A0BC1" w:rsidP="006A0BC1">
            <w:pPr>
              <w:pStyle w:val="code"/>
            </w:pPr>
            <w:r>
              <w:t>&lt;phi&gt;</w:t>
            </w:r>
          </w:p>
        </w:tc>
        <w:tc>
          <w:tcPr>
            <w:tcW w:w="8028" w:type="dxa"/>
            <w:shd w:val="clear" w:color="auto" w:fill="auto"/>
          </w:tcPr>
          <w:p w14:paraId="67C57798" w14:textId="22E6729C" w:rsidR="006A0BC1" w:rsidRDefault="00AF2221" w:rsidP="00AF2221">
            <w:r w:rsidRPr="00AF2221">
              <w:rPr>
                <w:position w:val="-10"/>
              </w:rPr>
              <w:object w:dxaOrig="220" w:dyaOrig="260" w14:anchorId="28F38175">
                <v:shape id="_x0000_i1311" type="#_x0000_t75" style="width:10.5pt;height:13.5pt" o:ole="">
                  <v:imagedata r:id="rId605" o:title=""/>
                </v:shape>
                <o:OLEObject Type="Embed" ProgID="Equation.DSMT4" ShapeID="_x0000_i1311" DrawAspect="Content" ObjectID="_1459242394" r:id="rId606"/>
              </w:object>
            </w:r>
            <w:r w:rsidR="006A0BC1">
              <w:t>, spherical angle for fiber orientation in local coordinate system (in degrees)</w:t>
            </w:r>
          </w:p>
        </w:tc>
      </w:tr>
    </w:tbl>
    <w:p w14:paraId="4F63FF3F" w14:textId="77777777" w:rsidR="006A0BC1" w:rsidRDefault="006A0BC1" w:rsidP="006A0BC1"/>
    <w:p w14:paraId="4A43F465" w14:textId="77777777" w:rsidR="006A0BC1" w:rsidRDefault="006A0BC1" w:rsidP="006A0BC1">
      <w:r>
        <w:t>The fiber is oriented along</w:t>
      </w:r>
    </w:p>
    <w:p w14:paraId="2C039EBC" w14:textId="61DE1741" w:rsidR="006A0BC1" w:rsidRDefault="006A0BC1" w:rsidP="006A0BC1">
      <w:pPr>
        <w:pStyle w:val="MTDisplayEquation"/>
      </w:pPr>
      <w:r>
        <w:tab/>
      </w:r>
      <w:r w:rsidR="00AF2221" w:rsidRPr="00AF2221">
        <w:rPr>
          <w:position w:val="-12"/>
        </w:rPr>
        <w:object w:dxaOrig="6420" w:dyaOrig="360" w14:anchorId="6FDEF871">
          <v:shape id="_x0000_i1312" type="#_x0000_t75" style="width:320.5pt;height:18pt" o:ole="">
            <v:imagedata r:id="rId607" o:title=""/>
          </v:shape>
          <o:OLEObject Type="Embed" ProgID="Equation.DSMT4" ShapeID="_x0000_i1312" DrawAspect="Content" ObjectID="_1459242395" r:id="rId608"/>
        </w:object>
      </w:r>
      <w:r>
        <w:t>,</w:t>
      </w:r>
    </w:p>
    <w:p w14:paraId="21ED562F" w14:textId="0FC93B95" w:rsidR="006A0BC1" w:rsidRDefault="006A0BC1" w:rsidP="006A0BC1">
      <w:r w:rsidRPr="000230DC">
        <w:t xml:space="preserve">where </w:t>
      </w:r>
      <w:r w:rsidR="00AF2221" w:rsidRPr="00AF2221">
        <w:rPr>
          <w:position w:val="-14"/>
        </w:rPr>
        <w:object w:dxaOrig="999" w:dyaOrig="400" w14:anchorId="7817EABA">
          <v:shape id="_x0000_i1313" type="#_x0000_t75" style="width:50pt;height:19.5pt" o:ole="">
            <v:imagedata r:id="rId609" o:title=""/>
          </v:shape>
          <o:OLEObject Type="Embed" ProgID="Equation.DSMT4" ShapeID="_x0000_i1313" DrawAspect="Content" ObjectID="_1459242396" r:id="rId610"/>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873D59">
        <w:t>4.1.1</w:t>
      </w:r>
      <w:r w:rsidRPr="000230DC">
        <w:fldChar w:fldCharType="end"/>
      </w:r>
      <w:r w:rsidRPr="000230DC">
        <w:t xml:space="preserve">).  </w:t>
      </w:r>
      <w:r>
        <w:t>The Cauchy stress for this fibrous material is given by</w:t>
      </w:r>
    </w:p>
    <w:p w14:paraId="29101248" w14:textId="2D6BCFE0" w:rsidR="006A0BC1" w:rsidRDefault="006A0BC1" w:rsidP="006A0BC1">
      <w:pPr>
        <w:pStyle w:val="MTDisplayEquation"/>
      </w:pPr>
      <w:r>
        <w:tab/>
      </w:r>
      <w:r w:rsidR="00AF2221" w:rsidRPr="00AF2221">
        <w:rPr>
          <w:position w:val="-30"/>
        </w:rPr>
        <w:object w:dxaOrig="2700" w:dyaOrig="680" w14:anchorId="0E09B83D">
          <v:shape id="_x0000_i1314" type="#_x0000_t75" style="width:135.5pt;height:34pt" o:ole="">
            <v:imagedata r:id="rId611" o:title=""/>
          </v:shape>
          <o:OLEObject Type="Embed" ProgID="Equation.DSMT4" ShapeID="_x0000_i1314" DrawAspect="Content" ObjectID="_1459242397" r:id="rId612"/>
        </w:object>
      </w:r>
      <w:r>
        <w:t>,</w:t>
      </w:r>
    </w:p>
    <w:p w14:paraId="689A1963" w14:textId="0C0D86EC" w:rsidR="006A0BC1" w:rsidRDefault="006A0BC1" w:rsidP="006A0BC1">
      <w:r>
        <w:t xml:space="preserve">where </w:t>
      </w:r>
      <w:r w:rsidR="00AF2221" w:rsidRPr="00AF2221">
        <w:rPr>
          <w:position w:val="-12"/>
        </w:rPr>
        <w:object w:dxaOrig="1760" w:dyaOrig="380" w14:anchorId="78270B3A">
          <v:shape id="_x0000_i1315" type="#_x0000_t75" style="width:87.5pt;height:19.5pt" o:ole="">
            <v:imagedata r:id="rId613" o:title=""/>
          </v:shape>
          <o:OLEObject Type="Embed" ProgID="Equation.DSMT4" ShapeID="_x0000_i1315" DrawAspect="Content" ObjectID="_1459242398" r:id="rId614"/>
        </w:object>
      </w:r>
      <w:r>
        <w:t xml:space="preserve"> is the square of the fiber stretch, </w:t>
      </w:r>
      <w:r w:rsidR="00AF2221" w:rsidRPr="00AF2221">
        <w:rPr>
          <w:position w:val="-12"/>
        </w:rPr>
        <w:object w:dxaOrig="1200" w:dyaOrig="360" w14:anchorId="4FFA66A4">
          <v:shape id="_x0000_i1316" type="#_x0000_t75" style="width:60pt;height:18pt" o:ole="">
            <v:imagedata r:id="rId615" o:title=""/>
          </v:shape>
          <o:OLEObject Type="Embed" ProgID="Equation.DSMT4" ShapeID="_x0000_i1316" DrawAspect="Content" ObjectID="_1459242399" r:id="rId616"/>
        </w:object>
      </w:r>
      <w:r>
        <w:t xml:space="preserve">, and </w:t>
      </w:r>
      <w:r w:rsidR="00AF2221" w:rsidRPr="00AF2221">
        <w:rPr>
          <w:position w:val="-14"/>
        </w:rPr>
        <w:object w:dxaOrig="540" w:dyaOrig="400" w14:anchorId="0540E89B">
          <v:shape id="_x0000_i1317" type="#_x0000_t75" style="width:27.5pt;height:19.5pt" o:ole="">
            <v:imagedata r:id="rId617" o:title=""/>
          </v:shape>
          <o:OLEObject Type="Embed" ProgID="Equation.DSMT4" ShapeID="_x0000_i1317" DrawAspect="Content" ObjectID="_1459242400" r:id="rId618"/>
        </w:object>
      </w:r>
      <w:r>
        <w:t xml:space="preserve"> is the unit step function that enforces the tension-only contribution.  The fiber strain energy density is given by</w:t>
      </w:r>
    </w:p>
    <w:p w14:paraId="362DC9BA" w14:textId="769422C3" w:rsidR="00154C40" w:rsidRDefault="00154C40" w:rsidP="00154C40">
      <w:pPr>
        <w:pStyle w:val="MTDisplayEquation"/>
      </w:pPr>
      <w:r>
        <w:tab/>
      </w:r>
      <w:r w:rsidR="00AF2221" w:rsidRPr="00AF2221">
        <w:rPr>
          <w:position w:val="-28"/>
        </w:rPr>
        <w:object w:dxaOrig="2940" w:dyaOrig="660" w14:anchorId="32640F9C">
          <v:shape id="_x0000_i1318" type="#_x0000_t75" style="width:146.5pt;height:32.5pt" o:ole="">
            <v:imagedata r:id="rId619" o:title=""/>
          </v:shape>
          <o:OLEObject Type="Embed" ProgID="Equation.DSMT4" ShapeID="_x0000_i1318" DrawAspect="Content" ObjectID="_1459242401" r:id="rId620"/>
        </w:object>
      </w:r>
    </w:p>
    <w:p w14:paraId="7ACCE4DF" w14:textId="1437A7D1" w:rsidR="006A0BC1" w:rsidRDefault="006A0BC1" w:rsidP="006A0BC1">
      <w:pPr>
        <w:pStyle w:val="MTDisplayEquation"/>
      </w:pPr>
      <w:r>
        <w:tab/>
        <w:t>,</w:t>
      </w:r>
    </w:p>
    <w:p w14:paraId="21752D29" w14:textId="6D1A120A" w:rsidR="006A0BC1" w:rsidRPr="000230DC" w:rsidRDefault="006A0BC1" w:rsidP="006A0BC1">
      <w:r w:rsidRPr="000230DC">
        <w:t xml:space="preserve">where </w:t>
      </w:r>
      <w:r w:rsidR="00AF2221" w:rsidRPr="00AF2221">
        <w:rPr>
          <w:position w:val="-10"/>
        </w:rPr>
        <w:object w:dxaOrig="560" w:dyaOrig="320" w14:anchorId="4EA048D5">
          <v:shape id="_x0000_i1319" type="#_x0000_t75" style="width:28pt;height:16.5pt" o:ole="">
            <v:imagedata r:id="rId621" o:title=""/>
          </v:shape>
          <o:OLEObject Type="Embed" ProgID="Equation.DSMT4" ShapeID="_x0000_i1319" DrawAspect="Content" ObjectID="_1459242402" r:id="rId622"/>
        </w:object>
      </w:r>
      <w:r w:rsidRPr="000230DC">
        <w:t xml:space="preserve">, </w:t>
      </w:r>
      <w:r w:rsidR="00AF2221" w:rsidRPr="00AF2221">
        <w:rPr>
          <w:position w:val="-6"/>
        </w:rPr>
        <w:object w:dxaOrig="580" w:dyaOrig="279" w14:anchorId="39BB9379">
          <v:shape id="_x0000_i1320" type="#_x0000_t75" style="width:29.5pt;height:14pt" o:ole="">
            <v:imagedata r:id="rId623" o:title=""/>
          </v:shape>
          <o:OLEObject Type="Embed" ProgID="Equation.DSMT4" ShapeID="_x0000_i1320" DrawAspect="Content" ObjectID="_1459242403" r:id="rId624"/>
        </w:object>
      </w:r>
      <w:r w:rsidRPr="000230DC">
        <w:t xml:space="preserve">, and </w:t>
      </w:r>
      <w:r w:rsidR="00AF2221" w:rsidRPr="00AF2221">
        <w:rPr>
          <w:position w:val="-10"/>
        </w:rPr>
        <w:object w:dxaOrig="600" w:dyaOrig="320" w14:anchorId="7444F35C">
          <v:shape id="_x0000_i1321" type="#_x0000_t75" style="width:30pt;height:16.5pt" o:ole="">
            <v:imagedata r:id="rId625" o:title=""/>
          </v:shape>
          <o:OLEObject Type="Embed" ProgID="Equation.DSMT4" ShapeID="_x0000_i1321" DrawAspect="Content" ObjectID="_1459242404" r:id="rId626"/>
        </w:object>
      </w:r>
      <w:r w:rsidRPr="000230DC">
        <w:t>.</w:t>
      </w:r>
    </w:p>
    <w:p w14:paraId="275231F9" w14:textId="77777777" w:rsidR="006A0BC1" w:rsidRPr="000230DC" w:rsidRDefault="006A0BC1" w:rsidP="006A0BC1"/>
    <w:p w14:paraId="1753DA27" w14:textId="267B66A4" w:rsidR="006A0BC1" w:rsidRDefault="006A0BC1" w:rsidP="006A0BC1">
      <w:r>
        <w:t xml:space="preserve">Note: In the limit when </w:t>
      </w:r>
      <w:r w:rsidR="00AF2221" w:rsidRPr="00AF2221">
        <w:rPr>
          <w:position w:val="-6"/>
        </w:rPr>
        <w:object w:dxaOrig="680" w:dyaOrig="279" w14:anchorId="2DA1A988">
          <v:shape id="_x0000_i1322" type="#_x0000_t75" style="width:34pt;height:14pt" o:ole="">
            <v:imagedata r:id="rId627" o:title=""/>
          </v:shape>
          <o:OLEObject Type="Embed" ProgID="Equation.DSMT4" ShapeID="_x0000_i1322" DrawAspect="Content" ObjectID="_1459242405" r:id="rId628"/>
        </w:object>
      </w:r>
      <w:r>
        <w:t>, this expressions produces a power law,</w:t>
      </w:r>
    </w:p>
    <w:p w14:paraId="06E4C298" w14:textId="05E73B56" w:rsidR="006A0BC1" w:rsidRDefault="006A0BC1" w:rsidP="00154C40">
      <w:pPr>
        <w:pStyle w:val="MTDisplayEquation"/>
      </w:pPr>
      <w:r>
        <w:tab/>
      </w:r>
      <w:r w:rsidR="00AF2221" w:rsidRPr="00AF2221">
        <w:rPr>
          <w:position w:val="-28"/>
        </w:rPr>
        <w:object w:dxaOrig="1880" w:dyaOrig="660" w14:anchorId="644CE3D5">
          <v:shape id="_x0000_i1323" type="#_x0000_t75" style="width:94.5pt;height:32.5pt" o:ole="">
            <v:imagedata r:id="rId629" o:title=""/>
          </v:shape>
          <o:OLEObject Type="Embed" ProgID="Equation.DSMT4" ShapeID="_x0000_i1323" DrawAspect="Content" ObjectID="_1459242406" r:id="rId630"/>
        </w:object>
      </w:r>
    </w:p>
    <w:p w14:paraId="1109EC15" w14:textId="0BFE8862" w:rsidR="006A0BC1" w:rsidRPr="0097532C" w:rsidRDefault="006A0BC1" w:rsidP="006A0BC1">
      <w:r w:rsidRPr="0097532C">
        <w:t xml:space="preserve">Note: When </w:t>
      </w:r>
      <w:r w:rsidR="00AF2221" w:rsidRPr="00AF2221">
        <w:rPr>
          <w:position w:val="-10"/>
        </w:rPr>
        <w:object w:dxaOrig="600" w:dyaOrig="320" w14:anchorId="11955CC9">
          <v:shape id="_x0000_i1324" type="#_x0000_t75" style="width:30pt;height:16.5pt" o:ole="">
            <v:imagedata r:id="rId631" o:title=""/>
          </v:shape>
          <o:OLEObject Type="Embed" ProgID="Equation.DSMT4" ShapeID="_x0000_i1324" DrawAspect="Content" ObjectID="_1459242407" r:id="rId632"/>
        </w:object>
      </w:r>
      <w:r w:rsidRPr="0097532C">
        <w:t>, the fiber modulus is zero at the strain origin (</w:t>
      </w:r>
      <w:r w:rsidR="00AF2221" w:rsidRPr="00AF2221">
        <w:rPr>
          <w:position w:val="-12"/>
        </w:rPr>
        <w:object w:dxaOrig="600" w:dyaOrig="360" w14:anchorId="312564AB">
          <v:shape id="_x0000_i1325" type="#_x0000_t75" style="width:30pt;height:18pt" o:ole="">
            <v:imagedata r:id="rId633" o:title=""/>
          </v:shape>
          <o:OLEObject Type="Embed" ProgID="Equation.DSMT4" ShapeID="_x0000_i1325" DrawAspect="Content" ObjectID="_1459242408" r:id="rId634"/>
        </w:object>
      </w:r>
      <w:r w:rsidRPr="0097532C">
        <w:t xml:space="preserve">).  Therefore, use </w:t>
      </w:r>
      <w:r w:rsidR="00AF2221" w:rsidRPr="00AF2221">
        <w:rPr>
          <w:position w:val="-10"/>
        </w:rPr>
        <w:object w:dxaOrig="600" w:dyaOrig="320" w14:anchorId="2121A191">
          <v:shape id="_x0000_i1326" type="#_x0000_t75" style="width:30pt;height:16.5pt" o:ole="">
            <v:imagedata r:id="rId635" o:title=""/>
          </v:shape>
          <o:OLEObject Type="Embed" ProgID="Equation.DSMT4" ShapeID="_x0000_i1326" DrawAspect="Content" ObjectID="_1459242409" r:id="rId636"/>
        </w:object>
      </w:r>
      <w:r w:rsidRPr="0097532C">
        <w:t xml:space="preserve"> when a smooth transition in the stress is desired from compression to tension.</w:t>
      </w:r>
    </w:p>
    <w:p w14:paraId="44B29135" w14:textId="7340CC8E" w:rsidR="006A0BC1" w:rsidRPr="0097532C" w:rsidRDefault="006A0BC1" w:rsidP="006A0BC1"/>
    <w:p w14:paraId="11798535" w14:textId="77777777" w:rsidR="006A0BC1" w:rsidRDefault="006A0BC1" w:rsidP="006A0BC1">
      <w:r>
        <w:rPr>
          <w:i/>
        </w:rPr>
        <w:t>Example</w:t>
      </w:r>
      <w:r>
        <w:t>:</w:t>
      </w:r>
    </w:p>
    <w:p w14:paraId="7DF80BC1" w14:textId="46F8ED9D" w:rsidR="006A0BC1" w:rsidRDefault="006A0BC1" w:rsidP="006A0BC1">
      <w:r>
        <w:t xml:space="preserve">Single fiber oriented along </w:t>
      </w:r>
      <w:r w:rsidR="00AF2221" w:rsidRPr="00AF2221">
        <w:rPr>
          <w:position w:val="-12"/>
        </w:rPr>
        <w:object w:dxaOrig="220" w:dyaOrig="360" w14:anchorId="38745C89">
          <v:shape id="_x0000_i1327" type="#_x0000_t75" style="width:10.5pt;height:18pt" o:ole="">
            <v:imagedata r:id="rId637" o:title=""/>
          </v:shape>
          <o:OLEObject Type="Embed" ProgID="Equation.DSMT4" ShapeID="_x0000_i1327" DrawAspect="Content" ObjectID="_1459242410" r:id="rId638"/>
        </w:object>
      </w:r>
      <w:r>
        <w:t>, embedded in a neo-Hookean ground matrix.</w:t>
      </w:r>
    </w:p>
    <w:p w14:paraId="2FE7F296" w14:textId="27C30BD7"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7052278D" w14:textId="77777777" w:rsidR="006A0BC1" w:rsidRDefault="006A0BC1" w:rsidP="006A0BC1">
      <w:pPr>
        <w:pStyle w:val="code"/>
      </w:pPr>
      <w:r>
        <w:tab/>
        <w:t>&lt;mat_axis type="local"&gt;</w:t>
      </w:r>
      <w:r w:rsidR="00FC6649">
        <w:t>0,0,0</w:t>
      </w:r>
      <w:r>
        <w:t>&lt;/mat_axis&gt;</w:t>
      </w:r>
    </w:p>
    <w:p w14:paraId="1AC43BDE" w14:textId="142E4A0F" w:rsidR="006A0BC1" w:rsidRDefault="006A0BC1" w:rsidP="006A0BC1">
      <w:pPr>
        <w:pStyle w:val="code"/>
      </w:pPr>
      <w:r>
        <w:tab/>
        <w:t>&lt;solid type=</w:t>
      </w:r>
      <w:r w:rsidR="007F5C53">
        <w:t>"</w:t>
      </w:r>
      <w:r>
        <w:t>neo-Hookean</w:t>
      </w:r>
      <w:r w:rsidR="007F5C53">
        <w:t>"</w:t>
      </w:r>
      <w:r>
        <w:t>&gt;</w:t>
      </w:r>
    </w:p>
    <w:p w14:paraId="75397FFF" w14:textId="77777777" w:rsidR="006A0BC1" w:rsidRDefault="006A0BC1" w:rsidP="006A0BC1">
      <w:pPr>
        <w:pStyle w:val="code"/>
      </w:pPr>
      <w:r>
        <w:tab/>
      </w:r>
      <w:r>
        <w:tab/>
        <w:t>&lt;E&gt;1000.0&lt;/E&gt;</w:t>
      </w:r>
    </w:p>
    <w:p w14:paraId="39F05D5D" w14:textId="77777777" w:rsidR="006A0BC1" w:rsidRDefault="006A0BC1" w:rsidP="006A0BC1">
      <w:pPr>
        <w:pStyle w:val="code"/>
      </w:pPr>
      <w:r>
        <w:tab/>
      </w:r>
      <w:r>
        <w:tab/>
        <w:t>&lt;v&gt;0.45&lt;/v&gt;</w:t>
      </w:r>
    </w:p>
    <w:p w14:paraId="553A78D9" w14:textId="77777777" w:rsidR="006A0BC1" w:rsidRDefault="006A0BC1" w:rsidP="006A0BC1">
      <w:pPr>
        <w:pStyle w:val="code"/>
      </w:pPr>
      <w:r>
        <w:tab/>
        <w:t>&lt;/solid&gt;</w:t>
      </w:r>
    </w:p>
    <w:p w14:paraId="3F3B0249" w14:textId="642252A5" w:rsidR="006A0BC1" w:rsidRDefault="006A0BC1" w:rsidP="00743D18">
      <w:pPr>
        <w:pStyle w:val="code"/>
      </w:pPr>
      <w:r>
        <w:tab/>
        <w:t>&lt;solid type=</w:t>
      </w:r>
      <w:r w:rsidR="007F5C53">
        <w:t>"</w:t>
      </w:r>
      <w:r>
        <w:t>fiber-exp-pow</w:t>
      </w:r>
      <w:r w:rsidR="007F5C53">
        <w:t>"</w:t>
      </w:r>
      <w:r>
        <w:t>&gt;</w:t>
      </w:r>
    </w:p>
    <w:p w14:paraId="55D3821C" w14:textId="77777777" w:rsidR="006A0BC1" w:rsidRPr="00E24C5F" w:rsidRDefault="006A0BC1" w:rsidP="006A0BC1">
      <w:pPr>
        <w:pStyle w:val="code"/>
      </w:pPr>
      <w:r>
        <w:tab/>
      </w:r>
      <w:r>
        <w:tab/>
      </w:r>
      <w:r w:rsidRPr="00E24C5F">
        <w:t>&lt;ksi&gt;5&lt;/ksi&gt;</w:t>
      </w:r>
    </w:p>
    <w:p w14:paraId="2E3352FA" w14:textId="77777777" w:rsidR="006A0BC1" w:rsidRPr="00E24C5F" w:rsidRDefault="006A0BC1" w:rsidP="006A0BC1">
      <w:pPr>
        <w:pStyle w:val="code"/>
      </w:pPr>
      <w:r w:rsidRPr="00E24C5F">
        <w:tab/>
      </w:r>
      <w:r w:rsidRPr="00E24C5F">
        <w:tab/>
        <w:t>&lt;alpha&gt;20&lt;/alpha&gt;</w:t>
      </w:r>
    </w:p>
    <w:p w14:paraId="0202FC64" w14:textId="77777777" w:rsidR="006A0BC1" w:rsidRPr="00E24C5F" w:rsidRDefault="006A0BC1" w:rsidP="006A0BC1">
      <w:pPr>
        <w:pStyle w:val="code"/>
      </w:pPr>
      <w:r w:rsidRPr="00E24C5F">
        <w:tab/>
      </w:r>
      <w:r w:rsidRPr="00E24C5F">
        <w:tab/>
        <w:t>&lt;beta&gt;3&lt;/beta&gt;</w:t>
      </w:r>
    </w:p>
    <w:p w14:paraId="47994B50" w14:textId="77777777" w:rsidR="006A0BC1" w:rsidRPr="00E24C5F" w:rsidRDefault="006A0BC1" w:rsidP="006A0BC1">
      <w:pPr>
        <w:pStyle w:val="code"/>
      </w:pPr>
      <w:r w:rsidRPr="00E24C5F">
        <w:lastRenderedPageBreak/>
        <w:tab/>
      </w:r>
      <w:r w:rsidRPr="00E24C5F">
        <w:tab/>
        <w:t>&lt;theta&gt;0&lt;/theta&gt;</w:t>
      </w:r>
    </w:p>
    <w:p w14:paraId="5EEB24BD" w14:textId="77777777" w:rsidR="006A0BC1" w:rsidRPr="00E24C5F" w:rsidRDefault="006A0BC1" w:rsidP="006A0BC1">
      <w:pPr>
        <w:pStyle w:val="code"/>
      </w:pPr>
      <w:r w:rsidRPr="00E24C5F">
        <w:tab/>
      </w:r>
      <w:r w:rsidRPr="00E24C5F">
        <w:tab/>
        <w:t>&lt;phi&gt;90&lt;/phi&gt;</w:t>
      </w:r>
    </w:p>
    <w:p w14:paraId="7DED4DFC" w14:textId="77777777" w:rsidR="006A0BC1" w:rsidRPr="00E24C5F" w:rsidRDefault="006A0BC1" w:rsidP="006A0BC1">
      <w:pPr>
        <w:pStyle w:val="code"/>
      </w:pPr>
      <w:r w:rsidRPr="00E24C5F">
        <w:tab/>
        <w:t>&lt;/solid&gt;</w:t>
      </w:r>
    </w:p>
    <w:p w14:paraId="13D5A8E5" w14:textId="77777777" w:rsidR="006A0BC1" w:rsidRDefault="006A0BC1" w:rsidP="006A0BC1">
      <w:pPr>
        <w:pStyle w:val="code"/>
      </w:pPr>
      <w:r>
        <w:t>&lt;/material&gt;</w:t>
      </w:r>
    </w:p>
    <w:p w14:paraId="06BD25D9" w14:textId="77777777" w:rsidR="006A0BC1" w:rsidRPr="0097532C" w:rsidRDefault="006A0BC1" w:rsidP="006A0BC1"/>
    <w:p w14:paraId="2161A257" w14:textId="77777777" w:rsidR="006A0BC1" w:rsidRDefault="006A0BC1" w:rsidP="006A0BC1">
      <w:r>
        <w:rPr>
          <w:i/>
        </w:rPr>
        <w:t>Example</w:t>
      </w:r>
      <w:r>
        <w:t>:</w:t>
      </w:r>
    </w:p>
    <w:p w14:paraId="399DB966" w14:textId="747A9432" w:rsidR="006A0BC1" w:rsidRDefault="006A0BC1" w:rsidP="006A0BC1">
      <w:r>
        <w:t xml:space="preserve">Two fibers in the plane orthogonal to </w:t>
      </w:r>
      <w:r w:rsidR="00AF2221" w:rsidRPr="00AF2221">
        <w:rPr>
          <w:position w:val="-12"/>
        </w:rPr>
        <w:object w:dxaOrig="220" w:dyaOrig="360" w14:anchorId="25CC6AE2">
          <v:shape id="_x0000_i1328" type="#_x0000_t75" style="width:10.5pt;height:18pt" o:ole="">
            <v:imagedata r:id="rId639" o:title=""/>
          </v:shape>
          <o:OLEObject Type="Embed" ProgID="Equation.DSMT4" ShapeID="_x0000_i1328" DrawAspect="Content" ObjectID="_1459242411" r:id="rId640"/>
        </w:object>
      </w:r>
      <w:r>
        <w:t xml:space="preserve">, oriented at ±25 degrees relative to </w:t>
      </w:r>
      <w:r w:rsidR="00AF2221" w:rsidRPr="00AF2221">
        <w:rPr>
          <w:position w:val="-12"/>
        </w:rPr>
        <w:object w:dxaOrig="240" w:dyaOrig="360" w14:anchorId="607D7AE7">
          <v:shape id="_x0000_i1329" type="#_x0000_t75" style="width:12pt;height:18pt" o:ole="">
            <v:imagedata r:id="rId641" o:title=""/>
          </v:shape>
          <o:OLEObject Type="Embed" ProgID="Equation.DSMT4" ShapeID="_x0000_i1329" DrawAspect="Content" ObjectID="_1459242412" r:id="rId642"/>
        </w:object>
      </w:r>
      <w:r>
        <w:t>, embedded in a neo-Hookean ground matrix.</w:t>
      </w:r>
    </w:p>
    <w:p w14:paraId="72DE5711" w14:textId="26A4BDFC"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56BF1F49" w14:textId="77777777" w:rsidR="006A0BC1" w:rsidRDefault="006A0BC1" w:rsidP="006A0BC1">
      <w:pPr>
        <w:pStyle w:val="code"/>
      </w:pPr>
      <w:r>
        <w:tab/>
        <w:t>&lt;mat_axis type="local"&gt;</w:t>
      </w:r>
      <w:r w:rsidR="00FC6649">
        <w:t>0,0,0</w:t>
      </w:r>
      <w:r>
        <w:t>&lt;/mat_axis&gt;</w:t>
      </w:r>
    </w:p>
    <w:p w14:paraId="7D2013F3" w14:textId="75C002E6" w:rsidR="006A0BC1" w:rsidRDefault="006A0BC1" w:rsidP="006A0BC1">
      <w:pPr>
        <w:pStyle w:val="code"/>
      </w:pPr>
      <w:r>
        <w:tab/>
        <w:t>&lt;solid type=</w:t>
      </w:r>
      <w:r w:rsidR="007F5C53">
        <w:t>"</w:t>
      </w:r>
      <w:r>
        <w:t>neo-Hookean</w:t>
      </w:r>
      <w:r w:rsidR="007F5C53">
        <w:t>"</w:t>
      </w:r>
      <w:r>
        <w:t>&gt;</w:t>
      </w:r>
    </w:p>
    <w:p w14:paraId="52AA48B6" w14:textId="77777777" w:rsidR="006A0BC1" w:rsidRDefault="006A0BC1" w:rsidP="006A0BC1">
      <w:pPr>
        <w:pStyle w:val="code"/>
      </w:pPr>
      <w:r>
        <w:tab/>
      </w:r>
      <w:r>
        <w:tab/>
        <w:t>&lt;E&gt;1000.0&lt;/E&gt;</w:t>
      </w:r>
    </w:p>
    <w:p w14:paraId="69B45CA2" w14:textId="77777777" w:rsidR="006A0BC1" w:rsidRDefault="006A0BC1" w:rsidP="006A0BC1">
      <w:pPr>
        <w:pStyle w:val="code"/>
      </w:pPr>
      <w:r>
        <w:tab/>
      </w:r>
      <w:r>
        <w:tab/>
        <w:t>&lt;v&gt;0.45&lt;/v&gt;</w:t>
      </w:r>
    </w:p>
    <w:p w14:paraId="4752AFFB" w14:textId="77777777" w:rsidR="006A0BC1" w:rsidRDefault="006A0BC1" w:rsidP="006A0BC1">
      <w:pPr>
        <w:pStyle w:val="code"/>
      </w:pPr>
      <w:r>
        <w:tab/>
        <w:t>&lt;/solid&gt;</w:t>
      </w:r>
    </w:p>
    <w:p w14:paraId="4A36170F" w14:textId="37EC4CA4" w:rsidR="006A0BC1" w:rsidRDefault="006A0BC1" w:rsidP="00743D18">
      <w:pPr>
        <w:pStyle w:val="code"/>
      </w:pPr>
      <w:r>
        <w:tab/>
        <w:t>&lt;solid type=</w:t>
      </w:r>
      <w:r w:rsidR="007F5C53">
        <w:t>"</w:t>
      </w:r>
      <w:r>
        <w:t>fiber-exp-pow</w:t>
      </w:r>
      <w:r w:rsidR="007F5C53">
        <w:t>"</w:t>
      </w:r>
    </w:p>
    <w:p w14:paraId="181F835A" w14:textId="77777777" w:rsidR="006A0BC1" w:rsidRPr="00E24C5F" w:rsidRDefault="006A0BC1" w:rsidP="006A0BC1">
      <w:pPr>
        <w:pStyle w:val="code"/>
      </w:pPr>
      <w:r>
        <w:tab/>
      </w:r>
      <w:r>
        <w:tab/>
      </w:r>
      <w:r w:rsidRPr="00E24C5F">
        <w:t>&lt;ksi&gt;5&lt;/ksi&gt;</w:t>
      </w:r>
    </w:p>
    <w:p w14:paraId="0BFED290" w14:textId="77777777" w:rsidR="006A0BC1" w:rsidRPr="00E24C5F" w:rsidRDefault="006A0BC1" w:rsidP="006A0BC1">
      <w:pPr>
        <w:pStyle w:val="code"/>
      </w:pPr>
      <w:r w:rsidRPr="00E24C5F">
        <w:tab/>
      </w:r>
      <w:r w:rsidRPr="00E24C5F">
        <w:tab/>
        <w:t>&lt;alpha&gt;20&lt;/alpha&gt;</w:t>
      </w:r>
    </w:p>
    <w:p w14:paraId="49E0A100" w14:textId="77777777" w:rsidR="006A0BC1" w:rsidRPr="00E24C5F" w:rsidRDefault="006A0BC1" w:rsidP="006A0BC1">
      <w:pPr>
        <w:pStyle w:val="code"/>
      </w:pPr>
      <w:r w:rsidRPr="00E24C5F">
        <w:tab/>
      </w:r>
      <w:r w:rsidRPr="00E24C5F">
        <w:tab/>
        <w:t>&lt;beta&gt;3&lt;/beta&gt;</w:t>
      </w:r>
    </w:p>
    <w:p w14:paraId="498D49CD" w14:textId="77777777" w:rsidR="006A0BC1" w:rsidRPr="00E24C5F" w:rsidRDefault="006A0BC1" w:rsidP="006A0BC1">
      <w:pPr>
        <w:pStyle w:val="code"/>
      </w:pPr>
      <w:r w:rsidRPr="00E24C5F">
        <w:tab/>
      </w:r>
      <w:r w:rsidRPr="00E24C5F">
        <w:tab/>
        <w:t>&lt;theta&gt;90&lt;/theta&gt;</w:t>
      </w:r>
    </w:p>
    <w:p w14:paraId="4C551E48" w14:textId="77777777" w:rsidR="006A0BC1" w:rsidRPr="00E24C5F" w:rsidRDefault="006A0BC1" w:rsidP="006A0BC1">
      <w:pPr>
        <w:pStyle w:val="code"/>
      </w:pPr>
      <w:r w:rsidRPr="00E24C5F">
        <w:tab/>
      </w:r>
      <w:r w:rsidRPr="00E24C5F">
        <w:tab/>
        <w:t>&lt;phi&gt;25&lt;/phi&gt;</w:t>
      </w:r>
    </w:p>
    <w:p w14:paraId="78777DB4" w14:textId="77777777" w:rsidR="006A0BC1" w:rsidRPr="00E24C5F" w:rsidRDefault="006A0BC1" w:rsidP="006A0BC1">
      <w:pPr>
        <w:pStyle w:val="code"/>
      </w:pPr>
      <w:r w:rsidRPr="00E24C5F">
        <w:tab/>
        <w:t>&lt;/solid&gt;</w:t>
      </w:r>
    </w:p>
    <w:p w14:paraId="1B1E6285" w14:textId="1633C34C" w:rsidR="006A0BC1" w:rsidRDefault="006A0BC1" w:rsidP="00743D18">
      <w:pPr>
        <w:pStyle w:val="code"/>
      </w:pPr>
      <w:r>
        <w:tab/>
        <w:t>&lt;solid type=</w:t>
      </w:r>
      <w:r w:rsidR="007F5C53">
        <w:t>"</w:t>
      </w:r>
      <w:r>
        <w:t>fiber-exp-pow</w:t>
      </w:r>
      <w:r w:rsidR="007F5C53">
        <w:t>"</w:t>
      </w:r>
      <w:r>
        <w:t>&gt;</w:t>
      </w:r>
    </w:p>
    <w:p w14:paraId="77B6532B" w14:textId="77777777" w:rsidR="006A0BC1" w:rsidRPr="00E24C5F" w:rsidRDefault="006A0BC1" w:rsidP="006A0BC1">
      <w:pPr>
        <w:pStyle w:val="code"/>
      </w:pPr>
      <w:r>
        <w:tab/>
      </w:r>
      <w:r>
        <w:tab/>
      </w:r>
      <w:r w:rsidRPr="00E24C5F">
        <w:t>&lt;ksi&gt;5&lt;/ksi&gt;</w:t>
      </w:r>
    </w:p>
    <w:p w14:paraId="28A18412" w14:textId="77777777" w:rsidR="006A0BC1" w:rsidRPr="00E24C5F" w:rsidRDefault="006A0BC1" w:rsidP="006A0BC1">
      <w:pPr>
        <w:pStyle w:val="code"/>
      </w:pPr>
      <w:r w:rsidRPr="00E24C5F">
        <w:tab/>
      </w:r>
      <w:r w:rsidRPr="00E24C5F">
        <w:tab/>
        <w:t>&lt;alpha&gt;20&lt;/alpha&gt;</w:t>
      </w:r>
    </w:p>
    <w:p w14:paraId="57546C4C" w14:textId="77777777" w:rsidR="006A0BC1" w:rsidRPr="00E24C5F" w:rsidRDefault="006A0BC1" w:rsidP="006A0BC1">
      <w:pPr>
        <w:pStyle w:val="code"/>
      </w:pPr>
      <w:r w:rsidRPr="00E24C5F">
        <w:tab/>
      </w:r>
      <w:r w:rsidRPr="00E24C5F">
        <w:tab/>
        <w:t>&lt;beta&gt;3&lt;/beta&gt;</w:t>
      </w:r>
    </w:p>
    <w:p w14:paraId="5CCB7D91" w14:textId="77777777" w:rsidR="006A0BC1" w:rsidRPr="00E24C5F" w:rsidRDefault="006A0BC1" w:rsidP="006A0BC1">
      <w:pPr>
        <w:pStyle w:val="code"/>
      </w:pPr>
      <w:r w:rsidRPr="00E24C5F">
        <w:tab/>
      </w:r>
      <w:r w:rsidRPr="00E24C5F">
        <w:tab/>
        <w:t>&lt;theta&gt;-90&lt;/theta&gt;</w:t>
      </w:r>
    </w:p>
    <w:p w14:paraId="059D1B57"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772E8F26" w14:textId="77777777" w:rsidR="006A0BC1" w:rsidRPr="002C61D2" w:rsidRDefault="006A0BC1" w:rsidP="006A0BC1">
      <w:pPr>
        <w:pStyle w:val="code"/>
        <w:rPr>
          <w:lang w:val="nl-BE"/>
        </w:rPr>
      </w:pPr>
      <w:r w:rsidRPr="002C61D2">
        <w:rPr>
          <w:lang w:val="nl-BE"/>
        </w:rPr>
        <w:tab/>
        <w:t>&lt;/solid&gt;</w:t>
      </w:r>
    </w:p>
    <w:p w14:paraId="5036ADFF" w14:textId="77777777" w:rsidR="006A0BC1" w:rsidRDefault="006A0BC1" w:rsidP="006A0BC1">
      <w:pPr>
        <w:pStyle w:val="code"/>
      </w:pPr>
      <w:r>
        <w:t>&lt;/material&gt;</w:t>
      </w:r>
    </w:p>
    <w:p w14:paraId="5CBDFFF4" w14:textId="77777777" w:rsidR="006A0BC1" w:rsidRPr="0097532C" w:rsidRDefault="006A0BC1" w:rsidP="006A0BC1"/>
    <w:p w14:paraId="00111833" w14:textId="77777777" w:rsidR="006A0BC1" w:rsidRPr="0097532C" w:rsidRDefault="006A0BC1" w:rsidP="006A0BC1">
      <w:r w:rsidRPr="0097532C">
        <w:br w:type="page"/>
      </w:r>
    </w:p>
    <w:p w14:paraId="2ADA06DD" w14:textId="77777777" w:rsidR="006A0BC1" w:rsidRDefault="006A0BC1" w:rsidP="006A0BC1">
      <w:pPr>
        <w:pStyle w:val="Heading4"/>
      </w:pPr>
      <w:bookmarkStart w:id="1306" w:name="_Ref173929189"/>
      <w:bookmarkStart w:id="1307" w:name="_Toc385498500"/>
      <w:r>
        <w:lastRenderedPageBreak/>
        <w:t>Holmes-Mow</w:t>
      </w:r>
      <w:bookmarkEnd w:id="1306"/>
      <w:bookmarkEnd w:id="1307"/>
    </w:p>
    <w:p w14:paraId="094617D1" w14:textId="0F439539" w:rsidR="006A0BC1" w:rsidRDefault="006A0BC1" w:rsidP="006A0BC1">
      <w:r>
        <w:t xml:space="preserve">The material type for the Holmes-Mow material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 xml:space="preserve"> is </w:t>
      </w:r>
      <w:r>
        <w:rPr>
          <w:i/>
        </w:rPr>
        <w:t>Holmes-Mow</w:t>
      </w:r>
      <w:r>
        <w:t xml:space="preserve">. This isotropic hyperelastic material has been used to represent the solid matrix of articular cartilage </w:t>
      </w:r>
      <w:r>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 </w:instrText>
      </w:r>
      <w:r w:rsidR="00711A1D">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EN.CITE.DATA </w:instrText>
      </w:r>
      <w:r w:rsidR="00711A1D">
        <w:fldChar w:fldCharType="end"/>
      </w:r>
      <w:r>
        <w:fldChar w:fldCharType="separate"/>
      </w:r>
      <w:r w:rsidR="00031F52">
        <w:rPr>
          <w:noProof/>
        </w:rPr>
        <w:t>[</w:t>
      </w:r>
      <w:hyperlink w:anchor="_ENREF_28" w:tooltip="Holmes, 1990 #41" w:history="1">
        <w:r w:rsidR="00711A1D">
          <w:rPr>
            <w:noProof/>
          </w:rPr>
          <w:t>28</w:t>
        </w:r>
      </w:hyperlink>
      <w:r w:rsidR="00031F52">
        <w:rPr>
          <w:noProof/>
        </w:rPr>
        <w:t xml:space="preserve">, </w:t>
      </w:r>
      <w:hyperlink w:anchor="_ENREF_29" w:tooltip="Ateshian, 1997 #40" w:history="1">
        <w:r w:rsidR="00711A1D">
          <w:rPr>
            <w:noProof/>
          </w:rPr>
          <w:t>29</w:t>
        </w:r>
      </w:hyperlink>
      <w:r w:rsidR="00031F52">
        <w:rPr>
          <w:noProof/>
        </w:rPr>
        <w:t>]</w:t>
      </w:r>
      <w:r>
        <w:fldChar w:fldCharType="end"/>
      </w:r>
      <w:r>
        <w:t xml:space="preserve"> and intervertebral disc </w:t>
      </w:r>
      <w:r>
        <w:fldChar w:fldCharType="begin"/>
      </w:r>
      <w:r w:rsidR="00711A1D">
        <w:instrText xml:space="preserve"> ADDIN EN.CITE &lt;EndNote&gt;&lt;Cite&gt;&lt;Author&gt;Iatridis&lt;/Author&gt;&lt;Year&gt;1998&lt;/Year&gt;&lt;RecNum&gt;42&lt;/RecNum&gt;&lt;DisplayText&gt;[30]&lt;/DisplayText&gt;&lt;record&gt;&lt;rec-number&gt;42&lt;/rec-number&gt;&lt;foreign-keys&gt;&lt;key app="EN" db-id="vr9fdr09ofp5w0ewaexvdxffswtps2edzfwx"&gt;42&lt;/key&gt;&lt;/foreign-keys&gt;&lt;ref-type name="Journal Article"&gt;17&lt;/ref-type&gt;&lt;contributors&gt;&lt;authors&gt;&lt;author&gt;Iatridis, J. C.&lt;/author&gt;&lt;author&gt;Setton, L. A.&lt;/author&gt;&lt;author&gt;Foster, R. J.&lt;/author&gt;&lt;author&gt;Rawlins, B. A.&lt;/author&gt;&lt;author&gt;Weidenbaum, M.&lt;/author&gt;&lt;author&gt;Mow, V. C.&lt;/author&gt;&lt;/authors&gt;&lt;/contributors&gt;&lt;auth-address&gt;McClure Musculoskeletal Research Center, Department of Orthopaedics and Rehabilitation, University of Vermont, Burlington, USA. iatidis@salus.med.uvm.edu&lt;/auth-address&gt;&lt;titles&gt;&lt;title&gt;Degeneration affects the anisotropic and nonlinear behaviors of human anulus fibrosus in compression&lt;/title&gt;&lt;secondary-title&gt;J Biomech&lt;/secondary-title&gt;&lt;/titles&gt;&lt;pages&gt;535-44&lt;/pages&gt;&lt;volume&gt;31&lt;/volume&gt;&lt;number&gt;6&lt;/number&gt;&lt;edition&gt;1998/10/01&lt;/edition&gt;&lt;keywords&gt;&lt;keyword&gt;Adolescent&lt;/keyword&gt;&lt;keyword&gt;Adult&lt;/keyword&gt;&lt;keyword&gt;Aged&lt;/keyword&gt;&lt;keyword&gt;Aged, 80 and over&lt;/keyword&gt;&lt;keyword&gt;Aging/physiology&lt;/keyword&gt;&lt;keyword&gt;Anisotropy&lt;/keyword&gt;&lt;keyword&gt;Body Water/metabolism&lt;/keyword&gt;&lt;keyword&gt;Cadaver&lt;/keyword&gt;&lt;keyword&gt;Child&lt;/keyword&gt;&lt;keyword&gt;Humans&lt;/keyword&gt;&lt;keyword&gt;Intervertebral Disk/metabolism/*physiopathology&lt;/keyword&gt;&lt;keyword&gt;Middle Aged&lt;/keyword&gt;&lt;keyword&gt;Models, Biological&lt;/keyword&gt;&lt;keyword&gt;Pressure&lt;/keyword&gt;&lt;keyword&gt;Spinal Diseases/metabolism/*physiopathology&lt;/keyword&gt;&lt;keyword&gt;Stress, Mechanical&lt;/keyword&gt;&lt;/keywords&gt;&lt;dates&gt;&lt;year&gt;1998&lt;/year&gt;&lt;pub-dates&gt;&lt;date&gt;Jun&lt;/date&gt;&lt;/pub-dates&gt;&lt;/dates&gt;&lt;isbn&gt;0021-9290 (Print)&amp;#xD;0021-9290 (Linking)&lt;/isbn&gt;&lt;accession-num&gt;9755038&lt;/accession-num&gt;&lt;urls&gt;&lt;related-urls&gt;&lt;url&gt;http://www.ncbi.nlm.nih.gov/entrez/query.fcgi?cmd=Retrieve&amp;amp;db=PubMed&amp;amp;dopt=Citation&amp;amp;list_uids=9755038&lt;/url&gt;&lt;/related-urls&gt;&lt;/urls&gt;&lt;electronic-resource-num&gt;S0021-9290(98)00046-3 [pii]&lt;/electronic-resource-num&gt;&lt;language&gt;eng&lt;/language&gt;&lt;/record&gt;&lt;/Cite&gt;&lt;/EndNote&gt;</w:instrText>
      </w:r>
      <w:r>
        <w:fldChar w:fldCharType="separate"/>
      </w:r>
      <w:r w:rsidR="00031F52">
        <w:rPr>
          <w:noProof/>
        </w:rPr>
        <w:t>[</w:t>
      </w:r>
      <w:hyperlink w:anchor="_ENREF_30" w:tooltip="Iatridis, 1998 #42" w:history="1">
        <w:r w:rsidR="00711A1D">
          <w:rPr>
            <w:noProof/>
          </w:rPr>
          <w:t>30</w:t>
        </w:r>
      </w:hyperlink>
      <w:r w:rsidR="00031F52">
        <w:rPr>
          <w:noProof/>
        </w:rPr>
        <w:t>]</w:t>
      </w:r>
      <w:r>
        <w:fldChar w:fldCharType="end"/>
      </w:r>
      <w:r>
        <w:t>.  The following material parameters must be defined:</w:t>
      </w:r>
    </w:p>
    <w:p w14:paraId="610C71A2"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2630A440" w14:textId="77777777">
        <w:tc>
          <w:tcPr>
            <w:tcW w:w="1548" w:type="dxa"/>
            <w:shd w:val="clear" w:color="auto" w:fill="auto"/>
          </w:tcPr>
          <w:p w14:paraId="35704359" w14:textId="77777777" w:rsidR="006A0BC1" w:rsidRDefault="006A0BC1" w:rsidP="006A0BC1">
            <w:pPr>
              <w:pStyle w:val="code"/>
            </w:pPr>
            <w:r>
              <w:t>&lt;E&gt;</w:t>
            </w:r>
          </w:p>
        </w:tc>
        <w:tc>
          <w:tcPr>
            <w:tcW w:w="8028" w:type="dxa"/>
            <w:shd w:val="clear" w:color="auto" w:fill="auto"/>
          </w:tcPr>
          <w:p w14:paraId="2ED46B99" w14:textId="77777777" w:rsidR="006A0BC1" w:rsidRDefault="006A0BC1" w:rsidP="006A0BC1">
            <w:r>
              <w:t>Young’s modulus</w:t>
            </w:r>
          </w:p>
        </w:tc>
      </w:tr>
      <w:tr w:rsidR="006A0BC1" w14:paraId="7283C5D4" w14:textId="77777777">
        <w:tc>
          <w:tcPr>
            <w:tcW w:w="1548" w:type="dxa"/>
            <w:shd w:val="clear" w:color="auto" w:fill="auto"/>
          </w:tcPr>
          <w:p w14:paraId="3319F2A8" w14:textId="77777777" w:rsidR="006A0BC1" w:rsidRDefault="006A0BC1" w:rsidP="006A0BC1">
            <w:pPr>
              <w:pStyle w:val="code"/>
            </w:pPr>
            <w:r>
              <w:t>&lt;v&gt;</w:t>
            </w:r>
          </w:p>
        </w:tc>
        <w:tc>
          <w:tcPr>
            <w:tcW w:w="8028" w:type="dxa"/>
            <w:shd w:val="clear" w:color="auto" w:fill="auto"/>
          </w:tcPr>
          <w:p w14:paraId="057EF4D8" w14:textId="77777777" w:rsidR="006A0BC1" w:rsidRDefault="006A0BC1" w:rsidP="006A0BC1">
            <w:r>
              <w:t>Poisson’s ratio</w:t>
            </w:r>
          </w:p>
        </w:tc>
      </w:tr>
      <w:tr w:rsidR="006A0BC1" w14:paraId="0293040F" w14:textId="77777777">
        <w:tc>
          <w:tcPr>
            <w:tcW w:w="1548" w:type="dxa"/>
            <w:shd w:val="clear" w:color="auto" w:fill="auto"/>
          </w:tcPr>
          <w:p w14:paraId="44493B2B" w14:textId="77777777" w:rsidR="006A0BC1" w:rsidRDefault="006A0BC1" w:rsidP="006A0BC1">
            <w:pPr>
              <w:pStyle w:val="code"/>
            </w:pPr>
            <w:r>
              <w:t>&lt;beta&gt;</w:t>
            </w:r>
          </w:p>
        </w:tc>
        <w:tc>
          <w:tcPr>
            <w:tcW w:w="8028" w:type="dxa"/>
            <w:shd w:val="clear" w:color="auto" w:fill="auto"/>
          </w:tcPr>
          <w:p w14:paraId="486FC2DA" w14:textId="77777777" w:rsidR="006A0BC1" w:rsidRDefault="006A0BC1" w:rsidP="006A0BC1">
            <w:r>
              <w:t>Exponential stiffening coefficient</w:t>
            </w:r>
          </w:p>
        </w:tc>
      </w:tr>
    </w:tbl>
    <w:p w14:paraId="5D0F6546" w14:textId="77777777" w:rsidR="006A0BC1" w:rsidRDefault="006A0BC1" w:rsidP="006A0BC1"/>
    <w:p w14:paraId="32AD269E" w14:textId="6C407481" w:rsidR="006A0BC1" w:rsidRDefault="006A0BC1" w:rsidP="006A0BC1">
      <w:r>
        <w:t xml:space="preserve">The coupled hyperelastic strain-energy function for this material is given by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37AF535D" w14:textId="0FC5D280" w:rsidR="006A0BC1" w:rsidRDefault="006A0BC1" w:rsidP="006A0BC1">
      <w:pPr>
        <w:pStyle w:val="MTDisplayEquation"/>
      </w:pPr>
      <w:r>
        <w:tab/>
      </w:r>
      <w:r w:rsidR="00AF2221" w:rsidRPr="00AF2221">
        <w:rPr>
          <w:position w:val="-24"/>
        </w:rPr>
        <w:object w:dxaOrig="2460" w:dyaOrig="620" w14:anchorId="7DB29221">
          <v:shape id="_x0000_i1330" type="#_x0000_t75" style="width:123.5pt;height:31.5pt" o:ole="">
            <v:imagedata r:id="rId643" o:title=""/>
          </v:shape>
          <o:OLEObject Type="Embed" ProgID="Equation.DSMT4" ShapeID="_x0000_i1330" DrawAspect="Content" ObjectID="_1459242413" r:id="rId644"/>
        </w:object>
      </w:r>
      <w:r>
        <w:t>,</w:t>
      </w:r>
    </w:p>
    <w:p w14:paraId="5C1DFA10" w14:textId="2C602470" w:rsidR="006A0BC1" w:rsidRPr="00050F11" w:rsidRDefault="006A0BC1" w:rsidP="006A0BC1">
      <w:r>
        <w:t xml:space="preserve">where </w:t>
      </w:r>
      <w:r w:rsidR="00AF2221" w:rsidRPr="00AF2221">
        <w:rPr>
          <w:position w:val="-12"/>
        </w:rPr>
        <w:object w:dxaOrig="220" w:dyaOrig="360" w14:anchorId="52B9BD02">
          <v:shape id="_x0000_i1331" type="#_x0000_t75" style="width:10.5pt;height:18pt" o:ole="">
            <v:imagedata r:id="rId645" o:title=""/>
          </v:shape>
          <o:OLEObject Type="Embed" ProgID="Equation.DSMT4" ShapeID="_x0000_i1331" DrawAspect="Content" ObjectID="_1459242414" r:id="rId646"/>
        </w:object>
      </w:r>
      <w:r w:rsidR="00A62945">
        <w:t xml:space="preserve"> </w:t>
      </w:r>
      <w:r>
        <w:t xml:space="preserve">and </w:t>
      </w:r>
      <w:r w:rsidR="00AF2221" w:rsidRPr="00AF2221">
        <w:rPr>
          <w:position w:val="-12"/>
        </w:rPr>
        <w:object w:dxaOrig="240" w:dyaOrig="360" w14:anchorId="306F6EF4">
          <v:shape id="_x0000_i1332" type="#_x0000_t75" style="width:12pt;height:18pt" o:ole="">
            <v:imagedata r:id="rId647" o:title=""/>
          </v:shape>
          <o:OLEObject Type="Embed" ProgID="Equation.DSMT4" ShapeID="_x0000_i1332" DrawAspect="Content" ObjectID="_1459242415" r:id="rId648"/>
        </w:object>
      </w:r>
      <w:r w:rsidR="00A62945">
        <w:t xml:space="preserve"> </w:t>
      </w:r>
      <w:r>
        <w:t xml:space="preserve">are the first and second invariants of the right Cauchy-Green tensor and </w:t>
      </w:r>
      <w:r>
        <w:rPr>
          <w:i/>
        </w:rPr>
        <w:t xml:space="preserve">J </w:t>
      </w:r>
      <w:r>
        <w:t>is the jacobian of the deformation gradient. Furthermore,</w:t>
      </w:r>
    </w:p>
    <w:p w14:paraId="050F2B81" w14:textId="1E819B6B" w:rsidR="006A0BC1" w:rsidRDefault="006A0BC1" w:rsidP="006A0BC1">
      <w:pPr>
        <w:pStyle w:val="MTDisplayEquation"/>
      </w:pPr>
      <w:r>
        <w:tab/>
      </w:r>
      <w:r w:rsidR="00AF2221" w:rsidRPr="00AF2221">
        <w:rPr>
          <w:position w:val="-62"/>
        </w:rPr>
        <w:object w:dxaOrig="5560" w:dyaOrig="1359" w14:anchorId="54FDD258">
          <v:shape id="_x0000_i1333" type="#_x0000_t75" style="width:278pt;height:68pt" o:ole="">
            <v:imagedata r:id="rId649" o:title=""/>
          </v:shape>
          <o:OLEObject Type="Embed" ProgID="Equation.DSMT4" ShapeID="_x0000_i1333" DrawAspect="Content" ObjectID="_1459242416" r:id="rId650"/>
        </w:object>
      </w:r>
      <w:r>
        <w:t>,</w:t>
      </w:r>
    </w:p>
    <w:p w14:paraId="3204B8B9" w14:textId="7E766C87" w:rsidR="006A0BC1" w:rsidRDefault="006A0BC1" w:rsidP="006A0BC1">
      <w:r>
        <w:t xml:space="preserve">and </w:t>
      </w:r>
      <w:r w:rsidR="00AF2221" w:rsidRPr="00AF2221">
        <w:rPr>
          <w:position w:val="-6"/>
        </w:rPr>
        <w:object w:dxaOrig="220" w:dyaOrig="279" w14:anchorId="5A337DE5">
          <v:shape id="_x0000_i1334" type="#_x0000_t75" style="width:10.5pt;height:14pt" o:ole="">
            <v:imagedata r:id="rId651" o:title=""/>
          </v:shape>
          <o:OLEObject Type="Embed" ProgID="Equation.DSMT4" ShapeID="_x0000_i1334" DrawAspect="Content" ObjectID="_1459242417" r:id="rId652"/>
        </w:object>
      </w:r>
      <w:r w:rsidR="00A62945">
        <w:t xml:space="preserve"> </w:t>
      </w:r>
      <w:r>
        <w:t xml:space="preserve">and </w:t>
      </w:r>
      <w:r w:rsidR="00AF2221" w:rsidRPr="00AF2221">
        <w:rPr>
          <w:position w:val="-10"/>
        </w:rPr>
        <w:object w:dxaOrig="240" w:dyaOrig="260" w14:anchorId="1ECFFC28">
          <v:shape id="_x0000_i1335" type="#_x0000_t75" style="width:12pt;height:13.5pt" o:ole="">
            <v:imagedata r:id="rId653" o:title=""/>
          </v:shape>
          <o:OLEObject Type="Embed" ProgID="Equation.DSMT4" ShapeID="_x0000_i1335" DrawAspect="Content" ObjectID="_1459242418" r:id="rId654"/>
        </w:object>
      </w:r>
      <w:r w:rsidR="00A62945">
        <w:t xml:space="preserve"> </w:t>
      </w:r>
      <w:r>
        <w:t>are the Lam</w:t>
      </w:r>
      <w:r w:rsidR="00A62945">
        <w:t>é</w:t>
      </w:r>
      <w:r>
        <w:t xml:space="preserve"> parameters which are related to the more familiar Young’s modulus and Poisson’s ratio in the usual manner</w:t>
      </w:r>
      <w:r w:rsidR="00E80391">
        <w:t>:</w:t>
      </w:r>
    </w:p>
    <w:p w14:paraId="7A2F6845" w14:textId="52F6241D" w:rsidR="006A0BC1" w:rsidRPr="009F4E39" w:rsidRDefault="006A0BC1" w:rsidP="006A0BC1">
      <w:pPr>
        <w:pStyle w:val="MTDisplayEquation"/>
      </w:pPr>
      <w:r>
        <w:tab/>
      </w:r>
      <w:r w:rsidR="00AF2221" w:rsidRPr="00AF2221">
        <w:rPr>
          <w:position w:val="-66"/>
        </w:rPr>
        <w:object w:dxaOrig="1840" w:dyaOrig="1440" w14:anchorId="6A0CC49E">
          <v:shape id="_x0000_i1336" type="#_x0000_t75" style="width:91.5pt;height:1in" o:ole="">
            <v:imagedata r:id="rId655" o:title=""/>
          </v:shape>
          <o:OLEObject Type="Embed" ProgID="Equation.DSMT4" ShapeID="_x0000_i1336" DrawAspect="Content" ObjectID="_1459242419" r:id="rId656"/>
        </w:object>
      </w:r>
      <w:r w:rsidR="00E80391">
        <w:t>.</w:t>
      </w:r>
    </w:p>
    <w:p w14:paraId="07C021D2" w14:textId="77777777" w:rsidR="006A0BC1" w:rsidRDefault="006A0BC1" w:rsidP="006A0BC1"/>
    <w:p w14:paraId="70DE276A" w14:textId="77777777" w:rsidR="006A0BC1" w:rsidRDefault="006A0BC1" w:rsidP="006A0BC1">
      <w:r>
        <w:rPr>
          <w:i/>
        </w:rPr>
        <w:t>Example:</w:t>
      </w:r>
    </w:p>
    <w:p w14:paraId="159AFB35" w14:textId="44A0FCFB" w:rsidR="006A0BC1" w:rsidRDefault="006A0BC1" w:rsidP="006A0BC1">
      <w:pPr>
        <w:pStyle w:val="code"/>
      </w:pPr>
      <w:r>
        <w:t>&lt;material id=</w:t>
      </w:r>
      <w:r w:rsidR="007F5C53">
        <w:t>"</w:t>
      </w:r>
      <w:r>
        <w:t>3</w:t>
      </w:r>
      <w:r w:rsidR="007F5C53">
        <w:t>"</w:t>
      </w:r>
      <w:r>
        <w:t xml:space="preserve"> type=</w:t>
      </w:r>
      <w:r w:rsidR="007F5C53">
        <w:t>"</w:t>
      </w:r>
      <w:r>
        <w:t>Holmes-Mow</w:t>
      </w:r>
      <w:r w:rsidR="007F5C53">
        <w:t>"</w:t>
      </w:r>
      <w:r>
        <w:t>&gt;</w:t>
      </w:r>
    </w:p>
    <w:p w14:paraId="75A3D0BB" w14:textId="77777777" w:rsidR="006A0BC1" w:rsidRPr="007D6F0D" w:rsidRDefault="006A0BC1" w:rsidP="006A0BC1">
      <w:pPr>
        <w:pStyle w:val="code"/>
        <w:rPr>
          <w:lang w:val="nl-BE"/>
        </w:rPr>
      </w:pPr>
      <w:r>
        <w:tab/>
      </w:r>
      <w:r w:rsidRPr="007D6F0D">
        <w:rPr>
          <w:lang w:val="nl-BE"/>
        </w:rPr>
        <w:t>&lt;E&gt;1&lt;/E&gt;</w:t>
      </w:r>
    </w:p>
    <w:p w14:paraId="288B83C8" w14:textId="77777777" w:rsidR="006A0BC1" w:rsidRPr="007D6F0D" w:rsidRDefault="006A0BC1" w:rsidP="006A0BC1">
      <w:pPr>
        <w:pStyle w:val="code"/>
        <w:rPr>
          <w:lang w:val="nl-BE"/>
        </w:rPr>
      </w:pPr>
      <w:r w:rsidRPr="007D6F0D">
        <w:rPr>
          <w:lang w:val="nl-BE"/>
        </w:rPr>
        <w:tab/>
        <w:t>&lt;v&gt;0.35&lt;/v&gt;</w:t>
      </w:r>
    </w:p>
    <w:p w14:paraId="0B4B4E3A" w14:textId="77777777" w:rsidR="006A0BC1" w:rsidRPr="007D6F0D" w:rsidRDefault="006A0BC1" w:rsidP="006A0BC1">
      <w:pPr>
        <w:pStyle w:val="code"/>
        <w:rPr>
          <w:lang w:val="nl-BE"/>
        </w:rPr>
      </w:pPr>
      <w:r w:rsidRPr="007D6F0D">
        <w:rPr>
          <w:lang w:val="nl-BE"/>
        </w:rPr>
        <w:tab/>
        <w:t>&lt;beta&gt;0.25&lt;/beta&gt;</w:t>
      </w:r>
    </w:p>
    <w:p w14:paraId="6304ADE2" w14:textId="77777777" w:rsidR="006A0BC1" w:rsidRPr="00050F11" w:rsidRDefault="006A0BC1" w:rsidP="006A0BC1">
      <w:pPr>
        <w:pStyle w:val="code"/>
      </w:pPr>
      <w:r>
        <w:t>&lt;/material&gt;</w:t>
      </w:r>
    </w:p>
    <w:p w14:paraId="458F9463" w14:textId="77777777" w:rsidR="006A0BC1" w:rsidRDefault="006A0BC1" w:rsidP="006A0BC1"/>
    <w:p w14:paraId="303C7946" w14:textId="77777777" w:rsidR="006A0BC1" w:rsidRPr="0097532C" w:rsidRDefault="006A0BC1" w:rsidP="006A0BC1">
      <w:r w:rsidRPr="0097532C">
        <w:br w:type="page"/>
      </w:r>
    </w:p>
    <w:p w14:paraId="1B054E12" w14:textId="77777777" w:rsidR="006A0BC1" w:rsidRDefault="006A0BC1" w:rsidP="006A0BC1">
      <w:pPr>
        <w:pStyle w:val="Heading4"/>
      </w:pPr>
      <w:bookmarkStart w:id="1308" w:name="_Toc385498501"/>
      <w:r>
        <w:lastRenderedPageBreak/>
        <w:t>Isotropic Elastic</w:t>
      </w:r>
      <w:bookmarkEnd w:id="1308"/>
    </w:p>
    <w:p w14:paraId="3590C1A3" w14:textId="77777777" w:rsidR="006A0BC1" w:rsidRDefault="006A0BC1" w:rsidP="006A0BC1">
      <w:r>
        <w:t xml:space="preserve">The material type for isotropic elasticity is </w:t>
      </w:r>
      <w:r>
        <w:rPr>
          <w:i/>
        </w:rPr>
        <w:t>isotropic elastic</w:t>
      </w:r>
      <w:r>
        <w:rPr>
          <w:rStyle w:val="FootnoteReference"/>
        </w:rPr>
        <w:footnoteReference w:id="6"/>
      </w:r>
      <w:r>
        <w:t>. The following material parameters must be defined:</w:t>
      </w:r>
    </w:p>
    <w:p w14:paraId="0D614D6E" w14:textId="77777777" w:rsidR="006A0BC1" w:rsidRPr="0064040F"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8748"/>
      </w:tblGrid>
      <w:tr w:rsidR="006A0BC1" w14:paraId="6AC282A3" w14:textId="77777777">
        <w:tc>
          <w:tcPr>
            <w:tcW w:w="828" w:type="dxa"/>
            <w:shd w:val="clear" w:color="auto" w:fill="auto"/>
          </w:tcPr>
          <w:p w14:paraId="68E425D0" w14:textId="77777777" w:rsidR="006A0BC1" w:rsidRDefault="006A0BC1" w:rsidP="006A0BC1">
            <w:pPr>
              <w:pStyle w:val="code"/>
            </w:pPr>
            <w:r>
              <w:t>&lt;E&gt;</w:t>
            </w:r>
          </w:p>
        </w:tc>
        <w:tc>
          <w:tcPr>
            <w:tcW w:w="8748" w:type="dxa"/>
            <w:shd w:val="clear" w:color="auto" w:fill="auto"/>
          </w:tcPr>
          <w:p w14:paraId="138B86E4" w14:textId="77777777" w:rsidR="006A0BC1" w:rsidRDefault="006A0BC1" w:rsidP="006A0BC1">
            <w:r>
              <w:t>Young’s modulus</w:t>
            </w:r>
          </w:p>
        </w:tc>
      </w:tr>
      <w:tr w:rsidR="006A0BC1" w14:paraId="0C6C7EF8" w14:textId="77777777">
        <w:tc>
          <w:tcPr>
            <w:tcW w:w="828" w:type="dxa"/>
            <w:shd w:val="clear" w:color="auto" w:fill="auto"/>
          </w:tcPr>
          <w:p w14:paraId="431A8EB1" w14:textId="77777777" w:rsidR="006A0BC1" w:rsidRDefault="006A0BC1" w:rsidP="006A0BC1">
            <w:pPr>
              <w:pStyle w:val="code"/>
            </w:pPr>
            <w:r>
              <w:t>&lt;v&gt;</w:t>
            </w:r>
          </w:p>
        </w:tc>
        <w:tc>
          <w:tcPr>
            <w:tcW w:w="8748" w:type="dxa"/>
            <w:shd w:val="clear" w:color="auto" w:fill="auto"/>
          </w:tcPr>
          <w:p w14:paraId="6CE0F038" w14:textId="77777777" w:rsidR="006A0BC1" w:rsidRDefault="006A0BC1" w:rsidP="006A0BC1">
            <w:r>
              <w:t>Poisson’s ratio</w:t>
            </w:r>
          </w:p>
        </w:tc>
      </w:tr>
    </w:tbl>
    <w:p w14:paraId="394FB5DA" w14:textId="77777777" w:rsidR="006A0BC1" w:rsidRDefault="006A0BC1" w:rsidP="006A0BC1">
      <w:pPr>
        <w:rPr>
          <w:i/>
        </w:rPr>
      </w:pPr>
    </w:p>
    <w:p w14:paraId="42004A28" w14:textId="77777777" w:rsidR="006A0BC1" w:rsidRDefault="006A0BC1" w:rsidP="006A0BC1">
      <w:r>
        <w:t>This material is an implementation of a hyperelastic constitutive material that reduces to the classical linear elastic material for small strains, but is objective for large deformations and rotations. The hyperelastic strain-energy function is given by:</w:t>
      </w:r>
    </w:p>
    <w:p w14:paraId="2029B1D5" w14:textId="0E8033FE" w:rsidR="006A0BC1" w:rsidRDefault="00AF2221" w:rsidP="006A0BC1">
      <w:pPr>
        <w:jc w:val="center"/>
      </w:pPr>
      <w:r w:rsidRPr="00AF2221">
        <w:rPr>
          <w:position w:val="-24"/>
        </w:rPr>
        <w:object w:dxaOrig="2360" w:dyaOrig="620" w14:anchorId="135AD07D">
          <v:shape id="_x0000_i1337" type="#_x0000_t75" style="width:117.5pt;height:31.5pt" o:ole="">
            <v:imagedata r:id="rId657" o:title=""/>
          </v:shape>
          <o:OLEObject Type="Embed" ProgID="Equation.DSMT4" ShapeID="_x0000_i1337" DrawAspect="Content" ObjectID="_1459242420" r:id="rId658"/>
        </w:object>
      </w:r>
      <w:r w:rsidR="006A0BC1">
        <w:t>.</w:t>
      </w:r>
    </w:p>
    <w:p w14:paraId="7A97EEEC" w14:textId="7CB77D37" w:rsidR="006A0BC1" w:rsidRDefault="006A0BC1" w:rsidP="006A0BC1">
      <w:r>
        <w:t xml:space="preserve">Here, </w:t>
      </w:r>
      <w:r>
        <w:rPr>
          <w:b/>
        </w:rPr>
        <w:t>E</w:t>
      </w:r>
      <w:r>
        <w:t xml:space="preserve"> is the Euler-Lagrange strain tensor and </w:t>
      </w:r>
      <w:r w:rsidR="00AF2221" w:rsidRPr="00AF2221">
        <w:rPr>
          <w:position w:val="-6"/>
        </w:rPr>
        <w:object w:dxaOrig="220" w:dyaOrig="279" w14:anchorId="21DA4186">
          <v:shape id="_x0000_i1338" type="#_x0000_t75" style="width:10.5pt;height:14pt" o:ole="">
            <v:imagedata r:id="rId659" o:title=""/>
          </v:shape>
          <o:OLEObject Type="Embed" ProgID="Equation.DSMT4" ShapeID="_x0000_i1338" DrawAspect="Content" ObjectID="_1459242421" r:id="rId660"/>
        </w:object>
      </w:r>
      <w:r>
        <w:t xml:space="preserve">and </w:t>
      </w:r>
      <w:r w:rsidR="00AF2221" w:rsidRPr="00AF2221">
        <w:rPr>
          <w:position w:val="-10"/>
        </w:rPr>
        <w:object w:dxaOrig="240" w:dyaOrig="260" w14:anchorId="386A90D5">
          <v:shape id="_x0000_i1339" type="#_x0000_t75" style="width:12pt;height:13.5pt" o:ole="">
            <v:imagedata r:id="rId661" o:title=""/>
          </v:shape>
          <o:OLEObject Type="Embed" ProgID="Equation.DSMT4" ShapeID="_x0000_i1339" DrawAspect="Content" ObjectID="_1459242422" r:id="rId662"/>
        </w:object>
      </w:r>
      <w:r>
        <w:t xml:space="preserve">are the Lamé parameters, which are related to the more familiar Young’s modulus </w:t>
      </w:r>
      <w:r>
        <w:rPr>
          <w:i/>
        </w:rPr>
        <w:t xml:space="preserve">E </w:t>
      </w:r>
      <w:r>
        <w:t xml:space="preserve">and Poisson’s ratio </w:t>
      </w:r>
      <w:r w:rsidR="00AF2221" w:rsidRPr="00AF2221">
        <w:rPr>
          <w:position w:val="-6"/>
        </w:rPr>
        <w:object w:dxaOrig="200" w:dyaOrig="220" w14:anchorId="55C49E38">
          <v:shape id="_x0000_i1340" type="#_x0000_t75" style="width:10pt;height:10.5pt" o:ole="">
            <v:imagedata r:id="rId663" o:title=""/>
          </v:shape>
          <o:OLEObject Type="Embed" ProgID="Equation.DSMT4" ShapeID="_x0000_i1340" DrawAspect="Content" ObjectID="_1459242423" r:id="rId664"/>
        </w:object>
      </w:r>
      <w:r>
        <w:t>as follows:</w:t>
      </w:r>
    </w:p>
    <w:p w14:paraId="31B5DCEE" w14:textId="6BA139E9" w:rsidR="006A0BC1" w:rsidRDefault="00AF2221" w:rsidP="006A0BC1">
      <w:pPr>
        <w:jc w:val="center"/>
      </w:pPr>
      <w:r w:rsidRPr="00AF2221">
        <w:rPr>
          <w:position w:val="-32"/>
        </w:rPr>
        <w:object w:dxaOrig="3440" w:dyaOrig="700" w14:anchorId="3072254B">
          <v:shape id="_x0000_i1341" type="#_x0000_t75" style="width:172pt;height:34.5pt" o:ole="">
            <v:imagedata r:id="rId665" o:title=""/>
          </v:shape>
          <o:OLEObject Type="Embed" ProgID="Equation.DSMT4" ShapeID="_x0000_i1341" DrawAspect="Content" ObjectID="_1459242424" r:id="rId666"/>
        </w:object>
      </w:r>
      <w:r w:rsidR="006A0BC1">
        <w:t>.</w:t>
      </w:r>
    </w:p>
    <w:p w14:paraId="28E9606B" w14:textId="77777777" w:rsidR="006A0BC1" w:rsidRDefault="006A0BC1" w:rsidP="006A0BC1">
      <w:r>
        <w:t xml:space="preserve">It is often convenient to express the material properties using the bulk modulus </w:t>
      </w:r>
      <w:r>
        <w:rPr>
          <w:i/>
        </w:rPr>
        <w:t>K</w:t>
      </w:r>
      <w:r>
        <w:t xml:space="preserve"> and shear modulus </w:t>
      </w:r>
      <w:r>
        <w:rPr>
          <w:i/>
        </w:rPr>
        <w:t>G</w:t>
      </w:r>
      <w:r>
        <w:t>. To convert to Young’s modulus and Poisson’s ratio, use the following formulas:</w:t>
      </w:r>
    </w:p>
    <w:p w14:paraId="1C24A710" w14:textId="77777777" w:rsidR="006A0BC1" w:rsidRDefault="006A0BC1" w:rsidP="006A0BC1"/>
    <w:p w14:paraId="4529E183" w14:textId="162578DC" w:rsidR="006A0BC1" w:rsidRDefault="00AF2221" w:rsidP="006A0BC1">
      <w:pPr>
        <w:jc w:val="center"/>
      </w:pPr>
      <w:r w:rsidRPr="00AF2221">
        <w:rPr>
          <w:position w:val="-24"/>
        </w:rPr>
        <w:object w:dxaOrig="2760" w:dyaOrig="620" w14:anchorId="415641A8">
          <v:shape id="_x0000_i1342" type="#_x0000_t75" style="width:138pt;height:31.5pt" o:ole="">
            <v:imagedata r:id="rId667" o:title=""/>
          </v:shape>
          <o:OLEObject Type="Embed" ProgID="Equation.DSMT4" ShapeID="_x0000_i1342" DrawAspect="Content" ObjectID="_1459242425" r:id="rId668"/>
        </w:object>
      </w:r>
      <w:r w:rsidR="006A0BC1">
        <w:t>.</w:t>
      </w:r>
    </w:p>
    <w:p w14:paraId="72BD2A1D" w14:textId="77777777" w:rsidR="006A0BC1" w:rsidRDefault="006A0BC1" w:rsidP="006A0BC1"/>
    <w:p w14:paraId="5E059E55" w14:textId="656941FA" w:rsidR="006A0BC1" w:rsidRDefault="006A0BC1" w:rsidP="006A0BC1">
      <w:r>
        <w:rPr>
          <w:i/>
        </w:rPr>
        <w:t xml:space="preserve">Remark: </w:t>
      </w:r>
      <w:r>
        <w:t xml:space="preserve">Note that although this material is objective, it is not advised to use this model for large strains since the behavior may be unphysical. For example, it can be shown that for a uniaxial tension the stress grows unbounded and the volume tends to zero for finite strains. Also for large strains, the Young’s modulus and Poisson’s ratio input values have little relationship to the actual material parameters. Therefore it is advisable to use this material only for small strains and/or large rotations. </w:t>
      </w:r>
      <w:r w:rsidR="008B53FE">
        <w:t>To represent isotropic elastic materials under large strain and rotation,</w:t>
      </w:r>
      <w:r>
        <w:t xml:space="preserve"> it is best to use some of the other available nonlinear material models described in this chapter</w:t>
      </w:r>
      <w:r w:rsidR="00E2228B">
        <w:t>, such as the Holmes-Mow material in Section </w:t>
      </w:r>
      <w:r w:rsidR="00E2228B">
        <w:fldChar w:fldCharType="begin"/>
      </w:r>
      <w:r w:rsidR="00E2228B">
        <w:instrText xml:space="preserve"> REF _Ref173929189 \r \h </w:instrText>
      </w:r>
      <w:r w:rsidR="00E2228B">
        <w:fldChar w:fldCharType="separate"/>
      </w:r>
      <w:r w:rsidR="00873D59">
        <w:t xml:space="preserve">4.1.3.8. </w:t>
      </w:r>
      <w:r w:rsidR="00E2228B">
        <w:fldChar w:fldCharType="end"/>
      </w:r>
      <w:r w:rsidR="00F82D36">
        <w:t>,</w:t>
      </w:r>
      <w:r w:rsidR="00E2228B">
        <w:t xml:space="preserve"> the neo-Hookean material in Section </w:t>
      </w:r>
      <w:r w:rsidR="00E2228B">
        <w:fldChar w:fldCharType="begin"/>
      </w:r>
      <w:r w:rsidR="00E2228B">
        <w:instrText xml:space="preserve"> REF _Ref167525595 \r \h </w:instrText>
      </w:r>
      <w:r w:rsidR="00E2228B">
        <w:fldChar w:fldCharType="separate"/>
      </w:r>
      <w:r w:rsidR="00873D59">
        <w:t xml:space="preserve">4.1.3.11. </w:t>
      </w:r>
      <w:r w:rsidR="00E2228B">
        <w:fldChar w:fldCharType="end"/>
      </w:r>
      <w:r w:rsidR="00F82D36">
        <w:t>, or the unconstrained Ogden material in Section </w:t>
      </w:r>
      <w:r w:rsidR="00F82D36">
        <w:fldChar w:fldCharType="begin"/>
      </w:r>
      <w:r w:rsidR="00F82D36">
        <w:instrText xml:space="preserve"> REF _Ref173929713 \r \h </w:instrText>
      </w:r>
      <w:r w:rsidR="00F82D36">
        <w:fldChar w:fldCharType="separate"/>
      </w:r>
      <w:r w:rsidR="00873D59">
        <w:t xml:space="preserve">4.1.3.12. </w:t>
      </w:r>
      <w:r w:rsidR="00F82D36">
        <w:fldChar w:fldCharType="end"/>
      </w:r>
      <w:r>
        <w:t>.</w:t>
      </w:r>
    </w:p>
    <w:p w14:paraId="18981034" w14:textId="77777777" w:rsidR="006A0BC1" w:rsidRDefault="006A0BC1" w:rsidP="006A0BC1"/>
    <w:p w14:paraId="1CB24EE5" w14:textId="77777777" w:rsidR="006A0BC1" w:rsidRDefault="006A0BC1" w:rsidP="006A0BC1">
      <w:r>
        <w:rPr>
          <w:i/>
        </w:rPr>
        <w:t>Example:</w:t>
      </w:r>
    </w:p>
    <w:p w14:paraId="7F895CE9" w14:textId="77777777" w:rsidR="006A0BC1" w:rsidRDefault="006A0BC1" w:rsidP="006A0BC1"/>
    <w:p w14:paraId="53BE5FEA" w14:textId="566DF90F" w:rsidR="006A0BC1" w:rsidRDefault="006A0BC1" w:rsidP="006A0BC1">
      <w:pPr>
        <w:pStyle w:val="code"/>
      </w:pPr>
      <w:r>
        <w:t>&lt;material id=</w:t>
      </w:r>
      <w:r w:rsidR="007F5C53">
        <w:t>"</w:t>
      </w:r>
      <w:r>
        <w:t>1</w:t>
      </w:r>
      <w:r w:rsidR="007F5C53">
        <w:t>"</w:t>
      </w:r>
      <w:r>
        <w:t xml:space="preserve"> type=</w:t>
      </w:r>
      <w:r w:rsidR="007F5C53">
        <w:t>"</w:t>
      </w:r>
      <w:r>
        <w:t>isotropic elastic</w:t>
      </w:r>
      <w:r w:rsidR="007F5C53">
        <w:t>"</w:t>
      </w:r>
    </w:p>
    <w:p w14:paraId="497264DB" w14:textId="77777777" w:rsidR="006A0BC1" w:rsidRDefault="006A0BC1" w:rsidP="006A0BC1">
      <w:pPr>
        <w:pStyle w:val="code"/>
      </w:pPr>
      <w:r>
        <w:tab/>
        <w:t>&lt;E&gt;1000.0&lt;/E&gt;</w:t>
      </w:r>
    </w:p>
    <w:p w14:paraId="4493FF06" w14:textId="77777777" w:rsidR="006A0BC1" w:rsidRDefault="006A0BC1" w:rsidP="006A0BC1">
      <w:pPr>
        <w:pStyle w:val="code"/>
      </w:pPr>
      <w:r>
        <w:tab/>
        <w:t>&lt;v&gt;0.45&lt;/v&gt;</w:t>
      </w:r>
    </w:p>
    <w:p w14:paraId="7CAB5E5F" w14:textId="77777777" w:rsidR="006A0BC1" w:rsidRDefault="006A0BC1" w:rsidP="006A0BC1">
      <w:pPr>
        <w:pStyle w:val="code"/>
      </w:pPr>
      <w:r>
        <w:t>&lt;/material&gt;</w:t>
      </w:r>
    </w:p>
    <w:p w14:paraId="55505081" w14:textId="77777777" w:rsidR="006A0BC1" w:rsidRDefault="006A0BC1" w:rsidP="006A0BC1">
      <w:pPr>
        <w:pStyle w:val="code"/>
      </w:pPr>
      <w:r w:rsidRPr="003B02CF">
        <w:t xml:space="preserve"> </w:t>
      </w:r>
    </w:p>
    <w:p w14:paraId="052D5795" w14:textId="77777777" w:rsidR="006A0BC1" w:rsidRDefault="006A0BC1" w:rsidP="006A0BC1">
      <w:r>
        <w:br w:type="page"/>
      </w:r>
    </w:p>
    <w:p w14:paraId="3785A621" w14:textId="77777777" w:rsidR="006A0BC1" w:rsidRDefault="006A0BC1" w:rsidP="006A0BC1">
      <w:pPr>
        <w:pStyle w:val="Heading4"/>
      </w:pPr>
      <w:bookmarkStart w:id="1309" w:name="_Toc385498502"/>
      <w:r>
        <w:lastRenderedPageBreak/>
        <w:t>Orthotropic</w:t>
      </w:r>
      <w:r w:rsidR="00D51B77">
        <w:t xml:space="preserve"> Elastic</w:t>
      </w:r>
      <w:bookmarkEnd w:id="1309"/>
    </w:p>
    <w:p w14:paraId="1D42FFE8" w14:textId="77777777" w:rsidR="006A0BC1" w:rsidRDefault="006A0BC1" w:rsidP="006A0BC1">
      <w:r>
        <w:t>The material type for orthotropic elasticity is “</w:t>
      </w:r>
      <w:r>
        <w:rPr>
          <w:i/>
        </w:rPr>
        <w:t>orthotropic</w:t>
      </w:r>
      <w:r w:rsidR="00D51B77">
        <w:rPr>
          <w:i/>
        </w:rPr>
        <w:t xml:space="preserve"> elastic</w:t>
      </w:r>
      <w:r>
        <w:rPr>
          <w:i/>
        </w:rPr>
        <w:t>”</w:t>
      </w:r>
      <w:r>
        <w:t>. The following material parameters must be defined:</w:t>
      </w:r>
    </w:p>
    <w:p w14:paraId="2E60187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129D9B1B" w14:textId="77777777">
        <w:tc>
          <w:tcPr>
            <w:tcW w:w="1728" w:type="dxa"/>
            <w:shd w:val="clear" w:color="auto" w:fill="auto"/>
          </w:tcPr>
          <w:p w14:paraId="37963A29" w14:textId="77777777" w:rsidR="006A0BC1" w:rsidRDefault="006A0BC1" w:rsidP="006A0BC1">
            <w:pPr>
              <w:pStyle w:val="code"/>
            </w:pPr>
            <w:r>
              <w:t>&lt;E1&gt;</w:t>
            </w:r>
          </w:p>
        </w:tc>
        <w:tc>
          <w:tcPr>
            <w:tcW w:w="7848" w:type="dxa"/>
            <w:shd w:val="clear" w:color="auto" w:fill="auto"/>
          </w:tcPr>
          <w:p w14:paraId="1941F696" w14:textId="77777777" w:rsidR="006A0BC1" w:rsidRDefault="006A0BC1" w:rsidP="006A0BC1">
            <w:r>
              <w:t>Young’s modulus in the x-direction</w:t>
            </w:r>
          </w:p>
        </w:tc>
      </w:tr>
      <w:tr w:rsidR="006A0BC1" w14:paraId="603A0067" w14:textId="77777777">
        <w:tc>
          <w:tcPr>
            <w:tcW w:w="1728" w:type="dxa"/>
            <w:shd w:val="clear" w:color="auto" w:fill="auto"/>
          </w:tcPr>
          <w:p w14:paraId="435420A4" w14:textId="77777777" w:rsidR="006A0BC1" w:rsidRDefault="006A0BC1" w:rsidP="006A0BC1">
            <w:pPr>
              <w:pStyle w:val="code"/>
            </w:pPr>
            <w:r>
              <w:t>&lt;E2&gt;</w:t>
            </w:r>
          </w:p>
        </w:tc>
        <w:tc>
          <w:tcPr>
            <w:tcW w:w="7848" w:type="dxa"/>
            <w:shd w:val="clear" w:color="auto" w:fill="auto"/>
          </w:tcPr>
          <w:p w14:paraId="0D751883" w14:textId="77777777" w:rsidR="006A0BC1" w:rsidRDefault="006A0BC1" w:rsidP="006A0BC1">
            <w:r>
              <w:t>Young’s modulus in the y-direction</w:t>
            </w:r>
          </w:p>
        </w:tc>
      </w:tr>
      <w:tr w:rsidR="006A0BC1" w14:paraId="7526D2A9" w14:textId="77777777">
        <w:tc>
          <w:tcPr>
            <w:tcW w:w="1728" w:type="dxa"/>
            <w:shd w:val="clear" w:color="auto" w:fill="auto"/>
          </w:tcPr>
          <w:p w14:paraId="2C2E4CB5" w14:textId="77777777" w:rsidR="006A0BC1" w:rsidRDefault="006A0BC1" w:rsidP="006A0BC1">
            <w:pPr>
              <w:pStyle w:val="code"/>
            </w:pPr>
            <w:r>
              <w:t>&lt;E3&gt;</w:t>
            </w:r>
          </w:p>
        </w:tc>
        <w:tc>
          <w:tcPr>
            <w:tcW w:w="7848" w:type="dxa"/>
            <w:shd w:val="clear" w:color="auto" w:fill="auto"/>
          </w:tcPr>
          <w:p w14:paraId="074174B4" w14:textId="77777777" w:rsidR="006A0BC1" w:rsidRDefault="006A0BC1" w:rsidP="006A0BC1">
            <w:r>
              <w:t>Young’s modulus in the z-direction</w:t>
            </w:r>
          </w:p>
        </w:tc>
      </w:tr>
      <w:tr w:rsidR="006A0BC1" w14:paraId="5144049E" w14:textId="77777777">
        <w:tc>
          <w:tcPr>
            <w:tcW w:w="1728" w:type="dxa"/>
            <w:shd w:val="clear" w:color="auto" w:fill="auto"/>
          </w:tcPr>
          <w:p w14:paraId="6D6CA337" w14:textId="77777777" w:rsidR="006A0BC1" w:rsidRDefault="006A0BC1" w:rsidP="006A0BC1">
            <w:pPr>
              <w:pStyle w:val="code"/>
            </w:pPr>
            <w:r>
              <w:t>&lt;G12&gt;</w:t>
            </w:r>
          </w:p>
        </w:tc>
        <w:tc>
          <w:tcPr>
            <w:tcW w:w="7848" w:type="dxa"/>
            <w:shd w:val="clear" w:color="auto" w:fill="auto"/>
          </w:tcPr>
          <w:p w14:paraId="7BBE5EB3" w14:textId="77777777" w:rsidR="006A0BC1" w:rsidRDefault="006A0BC1" w:rsidP="006A0BC1">
            <w:r>
              <w:t>Shear modulus in the xy-plane</w:t>
            </w:r>
          </w:p>
        </w:tc>
      </w:tr>
      <w:tr w:rsidR="006A0BC1" w14:paraId="1A6E3A77" w14:textId="77777777">
        <w:tc>
          <w:tcPr>
            <w:tcW w:w="1728" w:type="dxa"/>
            <w:shd w:val="clear" w:color="auto" w:fill="auto"/>
          </w:tcPr>
          <w:p w14:paraId="39720A86" w14:textId="77777777" w:rsidR="006A0BC1" w:rsidRDefault="006A0BC1" w:rsidP="006A0BC1">
            <w:pPr>
              <w:pStyle w:val="code"/>
            </w:pPr>
            <w:r>
              <w:t>&lt;G23&gt;</w:t>
            </w:r>
          </w:p>
        </w:tc>
        <w:tc>
          <w:tcPr>
            <w:tcW w:w="7848" w:type="dxa"/>
            <w:shd w:val="clear" w:color="auto" w:fill="auto"/>
          </w:tcPr>
          <w:p w14:paraId="670A8A73" w14:textId="77777777" w:rsidR="006A0BC1" w:rsidRDefault="006A0BC1" w:rsidP="006A0BC1">
            <w:r>
              <w:t>Shear modulus in the yz-plane</w:t>
            </w:r>
          </w:p>
        </w:tc>
      </w:tr>
      <w:tr w:rsidR="006A0BC1" w14:paraId="3255A964" w14:textId="77777777">
        <w:tc>
          <w:tcPr>
            <w:tcW w:w="1728" w:type="dxa"/>
            <w:shd w:val="clear" w:color="auto" w:fill="auto"/>
          </w:tcPr>
          <w:p w14:paraId="11C5B529" w14:textId="77777777" w:rsidR="006A0BC1" w:rsidRDefault="006A0BC1" w:rsidP="006A0BC1">
            <w:pPr>
              <w:pStyle w:val="code"/>
            </w:pPr>
            <w:r>
              <w:t>&lt;G31&gt;</w:t>
            </w:r>
          </w:p>
        </w:tc>
        <w:tc>
          <w:tcPr>
            <w:tcW w:w="7848" w:type="dxa"/>
            <w:shd w:val="clear" w:color="auto" w:fill="auto"/>
          </w:tcPr>
          <w:p w14:paraId="68C395C6" w14:textId="77777777" w:rsidR="006A0BC1" w:rsidRDefault="006A0BC1" w:rsidP="006A0BC1">
            <w:r>
              <w:t>Shear modulus in the xz-plane</w:t>
            </w:r>
          </w:p>
        </w:tc>
      </w:tr>
      <w:tr w:rsidR="006A0BC1" w14:paraId="5FF15C8B" w14:textId="77777777">
        <w:tc>
          <w:tcPr>
            <w:tcW w:w="1728" w:type="dxa"/>
            <w:shd w:val="clear" w:color="auto" w:fill="auto"/>
          </w:tcPr>
          <w:p w14:paraId="1B5040B7" w14:textId="77777777" w:rsidR="006A0BC1" w:rsidRDefault="006A0BC1" w:rsidP="006A0BC1">
            <w:pPr>
              <w:pStyle w:val="code"/>
            </w:pPr>
            <w:r>
              <w:t>&lt;v12&gt;</w:t>
            </w:r>
          </w:p>
        </w:tc>
        <w:tc>
          <w:tcPr>
            <w:tcW w:w="7848" w:type="dxa"/>
            <w:shd w:val="clear" w:color="auto" w:fill="auto"/>
          </w:tcPr>
          <w:p w14:paraId="70CF68B8" w14:textId="77777777" w:rsidR="006A0BC1" w:rsidRDefault="006A0BC1" w:rsidP="006A0BC1">
            <w:r>
              <w:t>Poisson’s ratio between x- and y-direction</w:t>
            </w:r>
          </w:p>
        </w:tc>
      </w:tr>
      <w:tr w:rsidR="006A0BC1" w14:paraId="102610C9" w14:textId="77777777">
        <w:tc>
          <w:tcPr>
            <w:tcW w:w="1728" w:type="dxa"/>
            <w:shd w:val="clear" w:color="auto" w:fill="auto"/>
          </w:tcPr>
          <w:p w14:paraId="49782A85" w14:textId="77777777" w:rsidR="006A0BC1" w:rsidRDefault="006A0BC1" w:rsidP="006A0BC1">
            <w:pPr>
              <w:pStyle w:val="code"/>
            </w:pPr>
            <w:r>
              <w:t>&lt;v23&gt;</w:t>
            </w:r>
          </w:p>
        </w:tc>
        <w:tc>
          <w:tcPr>
            <w:tcW w:w="7848" w:type="dxa"/>
            <w:shd w:val="clear" w:color="auto" w:fill="auto"/>
          </w:tcPr>
          <w:p w14:paraId="22040AFB" w14:textId="77777777" w:rsidR="006A0BC1" w:rsidRDefault="006A0BC1" w:rsidP="006A0BC1">
            <w:r>
              <w:t>Poisson’s ratio between y- and z-direction</w:t>
            </w:r>
          </w:p>
        </w:tc>
      </w:tr>
      <w:tr w:rsidR="006A0BC1" w14:paraId="679FF269" w14:textId="77777777">
        <w:tc>
          <w:tcPr>
            <w:tcW w:w="1728" w:type="dxa"/>
            <w:shd w:val="clear" w:color="auto" w:fill="auto"/>
          </w:tcPr>
          <w:p w14:paraId="1F5E9B14" w14:textId="77777777" w:rsidR="006A0BC1" w:rsidRDefault="006A0BC1" w:rsidP="006A0BC1">
            <w:pPr>
              <w:pStyle w:val="code"/>
            </w:pPr>
            <w:r>
              <w:t>&lt;v31&gt;</w:t>
            </w:r>
          </w:p>
        </w:tc>
        <w:tc>
          <w:tcPr>
            <w:tcW w:w="7848" w:type="dxa"/>
            <w:shd w:val="clear" w:color="auto" w:fill="auto"/>
          </w:tcPr>
          <w:p w14:paraId="0B70209E" w14:textId="77777777" w:rsidR="006A0BC1" w:rsidRDefault="006A0BC1" w:rsidP="006A0BC1">
            <w:r>
              <w:t>Poisson’s ratio between z- and x-direction</w:t>
            </w:r>
          </w:p>
        </w:tc>
      </w:tr>
    </w:tbl>
    <w:p w14:paraId="7E239C01" w14:textId="77777777" w:rsidR="006A0BC1" w:rsidRDefault="006A0BC1" w:rsidP="006A0BC1"/>
    <w:p w14:paraId="3724C7DA" w14:textId="77777777" w:rsidR="00195038" w:rsidRDefault="00195038" w:rsidP="006A0BC1">
      <w:r>
        <w:t>The stress-strain relation for this material is given by</w:t>
      </w:r>
    </w:p>
    <w:p w14:paraId="1913C8D8" w14:textId="31201A9F" w:rsidR="00195038" w:rsidRDefault="00195038" w:rsidP="00195038">
      <w:pPr>
        <w:pStyle w:val="MTDisplayEquation"/>
      </w:pPr>
      <w:r>
        <w:tab/>
      </w:r>
      <w:r w:rsidR="00AF2221" w:rsidRPr="00AF2221">
        <w:rPr>
          <w:position w:val="-212"/>
        </w:rPr>
        <w:object w:dxaOrig="6560" w:dyaOrig="2380" w14:anchorId="6EE47EF8">
          <v:shape id="_x0000_i1343" type="#_x0000_t75" style="width:328pt;height:118.5pt" o:ole="">
            <v:imagedata r:id="rId669" o:title=""/>
          </v:shape>
          <o:OLEObject Type="Embed" ProgID="Equation.DSMT4" ShapeID="_x0000_i1343" DrawAspect="Content" ObjectID="_1459242426" r:id="rId670"/>
        </w:object>
      </w:r>
    </w:p>
    <w:p w14:paraId="270CC75C" w14:textId="77777777" w:rsidR="006A0BC1" w:rsidRDefault="00651D45" w:rsidP="006A0BC1">
      <w:r>
        <w:t>Material axes may be specified as described in Section </w:t>
      </w:r>
      <w:r>
        <w:fldChar w:fldCharType="begin"/>
      </w:r>
      <w:r>
        <w:instrText xml:space="preserve"> REF _Ref167532051 \r \h </w:instrText>
      </w:r>
      <w:r>
        <w:fldChar w:fldCharType="separate"/>
      </w:r>
      <w:r w:rsidR="00873D59">
        <w:t xml:space="preserve">4.1.1.2. </w:t>
      </w:r>
      <w:r>
        <w:fldChar w:fldCharType="end"/>
      </w:r>
      <w:r>
        <w:t>.</w:t>
      </w:r>
    </w:p>
    <w:p w14:paraId="3048D370" w14:textId="77777777" w:rsidR="00651D45" w:rsidRPr="00D5058C" w:rsidRDefault="00651D45" w:rsidP="006A0BC1"/>
    <w:p w14:paraId="74E4404F" w14:textId="77777777" w:rsidR="006A0BC1" w:rsidRDefault="006A0BC1" w:rsidP="006A0BC1">
      <w:r>
        <w:rPr>
          <w:i/>
        </w:rPr>
        <w:t>Example</w:t>
      </w:r>
      <w:r>
        <w:t>:</w:t>
      </w:r>
    </w:p>
    <w:p w14:paraId="7384019E" w14:textId="0E8325AB" w:rsidR="006A0BC1" w:rsidRDefault="006A0BC1" w:rsidP="006A0BC1">
      <w:pPr>
        <w:pStyle w:val="code"/>
      </w:pPr>
      <w:r>
        <w:t>&lt;material id=</w:t>
      </w:r>
      <w:r w:rsidR="007F5C53">
        <w:t>"</w:t>
      </w:r>
      <w:r>
        <w:t>3</w:t>
      </w:r>
      <w:r w:rsidR="007F5C53">
        <w:t>"</w:t>
      </w:r>
      <w:r>
        <w:t xml:space="preserve"> type=</w:t>
      </w:r>
      <w:r w:rsidR="007F5C53">
        <w:t>"</w:t>
      </w:r>
      <w:r>
        <w:t>orthotropic</w:t>
      </w:r>
      <w:r w:rsidR="00D51B77">
        <w:t xml:space="preserve"> elastic</w:t>
      </w:r>
      <w:r w:rsidR="007F5C53">
        <w:t>"</w:t>
      </w:r>
      <w:r>
        <w:t>&gt;</w:t>
      </w:r>
    </w:p>
    <w:p w14:paraId="2A3F1265" w14:textId="77777777" w:rsidR="00651D45" w:rsidRDefault="00651D45" w:rsidP="00651D45">
      <w:pPr>
        <w:pStyle w:val="code"/>
      </w:pPr>
      <w:r>
        <w:tab/>
        <w:t>&lt;mat_axis type="vector"&gt;</w:t>
      </w:r>
    </w:p>
    <w:p w14:paraId="50B17A3E" w14:textId="77777777" w:rsidR="00651D45" w:rsidRDefault="00651D45" w:rsidP="00651D45">
      <w:pPr>
        <w:pStyle w:val="code"/>
      </w:pPr>
      <w:r>
        <w:tab/>
      </w:r>
      <w:r>
        <w:tab/>
        <w:t>&lt;a&gt;0.866,0.5,0&lt;/a&gt;</w:t>
      </w:r>
    </w:p>
    <w:p w14:paraId="43AB764A" w14:textId="77777777" w:rsidR="00651D45" w:rsidRDefault="00651D45" w:rsidP="00651D45">
      <w:pPr>
        <w:pStyle w:val="code"/>
      </w:pPr>
      <w:r>
        <w:tab/>
      </w:r>
      <w:r>
        <w:tab/>
        <w:t>&lt;d&gt;-0.5,0.866,0&lt;/d&gt;</w:t>
      </w:r>
    </w:p>
    <w:p w14:paraId="23E5BF97" w14:textId="77777777" w:rsidR="00651D45" w:rsidRDefault="00651D45" w:rsidP="00651D45">
      <w:pPr>
        <w:pStyle w:val="code"/>
      </w:pPr>
      <w:r>
        <w:tab/>
        <w:t>&lt;/mat_axis&gt;</w:t>
      </w:r>
    </w:p>
    <w:p w14:paraId="3FF3BB01" w14:textId="77777777" w:rsidR="006A0BC1" w:rsidRDefault="006A0BC1" w:rsidP="006A0BC1">
      <w:pPr>
        <w:pStyle w:val="code"/>
      </w:pPr>
      <w:r>
        <w:tab/>
        <w:t>&lt;E1&gt;1&lt;/E1&gt;</w:t>
      </w:r>
    </w:p>
    <w:p w14:paraId="0459E338" w14:textId="77777777" w:rsidR="006A0BC1" w:rsidRDefault="006A0BC1" w:rsidP="006A0BC1">
      <w:pPr>
        <w:pStyle w:val="code"/>
      </w:pPr>
      <w:r>
        <w:tab/>
        <w:t>&lt;E2&gt;2&lt;/E2&gt;</w:t>
      </w:r>
    </w:p>
    <w:p w14:paraId="076E8442" w14:textId="77777777" w:rsidR="006A0BC1" w:rsidRDefault="006A0BC1" w:rsidP="006A0BC1">
      <w:pPr>
        <w:pStyle w:val="code"/>
      </w:pPr>
      <w:r>
        <w:tab/>
        <w:t>&lt;E3&gt;3&lt;/E3&gt;</w:t>
      </w:r>
    </w:p>
    <w:p w14:paraId="35D49232" w14:textId="77777777" w:rsidR="006A0BC1" w:rsidRDefault="006A0BC1" w:rsidP="006A0BC1">
      <w:pPr>
        <w:pStyle w:val="code"/>
      </w:pPr>
      <w:r>
        <w:tab/>
        <w:t>&lt;v12&gt;0&lt;/v12&gt;</w:t>
      </w:r>
    </w:p>
    <w:p w14:paraId="36F9672D" w14:textId="77777777" w:rsidR="006A0BC1" w:rsidRDefault="006A0BC1" w:rsidP="006A0BC1">
      <w:pPr>
        <w:pStyle w:val="code"/>
      </w:pPr>
      <w:r>
        <w:tab/>
        <w:t>&lt;v23&gt;0&lt;/v23&gt;</w:t>
      </w:r>
    </w:p>
    <w:p w14:paraId="18F7E91D" w14:textId="77777777" w:rsidR="006A0BC1" w:rsidRDefault="006A0BC1" w:rsidP="006A0BC1">
      <w:pPr>
        <w:pStyle w:val="code"/>
      </w:pPr>
      <w:r>
        <w:tab/>
        <w:t>&lt;v31&gt;0&lt;/v31&gt;</w:t>
      </w:r>
    </w:p>
    <w:p w14:paraId="79B6C71D" w14:textId="77777777" w:rsidR="006A0BC1" w:rsidRDefault="006A0BC1" w:rsidP="006A0BC1">
      <w:pPr>
        <w:pStyle w:val="code"/>
      </w:pPr>
      <w:r>
        <w:tab/>
        <w:t>&lt;G12&gt;1&lt;/G12&gt;</w:t>
      </w:r>
    </w:p>
    <w:p w14:paraId="74018B9C" w14:textId="77777777" w:rsidR="006A0BC1" w:rsidRDefault="006A0BC1" w:rsidP="006A0BC1">
      <w:pPr>
        <w:pStyle w:val="code"/>
      </w:pPr>
      <w:r>
        <w:tab/>
        <w:t>&lt;G23&gt;1&lt;/G23&gt;</w:t>
      </w:r>
    </w:p>
    <w:p w14:paraId="7A55C50C" w14:textId="77777777" w:rsidR="006A0BC1" w:rsidRDefault="006A0BC1" w:rsidP="006A0BC1">
      <w:pPr>
        <w:pStyle w:val="code"/>
      </w:pPr>
      <w:r>
        <w:tab/>
        <w:t>&lt;G31&gt;1&lt;/G31&gt;</w:t>
      </w:r>
    </w:p>
    <w:p w14:paraId="4775546C" w14:textId="77777777" w:rsidR="006A0BC1" w:rsidRPr="0097532C" w:rsidRDefault="006A0BC1" w:rsidP="006A0BC1">
      <w:pPr>
        <w:pStyle w:val="code"/>
      </w:pPr>
      <w:r>
        <w:t>&lt;/material&gt;</w:t>
      </w:r>
    </w:p>
    <w:p w14:paraId="7B347ED5" w14:textId="77777777" w:rsidR="006A0BC1" w:rsidRPr="0097532C" w:rsidRDefault="006A0BC1" w:rsidP="006A0BC1"/>
    <w:p w14:paraId="27F2BC26" w14:textId="77777777" w:rsidR="006A0BC1" w:rsidRPr="0097532C" w:rsidRDefault="006A0BC1" w:rsidP="006A0BC1">
      <w:r w:rsidRPr="0097532C">
        <w:br w:type="page"/>
      </w:r>
    </w:p>
    <w:p w14:paraId="2628C091" w14:textId="77777777" w:rsidR="006A0BC1" w:rsidRDefault="006A0BC1" w:rsidP="006A0BC1">
      <w:pPr>
        <w:pStyle w:val="Heading4"/>
      </w:pPr>
      <w:bookmarkStart w:id="1310" w:name="_Ref167525595"/>
      <w:bookmarkStart w:id="1311" w:name="_Toc385498503"/>
      <w:r w:rsidRPr="008A7ED7">
        <w:lastRenderedPageBreak/>
        <w:t>Neo</w:t>
      </w:r>
      <w:r>
        <w:t>-Hookean</w:t>
      </w:r>
      <w:bookmarkEnd w:id="1310"/>
      <w:bookmarkEnd w:id="1311"/>
    </w:p>
    <w:p w14:paraId="04704E73" w14:textId="77777777" w:rsidR="006A0BC1" w:rsidRDefault="006A0BC1" w:rsidP="006A0BC1">
      <w:r>
        <w:t xml:space="preserve">The material type for a Neo-Hookean material is </w:t>
      </w:r>
      <w:r>
        <w:rPr>
          <w:i/>
        </w:rPr>
        <w:t>neo-Hookean</w:t>
      </w:r>
      <w:r>
        <w:t>. The following parameters must be defined:</w:t>
      </w:r>
    </w:p>
    <w:p w14:paraId="637E481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8748"/>
      </w:tblGrid>
      <w:tr w:rsidR="006A0BC1" w14:paraId="0BA645A7" w14:textId="77777777">
        <w:tc>
          <w:tcPr>
            <w:tcW w:w="828" w:type="dxa"/>
            <w:shd w:val="clear" w:color="auto" w:fill="auto"/>
          </w:tcPr>
          <w:p w14:paraId="7EA0DB5E" w14:textId="77777777" w:rsidR="006A0BC1" w:rsidRDefault="006A0BC1" w:rsidP="006A0BC1">
            <w:pPr>
              <w:pStyle w:val="code"/>
            </w:pPr>
            <w:r>
              <w:t>&lt;E&gt;</w:t>
            </w:r>
          </w:p>
        </w:tc>
        <w:tc>
          <w:tcPr>
            <w:tcW w:w="8748" w:type="dxa"/>
            <w:shd w:val="clear" w:color="auto" w:fill="auto"/>
          </w:tcPr>
          <w:p w14:paraId="7C0CA1C0" w14:textId="77777777" w:rsidR="006A0BC1" w:rsidRDefault="006A0BC1" w:rsidP="006A0BC1">
            <w:r>
              <w:t>Young’s modulus</w:t>
            </w:r>
          </w:p>
        </w:tc>
      </w:tr>
      <w:tr w:rsidR="006A0BC1" w14:paraId="78D8DB8E" w14:textId="77777777">
        <w:tc>
          <w:tcPr>
            <w:tcW w:w="828" w:type="dxa"/>
            <w:shd w:val="clear" w:color="auto" w:fill="auto"/>
          </w:tcPr>
          <w:p w14:paraId="04CAD7BC" w14:textId="77777777" w:rsidR="006A0BC1" w:rsidRDefault="006A0BC1" w:rsidP="006A0BC1">
            <w:pPr>
              <w:pStyle w:val="code"/>
            </w:pPr>
            <w:r>
              <w:t>&lt;v&gt;</w:t>
            </w:r>
          </w:p>
        </w:tc>
        <w:tc>
          <w:tcPr>
            <w:tcW w:w="8748" w:type="dxa"/>
            <w:shd w:val="clear" w:color="auto" w:fill="auto"/>
          </w:tcPr>
          <w:p w14:paraId="74C30662" w14:textId="77777777" w:rsidR="006A0BC1" w:rsidRDefault="006A0BC1" w:rsidP="006A0BC1">
            <w:r>
              <w:t>Poisson’s ratio</w:t>
            </w:r>
          </w:p>
        </w:tc>
      </w:tr>
    </w:tbl>
    <w:p w14:paraId="326BBD77" w14:textId="77777777" w:rsidR="006A0BC1" w:rsidRDefault="006A0BC1" w:rsidP="006A0BC1"/>
    <w:p w14:paraId="6A5040D7" w14:textId="505F0F4E" w:rsidR="006A0BC1" w:rsidRDefault="006A0BC1" w:rsidP="006A0BC1">
      <w:pPr>
        <w:pStyle w:val="MTDisplayEquation"/>
      </w:pPr>
      <w:r>
        <w:t xml:space="preserve">This model describes a compressible Neo-Hookean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t xml:space="preserve">. It has a non-linear stress-strain behavior, but reduces to the classical linear elasticity model for small strains </w:t>
      </w:r>
      <w:r w:rsidRPr="001B5336">
        <w:rPr>
          <w:i/>
        </w:rPr>
        <w:t>and</w:t>
      </w:r>
      <w:r>
        <w:t xml:space="preserve"> small rotations. It is derived from the following hyperelastic strain-energy function:</w:t>
      </w:r>
    </w:p>
    <w:p w14:paraId="23D4644E" w14:textId="4D939B2E" w:rsidR="006A0BC1" w:rsidRPr="005F7781" w:rsidRDefault="00AF2221" w:rsidP="006A0BC1">
      <w:pPr>
        <w:jc w:val="center"/>
      </w:pPr>
      <w:r w:rsidRPr="00AF2221">
        <w:rPr>
          <w:position w:val="-24"/>
        </w:rPr>
        <w:object w:dxaOrig="3260" w:dyaOrig="620" w14:anchorId="1A3EBE0D">
          <v:shape id="_x0000_i1344" type="#_x0000_t75" style="width:163.5pt;height:31.5pt" o:ole="">
            <v:imagedata r:id="rId671" o:title=""/>
          </v:shape>
          <o:OLEObject Type="Embed" ProgID="Equation.DSMT4" ShapeID="_x0000_i1344" DrawAspect="Content" ObjectID="_1459242427" r:id="rId672"/>
        </w:object>
      </w:r>
      <w:r w:rsidR="006A0BC1">
        <w:t>.</w:t>
      </w:r>
    </w:p>
    <w:p w14:paraId="2618C2E7" w14:textId="63A86EE3" w:rsidR="006A0BC1" w:rsidRDefault="006A0BC1" w:rsidP="006A0BC1">
      <w:pPr>
        <w:pStyle w:val="MTDisplayEquation"/>
      </w:pPr>
      <w:r>
        <w:t xml:space="preserve">Here, </w:t>
      </w:r>
      <w:r w:rsidR="00AF2221" w:rsidRPr="00AF2221">
        <w:rPr>
          <w:position w:val="-12"/>
        </w:rPr>
        <w:object w:dxaOrig="220" w:dyaOrig="360" w14:anchorId="35631D96">
          <v:shape id="_x0000_i1345" type="#_x0000_t75" style="width:10.5pt;height:18pt" o:ole="">
            <v:imagedata r:id="rId673" o:title=""/>
          </v:shape>
          <o:OLEObject Type="Embed" ProgID="Equation.DSMT4" ShapeID="_x0000_i1345" DrawAspect="Content" ObjectID="_1459242428" r:id="rId674"/>
        </w:object>
      </w:r>
      <w:r w:rsidR="00A62945">
        <w:t xml:space="preserve"> </w:t>
      </w:r>
      <w:r>
        <w:t xml:space="preserve">and </w:t>
      </w:r>
      <w:r w:rsidR="00AF2221" w:rsidRPr="00AF2221">
        <w:rPr>
          <w:position w:val="-12"/>
        </w:rPr>
        <w:object w:dxaOrig="240" w:dyaOrig="360" w14:anchorId="62A21001">
          <v:shape id="_x0000_i1346" type="#_x0000_t75" style="width:12pt;height:18pt" o:ole="">
            <v:imagedata r:id="rId675" o:title=""/>
          </v:shape>
          <o:OLEObject Type="Embed" ProgID="Equation.DSMT4" ShapeID="_x0000_i1346" DrawAspect="Content" ObjectID="_1459242429" r:id="rId676"/>
        </w:object>
      </w:r>
      <w:r w:rsidR="00A62945">
        <w:t xml:space="preserve"> </w:t>
      </w:r>
      <w:r>
        <w:t xml:space="preserve">are the first and second invariants of the right Cauchy-Green deformation tensor </w:t>
      </w:r>
      <w:r>
        <w:rPr>
          <w:b/>
        </w:rPr>
        <w:t>C</w:t>
      </w:r>
      <w:r>
        <w:t xml:space="preserve"> and </w:t>
      </w:r>
      <w:r>
        <w:rPr>
          <w:i/>
        </w:rPr>
        <w:t xml:space="preserve">J </w:t>
      </w:r>
      <w:r>
        <w:t>is the determinant of the deformation gradient tensor.</w:t>
      </w:r>
    </w:p>
    <w:p w14:paraId="1EF9E519" w14:textId="77777777" w:rsidR="006A0BC1" w:rsidRPr="005F7781" w:rsidRDefault="006A0BC1" w:rsidP="006A0BC1"/>
    <w:p w14:paraId="73D6A700" w14:textId="77777777" w:rsidR="006A0BC1" w:rsidRDefault="006A0BC1" w:rsidP="006A0BC1">
      <w:pPr>
        <w:pStyle w:val="MTDisplayEquation"/>
      </w:pPr>
      <w:r w:rsidRPr="008234BB">
        <w:t xml:space="preserve">This material model uses a standard displacement-based element formulation, so care must be taken when modeling materials with nearly-incompressible material behavior to avoid element locking. </w:t>
      </w:r>
      <w:r>
        <w:t>For</w:t>
      </w:r>
      <w:r w:rsidR="00304BE5">
        <w:t xml:space="preserve"> this</w:t>
      </w:r>
      <w:r>
        <w:t xml:space="preserve"> case</w:t>
      </w:r>
      <w:r w:rsidR="00304BE5">
        <w:t>,</w:t>
      </w:r>
      <w:r>
        <w:t xml:space="preserve"> use the </w:t>
      </w:r>
      <w:r>
        <w:rPr>
          <w:i/>
        </w:rPr>
        <w:t xml:space="preserve">Mooney-Rivlin </w:t>
      </w:r>
      <w:r>
        <w:t>material</w:t>
      </w:r>
      <w:r w:rsidR="00304BE5">
        <w:t xml:space="preserve"> described in Section </w:t>
      </w:r>
      <w:r w:rsidR="00304BE5">
        <w:fldChar w:fldCharType="begin"/>
      </w:r>
      <w:r w:rsidR="00304BE5">
        <w:instrText xml:space="preserve"> REF _Ref299864027 \r \h </w:instrText>
      </w:r>
      <w:r w:rsidR="00304BE5">
        <w:fldChar w:fldCharType="separate"/>
      </w:r>
      <w:r w:rsidR="00873D59">
        <w:t xml:space="preserve">4.1.2.7. </w:t>
      </w:r>
      <w:r w:rsidR="00304BE5">
        <w:fldChar w:fldCharType="end"/>
      </w:r>
    </w:p>
    <w:p w14:paraId="0CD1B0AD" w14:textId="77777777" w:rsidR="006A0BC1" w:rsidRPr="008234BB" w:rsidRDefault="006A0BC1" w:rsidP="006A0BC1"/>
    <w:p w14:paraId="6373921F" w14:textId="77777777" w:rsidR="006A0BC1" w:rsidRDefault="006A0BC1" w:rsidP="006A0BC1">
      <w:r>
        <w:rPr>
          <w:i/>
        </w:rPr>
        <w:t>Example:</w:t>
      </w:r>
    </w:p>
    <w:p w14:paraId="63B98EB8" w14:textId="77777777" w:rsidR="006A0BC1" w:rsidRDefault="006A0BC1" w:rsidP="006A0BC1"/>
    <w:p w14:paraId="60A5126B" w14:textId="121A59DB" w:rsidR="006A0BC1" w:rsidRDefault="006A0BC1" w:rsidP="006A0BC1">
      <w:pPr>
        <w:pStyle w:val="code"/>
      </w:pPr>
      <w:r>
        <w:t>&lt;material id=</w:t>
      </w:r>
      <w:r w:rsidR="007F5C53">
        <w:t>"</w:t>
      </w:r>
      <w:r>
        <w:t>1</w:t>
      </w:r>
      <w:r w:rsidR="007F5C53">
        <w:t>"</w:t>
      </w:r>
      <w:r>
        <w:t xml:space="preserve"> type=</w:t>
      </w:r>
      <w:r w:rsidR="007F5C53">
        <w:t>"</w:t>
      </w:r>
      <w:r>
        <w:t>neo-Hookean</w:t>
      </w:r>
      <w:r w:rsidR="007F5C53">
        <w:t>"&gt;</w:t>
      </w:r>
    </w:p>
    <w:p w14:paraId="37C06A17" w14:textId="77777777" w:rsidR="006A0BC1" w:rsidRDefault="006A0BC1" w:rsidP="006A0BC1">
      <w:pPr>
        <w:pStyle w:val="code"/>
      </w:pPr>
      <w:r>
        <w:tab/>
        <w:t>&lt;E&gt;1000.0&lt;/E&gt;</w:t>
      </w:r>
    </w:p>
    <w:p w14:paraId="6BB2B850" w14:textId="77777777" w:rsidR="006A0BC1" w:rsidRDefault="006A0BC1" w:rsidP="006A0BC1">
      <w:pPr>
        <w:pStyle w:val="code"/>
      </w:pPr>
      <w:r>
        <w:tab/>
        <w:t>&lt;v&gt;0.45&lt;/v&gt;</w:t>
      </w:r>
    </w:p>
    <w:p w14:paraId="4255CB99" w14:textId="77777777" w:rsidR="006A0BC1" w:rsidRDefault="006A0BC1" w:rsidP="006A0BC1">
      <w:pPr>
        <w:pStyle w:val="code"/>
      </w:pPr>
      <w:r>
        <w:t>&lt;/material&gt;</w:t>
      </w:r>
    </w:p>
    <w:p w14:paraId="70709435" w14:textId="77777777" w:rsidR="006A0BC1" w:rsidRPr="0097532C" w:rsidRDefault="006A0BC1" w:rsidP="006A0BC1">
      <w:r>
        <w:br w:type="page"/>
      </w:r>
    </w:p>
    <w:p w14:paraId="29F2971D" w14:textId="77777777" w:rsidR="006A0BC1" w:rsidRDefault="006A0BC1" w:rsidP="006A0BC1">
      <w:pPr>
        <w:pStyle w:val="Heading4"/>
      </w:pPr>
      <w:bookmarkStart w:id="1312" w:name="_Ref173929713"/>
      <w:bookmarkStart w:id="1313" w:name="_Toc385498504"/>
      <w:r>
        <w:lastRenderedPageBreak/>
        <w:t>Ogden Unconstrained</w:t>
      </w:r>
      <w:bookmarkEnd w:id="1312"/>
      <w:bookmarkEnd w:id="1313"/>
    </w:p>
    <w:p w14:paraId="5A9BEFB4" w14:textId="6B8714BA" w:rsidR="006A0BC1" w:rsidRDefault="006A0BC1" w:rsidP="006A0BC1">
      <w:r>
        <w:t xml:space="preserve">This material describes a compressible (unconstrained)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2B47A0C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7E4FB3F2" w14:textId="77777777">
        <w:tc>
          <w:tcPr>
            <w:tcW w:w="1188" w:type="dxa"/>
            <w:shd w:val="clear" w:color="auto" w:fill="auto"/>
          </w:tcPr>
          <w:p w14:paraId="75EF208B" w14:textId="77777777" w:rsidR="006A0BC1" w:rsidRDefault="006A0BC1" w:rsidP="006A0BC1">
            <w:pPr>
              <w:pStyle w:val="code"/>
            </w:pPr>
            <w:r>
              <w:t>&lt;c[n]&gt;</w:t>
            </w:r>
          </w:p>
        </w:tc>
        <w:tc>
          <w:tcPr>
            <w:tcW w:w="8388" w:type="dxa"/>
            <w:shd w:val="clear" w:color="auto" w:fill="auto"/>
          </w:tcPr>
          <w:p w14:paraId="71C06E2D" w14:textId="77777777" w:rsidR="006A0BC1" w:rsidRDefault="006A0BC1" w:rsidP="006A0BC1">
            <w:r>
              <w:t>Coefficient of n</w:t>
            </w:r>
            <w:r w:rsidRPr="000B272C">
              <w:rPr>
                <w:vertAlign w:val="superscript"/>
              </w:rPr>
              <w:t>th</w:t>
            </w:r>
            <w:r>
              <w:t xml:space="preserve"> term, where n can range from 1 to 6</w:t>
            </w:r>
          </w:p>
        </w:tc>
      </w:tr>
      <w:tr w:rsidR="006A0BC1" w14:paraId="52E7B27E" w14:textId="77777777">
        <w:tc>
          <w:tcPr>
            <w:tcW w:w="1188" w:type="dxa"/>
            <w:shd w:val="clear" w:color="auto" w:fill="auto"/>
          </w:tcPr>
          <w:p w14:paraId="52B75801" w14:textId="77777777" w:rsidR="006A0BC1" w:rsidRDefault="006A0BC1" w:rsidP="006A0BC1">
            <w:pPr>
              <w:pStyle w:val="code"/>
            </w:pPr>
            <w:r>
              <w:t>&lt;m[n]&gt;</w:t>
            </w:r>
          </w:p>
        </w:tc>
        <w:tc>
          <w:tcPr>
            <w:tcW w:w="8388" w:type="dxa"/>
            <w:shd w:val="clear" w:color="auto" w:fill="auto"/>
          </w:tcPr>
          <w:p w14:paraId="5EB7F966" w14:textId="77777777" w:rsidR="006A0BC1" w:rsidRPr="000B272C" w:rsidRDefault="006A0BC1" w:rsidP="006A0BC1">
            <w:pPr>
              <w:rPr>
                <w:b/>
              </w:rPr>
            </w:pPr>
            <w:r>
              <w:t>Exponent of n</w:t>
            </w:r>
            <w:r w:rsidRPr="000B272C">
              <w:rPr>
                <w:vertAlign w:val="superscript"/>
              </w:rPr>
              <w:t xml:space="preserve">th </w:t>
            </w:r>
            <w:r>
              <w:t>term, where n can range from 1 to 6</w:t>
            </w:r>
          </w:p>
        </w:tc>
      </w:tr>
      <w:tr w:rsidR="006A0BC1" w14:paraId="63F0530E" w14:textId="77777777">
        <w:tc>
          <w:tcPr>
            <w:tcW w:w="1188" w:type="dxa"/>
            <w:shd w:val="clear" w:color="auto" w:fill="auto"/>
          </w:tcPr>
          <w:p w14:paraId="1DB76FF4" w14:textId="77777777" w:rsidR="006A0BC1" w:rsidRDefault="006A0BC1" w:rsidP="006A0BC1">
            <w:pPr>
              <w:pStyle w:val="code"/>
            </w:pPr>
            <w:r>
              <w:t>&lt;cp&gt;</w:t>
            </w:r>
          </w:p>
        </w:tc>
        <w:tc>
          <w:tcPr>
            <w:tcW w:w="8388" w:type="dxa"/>
            <w:shd w:val="clear" w:color="auto" w:fill="auto"/>
          </w:tcPr>
          <w:p w14:paraId="214EB7DD" w14:textId="77777777" w:rsidR="006A0BC1" w:rsidRDefault="006A0BC1" w:rsidP="006A0BC1">
            <w:r>
              <w:t>Bulk-like modulus</w:t>
            </w:r>
          </w:p>
        </w:tc>
      </w:tr>
    </w:tbl>
    <w:p w14:paraId="15AF1BA7" w14:textId="77777777" w:rsidR="006A0BC1" w:rsidRDefault="006A0BC1" w:rsidP="006A0BC1"/>
    <w:p w14:paraId="79C487CB" w14:textId="77777777" w:rsidR="006A0BC1" w:rsidRDefault="006A0BC1" w:rsidP="006A0BC1">
      <w:pPr>
        <w:pStyle w:val="MTDisplayEquation"/>
      </w:pPr>
      <w:r>
        <w:t>The hyperelastic strain energy function for this material is given in terms of the eigenvalues of the right or left stretch tensor:</w:t>
      </w:r>
    </w:p>
    <w:p w14:paraId="039A6472" w14:textId="468244C5" w:rsidR="006A0BC1" w:rsidRDefault="006A0BC1" w:rsidP="006A0BC1">
      <w:pPr>
        <w:pStyle w:val="MTDisplayEquation"/>
      </w:pPr>
      <w:r>
        <w:tab/>
      </w:r>
      <w:r w:rsidR="00AF2221" w:rsidRPr="00AF2221">
        <w:rPr>
          <w:position w:val="-30"/>
        </w:rPr>
        <w:object w:dxaOrig="6280" w:dyaOrig="700" w14:anchorId="2401809F">
          <v:shape id="_x0000_i1347" type="#_x0000_t75" style="width:314pt;height:34.5pt" o:ole="">
            <v:imagedata r:id="rId677" o:title=""/>
          </v:shape>
          <o:OLEObject Type="Embed" ProgID="Equation.DSMT4" ShapeID="_x0000_i1347" DrawAspect="Content" ObjectID="_1459242430" r:id="rId678"/>
        </w:object>
      </w:r>
      <w:r>
        <w:t>.</w:t>
      </w:r>
    </w:p>
    <w:p w14:paraId="550C19E4" w14:textId="471BBC69" w:rsidR="006A0BC1" w:rsidRDefault="006A0BC1" w:rsidP="006A0BC1">
      <w:r>
        <w:t xml:space="preserve">Here, </w:t>
      </w:r>
      <w:r w:rsidR="00AF2221" w:rsidRPr="00AF2221">
        <w:rPr>
          <w:position w:val="-12"/>
        </w:rPr>
        <w:object w:dxaOrig="300" w:dyaOrig="380" w14:anchorId="5DB07D97">
          <v:shape id="_x0000_i1348" type="#_x0000_t75" style="width:14pt;height:19.5pt" o:ole="">
            <v:imagedata r:id="rId679" o:title=""/>
          </v:shape>
          <o:OLEObject Type="Embed" ProgID="Equation.DSMT4" ShapeID="_x0000_i1348" DrawAspect="Content" ObjectID="_1459242431" r:id="rId680"/>
        </w:object>
      </w:r>
      <w:r w:rsidR="00A62945">
        <w:t xml:space="preserve"> </w:t>
      </w:r>
      <w:r>
        <w:t xml:space="preserve">are the eigenvalues of the right or left Cauchy deformation tensor, </w:t>
      </w:r>
      <w:r w:rsidR="00AF2221" w:rsidRPr="00AF2221">
        <w:rPr>
          <w:position w:val="-14"/>
        </w:rPr>
        <w:object w:dxaOrig="279" w:dyaOrig="380" w14:anchorId="158F3D87">
          <v:shape id="_x0000_i1349" type="#_x0000_t75" style="width:14pt;height:19.5pt" o:ole="">
            <v:imagedata r:id="rId681" o:title=""/>
          </v:shape>
          <o:OLEObject Type="Embed" ProgID="Equation.DSMT4" ShapeID="_x0000_i1349" DrawAspect="Content" ObjectID="_1459242432" r:id="rId682"/>
        </w:object>
      </w:r>
      <w:r>
        <w:t xml:space="preserve">, </w:t>
      </w:r>
      <w:r w:rsidR="00AF2221" w:rsidRPr="00AF2221">
        <w:rPr>
          <w:position w:val="-12"/>
        </w:rPr>
        <w:object w:dxaOrig="220" w:dyaOrig="360" w14:anchorId="6DA9E4D7">
          <v:shape id="_x0000_i1350" type="#_x0000_t75" style="width:10.5pt;height:18pt" o:ole="">
            <v:imagedata r:id="rId683" o:title=""/>
          </v:shape>
          <o:OLEObject Type="Embed" ProgID="Equation.DSMT4" ShapeID="_x0000_i1350" DrawAspect="Content" ObjectID="_1459242433" r:id="rId684"/>
        </w:object>
      </w:r>
      <w:r w:rsidR="00A62945">
        <w:t xml:space="preserve"> </w:t>
      </w:r>
      <w:r>
        <w:t xml:space="preserve">and </w:t>
      </w:r>
      <w:r w:rsidR="00AF2221" w:rsidRPr="00AF2221">
        <w:rPr>
          <w:position w:val="-12"/>
        </w:rPr>
        <w:object w:dxaOrig="279" w:dyaOrig="360" w14:anchorId="416635F0">
          <v:shape id="_x0000_i1351" type="#_x0000_t75" style="width:14pt;height:18pt" o:ole="">
            <v:imagedata r:id="rId685" o:title=""/>
          </v:shape>
          <o:OLEObject Type="Embed" ProgID="Equation.DSMT4" ShapeID="_x0000_i1351" DrawAspect="Content" ObjectID="_1459242434" r:id="rId686"/>
        </w:object>
      </w:r>
      <w:r>
        <w:t xml:space="preserve">are material coefficients and </w:t>
      </w:r>
      <w:r w:rsidR="00AF2221" w:rsidRPr="00AF2221">
        <w:rPr>
          <w:position w:val="-6"/>
        </w:rPr>
        <w:object w:dxaOrig="279" w:dyaOrig="279" w14:anchorId="7E0C2E8C">
          <v:shape id="_x0000_i1352" type="#_x0000_t75" style="width:14pt;height:14pt" o:ole="">
            <v:imagedata r:id="rId687" o:title=""/>
          </v:shape>
          <o:OLEObject Type="Embed" ProgID="Equation.DSMT4" ShapeID="_x0000_i1352" DrawAspect="Content" ObjectID="_1459242435" r:id="rId688"/>
        </w:object>
      </w:r>
      <w:r w:rsidRPr="00A62945">
        <w:t xml:space="preserve"> </w:t>
      </w:r>
      <w:r>
        <w:t xml:space="preserve">ranges from 1 to 6. </w:t>
      </w:r>
      <w:r w:rsidR="00304BE5">
        <w:t>Any material parameters that are not specified by the user are assumed to be zero.</w:t>
      </w:r>
    </w:p>
    <w:p w14:paraId="4C4A2DAC" w14:textId="77777777" w:rsidR="006A0BC1" w:rsidRDefault="006A0BC1" w:rsidP="006A0BC1"/>
    <w:p w14:paraId="54C70443" w14:textId="77777777" w:rsidR="006A0BC1" w:rsidRDefault="006A0BC1" w:rsidP="006A0BC1">
      <w:r>
        <w:rPr>
          <w:i/>
        </w:rPr>
        <w:t>Example</w:t>
      </w:r>
      <w:r>
        <w:t>:</w:t>
      </w:r>
    </w:p>
    <w:p w14:paraId="71FB63F1" w14:textId="3475A8A2" w:rsidR="006A0BC1" w:rsidRDefault="006A0BC1" w:rsidP="006A0BC1">
      <w:pPr>
        <w:pStyle w:val="code"/>
      </w:pPr>
      <w:r>
        <w:t>&lt;material id=</w:t>
      </w:r>
      <w:r w:rsidR="007F5C53">
        <w:t>"</w:t>
      </w:r>
      <w:r>
        <w:t>1</w:t>
      </w:r>
      <w:r w:rsidR="007F5C53">
        <w:t>"</w:t>
      </w:r>
      <w:r>
        <w:t xml:space="preserve"> type=</w:t>
      </w:r>
      <w:r w:rsidR="007F5C53">
        <w:t>"</w:t>
      </w:r>
      <w:r>
        <w:t>Ogden unconstrained</w:t>
      </w:r>
      <w:r w:rsidR="007F5C53">
        <w:t>"&gt;</w:t>
      </w:r>
    </w:p>
    <w:p w14:paraId="5435FA14" w14:textId="77777777" w:rsidR="006A0BC1" w:rsidRDefault="006A0BC1" w:rsidP="006A0BC1">
      <w:pPr>
        <w:pStyle w:val="code"/>
      </w:pPr>
      <w:r>
        <w:tab/>
        <w:t>&lt;m1&gt;2.4&lt;/m1&gt;</w:t>
      </w:r>
    </w:p>
    <w:p w14:paraId="35C7AFE7" w14:textId="77777777" w:rsidR="006A0BC1" w:rsidRDefault="006A0BC1" w:rsidP="006A0BC1">
      <w:pPr>
        <w:pStyle w:val="code"/>
      </w:pPr>
      <w:r>
        <w:tab/>
        <w:t>&lt;c1&gt;1&lt;/c1&gt;</w:t>
      </w:r>
    </w:p>
    <w:p w14:paraId="48B3F434" w14:textId="77777777" w:rsidR="006A0BC1" w:rsidRDefault="006A0BC1" w:rsidP="006A0BC1">
      <w:pPr>
        <w:pStyle w:val="code"/>
      </w:pPr>
      <w:r>
        <w:tab/>
        <w:t>&lt;cp&gt;2&lt;/cp&gt;</w:t>
      </w:r>
    </w:p>
    <w:p w14:paraId="3AAC4D13" w14:textId="77777777" w:rsidR="006A0BC1" w:rsidRDefault="006A0BC1" w:rsidP="006A0BC1">
      <w:pPr>
        <w:pStyle w:val="code"/>
      </w:pPr>
      <w:r>
        <w:t>&lt;/material&gt;</w:t>
      </w:r>
    </w:p>
    <w:p w14:paraId="7F15B81A" w14:textId="77777777" w:rsidR="006A0BC1" w:rsidRDefault="006A0BC1" w:rsidP="006A0BC1"/>
    <w:p w14:paraId="7F44B45A" w14:textId="77777777" w:rsidR="00F304F2" w:rsidRDefault="006A0BC1" w:rsidP="00F304F2">
      <w:r>
        <w:br w:type="page"/>
      </w:r>
      <w:bookmarkStart w:id="1314" w:name="_Ref167525452"/>
    </w:p>
    <w:p w14:paraId="09C7EB17" w14:textId="77777777" w:rsidR="00F304F2" w:rsidRDefault="00F304F2" w:rsidP="007E6082">
      <w:pPr>
        <w:pStyle w:val="Heading4"/>
      </w:pPr>
      <w:bookmarkStart w:id="1315" w:name="_Toc385498505"/>
      <w:r>
        <w:lastRenderedPageBreak/>
        <w:t>Perfect Osmometer Equilibrium Osmotic Pressure</w:t>
      </w:r>
      <w:bookmarkEnd w:id="1315"/>
    </w:p>
    <w:p w14:paraId="559297B6" w14:textId="77777777" w:rsidR="007E6082" w:rsidRPr="007E6082" w:rsidRDefault="007E6082" w:rsidP="007E6082"/>
    <w:p w14:paraId="73D31075" w14:textId="12150E42" w:rsidR="00F304F2" w:rsidRDefault="00F304F2" w:rsidP="00F304F2">
      <w:r>
        <w:t>The material type for a perfect osmometer equilibrium swelling pressure is “</w:t>
      </w:r>
      <w:r>
        <w:rPr>
          <w:i/>
          <w:iCs/>
        </w:rPr>
        <w:t>perfect osmometer</w:t>
      </w:r>
      <w:r>
        <w:t>”. The swelling pressure is described by the equations for a perfect osmometer, assuming that the material is porous, containing an interstitial solution whose solutes cannot be exchanged with the external bathing environment; similarly, solutes in the external bathing solution cannot be exchanged with the interstitial fluid of the porous material. Therefore, osmotic pressurization occurs when there is an imbalance between the interstitial and bathing solution osmolarities.  Since osmotic swelling must be resisted by a solid matrix, this material is not stable on its own.  It must be combined with an elastic material that resists the swelling, using a “</w:t>
      </w:r>
      <w:r>
        <w:rPr>
          <w:i/>
          <w:iCs/>
        </w:rPr>
        <w:t>solid mixture</w:t>
      </w:r>
      <w:r>
        <w:t>” container as described in Section </w:t>
      </w:r>
      <w:r w:rsidR="007E6082">
        <w:fldChar w:fldCharType="begin"/>
      </w:r>
      <w:r w:rsidR="007E6082">
        <w:instrText xml:space="preserve"> REF _Ref173928735 \r \h </w:instrText>
      </w:r>
      <w:r w:rsidR="007E6082">
        <w:fldChar w:fldCharType="separate"/>
      </w:r>
      <w:r w:rsidR="00873D59">
        <w:t xml:space="preserve">4.1.3.14. </w:t>
      </w:r>
      <w:r w:rsidR="007E6082">
        <w:fldChar w:fldCharType="end"/>
      </w:r>
      <w:r>
        <w:t>.  The following material parameters need to be defined:</w:t>
      </w:r>
    </w:p>
    <w:p w14:paraId="032B5590" w14:textId="77777777" w:rsidR="00F304F2" w:rsidRDefault="00F304F2" w:rsidP="00F304F2"/>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48"/>
        <w:gridCol w:w="8028"/>
      </w:tblGrid>
      <w:tr w:rsidR="00F304F2" w14:paraId="4043B783" w14:textId="77777777">
        <w:tc>
          <w:tcPr>
            <w:tcW w:w="1548" w:type="dxa"/>
            <w:tcBorders>
              <w:top w:val="single" w:sz="4" w:space="0" w:color="auto"/>
              <w:left w:val="single" w:sz="4" w:space="0" w:color="auto"/>
              <w:bottom w:val="single" w:sz="4" w:space="0" w:color="auto"/>
              <w:right w:val="single" w:sz="4" w:space="0" w:color="auto"/>
            </w:tcBorders>
          </w:tcPr>
          <w:p w14:paraId="307E2EEF" w14:textId="77777777" w:rsidR="00F304F2" w:rsidRDefault="00F304F2">
            <w:pPr>
              <w:pStyle w:val="code"/>
            </w:pPr>
            <w:r>
              <w:t>&lt;phiw0&gt;</w:t>
            </w:r>
          </w:p>
        </w:tc>
        <w:tc>
          <w:tcPr>
            <w:tcW w:w="8028" w:type="dxa"/>
            <w:tcBorders>
              <w:top w:val="single" w:sz="4" w:space="0" w:color="auto"/>
              <w:left w:val="single" w:sz="4" w:space="0" w:color="auto"/>
              <w:bottom w:val="single" w:sz="4" w:space="0" w:color="auto"/>
              <w:right w:val="single" w:sz="4" w:space="0" w:color="auto"/>
            </w:tcBorders>
          </w:tcPr>
          <w:p w14:paraId="73DB5473" w14:textId="18A8741E" w:rsidR="00F304F2" w:rsidRDefault="00F304F2" w:rsidP="00AF2221">
            <w:r>
              <w:t xml:space="preserve">gel porosity (fluid volume fraction) in reference (strain-free) configuration, </w:t>
            </w:r>
            <w:r w:rsidR="00AF2221" w:rsidRPr="00AF2221">
              <w:rPr>
                <w:position w:val="-12"/>
              </w:rPr>
              <w:object w:dxaOrig="320" w:dyaOrig="380" w14:anchorId="03140BC2">
                <v:shape id="_x0000_i1353" type="#_x0000_t75" style="width:16.5pt;height:19.5pt" o:ole="">
                  <v:imagedata r:id="rId689" o:title=""/>
                </v:shape>
                <o:OLEObject Type="Embed" ProgID="Equation.DSMT4" ShapeID="_x0000_i1353" DrawAspect="Content" ObjectID="_1459242436" r:id="rId690"/>
              </w:object>
            </w:r>
          </w:p>
        </w:tc>
      </w:tr>
      <w:tr w:rsidR="00F304F2" w14:paraId="6D3A805F" w14:textId="77777777">
        <w:tc>
          <w:tcPr>
            <w:tcW w:w="1548" w:type="dxa"/>
            <w:tcBorders>
              <w:top w:val="single" w:sz="4" w:space="0" w:color="auto"/>
              <w:left w:val="single" w:sz="4" w:space="0" w:color="auto"/>
              <w:bottom w:val="single" w:sz="4" w:space="0" w:color="auto"/>
              <w:right w:val="single" w:sz="4" w:space="0" w:color="auto"/>
            </w:tcBorders>
          </w:tcPr>
          <w:p w14:paraId="00E400A0" w14:textId="77777777" w:rsidR="00F304F2" w:rsidRDefault="00F304F2">
            <w:pPr>
              <w:pStyle w:val="code"/>
            </w:pPr>
            <w:r>
              <w:t>&lt;iosm&gt;</w:t>
            </w:r>
          </w:p>
        </w:tc>
        <w:tc>
          <w:tcPr>
            <w:tcW w:w="8028" w:type="dxa"/>
            <w:tcBorders>
              <w:top w:val="single" w:sz="4" w:space="0" w:color="auto"/>
              <w:left w:val="single" w:sz="4" w:space="0" w:color="auto"/>
              <w:bottom w:val="single" w:sz="4" w:space="0" w:color="auto"/>
              <w:right w:val="single" w:sz="4" w:space="0" w:color="auto"/>
            </w:tcBorders>
          </w:tcPr>
          <w:p w14:paraId="45F89A0B" w14:textId="12F4A4F6" w:rsidR="00F304F2" w:rsidRDefault="00F304F2" w:rsidP="00AF2221">
            <w:r>
              <w:t xml:space="preserve">interstitial fluid osmolarity in reference configuration, </w:t>
            </w:r>
            <w:r w:rsidR="00AF2221" w:rsidRPr="00AF2221">
              <w:rPr>
                <w:position w:val="-12"/>
              </w:rPr>
              <w:object w:dxaOrig="240" w:dyaOrig="360" w14:anchorId="478E3B01">
                <v:shape id="_x0000_i1354" type="#_x0000_t75" style="width:12pt;height:18pt" o:ole="">
                  <v:imagedata r:id="rId691" o:title=""/>
                </v:shape>
                <o:OLEObject Type="Embed" ProgID="Equation.DSMT4" ShapeID="_x0000_i1354" DrawAspect="Content" ObjectID="_1459242437" r:id="rId692"/>
              </w:object>
            </w:r>
          </w:p>
        </w:tc>
      </w:tr>
      <w:tr w:rsidR="00F304F2" w14:paraId="648F9555" w14:textId="77777777">
        <w:tc>
          <w:tcPr>
            <w:tcW w:w="1548" w:type="dxa"/>
            <w:tcBorders>
              <w:top w:val="single" w:sz="4" w:space="0" w:color="auto"/>
              <w:left w:val="single" w:sz="4" w:space="0" w:color="auto"/>
              <w:bottom w:val="single" w:sz="4" w:space="0" w:color="auto"/>
              <w:right w:val="single" w:sz="4" w:space="0" w:color="auto"/>
            </w:tcBorders>
          </w:tcPr>
          <w:p w14:paraId="785BA2C9" w14:textId="77777777" w:rsidR="00F304F2" w:rsidRDefault="00F304F2">
            <w:pPr>
              <w:pStyle w:val="code"/>
            </w:pPr>
            <w:r>
              <w:t>&lt;bosm&gt;</w:t>
            </w:r>
          </w:p>
        </w:tc>
        <w:tc>
          <w:tcPr>
            <w:tcW w:w="8028" w:type="dxa"/>
            <w:tcBorders>
              <w:top w:val="single" w:sz="4" w:space="0" w:color="auto"/>
              <w:left w:val="single" w:sz="4" w:space="0" w:color="auto"/>
              <w:bottom w:val="single" w:sz="4" w:space="0" w:color="auto"/>
              <w:right w:val="single" w:sz="4" w:space="0" w:color="auto"/>
            </w:tcBorders>
          </w:tcPr>
          <w:p w14:paraId="6E80F6F9" w14:textId="726D5595" w:rsidR="00F304F2" w:rsidRDefault="00F304F2" w:rsidP="00AF2221">
            <w:r>
              <w:t xml:space="preserve">external bath osmolarity, </w:t>
            </w:r>
            <w:r w:rsidR="00AF2221" w:rsidRPr="00AF2221">
              <w:rPr>
                <w:position w:val="-6"/>
              </w:rPr>
              <w:object w:dxaOrig="279" w:dyaOrig="320" w14:anchorId="04B9F41A">
                <v:shape id="_x0000_i1355" type="#_x0000_t75" style="width:14pt;height:16.5pt" o:ole="">
                  <v:imagedata r:id="rId693" o:title=""/>
                </v:shape>
                <o:OLEObject Type="Embed" ProgID="Equation.DSMT4" ShapeID="_x0000_i1355" DrawAspect="Content" ObjectID="_1459242438" r:id="rId694"/>
              </w:object>
            </w:r>
          </w:p>
        </w:tc>
      </w:tr>
    </w:tbl>
    <w:p w14:paraId="7360C6DA" w14:textId="77777777" w:rsidR="00F304F2" w:rsidRDefault="00F304F2" w:rsidP="00F304F2"/>
    <w:p w14:paraId="62B98564" w14:textId="77777777" w:rsidR="00F304F2" w:rsidRDefault="00F304F2" w:rsidP="00F304F2">
      <w:r>
        <w:t>The Cauchy stress for this material is the stress from the perfect osmometer equilibrium response:</w:t>
      </w:r>
    </w:p>
    <w:p w14:paraId="023F3243" w14:textId="58A09099" w:rsidR="00F304F2" w:rsidRDefault="00F304F2" w:rsidP="00F304F2">
      <w:pPr>
        <w:pStyle w:val="MTDisplayEquation"/>
      </w:pPr>
      <w:r>
        <w:tab/>
      </w:r>
      <w:r w:rsidR="00AF2221" w:rsidRPr="00AF2221">
        <w:rPr>
          <w:position w:val="-6"/>
        </w:rPr>
        <w:object w:dxaOrig="859" w:dyaOrig="279" w14:anchorId="425E6D10">
          <v:shape id="_x0000_i1356" type="#_x0000_t75" style="width:42.5pt;height:14pt" o:ole="">
            <v:imagedata r:id="rId695" o:title=""/>
          </v:shape>
          <o:OLEObject Type="Embed" ProgID="Equation.DSMT4" ShapeID="_x0000_i1356" DrawAspect="Content" ObjectID="_1459242439" r:id="rId696"/>
        </w:object>
      </w:r>
      <w:r>
        <w:t>,</w:t>
      </w:r>
    </w:p>
    <w:p w14:paraId="4D77DB27" w14:textId="0D580963" w:rsidR="00F304F2" w:rsidRDefault="00F304F2" w:rsidP="00F304F2">
      <w:r>
        <w:t xml:space="preserve">where </w:t>
      </w:r>
      <w:r w:rsidR="00AF2221" w:rsidRPr="00AF2221">
        <w:rPr>
          <w:position w:val="-6"/>
        </w:rPr>
        <w:object w:dxaOrig="220" w:dyaOrig="220" w14:anchorId="525A5FC6">
          <v:shape id="_x0000_i1357" type="#_x0000_t75" style="width:10.5pt;height:10.5pt" o:ole="">
            <v:imagedata r:id="rId697" o:title=""/>
          </v:shape>
          <o:OLEObject Type="Embed" ProgID="Equation.DSMT4" ShapeID="_x0000_i1357" DrawAspect="Content" ObjectID="_1459242440" r:id="rId698"/>
        </w:object>
      </w:r>
      <w:r>
        <w:t xml:space="preserve"> is the osmotic pressure, given by</w:t>
      </w:r>
    </w:p>
    <w:p w14:paraId="0A1F4476" w14:textId="40E8B9E9" w:rsidR="00F304F2" w:rsidRDefault="00F304F2" w:rsidP="00F304F2">
      <w:pPr>
        <w:pStyle w:val="MTDisplayEquation"/>
      </w:pPr>
      <w:r>
        <w:tab/>
      </w:r>
      <w:r w:rsidR="00AF2221" w:rsidRPr="00AF2221">
        <w:rPr>
          <w:position w:val="-16"/>
        </w:rPr>
        <w:object w:dxaOrig="1560" w:dyaOrig="440" w14:anchorId="192FBAB9">
          <v:shape id="_x0000_i1358" type="#_x0000_t75" style="width:79.5pt;height:22pt" o:ole="">
            <v:imagedata r:id="rId699" o:title=""/>
          </v:shape>
          <o:OLEObject Type="Embed" ProgID="Equation.DSMT4" ShapeID="_x0000_i1358" DrawAspect="Content" ObjectID="_1459242441" r:id="rId700"/>
        </w:object>
      </w:r>
      <w:r>
        <w:t>.</w:t>
      </w:r>
    </w:p>
    <w:p w14:paraId="6C920C73" w14:textId="117D6F7F" w:rsidR="00F304F2" w:rsidRDefault="00AF2221" w:rsidP="00F304F2">
      <w:r w:rsidRPr="00AF2221">
        <w:rPr>
          <w:position w:val="-6"/>
        </w:rPr>
        <w:object w:dxaOrig="220" w:dyaOrig="260" w14:anchorId="3A4894C7">
          <v:shape id="_x0000_i1359" type="#_x0000_t75" style="width:10.5pt;height:13.5pt" o:ole="">
            <v:imagedata r:id="rId701" o:title=""/>
          </v:shape>
          <o:OLEObject Type="Embed" ProgID="Equation.DSMT4" ShapeID="_x0000_i1359" DrawAspect="Content" ObjectID="_1459242442" r:id="rId702"/>
        </w:object>
      </w:r>
      <w:r w:rsidR="00F304F2">
        <w:t xml:space="preserve"> is the interstitial fluid in the current configuration, related to the reference configuration via</w:t>
      </w:r>
    </w:p>
    <w:p w14:paraId="39F490B6" w14:textId="4E8DC814" w:rsidR="00F304F2" w:rsidRDefault="00F304F2" w:rsidP="00F304F2">
      <w:pPr>
        <w:pStyle w:val="MTDisplayEquation"/>
      </w:pPr>
      <w:r>
        <w:tab/>
      </w:r>
      <w:r w:rsidR="00AF2221" w:rsidRPr="00AF2221">
        <w:rPr>
          <w:position w:val="-30"/>
        </w:rPr>
        <w:object w:dxaOrig="1620" w:dyaOrig="720" w14:anchorId="5CCB599F">
          <v:shape id="_x0000_i1360" type="#_x0000_t75" style="width:80.5pt;height:36.5pt" o:ole="">
            <v:imagedata r:id="rId703" o:title=""/>
          </v:shape>
          <o:OLEObject Type="Embed" ProgID="Equation.DSMT4" ShapeID="_x0000_i1360" DrawAspect="Content" ObjectID="_1459242443" r:id="rId704"/>
        </w:object>
      </w:r>
    </w:p>
    <w:p w14:paraId="7660768C" w14:textId="4673B2C9" w:rsidR="00F304F2" w:rsidRDefault="00F304F2" w:rsidP="00F304F2">
      <w:r>
        <w:t xml:space="preserve">where </w:t>
      </w:r>
      <w:r w:rsidR="00AF2221" w:rsidRPr="00AF2221">
        <w:rPr>
          <w:position w:val="-6"/>
        </w:rPr>
        <w:object w:dxaOrig="940" w:dyaOrig="279" w14:anchorId="2BA5F052">
          <v:shape id="_x0000_i1361" type="#_x0000_t75" style="width:48pt;height:14pt" o:ole="">
            <v:imagedata r:id="rId705" o:title=""/>
          </v:shape>
          <o:OLEObject Type="Embed" ProgID="Equation.DSMT4" ShapeID="_x0000_i1361" DrawAspect="Content" ObjectID="_1459242444" r:id="rId706"/>
        </w:object>
      </w:r>
      <w:r>
        <w:t xml:space="preserve"> is the relative volume.  The values of the universal gas constant </w:t>
      </w:r>
      <w:r w:rsidR="00AF2221" w:rsidRPr="00AF2221">
        <w:rPr>
          <w:position w:val="-4"/>
        </w:rPr>
        <w:object w:dxaOrig="240" w:dyaOrig="260" w14:anchorId="521616FA">
          <v:shape id="_x0000_i1362" type="#_x0000_t75" style="width:12pt;height:13.5pt" o:ole="">
            <v:imagedata r:id="rId707" o:title=""/>
          </v:shape>
          <o:OLEObject Type="Embed" ProgID="Equation.DSMT4" ShapeID="_x0000_i1362" DrawAspect="Content" ObjectID="_1459242445" r:id="rId708"/>
        </w:object>
      </w:r>
      <w:r>
        <w:t xml:space="preserve"> and absolute temperature </w:t>
      </w:r>
      <w:r w:rsidR="00AF2221" w:rsidRPr="00AF2221">
        <w:rPr>
          <w:position w:val="-4"/>
        </w:rPr>
        <w:object w:dxaOrig="220" w:dyaOrig="260" w14:anchorId="10555E2B">
          <v:shape id="_x0000_i1363" type="#_x0000_t75" style="width:10.5pt;height:13.5pt" o:ole="">
            <v:imagedata r:id="rId709" o:title=""/>
          </v:shape>
          <o:OLEObject Type="Embed" ProgID="Equation.DSMT4" ShapeID="_x0000_i1363" DrawAspect="Content" ObjectID="_1459242446" r:id="rId710"/>
        </w:object>
      </w:r>
      <w:r>
        <w:t xml:space="preserve"> must be specified as global constants.</w:t>
      </w:r>
    </w:p>
    <w:p w14:paraId="6DB0D04B" w14:textId="77777777" w:rsidR="00F304F2" w:rsidRDefault="00F304F2" w:rsidP="00F304F2"/>
    <w:p w14:paraId="3333BBC4" w14:textId="7B75DA00" w:rsidR="00F304F2" w:rsidRDefault="00F304F2" w:rsidP="00F304F2">
      <w:r>
        <w:t>Though this material is porous, this is not a full-fledged poroelastic material as described in Section </w:t>
      </w:r>
      <w:r>
        <w:fldChar w:fldCharType="begin"/>
      </w:r>
      <w:r>
        <w:instrText xml:space="preserve"> REF _Ref162415183 \r \h </w:instrText>
      </w:r>
      <w:r>
        <w:fldChar w:fldCharType="separate"/>
      </w:r>
      <w:r w:rsidR="00873D59">
        <w:t>4.4</w:t>
      </w:r>
      <w:r>
        <w:fldChar w:fldCharType="end"/>
      </w:r>
      <w:r>
        <w:t xml:space="preserve"> for example.  The behavior described by this material is strictly valid only after the transient response of interstitial fluid and solute fluxes has subsided.</w:t>
      </w:r>
    </w:p>
    <w:p w14:paraId="62B7250B" w14:textId="77777777" w:rsidR="00F304F2" w:rsidRDefault="00F304F2" w:rsidP="00F304F2"/>
    <w:p w14:paraId="271504D8" w14:textId="77777777" w:rsidR="00F304F2" w:rsidRDefault="00F304F2" w:rsidP="00F304F2">
      <w:r>
        <w:rPr>
          <w:i/>
          <w:iCs/>
        </w:rPr>
        <w:t>Example (using units of mm, N, s, nmol, K)</w:t>
      </w:r>
      <w:r>
        <w:t>:</w:t>
      </w:r>
    </w:p>
    <w:p w14:paraId="6C6790E2" w14:textId="77777777" w:rsidR="00F304F2" w:rsidRDefault="00F304F2" w:rsidP="00F304F2">
      <w:r>
        <w:t>Hyperosmotic loading of a cell with a membrane-impermeant solute, starting from isotonic conditions.</w:t>
      </w:r>
    </w:p>
    <w:p w14:paraId="5C2E13B4" w14:textId="6995A8FE" w:rsidR="00F304F2" w:rsidRDefault="00F304F2" w:rsidP="00743D18">
      <w:pPr>
        <w:pStyle w:val="code"/>
      </w:pPr>
      <w:r>
        <w:t>&lt;material id=</w:t>
      </w:r>
      <w:r w:rsidR="007F5C53">
        <w:t>"</w:t>
      </w:r>
      <w:r>
        <w:t>1</w:t>
      </w:r>
      <w:r w:rsidR="007F5C53">
        <w:t>"</w:t>
      </w:r>
      <w:r>
        <w:t xml:space="preserve"> type=</w:t>
      </w:r>
      <w:r w:rsidR="007F5C53">
        <w:t>"</w:t>
      </w:r>
      <w:r>
        <w:t>solid mixture</w:t>
      </w:r>
      <w:r w:rsidR="007F5C53">
        <w:t>"&gt;</w:t>
      </w:r>
    </w:p>
    <w:p w14:paraId="6EB6C5EA" w14:textId="479E4B27" w:rsidR="00F304F2" w:rsidRDefault="00F304F2" w:rsidP="00F304F2">
      <w:pPr>
        <w:pStyle w:val="code"/>
      </w:pPr>
      <w:r>
        <w:tab/>
        <w:t>&lt;solid type=</w:t>
      </w:r>
      <w:r w:rsidR="007F5C53">
        <w:t>"</w:t>
      </w:r>
      <w:r>
        <w:t>perfect osmometer</w:t>
      </w:r>
      <w:r w:rsidR="007F5C53">
        <w:t>"</w:t>
      </w:r>
      <w:r>
        <w:t>&gt;</w:t>
      </w:r>
    </w:p>
    <w:p w14:paraId="74D3A6ED" w14:textId="77777777" w:rsidR="00F304F2" w:rsidRDefault="00F304F2" w:rsidP="00F304F2">
      <w:pPr>
        <w:pStyle w:val="code"/>
      </w:pPr>
      <w:r>
        <w:tab/>
      </w:r>
      <w:r>
        <w:tab/>
        <w:t>&lt;phiw0&gt;0.8&lt;/ phiw0&gt;</w:t>
      </w:r>
    </w:p>
    <w:p w14:paraId="76B7DB4A" w14:textId="77777777" w:rsidR="00F304F2" w:rsidRDefault="00F304F2" w:rsidP="00F304F2">
      <w:pPr>
        <w:pStyle w:val="code"/>
      </w:pPr>
      <w:r>
        <w:tab/>
      </w:r>
      <w:r>
        <w:tab/>
        <w:t>&lt;iosm&gt;300&lt;/cF0&gt;</w:t>
      </w:r>
    </w:p>
    <w:p w14:paraId="06649634" w14:textId="479D8C5C" w:rsidR="00F304F2" w:rsidRDefault="00F304F2" w:rsidP="00F304F2">
      <w:pPr>
        <w:pStyle w:val="code"/>
      </w:pPr>
      <w:r>
        <w:tab/>
      </w:r>
      <w:r>
        <w:tab/>
        <w:t>&lt;bosm lc=</w:t>
      </w:r>
      <w:r w:rsidR="007F5C53">
        <w:t>"</w:t>
      </w:r>
      <w:r>
        <w:t>1</w:t>
      </w:r>
      <w:r w:rsidR="007F5C53">
        <w:t>"</w:t>
      </w:r>
      <w:r>
        <w:t>&gt;1&lt;/bosm&gt;</w:t>
      </w:r>
    </w:p>
    <w:p w14:paraId="5BE30728" w14:textId="77777777" w:rsidR="00F304F2" w:rsidRDefault="00F304F2" w:rsidP="00F304F2">
      <w:pPr>
        <w:pStyle w:val="code"/>
      </w:pPr>
      <w:r>
        <w:tab/>
        <w:t>&lt;/solid&gt;</w:t>
      </w:r>
    </w:p>
    <w:p w14:paraId="2F966133" w14:textId="6835B14D" w:rsidR="00F304F2" w:rsidRDefault="00F304F2" w:rsidP="00743D18">
      <w:pPr>
        <w:pStyle w:val="code"/>
      </w:pPr>
      <w:r>
        <w:tab/>
        <w:t>&lt;solid type=</w:t>
      </w:r>
      <w:r w:rsidR="007F5C53">
        <w:t>"</w:t>
      </w:r>
      <w:r>
        <w:t>neo-Hookean</w:t>
      </w:r>
      <w:r w:rsidR="007F5C53">
        <w:t>"</w:t>
      </w:r>
      <w:r>
        <w:t>&gt;</w:t>
      </w:r>
    </w:p>
    <w:p w14:paraId="371BA8EF" w14:textId="77777777" w:rsidR="00F304F2" w:rsidRPr="00E24C5F" w:rsidRDefault="00F304F2" w:rsidP="00F304F2">
      <w:pPr>
        <w:pStyle w:val="code"/>
      </w:pPr>
      <w:r>
        <w:tab/>
      </w:r>
      <w:r>
        <w:tab/>
      </w:r>
      <w:r w:rsidRPr="00E24C5F">
        <w:t>&lt;E&gt;</w:t>
      </w:r>
      <w:r>
        <w:t>1.0</w:t>
      </w:r>
      <w:r w:rsidRPr="00E24C5F">
        <w:t>&lt;/E&gt;</w:t>
      </w:r>
    </w:p>
    <w:p w14:paraId="3B2CB6A3" w14:textId="77777777" w:rsidR="00F304F2" w:rsidRPr="00E24C5F" w:rsidRDefault="00F304F2" w:rsidP="00F304F2">
      <w:pPr>
        <w:pStyle w:val="code"/>
      </w:pPr>
      <w:r w:rsidRPr="00E24C5F">
        <w:tab/>
      </w:r>
      <w:r w:rsidRPr="00E24C5F">
        <w:tab/>
        <w:t>&lt;v&gt;0&lt;/v&gt;</w:t>
      </w:r>
    </w:p>
    <w:p w14:paraId="3D674E93" w14:textId="77777777" w:rsidR="00F304F2" w:rsidRPr="00E24C5F" w:rsidRDefault="00F304F2" w:rsidP="00F304F2">
      <w:pPr>
        <w:pStyle w:val="code"/>
      </w:pPr>
      <w:r w:rsidRPr="00E24C5F">
        <w:tab/>
        <w:t>&lt;/solid&gt;</w:t>
      </w:r>
    </w:p>
    <w:p w14:paraId="3F3E428E" w14:textId="77777777" w:rsidR="00F304F2" w:rsidRDefault="00F304F2" w:rsidP="00F304F2">
      <w:pPr>
        <w:pStyle w:val="code"/>
      </w:pPr>
      <w:r>
        <w:lastRenderedPageBreak/>
        <w:t>&lt;/material&gt;</w:t>
      </w:r>
    </w:p>
    <w:p w14:paraId="528C23AB" w14:textId="77777777" w:rsidR="00F304F2" w:rsidRDefault="00F304F2" w:rsidP="00F304F2">
      <w:pPr>
        <w:pStyle w:val="code"/>
      </w:pPr>
      <w:r>
        <w:t>&lt;LoadData&gt;</w:t>
      </w:r>
    </w:p>
    <w:p w14:paraId="6541280B" w14:textId="1A045C68" w:rsidR="00F304F2" w:rsidRDefault="00F304F2" w:rsidP="00F304F2">
      <w:pPr>
        <w:pStyle w:val="code"/>
      </w:pPr>
      <w:r>
        <w:tab/>
        <w:t>&lt;loadcurve id=</w:t>
      </w:r>
      <w:r w:rsidR="007F5C53">
        <w:t>"</w:t>
      </w:r>
      <w:r w:rsidR="00743D18">
        <w:t>1</w:t>
      </w:r>
      <w:r w:rsidR="007F5C53">
        <w:t>"</w:t>
      </w:r>
      <w:r>
        <w:t>&gt;</w:t>
      </w:r>
    </w:p>
    <w:p w14:paraId="0FAA0E6F" w14:textId="77777777" w:rsidR="00F304F2" w:rsidRDefault="00F304F2" w:rsidP="00F304F2">
      <w:pPr>
        <w:pStyle w:val="code"/>
      </w:pPr>
      <w:r>
        <w:tab/>
      </w:r>
      <w:r>
        <w:tab/>
        <w:t>&lt;loadpoint&gt;0,300&lt;/loadpoint&gt;</w:t>
      </w:r>
    </w:p>
    <w:p w14:paraId="09F86309" w14:textId="77777777" w:rsidR="00F304F2" w:rsidRDefault="00F304F2" w:rsidP="00F304F2">
      <w:pPr>
        <w:pStyle w:val="code"/>
      </w:pPr>
      <w:r>
        <w:tab/>
      </w:r>
      <w:r>
        <w:tab/>
        <w:t>&lt;loadpoint&gt;1,1500&lt;/loadpoint&gt;</w:t>
      </w:r>
    </w:p>
    <w:p w14:paraId="18FC1847" w14:textId="77777777" w:rsidR="00F304F2" w:rsidRDefault="00F304F2" w:rsidP="00F304F2">
      <w:pPr>
        <w:pStyle w:val="code"/>
      </w:pPr>
      <w:r>
        <w:tab/>
        <w:t>&lt;/loadcurve&gt;</w:t>
      </w:r>
    </w:p>
    <w:p w14:paraId="1A3C24A0" w14:textId="77777777" w:rsidR="00F304F2" w:rsidRDefault="00F304F2" w:rsidP="00F304F2">
      <w:pPr>
        <w:pStyle w:val="code"/>
      </w:pPr>
      <w:r>
        <w:t>&lt;/LoadData&gt;</w:t>
      </w:r>
    </w:p>
    <w:p w14:paraId="1055D6E2" w14:textId="77777777" w:rsidR="00F304F2" w:rsidRDefault="00F304F2" w:rsidP="00F304F2">
      <w:pPr>
        <w:pStyle w:val="code"/>
      </w:pPr>
      <w:r>
        <w:t>&lt;Globals&gt;</w:t>
      </w:r>
    </w:p>
    <w:p w14:paraId="48215DE3" w14:textId="77777777" w:rsidR="00F304F2" w:rsidRDefault="00F304F2" w:rsidP="00F304F2">
      <w:pPr>
        <w:pStyle w:val="code"/>
      </w:pPr>
      <w:r>
        <w:tab/>
        <w:t>&lt;Constants&gt;</w:t>
      </w:r>
    </w:p>
    <w:p w14:paraId="431BB9BD" w14:textId="77777777" w:rsidR="00F304F2" w:rsidRDefault="00F304F2" w:rsidP="00F304F2">
      <w:pPr>
        <w:pStyle w:val="code"/>
      </w:pPr>
      <w:r>
        <w:tab/>
      </w:r>
      <w:r>
        <w:tab/>
        <w:t>&lt;R&gt;8.314e-6&lt;/R&gt;</w:t>
      </w:r>
    </w:p>
    <w:p w14:paraId="19B14D32" w14:textId="77777777" w:rsidR="00F304F2" w:rsidRDefault="00F304F2" w:rsidP="00F304F2">
      <w:pPr>
        <w:pStyle w:val="code"/>
      </w:pPr>
      <w:r>
        <w:tab/>
      </w:r>
      <w:r>
        <w:tab/>
        <w:t>&lt;T&gt;310&lt;/T&gt;</w:t>
      </w:r>
    </w:p>
    <w:p w14:paraId="41EB4038" w14:textId="77777777" w:rsidR="00F304F2" w:rsidRDefault="00F304F2" w:rsidP="00F304F2">
      <w:pPr>
        <w:pStyle w:val="code"/>
      </w:pPr>
      <w:r>
        <w:tab/>
        <w:t>&lt;/Constants&gt;</w:t>
      </w:r>
    </w:p>
    <w:p w14:paraId="790B8200" w14:textId="77777777" w:rsidR="00F304F2" w:rsidRDefault="00F304F2" w:rsidP="00F304F2">
      <w:pPr>
        <w:pStyle w:val="code"/>
      </w:pPr>
      <w:r>
        <w:t>&lt;/Globals&gt;</w:t>
      </w:r>
    </w:p>
    <w:p w14:paraId="49873C26" w14:textId="77777777" w:rsidR="00F304F2" w:rsidRDefault="006A0BC1" w:rsidP="00F304F2">
      <w:pPr>
        <w:pStyle w:val="code"/>
      </w:pPr>
      <w:r>
        <w:br w:type="page"/>
      </w:r>
    </w:p>
    <w:p w14:paraId="641B6B46" w14:textId="77777777" w:rsidR="006A0BC1" w:rsidRDefault="006A0BC1" w:rsidP="00F304F2">
      <w:pPr>
        <w:pStyle w:val="Heading4"/>
      </w:pPr>
      <w:bookmarkStart w:id="1316" w:name="_Ref173928732"/>
      <w:bookmarkStart w:id="1317" w:name="_Ref173928733"/>
      <w:bookmarkStart w:id="1318" w:name="_Ref173928734"/>
      <w:bookmarkStart w:id="1319" w:name="_Ref173928735"/>
      <w:bookmarkStart w:id="1320" w:name="_Toc385498506"/>
      <w:r>
        <w:lastRenderedPageBreak/>
        <w:t>Solid Mixture</w:t>
      </w:r>
      <w:bookmarkEnd w:id="1314"/>
      <w:bookmarkEnd w:id="1316"/>
      <w:bookmarkEnd w:id="1317"/>
      <w:bookmarkEnd w:id="1318"/>
      <w:bookmarkEnd w:id="1319"/>
      <w:bookmarkEnd w:id="1320"/>
    </w:p>
    <w:p w14:paraId="0AEF44BC" w14:textId="77777777" w:rsidR="006A0BC1" w:rsidRDefault="006A0BC1" w:rsidP="006A0BC1">
      <w:r>
        <w:t>This material describes a mixture of compressible elastic solids. It is a container for any combination of the materials described in Section </w:t>
      </w:r>
      <w:r>
        <w:fldChar w:fldCharType="begin"/>
      </w:r>
      <w:r>
        <w:instrText xml:space="preserve"> REF _Ref162411714 \r \h </w:instrText>
      </w:r>
      <w:r>
        <w:fldChar w:fldCharType="separate"/>
      </w:r>
      <w:r w:rsidR="00873D59">
        <w:t>4.1.3</w:t>
      </w:r>
      <w:r>
        <w:fldChar w:fldCharType="end"/>
      </w:r>
      <w:r>
        <w:t>.</w:t>
      </w:r>
    </w:p>
    <w:p w14:paraId="182C8DC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2ED7BE40" w14:textId="77777777">
        <w:tc>
          <w:tcPr>
            <w:tcW w:w="1188" w:type="dxa"/>
            <w:shd w:val="clear" w:color="auto" w:fill="auto"/>
          </w:tcPr>
          <w:p w14:paraId="0047EEF4" w14:textId="77777777" w:rsidR="006A0BC1" w:rsidRDefault="006A0BC1" w:rsidP="006A0BC1">
            <w:pPr>
              <w:pStyle w:val="code"/>
            </w:pPr>
            <w:r>
              <w:t>&lt;solid&gt;</w:t>
            </w:r>
          </w:p>
        </w:tc>
        <w:tc>
          <w:tcPr>
            <w:tcW w:w="8388" w:type="dxa"/>
            <w:shd w:val="clear" w:color="auto" w:fill="auto"/>
          </w:tcPr>
          <w:p w14:paraId="62A6AA14" w14:textId="77777777" w:rsidR="006A0BC1" w:rsidRDefault="006A0BC1" w:rsidP="006A0BC1">
            <w:r>
              <w:t>Container tag for compressible material</w:t>
            </w:r>
          </w:p>
        </w:tc>
      </w:tr>
    </w:tbl>
    <w:p w14:paraId="25AA5E37" w14:textId="77777777" w:rsidR="006A0BC1" w:rsidRDefault="006A0BC1" w:rsidP="006A0BC1"/>
    <w:p w14:paraId="13ED29F7" w14:textId="77777777" w:rsidR="006A0BC1" w:rsidRDefault="006A0BC1" w:rsidP="006A0BC1">
      <w:r>
        <w:t>The mixture may consist of any number of solids.  The stress tensor for the solid mixture is the sum of the stresses for all the solids</w:t>
      </w:r>
      <w:r w:rsidR="0095496A">
        <w:t>.</w:t>
      </w:r>
    </w:p>
    <w:p w14:paraId="0C6FB53C" w14:textId="77777777" w:rsidR="006A0BC1" w:rsidRDefault="006A0BC1" w:rsidP="006A0BC1"/>
    <w:p w14:paraId="348883BB" w14:textId="77777777" w:rsidR="006A0BC1" w:rsidRDefault="006A0BC1" w:rsidP="006A0BC1">
      <w:r>
        <w:rPr>
          <w:i/>
        </w:rPr>
        <w:t>Example</w:t>
      </w:r>
      <w:r>
        <w:t>:</w:t>
      </w:r>
    </w:p>
    <w:p w14:paraId="74327AF7" w14:textId="56E27B4F"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4FA4545C" w14:textId="51450700" w:rsidR="006A0BC1" w:rsidRDefault="006A0BC1" w:rsidP="006A0BC1">
      <w:pPr>
        <w:pStyle w:val="code"/>
      </w:pPr>
      <w:r>
        <w:tab/>
        <w:t>&lt;solid type=</w:t>
      </w:r>
      <w:r w:rsidR="007F5C53">
        <w:t>"</w:t>
      </w:r>
      <w:r>
        <w:t>neo-Hookean</w:t>
      </w:r>
      <w:r w:rsidR="007F5C53">
        <w:t>"</w:t>
      </w:r>
      <w:r>
        <w:t>&gt;</w:t>
      </w:r>
    </w:p>
    <w:p w14:paraId="6E45265C" w14:textId="77777777" w:rsidR="006A0BC1" w:rsidRDefault="006A0BC1" w:rsidP="006A0BC1">
      <w:pPr>
        <w:pStyle w:val="code"/>
      </w:pPr>
      <w:r>
        <w:tab/>
      </w:r>
      <w:r>
        <w:tab/>
        <w:t>&lt;E&gt;1000.0&lt;/E&gt;</w:t>
      </w:r>
    </w:p>
    <w:p w14:paraId="6DDD8890" w14:textId="77777777" w:rsidR="006A0BC1" w:rsidRDefault="006A0BC1" w:rsidP="006A0BC1">
      <w:pPr>
        <w:pStyle w:val="code"/>
      </w:pPr>
      <w:r>
        <w:tab/>
      </w:r>
      <w:r>
        <w:tab/>
        <w:t>&lt;v&gt;0.45&lt;/v&gt;</w:t>
      </w:r>
    </w:p>
    <w:p w14:paraId="66CCE0F0" w14:textId="77777777" w:rsidR="006A0BC1" w:rsidRDefault="006A0BC1" w:rsidP="006A0BC1">
      <w:pPr>
        <w:pStyle w:val="code"/>
      </w:pPr>
      <w:r>
        <w:tab/>
        <w:t>&lt;/solid&gt;</w:t>
      </w:r>
    </w:p>
    <w:p w14:paraId="5CDE554A" w14:textId="54CD44E4" w:rsidR="006A0BC1" w:rsidRDefault="006A0BC1" w:rsidP="006F720E">
      <w:pPr>
        <w:pStyle w:val="code"/>
      </w:pPr>
      <w:r>
        <w:tab/>
        <w:t>&lt;solid type=</w:t>
      </w:r>
      <w:r w:rsidR="007F5C53">
        <w:t>"</w:t>
      </w:r>
      <w:r>
        <w:t>ellipsoidal fiber distribution</w:t>
      </w:r>
      <w:r w:rsidR="007F5C53">
        <w:t>"</w:t>
      </w:r>
      <w:r>
        <w:t>&gt;</w:t>
      </w:r>
    </w:p>
    <w:p w14:paraId="587AEC9F" w14:textId="77777777" w:rsidR="006A0BC1" w:rsidRPr="002C61D2" w:rsidRDefault="006A0BC1" w:rsidP="006A0BC1">
      <w:pPr>
        <w:pStyle w:val="code"/>
        <w:rPr>
          <w:lang w:val="nl-BE"/>
        </w:rPr>
      </w:pPr>
      <w:r>
        <w:tab/>
      </w:r>
      <w:r>
        <w:tab/>
      </w:r>
      <w:r w:rsidRPr="002C61D2">
        <w:rPr>
          <w:lang w:val="nl-BE"/>
        </w:rPr>
        <w:t>&lt;ksi&gt;10, 12, 15&lt;/ksi&gt;</w:t>
      </w:r>
    </w:p>
    <w:p w14:paraId="7ED46973"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35DE4AE0" w14:textId="77777777" w:rsidR="006A0BC1" w:rsidRPr="002C61D2" w:rsidRDefault="006A0BC1" w:rsidP="006A0BC1">
      <w:pPr>
        <w:pStyle w:val="code"/>
        <w:rPr>
          <w:lang w:val="nl-BE"/>
        </w:rPr>
      </w:pPr>
      <w:r w:rsidRPr="002C61D2">
        <w:rPr>
          <w:lang w:val="nl-BE"/>
        </w:rPr>
        <w:tab/>
        <w:t>&lt;/solid&gt;</w:t>
      </w:r>
    </w:p>
    <w:p w14:paraId="2BEB5502" w14:textId="77777777" w:rsidR="006A0BC1" w:rsidRDefault="006A0BC1" w:rsidP="006A0BC1">
      <w:pPr>
        <w:pStyle w:val="code"/>
      </w:pPr>
      <w:r>
        <w:t>&lt;/material&gt;</w:t>
      </w:r>
    </w:p>
    <w:p w14:paraId="7E28FB33" w14:textId="77777777" w:rsidR="006A0BC1" w:rsidRPr="00960711" w:rsidRDefault="006A0BC1" w:rsidP="006A0BC1"/>
    <w:p w14:paraId="0539CCB1" w14:textId="77777777" w:rsidR="00F84EC6" w:rsidRPr="0097532C" w:rsidRDefault="006A0BC1" w:rsidP="00F84EC6">
      <w:r w:rsidRPr="005A3C4B">
        <w:br w:type="page"/>
      </w:r>
    </w:p>
    <w:p w14:paraId="156E4AD7" w14:textId="77777777" w:rsidR="00F84EC6" w:rsidRPr="0097532C" w:rsidRDefault="00F84EC6" w:rsidP="00F84EC6">
      <w:pPr>
        <w:pStyle w:val="Heading4"/>
      </w:pPr>
      <w:bookmarkStart w:id="1321" w:name="_Toc385498507"/>
      <w:r>
        <w:lastRenderedPageBreak/>
        <w:t>Spherical</w:t>
      </w:r>
      <w:r w:rsidRPr="0097532C">
        <w:t xml:space="preserve"> Fiber Distribution</w:t>
      </w:r>
      <w:bookmarkEnd w:id="1321"/>
    </w:p>
    <w:p w14:paraId="4339D7D9" w14:textId="7339301A" w:rsidR="00F84EC6" w:rsidRDefault="00F84EC6" w:rsidP="00F84EC6">
      <w:r>
        <w:t>The material type for a spherical (isotropic) continuous fiber distribution is “</w:t>
      </w:r>
      <w:r>
        <w:rPr>
          <w:i/>
        </w:rPr>
        <w:t>spherical</w:t>
      </w:r>
      <w:r w:rsidRPr="00E7217D">
        <w:rPr>
          <w:i/>
        </w:rPr>
        <w:t xml:space="preserve">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873D59">
        <w:t xml:space="preserve">4.1.3.14. </w:t>
      </w:r>
      <w:r>
        <w:fldChar w:fldCharType="end"/>
      </w:r>
      <w:r w:rsidRPr="0097532C">
        <w:t xml:space="preserve">.  </w:t>
      </w:r>
      <w:r>
        <w:t>The following material parameters need to be defined:</w:t>
      </w:r>
    </w:p>
    <w:p w14:paraId="1D1A6D16" w14:textId="77777777" w:rsidR="00F84EC6" w:rsidRDefault="00F84EC6" w:rsidP="00F84EC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0C6D02" w14:paraId="451D9744" w14:textId="77777777" w:rsidTr="00AB33FD">
        <w:tc>
          <w:tcPr>
            <w:tcW w:w="1548" w:type="dxa"/>
            <w:shd w:val="clear" w:color="auto" w:fill="auto"/>
          </w:tcPr>
          <w:p w14:paraId="6D0A9567" w14:textId="1B40DBE1" w:rsidR="000C6D02" w:rsidRDefault="000C6D02" w:rsidP="00AB33FD">
            <w:pPr>
              <w:pStyle w:val="code"/>
            </w:pPr>
            <w:r>
              <w:t>&lt;alpha&gt;</w:t>
            </w:r>
          </w:p>
        </w:tc>
        <w:tc>
          <w:tcPr>
            <w:tcW w:w="8028" w:type="dxa"/>
            <w:shd w:val="clear" w:color="auto" w:fill="auto"/>
          </w:tcPr>
          <w:p w14:paraId="4A128FA5" w14:textId="2D8E2795" w:rsidR="000C6D02" w:rsidRDefault="000C6D02" w:rsidP="00AF2221">
            <w:r>
              <w:t>paramete</w:t>
            </w:r>
            <w:r w:rsidRPr="000C6D02">
              <w:t xml:space="preserve">r </w:t>
            </w:r>
            <w:r w:rsidR="00AF2221" w:rsidRPr="00AF2221">
              <w:rPr>
                <w:position w:val="-6"/>
              </w:rPr>
              <w:object w:dxaOrig="240" w:dyaOrig="220" w14:anchorId="29D80B7C">
                <v:shape id="_x0000_i1364" type="#_x0000_t75" style="width:12pt;height:10.5pt" o:ole="">
                  <v:imagedata r:id="rId711" o:title=""/>
                </v:shape>
                <o:OLEObject Type="Embed" ProgID="Equation.DSMT4" ShapeID="_x0000_i1364" DrawAspect="Content" ObjectID="_1459242447" r:id="rId712"/>
              </w:object>
            </w:r>
          </w:p>
        </w:tc>
      </w:tr>
      <w:tr w:rsidR="00F84EC6" w14:paraId="456F59E5" w14:textId="77777777" w:rsidTr="00AB33FD">
        <w:tc>
          <w:tcPr>
            <w:tcW w:w="1548" w:type="dxa"/>
            <w:shd w:val="clear" w:color="auto" w:fill="auto"/>
          </w:tcPr>
          <w:p w14:paraId="19D7A2E3" w14:textId="77777777" w:rsidR="00F84EC6" w:rsidRDefault="00F84EC6" w:rsidP="00AB33FD">
            <w:pPr>
              <w:pStyle w:val="code"/>
            </w:pPr>
            <w:r>
              <w:t>&lt;beta&gt;</w:t>
            </w:r>
          </w:p>
        </w:tc>
        <w:tc>
          <w:tcPr>
            <w:tcW w:w="8028" w:type="dxa"/>
            <w:shd w:val="clear" w:color="auto" w:fill="auto"/>
          </w:tcPr>
          <w:p w14:paraId="0090934B" w14:textId="5FA5783B" w:rsidR="00F84EC6" w:rsidRDefault="00F84EC6" w:rsidP="00AF2221">
            <w:r>
              <w:t xml:space="preserve">parameter </w:t>
            </w:r>
            <w:r w:rsidR="00AF2221" w:rsidRPr="00AF2221">
              <w:rPr>
                <w:position w:val="-10"/>
              </w:rPr>
              <w:object w:dxaOrig="240" w:dyaOrig="320" w14:anchorId="08F3D98A">
                <v:shape id="_x0000_i1365" type="#_x0000_t75" style="width:12pt;height:16.5pt" o:ole="">
                  <v:imagedata r:id="rId713" o:title=""/>
                </v:shape>
                <o:OLEObject Type="Embed" ProgID="Equation.DSMT4" ShapeID="_x0000_i1365" DrawAspect="Content" ObjectID="_1459242448" r:id="rId714"/>
              </w:object>
            </w:r>
          </w:p>
        </w:tc>
      </w:tr>
      <w:tr w:rsidR="00F84EC6" w14:paraId="08BA5C4F" w14:textId="77777777" w:rsidTr="00AB33FD">
        <w:tc>
          <w:tcPr>
            <w:tcW w:w="1548" w:type="dxa"/>
            <w:shd w:val="clear" w:color="auto" w:fill="auto"/>
          </w:tcPr>
          <w:p w14:paraId="5BD88221" w14:textId="77777777" w:rsidR="00F84EC6" w:rsidRDefault="00F84EC6" w:rsidP="00AB33FD">
            <w:pPr>
              <w:pStyle w:val="code"/>
            </w:pPr>
            <w:r>
              <w:t>&lt;ksi&gt;</w:t>
            </w:r>
          </w:p>
        </w:tc>
        <w:tc>
          <w:tcPr>
            <w:tcW w:w="8028" w:type="dxa"/>
            <w:shd w:val="clear" w:color="auto" w:fill="auto"/>
          </w:tcPr>
          <w:p w14:paraId="1C050C6C" w14:textId="7C1C6591" w:rsidR="00F84EC6" w:rsidRDefault="00F84EC6" w:rsidP="00AF2221">
            <w:r>
              <w:t xml:space="preserve">parameters </w:t>
            </w:r>
            <w:r w:rsidR="00AF2221" w:rsidRPr="00AF2221">
              <w:rPr>
                <w:position w:val="-10"/>
              </w:rPr>
              <w:object w:dxaOrig="200" w:dyaOrig="320" w14:anchorId="54E8F978">
                <v:shape id="_x0000_i1366" type="#_x0000_t75" style="width:10pt;height:16.5pt" o:ole="">
                  <v:imagedata r:id="rId715" o:title=""/>
                </v:shape>
                <o:OLEObject Type="Embed" ProgID="Equation.DSMT4" ShapeID="_x0000_i1366" DrawAspect="Content" ObjectID="_1459242449" r:id="rId716"/>
              </w:object>
            </w:r>
          </w:p>
        </w:tc>
      </w:tr>
    </w:tbl>
    <w:p w14:paraId="70740AB4" w14:textId="77777777" w:rsidR="00F84EC6" w:rsidRDefault="00F84EC6" w:rsidP="00F84EC6"/>
    <w:p w14:paraId="2ECB8A96" w14:textId="3ED398EC" w:rsidR="00F84EC6" w:rsidRDefault="00F84EC6" w:rsidP="00F84EC6">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5190653F" w14:textId="102B22C9" w:rsidR="00F84EC6" w:rsidRDefault="00F84EC6" w:rsidP="00941062">
      <w:pPr>
        <w:pStyle w:val="MTDisplayEquation"/>
      </w:pPr>
      <w:r>
        <w:tab/>
      </w:r>
      <w:r w:rsidR="00AF2221" w:rsidRPr="00AF2221">
        <w:rPr>
          <w:position w:val="-18"/>
        </w:rPr>
        <w:object w:dxaOrig="3640" w:dyaOrig="520" w14:anchorId="30D82841">
          <v:shape id="_x0000_i1367" type="#_x0000_t75" style="width:182pt;height:26.5pt" o:ole="">
            <v:imagedata r:id="rId717" o:title=""/>
          </v:shape>
          <o:OLEObject Type="Embed" ProgID="Equation.DSMT4" ShapeID="_x0000_i1367" DrawAspect="Content" ObjectID="_1459242450" r:id="rId718"/>
        </w:object>
      </w:r>
      <w:r>
        <w:t>.</w:t>
      </w:r>
    </w:p>
    <w:p w14:paraId="2B890A0A" w14:textId="36CD6B77" w:rsidR="00F84EC6" w:rsidRDefault="00F84EC6" w:rsidP="00F84EC6">
      <w:r>
        <w:t xml:space="preserve">Here, </w:t>
      </w:r>
      <w:r w:rsidR="00AF2221" w:rsidRPr="00AF2221">
        <w:rPr>
          <w:position w:val="-12"/>
        </w:rPr>
        <w:object w:dxaOrig="1760" w:dyaOrig="380" w14:anchorId="7B4FA7D7">
          <v:shape id="_x0000_i1368" type="#_x0000_t75" style="width:87.5pt;height:19.5pt" o:ole="">
            <v:imagedata r:id="rId719" o:title=""/>
          </v:shape>
          <o:OLEObject Type="Embed" ProgID="Equation.DSMT4" ShapeID="_x0000_i1368" DrawAspect="Content" ObjectID="_1459242451" r:id="rId720"/>
        </w:object>
      </w:r>
      <w:r>
        <w:t xml:space="preserve"> is the square of the fiber stretch </w:t>
      </w:r>
      <w:r w:rsidR="00AF2221" w:rsidRPr="00AF2221">
        <w:rPr>
          <w:position w:val="-12"/>
        </w:rPr>
        <w:object w:dxaOrig="279" w:dyaOrig="360" w14:anchorId="51724A14">
          <v:shape id="_x0000_i1369" type="#_x0000_t75" style="width:14pt;height:18pt" o:ole="">
            <v:imagedata r:id="rId721" o:title=""/>
          </v:shape>
          <o:OLEObject Type="Embed" ProgID="Equation.DSMT4" ShapeID="_x0000_i1369" DrawAspect="Content" ObjectID="_1459242452" r:id="rId722"/>
        </w:object>
      </w:r>
      <w:r>
        <w:t xml:space="preserve">, </w:t>
      </w:r>
      <w:r w:rsidR="00AF2221" w:rsidRPr="00AF2221">
        <w:rPr>
          <w:position w:val="-6"/>
        </w:rPr>
        <w:object w:dxaOrig="260" w:dyaOrig="279" w14:anchorId="1CD76145">
          <v:shape id="_x0000_i1370" type="#_x0000_t75" style="width:13.5pt;height:14pt" o:ole="">
            <v:imagedata r:id="rId723" o:title=""/>
          </v:shape>
          <o:OLEObject Type="Embed" ProgID="Equation.DSMT4" ShapeID="_x0000_i1370" DrawAspect="Content" ObjectID="_1459242453" r:id="rId724"/>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80FE0BB">
          <v:shape id="_x0000_i1371" type="#_x0000_t75" style="width:31.5pt;height:19.5pt" o:ole="">
            <v:imagedata r:id="rId725" o:title=""/>
          </v:shape>
          <o:OLEObject Type="Embed" ProgID="Equation.DSMT4" ShapeID="_x0000_i1371" DrawAspect="Content" ObjectID="_1459242454" r:id="rId726"/>
        </w:object>
      </w:r>
      <w:r>
        <w:t xml:space="preserve">, </w:t>
      </w:r>
      <w:r w:rsidR="00AF2221" w:rsidRPr="00AF2221">
        <w:rPr>
          <w:position w:val="-12"/>
        </w:rPr>
        <w:object w:dxaOrig="1340" w:dyaOrig="360" w14:anchorId="0E02DDB7">
          <v:shape id="_x0000_i1372" type="#_x0000_t75" style="width:67.5pt;height:18pt" o:ole="">
            <v:imagedata r:id="rId727" o:title=""/>
          </v:shape>
          <o:OLEObject Type="Embed" ProgID="Equation.DSMT4" ShapeID="_x0000_i1372" DrawAspect="Content" ObjectID="_1459242455" r:id="rId728"/>
        </w:object>
      </w:r>
      <w:r>
        <w:t xml:space="preserve">, and </w:t>
      </w:r>
      <w:r w:rsidR="00AF2221" w:rsidRPr="00AF2221">
        <w:rPr>
          <w:position w:val="-14"/>
        </w:rPr>
        <w:object w:dxaOrig="540" w:dyaOrig="400" w14:anchorId="51FF8A3D">
          <v:shape id="_x0000_i1373" type="#_x0000_t75" style="width:27.5pt;height:19.5pt" o:ole="">
            <v:imagedata r:id="rId729" o:title=""/>
          </v:shape>
          <o:OLEObject Type="Embed" ProgID="Equation.DSMT4" ShapeID="_x0000_i1373" DrawAspect="Content" ObjectID="_1459242456" r:id="rId730"/>
        </w:object>
      </w:r>
      <w:r w:rsidR="00941062">
        <w:t xml:space="preserve"> </w:t>
      </w:r>
      <w:r>
        <w:t xml:space="preserve">is the unit step function that enforces the tension-only contribution. </w:t>
      </w:r>
    </w:p>
    <w:p w14:paraId="4352E78B" w14:textId="77777777" w:rsidR="00F84EC6" w:rsidRDefault="00F84EC6" w:rsidP="00F84EC6"/>
    <w:p w14:paraId="5E898507" w14:textId="77777777" w:rsidR="00F84EC6" w:rsidRDefault="00F84EC6" w:rsidP="00F84EC6">
      <w:r>
        <w:t>The fiber stress is determined from a fiber strain energy function,</w:t>
      </w:r>
    </w:p>
    <w:p w14:paraId="10B70083" w14:textId="59DBF60C" w:rsidR="00941062" w:rsidRDefault="00941062" w:rsidP="00941062">
      <w:pPr>
        <w:pStyle w:val="MTDisplayEquation"/>
        <w:jc w:val="left"/>
      </w:pPr>
      <w:r>
        <w:tab/>
      </w:r>
      <w:r w:rsidR="00AF2221" w:rsidRPr="00AF2221">
        <w:rPr>
          <w:position w:val="-30"/>
        </w:rPr>
        <w:object w:dxaOrig="1860" w:dyaOrig="680" w14:anchorId="0EC1D01E">
          <v:shape id="_x0000_i1374" type="#_x0000_t75" style="width:93.5pt;height:34pt" o:ole="">
            <v:imagedata r:id="rId731" o:title=""/>
          </v:shape>
          <o:OLEObject Type="Embed" ProgID="Equation.DSMT4" ShapeID="_x0000_i1374" DrawAspect="Content" ObjectID="_1459242457" r:id="rId732"/>
        </w:object>
      </w:r>
    </w:p>
    <w:p w14:paraId="5CC14CF6" w14:textId="278ABE65" w:rsidR="00F84EC6" w:rsidRDefault="00F84EC6" w:rsidP="00F84EC6">
      <w:pPr>
        <w:pStyle w:val="MTDisplayEquation"/>
      </w:pPr>
      <w:r>
        <w:tab/>
        <w:t>,</w:t>
      </w:r>
    </w:p>
    <w:p w14:paraId="5A142AD6" w14:textId="73F74A41" w:rsidR="00376BD9" w:rsidRDefault="00F84EC6" w:rsidP="00376BD9">
      <w:r>
        <w:t>where in this material,</w:t>
      </w:r>
      <w:r w:rsidR="00376BD9">
        <w:t xml:space="preserve"> the fiber strain energy density is given by</w:t>
      </w:r>
    </w:p>
    <w:p w14:paraId="4488D93E" w14:textId="4C912063" w:rsidR="00376BD9" w:rsidRDefault="00376BD9" w:rsidP="000C6D02">
      <w:pPr>
        <w:pStyle w:val="MTDisplayEquation"/>
      </w:pPr>
      <w:r>
        <w:tab/>
      </w:r>
      <w:r w:rsidR="00AF2221" w:rsidRPr="00AF2221">
        <w:rPr>
          <w:position w:val="-24"/>
        </w:rPr>
        <w:object w:dxaOrig="2799" w:dyaOrig="620" w14:anchorId="0CDD5E67">
          <v:shape id="_x0000_i1375" type="#_x0000_t75" style="width:140pt;height:31.5pt" o:ole="">
            <v:imagedata r:id="rId733" o:title=""/>
          </v:shape>
          <o:OLEObject Type="Embed" ProgID="Equation.DSMT4" ShapeID="_x0000_i1375" DrawAspect="Content" ObjectID="_1459242458" r:id="rId734"/>
        </w:object>
      </w:r>
    </w:p>
    <w:p w14:paraId="52BC2929" w14:textId="51BFC22B" w:rsidR="00376BD9" w:rsidRDefault="00376BD9" w:rsidP="00376BD9">
      <w:pPr>
        <w:pStyle w:val="MTDisplayEquation"/>
      </w:pPr>
      <w:r>
        <w:tab/>
        <w:t>,</w:t>
      </w:r>
    </w:p>
    <w:p w14:paraId="1783E66F" w14:textId="5656EE8E" w:rsidR="00376BD9" w:rsidRPr="000230DC" w:rsidRDefault="00376BD9" w:rsidP="00376BD9">
      <w:r w:rsidRPr="000230DC">
        <w:t xml:space="preserve">where </w:t>
      </w:r>
      <w:r w:rsidR="00AF2221" w:rsidRPr="00AF2221">
        <w:rPr>
          <w:position w:val="-10"/>
        </w:rPr>
        <w:object w:dxaOrig="560" w:dyaOrig="320" w14:anchorId="559A833F">
          <v:shape id="_x0000_i1376" type="#_x0000_t75" style="width:28pt;height:16.5pt" o:ole="">
            <v:imagedata r:id="rId735" o:title=""/>
          </v:shape>
          <o:OLEObject Type="Embed" ProgID="Equation.DSMT4" ShapeID="_x0000_i1376" DrawAspect="Content" ObjectID="_1459242459" r:id="rId736"/>
        </w:object>
      </w:r>
      <w:r w:rsidRPr="000230DC">
        <w:t xml:space="preserve">, </w:t>
      </w:r>
      <w:r w:rsidR="00AF2221" w:rsidRPr="00AF2221">
        <w:rPr>
          <w:position w:val="-6"/>
        </w:rPr>
        <w:object w:dxaOrig="580" w:dyaOrig="279" w14:anchorId="6CE9CE02">
          <v:shape id="_x0000_i1377" type="#_x0000_t75" style="width:29.5pt;height:14pt" o:ole="">
            <v:imagedata r:id="rId737" o:title=""/>
          </v:shape>
          <o:OLEObject Type="Embed" ProgID="Equation.DSMT4" ShapeID="_x0000_i1377" DrawAspect="Content" ObjectID="_1459242460" r:id="rId738"/>
        </w:object>
      </w:r>
      <w:r w:rsidRPr="000230DC">
        <w:t xml:space="preserve">, and </w:t>
      </w:r>
      <w:r w:rsidR="00AF2221" w:rsidRPr="00AF2221">
        <w:rPr>
          <w:position w:val="-10"/>
        </w:rPr>
        <w:object w:dxaOrig="600" w:dyaOrig="320" w14:anchorId="4FF453DB">
          <v:shape id="_x0000_i1378" type="#_x0000_t75" style="width:30pt;height:16.5pt" o:ole="">
            <v:imagedata r:id="rId739" o:title=""/>
          </v:shape>
          <o:OLEObject Type="Embed" ProgID="Equation.DSMT4" ShapeID="_x0000_i1378" DrawAspect="Content" ObjectID="_1459242461" r:id="rId740"/>
        </w:object>
      </w:r>
      <w:r w:rsidRPr="000230DC">
        <w:t>.</w:t>
      </w:r>
    </w:p>
    <w:p w14:paraId="3A2BF050" w14:textId="77777777" w:rsidR="00376BD9" w:rsidRPr="000230DC" w:rsidRDefault="00376BD9" w:rsidP="00376BD9"/>
    <w:p w14:paraId="42AF0B8C" w14:textId="65C284D4" w:rsidR="00376BD9" w:rsidRDefault="00376BD9" w:rsidP="00376BD9">
      <w:r>
        <w:t xml:space="preserve">Note: In the limit when </w:t>
      </w:r>
      <w:r w:rsidR="00AF2221" w:rsidRPr="00AF2221">
        <w:rPr>
          <w:position w:val="-6"/>
        </w:rPr>
        <w:object w:dxaOrig="680" w:dyaOrig="279" w14:anchorId="0A9C799A">
          <v:shape id="_x0000_i1379" type="#_x0000_t75" style="width:34pt;height:14pt" o:ole="">
            <v:imagedata r:id="rId741" o:title=""/>
          </v:shape>
          <o:OLEObject Type="Embed" ProgID="Equation.DSMT4" ShapeID="_x0000_i1379" DrawAspect="Content" ObjectID="_1459242462" r:id="rId742"/>
        </w:object>
      </w:r>
      <w:r>
        <w:t>, this expressions produces a power law,</w:t>
      </w:r>
    </w:p>
    <w:p w14:paraId="505AD592" w14:textId="7EFD6A2A" w:rsidR="00376BD9" w:rsidRDefault="00376BD9" w:rsidP="000C6D02">
      <w:pPr>
        <w:pStyle w:val="MTDisplayEquation"/>
      </w:pPr>
      <w:r>
        <w:tab/>
      </w:r>
      <w:r w:rsidR="00AF2221" w:rsidRPr="00AF2221">
        <w:rPr>
          <w:position w:val="-20"/>
        </w:rPr>
        <w:object w:dxaOrig="1860" w:dyaOrig="499" w14:anchorId="54453647">
          <v:shape id="_x0000_i1380" type="#_x0000_t75" style="width:93.5pt;height:24pt" o:ole="">
            <v:imagedata r:id="rId743" o:title=""/>
          </v:shape>
          <o:OLEObject Type="Embed" ProgID="Equation.DSMT4" ShapeID="_x0000_i1380" DrawAspect="Content" ObjectID="_1459242463" r:id="rId744"/>
        </w:object>
      </w:r>
    </w:p>
    <w:p w14:paraId="47C02877" w14:textId="52304C42" w:rsidR="00376BD9" w:rsidRPr="0097532C" w:rsidRDefault="00376BD9" w:rsidP="00376BD9">
      <w:r w:rsidRPr="0097532C">
        <w:t xml:space="preserve">Note: When </w:t>
      </w:r>
      <w:r w:rsidR="00AF2221" w:rsidRPr="00AF2221">
        <w:rPr>
          <w:position w:val="-10"/>
        </w:rPr>
        <w:object w:dxaOrig="600" w:dyaOrig="320" w14:anchorId="357E05E8">
          <v:shape id="_x0000_i1381" type="#_x0000_t75" style="width:30pt;height:16.5pt" o:ole="">
            <v:imagedata r:id="rId745" o:title=""/>
          </v:shape>
          <o:OLEObject Type="Embed" ProgID="Equation.DSMT4" ShapeID="_x0000_i1381" DrawAspect="Content" ObjectID="_1459242464" r:id="rId746"/>
        </w:object>
      </w:r>
      <w:r w:rsidRPr="0097532C">
        <w:t>, the fiber modulus is zero at the strain origin (</w:t>
      </w:r>
      <w:r w:rsidR="00AF2221" w:rsidRPr="00AF2221">
        <w:rPr>
          <w:position w:val="-12"/>
        </w:rPr>
        <w:object w:dxaOrig="600" w:dyaOrig="360" w14:anchorId="6AD47E6F">
          <v:shape id="_x0000_i1382" type="#_x0000_t75" style="width:30pt;height:18pt" o:ole="">
            <v:imagedata r:id="rId747" o:title=""/>
          </v:shape>
          <o:OLEObject Type="Embed" ProgID="Equation.DSMT4" ShapeID="_x0000_i1382" DrawAspect="Content" ObjectID="_1459242465" r:id="rId748"/>
        </w:object>
      </w:r>
      <w:r w:rsidRPr="0097532C">
        <w:t xml:space="preserve">).  Therefore, use </w:t>
      </w:r>
      <w:r w:rsidR="00AF2221" w:rsidRPr="00AF2221">
        <w:rPr>
          <w:position w:val="-10"/>
        </w:rPr>
        <w:object w:dxaOrig="600" w:dyaOrig="320" w14:anchorId="33E93AEB">
          <v:shape id="_x0000_i1383" type="#_x0000_t75" style="width:30pt;height:16.5pt" o:ole="">
            <v:imagedata r:id="rId749" o:title=""/>
          </v:shape>
          <o:OLEObject Type="Embed" ProgID="Equation.DSMT4" ShapeID="_x0000_i1383" DrawAspect="Content" ObjectID="_1459242466" r:id="rId750"/>
        </w:object>
      </w:r>
      <w:r w:rsidRPr="0097532C">
        <w:t xml:space="preserve"> when a smooth transition in the stress is desired from compression to tension.</w:t>
      </w:r>
    </w:p>
    <w:p w14:paraId="0CD81AFD" w14:textId="2DB742DC" w:rsidR="00F84EC6" w:rsidRPr="0097532C" w:rsidRDefault="00AF2221" w:rsidP="00F84EC6">
      <w:r w:rsidRPr="00AF2221">
        <w:rPr>
          <w:position w:val="-14"/>
        </w:rPr>
        <w:object w:dxaOrig="2079" w:dyaOrig="440" w14:anchorId="4B00B9A0">
          <v:shape id="_x0000_i1384" type="#_x0000_t75" style="width:104pt;height:22pt" o:ole="">
            <v:imagedata r:id="rId751" o:title=""/>
          </v:shape>
          <o:OLEObject Type="Embed" ProgID="Equation.DSMT4" ShapeID="_x0000_i1384" DrawAspect="Content" ObjectID="_1459242467" r:id="rId752"/>
        </w:object>
      </w:r>
    </w:p>
    <w:p w14:paraId="59901DD9" w14:textId="74D745C2" w:rsidR="00F84EC6" w:rsidRDefault="00F84EC6" w:rsidP="00F84EC6">
      <w:r>
        <w:rPr>
          <w:i/>
        </w:rPr>
        <w:t>Example</w:t>
      </w:r>
      <w:r>
        <w:t>:</w:t>
      </w:r>
    </w:p>
    <w:p w14:paraId="08D5E1AE" w14:textId="19D2D432" w:rsidR="00F84EC6" w:rsidRDefault="00F84EC6" w:rsidP="00F84EC6">
      <w:pPr>
        <w:pStyle w:val="code"/>
      </w:pPr>
      <w:r>
        <w:t>&lt;material id=</w:t>
      </w:r>
      <w:r w:rsidR="007F5C53">
        <w:t>"</w:t>
      </w:r>
      <w:r>
        <w:t>1</w:t>
      </w:r>
      <w:r w:rsidR="007F5C53">
        <w:t>"</w:t>
      </w:r>
      <w:r>
        <w:t xml:space="preserve"> type=</w:t>
      </w:r>
      <w:r w:rsidR="007F5C53">
        <w:t>"</w:t>
      </w:r>
      <w:r>
        <w:t>solid mixture</w:t>
      </w:r>
      <w:r w:rsidR="007F5C53">
        <w:t>"</w:t>
      </w:r>
      <w:r>
        <w:t>&gt;</w:t>
      </w:r>
    </w:p>
    <w:p w14:paraId="103F8D81" w14:textId="0CAD8525" w:rsidR="00F84EC6" w:rsidRDefault="00F84EC6" w:rsidP="00F84EC6">
      <w:pPr>
        <w:pStyle w:val="code"/>
      </w:pPr>
      <w:r>
        <w:tab/>
        <w:t>&lt;solid type=</w:t>
      </w:r>
      <w:r w:rsidR="007F5C53">
        <w:t>"</w:t>
      </w:r>
      <w:r>
        <w:t>neo-Hookean</w:t>
      </w:r>
      <w:r w:rsidR="007F5C53">
        <w:t>"</w:t>
      </w:r>
      <w:r>
        <w:t>&gt;</w:t>
      </w:r>
    </w:p>
    <w:p w14:paraId="712457AA" w14:textId="77777777" w:rsidR="00F84EC6" w:rsidRDefault="00F84EC6" w:rsidP="00F84EC6">
      <w:pPr>
        <w:pStyle w:val="code"/>
      </w:pPr>
      <w:r>
        <w:tab/>
      </w:r>
      <w:r>
        <w:tab/>
        <w:t>&lt;E&gt;1000.0&lt;/E&gt;</w:t>
      </w:r>
    </w:p>
    <w:p w14:paraId="1A4411BE" w14:textId="77777777" w:rsidR="00F84EC6" w:rsidRDefault="00F84EC6" w:rsidP="00F84EC6">
      <w:pPr>
        <w:pStyle w:val="code"/>
      </w:pPr>
      <w:r>
        <w:tab/>
      </w:r>
      <w:r>
        <w:tab/>
        <w:t>&lt;v&gt;0.45&lt;/v&gt;</w:t>
      </w:r>
    </w:p>
    <w:p w14:paraId="4069589A" w14:textId="77777777" w:rsidR="00F84EC6" w:rsidRDefault="00F84EC6" w:rsidP="00F84EC6">
      <w:pPr>
        <w:pStyle w:val="code"/>
      </w:pPr>
      <w:r>
        <w:tab/>
        <w:t>&lt;/solid&gt;</w:t>
      </w:r>
    </w:p>
    <w:p w14:paraId="2478D6BA" w14:textId="73419BB5" w:rsidR="00F84EC6" w:rsidRDefault="00F84EC6" w:rsidP="00F84EC6">
      <w:pPr>
        <w:pStyle w:val="code"/>
      </w:pPr>
      <w:r>
        <w:tab/>
        <w:t>&lt;solid type=</w:t>
      </w:r>
      <w:r w:rsidR="007F5C53">
        <w:t>"</w:t>
      </w:r>
      <w:r>
        <w:t>spherical fiber distribution</w:t>
      </w:r>
      <w:r w:rsidR="007F5C53">
        <w:t>"</w:t>
      </w:r>
      <w:r>
        <w:t>&gt;</w:t>
      </w:r>
    </w:p>
    <w:p w14:paraId="4AD25BAF" w14:textId="77777777" w:rsidR="00F84EC6" w:rsidRDefault="00F84EC6" w:rsidP="00F84EC6">
      <w:pPr>
        <w:pStyle w:val="code"/>
        <w:rPr>
          <w:lang w:val="nl-BE"/>
        </w:rPr>
      </w:pPr>
      <w:r>
        <w:tab/>
      </w:r>
      <w:r>
        <w:tab/>
      </w:r>
      <w:r w:rsidRPr="007D6F0D">
        <w:rPr>
          <w:lang w:val="nl-BE"/>
        </w:rPr>
        <w:t>&lt;ksi&gt;10&lt;/ksi&gt;</w:t>
      </w:r>
    </w:p>
    <w:p w14:paraId="6F3C7D45" w14:textId="7E9E9FF9" w:rsidR="000C6D02" w:rsidRPr="007D6F0D" w:rsidRDefault="000C6D02" w:rsidP="00F84EC6">
      <w:pPr>
        <w:pStyle w:val="code"/>
        <w:rPr>
          <w:lang w:val="nl-BE"/>
        </w:rPr>
      </w:pPr>
      <w:r>
        <w:rPr>
          <w:lang w:val="nl-BE"/>
        </w:rPr>
        <w:tab/>
      </w:r>
      <w:r>
        <w:rPr>
          <w:lang w:val="nl-BE"/>
        </w:rPr>
        <w:tab/>
        <w:t>&lt;alpha&gt;0&lt;/alpha&gt;</w:t>
      </w:r>
    </w:p>
    <w:p w14:paraId="031438AC" w14:textId="77777777" w:rsidR="00F84EC6" w:rsidRPr="007D6F0D" w:rsidRDefault="00F84EC6" w:rsidP="00F84EC6">
      <w:pPr>
        <w:pStyle w:val="code"/>
        <w:rPr>
          <w:lang w:val="nl-BE"/>
        </w:rPr>
      </w:pPr>
      <w:r w:rsidRPr="007D6F0D">
        <w:rPr>
          <w:lang w:val="nl-BE"/>
        </w:rPr>
        <w:tab/>
      </w:r>
      <w:r w:rsidRPr="007D6F0D">
        <w:rPr>
          <w:lang w:val="nl-BE"/>
        </w:rPr>
        <w:tab/>
        <w:t>&lt;beta&gt;2.5&lt;/beta&gt;</w:t>
      </w:r>
    </w:p>
    <w:p w14:paraId="39CEC7C5" w14:textId="77777777" w:rsidR="00F84EC6" w:rsidRPr="007D6F0D" w:rsidRDefault="00F84EC6" w:rsidP="00F84EC6">
      <w:pPr>
        <w:pStyle w:val="code"/>
        <w:rPr>
          <w:lang w:val="nl-BE"/>
        </w:rPr>
      </w:pPr>
      <w:r w:rsidRPr="007D6F0D">
        <w:rPr>
          <w:lang w:val="nl-BE"/>
        </w:rPr>
        <w:lastRenderedPageBreak/>
        <w:tab/>
        <w:t>&lt;/solid&gt;</w:t>
      </w:r>
    </w:p>
    <w:p w14:paraId="4CD2ADA1" w14:textId="77777777" w:rsidR="00F84EC6" w:rsidRDefault="00F84EC6" w:rsidP="00F84EC6">
      <w:pPr>
        <w:pStyle w:val="code"/>
      </w:pPr>
      <w:r>
        <w:t>&lt;/material&gt;</w:t>
      </w:r>
    </w:p>
    <w:p w14:paraId="63E96220" w14:textId="2778E1D7" w:rsidR="00D3541E" w:rsidRDefault="00162C39" w:rsidP="00F84EC6">
      <w:r>
        <w:br w:type="page"/>
      </w:r>
    </w:p>
    <w:p w14:paraId="727DE42E" w14:textId="77777777" w:rsidR="00162C39" w:rsidRDefault="00162C39" w:rsidP="00F84EC6"/>
    <w:p w14:paraId="3B815F76" w14:textId="7CEB40FD" w:rsidR="00941062" w:rsidRPr="0097532C" w:rsidRDefault="00941062" w:rsidP="0016320C">
      <w:pPr>
        <w:pStyle w:val="Heading4"/>
      </w:pPr>
      <w:bookmarkStart w:id="1322" w:name="_Toc385498508"/>
      <w:r>
        <w:t>Spherical</w:t>
      </w:r>
      <w:r w:rsidRPr="0097532C">
        <w:t xml:space="preserve"> Fiber Distribution</w:t>
      </w:r>
      <w:r>
        <w:t xml:space="preserve"> from Solid-Bound Molecule</w:t>
      </w:r>
      <w:bookmarkEnd w:id="1322"/>
    </w:p>
    <w:p w14:paraId="6D3810CD" w14:textId="27047325" w:rsidR="00941062" w:rsidRDefault="00941062" w:rsidP="00941062">
      <w:r>
        <w:t xml:space="preserve">The material type for a spherical (isotropic) continuous fiber distribution with fiber </w:t>
      </w:r>
      <w:r w:rsidR="00376BD9">
        <w:t>modulus</w:t>
      </w:r>
      <w:r>
        <w:t xml:space="preserve"> </w:t>
      </w:r>
      <w:r w:rsidR="00376BD9">
        <w:t xml:space="preserve">dependent on </w:t>
      </w:r>
      <w:r>
        <w:t xml:space="preserve">solid-bound molecule </w:t>
      </w:r>
      <w:r w:rsidR="00376BD9">
        <w:t xml:space="preserve">content </w:t>
      </w:r>
      <w:r>
        <w:t>is “</w:t>
      </w:r>
      <w:r>
        <w:rPr>
          <w:i/>
        </w:rPr>
        <w:t>spherical</w:t>
      </w:r>
      <w:r w:rsidRPr="00E7217D">
        <w:rPr>
          <w:i/>
        </w:rPr>
        <w:t xml:space="preserve"> fiber distribution</w:t>
      </w:r>
      <w:r>
        <w:rPr>
          <w:i/>
        </w:rPr>
        <w:t xml:space="preserve"> sbm</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873D59">
        <w:t xml:space="preserve">4.1.3.14. </w:t>
      </w:r>
      <w:r>
        <w:fldChar w:fldCharType="end"/>
      </w:r>
      <w:r w:rsidRPr="0097532C">
        <w:t xml:space="preserve">.  </w:t>
      </w:r>
      <w:r>
        <w:t>The following material parameters need to be defined:</w:t>
      </w:r>
    </w:p>
    <w:p w14:paraId="1AE967A2" w14:textId="77777777" w:rsidR="00941062" w:rsidRDefault="00941062" w:rsidP="009410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0C6D02" w14:paraId="159D73FA" w14:textId="77777777" w:rsidTr="00162C39">
        <w:tc>
          <w:tcPr>
            <w:tcW w:w="1548" w:type="dxa"/>
            <w:shd w:val="clear" w:color="auto" w:fill="auto"/>
          </w:tcPr>
          <w:p w14:paraId="20341B10" w14:textId="5476FAD0" w:rsidR="000C6D02" w:rsidRDefault="000C6D02" w:rsidP="00162C39">
            <w:pPr>
              <w:pStyle w:val="code"/>
            </w:pPr>
            <w:r>
              <w:t>&lt;alpha&gt;</w:t>
            </w:r>
          </w:p>
        </w:tc>
        <w:tc>
          <w:tcPr>
            <w:tcW w:w="8028" w:type="dxa"/>
            <w:shd w:val="clear" w:color="auto" w:fill="auto"/>
          </w:tcPr>
          <w:p w14:paraId="09FEF8DA" w14:textId="5927AF9D" w:rsidR="000C6D02" w:rsidRDefault="000C6D02" w:rsidP="00AF2221">
            <w:r>
              <w:t xml:space="preserve">parameter </w:t>
            </w:r>
            <w:r w:rsidR="00AF2221" w:rsidRPr="00AF2221">
              <w:rPr>
                <w:position w:val="-6"/>
              </w:rPr>
              <w:object w:dxaOrig="240" w:dyaOrig="220" w14:anchorId="38496C18">
                <v:shape id="_x0000_i1385" type="#_x0000_t75" style="width:12pt;height:10.5pt" o:ole="">
                  <v:imagedata r:id="rId753" o:title=""/>
                </v:shape>
                <o:OLEObject Type="Embed" ProgID="Equation.DSMT4" ShapeID="_x0000_i1385" DrawAspect="Content" ObjectID="_1459242468" r:id="rId754"/>
              </w:object>
            </w:r>
          </w:p>
        </w:tc>
      </w:tr>
      <w:tr w:rsidR="00941062" w14:paraId="4031B957" w14:textId="77777777" w:rsidTr="00162C39">
        <w:tc>
          <w:tcPr>
            <w:tcW w:w="1548" w:type="dxa"/>
            <w:shd w:val="clear" w:color="auto" w:fill="auto"/>
          </w:tcPr>
          <w:p w14:paraId="07397FB5" w14:textId="77777777" w:rsidR="00941062" w:rsidRDefault="00941062" w:rsidP="00162C39">
            <w:pPr>
              <w:pStyle w:val="code"/>
            </w:pPr>
            <w:r>
              <w:t>&lt;beta&gt;</w:t>
            </w:r>
          </w:p>
        </w:tc>
        <w:tc>
          <w:tcPr>
            <w:tcW w:w="8028" w:type="dxa"/>
            <w:shd w:val="clear" w:color="auto" w:fill="auto"/>
          </w:tcPr>
          <w:p w14:paraId="43E4EBAA" w14:textId="426BF1CF" w:rsidR="00941062" w:rsidRDefault="00941062" w:rsidP="00AF2221">
            <w:r>
              <w:t xml:space="preserve">parameter </w:t>
            </w:r>
            <w:r w:rsidR="00AF2221" w:rsidRPr="00AF2221">
              <w:rPr>
                <w:position w:val="-10"/>
              </w:rPr>
              <w:object w:dxaOrig="240" w:dyaOrig="320" w14:anchorId="1E2853CB">
                <v:shape id="_x0000_i1386" type="#_x0000_t75" style="width:12pt;height:16.5pt" o:ole="">
                  <v:imagedata r:id="rId755" o:title=""/>
                </v:shape>
                <o:OLEObject Type="Embed" ProgID="Equation.DSMT4" ShapeID="_x0000_i1386" DrawAspect="Content" ObjectID="_1459242469" r:id="rId756"/>
              </w:object>
            </w:r>
          </w:p>
        </w:tc>
      </w:tr>
      <w:tr w:rsidR="000C6D02" w14:paraId="58749896" w14:textId="77777777" w:rsidTr="00162C39">
        <w:tc>
          <w:tcPr>
            <w:tcW w:w="1548" w:type="dxa"/>
            <w:shd w:val="clear" w:color="auto" w:fill="auto"/>
          </w:tcPr>
          <w:p w14:paraId="1BC10E0B" w14:textId="1E2E31B0" w:rsidR="000C6D02" w:rsidRDefault="00AF2221" w:rsidP="00AF2221">
            <w:pPr>
              <w:pStyle w:val="code"/>
            </w:pPr>
            <w:r w:rsidRPr="00AF2221">
              <w:rPr>
                <w:position w:val="-10"/>
              </w:rPr>
              <w:object w:dxaOrig="200" w:dyaOrig="260" w14:anchorId="529A7BCD">
                <v:shape id="_x0000_i1387" type="#_x0000_t75" style="width:10pt;height:13.5pt" o:ole="">
                  <v:imagedata r:id="rId757" o:title=""/>
                </v:shape>
                <o:OLEObject Type="Embed" ProgID="Equation.DSMT4" ShapeID="_x0000_i1387" DrawAspect="Content" ObjectID="_1459242470" r:id="rId758"/>
              </w:object>
            </w:r>
            <w:r w:rsidR="000C6D02">
              <w:t>&lt;</w:t>
            </w:r>
            <w:r w:rsidR="002D5305">
              <w:t>ksi0</w:t>
            </w:r>
            <w:r w:rsidR="000C6D02">
              <w:t>&gt;</w:t>
            </w:r>
          </w:p>
        </w:tc>
        <w:tc>
          <w:tcPr>
            <w:tcW w:w="8028" w:type="dxa"/>
            <w:shd w:val="clear" w:color="auto" w:fill="auto"/>
          </w:tcPr>
          <w:p w14:paraId="58448A25" w14:textId="5E249801" w:rsidR="000C6D02" w:rsidRDefault="000C6D02" w:rsidP="00AF2221">
            <w:r>
              <w:t xml:space="preserve">fiber modulus </w:t>
            </w:r>
            <w:r w:rsidR="00AF2221" w:rsidRPr="00AF2221">
              <w:rPr>
                <w:position w:val="-12"/>
              </w:rPr>
              <w:object w:dxaOrig="260" w:dyaOrig="360" w14:anchorId="19AA418F">
                <v:shape id="_x0000_i1388" type="#_x0000_t75" style="width:13.5pt;height:18pt" o:ole="">
                  <v:imagedata r:id="rId759" o:title=""/>
                </v:shape>
                <o:OLEObject Type="Embed" ProgID="Equation.DSMT4" ShapeID="_x0000_i1388" DrawAspect="Content" ObjectID="_1459242471" r:id="rId760"/>
              </w:object>
            </w:r>
            <w:r>
              <w:t xml:space="preserve"> </w:t>
            </w:r>
          </w:p>
        </w:tc>
      </w:tr>
      <w:tr w:rsidR="002D5305" w14:paraId="3651E904" w14:textId="77777777" w:rsidTr="00991A2C">
        <w:tc>
          <w:tcPr>
            <w:tcW w:w="1548" w:type="dxa"/>
            <w:shd w:val="clear" w:color="auto" w:fill="auto"/>
          </w:tcPr>
          <w:p w14:paraId="3FE84BD3" w14:textId="77777777" w:rsidR="002D5305" w:rsidRDefault="002D5305" w:rsidP="00991A2C">
            <w:pPr>
              <w:pStyle w:val="code"/>
            </w:pPr>
            <w:r>
              <w:t>&lt;gamma&gt;</w:t>
            </w:r>
          </w:p>
        </w:tc>
        <w:tc>
          <w:tcPr>
            <w:tcW w:w="8028" w:type="dxa"/>
            <w:shd w:val="clear" w:color="auto" w:fill="auto"/>
          </w:tcPr>
          <w:p w14:paraId="4DB1BAA3" w14:textId="4F704048" w:rsidR="002D5305" w:rsidRDefault="002D5305" w:rsidP="00AF2221">
            <w:r>
              <w:t xml:space="preserve">fiber modulus exponent </w:t>
            </w:r>
            <w:r w:rsidR="00AF2221" w:rsidRPr="00AF2221">
              <w:rPr>
                <w:position w:val="-10"/>
              </w:rPr>
              <w:object w:dxaOrig="200" w:dyaOrig="260" w14:anchorId="7918C295">
                <v:shape id="_x0000_i1389" type="#_x0000_t75" style="width:10pt;height:13.5pt" o:ole="">
                  <v:imagedata r:id="rId761" o:title=""/>
                </v:shape>
                <o:OLEObject Type="Embed" ProgID="Equation.DSMT4" ShapeID="_x0000_i1389" DrawAspect="Content" ObjectID="_1459242472" r:id="rId762"/>
              </w:object>
            </w:r>
          </w:p>
        </w:tc>
      </w:tr>
      <w:tr w:rsidR="000C6D02" w14:paraId="63CC7232" w14:textId="77777777" w:rsidTr="00162C39">
        <w:tc>
          <w:tcPr>
            <w:tcW w:w="1548" w:type="dxa"/>
            <w:shd w:val="clear" w:color="auto" w:fill="auto"/>
          </w:tcPr>
          <w:p w14:paraId="74587ED8" w14:textId="4D1BC57B" w:rsidR="000C6D02" w:rsidRDefault="002226E1" w:rsidP="000C6D02">
            <w:pPr>
              <w:pStyle w:val="code"/>
            </w:pPr>
            <w:r>
              <w:t>&lt;rho0&gt;</w:t>
            </w:r>
          </w:p>
        </w:tc>
        <w:tc>
          <w:tcPr>
            <w:tcW w:w="8028" w:type="dxa"/>
            <w:shd w:val="clear" w:color="auto" w:fill="auto"/>
          </w:tcPr>
          <w:p w14:paraId="02070EB9" w14:textId="2A1C63D4" w:rsidR="000C6D02" w:rsidRDefault="002D5305" w:rsidP="00AF2221">
            <w:r>
              <w:t>fiber mass</w:t>
            </w:r>
            <w:r w:rsidR="002226E1">
              <w:t xml:space="preserve"> density </w:t>
            </w:r>
            <w:r w:rsidR="00AF2221" w:rsidRPr="00AF2221">
              <w:rPr>
                <w:position w:val="-12"/>
              </w:rPr>
              <w:object w:dxaOrig="300" w:dyaOrig="360" w14:anchorId="65ACDAFF">
                <v:shape id="_x0000_i1390" type="#_x0000_t75" style="width:14pt;height:18pt" o:ole="">
                  <v:imagedata r:id="rId763" o:title=""/>
                </v:shape>
                <o:OLEObject Type="Embed" ProgID="Equation.DSMT4" ShapeID="_x0000_i1390" DrawAspect="Content" ObjectID="_1459242473" r:id="rId764"/>
              </w:object>
            </w:r>
            <w:r w:rsidR="002226E1">
              <w:t xml:space="preserve"> </w:t>
            </w:r>
          </w:p>
        </w:tc>
      </w:tr>
      <w:tr w:rsidR="002D5305" w14:paraId="1F186EFD" w14:textId="77777777" w:rsidTr="00162C39">
        <w:tc>
          <w:tcPr>
            <w:tcW w:w="1548" w:type="dxa"/>
            <w:shd w:val="clear" w:color="auto" w:fill="auto"/>
          </w:tcPr>
          <w:p w14:paraId="227B9FC1" w14:textId="07669497" w:rsidR="002D5305" w:rsidRDefault="002D5305" w:rsidP="000C6D02">
            <w:pPr>
              <w:pStyle w:val="code"/>
            </w:pPr>
            <w:r>
              <w:t>sbm</w:t>
            </w:r>
          </w:p>
        </w:tc>
        <w:tc>
          <w:tcPr>
            <w:tcW w:w="8028" w:type="dxa"/>
            <w:shd w:val="clear" w:color="auto" w:fill="auto"/>
          </w:tcPr>
          <w:p w14:paraId="7BAC6129" w14:textId="3E41696D" w:rsidR="002D5305" w:rsidRDefault="002D5305" w:rsidP="00AF2221">
            <w:r>
              <w:t xml:space="preserve">index of solid-bound molecule </w:t>
            </w:r>
            <w:r w:rsidR="00AF2221" w:rsidRPr="00AF2221">
              <w:rPr>
                <w:position w:val="-6"/>
              </w:rPr>
              <w:object w:dxaOrig="240" w:dyaOrig="220" w14:anchorId="1EDFA7B0">
                <v:shape id="_x0000_i1391" type="#_x0000_t75" style="width:12pt;height:10.5pt" o:ole="">
                  <v:imagedata r:id="rId765" o:title=""/>
                </v:shape>
                <o:OLEObject Type="Embed" ProgID="Equation.DSMT4" ShapeID="_x0000_i1391" DrawAspect="Content" ObjectID="_1459242474" r:id="rId766"/>
              </w:object>
            </w:r>
            <w:r>
              <w:t xml:space="preserve"> </w:t>
            </w:r>
          </w:p>
        </w:tc>
      </w:tr>
    </w:tbl>
    <w:p w14:paraId="53EE63F7" w14:textId="77777777" w:rsidR="00941062" w:rsidRDefault="00941062" w:rsidP="00941062"/>
    <w:p w14:paraId="7B7DEE0B" w14:textId="332EBCFB" w:rsidR="00941062" w:rsidRDefault="00941062" w:rsidP="00941062">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9220ABE" w14:textId="00EDCB12" w:rsidR="00941062" w:rsidRDefault="00941062" w:rsidP="00941062">
      <w:pPr>
        <w:pStyle w:val="MTDisplayEquation"/>
      </w:pPr>
      <w:r>
        <w:tab/>
      </w:r>
      <w:r w:rsidR="00AF2221" w:rsidRPr="00AF2221">
        <w:rPr>
          <w:position w:val="-18"/>
        </w:rPr>
        <w:object w:dxaOrig="3640" w:dyaOrig="520" w14:anchorId="782EFA30">
          <v:shape id="_x0000_i1392" type="#_x0000_t75" style="width:182pt;height:26.5pt" o:ole="">
            <v:imagedata r:id="rId767" o:title=""/>
          </v:shape>
          <o:OLEObject Type="Embed" ProgID="Equation.DSMT4" ShapeID="_x0000_i1392" DrawAspect="Content" ObjectID="_1459242475" r:id="rId768"/>
        </w:object>
      </w:r>
      <w:r>
        <w:t>.</w:t>
      </w:r>
    </w:p>
    <w:p w14:paraId="1A02E07C" w14:textId="4D469CFF" w:rsidR="00941062" w:rsidRDefault="00941062" w:rsidP="00941062">
      <w:r>
        <w:t xml:space="preserve">Here, </w:t>
      </w:r>
      <w:r w:rsidR="00AF2221" w:rsidRPr="00AF2221">
        <w:rPr>
          <w:position w:val="-12"/>
        </w:rPr>
        <w:object w:dxaOrig="1760" w:dyaOrig="380" w14:anchorId="1B00B2EB">
          <v:shape id="_x0000_i1393" type="#_x0000_t75" style="width:87.5pt;height:19.5pt" o:ole="">
            <v:imagedata r:id="rId769" o:title=""/>
          </v:shape>
          <o:OLEObject Type="Embed" ProgID="Equation.DSMT4" ShapeID="_x0000_i1393" DrawAspect="Content" ObjectID="_1459242476" r:id="rId770"/>
        </w:object>
      </w:r>
      <w:r>
        <w:t xml:space="preserve"> is the square of the fiber stretch </w:t>
      </w:r>
      <w:r w:rsidR="00AF2221" w:rsidRPr="00AF2221">
        <w:rPr>
          <w:position w:val="-12"/>
        </w:rPr>
        <w:object w:dxaOrig="279" w:dyaOrig="360" w14:anchorId="1FB7F795">
          <v:shape id="_x0000_i1394" type="#_x0000_t75" style="width:14pt;height:18pt" o:ole="">
            <v:imagedata r:id="rId771" o:title=""/>
          </v:shape>
          <o:OLEObject Type="Embed" ProgID="Equation.DSMT4" ShapeID="_x0000_i1394" DrawAspect="Content" ObjectID="_1459242477" r:id="rId772"/>
        </w:object>
      </w:r>
      <w:r>
        <w:t xml:space="preserve">, </w:t>
      </w:r>
      <w:r w:rsidR="00AF2221" w:rsidRPr="00AF2221">
        <w:rPr>
          <w:position w:val="-6"/>
        </w:rPr>
        <w:object w:dxaOrig="260" w:dyaOrig="279" w14:anchorId="77675221">
          <v:shape id="_x0000_i1395" type="#_x0000_t75" style="width:13.5pt;height:14pt" o:ole="">
            <v:imagedata r:id="rId773" o:title=""/>
          </v:shape>
          <o:OLEObject Type="Embed" ProgID="Equation.DSMT4" ShapeID="_x0000_i1395" DrawAspect="Content" ObjectID="_1459242478" r:id="rId774"/>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50727F">
          <v:shape id="_x0000_i1396" type="#_x0000_t75" style="width:31.5pt;height:19.5pt" o:ole="">
            <v:imagedata r:id="rId775" o:title=""/>
          </v:shape>
          <o:OLEObject Type="Embed" ProgID="Equation.DSMT4" ShapeID="_x0000_i1396" DrawAspect="Content" ObjectID="_1459242479" r:id="rId776"/>
        </w:object>
      </w:r>
      <w:r>
        <w:t xml:space="preserve">, </w:t>
      </w:r>
      <w:r w:rsidR="00AF2221" w:rsidRPr="00AF2221">
        <w:rPr>
          <w:position w:val="-12"/>
        </w:rPr>
        <w:object w:dxaOrig="1340" w:dyaOrig="360" w14:anchorId="7DD5CC4C">
          <v:shape id="_x0000_i1397" type="#_x0000_t75" style="width:67.5pt;height:18pt" o:ole="">
            <v:imagedata r:id="rId777" o:title=""/>
          </v:shape>
          <o:OLEObject Type="Embed" ProgID="Equation.DSMT4" ShapeID="_x0000_i1397" DrawAspect="Content" ObjectID="_1459242480" r:id="rId778"/>
        </w:object>
      </w:r>
      <w:r>
        <w:t xml:space="preserve">, and </w:t>
      </w:r>
      <w:r w:rsidR="00AF2221" w:rsidRPr="00AF2221">
        <w:rPr>
          <w:position w:val="-14"/>
        </w:rPr>
        <w:object w:dxaOrig="540" w:dyaOrig="400" w14:anchorId="54B23BD8">
          <v:shape id="_x0000_i1398" type="#_x0000_t75" style="width:27.5pt;height:19.5pt" o:ole="">
            <v:imagedata r:id="rId779" o:title=""/>
          </v:shape>
          <o:OLEObject Type="Embed" ProgID="Equation.DSMT4" ShapeID="_x0000_i1398" DrawAspect="Content" ObjectID="_1459242481" r:id="rId780"/>
        </w:object>
      </w:r>
      <w:r>
        <w:t xml:space="preserve">is the unit step function that enforces the tension-only contribution. </w:t>
      </w:r>
    </w:p>
    <w:p w14:paraId="7B6AB721" w14:textId="77777777" w:rsidR="00941062" w:rsidRDefault="00941062" w:rsidP="00941062"/>
    <w:p w14:paraId="48007522" w14:textId="77777777" w:rsidR="00941062" w:rsidRDefault="00941062" w:rsidP="00941062">
      <w:r>
        <w:t>The fiber stress is determined from a fiber strain energy function,</w:t>
      </w:r>
    </w:p>
    <w:p w14:paraId="4D335C42" w14:textId="19319392" w:rsidR="00941062" w:rsidRDefault="00941062" w:rsidP="00941062">
      <w:pPr>
        <w:pStyle w:val="MTDisplayEquation"/>
        <w:jc w:val="left"/>
      </w:pPr>
      <w:r>
        <w:tab/>
      </w:r>
      <w:r w:rsidR="00AF2221" w:rsidRPr="00AF2221">
        <w:rPr>
          <w:position w:val="-30"/>
        </w:rPr>
        <w:object w:dxaOrig="1860" w:dyaOrig="680" w14:anchorId="64D5FD25">
          <v:shape id="_x0000_i1399" type="#_x0000_t75" style="width:93.5pt;height:34pt" o:ole="">
            <v:imagedata r:id="rId781" o:title=""/>
          </v:shape>
          <o:OLEObject Type="Embed" ProgID="Equation.DSMT4" ShapeID="_x0000_i1399" DrawAspect="Content" ObjectID="_1459242482" r:id="rId782"/>
        </w:object>
      </w:r>
    </w:p>
    <w:p w14:paraId="549A74D7" w14:textId="58F86B25" w:rsidR="00941062" w:rsidRDefault="00941062" w:rsidP="00941062">
      <w:pPr>
        <w:pStyle w:val="MTDisplayEquation"/>
      </w:pPr>
      <w:r>
        <w:tab/>
        <w:t>,</w:t>
      </w:r>
    </w:p>
    <w:p w14:paraId="289702B0" w14:textId="77777777" w:rsidR="000C6D02" w:rsidRDefault="000C6D02" w:rsidP="000C6D02">
      <w:r>
        <w:t>where in this material, the fiber strain energy density is given by</w:t>
      </w:r>
    </w:p>
    <w:p w14:paraId="444EE29F" w14:textId="4B7236FB" w:rsidR="000C6D02" w:rsidRDefault="000C6D02" w:rsidP="000C6D02">
      <w:pPr>
        <w:pStyle w:val="MTDisplayEquation"/>
      </w:pPr>
      <w:r>
        <w:tab/>
      </w:r>
      <w:r w:rsidR="00AF2221" w:rsidRPr="00AF2221">
        <w:rPr>
          <w:position w:val="-24"/>
        </w:rPr>
        <w:object w:dxaOrig="2799" w:dyaOrig="620" w14:anchorId="4105C9A3">
          <v:shape id="_x0000_i1400" type="#_x0000_t75" style="width:140pt;height:31.5pt" o:ole="">
            <v:imagedata r:id="rId783" o:title=""/>
          </v:shape>
          <o:OLEObject Type="Embed" ProgID="Equation.DSMT4" ShapeID="_x0000_i1400" DrawAspect="Content" ObjectID="_1459242483" r:id="rId784"/>
        </w:object>
      </w:r>
    </w:p>
    <w:p w14:paraId="2158B416" w14:textId="77777777" w:rsidR="000C6D02" w:rsidRDefault="000C6D02" w:rsidP="000C6D02">
      <w:pPr>
        <w:pStyle w:val="MTDisplayEquation"/>
      </w:pPr>
      <w:r>
        <w:tab/>
        <w:t>,</w:t>
      </w:r>
    </w:p>
    <w:p w14:paraId="63016258" w14:textId="3AEDA404" w:rsidR="000C6D02" w:rsidRDefault="000C6D02" w:rsidP="000C6D02">
      <w:r w:rsidRPr="000230DC">
        <w:t xml:space="preserve">where </w:t>
      </w:r>
      <w:r w:rsidR="00AF2221" w:rsidRPr="00AF2221">
        <w:rPr>
          <w:position w:val="-10"/>
        </w:rPr>
        <w:object w:dxaOrig="560" w:dyaOrig="320" w14:anchorId="450124D7">
          <v:shape id="_x0000_i1401" type="#_x0000_t75" style="width:28pt;height:16.5pt" o:ole="">
            <v:imagedata r:id="rId785" o:title=""/>
          </v:shape>
          <o:OLEObject Type="Embed" ProgID="Equation.DSMT4" ShapeID="_x0000_i1401" DrawAspect="Content" ObjectID="_1459242484" r:id="rId786"/>
        </w:object>
      </w:r>
      <w:r w:rsidRPr="000230DC">
        <w:t xml:space="preserve">, </w:t>
      </w:r>
      <w:r w:rsidR="00AF2221" w:rsidRPr="00AF2221">
        <w:rPr>
          <w:position w:val="-6"/>
        </w:rPr>
        <w:object w:dxaOrig="580" w:dyaOrig="279" w14:anchorId="579CA8F9">
          <v:shape id="_x0000_i1402" type="#_x0000_t75" style="width:29.5pt;height:14pt" o:ole="">
            <v:imagedata r:id="rId787" o:title=""/>
          </v:shape>
          <o:OLEObject Type="Embed" ProgID="Equation.DSMT4" ShapeID="_x0000_i1402" DrawAspect="Content" ObjectID="_1459242485" r:id="rId788"/>
        </w:object>
      </w:r>
      <w:r w:rsidRPr="000230DC">
        <w:t xml:space="preserve">, and </w:t>
      </w:r>
      <w:r w:rsidR="00AF2221" w:rsidRPr="00AF2221">
        <w:rPr>
          <w:position w:val="-10"/>
        </w:rPr>
        <w:object w:dxaOrig="600" w:dyaOrig="320" w14:anchorId="0CB1E6BE">
          <v:shape id="_x0000_i1403" type="#_x0000_t75" style="width:30pt;height:16.5pt" o:ole="">
            <v:imagedata r:id="rId789" o:title=""/>
          </v:shape>
          <o:OLEObject Type="Embed" ProgID="Equation.DSMT4" ShapeID="_x0000_i1403" DrawAspect="Content" ObjectID="_1459242486" r:id="rId790"/>
        </w:object>
      </w:r>
      <w:r w:rsidRPr="000230DC">
        <w:t>.</w:t>
      </w:r>
      <w:r>
        <w:t xml:space="preserve">  The fiber modulus is dependent on the solid-bound molecule referential density </w:t>
      </w:r>
      <w:r w:rsidR="00AF2221" w:rsidRPr="00AF2221">
        <w:rPr>
          <w:position w:val="-12"/>
        </w:rPr>
        <w:object w:dxaOrig="340" w:dyaOrig="380" w14:anchorId="57127295">
          <v:shape id="_x0000_i1404" type="#_x0000_t75" style="width:16.5pt;height:19.5pt" o:ole="">
            <v:imagedata r:id="rId791" o:title=""/>
          </v:shape>
          <o:OLEObject Type="Embed" ProgID="Equation.DSMT4" ShapeID="_x0000_i1404" DrawAspect="Content" ObjectID="_1459242487" r:id="rId792"/>
        </w:object>
      </w:r>
      <w:r>
        <w:t xml:space="preserve"> according to the power law relation</w:t>
      </w:r>
    </w:p>
    <w:p w14:paraId="2F131550" w14:textId="239BD597" w:rsidR="000C6D02" w:rsidRDefault="000C6D02" w:rsidP="0016320C">
      <w:pPr>
        <w:pStyle w:val="MTDisplayEquation"/>
      </w:pPr>
      <w:r>
        <w:tab/>
      </w:r>
      <w:r w:rsidR="00AF2221" w:rsidRPr="00AF2221">
        <w:rPr>
          <w:position w:val="-32"/>
        </w:rPr>
        <w:object w:dxaOrig="1340" w:dyaOrig="800" w14:anchorId="036D44A6">
          <v:shape id="_x0000_i1405" type="#_x0000_t75" style="width:67.5pt;height:40pt" o:ole="">
            <v:imagedata r:id="rId793" o:title=""/>
          </v:shape>
          <o:OLEObject Type="Embed" ProgID="Equation.DSMT4" ShapeID="_x0000_i1405" DrawAspect="Content" ObjectID="_1459242488" r:id="rId794"/>
        </w:object>
      </w:r>
      <w:r>
        <w:t xml:space="preserve"> ,</w:t>
      </w:r>
    </w:p>
    <w:p w14:paraId="3B5A2B88" w14:textId="405A1AC6" w:rsidR="000C6D02" w:rsidRPr="000C6D02" w:rsidRDefault="000C6D02">
      <w:r>
        <w:t xml:space="preserve">where </w:t>
      </w:r>
      <w:r w:rsidR="00AF2221" w:rsidRPr="00AF2221">
        <w:rPr>
          <w:position w:val="-12"/>
        </w:rPr>
        <w:object w:dxaOrig="300" w:dyaOrig="360" w14:anchorId="6589F914">
          <v:shape id="_x0000_i1406" type="#_x0000_t75" style="width:14pt;height:18pt" o:ole="">
            <v:imagedata r:id="rId795" o:title=""/>
          </v:shape>
          <o:OLEObject Type="Embed" ProgID="Equation.DSMT4" ShapeID="_x0000_i1406" DrawAspect="Content" ObjectID="_1459242489" r:id="rId796"/>
        </w:object>
      </w:r>
      <w:r>
        <w:t xml:space="preserve"> is the density at which </w:t>
      </w:r>
      <w:r w:rsidR="00AF2221" w:rsidRPr="00AF2221">
        <w:rPr>
          <w:position w:val="-12"/>
        </w:rPr>
        <w:object w:dxaOrig="639" w:dyaOrig="360" w14:anchorId="2203E637">
          <v:shape id="_x0000_i1407" type="#_x0000_t75" style="width:32pt;height:18pt" o:ole="">
            <v:imagedata r:id="rId797" o:title=""/>
          </v:shape>
          <o:OLEObject Type="Embed" ProgID="Equation.DSMT4" ShapeID="_x0000_i1407" DrawAspect="Content" ObjectID="_1459242490" r:id="rId798"/>
        </w:object>
      </w:r>
      <w:r>
        <w:t>.</w:t>
      </w:r>
    </w:p>
    <w:p w14:paraId="4726A635" w14:textId="77777777" w:rsidR="000C6D02" w:rsidRDefault="000C6D02" w:rsidP="000C6D02"/>
    <w:p w14:paraId="7131FE62" w14:textId="5D26835B" w:rsidR="002D5305" w:rsidRPr="006C5D58" w:rsidRDefault="002D5305" w:rsidP="002D5305">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873D59">
        <w:t>4.6</w:t>
      </w:r>
      <w:r>
        <w:fldChar w:fldCharType="end"/>
      </w:r>
      <w:r>
        <w:t xml:space="preserve">).  The solid-bound molecule must be defined in the </w:t>
      </w:r>
      <w:r w:rsidRPr="00450154">
        <w:rPr>
          <w:rStyle w:val="CodeChar0"/>
        </w:rPr>
        <w:t>&lt;Globals&gt;</w:t>
      </w:r>
      <w:r>
        <w:t xml:space="preserve"> section (Section </w:t>
      </w:r>
      <w:r>
        <w:fldChar w:fldCharType="begin"/>
      </w:r>
      <w:r>
        <w:instrText xml:space="preserve"> REF _Ref240797992 \r \h </w:instrText>
      </w:r>
      <w:r>
        <w:fldChar w:fldCharType="separate"/>
      </w:r>
      <w:ins w:id="1323" w:author="Steve Maas" w:date="2014-01-02T13:04:00Z">
        <w:r w:rsidR="00873D59">
          <w:t>3.12.3</w:t>
        </w:r>
      </w:ins>
      <w:del w:id="1324" w:author="Steve Maas" w:date="2014-01-02T13:04:00Z">
        <w:r w:rsidR="00B951E2" w:rsidDel="00873D59">
          <w:delText>3.10.3</w:delText>
        </w:r>
      </w:del>
      <w:r>
        <w:fldChar w:fldCharType="end"/>
      </w:r>
      <w:r>
        <w:t xml:space="preserve">) and must be included in the multiphasic mixture using a </w:t>
      </w:r>
      <w:r w:rsidRPr="00450154">
        <w:rPr>
          <w:rStyle w:val="CodeChar0"/>
        </w:rPr>
        <w:lastRenderedPageBreak/>
        <w:t>&lt;solid_bound&gt;</w:t>
      </w:r>
      <w:r>
        <w:t xml:space="preserve"> tag.  The parameter </w:t>
      </w:r>
      <w:r>
        <w:rPr>
          <w:i/>
        </w:rPr>
        <w:t>sbm</w:t>
      </w:r>
      <w:r>
        <w:t xml:space="preserve"> must refer to the global index of that solid-bound molecule.  The value of </w:t>
      </w:r>
      <w:r w:rsidR="00AF2221" w:rsidRPr="00AF2221">
        <w:rPr>
          <w:position w:val="-12"/>
        </w:rPr>
        <w:object w:dxaOrig="340" w:dyaOrig="380" w14:anchorId="1B2D479B">
          <v:shape id="_x0000_i1408" type="#_x0000_t75" style="width:16.5pt;height:19.5pt" o:ole="">
            <v:imagedata r:id="rId799" o:title=""/>
          </v:shape>
          <o:OLEObject Type="Embed" ProgID="Equation.DSMT4" ShapeID="_x0000_i1408" DrawAspect="Content" ObjectID="_1459242491" r:id="rId800"/>
        </w:object>
      </w:r>
      <w:r>
        <w:t xml:space="preserve"> is specified within the </w:t>
      </w:r>
      <w:r w:rsidRPr="00DA6B48">
        <w:rPr>
          <w:rStyle w:val="CodeChar0"/>
        </w:rPr>
        <w:t>&lt;solid_bound&gt;</w:t>
      </w:r>
      <w:r>
        <w:t xml:space="preserve"> tag.  If a chemical reaction is defined within that multiphasic mixture that alters the value of </w:t>
      </w:r>
      <w:r w:rsidR="00AF2221" w:rsidRPr="00AF2221">
        <w:rPr>
          <w:position w:val="-12"/>
        </w:rPr>
        <w:object w:dxaOrig="340" w:dyaOrig="380" w14:anchorId="0426BC67">
          <v:shape id="_x0000_i1409" type="#_x0000_t75" style="width:16.5pt;height:19.5pt" o:ole="">
            <v:imagedata r:id="rId801" o:title=""/>
          </v:shape>
          <o:OLEObject Type="Embed" ProgID="Equation.DSMT4" ShapeID="_x0000_i1409" DrawAspect="Content" ObjectID="_1459242492" r:id="rId802"/>
        </w:object>
      </w:r>
      <w:r>
        <w:t xml:space="preserve">, lower and upper bounds may be specified for this referential density within the </w:t>
      </w:r>
      <w:r w:rsidRPr="00DA6B48">
        <w:rPr>
          <w:rStyle w:val="CodeChar0"/>
        </w:rPr>
        <w:t>&lt;solid_bound&gt;</w:t>
      </w:r>
      <w:r>
        <w:t xml:space="preserve"> tag to prevent </w:t>
      </w:r>
      <w:r w:rsidR="00AF2221" w:rsidRPr="00AF2221">
        <w:rPr>
          <w:position w:val="-10"/>
        </w:rPr>
        <w:object w:dxaOrig="200" w:dyaOrig="320" w14:anchorId="508A48C7">
          <v:shape id="_x0000_i1410" type="#_x0000_t75" style="width:10pt;height:16.5pt" o:ole="">
            <v:imagedata r:id="rId803" o:title=""/>
          </v:shape>
          <o:OLEObject Type="Embed" ProgID="Equation.DSMT4" ShapeID="_x0000_i1410" DrawAspect="Content" ObjectID="_1459242493" r:id="rId804"/>
        </w:object>
      </w:r>
      <w:r>
        <w:t xml:space="preserve"> from reducing to zero or achieving excessively elevated values.</w:t>
      </w:r>
    </w:p>
    <w:p w14:paraId="694BE031" w14:textId="77777777" w:rsidR="002D5305" w:rsidRPr="000230DC" w:rsidRDefault="002D5305" w:rsidP="000C6D02"/>
    <w:p w14:paraId="30C309BC" w14:textId="7DFB44C2" w:rsidR="000C6D02" w:rsidRDefault="000C6D02" w:rsidP="000C6D02">
      <w:r>
        <w:t xml:space="preserve">Note: In the limit when </w:t>
      </w:r>
      <w:r w:rsidR="00AF2221" w:rsidRPr="00AF2221">
        <w:rPr>
          <w:position w:val="-6"/>
        </w:rPr>
        <w:object w:dxaOrig="680" w:dyaOrig="279" w14:anchorId="424576BD">
          <v:shape id="_x0000_i1411" type="#_x0000_t75" style="width:34pt;height:14pt" o:ole="">
            <v:imagedata r:id="rId805" o:title=""/>
          </v:shape>
          <o:OLEObject Type="Embed" ProgID="Equation.DSMT4" ShapeID="_x0000_i1411" DrawAspect="Content" ObjectID="_1459242494" r:id="rId806"/>
        </w:object>
      </w:r>
      <w:r w:rsidR="002D5305">
        <w:t>, the expression</w:t>
      </w:r>
      <w:r>
        <w:t xml:space="preserve"> </w:t>
      </w:r>
      <w:r w:rsidR="002D5305">
        <w:t xml:space="preserve">for </w:t>
      </w:r>
      <w:r w:rsidR="00AF2221" w:rsidRPr="00AF2221">
        <w:rPr>
          <w:position w:val="-4"/>
        </w:rPr>
        <w:object w:dxaOrig="279" w:dyaOrig="260" w14:anchorId="5C7BB829">
          <v:shape id="_x0000_i1412" type="#_x0000_t75" style="width:14pt;height:13.5pt" o:ole="">
            <v:imagedata r:id="rId807" o:title=""/>
          </v:shape>
          <o:OLEObject Type="Embed" ProgID="Equation.DSMT4" ShapeID="_x0000_i1412" DrawAspect="Content" ObjectID="_1459242495" r:id="rId808"/>
        </w:object>
      </w:r>
      <w:r w:rsidR="002D5305">
        <w:t xml:space="preserve"> </w:t>
      </w:r>
      <w:r>
        <w:t>produces a power law,</w:t>
      </w:r>
    </w:p>
    <w:p w14:paraId="455939E7" w14:textId="58973ED9" w:rsidR="000C6D02" w:rsidRDefault="000C6D02" w:rsidP="000C6D02">
      <w:pPr>
        <w:pStyle w:val="MTDisplayEquation"/>
      </w:pPr>
      <w:r>
        <w:tab/>
      </w:r>
      <w:r w:rsidR="00AF2221" w:rsidRPr="00AF2221">
        <w:rPr>
          <w:position w:val="-20"/>
        </w:rPr>
        <w:object w:dxaOrig="1860" w:dyaOrig="499" w14:anchorId="20D210FF">
          <v:shape id="_x0000_i1413" type="#_x0000_t75" style="width:93.5pt;height:24pt" o:ole="">
            <v:imagedata r:id="rId809" o:title=""/>
          </v:shape>
          <o:OLEObject Type="Embed" ProgID="Equation.DSMT4" ShapeID="_x0000_i1413" DrawAspect="Content" ObjectID="_1459242496" r:id="rId810"/>
        </w:object>
      </w:r>
    </w:p>
    <w:p w14:paraId="0B0F2D23" w14:textId="04949574" w:rsidR="000C6D02" w:rsidRPr="0097532C" w:rsidRDefault="000C6D02" w:rsidP="000C6D02">
      <w:r w:rsidRPr="0097532C">
        <w:t xml:space="preserve">Note: When </w:t>
      </w:r>
      <w:r w:rsidR="00AF2221" w:rsidRPr="00AF2221">
        <w:rPr>
          <w:position w:val="-10"/>
        </w:rPr>
        <w:object w:dxaOrig="600" w:dyaOrig="320" w14:anchorId="7016D0B0">
          <v:shape id="_x0000_i1414" type="#_x0000_t75" style="width:30pt;height:16.5pt" o:ole="">
            <v:imagedata r:id="rId811" o:title=""/>
          </v:shape>
          <o:OLEObject Type="Embed" ProgID="Equation.DSMT4" ShapeID="_x0000_i1414" DrawAspect="Content" ObjectID="_1459242497" r:id="rId812"/>
        </w:object>
      </w:r>
      <w:r w:rsidRPr="0097532C">
        <w:t>, the fiber modulus is zero at the strain origin (</w:t>
      </w:r>
      <w:r w:rsidR="00AF2221" w:rsidRPr="00AF2221">
        <w:rPr>
          <w:position w:val="-12"/>
        </w:rPr>
        <w:object w:dxaOrig="600" w:dyaOrig="360" w14:anchorId="47A0243A">
          <v:shape id="_x0000_i1415" type="#_x0000_t75" style="width:30pt;height:18pt" o:ole="">
            <v:imagedata r:id="rId813" o:title=""/>
          </v:shape>
          <o:OLEObject Type="Embed" ProgID="Equation.DSMT4" ShapeID="_x0000_i1415" DrawAspect="Content" ObjectID="_1459242498" r:id="rId814"/>
        </w:object>
      </w:r>
      <w:r w:rsidRPr="0097532C">
        <w:t xml:space="preserve">).  Therefore, use </w:t>
      </w:r>
      <w:r w:rsidR="00AF2221" w:rsidRPr="00AF2221">
        <w:rPr>
          <w:position w:val="-10"/>
        </w:rPr>
        <w:object w:dxaOrig="600" w:dyaOrig="320" w14:anchorId="226E006D">
          <v:shape id="_x0000_i1416" type="#_x0000_t75" style="width:30pt;height:16.5pt" o:ole="">
            <v:imagedata r:id="rId815" o:title=""/>
          </v:shape>
          <o:OLEObject Type="Embed" ProgID="Equation.DSMT4" ShapeID="_x0000_i1416" DrawAspect="Content" ObjectID="_1459242499" r:id="rId816"/>
        </w:object>
      </w:r>
      <w:r w:rsidRPr="0097532C">
        <w:t xml:space="preserve"> when a smooth transition in the stress is desired from compression to tension.</w:t>
      </w:r>
    </w:p>
    <w:p w14:paraId="2D21A805" w14:textId="71E49D35" w:rsidR="00941062" w:rsidRPr="0097532C" w:rsidRDefault="00AF2221" w:rsidP="00941062">
      <w:r w:rsidRPr="00AF2221">
        <w:rPr>
          <w:position w:val="-14"/>
        </w:rPr>
        <w:object w:dxaOrig="2079" w:dyaOrig="440" w14:anchorId="7B8002E4">
          <v:shape id="_x0000_i1417" type="#_x0000_t75" style="width:104pt;height:22pt" o:ole="">
            <v:imagedata r:id="rId817" o:title=""/>
          </v:shape>
          <o:OLEObject Type="Embed" ProgID="Equation.DSMT4" ShapeID="_x0000_i1417" DrawAspect="Content" ObjectID="_1459242500" r:id="rId818"/>
        </w:object>
      </w:r>
    </w:p>
    <w:p w14:paraId="7F3792D1" w14:textId="77777777" w:rsidR="00941062" w:rsidRDefault="00941062" w:rsidP="00941062">
      <w:r>
        <w:rPr>
          <w:i/>
        </w:rPr>
        <w:t>Example</w:t>
      </w:r>
      <w:r>
        <w:t>:</w:t>
      </w:r>
    </w:p>
    <w:p w14:paraId="12085550" w14:textId="39FEC1EA" w:rsidR="00941062" w:rsidRDefault="00941062" w:rsidP="00941062">
      <w:pPr>
        <w:pStyle w:val="code"/>
      </w:pPr>
      <w:r>
        <w:t>&lt;</w:t>
      </w:r>
      <w:r w:rsidR="00E0644D">
        <w:t>solid</w:t>
      </w:r>
      <w:r>
        <w:t xml:space="preserve"> type="solid mixture"&gt;</w:t>
      </w:r>
    </w:p>
    <w:p w14:paraId="64BD9B6D" w14:textId="77777777" w:rsidR="00941062" w:rsidRDefault="00941062" w:rsidP="00941062">
      <w:pPr>
        <w:pStyle w:val="code"/>
      </w:pPr>
      <w:r>
        <w:tab/>
        <w:t>&lt;solid type="neo-Hookean"&gt;</w:t>
      </w:r>
    </w:p>
    <w:p w14:paraId="59009BBC" w14:textId="77777777" w:rsidR="00941062" w:rsidRDefault="00941062" w:rsidP="00941062">
      <w:pPr>
        <w:pStyle w:val="code"/>
      </w:pPr>
      <w:r>
        <w:tab/>
      </w:r>
      <w:r>
        <w:tab/>
        <w:t>&lt;E&gt;1000.0&lt;/E&gt;</w:t>
      </w:r>
    </w:p>
    <w:p w14:paraId="07634DCC" w14:textId="77777777" w:rsidR="00941062" w:rsidRDefault="00941062" w:rsidP="00941062">
      <w:pPr>
        <w:pStyle w:val="code"/>
      </w:pPr>
      <w:r>
        <w:tab/>
      </w:r>
      <w:r>
        <w:tab/>
        <w:t>&lt;v&gt;0.45&lt;/v&gt;</w:t>
      </w:r>
    </w:p>
    <w:p w14:paraId="07AC3E10" w14:textId="77777777" w:rsidR="00941062" w:rsidRDefault="00941062" w:rsidP="00941062">
      <w:pPr>
        <w:pStyle w:val="code"/>
      </w:pPr>
      <w:r>
        <w:tab/>
        <w:t>&lt;/solid&gt;</w:t>
      </w:r>
    </w:p>
    <w:p w14:paraId="75D5B311" w14:textId="0F356AC1" w:rsidR="00941062" w:rsidRDefault="00941062" w:rsidP="00941062">
      <w:pPr>
        <w:pStyle w:val="code"/>
      </w:pPr>
      <w:r>
        <w:tab/>
        <w:t>&lt;solid type="spherical fiber distribution</w:t>
      </w:r>
      <w:r w:rsidR="002D5305">
        <w:t xml:space="preserve"> sbm</w:t>
      </w:r>
      <w:r>
        <w:t>"&gt;</w:t>
      </w:r>
    </w:p>
    <w:p w14:paraId="0F4D396B" w14:textId="08FC0352" w:rsidR="002D5305" w:rsidRPr="007D6F0D" w:rsidRDefault="002D5305" w:rsidP="00941062">
      <w:pPr>
        <w:pStyle w:val="code"/>
        <w:rPr>
          <w:lang w:val="nl-BE"/>
        </w:rPr>
      </w:pPr>
      <w:r>
        <w:rPr>
          <w:lang w:val="nl-BE"/>
        </w:rPr>
        <w:tab/>
      </w:r>
      <w:r>
        <w:rPr>
          <w:lang w:val="nl-BE"/>
        </w:rPr>
        <w:tab/>
        <w:t>&lt;alpha&gt;0&lt;/alpha&gt;</w:t>
      </w:r>
    </w:p>
    <w:p w14:paraId="13FB7343" w14:textId="77777777" w:rsidR="00941062" w:rsidRDefault="00941062" w:rsidP="00941062">
      <w:pPr>
        <w:pStyle w:val="code"/>
        <w:rPr>
          <w:lang w:val="nl-BE"/>
        </w:rPr>
      </w:pPr>
      <w:r w:rsidRPr="007D6F0D">
        <w:rPr>
          <w:lang w:val="nl-BE"/>
        </w:rPr>
        <w:tab/>
      </w:r>
      <w:r w:rsidRPr="007D6F0D">
        <w:rPr>
          <w:lang w:val="nl-BE"/>
        </w:rPr>
        <w:tab/>
        <w:t>&lt;beta&gt;2.5&lt;/beta&gt;</w:t>
      </w:r>
    </w:p>
    <w:p w14:paraId="450F0F3D" w14:textId="77777777" w:rsidR="00F41128" w:rsidRDefault="00F41128" w:rsidP="00F41128">
      <w:pPr>
        <w:pStyle w:val="code"/>
        <w:rPr>
          <w:lang w:val="nl-BE"/>
        </w:rPr>
      </w:pPr>
      <w:r>
        <w:tab/>
      </w:r>
      <w:r>
        <w:tab/>
      </w:r>
      <w:r w:rsidRPr="007D6F0D">
        <w:rPr>
          <w:lang w:val="nl-BE"/>
        </w:rPr>
        <w:t>&lt;ksi</w:t>
      </w:r>
      <w:r>
        <w:rPr>
          <w:lang w:val="nl-BE"/>
        </w:rPr>
        <w:t>0</w:t>
      </w:r>
      <w:r w:rsidRPr="007D6F0D">
        <w:rPr>
          <w:lang w:val="nl-BE"/>
        </w:rPr>
        <w:t>&gt;10&lt;/ksi</w:t>
      </w:r>
      <w:r>
        <w:rPr>
          <w:lang w:val="nl-BE"/>
        </w:rPr>
        <w:t>0</w:t>
      </w:r>
      <w:r w:rsidRPr="007D6F0D">
        <w:rPr>
          <w:lang w:val="nl-BE"/>
        </w:rPr>
        <w:t>&gt;</w:t>
      </w:r>
    </w:p>
    <w:p w14:paraId="47180E0C" w14:textId="209A5557" w:rsidR="002D5305" w:rsidRDefault="002D5305" w:rsidP="00941062">
      <w:pPr>
        <w:pStyle w:val="code"/>
        <w:rPr>
          <w:lang w:val="nl-BE"/>
        </w:rPr>
      </w:pPr>
      <w:r>
        <w:rPr>
          <w:lang w:val="nl-BE"/>
        </w:rPr>
        <w:tab/>
      </w:r>
      <w:r>
        <w:rPr>
          <w:lang w:val="nl-BE"/>
        </w:rPr>
        <w:tab/>
        <w:t>&lt;gamma&gt;2&lt;/gamma&gt;</w:t>
      </w:r>
    </w:p>
    <w:p w14:paraId="00DFB11D" w14:textId="5BC8C019" w:rsidR="002D5305" w:rsidRDefault="002D5305" w:rsidP="00941062">
      <w:pPr>
        <w:pStyle w:val="code"/>
        <w:rPr>
          <w:lang w:val="nl-BE"/>
        </w:rPr>
      </w:pPr>
      <w:r>
        <w:rPr>
          <w:lang w:val="nl-BE"/>
        </w:rPr>
        <w:tab/>
      </w:r>
      <w:r>
        <w:rPr>
          <w:lang w:val="nl-BE"/>
        </w:rPr>
        <w:tab/>
        <w:t>&lt;rho0&gt;1&lt;/rho0&gt;</w:t>
      </w:r>
    </w:p>
    <w:p w14:paraId="6B3F3B8E" w14:textId="72B113E8" w:rsidR="00F41128" w:rsidRPr="007D6F0D" w:rsidRDefault="00F41128" w:rsidP="00941062">
      <w:pPr>
        <w:pStyle w:val="code"/>
        <w:rPr>
          <w:lang w:val="nl-BE"/>
        </w:rPr>
      </w:pPr>
      <w:r>
        <w:rPr>
          <w:lang w:val="nl-BE"/>
        </w:rPr>
        <w:tab/>
      </w:r>
      <w:r>
        <w:rPr>
          <w:lang w:val="nl-BE"/>
        </w:rPr>
        <w:tab/>
        <w:t>&lt;sbm&gt;1&lt;/sbm&gt;</w:t>
      </w:r>
    </w:p>
    <w:p w14:paraId="30819D52" w14:textId="77777777" w:rsidR="00941062" w:rsidRPr="007D6F0D" w:rsidRDefault="00941062" w:rsidP="00941062">
      <w:pPr>
        <w:pStyle w:val="code"/>
        <w:rPr>
          <w:lang w:val="nl-BE"/>
        </w:rPr>
      </w:pPr>
      <w:r w:rsidRPr="007D6F0D">
        <w:rPr>
          <w:lang w:val="nl-BE"/>
        </w:rPr>
        <w:tab/>
        <w:t>&lt;/solid&gt;</w:t>
      </w:r>
    </w:p>
    <w:p w14:paraId="777D0D4E" w14:textId="33D9CCC2" w:rsidR="00941062" w:rsidRDefault="00941062" w:rsidP="00941062">
      <w:pPr>
        <w:pStyle w:val="code"/>
      </w:pPr>
      <w:r>
        <w:t>&lt;/</w:t>
      </w:r>
      <w:r w:rsidR="00E0644D">
        <w:t>solid</w:t>
      </w:r>
      <w:r>
        <w:t>&gt;</w:t>
      </w:r>
    </w:p>
    <w:p w14:paraId="73358DFC" w14:textId="77777777" w:rsidR="00941062" w:rsidRDefault="00941062" w:rsidP="00941062"/>
    <w:p w14:paraId="0B6644CA" w14:textId="6894EDFC" w:rsidR="00D3541E" w:rsidRDefault="00941062" w:rsidP="00941062">
      <w:pPr>
        <w:pStyle w:val="Heading4"/>
      </w:pPr>
      <w:r>
        <w:br w:type="page"/>
      </w:r>
      <w:bookmarkStart w:id="1325" w:name="_Toc385498509"/>
      <w:r w:rsidR="00D3541E">
        <w:lastRenderedPageBreak/>
        <w:t>Coupled Transversely Isotropic Mooney-Rivlin</w:t>
      </w:r>
      <w:bookmarkEnd w:id="1325"/>
      <w:r w:rsidR="00D3541E">
        <w:t xml:space="preserve"> </w:t>
      </w:r>
    </w:p>
    <w:p w14:paraId="6D69A0B8" w14:textId="77777777" w:rsidR="00D3541E" w:rsidRDefault="00D3541E" w:rsidP="00D3541E">
      <w:r>
        <w:t xml:space="preserve">This material describes a transversely isotropic Mooney-Rivlin material using a fully-coupled formulation. It is define through the </w:t>
      </w:r>
      <w:r>
        <w:rPr>
          <w:i/>
        </w:rPr>
        <w:t>coupl</w:t>
      </w:r>
      <w:r w:rsidR="0091292C">
        <w:rPr>
          <w:i/>
        </w:rPr>
        <w:t>ed trans-</w:t>
      </w:r>
      <w:r>
        <w:rPr>
          <w:i/>
        </w:rPr>
        <w:t xml:space="preserve">iso Mooney-Rivlin </w:t>
      </w:r>
      <w:r>
        <w:t xml:space="preserve">material type. </w:t>
      </w:r>
      <w:r w:rsidR="0091292C">
        <w:t>The following material parameters must be defined.</w:t>
      </w:r>
    </w:p>
    <w:p w14:paraId="08479A8C" w14:textId="77777777" w:rsidR="0091292C" w:rsidRDefault="0091292C" w:rsidP="00D3541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F53772" w14:paraId="6FDEA887" w14:textId="77777777" w:rsidTr="00A2605F">
        <w:tc>
          <w:tcPr>
            <w:tcW w:w="1188" w:type="dxa"/>
            <w:shd w:val="clear" w:color="auto" w:fill="auto"/>
          </w:tcPr>
          <w:p w14:paraId="3E00AF52" w14:textId="77777777" w:rsidR="00F53772" w:rsidRDefault="00F53772" w:rsidP="00A2605F">
            <w:pPr>
              <w:pStyle w:val="code"/>
            </w:pPr>
            <w:r>
              <w:t>c1</w:t>
            </w:r>
          </w:p>
        </w:tc>
        <w:tc>
          <w:tcPr>
            <w:tcW w:w="8388" w:type="dxa"/>
            <w:shd w:val="clear" w:color="auto" w:fill="auto"/>
          </w:tcPr>
          <w:p w14:paraId="3B52BB0D" w14:textId="77777777" w:rsidR="00F53772" w:rsidRDefault="00F53772" w:rsidP="00A2605F">
            <w:pPr>
              <w:jc w:val="left"/>
            </w:pPr>
            <w:r>
              <w:t xml:space="preserve">Mooney-Rivlin </w:t>
            </w:r>
            <w:r w:rsidRPr="00A2605F">
              <w:rPr>
                <w:i/>
              </w:rPr>
              <w:t>c</w:t>
            </w:r>
            <w:r w:rsidRPr="00A2605F">
              <w:rPr>
                <w:i/>
                <w:vertAlign w:val="subscript"/>
              </w:rPr>
              <w:t>1</w:t>
            </w:r>
            <w:r>
              <w:t xml:space="preserve"> parameter.</w:t>
            </w:r>
          </w:p>
        </w:tc>
      </w:tr>
      <w:tr w:rsidR="00F53772" w14:paraId="1A07D1EA" w14:textId="77777777" w:rsidTr="00A2605F">
        <w:tc>
          <w:tcPr>
            <w:tcW w:w="1188" w:type="dxa"/>
            <w:shd w:val="clear" w:color="auto" w:fill="auto"/>
          </w:tcPr>
          <w:p w14:paraId="4BF435D5" w14:textId="77777777" w:rsidR="00F53772" w:rsidRDefault="00F53772" w:rsidP="00F53772">
            <w:pPr>
              <w:pStyle w:val="code"/>
            </w:pPr>
            <w:r>
              <w:t>c2</w:t>
            </w:r>
          </w:p>
        </w:tc>
        <w:tc>
          <w:tcPr>
            <w:tcW w:w="8388" w:type="dxa"/>
            <w:shd w:val="clear" w:color="auto" w:fill="auto"/>
          </w:tcPr>
          <w:p w14:paraId="72C210B5" w14:textId="77777777" w:rsidR="00F53772" w:rsidRDefault="00F53772" w:rsidP="00A2605F">
            <w:pPr>
              <w:jc w:val="left"/>
            </w:pPr>
            <w:r>
              <w:t xml:space="preserve">Mooney-Rivlin </w:t>
            </w:r>
            <w:r w:rsidRPr="00A2605F">
              <w:rPr>
                <w:i/>
              </w:rPr>
              <w:t>c</w:t>
            </w:r>
            <w:r w:rsidRPr="00A2605F">
              <w:rPr>
                <w:i/>
                <w:vertAlign w:val="subscript"/>
              </w:rPr>
              <w:t>2</w:t>
            </w:r>
            <w:r>
              <w:t xml:space="preserve"> parameter.</w:t>
            </w:r>
          </w:p>
        </w:tc>
      </w:tr>
      <w:tr w:rsidR="00F53772" w14:paraId="00BE85DD" w14:textId="77777777" w:rsidTr="00A2605F">
        <w:tc>
          <w:tcPr>
            <w:tcW w:w="1188" w:type="dxa"/>
            <w:shd w:val="clear" w:color="auto" w:fill="auto"/>
          </w:tcPr>
          <w:p w14:paraId="390CAFB0" w14:textId="77777777" w:rsidR="00F53772" w:rsidRDefault="00F53772" w:rsidP="00F53772">
            <w:pPr>
              <w:pStyle w:val="code"/>
            </w:pPr>
            <w:r>
              <w:t>c3</w:t>
            </w:r>
          </w:p>
        </w:tc>
        <w:tc>
          <w:tcPr>
            <w:tcW w:w="8388" w:type="dxa"/>
            <w:shd w:val="clear" w:color="auto" w:fill="auto"/>
          </w:tcPr>
          <w:p w14:paraId="36BCB6D3" w14:textId="77777777" w:rsidR="00F53772" w:rsidRDefault="00F53772" w:rsidP="00A2605F">
            <w:pPr>
              <w:jc w:val="left"/>
            </w:pPr>
            <w:r>
              <w:t xml:space="preserve">exponential multiplier </w:t>
            </w:r>
          </w:p>
        </w:tc>
      </w:tr>
      <w:tr w:rsidR="00F53772" w14:paraId="55251A8C" w14:textId="77777777" w:rsidTr="00A2605F">
        <w:tc>
          <w:tcPr>
            <w:tcW w:w="1188" w:type="dxa"/>
            <w:shd w:val="clear" w:color="auto" w:fill="auto"/>
          </w:tcPr>
          <w:p w14:paraId="28220E28" w14:textId="77777777" w:rsidR="00F53772" w:rsidRDefault="00F53772" w:rsidP="00F53772">
            <w:pPr>
              <w:pStyle w:val="code"/>
            </w:pPr>
            <w:r>
              <w:t>c4</w:t>
            </w:r>
          </w:p>
        </w:tc>
        <w:tc>
          <w:tcPr>
            <w:tcW w:w="8388" w:type="dxa"/>
            <w:shd w:val="clear" w:color="auto" w:fill="auto"/>
          </w:tcPr>
          <w:p w14:paraId="3D85E814" w14:textId="77777777" w:rsidR="00F53772" w:rsidRDefault="00F53772" w:rsidP="00A2605F">
            <w:pPr>
              <w:jc w:val="left"/>
            </w:pPr>
            <w:r>
              <w:t>fiber scale factor</w:t>
            </w:r>
          </w:p>
        </w:tc>
      </w:tr>
      <w:tr w:rsidR="00F53772" w14:paraId="774C5A70" w14:textId="77777777" w:rsidTr="00A2605F">
        <w:tc>
          <w:tcPr>
            <w:tcW w:w="1188" w:type="dxa"/>
            <w:shd w:val="clear" w:color="auto" w:fill="auto"/>
          </w:tcPr>
          <w:p w14:paraId="0B7855C3" w14:textId="77777777" w:rsidR="00F53772" w:rsidRDefault="00F53772" w:rsidP="00F53772">
            <w:pPr>
              <w:pStyle w:val="code"/>
            </w:pPr>
            <w:r>
              <w:t>c5</w:t>
            </w:r>
          </w:p>
        </w:tc>
        <w:tc>
          <w:tcPr>
            <w:tcW w:w="8388" w:type="dxa"/>
            <w:shd w:val="clear" w:color="auto" w:fill="auto"/>
          </w:tcPr>
          <w:p w14:paraId="227ED8B5" w14:textId="77777777" w:rsidR="00F53772" w:rsidRDefault="00F53772" w:rsidP="00A2605F">
            <w:pPr>
              <w:jc w:val="left"/>
            </w:pPr>
            <w:r>
              <w:t>fiber modulus in linear region</w:t>
            </w:r>
          </w:p>
        </w:tc>
      </w:tr>
      <w:tr w:rsidR="00F53772" w14:paraId="289844C9" w14:textId="77777777" w:rsidTr="00A2605F">
        <w:tc>
          <w:tcPr>
            <w:tcW w:w="1188" w:type="dxa"/>
            <w:shd w:val="clear" w:color="auto" w:fill="auto"/>
          </w:tcPr>
          <w:p w14:paraId="47366DDA" w14:textId="77777777" w:rsidR="00F53772" w:rsidRDefault="00F53772" w:rsidP="00F53772">
            <w:pPr>
              <w:pStyle w:val="code"/>
            </w:pPr>
            <w:r>
              <w:t>lam_max</w:t>
            </w:r>
          </w:p>
        </w:tc>
        <w:tc>
          <w:tcPr>
            <w:tcW w:w="8388" w:type="dxa"/>
            <w:shd w:val="clear" w:color="auto" w:fill="auto"/>
          </w:tcPr>
          <w:p w14:paraId="0E212515" w14:textId="77777777" w:rsidR="00F53772" w:rsidRDefault="00F53772" w:rsidP="00A2605F">
            <w:pPr>
              <w:jc w:val="left"/>
            </w:pPr>
            <w:r>
              <w:t xml:space="preserve">maximum fiber straightening stretch </w:t>
            </w:r>
          </w:p>
        </w:tc>
      </w:tr>
      <w:tr w:rsidR="00F53772" w14:paraId="092287E2" w14:textId="77777777" w:rsidTr="00A2605F">
        <w:tc>
          <w:tcPr>
            <w:tcW w:w="1188" w:type="dxa"/>
            <w:shd w:val="clear" w:color="auto" w:fill="auto"/>
          </w:tcPr>
          <w:p w14:paraId="7493A8A9" w14:textId="77777777" w:rsidR="00F53772" w:rsidRDefault="00F53772" w:rsidP="00F53772">
            <w:pPr>
              <w:pStyle w:val="code"/>
            </w:pPr>
            <w:r>
              <w:t>k</w:t>
            </w:r>
          </w:p>
        </w:tc>
        <w:tc>
          <w:tcPr>
            <w:tcW w:w="8388" w:type="dxa"/>
            <w:shd w:val="clear" w:color="auto" w:fill="auto"/>
          </w:tcPr>
          <w:p w14:paraId="5FBA4CD6" w14:textId="77777777" w:rsidR="00F53772" w:rsidRDefault="00F53772" w:rsidP="00A2605F">
            <w:pPr>
              <w:jc w:val="left"/>
            </w:pPr>
            <w:r>
              <w:t>bulk-like modulus</w:t>
            </w:r>
          </w:p>
        </w:tc>
      </w:tr>
    </w:tbl>
    <w:p w14:paraId="0CC3B049" w14:textId="77777777" w:rsidR="00F53772" w:rsidRDefault="00F53772" w:rsidP="007D6F0D">
      <w:pPr>
        <w:jc w:val="left"/>
      </w:pPr>
    </w:p>
    <w:p w14:paraId="4A4EA96D" w14:textId="77777777" w:rsidR="00F53772" w:rsidRDefault="00F53772" w:rsidP="007D6F0D">
      <w:pPr>
        <w:jc w:val="left"/>
      </w:pPr>
      <w:r>
        <w:t>The strain-energy function for this constitutive model is defined by</w:t>
      </w:r>
    </w:p>
    <w:p w14:paraId="46C68A52" w14:textId="7E6C0262" w:rsidR="00A1636E" w:rsidRDefault="00A1636E" w:rsidP="007D6F0D">
      <w:pPr>
        <w:pStyle w:val="MTDisplayEquation"/>
      </w:pPr>
      <w:r>
        <w:tab/>
      </w:r>
      <w:r w:rsidR="00AF2221" w:rsidRPr="00AF2221">
        <w:rPr>
          <w:position w:val="-14"/>
        </w:rPr>
        <w:object w:dxaOrig="4060" w:dyaOrig="400" w14:anchorId="2BF27196">
          <v:shape id="_x0000_i1418" type="#_x0000_t75" style="width:203.5pt;height:19.5pt" o:ole="">
            <v:imagedata r:id="rId819" o:title=""/>
          </v:shape>
          <o:OLEObject Type="Embed" ProgID="Equation.DSMT4" ShapeID="_x0000_i1418" DrawAspect="Content" ObjectID="_1459242501" r:id="rId820"/>
        </w:object>
      </w:r>
    </w:p>
    <w:p w14:paraId="49B54FD1" w14:textId="72D6097B" w:rsidR="00A1636E" w:rsidRDefault="00A1636E" w:rsidP="00A1636E">
      <w:r>
        <w:t xml:space="preserve">The first two terms define the Mooney-Rivlin matrix response. The third term is the fiber response which is a function of the fiber stretch </w:t>
      </w:r>
      <w:r w:rsidR="00AF2221" w:rsidRPr="00AF2221">
        <w:rPr>
          <w:position w:val="-6"/>
        </w:rPr>
        <w:object w:dxaOrig="220" w:dyaOrig="279" w14:anchorId="7B271F86">
          <v:shape id="_x0000_i1419" type="#_x0000_t75" style="width:10.5pt;height:14pt" o:ole="">
            <v:imagedata r:id="rId821" o:title=""/>
          </v:shape>
          <o:OLEObject Type="Embed" ProgID="Equation.DSMT4" ShapeID="_x0000_i1419" DrawAspect="Content" ObjectID="_1459242502" r:id="rId822"/>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4BC3F192" w14:textId="02E7C933" w:rsidR="00A1636E" w:rsidRDefault="00A1636E" w:rsidP="007D6F0D">
      <w:pPr>
        <w:pStyle w:val="MTDisplayEquation"/>
      </w:pPr>
      <w:r>
        <w:tab/>
      </w:r>
      <w:r w:rsidR="00AF2221" w:rsidRPr="00AF2221">
        <w:rPr>
          <w:position w:val="-24"/>
        </w:rPr>
        <w:object w:dxaOrig="1840" w:dyaOrig="620" w14:anchorId="2AF8EBC1">
          <v:shape id="_x0000_i1420" type="#_x0000_t75" style="width:91.5pt;height:31.5pt" o:ole="">
            <v:imagedata r:id="rId823" o:title=""/>
          </v:shape>
          <o:OLEObject Type="Embed" ProgID="Equation.DSMT4" ShapeID="_x0000_i1420" DrawAspect="Content" ObjectID="_1459242503" r:id="rId824"/>
        </w:object>
      </w:r>
    </w:p>
    <w:p w14:paraId="3717566A" w14:textId="41863230" w:rsidR="00E11CA7" w:rsidRDefault="00A1636E" w:rsidP="007D6F0D">
      <w:pPr>
        <w:jc w:val="left"/>
      </w:pPr>
      <w:r>
        <w:t xml:space="preserve">where </w:t>
      </w:r>
      <w:r w:rsidR="00AF2221" w:rsidRPr="00AF2221">
        <w:rPr>
          <w:position w:val="-6"/>
        </w:rPr>
        <w:object w:dxaOrig="940" w:dyaOrig="279" w14:anchorId="7C1A1A7C">
          <v:shape id="_x0000_i1421" type="#_x0000_t75" style="width:48pt;height:14pt" o:ole="">
            <v:imagedata r:id="rId825" o:title=""/>
          </v:shape>
          <o:OLEObject Type="Embed" ProgID="Equation.DSMT4" ShapeID="_x0000_i1421" DrawAspect="Content" ObjectID="_1459242504" r:id="rId826"/>
        </w:object>
      </w:r>
      <w:r>
        <w:t xml:space="preserve">is the Jacobian of the deformation. </w:t>
      </w:r>
    </w:p>
    <w:p w14:paraId="155AFB53" w14:textId="77777777" w:rsidR="00E11CA7" w:rsidRDefault="00E11CA7" w:rsidP="007D6F0D">
      <w:pPr>
        <w:jc w:val="left"/>
      </w:pPr>
    </w:p>
    <w:p w14:paraId="5E685852" w14:textId="77777777" w:rsidR="00E11CA7" w:rsidRDefault="00E11CA7" w:rsidP="007D6F0D">
      <w:pPr>
        <w:jc w:val="left"/>
        <w:rPr>
          <w:i/>
        </w:rPr>
      </w:pPr>
      <w:r>
        <w:rPr>
          <w:i/>
        </w:rPr>
        <w:t>Example:</w:t>
      </w:r>
    </w:p>
    <w:p w14:paraId="64113254" w14:textId="77777777" w:rsidR="00E11CA7" w:rsidRDefault="00E11CA7" w:rsidP="007D6F0D">
      <w:pPr>
        <w:pStyle w:val="code"/>
      </w:pPr>
      <w:r>
        <w:t>&lt;material id="1" type="coupled trans-iso Mooney-Rivlin"&gt;</w:t>
      </w:r>
    </w:p>
    <w:p w14:paraId="02C4B9FA" w14:textId="77777777" w:rsidR="00E11CA7" w:rsidRDefault="00E11CA7" w:rsidP="007D6F0D">
      <w:pPr>
        <w:pStyle w:val="code"/>
      </w:pPr>
      <w:r>
        <w:tab/>
        <w:t>&lt;c1&gt;1&lt;/c1&gt;</w:t>
      </w:r>
    </w:p>
    <w:p w14:paraId="501F7027" w14:textId="77777777" w:rsidR="00E11CA7" w:rsidRDefault="00E11CA7" w:rsidP="007D6F0D">
      <w:pPr>
        <w:pStyle w:val="code"/>
      </w:pPr>
      <w:r>
        <w:tab/>
        <w:t>&lt;c2&gt;0.1&lt;/c2&gt;</w:t>
      </w:r>
    </w:p>
    <w:p w14:paraId="611E7B2F" w14:textId="77777777" w:rsidR="00E11CA7" w:rsidRDefault="00E11CA7" w:rsidP="007D6F0D">
      <w:pPr>
        <w:pStyle w:val="code"/>
      </w:pPr>
      <w:r>
        <w:tab/>
        <w:t>&lt;c3&gt;1&lt;/c3&gt;</w:t>
      </w:r>
    </w:p>
    <w:p w14:paraId="6968A3F2" w14:textId="77777777" w:rsidR="00E11CA7" w:rsidRDefault="00E11CA7" w:rsidP="007D6F0D">
      <w:pPr>
        <w:pStyle w:val="code"/>
      </w:pPr>
      <w:r>
        <w:tab/>
        <w:t>&lt;c4&gt;1&lt;/c4&gt;</w:t>
      </w:r>
    </w:p>
    <w:p w14:paraId="6E666E00" w14:textId="77777777" w:rsidR="00E11CA7" w:rsidRDefault="00E11CA7" w:rsidP="007D6F0D">
      <w:pPr>
        <w:pStyle w:val="code"/>
      </w:pPr>
      <w:r>
        <w:tab/>
        <w:t>&lt;c5&gt;1.34&lt;/c5&gt;</w:t>
      </w:r>
    </w:p>
    <w:p w14:paraId="6A96F633" w14:textId="77777777" w:rsidR="00E11CA7" w:rsidRDefault="00E11CA7" w:rsidP="007D6F0D">
      <w:pPr>
        <w:pStyle w:val="code"/>
      </w:pPr>
      <w:r>
        <w:tab/>
        <w:t>&lt;lam_max&gt;1.3&lt;/lam_max&gt;</w:t>
      </w:r>
    </w:p>
    <w:p w14:paraId="3C6FFAA3" w14:textId="77777777" w:rsidR="00E11CA7" w:rsidRDefault="00E11CA7" w:rsidP="007D6F0D">
      <w:pPr>
        <w:pStyle w:val="code"/>
      </w:pPr>
      <w:r>
        <w:tab/>
        <w:t>&lt;k&gt;100&lt;/k&gt;</w:t>
      </w:r>
    </w:p>
    <w:p w14:paraId="2EEF1F93" w14:textId="77777777" w:rsidR="00E11CA7" w:rsidRDefault="00E11CA7" w:rsidP="007D6F0D">
      <w:pPr>
        <w:pStyle w:val="code"/>
      </w:pPr>
      <w:r>
        <w:t>&lt;/material&gt;</w:t>
      </w:r>
    </w:p>
    <w:p w14:paraId="269B1482" w14:textId="77777777" w:rsidR="00241B41" w:rsidRDefault="00241B41" w:rsidP="007D6F0D">
      <w:pPr>
        <w:jc w:val="left"/>
      </w:pPr>
    </w:p>
    <w:p w14:paraId="266E8B5B" w14:textId="77777777" w:rsidR="00241B41" w:rsidRDefault="00241B41" w:rsidP="007D6F0D">
      <w:pPr>
        <w:pStyle w:val="Heading4"/>
      </w:pPr>
      <w:r>
        <w:br w:type="page"/>
      </w:r>
      <w:bookmarkStart w:id="1326" w:name="_Toc385498510"/>
      <w:r>
        <w:lastRenderedPageBreak/>
        <w:t>Coupled Transversely Isotropic Veronda-Westmann</w:t>
      </w:r>
      <w:bookmarkEnd w:id="1326"/>
    </w:p>
    <w:p w14:paraId="79E4EA83" w14:textId="77777777" w:rsidR="00241B41" w:rsidRDefault="00241B41" w:rsidP="00241B41">
      <w:r>
        <w:t xml:space="preserve">This material describes a transversely isotropic Veronda-Westmann material using a fully-coupled formulation. It is define through the </w:t>
      </w:r>
      <w:r>
        <w:rPr>
          <w:i/>
        </w:rPr>
        <w:t xml:space="preserve">coupled trans-iso Veronda-Westmann </w:t>
      </w:r>
      <w:r>
        <w:t>material type. The following material parameters must be defined.</w:t>
      </w:r>
    </w:p>
    <w:p w14:paraId="5E05963B" w14:textId="77777777" w:rsidR="00241B41" w:rsidRDefault="00241B41" w:rsidP="00241B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241B41" w14:paraId="202925A6" w14:textId="77777777" w:rsidTr="00A2605F">
        <w:tc>
          <w:tcPr>
            <w:tcW w:w="1188" w:type="dxa"/>
            <w:shd w:val="clear" w:color="auto" w:fill="auto"/>
          </w:tcPr>
          <w:p w14:paraId="17612BFB" w14:textId="77777777" w:rsidR="00241B41" w:rsidRDefault="00241B41" w:rsidP="00CA2D19">
            <w:pPr>
              <w:pStyle w:val="code"/>
            </w:pPr>
            <w:r>
              <w:t>c1</w:t>
            </w:r>
          </w:p>
        </w:tc>
        <w:tc>
          <w:tcPr>
            <w:tcW w:w="8388" w:type="dxa"/>
            <w:shd w:val="clear" w:color="auto" w:fill="auto"/>
          </w:tcPr>
          <w:p w14:paraId="05E0E7CC" w14:textId="77777777" w:rsidR="00241B41" w:rsidRDefault="00241B41" w:rsidP="00A2605F">
            <w:pPr>
              <w:jc w:val="left"/>
            </w:pPr>
            <w:r>
              <w:t xml:space="preserve">Veronda-Westmann </w:t>
            </w:r>
            <w:r w:rsidRPr="00A2605F">
              <w:rPr>
                <w:i/>
              </w:rPr>
              <w:t>c</w:t>
            </w:r>
            <w:r w:rsidRPr="00A2605F">
              <w:rPr>
                <w:i/>
                <w:vertAlign w:val="subscript"/>
              </w:rPr>
              <w:t>1</w:t>
            </w:r>
            <w:r>
              <w:t xml:space="preserve"> parameter.</w:t>
            </w:r>
          </w:p>
        </w:tc>
      </w:tr>
      <w:tr w:rsidR="00241B41" w14:paraId="570CA0ED" w14:textId="77777777" w:rsidTr="00A2605F">
        <w:tc>
          <w:tcPr>
            <w:tcW w:w="1188" w:type="dxa"/>
            <w:shd w:val="clear" w:color="auto" w:fill="auto"/>
          </w:tcPr>
          <w:p w14:paraId="65960F0B" w14:textId="77777777" w:rsidR="00241B41" w:rsidRDefault="00241B41" w:rsidP="00CA2D19">
            <w:pPr>
              <w:pStyle w:val="code"/>
            </w:pPr>
            <w:r>
              <w:t>c2</w:t>
            </w:r>
          </w:p>
        </w:tc>
        <w:tc>
          <w:tcPr>
            <w:tcW w:w="8388" w:type="dxa"/>
            <w:shd w:val="clear" w:color="auto" w:fill="auto"/>
          </w:tcPr>
          <w:p w14:paraId="48CC0C9C" w14:textId="77777777" w:rsidR="00241B41" w:rsidRDefault="00241B41" w:rsidP="00A2605F">
            <w:pPr>
              <w:jc w:val="left"/>
            </w:pPr>
            <w:r>
              <w:t xml:space="preserve">Veronda-Westmann </w:t>
            </w:r>
            <w:r w:rsidRPr="00A2605F">
              <w:rPr>
                <w:i/>
              </w:rPr>
              <w:t>c</w:t>
            </w:r>
            <w:r w:rsidRPr="00A2605F">
              <w:rPr>
                <w:i/>
                <w:vertAlign w:val="subscript"/>
              </w:rPr>
              <w:t>2</w:t>
            </w:r>
            <w:r>
              <w:t xml:space="preserve"> parameter.</w:t>
            </w:r>
          </w:p>
        </w:tc>
      </w:tr>
      <w:tr w:rsidR="00241B41" w14:paraId="5B6B1058" w14:textId="77777777" w:rsidTr="00A2605F">
        <w:tc>
          <w:tcPr>
            <w:tcW w:w="1188" w:type="dxa"/>
            <w:shd w:val="clear" w:color="auto" w:fill="auto"/>
          </w:tcPr>
          <w:p w14:paraId="1A867F4A" w14:textId="77777777" w:rsidR="00241B41" w:rsidRDefault="00241B41" w:rsidP="00CA2D19">
            <w:pPr>
              <w:pStyle w:val="code"/>
            </w:pPr>
            <w:r>
              <w:t>c3</w:t>
            </w:r>
          </w:p>
        </w:tc>
        <w:tc>
          <w:tcPr>
            <w:tcW w:w="8388" w:type="dxa"/>
            <w:shd w:val="clear" w:color="auto" w:fill="auto"/>
          </w:tcPr>
          <w:p w14:paraId="34CDEF88" w14:textId="77777777" w:rsidR="00241B41" w:rsidRDefault="00241B41" w:rsidP="00A2605F">
            <w:pPr>
              <w:jc w:val="left"/>
            </w:pPr>
            <w:r>
              <w:t xml:space="preserve">exponential multiplier </w:t>
            </w:r>
          </w:p>
        </w:tc>
      </w:tr>
      <w:tr w:rsidR="00241B41" w14:paraId="50AB8082" w14:textId="77777777" w:rsidTr="00A2605F">
        <w:tc>
          <w:tcPr>
            <w:tcW w:w="1188" w:type="dxa"/>
            <w:shd w:val="clear" w:color="auto" w:fill="auto"/>
          </w:tcPr>
          <w:p w14:paraId="355ED4F0" w14:textId="77777777" w:rsidR="00241B41" w:rsidRDefault="00241B41" w:rsidP="00CA2D19">
            <w:pPr>
              <w:pStyle w:val="code"/>
            </w:pPr>
            <w:r>
              <w:t>c4</w:t>
            </w:r>
          </w:p>
        </w:tc>
        <w:tc>
          <w:tcPr>
            <w:tcW w:w="8388" w:type="dxa"/>
            <w:shd w:val="clear" w:color="auto" w:fill="auto"/>
          </w:tcPr>
          <w:p w14:paraId="121BD448" w14:textId="77777777" w:rsidR="00241B41" w:rsidRDefault="00241B41" w:rsidP="00A2605F">
            <w:pPr>
              <w:jc w:val="left"/>
            </w:pPr>
            <w:r>
              <w:t>fiber scale factor</w:t>
            </w:r>
          </w:p>
        </w:tc>
      </w:tr>
      <w:tr w:rsidR="00241B41" w14:paraId="25DAA0BA" w14:textId="77777777" w:rsidTr="00A2605F">
        <w:tc>
          <w:tcPr>
            <w:tcW w:w="1188" w:type="dxa"/>
            <w:shd w:val="clear" w:color="auto" w:fill="auto"/>
          </w:tcPr>
          <w:p w14:paraId="5E6DD776" w14:textId="77777777" w:rsidR="00241B41" w:rsidRDefault="00241B41" w:rsidP="00CA2D19">
            <w:pPr>
              <w:pStyle w:val="code"/>
            </w:pPr>
            <w:r>
              <w:t>c5</w:t>
            </w:r>
          </w:p>
        </w:tc>
        <w:tc>
          <w:tcPr>
            <w:tcW w:w="8388" w:type="dxa"/>
            <w:shd w:val="clear" w:color="auto" w:fill="auto"/>
          </w:tcPr>
          <w:p w14:paraId="36EFBAB6" w14:textId="77777777" w:rsidR="00241B41" w:rsidRDefault="00241B41" w:rsidP="00A2605F">
            <w:pPr>
              <w:jc w:val="left"/>
            </w:pPr>
            <w:r>
              <w:t>fiber modulus in linear region</w:t>
            </w:r>
          </w:p>
        </w:tc>
      </w:tr>
      <w:tr w:rsidR="00241B41" w14:paraId="20D90EC0" w14:textId="77777777" w:rsidTr="00A2605F">
        <w:tc>
          <w:tcPr>
            <w:tcW w:w="1188" w:type="dxa"/>
            <w:shd w:val="clear" w:color="auto" w:fill="auto"/>
          </w:tcPr>
          <w:p w14:paraId="4F54B36C" w14:textId="77777777" w:rsidR="00241B41" w:rsidRDefault="00241B41" w:rsidP="00CA2D19">
            <w:pPr>
              <w:pStyle w:val="code"/>
            </w:pPr>
            <w:r>
              <w:t>lam_max</w:t>
            </w:r>
          </w:p>
        </w:tc>
        <w:tc>
          <w:tcPr>
            <w:tcW w:w="8388" w:type="dxa"/>
            <w:shd w:val="clear" w:color="auto" w:fill="auto"/>
          </w:tcPr>
          <w:p w14:paraId="7F740462" w14:textId="77777777" w:rsidR="00241B41" w:rsidRDefault="00241B41" w:rsidP="00A2605F">
            <w:pPr>
              <w:jc w:val="left"/>
            </w:pPr>
            <w:r>
              <w:t xml:space="preserve">maximum fiber straightening stretch </w:t>
            </w:r>
          </w:p>
        </w:tc>
      </w:tr>
      <w:tr w:rsidR="00241B41" w14:paraId="06F6A96E" w14:textId="77777777" w:rsidTr="00A2605F">
        <w:tc>
          <w:tcPr>
            <w:tcW w:w="1188" w:type="dxa"/>
            <w:shd w:val="clear" w:color="auto" w:fill="auto"/>
          </w:tcPr>
          <w:p w14:paraId="4217AC00" w14:textId="77777777" w:rsidR="00241B41" w:rsidRDefault="00241B41" w:rsidP="00CA2D19">
            <w:pPr>
              <w:pStyle w:val="code"/>
            </w:pPr>
            <w:r>
              <w:t>k</w:t>
            </w:r>
          </w:p>
        </w:tc>
        <w:tc>
          <w:tcPr>
            <w:tcW w:w="8388" w:type="dxa"/>
            <w:shd w:val="clear" w:color="auto" w:fill="auto"/>
          </w:tcPr>
          <w:p w14:paraId="212E4415" w14:textId="77777777" w:rsidR="00241B41" w:rsidRDefault="00241B41" w:rsidP="00A2605F">
            <w:pPr>
              <w:jc w:val="left"/>
            </w:pPr>
            <w:r>
              <w:t>bulk-like modulus</w:t>
            </w:r>
          </w:p>
        </w:tc>
      </w:tr>
    </w:tbl>
    <w:p w14:paraId="3FCEA598" w14:textId="77777777" w:rsidR="00241B41" w:rsidRDefault="00241B41" w:rsidP="00241B41">
      <w:pPr>
        <w:jc w:val="left"/>
      </w:pPr>
    </w:p>
    <w:p w14:paraId="75B3A0BE" w14:textId="77777777" w:rsidR="00241B41" w:rsidRDefault="00241B41" w:rsidP="00241B41">
      <w:pPr>
        <w:jc w:val="left"/>
      </w:pPr>
      <w:r>
        <w:t>The strain-energy function for this constitutive model is defined by</w:t>
      </w:r>
    </w:p>
    <w:p w14:paraId="072A81C7" w14:textId="1CC31CD4" w:rsidR="00241B41" w:rsidRDefault="00241B41" w:rsidP="00241B41">
      <w:pPr>
        <w:pStyle w:val="MTDisplayEquation"/>
      </w:pPr>
      <w:r>
        <w:tab/>
      </w:r>
      <w:r w:rsidR="00AF2221" w:rsidRPr="00AF2221">
        <w:rPr>
          <w:position w:val="-24"/>
        </w:rPr>
        <w:object w:dxaOrig="5400" w:dyaOrig="620" w14:anchorId="1D2384FE">
          <v:shape id="_x0000_i1422" type="#_x0000_t75" style="width:270pt;height:31.5pt" o:ole="">
            <v:imagedata r:id="rId827" o:title=""/>
          </v:shape>
          <o:OLEObject Type="Embed" ProgID="Equation.DSMT4" ShapeID="_x0000_i1422" DrawAspect="Content" ObjectID="_1459242505" r:id="rId828"/>
        </w:object>
      </w:r>
    </w:p>
    <w:p w14:paraId="04C16060" w14:textId="55CD05EE" w:rsidR="00241B41" w:rsidRDefault="00241B41" w:rsidP="00241B41">
      <w:r>
        <w:t xml:space="preserve">The first two terms define the </w:t>
      </w:r>
      <w:r w:rsidR="00AE38BC">
        <w:t xml:space="preserve">Veronda-Westmann </w:t>
      </w:r>
      <w:r>
        <w:t xml:space="preserve">matrix response. The third term is the fiber response which is a function of the fiber stretch </w:t>
      </w:r>
      <w:r w:rsidR="00AF2221" w:rsidRPr="00AF2221">
        <w:rPr>
          <w:position w:val="-6"/>
        </w:rPr>
        <w:object w:dxaOrig="220" w:dyaOrig="279" w14:anchorId="5A3C9614">
          <v:shape id="_x0000_i1423" type="#_x0000_t75" style="width:10.5pt;height:14pt" o:ole="">
            <v:imagedata r:id="rId829" o:title=""/>
          </v:shape>
          <o:OLEObject Type="Embed" ProgID="Equation.DSMT4" ShapeID="_x0000_i1423" DrawAspect="Content" ObjectID="_1459242506" r:id="rId830"/>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099AF561" w14:textId="1101A4AA" w:rsidR="00241B41" w:rsidRDefault="00241B41" w:rsidP="00241B41">
      <w:pPr>
        <w:pStyle w:val="MTDisplayEquation"/>
      </w:pPr>
      <w:r>
        <w:tab/>
      </w:r>
      <w:r w:rsidR="00AF2221" w:rsidRPr="00AF2221">
        <w:rPr>
          <w:position w:val="-24"/>
        </w:rPr>
        <w:object w:dxaOrig="1840" w:dyaOrig="620" w14:anchorId="6ED1D81C">
          <v:shape id="_x0000_i1424" type="#_x0000_t75" style="width:91.5pt;height:31.5pt" o:ole="">
            <v:imagedata r:id="rId831" o:title=""/>
          </v:shape>
          <o:OLEObject Type="Embed" ProgID="Equation.DSMT4" ShapeID="_x0000_i1424" DrawAspect="Content" ObjectID="_1459242507" r:id="rId832"/>
        </w:object>
      </w:r>
    </w:p>
    <w:p w14:paraId="18C44E0D" w14:textId="2233B55D" w:rsidR="00241B41" w:rsidRDefault="00241B41" w:rsidP="00241B41">
      <w:pPr>
        <w:jc w:val="left"/>
      </w:pPr>
      <w:r>
        <w:t xml:space="preserve">where </w:t>
      </w:r>
      <w:r w:rsidR="00AF2221" w:rsidRPr="00AF2221">
        <w:rPr>
          <w:position w:val="-6"/>
        </w:rPr>
        <w:object w:dxaOrig="940" w:dyaOrig="279" w14:anchorId="61002C61">
          <v:shape id="_x0000_i1425" type="#_x0000_t75" style="width:48pt;height:14pt" o:ole="">
            <v:imagedata r:id="rId833" o:title=""/>
          </v:shape>
          <o:OLEObject Type="Embed" ProgID="Equation.DSMT4" ShapeID="_x0000_i1425" DrawAspect="Content" ObjectID="_1459242508" r:id="rId834"/>
        </w:object>
      </w:r>
      <w:r>
        <w:t xml:space="preserve">is the Jacobian of the deformation. </w:t>
      </w:r>
    </w:p>
    <w:p w14:paraId="3DF30AF6" w14:textId="77777777" w:rsidR="00241B41" w:rsidRDefault="00241B41" w:rsidP="00241B41">
      <w:pPr>
        <w:jc w:val="left"/>
      </w:pPr>
    </w:p>
    <w:p w14:paraId="2FF848B9" w14:textId="77777777" w:rsidR="00241B41" w:rsidRDefault="00241B41" w:rsidP="00241B41">
      <w:pPr>
        <w:jc w:val="left"/>
        <w:rPr>
          <w:i/>
        </w:rPr>
      </w:pPr>
      <w:r>
        <w:rPr>
          <w:i/>
        </w:rPr>
        <w:t>Example:</w:t>
      </w:r>
    </w:p>
    <w:p w14:paraId="630AB460" w14:textId="77777777" w:rsidR="00241B41" w:rsidRDefault="00241B41" w:rsidP="00241B41">
      <w:pPr>
        <w:pStyle w:val="code"/>
      </w:pPr>
      <w:r>
        <w:t xml:space="preserve">&lt;material id="1" type="coupled trans-iso </w:t>
      </w:r>
      <w:r w:rsidR="00AE38BC">
        <w:t>Veronda</w:t>
      </w:r>
      <w:r>
        <w:t>-</w:t>
      </w:r>
      <w:r w:rsidR="00AE38BC">
        <w:t>Westmann</w:t>
      </w:r>
      <w:r>
        <w:t>"&gt;</w:t>
      </w:r>
    </w:p>
    <w:p w14:paraId="2CB6B88B" w14:textId="77777777" w:rsidR="00241B41" w:rsidRDefault="00241B41" w:rsidP="00241B41">
      <w:pPr>
        <w:pStyle w:val="code"/>
      </w:pPr>
      <w:r>
        <w:tab/>
        <w:t>&lt;c1&gt;1&lt;/c1&gt;</w:t>
      </w:r>
    </w:p>
    <w:p w14:paraId="78D27506" w14:textId="77777777" w:rsidR="00241B41" w:rsidRDefault="00241B41" w:rsidP="00241B41">
      <w:pPr>
        <w:pStyle w:val="code"/>
      </w:pPr>
      <w:r>
        <w:tab/>
        <w:t>&lt;c2&gt;0.1&lt;/c2&gt;</w:t>
      </w:r>
    </w:p>
    <w:p w14:paraId="3CE060CA" w14:textId="77777777" w:rsidR="00241B41" w:rsidRDefault="00241B41" w:rsidP="00241B41">
      <w:pPr>
        <w:pStyle w:val="code"/>
      </w:pPr>
      <w:r>
        <w:tab/>
        <w:t>&lt;c3&gt;1&lt;/c3&gt;</w:t>
      </w:r>
    </w:p>
    <w:p w14:paraId="06EDF7BC" w14:textId="77777777" w:rsidR="00241B41" w:rsidRDefault="00241B41" w:rsidP="00241B41">
      <w:pPr>
        <w:pStyle w:val="code"/>
      </w:pPr>
      <w:r>
        <w:tab/>
        <w:t>&lt;c4&gt;1&lt;/c4&gt;</w:t>
      </w:r>
    </w:p>
    <w:p w14:paraId="72458C4F" w14:textId="77777777" w:rsidR="00241B41" w:rsidRDefault="00241B41" w:rsidP="00241B41">
      <w:pPr>
        <w:pStyle w:val="code"/>
      </w:pPr>
      <w:r>
        <w:tab/>
        <w:t>&lt;c5&gt;1.34&lt;/c5&gt;</w:t>
      </w:r>
    </w:p>
    <w:p w14:paraId="7124A88F" w14:textId="77777777" w:rsidR="00241B41" w:rsidRDefault="00241B41" w:rsidP="00241B41">
      <w:pPr>
        <w:pStyle w:val="code"/>
      </w:pPr>
      <w:r>
        <w:tab/>
        <w:t>&lt;lam_max&gt;1.3&lt;/lam_max&gt;</w:t>
      </w:r>
    </w:p>
    <w:p w14:paraId="26636B83" w14:textId="77777777" w:rsidR="00241B41" w:rsidRDefault="00241B41" w:rsidP="00241B41">
      <w:pPr>
        <w:pStyle w:val="code"/>
      </w:pPr>
      <w:r>
        <w:tab/>
        <w:t>&lt;k&gt;100&lt;/k&gt;</w:t>
      </w:r>
    </w:p>
    <w:p w14:paraId="4F205A47" w14:textId="77777777" w:rsidR="00241B41" w:rsidRDefault="00241B41" w:rsidP="00241B41">
      <w:pPr>
        <w:pStyle w:val="code"/>
      </w:pPr>
      <w:r>
        <w:t>&lt;/material&gt;</w:t>
      </w:r>
    </w:p>
    <w:p w14:paraId="27343FE5" w14:textId="77777777" w:rsidR="00241B41" w:rsidRDefault="00241B41" w:rsidP="00241B41">
      <w:pPr>
        <w:jc w:val="left"/>
      </w:pPr>
    </w:p>
    <w:p w14:paraId="1A83EF76" w14:textId="77777777" w:rsidR="006A0BC1" w:rsidRPr="005A3C4B" w:rsidRDefault="00F84EC6" w:rsidP="007D6F0D">
      <w:pPr>
        <w:jc w:val="left"/>
      </w:pPr>
      <w:r w:rsidRPr="0097532C">
        <w:br w:type="page"/>
      </w:r>
    </w:p>
    <w:p w14:paraId="52864F58" w14:textId="77777777" w:rsidR="006A0BC1" w:rsidRPr="005A3C4B" w:rsidRDefault="006A0BC1" w:rsidP="006A0BC1">
      <w:pPr>
        <w:pStyle w:val="Heading2"/>
      </w:pPr>
      <w:bookmarkStart w:id="1327" w:name="_Toc385498511"/>
      <w:r w:rsidRPr="005A3C4B">
        <w:lastRenderedPageBreak/>
        <w:t>Viscoelastic Solids</w:t>
      </w:r>
      <w:bookmarkEnd w:id="1327"/>
    </w:p>
    <w:p w14:paraId="059EB5C5" w14:textId="77777777" w:rsidR="006A0BC1" w:rsidRPr="0097532C" w:rsidRDefault="0095496A" w:rsidP="006A0BC1">
      <w:pPr>
        <w:pStyle w:val="Heading3"/>
      </w:pPr>
      <w:bookmarkStart w:id="1328" w:name="_Toc385498512"/>
      <w:r>
        <w:t>Uncoupled</w:t>
      </w:r>
      <w:r w:rsidR="006A0BC1" w:rsidRPr="0097532C">
        <w:t xml:space="preserve"> Viscoelastic Materials</w:t>
      </w:r>
      <w:bookmarkEnd w:id="1328"/>
    </w:p>
    <w:p w14:paraId="5C71BCAD" w14:textId="69EF767D" w:rsidR="006A0BC1" w:rsidRPr="0097532C" w:rsidRDefault="006D6A53">
      <w:r w:rsidRPr="00690318">
        <w:t>These materials produce a viscoelastic response only for the deviatoric stress response.  They must be used whenever the elastic response is uncoupled, as in the materials described in Section </w:t>
      </w:r>
      <w:r w:rsidRPr="00690318">
        <w:fldChar w:fldCharType="begin"/>
      </w:r>
      <w:r w:rsidRPr="00690318">
        <w:instrText xml:space="preserve"> REF _Ref167375095 \r \h </w:instrText>
      </w:r>
      <w:r w:rsidR="00480951">
        <w:instrText xml:space="preserve"> \* MERGEFORMAT </w:instrText>
      </w:r>
      <w:r w:rsidRPr="00690318">
        <w:fldChar w:fldCharType="separate"/>
      </w:r>
      <w:r w:rsidR="00873D59">
        <w:t>4.1.2</w:t>
      </w:r>
      <w:r w:rsidRPr="00690318">
        <w:fldChar w:fldCharType="end"/>
      </w:r>
      <w:r w:rsidRPr="00690318">
        <w:t xml:space="preserve">. </w:t>
      </w:r>
    </w:p>
    <w:p w14:paraId="3D5633CA" w14:textId="77777777" w:rsidR="009F2D41" w:rsidRPr="00690318" w:rsidRDefault="009F2D41" w:rsidP="009F2D41">
      <w:r w:rsidRPr="00690318">
        <w:t>The material type for these materials is “</w:t>
      </w:r>
      <w:r w:rsidRPr="007D6F0D">
        <w:t>uncoupled viscoelastic”</w:t>
      </w:r>
      <w:r w:rsidRPr="00690318">
        <w:t>. The following parameters need to be defined:</w:t>
      </w:r>
    </w:p>
    <w:p w14:paraId="2F0DAF5D" w14:textId="77777777" w:rsidR="009F2D41" w:rsidRPr="00690318" w:rsidRDefault="009F2D41" w:rsidP="009F2D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9F2D41" w:rsidRPr="00690318" w14:paraId="2AA73B74" w14:textId="77777777" w:rsidTr="006E3A74">
        <w:tc>
          <w:tcPr>
            <w:tcW w:w="1728" w:type="dxa"/>
            <w:shd w:val="clear" w:color="auto" w:fill="auto"/>
          </w:tcPr>
          <w:p w14:paraId="3B0D5A9A" w14:textId="77777777" w:rsidR="009F2D41" w:rsidRPr="00690318" w:rsidRDefault="009F2D41" w:rsidP="006E3A74">
            <w:pPr>
              <w:pStyle w:val="code"/>
            </w:pPr>
            <w:r w:rsidRPr="00690318">
              <w:t>&lt;t1&gt;-&lt;t6&gt;</w:t>
            </w:r>
          </w:p>
        </w:tc>
        <w:tc>
          <w:tcPr>
            <w:tcW w:w="7848" w:type="dxa"/>
            <w:shd w:val="clear" w:color="auto" w:fill="auto"/>
          </w:tcPr>
          <w:p w14:paraId="0A599B4B" w14:textId="77777777" w:rsidR="009F2D41" w:rsidRPr="00690318" w:rsidRDefault="009F2D41" w:rsidP="006E3A74">
            <w:r w:rsidRPr="00690318">
              <w:t>relaxation times</w:t>
            </w:r>
          </w:p>
        </w:tc>
      </w:tr>
      <w:tr w:rsidR="009F2D41" w:rsidRPr="00690318" w14:paraId="4AB726A8" w14:textId="77777777" w:rsidTr="006E3A74">
        <w:tc>
          <w:tcPr>
            <w:tcW w:w="1728" w:type="dxa"/>
            <w:shd w:val="clear" w:color="auto" w:fill="auto"/>
          </w:tcPr>
          <w:p w14:paraId="6CA0953F" w14:textId="77777777" w:rsidR="009F2D41" w:rsidRPr="00690318" w:rsidRDefault="009F2D41" w:rsidP="006E3A74">
            <w:pPr>
              <w:pStyle w:val="code"/>
            </w:pPr>
            <w:r w:rsidRPr="00690318">
              <w:t>&lt;g1&gt;-&lt;g6&gt;</w:t>
            </w:r>
          </w:p>
        </w:tc>
        <w:tc>
          <w:tcPr>
            <w:tcW w:w="7848" w:type="dxa"/>
            <w:shd w:val="clear" w:color="auto" w:fill="auto"/>
          </w:tcPr>
          <w:p w14:paraId="678A965C" w14:textId="77777777" w:rsidR="009F2D41" w:rsidRPr="00690318" w:rsidRDefault="009F2D41" w:rsidP="006E3A74">
            <w:r w:rsidRPr="00690318">
              <w:t>viscoelastic coefficients</w:t>
            </w:r>
          </w:p>
        </w:tc>
      </w:tr>
      <w:tr w:rsidR="009F2D41" w:rsidRPr="00690318" w14:paraId="596CC895" w14:textId="77777777" w:rsidTr="006E3A74">
        <w:tc>
          <w:tcPr>
            <w:tcW w:w="1728" w:type="dxa"/>
            <w:shd w:val="clear" w:color="auto" w:fill="auto"/>
          </w:tcPr>
          <w:p w14:paraId="6F52CFB3" w14:textId="77777777" w:rsidR="009F2D41" w:rsidRPr="00690318" w:rsidRDefault="009F2D41" w:rsidP="006E3A74">
            <w:pPr>
              <w:pStyle w:val="code"/>
            </w:pPr>
            <w:r w:rsidRPr="00690318">
              <w:t>&lt;elastic&gt;</w:t>
            </w:r>
          </w:p>
        </w:tc>
        <w:tc>
          <w:tcPr>
            <w:tcW w:w="7848" w:type="dxa"/>
            <w:shd w:val="clear" w:color="auto" w:fill="auto"/>
          </w:tcPr>
          <w:p w14:paraId="56F6E99B" w14:textId="77777777" w:rsidR="009F2D41" w:rsidRPr="00690318" w:rsidRDefault="009F2D41" w:rsidP="006E3A74">
            <w:r w:rsidRPr="00690318">
              <w:t>elastic component (must be an uncoupled elastic solid)</w:t>
            </w:r>
          </w:p>
        </w:tc>
      </w:tr>
    </w:tbl>
    <w:p w14:paraId="3D57DDD6" w14:textId="77777777" w:rsidR="009F2D41" w:rsidRPr="00690318" w:rsidRDefault="009F2D41" w:rsidP="009F2D41"/>
    <w:p w14:paraId="6EE62F2F" w14:textId="3451655F" w:rsidR="009F2D41" w:rsidRPr="00690318" w:rsidRDefault="00AF2221" w:rsidP="009F2D41">
      <w:r w:rsidRPr="00AF2221">
        <w:rPr>
          <w:position w:val="-30"/>
        </w:rPr>
        <w:object w:dxaOrig="2400" w:dyaOrig="720" w14:anchorId="61C0B85C">
          <v:shape id="_x0000_i1426" type="#_x0000_t75" style="width:120pt;height:36.5pt" o:ole="">
            <v:imagedata r:id="rId835" o:title=""/>
          </v:shape>
          <o:OLEObject Type="Embed" ProgID="Equation.DSMT4" ShapeID="_x0000_i1426" DrawAspect="Content" ObjectID="_1459242509" r:id="rId836"/>
        </w:object>
      </w:r>
      <w:r w:rsidR="009F2D41" w:rsidRPr="00690318">
        <w:t xml:space="preserve">For a uncoupled viscoelastic material, the second Piola Kirchhoff stress can be written as follows </w:t>
      </w:r>
      <w:r w:rsidR="009F2D41"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009F2D41" w:rsidRPr="00690318">
        <w:fldChar w:fldCharType="separate"/>
      </w:r>
      <w:r w:rsidR="00031F52">
        <w:rPr>
          <w:noProof/>
        </w:rPr>
        <w:t>[</w:t>
      </w:r>
      <w:hyperlink w:anchor="_ENREF_17" w:tooltip="Puso, 1998 #9" w:history="1">
        <w:r w:rsidR="00711A1D">
          <w:rPr>
            <w:noProof/>
          </w:rPr>
          <w:t>17</w:t>
        </w:r>
      </w:hyperlink>
      <w:r w:rsidR="00031F52">
        <w:rPr>
          <w:noProof/>
        </w:rPr>
        <w:t>]</w:t>
      </w:r>
      <w:r w:rsidR="009F2D41" w:rsidRPr="00690318">
        <w:fldChar w:fldCharType="end"/>
      </w:r>
      <w:r w:rsidR="009F2D41" w:rsidRPr="00690318">
        <w:t>:</w:t>
      </w:r>
    </w:p>
    <w:p w14:paraId="0FAD131E" w14:textId="19ACA758" w:rsidR="009F2D41" w:rsidRPr="00690318" w:rsidRDefault="009F2D41" w:rsidP="009F2D41">
      <w:pPr>
        <w:pStyle w:val="MTDisplayEquation"/>
      </w:pPr>
      <w:r w:rsidRPr="00690318">
        <w:tab/>
      </w:r>
      <w:r w:rsidR="00AF2221" w:rsidRPr="00AF2221">
        <w:rPr>
          <w:position w:val="-30"/>
        </w:rPr>
        <w:object w:dxaOrig="4599" w:dyaOrig="840" w14:anchorId="6A9F5B42">
          <v:shape id="_x0000_i1427" type="#_x0000_t75" style="width:230pt;height:42pt" o:ole="">
            <v:imagedata r:id="rId837" o:title=""/>
          </v:shape>
          <o:OLEObject Type="Embed" ProgID="Equation.DSMT4" ShapeID="_x0000_i1427" DrawAspect="Content" ObjectID="_1459242510" r:id="rId838"/>
        </w:object>
      </w:r>
      <w:r w:rsidRPr="00690318">
        <w:t>,</w:t>
      </w:r>
    </w:p>
    <w:p w14:paraId="7DC30EBB" w14:textId="3476A0F2" w:rsidR="009F2D41" w:rsidRPr="00690318" w:rsidRDefault="009F2D41" w:rsidP="009F2D41">
      <w:r w:rsidRPr="00690318">
        <w:t xml:space="preserve">where </w:t>
      </w:r>
      <w:r w:rsidR="00AF2221" w:rsidRPr="00AF2221">
        <w:rPr>
          <w:position w:val="-6"/>
        </w:rPr>
        <w:object w:dxaOrig="279" w:dyaOrig="320" w14:anchorId="022B9FC5">
          <v:shape id="_x0000_i1428" type="#_x0000_t75" style="width:14pt;height:16.5pt" o:ole="">
            <v:imagedata r:id="rId839" o:title=""/>
          </v:shape>
          <o:OLEObject Type="Embed" ProgID="Equation.DSMT4" ShapeID="_x0000_i1428" DrawAspect="Content" ObjectID="_1459242511" r:id="rId840"/>
        </w:object>
      </w:r>
      <w:r w:rsidR="00AF2221" w:rsidRPr="00AF2221">
        <w:rPr>
          <w:position w:val="-6"/>
        </w:rPr>
        <w:object w:dxaOrig="279" w:dyaOrig="340" w14:anchorId="3C0348C3">
          <v:shape id="_x0000_i1429" type="#_x0000_t75" style="width:14pt;height:16.5pt" o:ole="">
            <v:imagedata r:id="rId841" o:title=""/>
          </v:shape>
          <o:OLEObject Type="Embed" ProgID="Equation.DSMT4" ShapeID="_x0000_i1429" DrawAspect="Content" ObjectID="_1459242512" r:id="rId842"/>
        </w:object>
      </w:r>
      <w:r w:rsidRPr="00690318">
        <w:t xml:space="preserve"> is the elastic stress derived from </w:t>
      </w:r>
      <w:r w:rsidR="00AF2221" w:rsidRPr="00AF2221">
        <w:rPr>
          <w:position w:val="-18"/>
        </w:rPr>
        <w:object w:dxaOrig="660" w:dyaOrig="480" w14:anchorId="2B1B6ED2">
          <v:shape id="_x0000_i1430" type="#_x0000_t75" style="width:32.5pt;height:24pt" o:ole="">
            <v:imagedata r:id="rId843" o:title=""/>
          </v:shape>
          <o:OLEObject Type="Embed" ProgID="Equation.DSMT4" ShapeID="_x0000_i1430" DrawAspect="Content" ObjectID="_1459242513" r:id="rId844"/>
        </w:object>
      </w:r>
      <w:r w:rsidRPr="00690318">
        <w:t xml:space="preserve"> (see Section </w:t>
      </w:r>
      <w:r w:rsidRPr="00690318">
        <w:fldChar w:fldCharType="begin"/>
      </w:r>
      <w:r w:rsidRPr="00690318">
        <w:instrText xml:space="preserve"> REF _Ref167375095 \r \h </w:instrText>
      </w:r>
      <w:r w:rsidRPr="00690318">
        <w:fldChar w:fldCharType="separate"/>
      </w:r>
      <w:r w:rsidR="00873D59">
        <w:t>4.1.2</w:t>
      </w:r>
      <w:r w:rsidRPr="00690318">
        <w:fldChar w:fldCharType="end"/>
      </w:r>
      <w:r w:rsidRPr="00690318">
        <w:t xml:space="preserve">) and </w:t>
      </w:r>
      <w:r w:rsidRPr="00690318">
        <w:rPr>
          <w:i/>
        </w:rPr>
        <w:t>G</w:t>
      </w:r>
      <w:r w:rsidRPr="00690318">
        <w:t xml:space="preserve"> is the relaxation function. It is assumed that the relaxation function is given by the following discrete relaxation spectrum:</w:t>
      </w:r>
    </w:p>
    <w:p w14:paraId="3F191BE9" w14:textId="375231E2" w:rsidR="009F2D41" w:rsidRPr="00690318" w:rsidRDefault="009F2D41" w:rsidP="009F2D41">
      <w:pPr>
        <w:pStyle w:val="MTDisplayEquation"/>
      </w:pPr>
      <w:r w:rsidRPr="00690318">
        <w:tab/>
      </w:r>
      <w:r w:rsidR="00AF2221" w:rsidRPr="00AF2221">
        <w:rPr>
          <w:position w:val="-28"/>
        </w:rPr>
        <w:object w:dxaOrig="2659" w:dyaOrig="680" w14:anchorId="4BB28EFD">
          <v:shape id="_x0000_i1431" type="#_x0000_t75" style="width:133.5pt;height:34pt" o:ole="">
            <v:imagedata r:id="rId845" o:title=""/>
          </v:shape>
          <o:OLEObject Type="Embed" ProgID="Equation.DSMT4" ShapeID="_x0000_i1431" DrawAspect="Content" ObjectID="_1459242514" r:id="rId846"/>
        </w:object>
      </w:r>
      <w:r w:rsidRPr="00690318">
        <w:t>,</w:t>
      </w:r>
    </w:p>
    <w:p w14:paraId="41509CC6" w14:textId="50CFA4BA" w:rsidR="009F2D41" w:rsidRPr="00690318" w:rsidRDefault="009F2D41" w:rsidP="009F2D41">
      <w:r w:rsidRPr="00690318">
        <w:t xml:space="preserve">Note that the user does not have to enter all the </w:t>
      </w:r>
      <w:r w:rsidR="00AF2221" w:rsidRPr="00AF2221">
        <w:rPr>
          <w:position w:val="-12"/>
        </w:rPr>
        <w:object w:dxaOrig="220" w:dyaOrig="360" w14:anchorId="0C483C09">
          <v:shape id="_x0000_i1432" type="#_x0000_t75" style="width:10.5pt;height:18pt" o:ole="">
            <v:imagedata r:id="rId847" o:title=""/>
          </v:shape>
          <o:OLEObject Type="Embed" ProgID="Equation.DSMT4" ShapeID="_x0000_i1432" DrawAspect="Content" ObjectID="_1459242515" r:id="rId848"/>
        </w:object>
      </w:r>
      <w:r w:rsidRPr="00690318">
        <w:t xml:space="preserve"> and </w:t>
      </w:r>
      <w:r w:rsidR="00AF2221" w:rsidRPr="00AF2221">
        <w:rPr>
          <w:position w:val="-12"/>
        </w:rPr>
        <w:object w:dxaOrig="240" w:dyaOrig="360" w14:anchorId="05831826">
          <v:shape id="_x0000_i1433" type="#_x0000_t75" style="width:12pt;height:18pt" o:ole="">
            <v:imagedata r:id="rId849" o:title=""/>
          </v:shape>
          <o:OLEObject Type="Embed" ProgID="Equation.DSMT4" ShapeID="_x0000_i1433" DrawAspect="Content" ObjectID="_1459242516" r:id="rId850"/>
        </w:object>
      </w:r>
      <w:r w:rsidRPr="00690318">
        <w:t xml:space="preserve"> coefficients. Instead, only the values that are used need to be entered. So, if </w:t>
      </w:r>
      <w:r w:rsidRPr="00690318">
        <w:rPr>
          <w:i/>
        </w:rPr>
        <w:t xml:space="preserve">N </w:t>
      </w:r>
      <w:r w:rsidRPr="00690318">
        <w:t xml:space="preserve">is 2, only </w:t>
      </w:r>
      <w:r w:rsidR="00AF2221" w:rsidRPr="00AF2221">
        <w:rPr>
          <w:position w:val="-12"/>
        </w:rPr>
        <w:object w:dxaOrig="220" w:dyaOrig="360" w14:anchorId="1FF76B7A">
          <v:shape id="_x0000_i1434" type="#_x0000_t75" style="width:10.5pt;height:18pt" o:ole="">
            <v:imagedata r:id="rId851" o:title=""/>
          </v:shape>
          <o:OLEObject Type="Embed" ProgID="Equation.DSMT4" ShapeID="_x0000_i1434" DrawAspect="Content" ObjectID="_1459242517" r:id="rId852"/>
        </w:object>
      </w:r>
      <w:r w:rsidRPr="00690318">
        <w:t xml:space="preserve">, </w:t>
      </w:r>
      <w:r w:rsidR="00AF2221" w:rsidRPr="00AF2221">
        <w:rPr>
          <w:position w:val="-12"/>
        </w:rPr>
        <w:object w:dxaOrig="260" w:dyaOrig="360" w14:anchorId="516379CE">
          <v:shape id="_x0000_i1435" type="#_x0000_t75" style="width:13.5pt;height:18pt" o:ole="">
            <v:imagedata r:id="rId853" o:title=""/>
          </v:shape>
          <o:OLEObject Type="Embed" ProgID="Equation.DSMT4" ShapeID="_x0000_i1435" DrawAspect="Content" ObjectID="_1459242518" r:id="rId854"/>
        </w:object>
      </w:r>
      <w:r w:rsidRPr="00690318">
        <w:t xml:space="preserve">, </w:t>
      </w:r>
      <w:r w:rsidR="00AF2221" w:rsidRPr="00AF2221">
        <w:rPr>
          <w:position w:val="-12"/>
        </w:rPr>
        <w:object w:dxaOrig="240" w:dyaOrig="360" w14:anchorId="71B83912">
          <v:shape id="_x0000_i1436" type="#_x0000_t75" style="width:12pt;height:18pt" o:ole="">
            <v:imagedata r:id="rId855" o:title=""/>
          </v:shape>
          <o:OLEObject Type="Embed" ProgID="Equation.DSMT4" ShapeID="_x0000_i1436" DrawAspect="Content" ObjectID="_1459242519" r:id="rId856"/>
        </w:object>
      </w:r>
      <w:r w:rsidRPr="00690318">
        <w:t xml:space="preserve"> and </w:t>
      </w:r>
      <w:r w:rsidR="00AF2221" w:rsidRPr="00AF2221">
        <w:rPr>
          <w:position w:val="-12"/>
        </w:rPr>
        <w:object w:dxaOrig="260" w:dyaOrig="360" w14:anchorId="73073A71">
          <v:shape id="_x0000_i1437" type="#_x0000_t75" style="width:13.5pt;height:18pt" o:ole="">
            <v:imagedata r:id="rId857" o:title=""/>
          </v:shape>
          <o:OLEObject Type="Embed" ProgID="Equation.DSMT4" ShapeID="_x0000_i1437" DrawAspect="Content" ObjectID="_1459242520" r:id="rId858"/>
        </w:object>
      </w:r>
      <w:r w:rsidRPr="00690318">
        <w:t xml:space="preserve">have to be entered. </w:t>
      </w:r>
    </w:p>
    <w:p w14:paraId="4C9B3DAF" w14:textId="77777777" w:rsidR="009F2D41" w:rsidRPr="00690318" w:rsidRDefault="009F2D41" w:rsidP="009F2D41"/>
    <w:p w14:paraId="7A9A2FAC" w14:textId="348BFF5E"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Pr="00690318">
        <w:fldChar w:fldCharType="begin"/>
      </w:r>
      <w:r w:rsidRPr="00690318">
        <w:instrText xml:space="preserve"> REF _Ref200950193 \r \h </w:instrText>
      </w:r>
      <w:r w:rsidRPr="00690318">
        <w:fldChar w:fldCharType="separate"/>
      </w:r>
      <w:r w:rsidR="00873D59">
        <w:rPr>
          <w:b/>
          <w:bCs/>
        </w:rPr>
        <w:t>Error! Reference source not found.</w:t>
      </w:r>
      <w:r w:rsidRPr="00690318">
        <w:fldChar w:fldCharType="end"/>
      </w:r>
      <w:r w:rsidRPr="00690318">
        <w:t>.</w:t>
      </w:r>
    </w:p>
    <w:p w14:paraId="0823D62B" w14:textId="77777777" w:rsidR="009F2D41" w:rsidRPr="00690318" w:rsidRDefault="009F2D41" w:rsidP="009F2D41"/>
    <w:p w14:paraId="61DBECB0" w14:textId="77777777" w:rsidR="009F2D41" w:rsidRPr="00690318" w:rsidRDefault="009F2D41" w:rsidP="009F2D41">
      <w:r w:rsidRPr="00690318">
        <w:rPr>
          <w:i/>
        </w:rPr>
        <w:t>Example</w:t>
      </w:r>
      <w:r w:rsidRPr="00690318">
        <w:t>:</w:t>
      </w:r>
    </w:p>
    <w:p w14:paraId="4D13F733" w14:textId="77777777" w:rsidR="009F2D41" w:rsidRPr="00690318" w:rsidRDefault="009F2D41" w:rsidP="009F2D41">
      <w:pPr>
        <w:pStyle w:val="code"/>
      </w:pPr>
      <w:r w:rsidRPr="00690318">
        <w:t>&lt;material id="1" name="Material 1" type="uncoupled viscoelastic"&gt;</w:t>
      </w:r>
    </w:p>
    <w:p w14:paraId="11FF4283" w14:textId="77777777" w:rsidR="009F2D41" w:rsidRPr="00690318" w:rsidRDefault="009F2D41" w:rsidP="009F2D41">
      <w:pPr>
        <w:pStyle w:val="code"/>
      </w:pPr>
      <w:r w:rsidRPr="00690318">
        <w:tab/>
        <w:t>&lt;g1&gt;0.95&lt;/g1&gt;</w:t>
      </w:r>
    </w:p>
    <w:p w14:paraId="08A74D0C" w14:textId="77777777" w:rsidR="009F2D41" w:rsidRPr="00690318" w:rsidRDefault="009F2D41" w:rsidP="009F2D41">
      <w:pPr>
        <w:pStyle w:val="code"/>
      </w:pPr>
      <w:r w:rsidRPr="00690318">
        <w:tab/>
        <w:t>&lt;t1&gt;0.01&lt;/t1&gt;</w:t>
      </w:r>
    </w:p>
    <w:p w14:paraId="15437458" w14:textId="77777777" w:rsidR="009F2D41" w:rsidRPr="00690318" w:rsidRDefault="009F2D41" w:rsidP="009F2D41">
      <w:pPr>
        <w:pStyle w:val="code"/>
      </w:pPr>
      <w:r w:rsidRPr="00690318">
        <w:tab/>
        <w:t>&lt;elastic type="Mooney-Rivlin"&gt;</w:t>
      </w:r>
    </w:p>
    <w:p w14:paraId="57D3032C" w14:textId="77777777" w:rsidR="009F2D41" w:rsidRPr="007D6F0D" w:rsidRDefault="009F2D41" w:rsidP="009F2D41">
      <w:pPr>
        <w:pStyle w:val="code"/>
        <w:ind w:firstLine="720"/>
        <w:rPr>
          <w:lang w:val="nl-BE"/>
        </w:rPr>
      </w:pPr>
      <w:r w:rsidRPr="00690318">
        <w:tab/>
      </w:r>
      <w:r w:rsidRPr="007D6F0D">
        <w:rPr>
          <w:lang w:val="nl-BE"/>
        </w:rPr>
        <w:t>&lt;c1&gt;1&lt;/c1&gt;</w:t>
      </w:r>
    </w:p>
    <w:p w14:paraId="552D9975" w14:textId="77777777" w:rsidR="009F2D41" w:rsidRPr="007D6F0D" w:rsidRDefault="009F2D41" w:rsidP="009F2D41">
      <w:pPr>
        <w:pStyle w:val="code"/>
        <w:ind w:firstLine="720"/>
        <w:rPr>
          <w:lang w:val="nl-BE"/>
        </w:rPr>
      </w:pPr>
      <w:r w:rsidRPr="007D6F0D">
        <w:rPr>
          <w:lang w:val="nl-BE"/>
        </w:rPr>
        <w:tab/>
        <w:t>&lt;c2&gt;0.0&lt;/c2&gt;</w:t>
      </w:r>
    </w:p>
    <w:p w14:paraId="5164FB9D" w14:textId="77777777" w:rsidR="009F2D41" w:rsidRPr="007D6F0D" w:rsidRDefault="009F2D41" w:rsidP="009F2D41">
      <w:pPr>
        <w:pStyle w:val="code"/>
        <w:ind w:firstLine="720"/>
        <w:rPr>
          <w:lang w:val="nl-BE"/>
        </w:rPr>
      </w:pPr>
      <w:r w:rsidRPr="007D6F0D">
        <w:rPr>
          <w:lang w:val="nl-BE"/>
        </w:rPr>
        <w:tab/>
        <w:t>&lt;k&gt;100&lt;/k&gt;</w:t>
      </w:r>
    </w:p>
    <w:p w14:paraId="2A159545" w14:textId="77777777" w:rsidR="009F2D41" w:rsidRPr="007D6F0D" w:rsidRDefault="009F2D41" w:rsidP="009F2D41">
      <w:pPr>
        <w:pStyle w:val="code"/>
        <w:ind w:firstLine="720"/>
        <w:rPr>
          <w:lang w:val="nl-BE"/>
        </w:rPr>
      </w:pPr>
      <w:r w:rsidRPr="007D6F0D">
        <w:rPr>
          <w:lang w:val="nl-BE"/>
        </w:rPr>
        <w:t>&lt;/elastic&gt;</w:t>
      </w:r>
    </w:p>
    <w:p w14:paraId="190C4CBD" w14:textId="77777777" w:rsidR="009F2D41" w:rsidRPr="00690318" w:rsidRDefault="009F2D41" w:rsidP="009F2D41">
      <w:pPr>
        <w:pStyle w:val="code"/>
      </w:pPr>
      <w:r w:rsidRPr="00690318">
        <w:t>&lt;/material&gt;</w:t>
      </w:r>
    </w:p>
    <w:p w14:paraId="07E8ABE1" w14:textId="77777777" w:rsidR="009F2D41" w:rsidRPr="00690318" w:rsidRDefault="009F2D41" w:rsidP="009F2D41"/>
    <w:p w14:paraId="49998D89" w14:textId="77777777" w:rsidR="009F2D41" w:rsidRPr="00690318" w:rsidRDefault="009F2D41" w:rsidP="009F2D41">
      <w:pPr>
        <w:pStyle w:val="Heading3"/>
      </w:pPr>
      <w:bookmarkStart w:id="1329" w:name="_Toc337555811"/>
      <w:bookmarkStart w:id="1330" w:name="_Toc350247046"/>
      <w:bookmarkStart w:id="1331" w:name="_Toc350354932"/>
      <w:bookmarkStart w:id="1332" w:name="_Toc350439890"/>
      <w:bookmarkStart w:id="1333" w:name="_Toc352596296"/>
      <w:bookmarkStart w:id="1334" w:name="_Toc363725069"/>
      <w:bookmarkStart w:id="1335" w:name="_Toc337555812"/>
      <w:bookmarkStart w:id="1336" w:name="_Toc350247047"/>
      <w:bookmarkStart w:id="1337" w:name="_Toc350354933"/>
      <w:bookmarkStart w:id="1338" w:name="_Toc350439891"/>
      <w:bookmarkStart w:id="1339" w:name="_Toc352596297"/>
      <w:bookmarkStart w:id="1340" w:name="_Toc363725070"/>
      <w:bookmarkStart w:id="1341" w:name="_Toc200951632"/>
      <w:bookmarkStart w:id="1342" w:name="_Toc385498513"/>
      <w:bookmarkEnd w:id="1329"/>
      <w:bookmarkEnd w:id="1330"/>
      <w:bookmarkEnd w:id="1331"/>
      <w:bookmarkEnd w:id="1332"/>
      <w:bookmarkEnd w:id="1333"/>
      <w:bookmarkEnd w:id="1334"/>
      <w:bookmarkEnd w:id="1335"/>
      <w:bookmarkEnd w:id="1336"/>
      <w:bookmarkEnd w:id="1337"/>
      <w:bookmarkEnd w:id="1338"/>
      <w:bookmarkEnd w:id="1339"/>
      <w:bookmarkEnd w:id="1340"/>
      <w:r w:rsidRPr="00690318">
        <w:lastRenderedPageBreak/>
        <w:t>Compressible Viscoelastic Materials</w:t>
      </w:r>
      <w:bookmarkEnd w:id="1341"/>
      <w:bookmarkEnd w:id="1342"/>
    </w:p>
    <w:p w14:paraId="22D7A374" w14:textId="77777777" w:rsidR="009F2D41" w:rsidRPr="00690318" w:rsidRDefault="009F2D41" w:rsidP="009F2D41">
      <w:r w:rsidRPr="00690318">
        <w:t>The material type for viscoelastic materials is “</w:t>
      </w:r>
      <w:r w:rsidRPr="00690318">
        <w:rPr>
          <w:i/>
        </w:rPr>
        <w:t>viscoelastic”</w:t>
      </w:r>
      <w:r w:rsidRPr="00690318">
        <w:t>. The following parameters need to be defined:</w:t>
      </w:r>
    </w:p>
    <w:p w14:paraId="45A65515" w14:textId="77777777" w:rsidR="009F2D41" w:rsidRPr="00690318" w:rsidRDefault="009F2D41" w:rsidP="009F2D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9F2D41" w:rsidRPr="00690318" w14:paraId="2131919A" w14:textId="77777777" w:rsidTr="006E3A74">
        <w:tc>
          <w:tcPr>
            <w:tcW w:w="1728" w:type="dxa"/>
            <w:shd w:val="clear" w:color="auto" w:fill="auto"/>
          </w:tcPr>
          <w:p w14:paraId="191AEC76" w14:textId="77777777" w:rsidR="009F2D41" w:rsidRPr="00690318" w:rsidRDefault="009F2D41" w:rsidP="006E3A74">
            <w:pPr>
              <w:pStyle w:val="code"/>
            </w:pPr>
            <w:r w:rsidRPr="00690318">
              <w:t>&lt;t1&gt;-&lt;t6&gt;</w:t>
            </w:r>
          </w:p>
        </w:tc>
        <w:tc>
          <w:tcPr>
            <w:tcW w:w="7848" w:type="dxa"/>
            <w:shd w:val="clear" w:color="auto" w:fill="auto"/>
          </w:tcPr>
          <w:p w14:paraId="38EE1893" w14:textId="77777777" w:rsidR="009F2D41" w:rsidRPr="00690318" w:rsidRDefault="009F2D41" w:rsidP="006E3A74">
            <w:r w:rsidRPr="00690318">
              <w:t>relaxation times</w:t>
            </w:r>
          </w:p>
        </w:tc>
      </w:tr>
      <w:tr w:rsidR="009F2D41" w:rsidRPr="00690318" w14:paraId="218FB522" w14:textId="77777777" w:rsidTr="006E3A74">
        <w:tc>
          <w:tcPr>
            <w:tcW w:w="1728" w:type="dxa"/>
            <w:shd w:val="clear" w:color="auto" w:fill="auto"/>
          </w:tcPr>
          <w:p w14:paraId="05AB7E64" w14:textId="77777777" w:rsidR="009F2D41" w:rsidRPr="00690318" w:rsidRDefault="009F2D41" w:rsidP="006E3A74">
            <w:pPr>
              <w:pStyle w:val="code"/>
            </w:pPr>
            <w:r w:rsidRPr="00690318">
              <w:t>&lt;g1&gt;-&lt;g6&gt;</w:t>
            </w:r>
          </w:p>
        </w:tc>
        <w:tc>
          <w:tcPr>
            <w:tcW w:w="7848" w:type="dxa"/>
            <w:shd w:val="clear" w:color="auto" w:fill="auto"/>
          </w:tcPr>
          <w:p w14:paraId="1F1C73B5" w14:textId="77777777" w:rsidR="009F2D41" w:rsidRPr="00690318" w:rsidRDefault="009F2D41" w:rsidP="006E3A74">
            <w:r w:rsidRPr="00690318">
              <w:t>viscoelastic coefficients</w:t>
            </w:r>
          </w:p>
        </w:tc>
      </w:tr>
      <w:tr w:rsidR="009F2D41" w:rsidRPr="00690318" w14:paraId="311ECF8C" w14:textId="77777777" w:rsidTr="006E3A74">
        <w:tc>
          <w:tcPr>
            <w:tcW w:w="1728" w:type="dxa"/>
            <w:shd w:val="clear" w:color="auto" w:fill="auto"/>
          </w:tcPr>
          <w:p w14:paraId="21248CAE" w14:textId="77777777" w:rsidR="009F2D41" w:rsidRPr="00690318" w:rsidRDefault="009F2D41" w:rsidP="006E3A74">
            <w:pPr>
              <w:pStyle w:val="code"/>
            </w:pPr>
            <w:r w:rsidRPr="00690318">
              <w:t>&lt;elastic&gt;</w:t>
            </w:r>
          </w:p>
        </w:tc>
        <w:tc>
          <w:tcPr>
            <w:tcW w:w="7848" w:type="dxa"/>
            <w:shd w:val="clear" w:color="auto" w:fill="auto"/>
          </w:tcPr>
          <w:p w14:paraId="1235B2F3" w14:textId="77777777" w:rsidR="009F2D41" w:rsidRPr="00690318" w:rsidRDefault="009F2D41" w:rsidP="006E3A74">
            <w:r w:rsidRPr="00690318">
              <w:t>elastic component (must be a compressible elastic solid)</w:t>
            </w:r>
          </w:p>
        </w:tc>
      </w:tr>
    </w:tbl>
    <w:p w14:paraId="060CFB57" w14:textId="77777777" w:rsidR="009F2D41" w:rsidRPr="00690318" w:rsidRDefault="009F2D41" w:rsidP="009F2D41"/>
    <w:p w14:paraId="3B12E50A" w14:textId="71FB2713" w:rsidR="009F2D41" w:rsidRPr="00690318" w:rsidRDefault="009F2D41" w:rsidP="009F2D41">
      <w:r w:rsidRPr="00690318">
        <w:t xml:space="preserve">For a viscoelastic material, the second Piola Kirchhoff stress can be written as follows </w:t>
      </w:r>
      <w:r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Pr="00690318">
        <w:fldChar w:fldCharType="separate"/>
      </w:r>
      <w:r w:rsidR="00031F52">
        <w:rPr>
          <w:noProof/>
        </w:rPr>
        <w:t>[</w:t>
      </w:r>
      <w:hyperlink w:anchor="_ENREF_17" w:tooltip="Puso, 1998 #9" w:history="1">
        <w:r w:rsidR="00711A1D">
          <w:rPr>
            <w:noProof/>
          </w:rPr>
          <w:t>17</w:t>
        </w:r>
      </w:hyperlink>
      <w:r w:rsidR="00031F52">
        <w:rPr>
          <w:noProof/>
        </w:rPr>
        <w:t>]</w:t>
      </w:r>
      <w:r w:rsidRPr="00690318">
        <w:fldChar w:fldCharType="end"/>
      </w:r>
      <w:r w:rsidRPr="00690318">
        <w:t>:</w:t>
      </w:r>
    </w:p>
    <w:p w14:paraId="5EE97F75" w14:textId="352C8753" w:rsidR="009F2D41" w:rsidRPr="00690318" w:rsidRDefault="009F2D41" w:rsidP="009F2D41">
      <w:pPr>
        <w:pStyle w:val="MTDisplayEquation"/>
      </w:pPr>
      <w:r w:rsidRPr="00690318">
        <w:tab/>
      </w:r>
      <w:r w:rsidR="00AF2221" w:rsidRPr="00AF2221">
        <w:rPr>
          <w:position w:val="-30"/>
        </w:rPr>
        <w:object w:dxaOrig="2400" w:dyaOrig="720" w14:anchorId="5616F0EB">
          <v:shape id="_x0000_i1438" type="#_x0000_t75" style="width:120pt;height:36.5pt" o:ole="">
            <v:imagedata r:id="rId859" o:title=""/>
          </v:shape>
          <o:OLEObject Type="Embed" ProgID="Equation.DSMT4" ShapeID="_x0000_i1438" DrawAspect="Content" ObjectID="_1459242521" r:id="rId860"/>
        </w:object>
      </w:r>
      <w:r w:rsidRPr="00690318">
        <w:t>,</w:t>
      </w:r>
    </w:p>
    <w:p w14:paraId="3ECB88A4" w14:textId="21D033BB" w:rsidR="009F2D41" w:rsidRPr="00690318" w:rsidRDefault="009F2D41" w:rsidP="009F2D41">
      <w:r w:rsidRPr="00690318">
        <w:t xml:space="preserve">where </w:t>
      </w:r>
      <w:r w:rsidR="00AF2221" w:rsidRPr="00AF2221">
        <w:rPr>
          <w:position w:val="-6"/>
        </w:rPr>
        <w:object w:dxaOrig="279" w:dyaOrig="320" w14:anchorId="32F47B2E">
          <v:shape id="_x0000_i1439" type="#_x0000_t75" style="width:14pt;height:16.5pt" o:ole="">
            <v:imagedata r:id="rId861" o:title=""/>
          </v:shape>
          <o:OLEObject Type="Embed" ProgID="Equation.DSMT4" ShapeID="_x0000_i1439" DrawAspect="Content" ObjectID="_1459242522" r:id="rId862"/>
        </w:object>
      </w:r>
      <w:r w:rsidRPr="00690318">
        <w:t xml:space="preserve"> is the elastic stress and </w:t>
      </w:r>
      <w:r w:rsidRPr="00690318">
        <w:rPr>
          <w:i/>
        </w:rPr>
        <w:t>G</w:t>
      </w:r>
      <w:r w:rsidRPr="00690318">
        <w:t xml:space="preserve"> is the relaxation function. It is assumed that the relaxation function is given by the following discrete relaxation spectrum:</w:t>
      </w:r>
    </w:p>
    <w:p w14:paraId="2145CCF4" w14:textId="7046F43C" w:rsidR="009F2D41" w:rsidRPr="00690318" w:rsidRDefault="009F2D41" w:rsidP="009F2D41">
      <w:pPr>
        <w:pStyle w:val="MTDisplayEquation"/>
      </w:pPr>
      <w:r w:rsidRPr="00690318">
        <w:tab/>
      </w:r>
      <w:r w:rsidR="00AF2221" w:rsidRPr="00AF2221">
        <w:rPr>
          <w:position w:val="-28"/>
        </w:rPr>
        <w:object w:dxaOrig="2659" w:dyaOrig="680" w14:anchorId="1E23959C">
          <v:shape id="_x0000_i1440" type="#_x0000_t75" style="width:133.5pt;height:34pt" o:ole="">
            <v:imagedata r:id="rId863" o:title=""/>
          </v:shape>
          <o:OLEObject Type="Embed" ProgID="Equation.DSMT4" ShapeID="_x0000_i1440" DrawAspect="Content" ObjectID="_1459242523" r:id="rId864"/>
        </w:object>
      </w:r>
      <w:r w:rsidRPr="00690318">
        <w:t>,</w:t>
      </w:r>
    </w:p>
    <w:p w14:paraId="0DD46A29" w14:textId="356C6CCD" w:rsidR="009F2D41" w:rsidRPr="00690318" w:rsidRDefault="009F2D41" w:rsidP="009F2D41">
      <w:r w:rsidRPr="00690318">
        <w:t xml:space="preserve">Note that the user does not have to enter all the </w:t>
      </w:r>
      <w:r w:rsidR="00AF2221" w:rsidRPr="00AF2221">
        <w:rPr>
          <w:position w:val="-12"/>
        </w:rPr>
        <w:object w:dxaOrig="220" w:dyaOrig="360" w14:anchorId="49FAAF9E">
          <v:shape id="_x0000_i1441" type="#_x0000_t75" style="width:10.5pt;height:18pt" o:ole="">
            <v:imagedata r:id="rId865" o:title=""/>
          </v:shape>
          <o:OLEObject Type="Embed" ProgID="Equation.DSMT4" ShapeID="_x0000_i1441" DrawAspect="Content" ObjectID="_1459242524" r:id="rId866"/>
        </w:object>
      </w:r>
      <w:r w:rsidRPr="00690318">
        <w:t xml:space="preserve"> and </w:t>
      </w:r>
      <w:r w:rsidR="00AF2221" w:rsidRPr="00AF2221">
        <w:rPr>
          <w:position w:val="-12"/>
        </w:rPr>
        <w:object w:dxaOrig="240" w:dyaOrig="360" w14:anchorId="20092141">
          <v:shape id="_x0000_i1442" type="#_x0000_t75" style="width:12pt;height:18pt" o:ole="">
            <v:imagedata r:id="rId867" o:title=""/>
          </v:shape>
          <o:OLEObject Type="Embed" ProgID="Equation.DSMT4" ShapeID="_x0000_i1442" DrawAspect="Content" ObjectID="_1459242525" r:id="rId868"/>
        </w:object>
      </w:r>
      <w:r w:rsidRPr="00690318">
        <w:t xml:space="preserve"> coefficients. Instead, only the values that are used need to be entered. So, if </w:t>
      </w:r>
      <w:r w:rsidRPr="00690318">
        <w:rPr>
          <w:i/>
        </w:rPr>
        <w:t xml:space="preserve">N </w:t>
      </w:r>
      <w:r w:rsidRPr="00690318">
        <w:t xml:space="preserve">is 2, only </w:t>
      </w:r>
      <w:r w:rsidR="00AF2221" w:rsidRPr="00AF2221">
        <w:rPr>
          <w:position w:val="-12"/>
        </w:rPr>
        <w:object w:dxaOrig="220" w:dyaOrig="360" w14:anchorId="4463EE7E">
          <v:shape id="_x0000_i1443" type="#_x0000_t75" style="width:10.5pt;height:18pt" o:ole="">
            <v:imagedata r:id="rId869" o:title=""/>
          </v:shape>
          <o:OLEObject Type="Embed" ProgID="Equation.DSMT4" ShapeID="_x0000_i1443" DrawAspect="Content" ObjectID="_1459242526" r:id="rId870"/>
        </w:object>
      </w:r>
      <w:r w:rsidRPr="00690318">
        <w:t xml:space="preserve">, </w:t>
      </w:r>
      <w:r w:rsidR="00AF2221" w:rsidRPr="00AF2221">
        <w:rPr>
          <w:position w:val="-12"/>
        </w:rPr>
        <w:object w:dxaOrig="260" w:dyaOrig="360" w14:anchorId="172B2CD5">
          <v:shape id="_x0000_i1444" type="#_x0000_t75" style="width:13.5pt;height:18pt" o:ole="">
            <v:imagedata r:id="rId871" o:title=""/>
          </v:shape>
          <o:OLEObject Type="Embed" ProgID="Equation.DSMT4" ShapeID="_x0000_i1444" DrawAspect="Content" ObjectID="_1459242527" r:id="rId872"/>
        </w:object>
      </w:r>
      <w:r w:rsidRPr="00690318">
        <w:t xml:space="preserve">, </w:t>
      </w:r>
      <w:r w:rsidR="00AF2221" w:rsidRPr="00AF2221">
        <w:rPr>
          <w:position w:val="-12"/>
        </w:rPr>
        <w:object w:dxaOrig="240" w:dyaOrig="360" w14:anchorId="4304A73B">
          <v:shape id="_x0000_i1445" type="#_x0000_t75" style="width:12pt;height:18pt" o:ole="">
            <v:imagedata r:id="rId873" o:title=""/>
          </v:shape>
          <o:OLEObject Type="Embed" ProgID="Equation.DSMT4" ShapeID="_x0000_i1445" DrawAspect="Content" ObjectID="_1459242528" r:id="rId874"/>
        </w:object>
      </w:r>
      <w:r w:rsidRPr="00690318">
        <w:t xml:space="preserve"> and </w:t>
      </w:r>
      <w:r w:rsidR="00AF2221" w:rsidRPr="00AF2221">
        <w:rPr>
          <w:position w:val="-12"/>
        </w:rPr>
        <w:object w:dxaOrig="260" w:dyaOrig="360" w14:anchorId="0673B6FA">
          <v:shape id="_x0000_i1446" type="#_x0000_t75" style="width:13.5pt;height:18pt" o:ole="">
            <v:imagedata r:id="rId875" o:title=""/>
          </v:shape>
          <o:OLEObject Type="Embed" ProgID="Equation.DSMT4" ShapeID="_x0000_i1446" DrawAspect="Content" ObjectID="_1459242529" r:id="rId876"/>
        </w:object>
      </w:r>
      <w:r w:rsidRPr="00690318">
        <w:t xml:space="preserve">have to be entered. </w:t>
      </w:r>
    </w:p>
    <w:p w14:paraId="28F95F3E" w14:textId="77777777" w:rsidR="009F2D41" w:rsidRPr="00690318" w:rsidRDefault="009F2D41" w:rsidP="009F2D41"/>
    <w:p w14:paraId="01C797C8" w14:textId="52759C24"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Pr="00690318">
        <w:fldChar w:fldCharType="begin"/>
      </w:r>
      <w:r w:rsidRPr="00690318">
        <w:instrText xml:space="preserve"> REF _Ref200950193 \r \h </w:instrText>
      </w:r>
      <w:r w:rsidRPr="00690318">
        <w:fldChar w:fldCharType="separate"/>
      </w:r>
      <w:r w:rsidR="00873D59">
        <w:rPr>
          <w:b/>
          <w:bCs/>
        </w:rPr>
        <w:t>Error! Reference source not found.</w:t>
      </w:r>
      <w:r w:rsidRPr="00690318">
        <w:fldChar w:fldCharType="end"/>
      </w:r>
      <w:r w:rsidRPr="00690318">
        <w:t>.</w:t>
      </w:r>
    </w:p>
    <w:p w14:paraId="6116875B" w14:textId="77777777" w:rsidR="009F2D41" w:rsidRPr="00690318" w:rsidRDefault="009F2D41" w:rsidP="009F2D41"/>
    <w:p w14:paraId="385394A3" w14:textId="77777777" w:rsidR="009F2D41" w:rsidRPr="00690318" w:rsidRDefault="009F2D41" w:rsidP="009F2D41">
      <w:r w:rsidRPr="00690318">
        <w:rPr>
          <w:i/>
        </w:rPr>
        <w:t>Example</w:t>
      </w:r>
      <w:r w:rsidRPr="00690318">
        <w:t>:</w:t>
      </w:r>
    </w:p>
    <w:p w14:paraId="797A153E" w14:textId="77777777" w:rsidR="009F2D41" w:rsidRPr="00690318" w:rsidRDefault="009F2D41" w:rsidP="009F2D41">
      <w:pPr>
        <w:pStyle w:val="code"/>
      </w:pPr>
      <w:r w:rsidRPr="00690318">
        <w:t>&lt;material id="1" name="Material 1" type="viscoelastic"&gt;</w:t>
      </w:r>
    </w:p>
    <w:p w14:paraId="5B8DD82B" w14:textId="77777777" w:rsidR="009F2D41" w:rsidRPr="00690318" w:rsidRDefault="009F2D41" w:rsidP="009F2D41">
      <w:pPr>
        <w:pStyle w:val="code"/>
      </w:pPr>
      <w:r w:rsidRPr="00690318">
        <w:tab/>
        <w:t>&lt;g1&gt;0.95&lt;/g1&gt;</w:t>
      </w:r>
    </w:p>
    <w:p w14:paraId="6BAAD1FE" w14:textId="77777777" w:rsidR="009F2D41" w:rsidRPr="00690318" w:rsidRDefault="009F2D41" w:rsidP="009F2D41">
      <w:pPr>
        <w:pStyle w:val="code"/>
      </w:pPr>
      <w:r w:rsidRPr="00690318">
        <w:tab/>
        <w:t>&lt;t1&gt;0.01&lt;/t1&gt;</w:t>
      </w:r>
    </w:p>
    <w:p w14:paraId="1346FE74" w14:textId="77777777" w:rsidR="009F2D41" w:rsidRPr="00690318" w:rsidRDefault="009F2D41" w:rsidP="009F2D41">
      <w:pPr>
        <w:pStyle w:val="code"/>
      </w:pPr>
      <w:r w:rsidRPr="00690318">
        <w:tab/>
        <w:t>&lt;elastic type="neo-Hookean"&gt;</w:t>
      </w:r>
    </w:p>
    <w:p w14:paraId="259C6150" w14:textId="77777777" w:rsidR="009F2D41" w:rsidRPr="00690318" w:rsidRDefault="009F2D41" w:rsidP="009F2D41">
      <w:pPr>
        <w:pStyle w:val="code"/>
        <w:ind w:firstLine="720"/>
      </w:pPr>
      <w:r w:rsidRPr="00690318">
        <w:tab/>
        <w:t>&lt;E&gt;1&lt;/E&gt;</w:t>
      </w:r>
    </w:p>
    <w:p w14:paraId="7B4E043D" w14:textId="77777777" w:rsidR="009F2D41" w:rsidRPr="00690318" w:rsidRDefault="009F2D41" w:rsidP="009F2D41">
      <w:pPr>
        <w:pStyle w:val="code"/>
        <w:ind w:firstLine="720"/>
      </w:pPr>
      <w:r w:rsidRPr="00690318">
        <w:tab/>
        <w:t>&lt;v&gt;0.0&lt;/v&gt;</w:t>
      </w:r>
    </w:p>
    <w:p w14:paraId="7B05919E" w14:textId="77777777" w:rsidR="009F2D41" w:rsidRPr="00690318" w:rsidRDefault="009F2D41" w:rsidP="009F2D41">
      <w:pPr>
        <w:pStyle w:val="code"/>
        <w:ind w:firstLine="720"/>
      </w:pPr>
      <w:r w:rsidRPr="00690318">
        <w:t>&lt;/elastic&gt;</w:t>
      </w:r>
    </w:p>
    <w:p w14:paraId="526DF4EE" w14:textId="75EEB22F" w:rsidR="009F2D41" w:rsidRPr="00690318" w:rsidRDefault="009F2D41" w:rsidP="007D6F0D">
      <w:pPr>
        <w:pStyle w:val="code"/>
      </w:pPr>
      <w:r w:rsidRPr="00690318">
        <w:t>&lt;/material&gt;</w:t>
      </w:r>
    </w:p>
    <w:p w14:paraId="3D43B25E" w14:textId="77777777" w:rsidR="006E3A74" w:rsidRPr="00690318" w:rsidRDefault="006E3A74" w:rsidP="006E3A74">
      <w:pPr>
        <w:pStyle w:val="Heading2"/>
      </w:pPr>
      <w:bookmarkStart w:id="1343" w:name="_Toc200951633"/>
      <w:bookmarkStart w:id="1344" w:name="_Toc385498514"/>
      <w:r w:rsidRPr="00690318">
        <w:t>Multigeneration Solids</w:t>
      </w:r>
      <w:bookmarkEnd w:id="1343"/>
      <w:bookmarkEnd w:id="1344"/>
    </w:p>
    <w:p w14:paraId="691E895A" w14:textId="4F3421FC" w:rsidR="006E3A74" w:rsidRPr="00690318" w:rsidRDefault="006E3A74" w:rsidP="006E3A74">
      <w:r w:rsidRPr="00690318">
        <w:t xml:space="preserve">This type of material </w:t>
      </w:r>
      <w:r w:rsidRPr="00690318">
        <w:fldChar w:fldCharType="begin"/>
      </w:r>
      <w:r w:rsidR="00711A1D">
        <w:instrText xml:space="preserve"> ADDIN EN.CITE &lt;EndNote&gt;&lt;Cite&gt;&lt;Author&gt;Ateshian&lt;/Author&gt;&lt;Year&gt;2010&lt;/Year&gt;&lt;RecNum&gt;67&lt;/RecNum&gt;&lt;DisplayText&gt;[31]&lt;/DisplayText&gt;&lt;record&gt;&lt;rec-number&gt;67&lt;/rec-number&gt;&lt;foreign-keys&gt;&lt;key app="EN" db-id="vr9fdr09ofp5w0ewaexvdxffswtps2edzfwx"&gt;67&lt;/key&gt;&lt;/foreign-keys&gt;&lt;ref-type name="Journal Article"&gt;17&lt;/ref-type&gt;&lt;contributors&gt;&lt;authors&gt;&lt;author&gt;Ateshian, G. A.&lt;/author&gt;&lt;author&gt;Ricken, T.&lt;/author&gt;&lt;/authors&gt;&lt;/contributors&gt;&lt;auth-address&gt;Columbia University, New York, NY, USA. ateshian@columbia.edu&lt;/auth-address&gt;&lt;titles&gt;&lt;title&gt;Multigenerational interstitial growth of biological tissues&lt;/title&gt;&lt;secondary-title&gt;Biomech Model Mechanobiol&lt;/secondary-title&gt;&lt;alt-title&gt;Biomechanics and modeling in mechanobiology&lt;/alt-title&gt;&lt;/titles&gt;&lt;pages&gt;689-702&lt;/pages&gt;&lt;volume&gt;9&lt;/volume&gt;&lt;number&gt;6&lt;/number&gt;&lt;edition&gt;2010/03/20&lt;/edition&gt;&lt;keywords&gt;&lt;keyword&gt;*Cell Division&lt;/keyword&gt;&lt;keyword&gt;Finite Element Analysis&lt;/keyword&gt;&lt;keyword&gt;*Models, Biological&lt;/keyword&gt;&lt;keyword&gt;Organogenesis/*physiology&lt;/keyword&gt;&lt;keyword&gt;Stress, Mechanical&lt;/keyword&gt;&lt;/keywords&gt;&lt;dates&gt;&lt;year&gt;2010&lt;/year&gt;&lt;pub-dates&gt;&lt;date&gt;Dec&lt;/date&gt;&lt;/pub-dates&gt;&lt;/dates&gt;&lt;isbn&gt;1617-7940 (Electronic)&amp;#xD;1617-7940 (Linking)&lt;/isbn&gt;&lt;accession-num&gt;20238138&lt;/accession-num&gt;&lt;work-type&gt;Research Support, N.I.H., Extramural&amp;#xD;Research Support, Non-U.S. Gov&amp;apos;t&lt;/work-type&gt;&lt;urls&gt;&lt;related-urls&gt;&lt;url&gt;http://www.ncbi.nlm.nih.gov/pubmed/20238138&lt;/url&gt;&lt;/related-urls&gt;&lt;/urls&gt;&lt;custom2&gt;2970697&lt;/custom2&gt;&lt;electronic-resource-num&gt;10.1007/s10237-010-0205-y&lt;/electronic-resource-num&gt;&lt;/record&gt;&lt;/Cite&gt;&lt;/EndNote&gt;</w:instrText>
      </w:r>
      <w:r w:rsidRPr="00690318">
        <w:fldChar w:fldCharType="separate"/>
      </w:r>
      <w:r w:rsidR="00031F52">
        <w:rPr>
          <w:noProof/>
        </w:rPr>
        <w:t>[</w:t>
      </w:r>
      <w:hyperlink w:anchor="_ENREF_31" w:tooltip="Ateshian, 2010 #67" w:history="1">
        <w:r w:rsidR="00711A1D">
          <w:rPr>
            <w:noProof/>
          </w:rPr>
          <w:t>31</w:t>
        </w:r>
      </w:hyperlink>
      <w:r w:rsidR="00031F52">
        <w:rPr>
          <w:noProof/>
        </w:rPr>
        <w:t>]</w:t>
      </w:r>
      <w:r w:rsidRPr="00690318">
        <w:fldChar w:fldCharType="end"/>
      </w:r>
      <w:r w:rsidRPr="00690318">
        <w:t xml:space="preserve"> implements a mechanism for multigenerational interstitial growth of solids whereby each growth generation </w:t>
      </w:r>
      <w:r w:rsidR="00AF2221" w:rsidRPr="00AF2221">
        <w:rPr>
          <w:position w:val="-10"/>
        </w:rPr>
        <w:object w:dxaOrig="200" w:dyaOrig="260" w14:anchorId="56F04D1E">
          <v:shape id="_x0000_i1447" type="#_x0000_t75" style="width:10pt;height:13.5pt" o:ole="">
            <v:imagedata r:id="rId877" o:title=""/>
          </v:shape>
          <o:OLEObject Type="Embed" ProgID="Equation.DSMT4" ShapeID="_x0000_i1447" DrawAspect="Content" ObjectID="_1459242530" r:id="rId878"/>
        </w:object>
      </w:r>
      <w:r w:rsidRPr="00690318">
        <w:t xml:space="preserve"> has a distinct reference configuration </w:t>
      </w:r>
      <w:r w:rsidR="00AF2221" w:rsidRPr="00AF2221">
        <w:rPr>
          <w:position w:val="-4"/>
        </w:rPr>
        <w:object w:dxaOrig="340" w:dyaOrig="300" w14:anchorId="7C14D8FB">
          <v:shape id="_x0000_i1448" type="#_x0000_t75" style="width:16.5pt;height:14pt" o:ole="">
            <v:imagedata r:id="rId879" o:title=""/>
          </v:shape>
          <o:OLEObject Type="Embed" ProgID="Equation.DSMT4" ShapeID="_x0000_i1448" DrawAspect="Content" ObjectID="_1459242531" r:id="rId880"/>
        </w:object>
      </w:r>
      <w:r w:rsidRPr="00690318">
        <w:t xml:space="preserve"> determined at the time </w:t>
      </w:r>
      <w:r w:rsidR="00AF2221" w:rsidRPr="00AF2221">
        <w:rPr>
          <w:position w:val="-6"/>
        </w:rPr>
        <w:object w:dxaOrig="240" w:dyaOrig="320" w14:anchorId="24D3E08D">
          <v:shape id="_x0000_i1449" type="#_x0000_t75" style="width:12pt;height:16.5pt" o:ole="">
            <v:imagedata r:id="rId881" o:title=""/>
          </v:shape>
          <o:OLEObject Type="Embed" ProgID="Equation.DSMT4" ShapeID="_x0000_i1449" DrawAspect="Content" ObjectID="_1459242532" r:id="rId882"/>
        </w:object>
      </w:r>
      <w:r w:rsidRPr="00690318">
        <w:t xml:space="preserve"> of its deposition. Therefore, the solid matrix of a growing material consists of a multiplicity of intermingled porous bodies, each representing a generation </w:t>
      </w:r>
      <w:r w:rsidR="00AF2221" w:rsidRPr="00AF2221">
        <w:rPr>
          <w:position w:val="-10"/>
        </w:rPr>
        <w:object w:dxaOrig="200" w:dyaOrig="260" w14:anchorId="72100031">
          <v:shape id="_x0000_i1450" type="#_x0000_t75" style="width:10pt;height:13.5pt" o:ole="">
            <v:imagedata r:id="rId883" o:title=""/>
          </v:shape>
          <o:OLEObject Type="Embed" ProgID="Equation.DSMT4" ShapeID="_x0000_i1450" DrawAspect="Content" ObjectID="_1459242533" r:id="rId884"/>
        </w:object>
      </w:r>
      <w:r w:rsidRPr="00690318">
        <w:t xml:space="preserve">, all of which are constrained to move together in the current configuration </w:t>
      </w:r>
      <w:r w:rsidR="00AF2221" w:rsidRPr="00AF2221">
        <w:rPr>
          <w:position w:val="-4"/>
        </w:rPr>
        <w:object w:dxaOrig="200" w:dyaOrig="200" w14:anchorId="70444479">
          <v:shape id="_x0000_i1451" type="#_x0000_t75" style="width:10pt;height:10pt" o:ole="">
            <v:imagedata r:id="rId885" o:title=""/>
          </v:shape>
          <o:OLEObject Type="Embed" ProgID="Equation.DSMT4" ShapeID="_x0000_i1451" DrawAspect="Content" ObjectID="_1459242534" r:id="rId886"/>
        </w:object>
      </w:r>
      <w:r w:rsidRPr="00690318">
        <w:t xml:space="preserve">.  The deformation gradient of each generation is </w:t>
      </w:r>
      <w:r w:rsidR="00AF2221" w:rsidRPr="00AF2221">
        <w:rPr>
          <w:position w:val="-10"/>
        </w:rPr>
        <w:object w:dxaOrig="1320" w:dyaOrig="360" w14:anchorId="7F3666CA">
          <v:shape id="_x0000_i1452" type="#_x0000_t75" style="width:65.5pt;height:18pt" o:ole="">
            <v:imagedata r:id="rId887" o:title=""/>
          </v:shape>
          <o:OLEObject Type="Embed" ProgID="Equation.DSMT4" ShapeID="_x0000_i1452" DrawAspect="Content" ObjectID="_1459242535" r:id="rId888"/>
        </w:object>
      </w:r>
      <w:r w:rsidRPr="00690318">
        <w:t>.  The first generation (</w:t>
      </w:r>
      <w:r w:rsidR="00AF2221" w:rsidRPr="00AF2221">
        <w:rPr>
          <w:position w:val="-10"/>
        </w:rPr>
        <w:object w:dxaOrig="520" w:dyaOrig="320" w14:anchorId="043F4CD4">
          <v:shape id="_x0000_i1453" type="#_x0000_t75" style="width:26.5pt;height:16.5pt" o:ole="">
            <v:imagedata r:id="rId889" o:title=""/>
          </v:shape>
          <o:OLEObject Type="Embed" ProgID="Equation.DSMT4" ShapeID="_x0000_i1453" DrawAspect="Content" ObjectID="_1459242536" r:id="rId890"/>
        </w:object>
      </w:r>
      <w:r w:rsidRPr="00690318">
        <w:t xml:space="preserve">) is assumed to be present at time </w:t>
      </w:r>
      <w:r w:rsidR="00AF2221" w:rsidRPr="00AF2221">
        <w:rPr>
          <w:position w:val="-6"/>
        </w:rPr>
        <w:object w:dxaOrig="580" w:dyaOrig="320" w14:anchorId="2AA22667">
          <v:shape id="_x0000_i1454" type="#_x0000_t75" style="width:29.5pt;height:16.5pt" o:ole="">
            <v:imagedata r:id="rId891" o:title=""/>
          </v:shape>
          <o:OLEObject Type="Embed" ProgID="Equation.DSMT4" ShapeID="_x0000_i1454" DrawAspect="Content" ObjectID="_1459242537" r:id="rId892"/>
        </w:object>
      </w:r>
      <w:r w:rsidRPr="00690318">
        <w:t xml:space="preserve">, therefore its reference configuration is </w:t>
      </w:r>
      <w:r w:rsidR="00AF2221" w:rsidRPr="00175A35">
        <w:rPr>
          <w:position w:val="-4"/>
        </w:rPr>
        <w:object w:dxaOrig="760" w:dyaOrig="300" w14:anchorId="6973012E">
          <v:shape id="_x0000_i1455" type="#_x0000_t75" style="width:38.5pt;height:16.5pt" o:ole="">
            <v:imagedata r:id="rId893" o:title=""/>
          </v:shape>
          <o:OLEObject Type="Embed" ProgID="Equation.DSMT4" ShapeID="_x0000_i1455" DrawAspect="Content" ObjectID="_1459242538" r:id="rId894"/>
        </w:object>
      </w:r>
      <w:r w:rsidRPr="00690318">
        <w:t xml:space="preserve"> and its deformation gradient </w:t>
      </w:r>
      <w:r w:rsidR="00AF2221" w:rsidRPr="00AF2221">
        <w:rPr>
          <w:position w:val="-10"/>
        </w:rPr>
        <w:object w:dxaOrig="1240" w:dyaOrig="360" w14:anchorId="31FD1728">
          <v:shape id="_x0000_i1456" type="#_x0000_t75" style="width:62pt;height:18pt" o:ole="">
            <v:imagedata r:id="rId895" o:title=""/>
          </v:shape>
          <o:OLEObject Type="Embed" ProgID="Equation.DSMT4" ShapeID="_x0000_i1456" DrawAspect="Content" ObjectID="_1459242539" r:id="rId896"/>
        </w:object>
      </w:r>
      <w:r w:rsidRPr="00690318">
        <w:t xml:space="preserve"> is equivalent to </w:t>
      </w:r>
      <w:r w:rsidR="00AF2221" w:rsidRPr="00AF2221">
        <w:rPr>
          <w:position w:val="-10"/>
        </w:rPr>
        <w:object w:dxaOrig="1080" w:dyaOrig="340" w14:anchorId="503A537D">
          <v:shape id="_x0000_i1457" type="#_x0000_t75" style="width:54pt;height:16.5pt" o:ole="">
            <v:imagedata r:id="rId897" o:title=""/>
          </v:shape>
          <o:OLEObject Type="Embed" ProgID="Equation.DSMT4" ShapeID="_x0000_i1457" DrawAspect="Content" ObjectID="_1459242540" r:id="rId898"/>
        </w:object>
      </w:r>
      <w:r w:rsidRPr="00690318">
        <w:t xml:space="preserve">.  Each generation's reference configuration </w:t>
      </w:r>
      <w:r w:rsidR="00AF2221" w:rsidRPr="00AF2221">
        <w:rPr>
          <w:position w:val="-4"/>
        </w:rPr>
        <w:object w:dxaOrig="340" w:dyaOrig="300" w14:anchorId="0A6BDAA4">
          <v:shape id="_x0000_i1458" type="#_x0000_t75" style="width:16.5pt;height:14pt" o:ole="">
            <v:imagedata r:id="rId899" o:title=""/>
          </v:shape>
          <o:OLEObject Type="Embed" ProgID="Equation.DSMT4" ShapeID="_x0000_i1458" DrawAspect="Content" ObjectID="_1459242541" r:id="rId900"/>
        </w:object>
      </w:r>
      <w:r w:rsidRPr="00690318">
        <w:t xml:space="preserve"> has a one-to-one mapping </w:t>
      </w:r>
      <w:r w:rsidR="00AF2221" w:rsidRPr="00AF2221">
        <w:rPr>
          <w:position w:val="-10"/>
        </w:rPr>
        <w:object w:dxaOrig="1500" w:dyaOrig="360" w14:anchorId="572A5B57">
          <v:shape id="_x0000_i1459" type="#_x0000_t75" style="width:74.5pt;height:18pt" o:ole="">
            <v:imagedata r:id="rId901" o:title=""/>
          </v:shape>
          <o:OLEObject Type="Embed" ProgID="Equation.DSMT4" ShapeID="_x0000_i1459" DrawAspect="Content" ObjectID="_1459242542" r:id="rId902"/>
        </w:object>
      </w:r>
      <w:r w:rsidRPr="00690318">
        <w:t xml:space="preserve"> with the master reference configuration </w:t>
      </w:r>
      <w:r w:rsidR="00AF2221" w:rsidRPr="00AF2221">
        <w:rPr>
          <w:position w:val="-4"/>
        </w:rPr>
        <w:object w:dxaOrig="300" w:dyaOrig="300" w14:anchorId="0C57F4A0">
          <v:shape id="_x0000_i1460" type="#_x0000_t75" style="width:14pt;height:14pt" o:ole="">
            <v:imagedata r:id="rId903" o:title=""/>
          </v:shape>
          <o:OLEObject Type="Embed" ProgID="Equation.DSMT4" ShapeID="_x0000_i1460" DrawAspect="Content" ObjectID="_1459242543" r:id="rId904"/>
        </w:object>
      </w:r>
      <w:r w:rsidRPr="00690318">
        <w:t xml:space="preserve">, which is that of the first generation. This mapping is postulated based on a constitutive assumption with regard to that </w:t>
      </w:r>
      <w:r w:rsidRPr="00690318">
        <w:lastRenderedPageBreak/>
        <w:t xml:space="preserve">generation’s state of stress at the time of its deposition. In the current implementation, the newly deposited generation is assumed to be in a stress-free state, even though the underlying material is in a loaded configuration.  Therefore, the mapping between generation </w:t>
      </w:r>
      <w:r w:rsidR="00AF2221" w:rsidRPr="00AF2221">
        <w:rPr>
          <w:position w:val="-10"/>
        </w:rPr>
        <w:object w:dxaOrig="200" w:dyaOrig="260" w14:anchorId="6860613F">
          <v:shape id="_x0000_i1461" type="#_x0000_t75" style="width:10pt;height:13.5pt" o:ole="">
            <v:imagedata r:id="rId905" o:title=""/>
          </v:shape>
          <o:OLEObject Type="Embed" ProgID="Equation.DSMT4" ShapeID="_x0000_i1461" DrawAspect="Content" ObjectID="_1459242544" r:id="rId906"/>
        </w:object>
      </w:r>
      <w:r w:rsidRPr="00690318">
        <w:t xml:space="preserve"> and the first generation is simply </w:t>
      </w:r>
      <w:r w:rsidR="00AF2221" w:rsidRPr="00AF2221">
        <w:rPr>
          <w:position w:val="-16"/>
        </w:rPr>
        <w:object w:dxaOrig="2640" w:dyaOrig="440" w14:anchorId="4666ECCD">
          <v:shape id="_x0000_i1462" type="#_x0000_t75" style="width:132pt;height:22pt" o:ole="">
            <v:imagedata r:id="rId907" o:title=""/>
          </v:shape>
          <o:OLEObject Type="Embed" ProgID="Equation.DSMT4" ShapeID="_x0000_i1462" DrawAspect="Content" ObjectID="_1459242545" r:id="rId908"/>
        </w:object>
      </w:r>
      <w:r w:rsidRPr="00690318">
        <w:t xml:space="preserve">.  In other words, when generation </w:t>
      </w:r>
      <w:r w:rsidR="00AF2221" w:rsidRPr="00AF2221">
        <w:rPr>
          <w:position w:val="-10"/>
        </w:rPr>
        <w:object w:dxaOrig="200" w:dyaOrig="260" w14:anchorId="429D15B9">
          <v:shape id="_x0000_i1463" type="#_x0000_t75" style="width:10pt;height:13.5pt" o:ole="">
            <v:imagedata r:id="rId909" o:title=""/>
          </v:shape>
          <o:OLEObject Type="Embed" ProgID="Equation.DSMT4" ShapeID="_x0000_i1463" DrawAspect="Content" ObjectID="_1459242546" r:id="rId910"/>
        </w:object>
      </w:r>
      <w:r w:rsidRPr="00690318">
        <w:t xml:space="preserve"> first comes into existence, its reference configuration is the current configuration at time </w:t>
      </w:r>
      <w:r w:rsidR="00AF2221" w:rsidRPr="00AF2221">
        <w:rPr>
          <w:position w:val="-6"/>
        </w:rPr>
        <w:object w:dxaOrig="240" w:dyaOrig="320" w14:anchorId="65730E94">
          <v:shape id="_x0000_i1464" type="#_x0000_t75" style="width:12pt;height:16.5pt" o:ole="">
            <v:imagedata r:id="rId911" o:title=""/>
          </v:shape>
          <o:OLEObject Type="Embed" ProgID="Equation.DSMT4" ShapeID="_x0000_i1464" DrawAspect="Content" ObjectID="_1459242547" r:id="rId912"/>
        </w:object>
      </w:r>
      <w:r w:rsidRPr="00690318">
        <w:t xml:space="preserve">. Note that </w:t>
      </w:r>
      <w:r w:rsidR="00AF2221" w:rsidRPr="00AF2221">
        <w:rPr>
          <w:position w:val="-4"/>
        </w:rPr>
        <w:object w:dxaOrig="360" w:dyaOrig="300" w14:anchorId="3A2F09E5">
          <v:shape id="_x0000_i1465" type="#_x0000_t75" style="width:18pt;height:14pt" o:ole="">
            <v:imagedata r:id="rId913" o:title=""/>
          </v:shape>
          <o:OLEObject Type="Embed" ProgID="Equation.DSMT4" ShapeID="_x0000_i1465" DrawAspect="Content" ObjectID="_1459242548" r:id="rId914"/>
        </w:object>
      </w:r>
      <w:r w:rsidRPr="00690318">
        <w:t xml:space="preserve"> is a time-invariant (though not necessarily homogeneous) quantity that is determined uniquely at the birth of a generation.</w:t>
      </w:r>
    </w:p>
    <w:p w14:paraId="53882D4B" w14:textId="77777777" w:rsidR="006E3A74" w:rsidRPr="00690318" w:rsidRDefault="006E3A74" w:rsidP="006E3A74"/>
    <w:p w14:paraId="2A3E69CB" w14:textId="77777777" w:rsidR="006E3A74" w:rsidRPr="00690318" w:rsidRDefault="006E3A74" w:rsidP="006E3A74">
      <w:r w:rsidRPr="00690318">
        <w:t>The state of stress in a multigeneration solid is given by</w:t>
      </w:r>
    </w:p>
    <w:p w14:paraId="376D5887" w14:textId="1112D219" w:rsidR="006E3A74" w:rsidRPr="00690318" w:rsidRDefault="006E3A74" w:rsidP="006E3A74">
      <w:pPr>
        <w:pStyle w:val="MTDisplayEquation"/>
      </w:pPr>
      <w:r w:rsidRPr="00690318">
        <w:tab/>
      </w:r>
      <w:r w:rsidR="00AF2221" w:rsidRPr="00AF2221">
        <w:rPr>
          <w:position w:val="-30"/>
        </w:rPr>
        <w:object w:dxaOrig="1860" w:dyaOrig="680" w14:anchorId="01E0F5C4">
          <v:shape id="_x0000_i1466" type="#_x0000_t75" style="width:93.5pt;height:34pt" o:ole="">
            <v:imagedata r:id="rId915" o:title=""/>
          </v:shape>
          <o:OLEObject Type="Embed" ProgID="Equation.DSMT4" ShapeID="_x0000_i1466" DrawAspect="Content" ObjectID="_1459242549" r:id="rId916"/>
        </w:object>
      </w:r>
      <w:r w:rsidRPr="00690318">
        <w:t xml:space="preserve"> </w:t>
      </w:r>
    </w:p>
    <w:p w14:paraId="78EA0D54" w14:textId="74ABDE15" w:rsidR="006E3A74" w:rsidRPr="00690318" w:rsidRDefault="006E3A74" w:rsidP="006E3A74">
      <w:r w:rsidRPr="00690318">
        <w:t xml:space="preserve">where </w:t>
      </w:r>
      <w:r w:rsidR="00AF2221" w:rsidRPr="00AF2221">
        <w:rPr>
          <w:position w:val="-16"/>
        </w:rPr>
        <w:object w:dxaOrig="800" w:dyaOrig="440" w14:anchorId="080DBBA0">
          <v:shape id="_x0000_i1467" type="#_x0000_t75" style="width:40pt;height:22pt" o:ole="">
            <v:imagedata r:id="rId917" o:title=""/>
          </v:shape>
          <o:OLEObject Type="Embed" ProgID="Equation.DSMT4" ShapeID="_x0000_i1467" DrawAspect="Content" ObjectID="_1459242550" r:id="rId918"/>
        </w:object>
      </w:r>
      <w:r w:rsidRPr="00690318">
        <w:t xml:space="preserve"> is the state of stress in the generation </w:t>
      </w:r>
      <w:r w:rsidR="00AF2221" w:rsidRPr="00AF2221">
        <w:rPr>
          <w:position w:val="-10"/>
        </w:rPr>
        <w:object w:dxaOrig="200" w:dyaOrig="260" w14:anchorId="3298D013">
          <v:shape id="_x0000_i1468" type="#_x0000_t75" style="width:10pt;height:13.5pt" o:ole="">
            <v:imagedata r:id="rId919" o:title=""/>
          </v:shape>
          <o:OLEObject Type="Embed" ProgID="Equation.DSMT4" ShapeID="_x0000_i1468" DrawAspect="Content" ObjectID="_1459242551" r:id="rId920"/>
        </w:object>
      </w:r>
      <w:r w:rsidRPr="00690318">
        <w:t xml:space="preserve">, as would be evaluated from a strain energy density function whose reference configuration is </w:t>
      </w:r>
      <w:r w:rsidR="00AF2221" w:rsidRPr="00AF2221">
        <w:rPr>
          <w:position w:val="-4"/>
        </w:rPr>
        <w:object w:dxaOrig="340" w:dyaOrig="300" w14:anchorId="0C583F36">
          <v:shape id="_x0000_i1469" type="#_x0000_t75" style="width:16.5pt;height:14pt" o:ole="">
            <v:imagedata r:id="rId921" o:title=""/>
          </v:shape>
          <o:OLEObject Type="Embed" ProgID="Equation.DSMT4" ShapeID="_x0000_i1469" DrawAspect="Content" ObjectID="_1459242552" r:id="rId922"/>
        </w:object>
      </w:r>
      <w:r w:rsidRPr="00690318">
        <w:t xml:space="preserve">. In the above equation, </w:t>
      </w:r>
      <w:r w:rsidR="00AF2221" w:rsidRPr="00AF2221">
        <w:rPr>
          <w:position w:val="-6"/>
        </w:rPr>
        <w:object w:dxaOrig="1240" w:dyaOrig="320" w14:anchorId="63F5489B">
          <v:shape id="_x0000_i1470" type="#_x0000_t75" style="width:62pt;height:16.5pt" o:ole="">
            <v:imagedata r:id="rId923" o:title=""/>
          </v:shape>
          <o:OLEObject Type="Embed" ProgID="Equation.DSMT4" ShapeID="_x0000_i1470" DrawAspect="Content" ObjectID="_1459242553" r:id="rId924"/>
        </w:object>
      </w:r>
      <w:r w:rsidRPr="00690318">
        <w:t xml:space="preserve"> and the factor </w:t>
      </w:r>
      <w:r w:rsidR="00AF2221" w:rsidRPr="00AF2221">
        <w:rPr>
          <w:position w:val="-10"/>
        </w:rPr>
        <w:object w:dxaOrig="560" w:dyaOrig="360" w14:anchorId="7AEF78C0">
          <v:shape id="_x0000_i1471" type="#_x0000_t75" style="width:28pt;height:18pt" o:ole="">
            <v:imagedata r:id="rId925" o:title=""/>
          </v:shape>
          <o:OLEObject Type="Embed" ProgID="Equation.DSMT4" ShapeID="_x0000_i1471" DrawAspect="Content" ObjectID="_1459242554" r:id="rId926"/>
        </w:object>
      </w:r>
      <w:r w:rsidRPr="00690318">
        <w:t xml:space="preserve"> ensures that the strain energy density of each generation is properly normalized the volume of the material in the master reference configuration </w:t>
      </w:r>
      <w:r w:rsidR="00AF2221" w:rsidRPr="00AF2221">
        <w:rPr>
          <w:position w:val="-4"/>
        </w:rPr>
        <w:object w:dxaOrig="300" w:dyaOrig="300" w14:anchorId="261FB364">
          <v:shape id="_x0000_i1472" type="#_x0000_t75" style="width:14pt;height:14pt" o:ole="">
            <v:imagedata r:id="rId927" o:title=""/>
          </v:shape>
          <o:OLEObject Type="Embed" ProgID="Equation.DSMT4" ShapeID="_x0000_i1472" DrawAspect="Content" ObjectID="_1459242555" r:id="rId928"/>
        </w:object>
      </w:r>
      <w:r w:rsidRPr="00690318">
        <w:t>, when summing up the stresses in all the generations.</w:t>
      </w:r>
    </w:p>
    <w:p w14:paraId="460E4AFF" w14:textId="77777777" w:rsidR="006E3A74" w:rsidRPr="00690318" w:rsidRDefault="006E3A74" w:rsidP="006E3A74"/>
    <w:p w14:paraId="2D5FFFAA" w14:textId="6B3C0FED" w:rsidR="006E3A74" w:rsidRPr="00690318" w:rsidRDefault="006E3A74" w:rsidP="006E3A74">
      <w:r w:rsidRPr="00690318">
        <w:t xml:space="preserve">Multigeneration solids typically exhibit residual stresses when </w:t>
      </w:r>
      <w:r w:rsidR="00AF2221" w:rsidRPr="00AF2221">
        <w:rPr>
          <w:position w:val="-4"/>
        </w:rPr>
        <w:object w:dxaOrig="360" w:dyaOrig="300" w14:anchorId="5537D1E0">
          <v:shape id="_x0000_i1473" type="#_x0000_t75" style="width:18pt;height:14pt" o:ole="">
            <v:imagedata r:id="rId929" o:title=""/>
          </v:shape>
          <o:OLEObject Type="Embed" ProgID="Equation.DSMT4" ShapeID="_x0000_i1473" DrawAspect="Content" ObjectID="_1459242556" r:id="rId930"/>
        </w:object>
      </w:r>
      <w:r w:rsidRPr="00690318">
        <w:t xml:space="preserve"> is inhomogeneous.</w:t>
      </w:r>
    </w:p>
    <w:p w14:paraId="56DFED3B" w14:textId="77777777" w:rsidR="006E3A74" w:rsidRPr="00690318" w:rsidRDefault="006E3A74" w:rsidP="006E3A74"/>
    <w:p w14:paraId="679CCD6B" w14:textId="77777777" w:rsidR="006E3A74" w:rsidRPr="00690318" w:rsidRDefault="006E3A74" w:rsidP="006E3A74">
      <w:pPr>
        <w:pStyle w:val="Heading3"/>
      </w:pPr>
      <w:bookmarkStart w:id="1345" w:name="_Toc200951634"/>
      <w:bookmarkStart w:id="1346" w:name="_Toc385498515"/>
      <w:r w:rsidRPr="00690318">
        <w:t>General Specification of Multigeneration Solids</w:t>
      </w:r>
      <w:bookmarkEnd w:id="1345"/>
      <w:bookmarkEnd w:id="1346"/>
    </w:p>
    <w:p w14:paraId="05816BAC" w14:textId="2A920F66" w:rsidR="006E3A74" w:rsidRPr="00690318" w:rsidRDefault="006E3A74" w:rsidP="006E3A74">
      <w:r w:rsidRPr="00690318">
        <w:t xml:space="preserve">The material type for a multigeneration solid is </w:t>
      </w:r>
      <w:r w:rsidRPr="00690318">
        <w:rPr>
          <w:i/>
        </w:rPr>
        <w:t>“multigeneration”</w:t>
      </w:r>
      <w:ins w:id="1347" w:author="Steve Maas" w:date="2014-01-02T13:05:00Z">
        <w:r w:rsidR="00873D59">
          <w:rPr>
            <w:rStyle w:val="FootnoteReference"/>
            <w:i/>
          </w:rPr>
          <w:footnoteReference w:id="7"/>
        </w:r>
      </w:ins>
      <w:r w:rsidRPr="00690318">
        <w:t xml:space="preserve">. This material describes a mixture of elastic solids, each created in a specific generation. It is a container for any combination of the </w:t>
      </w:r>
      <w:ins w:id="1353" w:author="Steve Maas" w:date="2014-01-02T12:59:00Z">
        <w:r w:rsidR="004275BE">
          <w:t xml:space="preserve">elastic </w:t>
        </w:r>
      </w:ins>
      <w:r w:rsidRPr="00690318">
        <w:t>materials described</w:t>
      </w:r>
      <w:del w:id="1354" w:author="Steve Maas" w:date="2014-01-02T12:59:00Z">
        <w:r w:rsidRPr="00690318" w:rsidDel="004275BE">
          <w:delText xml:space="preserve"> in </w:delText>
        </w:r>
      </w:del>
      <w:del w:id="1355" w:author="Steve Maas" w:date="2014-01-02T12:58:00Z">
        <w:r w:rsidRPr="00690318" w:rsidDel="004275BE">
          <w:delText>S</w:delText>
        </w:r>
      </w:del>
      <w:del w:id="1356" w:author="Steve Maas" w:date="2014-01-02T12:59:00Z">
        <w:r w:rsidRPr="00690318" w:rsidDel="004275BE">
          <w:delText>ection</w:delText>
        </w:r>
      </w:del>
      <w:del w:id="1357" w:author="Steve Maas" w:date="2014-01-02T12:57:00Z">
        <w:r w:rsidRPr="00690318" w:rsidDel="004275BE">
          <w:delText> </w:delText>
        </w:r>
        <w:r w:rsidRPr="00690318" w:rsidDel="004275BE">
          <w:fldChar w:fldCharType="begin"/>
        </w:r>
        <w:r w:rsidRPr="00690318" w:rsidDel="004275BE">
          <w:delInstrText xml:space="preserve"> REF _Ref200950269 \r \h </w:delInstrText>
        </w:r>
        <w:r w:rsidRPr="00690318" w:rsidDel="004275BE">
          <w:fldChar w:fldCharType="separate"/>
        </w:r>
        <w:r w:rsidR="00B951E2" w:rsidDel="004275BE">
          <w:rPr>
            <w:b/>
            <w:bCs/>
          </w:rPr>
          <w:delText>Error! Reference source not found.</w:delText>
        </w:r>
        <w:r w:rsidRPr="00690318" w:rsidDel="004275BE">
          <w:fldChar w:fldCharType="end"/>
        </w:r>
      </w:del>
      <w:r w:rsidRPr="00690318">
        <w:t>.</w:t>
      </w:r>
    </w:p>
    <w:p w14:paraId="510C6B3E" w14:textId="77777777" w:rsidR="006E3A74" w:rsidRPr="00690318" w:rsidRDefault="006E3A74" w:rsidP="006E3A74"/>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6E3A74" w:rsidRPr="00690318" w14:paraId="106999E2" w14:textId="77777777" w:rsidTr="006E3A74">
        <w:tc>
          <w:tcPr>
            <w:tcW w:w="3121" w:type="dxa"/>
            <w:shd w:val="clear" w:color="auto" w:fill="auto"/>
          </w:tcPr>
          <w:p w14:paraId="647B077B" w14:textId="1CE6523B" w:rsidR="006E3A74" w:rsidRPr="00690318" w:rsidRDefault="006E3A74" w:rsidP="009339D1">
            <w:pPr>
              <w:pStyle w:val="code"/>
            </w:pPr>
            <w:r w:rsidRPr="00690318">
              <w:t>&lt;</w:t>
            </w:r>
            <w:del w:id="1358" w:author="Steve Maas" w:date="2014-01-02T12:59:00Z">
              <w:r w:rsidRPr="00690318" w:rsidDel="004275BE">
                <w:delText>solid</w:delText>
              </w:r>
            </w:del>
            <w:ins w:id="1359" w:author="Steve Maas" w:date="2014-01-02T12:59:00Z">
              <w:r w:rsidR="004275BE">
                <w:t>generation</w:t>
              </w:r>
            </w:ins>
            <w:r w:rsidRPr="00690318">
              <w:t>&gt;</w:t>
            </w:r>
          </w:p>
        </w:tc>
        <w:tc>
          <w:tcPr>
            <w:tcW w:w="6457" w:type="dxa"/>
            <w:shd w:val="clear" w:color="auto" w:fill="auto"/>
          </w:tcPr>
          <w:p w14:paraId="5EDAF158" w14:textId="6DB212D8" w:rsidR="006E3A74" w:rsidRPr="00690318" w:rsidRDefault="006E3A74" w:rsidP="00FE00A6">
            <w:pPr>
              <w:rPr>
                <w:i/>
              </w:rPr>
            </w:pPr>
            <w:del w:id="1360" w:author="Steve Maas" w:date="2014-01-02T13:06:00Z">
              <w:r w:rsidRPr="00690318" w:rsidDel="00873D59">
                <w:delText xml:space="preserve">specification </w:delText>
              </w:r>
            </w:del>
            <w:ins w:id="1361" w:author="Steve Maas" w:date="2014-01-02T13:06:00Z">
              <w:r w:rsidR="00873D59">
                <w:t>Definition</w:t>
              </w:r>
              <w:r w:rsidR="00873D59" w:rsidRPr="00690318">
                <w:t xml:space="preserve"> </w:t>
              </w:r>
            </w:ins>
            <w:r w:rsidRPr="00690318">
              <w:t xml:space="preserve">of </w:t>
            </w:r>
            <w:del w:id="1362" w:author="Steve Maas" w:date="2014-01-02T12:59:00Z">
              <w:r w:rsidRPr="00690318" w:rsidDel="004275BE">
                <w:delText xml:space="preserve">the solid matrix of </w:delText>
              </w:r>
            </w:del>
            <w:ins w:id="1363" w:author="Steve Maas" w:date="2014-01-02T12:59:00Z">
              <w:r w:rsidR="004275BE">
                <w:t xml:space="preserve">a </w:t>
              </w:r>
            </w:ins>
            <w:del w:id="1364" w:author="Steve Maas" w:date="2014-01-02T12:59:00Z">
              <w:r w:rsidRPr="00690318" w:rsidDel="004275BE">
                <w:delText xml:space="preserve">each </w:delText>
              </w:r>
            </w:del>
            <w:r w:rsidRPr="00690318">
              <w:t xml:space="preserve">generation. </w:t>
            </w:r>
          </w:p>
        </w:tc>
      </w:tr>
    </w:tbl>
    <w:p w14:paraId="3E412F92" w14:textId="77777777" w:rsidR="006E3A74" w:rsidRPr="00690318" w:rsidRDefault="006E3A74" w:rsidP="006E3A74"/>
    <w:p w14:paraId="72CCA77A" w14:textId="083A9A6F" w:rsidR="004275BE" w:rsidRDefault="006E3A74" w:rsidP="006E3A74">
      <w:pPr>
        <w:rPr>
          <w:ins w:id="1365" w:author="Steve Maas" w:date="2014-01-02T13:00:00Z"/>
        </w:rPr>
      </w:pPr>
      <w:r w:rsidRPr="00690318">
        <w:t xml:space="preserve">The </w:t>
      </w:r>
      <w:r w:rsidRPr="00690318">
        <w:rPr>
          <w:rStyle w:val="codeChar"/>
        </w:rPr>
        <w:t>&lt;</w:t>
      </w:r>
      <w:del w:id="1366" w:author="Steve Maas" w:date="2014-01-02T12:59:00Z">
        <w:r w:rsidRPr="00690318" w:rsidDel="004275BE">
          <w:rPr>
            <w:rStyle w:val="codeChar"/>
          </w:rPr>
          <w:delText>solid</w:delText>
        </w:r>
      </w:del>
      <w:ins w:id="1367" w:author="Steve Maas" w:date="2014-01-02T12:59:00Z">
        <w:r w:rsidR="004275BE">
          <w:rPr>
            <w:rStyle w:val="codeChar"/>
          </w:rPr>
          <w:t>generation</w:t>
        </w:r>
      </w:ins>
      <w:r w:rsidRPr="00690318">
        <w:rPr>
          <w:rStyle w:val="codeChar"/>
        </w:rPr>
        <w:t>&gt;</w:t>
      </w:r>
      <w:r w:rsidRPr="00690318">
        <w:t xml:space="preserve"> tag </w:t>
      </w:r>
      <w:ins w:id="1368" w:author="Steve Maas" w:date="2014-01-02T12:59:00Z">
        <w:r w:rsidR="004275BE">
          <w:t>defines a new generation. It takes the following child elements.</w:t>
        </w:r>
      </w:ins>
    </w:p>
    <w:p w14:paraId="4B434DCB" w14:textId="77777777" w:rsidR="004275BE" w:rsidRDefault="004275BE" w:rsidP="006E3A74">
      <w:pPr>
        <w:rPr>
          <w:ins w:id="1369" w:author="Steve Maas" w:date="2014-01-02T13:00:00Z"/>
        </w:rPr>
      </w:pPr>
    </w:p>
    <w:tbl>
      <w:tblPr>
        <w:tblStyle w:val="TableGrid"/>
        <w:tblW w:w="0" w:type="auto"/>
        <w:tblLook w:val="04A0" w:firstRow="1" w:lastRow="0" w:firstColumn="1" w:lastColumn="0" w:noHBand="0" w:noVBand="1"/>
        <w:tblPrChange w:id="1370" w:author="Steve Maas" w:date="2014-01-02T13:00:00Z">
          <w:tblPr>
            <w:tblStyle w:val="TableGrid"/>
            <w:tblW w:w="0" w:type="auto"/>
            <w:tblLook w:val="04A0" w:firstRow="1" w:lastRow="0" w:firstColumn="1" w:lastColumn="0" w:noHBand="0" w:noVBand="1"/>
          </w:tblPr>
        </w:tblPrChange>
      </w:tblPr>
      <w:tblGrid>
        <w:gridCol w:w="3078"/>
        <w:gridCol w:w="6498"/>
        <w:tblGridChange w:id="1371">
          <w:tblGrid>
            <w:gridCol w:w="4788"/>
            <w:gridCol w:w="4788"/>
          </w:tblGrid>
        </w:tblGridChange>
      </w:tblGrid>
      <w:tr w:rsidR="004275BE" w14:paraId="1381E532" w14:textId="77777777" w:rsidTr="004275BE">
        <w:trPr>
          <w:ins w:id="1372" w:author="Steve Maas" w:date="2014-01-02T13:00:00Z"/>
        </w:trPr>
        <w:tc>
          <w:tcPr>
            <w:tcW w:w="3078" w:type="dxa"/>
            <w:tcPrChange w:id="1373" w:author="Steve Maas" w:date="2014-01-02T13:00:00Z">
              <w:tcPr>
                <w:tcW w:w="4788" w:type="dxa"/>
              </w:tcPr>
            </w:tcPrChange>
          </w:tcPr>
          <w:p w14:paraId="16049034" w14:textId="4AB6043B" w:rsidR="004275BE" w:rsidRPr="004275BE" w:rsidRDefault="004275BE" w:rsidP="006E3A74">
            <w:pPr>
              <w:rPr>
                <w:ins w:id="1374" w:author="Steve Maas" w:date="2014-01-02T13:00:00Z"/>
                <w:rFonts w:ascii="Courier New" w:hAnsi="Courier New" w:cs="Courier New"/>
                <w:rPrChange w:id="1375" w:author="Steve Maas" w:date="2014-01-02T13:00:00Z">
                  <w:rPr>
                    <w:ins w:id="1376" w:author="Steve Maas" w:date="2014-01-02T13:00:00Z"/>
                  </w:rPr>
                </w:rPrChange>
              </w:rPr>
            </w:pPr>
            <w:ins w:id="1377" w:author="Steve Maas" w:date="2014-01-02T13:00:00Z">
              <w:r w:rsidRPr="004275BE">
                <w:rPr>
                  <w:rFonts w:ascii="Courier New" w:hAnsi="Courier New" w:cs="Courier New"/>
                  <w:rPrChange w:id="1378" w:author="Steve Maas" w:date="2014-01-02T13:00:00Z">
                    <w:rPr/>
                  </w:rPrChange>
                </w:rPr>
                <w:t>&lt;start_time&gt;</w:t>
              </w:r>
            </w:ins>
          </w:p>
        </w:tc>
        <w:tc>
          <w:tcPr>
            <w:tcW w:w="6498" w:type="dxa"/>
            <w:tcPrChange w:id="1379" w:author="Steve Maas" w:date="2014-01-02T13:00:00Z">
              <w:tcPr>
                <w:tcW w:w="4788" w:type="dxa"/>
              </w:tcPr>
            </w:tcPrChange>
          </w:tcPr>
          <w:p w14:paraId="481CCA18" w14:textId="28437B4E" w:rsidR="004275BE" w:rsidRDefault="004275BE" w:rsidP="006E3A74">
            <w:pPr>
              <w:rPr>
                <w:ins w:id="1380" w:author="Steve Maas" w:date="2014-01-02T13:00:00Z"/>
              </w:rPr>
            </w:pPr>
            <w:ins w:id="1381" w:author="Steve Maas" w:date="2014-01-02T13:00:00Z">
              <w:r>
                <w:t>“birth”-time for this generation</w:t>
              </w:r>
            </w:ins>
          </w:p>
        </w:tc>
      </w:tr>
      <w:tr w:rsidR="004275BE" w14:paraId="67D0A77B" w14:textId="77777777" w:rsidTr="004275BE">
        <w:trPr>
          <w:ins w:id="1382" w:author="Steve Maas" w:date="2014-01-02T13:00:00Z"/>
        </w:trPr>
        <w:tc>
          <w:tcPr>
            <w:tcW w:w="3078" w:type="dxa"/>
            <w:tcPrChange w:id="1383" w:author="Steve Maas" w:date="2014-01-02T13:00:00Z">
              <w:tcPr>
                <w:tcW w:w="4788" w:type="dxa"/>
              </w:tcPr>
            </w:tcPrChange>
          </w:tcPr>
          <w:p w14:paraId="794266E8" w14:textId="43CD3083" w:rsidR="004275BE" w:rsidRPr="004275BE" w:rsidRDefault="004275BE" w:rsidP="006E3A74">
            <w:pPr>
              <w:rPr>
                <w:ins w:id="1384" w:author="Steve Maas" w:date="2014-01-02T13:00:00Z"/>
                <w:rFonts w:ascii="Courier New" w:hAnsi="Courier New" w:cs="Courier New"/>
                <w:rPrChange w:id="1385" w:author="Steve Maas" w:date="2014-01-02T13:00:00Z">
                  <w:rPr>
                    <w:ins w:id="1386" w:author="Steve Maas" w:date="2014-01-02T13:00:00Z"/>
                  </w:rPr>
                </w:rPrChange>
              </w:rPr>
            </w:pPr>
            <w:ins w:id="1387" w:author="Steve Maas" w:date="2014-01-02T13:00:00Z">
              <w:r w:rsidRPr="004275BE">
                <w:rPr>
                  <w:rFonts w:ascii="Courier New" w:hAnsi="Courier New" w:cs="Courier New"/>
                  <w:rPrChange w:id="1388" w:author="Steve Maas" w:date="2014-01-02T13:00:00Z">
                    <w:rPr/>
                  </w:rPrChange>
                </w:rPr>
                <w:t>&lt;solid&gt;</w:t>
              </w:r>
            </w:ins>
          </w:p>
        </w:tc>
        <w:tc>
          <w:tcPr>
            <w:tcW w:w="6498" w:type="dxa"/>
            <w:tcPrChange w:id="1389" w:author="Steve Maas" w:date="2014-01-02T13:00:00Z">
              <w:tcPr>
                <w:tcW w:w="4788" w:type="dxa"/>
              </w:tcPr>
            </w:tcPrChange>
          </w:tcPr>
          <w:p w14:paraId="0372D7E2" w14:textId="46B2BF0C" w:rsidR="004275BE" w:rsidRDefault="004275BE" w:rsidP="006E3A74">
            <w:pPr>
              <w:rPr>
                <w:ins w:id="1390" w:author="Steve Maas" w:date="2014-01-02T13:00:00Z"/>
              </w:rPr>
            </w:pPr>
            <w:ins w:id="1391" w:author="Steve Maas" w:date="2014-01-02T13:00:00Z">
              <w:r>
                <w:t>Specification of the constitutive model for this generation</w:t>
              </w:r>
            </w:ins>
          </w:p>
        </w:tc>
      </w:tr>
    </w:tbl>
    <w:p w14:paraId="700C4ACC" w14:textId="77777777" w:rsidR="004275BE" w:rsidRDefault="004275BE" w:rsidP="006E3A74">
      <w:pPr>
        <w:rPr>
          <w:ins w:id="1392" w:author="Steve Maas" w:date="2014-01-02T12:59:00Z"/>
        </w:rPr>
      </w:pPr>
    </w:p>
    <w:p w14:paraId="6A6DACC7" w14:textId="77777777" w:rsidR="004275BE" w:rsidRDefault="004275BE" w:rsidP="006E3A74">
      <w:pPr>
        <w:rPr>
          <w:ins w:id="1393" w:author="Steve Maas" w:date="2014-01-02T12:59:00Z"/>
        </w:rPr>
      </w:pPr>
    </w:p>
    <w:p w14:paraId="65CABDEB" w14:textId="4E348338" w:rsidR="006E3A74" w:rsidRPr="00690318" w:rsidRDefault="004275BE" w:rsidP="006E3A74">
      <w:ins w:id="1394" w:author="Steve Maas" w:date="2014-01-02T13:01:00Z">
        <w:r>
          <w:t xml:space="preserve">The </w:t>
        </w:r>
        <w:r>
          <w:rPr>
            <w:i/>
          </w:rPr>
          <w:t xml:space="preserve">solid </w:t>
        </w:r>
      </w:ins>
      <w:del w:id="1395" w:author="Steve Maas" w:date="2014-01-02T13:01:00Z">
        <w:r w:rsidR="006E3A74" w:rsidRPr="00690318" w:rsidDel="004275BE">
          <w:delText xml:space="preserve">encloses </w:delText>
        </w:r>
      </w:del>
      <w:ins w:id="1396" w:author="Steve Maas" w:date="2014-01-02T13:01:00Z">
        <w:r>
          <w:t xml:space="preserve">element defins </w:t>
        </w:r>
      </w:ins>
      <w:del w:id="1397" w:author="Steve Maas" w:date="2014-01-02T13:01:00Z">
        <w:r w:rsidR="006E3A74" w:rsidRPr="00690318" w:rsidDel="004275BE">
          <w:delText xml:space="preserve">a description of </w:delText>
        </w:r>
      </w:del>
      <w:r w:rsidR="006E3A74" w:rsidRPr="00690318">
        <w:t xml:space="preserve">the solid matrix constitutive relation and associated material properties.  </w:t>
      </w:r>
      <w:del w:id="1398" w:author="Steve Maas" w:date="2014-01-02T13:01:00Z">
        <w:r w:rsidR="006E3A74" w:rsidRPr="00690318" w:rsidDel="004275BE">
          <w:delText xml:space="preserve">Each tag includes the required </w:delText>
        </w:r>
        <w:r w:rsidR="006E3A74" w:rsidRPr="00690318" w:rsidDel="004275BE">
          <w:rPr>
            <w:i/>
          </w:rPr>
          <w:delText>gen</w:delText>
        </w:r>
        <w:r w:rsidR="006E3A74" w:rsidRPr="00690318" w:rsidDel="004275BE">
          <w:delText xml:space="preserve"> attribute, which should reference a generation </w:delText>
        </w:r>
        <w:r w:rsidR="006E3A74" w:rsidRPr="00690318" w:rsidDel="004275BE">
          <w:rPr>
            <w:i/>
          </w:rPr>
          <w:delText>id</w:delText>
        </w:r>
        <w:r w:rsidR="006E3A74" w:rsidRPr="00690318" w:rsidDel="004275BE">
          <w:delText xml:space="preserve"> from the </w:delText>
        </w:r>
        <w:r w:rsidR="006E3A74" w:rsidRPr="00690318" w:rsidDel="004275BE">
          <w:rPr>
            <w:rStyle w:val="codeChar"/>
          </w:rPr>
          <w:delText>&lt;Generations&gt;</w:delText>
        </w:r>
        <w:r w:rsidR="006E3A74" w:rsidRPr="00690318" w:rsidDel="004275BE">
          <w:delText xml:space="preserve"> description in the </w:delText>
        </w:r>
        <w:r w:rsidR="006E3A74" w:rsidRPr="00690318" w:rsidDel="004275BE">
          <w:rPr>
            <w:rStyle w:val="codeChar"/>
          </w:rPr>
          <w:delText>&lt;Globals&gt;</w:delText>
        </w:r>
        <w:r w:rsidR="006E3A74" w:rsidRPr="00690318" w:rsidDel="004275BE">
          <w:delText xml:space="preserve"> section (Section </w:delText>
        </w:r>
        <w:r w:rsidR="006E3A74" w:rsidRPr="00690318" w:rsidDel="004275BE">
          <w:fldChar w:fldCharType="begin"/>
        </w:r>
        <w:r w:rsidR="006E3A74" w:rsidRPr="00690318" w:rsidDel="004275BE">
          <w:delInstrText xml:space="preserve"> REF _Ref200951687 \r \h </w:delInstrText>
        </w:r>
        <w:r w:rsidR="006E3A74" w:rsidRPr="00690318" w:rsidDel="004275BE">
          <w:fldChar w:fldCharType="separate"/>
        </w:r>
        <w:r w:rsidR="00B951E2" w:rsidDel="004275BE">
          <w:delText>3.10.4</w:delText>
        </w:r>
        <w:r w:rsidR="006E3A74" w:rsidRPr="00690318" w:rsidDel="004275BE">
          <w:fldChar w:fldCharType="end"/>
        </w:r>
        <w:r w:rsidR="006E3A74" w:rsidRPr="00690318" w:rsidDel="004275BE">
          <w:delText>).</w:delText>
        </w:r>
      </w:del>
      <w:r w:rsidR="006E3A74" w:rsidRPr="00690318">
        <w:t xml:space="preserve">  </w:t>
      </w:r>
    </w:p>
    <w:p w14:paraId="2DE4BDF5" w14:textId="77777777" w:rsidR="006E3A74" w:rsidRPr="00690318" w:rsidRDefault="006E3A74" w:rsidP="006E3A74"/>
    <w:p w14:paraId="3B5834D3" w14:textId="77777777" w:rsidR="006E3A74" w:rsidRPr="00690318" w:rsidRDefault="006E3A74" w:rsidP="006E3A74">
      <w:pPr>
        <w:pStyle w:val="Example"/>
      </w:pPr>
      <w:r w:rsidRPr="00690318">
        <w:t>Example:</w:t>
      </w:r>
    </w:p>
    <w:p w14:paraId="41EF4DCE" w14:textId="77777777" w:rsidR="006E3A74" w:rsidRDefault="006E3A74" w:rsidP="006E3A74">
      <w:pPr>
        <w:pStyle w:val="code"/>
        <w:rPr>
          <w:ins w:id="1399" w:author="Steve Maas" w:date="2014-01-02T13:01:00Z"/>
        </w:rPr>
      </w:pPr>
      <w:r w:rsidRPr="00690318">
        <w:t>&lt;material id="1" name="Growing Solid" type="multigeneration"&gt;</w:t>
      </w:r>
    </w:p>
    <w:p w14:paraId="4F9AE4EB" w14:textId="19A820FD" w:rsidR="004275BE" w:rsidRDefault="004275BE" w:rsidP="006E3A74">
      <w:pPr>
        <w:pStyle w:val="code"/>
        <w:rPr>
          <w:ins w:id="1400" w:author="Steve Maas" w:date="2014-01-02T13:01:00Z"/>
        </w:rPr>
      </w:pPr>
      <w:ins w:id="1401" w:author="Steve Maas" w:date="2014-01-02T13:01:00Z">
        <w:r>
          <w:tab/>
          <w:t>&lt;generation id="1"&gt;</w:t>
        </w:r>
      </w:ins>
    </w:p>
    <w:p w14:paraId="620637FD" w14:textId="201C0E7B" w:rsidR="004275BE" w:rsidRPr="00690318" w:rsidRDefault="004275BE">
      <w:pPr>
        <w:pStyle w:val="code"/>
        <w:ind w:left="720"/>
        <w:pPrChange w:id="1402" w:author="Steve Maas" w:date="2014-01-02T13:02:00Z">
          <w:pPr>
            <w:pStyle w:val="code"/>
          </w:pPr>
        </w:pPrChange>
      </w:pPr>
      <w:ins w:id="1403" w:author="Steve Maas" w:date="2014-01-02T13:01:00Z">
        <w:r>
          <w:tab/>
          <w:t>&lt;start_time&gt;0.0&lt;/start_time&gt;</w:t>
        </w:r>
      </w:ins>
    </w:p>
    <w:p w14:paraId="1488B8CC" w14:textId="433E4FCA" w:rsidR="006E3A74" w:rsidRPr="00690318" w:rsidRDefault="006E3A74">
      <w:pPr>
        <w:pStyle w:val="code"/>
        <w:ind w:left="720"/>
        <w:pPrChange w:id="1404" w:author="Steve Maas" w:date="2014-01-02T13:02:00Z">
          <w:pPr>
            <w:pStyle w:val="code"/>
          </w:pPr>
        </w:pPrChange>
      </w:pPr>
      <w:r w:rsidRPr="00690318">
        <w:tab/>
        <w:t>&lt;solid type="Holmes-Mow"</w:t>
      </w:r>
      <w:del w:id="1405" w:author="Steve Maas" w:date="2014-01-02T13:02:00Z">
        <w:r w:rsidRPr="00690318" w:rsidDel="004275BE">
          <w:delText xml:space="preserve"> gen="1"</w:delText>
        </w:r>
      </w:del>
      <w:r w:rsidRPr="00690318">
        <w:t>&gt;</w:t>
      </w:r>
    </w:p>
    <w:p w14:paraId="5C261F3B" w14:textId="77777777" w:rsidR="006E3A74" w:rsidRPr="00690318" w:rsidRDefault="006E3A74">
      <w:pPr>
        <w:pStyle w:val="code"/>
        <w:ind w:left="720"/>
        <w:pPrChange w:id="1406" w:author="Steve Maas" w:date="2014-01-02T13:02:00Z">
          <w:pPr>
            <w:pStyle w:val="code"/>
          </w:pPr>
        </w:pPrChange>
      </w:pPr>
      <w:r w:rsidRPr="00690318">
        <w:tab/>
      </w:r>
      <w:r w:rsidRPr="00690318">
        <w:tab/>
        <w:t>&lt;density&gt;1&lt;/density&gt;</w:t>
      </w:r>
    </w:p>
    <w:p w14:paraId="3D891252" w14:textId="77777777" w:rsidR="006E3A74" w:rsidRPr="00690318" w:rsidRDefault="006E3A74">
      <w:pPr>
        <w:pStyle w:val="code"/>
        <w:ind w:left="720"/>
        <w:pPrChange w:id="1407" w:author="Steve Maas" w:date="2014-01-02T13:02:00Z">
          <w:pPr>
            <w:pStyle w:val="code"/>
          </w:pPr>
        </w:pPrChange>
      </w:pPr>
      <w:r w:rsidRPr="00690318">
        <w:lastRenderedPageBreak/>
        <w:tab/>
      </w:r>
      <w:r w:rsidRPr="00690318">
        <w:tab/>
        <w:t>&lt;E&gt;1&lt;/E&gt;</w:t>
      </w:r>
    </w:p>
    <w:p w14:paraId="4E909F3E" w14:textId="77777777" w:rsidR="006E3A74" w:rsidRPr="00690318" w:rsidRDefault="006E3A74">
      <w:pPr>
        <w:pStyle w:val="code"/>
        <w:ind w:left="720"/>
        <w:pPrChange w:id="1408" w:author="Steve Maas" w:date="2014-01-02T13:02:00Z">
          <w:pPr>
            <w:pStyle w:val="code"/>
          </w:pPr>
        </w:pPrChange>
      </w:pPr>
      <w:r w:rsidRPr="00690318">
        <w:tab/>
      </w:r>
      <w:r w:rsidRPr="00690318">
        <w:tab/>
        <w:t>&lt;v&gt;0&lt;/v&gt;</w:t>
      </w:r>
    </w:p>
    <w:p w14:paraId="1D39E3FE" w14:textId="77777777" w:rsidR="006E3A74" w:rsidRPr="00690318" w:rsidRDefault="006E3A74">
      <w:pPr>
        <w:pStyle w:val="code"/>
        <w:ind w:left="720"/>
        <w:pPrChange w:id="1409" w:author="Steve Maas" w:date="2014-01-02T13:02:00Z">
          <w:pPr>
            <w:pStyle w:val="code"/>
          </w:pPr>
        </w:pPrChange>
      </w:pPr>
      <w:r w:rsidRPr="00690318">
        <w:tab/>
      </w:r>
      <w:r w:rsidRPr="00690318">
        <w:tab/>
        <w:t>&lt;beta&gt;0.1&lt;/beta&gt;</w:t>
      </w:r>
    </w:p>
    <w:p w14:paraId="50EC5247" w14:textId="77777777" w:rsidR="006E3A74" w:rsidRDefault="006E3A74">
      <w:pPr>
        <w:pStyle w:val="code"/>
        <w:ind w:left="720"/>
        <w:rPr>
          <w:ins w:id="1410" w:author="Steve Maas" w:date="2014-01-02T13:02:00Z"/>
        </w:rPr>
        <w:pPrChange w:id="1411" w:author="Steve Maas" w:date="2014-01-02T13:02:00Z">
          <w:pPr>
            <w:pStyle w:val="code"/>
          </w:pPr>
        </w:pPrChange>
      </w:pPr>
      <w:r w:rsidRPr="00690318">
        <w:tab/>
        <w:t>&lt;/solid&gt;</w:t>
      </w:r>
    </w:p>
    <w:p w14:paraId="6F6437EF" w14:textId="7AEB4BBC" w:rsidR="004275BE" w:rsidRDefault="004275BE" w:rsidP="009339D1">
      <w:pPr>
        <w:pStyle w:val="code"/>
        <w:rPr>
          <w:ins w:id="1412" w:author="Steve Maas" w:date="2014-01-02T13:02:00Z"/>
        </w:rPr>
      </w:pPr>
      <w:ins w:id="1413" w:author="Steve Maas" w:date="2014-01-02T13:02:00Z">
        <w:r>
          <w:tab/>
          <w:t>&lt;/generation&gt;</w:t>
        </w:r>
      </w:ins>
    </w:p>
    <w:p w14:paraId="31BEAC78" w14:textId="334E2E61" w:rsidR="004275BE" w:rsidRDefault="004275BE" w:rsidP="00FE00A6">
      <w:pPr>
        <w:pStyle w:val="code"/>
        <w:rPr>
          <w:ins w:id="1414" w:author="Steve Maas" w:date="2014-01-02T13:02:00Z"/>
        </w:rPr>
      </w:pPr>
      <w:ins w:id="1415" w:author="Steve Maas" w:date="2014-01-02T13:02:00Z">
        <w:r>
          <w:tab/>
          <w:t>&lt;generation id="2"&gt;</w:t>
        </w:r>
      </w:ins>
    </w:p>
    <w:p w14:paraId="7537CD72" w14:textId="74D6322C" w:rsidR="004275BE" w:rsidRPr="00690318" w:rsidRDefault="004275BE">
      <w:pPr>
        <w:pStyle w:val="code"/>
      </w:pPr>
      <w:ins w:id="1416" w:author="Steve Maas" w:date="2014-01-02T13:02:00Z">
        <w:r>
          <w:tab/>
        </w:r>
        <w:r>
          <w:tab/>
          <w:t>&lt;start_time&gt;1.0&lt;/start_time&gt;</w:t>
        </w:r>
      </w:ins>
    </w:p>
    <w:p w14:paraId="151D40D1" w14:textId="584FC81B" w:rsidR="006E3A74" w:rsidRPr="00690318" w:rsidRDefault="006E3A74">
      <w:pPr>
        <w:pStyle w:val="code"/>
        <w:ind w:left="720"/>
        <w:pPrChange w:id="1417" w:author="Steve Maas" w:date="2014-01-02T13:02:00Z">
          <w:pPr>
            <w:pStyle w:val="code"/>
          </w:pPr>
        </w:pPrChange>
      </w:pPr>
      <w:r w:rsidRPr="00690318">
        <w:tab/>
        <w:t>&lt;solid type="Holmes-Mow"</w:t>
      </w:r>
      <w:del w:id="1418" w:author="Steve Maas" w:date="2014-01-02T13:02:00Z">
        <w:r w:rsidRPr="00690318" w:rsidDel="004275BE">
          <w:delText xml:space="preserve"> gen="2"</w:delText>
        </w:r>
      </w:del>
      <w:r w:rsidRPr="00690318">
        <w:t>&gt;</w:t>
      </w:r>
    </w:p>
    <w:p w14:paraId="1E4C4F4B" w14:textId="77777777" w:rsidR="006E3A74" w:rsidRPr="00690318" w:rsidRDefault="006E3A74">
      <w:pPr>
        <w:pStyle w:val="code"/>
        <w:ind w:left="720"/>
        <w:pPrChange w:id="1419" w:author="Steve Maas" w:date="2014-01-02T13:02:00Z">
          <w:pPr>
            <w:pStyle w:val="code"/>
          </w:pPr>
        </w:pPrChange>
      </w:pPr>
      <w:r w:rsidRPr="00690318">
        <w:tab/>
      </w:r>
      <w:r w:rsidRPr="00690318">
        <w:tab/>
        <w:t>&lt;density&gt;1&lt;/density&gt;</w:t>
      </w:r>
    </w:p>
    <w:p w14:paraId="708AC104" w14:textId="77777777" w:rsidR="006E3A74" w:rsidRPr="007D6F0D" w:rsidRDefault="006E3A74">
      <w:pPr>
        <w:pStyle w:val="code"/>
        <w:ind w:left="720"/>
        <w:rPr>
          <w:lang w:val="nl-BE"/>
        </w:rPr>
        <w:pPrChange w:id="1420" w:author="Steve Maas" w:date="2014-01-02T13:02:00Z">
          <w:pPr>
            <w:pStyle w:val="code"/>
          </w:pPr>
        </w:pPrChange>
      </w:pPr>
      <w:r w:rsidRPr="00690318">
        <w:tab/>
      </w:r>
      <w:r w:rsidRPr="00690318">
        <w:tab/>
      </w:r>
      <w:r w:rsidRPr="007D6F0D">
        <w:rPr>
          <w:lang w:val="nl-BE"/>
        </w:rPr>
        <w:t>&lt;E&gt;1&lt;/E&gt;</w:t>
      </w:r>
    </w:p>
    <w:p w14:paraId="161BAF51" w14:textId="77777777" w:rsidR="006E3A74" w:rsidRPr="007D6F0D" w:rsidRDefault="006E3A74">
      <w:pPr>
        <w:pStyle w:val="code"/>
        <w:ind w:left="720"/>
        <w:rPr>
          <w:lang w:val="nl-BE"/>
        </w:rPr>
        <w:pPrChange w:id="1421" w:author="Steve Maas" w:date="2014-01-02T13:02:00Z">
          <w:pPr>
            <w:pStyle w:val="code"/>
          </w:pPr>
        </w:pPrChange>
      </w:pPr>
      <w:r w:rsidRPr="007D6F0D">
        <w:rPr>
          <w:lang w:val="nl-BE"/>
        </w:rPr>
        <w:tab/>
      </w:r>
      <w:r w:rsidRPr="007D6F0D">
        <w:rPr>
          <w:lang w:val="nl-BE"/>
        </w:rPr>
        <w:tab/>
        <w:t>&lt;v&gt;0&lt;/v&gt;</w:t>
      </w:r>
    </w:p>
    <w:p w14:paraId="3F216974" w14:textId="77777777" w:rsidR="006E3A74" w:rsidRPr="007D6F0D" w:rsidRDefault="006E3A74">
      <w:pPr>
        <w:pStyle w:val="code"/>
        <w:ind w:left="720"/>
        <w:rPr>
          <w:lang w:val="nl-BE"/>
        </w:rPr>
        <w:pPrChange w:id="1422" w:author="Steve Maas" w:date="2014-01-02T13:02:00Z">
          <w:pPr>
            <w:pStyle w:val="code"/>
          </w:pPr>
        </w:pPrChange>
      </w:pPr>
      <w:r w:rsidRPr="007D6F0D">
        <w:rPr>
          <w:lang w:val="nl-BE"/>
        </w:rPr>
        <w:tab/>
      </w:r>
      <w:r w:rsidRPr="007D6F0D">
        <w:rPr>
          <w:lang w:val="nl-BE"/>
        </w:rPr>
        <w:tab/>
        <w:t>&lt;beta&gt;0.1&lt;/beta&gt;</w:t>
      </w:r>
    </w:p>
    <w:p w14:paraId="7FD7555D" w14:textId="77777777" w:rsidR="006E3A74" w:rsidRDefault="006E3A74">
      <w:pPr>
        <w:pStyle w:val="code"/>
        <w:ind w:left="720"/>
        <w:rPr>
          <w:ins w:id="1423" w:author="Steve Maas" w:date="2014-01-02T13:02:00Z"/>
        </w:rPr>
        <w:pPrChange w:id="1424" w:author="Steve Maas" w:date="2014-01-02T13:02:00Z">
          <w:pPr>
            <w:pStyle w:val="code"/>
          </w:pPr>
        </w:pPrChange>
      </w:pPr>
      <w:r w:rsidRPr="007D6F0D">
        <w:rPr>
          <w:lang w:val="nl-BE"/>
        </w:rPr>
        <w:tab/>
      </w:r>
      <w:r w:rsidRPr="00265D40">
        <w:t>&lt;/solid&gt;</w:t>
      </w:r>
    </w:p>
    <w:p w14:paraId="07BC930C" w14:textId="40CE3E71" w:rsidR="004275BE" w:rsidRPr="00265D40" w:rsidRDefault="004275BE">
      <w:pPr>
        <w:pStyle w:val="code"/>
        <w:ind w:left="720"/>
        <w:pPrChange w:id="1425" w:author="Steve Maas" w:date="2014-01-02T13:02:00Z">
          <w:pPr>
            <w:pStyle w:val="code"/>
          </w:pPr>
        </w:pPrChange>
      </w:pPr>
      <w:ins w:id="1426" w:author="Steve Maas" w:date="2014-01-02T13:02:00Z">
        <w:r>
          <w:t>&lt;/generation&gt;</w:t>
        </w:r>
      </w:ins>
    </w:p>
    <w:p w14:paraId="02F2C2E8" w14:textId="77777777" w:rsidR="006E3A74" w:rsidRPr="00690318" w:rsidRDefault="006E3A74" w:rsidP="006E3A74">
      <w:pPr>
        <w:pStyle w:val="code"/>
      </w:pPr>
      <w:r w:rsidRPr="00690318">
        <w:t>&lt;/material&gt;</w:t>
      </w:r>
    </w:p>
    <w:p w14:paraId="362BE3F9" w14:textId="77777777" w:rsidR="006E3A74" w:rsidRPr="00690318" w:rsidRDefault="006E3A74" w:rsidP="006E3A74"/>
    <w:p w14:paraId="4CD588F2" w14:textId="6746912D" w:rsidR="006E3A74" w:rsidRPr="00690318" w:rsidRDefault="006E3A74" w:rsidP="006E3A74">
      <w:r w:rsidRPr="00690318">
        <w:t xml:space="preserve">The corresponding value of </w:t>
      </w:r>
      <w:r w:rsidR="00AF2221" w:rsidRPr="00AF2221">
        <w:rPr>
          <w:position w:val="-6"/>
        </w:rPr>
        <w:object w:dxaOrig="240" w:dyaOrig="320" w14:anchorId="71D7CDAD">
          <v:shape id="_x0000_i1474" type="#_x0000_t75" style="width:12pt;height:16.5pt" o:ole="">
            <v:imagedata r:id="rId931" o:title=""/>
          </v:shape>
          <o:OLEObject Type="Embed" ProgID="Equation.DSMT4" ShapeID="_x0000_i1474" DrawAspect="Content" ObjectID="_1459242557" r:id="rId932"/>
        </w:object>
      </w:r>
      <w:r w:rsidRPr="00690318">
        <w:t xml:space="preserve"> for each of the generations is provided in the </w:t>
      </w:r>
      <w:r w:rsidRPr="00690318">
        <w:rPr>
          <w:rStyle w:val="codeChar"/>
        </w:rPr>
        <w:t>&lt;Globals&gt;</w:t>
      </w:r>
      <w:r w:rsidRPr="00690318">
        <w:t xml:space="preserve"> section.</w:t>
      </w:r>
    </w:p>
    <w:p w14:paraId="36F39351" w14:textId="77777777" w:rsidR="006E3A74" w:rsidRPr="00690318" w:rsidRDefault="006E3A74" w:rsidP="006E3A74"/>
    <w:p w14:paraId="39675761" w14:textId="77777777" w:rsidR="006E3A74" w:rsidRPr="00690318" w:rsidRDefault="006E3A74" w:rsidP="006E3A74">
      <w:pPr>
        <w:pStyle w:val="Example"/>
      </w:pPr>
      <w:r w:rsidRPr="00690318">
        <w:t>Example:</w:t>
      </w:r>
    </w:p>
    <w:p w14:paraId="4C8FEC9E" w14:textId="77777777" w:rsidR="006E3A74" w:rsidRPr="00690318" w:rsidRDefault="006E3A74" w:rsidP="006E3A74">
      <w:pPr>
        <w:pStyle w:val="code"/>
      </w:pPr>
      <w:r w:rsidRPr="00690318">
        <w:t>&lt;Globals&gt;</w:t>
      </w:r>
    </w:p>
    <w:p w14:paraId="48755512" w14:textId="77777777" w:rsidR="006E3A74" w:rsidRPr="00690318" w:rsidRDefault="006E3A74" w:rsidP="006E3A74">
      <w:pPr>
        <w:pStyle w:val="code"/>
      </w:pPr>
      <w:r w:rsidRPr="00690318">
        <w:tab/>
        <w:t>&lt;Generations&gt;</w:t>
      </w:r>
    </w:p>
    <w:p w14:paraId="584D6E0D" w14:textId="77777777" w:rsidR="006E3A74" w:rsidRPr="00690318" w:rsidRDefault="006E3A74" w:rsidP="006E3A74">
      <w:pPr>
        <w:pStyle w:val="code"/>
      </w:pPr>
      <w:r w:rsidRPr="00690318">
        <w:tab/>
      </w:r>
      <w:r w:rsidRPr="00690318">
        <w:tab/>
        <w:t>&lt;gen id="1"&gt;0.0&lt;/gen&gt;</w:t>
      </w:r>
    </w:p>
    <w:p w14:paraId="2D83D2BF" w14:textId="77777777" w:rsidR="006E3A74" w:rsidRPr="00690318" w:rsidRDefault="006E3A74" w:rsidP="006E3A74">
      <w:pPr>
        <w:pStyle w:val="code"/>
      </w:pPr>
      <w:r w:rsidRPr="00690318">
        <w:tab/>
      </w:r>
      <w:r w:rsidRPr="00690318">
        <w:tab/>
        <w:t>&lt;gen id="2"&gt;1.0&lt;/gen&gt;</w:t>
      </w:r>
    </w:p>
    <w:p w14:paraId="3538C40D" w14:textId="77777777" w:rsidR="006E3A74" w:rsidRPr="00690318" w:rsidRDefault="006E3A74" w:rsidP="006E3A74">
      <w:pPr>
        <w:pStyle w:val="code"/>
      </w:pPr>
      <w:r w:rsidRPr="00690318">
        <w:tab/>
        <w:t>&lt;/Generations&gt;</w:t>
      </w:r>
    </w:p>
    <w:p w14:paraId="5DC5F851" w14:textId="77777777" w:rsidR="006E3A74" w:rsidRPr="00690318" w:rsidRDefault="006E3A74" w:rsidP="006E3A74">
      <w:pPr>
        <w:pStyle w:val="code"/>
      </w:pPr>
      <w:r w:rsidRPr="00690318">
        <w:t>&lt;/Globals&gt;</w:t>
      </w:r>
    </w:p>
    <w:p w14:paraId="0ED43437" w14:textId="77777777" w:rsidR="006E3A74" w:rsidRPr="00690318" w:rsidRDefault="006E3A74" w:rsidP="007D6F0D"/>
    <w:p w14:paraId="79F6C742" w14:textId="77777777" w:rsidR="006A0BC1" w:rsidRDefault="006A0BC1" w:rsidP="006A0BC1">
      <w:pPr>
        <w:pStyle w:val="code"/>
      </w:pPr>
      <w:r>
        <w:br w:type="page"/>
      </w:r>
    </w:p>
    <w:p w14:paraId="0B4723CB" w14:textId="77777777" w:rsidR="006A0BC1" w:rsidRPr="0097532C" w:rsidRDefault="006A0BC1" w:rsidP="006A0BC1">
      <w:pPr>
        <w:pStyle w:val="Heading2"/>
      </w:pPr>
      <w:bookmarkStart w:id="1427" w:name="_Ref162415183"/>
      <w:bookmarkStart w:id="1428" w:name="_Toc385498516"/>
      <w:r w:rsidRPr="0097532C">
        <w:lastRenderedPageBreak/>
        <w:t>Biphasic Materials</w:t>
      </w:r>
      <w:bookmarkEnd w:id="1427"/>
      <w:bookmarkEnd w:id="1428"/>
    </w:p>
    <w:p w14:paraId="4334DD1E" w14:textId="77777777" w:rsidR="006A0BC1" w:rsidRPr="00B27FE9" w:rsidRDefault="006A0BC1" w:rsidP="006A0BC1">
      <w:r w:rsidRPr="00B27FE9">
        <w:t xml:space="preserve">Biphasic materials may be used to model a porous medium consisting of a mixture of a porous-permeable solid matrix and an interstitial fluid.  Each of these mixture constituents is assumed to be intrinsically incompressible.  This means that the true densities of the solid and fluid are invariant in space and time; this assumption further implies that a biphasic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873D59">
        <w:t>4.1.3</w:t>
      </w:r>
      <w:r w:rsidRPr="00B27FE9">
        <w:fldChar w:fldCharType="end"/>
      </w:r>
      <w:r w:rsidRPr="00B27FE9">
        <w:t>.</w:t>
      </w:r>
      <w:r w:rsidR="008B53FE">
        <w:t xml:space="preserve">  The user is referred to the </w:t>
      </w:r>
      <w:hyperlink r:id="rId933" w:history="1">
        <w:r w:rsidR="008B53FE" w:rsidRPr="00C966F3">
          <w:rPr>
            <w:rStyle w:val="Hyperlink"/>
            <w:i/>
          </w:rPr>
          <w:t>FEBio Theory Manual</w:t>
        </w:r>
      </w:hyperlink>
      <w:r w:rsidR="008B53FE">
        <w:rPr>
          <w:i/>
        </w:rPr>
        <w:t xml:space="preserve"> </w:t>
      </w:r>
      <w:r w:rsidR="008B53FE">
        <w:t>for a general description of the biphasic theory.</w:t>
      </w:r>
    </w:p>
    <w:p w14:paraId="5E138E7B" w14:textId="77777777" w:rsidR="006A0BC1" w:rsidRPr="00B27FE9" w:rsidRDefault="006A0BC1" w:rsidP="006A0BC1"/>
    <w:p w14:paraId="2F4DE292" w14:textId="72F448B1" w:rsidR="006A0BC1" w:rsidRDefault="006A0BC1" w:rsidP="006A0BC1">
      <w:r w:rsidRPr="00B27FE9">
        <w:t xml:space="preserve">In addition to selecting a constitutive relation for the solid matrix, a constitutive relation must also be selected for the hydraulic permeability of the interstitial fluid flowing within the porous deformable solid matrix.  </w:t>
      </w:r>
      <w:r>
        <w:t xml:space="preserve">The hydraulic permeability relates the volumetric flux of the fluid relative to the solid, </w:t>
      </w:r>
      <w:r w:rsidR="00AF2221" w:rsidRPr="00AF2221">
        <w:rPr>
          <w:position w:val="-6"/>
        </w:rPr>
        <w:object w:dxaOrig="260" w:dyaOrig="220" w14:anchorId="024DC6F6">
          <v:shape id="_x0000_i1475" type="#_x0000_t75" style="width:13.5pt;height:10.5pt" o:ole="">
            <v:imagedata r:id="rId934" o:title=""/>
          </v:shape>
          <o:OLEObject Type="Embed" ProgID="Equation.DSMT4" ShapeID="_x0000_i1475" DrawAspect="Content" ObjectID="_1459242558" r:id="rId935"/>
        </w:object>
      </w:r>
      <w:r>
        <w:t xml:space="preserve">, to the interstitial fluid pressure gradient, </w:t>
      </w:r>
      <w:r w:rsidR="00AF2221" w:rsidRPr="00AF2221">
        <w:rPr>
          <w:position w:val="-10"/>
        </w:rPr>
        <w:object w:dxaOrig="360" w:dyaOrig="320" w14:anchorId="7979F4CE">
          <v:shape id="_x0000_i1476" type="#_x0000_t75" style="width:18pt;height:16.5pt" o:ole="">
            <v:imagedata r:id="rId936" o:title=""/>
          </v:shape>
          <o:OLEObject Type="Embed" ProgID="Equation.DSMT4" ShapeID="_x0000_i1476" DrawAspect="Content" ObjectID="_1459242559" r:id="rId937"/>
        </w:object>
      </w:r>
      <w:r>
        <w:t>, according to</w:t>
      </w:r>
    </w:p>
    <w:p w14:paraId="59F9C55E" w14:textId="2630573F" w:rsidR="006A0BC1" w:rsidRDefault="006A0BC1" w:rsidP="006A0BC1">
      <w:pPr>
        <w:pStyle w:val="MTDisplayEquation"/>
      </w:pPr>
      <w:r>
        <w:tab/>
      </w:r>
      <w:r w:rsidR="00AF2221" w:rsidRPr="00AF2221">
        <w:rPr>
          <w:position w:val="-10"/>
        </w:rPr>
        <w:object w:dxaOrig="1180" w:dyaOrig="320" w14:anchorId="20343FF3">
          <v:shape id="_x0000_i1477" type="#_x0000_t75" style="width:58.5pt;height:16.5pt" o:ole="">
            <v:imagedata r:id="rId938" o:title=""/>
          </v:shape>
          <o:OLEObject Type="Embed" ProgID="Equation.DSMT4" ShapeID="_x0000_i1477" DrawAspect="Content" ObjectID="_1459242560" r:id="rId939"/>
        </w:object>
      </w:r>
    </w:p>
    <w:p w14:paraId="5E15882E" w14:textId="32A4DA39" w:rsidR="006A0BC1" w:rsidRDefault="006A0BC1" w:rsidP="006A0BC1">
      <w:r>
        <w:t xml:space="preserve">where </w:t>
      </w:r>
      <w:r w:rsidR="00AF2221" w:rsidRPr="00AF2221">
        <w:rPr>
          <w:position w:val="-4"/>
        </w:rPr>
        <w:object w:dxaOrig="220" w:dyaOrig="260" w14:anchorId="05E291A9">
          <v:shape id="_x0000_i1478" type="#_x0000_t75" style="width:10.5pt;height:13.5pt" o:ole="">
            <v:imagedata r:id="rId940" o:title=""/>
          </v:shape>
          <o:OLEObject Type="Embed" ProgID="Equation.DSMT4" ShapeID="_x0000_i1478" DrawAspect="Content" ObjectID="_1459242561" r:id="rId941"/>
        </w:object>
      </w:r>
      <w:r>
        <w:t xml:space="preserve"> is the hydraulic permeability tensor.  (Note that this expression does not account for the contribution of external body forces on the fluid.)</w:t>
      </w:r>
    </w:p>
    <w:p w14:paraId="7B162F2A" w14:textId="77777777" w:rsidR="006A0BC1" w:rsidRDefault="006A0BC1" w:rsidP="006A0BC1">
      <w:r>
        <w:br w:type="page"/>
      </w:r>
    </w:p>
    <w:p w14:paraId="1D1C5206" w14:textId="77777777" w:rsidR="006A0BC1" w:rsidRPr="0097532C" w:rsidRDefault="006A0BC1" w:rsidP="006A0BC1">
      <w:pPr>
        <w:pStyle w:val="Heading3"/>
      </w:pPr>
      <w:bookmarkStart w:id="1429" w:name="_Toc385498517"/>
      <w:r w:rsidRPr="0097532C">
        <w:lastRenderedPageBreak/>
        <w:t>General Specification of Biphasic Materials</w:t>
      </w:r>
      <w:bookmarkEnd w:id="1429"/>
    </w:p>
    <w:p w14:paraId="62837C15" w14:textId="77777777" w:rsidR="006A0BC1" w:rsidRDefault="006A0BC1" w:rsidP="006A0BC1">
      <w:r>
        <w:t xml:space="preserve">The material type for a biphasic material is </w:t>
      </w:r>
      <w:r w:rsidRPr="00B27FE9">
        <w:rPr>
          <w:i/>
        </w:rPr>
        <w:t>“biphasic”</w:t>
      </w:r>
      <w:r>
        <w:t>. The following parameters must be defined:</w:t>
      </w:r>
    </w:p>
    <w:p w14:paraId="693C0B8A"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7249"/>
      </w:tblGrid>
      <w:tr w:rsidR="006A0BC1" w14:paraId="64838525" w14:textId="77777777" w:rsidTr="009B7DA4">
        <w:tc>
          <w:tcPr>
            <w:tcW w:w="2065" w:type="dxa"/>
            <w:shd w:val="clear" w:color="auto" w:fill="auto"/>
          </w:tcPr>
          <w:p w14:paraId="3F93AC23" w14:textId="77777777" w:rsidR="006A0BC1" w:rsidRDefault="006A0BC1" w:rsidP="006A0BC1">
            <w:pPr>
              <w:pStyle w:val="code"/>
            </w:pPr>
            <w:r>
              <w:t>&lt;solid&gt;</w:t>
            </w:r>
          </w:p>
        </w:tc>
        <w:tc>
          <w:tcPr>
            <w:tcW w:w="7513" w:type="dxa"/>
            <w:shd w:val="clear" w:color="auto" w:fill="auto"/>
          </w:tcPr>
          <w:p w14:paraId="1F3F8FFC" w14:textId="77777777" w:rsidR="006A0BC1" w:rsidRPr="000B272C" w:rsidRDefault="006A0BC1" w:rsidP="006A0BC1">
            <w:pPr>
              <w:rPr>
                <w:i/>
              </w:rPr>
            </w:pPr>
            <w:r w:rsidRPr="000B272C">
              <w:t>Specification of the solid matrix</w:t>
            </w:r>
          </w:p>
        </w:tc>
      </w:tr>
      <w:tr w:rsidR="0044636E" w14:paraId="4C6E671E" w14:textId="77777777" w:rsidTr="00A92C16">
        <w:tc>
          <w:tcPr>
            <w:tcW w:w="2065" w:type="dxa"/>
            <w:shd w:val="clear" w:color="auto" w:fill="auto"/>
          </w:tcPr>
          <w:p w14:paraId="2497CB0A" w14:textId="77777777" w:rsidR="0044636E" w:rsidRDefault="0044636E" w:rsidP="00A92C16">
            <w:pPr>
              <w:pStyle w:val="code"/>
            </w:pPr>
            <w:r>
              <w:t>&lt;phi0&gt;</w:t>
            </w:r>
          </w:p>
        </w:tc>
        <w:tc>
          <w:tcPr>
            <w:tcW w:w="7513" w:type="dxa"/>
            <w:shd w:val="clear" w:color="auto" w:fill="auto"/>
          </w:tcPr>
          <w:p w14:paraId="6E54F601" w14:textId="47DFB616" w:rsidR="0044636E" w:rsidRPr="000B272C" w:rsidRDefault="0044636E" w:rsidP="00AF2221">
            <w:pPr>
              <w:rPr>
                <w:i/>
              </w:rPr>
            </w:pPr>
            <w:r w:rsidRPr="000B272C">
              <w:t xml:space="preserve">solid volume fraction </w:t>
            </w:r>
            <w:r w:rsidR="00AF2221" w:rsidRPr="00AF2221">
              <w:rPr>
                <w:position w:val="-12"/>
              </w:rPr>
              <w:object w:dxaOrig="300" w:dyaOrig="380" w14:anchorId="0637FEA3">
                <v:shape id="_x0000_i1479" type="#_x0000_t75" style="width:14pt;height:19.5pt" o:ole="">
                  <v:imagedata r:id="rId942" o:title=""/>
                </v:shape>
                <o:OLEObject Type="Embed" ProgID="Equation.DSMT4" ShapeID="_x0000_i1479" DrawAspect="Content" ObjectID="_1459242562" r:id="rId943"/>
              </w:object>
            </w:r>
            <w:r w:rsidRPr="000B272C">
              <w:t xml:space="preserve"> in the reference configuration (</w:t>
            </w:r>
            <w:r w:rsidR="00AF2221" w:rsidRPr="00AF2221">
              <w:rPr>
                <w:position w:val="-12"/>
              </w:rPr>
              <w:object w:dxaOrig="980" w:dyaOrig="380" w14:anchorId="4E4E93BE">
                <v:shape id="_x0000_i1480" type="#_x0000_t75" style="width:49.5pt;height:19.5pt" o:ole="">
                  <v:imagedata r:id="rId944" o:title=""/>
                </v:shape>
                <o:OLEObject Type="Embed" ProgID="Equation.DSMT4" ShapeID="_x0000_i1480" DrawAspect="Content" ObjectID="_1459242563" r:id="rId945"/>
              </w:object>
            </w:r>
            <w:r w:rsidRPr="000B272C">
              <w:t>)</w:t>
            </w:r>
          </w:p>
        </w:tc>
      </w:tr>
      <w:tr w:rsidR="006A0BC1" w14:paraId="07CFCE88" w14:textId="77777777" w:rsidTr="009B7DA4">
        <w:tblPrEx>
          <w:tblLook w:val="0000" w:firstRow="0" w:lastRow="0" w:firstColumn="0" w:lastColumn="0" w:noHBand="0" w:noVBand="0"/>
        </w:tblPrEx>
        <w:trPr>
          <w:trHeight w:val="270"/>
        </w:trPr>
        <w:tc>
          <w:tcPr>
            <w:tcW w:w="2065" w:type="dxa"/>
            <w:shd w:val="clear" w:color="auto" w:fill="auto"/>
          </w:tcPr>
          <w:p w14:paraId="4276D353" w14:textId="77777777" w:rsidR="006A0BC1" w:rsidRDefault="006A0BC1" w:rsidP="006A0BC1">
            <w:pPr>
              <w:pStyle w:val="code"/>
            </w:pPr>
            <w:r>
              <w:t>&lt;permeability&gt;</w:t>
            </w:r>
          </w:p>
        </w:tc>
        <w:tc>
          <w:tcPr>
            <w:tcW w:w="7513" w:type="dxa"/>
            <w:shd w:val="clear" w:color="auto" w:fill="auto"/>
          </w:tcPr>
          <w:p w14:paraId="6395E06E" w14:textId="77777777" w:rsidR="006A0BC1" w:rsidRDefault="006A0BC1">
            <w:r>
              <w:t>Specification of the hydraulic permeability</w:t>
            </w:r>
          </w:p>
        </w:tc>
      </w:tr>
      <w:tr w:rsidR="00F25218" w14:paraId="511F2DD5" w14:textId="77777777" w:rsidTr="009B7DA4">
        <w:tblPrEx>
          <w:tblLook w:val="0000" w:firstRow="0" w:lastRow="0" w:firstColumn="0" w:lastColumn="0" w:noHBand="0" w:noVBand="0"/>
        </w:tblPrEx>
        <w:trPr>
          <w:trHeight w:val="270"/>
        </w:trPr>
        <w:tc>
          <w:tcPr>
            <w:tcW w:w="2065" w:type="dxa"/>
            <w:shd w:val="clear" w:color="auto" w:fill="auto"/>
          </w:tcPr>
          <w:p w14:paraId="0A426E3B" w14:textId="342E1C92" w:rsidR="00F25218" w:rsidRDefault="00F25218" w:rsidP="006A0BC1">
            <w:pPr>
              <w:pStyle w:val="code"/>
            </w:pPr>
            <w:r>
              <w:t>&lt;solvent_supply&gt;</w:t>
            </w:r>
          </w:p>
        </w:tc>
        <w:tc>
          <w:tcPr>
            <w:tcW w:w="7513" w:type="dxa"/>
            <w:shd w:val="clear" w:color="auto" w:fill="auto"/>
          </w:tcPr>
          <w:p w14:paraId="318B894D" w14:textId="2F4A45FF" w:rsidR="00F25218" w:rsidRDefault="00F25218" w:rsidP="00AF2221">
            <w:r>
              <w:t xml:space="preserve">Specification of the fluid supply </w:t>
            </w:r>
            <w:r w:rsidR="00AF2221" w:rsidRPr="00AF2221">
              <w:rPr>
                <w:position w:val="-10"/>
              </w:rPr>
              <w:object w:dxaOrig="320" w:dyaOrig="360" w14:anchorId="17014980">
                <v:shape id="_x0000_i1481" type="#_x0000_t75" style="width:16.5pt;height:18pt" o:ole="">
                  <v:imagedata r:id="rId946" o:title=""/>
                </v:shape>
                <o:OLEObject Type="Embed" ProgID="Equation.DSMT4" ShapeID="_x0000_i1481" DrawAspect="Content" ObjectID="_1459242564" r:id="rId947"/>
              </w:object>
            </w:r>
          </w:p>
        </w:tc>
      </w:tr>
    </w:tbl>
    <w:p w14:paraId="4A32E077" w14:textId="77777777" w:rsidR="006A0BC1" w:rsidRDefault="006A0BC1" w:rsidP="006A0BC1"/>
    <w:p w14:paraId="1CDA23C1" w14:textId="68C6E173" w:rsidR="009B7DA4" w:rsidRPr="00B27FE9" w:rsidRDefault="006A0BC1" w:rsidP="009B7DA4">
      <w:r>
        <w:t xml:space="preserve">The &lt;solid&gt;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 xml:space="preserve">.  The &lt;permeability&gt;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873D59">
        <w:t>4.4.2</w:t>
      </w:r>
      <w:r>
        <w:fldChar w:fldCharType="end"/>
      </w:r>
      <w:r>
        <w:t>.</w:t>
      </w:r>
      <w:r w:rsidR="009B7DA4">
        <w:t xml:space="preserve">  </w:t>
      </w:r>
      <w:r w:rsidR="009B7DA4" w:rsidRPr="00B27FE9">
        <w:t>Th</w:t>
      </w:r>
      <w:r w:rsidR="009B7DA4">
        <w:t>e</w:t>
      </w:r>
      <w:r w:rsidR="009B7DA4" w:rsidRPr="00B27FE9">
        <w:t xml:space="preserve"> parameter </w:t>
      </w:r>
      <w:r w:rsidR="0044636E" w:rsidRPr="0044636E">
        <w:rPr>
          <w:rStyle w:val="codeChar"/>
        </w:rPr>
        <w:t>&lt;</w:t>
      </w:r>
      <w:r w:rsidR="009B7DA4" w:rsidRPr="0044636E">
        <w:rPr>
          <w:rStyle w:val="codeChar"/>
        </w:rPr>
        <w:t>phi0</w:t>
      </w:r>
      <w:r w:rsidR="0044636E" w:rsidRPr="0044636E">
        <w:rPr>
          <w:rStyle w:val="codeChar"/>
        </w:rPr>
        <w:t>&gt;</w:t>
      </w:r>
      <w:r w:rsidR="009B7DA4">
        <w:t xml:space="preserve"> </w:t>
      </w:r>
      <w:r w:rsidR="009B7DA4" w:rsidRPr="00B27FE9">
        <w:t xml:space="preserve">must be greater than 0 (no solid) and less than 1 (no porosity).  The volume fraction of fluid (also known as the porosity) </w:t>
      </w:r>
      <w:r w:rsidR="009B7DA4">
        <w:t xml:space="preserve">in the reference configuration </w:t>
      </w:r>
      <w:r w:rsidR="009B7DA4" w:rsidRPr="00B27FE9">
        <w:t xml:space="preserve">is given by </w:t>
      </w:r>
      <w:r w:rsidR="00AF2221" w:rsidRPr="00AF2221">
        <w:rPr>
          <w:position w:val="-12"/>
        </w:rPr>
        <w:object w:dxaOrig="580" w:dyaOrig="380" w14:anchorId="2FD24A29">
          <v:shape id="_x0000_i1482" type="#_x0000_t75" style="width:29.5pt;height:19.5pt" o:ole="">
            <v:imagedata r:id="rId948" o:title=""/>
          </v:shape>
          <o:OLEObject Type="Embed" ProgID="Equation.DSMT4" ShapeID="_x0000_i1482" DrawAspect="Content" ObjectID="_1459242565" r:id="rId949"/>
        </w:object>
      </w:r>
      <w:r w:rsidR="009B7DA4" w:rsidRPr="00B27FE9">
        <w:t>.</w:t>
      </w:r>
    </w:p>
    <w:p w14:paraId="779A5384" w14:textId="77777777" w:rsidR="006A0BC1" w:rsidRDefault="006A0BC1" w:rsidP="006A0BC1"/>
    <w:p w14:paraId="7682D5D4" w14:textId="77777777" w:rsidR="006A0BC1" w:rsidRDefault="006A0BC1" w:rsidP="006A0BC1"/>
    <w:p w14:paraId="14520EFE" w14:textId="77777777" w:rsidR="006A0BC1" w:rsidRPr="00B27FE9" w:rsidRDefault="006A0BC1" w:rsidP="00026B51">
      <w:pPr>
        <w:pStyle w:val="Example"/>
      </w:pPr>
      <w:r w:rsidRPr="00B27FE9">
        <w:t>Example:</w:t>
      </w:r>
    </w:p>
    <w:p w14:paraId="2B15EC2F" w14:textId="405FC2C8"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Biphasic tissue</w:t>
      </w:r>
      <w:r w:rsidR="007F5C53">
        <w:t>"</w:t>
      </w:r>
      <w:r w:rsidRPr="00B27FE9">
        <w:t xml:space="preserve"> type=</w:t>
      </w:r>
      <w:r w:rsidR="007F5C53">
        <w:t>"</w:t>
      </w:r>
      <w:r w:rsidRPr="00B27FE9">
        <w:t>biphasic</w:t>
      </w:r>
      <w:r w:rsidR="007F5C53">
        <w:t>"&gt;</w:t>
      </w:r>
    </w:p>
    <w:p w14:paraId="03128C9D" w14:textId="30A9B2EE"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9A905B9" w14:textId="77777777" w:rsidR="006A0BC1" w:rsidRPr="00B27FE9" w:rsidRDefault="006A0BC1" w:rsidP="006A0BC1">
      <w:pPr>
        <w:pStyle w:val="code"/>
      </w:pPr>
      <w:r w:rsidRPr="00B27FE9">
        <w:tab/>
      </w:r>
      <w:r w:rsidRPr="00B27FE9">
        <w:tab/>
        <w:t>&lt;E&gt;1.0&lt;/E&gt;</w:t>
      </w:r>
    </w:p>
    <w:p w14:paraId="644D8E3B" w14:textId="77777777" w:rsidR="006A0BC1" w:rsidRPr="00B27FE9" w:rsidRDefault="006A0BC1" w:rsidP="006A0BC1">
      <w:pPr>
        <w:pStyle w:val="code"/>
      </w:pPr>
      <w:r w:rsidRPr="00B27FE9">
        <w:tab/>
      </w:r>
      <w:r w:rsidRPr="00B27FE9">
        <w:tab/>
        <w:t>&lt;v&gt;0.3&lt;/v&gt;</w:t>
      </w:r>
    </w:p>
    <w:p w14:paraId="0E56604D" w14:textId="77777777" w:rsidR="006A0BC1" w:rsidRDefault="006A0BC1" w:rsidP="006A0BC1">
      <w:pPr>
        <w:pStyle w:val="code"/>
      </w:pPr>
      <w:r w:rsidRPr="00B27FE9">
        <w:tab/>
        <w:t>&lt;/solid&gt;</w:t>
      </w:r>
    </w:p>
    <w:p w14:paraId="22B92EE9" w14:textId="77777777" w:rsidR="009B7DA4" w:rsidRPr="00B27FE9" w:rsidRDefault="009B7DA4" w:rsidP="006A0BC1">
      <w:pPr>
        <w:pStyle w:val="code"/>
      </w:pPr>
      <w:r>
        <w:tab/>
        <w:t>&lt;phi0&gt;0.2&lt;/phi0&gt;</w:t>
      </w:r>
    </w:p>
    <w:p w14:paraId="35495851" w14:textId="1BBD1272"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59CDF3B1" w14:textId="77777777" w:rsidR="006A0BC1" w:rsidRPr="00B27FE9" w:rsidRDefault="006A0BC1" w:rsidP="006A0BC1">
      <w:pPr>
        <w:pStyle w:val="code"/>
      </w:pPr>
      <w:r w:rsidRPr="00B27FE9">
        <w:tab/>
      </w:r>
      <w:r w:rsidRPr="00B27FE9">
        <w:tab/>
        <w:t>... (description of permeability material)</w:t>
      </w:r>
    </w:p>
    <w:p w14:paraId="4D0AA617" w14:textId="77777777" w:rsidR="006A0BC1" w:rsidRPr="00B27FE9" w:rsidRDefault="006A0BC1" w:rsidP="006A0BC1">
      <w:pPr>
        <w:pStyle w:val="code"/>
      </w:pPr>
      <w:r w:rsidRPr="00B27FE9">
        <w:tab/>
        <w:t>&lt;/permeability&gt;</w:t>
      </w:r>
    </w:p>
    <w:p w14:paraId="2C92A390" w14:textId="77777777" w:rsidR="006A0BC1" w:rsidRPr="00B27FE9" w:rsidRDefault="006A0BC1" w:rsidP="006A0BC1">
      <w:pPr>
        <w:pStyle w:val="code"/>
      </w:pPr>
      <w:r w:rsidRPr="00B27FE9">
        <w:t>&lt;/material&gt;</w:t>
      </w:r>
    </w:p>
    <w:p w14:paraId="109991AC" w14:textId="77777777" w:rsidR="006A0BC1" w:rsidRPr="00B27FE9" w:rsidRDefault="006A0BC1" w:rsidP="006A0BC1">
      <w:r w:rsidRPr="00B27FE9">
        <w:br w:type="page"/>
      </w:r>
    </w:p>
    <w:p w14:paraId="6E763C76" w14:textId="77777777" w:rsidR="006A0BC1" w:rsidRPr="0097532C" w:rsidRDefault="006A0BC1" w:rsidP="006A0BC1">
      <w:pPr>
        <w:pStyle w:val="Heading3"/>
      </w:pPr>
      <w:bookmarkStart w:id="1430" w:name="_Ref162413399"/>
      <w:bookmarkStart w:id="1431" w:name="_Toc385498518"/>
      <w:r w:rsidRPr="0097532C">
        <w:lastRenderedPageBreak/>
        <w:t>Permeability Materials</w:t>
      </w:r>
      <w:bookmarkEnd w:id="1430"/>
      <w:bookmarkEnd w:id="1431"/>
    </w:p>
    <w:p w14:paraId="48FA77EC" w14:textId="77777777" w:rsidR="006A0BC1" w:rsidRPr="00B27FE9" w:rsidRDefault="006A0BC1" w:rsidP="009B7DA4">
      <w:r w:rsidRPr="00B27FE9">
        <w:t xml:space="preserve">Permeability materials provide a constitutive relation for the hydraulic permeability of a biphasic material. </w:t>
      </w:r>
    </w:p>
    <w:p w14:paraId="4BD778B8" w14:textId="77777777" w:rsidR="006A0BC1" w:rsidRPr="00B27FE9" w:rsidRDefault="006A0BC1" w:rsidP="006A0BC1">
      <w:r w:rsidRPr="00B27FE9">
        <w:br w:type="page"/>
      </w:r>
    </w:p>
    <w:p w14:paraId="243EF879" w14:textId="77777777" w:rsidR="006A0BC1" w:rsidRDefault="006A0BC1" w:rsidP="006A0BC1">
      <w:pPr>
        <w:pStyle w:val="Heading4"/>
      </w:pPr>
      <w:bookmarkStart w:id="1432" w:name="_Ref288636620"/>
      <w:bookmarkStart w:id="1433" w:name="_Toc385498519"/>
      <w:r>
        <w:lastRenderedPageBreak/>
        <w:t>Constant Isotropic Permeability</w:t>
      </w:r>
      <w:bookmarkEnd w:id="1432"/>
      <w:bookmarkEnd w:id="1433"/>
    </w:p>
    <w:p w14:paraId="1ECEF454" w14:textId="77777777" w:rsidR="006A0BC1" w:rsidRDefault="006A0BC1" w:rsidP="006A0BC1">
      <w:r>
        <w:t>The material type for constant isotropic permeability is “</w:t>
      </w:r>
      <w:r>
        <w:rPr>
          <w:i/>
        </w:rPr>
        <w:t>const-iso-perm”</w:t>
      </w:r>
      <w:r>
        <w:t>. The following material parameters must be defined:</w:t>
      </w:r>
    </w:p>
    <w:p w14:paraId="0480011A"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30"/>
      </w:tblGrid>
      <w:tr w:rsidR="006A0BC1" w14:paraId="37F93544" w14:textId="77777777">
        <w:tc>
          <w:tcPr>
            <w:tcW w:w="1548" w:type="dxa"/>
            <w:shd w:val="clear" w:color="auto" w:fill="auto"/>
          </w:tcPr>
          <w:p w14:paraId="3DB6F9F8" w14:textId="77777777" w:rsidR="006A0BC1" w:rsidRDefault="006A0BC1" w:rsidP="006A0BC1">
            <w:pPr>
              <w:pStyle w:val="code"/>
            </w:pPr>
            <w:r>
              <w:t>&lt;perm&gt;</w:t>
            </w:r>
          </w:p>
        </w:tc>
        <w:tc>
          <w:tcPr>
            <w:tcW w:w="8030" w:type="dxa"/>
            <w:shd w:val="clear" w:color="auto" w:fill="auto"/>
          </w:tcPr>
          <w:p w14:paraId="2FA0696D" w14:textId="77777777" w:rsidR="006A0BC1" w:rsidRPr="000B272C" w:rsidRDefault="006A0BC1" w:rsidP="006A0BC1">
            <w:pPr>
              <w:rPr>
                <w:i/>
              </w:rPr>
            </w:pPr>
            <w:r>
              <w:t xml:space="preserve">hydraulic permeability </w:t>
            </w:r>
            <w:r w:rsidRPr="000B272C">
              <w:rPr>
                <w:i/>
              </w:rPr>
              <w:t>k</w:t>
            </w:r>
          </w:p>
        </w:tc>
      </w:tr>
    </w:tbl>
    <w:p w14:paraId="6E7D5428" w14:textId="77777777" w:rsidR="006A0BC1" w:rsidRDefault="006A0BC1" w:rsidP="006A0BC1"/>
    <w:p w14:paraId="5912764B" w14:textId="431D64A7" w:rsidR="006A0BC1" w:rsidRDefault="006A0BC1" w:rsidP="006A0BC1">
      <w:r>
        <w:t xml:space="preserve">This isotropic material model uses the biphasic theory for describing the time-dependent material behavior of materials that consist of both a solid and fluid phase </w:t>
      </w:r>
      <w:r>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 </w:instrText>
      </w:r>
      <w:r w:rsidR="00031F52">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EN.CITE.DATA </w:instrText>
      </w:r>
      <w:r w:rsidR="00031F52">
        <w:fldChar w:fldCharType="end"/>
      </w:r>
      <w:r>
        <w:fldChar w:fldCharType="separate"/>
      </w:r>
      <w:r w:rsidR="00031F52">
        <w:rPr>
          <w:noProof/>
        </w:rPr>
        <w:t>[</w:t>
      </w:r>
      <w:hyperlink w:anchor="_ENREF_32" w:tooltip="Mow, 1980 #263" w:history="1">
        <w:r w:rsidR="00711A1D">
          <w:rPr>
            <w:noProof/>
          </w:rPr>
          <w:t>32</w:t>
        </w:r>
      </w:hyperlink>
      <w:r w:rsidR="00031F52">
        <w:rPr>
          <w:noProof/>
        </w:rPr>
        <w:t xml:space="preserve">, </w:t>
      </w:r>
      <w:hyperlink w:anchor="_ENREF_33" w:tooltip="Mow, 1985 #166" w:history="1">
        <w:r w:rsidR="00711A1D">
          <w:rPr>
            <w:noProof/>
          </w:rPr>
          <w:t>33</w:t>
        </w:r>
      </w:hyperlink>
      <w:r w:rsidR="00031F52">
        <w:rPr>
          <w:noProof/>
        </w:rPr>
        <w:t>]</w:t>
      </w:r>
      <w:r>
        <w:fldChar w:fldCharType="end"/>
      </w:r>
      <w:r>
        <w:t xml:space="preserve">. </w:t>
      </w:r>
    </w:p>
    <w:p w14:paraId="34510D83" w14:textId="77777777" w:rsidR="006A0BC1" w:rsidRDefault="006A0BC1" w:rsidP="006A0BC1"/>
    <w:p w14:paraId="24803481" w14:textId="77777777" w:rsidR="006A0BC1" w:rsidRDefault="006A0BC1" w:rsidP="006A0BC1">
      <w:r>
        <w:t>When the permeability is isotropic,</w:t>
      </w:r>
    </w:p>
    <w:p w14:paraId="656B1180" w14:textId="3834EFFC" w:rsidR="006A0BC1" w:rsidRDefault="006A0BC1" w:rsidP="006A0BC1">
      <w:pPr>
        <w:pStyle w:val="MTDisplayEquation"/>
      </w:pPr>
      <w:r>
        <w:tab/>
      </w:r>
      <w:r w:rsidR="00AF2221" w:rsidRPr="00AF2221">
        <w:rPr>
          <w:position w:val="-10"/>
        </w:rPr>
        <w:object w:dxaOrig="720" w:dyaOrig="320" w14:anchorId="1D44BCC4">
          <v:shape id="_x0000_i1483" type="#_x0000_t75" style="width:36.5pt;height:16.5pt" o:ole="">
            <v:imagedata r:id="rId950" o:title=""/>
          </v:shape>
          <o:OLEObject Type="Embed" ProgID="Equation.DSMT4" ShapeID="_x0000_i1483" DrawAspect="Content" ObjectID="_1459242566" r:id="rId951"/>
        </w:object>
      </w:r>
    </w:p>
    <w:p w14:paraId="578B5721" w14:textId="349E1EA6" w:rsidR="006A0BC1" w:rsidRDefault="006A0BC1" w:rsidP="006A0BC1">
      <w:r>
        <w:t xml:space="preserve">For this material model, </w:t>
      </w:r>
      <w:r w:rsidR="00AF2221" w:rsidRPr="00AF2221">
        <w:rPr>
          <w:position w:val="-6"/>
        </w:rPr>
        <w:object w:dxaOrig="200" w:dyaOrig="279" w14:anchorId="08E0BEE9">
          <v:shape id="_x0000_i1484" type="#_x0000_t75" style="width:10pt;height:14pt" o:ole="">
            <v:imagedata r:id="rId952" o:title=""/>
          </v:shape>
          <o:OLEObject Type="Embed" ProgID="Equation.DSMT4" ShapeID="_x0000_i1484" DrawAspect="Content" ObjectID="_1459242567" r:id="rId953"/>
        </w:object>
      </w:r>
      <w:r>
        <w:t xml:space="preserve"> is constant.  </w:t>
      </w:r>
      <w:r w:rsidR="008B53FE">
        <w:t xml:space="preserve">Generally, this assumption is only reasonable </w:t>
      </w:r>
      <w:r>
        <w:t>when strains are small.</w:t>
      </w:r>
    </w:p>
    <w:p w14:paraId="179A81F4" w14:textId="77777777" w:rsidR="006A0BC1" w:rsidRDefault="006A0BC1" w:rsidP="006A0BC1">
      <w:pPr>
        <w:rPr>
          <w:i/>
        </w:rPr>
      </w:pPr>
    </w:p>
    <w:p w14:paraId="1D7835E0" w14:textId="77777777" w:rsidR="006A0BC1" w:rsidRPr="00B27FE9" w:rsidRDefault="006A0BC1" w:rsidP="00026B51">
      <w:pPr>
        <w:pStyle w:val="Example"/>
      </w:pPr>
      <w:r w:rsidRPr="00B27FE9">
        <w:t>Example:</w:t>
      </w:r>
    </w:p>
    <w:p w14:paraId="27B789C0" w14:textId="75502B78" w:rsidR="006A0BC1" w:rsidRDefault="006A0BC1" w:rsidP="006A0BC1">
      <w:pPr>
        <w:pStyle w:val="code"/>
      </w:pPr>
      <w:r>
        <w:t>&lt;permeability name=</w:t>
      </w:r>
      <w:r w:rsidR="007F5C53">
        <w:t>"</w:t>
      </w:r>
      <w:r>
        <w:t>Permeability</w:t>
      </w:r>
      <w:r w:rsidR="007F5C53">
        <w:t>"</w:t>
      </w:r>
      <w:r>
        <w:t xml:space="preserve"> type=</w:t>
      </w:r>
      <w:r w:rsidR="007F5C53">
        <w:t>"</w:t>
      </w:r>
      <w:r>
        <w:t>const-iso-perm</w:t>
      </w:r>
      <w:r w:rsidR="007F5C53">
        <w:t>"</w:t>
      </w:r>
      <w:r>
        <w:t>&gt;</w:t>
      </w:r>
    </w:p>
    <w:p w14:paraId="472C4724" w14:textId="77777777" w:rsidR="006A0BC1" w:rsidRDefault="006A0BC1" w:rsidP="006A0BC1">
      <w:pPr>
        <w:pStyle w:val="code"/>
      </w:pPr>
      <w:r>
        <w:tab/>
        <w:t>&lt;perm&gt;0.001&lt;/perm&gt;</w:t>
      </w:r>
    </w:p>
    <w:p w14:paraId="08B2195B" w14:textId="77777777" w:rsidR="006A0BC1" w:rsidRDefault="006A0BC1" w:rsidP="006A0BC1">
      <w:pPr>
        <w:pStyle w:val="code"/>
      </w:pPr>
      <w:r>
        <w:t>&lt;/permeability&gt;</w:t>
      </w:r>
    </w:p>
    <w:p w14:paraId="33837367" w14:textId="77777777" w:rsidR="006A0BC1" w:rsidRDefault="006A0BC1" w:rsidP="006A0BC1"/>
    <w:p w14:paraId="54EF0ADC" w14:textId="77777777" w:rsidR="006A0BC1" w:rsidRDefault="006A0BC1" w:rsidP="006A0BC1">
      <w:r>
        <w:br w:type="page"/>
      </w:r>
    </w:p>
    <w:p w14:paraId="71808EF5" w14:textId="77777777" w:rsidR="006A0BC1" w:rsidRDefault="006A0BC1" w:rsidP="006A0BC1">
      <w:pPr>
        <w:pStyle w:val="Heading4"/>
      </w:pPr>
      <w:bookmarkStart w:id="1434" w:name="_Toc385498520"/>
      <w:r>
        <w:lastRenderedPageBreak/>
        <w:t>Holmes-Mow</w:t>
      </w:r>
      <w:bookmarkEnd w:id="1434"/>
    </w:p>
    <w:p w14:paraId="6BF94290" w14:textId="77777777" w:rsidR="006A0BC1" w:rsidRDefault="006A0BC1" w:rsidP="006A0BC1">
      <w:r>
        <w:t xml:space="preserve">The material type for Holmes-Mow permeability is </w:t>
      </w:r>
      <w:r>
        <w:rPr>
          <w:i/>
        </w:rPr>
        <w:t>“perm-Holmes-Mow”</w:t>
      </w:r>
      <w:r>
        <w:t>. The following material parameters need to be defined:</w:t>
      </w:r>
    </w:p>
    <w:p w14:paraId="547B8E5D"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1267EDAB" w14:textId="77777777">
        <w:tc>
          <w:tcPr>
            <w:tcW w:w="1728" w:type="dxa"/>
            <w:shd w:val="clear" w:color="auto" w:fill="auto"/>
          </w:tcPr>
          <w:p w14:paraId="23116FF6" w14:textId="77777777" w:rsidR="006A0BC1" w:rsidRDefault="006A0BC1" w:rsidP="006A0BC1">
            <w:pPr>
              <w:pStyle w:val="code"/>
            </w:pPr>
            <w:r>
              <w:t>&lt;perm&gt;</w:t>
            </w:r>
          </w:p>
        </w:tc>
        <w:tc>
          <w:tcPr>
            <w:tcW w:w="7848" w:type="dxa"/>
            <w:shd w:val="clear" w:color="auto" w:fill="auto"/>
          </w:tcPr>
          <w:p w14:paraId="6F00F29A" w14:textId="7C888E1F" w:rsidR="006A0BC1" w:rsidRPr="00006A43" w:rsidRDefault="006A0BC1" w:rsidP="00AF2221">
            <w:r>
              <w:t xml:space="preserve">isotropic hydraulic permeability </w:t>
            </w:r>
            <w:r w:rsidR="00AF2221" w:rsidRPr="00AF2221">
              <w:rPr>
                <w:position w:val="-12"/>
              </w:rPr>
              <w:object w:dxaOrig="260" w:dyaOrig="360" w14:anchorId="4E57B7AB">
                <v:shape id="_x0000_i1485" type="#_x0000_t75" style="width:13.5pt;height:18pt" o:ole="">
                  <v:imagedata r:id="rId954" o:title=""/>
                </v:shape>
                <o:OLEObject Type="Embed" ProgID="Equation.DSMT4" ShapeID="_x0000_i1485" DrawAspect="Content" ObjectID="_1459242568" r:id="rId955"/>
              </w:object>
            </w:r>
            <w:r>
              <w:t xml:space="preserve"> in the reference state</w:t>
            </w:r>
          </w:p>
        </w:tc>
      </w:tr>
      <w:tr w:rsidR="006A0BC1" w14:paraId="4AC65FA0" w14:textId="77777777">
        <w:tc>
          <w:tcPr>
            <w:tcW w:w="1728" w:type="dxa"/>
            <w:shd w:val="clear" w:color="auto" w:fill="auto"/>
          </w:tcPr>
          <w:p w14:paraId="38156601" w14:textId="77777777" w:rsidR="006A0BC1" w:rsidRDefault="006A0BC1" w:rsidP="006A0BC1">
            <w:pPr>
              <w:pStyle w:val="code"/>
            </w:pPr>
            <w:r>
              <w:t>&lt;M&gt;</w:t>
            </w:r>
          </w:p>
        </w:tc>
        <w:tc>
          <w:tcPr>
            <w:tcW w:w="7848" w:type="dxa"/>
            <w:shd w:val="clear" w:color="auto" w:fill="auto"/>
          </w:tcPr>
          <w:p w14:paraId="27F706A3" w14:textId="6CD9C4AA" w:rsidR="006A0BC1" w:rsidRPr="007E29A2" w:rsidRDefault="006A0BC1" w:rsidP="00AF2221">
            <w:r>
              <w:t>exponential strain-dependence coefficient</w:t>
            </w:r>
            <w:r w:rsidDel="00C526D6">
              <w:t xml:space="preserve"> </w:t>
            </w:r>
            <w:r w:rsidR="00AF2221" w:rsidRPr="00AF2221">
              <w:rPr>
                <w:position w:val="-4"/>
              </w:rPr>
              <w:object w:dxaOrig="320" w:dyaOrig="260" w14:anchorId="1B58FFDE">
                <v:shape id="_x0000_i1486" type="#_x0000_t75" style="width:16.5pt;height:13.5pt" o:ole="">
                  <v:imagedata r:id="rId956" o:title=""/>
                </v:shape>
                <o:OLEObject Type="Embed" ProgID="Equation.DSMT4" ShapeID="_x0000_i1486" DrawAspect="Content" ObjectID="_1459242569" r:id="rId957"/>
              </w:object>
            </w:r>
            <w:r w:rsidDel="00C526D6">
              <w:t xml:space="preserve"> (</w:t>
            </w:r>
            <w:r w:rsidR="00AF2221" w:rsidRPr="00AF2221">
              <w:rPr>
                <w:position w:val="-6"/>
              </w:rPr>
              <w:object w:dxaOrig="680" w:dyaOrig="279" w14:anchorId="1B686960">
                <v:shape id="_x0000_i1487" type="#_x0000_t75" style="width:34pt;height:14pt" o:ole="">
                  <v:imagedata r:id="rId958" o:title=""/>
                </v:shape>
                <o:OLEObject Type="Embed" ProgID="Equation.DSMT4" ShapeID="_x0000_i1487" DrawAspect="Content" ObjectID="_1459242570" r:id="rId959"/>
              </w:object>
            </w:r>
            <w:r w:rsidDel="00C526D6">
              <w:t>)</w:t>
            </w:r>
          </w:p>
        </w:tc>
      </w:tr>
      <w:tr w:rsidR="006A0BC1" w14:paraId="4AC8DAE2" w14:textId="77777777">
        <w:tc>
          <w:tcPr>
            <w:tcW w:w="1728" w:type="dxa"/>
            <w:shd w:val="clear" w:color="auto" w:fill="auto"/>
          </w:tcPr>
          <w:p w14:paraId="374F50BF" w14:textId="77777777" w:rsidR="006A0BC1" w:rsidRDefault="006A0BC1" w:rsidP="006A0BC1">
            <w:pPr>
              <w:pStyle w:val="code"/>
            </w:pPr>
            <w:r>
              <w:t>&lt;alpha&gt;</w:t>
            </w:r>
          </w:p>
        </w:tc>
        <w:tc>
          <w:tcPr>
            <w:tcW w:w="7848" w:type="dxa"/>
            <w:shd w:val="clear" w:color="auto" w:fill="auto"/>
          </w:tcPr>
          <w:p w14:paraId="78D97E22" w14:textId="1E4B9E99" w:rsidR="006A0BC1" w:rsidRDefault="006A0BC1" w:rsidP="00AF2221">
            <w:r>
              <w:t xml:space="preserve">power-law exponent </w:t>
            </w:r>
            <w:r w:rsidR="00AF2221" w:rsidRPr="00AF2221">
              <w:rPr>
                <w:position w:val="-6"/>
              </w:rPr>
              <w:object w:dxaOrig="240" w:dyaOrig="220" w14:anchorId="1AA55BC2">
                <v:shape id="_x0000_i1488" type="#_x0000_t75" style="width:12pt;height:10.5pt" o:ole="">
                  <v:imagedata r:id="rId960" o:title=""/>
                </v:shape>
                <o:OLEObject Type="Embed" ProgID="Equation.DSMT4" ShapeID="_x0000_i1488" DrawAspect="Content" ObjectID="_1459242571" r:id="rId961"/>
              </w:object>
            </w:r>
            <w:r>
              <w:t xml:space="preserve"> </w:t>
            </w:r>
            <w:r w:rsidR="00AF2221" w:rsidRPr="00AF2221">
              <w:rPr>
                <w:position w:val="-14"/>
              </w:rPr>
              <w:object w:dxaOrig="780" w:dyaOrig="400" w14:anchorId="742F9DEA">
                <v:shape id="_x0000_i1489" type="#_x0000_t75" style="width:39.5pt;height:19.5pt" o:ole="">
                  <v:imagedata r:id="rId962" o:title=""/>
                </v:shape>
                <o:OLEObject Type="Embed" ProgID="Equation.DSMT4" ShapeID="_x0000_i1489" DrawAspect="Content" ObjectID="_1459242572" r:id="rId963"/>
              </w:object>
            </w:r>
          </w:p>
        </w:tc>
      </w:tr>
    </w:tbl>
    <w:p w14:paraId="1681E5BF" w14:textId="77777777" w:rsidR="006A0BC1" w:rsidRDefault="006A0BC1" w:rsidP="006A0BC1"/>
    <w:p w14:paraId="10579B78" w14:textId="7057A231" w:rsidR="006A0BC1" w:rsidRDefault="006A0BC1" w:rsidP="006A0BC1">
      <w:r>
        <w:t xml:space="preserve">This isotropic material is similar to the constant isotropic permeability material described above, except that it uses a strain-dependent permeability tensor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0BF3FE39" w14:textId="27A3B32C" w:rsidR="006A0BC1" w:rsidRDefault="006A0BC1" w:rsidP="006A0BC1">
      <w:pPr>
        <w:pStyle w:val="MTDisplayEquation"/>
      </w:pPr>
      <w:r>
        <w:tab/>
      </w:r>
      <w:r w:rsidR="00AF2221" w:rsidRPr="00AF2221">
        <w:rPr>
          <w:position w:val="-14"/>
        </w:rPr>
        <w:object w:dxaOrig="1080" w:dyaOrig="400" w14:anchorId="697D4465">
          <v:shape id="_x0000_i1490" type="#_x0000_t75" style="width:54pt;height:19.5pt" o:ole="">
            <v:imagedata r:id="rId964" o:title=""/>
          </v:shape>
          <o:OLEObject Type="Embed" ProgID="Equation.DSMT4" ShapeID="_x0000_i1490" DrawAspect="Content" ObjectID="_1459242573" r:id="rId965"/>
        </w:object>
      </w:r>
      <w:r>
        <w:t>,</w:t>
      </w:r>
    </w:p>
    <w:p w14:paraId="2A6C89F4" w14:textId="77777777" w:rsidR="006A0BC1" w:rsidRDefault="006A0BC1" w:rsidP="006A0BC1">
      <w:r>
        <w:t>where,</w:t>
      </w:r>
    </w:p>
    <w:p w14:paraId="20F526CA" w14:textId="3AD08D3A" w:rsidR="006A0BC1" w:rsidRDefault="006A0BC1" w:rsidP="006A0BC1">
      <w:pPr>
        <w:pStyle w:val="MTDisplayEquation"/>
      </w:pPr>
      <w:r>
        <w:tab/>
      </w:r>
      <w:r w:rsidR="00AF2221" w:rsidRPr="00AF2221">
        <w:rPr>
          <w:position w:val="-32"/>
        </w:rPr>
        <w:object w:dxaOrig="2820" w:dyaOrig="800" w14:anchorId="0968E7A6">
          <v:shape id="_x0000_i1491" type="#_x0000_t75" style="width:141.5pt;height:40pt" o:ole="">
            <v:imagedata r:id="rId966" o:title=""/>
          </v:shape>
          <o:OLEObject Type="Embed" ProgID="Equation.DSMT4" ShapeID="_x0000_i1491" DrawAspect="Content" ObjectID="_1459242574" r:id="rId967"/>
        </w:object>
      </w:r>
      <w:r>
        <w:t>,</w:t>
      </w:r>
    </w:p>
    <w:p w14:paraId="77DDE25B" w14:textId="722DD672" w:rsidR="006A0BC1" w:rsidRDefault="006A0BC1" w:rsidP="006A0BC1">
      <w:r>
        <w:t xml:space="preserve">and </w:t>
      </w:r>
      <w:r>
        <w:rPr>
          <w:i/>
        </w:rPr>
        <w:t xml:space="preserve">J </w:t>
      </w:r>
      <w:r>
        <w:t xml:space="preserve">is the </w:t>
      </w:r>
      <w:r w:rsidR="008B53FE">
        <w:t xml:space="preserve">Jacobian </w:t>
      </w:r>
      <w:r>
        <w:t xml:space="preserve">of the deformation, i.e. </w:t>
      </w:r>
      <w:r w:rsidR="00AF2221" w:rsidRPr="00AF2221">
        <w:rPr>
          <w:position w:val="-6"/>
        </w:rPr>
        <w:object w:dxaOrig="940" w:dyaOrig="279" w14:anchorId="3CF5582B">
          <v:shape id="_x0000_i1492" type="#_x0000_t75" style="width:48pt;height:14pt" o:ole="">
            <v:imagedata r:id="rId968" o:title=""/>
          </v:shape>
          <o:OLEObject Type="Embed" ProgID="Equation.DSMT4" ShapeID="_x0000_i1492" DrawAspect="Content" ObjectID="_1459242575" r:id="rId969"/>
        </w:object>
      </w:r>
      <w:r w:rsidR="00A62945">
        <w:t xml:space="preserve"> </w:t>
      </w:r>
      <w:r>
        <w:t>where</w:t>
      </w:r>
      <w:r>
        <w:rPr>
          <w:b/>
        </w:rPr>
        <w:t xml:space="preserve"> F </w:t>
      </w:r>
      <w:r>
        <w:t>is the deformation gradient.</w:t>
      </w:r>
    </w:p>
    <w:p w14:paraId="1641A822" w14:textId="77777777" w:rsidR="006A0BC1" w:rsidRDefault="006A0BC1" w:rsidP="006A0BC1"/>
    <w:p w14:paraId="6FDBE98E" w14:textId="77777777" w:rsidR="006A0BC1" w:rsidRPr="00B27FE9" w:rsidRDefault="006A0BC1" w:rsidP="00026B51">
      <w:pPr>
        <w:pStyle w:val="Example"/>
      </w:pPr>
      <w:r w:rsidRPr="00B27FE9">
        <w:t>Example:</w:t>
      </w:r>
    </w:p>
    <w:p w14:paraId="629BD82E" w14:textId="768A16B2" w:rsidR="006A0BC1" w:rsidRDefault="006A0BC1" w:rsidP="006A0BC1">
      <w:r>
        <w:t xml:space="preserve">This example defines a </w:t>
      </w:r>
      <w:r w:rsidR="00F25218">
        <w:t xml:space="preserve">permeability </w:t>
      </w:r>
      <w:r>
        <w:t xml:space="preserve">material </w:t>
      </w:r>
      <w:r w:rsidR="00F25218">
        <w:t>of the Holmes-Mow type</w:t>
      </w:r>
      <w:r>
        <w:t>.</w:t>
      </w:r>
    </w:p>
    <w:p w14:paraId="0FC1569F" w14:textId="77777777" w:rsidR="006A0BC1" w:rsidRPr="00684A86" w:rsidRDefault="006A0BC1" w:rsidP="006A0BC1"/>
    <w:p w14:paraId="0724D98C" w14:textId="6F50F693" w:rsidR="006A0BC1" w:rsidRPr="0097532C" w:rsidRDefault="006A0BC1" w:rsidP="006A0BC1">
      <w:pPr>
        <w:pStyle w:val="code"/>
      </w:pPr>
      <w:r w:rsidRPr="0097532C">
        <w:t>&lt;permeability type=</w:t>
      </w:r>
      <w:r w:rsidR="007F5C53">
        <w:t>"</w:t>
      </w:r>
      <w:r w:rsidRPr="0097532C">
        <w:t>perm-Holmes-Mow</w:t>
      </w:r>
      <w:r w:rsidR="007F5C53">
        <w:t>"</w:t>
      </w:r>
      <w:r w:rsidRPr="0097532C">
        <w:t>&gt;</w:t>
      </w:r>
    </w:p>
    <w:p w14:paraId="2BBA83C9" w14:textId="77777777" w:rsidR="006A0BC1" w:rsidRDefault="006A0BC1" w:rsidP="006A0BC1">
      <w:pPr>
        <w:pStyle w:val="code"/>
      </w:pPr>
      <w:r>
        <w:tab/>
        <w:t>&lt;perm&gt;0.001&lt;/perm&gt;</w:t>
      </w:r>
    </w:p>
    <w:p w14:paraId="2D5E8B24" w14:textId="77777777" w:rsidR="006A0BC1" w:rsidRDefault="006A0BC1" w:rsidP="006A0BC1">
      <w:pPr>
        <w:pStyle w:val="code"/>
      </w:pPr>
      <w:r>
        <w:tab/>
        <w:t>&lt;M&gt;1.5&lt;/M&gt;</w:t>
      </w:r>
    </w:p>
    <w:p w14:paraId="1F0CA4BE" w14:textId="77777777" w:rsidR="006A0BC1" w:rsidRDefault="006A0BC1" w:rsidP="006A0BC1">
      <w:pPr>
        <w:pStyle w:val="code"/>
      </w:pPr>
      <w:r>
        <w:tab/>
        <w:t>&lt;alpha&gt;2&lt;/alpha&gt;</w:t>
      </w:r>
    </w:p>
    <w:p w14:paraId="4318DD7F" w14:textId="77777777" w:rsidR="006A0BC1" w:rsidRPr="003B04D8" w:rsidRDefault="006A0BC1" w:rsidP="006A0BC1">
      <w:pPr>
        <w:pStyle w:val="code"/>
        <w:rPr>
          <w:rFonts w:ascii="Times New Roman" w:hAnsi="Times New Roman"/>
          <w:i/>
        </w:rPr>
      </w:pPr>
      <w:r>
        <w:t>&lt;/</w:t>
      </w:r>
      <w:r w:rsidRPr="0097532C">
        <w:t>permeability</w:t>
      </w:r>
      <w:r>
        <w:t>&gt;</w:t>
      </w:r>
    </w:p>
    <w:p w14:paraId="2BF62E20" w14:textId="77777777" w:rsidR="006A0BC1" w:rsidRPr="0097532C" w:rsidRDefault="006A0BC1" w:rsidP="006A0BC1">
      <w:r>
        <w:br w:type="page"/>
      </w:r>
    </w:p>
    <w:p w14:paraId="1E544510" w14:textId="77777777" w:rsidR="006A0BC1" w:rsidRDefault="006A0BC1" w:rsidP="006A0BC1">
      <w:pPr>
        <w:pStyle w:val="Heading4"/>
      </w:pPr>
      <w:bookmarkStart w:id="1435" w:name="_Toc385498521"/>
      <w:r>
        <w:lastRenderedPageBreak/>
        <w:t>Referentially Isotropic Permeability</w:t>
      </w:r>
      <w:bookmarkEnd w:id="1435"/>
    </w:p>
    <w:p w14:paraId="21EA3C93" w14:textId="77777777" w:rsidR="006A0BC1" w:rsidRDefault="006A0BC1" w:rsidP="006A0BC1">
      <w:r>
        <w:t xml:space="preserve">The material type for a biphasic material with strain-dependent permeability which is isotropic in the reference configuration is </w:t>
      </w:r>
      <w:r>
        <w:rPr>
          <w:i/>
        </w:rPr>
        <w:t>“perm-ref-iso”</w:t>
      </w:r>
      <w:r>
        <w:t>. The following material parameters need to be defined:</w:t>
      </w:r>
    </w:p>
    <w:p w14:paraId="32228B0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3711E126" w14:textId="77777777">
        <w:tc>
          <w:tcPr>
            <w:tcW w:w="1728" w:type="dxa"/>
            <w:shd w:val="clear" w:color="auto" w:fill="auto"/>
          </w:tcPr>
          <w:p w14:paraId="723B504B" w14:textId="77777777" w:rsidR="006A0BC1" w:rsidRDefault="006A0BC1" w:rsidP="006A0BC1">
            <w:pPr>
              <w:pStyle w:val="code"/>
            </w:pPr>
            <w:r>
              <w:t>&lt;perm0&gt;</w:t>
            </w:r>
          </w:p>
        </w:tc>
        <w:tc>
          <w:tcPr>
            <w:tcW w:w="7848" w:type="dxa"/>
            <w:shd w:val="clear" w:color="auto" w:fill="auto"/>
          </w:tcPr>
          <w:p w14:paraId="68845085" w14:textId="67D16348" w:rsidR="006A0BC1" w:rsidRPr="00006A43" w:rsidRDefault="006A0BC1" w:rsidP="00AF2221">
            <w:r>
              <w:t xml:space="preserve">hydraulic permeability </w:t>
            </w:r>
            <w:r w:rsidR="00AF2221" w:rsidRPr="00AF2221">
              <w:rPr>
                <w:position w:val="-12"/>
              </w:rPr>
              <w:object w:dxaOrig="340" w:dyaOrig="360" w14:anchorId="749BAC0A">
                <v:shape id="_x0000_i1493" type="#_x0000_t75" style="width:16.5pt;height:18pt" o:ole="">
                  <v:imagedata r:id="rId970" o:title=""/>
                </v:shape>
                <o:OLEObject Type="Embed" ProgID="Equation.DSMT4" ShapeID="_x0000_i1493" DrawAspect="Content" ObjectID="_1459242576" r:id="rId971"/>
              </w:object>
            </w:r>
          </w:p>
        </w:tc>
      </w:tr>
      <w:tr w:rsidR="006A0BC1" w14:paraId="6F234CB6" w14:textId="77777777">
        <w:tc>
          <w:tcPr>
            <w:tcW w:w="1728" w:type="dxa"/>
            <w:shd w:val="clear" w:color="auto" w:fill="auto"/>
          </w:tcPr>
          <w:p w14:paraId="43F738AF" w14:textId="77777777" w:rsidR="006A0BC1" w:rsidRDefault="006A0BC1" w:rsidP="006A0BC1">
            <w:pPr>
              <w:pStyle w:val="code"/>
            </w:pPr>
            <w:r>
              <w:t>&lt;perm1&gt;</w:t>
            </w:r>
          </w:p>
        </w:tc>
        <w:tc>
          <w:tcPr>
            <w:tcW w:w="7848" w:type="dxa"/>
            <w:shd w:val="clear" w:color="auto" w:fill="auto"/>
          </w:tcPr>
          <w:p w14:paraId="7E466F28" w14:textId="7354A16B" w:rsidR="006A0BC1" w:rsidRDefault="006A0BC1" w:rsidP="00AF2221">
            <w:r>
              <w:t xml:space="preserve">hydraulic permeability </w:t>
            </w:r>
            <w:r w:rsidR="00AF2221" w:rsidRPr="00AF2221">
              <w:rPr>
                <w:position w:val="-12"/>
              </w:rPr>
              <w:object w:dxaOrig="300" w:dyaOrig="360" w14:anchorId="33A3D78F">
                <v:shape id="_x0000_i1494" type="#_x0000_t75" style="width:14pt;height:18pt" o:ole="">
                  <v:imagedata r:id="rId972" o:title=""/>
                </v:shape>
                <o:OLEObject Type="Embed" ProgID="Equation.DSMT4" ShapeID="_x0000_i1494" DrawAspect="Content" ObjectID="_1459242577" r:id="rId973"/>
              </w:object>
            </w:r>
          </w:p>
        </w:tc>
      </w:tr>
      <w:tr w:rsidR="006A0BC1" w14:paraId="6AB6968E" w14:textId="77777777">
        <w:tc>
          <w:tcPr>
            <w:tcW w:w="1728" w:type="dxa"/>
            <w:shd w:val="clear" w:color="auto" w:fill="auto"/>
          </w:tcPr>
          <w:p w14:paraId="3842D3A2" w14:textId="77777777" w:rsidR="006A0BC1" w:rsidRDefault="006A0BC1" w:rsidP="006A0BC1">
            <w:pPr>
              <w:pStyle w:val="code"/>
            </w:pPr>
            <w:r>
              <w:t>&lt;perm2&gt;</w:t>
            </w:r>
          </w:p>
        </w:tc>
        <w:tc>
          <w:tcPr>
            <w:tcW w:w="7848" w:type="dxa"/>
            <w:shd w:val="clear" w:color="auto" w:fill="auto"/>
          </w:tcPr>
          <w:p w14:paraId="76BDCEE1" w14:textId="5A0DF3EE" w:rsidR="006A0BC1" w:rsidRDefault="006A0BC1" w:rsidP="00AF2221">
            <w:r>
              <w:t xml:space="preserve">hydraulic permeability </w:t>
            </w:r>
            <w:r w:rsidR="00AF2221" w:rsidRPr="00AF2221">
              <w:rPr>
                <w:position w:val="-12"/>
              </w:rPr>
              <w:object w:dxaOrig="340" w:dyaOrig="360" w14:anchorId="4463A31D">
                <v:shape id="_x0000_i1495" type="#_x0000_t75" style="width:16.5pt;height:18pt" o:ole="">
                  <v:imagedata r:id="rId974" o:title=""/>
                </v:shape>
                <o:OLEObject Type="Embed" ProgID="Equation.DSMT4" ShapeID="_x0000_i1495" DrawAspect="Content" ObjectID="_1459242578" r:id="rId975"/>
              </w:object>
            </w:r>
          </w:p>
        </w:tc>
      </w:tr>
      <w:tr w:rsidR="006A0BC1" w14:paraId="2C1A248F" w14:textId="77777777">
        <w:tc>
          <w:tcPr>
            <w:tcW w:w="1728" w:type="dxa"/>
            <w:shd w:val="clear" w:color="auto" w:fill="auto"/>
          </w:tcPr>
          <w:p w14:paraId="79BAB97F" w14:textId="77777777" w:rsidR="006A0BC1" w:rsidRDefault="006A0BC1" w:rsidP="006A0BC1">
            <w:pPr>
              <w:pStyle w:val="code"/>
            </w:pPr>
            <w:r>
              <w:t>&lt;M&gt;</w:t>
            </w:r>
          </w:p>
        </w:tc>
        <w:tc>
          <w:tcPr>
            <w:tcW w:w="7848" w:type="dxa"/>
            <w:shd w:val="clear" w:color="auto" w:fill="auto"/>
          </w:tcPr>
          <w:p w14:paraId="0B6B3D45" w14:textId="351F007D" w:rsidR="006A0BC1" w:rsidRPr="00C526D6" w:rsidRDefault="006A0BC1" w:rsidP="00AF2221">
            <w:r>
              <w:t xml:space="preserve">exponential strain-dependence coefficient </w:t>
            </w:r>
            <w:r w:rsidR="00AF2221" w:rsidRPr="00AF2221">
              <w:rPr>
                <w:position w:val="-4"/>
              </w:rPr>
              <w:object w:dxaOrig="320" w:dyaOrig="260" w14:anchorId="437D876C">
                <v:shape id="_x0000_i1496" type="#_x0000_t75" style="width:16.5pt;height:13.5pt" o:ole="">
                  <v:imagedata r:id="rId976" o:title=""/>
                </v:shape>
                <o:OLEObject Type="Embed" ProgID="Equation.DSMT4" ShapeID="_x0000_i1496" DrawAspect="Content" ObjectID="_1459242579" r:id="rId977"/>
              </w:object>
            </w:r>
            <w:r>
              <w:t xml:space="preserve"> (</w:t>
            </w:r>
            <w:r w:rsidR="00AF2221" w:rsidRPr="00AF2221">
              <w:rPr>
                <w:position w:val="-6"/>
              </w:rPr>
              <w:object w:dxaOrig="680" w:dyaOrig="279" w14:anchorId="24D47124">
                <v:shape id="_x0000_i1497" type="#_x0000_t75" style="width:34pt;height:14pt" o:ole="">
                  <v:imagedata r:id="rId978" o:title=""/>
                </v:shape>
                <o:OLEObject Type="Embed" ProgID="Equation.DSMT4" ShapeID="_x0000_i1497" DrawAspect="Content" ObjectID="_1459242580" r:id="rId979"/>
              </w:object>
            </w:r>
            <w:r>
              <w:t>)</w:t>
            </w:r>
          </w:p>
        </w:tc>
      </w:tr>
      <w:tr w:rsidR="006A0BC1" w14:paraId="16E72CC4" w14:textId="77777777">
        <w:tc>
          <w:tcPr>
            <w:tcW w:w="1728" w:type="dxa"/>
            <w:shd w:val="clear" w:color="auto" w:fill="auto"/>
          </w:tcPr>
          <w:p w14:paraId="01F9470A" w14:textId="77777777" w:rsidR="006A0BC1" w:rsidRDefault="006A0BC1" w:rsidP="006A0BC1">
            <w:pPr>
              <w:pStyle w:val="code"/>
            </w:pPr>
            <w:r>
              <w:t>&lt;alpha&gt;</w:t>
            </w:r>
          </w:p>
        </w:tc>
        <w:tc>
          <w:tcPr>
            <w:tcW w:w="7848" w:type="dxa"/>
            <w:shd w:val="clear" w:color="auto" w:fill="auto"/>
          </w:tcPr>
          <w:p w14:paraId="5326E9E1" w14:textId="1E157689" w:rsidR="006A0BC1" w:rsidRDefault="006A0BC1" w:rsidP="00AF2221">
            <w:r>
              <w:t xml:space="preserve">power-law exponent </w:t>
            </w:r>
            <w:r w:rsidR="00AF2221" w:rsidRPr="00AF2221">
              <w:rPr>
                <w:position w:val="-6"/>
              </w:rPr>
              <w:object w:dxaOrig="240" w:dyaOrig="220" w14:anchorId="304EA287">
                <v:shape id="_x0000_i1498" type="#_x0000_t75" style="width:12pt;height:10.5pt" o:ole="">
                  <v:imagedata r:id="rId980" o:title=""/>
                </v:shape>
                <o:OLEObject Type="Embed" ProgID="Equation.DSMT4" ShapeID="_x0000_i1498" DrawAspect="Content" ObjectID="_1459242581" r:id="rId981"/>
              </w:object>
            </w:r>
            <w:r>
              <w:t xml:space="preserve"> (</w:t>
            </w:r>
            <w:r w:rsidR="00AF2221" w:rsidRPr="00AF2221">
              <w:rPr>
                <w:position w:val="-6"/>
              </w:rPr>
              <w:object w:dxaOrig="580" w:dyaOrig="279" w14:anchorId="4D40EECD">
                <v:shape id="_x0000_i1499" type="#_x0000_t75" style="width:29.5pt;height:14pt" o:ole="">
                  <v:imagedata r:id="rId982" o:title=""/>
                </v:shape>
                <o:OLEObject Type="Embed" ProgID="Equation.DSMT4" ShapeID="_x0000_i1499" DrawAspect="Content" ObjectID="_1459242582" r:id="rId983"/>
              </w:object>
            </w:r>
            <w:r>
              <w:t>)</w:t>
            </w:r>
          </w:p>
        </w:tc>
      </w:tr>
    </w:tbl>
    <w:p w14:paraId="3DAD2562" w14:textId="77777777" w:rsidR="006A0BC1" w:rsidRDefault="006A0BC1" w:rsidP="006A0BC1"/>
    <w:p w14:paraId="367FF3B3" w14:textId="77777777" w:rsidR="006A0BC1" w:rsidRDefault="006A0BC1" w:rsidP="006A0BC1">
      <w:r>
        <w:t>This material uses a strain-dependent permeability tensor that accommodates strain-induced anisotropy:</w:t>
      </w:r>
    </w:p>
    <w:p w14:paraId="65B4DE5C" w14:textId="1FC01820" w:rsidR="006A0BC1" w:rsidRDefault="006A0BC1" w:rsidP="006A0BC1">
      <w:pPr>
        <w:pStyle w:val="MTDisplayEquation"/>
      </w:pPr>
      <w:r>
        <w:tab/>
      </w:r>
      <w:r w:rsidR="00AF2221" w:rsidRPr="00AF2221">
        <w:rPr>
          <w:position w:val="-32"/>
        </w:rPr>
        <w:object w:dxaOrig="4260" w:dyaOrig="760" w14:anchorId="466D75F0">
          <v:shape id="_x0000_i1500" type="#_x0000_t75" style="width:213.5pt;height:38pt" o:ole="">
            <v:imagedata r:id="rId984" o:title=""/>
          </v:shape>
          <o:OLEObject Type="Embed" ProgID="Equation.DSMT4" ShapeID="_x0000_i1500" DrawAspect="Content" ObjectID="_1459242583" r:id="rId985"/>
        </w:object>
      </w:r>
      <w:r>
        <w:t>,</w:t>
      </w:r>
    </w:p>
    <w:p w14:paraId="66C3626F" w14:textId="29D96E33" w:rsidR="006A0BC1" w:rsidRDefault="006A0BC1" w:rsidP="006A0BC1">
      <w:r>
        <w:t xml:space="preserve">where </w:t>
      </w:r>
      <w:r w:rsidR="00AF2221" w:rsidRPr="00AF2221">
        <w:rPr>
          <w:position w:val="-6"/>
        </w:rPr>
        <w:object w:dxaOrig="220" w:dyaOrig="279" w14:anchorId="1B9A2685">
          <v:shape id="_x0000_i1501" type="#_x0000_t75" style="width:10.5pt;height:14pt" o:ole="">
            <v:imagedata r:id="rId986" o:title=""/>
          </v:shape>
          <o:OLEObject Type="Embed" ProgID="Equation.DSMT4" ShapeID="_x0000_i1501" DrawAspect="Content" ObjectID="_1459242584" r:id="rId987"/>
        </w:object>
      </w:r>
      <w:r>
        <w:rPr>
          <w:i/>
        </w:rPr>
        <w:t xml:space="preserve"> </w:t>
      </w:r>
      <w:r>
        <w:t xml:space="preserve">is the </w:t>
      </w:r>
      <w:r w:rsidR="008B53FE">
        <w:t xml:space="preserve">Jacobian </w:t>
      </w:r>
      <w:r>
        <w:t xml:space="preserve">of the deformation, i.e. </w:t>
      </w:r>
      <w:r w:rsidR="00AF2221" w:rsidRPr="00AF2221">
        <w:rPr>
          <w:position w:val="-6"/>
        </w:rPr>
        <w:object w:dxaOrig="940" w:dyaOrig="279" w14:anchorId="4FED2A62">
          <v:shape id="_x0000_i1502" type="#_x0000_t75" style="width:48pt;height:14pt" o:ole="">
            <v:imagedata r:id="rId988" o:title=""/>
          </v:shape>
          <o:OLEObject Type="Embed" ProgID="Equation.DSMT4" ShapeID="_x0000_i1502" DrawAspect="Content" ObjectID="_1459242585" r:id="rId989"/>
        </w:object>
      </w:r>
      <w:r>
        <w:t xml:space="preserve"> where </w:t>
      </w:r>
      <w:r w:rsidR="00AF2221" w:rsidRPr="00AF2221">
        <w:rPr>
          <w:position w:val="-4"/>
        </w:rPr>
        <w:object w:dxaOrig="220" w:dyaOrig="260" w14:anchorId="36F0D9F9">
          <v:shape id="_x0000_i1503" type="#_x0000_t75" style="width:10.5pt;height:13.5pt" o:ole="">
            <v:imagedata r:id="rId990" o:title=""/>
          </v:shape>
          <o:OLEObject Type="Embed" ProgID="Equation.DSMT4" ShapeID="_x0000_i1503" DrawAspect="Content" ObjectID="_1459242586" r:id="rId991"/>
        </w:object>
      </w:r>
      <w:r>
        <w:rPr>
          <w:b/>
        </w:rPr>
        <w:t xml:space="preserve"> </w:t>
      </w:r>
      <w:r>
        <w:t xml:space="preserve">is the deformation gradient, and </w:t>
      </w:r>
      <w:r w:rsidR="00AF2221" w:rsidRPr="00AF2221">
        <w:rPr>
          <w:position w:val="-6"/>
        </w:rPr>
        <w:object w:dxaOrig="960" w:dyaOrig="320" w14:anchorId="3BEC3047">
          <v:shape id="_x0000_i1504" type="#_x0000_t75" style="width:48pt;height:16.5pt" o:ole="">
            <v:imagedata r:id="rId992" o:title=""/>
          </v:shape>
          <o:OLEObject Type="Embed" ProgID="Equation.DSMT4" ShapeID="_x0000_i1504" DrawAspect="Content" ObjectID="_1459242587" r:id="rId993"/>
        </w:object>
      </w:r>
      <w:r>
        <w:t xml:space="preserve"> is the left Cauchy-Green tensor.  Note that the permeability in the reference state (</w:t>
      </w:r>
      <w:r w:rsidR="00AF2221" w:rsidRPr="00AF2221">
        <w:rPr>
          <w:position w:val="-4"/>
        </w:rPr>
        <w:object w:dxaOrig="560" w:dyaOrig="260" w14:anchorId="1183FB14">
          <v:shape id="_x0000_i1505" type="#_x0000_t75" style="width:28pt;height:13.5pt" o:ole="">
            <v:imagedata r:id="rId994" o:title=""/>
          </v:shape>
          <o:OLEObject Type="Embed" ProgID="Equation.DSMT4" ShapeID="_x0000_i1505" DrawAspect="Content" ObjectID="_1459242588" r:id="rId995"/>
        </w:object>
      </w:r>
      <w:r>
        <w:t xml:space="preserve">) is isotropic and given by </w:t>
      </w:r>
      <w:r w:rsidR="00AF2221" w:rsidRPr="00AF2221">
        <w:rPr>
          <w:position w:val="-14"/>
        </w:rPr>
        <w:object w:dxaOrig="2020" w:dyaOrig="400" w14:anchorId="0B74E8DC">
          <v:shape id="_x0000_i1506" type="#_x0000_t75" style="width:101.5pt;height:19.5pt" o:ole="">
            <v:imagedata r:id="rId996" o:title=""/>
          </v:shape>
          <o:OLEObject Type="Embed" ProgID="Equation.DSMT4" ShapeID="_x0000_i1506" DrawAspect="Content" ObjectID="_1459242589" r:id="rId997"/>
        </w:object>
      </w:r>
      <w:r>
        <w:t>.</w:t>
      </w:r>
    </w:p>
    <w:p w14:paraId="70A4358E" w14:textId="77777777" w:rsidR="006A0BC1" w:rsidRDefault="006A0BC1" w:rsidP="006A0BC1"/>
    <w:p w14:paraId="66A784BD" w14:textId="77777777" w:rsidR="006A0BC1" w:rsidRPr="00B27FE9" w:rsidRDefault="006A0BC1" w:rsidP="00026B51">
      <w:pPr>
        <w:pStyle w:val="Example"/>
      </w:pPr>
      <w:r w:rsidRPr="00B27FE9">
        <w:t>Example:</w:t>
      </w:r>
    </w:p>
    <w:p w14:paraId="439C461D" w14:textId="193047DB" w:rsidR="006A0BC1" w:rsidRDefault="006A0BC1" w:rsidP="006A0BC1">
      <w:pPr>
        <w:pStyle w:val="code"/>
      </w:pPr>
      <w:r>
        <w:t>&lt;permeability name=</w:t>
      </w:r>
      <w:r w:rsidR="007F5C53">
        <w:t>"</w:t>
      </w:r>
      <w:r>
        <w:t>Permeability</w:t>
      </w:r>
      <w:r w:rsidR="007F5C53">
        <w:t>"</w:t>
      </w:r>
      <w:r>
        <w:t xml:space="preserve"> type=</w:t>
      </w:r>
      <w:r w:rsidR="007F5C53">
        <w:t>"</w:t>
      </w:r>
      <w:r>
        <w:t>perm-ref-iso</w:t>
      </w:r>
      <w:r w:rsidR="007F5C53">
        <w:t>"</w:t>
      </w:r>
      <w:r>
        <w:t>&gt;</w:t>
      </w:r>
    </w:p>
    <w:p w14:paraId="5D3A9F40" w14:textId="77777777" w:rsidR="006A0BC1" w:rsidRDefault="006A0BC1" w:rsidP="006A0BC1">
      <w:pPr>
        <w:pStyle w:val="code"/>
      </w:pPr>
      <w:r>
        <w:tab/>
        <w:t>&lt;perm0&gt;0.001&lt;/perm0&gt;</w:t>
      </w:r>
    </w:p>
    <w:p w14:paraId="2CFC367D" w14:textId="77777777" w:rsidR="006A0BC1" w:rsidRDefault="006A0BC1" w:rsidP="006A0BC1">
      <w:pPr>
        <w:pStyle w:val="code"/>
      </w:pPr>
      <w:r>
        <w:tab/>
        <w:t>&lt;perm1&gt;0.005&lt;/perm1&gt;</w:t>
      </w:r>
    </w:p>
    <w:p w14:paraId="62C323E3" w14:textId="77777777" w:rsidR="006A0BC1" w:rsidRDefault="006A0BC1" w:rsidP="006A0BC1">
      <w:pPr>
        <w:pStyle w:val="code"/>
      </w:pPr>
      <w:r>
        <w:tab/>
        <w:t>&lt;perm2&gt;0.002&lt;/perm2&gt;</w:t>
      </w:r>
    </w:p>
    <w:p w14:paraId="7344AA6E" w14:textId="77777777" w:rsidR="006A0BC1" w:rsidRDefault="006A0BC1" w:rsidP="006A0BC1">
      <w:pPr>
        <w:pStyle w:val="code"/>
      </w:pPr>
      <w:r>
        <w:tab/>
        <w:t>&lt;M&gt;1.5&lt;/M&gt;</w:t>
      </w:r>
    </w:p>
    <w:p w14:paraId="2C4B3E8A" w14:textId="77777777" w:rsidR="006A0BC1" w:rsidRDefault="006A0BC1" w:rsidP="006A0BC1">
      <w:pPr>
        <w:pStyle w:val="code"/>
      </w:pPr>
      <w:r>
        <w:tab/>
        <w:t>&lt;alpha&gt;2&lt;/alpha&gt;</w:t>
      </w:r>
    </w:p>
    <w:p w14:paraId="5DAB0248" w14:textId="77777777" w:rsidR="006A0BC1" w:rsidRPr="003B04D8" w:rsidRDefault="006A0BC1" w:rsidP="006A0BC1">
      <w:pPr>
        <w:pStyle w:val="code"/>
        <w:rPr>
          <w:rFonts w:ascii="Times New Roman" w:hAnsi="Times New Roman"/>
          <w:i/>
        </w:rPr>
      </w:pPr>
      <w:r>
        <w:t>&lt;/permeability&gt;</w:t>
      </w:r>
    </w:p>
    <w:p w14:paraId="04836F4F" w14:textId="77777777" w:rsidR="006A0BC1" w:rsidRPr="0097532C" w:rsidRDefault="006A0BC1" w:rsidP="006A0BC1">
      <w:r>
        <w:br w:type="page"/>
      </w:r>
    </w:p>
    <w:p w14:paraId="4151D36F" w14:textId="77777777" w:rsidR="006A0BC1" w:rsidRDefault="006A0BC1" w:rsidP="006A0BC1">
      <w:pPr>
        <w:pStyle w:val="Heading4"/>
      </w:pPr>
      <w:bookmarkStart w:id="1436" w:name="_Toc385498522"/>
      <w:r>
        <w:lastRenderedPageBreak/>
        <w:t>Referentially Orthotropic Permeability</w:t>
      </w:r>
      <w:bookmarkEnd w:id="1436"/>
    </w:p>
    <w:p w14:paraId="7B2929D4" w14:textId="77777777" w:rsidR="006A0BC1" w:rsidRDefault="006A0BC1" w:rsidP="006A0BC1">
      <w:r>
        <w:t xml:space="preserve">The material type for a poroelastic material with strain-dependent permeability which is orthotropic in the reference configuration is </w:t>
      </w:r>
      <w:r>
        <w:rPr>
          <w:i/>
        </w:rPr>
        <w:t>“perm-ref-ortho”</w:t>
      </w:r>
      <w:r>
        <w:t>. The following material parameters need to be defined:</w:t>
      </w:r>
    </w:p>
    <w:p w14:paraId="7536A86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8"/>
        <w:gridCol w:w="7938"/>
      </w:tblGrid>
      <w:tr w:rsidR="006A0BC1" w14:paraId="60841396" w14:textId="77777777">
        <w:tc>
          <w:tcPr>
            <w:tcW w:w="1638" w:type="dxa"/>
            <w:shd w:val="clear" w:color="auto" w:fill="auto"/>
          </w:tcPr>
          <w:p w14:paraId="4CE7FB32" w14:textId="77777777" w:rsidR="006A0BC1" w:rsidRDefault="006A0BC1" w:rsidP="006A0BC1">
            <w:pPr>
              <w:pStyle w:val="code"/>
            </w:pPr>
            <w:r>
              <w:t>&lt;perm0&gt;</w:t>
            </w:r>
          </w:p>
        </w:tc>
        <w:tc>
          <w:tcPr>
            <w:tcW w:w="7938" w:type="dxa"/>
            <w:shd w:val="clear" w:color="auto" w:fill="auto"/>
          </w:tcPr>
          <w:p w14:paraId="7A9C7D69" w14:textId="13BF2278" w:rsidR="006A0BC1" w:rsidRPr="00006A43" w:rsidRDefault="006A0BC1" w:rsidP="00AF2221">
            <w:r>
              <w:t xml:space="preserve">isotropic hydraulic permeability </w:t>
            </w:r>
            <w:r w:rsidR="00AF2221" w:rsidRPr="00AF2221">
              <w:rPr>
                <w:position w:val="-12"/>
              </w:rPr>
              <w:object w:dxaOrig="340" w:dyaOrig="360" w14:anchorId="70BA606F">
                <v:shape id="_x0000_i1507" type="#_x0000_t75" style="width:16.5pt;height:18pt" o:ole="">
                  <v:imagedata r:id="rId998" o:title=""/>
                </v:shape>
                <o:OLEObject Type="Embed" ProgID="Equation.DSMT4" ShapeID="_x0000_i1507" DrawAspect="Content" ObjectID="_1459242590" r:id="rId999"/>
              </w:object>
            </w:r>
          </w:p>
        </w:tc>
      </w:tr>
      <w:tr w:rsidR="006A0BC1" w14:paraId="2A8ED950" w14:textId="77777777">
        <w:tc>
          <w:tcPr>
            <w:tcW w:w="1638" w:type="dxa"/>
            <w:shd w:val="clear" w:color="auto" w:fill="auto"/>
          </w:tcPr>
          <w:p w14:paraId="45F057CE" w14:textId="77777777" w:rsidR="006A0BC1" w:rsidRDefault="006A0BC1" w:rsidP="006A0BC1">
            <w:pPr>
              <w:pStyle w:val="code"/>
            </w:pPr>
            <w:r>
              <w:t>&lt;perm1&gt;</w:t>
            </w:r>
          </w:p>
          <w:p w14:paraId="30654C68" w14:textId="77777777" w:rsidR="006A0BC1" w:rsidRDefault="006A0BC1" w:rsidP="006A0BC1">
            <w:pPr>
              <w:pStyle w:val="code"/>
            </w:pPr>
          </w:p>
        </w:tc>
        <w:tc>
          <w:tcPr>
            <w:tcW w:w="7938" w:type="dxa"/>
            <w:shd w:val="clear" w:color="auto" w:fill="auto"/>
          </w:tcPr>
          <w:p w14:paraId="39311211" w14:textId="528BE357" w:rsidR="006A0BC1" w:rsidRDefault="006A0BC1" w:rsidP="00AF2221">
            <w:r>
              <w:t xml:space="preserve">hydraulic permeabilities </w:t>
            </w:r>
            <w:r w:rsidR="00AF2221" w:rsidRPr="00AF2221">
              <w:rPr>
                <w:position w:val="-12"/>
              </w:rPr>
              <w:object w:dxaOrig="300" w:dyaOrig="380" w14:anchorId="2F456184">
                <v:shape id="_x0000_i1508" type="#_x0000_t75" style="width:14pt;height:19.5pt" o:ole="">
                  <v:imagedata r:id="rId1000" o:title=""/>
                </v:shape>
                <o:OLEObject Type="Embed" ProgID="Equation.DSMT4" ShapeID="_x0000_i1508" DrawAspect="Content" ObjectID="_1459242591" r:id="rId1001"/>
              </w:object>
            </w:r>
            <w:r>
              <w:t xml:space="preserve"> along orthogonal directions (</w:t>
            </w:r>
            <w:r w:rsidR="00AF2221" w:rsidRPr="00AF2221">
              <w:rPr>
                <w:position w:val="-10"/>
              </w:rPr>
              <w:object w:dxaOrig="920" w:dyaOrig="320" w14:anchorId="4C3A766C">
                <v:shape id="_x0000_i1509" type="#_x0000_t75" style="width:45.5pt;height:16.5pt" o:ole="">
                  <v:imagedata r:id="rId1002" o:title=""/>
                </v:shape>
                <o:OLEObject Type="Embed" ProgID="Equation.DSMT4" ShapeID="_x0000_i1509" DrawAspect="Content" ObjectID="_1459242592" r:id="rId1003"/>
              </w:object>
            </w:r>
            <w:r>
              <w:t>)</w:t>
            </w:r>
          </w:p>
        </w:tc>
      </w:tr>
      <w:tr w:rsidR="006A0BC1" w14:paraId="6BB8F528" w14:textId="77777777">
        <w:tc>
          <w:tcPr>
            <w:tcW w:w="1638" w:type="dxa"/>
            <w:shd w:val="clear" w:color="auto" w:fill="auto"/>
          </w:tcPr>
          <w:p w14:paraId="4533A250" w14:textId="77777777" w:rsidR="006A0BC1" w:rsidRDefault="006A0BC1" w:rsidP="006A0BC1">
            <w:pPr>
              <w:pStyle w:val="code"/>
            </w:pPr>
            <w:r>
              <w:t>&lt;perm2&gt;</w:t>
            </w:r>
          </w:p>
          <w:p w14:paraId="68E69F24" w14:textId="77777777" w:rsidR="006A0BC1" w:rsidRDefault="006A0BC1" w:rsidP="006A0BC1">
            <w:pPr>
              <w:pStyle w:val="code"/>
            </w:pPr>
          </w:p>
        </w:tc>
        <w:tc>
          <w:tcPr>
            <w:tcW w:w="7938" w:type="dxa"/>
            <w:shd w:val="clear" w:color="auto" w:fill="auto"/>
          </w:tcPr>
          <w:p w14:paraId="72741E3D" w14:textId="33E73A0B" w:rsidR="006A0BC1" w:rsidRDefault="006A0BC1" w:rsidP="00AF2221">
            <w:r>
              <w:t xml:space="preserve">hydraulic permeabilities </w:t>
            </w:r>
            <w:r w:rsidR="00AF2221" w:rsidRPr="00AF2221">
              <w:rPr>
                <w:position w:val="-12"/>
              </w:rPr>
              <w:object w:dxaOrig="340" w:dyaOrig="380" w14:anchorId="0A0EF332">
                <v:shape id="_x0000_i1510" type="#_x0000_t75" style="width:16.5pt;height:19.5pt" o:ole="">
                  <v:imagedata r:id="rId1004" o:title=""/>
                </v:shape>
                <o:OLEObject Type="Embed" ProgID="Equation.DSMT4" ShapeID="_x0000_i1510" DrawAspect="Content" ObjectID="_1459242593" r:id="rId1005"/>
              </w:object>
            </w:r>
            <w:r>
              <w:t xml:space="preserve"> along orthogonal directions (</w:t>
            </w:r>
            <w:r w:rsidR="00AF2221" w:rsidRPr="00AF2221">
              <w:rPr>
                <w:position w:val="-10"/>
              </w:rPr>
              <w:object w:dxaOrig="920" w:dyaOrig="320" w14:anchorId="18724FAB">
                <v:shape id="_x0000_i1511" type="#_x0000_t75" style="width:45.5pt;height:16.5pt" o:ole="">
                  <v:imagedata r:id="rId1006" o:title=""/>
                </v:shape>
                <o:OLEObject Type="Embed" ProgID="Equation.DSMT4" ShapeID="_x0000_i1511" DrawAspect="Content" ObjectID="_1459242594" r:id="rId1007"/>
              </w:object>
            </w:r>
            <w:r>
              <w:t>)</w:t>
            </w:r>
          </w:p>
        </w:tc>
      </w:tr>
      <w:tr w:rsidR="006A0BC1" w14:paraId="42304DE8" w14:textId="77777777">
        <w:tc>
          <w:tcPr>
            <w:tcW w:w="1638" w:type="dxa"/>
            <w:shd w:val="clear" w:color="auto" w:fill="auto"/>
          </w:tcPr>
          <w:p w14:paraId="31A1E80F" w14:textId="77777777" w:rsidR="006A0BC1" w:rsidRDefault="006A0BC1" w:rsidP="006A0BC1">
            <w:pPr>
              <w:pStyle w:val="code"/>
            </w:pPr>
            <w:r>
              <w:t>&lt;M0&gt;</w:t>
            </w:r>
          </w:p>
        </w:tc>
        <w:tc>
          <w:tcPr>
            <w:tcW w:w="7938" w:type="dxa"/>
            <w:shd w:val="clear" w:color="auto" w:fill="auto"/>
          </w:tcPr>
          <w:p w14:paraId="2B5049EA" w14:textId="4F482833" w:rsidR="006A0BC1" w:rsidRDefault="006A0BC1" w:rsidP="00AF2221">
            <w:r>
              <w:t xml:space="preserve">isotropic exponential strain-dependence coefficient </w:t>
            </w:r>
            <w:r w:rsidR="00AF2221" w:rsidRPr="00AF2221">
              <w:rPr>
                <w:position w:val="-12"/>
              </w:rPr>
              <w:object w:dxaOrig="380" w:dyaOrig="360" w14:anchorId="59AFB990">
                <v:shape id="_x0000_i1512" type="#_x0000_t75" style="width:19.5pt;height:18pt" o:ole="">
                  <v:imagedata r:id="rId1008" o:title=""/>
                </v:shape>
                <o:OLEObject Type="Embed" ProgID="Equation.DSMT4" ShapeID="_x0000_i1512" DrawAspect="Content" ObjectID="_1459242595" r:id="rId1009"/>
              </w:object>
            </w:r>
            <w:r>
              <w:t xml:space="preserve"> (</w:t>
            </w:r>
            <w:r w:rsidR="00AF2221" w:rsidRPr="00AF2221">
              <w:rPr>
                <w:position w:val="-12"/>
              </w:rPr>
              <w:object w:dxaOrig="760" w:dyaOrig="360" w14:anchorId="7D9815F0">
                <v:shape id="_x0000_i1513" type="#_x0000_t75" style="width:38pt;height:18pt" o:ole="">
                  <v:imagedata r:id="rId1010" o:title=""/>
                </v:shape>
                <o:OLEObject Type="Embed" ProgID="Equation.DSMT4" ShapeID="_x0000_i1513" DrawAspect="Content" ObjectID="_1459242596" r:id="rId1011"/>
              </w:object>
            </w:r>
            <w:r>
              <w:t>)</w:t>
            </w:r>
          </w:p>
        </w:tc>
      </w:tr>
      <w:tr w:rsidR="006A0BC1" w14:paraId="2BE2D3B4" w14:textId="77777777">
        <w:tc>
          <w:tcPr>
            <w:tcW w:w="1638" w:type="dxa"/>
            <w:shd w:val="clear" w:color="auto" w:fill="auto"/>
          </w:tcPr>
          <w:p w14:paraId="52298416" w14:textId="77777777" w:rsidR="006A0BC1" w:rsidRDefault="006A0BC1" w:rsidP="006A0BC1">
            <w:pPr>
              <w:pStyle w:val="code"/>
            </w:pPr>
            <w:r>
              <w:t>&lt;M&gt;</w:t>
            </w:r>
          </w:p>
          <w:p w14:paraId="1DBD32C9" w14:textId="77777777" w:rsidR="006A0BC1" w:rsidRDefault="006A0BC1" w:rsidP="006A0BC1">
            <w:pPr>
              <w:pStyle w:val="code"/>
            </w:pPr>
          </w:p>
        </w:tc>
        <w:tc>
          <w:tcPr>
            <w:tcW w:w="7938" w:type="dxa"/>
            <w:shd w:val="clear" w:color="auto" w:fill="auto"/>
          </w:tcPr>
          <w:p w14:paraId="7E5206FB" w14:textId="0095D89C" w:rsidR="006A0BC1" w:rsidRPr="00C526D6" w:rsidRDefault="006A0BC1" w:rsidP="00AF2221">
            <w:r>
              <w:t xml:space="preserve">orthotropic exponential strain-dependence coefficient </w:t>
            </w:r>
            <w:r w:rsidR="00AF2221" w:rsidRPr="00AF2221">
              <w:rPr>
                <w:position w:val="-12"/>
              </w:rPr>
              <w:object w:dxaOrig="380" w:dyaOrig="360" w14:anchorId="69655990">
                <v:shape id="_x0000_i1514" type="#_x0000_t75" style="width:19.5pt;height:18pt" o:ole="">
                  <v:imagedata r:id="rId1012" o:title=""/>
                </v:shape>
                <o:OLEObject Type="Embed" ProgID="Equation.DSMT4" ShapeID="_x0000_i1514" DrawAspect="Content" ObjectID="_1459242597" r:id="rId1013"/>
              </w:object>
            </w:r>
            <w:r>
              <w:t xml:space="preserve"> (</w:t>
            </w:r>
            <w:r w:rsidR="00AF2221" w:rsidRPr="00AF2221">
              <w:rPr>
                <w:position w:val="-10"/>
              </w:rPr>
              <w:object w:dxaOrig="920" w:dyaOrig="320" w14:anchorId="119646C0">
                <v:shape id="_x0000_i1515" type="#_x0000_t75" style="width:45.5pt;height:16.5pt" o:ole="">
                  <v:imagedata r:id="rId1014" o:title=""/>
                </v:shape>
                <o:OLEObject Type="Embed" ProgID="Equation.DSMT4" ShapeID="_x0000_i1515" DrawAspect="Content" ObjectID="_1459242598" r:id="rId1015"/>
              </w:object>
            </w:r>
            <w:r>
              <w:t xml:space="preserve">, </w:t>
            </w:r>
            <w:r w:rsidR="00AF2221" w:rsidRPr="00AF2221">
              <w:rPr>
                <w:position w:val="-12"/>
              </w:rPr>
              <w:object w:dxaOrig="760" w:dyaOrig="360" w14:anchorId="07D5B58F">
                <v:shape id="_x0000_i1516" type="#_x0000_t75" style="width:38pt;height:18pt" o:ole="">
                  <v:imagedata r:id="rId1016" o:title=""/>
                </v:shape>
                <o:OLEObject Type="Embed" ProgID="Equation.DSMT4" ShapeID="_x0000_i1516" DrawAspect="Content" ObjectID="_1459242599" r:id="rId1017"/>
              </w:object>
            </w:r>
            <w:r>
              <w:t>)</w:t>
            </w:r>
          </w:p>
        </w:tc>
      </w:tr>
      <w:tr w:rsidR="006A0BC1" w14:paraId="71BD26D2" w14:textId="77777777">
        <w:tc>
          <w:tcPr>
            <w:tcW w:w="1638" w:type="dxa"/>
            <w:shd w:val="clear" w:color="auto" w:fill="auto"/>
          </w:tcPr>
          <w:p w14:paraId="37E0786F" w14:textId="77777777" w:rsidR="006A0BC1" w:rsidRDefault="006A0BC1" w:rsidP="006A0BC1">
            <w:pPr>
              <w:pStyle w:val="code"/>
            </w:pPr>
            <w:r>
              <w:t>&lt;alpha0&gt;</w:t>
            </w:r>
          </w:p>
        </w:tc>
        <w:tc>
          <w:tcPr>
            <w:tcW w:w="7938" w:type="dxa"/>
            <w:shd w:val="clear" w:color="auto" w:fill="auto"/>
          </w:tcPr>
          <w:p w14:paraId="3978FE36" w14:textId="7ECB3801" w:rsidR="006A0BC1" w:rsidRDefault="006A0BC1" w:rsidP="00AF2221">
            <w:r>
              <w:t xml:space="preserve">isotropic power-law exponent </w:t>
            </w:r>
            <w:r w:rsidR="00AF2221" w:rsidRPr="00AF2221">
              <w:rPr>
                <w:position w:val="-12"/>
              </w:rPr>
              <w:object w:dxaOrig="300" w:dyaOrig="360" w14:anchorId="4ED9D6CD">
                <v:shape id="_x0000_i1517" type="#_x0000_t75" style="width:14pt;height:18pt" o:ole="">
                  <v:imagedata r:id="rId1018" o:title=""/>
                </v:shape>
                <o:OLEObject Type="Embed" ProgID="Equation.DSMT4" ShapeID="_x0000_i1517" DrawAspect="Content" ObjectID="_1459242600" r:id="rId1019"/>
              </w:object>
            </w:r>
            <w:r>
              <w:t xml:space="preserve"> (</w:t>
            </w:r>
            <w:r w:rsidR="00AF2221" w:rsidRPr="00AF2221">
              <w:rPr>
                <w:position w:val="-12"/>
              </w:rPr>
              <w:object w:dxaOrig="660" w:dyaOrig="360" w14:anchorId="6894CD20">
                <v:shape id="_x0000_i1518" type="#_x0000_t75" style="width:32.5pt;height:18pt" o:ole="">
                  <v:imagedata r:id="rId1020" o:title=""/>
                </v:shape>
                <o:OLEObject Type="Embed" ProgID="Equation.DSMT4" ShapeID="_x0000_i1518" DrawAspect="Content" ObjectID="_1459242601" r:id="rId1021"/>
              </w:object>
            </w:r>
            <w:r>
              <w:t>)</w:t>
            </w:r>
          </w:p>
        </w:tc>
      </w:tr>
      <w:tr w:rsidR="006A0BC1" w14:paraId="37742BE0" w14:textId="77777777">
        <w:tc>
          <w:tcPr>
            <w:tcW w:w="1638" w:type="dxa"/>
            <w:shd w:val="clear" w:color="auto" w:fill="auto"/>
          </w:tcPr>
          <w:p w14:paraId="008731E4" w14:textId="77777777" w:rsidR="006A0BC1" w:rsidRDefault="006A0BC1" w:rsidP="006A0BC1">
            <w:pPr>
              <w:pStyle w:val="code"/>
            </w:pPr>
            <w:r>
              <w:t>&lt;alpha&gt;</w:t>
            </w:r>
          </w:p>
        </w:tc>
        <w:tc>
          <w:tcPr>
            <w:tcW w:w="7938" w:type="dxa"/>
            <w:shd w:val="clear" w:color="auto" w:fill="auto"/>
          </w:tcPr>
          <w:p w14:paraId="5D91A502" w14:textId="790B6198" w:rsidR="006A0BC1" w:rsidRDefault="006A0BC1" w:rsidP="00AF2221">
            <w:r>
              <w:t xml:space="preserve">power-law exponent </w:t>
            </w:r>
            <w:r w:rsidR="00AF2221" w:rsidRPr="00AF2221">
              <w:rPr>
                <w:position w:val="-12"/>
              </w:rPr>
              <w:object w:dxaOrig="300" w:dyaOrig="360" w14:anchorId="36E9B80B">
                <v:shape id="_x0000_i1519" type="#_x0000_t75" style="width:14pt;height:18pt" o:ole="">
                  <v:imagedata r:id="rId1022" o:title=""/>
                </v:shape>
                <o:OLEObject Type="Embed" ProgID="Equation.DSMT4" ShapeID="_x0000_i1519" DrawAspect="Content" ObjectID="_1459242602" r:id="rId1023"/>
              </w:object>
            </w:r>
            <w:r>
              <w:t xml:space="preserve"> (</w:t>
            </w:r>
            <w:r w:rsidR="00AF2221" w:rsidRPr="00AF2221">
              <w:rPr>
                <w:position w:val="-10"/>
              </w:rPr>
              <w:object w:dxaOrig="920" w:dyaOrig="320" w14:anchorId="0F539FCB">
                <v:shape id="_x0000_i1520" type="#_x0000_t75" style="width:45.5pt;height:16.5pt" o:ole="">
                  <v:imagedata r:id="rId1024" o:title=""/>
                </v:shape>
                <o:OLEObject Type="Embed" ProgID="Equation.DSMT4" ShapeID="_x0000_i1520" DrawAspect="Content" ObjectID="_1459242603" r:id="rId1025"/>
              </w:object>
            </w:r>
            <w:r>
              <w:t xml:space="preserve">, </w:t>
            </w:r>
            <w:r w:rsidR="00AF2221" w:rsidRPr="00AF2221">
              <w:rPr>
                <w:position w:val="-12"/>
              </w:rPr>
              <w:object w:dxaOrig="680" w:dyaOrig="360" w14:anchorId="3C3DBFA7">
                <v:shape id="_x0000_i1521" type="#_x0000_t75" style="width:34pt;height:18pt" o:ole="">
                  <v:imagedata r:id="rId1026" o:title=""/>
                </v:shape>
                <o:OLEObject Type="Embed" ProgID="Equation.DSMT4" ShapeID="_x0000_i1521" DrawAspect="Content" ObjectID="_1459242604" r:id="rId1027"/>
              </w:object>
            </w:r>
            <w:r>
              <w:t>)</w:t>
            </w:r>
          </w:p>
        </w:tc>
      </w:tr>
    </w:tbl>
    <w:p w14:paraId="7EC3EFC3" w14:textId="77777777" w:rsidR="006A0BC1" w:rsidRDefault="006A0BC1" w:rsidP="006A0BC1"/>
    <w:p w14:paraId="3DD1FF4E" w14:textId="77777777" w:rsidR="006A0BC1" w:rsidRDefault="006A0BC1" w:rsidP="006A0BC1">
      <w:r>
        <w:t>This material uses a strain-dependent permeability tensor that accommodates strain-induced anisotropy:</w:t>
      </w:r>
    </w:p>
    <w:p w14:paraId="3C3C29BB" w14:textId="4260358E" w:rsidR="006A0BC1" w:rsidRDefault="006A0BC1" w:rsidP="006A0BC1">
      <w:pPr>
        <w:pStyle w:val="MTDisplayEquation"/>
      </w:pPr>
      <w:r>
        <w:tab/>
      </w:r>
      <w:r w:rsidR="00AF2221" w:rsidRPr="00AF2221">
        <w:rPr>
          <w:position w:val="-28"/>
        </w:rPr>
        <w:object w:dxaOrig="3760" w:dyaOrig="680" w14:anchorId="022F9D6D">
          <v:shape id="_x0000_i1522" type="#_x0000_t75" style="width:188.5pt;height:34pt" o:ole="">
            <v:imagedata r:id="rId1028" o:title=""/>
          </v:shape>
          <o:OLEObject Type="Embed" ProgID="Equation.DSMT4" ShapeID="_x0000_i1522" DrawAspect="Content" ObjectID="_1459242605" r:id="rId1029"/>
        </w:object>
      </w:r>
      <w:r>
        <w:t>,</w:t>
      </w:r>
    </w:p>
    <w:p w14:paraId="6B19AEF7" w14:textId="77777777" w:rsidR="006A0BC1" w:rsidRDefault="006A0BC1" w:rsidP="006A0BC1">
      <w:r>
        <w:t>where,</w:t>
      </w:r>
    </w:p>
    <w:p w14:paraId="535A373C" w14:textId="701DF391" w:rsidR="006A0BC1" w:rsidRDefault="006A0BC1" w:rsidP="006A0BC1">
      <w:pPr>
        <w:pStyle w:val="MTDisplayEquation"/>
      </w:pPr>
      <w:r>
        <w:tab/>
      </w:r>
      <w:r w:rsidR="00AF2221" w:rsidRPr="00AF2221">
        <w:rPr>
          <w:position w:val="-114"/>
        </w:rPr>
        <w:object w:dxaOrig="4099" w:dyaOrig="2439" w14:anchorId="273878A0">
          <v:shape id="_x0000_i1523" type="#_x0000_t75" style="width:205.5pt;height:122pt" o:ole="">
            <v:imagedata r:id="rId1030" o:title=""/>
          </v:shape>
          <o:OLEObject Type="Embed" ProgID="Equation.DSMT4" ShapeID="_x0000_i1523" DrawAspect="Content" ObjectID="_1459242606" r:id="rId1031"/>
        </w:object>
      </w:r>
      <w:r>
        <w:t>,</w:t>
      </w:r>
    </w:p>
    <w:p w14:paraId="4705DC3A" w14:textId="2C462DAD" w:rsidR="006A0BC1" w:rsidRDefault="00AF2221" w:rsidP="006A0BC1">
      <w:r w:rsidRPr="00AF2221">
        <w:rPr>
          <w:position w:val="-6"/>
        </w:rPr>
        <w:object w:dxaOrig="220" w:dyaOrig="279" w14:anchorId="6BCFED38">
          <v:shape id="_x0000_i1524" type="#_x0000_t75" style="width:10.5pt;height:14pt" o:ole="">
            <v:imagedata r:id="rId1032" o:title=""/>
          </v:shape>
          <o:OLEObject Type="Embed" ProgID="Equation.DSMT4" ShapeID="_x0000_i1524" DrawAspect="Content" ObjectID="_1459242607" r:id="rId1033"/>
        </w:object>
      </w:r>
      <w:r w:rsidR="006A0BC1" w:rsidRPr="00A16AEB">
        <w:t xml:space="preserve"> </w:t>
      </w:r>
      <w:r w:rsidR="006A0BC1">
        <w:t xml:space="preserve">is the </w:t>
      </w:r>
      <w:r w:rsidR="008B53FE">
        <w:t xml:space="preserve">Jacobian </w:t>
      </w:r>
      <w:r w:rsidR="006A0BC1">
        <w:t xml:space="preserve">of the deformation, i.e. </w:t>
      </w:r>
      <w:r w:rsidRPr="00AF2221">
        <w:rPr>
          <w:position w:val="-6"/>
        </w:rPr>
        <w:object w:dxaOrig="940" w:dyaOrig="279" w14:anchorId="08108FA4">
          <v:shape id="_x0000_i1525" type="#_x0000_t75" style="width:48pt;height:14pt" o:ole="">
            <v:imagedata r:id="rId1034" o:title=""/>
          </v:shape>
          <o:OLEObject Type="Embed" ProgID="Equation.DSMT4" ShapeID="_x0000_i1525" DrawAspect="Content" ObjectID="_1459242608" r:id="rId1035"/>
        </w:object>
      </w:r>
      <w:r w:rsidR="006A0BC1">
        <w:t xml:space="preserve"> where</w:t>
      </w:r>
      <w:r w:rsidR="006A0BC1">
        <w:rPr>
          <w:b/>
        </w:rPr>
        <w:t xml:space="preserve"> </w:t>
      </w:r>
      <w:r w:rsidRPr="00AF2221">
        <w:rPr>
          <w:b/>
          <w:position w:val="-4"/>
        </w:rPr>
        <w:object w:dxaOrig="220" w:dyaOrig="260" w14:anchorId="3BB4D8F3">
          <v:shape id="_x0000_i1526" type="#_x0000_t75" style="width:10.5pt;height:13.5pt" o:ole="">
            <v:imagedata r:id="rId1036" o:title=""/>
          </v:shape>
          <o:OLEObject Type="Embed" ProgID="Equation.DSMT4" ShapeID="_x0000_i1526" DrawAspect="Content" ObjectID="_1459242609" r:id="rId1037"/>
        </w:object>
      </w:r>
      <w:r w:rsidR="006A0BC1" w:rsidRPr="00A16AEB">
        <w:t xml:space="preserve"> </w:t>
      </w:r>
      <w:r w:rsidR="006A0BC1">
        <w:t xml:space="preserve">is the deformation gradient.  </w:t>
      </w:r>
      <w:r w:rsidRPr="00AF2221">
        <w:rPr>
          <w:position w:val="-12"/>
        </w:rPr>
        <w:object w:dxaOrig="360" w:dyaOrig="360" w14:anchorId="5F98BDF4">
          <v:shape id="_x0000_i1527" type="#_x0000_t75" style="width:18pt;height:18pt" o:ole="">
            <v:imagedata r:id="rId1038" o:title=""/>
          </v:shape>
          <o:OLEObject Type="Embed" ProgID="Equation.DSMT4" ShapeID="_x0000_i1527" DrawAspect="Content" ObjectID="_1459242610" r:id="rId1039"/>
        </w:object>
      </w:r>
      <w:r w:rsidR="006A0BC1">
        <w:t xml:space="preserve"> are second order tensors representing the spatial structural tensors describing the orthogonal planes of symmetry, given by</w:t>
      </w:r>
    </w:p>
    <w:p w14:paraId="46DE7855" w14:textId="6C66D4ED" w:rsidR="006A0BC1" w:rsidRDefault="006A0BC1" w:rsidP="006A0BC1">
      <w:pPr>
        <w:pStyle w:val="MTDisplayEquation"/>
      </w:pPr>
      <w:r>
        <w:tab/>
      </w:r>
      <w:r w:rsidR="00AF2221" w:rsidRPr="00AF2221">
        <w:rPr>
          <w:position w:val="-14"/>
        </w:rPr>
        <w:object w:dxaOrig="3260" w:dyaOrig="400" w14:anchorId="0F6E5348">
          <v:shape id="_x0000_i1528" type="#_x0000_t75" style="width:163.5pt;height:19.5pt" o:ole="">
            <v:imagedata r:id="rId1040" o:title=""/>
          </v:shape>
          <o:OLEObject Type="Embed" ProgID="Equation.DSMT4" ShapeID="_x0000_i1528" DrawAspect="Content" ObjectID="_1459242611" r:id="rId1041"/>
        </w:object>
      </w:r>
      <w:r>
        <w:t>,</w:t>
      </w:r>
    </w:p>
    <w:p w14:paraId="5FBB37DC" w14:textId="49ED206E" w:rsidR="006A0BC1" w:rsidRDefault="006A0BC1" w:rsidP="006A0BC1">
      <w:r>
        <w:t xml:space="preserve">where </w:t>
      </w:r>
      <w:r w:rsidR="00AF2221" w:rsidRPr="00AF2221">
        <w:rPr>
          <w:position w:val="-12"/>
        </w:rPr>
        <w:object w:dxaOrig="320" w:dyaOrig="360" w14:anchorId="26D05393">
          <v:shape id="_x0000_i1529" type="#_x0000_t75" style="width:16.5pt;height:18pt" o:ole="">
            <v:imagedata r:id="rId1042" o:title=""/>
          </v:shape>
          <o:OLEObject Type="Embed" ProgID="Equation.DSMT4" ShapeID="_x0000_i1529" DrawAspect="Content" ObjectID="_1459242612" r:id="rId1043"/>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Note that the permeability in the reference state (</w:t>
      </w:r>
      <w:r w:rsidR="00AF2221" w:rsidRPr="00AF2221">
        <w:rPr>
          <w:position w:val="-4"/>
        </w:rPr>
        <w:object w:dxaOrig="560" w:dyaOrig="260" w14:anchorId="35CC7A7E">
          <v:shape id="_x0000_i1530" type="#_x0000_t75" style="width:28pt;height:13.5pt" o:ole="">
            <v:imagedata r:id="rId1044" o:title=""/>
          </v:shape>
          <o:OLEObject Type="Embed" ProgID="Equation.DSMT4" ShapeID="_x0000_i1530" DrawAspect="Content" ObjectID="_1459242613" r:id="rId1045"/>
        </w:object>
      </w:r>
      <w:r>
        <w:t xml:space="preserve">) is given by </w:t>
      </w:r>
      <w:r w:rsidR="00AF2221" w:rsidRPr="00AF2221">
        <w:rPr>
          <w:position w:val="-28"/>
        </w:rPr>
        <w:object w:dxaOrig="3060" w:dyaOrig="680" w14:anchorId="3B826295">
          <v:shape id="_x0000_i1531" type="#_x0000_t75" style="width:152.5pt;height:34pt" o:ole="">
            <v:imagedata r:id="rId1046" o:title=""/>
          </v:shape>
          <o:OLEObject Type="Embed" ProgID="Equation.DSMT4" ShapeID="_x0000_i1531" DrawAspect="Content" ObjectID="_1459242614" r:id="rId1047"/>
        </w:object>
      </w:r>
      <w:r>
        <w:t>.</w:t>
      </w:r>
    </w:p>
    <w:p w14:paraId="2C5ACABD" w14:textId="77777777" w:rsidR="006A0BC1" w:rsidRDefault="006A0BC1" w:rsidP="006A0BC1"/>
    <w:p w14:paraId="32208A01" w14:textId="77777777" w:rsidR="006A0BC1" w:rsidRPr="00B27FE9" w:rsidRDefault="006A0BC1" w:rsidP="00026B51">
      <w:pPr>
        <w:pStyle w:val="Example"/>
      </w:pPr>
      <w:r w:rsidRPr="00B27FE9">
        <w:t>Example:</w:t>
      </w:r>
    </w:p>
    <w:p w14:paraId="255B1DEF" w14:textId="1AD237B0" w:rsidR="006A0BC1" w:rsidRDefault="006A0BC1" w:rsidP="006A0BC1">
      <w:pPr>
        <w:pStyle w:val="code"/>
      </w:pPr>
      <w:r>
        <w:t>&lt;permeability name=</w:t>
      </w:r>
      <w:r w:rsidR="007F5C53">
        <w:t>"</w:t>
      </w:r>
      <w:r>
        <w:t>Permeability</w:t>
      </w:r>
      <w:r w:rsidR="007F5C53">
        <w:t>"</w:t>
      </w:r>
      <w:r>
        <w:t xml:space="preserve"> type=</w:t>
      </w:r>
      <w:r w:rsidR="007F5C53">
        <w:t>"</w:t>
      </w:r>
      <w:r>
        <w:t>perm-ref-ortho</w:t>
      </w:r>
      <w:r w:rsidR="007F5C53">
        <w:t>"</w:t>
      </w:r>
      <w:r>
        <w:t>&gt;</w:t>
      </w:r>
    </w:p>
    <w:p w14:paraId="33981DEF" w14:textId="77777777" w:rsidR="006A0BC1" w:rsidRDefault="006A0BC1" w:rsidP="006A0BC1">
      <w:pPr>
        <w:pStyle w:val="code"/>
      </w:pPr>
      <w:r>
        <w:tab/>
        <w:t>&lt;perm0&gt;0.001&lt;/perm0&gt;</w:t>
      </w:r>
    </w:p>
    <w:p w14:paraId="6DC137EF" w14:textId="77777777" w:rsidR="006A0BC1" w:rsidRDefault="006A0BC1" w:rsidP="006A0BC1">
      <w:pPr>
        <w:pStyle w:val="code"/>
      </w:pPr>
      <w:r>
        <w:tab/>
        <w:t>&lt;perm1&gt;0.01, 0.02, 0.03&lt;/perm1&gt;</w:t>
      </w:r>
    </w:p>
    <w:p w14:paraId="288BAB0F" w14:textId="77777777" w:rsidR="006A0BC1" w:rsidRDefault="006A0BC1" w:rsidP="006A0BC1">
      <w:pPr>
        <w:pStyle w:val="code"/>
      </w:pPr>
      <w:r>
        <w:tab/>
        <w:t>&lt;perm2&gt;0.001, 0.002, 0.003&lt;/perm2&gt;</w:t>
      </w:r>
    </w:p>
    <w:p w14:paraId="112E3332" w14:textId="77777777" w:rsidR="006A0BC1" w:rsidRDefault="006A0BC1" w:rsidP="006A0BC1">
      <w:pPr>
        <w:pStyle w:val="code"/>
      </w:pPr>
      <w:r>
        <w:lastRenderedPageBreak/>
        <w:tab/>
        <w:t>&lt;M0&gt;0.5&lt;/M0&gt;</w:t>
      </w:r>
    </w:p>
    <w:p w14:paraId="346EC95A" w14:textId="77777777" w:rsidR="006A0BC1" w:rsidRDefault="006A0BC1" w:rsidP="006A0BC1">
      <w:pPr>
        <w:pStyle w:val="code"/>
      </w:pPr>
      <w:r>
        <w:tab/>
        <w:t>&lt;M&gt;1.5, 2.0, 2.5&lt;/M&gt;</w:t>
      </w:r>
    </w:p>
    <w:p w14:paraId="192F406A" w14:textId="77777777" w:rsidR="006A0BC1" w:rsidRDefault="006A0BC1" w:rsidP="006A0BC1">
      <w:pPr>
        <w:pStyle w:val="code"/>
      </w:pPr>
      <w:r>
        <w:tab/>
        <w:t>&lt;alpha0&gt;1.5&lt;/alpha0&gt;</w:t>
      </w:r>
    </w:p>
    <w:p w14:paraId="44C6D742" w14:textId="77777777" w:rsidR="006A0BC1" w:rsidRDefault="006A0BC1" w:rsidP="006A0BC1">
      <w:pPr>
        <w:pStyle w:val="code"/>
      </w:pPr>
      <w:r>
        <w:tab/>
        <w:t>&lt;alpha&gt;2, 2.5, 3&lt;/alpha&gt;</w:t>
      </w:r>
    </w:p>
    <w:p w14:paraId="1B3CD406" w14:textId="77777777" w:rsidR="006A0BC1" w:rsidRPr="003B04D8" w:rsidRDefault="006A0BC1" w:rsidP="006A0BC1">
      <w:pPr>
        <w:pStyle w:val="code"/>
        <w:rPr>
          <w:rFonts w:ascii="Times New Roman" w:hAnsi="Times New Roman"/>
          <w:i/>
        </w:rPr>
      </w:pPr>
      <w:r>
        <w:t>&lt;/material&gt;</w:t>
      </w:r>
    </w:p>
    <w:p w14:paraId="079EA3E1" w14:textId="77777777" w:rsidR="006A0BC1" w:rsidRPr="0097532C" w:rsidRDefault="006A0BC1" w:rsidP="006A0BC1">
      <w:r>
        <w:br w:type="page"/>
      </w:r>
    </w:p>
    <w:p w14:paraId="6C019CF7" w14:textId="77777777" w:rsidR="006A0BC1" w:rsidRDefault="006A0BC1" w:rsidP="006A0BC1">
      <w:pPr>
        <w:pStyle w:val="Heading4"/>
      </w:pPr>
      <w:bookmarkStart w:id="1437" w:name="_Toc385498523"/>
      <w:r>
        <w:lastRenderedPageBreak/>
        <w:t>Referentially Transversely Isotropic Permeability</w:t>
      </w:r>
      <w:bookmarkEnd w:id="1437"/>
    </w:p>
    <w:p w14:paraId="14EFB2B5" w14:textId="77777777" w:rsidR="006A0BC1" w:rsidRDefault="006A0BC1" w:rsidP="006A0BC1">
      <w:r>
        <w:t xml:space="preserve">The material type for a biphasic material with strain-dependent permeability which is transversely isotropic in the reference configuration is </w:t>
      </w:r>
      <w:r>
        <w:rPr>
          <w:i/>
        </w:rPr>
        <w:t>“perm-ref-trans-iso”</w:t>
      </w:r>
      <w:r>
        <w:t>. The following material parameters need to be defined:</w:t>
      </w:r>
    </w:p>
    <w:p w14:paraId="4AA790B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7A6B3A78" w14:textId="77777777">
        <w:tc>
          <w:tcPr>
            <w:tcW w:w="1728" w:type="dxa"/>
            <w:shd w:val="clear" w:color="auto" w:fill="auto"/>
          </w:tcPr>
          <w:p w14:paraId="1967707C" w14:textId="77777777" w:rsidR="006A0BC1" w:rsidRDefault="006A0BC1" w:rsidP="006A0BC1">
            <w:pPr>
              <w:pStyle w:val="code"/>
            </w:pPr>
            <w:r>
              <w:t>&lt;perm0&gt;</w:t>
            </w:r>
          </w:p>
        </w:tc>
        <w:tc>
          <w:tcPr>
            <w:tcW w:w="7848" w:type="dxa"/>
            <w:shd w:val="clear" w:color="auto" w:fill="auto"/>
          </w:tcPr>
          <w:p w14:paraId="3052FAC6" w14:textId="4B27CD3C" w:rsidR="006A0BC1" w:rsidRDefault="006A0BC1" w:rsidP="00AF2221">
            <w:r>
              <w:t xml:space="preserve">isotropic hydraulic permeability </w:t>
            </w:r>
            <w:r w:rsidR="00AF2221" w:rsidRPr="00AF2221">
              <w:rPr>
                <w:position w:val="-12"/>
              </w:rPr>
              <w:object w:dxaOrig="340" w:dyaOrig="360" w14:anchorId="3EA56593">
                <v:shape id="_x0000_i1532" type="#_x0000_t75" style="width:16.5pt;height:18pt" o:ole="">
                  <v:imagedata r:id="rId1048" o:title=""/>
                </v:shape>
                <o:OLEObject Type="Embed" ProgID="Equation.DSMT4" ShapeID="_x0000_i1532" DrawAspect="Content" ObjectID="_1459242615" r:id="rId1049"/>
              </w:object>
            </w:r>
          </w:p>
        </w:tc>
      </w:tr>
      <w:tr w:rsidR="006A0BC1" w14:paraId="20AB3B1D" w14:textId="77777777">
        <w:tc>
          <w:tcPr>
            <w:tcW w:w="1728" w:type="dxa"/>
            <w:shd w:val="clear" w:color="auto" w:fill="auto"/>
          </w:tcPr>
          <w:p w14:paraId="7EAF04CD" w14:textId="77777777" w:rsidR="006A0BC1" w:rsidRDefault="006A0BC1" w:rsidP="006A0BC1">
            <w:pPr>
              <w:pStyle w:val="code"/>
            </w:pPr>
            <w:r>
              <w:t>&lt;perm1A&gt;</w:t>
            </w:r>
          </w:p>
        </w:tc>
        <w:tc>
          <w:tcPr>
            <w:tcW w:w="7848" w:type="dxa"/>
            <w:shd w:val="clear" w:color="auto" w:fill="auto"/>
          </w:tcPr>
          <w:p w14:paraId="1B582C61" w14:textId="6D422F7A" w:rsidR="006A0BC1" w:rsidRPr="00006A43" w:rsidRDefault="006A0BC1" w:rsidP="00AF2221">
            <w:r>
              <w:t xml:space="preserve">axial hydraulic permeability </w:t>
            </w:r>
            <w:r w:rsidR="00AF2221" w:rsidRPr="00AF2221">
              <w:rPr>
                <w:position w:val="-12"/>
              </w:rPr>
              <w:object w:dxaOrig="300" w:dyaOrig="380" w14:anchorId="6EA2A7F6">
                <v:shape id="_x0000_i1533" type="#_x0000_t75" style="width:14pt;height:19.5pt" o:ole="">
                  <v:imagedata r:id="rId1050" o:title=""/>
                </v:shape>
                <o:OLEObject Type="Embed" ProgID="Equation.DSMT4" ShapeID="_x0000_i1533" DrawAspect="Content" ObjectID="_1459242616" r:id="rId1051"/>
              </w:object>
            </w:r>
          </w:p>
        </w:tc>
      </w:tr>
      <w:tr w:rsidR="006A0BC1" w14:paraId="7A3355A9" w14:textId="77777777">
        <w:tc>
          <w:tcPr>
            <w:tcW w:w="1728" w:type="dxa"/>
            <w:shd w:val="clear" w:color="auto" w:fill="auto"/>
          </w:tcPr>
          <w:p w14:paraId="64079203" w14:textId="77777777" w:rsidR="006A0BC1" w:rsidRDefault="006A0BC1" w:rsidP="006A0BC1">
            <w:pPr>
              <w:pStyle w:val="code"/>
            </w:pPr>
            <w:r>
              <w:t>&lt;perm2A&gt;</w:t>
            </w:r>
          </w:p>
        </w:tc>
        <w:tc>
          <w:tcPr>
            <w:tcW w:w="7848" w:type="dxa"/>
            <w:shd w:val="clear" w:color="auto" w:fill="auto"/>
          </w:tcPr>
          <w:p w14:paraId="11796C10" w14:textId="2AFA8834" w:rsidR="006A0BC1" w:rsidRDefault="006A0BC1" w:rsidP="00AF2221">
            <w:r>
              <w:t xml:space="preserve">axial hydraulic permeability </w:t>
            </w:r>
            <w:r w:rsidR="00AF2221" w:rsidRPr="00AF2221">
              <w:rPr>
                <w:position w:val="-12"/>
              </w:rPr>
              <w:object w:dxaOrig="340" w:dyaOrig="380" w14:anchorId="1ABBA74C">
                <v:shape id="_x0000_i1534" type="#_x0000_t75" style="width:16.5pt;height:19.5pt" o:ole="">
                  <v:imagedata r:id="rId1052" o:title=""/>
                </v:shape>
                <o:OLEObject Type="Embed" ProgID="Equation.DSMT4" ShapeID="_x0000_i1534" DrawAspect="Content" ObjectID="_1459242617" r:id="rId1053"/>
              </w:object>
            </w:r>
          </w:p>
        </w:tc>
      </w:tr>
      <w:tr w:rsidR="006A0BC1" w14:paraId="284E26EF" w14:textId="77777777">
        <w:tc>
          <w:tcPr>
            <w:tcW w:w="1728" w:type="dxa"/>
            <w:shd w:val="clear" w:color="auto" w:fill="auto"/>
          </w:tcPr>
          <w:p w14:paraId="1E6A28E9" w14:textId="77777777" w:rsidR="006A0BC1" w:rsidRDefault="006A0BC1" w:rsidP="006A0BC1">
            <w:pPr>
              <w:pStyle w:val="code"/>
            </w:pPr>
            <w:r>
              <w:t>&lt;perm1T&gt;</w:t>
            </w:r>
          </w:p>
        </w:tc>
        <w:tc>
          <w:tcPr>
            <w:tcW w:w="7848" w:type="dxa"/>
            <w:shd w:val="clear" w:color="auto" w:fill="auto"/>
          </w:tcPr>
          <w:p w14:paraId="69B03780" w14:textId="35FC3A68" w:rsidR="006A0BC1" w:rsidRDefault="006A0BC1" w:rsidP="00AF2221">
            <w:r>
              <w:t xml:space="preserve">transverse hydraulic permeability </w:t>
            </w:r>
            <w:r w:rsidR="00AF2221" w:rsidRPr="00AF2221">
              <w:rPr>
                <w:position w:val="-12"/>
              </w:rPr>
              <w:object w:dxaOrig="300" w:dyaOrig="380" w14:anchorId="6C50E9A6">
                <v:shape id="_x0000_i1535" type="#_x0000_t75" style="width:14pt;height:19.5pt" o:ole="">
                  <v:imagedata r:id="rId1054" o:title=""/>
                </v:shape>
                <o:OLEObject Type="Embed" ProgID="Equation.DSMT4" ShapeID="_x0000_i1535" DrawAspect="Content" ObjectID="_1459242618" r:id="rId1055"/>
              </w:object>
            </w:r>
          </w:p>
        </w:tc>
      </w:tr>
      <w:tr w:rsidR="006A0BC1" w14:paraId="059D149E" w14:textId="77777777">
        <w:tc>
          <w:tcPr>
            <w:tcW w:w="1728" w:type="dxa"/>
            <w:shd w:val="clear" w:color="auto" w:fill="auto"/>
          </w:tcPr>
          <w:p w14:paraId="593854D9" w14:textId="77777777" w:rsidR="006A0BC1" w:rsidRDefault="006A0BC1" w:rsidP="006A0BC1">
            <w:pPr>
              <w:pStyle w:val="code"/>
            </w:pPr>
            <w:r>
              <w:t>&lt;perm2T&gt;</w:t>
            </w:r>
          </w:p>
        </w:tc>
        <w:tc>
          <w:tcPr>
            <w:tcW w:w="7848" w:type="dxa"/>
            <w:shd w:val="clear" w:color="auto" w:fill="auto"/>
          </w:tcPr>
          <w:p w14:paraId="611BE13F" w14:textId="19ADA3A8" w:rsidR="006A0BC1" w:rsidRDefault="006A0BC1" w:rsidP="00AF2221">
            <w:r>
              <w:t xml:space="preserve">transverse hydraulic permeability </w:t>
            </w:r>
            <w:r w:rsidR="00AF2221" w:rsidRPr="00AF2221">
              <w:rPr>
                <w:position w:val="-12"/>
              </w:rPr>
              <w:object w:dxaOrig="340" w:dyaOrig="380" w14:anchorId="15DF3E01">
                <v:shape id="_x0000_i1536" type="#_x0000_t75" style="width:16.5pt;height:19.5pt" o:ole="">
                  <v:imagedata r:id="rId1056" o:title=""/>
                </v:shape>
                <o:OLEObject Type="Embed" ProgID="Equation.DSMT4" ShapeID="_x0000_i1536" DrawAspect="Content" ObjectID="_1459242619" r:id="rId1057"/>
              </w:object>
            </w:r>
          </w:p>
        </w:tc>
      </w:tr>
      <w:tr w:rsidR="006A0BC1" w14:paraId="6DDB952E" w14:textId="77777777">
        <w:tc>
          <w:tcPr>
            <w:tcW w:w="1728" w:type="dxa"/>
            <w:shd w:val="clear" w:color="auto" w:fill="auto"/>
          </w:tcPr>
          <w:p w14:paraId="762CA5FF" w14:textId="77777777" w:rsidR="006A0BC1" w:rsidRDefault="006A0BC1" w:rsidP="006A0BC1">
            <w:pPr>
              <w:pStyle w:val="code"/>
            </w:pPr>
            <w:r>
              <w:t>&lt;M0&gt;</w:t>
            </w:r>
          </w:p>
        </w:tc>
        <w:tc>
          <w:tcPr>
            <w:tcW w:w="7848" w:type="dxa"/>
            <w:shd w:val="clear" w:color="auto" w:fill="auto"/>
          </w:tcPr>
          <w:p w14:paraId="29E9151C" w14:textId="7FA1DB9C" w:rsidR="006A0BC1" w:rsidRDefault="006A0BC1" w:rsidP="00AF2221">
            <w:r>
              <w:t xml:space="preserve">isotropic exponential strain-dependence coefficient </w:t>
            </w:r>
            <w:r w:rsidR="00AF2221" w:rsidRPr="00AF2221">
              <w:rPr>
                <w:position w:val="-12"/>
              </w:rPr>
              <w:object w:dxaOrig="380" w:dyaOrig="360" w14:anchorId="689C7E18">
                <v:shape id="_x0000_i1537" type="#_x0000_t75" style="width:19.5pt;height:18pt" o:ole="">
                  <v:imagedata r:id="rId1058" o:title=""/>
                </v:shape>
                <o:OLEObject Type="Embed" ProgID="Equation.DSMT4" ShapeID="_x0000_i1537" DrawAspect="Content" ObjectID="_1459242620" r:id="rId1059"/>
              </w:object>
            </w:r>
            <w:r>
              <w:t xml:space="preserve"> (</w:t>
            </w:r>
            <w:r w:rsidR="00AF2221" w:rsidRPr="00AF2221">
              <w:rPr>
                <w:position w:val="-12"/>
              </w:rPr>
              <w:object w:dxaOrig="760" w:dyaOrig="360" w14:anchorId="0252BE9C">
                <v:shape id="_x0000_i1538" type="#_x0000_t75" style="width:38pt;height:18pt" o:ole="">
                  <v:imagedata r:id="rId1060" o:title=""/>
                </v:shape>
                <o:OLEObject Type="Embed" ProgID="Equation.DSMT4" ShapeID="_x0000_i1538" DrawAspect="Content" ObjectID="_1459242621" r:id="rId1061"/>
              </w:object>
            </w:r>
            <w:r>
              <w:t>)</w:t>
            </w:r>
          </w:p>
        </w:tc>
      </w:tr>
      <w:tr w:rsidR="006A0BC1" w14:paraId="3F4F542E" w14:textId="77777777">
        <w:tc>
          <w:tcPr>
            <w:tcW w:w="1728" w:type="dxa"/>
            <w:shd w:val="clear" w:color="auto" w:fill="auto"/>
          </w:tcPr>
          <w:p w14:paraId="1BF706E4" w14:textId="77777777" w:rsidR="006A0BC1" w:rsidRDefault="006A0BC1" w:rsidP="006A0BC1">
            <w:pPr>
              <w:pStyle w:val="code"/>
            </w:pPr>
            <w:r>
              <w:t>&lt;MA&gt;</w:t>
            </w:r>
          </w:p>
        </w:tc>
        <w:tc>
          <w:tcPr>
            <w:tcW w:w="7848" w:type="dxa"/>
            <w:shd w:val="clear" w:color="auto" w:fill="auto"/>
          </w:tcPr>
          <w:p w14:paraId="6ED011FF" w14:textId="2B360B7E" w:rsidR="006A0BC1" w:rsidRPr="00C526D6" w:rsidRDefault="006A0BC1" w:rsidP="00AF2221">
            <w:r>
              <w:t xml:space="preserve">axial exponential strain-dependence coefficient </w:t>
            </w:r>
            <w:r w:rsidR="00AF2221" w:rsidRPr="00AF2221">
              <w:rPr>
                <w:position w:val="-12"/>
              </w:rPr>
              <w:object w:dxaOrig="400" w:dyaOrig="360" w14:anchorId="3A632F2D">
                <v:shape id="_x0000_i1539" type="#_x0000_t75" style="width:19.5pt;height:18pt" o:ole="">
                  <v:imagedata r:id="rId1062" o:title=""/>
                </v:shape>
                <o:OLEObject Type="Embed" ProgID="Equation.DSMT4" ShapeID="_x0000_i1539" DrawAspect="Content" ObjectID="_1459242622" r:id="rId1063"/>
              </w:object>
            </w:r>
            <w:r>
              <w:t xml:space="preserve"> (</w:t>
            </w:r>
            <w:r w:rsidR="00AF2221" w:rsidRPr="00AF2221">
              <w:rPr>
                <w:position w:val="-12"/>
              </w:rPr>
              <w:object w:dxaOrig="780" w:dyaOrig="360" w14:anchorId="74F759DD">
                <v:shape id="_x0000_i1540" type="#_x0000_t75" style="width:39.5pt;height:18pt" o:ole="">
                  <v:imagedata r:id="rId1064" o:title=""/>
                </v:shape>
                <o:OLEObject Type="Embed" ProgID="Equation.DSMT4" ShapeID="_x0000_i1540" DrawAspect="Content" ObjectID="_1459242623" r:id="rId1065"/>
              </w:object>
            </w:r>
            <w:r>
              <w:t>)</w:t>
            </w:r>
          </w:p>
        </w:tc>
      </w:tr>
      <w:tr w:rsidR="006A0BC1" w14:paraId="222E8034" w14:textId="77777777">
        <w:tc>
          <w:tcPr>
            <w:tcW w:w="1728" w:type="dxa"/>
            <w:shd w:val="clear" w:color="auto" w:fill="auto"/>
          </w:tcPr>
          <w:p w14:paraId="615D3BF4" w14:textId="77777777" w:rsidR="006A0BC1" w:rsidRDefault="006A0BC1" w:rsidP="006A0BC1">
            <w:pPr>
              <w:pStyle w:val="code"/>
            </w:pPr>
            <w:r>
              <w:t>&lt;MT&gt;</w:t>
            </w:r>
          </w:p>
        </w:tc>
        <w:tc>
          <w:tcPr>
            <w:tcW w:w="7848" w:type="dxa"/>
            <w:shd w:val="clear" w:color="auto" w:fill="auto"/>
          </w:tcPr>
          <w:p w14:paraId="50D1F846" w14:textId="6AD9E734" w:rsidR="006A0BC1" w:rsidRDefault="006A0BC1" w:rsidP="00AF2221">
            <w:r>
              <w:t xml:space="preserve">transverse exponential strain-dependence coefficient </w:t>
            </w:r>
            <w:r w:rsidR="00AF2221" w:rsidRPr="00AF2221">
              <w:rPr>
                <w:position w:val="-12"/>
              </w:rPr>
              <w:object w:dxaOrig="400" w:dyaOrig="360" w14:anchorId="03B26790">
                <v:shape id="_x0000_i1541" type="#_x0000_t75" style="width:19.5pt;height:18pt" o:ole="">
                  <v:imagedata r:id="rId1066" o:title=""/>
                </v:shape>
                <o:OLEObject Type="Embed" ProgID="Equation.DSMT4" ShapeID="_x0000_i1541" DrawAspect="Content" ObjectID="_1459242624" r:id="rId1067"/>
              </w:object>
            </w:r>
            <w:r>
              <w:t xml:space="preserve"> (</w:t>
            </w:r>
            <w:r w:rsidR="00AF2221" w:rsidRPr="00AF2221">
              <w:rPr>
                <w:position w:val="-12"/>
              </w:rPr>
              <w:object w:dxaOrig="760" w:dyaOrig="360" w14:anchorId="2EF0B942">
                <v:shape id="_x0000_i1542" type="#_x0000_t75" style="width:38pt;height:18pt" o:ole="">
                  <v:imagedata r:id="rId1068" o:title=""/>
                </v:shape>
                <o:OLEObject Type="Embed" ProgID="Equation.DSMT4" ShapeID="_x0000_i1542" DrawAspect="Content" ObjectID="_1459242625" r:id="rId1069"/>
              </w:object>
            </w:r>
            <w:r>
              <w:t>)</w:t>
            </w:r>
          </w:p>
        </w:tc>
      </w:tr>
      <w:tr w:rsidR="006A0BC1" w14:paraId="23411DDA" w14:textId="77777777">
        <w:tc>
          <w:tcPr>
            <w:tcW w:w="1728" w:type="dxa"/>
            <w:shd w:val="clear" w:color="auto" w:fill="auto"/>
          </w:tcPr>
          <w:p w14:paraId="6CF91E82" w14:textId="77777777" w:rsidR="006A0BC1" w:rsidRDefault="006A0BC1" w:rsidP="006A0BC1">
            <w:pPr>
              <w:pStyle w:val="code"/>
            </w:pPr>
            <w:r>
              <w:t>&lt;alpha0&gt;</w:t>
            </w:r>
          </w:p>
        </w:tc>
        <w:tc>
          <w:tcPr>
            <w:tcW w:w="7848" w:type="dxa"/>
            <w:shd w:val="clear" w:color="auto" w:fill="auto"/>
          </w:tcPr>
          <w:p w14:paraId="2C145657" w14:textId="707DA4CE" w:rsidR="006A0BC1" w:rsidRDefault="006A0BC1" w:rsidP="00AF2221">
            <w:r>
              <w:t xml:space="preserve">isotropic power-law exponent </w:t>
            </w:r>
            <w:r w:rsidR="00AF2221" w:rsidRPr="00AF2221">
              <w:rPr>
                <w:position w:val="-12"/>
              </w:rPr>
              <w:object w:dxaOrig="300" w:dyaOrig="360" w14:anchorId="38727CB0">
                <v:shape id="_x0000_i1543" type="#_x0000_t75" style="width:14pt;height:18pt" o:ole="">
                  <v:imagedata r:id="rId1070" o:title=""/>
                </v:shape>
                <o:OLEObject Type="Embed" ProgID="Equation.DSMT4" ShapeID="_x0000_i1543" DrawAspect="Content" ObjectID="_1459242626" r:id="rId1071"/>
              </w:object>
            </w:r>
            <w:r>
              <w:t xml:space="preserve"> (</w:t>
            </w:r>
            <w:r w:rsidR="00AF2221" w:rsidRPr="00AF2221">
              <w:rPr>
                <w:position w:val="-12"/>
              </w:rPr>
              <w:object w:dxaOrig="660" w:dyaOrig="360" w14:anchorId="55C36A6B">
                <v:shape id="_x0000_i1544" type="#_x0000_t75" style="width:32.5pt;height:18pt" o:ole="">
                  <v:imagedata r:id="rId1072" o:title=""/>
                </v:shape>
                <o:OLEObject Type="Embed" ProgID="Equation.DSMT4" ShapeID="_x0000_i1544" DrawAspect="Content" ObjectID="_1459242627" r:id="rId1073"/>
              </w:object>
            </w:r>
            <w:r>
              <w:t>)</w:t>
            </w:r>
          </w:p>
        </w:tc>
      </w:tr>
      <w:tr w:rsidR="006A0BC1" w14:paraId="333AE918" w14:textId="77777777">
        <w:tc>
          <w:tcPr>
            <w:tcW w:w="1728" w:type="dxa"/>
            <w:shd w:val="clear" w:color="auto" w:fill="auto"/>
          </w:tcPr>
          <w:p w14:paraId="1422EA4C" w14:textId="77777777" w:rsidR="006A0BC1" w:rsidRDefault="006A0BC1" w:rsidP="006A0BC1">
            <w:pPr>
              <w:pStyle w:val="code"/>
            </w:pPr>
            <w:r>
              <w:t>&lt;alphaA&gt;</w:t>
            </w:r>
          </w:p>
        </w:tc>
        <w:tc>
          <w:tcPr>
            <w:tcW w:w="7848" w:type="dxa"/>
            <w:shd w:val="clear" w:color="auto" w:fill="auto"/>
          </w:tcPr>
          <w:p w14:paraId="1A831EA2" w14:textId="5AED7F83" w:rsidR="006A0BC1" w:rsidRDefault="006A0BC1" w:rsidP="00AF2221">
            <w:r>
              <w:t xml:space="preserve">axial power-law exponent </w:t>
            </w:r>
            <w:r w:rsidR="00AF2221" w:rsidRPr="00AF2221">
              <w:rPr>
                <w:position w:val="-12"/>
              </w:rPr>
              <w:object w:dxaOrig="320" w:dyaOrig="360" w14:anchorId="443C1133">
                <v:shape id="_x0000_i1545" type="#_x0000_t75" style="width:16.5pt;height:18pt" o:ole="">
                  <v:imagedata r:id="rId1074" o:title=""/>
                </v:shape>
                <o:OLEObject Type="Embed" ProgID="Equation.DSMT4" ShapeID="_x0000_i1545" DrawAspect="Content" ObjectID="_1459242628" r:id="rId1075"/>
              </w:object>
            </w:r>
            <w:r>
              <w:t xml:space="preserve"> (</w:t>
            </w:r>
            <w:r w:rsidR="00AF2221" w:rsidRPr="00AF2221">
              <w:rPr>
                <w:position w:val="-12"/>
              </w:rPr>
              <w:object w:dxaOrig="700" w:dyaOrig="360" w14:anchorId="6F158760">
                <v:shape id="_x0000_i1546" type="#_x0000_t75" style="width:34.5pt;height:18pt" o:ole="">
                  <v:imagedata r:id="rId1076" o:title=""/>
                </v:shape>
                <o:OLEObject Type="Embed" ProgID="Equation.DSMT4" ShapeID="_x0000_i1546" DrawAspect="Content" ObjectID="_1459242629" r:id="rId1077"/>
              </w:object>
            </w:r>
            <w:r>
              <w:t>)</w:t>
            </w:r>
          </w:p>
        </w:tc>
      </w:tr>
      <w:tr w:rsidR="006A0BC1" w14:paraId="2CB1E51E" w14:textId="77777777">
        <w:tc>
          <w:tcPr>
            <w:tcW w:w="1728" w:type="dxa"/>
            <w:shd w:val="clear" w:color="auto" w:fill="auto"/>
          </w:tcPr>
          <w:p w14:paraId="760D190E" w14:textId="77777777" w:rsidR="006A0BC1" w:rsidRDefault="006A0BC1" w:rsidP="006A0BC1">
            <w:pPr>
              <w:pStyle w:val="code"/>
            </w:pPr>
            <w:r>
              <w:t>&lt;alphaT&gt;</w:t>
            </w:r>
          </w:p>
        </w:tc>
        <w:tc>
          <w:tcPr>
            <w:tcW w:w="7848" w:type="dxa"/>
            <w:shd w:val="clear" w:color="auto" w:fill="auto"/>
          </w:tcPr>
          <w:p w14:paraId="6F871808" w14:textId="19CC3B50" w:rsidR="006A0BC1" w:rsidRDefault="006A0BC1" w:rsidP="00AF2221">
            <w:r>
              <w:t xml:space="preserve">transverse power-law exponent </w:t>
            </w:r>
            <w:r w:rsidR="00AF2221" w:rsidRPr="00AF2221">
              <w:rPr>
                <w:position w:val="-12"/>
              </w:rPr>
              <w:object w:dxaOrig="320" w:dyaOrig="360" w14:anchorId="639B1495">
                <v:shape id="_x0000_i1547" type="#_x0000_t75" style="width:16.5pt;height:18pt" o:ole="">
                  <v:imagedata r:id="rId1078" o:title=""/>
                </v:shape>
                <o:OLEObject Type="Embed" ProgID="Equation.DSMT4" ShapeID="_x0000_i1547" DrawAspect="Content" ObjectID="_1459242630" r:id="rId1079"/>
              </w:object>
            </w:r>
            <w:r>
              <w:t xml:space="preserve"> (</w:t>
            </w:r>
            <w:r w:rsidR="00AF2221" w:rsidRPr="00AF2221">
              <w:rPr>
                <w:position w:val="-12"/>
              </w:rPr>
              <w:object w:dxaOrig="680" w:dyaOrig="360" w14:anchorId="0BA432B7">
                <v:shape id="_x0000_i1548" type="#_x0000_t75" style="width:34pt;height:18pt" o:ole="">
                  <v:imagedata r:id="rId1080" o:title=""/>
                </v:shape>
                <o:OLEObject Type="Embed" ProgID="Equation.DSMT4" ShapeID="_x0000_i1548" DrawAspect="Content" ObjectID="_1459242631" r:id="rId1081"/>
              </w:object>
            </w:r>
            <w:r>
              <w:t>)</w:t>
            </w:r>
          </w:p>
        </w:tc>
      </w:tr>
    </w:tbl>
    <w:p w14:paraId="3FAF6D44" w14:textId="77777777" w:rsidR="006A0BC1" w:rsidRDefault="006A0BC1" w:rsidP="006A0BC1"/>
    <w:p w14:paraId="47FF9A7A" w14:textId="77777777" w:rsidR="006A0BC1" w:rsidRDefault="006A0BC1" w:rsidP="006A0BC1">
      <w:r>
        <w:t>This material uses a strain-dependent permeability tensor that accommodates strain-induced anisotropy:</w:t>
      </w:r>
    </w:p>
    <w:p w14:paraId="33D60CD1" w14:textId="6FB0CC2B" w:rsidR="006A0BC1" w:rsidRDefault="006A0BC1" w:rsidP="006A0BC1">
      <w:pPr>
        <w:pStyle w:val="MTDisplayEquation"/>
      </w:pPr>
      <w:r>
        <w:tab/>
      </w:r>
      <w:r w:rsidR="00AF2221" w:rsidRPr="00AF2221">
        <w:rPr>
          <w:position w:val="-114"/>
        </w:rPr>
        <w:object w:dxaOrig="6540" w:dyaOrig="2439" w14:anchorId="5BE57D64">
          <v:shape id="_x0000_i1549" type="#_x0000_t75" style="width:327.5pt;height:122pt" o:ole="">
            <v:imagedata r:id="rId1082" o:title=""/>
          </v:shape>
          <o:OLEObject Type="Embed" ProgID="Equation.DSMT4" ShapeID="_x0000_i1549" DrawAspect="Content" ObjectID="_1459242632" r:id="rId1083"/>
        </w:object>
      </w:r>
      <w:r>
        <w:t>,</w:t>
      </w:r>
    </w:p>
    <w:p w14:paraId="35B6873E" w14:textId="347BDE7F" w:rsidR="006A0BC1" w:rsidRDefault="006A0BC1" w:rsidP="006A0BC1">
      <w:r>
        <w:t xml:space="preserve">where </w:t>
      </w:r>
      <w:r w:rsidR="00AF2221" w:rsidRPr="00AF2221">
        <w:rPr>
          <w:position w:val="-6"/>
        </w:rPr>
        <w:object w:dxaOrig="220" w:dyaOrig="279" w14:anchorId="7D6646DC">
          <v:shape id="_x0000_i1550" type="#_x0000_t75" style="width:10.5pt;height:14pt" o:ole="">
            <v:imagedata r:id="rId1084" o:title=""/>
          </v:shape>
          <o:OLEObject Type="Embed" ProgID="Equation.DSMT4" ShapeID="_x0000_i1550" DrawAspect="Content" ObjectID="_1459242633" r:id="rId1085"/>
        </w:object>
      </w:r>
      <w:r>
        <w:t xml:space="preserve"> is the </w:t>
      </w:r>
      <w:r w:rsidR="008B53FE">
        <w:t xml:space="preserve">Jacobian </w:t>
      </w:r>
      <w:r>
        <w:t xml:space="preserve">of the deformation, i.e. </w:t>
      </w:r>
      <w:r w:rsidR="00AF2221" w:rsidRPr="00AF2221">
        <w:rPr>
          <w:position w:val="-6"/>
        </w:rPr>
        <w:object w:dxaOrig="940" w:dyaOrig="279" w14:anchorId="263E7127">
          <v:shape id="_x0000_i1551" type="#_x0000_t75" style="width:48pt;height:14pt" o:ole="">
            <v:imagedata r:id="rId1086" o:title=""/>
          </v:shape>
          <o:OLEObject Type="Embed" ProgID="Equation.DSMT4" ShapeID="_x0000_i1551" DrawAspect="Content" ObjectID="_1459242634" r:id="rId1087"/>
        </w:object>
      </w:r>
      <w:r>
        <w:t xml:space="preserve"> where</w:t>
      </w:r>
      <w:r>
        <w:rPr>
          <w:b/>
        </w:rPr>
        <w:t xml:space="preserve"> </w:t>
      </w:r>
      <w:r w:rsidR="00AF2221" w:rsidRPr="00AF2221">
        <w:rPr>
          <w:b/>
          <w:position w:val="-4"/>
        </w:rPr>
        <w:object w:dxaOrig="220" w:dyaOrig="260" w14:anchorId="370C414C">
          <v:shape id="_x0000_i1552" type="#_x0000_t75" style="width:10.5pt;height:13.5pt" o:ole="">
            <v:imagedata r:id="rId1088" o:title=""/>
          </v:shape>
          <o:OLEObject Type="Embed" ProgID="Equation.DSMT4" ShapeID="_x0000_i1552" DrawAspect="Content" ObjectID="_1459242635" r:id="rId1089"/>
        </w:object>
      </w:r>
      <w:r w:rsidRPr="00C526D6">
        <w:t xml:space="preserve"> </w:t>
      </w:r>
      <w:r>
        <w:t xml:space="preserve">is the deformation gradient, and </w:t>
      </w:r>
      <w:r w:rsidR="00AF2221" w:rsidRPr="00AF2221">
        <w:rPr>
          <w:position w:val="-6"/>
        </w:rPr>
        <w:object w:dxaOrig="960" w:dyaOrig="320" w14:anchorId="60A95741">
          <v:shape id="_x0000_i1553" type="#_x0000_t75" style="width:48pt;height:16.5pt" o:ole="">
            <v:imagedata r:id="rId1090" o:title=""/>
          </v:shape>
          <o:OLEObject Type="Embed" ProgID="Equation.DSMT4" ShapeID="_x0000_i1553" DrawAspect="Content" ObjectID="_1459242636" r:id="rId1091"/>
        </w:object>
      </w:r>
      <w:r>
        <w:t xml:space="preserve"> is the left Cauchy-Green tensor.  </w:t>
      </w:r>
      <w:r w:rsidR="00AF2221" w:rsidRPr="00AF2221">
        <w:rPr>
          <w:position w:val="-4"/>
        </w:rPr>
        <w:object w:dxaOrig="279" w:dyaOrig="200" w14:anchorId="6CEB7720">
          <v:shape id="_x0000_i1554" type="#_x0000_t75" style="width:14pt;height:10pt" o:ole="">
            <v:imagedata r:id="rId1092" o:title=""/>
          </v:shape>
          <o:OLEObject Type="Embed" ProgID="Equation.DSMT4" ShapeID="_x0000_i1554" DrawAspect="Content" ObjectID="_1459242637" r:id="rId1093"/>
        </w:object>
      </w:r>
      <w:r>
        <w:t xml:space="preserve"> is a second order tensor representing the spatial structural tensor describing the axial direction, given by</w:t>
      </w:r>
    </w:p>
    <w:p w14:paraId="366F1CC8" w14:textId="45EED183" w:rsidR="006A0BC1" w:rsidRDefault="006A0BC1" w:rsidP="006A0BC1">
      <w:pPr>
        <w:pStyle w:val="MTDisplayEquation"/>
      </w:pPr>
      <w:r>
        <w:tab/>
      </w:r>
      <w:r w:rsidR="00AF2221" w:rsidRPr="00AF2221">
        <w:rPr>
          <w:position w:val="-14"/>
        </w:rPr>
        <w:object w:dxaOrig="1939" w:dyaOrig="400" w14:anchorId="51133F5C">
          <v:shape id="_x0000_i1555" type="#_x0000_t75" style="width:96pt;height:19.5pt" o:ole="">
            <v:imagedata r:id="rId1094" o:title=""/>
          </v:shape>
          <o:OLEObject Type="Embed" ProgID="Equation.DSMT4" ShapeID="_x0000_i1555" DrawAspect="Content" ObjectID="_1459242638" r:id="rId1095"/>
        </w:object>
      </w:r>
      <w:r>
        <w:t>,</w:t>
      </w:r>
    </w:p>
    <w:p w14:paraId="5FAFF487" w14:textId="1E0C83C2" w:rsidR="006A0BC1" w:rsidRDefault="006A0BC1" w:rsidP="006A0BC1">
      <w:r>
        <w:t xml:space="preserve">where </w:t>
      </w:r>
      <w:r w:rsidR="00AF2221" w:rsidRPr="00AF2221">
        <w:rPr>
          <w:position w:val="-6"/>
        </w:rPr>
        <w:object w:dxaOrig="260" w:dyaOrig="279" w14:anchorId="059C4B5B">
          <v:shape id="_x0000_i1556" type="#_x0000_t75" style="width:13.5pt;height:14pt" o:ole="">
            <v:imagedata r:id="rId1096" o:title=""/>
          </v:shape>
          <o:OLEObject Type="Embed" ProgID="Equation.DSMT4" ShapeID="_x0000_i1556" DrawAspect="Content" ObjectID="_1459242639" r:id="rId1097"/>
        </w:object>
      </w:r>
      <w:r>
        <w:t xml:space="preserve"> is a unit vector along the axial direction (defined as described in Section </w:t>
      </w:r>
      <w:r>
        <w:fldChar w:fldCharType="begin"/>
      </w:r>
      <w:r>
        <w:instrText xml:space="preserve"> REF _Ref162429694 \r \h </w:instrText>
      </w:r>
      <w:r>
        <w:fldChar w:fldCharType="separate"/>
      </w:r>
      <w:r w:rsidR="00873D59">
        <w:t>4.1.1</w:t>
      </w:r>
      <w:r>
        <w:fldChar w:fldCharType="end"/>
      </w:r>
      <w:r>
        <w:t>).  Note that the permeability in the reference state (</w:t>
      </w:r>
      <w:r w:rsidR="00AF2221" w:rsidRPr="00AF2221">
        <w:rPr>
          <w:position w:val="-4"/>
        </w:rPr>
        <w:object w:dxaOrig="560" w:dyaOrig="260" w14:anchorId="2764B561">
          <v:shape id="_x0000_i1557" type="#_x0000_t75" style="width:28pt;height:13.5pt" o:ole="">
            <v:imagedata r:id="rId1098" o:title=""/>
          </v:shape>
          <o:OLEObject Type="Embed" ProgID="Equation.DSMT4" ShapeID="_x0000_i1557" DrawAspect="Content" ObjectID="_1459242640" r:id="rId1099"/>
        </w:object>
      </w:r>
      <w:r>
        <w:t xml:space="preserve">) is given by </w:t>
      </w:r>
      <w:r w:rsidR="00AF2221" w:rsidRPr="00AF2221">
        <w:rPr>
          <w:position w:val="-16"/>
        </w:rPr>
        <w:object w:dxaOrig="4959" w:dyaOrig="440" w14:anchorId="2BC723BF">
          <v:shape id="_x0000_i1558" type="#_x0000_t75" style="width:248pt;height:22pt" o:ole="">
            <v:imagedata r:id="rId1100" o:title=""/>
          </v:shape>
          <o:OLEObject Type="Embed" ProgID="Equation.DSMT4" ShapeID="_x0000_i1558" DrawAspect="Content" ObjectID="_1459242641" r:id="rId1101"/>
        </w:object>
      </w:r>
      <w:r>
        <w:t>.</w:t>
      </w:r>
    </w:p>
    <w:p w14:paraId="7C44D101" w14:textId="77777777" w:rsidR="006A0BC1" w:rsidRDefault="006A0BC1" w:rsidP="006A0BC1"/>
    <w:p w14:paraId="77131E21" w14:textId="77777777" w:rsidR="006A0BC1" w:rsidRPr="00B27FE9" w:rsidRDefault="006A0BC1" w:rsidP="00026B51">
      <w:pPr>
        <w:pStyle w:val="Example"/>
      </w:pPr>
      <w:r w:rsidRPr="00B27FE9">
        <w:t>Example:</w:t>
      </w:r>
    </w:p>
    <w:p w14:paraId="3377C11D" w14:textId="5447ED96" w:rsidR="006A0BC1" w:rsidRDefault="006A0BC1" w:rsidP="006A0BC1">
      <w:pPr>
        <w:pStyle w:val="code"/>
      </w:pPr>
      <w:r>
        <w:t>&lt;permeability name=</w:t>
      </w:r>
      <w:r w:rsidR="007F5C53">
        <w:t>"</w:t>
      </w:r>
      <w:r>
        <w:t>Permeability</w:t>
      </w:r>
      <w:r w:rsidR="007F5C53">
        <w:t>"</w:t>
      </w:r>
      <w:r>
        <w:t xml:space="preserve"> type=</w:t>
      </w:r>
      <w:r w:rsidR="007F5C53">
        <w:t>"</w:t>
      </w:r>
      <w:r>
        <w:t>perm-ref-trans-iso</w:t>
      </w:r>
      <w:r w:rsidR="007F5C53">
        <w:t>"</w:t>
      </w:r>
      <w:r>
        <w:t>&gt;</w:t>
      </w:r>
    </w:p>
    <w:p w14:paraId="14384962" w14:textId="77777777" w:rsidR="006A0BC1" w:rsidRDefault="006A0BC1" w:rsidP="006A0BC1">
      <w:pPr>
        <w:pStyle w:val="code"/>
      </w:pPr>
      <w:r>
        <w:tab/>
        <w:t>&lt;perm0&gt;0.002&lt;/perm0&gt;</w:t>
      </w:r>
    </w:p>
    <w:p w14:paraId="4E63F1E4" w14:textId="77777777" w:rsidR="006A0BC1" w:rsidRDefault="006A0BC1" w:rsidP="006A0BC1">
      <w:pPr>
        <w:pStyle w:val="code"/>
      </w:pPr>
      <w:r>
        <w:tab/>
        <w:t>&lt;perm1A&gt;0.01&lt;/perm1A&gt;</w:t>
      </w:r>
    </w:p>
    <w:p w14:paraId="6B43A7FE" w14:textId="77777777" w:rsidR="006A0BC1" w:rsidRDefault="006A0BC1" w:rsidP="006A0BC1">
      <w:pPr>
        <w:pStyle w:val="code"/>
      </w:pPr>
      <w:r>
        <w:tab/>
        <w:t>&lt;perm2A&gt;0.01&lt;/perm2A&gt;</w:t>
      </w:r>
    </w:p>
    <w:p w14:paraId="1D90B842" w14:textId="77777777" w:rsidR="006A0BC1" w:rsidRDefault="006A0BC1" w:rsidP="006A0BC1">
      <w:pPr>
        <w:pStyle w:val="code"/>
      </w:pPr>
      <w:r>
        <w:lastRenderedPageBreak/>
        <w:tab/>
        <w:t>&lt;perm1T&gt;0.001&lt;/perm1T&gt;</w:t>
      </w:r>
    </w:p>
    <w:p w14:paraId="53F96E8D" w14:textId="77777777" w:rsidR="006A0BC1" w:rsidRDefault="006A0BC1" w:rsidP="006A0BC1">
      <w:pPr>
        <w:pStyle w:val="code"/>
      </w:pPr>
      <w:r>
        <w:tab/>
        <w:t>&lt;perm2T&gt;0.05&lt;/perm2T&gt;</w:t>
      </w:r>
    </w:p>
    <w:p w14:paraId="2313085E" w14:textId="77777777" w:rsidR="006A0BC1" w:rsidRPr="0098023B" w:rsidRDefault="006A0BC1" w:rsidP="006A0BC1">
      <w:pPr>
        <w:pStyle w:val="code"/>
      </w:pPr>
      <w:r>
        <w:tab/>
      </w:r>
      <w:r w:rsidRPr="0098023B">
        <w:t>&lt;M0&gt;1.0&lt;/M0&gt;</w:t>
      </w:r>
    </w:p>
    <w:p w14:paraId="2C34BC44" w14:textId="77777777" w:rsidR="006A0BC1" w:rsidRPr="007D6F0D" w:rsidRDefault="006A0BC1" w:rsidP="006A0BC1">
      <w:pPr>
        <w:pStyle w:val="code"/>
        <w:rPr>
          <w:lang w:val="nl-BE"/>
        </w:rPr>
      </w:pPr>
      <w:r w:rsidRPr="0098023B">
        <w:tab/>
      </w:r>
      <w:r w:rsidRPr="007D6F0D">
        <w:rPr>
          <w:lang w:val="nl-BE"/>
        </w:rPr>
        <w:t>&lt;MA&gt;0.5&lt;/MA&gt;</w:t>
      </w:r>
    </w:p>
    <w:p w14:paraId="7E27466E" w14:textId="77777777" w:rsidR="006A0BC1" w:rsidRPr="007D6F0D" w:rsidRDefault="006A0BC1" w:rsidP="006A0BC1">
      <w:pPr>
        <w:pStyle w:val="code"/>
        <w:rPr>
          <w:lang w:val="nl-BE"/>
        </w:rPr>
      </w:pPr>
      <w:r w:rsidRPr="007D6F0D">
        <w:rPr>
          <w:lang w:val="nl-BE"/>
        </w:rPr>
        <w:tab/>
        <w:t>&lt;MT&gt;1.5&lt;/MT&gt;</w:t>
      </w:r>
    </w:p>
    <w:p w14:paraId="43C5DFF9" w14:textId="77777777" w:rsidR="006A0BC1" w:rsidRPr="007D6F0D" w:rsidRDefault="006A0BC1" w:rsidP="006A0BC1">
      <w:pPr>
        <w:pStyle w:val="code"/>
        <w:rPr>
          <w:lang w:val="nl-BE"/>
        </w:rPr>
      </w:pPr>
      <w:r w:rsidRPr="007D6F0D">
        <w:rPr>
          <w:lang w:val="nl-BE"/>
        </w:rPr>
        <w:tab/>
        <w:t>&lt;alpha0&gt;1.0&lt;/alpha0&gt;</w:t>
      </w:r>
    </w:p>
    <w:p w14:paraId="192E3098" w14:textId="77777777" w:rsidR="006A0BC1" w:rsidRPr="00B92C1F" w:rsidRDefault="006A0BC1" w:rsidP="006A0BC1">
      <w:pPr>
        <w:pStyle w:val="code"/>
      </w:pPr>
      <w:r w:rsidRPr="007D6F0D">
        <w:rPr>
          <w:lang w:val="nl-BE"/>
        </w:rPr>
        <w:tab/>
      </w:r>
      <w:r w:rsidRPr="00B92C1F">
        <w:t>&lt;alphaA&gt;0.5&lt;/alphaA&gt;</w:t>
      </w:r>
    </w:p>
    <w:p w14:paraId="1C0B0898" w14:textId="77777777" w:rsidR="006A0BC1" w:rsidRDefault="006A0BC1" w:rsidP="006A0BC1">
      <w:pPr>
        <w:pStyle w:val="code"/>
      </w:pPr>
      <w:r w:rsidRPr="00B92C1F">
        <w:tab/>
      </w:r>
      <w:r>
        <w:t>&lt;alphaT&gt;2.0&lt;/alphaT&gt;</w:t>
      </w:r>
    </w:p>
    <w:p w14:paraId="6E556CBB" w14:textId="77777777" w:rsidR="006A0BC1" w:rsidRPr="003B04D8" w:rsidRDefault="006A0BC1" w:rsidP="006A0BC1">
      <w:pPr>
        <w:pStyle w:val="code"/>
        <w:rPr>
          <w:rFonts w:ascii="Times New Roman" w:hAnsi="Times New Roman"/>
          <w:i/>
        </w:rPr>
      </w:pPr>
      <w:r>
        <w:t>&lt;/permeability&gt;</w:t>
      </w:r>
    </w:p>
    <w:p w14:paraId="5E394701" w14:textId="77777777" w:rsidR="006A0BC1" w:rsidRDefault="006A0BC1" w:rsidP="006A0BC1">
      <w:r>
        <w:br w:type="page"/>
      </w:r>
    </w:p>
    <w:p w14:paraId="332C4C8F" w14:textId="17B7CB86" w:rsidR="000A3859" w:rsidRDefault="000A3859" w:rsidP="007D6F0D">
      <w:pPr>
        <w:pStyle w:val="Heading3"/>
      </w:pPr>
      <w:bookmarkStart w:id="1438" w:name="_Toc385498524"/>
      <w:r>
        <w:lastRenderedPageBreak/>
        <w:t>Fluid Supply Materials</w:t>
      </w:r>
      <w:bookmarkEnd w:id="1438"/>
    </w:p>
    <w:p w14:paraId="1FBAF644" w14:textId="067D4C6F" w:rsidR="000A3859" w:rsidRDefault="000A3859" w:rsidP="000A3859">
      <w:r>
        <w:t xml:space="preserve">Fluid supply materials may be used to simulate an external source of fluid, such as supply from microvasculature that is not modeled explicitly.  The fluid supply term, </w:t>
      </w:r>
      <w:r w:rsidR="00AF2221" w:rsidRPr="00AF2221">
        <w:rPr>
          <w:position w:val="-10"/>
        </w:rPr>
        <w:object w:dxaOrig="320" w:dyaOrig="360" w14:anchorId="59FE8DF0">
          <v:shape id="_x0000_i1559" type="#_x0000_t75" style="width:16.5pt;height:18pt" o:ole="">
            <v:imagedata r:id="rId1102" o:title=""/>
          </v:shape>
          <o:OLEObject Type="Embed" ProgID="Equation.DSMT4" ShapeID="_x0000_i1559" DrawAspect="Content" ObjectID="_1459242642" r:id="rId1103"/>
        </w:object>
      </w:r>
      <w:r>
        <w:t>, appears in the mass balance relation for the mixture,</w:t>
      </w:r>
    </w:p>
    <w:p w14:paraId="1F3E9041" w14:textId="40324921" w:rsidR="000A3859" w:rsidRDefault="000A3859" w:rsidP="007D6F0D">
      <w:pPr>
        <w:pStyle w:val="MTDisplayEquation"/>
      </w:pPr>
      <w:r>
        <w:tab/>
      </w:r>
      <w:r w:rsidR="00AF2221" w:rsidRPr="00AF2221">
        <w:rPr>
          <w:position w:val="-16"/>
        </w:rPr>
        <w:object w:dxaOrig="1700" w:dyaOrig="440" w14:anchorId="763A26A9">
          <v:shape id="_x0000_i1560" type="#_x0000_t75" style="width:85.5pt;height:22pt" o:ole="">
            <v:imagedata r:id="rId1104" o:title=""/>
          </v:shape>
          <o:OLEObject Type="Embed" ProgID="Equation.DSMT4" ShapeID="_x0000_i1560" DrawAspect="Content" ObjectID="_1459242643" r:id="rId1105"/>
        </w:object>
      </w:r>
      <w:r>
        <w:t xml:space="preserve"> .</w:t>
      </w:r>
    </w:p>
    <w:p w14:paraId="57957E99" w14:textId="45F6460B" w:rsidR="00F25218" w:rsidRPr="00F25218" w:rsidRDefault="00AF2221">
      <w:r w:rsidRPr="00AF2221">
        <w:rPr>
          <w:position w:val="-10"/>
        </w:rPr>
        <w:object w:dxaOrig="320" w:dyaOrig="360" w14:anchorId="092CB657">
          <v:shape id="_x0000_i1561" type="#_x0000_t75" style="width:16.5pt;height:18pt" o:ole="">
            <v:imagedata r:id="rId1106" o:title=""/>
          </v:shape>
          <o:OLEObject Type="Embed" ProgID="Equation.DSMT4" ShapeID="_x0000_i1561" DrawAspect="Content" ObjectID="_1459242644" r:id="rId1107"/>
        </w:object>
      </w:r>
      <w:r w:rsidR="00F25218">
        <w:t xml:space="preserve"> has units of reciprocal time; it represents the rate at which the volume fraction of fluid changes with time.</w:t>
      </w:r>
    </w:p>
    <w:p w14:paraId="01A077EE" w14:textId="0425A4B4" w:rsidR="000A3859" w:rsidRDefault="000A3859" w:rsidP="006A0BC1">
      <w:r>
        <w:br w:type="page"/>
      </w:r>
    </w:p>
    <w:p w14:paraId="327D8037" w14:textId="13AC7D00" w:rsidR="00B04CF0" w:rsidRDefault="00B04CF0" w:rsidP="007D6F0D">
      <w:pPr>
        <w:pStyle w:val="Heading4"/>
      </w:pPr>
      <w:bookmarkStart w:id="1439" w:name="_Toc385498525"/>
      <w:r>
        <w:lastRenderedPageBreak/>
        <w:t>Starling Equation</w:t>
      </w:r>
      <w:bookmarkEnd w:id="1439"/>
    </w:p>
    <w:p w14:paraId="76067ADC" w14:textId="27C3D180" w:rsidR="00B04CF0" w:rsidRDefault="00B04CF0" w:rsidP="00B04CF0">
      <w:r>
        <w:t xml:space="preserve">The material type for Starling’s equation for fluid supply is </w:t>
      </w:r>
      <w:r>
        <w:rPr>
          <w:i/>
        </w:rPr>
        <w:t>“Starling”</w:t>
      </w:r>
      <w:r>
        <w:t>. The following material parameters need to be defined:</w:t>
      </w:r>
    </w:p>
    <w:p w14:paraId="71A44DCB" w14:textId="77777777" w:rsidR="00B04CF0" w:rsidRDefault="00B04CF0" w:rsidP="00B04CF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B04CF0" w14:paraId="2249E809" w14:textId="77777777" w:rsidTr="00B04CF0">
        <w:tc>
          <w:tcPr>
            <w:tcW w:w="1728" w:type="dxa"/>
            <w:shd w:val="clear" w:color="auto" w:fill="auto"/>
          </w:tcPr>
          <w:p w14:paraId="474958F6" w14:textId="6F49842A" w:rsidR="00B04CF0" w:rsidRDefault="00B04CF0" w:rsidP="00B04CF0">
            <w:pPr>
              <w:pStyle w:val="code"/>
            </w:pPr>
            <w:r>
              <w:t>&lt;kp&gt;</w:t>
            </w:r>
          </w:p>
        </w:tc>
        <w:tc>
          <w:tcPr>
            <w:tcW w:w="7848" w:type="dxa"/>
            <w:shd w:val="clear" w:color="auto" w:fill="auto"/>
          </w:tcPr>
          <w:p w14:paraId="63E6A4B7" w14:textId="7A94C508" w:rsidR="00B04CF0" w:rsidRPr="00F25218" w:rsidRDefault="005C40B1" w:rsidP="00AF2221">
            <w:r>
              <w:t xml:space="preserve">hydraulic </w:t>
            </w:r>
            <w:r w:rsidR="00A464C1">
              <w:t>filtration coefficient</w:t>
            </w:r>
            <w:r w:rsidR="00F25218">
              <w:t xml:space="preserve">, </w:t>
            </w:r>
            <w:r w:rsidR="00AF2221" w:rsidRPr="00AF2221">
              <w:rPr>
                <w:position w:val="-14"/>
              </w:rPr>
              <w:object w:dxaOrig="279" w:dyaOrig="380" w14:anchorId="082D92BA">
                <v:shape id="_x0000_i1562" type="#_x0000_t75" style="width:14pt;height:19.5pt" o:ole="">
                  <v:imagedata r:id="rId1108" o:title=""/>
                </v:shape>
                <o:OLEObject Type="Embed" ProgID="Equation.DSMT4" ShapeID="_x0000_i1562" DrawAspect="Content" ObjectID="_1459242645" r:id="rId1109"/>
              </w:object>
            </w:r>
          </w:p>
        </w:tc>
      </w:tr>
      <w:tr w:rsidR="00B04CF0" w14:paraId="5951E44F" w14:textId="77777777" w:rsidTr="00B04CF0">
        <w:tc>
          <w:tcPr>
            <w:tcW w:w="1728" w:type="dxa"/>
            <w:shd w:val="clear" w:color="auto" w:fill="auto"/>
          </w:tcPr>
          <w:p w14:paraId="085755CC" w14:textId="6ECBE1EE" w:rsidR="00B04CF0" w:rsidRDefault="00B04CF0" w:rsidP="00B04CF0">
            <w:pPr>
              <w:pStyle w:val="code"/>
            </w:pPr>
            <w:r>
              <w:t>&lt;pv&gt;</w:t>
            </w:r>
          </w:p>
        </w:tc>
        <w:tc>
          <w:tcPr>
            <w:tcW w:w="7848" w:type="dxa"/>
            <w:shd w:val="clear" w:color="auto" w:fill="auto"/>
          </w:tcPr>
          <w:p w14:paraId="19833340" w14:textId="5DCA0731" w:rsidR="00B04CF0" w:rsidRPr="007E29A2" w:rsidRDefault="00B04CF0" w:rsidP="00AF2221">
            <w:r>
              <w:t xml:space="preserve">fluid pressure in external source, </w:t>
            </w:r>
            <w:r w:rsidR="00AF2221" w:rsidRPr="00AF2221">
              <w:rPr>
                <w:position w:val="-12"/>
              </w:rPr>
              <w:object w:dxaOrig="300" w:dyaOrig="360" w14:anchorId="33D2511C">
                <v:shape id="_x0000_i1563" type="#_x0000_t75" style="width:14pt;height:18pt" o:ole="">
                  <v:imagedata r:id="rId1110" o:title=""/>
                </v:shape>
                <o:OLEObject Type="Embed" ProgID="Equation.DSMT4" ShapeID="_x0000_i1563" DrawAspect="Content" ObjectID="_1459242646" r:id="rId1111"/>
              </w:object>
            </w:r>
          </w:p>
        </w:tc>
      </w:tr>
    </w:tbl>
    <w:p w14:paraId="6793010F" w14:textId="77777777" w:rsidR="00B04CF0" w:rsidRDefault="00B04CF0" w:rsidP="00B04CF0"/>
    <w:p w14:paraId="0D9C8700" w14:textId="1B523D80" w:rsidR="00B04CF0" w:rsidRDefault="00F25218" w:rsidP="00B04CF0">
      <w:r>
        <w:t>The fluid supply is given by Starling’s equation,</w:t>
      </w:r>
    </w:p>
    <w:p w14:paraId="3D0E1F82" w14:textId="6574CCB8" w:rsidR="00F25218" w:rsidRDefault="00F25218" w:rsidP="007D6F0D">
      <w:pPr>
        <w:pStyle w:val="MTDisplayEquation"/>
      </w:pPr>
      <w:r>
        <w:tab/>
      </w:r>
      <w:r w:rsidR="00AF2221" w:rsidRPr="00AF2221">
        <w:rPr>
          <w:position w:val="-14"/>
        </w:rPr>
        <w:object w:dxaOrig="1640" w:dyaOrig="400" w14:anchorId="316AE700">
          <v:shape id="_x0000_i1564" type="#_x0000_t75" style="width:82pt;height:19.5pt" o:ole="">
            <v:imagedata r:id="rId1112" o:title=""/>
          </v:shape>
          <o:OLEObject Type="Embed" ProgID="Equation.DSMT4" ShapeID="_x0000_i1564" DrawAspect="Content" ObjectID="_1459242647" r:id="rId1113"/>
        </w:object>
      </w:r>
      <w:r>
        <w:t xml:space="preserve"> ,</w:t>
      </w:r>
    </w:p>
    <w:p w14:paraId="1F7417A7" w14:textId="01FB4950" w:rsidR="00B04CF0" w:rsidRDefault="00F25218" w:rsidP="00B04CF0">
      <w:r>
        <w:t xml:space="preserve">where </w:t>
      </w:r>
      <w:r w:rsidR="00AF2221" w:rsidRPr="00AF2221">
        <w:rPr>
          <w:position w:val="-10"/>
        </w:rPr>
        <w:object w:dxaOrig="240" w:dyaOrig="260" w14:anchorId="76AF3BE2">
          <v:shape id="_x0000_i1565" type="#_x0000_t75" style="width:12pt;height:13.5pt" o:ole="">
            <v:imagedata r:id="rId1114" o:title=""/>
          </v:shape>
          <o:OLEObject Type="Embed" ProgID="Equation.DSMT4" ShapeID="_x0000_i1565" DrawAspect="Content" ObjectID="_1459242648" r:id="rId1115"/>
        </w:object>
      </w:r>
      <w:r>
        <w:t xml:space="preserve"> is the fluid pressure in the biphasic material.</w:t>
      </w:r>
    </w:p>
    <w:p w14:paraId="1F9CE06B" w14:textId="77777777" w:rsidR="00F25218" w:rsidRDefault="00F25218" w:rsidP="00B04CF0"/>
    <w:p w14:paraId="43BC17EB" w14:textId="77777777" w:rsidR="00B04CF0" w:rsidRPr="00B27FE9" w:rsidRDefault="00B04CF0" w:rsidP="00B04CF0">
      <w:pPr>
        <w:pStyle w:val="Example"/>
      </w:pPr>
      <w:r w:rsidRPr="00B27FE9">
        <w:t>Example:</w:t>
      </w:r>
    </w:p>
    <w:p w14:paraId="21EE5955" w14:textId="2EA5014A" w:rsidR="00B04CF0" w:rsidRDefault="00B04CF0" w:rsidP="00B04CF0">
      <w:r>
        <w:t xml:space="preserve">This example defines a </w:t>
      </w:r>
      <w:r w:rsidR="00F25218">
        <w:t>fluid supply</w:t>
      </w:r>
      <w:r>
        <w:t xml:space="preserve"> material </w:t>
      </w:r>
      <w:r w:rsidR="00F25218">
        <w:t>of the Starling type</w:t>
      </w:r>
      <w:r>
        <w:t>.</w:t>
      </w:r>
    </w:p>
    <w:p w14:paraId="4FE5C5E1" w14:textId="77777777" w:rsidR="00B04CF0" w:rsidRPr="00684A86" w:rsidRDefault="00B04CF0" w:rsidP="00B04CF0"/>
    <w:p w14:paraId="3CE524D3" w14:textId="43A578CE" w:rsidR="00B04CF0" w:rsidRPr="0097532C" w:rsidRDefault="00B04CF0" w:rsidP="00B04CF0">
      <w:pPr>
        <w:pStyle w:val="code"/>
      </w:pPr>
      <w:r w:rsidRPr="0097532C">
        <w:t>&lt;</w:t>
      </w:r>
      <w:r w:rsidR="00F25218">
        <w:t>solvent_supply</w:t>
      </w:r>
      <w:r w:rsidRPr="0097532C">
        <w:t xml:space="preserve"> type=</w:t>
      </w:r>
      <w:r>
        <w:t>"</w:t>
      </w:r>
      <w:r w:rsidR="00F25218">
        <w:t>Starling</w:t>
      </w:r>
      <w:r>
        <w:t>"</w:t>
      </w:r>
      <w:r w:rsidRPr="0097532C">
        <w:t>&gt;</w:t>
      </w:r>
    </w:p>
    <w:p w14:paraId="3DC2958F" w14:textId="12A64E6E" w:rsidR="00B04CF0" w:rsidRDefault="00B04CF0" w:rsidP="00B04CF0">
      <w:pPr>
        <w:pStyle w:val="code"/>
      </w:pPr>
      <w:r>
        <w:tab/>
        <w:t>&lt;</w:t>
      </w:r>
      <w:r w:rsidR="00F25218">
        <w:t>kp</w:t>
      </w:r>
      <w:r>
        <w:t>&gt;0.001&lt;/</w:t>
      </w:r>
      <w:r w:rsidR="00F25218">
        <w:t>kp</w:t>
      </w:r>
      <w:r>
        <w:t>&gt;</w:t>
      </w:r>
    </w:p>
    <w:p w14:paraId="6CF05FCB" w14:textId="6A5BB210" w:rsidR="00B04CF0" w:rsidRDefault="00B04CF0" w:rsidP="00B04CF0">
      <w:pPr>
        <w:pStyle w:val="code"/>
      </w:pPr>
      <w:r>
        <w:tab/>
        <w:t>&lt;</w:t>
      </w:r>
      <w:r w:rsidR="00F25218">
        <w:t>pv</w:t>
      </w:r>
      <w:r>
        <w:t>&gt;</w:t>
      </w:r>
      <w:r w:rsidR="00F25218">
        <w:t>0.1</w:t>
      </w:r>
      <w:r>
        <w:t>&lt;/</w:t>
      </w:r>
      <w:r w:rsidR="00F25218">
        <w:t>pv</w:t>
      </w:r>
      <w:r>
        <w:t>&gt;</w:t>
      </w:r>
    </w:p>
    <w:p w14:paraId="4BA852BF" w14:textId="16C26ADF" w:rsidR="00B04CF0" w:rsidRPr="003B04D8" w:rsidRDefault="00B04CF0" w:rsidP="00B04CF0">
      <w:pPr>
        <w:pStyle w:val="code"/>
        <w:rPr>
          <w:rFonts w:ascii="Times New Roman" w:hAnsi="Times New Roman"/>
          <w:i/>
        </w:rPr>
      </w:pPr>
      <w:r>
        <w:t>&lt;/</w:t>
      </w:r>
      <w:r w:rsidR="00F25218">
        <w:t>solvent_supply</w:t>
      </w:r>
      <w:r>
        <w:t>&gt;</w:t>
      </w:r>
    </w:p>
    <w:p w14:paraId="5B441342" w14:textId="77777777" w:rsidR="00B04CF0" w:rsidRPr="00B04CF0" w:rsidRDefault="00B04CF0" w:rsidP="00B04CF0"/>
    <w:p w14:paraId="558B71F7" w14:textId="61A00132" w:rsidR="00B04CF0" w:rsidRDefault="00B04CF0">
      <w:pPr>
        <w:jc w:val="left"/>
      </w:pPr>
      <w:r>
        <w:br w:type="page"/>
      </w:r>
    </w:p>
    <w:p w14:paraId="525ACDA7" w14:textId="77777777" w:rsidR="00B04CF0" w:rsidRDefault="00B04CF0" w:rsidP="006A0BC1"/>
    <w:p w14:paraId="5665E1FB" w14:textId="77777777" w:rsidR="006A0BC1" w:rsidRDefault="006A0BC1" w:rsidP="006A0BC1">
      <w:pPr>
        <w:pStyle w:val="Heading2"/>
      </w:pPr>
      <w:bookmarkStart w:id="1440" w:name="_Toc385498526"/>
      <w:r>
        <w:t>Biphasic-Solute Materials</w:t>
      </w:r>
      <w:bookmarkEnd w:id="1440"/>
    </w:p>
    <w:p w14:paraId="1D9B3440" w14:textId="77777777" w:rsidR="006A0BC1" w:rsidRPr="00B27FE9" w:rsidRDefault="006A0BC1" w:rsidP="006A0BC1">
      <w:r w:rsidRPr="00B27FE9">
        <w:t xml:space="preserve">Biphasic-solute materials may be used to model the transport of a solvent and a solute in a neutral porous solid matrix, under isothermal conditions.  Each of these mixture constituents is assumed to be intrinsically incompressible.  This means that their true densities are invariant in space and time; this assumption further implies that a biphasic-solute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873D59">
        <w:t>4.1.3</w:t>
      </w:r>
      <w:r w:rsidRPr="00B27FE9">
        <w:fldChar w:fldCharType="end"/>
      </w:r>
      <w:r w:rsidRPr="00B27FE9">
        <w:t>.  The volume fraction of the solute is assumed to be negligible relative to the volume fractions of the solid or solvent.  This means that the mixture will not change in volume as the solute concentration changes.  As the solute transports through the mixture, it may experience frictional interactions with the solvent and the solid.  This friction may act as a hindrance to the solute transport, or may help convect the solute through the mixture.  The distinction between frictional exchanges with the solvent and solid is embodied in the specification of two diffusivities for the solute:  The free diffusivity, which represents diffusivity in the absence of a solid matrix (frictional exchange only with the solvent) and the mixture diffusivity, which represents the combined frictional interactions with the solvent and solid matrix.</w:t>
      </w:r>
      <w:r w:rsidR="008B53FE">
        <w:t xml:space="preserve">  The user is referred to the </w:t>
      </w:r>
      <w:hyperlink r:id="rId1116" w:history="1">
        <w:r w:rsidR="008B53FE" w:rsidRPr="00C966F3">
          <w:rPr>
            <w:rStyle w:val="Hyperlink"/>
            <w:i/>
          </w:rPr>
          <w:t>FEBio Theory Manual</w:t>
        </w:r>
      </w:hyperlink>
      <w:r w:rsidR="008B53FE">
        <w:rPr>
          <w:i/>
        </w:rPr>
        <w:t xml:space="preserve"> </w:t>
      </w:r>
      <w:r w:rsidR="008B53FE">
        <w:t>for a more detailed description of the biphasic-solute theory.</w:t>
      </w:r>
    </w:p>
    <w:p w14:paraId="66303B76" w14:textId="77777777" w:rsidR="006A0BC1" w:rsidRPr="00B27FE9" w:rsidRDefault="006A0BC1" w:rsidP="006A0BC1"/>
    <w:p w14:paraId="63661141" w14:textId="46158E90" w:rsidR="006A0BC1" w:rsidRPr="00B27FE9" w:rsidRDefault="006A0BC1" w:rsidP="006A0BC1">
      <w:r w:rsidRPr="00B27FE9">
        <w:t xml:space="preserve">Due to steric volume exclusion and short-range electrostatic interactions, the solute may not have access to all of the pores of the solid matrix.  In other words, only a fraction </w:t>
      </w:r>
      <w:r w:rsidR="00AF2221" w:rsidRPr="00AF2221">
        <w:rPr>
          <w:position w:val="-4"/>
        </w:rPr>
        <w:object w:dxaOrig="220" w:dyaOrig="200" w14:anchorId="4E2E5B77">
          <v:shape id="_x0000_i1566" type="#_x0000_t75" style="width:10.5pt;height:10pt" o:ole="">
            <v:imagedata r:id="rId1117" o:title=""/>
          </v:shape>
          <o:OLEObject Type="Embed" ProgID="Equation.DSMT4" ShapeID="_x0000_i1566" DrawAspect="Content" ObjectID="_1459242649" r:id="rId1118"/>
        </w:object>
      </w:r>
      <w:r w:rsidRPr="00B27FE9">
        <w:t xml:space="preserve"> of the pores is able to accommodate a solute of a particular size (</w:t>
      </w:r>
      <w:r w:rsidR="00AF2221" w:rsidRPr="00AF2221">
        <w:rPr>
          <w:position w:val="-6"/>
        </w:rPr>
        <w:object w:dxaOrig="880" w:dyaOrig="279" w14:anchorId="68A051A4">
          <v:shape id="_x0000_i1567" type="#_x0000_t75" style="width:44pt;height:14pt" o:ole="">
            <v:imagedata r:id="rId1119" o:title=""/>
          </v:shape>
          <o:OLEObject Type="Embed" ProgID="Equation.DSMT4" ShapeID="_x0000_i1567" DrawAspect="Content" ObjectID="_1459242650" r:id="rId1120"/>
        </w:object>
      </w:r>
      <w:r w:rsidRPr="00B27FE9">
        <w:t xml:space="preserve">).  Furthermore, the activity </w:t>
      </w:r>
      <w:r w:rsidR="00AF2221" w:rsidRPr="00AF2221">
        <w:rPr>
          <w:position w:val="-10"/>
        </w:rPr>
        <w:object w:dxaOrig="200" w:dyaOrig="260" w14:anchorId="026D30FE">
          <v:shape id="_x0000_i1568" type="#_x0000_t75" style="width:10pt;height:13.5pt" o:ole="">
            <v:imagedata r:id="rId1121" o:title=""/>
          </v:shape>
          <o:OLEObject Type="Embed" ProgID="Equation.DSMT4" ShapeID="_x0000_i1568" DrawAspect="Content" ObjectID="_1459242651" r:id="rId1122"/>
        </w:object>
      </w:r>
      <w:r w:rsidRPr="00B27FE9">
        <w:t xml:space="preserve"> of the solute (the extent by which the solute concentration influences its chemical potential) may be similarly altered by the surrounding porous solid matrix. Therefore, the combined effects of volume exclusion and attenuation of activity may be represented by the effective solubility </w:t>
      </w:r>
      <w:r w:rsidR="00AF2221" w:rsidRPr="00AF2221">
        <w:rPr>
          <w:position w:val="-10"/>
        </w:rPr>
        <w:object w:dxaOrig="840" w:dyaOrig="340" w14:anchorId="5ADBB99E">
          <v:shape id="_x0000_i1569" type="#_x0000_t75" style="width:42pt;height:16.5pt" o:ole="">
            <v:imagedata r:id="rId1123" o:title=""/>
          </v:shape>
          <o:OLEObject Type="Embed" ProgID="Equation.DSMT4" ShapeID="_x0000_i1569" DrawAspect="Content" ObjectID="_1459242652" r:id="rId1124"/>
        </w:object>
      </w:r>
      <w:r w:rsidRPr="00B27FE9">
        <w:t xml:space="preserve">, such that the chemical potential </w:t>
      </w:r>
      <w:r w:rsidR="00AF2221" w:rsidRPr="00AF2221">
        <w:rPr>
          <w:position w:val="-10"/>
        </w:rPr>
        <w:object w:dxaOrig="240" w:dyaOrig="260" w14:anchorId="23E08A9E">
          <v:shape id="_x0000_i1570" type="#_x0000_t75" style="width:12pt;height:13.5pt" o:ole="">
            <v:imagedata r:id="rId1125" o:title=""/>
          </v:shape>
          <o:OLEObject Type="Embed" ProgID="Equation.DSMT4" ShapeID="_x0000_i1570" DrawAspect="Content" ObjectID="_1459242653" r:id="rId1126"/>
        </w:object>
      </w:r>
      <w:r w:rsidRPr="00B27FE9">
        <w:t xml:space="preserve"> of the solute is given by</w:t>
      </w:r>
    </w:p>
    <w:p w14:paraId="5DB0E053" w14:textId="53F5EA5C" w:rsidR="006A0BC1" w:rsidRPr="00B27FE9" w:rsidRDefault="006A0BC1" w:rsidP="006A0BC1">
      <w:pPr>
        <w:pStyle w:val="MTDisplayEquation"/>
      </w:pPr>
      <w:r w:rsidRPr="00B27FE9">
        <w:tab/>
      </w:r>
      <w:r w:rsidR="00AF2221" w:rsidRPr="00AF2221">
        <w:rPr>
          <w:position w:val="-24"/>
        </w:rPr>
        <w:object w:dxaOrig="2040" w:dyaOrig="620" w14:anchorId="4B18CCC9">
          <v:shape id="_x0000_i1571" type="#_x0000_t75" style="width:102pt;height:31.5pt" o:ole="">
            <v:imagedata r:id="rId1127" o:title=""/>
          </v:shape>
          <o:OLEObject Type="Embed" ProgID="Equation.DSMT4" ShapeID="_x0000_i1571" DrawAspect="Content" ObjectID="_1459242654" r:id="rId1128"/>
        </w:object>
      </w:r>
      <w:r w:rsidRPr="00B27FE9">
        <w:t>.</w:t>
      </w:r>
    </w:p>
    <w:p w14:paraId="659AB7B4" w14:textId="38F05544" w:rsidR="006A0BC1" w:rsidRPr="00B27FE9" w:rsidRDefault="006A0BC1" w:rsidP="006A0BC1">
      <w:r w:rsidRPr="00B27FE9">
        <w:t xml:space="preserve">In this expression, </w:t>
      </w:r>
      <w:r w:rsidR="00AF2221" w:rsidRPr="00AF2221">
        <w:rPr>
          <w:position w:val="-12"/>
        </w:rPr>
        <w:object w:dxaOrig="300" w:dyaOrig="360" w14:anchorId="1193D0C0">
          <v:shape id="_x0000_i1572" type="#_x0000_t75" style="width:14pt;height:18pt" o:ole="">
            <v:imagedata r:id="rId1129" o:title=""/>
          </v:shape>
          <o:OLEObject Type="Embed" ProgID="Equation.DSMT4" ShapeID="_x0000_i1572" DrawAspect="Content" ObjectID="_1459242655" r:id="rId1130"/>
        </w:object>
      </w:r>
      <w:r w:rsidRPr="00B27FE9">
        <w:t xml:space="preserve"> is the solute chemical potential at some reference temperature </w:t>
      </w:r>
      <w:r w:rsidR="00AF2221" w:rsidRPr="00AF2221">
        <w:rPr>
          <w:position w:val="-6"/>
        </w:rPr>
        <w:object w:dxaOrig="200" w:dyaOrig="279" w14:anchorId="507EF849">
          <v:shape id="_x0000_i1573" type="#_x0000_t75" style="width:10pt;height:14pt" o:ole="">
            <v:imagedata r:id="rId1131" o:title=""/>
          </v:shape>
          <o:OLEObject Type="Embed" ProgID="Equation.DSMT4" ShapeID="_x0000_i1573" DrawAspect="Content" ObjectID="_1459242656" r:id="rId1132"/>
        </w:object>
      </w:r>
      <w:r w:rsidRPr="00B27FE9">
        <w:t xml:space="preserve">; </w:t>
      </w:r>
      <w:r w:rsidR="00AF2221" w:rsidRPr="00AF2221">
        <w:rPr>
          <w:position w:val="-6"/>
        </w:rPr>
        <w:object w:dxaOrig="180" w:dyaOrig="220" w14:anchorId="70DB71FE">
          <v:shape id="_x0000_i1574" type="#_x0000_t75" style="width:8.5pt;height:10.5pt" o:ole="">
            <v:imagedata r:id="rId1133" o:title=""/>
          </v:shape>
          <o:OLEObject Type="Embed" ProgID="Equation.DSMT4" ShapeID="_x0000_i1574" DrawAspect="Content" ObjectID="_1459242657" r:id="rId1134"/>
        </w:object>
      </w:r>
      <w:r w:rsidRPr="00B27FE9">
        <w:t xml:space="preserve"> is the solute concentration on a solution-volume basis (number of moles of solute per volume of interstitial fluid in the mixture); </w:t>
      </w:r>
      <w:r w:rsidR="00AF2221" w:rsidRPr="00AF2221">
        <w:rPr>
          <w:position w:val="-4"/>
        </w:rPr>
        <w:object w:dxaOrig="320" w:dyaOrig="260" w14:anchorId="07642E9F">
          <v:shape id="_x0000_i1575" type="#_x0000_t75" style="width:16.5pt;height:13.5pt" o:ole="">
            <v:imagedata r:id="rId1135" o:title=""/>
          </v:shape>
          <o:OLEObject Type="Embed" ProgID="Equation.DSMT4" ShapeID="_x0000_i1575" DrawAspect="Content" ObjectID="_1459242658" r:id="rId1136"/>
        </w:object>
      </w:r>
      <w:r w:rsidRPr="00B27FE9">
        <w:t xml:space="preserve"> is the solute molecular weight (an invariant quantity); and </w:t>
      </w:r>
      <w:r w:rsidR="00AF2221" w:rsidRPr="00AF2221">
        <w:rPr>
          <w:position w:val="-4"/>
        </w:rPr>
        <w:object w:dxaOrig="240" w:dyaOrig="260" w14:anchorId="3A852A8C">
          <v:shape id="_x0000_i1576" type="#_x0000_t75" style="width:12pt;height:13.5pt" o:ole="">
            <v:imagedata r:id="rId1137" o:title=""/>
          </v:shape>
          <o:OLEObject Type="Embed" ProgID="Equation.DSMT4" ShapeID="_x0000_i1576" DrawAspect="Content" ObjectID="_1459242659" r:id="rId1138"/>
        </w:object>
      </w:r>
      <w:r w:rsidRPr="00B27FE9">
        <w:t xml:space="preserve"> is the universal gas constant.  In a biphasic-solute material, a constitutive relation is needed for </w:t>
      </w:r>
      <w:r w:rsidR="00AF2221" w:rsidRPr="00AF2221">
        <w:rPr>
          <w:position w:val="-4"/>
        </w:rPr>
        <w:object w:dxaOrig="220" w:dyaOrig="260" w14:anchorId="2903E414">
          <v:shape id="_x0000_i1577" type="#_x0000_t75" style="width:10.5pt;height:13.5pt" o:ole="">
            <v:imagedata r:id="rId1139" o:title=""/>
          </v:shape>
          <o:OLEObject Type="Embed" ProgID="Equation.DSMT4" ShapeID="_x0000_i1577" DrawAspect="Content" ObjectID="_1459242660" r:id="rId1140"/>
        </w:object>
      </w:r>
      <w:r w:rsidRPr="00B27FE9">
        <w:t xml:space="preserve">; in general, </w:t>
      </w:r>
      <w:r w:rsidR="00AF2221" w:rsidRPr="00AF2221">
        <w:rPr>
          <w:position w:val="-4"/>
        </w:rPr>
        <w:object w:dxaOrig="220" w:dyaOrig="260" w14:anchorId="1772A75F">
          <v:shape id="_x0000_i1578" type="#_x0000_t75" style="width:10.5pt;height:13.5pt" o:ole="">
            <v:imagedata r:id="rId1141" o:title=""/>
          </v:shape>
          <o:OLEObject Type="Embed" ProgID="Equation.DSMT4" ShapeID="_x0000_i1578" DrawAspect="Content" ObjectID="_1459242661" r:id="rId1142"/>
        </w:object>
      </w:r>
      <w:r w:rsidRPr="00B27FE9">
        <w:t xml:space="preserve"> may be a function of the solid matrix strain and the solute concentration.  In FEBio, the dependence of the effective solubility on the solid matrix strain is currently constrained to a dependence on </w:t>
      </w:r>
      <w:r w:rsidR="00AF2221" w:rsidRPr="00AF2221">
        <w:rPr>
          <w:position w:val="-6"/>
        </w:rPr>
        <w:object w:dxaOrig="940" w:dyaOrig="279" w14:anchorId="6E935D80">
          <v:shape id="_x0000_i1579" type="#_x0000_t75" style="width:48pt;height:14pt" o:ole="">
            <v:imagedata r:id="rId1143" o:title=""/>
          </v:shape>
          <o:OLEObject Type="Embed" ProgID="Equation.DSMT4" ShapeID="_x0000_i1579" DrawAspect="Content" ObjectID="_1459242662" r:id="rId1144"/>
        </w:object>
      </w:r>
      <w:r w:rsidRPr="00B27FE9">
        <w:t>.</w:t>
      </w:r>
    </w:p>
    <w:p w14:paraId="7B864F46" w14:textId="77777777" w:rsidR="006A0BC1" w:rsidRPr="00B27FE9" w:rsidRDefault="006A0BC1" w:rsidP="006A0BC1"/>
    <w:p w14:paraId="6A9C3D4B" w14:textId="34DE9096" w:rsidR="006A0BC1" w:rsidRPr="00B27FE9" w:rsidRDefault="006A0BC1" w:rsidP="006A0BC1">
      <w:r w:rsidRPr="00B27FE9">
        <w:t xml:space="preserve">In a biphasic-solute material, the interstitial fluid pressure </w:t>
      </w:r>
      <w:r w:rsidR="00AF2221" w:rsidRPr="00AF2221">
        <w:rPr>
          <w:position w:val="-10"/>
        </w:rPr>
        <w:object w:dxaOrig="240" w:dyaOrig="260" w14:anchorId="2AFED299">
          <v:shape id="_x0000_i1580" type="#_x0000_t75" style="width:12pt;height:13.5pt" o:ole="">
            <v:imagedata r:id="rId1145" o:title=""/>
          </v:shape>
          <o:OLEObject Type="Embed" ProgID="Equation.DSMT4" ShapeID="_x0000_i1580" DrawAspect="Content" ObjectID="_1459242663" r:id="rId1146"/>
        </w:object>
      </w:r>
      <w:r w:rsidRPr="00B27FE9">
        <w:t xml:space="preserve"> is influenced by both mechanical and chemical environments.  In other words, this pressure includes both mechanical and osmotic contributions, the latter arising from the presence of the solute.  The solvent mechano-chemical potential </w:t>
      </w:r>
      <w:r w:rsidR="00AF2221" w:rsidRPr="00AF2221">
        <w:rPr>
          <w:position w:val="-10"/>
        </w:rPr>
        <w:object w:dxaOrig="340" w:dyaOrig="360" w14:anchorId="5C791762">
          <v:shape id="_x0000_i1581" type="#_x0000_t75" style="width:16.5pt;height:18pt" o:ole="">
            <v:imagedata r:id="rId1147" o:title=""/>
          </v:shape>
          <o:OLEObject Type="Embed" ProgID="Equation.DSMT4" ShapeID="_x0000_i1581" DrawAspect="Content" ObjectID="_1459242664" r:id="rId1148"/>
        </w:object>
      </w:r>
      <w:r w:rsidRPr="00B27FE9">
        <w:t xml:space="preserve"> is given by</w:t>
      </w:r>
    </w:p>
    <w:p w14:paraId="06E852AC" w14:textId="1785ADD0" w:rsidR="006A0BC1" w:rsidRPr="00B27FE9" w:rsidRDefault="006A0BC1" w:rsidP="006A0BC1">
      <w:pPr>
        <w:pStyle w:val="MTDisplayEquation"/>
      </w:pPr>
      <w:r w:rsidRPr="00B27FE9">
        <w:lastRenderedPageBreak/>
        <w:tab/>
      </w:r>
      <w:r w:rsidR="00AF2221" w:rsidRPr="00AF2221">
        <w:rPr>
          <w:position w:val="-30"/>
        </w:rPr>
        <w:object w:dxaOrig="2960" w:dyaOrig="680" w14:anchorId="764C695E">
          <v:shape id="_x0000_i1582" type="#_x0000_t75" style="width:147.5pt;height:34pt" o:ole="">
            <v:imagedata r:id="rId1149" o:title=""/>
          </v:shape>
          <o:OLEObject Type="Embed" ProgID="Equation.DSMT4" ShapeID="_x0000_i1582" DrawAspect="Content" ObjectID="_1459242665" r:id="rId1150"/>
        </w:object>
      </w:r>
      <w:r w:rsidRPr="00B27FE9">
        <w:t>,</w:t>
      </w:r>
    </w:p>
    <w:p w14:paraId="19B83D98" w14:textId="304B0B1E" w:rsidR="006A0BC1" w:rsidRPr="00B27FE9" w:rsidRDefault="006A0BC1" w:rsidP="006A0BC1">
      <w:r w:rsidRPr="00B27FE9">
        <w:t xml:space="preserve">where </w:t>
      </w:r>
      <w:r w:rsidR="00AF2221" w:rsidRPr="00AF2221">
        <w:rPr>
          <w:position w:val="-12"/>
        </w:rPr>
        <w:object w:dxaOrig="340" w:dyaOrig="380" w14:anchorId="3C6E0B18">
          <v:shape id="_x0000_i1583" type="#_x0000_t75" style="width:16.5pt;height:19.5pt" o:ole="">
            <v:imagedata r:id="rId1151" o:title=""/>
          </v:shape>
          <o:OLEObject Type="Embed" ProgID="Equation.DSMT4" ShapeID="_x0000_i1583" DrawAspect="Content" ObjectID="_1459242666" r:id="rId1152"/>
        </w:object>
      </w:r>
      <w:r w:rsidRPr="00B27FE9">
        <w:t xml:space="preserve"> is the solvent chemical potential at some reference temperature </w:t>
      </w:r>
      <w:r w:rsidR="00AF2221" w:rsidRPr="00AF2221">
        <w:rPr>
          <w:position w:val="-6"/>
        </w:rPr>
        <w:object w:dxaOrig="200" w:dyaOrig="279" w14:anchorId="13751150">
          <v:shape id="_x0000_i1584" type="#_x0000_t75" style="width:10pt;height:14pt" o:ole="">
            <v:imagedata r:id="rId1153" o:title=""/>
          </v:shape>
          <o:OLEObject Type="Embed" ProgID="Equation.DSMT4" ShapeID="_x0000_i1584" DrawAspect="Content" ObjectID="_1459242667" r:id="rId1154"/>
        </w:object>
      </w:r>
      <w:r w:rsidRPr="00B27FE9">
        <w:t xml:space="preserve">; </w:t>
      </w:r>
      <w:r w:rsidR="00AF2221" w:rsidRPr="00AF2221">
        <w:rPr>
          <w:position w:val="-12"/>
        </w:rPr>
        <w:object w:dxaOrig="340" w:dyaOrig="380" w14:anchorId="2598661C">
          <v:shape id="_x0000_i1585" type="#_x0000_t75" style="width:16.5pt;height:19.5pt" o:ole="">
            <v:imagedata r:id="rId1155" o:title=""/>
          </v:shape>
          <o:OLEObject Type="Embed" ProgID="Equation.DSMT4" ShapeID="_x0000_i1585" DrawAspect="Content" ObjectID="_1459242668" r:id="rId1156"/>
        </w:object>
      </w:r>
      <w:r w:rsidRPr="00B27FE9">
        <w:t xml:space="preserve"> is the true density of the solvent (an invariant property for an intrinsically incompressible fluid); and </w:t>
      </w:r>
      <w:r w:rsidR="00AF2221" w:rsidRPr="00AF2221">
        <w:rPr>
          <w:position w:val="-4"/>
        </w:rPr>
        <w:object w:dxaOrig="260" w:dyaOrig="240" w14:anchorId="26B4EA55">
          <v:shape id="_x0000_i1586" type="#_x0000_t75" style="width:13.5pt;height:12pt" o:ole="">
            <v:imagedata r:id="rId1157" o:title=""/>
          </v:shape>
          <o:OLEObject Type="Embed" ProgID="Equation.DSMT4" ShapeID="_x0000_i1586" DrawAspect="Content" ObjectID="_1459242669" r:id="rId1158"/>
        </w:object>
      </w:r>
      <w:r w:rsidRPr="00B27FE9">
        <w:t xml:space="preserve"> is the osmotic coefficient which represents the extent by which the solute concentration influences the solvent chemical potential.  In a biphasic-solute material, a constitutive relation is needed for </w:t>
      </w:r>
      <w:r w:rsidR="00AF2221" w:rsidRPr="00AF2221">
        <w:rPr>
          <w:position w:val="-4"/>
        </w:rPr>
        <w:object w:dxaOrig="260" w:dyaOrig="240" w14:anchorId="21B25928">
          <v:shape id="_x0000_i1587" type="#_x0000_t75" style="width:13.5pt;height:12pt" o:ole="">
            <v:imagedata r:id="rId1159" o:title=""/>
          </v:shape>
          <o:OLEObject Type="Embed" ProgID="Equation.DSMT4" ShapeID="_x0000_i1587" DrawAspect="Content" ObjectID="_1459242670" r:id="rId1160"/>
        </w:object>
      </w:r>
      <w:r w:rsidRPr="00B27FE9">
        <w:t xml:space="preserve">; in general, </w:t>
      </w:r>
      <w:r w:rsidR="00AF2221" w:rsidRPr="00AF2221">
        <w:rPr>
          <w:position w:val="-4"/>
        </w:rPr>
        <w:object w:dxaOrig="260" w:dyaOrig="240" w14:anchorId="15D581ED">
          <v:shape id="_x0000_i1588" type="#_x0000_t75" style="width:13.5pt;height:12pt" o:ole="">
            <v:imagedata r:id="rId1161" o:title=""/>
          </v:shape>
          <o:OLEObject Type="Embed" ProgID="Equation.DSMT4" ShapeID="_x0000_i1588" DrawAspect="Content" ObjectID="_1459242671" r:id="rId1162"/>
        </w:object>
      </w:r>
      <w:r w:rsidRPr="00B27FE9">
        <w:t xml:space="preserve"> may be a function of the solid matrix strain and the solute concentration.  In FEBio, the dependence of the osmotic coefficient on the solid matrix strain is currently constrained to a dependence on </w:t>
      </w:r>
      <w:r w:rsidR="00AF2221" w:rsidRPr="00AF2221">
        <w:rPr>
          <w:position w:val="-6"/>
        </w:rPr>
        <w:object w:dxaOrig="940" w:dyaOrig="279" w14:anchorId="7BCB911D">
          <v:shape id="_x0000_i1589" type="#_x0000_t75" style="width:48pt;height:14pt" o:ole="">
            <v:imagedata r:id="rId1163" o:title=""/>
          </v:shape>
          <o:OLEObject Type="Embed" ProgID="Equation.DSMT4" ShapeID="_x0000_i1589" DrawAspect="Content" ObjectID="_1459242672" r:id="rId1164"/>
        </w:object>
      </w:r>
      <w:r w:rsidRPr="00B27FE9">
        <w:t>.</w:t>
      </w:r>
    </w:p>
    <w:p w14:paraId="4C1FB108" w14:textId="77777777" w:rsidR="006A0BC1" w:rsidRPr="00B27FE9" w:rsidRDefault="006A0BC1" w:rsidP="006A0BC1"/>
    <w:p w14:paraId="76D75E50" w14:textId="40A470D7" w:rsidR="006A0BC1" w:rsidRPr="00B27FE9" w:rsidRDefault="006A0BC1" w:rsidP="006A0BC1">
      <w:r w:rsidRPr="00B27FE9">
        <w:t xml:space="preserve">The solute mechano-chemical potential is nearly equal to its chemical potential because the solute volume fraction is assumed to be negligible.  In general, momentum and energy balances evaluated across a boundary surface in a biphasic-solute mixture require that the mechano-chemical potentials of solvent and solute be continuous across that surface.  These continuity requirements are enforced automatically in FEBio by defining the effective fluid pressure </w:t>
      </w:r>
      <w:r w:rsidR="00AF2221" w:rsidRPr="00AF2221">
        <w:rPr>
          <w:position w:val="-10"/>
        </w:rPr>
        <w:object w:dxaOrig="240" w:dyaOrig="320" w14:anchorId="37DC5367">
          <v:shape id="_x0000_i1590" type="#_x0000_t75" style="width:12pt;height:16.5pt" o:ole="">
            <v:imagedata r:id="rId1165" o:title=""/>
          </v:shape>
          <o:OLEObject Type="Embed" ProgID="Equation.DSMT4" ShapeID="_x0000_i1590" DrawAspect="Content" ObjectID="_1459242673" r:id="rId1166"/>
        </w:object>
      </w:r>
      <w:r w:rsidRPr="00B27FE9">
        <w:t xml:space="preserve"> and solute concentration </w:t>
      </w:r>
      <w:r w:rsidR="00AF2221" w:rsidRPr="00AF2221">
        <w:rPr>
          <w:position w:val="-6"/>
        </w:rPr>
        <w:object w:dxaOrig="180" w:dyaOrig="279" w14:anchorId="75E4FD17">
          <v:shape id="_x0000_i1591" type="#_x0000_t75" style="width:8.5pt;height:14pt" o:ole="">
            <v:imagedata r:id="rId1167" o:title=""/>
          </v:shape>
          <o:OLEObject Type="Embed" ProgID="Equation.DSMT4" ShapeID="_x0000_i1591" DrawAspect="Content" ObjectID="_1459242674" r:id="rId1168"/>
        </w:object>
      </w:r>
      <w:r w:rsidRPr="00B27FE9">
        <w:t xml:space="preserve"> as</w:t>
      </w:r>
    </w:p>
    <w:p w14:paraId="3F4A1E2C" w14:textId="5F5D5450" w:rsidR="006A0BC1" w:rsidRPr="00B27FE9" w:rsidRDefault="006A0BC1" w:rsidP="006A0BC1">
      <w:pPr>
        <w:pStyle w:val="MTDisplayEquation"/>
      </w:pPr>
      <w:r w:rsidRPr="00B27FE9">
        <w:tab/>
      </w:r>
      <w:r w:rsidR="00AF2221" w:rsidRPr="00AF2221">
        <w:rPr>
          <w:position w:val="-42"/>
        </w:rPr>
        <w:object w:dxaOrig="1400" w:dyaOrig="960" w14:anchorId="5A0BA375">
          <v:shape id="_x0000_i1592" type="#_x0000_t75" style="width:70pt;height:48pt" o:ole="">
            <v:imagedata r:id="rId1169" o:title=""/>
          </v:shape>
          <o:OLEObject Type="Embed" ProgID="Equation.DSMT4" ShapeID="_x0000_i1592" DrawAspect="Content" ObjectID="_1459242675" r:id="rId1170"/>
        </w:object>
      </w:r>
      <w:r w:rsidR="004A1056">
        <w:t>.</w:t>
      </w:r>
    </w:p>
    <w:p w14:paraId="1974423F" w14:textId="71D314CA" w:rsidR="006A0BC1" w:rsidRPr="00B27FE9" w:rsidRDefault="006A0BC1" w:rsidP="006A0BC1">
      <w:r w:rsidRPr="00B27FE9">
        <w:t xml:space="preserve">Therefore, nodal variables in FEBio consist of the solid matrix displacement </w:t>
      </w:r>
      <w:r w:rsidR="00AF2221" w:rsidRPr="00AF2221">
        <w:rPr>
          <w:position w:val="-6"/>
        </w:rPr>
        <w:object w:dxaOrig="200" w:dyaOrig="220" w14:anchorId="2D683BE4">
          <v:shape id="_x0000_i1593" type="#_x0000_t75" style="width:10pt;height:10.5pt" o:ole="">
            <v:imagedata r:id="rId1171" o:title=""/>
          </v:shape>
          <o:OLEObject Type="Embed" ProgID="Equation.DSMT4" ShapeID="_x0000_i1593" DrawAspect="Content" ObjectID="_1459242676" r:id="rId1172"/>
        </w:object>
      </w:r>
      <w:r w:rsidRPr="00B27FE9">
        <w:t xml:space="preserve">, the effective fluid pressure </w:t>
      </w:r>
      <w:r w:rsidR="00AF2221" w:rsidRPr="00AF2221">
        <w:rPr>
          <w:position w:val="-10"/>
        </w:rPr>
        <w:object w:dxaOrig="240" w:dyaOrig="320" w14:anchorId="2B5D99EA">
          <v:shape id="_x0000_i1594" type="#_x0000_t75" style="width:12pt;height:16.5pt" o:ole="">
            <v:imagedata r:id="rId1173" o:title=""/>
          </v:shape>
          <o:OLEObject Type="Embed" ProgID="Equation.DSMT4" ShapeID="_x0000_i1594" DrawAspect="Content" ObjectID="_1459242677" r:id="rId1174"/>
        </w:object>
      </w:r>
      <w:r w:rsidRPr="00B27FE9">
        <w:t xml:space="preserve">, and the effective solute concentration </w:t>
      </w:r>
      <w:r w:rsidR="00AF2221" w:rsidRPr="00AF2221">
        <w:rPr>
          <w:position w:val="-6"/>
        </w:rPr>
        <w:object w:dxaOrig="180" w:dyaOrig="279" w14:anchorId="4AEEC58F">
          <v:shape id="_x0000_i1595" type="#_x0000_t75" style="width:8.5pt;height:14pt" o:ole="">
            <v:imagedata r:id="rId1175" o:title=""/>
          </v:shape>
          <o:OLEObject Type="Embed" ProgID="Equation.DSMT4" ShapeID="_x0000_i1595" DrawAspect="Content" ObjectID="_1459242678" r:id="rId1176"/>
        </w:object>
      </w:r>
      <w:r w:rsidRPr="00B27FE9">
        <w:t xml:space="preserve">.  Essential boundary conditions must be imposed on these variables, and not on the actual pressure </w:t>
      </w:r>
      <w:r w:rsidR="00AF2221" w:rsidRPr="00AF2221">
        <w:rPr>
          <w:position w:val="-10"/>
        </w:rPr>
        <w:object w:dxaOrig="240" w:dyaOrig="260" w14:anchorId="7626FB0B">
          <v:shape id="_x0000_i1596" type="#_x0000_t75" style="width:12pt;height:13.5pt" o:ole="">
            <v:imagedata r:id="rId1177" o:title=""/>
          </v:shape>
          <o:OLEObject Type="Embed" ProgID="Equation.DSMT4" ShapeID="_x0000_i1596" DrawAspect="Content" ObjectID="_1459242679" r:id="rId1178"/>
        </w:object>
      </w:r>
      <w:r w:rsidRPr="00B27FE9">
        <w:t xml:space="preserve"> or concentration </w:t>
      </w:r>
      <w:r w:rsidR="00AF2221" w:rsidRPr="00AF2221">
        <w:rPr>
          <w:position w:val="-6"/>
        </w:rPr>
        <w:object w:dxaOrig="180" w:dyaOrig="220" w14:anchorId="3CC461FA">
          <v:shape id="_x0000_i1597" type="#_x0000_t75" style="width:8.5pt;height:10.5pt" o:ole="">
            <v:imagedata r:id="rId1179" o:title=""/>
          </v:shape>
          <o:OLEObject Type="Embed" ProgID="Equation.DSMT4" ShapeID="_x0000_i1597" DrawAspect="Content" ObjectID="_1459242680" r:id="rId1180"/>
        </w:object>
      </w:r>
      <w:r w:rsidRPr="00B27FE9">
        <w:t xml:space="preserve">.  (In a biphasic material however, since </w:t>
      </w:r>
      <w:r w:rsidR="00AF2221" w:rsidRPr="00AF2221">
        <w:rPr>
          <w:position w:val="-6"/>
        </w:rPr>
        <w:object w:dxaOrig="540" w:dyaOrig="279" w14:anchorId="4E6E6D43">
          <v:shape id="_x0000_i1598" type="#_x0000_t75" style="width:27.5pt;height:14pt" o:ole="">
            <v:imagedata r:id="rId1181" o:title=""/>
          </v:shape>
          <o:OLEObject Type="Embed" ProgID="Equation.DSMT4" ShapeID="_x0000_i1598" DrawAspect="Content" ObjectID="_1459242681" r:id="rId1182"/>
        </w:object>
      </w:r>
      <w:r w:rsidRPr="00B27FE9">
        <w:t xml:space="preserve">, the effective and actual fluid pressures are the same, </w:t>
      </w:r>
      <w:r w:rsidR="00AF2221" w:rsidRPr="00AF2221">
        <w:rPr>
          <w:position w:val="-10"/>
        </w:rPr>
        <w:object w:dxaOrig="620" w:dyaOrig="320" w14:anchorId="56BF7AF9">
          <v:shape id="_x0000_i1599" type="#_x0000_t75" style="width:31.5pt;height:16.5pt" o:ole="">
            <v:imagedata r:id="rId1183" o:title=""/>
          </v:shape>
          <o:OLEObject Type="Embed" ProgID="Equation.DSMT4" ShapeID="_x0000_i1599" DrawAspect="Content" ObjectID="_1459242682" r:id="rId1184"/>
        </w:object>
      </w:r>
      <w:r w:rsidRPr="00B27FE9">
        <w:t>.)</w:t>
      </w:r>
    </w:p>
    <w:p w14:paraId="1C1E3093" w14:textId="77777777" w:rsidR="006A0BC1" w:rsidRPr="00B27FE9" w:rsidRDefault="006A0BC1" w:rsidP="006A0BC1"/>
    <w:p w14:paraId="4D3A2808" w14:textId="27369B4B" w:rsidR="006A0BC1" w:rsidRPr="00B27FE9" w:rsidRDefault="006A0BC1" w:rsidP="006A0BC1">
      <w:r w:rsidRPr="00B27FE9">
        <w:t xml:space="preserve">The mixture stress in a biphasic-solute material is given by </w:t>
      </w:r>
      <w:r w:rsidR="00AF2221" w:rsidRPr="00AF2221">
        <w:rPr>
          <w:position w:val="-10"/>
        </w:rPr>
        <w:object w:dxaOrig="1280" w:dyaOrig="360" w14:anchorId="7F842196">
          <v:shape id="_x0000_i1600" type="#_x0000_t75" style="width:64pt;height:18pt" o:ole="">
            <v:imagedata r:id="rId1185" o:title=""/>
          </v:shape>
          <o:OLEObject Type="Embed" ProgID="Equation.DSMT4" ShapeID="_x0000_i1600" DrawAspect="Content" ObjectID="_1459242683" r:id="rId1186"/>
        </w:object>
      </w:r>
      <w:r w:rsidRPr="00B27FE9">
        <w:t xml:space="preserve">, where </w:t>
      </w:r>
      <w:r w:rsidR="00AF2221" w:rsidRPr="00AF2221">
        <w:rPr>
          <w:position w:val="-6"/>
        </w:rPr>
        <w:object w:dxaOrig="300" w:dyaOrig="320" w14:anchorId="3A551F91">
          <v:shape id="_x0000_i1601" type="#_x0000_t75" style="width:14pt;height:16.5pt" o:ole="">
            <v:imagedata r:id="rId1187" o:title=""/>
          </v:shape>
          <o:OLEObject Type="Embed" ProgID="Equation.DSMT4" ShapeID="_x0000_i1601" DrawAspect="Content" ObjectID="_1459242684" r:id="rId1188"/>
        </w:object>
      </w:r>
      <w:r w:rsidRPr="00B27FE9">
        <w:t xml:space="preserve"> is the stress arising from the solid matrix strain.  The mixture traction on a surface with unit outward normal </w:t>
      </w:r>
      <w:r w:rsidR="00AF2221" w:rsidRPr="00AF2221">
        <w:rPr>
          <w:position w:val="-4"/>
        </w:rPr>
        <w:object w:dxaOrig="200" w:dyaOrig="200" w14:anchorId="4657B116">
          <v:shape id="_x0000_i1602" type="#_x0000_t75" style="width:10pt;height:10pt" o:ole="">
            <v:imagedata r:id="rId1189" o:title=""/>
          </v:shape>
          <o:OLEObject Type="Embed" ProgID="Equation.DSMT4" ShapeID="_x0000_i1602" DrawAspect="Content" ObjectID="_1459242685" r:id="rId1190"/>
        </w:object>
      </w:r>
      <w:r w:rsidRPr="00B27FE9">
        <w:t xml:space="preserve"> is </w:t>
      </w:r>
      <w:r w:rsidR="00AF2221" w:rsidRPr="00AF2221">
        <w:rPr>
          <w:position w:val="-6"/>
        </w:rPr>
        <w:object w:dxaOrig="800" w:dyaOrig="260" w14:anchorId="4B6C8396">
          <v:shape id="_x0000_i1603" type="#_x0000_t75" style="width:40pt;height:13.5pt" o:ole="">
            <v:imagedata r:id="rId1191" o:title=""/>
          </v:shape>
          <o:OLEObject Type="Embed" ProgID="Equation.DSMT4" ShapeID="_x0000_i1603" DrawAspect="Content" ObjectID="_1459242686" r:id="rId1192"/>
        </w:object>
      </w:r>
      <w:r w:rsidRPr="00B27FE9">
        <w:t xml:space="preserve">.  This traction is continuous across the boundary surface.  Therefore, the corresponding natural boundary condition for a biphasic-solute mixture is </w:t>
      </w:r>
      <w:r w:rsidR="00AF2221" w:rsidRPr="00AF2221">
        <w:rPr>
          <w:position w:val="-6"/>
        </w:rPr>
        <w:object w:dxaOrig="520" w:dyaOrig="279" w14:anchorId="35025667">
          <v:shape id="_x0000_i1604" type="#_x0000_t75" style="width:26.5pt;height:14pt" o:ole="">
            <v:imagedata r:id="rId1193" o:title=""/>
          </v:shape>
          <o:OLEObject Type="Embed" ProgID="Equation.DSMT4" ShapeID="_x0000_i1604" DrawAspect="Content" ObjectID="_1459242687" r:id="rId1194"/>
        </w:object>
      </w:r>
      <w:r w:rsidRPr="00B27FE9">
        <w:t>.  (In other words, if no boundary condition is imposed on the solid matrix displacement or mixture traction, the natural boundary condition is in effect.)</w:t>
      </w:r>
    </w:p>
    <w:p w14:paraId="4B1E9053" w14:textId="77777777" w:rsidR="006A0BC1" w:rsidRPr="00B27FE9" w:rsidRDefault="006A0BC1" w:rsidP="006A0BC1"/>
    <w:p w14:paraId="6E939CB0" w14:textId="0C4013A1" w:rsidR="006A0BC1" w:rsidRPr="00B27FE9" w:rsidRDefault="006A0BC1" w:rsidP="006A0BC1">
      <w:r w:rsidRPr="00B27FE9">
        <w:t xml:space="preserve">The natural boundary conditions for the solvent and solute are similarly </w:t>
      </w:r>
      <w:r w:rsidR="00AF2221" w:rsidRPr="00AF2221">
        <w:rPr>
          <w:position w:val="-6"/>
        </w:rPr>
        <w:object w:dxaOrig="859" w:dyaOrig="279" w14:anchorId="19BFD04E">
          <v:shape id="_x0000_i1605" type="#_x0000_t75" style="width:42.5pt;height:14pt" o:ole="">
            <v:imagedata r:id="rId1195" o:title=""/>
          </v:shape>
          <o:OLEObject Type="Embed" ProgID="Equation.DSMT4" ShapeID="_x0000_i1605" DrawAspect="Content" ObjectID="_1459242688" r:id="rId1196"/>
        </w:object>
      </w:r>
      <w:r w:rsidRPr="00B27FE9">
        <w:t xml:space="preserve"> and </w:t>
      </w:r>
      <w:r w:rsidR="00AF2221" w:rsidRPr="00AF2221">
        <w:rPr>
          <w:position w:val="-10"/>
        </w:rPr>
        <w:object w:dxaOrig="760" w:dyaOrig="320" w14:anchorId="65D51AAD">
          <v:shape id="_x0000_i1606" type="#_x0000_t75" style="width:38pt;height:16.5pt" o:ole="">
            <v:imagedata r:id="rId1197" o:title=""/>
          </v:shape>
          <o:OLEObject Type="Embed" ProgID="Equation.DSMT4" ShapeID="_x0000_i1606" DrawAspect="Content" ObjectID="_1459242689" r:id="rId1198"/>
        </w:object>
      </w:r>
      <w:r w:rsidRPr="00B27FE9">
        <w:t xml:space="preserve">, where </w:t>
      </w:r>
      <w:r w:rsidR="00AF2221" w:rsidRPr="00AF2221">
        <w:rPr>
          <w:position w:val="-6"/>
        </w:rPr>
        <w:object w:dxaOrig="260" w:dyaOrig="220" w14:anchorId="3DB4F108">
          <v:shape id="_x0000_i1607" type="#_x0000_t75" style="width:13.5pt;height:10.5pt" o:ole="">
            <v:imagedata r:id="rId1199" o:title=""/>
          </v:shape>
          <o:OLEObject Type="Embed" ProgID="Equation.DSMT4" ShapeID="_x0000_i1607" DrawAspect="Content" ObjectID="_1459242690" r:id="rId1200"/>
        </w:object>
      </w:r>
      <w:r w:rsidRPr="00B27FE9">
        <w:t xml:space="preserve"> is the volumetric flux of solvent relative to the solid and </w:t>
      </w:r>
      <w:r w:rsidR="00AF2221" w:rsidRPr="00AF2221">
        <w:rPr>
          <w:position w:val="-10"/>
        </w:rPr>
        <w:object w:dxaOrig="160" w:dyaOrig="320" w14:anchorId="71D108EC">
          <v:shape id="_x0000_i1608" type="#_x0000_t75" style="width:8pt;height:16.5pt" o:ole="">
            <v:imagedata r:id="rId1201" o:title=""/>
          </v:shape>
          <o:OLEObject Type="Embed" ProgID="Equation.DSMT4" ShapeID="_x0000_i1608" DrawAspect="Content" ObjectID="_1459242691" r:id="rId1202"/>
        </w:object>
      </w:r>
      <w:r w:rsidRPr="00B27FE9">
        <w:t xml:space="preserve"> is the molar flux of solute relative to the solid.  In general, </w:t>
      </w:r>
      <w:r w:rsidR="00AF2221" w:rsidRPr="00AF2221">
        <w:rPr>
          <w:position w:val="-6"/>
        </w:rPr>
        <w:object w:dxaOrig="260" w:dyaOrig="220" w14:anchorId="15ED7B4D">
          <v:shape id="_x0000_i1609" type="#_x0000_t75" style="width:13.5pt;height:10.5pt" o:ole="">
            <v:imagedata r:id="rId1203" o:title=""/>
          </v:shape>
          <o:OLEObject Type="Embed" ProgID="Equation.DSMT4" ShapeID="_x0000_i1609" DrawAspect="Content" ObjectID="_1459242692" r:id="rId1204"/>
        </w:object>
      </w:r>
      <w:r w:rsidRPr="00B27FE9">
        <w:t xml:space="preserve"> and </w:t>
      </w:r>
      <w:r w:rsidR="00AF2221" w:rsidRPr="00AF2221">
        <w:rPr>
          <w:position w:val="-10"/>
        </w:rPr>
        <w:object w:dxaOrig="160" w:dyaOrig="320" w14:anchorId="0135AE0F">
          <v:shape id="_x0000_i1610" type="#_x0000_t75" style="width:8pt;height:16.5pt" o:ole="">
            <v:imagedata r:id="rId1205" o:title=""/>
          </v:shape>
          <o:OLEObject Type="Embed" ProgID="Equation.DSMT4" ShapeID="_x0000_i1610" DrawAspect="Content" ObjectID="_1459242693" r:id="rId1206"/>
        </w:object>
      </w:r>
      <w:r w:rsidRPr="00B27FE9">
        <w:t xml:space="preserve"> are given by</w:t>
      </w:r>
    </w:p>
    <w:p w14:paraId="2FEEF24A" w14:textId="7DFA5CF0" w:rsidR="006A0BC1" w:rsidRPr="00B27FE9" w:rsidRDefault="006A0BC1" w:rsidP="006A0BC1">
      <w:pPr>
        <w:pStyle w:val="MTDisplayEquation"/>
      </w:pPr>
      <w:r w:rsidRPr="00B27FE9">
        <w:tab/>
      </w:r>
      <w:r w:rsidR="00AF2221" w:rsidRPr="00AF2221">
        <w:rPr>
          <w:position w:val="-70"/>
        </w:rPr>
        <w:object w:dxaOrig="2780" w:dyaOrig="1520" w14:anchorId="60DA29F2">
          <v:shape id="_x0000_i1611" type="#_x0000_t75" style="width:138.5pt;height:76pt" o:ole="">
            <v:imagedata r:id="rId1207" o:title=""/>
          </v:shape>
          <o:OLEObject Type="Embed" ProgID="Equation.DSMT4" ShapeID="_x0000_i1611" DrawAspect="Content" ObjectID="_1459242694" r:id="rId1208"/>
        </w:object>
      </w:r>
      <w:r w:rsidRPr="00B27FE9">
        <w:t>,</w:t>
      </w:r>
    </w:p>
    <w:p w14:paraId="7CD1DF84" w14:textId="77777777" w:rsidR="006A0BC1" w:rsidRPr="00B27FE9" w:rsidRDefault="006A0BC1" w:rsidP="006A0BC1">
      <w:r w:rsidRPr="00B27FE9">
        <w:t>where</w:t>
      </w:r>
    </w:p>
    <w:p w14:paraId="1A78B49B" w14:textId="15C8DBDB" w:rsidR="006A0BC1" w:rsidRPr="00B27FE9" w:rsidRDefault="006A0BC1" w:rsidP="006A0BC1">
      <w:pPr>
        <w:pStyle w:val="MTDisplayEquation"/>
      </w:pPr>
      <w:r w:rsidRPr="00B27FE9">
        <w:lastRenderedPageBreak/>
        <w:tab/>
      </w:r>
      <w:r w:rsidR="00AF2221" w:rsidRPr="00AF2221">
        <w:rPr>
          <w:position w:val="-34"/>
        </w:rPr>
        <w:object w:dxaOrig="2820" w:dyaOrig="840" w14:anchorId="558F0E59">
          <v:shape id="_x0000_i1612" type="#_x0000_t75" style="width:141.5pt;height:42pt" o:ole="">
            <v:imagedata r:id="rId1209" o:title=""/>
          </v:shape>
          <o:OLEObject Type="Embed" ProgID="Equation.DSMT4" ShapeID="_x0000_i1612" DrawAspect="Content" ObjectID="_1459242695" r:id="rId1210"/>
        </w:object>
      </w:r>
    </w:p>
    <w:p w14:paraId="23B55648" w14:textId="6FBFB5B4" w:rsidR="00D71BBF" w:rsidRDefault="006A0BC1" w:rsidP="00D71BBF">
      <w:r w:rsidRPr="00B27FE9">
        <w:t xml:space="preserve">is the effective hydraulic permeability of the interstitial fluid solution (solvent and solute) through the porous solid matrix; </w:t>
      </w:r>
      <w:r w:rsidR="00AF2221" w:rsidRPr="00AF2221">
        <w:rPr>
          <w:position w:val="-4"/>
        </w:rPr>
        <w:object w:dxaOrig="220" w:dyaOrig="260" w14:anchorId="262F295F">
          <v:shape id="_x0000_i1613" type="#_x0000_t75" style="width:10.5pt;height:13.5pt" o:ole="">
            <v:imagedata r:id="rId1211" o:title=""/>
          </v:shape>
          <o:OLEObject Type="Embed" ProgID="Equation.DSMT4" ShapeID="_x0000_i1613" DrawAspect="Content" ObjectID="_1459242696" r:id="rId1212"/>
        </w:object>
      </w:r>
      <w:r w:rsidRPr="00B27FE9">
        <w:t xml:space="preserve"> is the hydraulic permeability of the solvent through the porous solid matrix; </w:t>
      </w:r>
      <w:r w:rsidR="00AF2221" w:rsidRPr="00AF2221">
        <w:rPr>
          <w:position w:val="-6"/>
        </w:rPr>
        <w:object w:dxaOrig="200" w:dyaOrig="279" w14:anchorId="5B108F8F">
          <v:shape id="_x0000_i1614" type="#_x0000_t75" style="width:10pt;height:14pt" o:ole="">
            <v:imagedata r:id="rId1213" o:title=""/>
          </v:shape>
          <o:OLEObject Type="Embed" ProgID="Equation.DSMT4" ShapeID="_x0000_i1614" DrawAspect="Content" ObjectID="_1459242697" r:id="rId1214"/>
        </w:object>
      </w:r>
      <w:r w:rsidRPr="00B27FE9">
        <w:t xml:space="preserve"> is the solute diffusivity through the mixture (frictional interactions with solvent and solid); and </w:t>
      </w:r>
      <w:r w:rsidR="00AF2221" w:rsidRPr="00AF2221">
        <w:rPr>
          <w:position w:val="-12"/>
        </w:rPr>
        <w:object w:dxaOrig="279" w:dyaOrig="360" w14:anchorId="180ABD10">
          <v:shape id="_x0000_i1615" type="#_x0000_t75" style="width:14pt;height:18pt" o:ole="">
            <v:imagedata r:id="rId1215" o:title=""/>
          </v:shape>
          <o:OLEObject Type="Embed" ProgID="Equation.DSMT4" ShapeID="_x0000_i1615" DrawAspect="Content" ObjectID="_1459242698" r:id="rId1216"/>
        </w:object>
      </w:r>
      <w:r w:rsidRPr="00B27FE9">
        <w:t xml:space="preserve"> is the solute free diffusivity (frictional interactions with solvent only). </w:t>
      </w:r>
      <w:r w:rsidR="00AF2221" w:rsidRPr="00AF2221">
        <w:rPr>
          <w:position w:val="-10"/>
        </w:rPr>
        <w:object w:dxaOrig="1080" w:dyaOrig="360" w14:anchorId="60B3D820">
          <v:shape id="_x0000_i1616" type="#_x0000_t75" style="width:54pt;height:18pt" o:ole="">
            <v:imagedata r:id="rId1217" o:title=""/>
          </v:shape>
          <o:OLEObject Type="Embed" ProgID="Equation.DSMT4" ShapeID="_x0000_i1616" DrawAspect="Content" ObjectID="_1459242699" r:id="rId1218"/>
        </w:object>
      </w:r>
      <w:r w:rsidRPr="00B27FE9">
        <w:t xml:space="preserve"> is the solid matrix porosity in the current configuration.  The above expressions for the solvent and solute flux do not account for external body forces.</w:t>
      </w:r>
      <w:r w:rsidR="00D71BBF" w:rsidRPr="00D71BBF">
        <w:t xml:space="preserve"> </w:t>
      </w:r>
    </w:p>
    <w:p w14:paraId="7EBBD5EE" w14:textId="77777777" w:rsidR="00D71BBF" w:rsidRDefault="00D71BBF" w:rsidP="00D71BBF">
      <w:pPr>
        <w:pStyle w:val="Heading3"/>
      </w:pPr>
      <w:bookmarkStart w:id="1441" w:name="_Toc385498527"/>
      <w:r>
        <w:t>Guidelines for Biphasic-Solute Analyses</w:t>
      </w:r>
      <w:bookmarkEnd w:id="1441"/>
    </w:p>
    <w:p w14:paraId="070AFA22" w14:textId="77777777" w:rsidR="00D71BBF" w:rsidRDefault="00D71BBF" w:rsidP="00D71BBF">
      <w:pPr>
        <w:pStyle w:val="Heading4"/>
      </w:pPr>
      <w:bookmarkStart w:id="1442" w:name="_Ref188327319"/>
      <w:bookmarkStart w:id="1443" w:name="_Toc385498528"/>
      <w:r>
        <w:t>Prescribed Boundary Conditions</w:t>
      </w:r>
      <w:bookmarkEnd w:id="1442"/>
      <w:bookmarkEnd w:id="1443"/>
    </w:p>
    <w:p w14:paraId="4B2AA8C4" w14:textId="62319919" w:rsidR="00D71BBF" w:rsidRDefault="00D71BBF" w:rsidP="00D71BBF">
      <w:r>
        <w:t xml:space="preserve">In most analyses, it may be assumed that the ambient fluid pressure in the external environment is zero, thus </w:t>
      </w:r>
      <w:r w:rsidR="00AF2221" w:rsidRPr="00AF2221">
        <w:rPr>
          <w:position w:val="-14"/>
        </w:rPr>
        <w:object w:dxaOrig="720" w:dyaOrig="400" w14:anchorId="3C882B07">
          <v:shape id="_x0000_i1617" type="#_x0000_t75" style="width:36.5pt;height:19.5pt" o:ole="">
            <v:imagedata r:id="rId1219" o:title=""/>
          </v:shape>
          <o:OLEObject Type="Embed" ProgID="Equation.DSMT4" ShapeID="_x0000_i1617" DrawAspect="Content" ObjectID="_1459242700" r:id="rId1220"/>
        </w:object>
      </w:r>
      <w:r>
        <w:t xml:space="preserve">, where the subscripted asterisk is used to denote environmental conditions.  The ambient solute concentration may be represented by </w:t>
      </w:r>
      <w:r w:rsidR="00AF2221" w:rsidRPr="00AF2221">
        <w:rPr>
          <w:position w:val="-14"/>
        </w:rPr>
        <w:object w:dxaOrig="240" w:dyaOrig="400" w14:anchorId="71AB48E5">
          <v:shape id="_x0000_i1618" type="#_x0000_t75" style="width:12pt;height:19.5pt" o:ole="">
            <v:imagedata r:id="rId1221" o:title=""/>
          </v:shape>
          <o:OLEObject Type="Embed" ProgID="Equation.DSMT4" ShapeID="_x0000_i1618" DrawAspect="Content" ObjectID="_1459242701" r:id="rId1222"/>
        </w:object>
      </w:r>
      <w:r>
        <w:t xml:space="preserve">.  It follows that the effective fluid pressure in the external environment is </w:t>
      </w:r>
      <w:r w:rsidR="00AF2221" w:rsidRPr="00AF2221">
        <w:rPr>
          <w:position w:val="-14"/>
        </w:rPr>
        <w:object w:dxaOrig="1460" w:dyaOrig="400" w14:anchorId="31BAEFD2">
          <v:shape id="_x0000_i1619" type="#_x0000_t75" style="width:73.5pt;height:19.5pt" o:ole="">
            <v:imagedata r:id="rId1223" o:title=""/>
          </v:shape>
          <o:OLEObject Type="Embed" ProgID="Equation.DSMT4" ShapeID="_x0000_i1619" DrawAspect="Content" ObjectID="_1459242702" r:id="rId1224"/>
        </w:object>
      </w:r>
      <w:r>
        <w:t xml:space="preserve"> and the effective concentration is </w:t>
      </w:r>
      <w:r w:rsidR="00AF2221" w:rsidRPr="00AF2221">
        <w:rPr>
          <w:position w:val="-18"/>
        </w:rPr>
        <w:object w:dxaOrig="1100" w:dyaOrig="440" w14:anchorId="6C7876B7">
          <v:shape id="_x0000_i1620" type="#_x0000_t75" style="width:55.5pt;height:22pt" o:ole="">
            <v:imagedata r:id="rId1225" o:title=""/>
          </v:shape>
          <o:OLEObject Type="Embed" ProgID="Equation.DSMT4" ShapeID="_x0000_i1620" DrawAspect="Content" ObjectID="_1459242703" r:id="rId1226"/>
        </w:object>
      </w:r>
      <w:r>
        <w:t xml:space="preserve">.  Therefore, in biphasic-solute analyses, whenever the external environment contains a solute at a concentration of </w:t>
      </w:r>
      <w:r w:rsidR="00AF2221" w:rsidRPr="00AF2221">
        <w:rPr>
          <w:position w:val="-14"/>
        </w:rPr>
        <w:object w:dxaOrig="240" w:dyaOrig="400" w14:anchorId="7D417867">
          <v:shape id="_x0000_i1621" type="#_x0000_t75" style="width:12pt;height:19.5pt" o:ole="">
            <v:imagedata r:id="rId1227" o:title=""/>
          </v:shape>
          <o:OLEObject Type="Embed" ProgID="Equation.DSMT4" ShapeID="_x0000_i1621" DrawAspect="Content" ObjectID="_1459242704" r:id="rId1228"/>
        </w:object>
      </w:r>
      <w:r>
        <w:t xml:space="preserve">, the user must remember to prescribe non-zero boundary conditions for the effective solute concentration </w:t>
      </w:r>
      <w:r>
        <w:rPr>
          <w:i/>
        </w:rPr>
        <w:t>and</w:t>
      </w:r>
      <w:r>
        <w:t xml:space="preserve"> the effective fluid pressure.</w:t>
      </w:r>
    </w:p>
    <w:p w14:paraId="3E994CCE" w14:textId="77777777" w:rsidR="00D71BBF" w:rsidRDefault="00D71BBF" w:rsidP="00D71BBF"/>
    <w:p w14:paraId="1A24605E" w14:textId="0EBAFEC5" w:rsidR="00D71BBF" w:rsidRDefault="00D71BBF" w:rsidP="00D71BBF">
      <w:r>
        <w:t xml:space="preserve">Letting </w:t>
      </w:r>
      <w:r w:rsidR="00AF2221" w:rsidRPr="00AF2221">
        <w:rPr>
          <w:position w:val="-14"/>
        </w:rPr>
        <w:object w:dxaOrig="720" w:dyaOrig="400" w14:anchorId="39951B79">
          <v:shape id="_x0000_i1622" type="#_x0000_t75" style="width:36.5pt;height:19.5pt" o:ole="">
            <v:imagedata r:id="rId1229" o:title=""/>
          </v:shape>
          <o:OLEObject Type="Embed" ProgID="Equation.DSMT4" ShapeID="_x0000_i1622" DrawAspect="Content" ObjectID="_1459242705" r:id="rId1230"/>
        </w:object>
      </w:r>
      <w:r>
        <w:t xml:space="preserve"> also implies that prescribed mixture normal tractions (Section </w:t>
      </w:r>
      <w:r w:rsidR="00D03A2A">
        <w:fldChar w:fldCharType="begin"/>
      </w:r>
      <w:r w:rsidR="00D03A2A">
        <w:instrText xml:space="preserve"> REF _Ref194576511 \r \h </w:instrText>
      </w:r>
      <w:r w:rsidR="00D03A2A">
        <w:fldChar w:fldCharType="separate"/>
      </w:r>
      <w:ins w:id="1444" w:author="Steve Maas" w:date="2014-01-02T13:04:00Z">
        <w:r w:rsidR="00873D59">
          <w:t>3.9.3</w:t>
        </w:r>
      </w:ins>
      <w:del w:id="1445" w:author="Steve Maas" w:date="2014-01-02T13:04:00Z">
        <w:r w:rsidR="00B951E2" w:rsidDel="00873D59">
          <w:delText>3.8.3</w:delText>
        </w:r>
      </w:del>
      <w:r w:rsidR="00D03A2A">
        <w:fldChar w:fldCharType="end"/>
      </w:r>
      <w:r>
        <w:t xml:space="preserve">) represent only the traction above ambient conditions.  Note that users are not obligated to assume that </w:t>
      </w:r>
      <w:r w:rsidR="00AF2221" w:rsidRPr="00AF2221">
        <w:rPr>
          <w:position w:val="-14"/>
        </w:rPr>
        <w:object w:dxaOrig="720" w:dyaOrig="400" w14:anchorId="6882E63F">
          <v:shape id="_x0000_i1623" type="#_x0000_t75" style="width:36.5pt;height:19.5pt" o:ole="">
            <v:imagedata r:id="rId1231" o:title=""/>
          </v:shape>
          <o:OLEObject Type="Embed" ProgID="Equation.DSMT4" ShapeID="_x0000_i1623" DrawAspect="Content" ObjectID="_1459242706" r:id="rId1232"/>
        </w:object>
      </w:r>
      <w:r>
        <w:t>.  However, if a non-zero value is assumed for the ambient pressure, then users must remember to incorporate this non-zero value whenever prescribing mixture normal tractions.</w:t>
      </w:r>
    </w:p>
    <w:p w14:paraId="0091AE59" w14:textId="77777777" w:rsidR="00D71BBF" w:rsidRDefault="00D71BBF" w:rsidP="00D71BBF">
      <w:pPr>
        <w:pStyle w:val="Heading4"/>
      </w:pPr>
      <w:bookmarkStart w:id="1446" w:name="_Toc385498529"/>
      <w:r>
        <w:t>Prescribed Initial Conditions</w:t>
      </w:r>
      <w:bookmarkEnd w:id="1446"/>
    </w:p>
    <w:p w14:paraId="6FDA48A6" w14:textId="68984DD6" w:rsidR="00D71BBF" w:rsidRPr="007036C1" w:rsidRDefault="00D71BBF" w:rsidP="00D71BBF">
      <w:r>
        <w:t xml:space="preserve">When a </w:t>
      </w:r>
      <w:r w:rsidR="001B33E2">
        <w:t>biphasic-solute</w:t>
      </w:r>
      <w:r>
        <w:t xml:space="preserve"> material is initially exposed to a given external environment with effective pressure </w:t>
      </w:r>
      <w:r w:rsidR="00AF2221" w:rsidRPr="00AF2221">
        <w:rPr>
          <w:position w:val="-14"/>
        </w:rPr>
        <w:object w:dxaOrig="260" w:dyaOrig="400" w14:anchorId="0AFCA446">
          <v:shape id="_x0000_i1624" type="#_x0000_t75" style="width:13.5pt;height:19.5pt" o:ole="">
            <v:imagedata r:id="rId1233" o:title=""/>
          </v:shape>
          <o:OLEObject Type="Embed" ProgID="Equation.DSMT4" ShapeID="_x0000_i1624" DrawAspect="Content" ObjectID="_1459242707" r:id="rId1234"/>
        </w:object>
      </w:r>
      <w:r w:rsidR="001B33E2">
        <w:t xml:space="preserve"> and effective concentration</w:t>
      </w:r>
      <w:r>
        <w:t xml:space="preserve"> </w:t>
      </w:r>
      <w:r w:rsidR="00AF2221" w:rsidRPr="00AF2221">
        <w:rPr>
          <w:position w:val="-14"/>
        </w:rPr>
        <w:object w:dxaOrig="240" w:dyaOrig="400" w14:anchorId="5A8997A4">
          <v:shape id="_x0000_i1625" type="#_x0000_t75" style="width:12pt;height:19.5pt" o:ole="">
            <v:imagedata r:id="rId1235" o:title=""/>
          </v:shape>
          <o:OLEObject Type="Embed" ProgID="Equation.DSMT4" ShapeID="_x0000_i1625" DrawAspect="Content" ObjectID="_1459242708" r:id="rId1236"/>
        </w:object>
      </w:r>
      <w:r>
        <w:t xml:space="preserve">, the initial conditions inside the material should be set to </w:t>
      </w:r>
      <w:r w:rsidR="00AF2221" w:rsidRPr="00AF2221">
        <w:rPr>
          <w:position w:val="-14"/>
        </w:rPr>
        <w:object w:dxaOrig="720" w:dyaOrig="400" w14:anchorId="0BC0B7DB">
          <v:shape id="_x0000_i1626" type="#_x0000_t75" style="width:36.5pt;height:19.5pt" o:ole="">
            <v:imagedata r:id="rId1237" o:title=""/>
          </v:shape>
          <o:OLEObject Type="Embed" ProgID="Equation.DSMT4" ShapeID="_x0000_i1626" DrawAspect="Content" ObjectID="_1459242709" r:id="rId1238"/>
        </w:object>
      </w:r>
      <w:r>
        <w:t xml:space="preserve"> and </w:t>
      </w:r>
      <w:r w:rsidR="00AF2221" w:rsidRPr="00AF2221">
        <w:rPr>
          <w:position w:val="-14"/>
        </w:rPr>
        <w:object w:dxaOrig="660" w:dyaOrig="400" w14:anchorId="74BED87F">
          <v:shape id="_x0000_i1627" type="#_x0000_t75" style="width:32.5pt;height:19.5pt" o:ole="">
            <v:imagedata r:id="rId1239" o:title=""/>
          </v:shape>
          <o:OLEObject Type="Embed" ProgID="Equation.DSMT4" ShapeID="_x0000_i1627" DrawAspect="Content" ObjectID="_1459242710" r:id="rId1240"/>
        </w:object>
      </w:r>
      <w:r>
        <w:t xml:space="preserve"> in order to </w:t>
      </w:r>
      <w:r w:rsidR="001B33E2">
        <w:t>produce the correct initial state</w:t>
      </w:r>
      <w:r>
        <w:t xml:space="preserve">.  The values of </w:t>
      </w:r>
      <w:r w:rsidR="00AF2221" w:rsidRPr="00AF2221">
        <w:rPr>
          <w:position w:val="-14"/>
        </w:rPr>
        <w:object w:dxaOrig="260" w:dyaOrig="400" w14:anchorId="21DD54CA">
          <v:shape id="_x0000_i1628" type="#_x0000_t75" style="width:13.5pt;height:19.5pt" o:ole="">
            <v:imagedata r:id="rId1241" o:title=""/>
          </v:shape>
          <o:OLEObject Type="Embed" ProgID="Equation.DSMT4" ShapeID="_x0000_i1628" DrawAspect="Content" ObjectID="_1459242711" r:id="rId1242"/>
        </w:object>
      </w:r>
      <w:r>
        <w:t xml:space="preserve"> and </w:t>
      </w:r>
      <w:r w:rsidR="00AF2221" w:rsidRPr="00AF2221">
        <w:rPr>
          <w:position w:val="-14"/>
        </w:rPr>
        <w:object w:dxaOrig="240" w:dyaOrig="400" w14:anchorId="4D7AF2D8">
          <v:shape id="_x0000_i1629" type="#_x0000_t75" style="width:12pt;height:19.5pt" o:ole="">
            <v:imagedata r:id="rId1243" o:title=""/>
          </v:shape>
          <o:OLEObject Type="Embed" ProgID="Equation.DSMT4" ShapeID="_x0000_i1629" DrawAspect="Content" ObjectID="_1459242712" r:id="rId1244"/>
        </w:object>
      </w:r>
      <w:r>
        <w:t xml:space="preserve"> should be evaluated as described in Section </w:t>
      </w:r>
      <w:r>
        <w:fldChar w:fldCharType="begin"/>
      </w:r>
      <w:r>
        <w:instrText xml:space="preserve"> REF _Ref188326917 \r \h </w:instrText>
      </w:r>
      <w:r>
        <w:fldChar w:fldCharType="separate"/>
      </w:r>
      <w:r w:rsidR="00873D59">
        <w:t xml:space="preserve">4.6.1.2. </w:t>
      </w:r>
      <w:r>
        <w:fldChar w:fldCharType="end"/>
      </w:r>
    </w:p>
    <w:p w14:paraId="2421EA9D" w14:textId="77777777" w:rsidR="006A0BC1" w:rsidRPr="00B27FE9" w:rsidRDefault="006A0BC1" w:rsidP="006A0BC1">
      <w:r w:rsidRPr="00B27FE9">
        <w:br w:type="page"/>
      </w:r>
    </w:p>
    <w:p w14:paraId="4432540A" w14:textId="77777777" w:rsidR="006A0BC1" w:rsidRPr="0097532C" w:rsidRDefault="006A0BC1" w:rsidP="006A0BC1">
      <w:pPr>
        <w:pStyle w:val="Heading3"/>
      </w:pPr>
      <w:bookmarkStart w:id="1447" w:name="_Ref192767660"/>
      <w:bookmarkStart w:id="1448" w:name="_Toc385498530"/>
      <w:r w:rsidRPr="0097532C">
        <w:lastRenderedPageBreak/>
        <w:t>General Specification of Biphasic-Solute Materials</w:t>
      </w:r>
      <w:bookmarkEnd w:id="1447"/>
      <w:bookmarkEnd w:id="1448"/>
    </w:p>
    <w:p w14:paraId="59CED6A7" w14:textId="3DEC5689" w:rsidR="006A0BC1" w:rsidRDefault="006A0BC1" w:rsidP="006A0BC1">
      <w:r>
        <w:t xml:space="preserve">The material type for a biphasic-solute material is </w:t>
      </w:r>
      <w:r w:rsidRPr="00B27FE9">
        <w:rPr>
          <w:i/>
        </w:rPr>
        <w:t>“biphasic-solute”</w:t>
      </w:r>
      <w:r>
        <w:t>. C</w:t>
      </w:r>
      <w:r w:rsidRPr="00B27FE9">
        <w:t xml:space="preserve">onstitutive relations must be provided for the solid matrix, the hydraulic permeability </w:t>
      </w:r>
      <w:r w:rsidR="00AF2221" w:rsidRPr="00AF2221">
        <w:rPr>
          <w:position w:val="-4"/>
        </w:rPr>
        <w:object w:dxaOrig="220" w:dyaOrig="260" w14:anchorId="761F2681">
          <v:shape id="_x0000_i1630" type="#_x0000_t75" style="width:10.5pt;height:13.5pt" o:ole="">
            <v:imagedata r:id="rId1245" o:title=""/>
          </v:shape>
          <o:OLEObject Type="Embed" ProgID="Equation.DSMT4" ShapeID="_x0000_i1630" DrawAspect="Content" ObjectID="_1459242713" r:id="rId1246"/>
        </w:object>
      </w:r>
      <w:r w:rsidRPr="00B27FE9">
        <w:t xml:space="preserve">, the solute diffusivities </w:t>
      </w:r>
      <w:r w:rsidR="00AF2221" w:rsidRPr="00AF2221">
        <w:rPr>
          <w:position w:val="-6"/>
        </w:rPr>
        <w:object w:dxaOrig="200" w:dyaOrig="279" w14:anchorId="7CABEC5D">
          <v:shape id="_x0000_i1631" type="#_x0000_t75" style="width:10pt;height:14pt" o:ole="">
            <v:imagedata r:id="rId1247" o:title=""/>
          </v:shape>
          <o:OLEObject Type="Embed" ProgID="Equation.DSMT4" ShapeID="_x0000_i1631" DrawAspect="Content" ObjectID="_1459242714" r:id="rId1248"/>
        </w:object>
      </w:r>
      <w:r w:rsidRPr="00B27FE9">
        <w:t xml:space="preserve"> and </w:t>
      </w:r>
      <w:r w:rsidR="00AF2221" w:rsidRPr="00AF2221">
        <w:rPr>
          <w:position w:val="-12"/>
        </w:rPr>
        <w:object w:dxaOrig="279" w:dyaOrig="360" w14:anchorId="244A868F">
          <v:shape id="_x0000_i1632" type="#_x0000_t75" style="width:14pt;height:18pt" o:ole="">
            <v:imagedata r:id="rId1249" o:title=""/>
          </v:shape>
          <o:OLEObject Type="Embed" ProgID="Equation.DSMT4" ShapeID="_x0000_i1632" DrawAspect="Content" ObjectID="_1459242715" r:id="rId1250"/>
        </w:object>
      </w:r>
      <w:r w:rsidRPr="00B27FE9">
        <w:t xml:space="preserve">, the effective solubility </w:t>
      </w:r>
      <w:r w:rsidR="00AF2221" w:rsidRPr="00AF2221">
        <w:rPr>
          <w:position w:val="-4"/>
        </w:rPr>
        <w:object w:dxaOrig="220" w:dyaOrig="260" w14:anchorId="4AC6C5EE">
          <v:shape id="_x0000_i1633" type="#_x0000_t75" style="width:10.5pt;height:13.5pt" o:ole="">
            <v:imagedata r:id="rId1251" o:title=""/>
          </v:shape>
          <o:OLEObject Type="Embed" ProgID="Equation.DSMT4" ShapeID="_x0000_i1633" DrawAspect="Content" ObjectID="_1459242716" r:id="rId1252"/>
        </w:object>
      </w:r>
      <w:r w:rsidRPr="00B27FE9">
        <w:t xml:space="preserve"> and the osmotic coefficient </w:t>
      </w:r>
      <w:r w:rsidR="00AF2221" w:rsidRPr="00AF2221">
        <w:rPr>
          <w:position w:val="-4"/>
        </w:rPr>
        <w:object w:dxaOrig="260" w:dyaOrig="240" w14:anchorId="5979C138">
          <v:shape id="_x0000_i1634" type="#_x0000_t75" style="width:13.5pt;height:12pt" o:ole="">
            <v:imagedata r:id="rId1253" o:title=""/>
          </v:shape>
          <o:OLEObject Type="Embed" ProgID="Equation.DSMT4" ShapeID="_x0000_i1634" DrawAspect="Content" ObjectID="_1459242717" r:id="rId1254"/>
        </w:object>
      </w:r>
      <w:r w:rsidRPr="00B27FE9">
        <w:t xml:space="preserve">.  </w:t>
      </w:r>
      <w:r>
        <w:t>Therefore, the following parameters must be defined:</w:t>
      </w:r>
    </w:p>
    <w:p w14:paraId="6F0DA865"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78"/>
        <w:gridCol w:w="6500"/>
      </w:tblGrid>
      <w:tr w:rsidR="00216706" w14:paraId="15CBFEB9" w14:textId="77777777" w:rsidTr="00216706">
        <w:tc>
          <w:tcPr>
            <w:tcW w:w="3078" w:type="dxa"/>
            <w:shd w:val="clear" w:color="auto" w:fill="auto"/>
          </w:tcPr>
          <w:p w14:paraId="7A0221D3" w14:textId="77777777" w:rsidR="006A0BC1" w:rsidRDefault="006A0BC1" w:rsidP="006A0BC1">
            <w:pPr>
              <w:pStyle w:val="code"/>
            </w:pPr>
            <w:r>
              <w:t>&lt;solid&gt;</w:t>
            </w:r>
          </w:p>
        </w:tc>
        <w:tc>
          <w:tcPr>
            <w:tcW w:w="6500" w:type="dxa"/>
            <w:shd w:val="clear" w:color="auto" w:fill="auto"/>
          </w:tcPr>
          <w:p w14:paraId="3ED894A9" w14:textId="77777777" w:rsidR="006A0BC1" w:rsidRPr="000B272C" w:rsidRDefault="006A0BC1" w:rsidP="006A0BC1">
            <w:pPr>
              <w:rPr>
                <w:i/>
              </w:rPr>
            </w:pPr>
            <w:r w:rsidRPr="000B272C">
              <w:t>specification of the solid matrix</w:t>
            </w:r>
          </w:p>
        </w:tc>
      </w:tr>
      <w:tr w:rsidR="00216706" w14:paraId="0DBC3646" w14:textId="77777777" w:rsidTr="00216706">
        <w:tblPrEx>
          <w:tblLook w:val="0000" w:firstRow="0" w:lastRow="0" w:firstColumn="0" w:lastColumn="0" w:noHBand="0" w:noVBand="0"/>
        </w:tblPrEx>
        <w:trPr>
          <w:trHeight w:val="270"/>
        </w:trPr>
        <w:tc>
          <w:tcPr>
            <w:tcW w:w="3078" w:type="dxa"/>
            <w:shd w:val="clear" w:color="auto" w:fill="auto"/>
          </w:tcPr>
          <w:p w14:paraId="4DF7C531" w14:textId="77777777" w:rsidR="0044636E" w:rsidRDefault="0044636E" w:rsidP="006A0BC1">
            <w:pPr>
              <w:pStyle w:val="code"/>
            </w:pPr>
            <w:r>
              <w:t>&lt;phi0&gt;</w:t>
            </w:r>
          </w:p>
        </w:tc>
        <w:tc>
          <w:tcPr>
            <w:tcW w:w="6500" w:type="dxa"/>
            <w:shd w:val="clear" w:color="auto" w:fill="auto"/>
          </w:tcPr>
          <w:p w14:paraId="3554B54E" w14:textId="6F694CEF" w:rsidR="0044636E" w:rsidRDefault="0044636E" w:rsidP="00AF2221">
            <w:r w:rsidRPr="000B272C">
              <w:t xml:space="preserve">solid volume fraction </w:t>
            </w:r>
            <w:r w:rsidR="00AF2221" w:rsidRPr="00AF2221">
              <w:rPr>
                <w:position w:val="-12"/>
              </w:rPr>
              <w:object w:dxaOrig="300" w:dyaOrig="380" w14:anchorId="0C60C2E8">
                <v:shape id="_x0000_i1635" type="#_x0000_t75" style="width:14pt;height:19.5pt" o:ole="">
                  <v:imagedata r:id="rId1255" o:title=""/>
                </v:shape>
                <o:OLEObject Type="Embed" ProgID="Equation.DSMT4" ShapeID="_x0000_i1635" DrawAspect="Content" ObjectID="_1459242718" r:id="rId1256"/>
              </w:object>
            </w:r>
            <w:r w:rsidRPr="000B272C">
              <w:t xml:space="preserve"> in the reference configuration</w:t>
            </w:r>
          </w:p>
        </w:tc>
      </w:tr>
      <w:tr w:rsidR="00216706" w14:paraId="2F8172E9" w14:textId="77777777" w:rsidTr="00216706">
        <w:tblPrEx>
          <w:tblLook w:val="0000" w:firstRow="0" w:lastRow="0" w:firstColumn="0" w:lastColumn="0" w:noHBand="0" w:noVBand="0"/>
        </w:tblPrEx>
        <w:trPr>
          <w:trHeight w:val="270"/>
        </w:trPr>
        <w:tc>
          <w:tcPr>
            <w:tcW w:w="3078" w:type="dxa"/>
            <w:shd w:val="clear" w:color="auto" w:fill="auto"/>
          </w:tcPr>
          <w:p w14:paraId="087AD31B" w14:textId="77777777" w:rsidR="006A0BC1" w:rsidRDefault="006A0BC1" w:rsidP="006A0BC1">
            <w:pPr>
              <w:pStyle w:val="code"/>
            </w:pPr>
            <w:r>
              <w:t>&lt;permeability&gt;</w:t>
            </w:r>
          </w:p>
        </w:tc>
        <w:tc>
          <w:tcPr>
            <w:tcW w:w="6500" w:type="dxa"/>
            <w:shd w:val="clear" w:color="auto" w:fill="auto"/>
          </w:tcPr>
          <w:p w14:paraId="6B0164B5" w14:textId="4A187767" w:rsidR="006A0BC1" w:rsidRDefault="006A0BC1" w:rsidP="00AF2221">
            <w:r>
              <w:t xml:space="preserve">specification of the hydraulic permeability </w:t>
            </w:r>
            <w:r w:rsidR="00AF2221" w:rsidRPr="00AF2221">
              <w:rPr>
                <w:position w:val="-4"/>
              </w:rPr>
              <w:object w:dxaOrig="220" w:dyaOrig="260" w14:anchorId="53044DCF">
                <v:shape id="_x0000_i1636" type="#_x0000_t75" style="width:10.5pt;height:13.5pt" o:ole="">
                  <v:imagedata r:id="rId1257" o:title=""/>
                </v:shape>
                <o:OLEObject Type="Embed" ProgID="Equation.DSMT4" ShapeID="_x0000_i1636" DrawAspect="Content" ObjectID="_1459242719" r:id="rId1258"/>
              </w:object>
            </w:r>
          </w:p>
        </w:tc>
      </w:tr>
      <w:tr w:rsidR="00216706" w14:paraId="3554EE70" w14:textId="77777777" w:rsidTr="00216706">
        <w:tblPrEx>
          <w:tblLook w:val="0000" w:firstRow="0" w:lastRow="0" w:firstColumn="0" w:lastColumn="0" w:noHBand="0" w:noVBand="0"/>
        </w:tblPrEx>
        <w:trPr>
          <w:trHeight w:val="270"/>
        </w:trPr>
        <w:tc>
          <w:tcPr>
            <w:tcW w:w="3078" w:type="dxa"/>
            <w:shd w:val="clear" w:color="auto" w:fill="auto"/>
          </w:tcPr>
          <w:p w14:paraId="14221190" w14:textId="2A95B4D5" w:rsidR="006A0BC1" w:rsidRDefault="006A0BC1" w:rsidP="00216706">
            <w:pPr>
              <w:pStyle w:val="code"/>
            </w:pPr>
            <w:r>
              <w:t>&lt;</w:t>
            </w:r>
            <w:r w:rsidR="00216706">
              <w:t>osmotic_coefficient</w:t>
            </w:r>
            <w:r>
              <w:t>&gt;</w:t>
            </w:r>
          </w:p>
        </w:tc>
        <w:tc>
          <w:tcPr>
            <w:tcW w:w="6500" w:type="dxa"/>
            <w:shd w:val="clear" w:color="auto" w:fill="auto"/>
          </w:tcPr>
          <w:p w14:paraId="7A088EA3" w14:textId="6EE23B3D" w:rsidR="006A0BC1" w:rsidRDefault="006A0BC1" w:rsidP="00AF2221">
            <w:r>
              <w:t xml:space="preserve">specification of the </w:t>
            </w:r>
            <w:r w:rsidR="00216706">
              <w:t xml:space="preserve">osmotic coefficient </w:t>
            </w:r>
            <w:r w:rsidR="00AF2221" w:rsidRPr="00AF2221">
              <w:rPr>
                <w:position w:val="-4"/>
              </w:rPr>
              <w:object w:dxaOrig="260" w:dyaOrig="240" w14:anchorId="255029F0">
                <v:shape id="_x0000_i1637" type="#_x0000_t75" style="width:13.5pt;height:12pt" o:ole="">
                  <v:imagedata r:id="rId1259" o:title=""/>
                </v:shape>
                <o:OLEObject Type="Embed" ProgID="Equation.DSMT4" ShapeID="_x0000_i1637" DrawAspect="Content" ObjectID="_1459242720" r:id="rId1260"/>
              </w:object>
            </w:r>
            <w:r w:rsidR="00216706">
              <w:t xml:space="preserve"> </w:t>
            </w:r>
            <w:r w:rsidR="00AF2221" w:rsidRPr="00AF2221">
              <w:rPr>
                <w:position w:val="-6"/>
              </w:rPr>
              <w:object w:dxaOrig="200" w:dyaOrig="279" w14:anchorId="1971FA9A">
                <v:shape id="_x0000_i1638" type="#_x0000_t75" style="width:10pt;height:14pt" o:ole="">
                  <v:imagedata r:id="rId1261" o:title=""/>
                </v:shape>
                <o:OLEObject Type="Embed" ProgID="Equation.DSMT4" ShapeID="_x0000_i1638" DrawAspect="Content" ObjectID="_1459242721" r:id="rId1262"/>
              </w:object>
            </w:r>
            <w:r w:rsidR="00AF2221" w:rsidRPr="00AF2221">
              <w:rPr>
                <w:position w:val="-12"/>
              </w:rPr>
              <w:object w:dxaOrig="279" w:dyaOrig="360" w14:anchorId="7F5F8E89">
                <v:shape id="_x0000_i1639" type="#_x0000_t75" style="width:14pt;height:18pt" o:ole="">
                  <v:imagedata r:id="rId1263" o:title=""/>
                </v:shape>
                <o:OLEObject Type="Embed" ProgID="Equation.DSMT4" ShapeID="_x0000_i1639" DrawAspect="Content" ObjectID="_1459242722" r:id="rId1264"/>
              </w:object>
            </w:r>
          </w:p>
        </w:tc>
      </w:tr>
      <w:tr w:rsidR="00216706" w14:paraId="738195CE" w14:textId="77777777" w:rsidTr="00216706">
        <w:tblPrEx>
          <w:tblLook w:val="0000" w:firstRow="0" w:lastRow="0" w:firstColumn="0" w:lastColumn="0" w:noHBand="0" w:noVBand="0"/>
        </w:tblPrEx>
        <w:trPr>
          <w:trHeight w:val="270"/>
        </w:trPr>
        <w:tc>
          <w:tcPr>
            <w:tcW w:w="3078" w:type="dxa"/>
            <w:shd w:val="clear" w:color="auto" w:fill="auto"/>
          </w:tcPr>
          <w:p w14:paraId="164C15D5" w14:textId="77777777" w:rsidR="006A0BC1" w:rsidRDefault="006A0BC1" w:rsidP="00350D5F">
            <w:pPr>
              <w:pStyle w:val="code"/>
            </w:pPr>
            <w:r>
              <w:t>&lt;</w:t>
            </w:r>
            <w:r w:rsidR="0055509B">
              <w:t>solute</w:t>
            </w:r>
            <w:r>
              <w:t>&gt;</w:t>
            </w:r>
          </w:p>
        </w:tc>
        <w:tc>
          <w:tcPr>
            <w:tcW w:w="6500" w:type="dxa"/>
            <w:shd w:val="clear" w:color="auto" w:fill="auto"/>
          </w:tcPr>
          <w:p w14:paraId="7FEE495E" w14:textId="77777777" w:rsidR="006A0BC1" w:rsidRDefault="006A0BC1" w:rsidP="0055509B">
            <w:r>
              <w:t xml:space="preserve">specification of the solute </w:t>
            </w:r>
            <w:r w:rsidR="0055509B">
              <w:t>properties</w:t>
            </w:r>
          </w:p>
        </w:tc>
      </w:tr>
    </w:tbl>
    <w:p w14:paraId="4D5CE703" w14:textId="77777777" w:rsidR="006A0BC1" w:rsidRDefault="006A0BC1" w:rsidP="006A0BC1"/>
    <w:p w14:paraId="00173C94" w14:textId="2D4D458E" w:rsidR="006A0BC1" w:rsidRDefault="006A0BC1" w:rsidP="006A0BC1">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w:t>
      </w:r>
      <w:r w:rsidR="0044636E">
        <w:t xml:space="preserve">  </w:t>
      </w:r>
      <w:r w:rsidR="0044636E" w:rsidRPr="00B27FE9">
        <w:t>Th</w:t>
      </w:r>
      <w:r w:rsidR="0044636E">
        <w:t>e</w:t>
      </w:r>
      <w:r w:rsidR="0044636E" w:rsidRPr="00B27FE9">
        <w:t xml:space="preserve"> </w:t>
      </w:r>
      <w:r w:rsidR="0044636E">
        <w:t>solid volume fraction</w:t>
      </w:r>
      <w:r w:rsidR="0044636E" w:rsidRPr="00B27FE9">
        <w:t xml:space="preserve"> </w:t>
      </w:r>
      <w:r w:rsidR="00201E98">
        <w:t xml:space="preserve">in the reference configuration, </w:t>
      </w:r>
      <w:r w:rsidR="0044636E" w:rsidRPr="00543D3B">
        <w:rPr>
          <w:rStyle w:val="codeChar"/>
        </w:rPr>
        <w:t>&lt;phi0&gt;</w:t>
      </w:r>
      <w:r w:rsidR="00201E98">
        <w:rPr>
          <w:rStyle w:val="codeChar"/>
        </w:rPr>
        <w:t>,</w:t>
      </w:r>
      <w:r w:rsidR="0044636E">
        <w:t xml:space="preserve"> </w:t>
      </w:r>
      <w:r w:rsidR="0044636E" w:rsidRPr="00B27FE9">
        <w:t>must be greater than 0 (no solid) and less than 1 (</w:t>
      </w:r>
      <w:r w:rsidR="0044636E">
        <w:t>only solid</w:t>
      </w:r>
      <w:r w:rsidR="0044636E" w:rsidRPr="00B27FE9">
        <w:t xml:space="preserve">).  The volume fraction of fluid (also known as the porosity) </w:t>
      </w:r>
      <w:r w:rsidR="0044636E">
        <w:t xml:space="preserve">in the reference configuration </w:t>
      </w:r>
      <w:r w:rsidR="0044636E" w:rsidRPr="00B27FE9">
        <w:t xml:space="preserve">is given by </w:t>
      </w:r>
      <w:r w:rsidR="00AF2221" w:rsidRPr="00AF2221">
        <w:rPr>
          <w:position w:val="-12"/>
        </w:rPr>
        <w:object w:dxaOrig="560" w:dyaOrig="360" w14:anchorId="4E250FF1">
          <v:shape id="_x0000_i1640" type="#_x0000_t75" style="width:28pt;height:18pt" o:ole="">
            <v:imagedata r:id="rId1265" o:title=""/>
          </v:shape>
          <o:OLEObject Type="Embed" ProgID="Equation.DSMT4" ShapeID="_x0000_i1640" DrawAspect="Content" ObjectID="_1459242723" r:id="rId1266"/>
        </w:object>
      </w:r>
      <w:r w:rsidR="0044636E" w:rsidRPr="00B27FE9">
        <w:t>.</w:t>
      </w:r>
      <w:r>
        <w:t xml:space="preserve">  The </w:t>
      </w:r>
      <w:r w:rsidRPr="00B27FE9">
        <w:rPr>
          <w:rStyle w:val="codeChar"/>
        </w:rPr>
        <w:t>&lt;permeability&gt;</w:t>
      </w:r>
      <w:r>
        <w:t xml:space="preserve">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873D59">
        <w:t>4.4.2</w:t>
      </w:r>
      <w:r>
        <w:fldChar w:fldCharType="end"/>
      </w:r>
      <w:r>
        <w:t>.</w:t>
      </w:r>
    </w:p>
    <w:p w14:paraId="167BAF1E" w14:textId="77777777" w:rsidR="006A0BC1" w:rsidRDefault="006A0BC1" w:rsidP="006A0BC1"/>
    <w:p w14:paraId="21F9D1F7" w14:textId="77777777" w:rsidR="0055509B" w:rsidRDefault="0055509B" w:rsidP="0055509B">
      <w:r>
        <w:t xml:space="preserve">The </w:t>
      </w:r>
      <w:r w:rsidRPr="00747BBA">
        <w:rPr>
          <w:rStyle w:val="codeChar"/>
        </w:rPr>
        <w:t>&lt;solute&gt;</w:t>
      </w:r>
      <w:r>
        <w:t xml:space="preserve"> tag provides a description of the solute in the biphasic-solute mixture. This tag includes the required </w:t>
      </w:r>
      <w:r w:rsidRPr="00747BBA">
        <w:rPr>
          <w:i/>
        </w:rPr>
        <w:t>sol</w:t>
      </w:r>
      <w:r>
        <w:t xml:space="preserve"> attribute, which should reference a solute </w:t>
      </w:r>
      <w:r w:rsidRPr="00747BBA">
        <w:rPr>
          <w:i/>
        </w:rPr>
        <w:t>id</w:t>
      </w:r>
      <w:r>
        <w:t xml:space="preserve"> from the </w:t>
      </w:r>
      <w:r w:rsidRPr="00747BBA">
        <w:rPr>
          <w:rStyle w:val="codeChar"/>
        </w:rPr>
        <w:t>&lt;Solutes&gt;</w:t>
      </w:r>
      <w:r>
        <w:t xml:space="preserve"> description in the </w:t>
      </w:r>
      <w:r w:rsidRPr="00747BBA">
        <w:rPr>
          <w:rStyle w:val="codeChar"/>
        </w:rPr>
        <w:t>&lt;Globals&gt;</w:t>
      </w:r>
      <w:r>
        <w:t xml:space="preserve"> section (Section </w:t>
      </w:r>
      <w:r>
        <w:fldChar w:fldCharType="begin"/>
      </w:r>
      <w:r>
        <w:instrText xml:space="preserve"> REF _Ref188932792 \r \h </w:instrText>
      </w:r>
      <w:r>
        <w:fldChar w:fldCharType="separate"/>
      </w:r>
      <w:ins w:id="1449" w:author="Steve Maas" w:date="2014-01-02T13:04:00Z">
        <w:r w:rsidR="00873D59">
          <w:t>3.12.2</w:t>
        </w:r>
      </w:ins>
      <w:del w:id="1450" w:author="Steve Maas" w:date="2014-01-02T13:04:00Z">
        <w:r w:rsidR="00B951E2" w:rsidDel="00873D59">
          <w:delText>3.10.2</w:delText>
        </w:r>
      </w:del>
      <w:r>
        <w:fldChar w:fldCharType="end"/>
      </w:r>
      <w:r>
        <w:t>).  The following parameters must be defined in this description:</w:t>
      </w:r>
    </w:p>
    <w:p w14:paraId="07F8BD7B" w14:textId="77777777" w:rsidR="0055509B" w:rsidRDefault="0055509B" w:rsidP="005550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55509B" w14:paraId="6EB7E69E" w14:textId="77777777" w:rsidTr="005D68D6">
        <w:tc>
          <w:tcPr>
            <w:tcW w:w="3168" w:type="dxa"/>
            <w:shd w:val="clear" w:color="auto" w:fill="auto"/>
          </w:tcPr>
          <w:p w14:paraId="6C89C34A" w14:textId="77777777" w:rsidR="0055509B" w:rsidRDefault="0055509B" w:rsidP="005D68D6">
            <w:r w:rsidRPr="00C14FEA">
              <w:rPr>
                <w:rStyle w:val="codeChar"/>
              </w:rPr>
              <w:t>&lt;diffusivity&gt;</w:t>
            </w:r>
          </w:p>
        </w:tc>
        <w:tc>
          <w:tcPr>
            <w:tcW w:w="6408" w:type="dxa"/>
            <w:shd w:val="clear" w:color="auto" w:fill="auto"/>
          </w:tcPr>
          <w:p w14:paraId="7C15E324" w14:textId="3474375B" w:rsidR="0055509B" w:rsidRDefault="0055509B" w:rsidP="00AF2221">
            <w:r>
              <w:t xml:space="preserve">specification of the solute diffusivities </w:t>
            </w:r>
            <w:r w:rsidR="00AF2221" w:rsidRPr="00AF2221">
              <w:rPr>
                <w:position w:val="-6"/>
              </w:rPr>
              <w:object w:dxaOrig="200" w:dyaOrig="279" w14:anchorId="250C25B2">
                <v:shape id="_x0000_i1641" type="#_x0000_t75" style="width:10pt;height:14pt" o:ole="">
                  <v:imagedata r:id="rId1267" o:title=""/>
                </v:shape>
                <o:OLEObject Type="Embed" ProgID="Equation.DSMT4" ShapeID="_x0000_i1641" DrawAspect="Content" ObjectID="_1459242724" r:id="rId1268"/>
              </w:object>
            </w:r>
            <w:r>
              <w:t xml:space="preserve"> and </w:t>
            </w:r>
            <w:r w:rsidR="00AF2221" w:rsidRPr="00AF2221">
              <w:rPr>
                <w:position w:val="-12"/>
              </w:rPr>
              <w:object w:dxaOrig="279" w:dyaOrig="360" w14:anchorId="1ABB93BC">
                <v:shape id="_x0000_i1642" type="#_x0000_t75" style="width:14pt;height:18pt" o:ole="">
                  <v:imagedata r:id="rId1269" o:title=""/>
                </v:shape>
                <o:OLEObject Type="Embed" ProgID="Equation.DSMT4" ShapeID="_x0000_i1642" DrawAspect="Content" ObjectID="_1459242725" r:id="rId1270"/>
              </w:object>
            </w:r>
          </w:p>
        </w:tc>
      </w:tr>
      <w:tr w:rsidR="0055509B" w14:paraId="48A14EC0" w14:textId="77777777" w:rsidTr="005D68D6">
        <w:tc>
          <w:tcPr>
            <w:tcW w:w="3168" w:type="dxa"/>
            <w:shd w:val="clear" w:color="auto" w:fill="auto"/>
          </w:tcPr>
          <w:p w14:paraId="2017360F" w14:textId="77777777" w:rsidR="0055509B" w:rsidRDefault="0055509B" w:rsidP="005D68D6">
            <w:r w:rsidRPr="00C14FEA">
              <w:rPr>
                <w:rStyle w:val="codeChar"/>
              </w:rPr>
              <w:t>&lt;solubility&gt;</w:t>
            </w:r>
          </w:p>
        </w:tc>
        <w:tc>
          <w:tcPr>
            <w:tcW w:w="6408" w:type="dxa"/>
            <w:shd w:val="clear" w:color="auto" w:fill="auto"/>
          </w:tcPr>
          <w:p w14:paraId="35819E43" w14:textId="128CF7D1" w:rsidR="0055509B" w:rsidRDefault="0055509B" w:rsidP="00AF2221">
            <w:r>
              <w:t xml:space="preserve">specification of the solute effective solubility </w:t>
            </w:r>
            <w:r w:rsidR="00AF2221" w:rsidRPr="00AF2221">
              <w:rPr>
                <w:position w:val="-4"/>
              </w:rPr>
              <w:object w:dxaOrig="220" w:dyaOrig="260" w14:anchorId="01D95B99">
                <v:shape id="_x0000_i1643" type="#_x0000_t75" style="width:10.5pt;height:13.5pt" o:ole="">
                  <v:imagedata r:id="rId1271" o:title=""/>
                </v:shape>
                <o:OLEObject Type="Embed" ProgID="Equation.DSMT4" ShapeID="_x0000_i1643" DrawAspect="Content" ObjectID="_1459242726" r:id="rId1272"/>
              </w:object>
            </w:r>
          </w:p>
        </w:tc>
      </w:tr>
    </w:tbl>
    <w:p w14:paraId="6F56F07E" w14:textId="77777777" w:rsidR="0055509B" w:rsidRDefault="0055509B" w:rsidP="0055509B"/>
    <w:p w14:paraId="7554FC52" w14:textId="2F0A9526" w:rsidR="0055509B" w:rsidRDefault="0055509B" w:rsidP="0055509B">
      <w:r>
        <w:t xml:space="preserve">The </w:t>
      </w:r>
      <w:r w:rsidRPr="00C14FEA">
        <w:rPr>
          <w:rStyle w:val="codeChar"/>
        </w:rPr>
        <w:t>&lt;diffusivity&gt;</w:t>
      </w:r>
      <w:r>
        <w:t xml:space="preserve"> and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873D59">
        <w:t>4.5.3</w:t>
      </w:r>
      <w:r>
        <w:fldChar w:fldCharType="end"/>
      </w:r>
      <w:r>
        <w:t xml:space="preserve"> and </w:t>
      </w:r>
      <w:r>
        <w:fldChar w:fldCharType="begin"/>
      </w:r>
      <w:r>
        <w:instrText xml:space="preserve"> REF _Ref162420103 \r \h </w:instrText>
      </w:r>
      <w:r>
        <w:fldChar w:fldCharType="separate"/>
      </w:r>
      <w:r w:rsidR="00873D59">
        <w:t>4.5.4</w:t>
      </w:r>
      <w:r>
        <w:fldChar w:fldCharType="end"/>
      </w:r>
      <w:r>
        <w:t xml:space="preserve">, respectively. </w:t>
      </w:r>
      <w:r w:rsidR="002264EB">
        <w:t xml:space="preserve"> Each solute tag must include a</w:t>
      </w:r>
      <w:r>
        <w:t xml:space="preserve"> “</w:t>
      </w:r>
      <w:r w:rsidR="002264EB">
        <w:t>sol</w:t>
      </w:r>
      <w:r>
        <w:t>” attribute</w:t>
      </w:r>
    </w:p>
    <w:p w14:paraId="5860BB04" w14:textId="77777777" w:rsidR="0055509B" w:rsidRDefault="0055509B" w:rsidP="006A0BC1"/>
    <w:p w14:paraId="11F37195" w14:textId="77777777" w:rsidR="006A0BC1" w:rsidRPr="00B27FE9" w:rsidRDefault="006A0BC1" w:rsidP="00026B51">
      <w:pPr>
        <w:pStyle w:val="Example"/>
      </w:pPr>
      <w:r w:rsidRPr="00B27FE9">
        <w:t>Example:</w:t>
      </w:r>
    </w:p>
    <w:p w14:paraId="43590E89" w14:textId="2173582C"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Biological tissue</w:t>
      </w:r>
      <w:r w:rsidR="007F5C53">
        <w:t>"</w:t>
      </w:r>
      <w:r w:rsidRPr="00B27FE9">
        <w:t xml:space="preserve"> type=</w:t>
      </w:r>
      <w:r w:rsidR="007F5C53">
        <w:t>"</w:t>
      </w:r>
      <w:r w:rsidRPr="00B27FE9">
        <w:t>biphasic-solute</w:t>
      </w:r>
      <w:r w:rsidR="007F5C53">
        <w:t>"</w:t>
      </w:r>
      <w:r w:rsidRPr="00B27FE9">
        <w:t>&gt;</w:t>
      </w:r>
    </w:p>
    <w:p w14:paraId="4A8F7A75" w14:textId="004F5551"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D59A86D" w14:textId="77777777" w:rsidR="006A0BC1" w:rsidRPr="00B27FE9" w:rsidRDefault="006A0BC1" w:rsidP="006A0BC1">
      <w:pPr>
        <w:pStyle w:val="code"/>
      </w:pPr>
      <w:r w:rsidRPr="00B27FE9">
        <w:tab/>
      </w:r>
      <w:r w:rsidRPr="00B27FE9">
        <w:tab/>
        <w:t>&lt;E&gt;1.0&lt;/E&gt;</w:t>
      </w:r>
    </w:p>
    <w:p w14:paraId="739F5A33" w14:textId="77777777" w:rsidR="006A0BC1" w:rsidRPr="00B27FE9" w:rsidRDefault="006A0BC1" w:rsidP="006A0BC1">
      <w:pPr>
        <w:pStyle w:val="code"/>
      </w:pPr>
      <w:r w:rsidRPr="00B27FE9">
        <w:tab/>
      </w:r>
      <w:r w:rsidRPr="00B27FE9">
        <w:tab/>
        <w:t>&lt;v&gt;0.3&lt;/v&gt;</w:t>
      </w:r>
    </w:p>
    <w:p w14:paraId="4354596D" w14:textId="77777777" w:rsidR="006A0BC1" w:rsidRDefault="006A0BC1" w:rsidP="006A0BC1">
      <w:pPr>
        <w:pStyle w:val="code"/>
      </w:pPr>
      <w:r w:rsidRPr="00B27FE9">
        <w:tab/>
        <w:t>&lt;/solid&gt;</w:t>
      </w:r>
    </w:p>
    <w:p w14:paraId="15F79107" w14:textId="77777777" w:rsidR="00753CC3" w:rsidRPr="00B27FE9" w:rsidRDefault="00753CC3" w:rsidP="006A0BC1">
      <w:pPr>
        <w:pStyle w:val="code"/>
      </w:pPr>
      <w:r>
        <w:tab/>
        <w:t>&lt;phi0&gt;0.2&lt;/phi0&gt;</w:t>
      </w:r>
    </w:p>
    <w:p w14:paraId="558378A2" w14:textId="747389BA"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2FB7B672" w14:textId="77777777" w:rsidR="006A0BC1" w:rsidRPr="00B27FE9" w:rsidRDefault="006A0BC1" w:rsidP="006A0BC1">
      <w:pPr>
        <w:pStyle w:val="code"/>
      </w:pPr>
      <w:r w:rsidRPr="00B27FE9">
        <w:tab/>
      </w:r>
      <w:r w:rsidRPr="00B27FE9">
        <w:tab/>
        <w:t>... (description of permeability material)</w:t>
      </w:r>
    </w:p>
    <w:p w14:paraId="35DEF3DA" w14:textId="77777777" w:rsidR="006A0BC1" w:rsidRPr="00B27FE9" w:rsidRDefault="006A0BC1" w:rsidP="006A0BC1">
      <w:pPr>
        <w:pStyle w:val="code"/>
      </w:pPr>
      <w:r w:rsidRPr="00B27FE9">
        <w:tab/>
        <w:t>&lt;/permeability&gt;</w:t>
      </w:r>
    </w:p>
    <w:p w14:paraId="453DD420" w14:textId="75210BCF" w:rsidR="006A0BC1" w:rsidRPr="00B27FE9" w:rsidRDefault="006A0BC1" w:rsidP="006A0BC1">
      <w:pPr>
        <w:pStyle w:val="code"/>
      </w:pPr>
      <w:r w:rsidRPr="00B27FE9">
        <w:tab/>
        <w:t>&lt;osmotic_coefficient name=</w:t>
      </w:r>
      <w:r w:rsidR="007F5C53">
        <w:t>"</w:t>
      </w:r>
      <w:r w:rsidRPr="00B27FE9">
        <w:t>Osmotic</w:t>
      </w:r>
      <w:r w:rsidR="007F5C53">
        <w:t>"</w:t>
      </w:r>
      <w:r w:rsidRPr="00B27FE9">
        <w:t xml:space="preserve"> type=</w:t>
      </w:r>
      <w:r w:rsidR="007F5C53">
        <w:t>"</w:t>
      </w:r>
      <w:r w:rsidRPr="00B27FE9">
        <w:t>osm-coef-const</w:t>
      </w:r>
      <w:r w:rsidR="007F5C53">
        <w:t>"</w:t>
      </w:r>
      <w:r w:rsidRPr="00B27FE9">
        <w:t>&gt;</w:t>
      </w:r>
    </w:p>
    <w:p w14:paraId="6FFFB8F9" w14:textId="77777777" w:rsidR="006A0BC1" w:rsidRPr="00B27FE9" w:rsidRDefault="006A0BC1" w:rsidP="006A0BC1">
      <w:pPr>
        <w:pStyle w:val="code"/>
      </w:pPr>
      <w:r w:rsidRPr="00B27FE9">
        <w:tab/>
      </w:r>
      <w:r w:rsidRPr="00B27FE9">
        <w:tab/>
        <w:t>... (description of osmotic coefficient material)</w:t>
      </w:r>
    </w:p>
    <w:p w14:paraId="40681122" w14:textId="77777777" w:rsidR="006A0BC1" w:rsidRDefault="006A0BC1" w:rsidP="006A0BC1">
      <w:pPr>
        <w:pStyle w:val="code"/>
      </w:pPr>
      <w:r w:rsidRPr="00B27FE9">
        <w:tab/>
        <w:t>&lt;/osmotic_coefficient&gt;</w:t>
      </w:r>
    </w:p>
    <w:p w14:paraId="736615BF" w14:textId="1275E5ED" w:rsidR="002264EB" w:rsidRPr="00B27FE9" w:rsidRDefault="002264EB" w:rsidP="006A0BC1">
      <w:pPr>
        <w:pStyle w:val="code"/>
      </w:pPr>
      <w:r>
        <w:lastRenderedPageBreak/>
        <w:tab/>
        <w:t>&lt;solute sol=</w:t>
      </w:r>
      <w:r w:rsidR="007F5C53">
        <w:t>"</w:t>
      </w:r>
      <w:r>
        <w:t>1</w:t>
      </w:r>
      <w:r w:rsidR="007F5C53">
        <w:t>"</w:t>
      </w:r>
      <w:r>
        <w:t>&gt;</w:t>
      </w:r>
    </w:p>
    <w:p w14:paraId="2E5D3CC5" w14:textId="3DFAA42B" w:rsidR="002264EB" w:rsidRPr="00B27FE9" w:rsidRDefault="002264EB" w:rsidP="002264EB">
      <w:pPr>
        <w:pStyle w:val="code"/>
      </w:pPr>
      <w:r w:rsidRPr="00B27FE9">
        <w:tab/>
      </w:r>
      <w:r>
        <w:tab/>
      </w:r>
      <w:r w:rsidRPr="00B27FE9">
        <w:t>&lt;diffusivity name=</w:t>
      </w:r>
      <w:r w:rsidR="007F5C53">
        <w:t>"</w:t>
      </w:r>
      <w:r w:rsidRPr="00B27FE9">
        <w:t>Diffusivity</w:t>
      </w:r>
      <w:r w:rsidR="007F5C53">
        <w:t>"</w:t>
      </w:r>
      <w:r w:rsidRPr="00B27FE9">
        <w:t xml:space="preserve"> type=</w:t>
      </w:r>
      <w:r w:rsidR="007F5C53">
        <w:t>"</w:t>
      </w:r>
      <w:r w:rsidRPr="00B27FE9">
        <w:t>diff-const-iso</w:t>
      </w:r>
      <w:r w:rsidR="007F5C53">
        <w:t>"</w:t>
      </w:r>
      <w:r w:rsidRPr="00B27FE9">
        <w:t>&gt;</w:t>
      </w:r>
    </w:p>
    <w:p w14:paraId="49F1191F" w14:textId="77777777" w:rsidR="002264EB" w:rsidRPr="00B27FE9" w:rsidRDefault="002264EB" w:rsidP="002264EB">
      <w:pPr>
        <w:pStyle w:val="code"/>
      </w:pPr>
      <w:r w:rsidRPr="00B27FE9">
        <w:tab/>
      </w:r>
      <w:r>
        <w:tab/>
      </w:r>
      <w:r w:rsidRPr="00B27FE9">
        <w:tab/>
        <w:t>... (description of diffusivity material)</w:t>
      </w:r>
    </w:p>
    <w:p w14:paraId="415DA602" w14:textId="77777777" w:rsidR="002264EB" w:rsidRPr="00B27FE9" w:rsidRDefault="002264EB" w:rsidP="002264EB">
      <w:pPr>
        <w:pStyle w:val="code"/>
      </w:pPr>
      <w:r w:rsidRPr="00B27FE9">
        <w:tab/>
      </w:r>
      <w:r>
        <w:tab/>
      </w:r>
      <w:r w:rsidRPr="00B27FE9">
        <w:t>&lt;/diffusivity&gt;</w:t>
      </w:r>
    </w:p>
    <w:p w14:paraId="40B67C35" w14:textId="5FC1B570" w:rsidR="002264EB" w:rsidRPr="00B27FE9" w:rsidRDefault="002264EB" w:rsidP="002264EB">
      <w:pPr>
        <w:pStyle w:val="code"/>
      </w:pPr>
      <w:r>
        <w:tab/>
      </w:r>
      <w:r w:rsidRPr="00B27FE9">
        <w:tab/>
        <w:t>&lt;solubility name=</w:t>
      </w:r>
      <w:r w:rsidR="007F5C53">
        <w:t>"</w:t>
      </w:r>
      <w:r w:rsidRPr="00B27FE9">
        <w:t>Solubility</w:t>
      </w:r>
      <w:r w:rsidR="007F5C53">
        <w:t>"</w:t>
      </w:r>
      <w:r w:rsidRPr="00B27FE9">
        <w:t xml:space="preserve"> type=</w:t>
      </w:r>
      <w:r w:rsidR="007F5C53">
        <w:t>"</w:t>
      </w:r>
      <w:r w:rsidRPr="00B27FE9">
        <w:t>solub-const</w:t>
      </w:r>
      <w:r w:rsidR="007F5C53">
        <w:t>"</w:t>
      </w:r>
      <w:r w:rsidRPr="00B27FE9">
        <w:t>&gt;</w:t>
      </w:r>
    </w:p>
    <w:p w14:paraId="33C7E328" w14:textId="77777777" w:rsidR="002264EB" w:rsidRPr="00B27FE9" w:rsidRDefault="002264EB" w:rsidP="002264EB">
      <w:pPr>
        <w:pStyle w:val="code"/>
      </w:pPr>
      <w:r>
        <w:tab/>
      </w:r>
      <w:r w:rsidRPr="00B27FE9">
        <w:tab/>
      </w:r>
      <w:r w:rsidRPr="00B27FE9">
        <w:tab/>
        <w:t>... (description of solubility material)</w:t>
      </w:r>
    </w:p>
    <w:p w14:paraId="16625092" w14:textId="77777777" w:rsidR="002264EB" w:rsidRDefault="002264EB" w:rsidP="002264EB">
      <w:pPr>
        <w:pStyle w:val="code"/>
      </w:pPr>
      <w:r>
        <w:tab/>
      </w:r>
      <w:r w:rsidRPr="00B27FE9">
        <w:tab/>
        <w:t>&lt;/solubility&gt;</w:t>
      </w:r>
    </w:p>
    <w:p w14:paraId="54B9BF1D" w14:textId="77777777" w:rsidR="002264EB" w:rsidRPr="00B27FE9" w:rsidRDefault="002264EB" w:rsidP="002264EB">
      <w:pPr>
        <w:pStyle w:val="code"/>
      </w:pPr>
      <w:r>
        <w:tab/>
        <w:t>&lt;/solute&gt;</w:t>
      </w:r>
    </w:p>
    <w:p w14:paraId="74E59FB6" w14:textId="77777777" w:rsidR="006A0BC1" w:rsidRPr="00B27FE9" w:rsidRDefault="006A0BC1" w:rsidP="006A0BC1">
      <w:pPr>
        <w:pStyle w:val="code"/>
      </w:pPr>
      <w:r w:rsidRPr="00B27FE9">
        <w:t>&lt;/material&gt;</w:t>
      </w:r>
    </w:p>
    <w:p w14:paraId="282D03B4" w14:textId="77777777" w:rsidR="006A0BC1" w:rsidRPr="00B27FE9" w:rsidRDefault="006A0BC1" w:rsidP="006A0BC1"/>
    <w:p w14:paraId="61F3CA29" w14:textId="26603496" w:rsidR="006A0BC1" w:rsidRPr="00B27FE9" w:rsidRDefault="006A0BC1" w:rsidP="006A0BC1">
      <w:r w:rsidRPr="00B27FE9">
        <w:t xml:space="preserve">When a biphasic-solute material is employed in an analysis, it is also necessary to specify the values of the universal gas constant </w:t>
      </w:r>
      <w:r w:rsidR="00AF2221" w:rsidRPr="00AF2221">
        <w:rPr>
          <w:position w:val="-4"/>
        </w:rPr>
        <w:object w:dxaOrig="240" w:dyaOrig="260" w14:anchorId="2B8C7F85">
          <v:shape id="_x0000_i1644" type="#_x0000_t75" style="width:12pt;height:13.5pt" o:ole="">
            <v:imagedata r:id="rId1273" o:title=""/>
          </v:shape>
          <o:OLEObject Type="Embed" ProgID="Equation.DSMT4" ShapeID="_x0000_i1644" DrawAspect="Content" ObjectID="_1459242727" r:id="rId1274"/>
        </w:object>
      </w:r>
      <w:r w:rsidRPr="00B27FE9">
        <w:t xml:space="preserve"> and absolute temperature </w:t>
      </w:r>
      <w:r w:rsidR="00AF2221" w:rsidRPr="00AF2221">
        <w:rPr>
          <w:position w:val="-6"/>
        </w:rPr>
        <w:object w:dxaOrig="200" w:dyaOrig="279" w14:anchorId="529A3CED">
          <v:shape id="_x0000_i1645" type="#_x0000_t75" style="width:10pt;height:14pt" o:ole="">
            <v:imagedata r:id="rId1275" o:title=""/>
          </v:shape>
          <o:OLEObject Type="Embed" ProgID="Equation.DSMT4" ShapeID="_x0000_i1645" DrawAspect="Content" ObjectID="_1459242728" r:id="rId1276"/>
        </w:object>
      </w:r>
      <w:r w:rsidRPr="00B27FE9">
        <w:t xml:space="preserve"> </w:t>
      </w:r>
      <w:r w:rsidR="00245C70">
        <w:t xml:space="preserve">under </w:t>
      </w:r>
      <w:r w:rsidR="00245C70" w:rsidRPr="00245C70">
        <w:rPr>
          <w:rStyle w:val="codeChar"/>
        </w:rPr>
        <w:t>&lt;Constants&gt;</w:t>
      </w:r>
      <w:r w:rsidR="00245C70">
        <w:t xml:space="preserve"> </w:t>
      </w:r>
      <w:r w:rsidRPr="00B27FE9">
        <w:t xml:space="preserve">in the </w:t>
      </w:r>
      <w:r w:rsidRPr="00B27FE9">
        <w:rPr>
          <w:rStyle w:val="codeChar"/>
        </w:rPr>
        <w:t>&lt;Globals&gt;</w:t>
      </w:r>
      <w:r w:rsidRPr="00B27FE9">
        <w:t xml:space="preserve"> section, using a self-consistent set of units.</w:t>
      </w:r>
      <w:r w:rsidR="00245C70">
        <w:t xml:space="preserve">  A solute must also be defined in the </w:t>
      </w:r>
      <w:r w:rsidR="00245C70" w:rsidRPr="00245C70">
        <w:rPr>
          <w:rStyle w:val="codeChar"/>
        </w:rPr>
        <w:t>&lt;Solutes&gt;</w:t>
      </w:r>
      <w:r w:rsidR="00245C70">
        <w:t xml:space="preserve"> section, whose id should be associated with the “</w:t>
      </w:r>
      <w:r w:rsidR="00245C70" w:rsidRPr="00245C70">
        <w:rPr>
          <w:rStyle w:val="codeChar"/>
        </w:rPr>
        <w:t>sol</w:t>
      </w:r>
      <w:r w:rsidR="00245C70">
        <w:t>” attribute in the solute material description.</w:t>
      </w:r>
    </w:p>
    <w:p w14:paraId="609F6275" w14:textId="77777777" w:rsidR="006A0BC1" w:rsidRPr="00B27FE9" w:rsidRDefault="006A0BC1" w:rsidP="006A0BC1"/>
    <w:p w14:paraId="5D90FAFE" w14:textId="77777777" w:rsidR="006A0BC1" w:rsidRPr="00B27FE9" w:rsidRDefault="006A0BC1" w:rsidP="00026B51">
      <w:pPr>
        <w:pStyle w:val="Example"/>
      </w:pPr>
      <w:r w:rsidRPr="00B27FE9">
        <w:t>Example:</w:t>
      </w:r>
    </w:p>
    <w:p w14:paraId="1DF9CFF9" w14:textId="77777777" w:rsidR="006A0BC1" w:rsidRPr="00B27FE9" w:rsidRDefault="006A0BC1" w:rsidP="006A0BC1">
      <w:pPr>
        <w:pStyle w:val="code"/>
      </w:pPr>
      <w:r w:rsidRPr="00B27FE9">
        <w:t>&lt;Globals&gt;</w:t>
      </w:r>
    </w:p>
    <w:p w14:paraId="13AC33F0" w14:textId="77777777" w:rsidR="006A0BC1" w:rsidRPr="00B27FE9" w:rsidRDefault="006A0BC1" w:rsidP="006A0BC1">
      <w:pPr>
        <w:pStyle w:val="code"/>
      </w:pPr>
      <w:r w:rsidRPr="00B27FE9">
        <w:tab/>
        <w:t>&lt;Constants&gt;</w:t>
      </w:r>
    </w:p>
    <w:p w14:paraId="505145AB" w14:textId="77777777" w:rsidR="006A0BC1" w:rsidRPr="00B27FE9" w:rsidRDefault="006A0BC1" w:rsidP="006A0BC1">
      <w:pPr>
        <w:pStyle w:val="code"/>
      </w:pPr>
      <w:r w:rsidRPr="00B27FE9">
        <w:tab/>
      </w:r>
      <w:r w:rsidRPr="00B27FE9">
        <w:tab/>
        <w:t>&lt;R&gt;8.314&lt;/R&gt;</w:t>
      </w:r>
    </w:p>
    <w:p w14:paraId="58EA95E6" w14:textId="77777777" w:rsidR="006A0BC1" w:rsidRPr="00B27FE9" w:rsidRDefault="006A0BC1" w:rsidP="006A0BC1">
      <w:pPr>
        <w:pStyle w:val="code"/>
      </w:pPr>
      <w:r w:rsidRPr="00B27FE9">
        <w:tab/>
      </w:r>
      <w:r w:rsidRPr="00B27FE9">
        <w:tab/>
        <w:t>&lt;T&gt;298&lt;/T&gt;</w:t>
      </w:r>
    </w:p>
    <w:p w14:paraId="3A857E28" w14:textId="77777777" w:rsidR="006A0BC1" w:rsidRDefault="006A0BC1" w:rsidP="006A0BC1">
      <w:pPr>
        <w:pStyle w:val="code"/>
      </w:pPr>
      <w:r w:rsidRPr="00B27FE9">
        <w:tab/>
        <w:t>&lt;/Constants&gt;</w:t>
      </w:r>
    </w:p>
    <w:p w14:paraId="2E45AA0F" w14:textId="77777777" w:rsidR="009D2F34" w:rsidRDefault="009D2F34" w:rsidP="006A0BC1">
      <w:pPr>
        <w:pStyle w:val="code"/>
      </w:pPr>
      <w:r>
        <w:tab/>
        <w:t>&lt;Solutes&gt;</w:t>
      </w:r>
    </w:p>
    <w:p w14:paraId="4199E002" w14:textId="7AEF1377" w:rsidR="009D2F34" w:rsidRDefault="009D2F34" w:rsidP="006A0BC1">
      <w:pPr>
        <w:pStyle w:val="code"/>
      </w:pPr>
      <w:r>
        <w:tab/>
      </w:r>
      <w:r>
        <w:tab/>
        <w:t>&lt;solute id=</w:t>
      </w:r>
      <w:r w:rsidR="007F5C53">
        <w:t>"</w:t>
      </w:r>
      <w:r>
        <w:t>1</w:t>
      </w:r>
      <w:r w:rsidR="007F5C53">
        <w:t>"</w:t>
      </w:r>
      <w:r>
        <w:t xml:space="preserve"> name=</w:t>
      </w:r>
      <w:r w:rsidR="007F5C53">
        <w:t>"</w:t>
      </w:r>
      <w:r>
        <w:t>neutral</w:t>
      </w:r>
      <w:r w:rsidR="007F5C53">
        <w:t>"</w:t>
      </w:r>
      <w:r>
        <w:t>&gt;</w:t>
      </w:r>
    </w:p>
    <w:p w14:paraId="47338F68" w14:textId="77777777" w:rsidR="009D2F34" w:rsidRDefault="009D2F34" w:rsidP="006A0BC1">
      <w:pPr>
        <w:pStyle w:val="code"/>
      </w:pPr>
      <w:r>
        <w:tab/>
      </w:r>
      <w:r>
        <w:tab/>
      </w:r>
      <w:r>
        <w:tab/>
        <w:t>&lt;charge_number&gt;0&lt;/charge_number&gt;</w:t>
      </w:r>
    </w:p>
    <w:p w14:paraId="20116B17" w14:textId="77777777" w:rsidR="009D2F34" w:rsidRDefault="009D2F34" w:rsidP="006A0BC1">
      <w:pPr>
        <w:pStyle w:val="code"/>
      </w:pPr>
      <w:r>
        <w:tab/>
      </w:r>
      <w:r>
        <w:tab/>
        <w:t>&lt;/solute&gt;</w:t>
      </w:r>
    </w:p>
    <w:p w14:paraId="574610D2" w14:textId="77777777" w:rsidR="009D2F34" w:rsidRPr="00B27FE9" w:rsidRDefault="009D2F34" w:rsidP="006A0BC1">
      <w:pPr>
        <w:pStyle w:val="code"/>
      </w:pPr>
      <w:r>
        <w:tab/>
        <w:t>&lt;/Solutes&gt;</w:t>
      </w:r>
    </w:p>
    <w:p w14:paraId="36001C5C" w14:textId="77777777" w:rsidR="006A0BC1" w:rsidRDefault="006A0BC1" w:rsidP="006A0BC1">
      <w:pPr>
        <w:pStyle w:val="code"/>
      </w:pPr>
      <w:r w:rsidRPr="00B27FE9">
        <w:t>&lt;/Globals&gt;</w:t>
      </w:r>
    </w:p>
    <w:p w14:paraId="3D4CC79E" w14:textId="77777777" w:rsidR="00245C70" w:rsidRDefault="00245C70" w:rsidP="00245C70"/>
    <w:p w14:paraId="4592DC34" w14:textId="77777777" w:rsidR="00245C70" w:rsidRDefault="00245C70" w:rsidP="00245C70">
      <w:r>
        <w:t xml:space="preserve">It is also possible to create models with biphasic-solute materials that use different solutes in different regions.  In that case, introduce additional solute entries in the </w:t>
      </w:r>
      <w:r w:rsidRPr="00245C70">
        <w:rPr>
          <w:rStyle w:val="codeChar"/>
        </w:rPr>
        <w:t>&lt;Solutes&gt;</w:t>
      </w:r>
      <w:r>
        <w:t xml:space="preserve"> section and refer to those solute </w:t>
      </w:r>
      <w:r w:rsidR="000B6332">
        <w:t>ids</w:t>
      </w:r>
      <w:r>
        <w:t xml:space="preserve"> in the biphasic-solute material descriptions.</w:t>
      </w:r>
    </w:p>
    <w:p w14:paraId="2E168EA2" w14:textId="77777777" w:rsidR="006A0BC1" w:rsidRPr="00B27FE9" w:rsidRDefault="006A0BC1" w:rsidP="006A0BC1">
      <w:r w:rsidRPr="00B27FE9">
        <w:br w:type="page"/>
      </w:r>
    </w:p>
    <w:p w14:paraId="326AAB3A" w14:textId="77777777" w:rsidR="006A0BC1" w:rsidRPr="0097532C" w:rsidRDefault="006A0BC1" w:rsidP="006A0BC1">
      <w:pPr>
        <w:pStyle w:val="Heading3"/>
      </w:pPr>
      <w:bookmarkStart w:id="1451" w:name="_Ref162420101"/>
      <w:bookmarkStart w:id="1452" w:name="_Toc385498531"/>
      <w:r w:rsidRPr="0097532C">
        <w:lastRenderedPageBreak/>
        <w:t>Diffusivity Materials</w:t>
      </w:r>
      <w:bookmarkEnd w:id="1451"/>
      <w:bookmarkEnd w:id="1452"/>
    </w:p>
    <w:p w14:paraId="4137A9C2" w14:textId="3ADB87C4" w:rsidR="006A0BC1" w:rsidRPr="00B27FE9" w:rsidRDefault="006A0BC1" w:rsidP="006A0BC1">
      <w:r w:rsidRPr="00B27FE9">
        <w:t xml:space="preserve">Diffusivity materials provide a constitutive relation for the solute diffusivity in a biphasic-solute material.  In general, the diffusivity tensor </w:t>
      </w:r>
      <w:r w:rsidR="00AF2221" w:rsidRPr="00AF2221">
        <w:rPr>
          <w:position w:val="-6"/>
        </w:rPr>
        <w:object w:dxaOrig="200" w:dyaOrig="279" w14:anchorId="382185EE">
          <v:shape id="_x0000_i1646" type="#_x0000_t75" style="width:10pt;height:14pt" o:ole="">
            <v:imagedata r:id="rId1277" o:title=""/>
          </v:shape>
          <o:OLEObject Type="Embed" ProgID="Equation.DSMT4" ShapeID="_x0000_i1646" DrawAspect="Content" ObjectID="_1459242729" r:id="rId1278"/>
        </w:object>
      </w:r>
      <w:r w:rsidRPr="00B27FE9">
        <w:t xml:space="preserve"> may be a function of strain and solute concentration.</w:t>
      </w:r>
    </w:p>
    <w:p w14:paraId="0F786194" w14:textId="77777777" w:rsidR="006A0BC1" w:rsidRPr="00B27FE9" w:rsidRDefault="006A0BC1" w:rsidP="006A0BC1"/>
    <w:p w14:paraId="18442609" w14:textId="77777777" w:rsidR="006A0BC1" w:rsidRPr="00B27FE9" w:rsidRDefault="006A0BC1" w:rsidP="006A0BC1">
      <w:pPr>
        <w:pStyle w:val="Heading4"/>
      </w:pPr>
      <w:bookmarkStart w:id="1453" w:name="_Toc385498532"/>
      <w:r w:rsidRPr="00B27FE9">
        <w:t>Constant Isotropic Diffusivity</w:t>
      </w:r>
      <w:bookmarkEnd w:id="1453"/>
    </w:p>
    <w:p w14:paraId="0973F4C0" w14:textId="77777777" w:rsidR="006A0BC1" w:rsidRDefault="006A0BC1" w:rsidP="006A0BC1">
      <w:r>
        <w:t>The material type for constant isotropic diffusivity materials is “</w:t>
      </w:r>
      <w:r w:rsidRPr="00B27FE9">
        <w:rPr>
          <w:i/>
        </w:rPr>
        <w:t>diff-const-iso”</w:t>
      </w:r>
      <w:r>
        <w:t>. The following material parameters must be defined:</w:t>
      </w:r>
    </w:p>
    <w:p w14:paraId="4081162F" w14:textId="77777777" w:rsidR="006A0BC1" w:rsidRPr="00B27FE9"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5"/>
        <w:gridCol w:w="7513"/>
      </w:tblGrid>
      <w:tr w:rsidR="006A0BC1" w14:paraId="1050AAAD" w14:textId="77777777">
        <w:tc>
          <w:tcPr>
            <w:tcW w:w="2065" w:type="dxa"/>
            <w:shd w:val="clear" w:color="auto" w:fill="auto"/>
          </w:tcPr>
          <w:p w14:paraId="333CD7E6" w14:textId="77777777" w:rsidR="006A0BC1" w:rsidRDefault="006A0BC1" w:rsidP="006A0BC1">
            <w:pPr>
              <w:pStyle w:val="code"/>
            </w:pPr>
            <w:r>
              <w:t>&lt;free_diff&gt;</w:t>
            </w:r>
          </w:p>
        </w:tc>
        <w:tc>
          <w:tcPr>
            <w:tcW w:w="7513" w:type="dxa"/>
            <w:shd w:val="clear" w:color="auto" w:fill="auto"/>
          </w:tcPr>
          <w:p w14:paraId="40336FB1" w14:textId="054BAFAE" w:rsidR="006A0BC1" w:rsidRPr="000B272C" w:rsidRDefault="006A0BC1" w:rsidP="00AF2221">
            <w:pPr>
              <w:rPr>
                <w:i/>
              </w:rPr>
            </w:pPr>
            <w:r w:rsidRPr="000B272C">
              <w:t xml:space="preserve">free diffusivity </w:t>
            </w:r>
            <w:r w:rsidR="00AF2221" w:rsidRPr="00AF2221">
              <w:rPr>
                <w:position w:val="-12"/>
              </w:rPr>
              <w:object w:dxaOrig="279" w:dyaOrig="360" w14:anchorId="3352E847">
                <v:shape id="_x0000_i1647" type="#_x0000_t75" style="width:14pt;height:18pt" o:ole="">
                  <v:imagedata r:id="rId1279" o:title=""/>
                </v:shape>
                <o:OLEObject Type="Embed" ProgID="Equation.DSMT4" ShapeID="_x0000_i1647" DrawAspect="Content" ObjectID="_1459242730" r:id="rId1280"/>
              </w:object>
            </w:r>
            <w:r w:rsidRPr="000B272C">
              <w:t xml:space="preserve"> of solute (diffusivity in solution)</w:t>
            </w:r>
          </w:p>
        </w:tc>
      </w:tr>
      <w:tr w:rsidR="006A0BC1" w14:paraId="15B17465" w14:textId="77777777">
        <w:tc>
          <w:tcPr>
            <w:tcW w:w="2065" w:type="dxa"/>
            <w:shd w:val="clear" w:color="auto" w:fill="auto"/>
          </w:tcPr>
          <w:p w14:paraId="01B06C5E" w14:textId="77777777" w:rsidR="006A0BC1" w:rsidRDefault="006A0BC1" w:rsidP="006A0BC1">
            <w:pPr>
              <w:pStyle w:val="code"/>
            </w:pPr>
            <w:r>
              <w:t>&lt;diff&gt;</w:t>
            </w:r>
          </w:p>
        </w:tc>
        <w:tc>
          <w:tcPr>
            <w:tcW w:w="7513" w:type="dxa"/>
            <w:shd w:val="clear" w:color="auto" w:fill="auto"/>
          </w:tcPr>
          <w:p w14:paraId="683A0A7E" w14:textId="1B22DA98" w:rsidR="006A0BC1" w:rsidRPr="000B272C" w:rsidRDefault="006A0BC1" w:rsidP="00AF2221">
            <w:r w:rsidRPr="000B272C">
              <w:t xml:space="preserve">constant isotropic diffusivity </w:t>
            </w:r>
            <w:r w:rsidR="00AF2221" w:rsidRPr="00AF2221">
              <w:rPr>
                <w:position w:val="-6"/>
              </w:rPr>
              <w:object w:dxaOrig="220" w:dyaOrig="279" w14:anchorId="50BC724B">
                <v:shape id="_x0000_i1648" type="#_x0000_t75" style="width:10.5pt;height:14pt" o:ole="">
                  <v:imagedata r:id="rId1281" o:title=""/>
                </v:shape>
                <o:OLEObject Type="Embed" ProgID="Equation.DSMT4" ShapeID="_x0000_i1648" DrawAspect="Content" ObjectID="_1459242731" r:id="rId1282"/>
              </w:object>
            </w:r>
            <w:r w:rsidRPr="000B272C">
              <w:t xml:space="preserve"> of solute in biphasic-solute mixture</w:t>
            </w:r>
          </w:p>
        </w:tc>
      </w:tr>
    </w:tbl>
    <w:p w14:paraId="53CB1165" w14:textId="77777777" w:rsidR="006A0BC1" w:rsidRPr="00B27FE9" w:rsidRDefault="006A0BC1" w:rsidP="006A0BC1"/>
    <w:p w14:paraId="30672D34" w14:textId="77777777" w:rsidR="006A0BC1" w:rsidRDefault="006A0BC1" w:rsidP="006A0BC1">
      <w:r>
        <w:t>When the permeability is isotropic,</w:t>
      </w:r>
    </w:p>
    <w:p w14:paraId="013DF1BF" w14:textId="4E0D1894" w:rsidR="006A0BC1" w:rsidRDefault="006A0BC1" w:rsidP="006A0BC1">
      <w:pPr>
        <w:pStyle w:val="MTDisplayEquation"/>
      </w:pPr>
      <w:r>
        <w:tab/>
      </w:r>
      <w:r w:rsidR="00AF2221" w:rsidRPr="00AF2221">
        <w:rPr>
          <w:position w:val="-10"/>
        </w:rPr>
        <w:object w:dxaOrig="720" w:dyaOrig="320" w14:anchorId="4D2F5C7B">
          <v:shape id="_x0000_i1649" type="#_x0000_t75" style="width:36.5pt;height:16.5pt" o:ole="">
            <v:imagedata r:id="rId1283" o:title=""/>
          </v:shape>
          <o:OLEObject Type="Embed" ProgID="Equation.DSMT4" ShapeID="_x0000_i1649" DrawAspect="Content" ObjectID="_1459242732" r:id="rId1284"/>
        </w:object>
      </w:r>
    </w:p>
    <w:p w14:paraId="406FD54C" w14:textId="07B5754A" w:rsidR="006A0BC1" w:rsidRDefault="006A0BC1" w:rsidP="006A0BC1">
      <w:r>
        <w:t xml:space="preserve">For this material model, </w:t>
      </w:r>
      <w:r w:rsidR="00AF2221" w:rsidRPr="00AF2221">
        <w:rPr>
          <w:position w:val="-6"/>
        </w:rPr>
        <w:object w:dxaOrig="220" w:dyaOrig="279" w14:anchorId="482CA7EB">
          <v:shape id="_x0000_i1650" type="#_x0000_t75" style="width:10.5pt;height:14pt" o:ole="">
            <v:imagedata r:id="rId1285" o:title=""/>
          </v:shape>
          <o:OLEObject Type="Embed" ProgID="Equation.DSMT4" ShapeID="_x0000_i1650" DrawAspect="Content" ObjectID="_1459242733" r:id="rId1286"/>
        </w:object>
      </w:r>
      <w:r>
        <w:t xml:space="preserve"> is constant.  </w:t>
      </w:r>
      <w:r w:rsidR="004A1056">
        <w:t xml:space="preserve">This assumption is only true </w:t>
      </w:r>
      <w:r>
        <w:t xml:space="preserve">when strains are small.  Note that the user must specify </w:t>
      </w:r>
      <w:r w:rsidR="00AF2221" w:rsidRPr="00AF2221">
        <w:rPr>
          <w:position w:val="-12"/>
        </w:rPr>
        <w:object w:dxaOrig="660" w:dyaOrig="360" w14:anchorId="07C5BC10">
          <v:shape id="_x0000_i1651" type="#_x0000_t75" style="width:32.5pt;height:18pt" o:ole="">
            <v:imagedata r:id="rId1287" o:title=""/>
          </v:shape>
          <o:OLEObject Type="Embed" ProgID="Equation.DSMT4" ShapeID="_x0000_i1651" DrawAspect="Content" ObjectID="_1459242734" r:id="rId1288"/>
        </w:object>
      </w:r>
      <w:r>
        <w:t>, since a solute cannot diffuse through the biphasic-solute mixture faster than in free solution.</w:t>
      </w:r>
    </w:p>
    <w:p w14:paraId="1D56A532" w14:textId="77777777" w:rsidR="006A0BC1" w:rsidRDefault="006A0BC1" w:rsidP="006A0BC1">
      <w:pPr>
        <w:rPr>
          <w:i/>
        </w:rPr>
      </w:pPr>
    </w:p>
    <w:p w14:paraId="200C3347" w14:textId="77777777" w:rsidR="006A0BC1" w:rsidRPr="00B27FE9" w:rsidRDefault="006A0BC1" w:rsidP="00026B51">
      <w:pPr>
        <w:pStyle w:val="Example"/>
      </w:pPr>
      <w:r w:rsidRPr="00B27FE9">
        <w:t>Example:</w:t>
      </w:r>
    </w:p>
    <w:p w14:paraId="0F17E28B" w14:textId="50292000" w:rsidR="006A0BC1" w:rsidRDefault="006A0BC1" w:rsidP="006A0BC1">
      <w:pPr>
        <w:pStyle w:val="code"/>
      </w:pPr>
      <w:r>
        <w:t>&lt;diffusivity name=</w:t>
      </w:r>
      <w:r w:rsidR="007F5C53">
        <w:t>"</w:t>
      </w:r>
      <w:r>
        <w:t>Permeability</w:t>
      </w:r>
      <w:r w:rsidR="007F5C53">
        <w:t>"</w:t>
      </w:r>
      <w:r>
        <w:t xml:space="preserve"> type=</w:t>
      </w:r>
      <w:r w:rsidR="007F5C53">
        <w:t>"</w:t>
      </w:r>
      <w:r>
        <w:t>diff-const-iso</w:t>
      </w:r>
      <w:r w:rsidR="007F5C53">
        <w:t>"</w:t>
      </w:r>
      <w:r>
        <w:t>&gt;</w:t>
      </w:r>
    </w:p>
    <w:p w14:paraId="225AA75E" w14:textId="77777777" w:rsidR="006A0BC1" w:rsidRDefault="006A0BC1" w:rsidP="006A0BC1">
      <w:pPr>
        <w:pStyle w:val="code"/>
      </w:pPr>
      <w:r>
        <w:tab/>
        <w:t>&lt;free_diff&gt;1e-9&lt;/</w:t>
      </w:r>
      <w:r w:rsidRPr="00B27FE9">
        <w:t xml:space="preserve"> </w:t>
      </w:r>
      <w:r>
        <w:t>free_diff &gt;</w:t>
      </w:r>
    </w:p>
    <w:p w14:paraId="0AD395D2" w14:textId="77777777" w:rsidR="006A0BC1" w:rsidRDefault="006A0BC1" w:rsidP="006A0BC1">
      <w:pPr>
        <w:pStyle w:val="code"/>
      </w:pPr>
      <w:r>
        <w:tab/>
        <w:t>&lt;diff&gt;0.5e-9&lt;/diff&gt;</w:t>
      </w:r>
    </w:p>
    <w:p w14:paraId="72275681" w14:textId="77777777" w:rsidR="006A0BC1" w:rsidRDefault="006A0BC1" w:rsidP="006A0BC1">
      <w:pPr>
        <w:pStyle w:val="code"/>
      </w:pPr>
      <w:r>
        <w:t>&lt;/diffusivity&gt;</w:t>
      </w:r>
    </w:p>
    <w:p w14:paraId="6A2E7C0F" w14:textId="77777777" w:rsidR="006A0BC1" w:rsidRDefault="006A0BC1" w:rsidP="006A0BC1">
      <w:r>
        <w:br w:type="page"/>
      </w:r>
    </w:p>
    <w:p w14:paraId="145A4C8E" w14:textId="77777777" w:rsidR="006A0BC1" w:rsidRDefault="006A0BC1" w:rsidP="006A0BC1">
      <w:pPr>
        <w:pStyle w:val="Heading4"/>
      </w:pPr>
      <w:bookmarkStart w:id="1454" w:name="_Toc385498533"/>
      <w:r>
        <w:lastRenderedPageBreak/>
        <w:t>Constant Orthotropic Diffusivity</w:t>
      </w:r>
      <w:bookmarkEnd w:id="1454"/>
    </w:p>
    <w:p w14:paraId="673795C9" w14:textId="77777777" w:rsidR="006A0BC1" w:rsidRDefault="006A0BC1" w:rsidP="006A0BC1">
      <w:r>
        <w:t>The material type for constant orthotropic diffusivity materials is “</w:t>
      </w:r>
      <w:r w:rsidRPr="00B27FE9">
        <w:rPr>
          <w:i/>
        </w:rPr>
        <w:t>diff-const-ortho”</w:t>
      </w:r>
      <w:r>
        <w:t>. The following material parameters must be defined:</w:t>
      </w:r>
    </w:p>
    <w:p w14:paraId="5A7A34AE" w14:textId="77777777" w:rsidR="006A0BC1" w:rsidRPr="00B27FE9"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5"/>
        <w:gridCol w:w="7513"/>
      </w:tblGrid>
      <w:tr w:rsidR="006A0BC1" w14:paraId="3BCFC57D" w14:textId="77777777">
        <w:tc>
          <w:tcPr>
            <w:tcW w:w="2065" w:type="dxa"/>
            <w:shd w:val="clear" w:color="auto" w:fill="auto"/>
          </w:tcPr>
          <w:p w14:paraId="1D43F04C" w14:textId="77777777" w:rsidR="006A0BC1" w:rsidRDefault="006A0BC1" w:rsidP="006A0BC1">
            <w:pPr>
              <w:pStyle w:val="code"/>
            </w:pPr>
            <w:r>
              <w:t>&lt;free_diff&gt;</w:t>
            </w:r>
          </w:p>
        </w:tc>
        <w:tc>
          <w:tcPr>
            <w:tcW w:w="7513" w:type="dxa"/>
            <w:shd w:val="clear" w:color="auto" w:fill="auto"/>
          </w:tcPr>
          <w:p w14:paraId="52665B77" w14:textId="67FB99B4" w:rsidR="006A0BC1" w:rsidRPr="000B272C" w:rsidRDefault="006A0BC1" w:rsidP="00AF2221">
            <w:pPr>
              <w:rPr>
                <w:i/>
              </w:rPr>
            </w:pPr>
            <w:r w:rsidRPr="000B272C">
              <w:t xml:space="preserve">free diffusivity </w:t>
            </w:r>
            <w:r w:rsidR="00AF2221" w:rsidRPr="00AF2221">
              <w:rPr>
                <w:position w:val="-12"/>
              </w:rPr>
              <w:object w:dxaOrig="279" w:dyaOrig="360" w14:anchorId="6C5E1F7F">
                <v:shape id="_x0000_i1652" type="#_x0000_t75" style="width:14pt;height:18pt" o:ole="">
                  <v:imagedata r:id="rId1289" o:title=""/>
                </v:shape>
                <o:OLEObject Type="Embed" ProgID="Equation.DSMT4" ShapeID="_x0000_i1652" DrawAspect="Content" ObjectID="_1459242735" r:id="rId1290"/>
              </w:object>
            </w:r>
            <w:r w:rsidRPr="000B272C">
              <w:t xml:space="preserve"> of solute (diffusivity in solution)</w:t>
            </w:r>
          </w:p>
        </w:tc>
      </w:tr>
      <w:tr w:rsidR="006A0BC1" w14:paraId="15130607" w14:textId="77777777">
        <w:tc>
          <w:tcPr>
            <w:tcW w:w="2065" w:type="dxa"/>
            <w:shd w:val="clear" w:color="auto" w:fill="auto"/>
          </w:tcPr>
          <w:p w14:paraId="2CD81D69" w14:textId="77777777" w:rsidR="006A0BC1" w:rsidRDefault="006A0BC1" w:rsidP="006A0BC1">
            <w:pPr>
              <w:pStyle w:val="code"/>
            </w:pPr>
            <w:r>
              <w:t>&lt;diff&gt;</w:t>
            </w:r>
          </w:p>
        </w:tc>
        <w:tc>
          <w:tcPr>
            <w:tcW w:w="7513" w:type="dxa"/>
            <w:shd w:val="clear" w:color="auto" w:fill="auto"/>
          </w:tcPr>
          <w:p w14:paraId="79ED062E" w14:textId="29029229" w:rsidR="006A0BC1" w:rsidRPr="000B272C" w:rsidRDefault="006A0BC1" w:rsidP="00AF2221">
            <w:r>
              <w:t xml:space="preserve">diffusivities </w:t>
            </w:r>
            <w:r w:rsidR="00AF2221" w:rsidRPr="00AF2221">
              <w:rPr>
                <w:position w:val="-6"/>
              </w:rPr>
              <w:object w:dxaOrig="300" w:dyaOrig="320" w14:anchorId="6878E2F8">
                <v:shape id="_x0000_i1653" type="#_x0000_t75" style="width:14pt;height:16.5pt" o:ole="">
                  <v:imagedata r:id="rId1291" o:title=""/>
                </v:shape>
                <o:OLEObject Type="Embed" ProgID="Equation.DSMT4" ShapeID="_x0000_i1653" DrawAspect="Content" ObjectID="_1459242736" r:id="rId1292"/>
              </w:object>
            </w:r>
            <w:r>
              <w:t xml:space="preserve"> along orthogonal directions (</w:t>
            </w:r>
            <w:r w:rsidR="00AF2221" w:rsidRPr="00AF2221">
              <w:rPr>
                <w:position w:val="-10"/>
              </w:rPr>
              <w:object w:dxaOrig="920" w:dyaOrig="320" w14:anchorId="4EDF3E7D">
                <v:shape id="_x0000_i1654" type="#_x0000_t75" style="width:45.5pt;height:16.5pt" o:ole="">
                  <v:imagedata r:id="rId1293" o:title=""/>
                </v:shape>
                <o:OLEObject Type="Embed" ProgID="Equation.DSMT4" ShapeID="_x0000_i1654" DrawAspect="Content" ObjectID="_1459242737" r:id="rId1294"/>
              </w:object>
            </w:r>
            <w:r>
              <w:t>)</w:t>
            </w:r>
          </w:p>
        </w:tc>
      </w:tr>
    </w:tbl>
    <w:p w14:paraId="15DB0300" w14:textId="77777777" w:rsidR="006A0BC1" w:rsidRPr="00B27FE9" w:rsidRDefault="006A0BC1" w:rsidP="006A0BC1"/>
    <w:p w14:paraId="0E0EE348" w14:textId="77777777" w:rsidR="006A0BC1" w:rsidRDefault="006A0BC1" w:rsidP="006A0BC1">
      <w:r>
        <w:t>When the permeability is orhotropic,</w:t>
      </w:r>
    </w:p>
    <w:p w14:paraId="6C31F12F" w14:textId="5895CAA0" w:rsidR="006A0BC1" w:rsidRDefault="006A0BC1" w:rsidP="006A0BC1">
      <w:pPr>
        <w:pStyle w:val="MTDisplayEquation"/>
      </w:pPr>
      <w:r>
        <w:tab/>
      </w:r>
      <w:r w:rsidR="00AF2221" w:rsidRPr="00AF2221">
        <w:rPr>
          <w:position w:val="-28"/>
        </w:rPr>
        <w:object w:dxaOrig="1740" w:dyaOrig="680" w14:anchorId="6EA596F3">
          <v:shape id="_x0000_i1655" type="#_x0000_t75" style="width:86pt;height:34pt" o:ole="">
            <v:imagedata r:id="rId1295" o:title=""/>
          </v:shape>
          <o:OLEObject Type="Embed" ProgID="Equation.DSMT4" ShapeID="_x0000_i1655" DrawAspect="Content" ObjectID="_1459242738" r:id="rId1296"/>
        </w:object>
      </w:r>
    </w:p>
    <w:p w14:paraId="52FE8279" w14:textId="3A1FD3C9" w:rsidR="006A0BC1" w:rsidRDefault="006A0BC1" w:rsidP="006A0BC1">
      <w:r>
        <w:t xml:space="preserve">where </w:t>
      </w:r>
      <w:r w:rsidR="00AF2221" w:rsidRPr="00AF2221">
        <w:rPr>
          <w:position w:val="-12"/>
        </w:rPr>
        <w:object w:dxaOrig="320" w:dyaOrig="360" w14:anchorId="0FC6E183">
          <v:shape id="_x0000_i1656" type="#_x0000_t75" style="width:16.5pt;height:18pt" o:ole="">
            <v:imagedata r:id="rId1297" o:title=""/>
          </v:shape>
          <o:OLEObject Type="Embed" ProgID="Equation.DSMT4" ShapeID="_x0000_i1656" DrawAspect="Content" ObjectID="_1459242739" r:id="rId1298"/>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xml:space="preserve">).  For this material model, </w:t>
      </w:r>
      <w:r w:rsidR="00AF2221" w:rsidRPr="00AF2221">
        <w:rPr>
          <w:position w:val="-6"/>
        </w:rPr>
        <w:object w:dxaOrig="300" w:dyaOrig="320" w14:anchorId="4AE02660">
          <v:shape id="_x0000_i1657" type="#_x0000_t75" style="width:14pt;height:16.5pt" o:ole="">
            <v:imagedata r:id="rId1299" o:title=""/>
          </v:shape>
          <o:OLEObject Type="Embed" ProgID="Equation.DSMT4" ShapeID="_x0000_i1657" DrawAspect="Content" ObjectID="_1459242740" r:id="rId1300"/>
        </w:object>
      </w:r>
      <w:r>
        <w:t xml:space="preserve">’s are constant.  Therefore this model should be used only when strains are small.  Note that the user must specify </w:t>
      </w:r>
      <w:r w:rsidR="00AF2221" w:rsidRPr="00AF2221">
        <w:rPr>
          <w:position w:val="-12"/>
        </w:rPr>
        <w:object w:dxaOrig="760" w:dyaOrig="380" w14:anchorId="7EC7D4FA">
          <v:shape id="_x0000_i1658" type="#_x0000_t75" style="width:38pt;height:19.5pt" o:ole="">
            <v:imagedata r:id="rId1301" o:title=""/>
          </v:shape>
          <o:OLEObject Type="Embed" ProgID="Equation.DSMT4" ShapeID="_x0000_i1658" DrawAspect="Content" ObjectID="_1459242741" r:id="rId1302"/>
        </w:object>
      </w:r>
      <w:r>
        <w:t>, since a solute cannot diffuse through the biphasic-solute mixture faster than in free solution.</w:t>
      </w:r>
    </w:p>
    <w:p w14:paraId="08E0331A" w14:textId="77777777" w:rsidR="006A0BC1" w:rsidRDefault="006A0BC1" w:rsidP="006A0BC1">
      <w:pPr>
        <w:rPr>
          <w:i/>
        </w:rPr>
      </w:pPr>
    </w:p>
    <w:p w14:paraId="1C152971" w14:textId="77777777" w:rsidR="006A0BC1" w:rsidRPr="00B27FE9" w:rsidRDefault="006A0BC1" w:rsidP="00026B51">
      <w:pPr>
        <w:pStyle w:val="Example"/>
      </w:pPr>
      <w:r w:rsidRPr="00B27FE9">
        <w:t>Example:</w:t>
      </w:r>
    </w:p>
    <w:p w14:paraId="72E381FB" w14:textId="2D798F24" w:rsidR="006A0BC1" w:rsidRDefault="006A0BC1" w:rsidP="006A0BC1">
      <w:pPr>
        <w:pStyle w:val="code"/>
      </w:pPr>
      <w:r>
        <w:t>&lt;diffusivity name=</w:t>
      </w:r>
      <w:r w:rsidR="007F5C53">
        <w:t>"</w:t>
      </w:r>
      <w:r>
        <w:t>Permeability</w:t>
      </w:r>
      <w:r w:rsidR="007F5C53">
        <w:t>"</w:t>
      </w:r>
      <w:r>
        <w:t xml:space="preserve"> type=</w:t>
      </w:r>
      <w:r w:rsidR="007F5C53">
        <w:t>"</w:t>
      </w:r>
      <w:r>
        <w:t>diff-const-ortho</w:t>
      </w:r>
      <w:r w:rsidR="007F5C53">
        <w:t>"</w:t>
      </w:r>
      <w:r>
        <w:t>&gt;</w:t>
      </w:r>
    </w:p>
    <w:p w14:paraId="1CFE614A" w14:textId="77777777" w:rsidR="006A0BC1" w:rsidRDefault="006A0BC1" w:rsidP="006A0BC1">
      <w:pPr>
        <w:pStyle w:val="code"/>
      </w:pPr>
      <w:r>
        <w:tab/>
        <w:t>&lt;free_diff&gt;0.005&lt;/</w:t>
      </w:r>
      <w:r w:rsidRPr="00B27FE9">
        <w:t xml:space="preserve"> </w:t>
      </w:r>
      <w:r>
        <w:t>free_diff &gt;</w:t>
      </w:r>
    </w:p>
    <w:p w14:paraId="65E704F5" w14:textId="77777777" w:rsidR="006A0BC1" w:rsidRDefault="006A0BC1" w:rsidP="006A0BC1">
      <w:pPr>
        <w:pStyle w:val="code"/>
      </w:pPr>
      <w:r>
        <w:tab/>
        <w:t>&lt;diff&gt;0.002,0.001,0.003&lt;/diff&gt;</w:t>
      </w:r>
    </w:p>
    <w:p w14:paraId="6AB62A3B" w14:textId="77777777" w:rsidR="006A0BC1" w:rsidRDefault="006A0BC1" w:rsidP="006A0BC1">
      <w:pPr>
        <w:pStyle w:val="code"/>
      </w:pPr>
      <w:r>
        <w:t>&lt;/diffusivity&gt;</w:t>
      </w:r>
    </w:p>
    <w:p w14:paraId="697F039B" w14:textId="77777777" w:rsidR="006A0BC1" w:rsidRDefault="006A0BC1" w:rsidP="006A0BC1"/>
    <w:p w14:paraId="48BA39E9" w14:textId="77777777" w:rsidR="006A0BC1" w:rsidRDefault="006A0BC1" w:rsidP="006A0BC1"/>
    <w:p w14:paraId="2B4C6900" w14:textId="77777777" w:rsidR="006A0BC1" w:rsidRDefault="006A0BC1" w:rsidP="006A0BC1">
      <w:r>
        <w:br w:type="page"/>
      </w:r>
    </w:p>
    <w:p w14:paraId="2D64F82C" w14:textId="77777777" w:rsidR="006A0BC1" w:rsidRDefault="006A0BC1" w:rsidP="006A0BC1">
      <w:pPr>
        <w:pStyle w:val="Heading4"/>
      </w:pPr>
      <w:bookmarkStart w:id="1455" w:name="_Toc385498534"/>
      <w:r>
        <w:lastRenderedPageBreak/>
        <w:t>Referentially Isotropic Diffusivity</w:t>
      </w:r>
      <w:bookmarkEnd w:id="1455"/>
    </w:p>
    <w:p w14:paraId="15917B4A" w14:textId="77777777" w:rsidR="006A0BC1" w:rsidRDefault="006A0BC1" w:rsidP="006A0BC1">
      <w:r>
        <w:t xml:space="preserve">The material type for a strain-dependent diffusivity tensor which is isotropic in the reference configuration is </w:t>
      </w:r>
      <w:r>
        <w:rPr>
          <w:i/>
        </w:rPr>
        <w:t>“diff-ref-iso”</w:t>
      </w:r>
      <w:r>
        <w:t>. The following material parameters need to be defined:</w:t>
      </w:r>
    </w:p>
    <w:p w14:paraId="09338E6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30968360" w14:textId="77777777">
        <w:tc>
          <w:tcPr>
            <w:tcW w:w="1728" w:type="dxa"/>
            <w:shd w:val="clear" w:color="auto" w:fill="auto"/>
          </w:tcPr>
          <w:p w14:paraId="19EB4BC1" w14:textId="77777777" w:rsidR="006A0BC1" w:rsidRDefault="006A0BC1" w:rsidP="006A0BC1">
            <w:pPr>
              <w:pStyle w:val="code"/>
            </w:pPr>
            <w:r>
              <w:t>&lt;free_diff&gt;</w:t>
            </w:r>
          </w:p>
        </w:tc>
        <w:tc>
          <w:tcPr>
            <w:tcW w:w="7848" w:type="dxa"/>
            <w:shd w:val="clear" w:color="auto" w:fill="auto"/>
          </w:tcPr>
          <w:p w14:paraId="72C5FD62" w14:textId="3A361C5E" w:rsidR="006A0BC1" w:rsidRDefault="006A0BC1" w:rsidP="00AF2221">
            <w:r>
              <w:t xml:space="preserve">free diffusivity </w:t>
            </w:r>
            <w:r w:rsidR="00AF2221" w:rsidRPr="00AF2221">
              <w:rPr>
                <w:position w:val="-12"/>
              </w:rPr>
              <w:object w:dxaOrig="279" w:dyaOrig="360" w14:anchorId="624CF8C1">
                <v:shape id="_x0000_i1659" type="#_x0000_t75" style="width:14pt;height:18pt" o:ole="">
                  <v:imagedata r:id="rId1303" o:title=""/>
                </v:shape>
                <o:OLEObject Type="Embed" ProgID="Equation.DSMT4" ShapeID="_x0000_i1659" DrawAspect="Content" ObjectID="_1459242742" r:id="rId1304"/>
              </w:object>
            </w:r>
          </w:p>
        </w:tc>
      </w:tr>
      <w:tr w:rsidR="006A0BC1" w14:paraId="494DF786" w14:textId="77777777">
        <w:tc>
          <w:tcPr>
            <w:tcW w:w="1728" w:type="dxa"/>
            <w:shd w:val="clear" w:color="auto" w:fill="auto"/>
          </w:tcPr>
          <w:p w14:paraId="193ACD93" w14:textId="77777777" w:rsidR="006A0BC1" w:rsidRDefault="006A0BC1" w:rsidP="006A0BC1">
            <w:pPr>
              <w:pStyle w:val="code"/>
            </w:pPr>
            <w:r>
              <w:t>&lt;diff0&gt;</w:t>
            </w:r>
          </w:p>
        </w:tc>
        <w:tc>
          <w:tcPr>
            <w:tcW w:w="7848" w:type="dxa"/>
            <w:shd w:val="clear" w:color="auto" w:fill="auto"/>
          </w:tcPr>
          <w:p w14:paraId="7FED2FC1" w14:textId="1E869980" w:rsidR="006A0BC1" w:rsidRPr="00006A43" w:rsidRDefault="006A0BC1" w:rsidP="00AF2221">
            <w:r>
              <w:t xml:space="preserve">diffusivity </w:t>
            </w:r>
            <w:r w:rsidR="00AF2221" w:rsidRPr="00AF2221">
              <w:rPr>
                <w:position w:val="-12"/>
              </w:rPr>
              <w:object w:dxaOrig="360" w:dyaOrig="360" w14:anchorId="63C4D109">
                <v:shape id="_x0000_i1660" type="#_x0000_t75" style="width:18pt;height:18pt" o:ole="">
                  <v:imagedata r:id="rId1305" o:title=""/>
                </v:shape>
                <o:OLEObject Type="Embed" ProgID="Equation.DSMT4" ShapeID="_x0000_i1660" DrawAspect="Content" ObjectID="_1459242743" r:id="rId1306"/>
              </w:object>
            </w:r>
          </w:p>
        </w:tc>
      </w:tr>
      <w:tr w:rsidR="006A0BC1" w14:paraId="073354FD" w14:textId="77777777">
        <w:tc>
          <w:tcPr>
            <w:tcW w:w="1728" w:type="dxa"/>
            <w:shd w:val="clear" w:color="auto" w:fill="auto"/>
          </w:tcPr>
          <w:p w14:paraId="4F1DA59F" w14:textId="77777777" w:rsidR="006A0BC1" w:rsidRDefault="006A0BC1" w:rsidP="006A0BC1">
            <w:pPr>
              <w:pStyle w:val="code"/>
            </w:pPr>
            <w:r>
              <w:t>&lt;diff1&gt;</w:t>
            </w:r>
          </w:p>
        </w:tc>
        <w:tc>
          <w:tcPr>
            <w:tcW w:w="7848" w:type="dxa"/>
            <w:shd w:val="clear" w:color="auto" w:fill="auto"/>
          </w:tcPr>
          <w:p w14:paraId="3F67ABB7" w14:textId="6093BE3C" w:rsidR="006A0BC1" w:rsidRDefault="006A0BC1" w:rsidP="00AF2221">
            <w:r>
              <w:t xml:space="preserve">diffusivity </w:t>
            </w:r>
            <w:r w:rsidR="00AF2221" w:rsidRPr="00AF2221">
              <w:rPr>
                <w:position w:val="-12"/>
              </w:rPr>
              <w:object w:dxaOrig="320" w:dyaOrig="360" w14:anchorId="3C0B339F">
                <v:shape id="_x0000_i1661" type="#_x0000_t75" style="width:16.5pt;height:18pt" o:ole="">
                  <v:imagedata r:id="rId1307" o:title=""/>
                </v:shape>
                <o:OLEObject Type="Embed" ProgID="Equation.DSMT4" ShapeID="_x0000_i1661" DrawAspect="Content" ObjectID="_1459242744" r:id="rId1308"/>
              </w:object>
            </w:r>
          </w:p>
        </w:tc>
      </w:tr>
      <w:tr w:rsidR="006A0BC1" w14:paraId="2CEFFA00" w14:textId="77777777">
        <w:tc>
          <w:tcPr>
            <w:tcW w:w="1728" w:type="dxa"/>
            <w:shd w:val="clear" w:color="auto" w:fill="auto"/>
          </w:tcPr>
          <w:p w14:paraId="575028A7" w14:textId="77777777" w:rsidR="006A0BC1" w:rsidRDefault="006A0BC1" w:rsidP="006A0BC1">
            <w:pPr>
              <w:pStyle w:val="code"/>
            </w:pPr>
            <w:r>
              <w:t>&lt;diff2&gt;</w:t>
            </w:r>
          </w:p>
        </w:tc>
        <w:tc>
          <w:tcPr>
            <w:tcW w:w="7848" w:type="dxa"/>
            <w:shd w:val="clear" w:color="auto" w:fill="auto"/>
          </w:tcPr>
          <w:p w14:paraId="39347818" w14:textId="2ACD9CC3" w:rsidR="006A0BC1" w:rsidRDefault="006A0BC1" w:rsidP="00AF2221">
            <w:r>
              <w:t xml:space="preserve">diffusivity </w:t>
            </w:r>
            <w:r w:rsidR="00AF2221" w:rsidRPr="00AF2221">
              <w:rPr>
                <w:position w:val="-12"/>
              </w:rPr>
              <w:object w:dxaOrig="360" w:dyaOrig="360" w14:anchorId="4B4EED1B">
                <v:shape id="_x0000_i1662" type="#_x0000_t75" style="width:18pt;height:18pt" o:ole="">
                  <v:imagedata r:id="rId1309" o:title=""/>
                </v:shape>
                <o:OLEObject Type="Embed" ProgID="Equation.DSMT4" ShapeID="_x0000_i1662" DrawAspect="Content" ObjectID="_1459242745" r:id="rId1310"/>
              </w:object>
            </w:r>
          </w:p>
        </w:tc>
      </w:tr>
      <w:tr w:rsidR="006A0BC1" w14:paraId="4E18EB95" w14:textId="77777777">
        <w:tc>
          <w:tcPr>
            <w:tcW w:w="1728" w:type="dxa"/>
            <w:shd w:val="clear" w:color="auto" w:fill="auto"/>
          </w:tcPr>
          <w:p w14:paraId="0D569E35" w14:textId="77777777" w:rsidR="006A0BC1" w:rsidRDefault="006A0BC1" w:rsidP="006A0BC1">
            <w:pPr>
              <w:pStyle w:val="code"/>
            </w:pPr>
            <w:r>
              <w:t>&lt;M&gt;</w:t>
            </w:r>
          </w:p>
        </w:tc>
        <w:tc>
          <w:tcPr>
            <w:tcW w:w="7848" w:type="dxa"/>
            <w:shd w:val="clear" w:color="auto" w:fill="auto"/>
          </w:tcPr>
          <w:p w14:paraId="4F000050" w14:textId="174524F3" w:rsidR="006A0BC1" w:rsidRPr="00C526D6" w:rsidRDefault="006A0BC1" w:rsidP="00AF2221">
            <w:r>
              <w:t xml:space="preserve">exponential strain-dependence coefficient </w:t>
            </w:r>
            <w:r w:rsidR="00AF2221" w:rsidRPr="00AF2221">
              <w:rPr>
                <w:position w:val="-4"/>
              </w:rPr>
              <w:object w:dxaOrig="320" w:dyaOrig="260" w14:anchorId="2BF0C5C3">
                <v:shape id="_x0000_i1663" type="#_x0000_t75" style="width:16.5pt;height:13.5pt" o:ole="">
                  <v:imagedata r:id="rId1311" o:title=""/>
                </v:shape>
                <o:OLEObject Type="Embed" ProgID="Equation.DSMT4" ShapeID="_x0000_i1663" DrawAspect="Content" ObjectID="_1459242746" r:id="rId1312"/>
              </w:object>
            </w:r>
            <w:r>
              <w:t xml:space="preserve"> (</w:t>
            </w:r>
            <w:r w:rsidR="00AF2221" w:rsidRPr="00AF2221">
              <w:rPr>
                <w:position w:val="-6"/>
              </w:rPr>
              <w:object w:dxaOrig="680" w:dyaOrig="279" w14:anchorId="3A5772AB">
                <v:shape id="_x0000_i1664" type="#_x0000_t75" style="width:34pt;height:14pt" o:ole="">
                  <v:imagedata r:id="rId1313" o:title=""/>
                </v:shape>
                <o:OLEObject Type="Embed" ProgID="Equation.DSMT4" ShapeID="_x0000_i1664" DrawAspect="Content" ObjectID="_1459242747" r:id="rId1314"/>
              </w:object>
            </w:r>
            <w:r>
              <w:t>)</w:t>
            </w:r>
          </w:p>
        </w:tc>
      </w:tr>
      <w:tr w:rsidR="006A0BC1" w14:paraId="47395E13" w14:textId="77777777">
        <w:tc>
          <w:tcPr>
            <w:tcW w:w="1728" w:type="dxa"/>
            <w:shd w:val="clear" w:color="auto" w:fill="auto"/>
          </w:tcPr>
          <w:p w14:paraId="2D1289E6" w14:textId="77777777" w:rsidR="006A0BC1" w:rsidRDefault="006A0BC1" w:rsidP="006A0BC1">
            <w:pPr>
              <w:pStyle w:val="code"/>
            </w:pPr>
            <w:r>
              <w:t>&lt;alpha&gt;</w:t>
            </w:r>
          </w:p>
        </w:tc>
        <w:tc>
          <w:tcPr>
            <w:tcW w:w="7848" w:type="dxa"/>
            <w:shd w:val="clear" w:color="auto" w:fill="auto"/>
          </w:tcPr>
          <w:p w14:paraId="3B40FD12" w14:textId="620E50CC" w:rsidR="006A0BC1" w:rsidRDefault="006A0BC1" w:rsidP="00AF2221">
            <w:r>
              <w:t xml:space="preserve">power-law exponent </w:t>
            </w:r>
            <w:r w:rsidR="00AF2221" w:rsidRPr="00AF2221">
              <w:rPr>
                <w:position w:val="-6"/>
              </w:rPr>
              <w:object w:dxaOrig="240" w:dyaOrig="220" w14:anchorId="76CD939C">
                <v:shape id="_x0000_i1665" type="#_x0000_t75" style="width:12pt;height:10.5pt" o:ole="">
                  <v:imagedata r:id="rId1315" o:title=""/>
                </v:shape>
                <o:OLEObject Type="Embed" ProgID="Equation.DSMT4" ShapeID="_x0000_i1665" DrawAspect="Content" ObjectID="_1459242748" r:id="rId1316"/>
              </w:object>
            </w:r>
            <w:r>
              <w:t xml:space="preserve"> (</w:t>
            </w:r>
            <w:r w:rsidR="00AF2221" w:rsidRPr="00AF2221">
              <w:rPr>
                <w:position w:val="-6"/>
              </w:rPr>
              <w:object w:dxaOrig="580" w:dyaOrig="279" w14:anchorId="69C60CED">
                <v:shape id="_x0000_i1666" type="#_x0000_t75" style="width:29.5pt;height:14pt" o:ole="">
                  <v:imagedata r:id="rId1317" o:title=""/>
                </v:shape>
                <o:OLEObject Type="Embed" ProgID="Equation.DSMT4" ShapeID="_x0000_i1666" DrawAspect="Content" ObjectID="_1459242749" r:id="rId1318"/>
              </w:object>
            </w:r>
            <w:r>
              <w:t>)</w:t>
            </w:r>
          </w:p>
        </w:tc>
      </w:tr>
    </w:tbl>
    <w:p w14:paraId="7EDAE421" w14:textId="77777777" w:rsidR="006A0BC1" w:rsidRDefault="006A0BC1" w:rsidP="006A0BC1"/>
    <w:p w14:paraId="2E6EAF0A" w14:textId="77777777" w:rsidR="006A0BC1" w:rsidRDefault="006A0BC1" w:rsidP="006A0BC1">
      <w:r>
        <w:t>This material uses a strain-dependent diffusivity tensor that accommodates strain-induced anisotropy:</w:t>
      </w:r>
    </w:p>
    <w:p w14:paraId="673DDF95" w14:textId="6954850A" w:rsidR="006A0BC1" w:rsidRDefault="006A0BC1" w:rsidP="006A0BC1">
      <w:pPr>
        <w:pStyle w:val="MTDisplayEquation"/>
      </w:pPr>
      <w:r>
        <w:tab/>
      </w:r>
      <w:r w:rsidR="00AF2221" w:rsidRPr="00AF2221">
        <w:rPr>
          <w:position w:val="-32"/>
        </w:rPr>
        <w:object w:dxaOrig="4300" w:dyaOrig="760" w14:anchorId="2E76BF13">
          <v:shape id="_x0000_i1667" type="#_x0000_t75" style="width:215.5pt;height:38pt" o:ole="">
            <v:imagedata r:id="rId1319" o:title=""/>
          </v:shape>
          <o:OLEObject Type="Embed" ProgID="Equation.DSMT4" ShapeID="_x0000_i1667" DrawAspect="Content" ObjectID="_1459242750" r:id="rId1320"/>
        </w:object>
      </w:r>
      <w:r>
        <w:t>,</w:t>
      </w:r>
    </w:p>
    <w:p w14:paraId="4BB745DF" w14:textId="2C34D231" w:rsidR="006A0BC1" w:rsidRDefault="006A0BC1" w:rsidP="006A0BC1">
      <w:r>
        <w:t xml:space="preserve">where </w:t>
      </w:r>
      <w:r w:rsidR="00AF2221" w:rsidRPr="00AF2221">
        <w:rPr>
          <w:position w:val="-6"/>
        </w:rPr>
        <w:object w:dxaOrig="220" w:dyaOrig="279" w14:anchorId="365A8A54">
          <v:shape id="_x0000_i1668" type="#_x0000_t75" style="width:10.5pt;height:14pt" o:ole="">
            <v:imagedata r:id="rId1321" o:title=""/>
          </v:shape>
          <o:OLEObject Type="Embed" ProgID="Equation.DSMT4" ShapeID="_x0000_i1668" DrawAspect="Content" ObjectID="_1459242751" r:id="rId1322"/>
        </w:object>
      </w:r>
      <w:r>
        <w:rPr>
          <w:i/>
        </w:rPr>
        <w:t xml:space="preserve"> </w:t>
      </w:r>
      <w:r>
        <w:t xml:space="preserve">is the jacobian of the deformation, i.e. </w:t>
      </w:r>
      <w:r w:rsidR="00AF2221" w:rsidRPr="00AF2221">
        <w:rPr>
          <w:position w:val="-6"/>
        </w:rPr>
        <w:object w:dxaOrig="940" w:dyaOrig="279" w14:anchorId="3F7D84DF">
          <v:shape id="_x0000_i1669" type="#_x0000_t75" style="width:48pt;height:14pt" o:ole="">
            <v:imagedata r:id="rId1323" o:title=""/>
          </v:shape>
          <o:OLEObject Type="Embed" ProgID="Equation.DSMT4" ShapeID="_x0000_i1669" DrawAspect="Content" ObjectID="_1459242752" r:id="rId1324"/>
        </w:object>
      </w:r>
      <w:r>
        <w:t xml:space="preserve"> where </w:t>
      </w:r>
      <w:r w:rsidR="00AF2221" w:rsidRPr="00AF2221">
        <w:rPr>
          <w:position w:val="-4"/>
        </w:rPr>
        <w:object w:dxaOrig="220" w:dyaOrig="260" w14:anchorId="6A938B4F">
          <v:shape id="_x0000_i1670" type="#_x0000_t75" style="width:10.5pt;height:13.5pt" o:ole="">
            <v:imagedata r:id="rId1325" o:title=""/>
          </v:shape>
          <o:OLEObject Type="Embed" ProgID="Equation.DSMT4" ShapeID="_x0000_i1670" DrawAspect="Content" ObjectID="_1459242753" r:id="rId1326"/>
        </w:object>
      </w:r>
      <w:r>
        <w:rPr>
          <w:b/>
        </w:rPr>
        <w:t xml:space="preserve"> </w:t>
      </w:r>
      <w:r>
        <w:t xml:space="preserve">is the deformation gradient, and </w:t>
      </w:r>
      <w:r w:rsidR="00AF2221" w:rsidRPr="00AF2221">
        <w:rPr>
          <w:position w:val="-6"/>
        </w:rPr>
        <w:object w:dxaOrig="960" w:dyaOrig="320" w14:anchorId="5E712A9B">
          <v:shape id="_x0000_i1671" type="#_x0000_t75" style="width:48pt;height:16.5pt" o:ole="">
            <v:imagedata r:id="rId1327" o:title=""/>
          </v:shape>
          <o:OLEObject Type="Embed" ProgID="Equation.DSMT4" ShapeID="_x0000_i1671" DrawAspect="Content" ObjectID="_1459242754" r:id="rId1328"/>
        </w:object>
      </w:r>
      <w:r>
        <w:t xml:space="preserve"> is the left Cauchy-Green tensor.  Note that the diffusivity in the reference state (</w:t>
      </w:r>
      <w:r w:rsidR="00AF2221" w:rsidRPr="00AF2221">
        <w:rPr>
          <w:position w:val="-4"/>
        </w:rPr>
        <w:object w:dxaOrig="560" w:dyaOrig="260" w14:anchorId="7BEAD872">
          <v:shape id="_x0000_i1672" type="#_x0000_t75" style="width:28pt;height:13.5pt" o:ole="">
            <v:imagedata r:id="rId1329" o:title=""/>
          </v:shape>
          <o:OLEObject Type="Embed" ProgID="Equation.DSMT4" ShapeID="_x0000_i1672" DrawAspect="Content" ObjectID="_1459242755" r:id="rId1330"/>
        </w:object>
      </w:r>
      <w:r>
        <w:t xml:space="preserve">) is isotropic and given by </w:t>
      </w:r>
      <w:r w:rsidR="00AF2221" w:rsidRPr="00AF2221">
        <w:rPr>
          <w:position w:val="-14"/>
        </w:rPr>
        <w:object w:dxaOrig="2060" w:dyaOrig="400" w14:anchorId="51DA38FD">
          <v:shape id="_x0000_i1673" type="#_x0000_t75" style="width:103.5pt;height:19.5pt" o:ole="">
            <v:imagedata r:id="rId1331" o:title=""/>
          </v:shape>
          <o:OLEObject Type="Embed" ProgID="Equation.DSMT4" ShapeID="_x0000_i1673" DrawAspect="Content" ObjectID="_1459242756" r:id="rId1332"/>
        </w:object>
      </w:r>
      <w:r>
        <w:t>.</w:t>
      </w:r>
    </w:p>
    <w:p w14:paraId="510067AF" w14:textId="77777777" w:rsidR="006A0BC1" w:rsidRDefault="006A0BC1" w:rsidP="006A0BC1"/>
    <w:p w14:paraId="17967F17" w14:textId="77777777" w:rsidR="006A0BC1" w:rsidRPr="00B27FE9" w:rsidRDefault="006A0BC1" w:rsidP="00026B51">
      <w:pPr>
        <w:pStyle w:val="Example"/>
      </w:pPr>
      <w:r w:rsidRPr="00B27FE9">
        <w:t>Example:</w:t>
      </w:r>
    </w:p>
    <w:p w14:paraId="03965905" w14:textId="14B3F820" w:rsidR="006A0BC1" w:rsidRDefault="006A0BC1" w:rsidP="006A0BC1">
      <w:pPr>
        <w:pStyle w:val="code"/>
      </w:pPr>
      <w:r>
        <w:t>&lt;diffusivity name=</w:t>
      </w:r>
      <w:r w:rsidR="007F5C53">
        <w:t>"</w:t>
      </w:r>
      <w:r>
        <w:t>Diffusivity</w:t>
      </w:r>
      <w:r w:rsidR="007F5C53">
        <w:t>"</w:t>
      </w:r>
      <w:r>
        <w:t xml:space="preserve"> type=</w:t>
      </w:r>
      <w:r w:rsidR="007F5C53">
        <w:t>"</w:t>
      </w:r>
      <w:r>
        <w:t>diff-ref-iso</w:t>
      </w:r>
      <w:r w:rsidR="007F5C53">
        <w:t>"</w:t>
      </w:r>
      <w:r>
        <w:t>&gt;</w:t>
      </w:r>
    </w:p>
    <w:p w14:paraId="39E1C91E" w14:textId="77777777" w:rsidR="006A0BC1" w:rsidRDefault="006A0BC1" w:rsidP="006A0BC1">
      <w:pPr>
        <w:pStyle w:val="code"/>
      </w:pPr>
      <w:r>
        <w:tab/>
        <w:t>&lt;phi0&gt;0.2&lt;/phi0&gt;</w:t>
      </w:r>
    </w:p>
    <w:p w14:paraId="25ED557F" w14:textId="77777777" w:rsidR="006A0BC1" w:rsidRDefault="006A0BC1" w:rsidP="006A0BC1">
      <w:pPr>
        <w:pStyle w:val="code"/>
      </w:pPr>
      <w:r>
        <w:tab/>
        <w:t>&lt;free_diff&gt;0.005&lt;/free_diff&gt;</w:t>
      </w:r>
    </w:p>
    <w:p w14:paraId="1CF5BB8F" w14:textId="77777777" w:rsidR="006A0BC1" w:rsidRDefault="006A0BC1" w:rsidP="006A0BC1">
      <w:pPr>
        <w:pStyle w:val="code"/>
      </w:pPr>
      <w:r>
        <w:tab/>
        <w:t>&lt;diff0&gt;0.001&lt;/diff0&gt;</w:t>
      </w:r>
    </w:p>
    <w:p w14:paraId="1A292F4C" w14:textId="77777777" w:rsidR="006A0BC1" w:rsidRDefault="006A0BC1" w:rsidP="006A0BC1">
      <w:pPr>
        <w:pStyle w:val="code"/>
      </w:pPr>
      <w:r>
        <w:tab/>
        <w:t>&lt;diff1&gt;0.005&lt;/diff1&gt;</w:t>
      </w:r>
    </w:p>
    <w:p w14:paraId="390841FD" w14:textId="77777777" w:rsidR="006A0BC1" w:rsidRDefault="006A0BC1" w:rsidP="006A0BC1">
      <w:pPr>
        <w:pStyle w:val="code"/>
      </w:pPr>
      <w:r>
        <w:tab/>
        <w:t>&lt;diff2&gt;0.002&lt;/diff2&gt;</w:t>
      </w:r>
    </w:p>
    <w:p w14:paraId="0CD8566A" w14:textId="77777777" w:rsidR="006A0BC1" w:rsidRDefault="006A0BC1" w:rsidP="006A0BC1">
      <w:pPr>
        <w:pStyle w:val="code"/>
      </w:pPr>
      <w:r>
        <w:tab/>
        <w:t>&lt;M&gt;1.5&lt;/M&gt;</w:t>
      </w:r>
    </w:p>
    <w:p w14:paraId="6277C944" w14:textId="77777777" w:rsidR="006A0BC1" w:rsidRDefault="006A0BC1" w:rsidP="006A0BC1">
      <w:pPr>
        <w:pStyle w:val="code"/>
      </w:pPr>
      <w:r>
        <w:tab/>
        <w:t>&lt;alpha&gt;2&lt;/alpha&gt;</w:t>
      </w:r>
    </w:p>
    <w:p w14:paraId="28712EB7" w14:textId="77777777" w:rsidR="006A0BC1" w:rsidRPr="003B04D8" w:rsidRDefault="006A0BC1" w:rsidP="006A0BC1">
      <w:pPr>
        <w:pStyle w:val="code"/>
        <w:rPr>
          <w:rFonts w:ascii="Times New Roman" w:hAnsi="Times New Roman"/>
          <w:i/>
        </w:rPr>
      </w:pPr>
      <w:r>
        <w:t>&lt;/diffusivity&gt;</w:t>
      </w:r>
    </w:p>
    <w:p w14:paraId="1919E35F" w14:textId="77777777" w:rsidR="006A0BC1" w:rsidRDefault="006A0BC1" w:rsidP="006A0BC1">
      <w:r>
        <w:br w:type="page"/>
      </w:r>
    </w:p>
    <w:p w14:paraId="11347288" w14:textId="77777777" w:rsidR="006A0BC1" w:rsidRDefault="006A0BC1" w:rsidP="006A0BC1">
      <w:pPr>
        <w:pStyle w:val="Heading4"/>
      </w:pPr>
      <w:bookmarkStart w:id="1456" w:name="_Toc385498535"/>
      <w:r>
        <w:lastRenderedPageBreak/>
        <w:t>Referentially Orthotropic Diffusivity</w:t>
      </w:r>
      <w:bookmarkEnd w:id="1456"/>
    </w:p>
    <w:p w14:paraId="241A75AB" w14:textId="167F2E4A" w:rsidR="006A0BC1" w:rsidRDefault="006A0BC1" w:rsidP="006A0BC1">
      <w:r>
        <w:t xml:space="preserve">The material type for a </w:t>
      </w:r>
      <w:del w:id="1457" w:author="Gerard Ateshian" w:date="2014-01-07T09:58:00Z">
        <w:r w:rsidDel="005467AD">
          <w:delText xml:space="preserve">a </w:delText>
        </w:r>
      </w:del>
      <w:r>
        <w:t xml:space="preserve">strain-dependent diffusivity which is orthotropic in the reference configuration is </w:t>
      </w:r>
      <w:r>
        <w:rPr>
          <w:i/>
        </w:rPr>
        <w:t>“diff-ref-ortho”</w:t>
      </w:r>
      <w:r>
        <w:t>. The following material parameters need to be defined:</w:t>
      </w:r>
    </w:p>
    <w:p w14:paraId="2620E5A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7907"/>
      </w:tblGrid>
      <w:tr w:rsidR="006A0BC1" w14:paraId="10FB58D3" w14:textId="77777777">
        <w:tc>
          <w:tcPr>
            <w:tcW w:w="1638" w:type="dxa"/>
            <w:shd w:val="clear" w:color="auto" w:fill="auto"/>
          </w:tcPr>
          <w:p w14:paraId="571825C4" w14:textId="77777777" w:rsidR="006A0BC1" w:rsidRDefault="006A0BC1" w:rsidP="006A0BC1">
            <w:pPr>
              <w:pStyle w:val="code"/>
            </w:pPr>
            <w:r>
              <w:t>&lt;free_diff&gt;</w:t>
            </w:r>
          </w:p>
        </w:tc>
        <w:tc>
          <w:tcPr>
            <w:tcW w:w="7938" w:type="dxa"/>
            <w:shd w:val="clear" w:color="auto" w:fill="auto"/>
          </w:tcPr>
          <w:p w14:paraId="546DBD13" w14:textId="553FF536" w:rsidR="006A0BC1" w:rsidRDefault="006A0BC1" w:rsidP="00AF2221">
            <w:r>
              <w:t xml:space="preserve">free diffusivity </w:t>
            </w:r>
            <w:r w:rsidR="00AF2221" w:rsidRPr="00AF2221">
              <w:rPr>
                <w:position w:val="-12"/>
              </w:rPr>
              <w:object w:dxaOrig="279" w:dyaOrig="360" w14:anchorId="263D2A42">
                <v:shape id="_x0000_i1674" type="#_x0000_t75" style="width:14pt;height:18pt" o:ole="">
                  <v:imagedata r:id="rId1333" o:title=""/>
                </v:shape>
                <o:OLEObject Type="Embed" ProgID="Equation.DSMT4" ShapeID="_x0000_i1674" DrawAspect="Content" ObjectID="_1459242757" r:id="rId1334"/>
              </w:object>
            </w:r>
          </w:p>
        </w:tc>
      </w:tr>
      <w:tr w:rsidR="006A0BC1" w14:paraId="0FBC3E68" w14:textId="77777777">
        <w:tc>
          <w:tcPr>
            <w:tcW w:w="1638" w:type="dxa"/>
            <w:shd w:val="clear" w:color="auto" w:fill="auto"/>
          </w:tcPr>
          <w:p w14:paraId="158B3EBE" w14:textId="77777777" w:rsidR="006A0BC1" w:rsidRDefault="006A0BC1" w:rsidP="006A0BC1">
            <w:pPr>
              <w:pStyle w:val="code"/>
            </w:pPr>
            <w:r>
              <w:t>&lt;diff0&gt;</w:t>
            </w:r>
          </w:p>
        </w:tc>
        <w:tc>
          <w:tcPr>
            <w:tcW w:w="7938" w:type="dxa"/>
            <w:shd w:val="clear" w:color="auto" w:fill="auto"/>
          </w:tcPr>
          <w:p w14:paraId="19F2B952" w14:textId="541BC862" w:rsidR="006A0BC1" w:rsidRPr="00006A43" w:rsidRDefault="006A0BC1" w:rsidP="00AF2221">
            <w:r>
              <w:t xml:space="preserve">isotropic diffusivity </w:t>
            </w:r>
            <w:r w:rsidR="00AF2221" w:rsidRPr="00AF2221">
              <w:rPr>
                <w:position w:val="-12"/>
              </w:rPr>
              <w:object w:dxaOrig="360" w:dyaOrig="360" w14:anchorId="4A56EFCE">
                <v:shape id="_x0000_i1675" type="#_x0000_t75" style="width:18pt;height:18pt" o:ole="">
                  <v:imagedata r:id="rId1335" o:title=""/>
                </v:shape>
                <o:OLEObject Type="Embed" ProgID="Equation.DSMT4" ShapeID="_x0000_i1675" DrawAspect="Content" ObjectID="_1459242758" r:id="rId1336"/>
              </w:object>
            </w:r>
          </w:p>
        </w:tc>
      </w:tr>
      <w:tr w:rsidR="006A0BC1" w14:paraId="2D7AFDFE" w14:textId="77777777">
        <w:tc>
          <w:tcPr>
            <w:tcW w:w="1638" w:type="dxa"/>
            <w:shd w:val="clear" w:color="auto" w:fill="auto"/>
          </w:tcPr>
          <w:p w14:paraId="43B2D76D" w14:textId="77777777" w:rsidR="006A0BC1" w:rsidRDefault="006A0BC1" w:rsidP="006A0BC1">
            <w:pPr>
              <w:pStyle w:val="code"/>
            </w:pPr>
            <w:r>
              <w:t>&lt;diff1&gt;</w:t>
            </w:r>
          </w:p>
          <w:p w14:paraId="3EFF3A8D" w14:textId="77777777" w:rsidR="006A0BC1" w:rsidRDefault="006A0BC1" w:rsidP="006A0BC1">
            <w:pPr>
              <w:pStyle w:val="code"/>
            </w:pPr>
          </w:p>
        </w:tc>
        <w:tc>
          <w:tcPr>
            <w:tcW w:w="7938" w:type="dxa"/>
            <w:shd w:val="clear" w:color="auto" w:fill="auto"/>
          </w:tcPr>
          <w:p w14:paraId="607617C6" w14:textId="0324A148" w:rsidR="006A0BC1" w:rsidRDefault="006A0BC1" w:rsidP="00AF2221">
            <w:r>
              <w:t xml:space="preserve">diffusivities </w:t>
            </w:r>
            <w:r w:rsidR="00AF2221" w:rsidRPr="00AF2221">
              <w:rPr>
                <w:position w:val="-12"/>
              </w:rPr>
              <w:object w:dxaOrig="320" w:dyaOrig="380" w14:anchorId="196F7BC1">
                <v:shape id="_x0000_i1676" type="#_x0000_t75" style="width:16.5pt;height:19.5pt" o:ole="">
                  <v:imagedata r:id="rId1337" o:title=""/>
                </v:shape>
                <o:OLEObject Type="Embed" ProgID="Equation.DSMT4" ShapeID="_x0000_i1676" DrawAspect="Content" ObjectID="_1459242759" r:id="rId1338"/>
              </w:object>
            </w:r>
            <w:r>
              <w:t xml:space="preserve"> along orthogonal directions (</w:t>
            </w:r>
            <w:r w:rsidR="00AF2221" w:rsidRPr="00AF2221">
              <w:rPr>
                <w:position w:val="-10"/>
              </w:rPr>
              <w:object w:dxaOrig="920" w:dyaOrig="320" w14:anchorId="4DF4426A">
                <v:shape id="_x0000_i1677" type="#_x0000_t75" style="width:45.5pt;height:16.5pt" o:ole="">
                  <v:imagedata r:id="rId1339" o:title=""/>
                </v:shape>
                <o:OLEObject Type="Embed" ProgID="Equation.DSMT4" ShapeID="_x0000_i1677" DrawAspect="Content" ObjectID="_1459242760" r:id="rId1340"/>
              </w:object>
            </w:r>
            <w:r>
              <w:t>)</w:t>
            </w:r>
          </w:p>
        </w:tc>
      </w:tr>
      <w:tr w:rsidR="006A0BC1" w14:paraId="3E3D2C70" w14:textId="77777777">
        <w:tc>
          <w:tcPr>
            <w:tcW w:w="1638" w:type="dxa"/>
            <w:shd w:val="clear" w:color="auto" w:fill="auto"/>
          </w:tcPr>
          <w:p w14:paraId="626EC4CD" w14:textId="77777777" w:rsidR="006A0BC1" w:rsidRDefault="006A0BC1" w:rsidP="006A0BC1">
            <w:pPr>
              <w:pStyle w:val="code"/>
            </w:pPr>
            <w:r>
              <w:t>&lt;diff2&gt;</w:t>
            </w:r>
          </w:p>
          <w:p w14:paraId="4E80C9E8" w14:textId="77777777" w:rsidR="006A0BC1" w:rsidRDefault="006A0BC1" w:rsidP="006A0BC1">
            <w:pPr>
              <w:pStyle w:val="code"/>
            </w:pPr>
          </w:p>
        </w:tc>
        <w:tc>
          <w:tcPr>
            <w:tcW w:w="7938" w:type="dxa"/>
            <w:shd w:val="clear" w:color="auto" w:fill="auto"/>
          </w:tcPr>
          <w:p w14:paraId="3DCEB687" w14:textId="71F36BC8" w:rsidR="006A0BC1" w:rsidRDefault="006A0BC1" w:rsidP="00AF2221">
            <w:r>
              <w:t xml:space="preserve">diffusivities </w:t>
            </w:r>
            <w:r w:rsidR="00AF2221" w:rsidRPr="00AF2221">
              <w:rPr>
                <w:position w:val="-12"/>
              </w:rPr>
              <w:object w:dxaOrig="360" w:dyaOrig="380" w14:anchorId="59EB282B">
                <v:shape id="_x0000_i1678" type="#_x0000_t75" style="width:18pt;height:19.5pt" o:ole="">
                  <v:imagedata r:id="rId1341" o:title=""/>
                </v:shape>
                <o:OLEObject Type="Embed" ProgID="Equation.DSMT4" ShapeID="_x0000_i1678" DrawAspect="Content" ObjectID="_1459242761" r:id="rId1342"/>
              </w:object>
            </w:r>
            <w:r>
              <w:t xml:space="preserve"> along orthogonal directions (</w:t>
            </w:r>
            <w:r w:rsidR="00AF2221" w:rsidRPr="00AF2221">
              <w:rPr>
                <w:position w:val="-10"/>
              </w:rPr>
              <w:object w:dxaOrig="920" w:dyaOrig="320" w14:anchorId="7DDC2654">
                <v:shape id="_x0000_i1679" type="#_x0000_t75" style="width:45.5pt;height:16.5pt" o:ole="">
                  <v:imagedata r:id="rId1343" o:title=""/>
                </v:shape>
                <o:OLEObject Type="Embed" ProgID="Equation.DSMT4" ShapeID="_x0000_i1679" DrawAspect="Content" ObjectID="_1459242762" r:id="rId1344"/>
              </w:object>
            </w:r>
            <w:r>
              <w:t>)</w:t>
            </w:r>
          </w:p>
        </w:tc>
      </w:tr>
      <w:tr w:rsidR="006A0BC1" w14:paraId="49C2D893" w14:textId="77777777">
        <w:tc>
          <w:tcPr>
            <w:tcW w:w="1638" w:type="dxa"/>
            <w:shd w:val="clear" w:color="auto" w:fill="auto"/>
          </w:tcPr>
          <w:p w14:paraId="4BDEA4E5" w14:textId="77777777" w:rsidR="006A0BC1" w:rsidRDefault="006A0BC1" w:rsidP="006A0BC1">
            <w:pPr>
              <w:pStyle w:val="code"/>
            </w:pPr>
            <w:r>
              <w:t>&lt;M0&gt;</w:t>
            </w:r>
          </w:p>
        </w:tc>
        <w:tc>
          <w:tcPr>
            <w:tcW w:w="7938" w:type="dxa"/>
            <w:shd w:val="clear" w:color="auto" w:fill="auto"/>
          </w:tcPr>
          <w:p w14:paraId="3768C7B9" w14:textId="35136F60" w:rsidR="006A0BC1" w:rsidRDefault="006A0BC1" w:rsidP="00AF2221">
            <w:r>
              <w:t xml:space="preserve">isotropic exponential strain-dependence coefficient </w:t>
            </w:r>
            <w:r w:rsidR="00AF2221" w:rsidRPr="00AF2221">
              <w:rPr>
                <w:position w:val="-12"/>
              </w:rPr>
              <w:object w:dxaOrig="380" w:dyaOrig="360" w14:anchorId="732B773D">
                <v:shape id="_x0000_i1680" type="#_x0000_t75" style="width:19.5pt;height:18pt" o:ole="">
                  <v:imagedata r:id="rId1345" o:title=""/>
                </v:shape>
                <o:OLEObject Type="Embed" ProgID="Equation.DSMT4" ShapeID="_x0000_i1680" DrawAspect="Content" ObjectID="_1459242763" r:id="rId1346"/>
              </w:object>
            </w:r>
            <w:r>
              <w:t xml:space="preserve"> (</w:t>
            </w:r>
            <w:r w:rsidR="00AF2221" w:rsidRPr="00AF2221">
              <w:rPr>
                <w:position w:val="-12"/>
              </w:rPr>
              <w:object w:dxaOrig="760" w:dyaOrig="360" w14:anchorId="1C23D329">
                <v:shape id="_x0000_i1681" type="#_x0000_t75" style="width:38pt;height:18pt" o:ole="">
                  <v:imagedata r:id="rId1347" o:title=""/>
                </v:shape>
                <o:OLEObject Type="Embed" ProgID="Equation.DSMT4" ShapeID="_x0000_i1681" DrawAspect="Content" ObjectID="_1459242764" r:id="rId1348"/>
              </w:object>
            </w:r>
            <w:r>
              <w:t>)</w:t>
            </w:r>
          </w:p>
        </w:tc>
      </w:tr>
      <w:tr w:rsidR="006A0BC1" w14:paraId="4365008F" w14:textId="77777777">
        <w:tc>
          <w:tcPr>
            <w:tcW w:w="1638" w:type="dxa"/>
            <w:shd w:val="clear" w:color="auto" w:fill="auto"/>
          </w:tcPr>
          <w:p w14:paraId="52FB6D79" w14:textId="77777777" w:rsidR="006A0BC1" w:rsidRDefault="006A0BC1" w:rsidP="006A0BC1">
            <w:pPr>
              <w:pStyle w:val="code"/>
            </w:pPr>
            <w:r>
              <w:t>&lt;M&gt;</w:t>
            </w:r>
          </w:p>
          <w:p w14:paraId="12A38E48" w14:textId="77777777" w:rsidR="006A0BC1" w:rsidRDefault="006A0BC1" w:rsidP="006A0BC1">
            <w:pPr>
              <w:pStyle w:val="code"/>
            </w:pPr>
          </w:p>
        </w:tc>
        <w:tc>
          <w:tcPr>
            <w:tcW w:w="7938" w:type="dxa"/>
            <w:shd w:val="clear" w:color="auto" w:fill="auto"/>
          </w:tcPr>
          <w:p w14:paraId="27961309" w14:textId="4D2B3EC9" w:rsidR="006A0BC1" w:rsidRPr="00C526D6" w:rsidRDefault="006A0BC1" w:rsidP="00AF2221">
            <w:r>
              <w:t xml:space="preserve">orthotropic exponential strain-dependence coefficient </w:t>
            </w:r>
            <w:r w:rsidR="00AF2221" w:rsidRPr="00AF2221">
              <w:rPr>
                <w:position w:val="-12"/>
              </w:rPr>
              <w:object w:dxaOrig="380" w:dyaOrig="360" w14:anchorId="24001774">
                <v:shape id="_x0000_i1682" type="#_x0000_t75" style="width:19.5pt;height:18pt" o:ole="">
                  <v:imagedata r:id="rId1349" o:title=""/>
                </v:shape>
                <o:OLEObject Type="Embed" ProgID="Equation.DSMT4" ShapeID="_x0000_i1682" DrawAspect="Content" ObjectID="_1459242765" r:id="rId1350"/>
              </w:object>
            </w:r>
            <w:r>
              <w:t xml:space="preserve"> (</w:t>
            </w:r>
            <w:r w:rsidR="00AF2221" w:rsidRPr="00AF2221">
              <w:rPr>
                <w:position w:val="-10"/>
              </w:rPr>
              <w:object w:dxaOrig="920" w:dyaOrig="320" w14:anchorId="6481342E">
                <v:shape id="_x0000_i1683" type="#_x0000_t75" style="width:45.5pt;height:16.5pt" o:ole="">
                  <v:imagedata r:id="rId1351" o:title=""/>
                </v:shape>
                <o:OLEObject Type="Embed" ProgID="Equation.DSMT4" ShapeID="_x0000_i1683" DrawAspect="Content" ObjectID="_1459242766" r:id="rId1352"/>
              </w:object>
            </w:r>
            <w:r>
              <w:t xml:space="preserve">, </w:t>
            </w:r>
            <w:r w:rsidR="00AF2221" w:rsidRPr="00AF2221">
              <w:rPr>
                <w:position w:val="-12"/>
              </w:rPr>
              <w:object w:dxaOrig="760" w:dyaOrig="360" w14:anchorId="48985451">
                <v:shape id="_x0000_i1684" type="#_x0000_t75" style="width:38pt;height:18pt" o:ole="">
                  <v:imagedata r:id="rId1353" o:title=""/>
                </v:shape>
                <o:OLEObject Type="Embed" ProgID="Equation.DSMT4" ShapeID="_x0000_i1684" DrawAspect="Content" ObjectID="_1459242767" r:id="rId1354"/>
              </w:object>
            </w:r>
            <w:r>
              <w:t>)</w:t>
            </w:r>
          </w:p>
        </w:tc>
      </w:tr>
      <w:tr w:rsidR="006A0BC1" w14:paraId="13F9C902" w14:textId="77777777">
        <w:tc>
          <w:tcPr>
            <w:tcW w:w="1638" w:type="dxa"/>
            <w:shd w:val="clear" w:color="auto" w:fill="auto"/>
          </w:tcPr>
          <w:p w14:paraId="14D341F2" w14:textId="77777777" w:rsidR="006A0BC1" w:rsidRDefault="006A0BC1" w:rsidP="006A0BC1">
            <w:pPr>
              <w:pStyle w:val="code"/>
            </w:pPr>
            <w:r>
              <w:t>&lt;alpha0&gt;</w:t>
            </w:r>
          </w:p>
        </w:tc>
        <w:tc>
          <w:tcPr>
            <w:tcW w:w="7938" w:type="dxa"/>
            <w:shd w:val="clear" w:color="auto" w:fill="auto"/>
          </w:tcPr>
          <w:p w14:paraId="0795AC25" w14:textId="5C9FD3DE" w:rsidR="006A0BC1" w:rsidRDefault="006A0BC1" w:rsidP="00AF2221">
            <w:r>
              <w:t xml:space="preserve">isotropic power-law exponent </w:t>
            </w:r>
            <w:r w:rsidR="00AF2221" w:rsidRPr="00AF2221">
              <w:rPr>
                <w:position w:val="-12"/>
              </w:rPr>
              <w:object w:dxaOrig="300" w:dyaOrig="360" w14:anchorId="5E27A250">
                <v:shape id="_x0000_i1685" type="#_x0000_t75" style="width:14pt;height:18pt" o:ole="">
                  <v:imagedata r:id="rId1355" o:title=""/>
                </v:shape>
                <o:OLEObject Type="Embed" ProgID="Equation.DSMT4" ShapeID="_x0000_i1685" DrawAspect="Content" ObjectID="_1459242768" r:id="rId1356"/>
              </w:object>
            </w:r>
            <w:r>
              <w:t xml:space="preserve"> (</w:t>
            </w:r>
            <w:r w:rsidR="00AF2221" w:rsidRPr="00AF2221">
              <w:rPr>
                <w:position w:val="-12"/>
              </w:rPr>
              <w:object w:dxaOrig="660" w:dyaOrig="360" w14:anchorId="3EC3E9A8">
                <v:shape id="_x0000_i1686" type="#_x0000_t75" style="width:32.5pt;height:18pt" o:ole="">
                  <v:imagedata r:id="rId1357" o:title=""/>
                </v:shape>
                <o:OLEObject Type="Embed" ProgID="Equation.DSMT4" ShapeID="_x0000_i1686" DrawAspect="Content" ObjectID="_1459242769" r:id="rId1358"/>
              </w:object>
            </w:r>
            <w:r>
              <w:t>)</w:t>
            </w:r>
          </w:p>
        </w:tc>
      </w:tr>
      <w:tr w:rsidR="006A0BC1" w14:paraId="53D16062" w14:textId="77777777">
        <w:tc>
          <w:tcPr>
            <w:tcW w:w="1638" w:type="dxa"/>
            <w:shd w:val="clear" w:color="auto" w:fill="auto"/>
          </w:tcPr>
          <w:p w14:paraId="70A102BA" w14:textId="77777777" w:rsidR="006A0BC1" w:rsidRDefault="006A0BC1" w:rsidP="006A0BC1">
            <w:pPr>
              <w:pStyle w:val="code"/>
            </w:pPr>
            <w:r>
              <w:t>&lt;alpha&gt;</w:t>
            </w:r>
          </w:p>
        </w:tc>
        <w:tc>
          <w:tcPr>
            <w:tcW w:w="7938" w:type="dxa"/>
            <w:shd w:val="clear" w:color="auto" w:fill="auto"/>
          </w:tcPr>
          <w:p w14:paraId="6BF291D4" w14:textId="7E216B6A" w:rsidR="006A0BC1" w:rsidRDefault="006A0BC1" w:rsidP="00AF2221">
            <w:r>
              <w:t xml:space="preserve">power-law exponent </w:t>
            </w:r>
            <w:r w:rsidR="00AF2221" w:rsidRPr="00AF2221">
              <w:rPr>
                <w:position w:val="-12"/>
              </w:rPr>
              <w:object w:dxaOrig="300" w:dyaOrig="360" w14:anchorId="136D13DB">
                <v:shape id="_x0000_i1687" type="#_x0000_t75" style="width:14pt;height:18pt" o:ole="">
                  <v:imagedata r:id="rId1359" o:title=""/>
                </v:shape>
                <o:OLEObject Type="Embed" ProgID="Equation.DSMT4" ShapeID="_x0000_i1687" DrawAspect="Content" ObjectID="_1459242770" r:id="rId1360"/>
              </w:object>
            </w:r>
            <w:r>
              <w:t xml:space="preserve"> (</w:t>
            </w:r>
            <w:r w:rsidR="00AF2221" w:rsidRPr="00AF2221">
              <w:rPr>
                <w:position w:val="-10"/>
              </w:rPr>
              <w:object w:dxaOrig="920" w:dyaOrig="320" w14:anchorId="10422FEA">
                <v:shape id="_x0000_i1688" type="#_x0000_t75" style="width:45.5pt;height:16.5pt" o:ole="">
                  <v:imagedata r:id="rId1361" o:title=""/>
                </v:shape>
                <o:OLEObject Type="Embed" ProgID="Equation.DSMT4" ShapeID="_x0000_i1688" DrawAspect="Content" ObjectID="_1459242771" r:id="rId1362"/>
              </w:object>
            </w:r>
            <w:r>
              <w:t xml:space="preserve">, </w:t>
            </w:r>
            <w:r w:rsidR="00AF2221" w:rsidRPr="00AF2221">
              <w:rPr>
                <w:position w:val="-12"/>
              </w:rPr>
              <w:object w:dxaOrig="680" w:dyaOrig="360" w14:anchorId="58F0F696">
                <v:shape id="_x0000_i1689" type="#_x0000_t75" style="width:34pt;height:18pt" o:ole="">
                  <v:imagedata r:id="rId1363" o:title=""/>
                </v:shape>
                <o:OLEObject Type="Embed" ProgID="Equation.DSMT4" ShapeID="_x0000_i1689" DrawAspect="Content" ObjectID="_1459242772" r:id="rId1364"/>
              </w:object>
            </w:r>
            <w:r>
              <w:t>)</w:t>
            </w:r>
          </w:p>
        </w:tc>
      </w:tr>
    </w:tbl>
    <w:p w14:paraId="226B7EDF" w14:textId="77777777" w:rsidR="006A0BC1" w:rsidRDefault="006A0BC1" w:rsidP="006A0BC1"/>
    <w:p w14:paraId="10EF00BD" w14:textId="77777777" w:rsidR="006A0BC1" w:rsidRDefault="006A0BC1" w:rsidP="006A0BC1">
      <w:r>
        <w:t>This material uses a strain-dependent diffusivity tensor that accommodates strain-induced anisotropy:</w:t>
      </w:r>
    </w:p>
    <w:p w14:paraId="3BFC1054" w14:textId="75B82CF5" w:rsidR="006A0BC1" w:rsidRDefault="006A0BC1" w:rsidP="006A0BC1">
      <w:pPr>
        <w:pStyle w:val="MTDisplayEquation"/>
      </w:pPr>
      <w:r>
        <w:tab/>
      </w:r>
      <w:r w:rsidR="00AF2221" w:rsidRPr="00AF2221">
        <w:rPr>
          <w:position w:val="-28"/>
        </w:rPr>
        <w:object w:dxaOrig="3800" w:dyaOrig="680" w14:anchorId="35E64751">
          <v:shape id="_x0000_i1690" type="#_x0000_t75" style="width:189.5pt;height:34pt" o:ole="">
            <v:imagedata r:id="rId1365" o:title=""/>
          </v:shape>
          <o:OLEObject Type="Embed" ProgID="Equation.DSMT4" ShapeID="_x0000_i1690" DrawAspect="Content" ObjectID="_1459242773" r:id="rId1366"/>
        </w:object>
      </w:r>
      <w:r>
        <w:t>,</w:t>
      </w:r>
    </w:p>
    <w:p w14:paraId="500B2CCC" w14:textId="77777777" w:rsidR="006A0BC1" w:rsidRDefault="006A0BC1" w:rsidP="006A0BC1">
      <w:r>
        <w:t>where,</w:t>
      </w:r>
    </w:p>
    <w:p w14:paraId="57C2767C" w14:textId="5D22CD8B" w:rsidR="006A0BC1" w:rsidRDefault="006A0BC1" w:rsidP="006A0BC1">
      <w:pPr>
        <w:pStyle w:val="MTDisplayEquation"/>
      </w:pPr>
      <w:r>
        <w:tab/>
      </w:r>
      <w:r w:rsidR="00AF2221" w:rsidRPr="00AF2221">
        <w:rPr>
          <w:position w:val="-114"/>
        </w:rPr>
        <w:object w:dxaOrig="4120" w:dyaOrig="2439" w14:anchorId="2568C430">
          <v:shape id="_x0000_i1691" type="#_x0000_t75" style="width:206pt;height:122pt" o:ole="">
            <v:imagedata r:id="rId1367" o:title=""/>
          </v:shape>
          <o:OLEObject Type="Embed" ProgID="Equation.DSMT4" ShapeID="_x0000_i1691" DrawAspect="Content" ObjectID="_1459242774" r:id="rId1368"/>
        </w:object>
      </w:r>
      <w:r>
        <w:t>,</w:t>
      </w:r>
    </w:p>
    <w:p w14:paraId="5A484DDC" w14:textId="0F6B6DCA" w:rsidR="006A0BC1" w:rsidRDefault="00AF2221" w:rsidP="006A0BC1">
      <w:r w:rsidRPr="00AF2221">
        <w:rPr>
          <w:position w:val="-6"/>
        </w:rPr>
        <w:object w:dxaOrig="220" w:dyaOrig="279" w14:anchorId="0E5E8C27">
          <v:shape id="_x0000_i1692" type="#_x0000_t75" style="width:10.5pt;height:14pt" o:ole="">
            <v:imagedata r:id="rId1369" o:title=""/>
          </v:shape>
          <o:OLEObject Type="Embed" ProgID="Equation.DSMT4" ShapeID="_x0000_i1692" DrawAspect="Content" ObjectID="_1459242775" r:id="rId1370"/>
        </w:object>
      </w:r>
      <w:r w:rsidR="006A0BC1" w:rsidRPr="00A16AEB">
        <w:t xml:space="preserve"> </w:t>
      </w:r>
      <w:r w:rsidR="006A0BC1">
        <w:t xml:space="preserve">is the </w:t>
      </w:r>
      <w:r w:rsidR="004A1056">
        <w:t xml:space="preserve">Jacobian </w:t>
      </w:r>
      <w:r w:rsidR="006A0BC1">
        <w:t xml:space="preserve">of the deformation, i.e. </w:t>
      </w:r>
      <w:r w:rsidRPr="00AF2221">
        <w:rPr>
          <w:position w:val="-6"/>
        </w:rPr>
        <w:object w:dxaOrig="940" w:dyaOrig="279" w14:anchorId="13A06025">
          <v:shape id="_x0000_i1693" type="#_x0000_t75" style="width:48pt;height:14pt" o:ole="">
            <v:imagedata r:id="rId1371" o:title=""/>
          </v:shape>
          <o:OLEObject Type="Embed" ProgID="Equation.DSMT4" ShapeID="_x0000_i1693" DrawAspect="Content" ObjectID="_1459242776" r:id="rId1372"/>
        </w:object>
      </w:r>
      <w:r w:rsidR="006A0BC1">
        <w:t xml:space="preserve"> where</w:t>
      </w:r>
      <w:r w:rsidR="006A0BC1">
        <w:rPr>
          <w:b/>
        </w:rPr>
        <w:t xml:space="preserve"> </w:t>
      </w:r>
      <w:r w:rsidRPr="00AF2221">
        <w:rPr>
          <w:b/>
          <w:position w:val="-4"/>
        </w:rPr>
        <w:object w:dxaOrig="220" w:dyaOrig="260" w14:anchorId="28B0A476">
          <v:shape id="_x0000_i1694" type="#_x0000_t75" style="width:10.5pt;height:13.5pt" o:ole="">
            <v:imagedata r:id="rId1373" o:title=""/>
          </v:shape>
          <o:OLEObject Type="Embed" ProgID="Equation.DSMT4" ShapeID="_x0000_i1694" DrawAspect="Content" ObjectID="_1459242777" r:id="rId1374"/>
        </w:object>
      </w:r>
      <w:r w:rsidR="006A0BC1" w:rsidRPr="00A16AEB">
        <w:t xml:space="preserve"> </w:t>
      </w:r>
      <w:r w:rsidR="006A0BC1">
        <w:t xml:space="preserve">is the deformation gradient.  </w:t>
      </w:r>
      <w:r w:rsidRPr="00AF2221">
        <w:rPr>
          <w:position w:val="-12"/>
        </w:rPr>
        <w:object w:dxaOrig="360" w:dyaOrig="360" w14:anchorId="4E7484B7">
          <v:shape id="_x0000_i1695" type="#_x0000_t75" style="width:18pt;height:18pt" o:ole="">
            <v:imagedata r:id="rId1375" o:title=""/>
          </v:shape>
          <o:OLEObject Type="Embed" ProgID="Equation.DSMT4" ShapeID="_x0000_i1695" DrawAspect="Content" ObjectID="_1459242778" r:id="rId1376"/>
        </w:object>
      </w:r>
      <w:r w:rsidR="006A0BC1">
        <w:t xml:space="preserve"> are second order tensor</w:t>
      </w:r>
      <w:r w:rsidR="000B6332">
        <w:t>s</w:t>
      </w:r>
      <w:r w:rsidR="006A0BC1">
        <w:t xml:space="preserve"> representing the spatial structural tensors describing the orthogonal planes of symmetry, given by</w:t>
      </w:r>
    </w:p>
    <w:p w14:paraId="22DFD075" w14:textId="2600D182" w:rsidR="006A0BC1" w:rsidRDefault="006A0BC1" w:rsidP="006A0BC1">
      <w:pPr>
        <w:pStyle w:val="MTDisplayEquation"/>
      </w:pPr>
      <w:r>
        <w:tab/>
      </w:r>
      <w:r w:rsidR="00AF2221" w:rsidRPr="00AF2221">
        <w:rPr>
          <w:position w:val="-14"/>
        </w:rPr>
        <w:object w:dxaOrig="3260" w:dyaOrig="400" w14:anchorId="5125EAC9">
          <v:shape id="_x0000_i1696" type="#_x0000_t75" style="width:163.5pt;height:19.5pt" o:ole="">
            <v:imagedata r:id="rId1377" o:title=""/>
          </v:shape>
          <o:OLEObject Type="Embed" ProgID="Equation.DSMT4" ShapeID="_x0000_i1696" DrawAspect="Content" ObjectID="_1459242779" r:id="rId1378"/>
        </w:object>
      </w:r>
      <w:r>
        <w:t>,</w:t>
      </w:r>
    </w:p>
    <w:p w14:paraId="7F4CE2AE" w14:textId="1D462EE2" w:rsidR="006A0BC1" w:rsidRDefault="006A0BC1" w:rsidP="006A0BC1">
      <w:r>
        <w:t xml:space="preserve">where </w:t>
      </w:r>
      <w:r w:rsidR="00AF2221" w:rsidRPr="00AF2221">
        <w:rPr>
          <w:position w:val="-12"/>
        </w:rPr>
        <w:object w:dxaOrig="320" w:dyaOrig="360" w14:anchorId="589FAB7D">
          <v:shape id="_x0000_i1697" type="#_x0000_t75" style="width:16.5pt;height:18pt" o:ole="">
            <v:imagedata r:id="rId1379" o:title=""/>
          </v:shape>
          <o:OLEObject Type="Embed" ProgID="Equation.DSMT4" ShapeID="_x0000_i1697" DrawAspect="Content" ObjectID="_1459242780" r:id="rId1380"/>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xml:space="preserve">).  Note that the </w:t>
      </w:r>
      <w:del w:id="1458" w:author="Gerard Ateshian" w:date="2014-01-07T09:58:00Z">
        <w:r w:rsidDel="005467AD">
          <w:delText xml:space="preserve">permeability </w:delText>
        </w:r>
      </w:del>
      <w:ins w:id="1459" w:author="Gerard Ateshian" w:date="2014-01-07T09:58:00Z">
        <w:r w:rsidR="005467AD">
          <w:t xml:space="preserve">diffusivity </w:t>
        </w:r>
      </w:ins>
      <w:r>
        <w:t>in the reference state (</w:t>
      </w:r>
      <w:r w:rsidR="00AF2221" w:rsidRPr="00AF2221">
        <w:rPr>
          <w:position w:val="-4"/>
        </w:rPr>
        <w:object w:dxaOrig="560" w:dyaOrig="260" w14:anchorId="29906B0C">
          <v:shape id="_x0000_i1698" type="#_x0000_t75" style="width:28pt;height:13.5pt" o:ole="">
            <v:imagedata r:id="rId1381" o:title=""/>
          </v:shape>
          <o:OLEObject Type="Embed" ProgID="Equation.DSMT4" ShapeID="_x0000_i1698" DrawAspect="Content" ObjectID="_1459242781" r:id="rId1382"/>
        </w:object>
      </w:r>
      <w:r>
        <w:t xml:space="preserve">) is given by </w:t>
      </w:r>
      <w:r w:rsidR="005467AD" w:rsidRPr="00AF2221">
        <w:rPr>
          <w:position w:val="-28"/>
        </w:rPr>
        <w:object w:dxaOrig="3080" w:dyaOrig="700" w14:anchorId="1D3ACB9A">
          <v:shape id="_x0000_i1699" type="#_x0000_t75" style="width:154pt;height:35.5pt" o:ole="">
            <v:imagedata r:id="rId1383" o:title=""/>
          </v:shape>
          <o:OLEObject Type="Embed" ProgID="Equation.DSMT4" ShapeID="_x0000_i1699" DrawAspect="Content" ObjectID="_1459242782" r:id="rId1384"/>
        </w:object>
      </w:r>
      <w:r>
        <w:t>.</w:t>
      </w:r>
    </w:p>
    <w:p w14:paraId="43A126AB" w14:textId="77777777" w:rsidR="006A0BC1" w:rsidRDefault="006A0BC1" w:rsidP="006A0BC1"/>
    <w:p w14:paraId="185558E6" w14:textId="77777777" w:rsidR="006A0BC1" w:rsidRPr="00B27FE9" w:rsidRDefault="006A0BC1" w:rsidP="00026B51">
      <w:pPr>
        <w:pStyle w:val="Example"/>
      </w:pPr>
      <w:r w:rsidRPr="00B27FE9">
        <w:t>Example:</w:t>
      </w:r>
    </w:p>
    <w:p w14:paraId="1D401CD0" w14:textId="58ECE79B" w:rsidR="006A0BC1" w:rsidRDefault="006A0BC1" w:rsidP="006A0BC1">
      <w:pPr>
        <w:pStyle w:val="code"/>
      </w:pPr>
      <w:r>
        <w:t>&lt;diffusivity name=</w:t>
      </w:r>
      <w:r w:rsidR="007F5C53">
        <w:t>"</w:t>
      </w:r>
      <w:r>
        <w:t>Diffusivity</w:t>
      </w:r>
      <w:r w:rsidR="007F5C53">
        <w:t>"</w:t>
      </w:r>
      <w:r>
        <w:t xml:space="preserve"> type=</w:t>
      </w:r>
      <w:r w:rsidR="007F5C53">
        <w:t>"</w:t>
      </w:r>
      <w:r>
        <w:t>diff-ref-ortho</w:t>
      </w:r>
      <w:r w:rsidR="007F5C53">
        <w:t>"</w:t>
      </w:r>
      <w:r>
        <w:t>&gt;</w:t>
      </w:r>
    </w:p>
    <w:p w14:paraId="3F9E2650" w14:textId="77777777" w:rsidR="006A0BC1" w:rsidRDefault="006A0BC1" w:rsidP="006A0BC1">
      <w:pPr>
        <w:pStyle w:val="code"/>
      </w:pPr>
      <w:r>
        <w:tab/>
        <w:t>&lt;phi0&gt;0.2&lt;/phi0&gt;</w:t>
      </w:r>
    </w:p>
    <w:p w14:paraId="3130A13B" w14:textId="77777777" w:rsidR="006A0BC1" w:rsidRDefault="006A0BC1" w:rsidP="006A0BC1">
      <w:pPr>
        <w:pStyle w:val="code"/>
      </w:pPr>
      <w:r>
        <w:tab/>
        <w:t>&lt;free_diff&gt;0.005&lt;/free_diff&gt;</w:t>
      </w:r>
    </w:p>
    <w:p w14:paraId="31A629EE" w14:textId="77777777" w:rsidR="006A0BC1" w:rsidRDefault="006A0BC1" w:rsidP="006A0BC1">
      <w:pPr>
        <w:pStyle w:val="code"/>
      </w:pPr>
      <w:r>
        <w:lastRenderedPageBreak/>
        <w:tab/>
        <w:t>&lt;diff00&gt;0.001&lt;/diff00&gt;</w:t>
      </w:r>
    </w:p>
    <w:p w14:paraId="4EA34C9A" w14:textId="77777777" w:rsidR="006A0BC1" w:rsidRDefault="006A0BC1" w:rsidP="006A0BC1">
      <w:pPr>
        <w:pStyle w:val="code"/>
      </w:pPr>
      <w:r>
        <w:tab/>
        <w:t>&lt;diff1&gt;0.01, 0.02, 0.03&lt;/diff1&gt;</w:t>
      </w:r>
    </w:p>
    <w:p w14:paraId="69BE922D" w14:textId="77777777" w:rsidR="006A0BC1" w:rsidRDefault="006A0BC1" w:rsidP="006A0BC1">
      <w:pPr>
        <w:pStyle w:val="code"/>
      </w:pPr>
      <w:r>
        <w:tab/>
        <w:t>&lt;diff2&gt;0.001, 0.002, 0.003&lt;/diff2&gt;</w:t>
      </w:r>
    </w:p>
    <w:p w14:paraId="4EFAA735" w14:textId="77777777" w:rsidR="006A0BC1" w:rsidRDefault="006A0BC1" w:rsidP="006A0BC1">
      <w:pPr>
        <w:pStyle w:val="code"/>
      </w:pPr>
      <w:r>
        <w:tab/>
        <w:t>&lt;M0&gt;0.5&lt;/M0&gt;</w:t>
      </w:r>
    </w:p>
    <w:p w14:paraId="00ED7473" w14:textId="77777777" w:rsidR="006A0BC1" w:rsidRDefault="006A0BC1" w:rsidP="006A0BC1">
      <w:pPr>
        <w:pStyle w:val="code"/>
      </w:pPr>
      <w:r>
        <w:tab/>
        <w:t>&lt;M&gt;1.5, 2.0, 2.5&lt;/M&gt;</w:t>
      </w:r>
    </w:p>
    <w:p w14:paraId="30990B3D" w14:textId="77777777" w:rsidR="006A0BC1" w:rsidRDefault="006A0BC1" w:rsidP="006A0BC1">
      <w:pPr>
        <w:pStyle w:val="code"/>
      </w:pPr>
      <w:r>
        <w:tab/>
        <w:t>&lt;alpha0&gt;1.5&lt;/alpha0&gt;</w:t>
      </w:r>
    </w:p>
    <w:p w14:paraId="7A50E41F" w14:textId="77777777" w:rsidR="006A0BC1" w:rsidRDefault="006A0BC1" w:rsidP="006A0BC1">
      <w:pPr>
        <w:pStyle w:val="code"/>
      </w:pPr>
      <w:r>
        <w:tab/>
        <w:t>&lt;alpha&gt;2, 2.5, 3&lt;/alpha&gt;</w:t>
      </w:r>
    </w:p>
    <w:p w14:paraId="0C4C711D" w14:textId="77777777" w:rsidR="006A0BC1" w:rsidRDefault="006A0BC1" w:rsidP="006A0BC1">
      <w:pPr>
        <w:pStyle w:val="code"/>
      </w:pPr>
      <w:r>
        <w:t>&lt;/diffusivity&gt;</w:t>
      </w:r>
    </w:p>
    <w:p w14:paraId="43CC7D85" w14:textId="77777777" w:rsidR="00C14B72" w:rsidRDefault="00C14B72" w:rsidP="00C14B72">
      <w:pPr>
        <w:rPr>
          <w:ins w:id="1460" w:author="Gerard Ateshian" w:date="2014-01-07T09:51:00Z"/>
        </w:rPr>
      </w:pPr>
      <w:ins w:id="1461" w:author="Gerard Ateshian" w:date="2014-01-07T09:51:00Z">
        <w:r>
          <w:br w:type="page"/>
        </w:r>
      </w:ins>
    </w:p>
    <w:p w14:paraId="16F83162" w14:textId="6B9ED65E" w:rsidR="00C14B72" w:rsidRDefault="00C14B72" w:rsidP="00C14B72">
      <w:pPr>
        <w:pStyle w:val="Heading4"/>
        <w:rPr>
          <w:ins w:id="1462" w:author="Gerard Ateshian" w:date="2014-01-07T09:51:00Z"/>
        </w:rPr>
      </w:pPr>
      <w:bookmarkStart w:id="1463" w:name="_Toc385498536"/>
      <w:ins w:id="1464" w:author="Gerard Ateshian" w:date="2014-01-07T09:52:00Z">
        <w:r>
          <w:lastRenderedPageBreak/>
          <w:t xml:space="preserve">Albro Isotropic </w:t>
        </w:r>
      </w:ins>
      <w:ins w:id="1465" w:author="Gerard Ateshian" w:date="2014-01-07T09:51:00Z">
        <w:r>
          <w:t>Diffusivity</w:t>
        </w:r>
        <w:bookmarkEnd w:id="1463"/>
      </w:ins>
    </w:p>
    <w:p w14:paraId="4A8B3CD1" w14:textId="19D3EA6F" w:rsidR="00C14B72" w:rsidRDefault="00C14B72" w:rsidP="00C14B72">
      <w:pPr>
        <w:rPr>
          <w:ins w:id="1466" w:author="Gerard Ateshian" w:date="2014-01-07T09:51:00Z"/>
        </w:rPr>
      </w:pPr>
      <w:ins w:id="1467" w:author="Gerard Ateshian" w:date="2014-01-07T09:51:00Z">
        <w:r>
          <w:t xml:space="preserve">The material type for a </w:t>
        </w:r>
      </w:ins>
      <w:ins w:id="1468" w:author="Gerard Ateshian" w:date="2014-01-07T09:53:00Z">
        <w:r>
          <w:t xml:space="preserve">porosity and concentration-dependent </w:t>
        </w:r>
      </w:ins>
      <w:ins w:id="1469" w:author="Gerard Ateshian" w:date="2014-01-07T09:51:00Z">
        <w:r>
          <w:t xml:space="preserve">diffusivity which is </w:t>
        </w:r>
      </w:ins>
      <w:ins w:id="1470" w:author="Gerard Ateshian" w:date="2014-01-07T09:53:00Z">
        <w:r>
          <w:t xml:space="preserve">isotropic </w:t>
        </w:r>
      </w:ins>
      <w:ins w:id="1471" w:author="Gerard Ateshian" w:date="2014-01-07T09:51:00Z">
        <w:r>
          <w:t xml:space="preserve">is </w:t>
        </w:r>
        <w:r>
          <w:rPr>
            <w:i/>
          </w:rPr>
          <w:t>“diff-</w:t>
        </w:r>
      </w:ins>
      <w:ins w:id="1472" w:author="Gerard Ateshian" w:date="2014-01-07T09:53:00Z">
        <w:r>
          <w:rPr>
            <w:i/>
          </w:rPr>
          <w:t>Albro</w:t>
        </w:r>
      </w:ins>
      <w:ins w:id="1473" w:author="Gerard Ateshian" w:date="2014-01-07T09:51:00Z">
        <w:r>
          <w:rPr>
            <w:i/>
          </w:rPr>
          <w:t>-</w:t>
        </w:r>
      </w:ins>
      <w:ins w:id="1474" w:author="Gerard Ateshian" w:date="2014-01-07T09:53:00Z">
        <w:r>
          <w:rPr>
            <w:i/>
          </w:rPr>
          <w:t>iso</w:t>
        </w:r>
      </w:ins>
      <w:ins w:id="1475" w:author="Gerard Ateshian" w:date="2014-01-07T09:51:00Z">
        <w:r>
          <w:rPr>
            <w:i/>
          </w:rPr>
          <w:t>”</w:t>
        </w:r>
        <w:r>
          <w:t>. The following material parameters need to be defined:</w:t>
        </w:r>
      </w:ins>
    </w:p>
    <w:p w14:paraId="5AA8EAF3" w14:textId="77777777" w:rsidR="00C14B72" w:rsidRDefault="00C14B72" w:rsidP="00C14B72">
      <w:pPr>
        <w:rPr>
          <w:ins w:id="1476" w:author="Gerard Ateshian" w:date="2014-01-07T09:51: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477" w:author="Gerard Ateshian" w:date="2014-01-07T09:55: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669"/>
        <w:gridCol w:w="7907"/>
        <w:tblGridChange w:id="1478">
          <w:tblGrid>
            <w:gridCol w:w="1669"/>
            <w:gridCol w:w="7907"/>
          </w:tblGrid>
        </w:tblGridChange>
      </w:tblGrid>
      <w:tr w:rsidR="00C14B72" w14:paraId="4F9D9FC1" w14:textId="77777777" w:rsidTr="00C14B72">
        <w:trPr>
          <w:ins w:id="1479" w:author="Gerard Ateshian" w:date="2014-01-07T09:51:00Z"/>
        </w:trPr>
        <w:tc>
          <w:tcPr>
            <w:tcW w:w="1669" w:type="dxa"/>
            <w:shd w:val="clear" w:color="auto" w:fill="auto"/>
            <w:tcPrChange w:id="1480" w:author="Gerard Ateshian" w:date="2014-01-07T09:55:00Z">
              <w:tcPr>
                <w:tcW w:w="1638" w:type="dxa"/>
                <w:shd w:val="clear" w:color="auto" w:fill="auto"/>
              </w:tcPr>
            </w:tcPrChange>
          </w:tcPr>
          <w:p w14:paraId="1D4A61FE" w14:textId="77777777" w:rsidR="00C14B72" w:rsidRDefault="00C14B72" w:rsidP="00C14B72">
            <w:pPr>
              <w:pStyle w:val="code"/>
              <w:rPr>
                <w:ins w:id="1481" w:author="Gerard Ateshian" w:date="2014-01-07T09:51:00Z"/>
              </w:rPr>
            </w:pPr>
            <w:ins w:id="1482" w:author="Gerard Ateshian" w:date="2014-01-07T09:51:00Z">
              <w:r>
                <w:t>&lt;free_diff&gt;</w:t>
              </w:r>
            </w:ins>
          </w:p>
        </w:tc>
        <w:tc>
          <w:tcPr>
            <w:tcW w:w="7907" w:type="dxa"/>
            <w:shd w:val="clear" w:color="auto" w:fill="auto"/>
            <w:tcPrChange w:id="1483" w:author="Gerard Ateshian" w:date="2014-01-07T09:55:00Z">
              <w:tcPr>
                <w:tcW w:w="7938" w:type="dxa"/>
                <w:shd w:val="clear" w:color="auto" w:fill="auto"/>
              </w:tcPr>
            </w:tcPrChange>
          </w:tcPr>
          <w:p w14:paraId="499E0E76" w14:textId="77777777" w:rsidR="00C14B72" w:rsidRDefault="00C14B72" w:rsidP="00C14B72">
            <w:pPr>
              <w:rPr>
                <w:ins w:id="1484" w:author="Gerard Ateshian" w:date="2014-01-07T09:51:00Z"/>
              </w:rPr>
            </w:pPr>
            <w:ins w:id="1485" w:author="Gerard Ateshian" w:date="2014-01-07T09:51:00Z">
              <w:r>
                <w:t xml:space="preserve">free diffusivity </w:t>
              </w:r>
            </w:ins>
            <w:ins w:id="1486" w:author="Gerard Ateshian" w:date="2014-01-07T09:51:00Z">
              <w:r w:rsidRPr="00AF2221">
                <w:rPr>
                  <w:position w:val="-12"/>
                </w:rPr>
                <w:object w:dxaOrig="279" w:dyaOrig="360" w14:anchorId="5712DBF1">
                  <v:shape id="_x0000_i1700" type="#_x0000_t75" style="width:14pt;height:18pt" o:ole="">
                    <v:imagedata r:id="rId1333" o:title=""/>
                  </v:shape>
                  <o:OLEObject Type="Embed" ProgID="Equation.DSMT4" ShapeID="_x0000_i1700" DrawAspect="Content" ObjectID="_1459242783" r:id="rId1385"/>
                </w:object>
              </w:r>
            </w:ins>
          </w:p>
        </w:tc>
      </w:tr>
      <w:tr w:rsidR="00C14B72" w14:paraId="019A200E" w14:textId="77777777" w:rsidTr="00C14B72">
        <w:trPr>
          <w:ins w:id="1487" w:author="Gerard Ateshian" w:date="2014-01-07T09:51:00Z"/>
        </w:trPr>
        <w:tc>
          <w:tcPr>
            <w:tcW w:w="1669" w:type="dxa"/>
            <w:shd w:val="clear" w:color="auto" w:fill="auto"/>
            <w:tcPrChange w:id="1488" w:author="Gerard Ateshian" w:date="2014-01-07T09:55:00Z">
              <w:tcPr>
                <w:tcW w:w="1638" w:type="dxa"/>
                <w:shd w:val="clear" w:color="auto" w:fill="auto"/>
              </w:tcPr>
            </w:tcPrChange>
          </w:tcPr>
          <w:p w14:paraId="6D06959D" w14:textId="20F22102" w:rsidR="00C14B72" w:rsidRDefault="00C14B72" w:rsidP="00C14B72">
            <w:pPr>
              <w:pStyle w:val="code"/>
              <w:rPr>
                <w:ins w:id="1489" w:author="Gerard Ateshian" w:date="2014-01-07T09:51:00Z"/>
              </w:rPr>
            </w:pPr>
            <w:ins w:id="1490" w:author="Gerard Ateshian" w:date="2014-01-07T09:51:00Z">
              <w:r>
                <w:t>&lt;</w:t>
              </w:r>
            </w:ins>
            <w:ins w:id="1491" w:author="Gerard Ateshian" w:date="2014-01-07T09:53:00Z">
              <w:r>
                <w:t>cdinv</w:t>
              </w:r>
            </w:ins>
            <w:ins w:id="1492" w:author="Gerard Ateshian" w:date="2014-01-07T09:51:00Z">
              <w:r>
                <w:t>&gt;</w:t>
              </w:r>
            </w:ins>
          </w:p>
        </w:tc>
        <w:tc>
          <w:tcPr>
            <w:tcW w:w="7907" w:type="dxa"/>
            <w:shd w:val="clear" w:color="auto" w:fill="auto"/>
            <w:tcPrChange w:id="1493" w:author="Gerard Ateshian" w:date="2014-01-07T09:55:00Z">
              <w:tcPr>
                <w:tcW w:w="7938" w:type="dxa"/>
                <w:shd w:val="clear" w:color="auto" w:fill="auto"/>
              </w:tcPr>
            </w:tcPrChange>
          </w:tcPr>
          <w:p w14:paraId="30A69475" w14:textId="1368C33D" w:rsidR="00C14B72" w:rsidRPr="00006A43" w:rsidRDefault="00C14B72" w:rsidP="00C14B72">
            <w:pPr>
              <w:rPr>
                <w:ins w:id="1494" w:author="Gerard Ateshian" w:date="2014-01-07T09:51:00Z"/>
              </w:rPr>
            </w:pPr>
            <w:ins w:id="1495" w:author="Gerard Ateshian" w:date="2014-01-07T09:55:00Z">
              <w:r>
                <w:t>inverse</w:t>
              </w:r>
            </w:ins>
            <w:ins w:id="1496" w:author="Gerard Ateshian" w:date="2014-01-07T09:54:00Z">
              <w:r>
                <w:t xml:space="preserve"> of characteristic concentration for concentration-dependence</w:t>
              </w:r>
            </w:ins>
            <w:ins w:id="1497" w:author="Gerard Ateshian" w:date="2014-01-07T09:51:00Z">
              <w:r>
                <w:t xml:space="preserve"> </w:t>
              </w:r>
            </w:ins>
            <w:ins w:id="1498" w:author="Gerard Ateshian" w:date="2014-01-07T09:51:00Z">
              <w:r w:rsidR="005467AD" w:rsidRPr="00AF2221">
                <w:rPr>
                  <w:position w:val="-12"/>
                </w:rPr>
                <w:object w:dxaOrig="320" w:dyaOrig="400" w14:anchorId="098C7E9A">
                  <v:shape id="_x0000_i1701" type="#_x0000_t75" style="width:16pt;height:20pt" o:ole="">
                    <v:imagedata r:id="rId1386" o:title=""/>
                  </v:shape>
                  <o:OLEObject Type="Embed" ProgID="Equation.DSMT4" ShapeID="_x0000_i1701" DrawAspect="Content" ObjectID="_1459242784" r:id="rId1387"/>
                </w:object>
              </w:r>
            </w:ins>
          </w:p>
        </w:tc>
      </w:tr>
      <w:tr w:rsidR="00C14B72" w14:paraId="008D95B3" w14:textId="77777777" w:rsidTr="00C14B72">
        <w:trPr>
          <w:ins w:id="1499" w:author="Gerard Ateshian" w:date="2014-01-07T09:51:00Z"/>
        </w:trPr>
        <w:tc>
          <w:tcPr>
            <w:tcW w:w="1669" w:type="dxa"/>
            <w:shd w:val="clear" w:color="auto" w:fill="auto"/>
            <w:tcPrChange w:id="1500" w:author="Gerard Ateshian" w:date="2014-01-07T09:55:00Z">
              <w:tcPr>
                <w:tcW w:w="1638" w:type="dxa"/>
                <w:shd w:val="clear" w:color="auto" w:fill="auto"/>
              </w:tcPr>
            </w:tcPrChange>
          </w:tcPr>
          <w:p w14:paraId="10CC5A82" w14:textId="1F76E0D6" w:rsidR="00C14B72" w:rsidRDefault="00C14B72" w:rsidP="00C14B72">
            <w:pPr>
              <w:pStyle w:val="code"/>
              <w:rPr>
                <w:ins w:id="1501" w:author="Gerard Ateshian" w:date="2014-01-07T09:51:00Z"/>
              </w:rPr>
            </w:pPr>
            <w:ins w:id="1502" w:author="Gerard Ateshian" w:date="2014-01-07T09:51:00Z">
              <w:r>
                <w:t>&lt;</w:t>
              </w:r>
            </w:ins>
            <w:ins w:id="1503" w:author="Gerard Ateshian" w:date="2014-01-07T09:54:00Z">
              <w:r>
                <w:t>alphad</w:t>
              </w:r>
            </w:ins>
            <w:ins w:id="1504" w:author="Gerard Ateshian" w:date="2014-01-07T09:51:00Z">
              <w:r>
                <w:t>&gt;</w:t>
              </w:r>
            </w:ins>
          </w:p>
          <w:p w14:paraId="0AB8E128" w14:textId="77777777" w:rsidR="00C14B72" w:rsidRDefault="00C14B72" w:rsidP="00C14B72">
            <w:pPr>
              <w:pStyle w:val="code"/>
              <w:rPr>
                <w:ins w:id="1505" w:author="Gerard Ateshian" w:date="2014-01-07T09:51:00Z"/>
              </w:rPr>
            </w:pPr>
          </w:p>
        </w:tc>
        <w:tc>
          <w:tcPr>
            <w:tcW w:w="7907" w:type="dxa"/>
            <w:shd w:val="clear" w:color="auto" w:fill="auto"/>
            <w:tcPrChange w:id="1506" w:author="Gerard Ateshian" w:date="2014-01-07T09:55:00Z">
              <w:tcPr>
                <w:tcW w:w="7938" w:type="dxa"/>
                <w:shd w:val="clear" w:color="auto" w:fill="auto"/>
              </w:tcPr>
            </w:tcPrChange>
          </w:tcPr>
          <w:p w14:paraId="71A275C9" w14:textId="18F3FB85" w:rsidR="00C14B72" w:rsidRDefault="00C14B72" w:rsidP="00C14B72">
            <w:pPr>
              <w:rPr>
                <w:ins w:id="1507" w:author="Gerard Ateshian" w:date="2014-01-07T09:51:00Z"/>
              </w:rPr>
            </w:pPr>
            <w:ins w:id="1508" w:author="Gerard Ateshian" w:date="2014-01-07T09:55:00Z">
              <w:r>
                <w:t>coefficient of porosity-dependence</w:t>
              </w:r>
            </w:ins>
            <w:ins w:id="1509" w:author="Gerard Ateshian" w:date="2014-01-07T09:51:00Z">
              <w:r>
                <w:t xml:space="preserve"> </w:t>
              </w:r>
            </w:ins>
            <w:ins w:id="1510" w:author="Gerard Ateshian" w:date="2014-01-07T09:51:00Z">
              <w:r w:rsidRPr="00AF2221">
                <w:rPr>
                  <w:position w:val="-12"/>
                </w:rPr>
                <w:object w:dxaOrig="340" w:dyaOrig="380" w14:anchorId="6DE18973">
                  <v:shape id="_x0000_i1702" type="#_x0000_t75" style="width:17.5pt;height:19.5pt" o:ole="">
                    <v:imagedata r:id="rId1388" o:title=""/>
                  </v:shape>
                  <o:OLEObject Type="Embed" ProgID="Equation.DSMT4" ShapeID="_x0000_i1702" DrawAspect="Content" ObjectID="_1459242785" r:id="rId1389"/>
                </w:object>
              </w:r>
            </w:ins>
          </w:p>
        </w:tc>
      </w:tr>
    </w:tbl>
    <w:p w14:paraId="1C09AB21" w14:textId="77777777" w:rsidR="00C14B72" w:rsidRDefault="00C14B72" w:rsidP="00C14B72">
      <w:pPr>
        <w:rPr>
          <w:ins w:id="1511" w:author="Gerard Ateshian" w:date="2014-01-07T09:51:00Z"/>
        </w:rPr>
      </w:pPr>
    </w:p>
    <w:p w14:paraId="39F6CDE8" w14:textId="701C4893" w:rsidR="00C14B72" w:rsidRDefault="00C14B72" w:rsidP="00C14B72">
      <w:pPr>
        <w:rPr>
          <w:ins w:id="1512" w:author="Gerard Ateshian" w:date="2014-01-07T09:51:00Z"/>
        </w:rPr>
      </w:pPr>
      <w:ins w:id="1513" w:author="Gerard Ateshian" w:date="2014-01-07T09:51:00Z">
        <w:r>
          <w:t xml:space="preserve">This material uses a </w:t>
        </w:r>
      </w:ins>
      <w:ins w:id="1514" w:author="Gerard Ateshian" w:date="2014-01-07T09:55:00Z">
        <w:r>
          <w:t>porosity and concentration</w:t>
        </w:r>
      </w:ins>
      <w:ins w:id="1515" w:author="Gerard Ateshian" w:date="2014-01-07T09:51:00Z">
        <w:r>
          <w:t xml:space="preserve">-dependent diffusivity tensor that </w:t>
        </w:r>
      </w:ins>
      <w:ins w:id="1516" w:author="Gerard Ateshian" w:date="2014-01-07T09:56:00Z">
        <w:r>
          <w:t>remains isotropic with deformation</w:t>
        </w:r>
      </w:ins>
      <w:ins w:id="1517" w:author="Gerard Ateshian" w:date="2014-01-07T09:51:00Z">
        <w:r>
          <w:t>:</w:t>
        </w:r>
      </w:ins>
    </w:p>
    <w:p w14:paraId="4C460A9B" w14:textId="77777777" w:rsidR="00C14B72" w:rsidRDefault="00C14B72" w:rsidP="00C14B72">
      <w:pPr>
        <w:pStyle w:val="MTDisplayEquation"/>
        <w:rPr>
          <w:ins w:id="1518" w:author="Gerard Ateshian" w:date="2014-01-07T09:51:00Z"/>
        </w:rPr>
      </w:pPr>
      <w:ins w:id="1519" w:author="Gerard Ateshian" w:date="2014-01-07T09:51:00Z">
        <w:r>
          <w:tab/>
        </w:r>
      </w:ins>
      <w:ins w:id="1520" w:author="Gerard Ateshian" w:date="2014-01-07T09:51:00Z">
        <w:r w:rsidRPr="00C14B72">
          <w:rPr>
            <w:position w:val="-32"/>
            <w:rPrChange w:id="1521" w:author="Gerard Ateshian" w:date="2014-01-07T09:56:00Z">
              <w:rPr>
                <w:position w:val="-32"/>
              </w:rPr>
            </w:rPrChange>
          </w:rPr>
          <w:object w:dxaOrig="2960" w:dyaOrig="780" w14:anchorId="65BAB2BB">
            <v:shape id="_x0000_i1703" type="#_x0000_t75" style="width:147.5pt;height:39.5pt" o:ole="">
              <v:imagedata r:id="rId1390" o:title=""/>
            </v:shape>
            <o:OLEObject Type="Embed" ProgID="Equation.DSMT4" ShapeID="_x0000_i1703" DrawAspect="Content" ObjectID="_1459242786" r:id="rId1391"/>
          </w:object>
        </w:r>
      </w:ins>
      <w:ins w:id="1522" w:author="Gerard Ateshian" w:date="2014-01-07T09:51:00Z">
        <w:r>
          <w:t>,</w:t>
        </w:r>
      </w:ins>
    </w:p>
    <w:p w14:paraId="3611C788" w14:textId="1AEB837C" w:rsidR="00C14B72" w:rsidRDefault="00BC495E" w:rsidP="00C14B72">
      <w:pPr>
        <w:rPr>
          <w:ins w:id="1523" w:author="Gerard Ateshian" w:date="2014-01-07T09:51:00Z"/>
        </w:rPr>
      </w:pPr>
      <w:ins w:id="1524" w:author="Gerard Ateshian" w:date="2014-01-07T09:51:00Z">
        <w:r>
          <w:t xml:space="preserve">where </w:t>
        </w:r>
      </w:ins>
      <w:ins w:id="1525" w:author="Gerard Ateshian" w:date="2014-01-07T10:00:00Z">
        <w:r w:rsidR="005467AD" w:rsidRPr="00AA6727">
          <w:rPr>
            <w:position w:val="-12"/>
          </w:rPr>
          <w:object w:dxaOrig="1040" w:dyaOrig="400" w14:anchorId="2E9F7858">
            <v:shape id="_x0000_i1704" type="#_x0000_t75" style="width:52pt;height:20pt" o:ole="">
              <v:imagedata r:id="rId1392" o:title=""/>
            </v:shape>
            <o:OLEObject Type="Embed" ProgID="Equation.DSMT4" ShapeID="_x0000_i1704" DrawAspect="Content" ObjectID="_1459242787" r:id="rId1393"/>
          </w:object>
        </w:r>
      </w:ins>
      <w:ins w:id="1526" w:author="Gerard Ateshian" w:date="2014-01-07T10:00:00Z">
        <w:r w:rsidR="005467AD">
          <w:t xml:space="preserve"> and </w:t>
        </w:r>
      </w:ins>
      <w:ins w:id="1527" w:author="Gerard Ateshian" w:date="2014-01-07T09:51:00Z">
        <w:r>
          <w:t xml:space="preserve">the porosity </w:t>
        </w:r>
      </w:ins>
      <w:ins w:id="1528" w:author="Gerard Ateshian" w:date="2014-01-07T09:57:00Z">
        <w:r w:rsidRPr="00AA6727">
          <w:rPr>
            <w:position w:val="-10"/>
          </w:rPr>
          <w:object w:dxaOrig="320" w:dyaOrig="380" w14:anchorId="6E5C004A">
            <v:shape id="_x0000_i1705" type="#_x0000_t75" style="width:16pt;height:19.5pt" o:ole="">
              <v:imagedata r:id="rId1394" o:title=""/>
            </v:shape>
            <o:OLEObject Type="Embed" ProgID="Equation.DSMT4" ShapeID="_x0000_i1705" DrawAspect="Content" ObjectID="_1459242788" r:id="rId1395"/>
          </w:object>
        </w:r>
      </w:ins>
      <w:ins w:id="1529" w:author="Gerard Ateshian" w:date="2014-01-07T09:57:00Z">
        <w:r>
          <w:t xml:space="preserve"> varies with deformation according to the kinematic constraint</w:t>
        </w:r>
      </w:ins>
    </w:p>
    <w:p w14:paraId="63208379" w14:textId="21C49786" w:rsidR="00C14B72" w:rsidRDefault="00C14B72" w:rsidP="00C14B72">
      <w:pPr>
        <w:pStyle w:val="MTDisplayEquation"/>
        <w:rPr>
          <w:ins w:id="1530" w:author="Gerard Ateshian" w:date="2014-01-07T09:51:00Z"/>
        </w:rPr>
      </w:pPr>
      <w:ins w:id="1531" w:author="Gerard Ateshian" w:date="2014-01-07T09:51:00Z">
        <w:r>
          <w:tab/>
        </w:r>
      </w:ins>
      <w:ins w:id="1532" w:author="Gerard Ateshian" w:date="2014-01-07T09:51:00Z">
        <w:r w:rsidR="00BC495E" w:rsidRPr="00BC495E">
          <w:rPr>
            <w:position w:val="-24"/>
            <w:rPrChange w:id="1533" w:author="Gerard Ateshian" w:date="2014-01-07T09:57:00Z">
              <w:rPr>
                <w:position w:val="-24"/>
              </w:rPr>
            </w:rPrChange>
          </w:rPr>
          <w:object w:dxaOrig="1140" w:dyaOrig="680" w14:anchorId="46679A08">
            <v:shape id="_x0000_i1706" type="#_x0000_t75" style="width:56.5pt;height:34pt" o:ole="">
              <v:imagedata r:id="rId1396" o:title=""/>
            </v:shape>
            <o:OLEObject Type="Embed" ProgID="Equation.DSMT4" ShapeID="_x0000_i1706" DrawAspect="Content" ObjectID="_1459242789" r:id="rId1397"/>
          </w:object>
        </w:r>
      </w:ins>
      <w:ins w:id="1534" w:author="Gerard Ateshian" w:date="2014-01-07T09:51:00Z">
        <w:r w:rsidR="00BC495E">
          <w:t>.</w:t>
        </w:r>
      </w:ins>
    </w:p>
    <w:p w14:paraId="4E967B54" w14:textId="3A0936B8" w:rsidR="00C14B72" w:rsidRDefault="00C14B72" w:rsidP="00BC495E">
      <w:pPr>
        <w:rPr>
          <w:ins w:id="1535" w:author="Gerard Ateshian" w:date="2014-01-07T09:51:00Z"/>
        </w:rPr>
      </w:pPr>
      <w:ins w:id="1536" w:author="Gerard Ateshian" w:date="2014-01-07T09:51:00Z">
        <w:r w:rsidRPr="00AF2221">
          <w:rPr>
            <w:position w:val="-6"/>
          </w:rPr>
          <w:object w:dxaOrig="220" w:dyaOrig="279" w14:anchorId="0F8D068B">
            <v:shape id="_x0000_i1707" type="#_x0000_t75" style="width:10.5pt;height:14pt" o:ole="">
              <v:imagedata r:id="rId1369" o:title=""/>
            </v:shape>
            <o:OLEObject Type="Embed" ProgID="Equation.DSMT4" ShapeID="_x0000_i1707" DrawAspect="Content" ObjectID="_1459242790" r:id="rId1398"/>
          </w:object>
        </w:r>
      </w:ins>
      <w:ins w:id="1537" w:author="Gerard Ateshian" w:date="2014-01-07T09:51:00Z">
        <w:r w:rsidRPr="00A16AEB">
          <w:t xml:space="preserve"> </w:t>
        </w:r>
        <w:r>
          <w:t xml:space="preserve">is the Jacobian of the deformation, i.e. </w:t>
        </w:r>
      </w:ins>
      <w:ins w:id="1538" w:author="Gerard Ateshian" w:date="2014-01-07T09:51:00Z">
        <w:r w:rsidRPr="00AF2221">
          <w:rPr>
            <w:position w:val="-6"/>
          </w:rPr>
          <w:object w:dxaOrig="940" w:dyaOrig="279" w14:anchorId="3040A99C">
            <v:shape id="_x0000_i1708" type="#_x0000_t75" style="width:48pt;height:14pt" o:ole="">
              <v:imagedata r:id="rId1371" o:title=""/>
            </v:shape>
            <o:OLEObject Type="Embed" ProgID="Equation.DSMT4" ShapeID="_x0000_i1708" DrawAspect="Content" ObjectID="_1459242791" r:id="rId1399"/>
          </w:object>
        </w:r>
      </w:ins>
      <w:ins w:id="1539" w:author="Gerard Ateshian" w:date="2014-01-07T09:51:00Z">
        <w:r>
          <w:t xml:space="preserve"> where</w:t>
        </w:r>
        <w:r>
          <w:rPr>
            <w:b/>
          </w:rPr>
          <w:t xml:space="preserve"> </w:t>
        </w:r>
      </w:ins>
      <w:ins w:id="1540" w:author="Gerard Ateshian" w:date="2014-01-07T09:51:00Z">
        <w:r w:rsidRPr="00AF2221">
          <w:rPr>
            <w:b/>
            <w:position w:val="-4"/>
          </w:rPr>
          <w:object w:dxaOrig="220" w:dyaOrig="260" w14:anchorId="3BB79878">
            <v:shape id="_x0000_i1709" type="#_x0000_t75" style="width:10.5pt;height:13.5pt" o:ole="">
              <v:imagedata r:id="rId1373" o:title=""/>
            </v:shape>
            <o:OLEObject Type="Embed" ProgID="Equation.DSMT4" ShapeID="_x0000_i1709" DrawAspect="Content" ObjectID="_1459242792" r:id="rId1400"/>
          </w:object>
        </w:r>
      </w:ins>
      <w:ins w:id="1541" w:author="Gerard Ateshian" w:date="2014-01-07T09:51:00Z">
        <w:r w:rsidRPr="00A16AEB">
          <w:t xml:space="preserve"> </w:t>
        </w:r>
        <w:r>
          <w:t>is the deformation gradient</w:t>
        </w:r>
      </w:ins>
      <w:ins w:id="1542" w:author="Gerard Ateshian" w:date="2014-01-07T09:58:00Z">
        <w:r w:rsidR="00BC495E">
          <w:t xml:space="preserve"> and </w:t>
        </w:r>
      </w:ins>
      <w:ins w:id="1543" w:author="Gerard Ateshian" w:date="2014-01-07T09:58:00Z">
        <w:r w:rsidR="00BC495E" w:rsidRPr="00AA6727">
          <w:rPr>
            <w:position w:val="-12"/>
          </w:rPr>
          <w:object w:dxaOrig="280" w:dyaOrig="400" w14:anchorId="281E720D">
            <v:shape id="_x0000_i1710" type="#_x0000_t75" style="width:14pt;height:20pt" o:ole="">
              <v:imagedata r:id="rId1401" o:title=""/>
            </v:shape>
            <o:OLEObject Type="Embed" ProgID="Equation.DSMT4" ShapeID="_x0000_i1710" DrawAspect="Content" ObjectID="_1459242793" r:id="rId1402"/>
          </w:object>
        </w:r>
      </w:ins>
      <w:ins w:id="1544" w:author="Gerard Ateshian" w:date="2014-01-07T09:58:00Z">
        <w:r w:rsidR="00BC495E">
          <w:t xml:space="preserve"> is the referential solid volume fraction</w:t>
        </w:r>
      </w:ins>
      <w:ins w:id="1545" w:author="Gerard Ateshian" w:date="2014-01-07T09:51:00Z">
        <w:r>
          <w:t>.</w:t>
        </w:r>
      </w:ins>
      <w:ins w:id="1546" w:author="Gerard Ateshian" w:date="2014-01-07T10:01:00Z">
        <w:r w:rsidR="005467AD">
          <w:t xml:space="preserve"> Here, </w:t>
        </w:r>
      </w:ins>
      <w:ins w:id="1547" w:author="Gerard Ateshian" w:date="2014-01-07T10:01:00Z">
        <w:r w:rsidR="005467AD" w:rsidRPr="005467AD">
          <w:rPr>
            <w:position w:val="-4"/>
          </w:rPr>
          <w:object w:dxaOrig="180" w:dyaOrig="200" w14:anchorId="618BFB62">
            <v:shape id="_x0000_i1711" type="#_x0000_t75" style="width:9.5pt;height:10pt" o:ole="">
              <v:imagedata r:id="rId1403" o:title=""/>
            </v:shape>
            <o:OLEObject Type="Embed" ProgID="Equation.DSMT4" ShapeID="_x0000_i1711" DrawAspect="Content" ObjectID="_1459242794" r:id="rId1404"/>
          </w:object>
        </w:r>
      </w:ins>
      <w:ins w:id="1548" w:author="Gerard Ateshian" w:date="2014-01-07T10:01:00Z">
        <w:r w:rsidR="005467AD">
          <w:t xml:space="preserve"> represents the actual concentration of the solute whose diffusivity is given by </w:t>
        </w:r>
      </w:ins>
      <w:ins w:id="1549" w:author="Gerard Ateshian" w:date="2014-01-07T10:02:00Z">
        <w:r w:rsidR="005467AD" w:rsidRPr="00AA6727">
          <w:rPr>
            <w:position w:val="-6"/>
          </w:rPr>
          <w:object w:dxaOrig="200" w:dyaOrig="260" w14:anchorId="6883251B">
            <v:shape id="_x0000_i1712" type="#_x0000_t75" style="width:10pt;height:13.5pt" o:ole="">
              <v:imagedata r:id="rId1405" o:title=""/>
            </v:shape>
            <o:OLEObject Type="Embed" ProgID="Equation.DSMT4" ShapeID="_x0000_i1712" DrawAspect="Content" ObjectID="_1459242795" r:id="rId1406"/>
          </w:object>
        </w:r>
      </w:ins>
      <w:ins w:id="1550" w:author="Gerard Ateshian" w:date="2014-01-07T10:02:00Z">
        <w:r w:rsidR="005467AD">
          <w:t>.  This constitutive relation is based on the experimental findings reported by Albro et al.</w:t>
        </w:r>
      </w:ins>
      <w:ins w:id="1551" w:author="Gerard Ateshian" w:date="2014-01-07T10:18:00Z">
        <w:r w:rsidR="00AA6727">
          <w:t xml:space="preserve"> </w:t>
        </w:r>
      </w:ins>
      <w:r w:rsidR="00711A1D">
        <w:fldChar w:fldCharType="begin"/>
      </w:r>
      <w:r w:rsidR="00711A1D">
        <w:instrText xml:space="preserve"> ADDIN EN.CITE &lt;EndNote&gt;&lt;Cite&gt;&lt;Author&gt;Albro&lt;/Author&gt;&lt;Year&gt;2009&lt;/Year&gt;&lt;RecNum&gt;71&lt;/RecNum&gt;&lt;DisplayText&gt;[34]&lt;/DisplayText&gt;&lt;record&gt;&lt;rec-number&gt;71&lt;/rec-number&gt;&lt;foreign-keys&gt;&lt;key app="EN" db-id="vr9fdr09ofp5w0ewaexvdxffswtps2edzfwx"&gt;71&lt;/key&gt;&lt;/foreign-keys&gt;&lt;ref-type name="Journal Article"&gt;17&lt;/ref-type&gt;&lt;contributors&gt;&lt;authors&gt;&lt;author&gt;Albro, M. B.&lt;/author&gt;&lt;author&gt;Rajan, V.&lt;/author&gt;&lt;author&gt;Li, R.&lt;/author&gt;&lt;author&gt;Hung, C. T.&lt;/author&gt;&lt;author&gt;Ateshian, G. A.&lt;/author&gt;&lt;/authors&gt;&lt;/contributors&gt;&lt;auth-address&gt;Department of Biomedical Engineering, Columbia University, New York.&lt;/auth-address&gt;&lt;titles&gt;&lt;title&gt;Characterization of the Concentration-Dependence of Solute Diffusivity and Partitioning in a Model Dextran-Agarose Transport System&lt;/title&gt;&lt;secondary-title&gt;Cell Mol Bioeng&lt;/secondary-title&gt;&lt;alt-title&gt;Cellular and molecular bioengineering&lt;/alt-title&gt;&lt;/titles&gt;&lt;periodical&gt;&lt;full-title&gt;Cell Mol Bioeng&lt;/full-title&gt;&lt;abbr-1&gt;Cellular and molecular bioengineering&lt;/abbr-1&gt;&lt;/periodical&gt;&lt;alt-periodical&gt;&lt;full-title&gt;Cell Mol Bioeng&lt;/full-title&gt;&lt;abbr-1&gt;Cellular and molecular bioengineering&lt;/abbr-1&gt;&lt;/alt-periodical&gt;&lt;pages&gt;295-305&lt;/pages&gt;&lt;volume&gt;2&lt;/volume&gt;&lt;number&gt;3&lt;/number&gt;&lt;dates&gt;&lt;year&gt;2009&lt;/year&gt;&lt;pub-dates&gt;&lt;date&gt;Sep 1&lt;/date&gt;&lt;/pub-dates&gt;&lt;/dates&gt;&lt;isbn&gt;1865-5025 (Print)&amp;#xD;1865-5025 (Linking)&lt;/isbn&gt;&lt;accession-num&gt;21152414&lt;/accession-num&gt;&lt;urls&gt;&lt;related-urls&gt;&lt;url&gt;http://www.ncbi.nlm.nih.gov/pubmed/21152414&lt;/url&gt;&lt;/related-urls&gt;&lt;/urls&gt;&lt;custom2&gt;2996616&lt;/custom2&gt;&lt;electronic-resource-num&gt;10.1007/s12195-009-0076-4&lt;/electronic-resource-num&gt;&lt;/record&gt;&lt;/Cite&gt;&lt;/EndNote&gt;</w:instrText>
      </w:r>
      <w:r w:rsidR="00711A1D">
        <w:fldChar w:fldCharType="separate"/>
      </w:r>
      <w:r w:rsidR="00711A1D">
        <w:rPr>
          <w:noProof/>
        </w:rPr>
        <w:t>[</w:t>
      </w:r>
      <w:hyperlink w:anchor="_ENREF_34" w:tooltip="Albro, 2009 #71" w:history="1">
        <w:r w:rsidR="00711A1D">
          <w:rPr>
            <w:noProof/>
          </w:rPr>
          <w:t>34</w:t>
        </w:r>
      </w:hyperlink>
      <w:r w:rsidR="00711A1D">
        <w:rPr>
          <w:noProof/>
        </w:rPr>
        <w:t>]</w:t>
      </w:r>
      <w:r w:rsidR="00711A1D">
        <w:fldChar w:fldCharType="end"/>
      </w:r>
      <w:ins w:id="1552" w:author="Gerard Ateshian" w:date="2014-01-07T10:18:00Z">
        <w:r w:rsidR="00AA6727">
          <w:t>.</w:t>
        </w:r>
      </w:ins>
    </w:p>
    <w:p w14:paraId="7E06207A" w14:textId="77777777" w:rsidR="00C14B72" w:rsidRDefault="00C14B72" w:rsidP="00C14B72">
      <w:pPr>
        <w:rPr>
          <w:ins w:id="1553" w:author="Gerard Ateshian" w:date="2014-01-07T09:51:00Z"/>
        </w:rPr>
      </w:pPr>
    </w:p>
    <w:p w14:paraId="4C18D5CA" w14:textId="77777777" w:rsidR="00C14B72" w:rsidRPr="00B27FE9" w:rsidRDefault="00C14B72" w:rsidP="00C14B72">
      <w:pPr>
        <w:pStyle w:val="Example"/>
        <w:rPr>
          <w:ins w:id="1554" w:author="Gerard Ateshian" w:date="2014-01-07T09:51:00Z"/>
        </w:rPr>
      </w:pPr>
      <w:ins w:id="1555" w:author="Gerard Ateshian" w:date="2014-01-07T09:51:00Z">
        <w:r w:rsidRPr="00B27FE9">
          <w:t>Example:</w:t>
        </w:r>
      </w:ins>
    </w:p>
    <w:p w14:paraId="4AF145CE" w14:textId="607EE5C6" w:rsidR="00214C54" w:rsidRPr="00214C54" w:rsidRDefault="00214C54" w:rsidP="00214C54">
      <w:pPr>
        <w:rPr>
          <w:ins w:id="1556" w:author="Gerard Ateshian" w:date="2014-01-07T10:07:00Z"/>
          <w:rFonts w:ascii="Courier New" w:hAnsi="Courier New"/>
          <w:sz w:val="22"/>
        </w:rPr>
      </w:pPr>
      <w:ins w:id="1557" w:author="Gerard Ateshian" w:date="2014-01-07T10:07:00Z">
        <w:r w:rsidRPr="00214C54">
          <w:rPr>
            <w:rFonts w:ascii="Courier New" w:hAnsi="Courier New"/>
            <w:sz w:val="22"/>
          </w:rPr>
          <w:t>&lt;solute sol="1"&gt;</w:t>
        </w:r>
      </w:ins>
    </w:p>
    <w:p w14:paraId="250FD78A" w14:textId="7F41CFA4" w:rsidR="00214C54" w:rsidRPr="00214C54" w:rsidRDefault="00214C54" w:rsidP="00214C54">
      <w:pPr>
        <w:rPr>
          <w:ins w:id="1558" w:author="Gerard Ateshian" w:date="2014-01-07T10:07:00Z"/>
          <w:rFonts w:ascii="Courier New" w:hAnsi="Courier New"/>
          <w:sz w:val="22"/>
        </w:rPr>
      </w:pPr>
      <w:ins w:id="1559" w:author="Gerard Ateshian" w:date="2014-01-07T10:07:00Z">
        <w:r w:rsidRPr="00214C54">
          <w:rPr>
            <w:rFonts w:ascii="Courier New" w:hAnsi="Courier New"/>
            <w:sz w:val="22"/>
          </w:rPr>
          <w:tab/>
          <w:t>&lt;diffusivity type="diff-Albro-iso"&gt;</w:t>
        </w:r>
      </w:ins>
    </w:p>
    <w:p w14:paraId="6BCC8B98" w14:textId="1AC7CA4E" w:rsidR="00214C54" w:rsidRPr="00214C54" w:rsidRDefault="00214C54" w:rsidP="00214C54">
      <w:pPr>
        <w:rPr>
          <w:ins w:id="1560" w:author="Gerard Ateshian" w:date="2014-01-07T10:07:00Z"/>
          <w:rFonts w:ascii="Courier New" w:hAnsi="Courier New"/>
          <w:sz w:val="22"/>
        </w:rPr>
      </w:pPr>
      <w:ins w:id="1561" w:author="Gerard Ateshian" w:date="2014-01-07T10:07:00Z">
        <w:r w:rsidRPr="00214C54">
          <w:rPr>
            <w:rFonts w:ascii="Courier New" w:hAnsi="Courier New"/>
            <w:sz w:val="22"/>
          </w:rPr>
          <w:tab/>
        </w:r>
        <w:r w:rsidRPr="00214C54">
          <w:rPr>
            <w:rFonts w:ascii="Courier New" w:hAnsi="Courier New"/>
            <w:sz w:val="22"/>
          </w:rPr>
          <w:tab/>
          <w:t>&lt;free_diff&gt;123e-6&lt;/free_diff&gt;</w:t>
        </w:r>
      </w:ins>
    </w:p>
    <w:p w14:paraId="2114247B" w14:textId="7DA8D265" w:rsidR="00214C54" w:rsidRPr="00214C54" w:rsidRDefault="00214C54" w:rsidP="00214C54">
      <w:pPr>
        <w:rPr>
          <w:ins w:id="1562" w:author="Gerard Ateshian" w:date="2014-01-07T10:07:00Z"/>
          <w:rFonts w:ascii="Courier New" w:hAnsi="Courier New"/>
          <w:sz w:val="22"/>
        </w:rPr>
      </w:pPr>
      <w:ins w:id="1563" w:author="Gerard Ateshian" w:date="2014-01-07T10:07:00Z">
        <w:r w:rsidRPr="00214C54">
          <w:rPr>
            <w:rFonts w:ascii="Courier New" w:hAnsi="Courier New"/>
            <w:sz w:val="22"/>
          </w:rPr>
          <w:tab/>
        </w:r>
        <w:r w:rsidRPr="00214C54">
          <w:rPr>
            <w:rFonts w:ascii="Courier New" w:hAnsi="Courier New"/>
            <w:sz w:val="22"/>
          </w:rPr>
          <w:tab/>
          <w:t>&lt;alphad&gt;18&lt;/alphad&gt;</w:t>
        </w:r>
      </w:ins>
    </w:p>
    <w:p w14:paraId="4ABDF2F1" w14:textId="1DC7EAF8" w:rsidR="00214C54" w:rsidRPr="00214C54" w:rsidRDefault="00214C54" w:rsidP="00214C54">
      <w:pPr>
        <w:rPr>
          <w:ins w:id="1564" w:author="Gerard Ateshian" w:date="2014-01-07T10:07:00Z"/>
          <w:rFonts w:ascii="Courier New" w:hAnsi="Courier New"/>
          <w:sz w:val="22"/>
        </w:rPr>
      </w:pPr>
      <w:ins w:id="1565" w:author="Gerard Ateshian" w:date="2014-01-07T10:07:00Z">
        <w:r>
          <w:rPr>
            <w:rFonts w:ascii="Courier New" w:hAnsi="Courier New"/>
            <w:sz w:val="22"/>
          </w:rPr>
          <w:tab/>
        </w:r>
        <w:r>
          <w:rPr>
            <w:rFonts w:ascii="Courier New" w:hAnsi="Courier New"/>
            <w:sz w:val="22"/>
          </w:rPr>
          <w:tab/>
        </w:r>
        <w:r w:rsidRPr="00214C54">
          <w:rPr>
            <w:rFonts w:ascii="Courier New" w:hAnsi="Courier New"/>
            <w:sz w:val="22"/>
          </w:rPr>
          <w:t>&lt;cdinv&gt;0.0625&lt;/cdinv&gt;</w:t>
        </w:r>
      </w:ins>
    </w:p>
    <w:p w14:paraId="741DE3A3" w14:textId="2BD961FB" w:rsidR="00214C54" w:rsidRPr="00214C54" w:rsidRDefault="00214C54" w:rsidP="00214C54">
      <w:pPr>
        <w:rPr>
          <w:ins w:id="1566" w:author="Gerard Ateshian" w:date="2014-01-07T10:07:00Z"/>
          <w:rFonts w:ascii="Courier New" w:hAnsi="Courier New"/>
          <w:sz w:val="22"/>
        </w:rPr>
      </w:pPr>
      <w:ins w:id="1567" w:author="Gerard Ateshian" w:date="2014-01-07T10:07:00Z">
        <w:r>
          <w:rPr>
            <w:rFonts w:ascii="Courier New" w:hAnsi="Courier New"/>
            <w:sz w:val="22"/>
          </w:rPr>
          <w:tab/>
        </w:r>
        <w:r w:rsidRPr="00214C54">
          <w:rPr>
            <w:rFonts w:ascii="Courier New" w:hAnsi="Courier New"/>
            <w:sz w:val="22"/>
          </w:rPr>
          <w:t>&lt;/diffusivity&gt;</w:t>
        </w:r>
      </w:ins>
    </w:p>
    <w:p w14:paraId="39B2C71F" w14:textId="418B308B" w:rsidR="00214C54" w:rsidRPr="00214C54" w:rsidRDefault="00214C54" w:rsidP="00214C54">
      <w:pPr>
        <w:rPr>
          <w:ins w:id="1568" w:author="Gerard Ateshian" w:date="2014-01-07T10:07:00Z"/>
          <w:rFonts w:ascii="Courier New" w:hAnsi="Courier New"/>
          <w:sz w:val="22"/>
        </w:rPr>
      </w:pPr>
      <w:ins w:id="1569" w:author="Gerard Ateshian" w:date="2014-01-07T10:07:00Z">
        <w:r>
          <w:rPr>
            <w:rFonts w:ascii="Courier New" w:hAnsi="Courier New"/>
            <w:sz w:val="22"/>
          </w:rPr>
          <w:tab/>
        </w:r>
        <w:r w:rsidRPr="00214C54">
          <w:rPr>
            <w:rFonts w:ascii="Courier New" w:hAnsi="Courier New"/>
            <w:sz w:val="22"/>
          </w:rPr>
          <w:t>&lt;solubility type="solub-const"&gt;</w:t>
        </w:r>
      </w:ins>
    </w:p>
    <w:p w14:paraId="1A8DC11D" w14:textId="7FE54F45" w:rsidR="00214C54" w:rsidRPr="00214C54" w:rsidRDefault="00214C54" w:rsidP="00214C54">
      <w:pPr>
        <w:rPr>
          <w:ins w:id="1570" w:author="Gerard Ateshian" w:date="2014-01-07T10:07:00Z"/>
          <w:rFonts w:ascii="Courier New" w:hAnsi="Courier New"/>
          <w:sz w:val="22"/>
        </w:rPr>
      </w:pPr>
      <w:ins w:id="1571" w:author="Gerard Ateshian" w:date="2014-01-07T10:07:00Z">
        <w:r>
          <w:rPr>
            <w:rFonts w:ascii="Courier New" w:hAnsi="Courier New"/>
            <w:sz w:val="22"/>
          </w:rPr>
          <w:tab/>
        </w:r>
        <w:r>
          <w:rPr>
            <w:rFonts w:ascii="Courier New" w:hAnsi="Courier New"/>
            <w:sz w:val="22"/>
          </w:rPr>
          <w:tab/>
        </w:r>
        <w:r w:rsidRPr="00214C54">
          <w:rPr>
            <w:rFonts w:ascii="Courier New" w:hAnsi="Courier New"/>
            <w:sz w:val="22"/>
          </w:rPr>
          <w:t>&lt;solub&gt;1&lt;/solub&gt;</w:t>
        </w:r>
      </w:ins>
    </w:p>
    <w:p w14:paraId="4B3628A3" w14:textId="12B1359B" w:rsidR="00214C54" w:rsidRPr="00214C54" w:rsidRDefault="00214C54" w:rsidP="00214C54">
      <w:pPr>
        <w:rPr>
          <w:ins w:id="1572" w:author="Gerard Ateshian" w:date="2014-01-07T10:07:00Z"/>
          <w:rFonts w:ascii="Courier New" w:hAnsi="Courier New"/>
          <w:sz w:val="22"/>
        </w:rPr>
      </w:pPr>
      <w:ins w:id="1573" w:author="Gerard Ateshian" w:date="2014-01-07T10:07:00Z">
        <w:r>
          <w:rPr>
            <w:rFonts w:ascii="Courier New" w:hAnsi="Courier New"/>
            <w:sz w:val="22"/>
          </w:rPr>
          <w:tab/>
        </w:r>
        <w:r w:rsidRPr="00214C54">
          <w:rPr>
            <w:rFonts w:ascii="Courier New" w:hAnsi="Courier New"/>
            <w:sz w:val="22"/>
          </w:rPr>
          <w:t>&lt;/solubility&gt;</w:t>
        </w:r>
      </w:ins>
    </w:p>
    <w:p w14:paraId="77C1CA68" w14:textId="336243FD" w:rsidR="00214C54" w:rsidRPr="00214C54" w:rsidRDefault="00214C54" w:rsidP="00214C54">
      <w:pPr>
        <w:rPr>
          <w:ins w:id="1574" w:author="Gerard Ateshian" w:date="2014-01-07T10:07:00Z"/>
          <w:rFonts w:ascii="Courier New" w:hAnsi="Courier New"/>
          <w:sz w:val="22"/>
        </w:rPr>
      </w:pPr>
      <w:ins w:id="1575" w:author="Gerard Ateshian" w:date="2014-01-07T10:07:00Z">
        <w:r w:rsidRPr="00214C54">
          <w:rPr>
            <w:rFonts w:ascii="Courier New" w:hAnsi="Courier New"/>
            <w:sz w:val="22"/>
          </w:rPr>
          <w:t>&lt;/solute&gt;</w:t>
        </w:r>
      </w:ins>
    </w:p>
    <w:p w14:paraId="6B9C1A5B" w14:textId="77777777" w:rsidR="006A0BC1" w:rsidRPr="00B27FE9" w:rsidRDefault="006A0BC1" w:rsidP="006A0BC1">
      <w:r w:rsidRPr="00B27FE9">
        <w:br w:type="page"/>
      </w:r>
    </w:p>
    <w:p w14:paraId="5EAC176F" w14:textId="77777777" w:rsidR="006A0BC1" w:rsidRPr="00B27FE9" w:rsidRDefault="006A0BC1" w:rsidP="006A0BC1">
      <w:pPr>
        <w:pStyle w:val="Heading3"/>
      </w:pPr>
      <w:bookmarkStart w:id="1576" w:name="_Ref162420103"/>
      <w:bookmarkStart w:id="1577" w:name="_Toc385498537"/>
      <w:r w:rsidRPr="00B27FE9">
        <w:lastRenderedPageBreak/>
        <w:t>Solubility Materials</w:t>
      </w:r>
      <w:bookmarkEnd w:id="1576"/>
      <w:bookmarkEnd w:id="1577"/>
    </w:p>
    <w:p w14:paraId="0B0BD944" w14:textId="77777777" w:rsidR="006A0BC1" w:rsidRPr="00B27FE9" w:rsidRDefault="006A0BC1" w:rsidP="006A0BC1">
      <w:pPr>
        <w:pStyle w:val="Heading4"/>
      </w:pPr>
      <w:bookmarkStart w:id="1578" w:name="_Toc385498538"/>
      <w:r w:rsidRPr="00B27FE9">
        <w:t>Constant Solubility</w:t>
      </w:r>
      <w:bookmarkEnd w:id="1578"/>
    </w:p>
    <w:p w14:paraId="609AB44F" w14:textId="77777777" w:rsidR="006A0BC1" w:rsidRDefault="006A0BC1" w:rsidP="006A0BC1">
      <w:r>
        <w:t>The material type for constant solubility materials is “</w:t>
      </w:r>
      <w:r w:rsidRPr="00B27FE9">
        <w:rPr>
          <w:i/>
        </w:rPr>
        <w:t>solub-const”</w:t>
      </w:r>
      <w:r>
        <w:t>. The following material parameters must be defined:</w:t>
      </w:r>
    </w:p>
    <w:p w14:paraId="2A0413CA" w14:textId="77777777" w:rsidR="006A0BC1" w:rsidRPr="00B27FE9"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5"/>
        <w:gridCol w:w="7513"/>
      </w:tblGrid>
      <w:tr w:rsidR="006A0BC1" w14:paraId="1D105058" w14:textId="77777777">
        <w:tc>
          <w:tcPr>
            <w:tcW w:w="2065" w:type="dxa"/>
            <w:shd w:val="clear" w:color="auto" w:fill="auto"/>
          </w:tcPr>
          <w:p w14:paraId="79780518" w14:textId="77777777" w:rsidR="006A0BC1" w:rsidRDefault="006A0BC1" w:rsidP="006A0BC1">
            <w:pPr>
              <w:pStyle w:val="code"/>
            </w:pPr>
            <w:r>
              <w:t>&lt;solub&gt;</w:t>
            </w:r>
          </w:p>
        </w:tc>
        <w:tc>
          <w:tcPr>
            <w:tcW w:w="7513" w:type="dxa"/>
            <w:shd w:val="clear" w:color="auto" w:fill="auto"/>
          </w:tcPr>
          <w:p w14:paraId="0C686C52" w14:textId="23A7DF23" w:rsidR="006A0BC1" w:rsidRPr="000B272C" w:rsidRDefault="006A0BC1" w:rsidP="00AF2221">
            <w:pPr>
              <w:rPr>
                <w:i/>
              </w:rPr>
            </w:pPr>
            <w:r w:rsidRPr="000B272C">
              <w:t xml:space="preserve">solubility </w:t>
            </w:r>
            <w:r w:rsidR="00AF2221" w:rsidRPr="00AF2221">
              <w:rPr>
                <w:position w:val="-4"/>
              </w:rPr>
              <w:object w:dxaOrig="220" w:dyaOrig="260" w14:anchorId="333E83E7">
                <v:shape id="_x0000_i1713" type="#_x0000_t75" style="width:10.5pt;height:13.5pt" o:ole="">
                  <v:imagedata r:id="rId1407" o:title=""/>
                </v:shape>
                <o:OLEObject Type="Embed" ProgID="Equation.DSMT4" ShapeID="_x0000_i1713" DrawAspect="Content" ObjectID="_1459242796" r:id="rId1408"/>
              </w:object>
            </w:r>
          </w:p>
        </w:tc>
      </w:tr>
    </w:tbl>
    <w:p w14:paraId="15E70F8C" w14:textId="77777777" w:rsidR="006A0BC1" w:rsidRPr="00B27FE9" w:rsidRDefault="006A0BC1" w:rsidP="006A0BC1"/>
    <w:p w14:paraId="5C4C1D96" w14:textId="6E882B92" w:rsidR="006A0BC1" w:rsidRDefault="006A0BC1" w:rsidP="006F720E">
      <w:r>
        <w:t xml:space="preserve">For this material model, </w:t>
      </w:r>
      <w:r w:rsidR="00AF2221" w:rsidRPr="00AF2221">
        <w:rPr>
          <w:position w:val="-4"/>
        </w:rPr>
        <w:object w:dxaOrig="220" w:dyaOrig="260" w14:anchorId="7A70683C">
          <v:shape id="_x0000_i1714" type="#_x0000_t75" style="width:10.5pt;height:13.5pt" o:ole="">
            <v:imagedata r:id="rId1409" o:title=""/>
          </v:shape>
          <o:OLEObject Type="Embed" ProgID="Equation.DSMT4" ShapeID="_x0000_i1714" DrawAspect="Content" ObjectID="_1459242797" r:id="rId1410"/>
        </w:object>
      </w:r>
      <w:r>
        <w:t xml:space="preserve"> is constant.</w:t>
      </w:r>
    </w:p>
    <w:p w14:paraId="6F17F861" w14:textId="77777777" w:rsidR="006A0BC1" w:rsidRDefault="006A0BC1" w:rsidP="006A0BC1">
      <w:pPr>
        <w:rPr>
          <w:i/>
        </w:rPr>
      </w:pPr>
    </w:p>
    <w:p w14:paraId="05A088DE" w14:textId="77777777" w:rsidR="006A0BC1" w:rsidRPr="00B27FE9" w:rsidRDefault="006A0BC1" w:rsidP="00026B51">
      <w:pPr>
        <w:pStyle w:val="Example"/>
      </w:pPr>
      <w:r w:rsidRPr="00B27FE9">
        <w:t>Example:</w:t>
      </w:r>
    </w:p>
    <w:p w14:paraId="7AAF6837" w14:textId="6CC39A62" w:rsidR="006A0BC1" w:rsidRDefault="006A0BC1" w:rsidP="006A0BC1">
      <w:pPr>
        <w:pStyle w:val="code"/>
      </w:pPr>
      <w:r>
        <w:t>&lt;solubility name=</w:t>
      </w:r>
      <w:r w:rsidR="007F5C53">
        <w:t>"</w:t>
      </w:r>
      <w:r>
        <w:t>Solubility</w:t>
      </w:r>
      <w:r w:rsidR="007F5C53">
        <w:t>"</w:t>
      </w:r>
      <w:r>
        <w:t xml:space="preserve"> type=</w:t>
      </w:r>
      <w:r w:rsidR="007F5C53">
        <w:t>"</w:t>
      </w:r>
      <w:r>
        <w:t>solub-const</w:t>
      </w:r>
      <w:r w:rsidR="007F5C53">
        <w:t>"</w:t>
      </w:r>
      <w:r>
        <w:t>&gt;</w:t>
      </w:r>
    </w:p>
    <w:p w14:paraId="363DEF55" w14:textId="77777777" w:rsidR="006A0BC1" w:rsidRDefault="006A0BC1" w:rsidP="006A0BC1">
      <w:pPr>
        <w:pStyle w:val="code"/>
      </w:pPr>
      <w:r>
        <w:tab/>
        <w:t>&lt;solub&gt;1&lt;/solub&gt;</w:t>
      </w:r>
    </w:p>
    <w:p w14:paraId="01135258" w14:textId="77777777" w:rsidR="006A0BC1" w:rsidRDefault="006A0BC1" w:rsidP="006A0BC1">
      <w:pPr>
        <w:pStyle w:val="code"/>
      </w:pPr>
      <w:r>
        <w:t>&lt;/solubility&gt;</w:t>
      </w:r>
    </w:p>
    <w:p w14:paraId="5D4AB1DD" w14:textId="77777777" w:rsidR="006A0BC1" w:rsidRPr="00B27FE9" w:rsidRDefault="006A0BC1" w:rsidP="006A0BC1"/>
    <w:p w14:paraId="15965876" w14:textId="77777777" w:rsidR="006A0BC1" w:rsidRPr="00B27FE9" w:rsidRDefault="006A0BC1" w:rsidP="006A0BC1">
      <w:r w:rsidRPr="00B27FE9">
        <w:br w:type="page"/>
      </w:r>
    </w:p>
    <w:p w14:paraId="43CC5865" w14:textId="77777777" w:rsidR="006A0BC1" w:rsidRPr="00B27FE9" w:rsidRDefault="006A0BC1" w:rsidP="006A0BC1">
      <w:pPr>
        <w:pStyle w:val="Heading3"/>
      </w:pPr>
      <w:bookmarkStart w:id="1579" w:name="_Ref162420105"/>
      <w:bookmarkStart w:id="1580" w:name="_Toc385498539"/>
      <w:r w:rsidRPr="00B27FE9">
        <w:lastRenderedPageBreak/>
        <w:t>Osmotic Coefficient Materials</w:t>
      </w:r>
      <w:bookmarkEnd w:id="1579"/>
      <w:bookmarkEnd w:id="1580"/>
    </w:p>
    <w:p w14:paraId="1167F702" w14:textId="77777777" w:rsidR="006A0BC1" w:rsidRPr="00B27FE9" w:rsidRDefault="006A0BC1" w:rsidP="006A0BC1">
      <w:pPr>
        <w:pStyle w:val="Heading4"/>
      </w:pPr>
      <w:bookmarkStart w:id="1581" w:name="_Toc385498540"/>
      <w:r w:rsidRPr="00B27FE9">
        <w:t>Constant Osmotic Coefficient</w:t>
      </w:r>
      <w:bookmarkEnd w:id="1581"/>
    </w:p>
    <w:p w14:paraId="5C7BB2CF" w14:textId="77777777" w:rsidR="006A0BC1" w:rsidRDefault="006A0BC1" w:rsidP="006A0BC1">
      <w:r>
        <w:t>The material type for constant osmotic coefficient materials is “</w:t>
      </w:r>
      <w:r w:rsidRPr="00B27FE9">
        <w:rPr>
          <w:i/>
        </w:rPr>
        <w:t>osm-coef-const”</w:t>
      </w:r>
      <w:r>
        <w:t>. The following material parameters must be defined:</w:t>
      </w:r>
    </w:p>
    <w:p w14:paraId="10879A0D" w14:textId="77777777" w:rsidR="006A0BC1" w:rsidRPr="00B27FE9"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5"/>
        <w:gridCol w:w="7513"/>
      </w:tblGrid>
      <w:tr w:rsidR="006A0BC1" w14:paraId="63CBD6D2" w14:textId="77777777">
        <w:tc>
          <w:tcPr>
            <w:tcW w:w="2065" w:type="dxa"/>
            <w:shd w:val="clear" w:color="auto" w:fill="auto"/>
          </w:tcPr>
          <w:p w14:paraId="3D2D98F3" w14:textId="77777777" w:rsidR="006A0BC1" w:rsidRDefault="006A0BC1" w:rsidP="006A0BC1">
            <w:pPr>
              <w:pStyle w:val="code"/>
            </w:pPr>
            <w:r>
              <w:t>&lt;osmcoef&gt;</w:t>
            </w:r>
          </w:p>
        </w:tc>
        <w:tc>
          <w:tcPr>
            <w:tcW w:w="7513" w:type="dxa"/>
            <w:shd w:val="clear" w:color="auto" w:fill="auto"/>
          </w:tcPr>
          <w:p w14:paraId="19516CE9" w14:textId="0F320398" w:rsidR="006A0BC1" w:rsidRPr="000B272C" w:rsidRDefault="006A0BC1" w:rsidP="00AF2221">
            <w:pPr>
              <w:rPr>
                <w:i/>
              </w:rPr>
            </w:pPr>
            <w:r w:rsidRPr="000B272C">
              <w:t xml:space="preserve">Osmotic coefficient </w:t>
            </w:r>
            <w:r w:rsidR="00AF2221" w:rsidRPr="00AF2221">
              <w:rPr>
                <w:position w:val="-4"/>
              </w:rPr>
              <w:object w:dxaOrig="260" w:dyaOrig="240" w14:anchorId="10502E82">
                <v:shape id="_x0000_i1715" type="#_x0000_t75" style="width:13.5pt;height:12pt" o:ole="">
                  <v:imagedata r:id="rId1411" o:title=""/>
                </v:shape>
                <o:OLEObject Type="Embed" ProgID="Equation.DSMT4" ShapeID="_x0000_i1715" DrawAspect="Content" ObjectID="_1459242798" r:id="rId1412"/>
              </w:object>
            </w:r>
          </w:p>
        </w:tc>
      </w:tr>
    </w:tbl>
    <w:p w14:paraId="1DFD2EA0" w14:textId="77777777" w:rsidR="006A0BC1" w:rsidRPr="00B27FE9" w:rsidRDefault="006A0BC1" w:rsidP="006A0BC1"/>
    <w:p w14:paraId="14F27F07" w14:textId="5F6CC114" w:rsidR="006A0BC1" w:rsidRDefault="006A0BC1" w:rsidP="006F720E">
      <w:r>
        <w:t xml:space="preserve">For this material model, </w:t>
      </w:r>
      <w:r w:rsidR="00AF2221" w:rsidRPr="00AF2221">
        <w:rPr>
          <w:position w:val="-4"/>
        </w:rPr>
        <w:object w:dxaOrig="260" w:dyaOrig="240" w14:anchorId="045701FC">
          <v:shape id="_x0000_i1716" type="#_x0000_t75" style="width:13.5pt;height:12pt" o:ole="">
            <v:imagedata r:id="rId1413" o:title=""/>
          </v:shape>
          <o:OLEObject Type="Embed" ProgID="Equation.DSMT4" ShapeID="_x0000_i1716" DrawAspect="Content" ObjectID="_1459242799" r:id="rId1414"/>
        </w:object>
      </w:r>
      <w:r>
        <w:t xml:space="preserve"> is constant.</w:t>
      </w:r>
    </w:p>
    <w:p w14:paraId="35FFED49" w14:textId="77777777" w:rsidR="006A0BC1" w:rsidRDefault="006A0BC1" w:rsidP="006A0BC1">
      <w:pPr>
        <w:rPr>
          <w:i/>
        </w:rPr>
      </w:pPr>
    </w:p>
    <w:p w14:paraId="363ED6C6" w14:textId="77777777" w:rsidR="006A0BC1" w:rsidRPr="00B27FE9" w:rsidRDefault="006A0BC1" w:rsidP="00026B51">
      <w:pPr>
        <w:pStyle w:val="Example"/>
      </w:pPr>
      <w:r w:rsidRPr="00B27FE9">
        <w:t>Example:</w:t>
      </w:r>
    </w:p>
    <w:p w14:paraId="23C227D3" w14:textId="407ACB27" w:rsidR="006A0BC1" w:rsidRDefault="006A0BC1" w:rsidP="006A0BC1">
      <w:pPr>
        <w:pStyle w:val="code"/>
      </w:pPr>
      <w:r>
        <w:t>&lt;osmotic_coefficient name=</w:t>
      </w:r>
      <w:r w:rsidR="007F5C53">
        <w:t>"</w:t>
      </w:r>
      <w:r>
        <w:t>Osmotic coefficient</w:t>
      </w:r>
      <w:r w:rsidR="007F5C53">
        <w:t>"</w:t>
      </w:r>
      <w:r>
        <w:t xml:space="preserve"> type=</w:t>
      </w:r>
      <w:r w:rsidR="007F5C53">
        <w:t>"</w:t>
      </w:r>
      <w:r>
        <w:t>osm-coef-const</w:t>
      </w:r>
      <w:r w:rsidR="007F5C53">
        <w:t>"</w:t>
      </w:r>
      <w:r>
        <w:t>&gt;</w:t>
      </w:r>
    </w:p>
    <w:p w14:paraId="6A7E7E79" w14:textId="77777777" w:rsidR="006A0BC1" w:rsidRDefault="006A0BC1" w:rsidP="006A0BC1">
      <w:pPr>
        <w:pStyle w:val="code"/>
      </w:pPr>
      <w:r>
        <w:tab/>
        <w:t>&lt;osmcoef&gt;1&lt;/osmcoef&gt;</w:t>
      </w:r>
    </w:p>
    <w:p w14:paraId="11C6EA56" w14:textId="77777777" w:rsidR="006A0BC1" w:rsidRDefault="006A0BC1" w:rsidP="006A0BC1">
      <w:pPr>
        <w:pStyle w:val="code"/>
      </w:pPr>
      <w:r>
        <w:t>&lt;/osmotic_coefficient&gt;</w:t>
      </w:r>
    </w:p>
    <w:p w14:paraId="17189AD2" w14:textId="77777777" w:rsidR="006A0BC1" w:rsidRPr="00B27FE9" w:rsidRDefault="006A0BC1" w:rsidP="006A0BC1"/>
    <w:p w14:paraId="25F818E5" w14:textId="77777777" w:rsidR="00D40C73" w:rsidRDefault="00D40C73" w:rsidP="00D40C73">
      <w:r>
        <w:br w:type="page"/>
      </w:r>
    </w:p>
    <w:p w14:paraId="39DFE248" w14:textId="710C71F5" w:rsidR="00D40C73" w:rsidRDefault="00D40C73" w:rsidP="00D40C73">
      <w:pPr>
        <w:pStyle w:val="Heading2"/>
      </w:pPr>
      <w:bookmarkStart w:id="1582" w:name="_Ref366847643"/>
      <w:bookmarkStart w:id="1583" w:name="_Ref240797904"/>
      <w:bookmarkStart w:id="1584" w:name="_Ref240797910"/>
      <w:bookmarkStart w:id="1585" w:name="_Toc385498541"/>
      <w:r>
        <w:lastRenderedPageBreak/>
        <w:t xml:space="preserve">Triphasic </w:t>
      </w:r>
      <w:r w:rsidR="00AC155B">
        <w:t xml:space="preserve">and Multiphasic </w:t>
      </w:r>
      <w:r>
        <w:t>Materials</w:t>
      </w:r>
      <w:bookmarkEnd w:id="1582"/>
      <w:bookmarkEnd w:id="1583"/>
      <w:bookmarkEnd w:id="1584"/>
      <w:bookmarkEnd w:id="1585"/>
    </w:p>
    <w:p w14:paraId="5CF8BCDF" w14:textId="0E62EC79" w:rsidR="00D40C73" w:rsidRPr="00B27FE9" w:rsidRDefault="00D31FDA" w:rsidP="00D40C73">
      <w:r>
        <w:t>Triphasic</w:t>
      </w:r>
      <w:r w:rsidR="00D40C73" w:rsidRPr="00B27FE9">
        <w:t xml:space="preserve"> materials may be used to model the transport of a solvent and a </w:t>
      </w:r>
      <w:r>
        <w:t xml:space="preserve">pair of monovalent salt counter-ions (two </w:t>
      </w:r>
      <w:r w:rsidR="00D40C73" w:rsidRPr="00B27FE9">
        <w:t>solute</w:t>
      </w:r>
      <w:r>
        <w:t xml:space="preserve">s with </w:t>
      </w:r>
      <w:r w:rsidR="00764CFE">
        <w:t>charge number</w:t>
      </w:r>
      <w:r w:rsidR="00F41373">
        <w:t>s</w:t>
      </w:r>
      <w:r w:rsidR="00764CFE">
        <w:t xml:space="preserve"> +1 and -1</w:t>
      </w:r>
      <w:r>
        <w:t>)</w:t>
      </w:r>
      <w:r w:rsidR="00D40C73" w:rsidRPr="00B27FE9">
        <w:t xml:space="preserve"> in a </w:t>
      </w:r>
      <w:r>
        <w:t xml:space="preserve">charged </w:t>
      </w:r>
      <w:r w:rsidR="00D40C73" w:rsidRPr="00B27FE9">
        <w:t xml:space="preserve">porous solid matrix, under isothermal conditions.  </w:t>
      </w:r>
      <w:r w:rsidR="00AC155B">
        <w:t xml:space="preserve">Multiphasic materials may be used to model the transport of a solvent and any number of neutral or charged solutes; a triphasic mixture is a special case of a multiphasic mixture. </w:t>
      </w:r>
      <w:r w:rsidR="00D40C73" w:rsidRPr="00B27FE9">
        <w:t xml:space="preserve">Each of the mixture constituents is assumed to be intrinsically incompressible.  This means that their true densities are invariant in space and time; this assumption further implies that a </w:t>
      </w:r>
      <w:r w:rsidR="00AC155B">
        <w:t>multiphasic</w:t>
      </w:r>
      <w:r w:rsidR="00AC155B" w:rsidRPr="00B27FE9">
        <w:t xml:space="preserve"> </w:t>
      </w:r>
      <w:r w:rsidR="00D40C73" w:rsidRPr="00B27FE9">
        <w:t xml:space="preserve">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00D40C73" w:rsidRPr="00B27FE9">
        <w:fldChar w:fldCharType="begin"/>
      </w:r>
      <w:r w:rsidR="00D40C73" w:rsidRPr="00B27FE9">
        <w:instrText xml:space="preserve"> REF _Ref162411714 \r \h </w:instrText>
      </w:r>
      <w:r w:rsidR="00D40C73" w:rsidRPr="00B27FE9">
        <w:fldChar w:fldCharType="separate"/>
      </w:r>
      <w:r w:rsidR="00873D59">
        <w:t>4.1.3</w:t>
      </w:r>
      <w:r w:rsidR="00D40C73" w:rsidRPr="00B27FE9">
        <w:fldChar w:fldCharType="end"/>
      </w:r>
      <w:r w:rsidR="00D40C73" w:rsidRPr="00B27FE9">
        <w:t xml:space="preserve">.  The volume fraction of the </w:t>
      </w:r>
      <w:r w:rsidR="00764CFE">
        <w:t>solutes</w:t>
      </w:r>
      <w:r w:rsidR="00D40C73" w:rsidRPr="00B27FE9">
        <w:t xml:space="preserve"> is assumed to be negligible relative to the volume fractions of the solid or solvent.  This means that the mixture will not change in volume as the </w:t>
      </w:r>
      <w:r w:rsidR="00764CFE">
        <w:t xml:space="preserve">solute </w:t>
      </w:r>
      <w:r w:rsidR="00D40C73" w:rsidRPr="00B27FE9">
        <w:t>concentration</w:t>
      </w:r>
      <w:r w:rsidR="00764CFE">
        <w:t>s change</w:t>
      </w:r>
      <w:r w:rsidR="00D40C73" w:rsidRPr="00B27FE9">
        <w:t xml:space="preserve">.  As the </w:t>
      </w:r>
      <w:r w:rsidR="00764CFE">
        <w:t>solutes transport</w:t>
      </w:r>
      <w:r w:rsidR="00D40C73" w:rsidRPr="00B27FE9">
        <w:t xml:space="preserve"> through the mixture, </w:t>
      </w:r>
      <w:r w:rsidR="00764CFE">
        <w:t>they</w:t>
      </w:r>
      <w:r w:rsidR="00D40C73" w:rsidRPr="00B27FE9">
        <w:t xml:space="preserve"> may experience frictional interactions with the solvent and the solid.  This friction may act as a hindrance to the </w:t>
      </w:r>
      <w:r w:rsidR="00764CFE">
        <w:t xml:space="preserve">solute </w:t>
      </w:r>
      <w:r w:rsidR="00D40C73" w:rsidRPr="00B27FE9">
        <w:t>transport, or may help convect the solute</w:t>
      </w:r>
      <w:r w:rsidR="00764CFE">
        <w:t>s</w:t>
      </w:r>
      <w:r w:rsidR="00D40C73" w:rsidRPr="00B27FE9">
        <w:t xml:space="preserve"> through the mixture.  The distinction between frictional exchanges with the solvent and solid is embodied in the specification of two diffusivities for </w:t>
      </w:r>
      <w:r w:rsidR="00764CFE">
        <w:t xml:space="preserve">each </w:t>
      </w:r>
      <w:r w:rsidR="00D40C73" w:rsidRPr="00B27FE9">
        <w:t>solute:  The free diffusivity, which represents diffusivity in the absence of a solid matrix (frictional exchange only with the solvent) and the mixture diffusivity, which represents the combined frictional interactions with the solvent and solid matrix.</w:t>
      </w:r>
      <w:r w:rsidR="00D40C73">
        <w:t xml:space="preserve">  The user is referred to the </w:t>
      </w:r>
      <w:hyperlink r:id="rId1415" w:history="1">
        <w:r w:rsidR="00D40C73" w:rsidRPr="00C966F3">
          <w:rPr>
            <w:rStyle w:val="Hyperlink"/>
            <w:i/>
          </w:rPr>
          <w:t>FEBio Theory Manual</w:t>
        </w:r>
      </w:hyperlink>
      <w:r w:rsidR="00D40C73">
        <w:rPr>
          <w:i/>
        </w:rPr>
        <w:t xml:space="preserve"> </w:t>
      </w:r>
      <w:r w:rsidR="00D40C73">
        <w:t xml:space="preserve">for a more detailed description of </w:t>
      </w:r>
      <w:r w:rsidR="00764CFE">
        <w:t xml:space="preserve">triphasic </w:t>
      </w:r>
      <w:r w:rsidR="00AC155B">
        <w:t xml:space="preserve">and multiphasic </w:t>
      </w:r>
      <w:r w:rsidR="00D40C73">
        <w:t>theory.</w:t>
      </w:r>
    </w:p>
    <w:p w14:paraId="4D72933F" w14:textId="77777777" w:rsidR="00D40C73" w:rsidRPr="00B27FE9" w:rsidRDefault="00D40C73" w:rsidP="00D40C73"/>
    <w:p w14:paraId="3F87C8BB" w14:textId="10B6595E" w:rsidR="00D40C73" w:rsidRPr="00B27FE9" w:rsidRDefault="00D40C73" w:rsidP="00D40C73">
      <w:r w:rsidRPr="00B27FE9">
        <w:t xml:space="preserve">Due to steric volume exclusion and short-range electrostatic interactions, </w:t>
      </w:r>
      <w:r w:rsidR="00764CFE">
        <w:t>a</w:t>
      </w:r>
      <w:r w:rsidRPr="00B27FE9">
        <w:t xml:space="preserve"> solute</w:t>
      </w:r>
      <w:r w:rsidR="00F142E4">
        <w:t xml:space="preserve"> </w:t>
      </w:r>
      <w:r w:rsidR="00AF2221" w:rsidRPr="00AF2221">
        <w:rPr>
          <w:position w:val="-4"/>
        </w:rPr>
        <w:object w:dxaOrig="220" w:dyaOrig="200" w14:anchorId="4768A12C">
          <v:shape id="_x0000_i1717" type="#_x0000_t75" style="width:10.5pt;height:10pt" o:ole="">
            <v:imagedata r:id="rId1416" o:title=""/>
          </v:shape>
          <o:OLEObject Type="Embed" ProgID="Equation.DSMT4" ShapeID="_x0000_i1717" DrawAspect="Content" ObjectID="_1459242800" r:id="rId1417"/>
        </w:object>
      </w:r>
      <w:r w:rsidRPr="00B27FE9">
        <w:t xml:space="preserve"> </w:t>
      </w:r>
      <w:r w:rsidR="00AF2221" w:rsidRPr="00AF2221">
        <w:rPr>
          <w:position w:val="-6"/>
        </w:rPr>
        <w:object w:dxaOrig="720" w:dyaOrig="260" w14:anchorId="5CE0D0D2">
          <v:shape id="_x0000_i1718" type="#_x0000_t75" style="width:36.5pt;height:13.5pt" o:ole="">
            <v:imagedata r:id="rId1418" o:title=""/>
          </v:shape>
          <o:OLEObject Type="Embed" ProgID="Equation.DSMT4" ShapeID="_x0000_i1718" DrawAspect="Content" ObjectID="_1459242801" r:id="rId1419"/>
        </w:object>
      </w:r>
      <w:r w:rsidR="00AF2221" w:rsidRPr="00AF2221">
        <w:rPr>
          <w:position w:val="-4"/>
        </w:rPr>
        <w:object w:dxaOrig="720" w:dyaOrig="200" w14:anchorId="2C392F12">
          <v:shape id="_x0000_i1719" type="#_x0000_t75" style="width:36.5pt;height:10pt" o:ole="">
            <v:imagedata r:id="rId1420" o:title=""/>
          </v:shape>
          <o:OLEObject Type="Embed" ProgID="Equation.DSMT4" ShapeID="_x0000_i1719" DrawAspect="Content" ObjectID="_1459242802" r:id="rId1421"/>
        </w:object>
      </w:r>
      <w:r w:rsidRPr="00B27FE9">
        <w:t xml:space="preserve">may not have access to all of the pores of the solid matrix.  In other words, only a fraction </w:t>
      </w:r>
      <w:r w:rsidR="00AF2221" w:rsidRPr="00AF2221">
        <w:rPr>
          <w:position w:val="-4"/>
        </w:rPr>
        <w:object w:dxaOrig="320" w:dyaOrig="300" w14:anchorId="480FDEAF">
          <v:shape id="_x0000_i1720" type="#_x0000_t75" style="width:16.5pt;height:14pt" o:ole="">
            <v:imagedata r:id="rId1422" o:title=""/>
          </v:shape>
          <o:OLEObject Type="Embed" ProgID="Equation.DSMT4" ShapeID="_x0000_i1720" DrawAspect="Content" ObjectID="_1459242803" r:id="rId1423"/>
        </w:object>
      </w:r>
      <w:r w:rsidRPr="00B27FE9">
        <w:t xml:space="preserve"> of the pores is able to accommodate solute </w:t>
      </w:r>
      <w:r w:rsidR="00AF2221" w:rsidRPr="00AF2221">
        <w:rPr>
          <w:position w:val="-4"/>
        </w:rPr>
        <w:object w:dxaOrig="220" w:dyaOrig="200" w14:anchorId="2DECC307">
          <v:shape id="_x0000_i1721" type="#_x0000_t75" style="width:10.5pt;height:10pt" o:ole="">
            <v:imagedata r:id="rId1424" o:title=""/>
          </v:shape>
          <o:OLEObject Type="Embed" ProgID="Equation.DSMT4" ShapeID="_x0000_i1721" DrawAspect="Content" ObjectID="_1459242804" r:id="rId1425"/>
        </w:object>
      </w:r>
      <w:r w:rsidR="00AF653F">
        <w:t xml:space="preserve"> </w:t>
      </w:r>
      <w:r w:rsidRPr="00B27FE9">
        <w:t>(</w:t>
      </w:r>
      <w:r w:rsidR="00AF2221" w:rsidRPr="00AF2221">
        <w:rPr>
          <w:position w:val="-6"/>
        </w:rPr>
        <w:object w:dxaOrig="1020" w:dyaOrig="320" w14:anchorId="6D222FDC">
          <v:shape id="_x0000_i1722" type="#_x0000_t75" style="width:50.5pt;height:16.5pt" o:ole="">
            <v:imagedata r:id="rId1426" o:title=""/>
          </v:shape>
          <o:OLEObject Type="Embed" ProgID="Equation.DSMT4" ShapeID="_x0000_i1722" DrawAspect="Content" ObjectID="_1459242805" r:id="rId1427"/>
        </w:object>
      </w:r>
      <w:r w:rsidRPr="00B27FE9">
        <w:t xml:space="preserve">).  Furthermore, the activity </w:t>
      </w:r>
      <w:r w:rsidR="00AF2221" w:rsidRPr="00AF2221">
        <w:rPr>
          <w:position w:val="-10"/>
        </w:rPr>
        <w:object w:dxaOrig="300" w:dyaOrig="360" w14:anchorId="66124B6D">
          <v:shape id="_x0000_i1723" type="#_x0000_t75" style="width:14pt;height:18pt" o:ole="">
            <v:imagedata r:id="rId1428" o:title=""/>
          </v:shape>
          <o:OLEObject Type="Embed" ProgID="Equation.DSMT4" ShapeID="_x0000_i1723" DrawAspect="Content" ObjectID="_1459242806" r:id="rId1429"/>
        </w:object>
      </w:r>
      <w:r w:rsidRPr="00B27FE9">
        <w:t xml:space="preserve"> of solute </w:t>
      </w:r>
      <w:r w:rsidR="00AF2221" w:rsidRPr="00AF2221">
        <w:rPr>
          <w:position w:val="-4"/>
        </w:rPr>
        <w:object w:dxaOrig="220" w:dyaOrig="200" w14:anchorId="0B574E65">
          <v:shape id="_x0000_i1724" type="#_x0000_t75" style="width:10.5pt;height:10pt" o:ole="">
            <v:imagedata r:id="rId1430" o:title=""/>
          </v:shape>
          <o:OLEObject Type="Embed" ProgID="Equation.DSMT4" ShapeID="_x0000_i1724" DrawAspect="Content" ObjectID="_1459242807" r:id="rId1431"/>
        </w:object>
      </w:r>
      <w:r w:rsidR="00AF653F">
        <w:t xml:space="preserve"> </w:t>
      </w:r>
      <w:r w:rsidRPr="00B27FE9">
        <w:t xml:space="preserve">(the extent by which the solute concentration influences its chemical potential) may be similarly altered by the surrounding porous solid matrix. Therefore, the combined effects of volume exclusion and attenuation of activity may be represented by the effective solubility </w:t>
      </w:r>
      <w:r w:rsidR="00AF2221" w:rsidRPr="00AF2221">
        <w:rPr>
          <w:position w:val="-10"/>
        </w:rPr>
        <w:object w:dxaOrig="1219" w:dyaOrig="360" w14:anchorId="5C235552">
          <v:shape id="_x0000_i1725" type="#_x0000_t75" style="width:61.5pt;height:18pt" o:ole="">
            <v:imagedata r:id="rId1432" o:title=""/>
          </v:shape>
          <o:OLEObject Type="Embed" ProgID="Equation.DSMT4" ShapeID="_x0000_i1725" DrawAspect="Content" ObjectID="_1459242808" r:id="rId1433"/>
        </w:object>
      </w:r>
      <w:r w:rsidRPr="00B27FE9">
        <w:t xml:space="preserve">, such that the chemical potential </w:t>
      </w:r>
      <w:r w:rsidR="00AF2221" w:rsidRPr="00AF2221">
        <w:rPr>
          <w:position w:val="-10"/>
        </w:rPr>
        <w:object w:dxaOrig="240" w:dyaOrig="260" w14:anchorId="448A7AA3">
          <v:shape id="_x0000_i1726" type="#_x0000_t75" style="width:12pt;height:13.5pt" o:ole="">
            <v:imagedata r:id="rId1434" o:title=""/>
          </v:shape>
          <o:OLEObject Type="Embed" ProgID="Equation.DSMT4" ShapeID="_x0000_i1726" DrawAspect="Content" ObjectID="_1459242809" r:id="rId1435"/>
        </w:object>
      </w:r>
      <w:r w:rsidRPr="00B27FE9">
        <w:t xml:space="preserve"> of the solute is given by</w:t>
      </w:r>
    </w:p>
    <w:p w14:paraId="572C768A" w14:textId="4AC264C2" w:rsidR="00D40C73" w:rsidRPr="00B27FE9" w:rsidRDefault="00D40C73" w:rsidP="00D40C73">
      <w:pPr>
        <w:pStyle w:val="MTDisplayEquation"/>
      </w:pPr>
      <w:r w:rsidRPr="00B27FE9">
        <w:tab/>
      </w:r>
      <w:r w:rsidR="00AF2221" w:rsidRPr="00AF2221">
        <w:rPr>
          <w:position w:val="-24"/>
        </w:rPr>
        <w:object w:dxaOrig="2420" w:dyaOrig="660" w14:anchorId="6245D6B5">
          <v:shape id="_x0000_i1727" type="#_x0000_t75" style="width:121.5pt;height:32.5pt" o:ole="">
            <v:imagedata r:id="rId1436" o:title=""/>
          </v:shape>
          <o:OLEObject Type="Embed" ProgID="Equation.DSMT4" ShapeID="_x0000_i1727" DrawAspect="Content" ObjectID="_1459242810" r:id="rId1437"/>
        </w:object>
      </w:r>
      <w:r w:rsidRPr="00B27FE9">
        <w:t>.</w:t>
      </w:r>
    </w:p>
    <w:p w14:paraId="5FCC6658" w14:textId="02A8E800" w:rsidR="00D40C73" w:rsidRDefault="00D40C73" w:rsidP="00D40C73">
      <w:r w:rsidRPr="00B27FE9">
        <w:t xml:space="preserve">In this expression, </w:t>
      </w:r>
      <w:r w:rsidR="00AF2221" w:rsidRPr="00AF2221">
        <w:rPr>
          <w:position w:val="-12"/>
        </w:rPr>
        <w:object w:dxaOrig="340" w:dyaOrig="380" w14:anchorId="0190C78D">
          <v:shape id="_x0000_i1728" type="#_x0000_t75" style="width:16.5pt;height:19.5pt" o:ole="">
            <v:imagedata r:id="rId1438" o:title=""/>
          </v:shape>
          <o:OLEObject Type="Embed" ProgID="Equation.DSMT4" ShapeID="_x0000_i1728" DrawAspect="Content" ObjectID="_1459242811" r:id="rId1439"/>
        </w:object>
      </w:r>
      <w:r w:rsidRPr="00B27FE9">
        <w:t xml:space="preserve"> is the solute chemical potential at some reference temperature </w:t>
      </w:r>
      <w:r w:rsidR="00AF2221" w:rsidRPr="00AF2221">
        <w:rPr>
          <w:position w:val="-6"/>
        </w:rPr>
        <w:object w:dxaOrig="200" w:dyaOrig="279" w14:anchorId="0CD05982">
          <v:shape id="_x0000_i1729" type="#_x0000_t75" style="width:10pt;height:14pt" o:ole="">
            <v:imagedata r:id="rId1440" o:title=""/>
          </v:shape>
          <o:OLEObject Type="Embed" ProgID="Equation.DSMT4" ShapeID="_x0000_i1729" DrawAspect="Content" ObjectID="_1459242812" r:id="rId1441"/>
        </w:object>
      </w:r>
      <w:r w:rsidRPr="00B27FE9">
        <w:t xml:space="preserve">; </w:t>
      </w:r>
      <w:r w:rsidR="00AF2221" w:rsidRPr="00AF2221">
        <w:rPr>
          <w:position w:val="-6"/>
        </w:rPr>
        <w:object w:dxaOrig="279" w:dyaOrig="320" w14:anchorId="3C29343B">
          <v:shape id="_x0000_i1730" type="#_x0000_t75" style="width:14pt;height:16.5pt" o:ole="">
            <v:imagedata r:id="rId1442" o:title=""/>
          </v:shape>
          <o:OLEObject Type="Embed" ProgID="Equation.DSMT4" ShapeID="_x0000_i1730" DrawAspect="Content" ObjectID="_1459242813" r:id="rId1443"/>
        </w:object>
      </w:r>
      <w:r w:rsidRPr="00B27FE9">
        <w:t xml:space="preserve"> is the solute concentration on a solution-volume basis (number of moles of solute per volume of interstitial fluid in the mixture); </w:t>
      </w:r>
      <w:r w:rsidR="00AF2221" w:rsidRPr="00AF2221">
        <w:rPr>
          <w:position w:val="-4"/>
        </w:rPr>
        <w:object w:dxaOrig="420" w:dyaOrig="300" w14:anchorId="474B6C27">
          <v:shape id="_x0000_i1731" type="#_x0000_t75" style="width:21.5pt;height:14pt" o:ole="">
            <v:imagedata r:id="rId1444" o:title=""/>
          </v:shape>
          <o:OLEObject Type="Embed" ProgID="Equation.DSMT4" ShapeID="_x0000_i1731" DrawAspect="Content" ObjectID="_1459242814" r:id="rId1445"/>
        </w:object>
      </w:r>
      <w:r w:rsidRPr="00B27FE9">
        <w:t xml:space="preserve"> is the solute molecular weight (an invariant quantity); and </w:t>
      </w:r>
      <w:r w:rsidR="00AF2221" w:rsidRPr="00AF2221">
        <w:rPr>
          <w:position w:val="-4"/>
        </w:rPr>
        <w:object w:dxaOrig="240" w:dyaOrig="260" w14:anchorId="2556AF65">
          <v:shape id="_x0000_i1732" type="#_x0000_t75" style="width:12pt;height:13.5pt" o:ole="">
            <v:imagedata r:id="rId1446" o:title=""/>
          </v:shape>
          <o:OLEObject Type="Embed" ProgID="Equation.DSMT4" ShapeID="_x0000_i1732" DrawAspect="Content" ObjectID="_1459242815" r:id="rId1447"/>
        </w:object>
      </w:r>
      <w:r w:rsidRPr="00B27FE9">
        <w:t xml:space="preserve"> is the universal gas constant.  In a </w:t>
      </w:r>
      <w:r w:rsidR="00C43F5A">
        <w:t xml:space="preserve">triphasic </w:t>
      </w:r>
      <w:r w:rsidRPr="00B27FE9">
        <w:t xml:space="preserve">material, a constitutive relation is needed for </w:t>
      </w:r>
      <w:r w:rsidR="00AF2221" w:rsidRPr="00AF2221">
        <w:rPr>
          <w:position w:val="-4"/>
        </w:rPr>
        <w:object w:dxaOrig="320" w:dyaOrig="300" w14:anchorId="0D78303D">
          <v:shape id="_x0000_i1733" type="#_x0000_t75" style="width:16.5pt;height:14pt" o:ole="">
            <v:imagedata r:id="rId1448" o:title=""/>
          </v:shape>
          <o:OLEObject Type="Embed" ProgID="Equation.DSMT4" ShapeID="_x0000_i1733" DrawAspect="Content" ObjectID="_1459242816" r:id="rId1449"/>
        </w:object>
      </w:r>
      <w:r w:rsidRPr="00B27FE9">
        <w:t xml:space="preserve">; in general, </w:t>
      </w:r>
      <w:r w:rsidR="00AF2221" w:rsidRPr="00AF2221">
        <w:rPr>
          <w:position w:val="-4"/>
        </w:rPr>
        <w:object w:dxaOrig="320" w:dyaOrig="300" w14:anchorId="67B8CDAB">
          <v:shape id="_x0000_i1734" type="#_x0000_t75" style="width:16.5pt;height:14pt" o:ole="">
            <v:imagedata r:id="rId1450" o:title=""/>
          </v:shape>
          <o:OLEObject Type="Embed" ProgID="Equation.DSMT4" ShapeID="_x0000_i1734" DrawAspect="Content" ObjectID="_1459242817" r:id="rId1451"/>
        </w:object>
      </w:r>
      <w:r w:rsidRPr="00B27FE9">
        <w:t xml:space="preserve"> may be a function of the solid matrix strain and the solute concentration.  In FEBio, the dependence of the effective solubility on the solid matrix strain is currently constrained to a dependence on </w:t>
      </w:r>
      <w:r w:rsidR="00AF2221" w:rsidRPr="00AF2221">
        <w:rPr>
          <w:position w:val="-6"/>
        </w:rPr>
        <w:object w:dxaOrig="940" w:dyaOrig="279" w14:anchorId="117776A7">
          <v:shape id="_x0000_i1735" type="#_x0000_t75" style="width:48pt;height:14pt" o:ole="">
            <v:imagedata r:id="rId1452" o:title=""/>
          </v:shape>
          <o:OLEObject Type="Embed" ProgID="Equation.DSMT4" ShapeID="_x0000_i1735" DrawAspect="Content" ObjectID="_1459242818" r:id="rId1453"/>
        </w:object>
      </w:r>
      <w:r w:rsidRPr="00B27FE9">
        <w:t>.</w:t>
      </w:r>
    </w:p>
    <w:p w14:paraId="3F7F327C" w14:textId="77777777" w:rsidR="00C43F5A" w:rsidRDefault="00C43F5A" w:rsidP="00D40C73"/>
    <w:p w14:paraId="0DC083D6" w14:textId="4B1FF682" w:rsidR="00B4198C" w:rsidRDefault="0038493E" w:rsidP="00D40C73">
      <w:r>
        <w:t>T</w:t>
      </w:r>
      <w:r w:rsidR="00C43F5A">
        <w:t>he solid matrix of a</w:t>
      </w:r>
      <w:r>
        <w:t xml:space="preserve"> </w:t>
      </w:r>
      <w:r w:rsidR="006F7C2B">
        <w:t xml:space="preserve">multiphasic </w:t>
      </w:r>
      <w:r>
        <w:t xml:space="preserve">material </w:t>
      </w:r>
      <w:r w:rsidR="006F7C2B">
        <w:t xml:space="preserve">may be </w:t>
      </w:r>
      <w:r>
        <w:t>charged and its charge density is</w:t>
      </w:r>
      <w:r w:rsidR="006F7C2B">
        <w:t xml:space="preserve"> given by</w:t>
      </w:r>
      <w:r>
        <w:t xml:space="preserve"> </w:t>
      </w:r>
      <w:r w:rsidR="00AF2221" w:rsidRPr="00AF2221">
        <w:rPr>
          <w:position w:val="-4"/>
        </w:rPr>
        <w:object w:dxaOrig="279" w:dyaOrig="320" w14:anchorId="1896A395">
          <v:shape id="_x0000_i1736" type="#_x0000_t75" style="width:14pt;height:16.5pt" o:ole="">
            <v:imagedata r:id="rId1454" o:title=""/>
          </v:shape>
          <o:OLEObject Type="Embed" ProgID="Equation.DSMT4" ShapeID="_x0000_i1736" DrawAspect="Content" ObjectID="_1459242819" r:id="rId1455"/>
        </w:object>
      </w:r>
      <w:r>
        <w:t xml:space="preserve">.  This charge density may be either negative or positive.  </w:t>
      </w:r>
      <w:r w:rsidR="001F1A55">
        <w:t>The charge density varies with the deformation, increasing when the pore volume decreases</w:t>
      </w:r>
      <w:r w:rsidR="00B4198C">
        <w:t>.  Based on the balance of mass for the solid,</w:t>
      </w:r>
    </w:p>
    <w:p w14:paraId="2D8E527B" w14:textId="198AE917" w:rsidR="005E4883" w:rsidRDefault="005E4883" w:rsidP="005E4883">
      <w:pPr>
        <w:pStyle w:val="MTDisplayEquation"/>
      </w:pPr>
      <w:r>
        <w:lastRenderedPageBreak/>
        <w:tab/>
      </w:r>
      <w:r w:rsidR="00AF2221" w:rsidRPr="00AF2221">
        <w:rPr>
          <w:position w:val="-34"/>
        </w:rPr>
        <w:object w:dxaOrig="1579" w:dyaOrig="800" w14:anchorId="54D8A20F">
          <v:shape id="_x0000_i1737" type="#_x0000_t75" style="width:79.5pt;height:40pt" o:ole="">
            <v:imagedata r:id="rId1456" o:title=""/>
          </v:shape>
          <o:OLEObject Type="Embed" ProgID="Equation.DSMT4" ShapeID="_x0000_i1737" DrawAspect="Content" ObjectID="_1459242820" r:id="rId1457"/>
        </w:object>
      </w:r>
      <w:r>
        <w:t>,</w:t>
      </w:r>
    </w:p>
    <w:p w14:paraId="47FEF2D4" w14:textId="76EF1DC9" w:rsidR="00B4198C" w:rsidRDefault="005E4883" w:rsidP="00D40C73">
      <w:r>
        <w:t xml:space="preserve">where </w:t>
      </w:r>
      <w:r w:rsidR="00AF2221" w:rsidRPr="00AF2221">
        <w:rPr>
          <w:position w:val="-14"/>
        </w:rPr>
        <w:object w:dxaOrig="300" w:dyaOrig="420" w14:anchorId="12598F51">
          <v:shape id="_x0000_i1738" type="#_x0000_t75" style="width:14pt;height:21.5pt" o:ole="">
            <v:imagedata r:id="rId1458" o:title=""/>
          </v:shape>
          <o:OLEObject Type="Embed" ProgID="Equation.DSMT4" ShapeID="_x0000_i1738" DrawAspect="Content" ObjectID="_1459242821" r:id="rId1459"/>
        </w:object>
      </w:r>
      <w:r>
        <w:t xml:space="preserve"> is the solid volume fraction and </w:t>
      </w:r>
      <w:r w:rsidR="00AF2221" w:rsidRPr="00AF2221">
        <w:rPr>
          <w:position w:val="-14"/>
        </w:rPr>
        <w:object w:dxaOrig="279" w:dyaOrig="420" w14:anchorId="5EDC30A8">
          <v:shape id="_x0000_i1739" type="#_x0000_t75" style="width:14pt;height:21.5pt" o:ole="">
            <v:imagedata r:id="rId1460" o:title=""/>
          </v:shape>
          <o:OLEObject Type="Embed" ProgID="Equation.DSMT4" ShapeID="_x0000_i1739" DrawAspect="Content" ObjectID="_1459242822" r:id="rId1461"/>
        </w:object>
      </w:r>
      <w:r>
        <w:t xml:space="preserve"> is the fixed charge density in the reference configuration.</w:t>
      </w:r>
    </w:p>
    <w:p w14:paraId="1AB6870F" w14:textId="77777777" w:rsidR="005E4883" w:rsidRDefault="005E4883" w:rsidP="00D40C73"/>
    <w:p w14:paraId="67680E55" w14:textId="1A39F574" w:rsidR="00C43F5A" w:rsidRDefault="0038493E" w:rsidP="00D40C73">
      <w:r>
        <w:t xml:space="preserve">In the </w:t>
      </w:r>
      <w:r w:rsidR="006F7C2B">
        <w:t xml:space="preserve">multiphasic </w:t>
      </w:r>
      <w:r>
        <w:t>theory it is assumed that electroneutrality is satisfied at all times.  In other words, the net charge of the mixture is always zero (neutral).  This electroneutrality condition is represented by a constraint equation on the ion concentrations,</w:t>
      </w:r>
    </w:p>
    <w:p w14:paraId="1DFAC273" w14:textId="676DE83B" w:rsidR="0038493E" w:rsidRPr="00B27FE9" w:rsidRDefault="0038493E" w:rsidP="0038493E">
      <w:pPr>
        <w:pStyle w:val="MTDisplayEquation"/>
      </w:pPr>
      <w:r>
        <w:tab/>
      </w:r>
      <w:r w:rsidR="00AF2221" w:rsidRPr="00AF2221">
        <w:rPr>
          <w:position w:val="-28"/>
        </w:rPr>
        <w:object w:dxaOrig="1820" w:dyaOrig="560" w14:anchorId="2CFF13EA">
          <v:shape id="_x0000_i1740" type="#_x0000_t75" style="width:91.5pt;height:28pt" o:ole="">
            <v:imagedata r:id="rId1462" o:title=""/>
          </v:shape>
          <o:OLEObject Type="Embed" ProgID="Equation.DSMT4" ShapeID="_x0000_i1740" DrawAspect="Content" ObjectID="_1459242823" r:id="rId1463"/>
        </w:object>
      </w:r>
      <w:r>
        <w:t>,</w:t>
      </w:r>
    </w:p>
    <w:p w14:paraId="38027B03" w14:textId="14C14C9D" w:rsidR="00D40C73" w:rsidRDefault="0038493E" w:rsidP="00D40C73">
      <w:r>
        <w:t xml:space="preserve">where </w:t>
      </w:r>
      <w:r w:rsidR="00AF2221" w:rsidRPr="00AF2221">
        <w:rPr>
          <w:position w:val="-4"/>
        </w:rPr>
        <w:object w:dxaOrig="279" w:dyaOrig="320" w14:anchorId="2DD2D63B">
          <v:shape id="_x0000_i1741" type="#_x0000_t75" style="width:14pt;height:16.5pt" o:ole="">
            <v:imagedata r:id="rId1464" o:title=""/>
          </v:shape>
          <o:OLEObject Type="Embed" ProgID="Equation.DSMT4" ShapeID="_x0000_i1741" DrawAspect="Content" ObjectID="_1459242824" r:id="rId1465"/>
        </w:object>
      </w:r>
      <w:r w:rsidR="00AC56AD">
        <w:t xml:space="preserve"> is the charge number of </w:t>
      </w:r>
      <w:r w:rsidR="006F7C2B">
        <w:t xml:space="preserve">solute </w:t>
      </w:r>
      <w:r w:rsidR="00AF2221" w:rsidRPr="00AF2221">
        <w:rPr>
          <w:position w:val="-6"/>
        </w:rPr>
        <w:object w:dxaOrig="240" w:dyaOrig="220" w14:anchorId="61920937">
          <v:shape id="_x0000_i1742" type="#_x0000_t75" style="width:12pt;height:10.5pt" o:ole="">
            <v:imagedata r:id="rId1466" o:title=""/>
          </v:shape>
          <o:OLEObject Type="Embed" ProgID="Equation.DSMT4" ShapeID="_x0000_i1742" DrawAspect="Content" ObjectID="_1459242825" r:id="rId1467"/>
        </w:object>
      </w:r>
      <w:r w:rsidR="00AF2221" w:rsidRPr="00AF2221">
        <w:rPr>
          <w:position w:val="-4"/>
        </w:rPr>
        <w:object w:dxaOrig="920" w:dyaOrig="320" w14:anchorId="65A00249">
          <v:shape id="_x0000_i1743" type="#_x0000_t75" style="width:45.5pt;height:16.5pt" o:ole="">
            <v:imagedata r:id="rId1468" o:title=""/>
          </v:shape>
          <o:OLEObject Type="Embed" ProgID="Equation.DSMT4" ShapeID="_x0000_i1743" DrawAspect="Content" ObjectID="_1459242826" r:id="rId1469"/>
        </w:object>
      </w:r>
      <w:r w:rsidR="00AC56AD">
        <w:t xml:space="preserve">.  </w:t>
      </w:r>
      <w:r w:rsidR="00701F72">
        <w:t xml:space="preserve">Since the concentrations of the cation and anion inside the triphasic material are not the same, an electrical potential difference is produced between the interstitial and external environments.  The electric potential in the triphasic mixture is denoted by </w:t>
      </w:r>
      <w:r w:rsidR="00AF2221" w:rsidRPr="00AF2221">
        <w:rPr>
          <w:position w:val="-10"/>
        </w:rPr>
        <w:object w:dxaOrig="240" w:dyaOrig="320" w14:anchorId="362E2F1E">
          <v:shape id="_x0000_i1744" type="#_x0000_t75" style="width:12pt;height:16.5pt" o:ole="">
            <v:imagedata r:id="rId1470" o:title=""/>
          </v:shape>
          <o:OLEObject Type="Embed" ProgID="Equation.DSMT4" ShapeID="_x0000_i1744" DrawAspect="Content" ObjectID="_1459242827" r:id="rId1471"/>
        </w:object>
      </w:r>
      <w:r w:rsidR="00701F72">
        <w:t xml:space="preserve"> and its effect combines with the chemical potential of each solute to produce the electrochemical potential </w:t>
      </w:r>
      <w:r w:rsidR="00AF2221" w:rsidRPr="00AF2221">
        <w:rPr>
          <w:position w:val="-10"/>
        </w:rPr>
        <w:object w:dxaOrig="320" w:dyaOrig="380" w14:anchorId="79EAD484">
          <v:shape id="_x0000_i1745" type="#_x0000_t75" style="width:16.5pt;height:19.5pt" o:ole="">
            <v:imagedata r:id="rId1472" o:title=""/>
          </v:shape>
          <o:OLEObject Type="Embed" ProgID="Equation.DSMT4" ShapeID="_x0000_i1745" DrawAspect="Content" ObjectID="_1459242828" r:id="rId1473"/>
        </w:object>
      </w:r>
      <w:r w:rsidR="00701F72">
        <w:t>, where</w:t>
      </w:r>
    </w:p>
    <w:p w14:paraId="5235F5A2" w14:textId="0FDC16FC" w:rsidR="00701F72" w:rsidRPr="00B27FE9" w:rsidRDefault="00701F72" w:rsidP="00701F72">
      <w:pPr>
        <w:pStyle w:val="MTDisplayEquation"/>
      </w:pPr>
      <w:r>
        <w:tab/>
      </w:r>
      <w:r w:rsidR="00AF2221" w:rsidRPr="00AF2221">
        <w:rPr>
          <w:position w:val="-26"/>
        </w:rPr>
        <w:object w:dxaOrig="3600" w:dyaOrig="700" w14:anchorId="73E65FBD">
          <v:shape id="_x0000_i1746" type="#_x0000_t75" style="width:180.5pt;height:34.5pt" o:ole="">
            <v:imagedata r:id="rId1474" o:title=""/>
          </v:shape>
          <o:OLEObject Type="Embed" ProgID="Equation.DSMT4" ShapeID="_x0000_i1746" DrawAspect="Content" ObjectID="_1459242829" r:id="rId1475"/>
        </w:object>
      </w:r>
      <w:r>
        <w:t>.</w:t>
      </w:r>
    </w:p>
    <w:p w14:paraId="7B1D35FE" w14:textId="18A8BF86" w:rsidR="00701F72" w:rsidRDefault="00701F72" w:rsidP="00D40C73">
      <w:r>
        <w:t xml:space="preserve">In this expression, </w:t>
      </w:r>
      <w:r w:rsidR="00AF2221" w:rsidRPr="00AF2221">
        <w:rPr>
          <w:position w:val="-14"/>
        </w:rPr>
        <w:object w:dxaOrig="260" w:dyaOrig="400" w14:anchorId="76AF59A5">
          <v:shape id="_x0000_i1747" type="#_x0000_t75" style="width:13.5pt;height:19.5pt" o:ole="">
            <v:imagedata r:id="rId1476" o:title=""/>
          </v:shape>
          <o:OLEObject Type="Embed" ProgID="Equation.DSMT4" ShapeID="_x0000_i1747" DrawAspect="Content" ObjectID="_1459242830" r:id="rId1477"/>
        </w:object>
      </w:r>
      <w:r>
        <w:t xml:space="preserve"> represents Faraday’s constant.  It is also possible to rearrange this expression as</w:t>
      </w:r>
    </w:p>
    <w:p w14:paraId="2AAD51ED" w14:textId="0CA17641" w:rsidR="00701F72" w:rsidRDefault="00701F72" w:rsidP="00701F72">
      <w:pPr>
        <w:pStyle w:val="MTDisplayEquation"/>
      </w:pPr>
      <w:r>
        <w:tab/>
      </w:r>
      <w:r w:rsidR="00AF2221" w:rsidRPr="00AF2221">
        <w:rPr>
          <w:position w:val="-36"/>
        </w:rPr>
        <w:object w:dxaOrig="3900" w:dyaOrig="840" w14:anchorId="6FE8D80C">
          <v:shape id="_x0000_i1748" type="#_x0000_t75" style="width:195.5pt;height:42pt" o:ole="">
            <v:imagedata r:id="rId1478" o:title=""/>
          </v:shape>
          <o:OLEObject Type="Embed" ProgID="Equation.DSMT4" ShapeID="_x0000_i1748" DrawAspect="Content" ObjectID="_1459242831" r:id="rId1479"/>
        </w:object>
      </w:r>
      <w:r>
        <w:t>.</w:t>
      </w:r>
    </w:p>
    <w:p w14:paraId="562CC64A" w14:textId="77777777" w:rsidR="00331E2F" w:rsidRDefault="00331E2F" w:rsidP="00D40C73"/>
    <w:p w14:paraId="0EBFF2E2" w14:textId="720F9491" w:rsidR="00D40C73" w:rsidRPr="00B27FE9" w:rsidRDefault="00D40C73" w:rsidP="00D40C73">
      <w:r w:rsidRPr="00B27FE9">
        <w:t xml:space="preserve">In a </w:t>
      </w:r>
      <w:r w:rsidR="00885FB0">
        <w:t xml:space="preserve">multiphasic </w:t>
      </w:r>
      <w:r w:rsidRPr="00B27FE9">
        <w:t xml:space="preserve">material, the interstitial fluid pressure </w:t>
      </w:r>
      <w:r w:rsidR="00AF2221" w:rsidRPr="00AF2221">
        <w:rPr>
          <w:position w:val="-10"/>
        </w:rPr>
        <w:object w:dxaOrig="240" w:dyaOrig="260" w14:anchorId="43451010">
          <v:shape id="_x0000_i1749" type="#_x0000_t75" style="width:12pt;height:13.5pt" o:ole="">
            <v:imagedata r:id="rId1480" o:title=""/>
          </v:shape>
          <o:OLEObject Type="Embed" ProgID="Equation.DSMT4" ShapeID="_x0000_i1749" DrawAspect="Content" ObjectID="_1459242832" r:id="rId1481"/>
        </w:object>
      </w:r>
      <w:r w:rsidRPr="00B27FE9">
        <w:t xml:space="preserve"> is influenced by both mechanical and chemical environments.  In other words, this pressure includes both mechanical and osmotic contributions, the latter arising from the presence of the solute</w:t>
      </w:r>
      <w:r w:rsidR="00331E2F">
        <w:t>s</w:t>
      </w:r>
      <w:r w:rsidRPr="00B27FE9">
        <w:t xml:space="preserve">.  The solvent mechano-chemical potential </w:t>
      </w:r>
      <w:r w:rsidR="00AF2221" w:rsidRPr="00AF2221">
        <w:rPr>
          <w:position w:val="-10"/>
        </w:rPr>
        <w:object w:dxaOrig="340" w:dyaOrig="360" w14:anchorId="7D1216E4">
          <v:shape id="_x0000_i1750" type="#_x0000_t75" style="width:16.5pt;height:18pt" o:ole="">
            <v:imagedata r:id="rId1482" o:title=""/>
          </v:shape>
          <o:OLEObject Type="Embed" ProgID="Equation.DSMT4" ShapeID="_x0000_i1750" DrawAspect="Content" ObjectID="_1459242833" r:id="rId1483"/>
        </w:object>
      </w:r>
      <w:r w:rsidRPr="00B27FE9">
        <w:t xml:space="preserve"> is given by</w:t>
      </w:r>
    </w:p>
    <w:p w14:paraId="74D56E16" w14:textId="2BE1005E" w:rsidR="00D40C73" w:rsidRPr="00B27FE9" w:rsidRDefault="00D40C73" w:rsidP="00D40C73">
      <w:pPr>
        <w:pStyle w:val="MTDisplayEquation"/>
      </w:pPr>
      <w:r w:rsidRPr="00B27FE9">
        <w:tab/>
      </w:r>
      <w:r w:rsidR="00AF2221" w:rsidRPr="00AF2221">
        <w:rPr>
          <w:position w:val="-30"/>
        </w:rPr>
        <w:object w:dxaOrig="3420" w:dyaOrig="720" w14:anchorId="698B0BA0">
          <v:shape id="_x0000_i1751" type="#_x0000_t75" style="width:171.5pt;height:36.5pt" o:ole="">
            <v:imagedata r:id="rId1484" o:title=""/>
          </v:shape>
          <o:OLEObject Type="Embed" ProgID="Equation.DSMT4" ShapeID="_x0000_i1751" DrawAspect="Content" ObjectID="_1459242834" r:id="rId1485"/>
        </w:object>
      </w:r>
      <w:r w:rsidRPr="00B27FE9">
        <w:t>,</w:t>
      </w:r>
    </w:p>
    <w:p w14:paraId="3AED45B7" w14:textId="7D72283F" w:rsidR="00D40C73" w:rsidRPr="00B27FE9" w:rsidRDefault="00D40C73" w:rsidP="00D40C73">
      <w:r w:rsidRPr="00B27FE9">
        <w:t xml:space="preserve">where </w:t>
      </w:r>
      <w:r w:rsidR="00AF2221" w:rsidRPr="00AF2221">
        <w:rPr>
          <w:position w:val="-12"/>
        </w:rPr>
        <w:object w:dxaOrig="340" w:dyaOrig="380" w14:anchorId="1F1D5471">
          <v:shape id="_x0000_i1752" type="#_x0000_t75" style="width:16.5pt;height:19.5pt" o:ole="">
            <v:imagedata r:id="rId1486" o:title=""/>
          </v:shape>
          <o:OLEObject Type="Embed" ProgID="Equation.DSMT4" ShapeID="_x0000_i1752" DrawAspect="Content" ObjectID="_1459242835" r:id="rId1487"/>
        </w:object>
      </w:r>
      <w:r w:rsidRPr="00B27FE9">
        <w:t xml:space="preserve"> is the solvent chemical potential at some reference temperature </w:t>
      </w:r>
      <w:r w:rsidR="00AF2221" w:rsidRPr="00AF2221">
        <w:rPr>
          <w:position w:val="-6"/>
        </w:rPr>
        <w:object w:dxaOrig="200" w:dyaOrig="279" w14:anchorId="002B8274">
          <v:shape id="_x0000_i1753" type="#_x0000_t75" style="width:10pt;height:14pt" o:ole="">
            <v:imagedata r:id="rId1488" o:title=""/>
          </v:shape>
          <o:OLEObject Type="Embed" ProgID="Equation.DSMT4" ShapeID="_x0000_i1753" DrawAspect="Content" ObjectID="_1459242836" r:id="rId1489"/>
        </w:object>
      </w:r>
      <w:r w:rsidRPr="00B27FE9">
        <w:t xml:space="preserve">; </w:t>
      </w:r>
      <w:r w:rsidR="00AF2221" w:rsidRPr="00AF2221">
        <w:rPr>
          <w:position w:val="-12"/>
        </w:rPr>
        <w:object w:dxaOrig="340" w:dyaOrig="380" w14:anchorId="660C2F09">
          <v:shape id="_x0000_i1754" type="#_x0000_t75" style="width:16.5pt;height:19.5pt" o:ole="">
            <v:imagedata r:id="rId1490" o:title=""/>
          </v:shape>
          <o:OLEObject Type="Embed" ProgID="Equation.DSMT4" ShapeID="_x0000_i1754" DrawAspect="Content" ObjectID="_1459242837" r:id="rId1491"/>
        </w:object>
      </w:r>
      <w:r w:rsidRPr="00B27FE9">
        <w:t xml:space="preserve"> is the true density of the solvent (an invariant property for an intrinsically incompressible fluid); and </w:t>
      </w:r>
      <w:r w:rsidR="00AF2221" w:rsidRPr="00AF2221">
        <w:rPr>
          <w:position w:val="-4"/>
        </w:rPr>
        <w:object w:dxaOrig="260" w:dyaOrig="240" w14:anchorId="5784D78C">
          <v:shape id="_x0000_i1755" type="#_x0000_t75" style="width:13.5pt;height:12pt" o:ole="">
            <v:imagedata r:id="rId1492" o:title=""/>
          </v:shape>
          <o:OLEObject Type="Embed" ProgID="Equation.DSMT4" ShapeID="_x0000_i1755" DrawAspect="Content" ObjectID="_1459242838" r:id="rId1493"/>
        </w:object>
      </w:r>
      <w:r w:rsidRPr="00B27FE9">
        <w:t xml:space="preserve"> is the osmotic coefficient which represents the extent by which the solute concentration</w:t>
      </w:r>
      <w:r w:rsidR="00331E2F">
        <w:t>s influence</w:t>
      </w:r>
      <w:r w:rsidRPr="00B27FE9">
        <w:t xml:space="preserve"> the solvent chemical potential.  In a </w:t>
      </w:r>
      <w:r w:rsidR="00885FB0">
        <w:t xml:space="preserve">multiphasic </w:t>
      </w:r>
      <w:r w:rsidRPr="00B27FE9">
        <w:t xml:space="preserve">material, a constitutive relation is needed for </w:t>
      </w:r>
      <w:r w:rsidR="00AF2221" w:rsidRPr="00AF2221">
        <w:rPr>
          <w:position w:val="-4"/>
        </w:rPr>
        <w:object w:dxaOrig="260" w:dyaOrig="240" w14:anchorId="72D259C5">
          <v:shape id="_x0000_i1756" type="#_x0000_t75" style="width:13.5pt;height:12pt" o:ole="">
            <v:imagedata r:id="rId1494" o:title=""/>
          </v:shape>
          <o:OLEObject Type="Embed" ProgID="Equation.DSMT4" ShapeID="_x0000_i1756" DrawAspect="Content" ObjectID="_1459242839" r:id="rId1495"/>
        </w:object>
      </w:r>
      <w:r w:rsidRPr="00B27FE9">
        <w:t xml:space="preserve">; in general, </w:t>
      </w:r>
      <w:r w:rsidR="00AF2221" w:rsidRPr="00AF2221">
        <w:rPr>
          <w:position w:val="-4"/>
        </w:rPr>
        <w:object w:dxaOrig="260" w:dyaOrig="240" w14:anchorId="27FB1973">
          <v:shape id="_x0000_i1757" type="#_x0000_t75" style="width:13.5pt;height:12pt" o:ole="">
            <v:imagedata r:id="rId1496" o:title=""/>
          </v:shape>
          <o:OLEObject Type="Embed" ProgID="Equation.DSMT4" ShapeID="_x0000_i1757" DrawAspect="Content" ObjectID="_1459242840" r:id="rId1497"/>
        </w:object>
      </w:r>
      <w:r w:rsidRPr="00B27FE9">
        <w:t xml:space="preserve"> may be a function of the solid matrix strain and the solute concentration</w:t>
      </w:r>
      <w:r w:rsidR="00331E2F">
        <w:t>s</w:t>
      </w:r>
      <w:r w:rsidRPr="00B27FE9">
        <w:t xml:space="preserve">.  In FEBio, the dependence of the osmotic coefficient on the solid matrix strain is currently constrained to a dependence on </w:t>
      </w:r>
      <w:r w:rsidR="00AF2221" w:rsidRPr="00AF2221">
        <w:rPr>
          <w:position w:val="-6"/>
        </w:rPr>
        <w:object w:dxaOrig="940" w:dyaOrig="279" w14:anchorId="5925FF68">
          <v:shape id="_x0000_i1758" type="#_x0000_t75" style="width:48pt;height:14pt" o:ole="">
            <v:imagedata r:id="rId1498" o:title=""/>
          </v:shape>
          <o:OLEObject Type="Embed" ProgID="Equation.DSMT4" ShapeID="_x0000_i1758" DrawAspect="Content" ObjectID="_1459242841" r:id="rId1499"/>
        </w:object>
      </w:r>
      <w:r w:rsidRPr="00B27FE9">
        <w:t>.</w:t>
      </w:r>
    </w:p>
    <w:p w14:paraId="3B9863E8" w14:textId="77777777" w:rsidR="00D40C73" w:rsidRPr="00B27FE9" w:rsidRDefault="00D40C73" w:rsidP="00D40C73"/>
    <w:p w14:paraId="603DA0BC" w14:textId="74237306" w:rsidR="00D40C73" w:rsidRPr="00B27FE9" w:rsidRDefault="00D40C73" w:rsidP="00D40C73">
      <w:r w:rsidRPr="00B27FE9">
        <w:t>The solute mechano-</w:t>
      </w:r>
      <w:r w:rsidR="00331E2F">
        <w:t>electro</w:t>
      </w:r>
      <w:r w:rsidRPr="00B27FE9">
        <w:t xml:space="preserve">chemical potential is nearly equal to its </w:t>
      </w:r>
      <w:r w:rsidR="00331E2F">
        <w:t>electro</w:t>
      </w:r>
      <w:r w:rsidRPr="00B27FE9">
        <w:t xml:space="preserve">chemical potential because the solute volume fraction is assumed to be negligible.  </w:t>
      </w:r>
      <w:r w:rsidR="00331E2F">
        <w:t xml:space="preserve">The solvent mechano-electrochemical potential is the same as its mechano-chemical potential, since the solvent is neutral in a </w:t>
      </w:r>
      <w:r w:rsidR="00885FB0">
        <w:t xml:space="preserve">multiphasic </w:t>
      </w:r>
      <w:r w:rsidR="00331E2F">
        <w:t xml:space="preserve">mixture. </w:t>
      </w:r>
      <w:r w:rsidRPr="00B27FE9">
        <w:t xml:space="preserve">In general, momentum and energy balances evaluated across a boundary surface in a </w:t>
      </w:r>
      <w:r w:rsidR="00885FB0">
        <w:t>multiphasic</w:t>
      </w:r>
      <w:r w:rsidR="00885FB0" w:rsidRPr="00B27FE9">
        <w:t xml:space="preserve"> </w:t>
      </w:r>
      <w:r w:rsidRPr="00B27FE9">
        <w:t>mixture require that the mechano-</w:t>
      </w:r>
      <w:r w:rsidR="00331E2F">
        <w:t>electro</w:t>
      </w:r>
      <w:r w:rsidRPr="00B27FE9">
        <w:t xml:space="preserve">chemical potentials of </w:t>
      </w:r>
      <w:r w:rsidRPr="00B27FE9">
        <w:lastRenderedPageBreak/>
        <w:t>solvent and solute</w:t>
      </w:r>
      <w:r w:rsidR="00331E2F">
        <w:t>s</w:t>
      </w:r>
      <w:r w:rsidRPr="00B27FE9">
        <w:t xml:space="preserve"> be continuous across that surface.  These continuity requirements are enforced automatically in FEBio by defining the effective fluid pressure </w:t>
      </w:r>
      <w:r w:rsidR="00AF2221" w:rsidRPr="00AF2221">
        <w:rPr>
          <w:position w:val="-10"/>
        </w:rPr>
        <w:object w:dxaOrig="240" w:dyaOrig="320" w14:anchorId="4B836D9C">
          <v:shape id="_x0000_i1759" type="#_x0000_t75" style="width:12pt;height:16.5pt" o:ole="">
            <v:imagedata r:id="rId1500" o:title=""/>
          </v:shape>
          <o:OLEObject Type="Embed" ProgID="Equation.DSMT4" ShapeID="_x0000_i1759" DrawAspect="Content" ObjectID="_1459242842" r:id="rId1501"/>
        </w:object>
      </w:r>
      <w:r w:rsidRPr="00B27FE9">
        <w:t xml:space="preserve"> and solute concentration </w:t>
      </w:r>
      <w:r w:rsidR="00AF2221" w:rsidRPr="00AF2221">
        <w:rPr>
          <w:position w:val="-6"/>
        </w:rPr>
        <w:object w:dxaOrig="300" w:dyaOrig="320" w14:anchorId="6616FE2B">
          <v:shape id="_x0000_i1760" type="#_x0000_t75" style="width:14pt;height:16.5pt" o:ole="">
            <v:imagedata r:id="rId1502" o:title=""/>
          </v:shape>
          <o:OLEObject Type="Embed" ProgID="Equation.DSMT4" ShapeID="_x0000_i1760" DrawAspect="Content" ObjectID="_1459242843" r:id="rId1503"/>
        </w:object>
      </w:r>
      <w:r w:rsidRPr="00B27FE9">
        <w:t xml:space="preserve"> as</w:t>
      </w:r>
    </w:p>
    <w:p w14:paraId="374C23E4" w14:textId="5CA64423" w:rsidR="00D40C73" w:rsidRDefault="00D40C73" w:rsidP="00D40C73">
      <w:pPr>
        <w:pStyle w:val="MTDisplayEquation"/>
      </w:pPr>
      <w:r w:rsidRPr="00B27FE9">
        <w:tab/>
      </w:r>
      <w:r w:rsidR="00AF2221" w:rsidRPr="00AF2221">
        <w:rPr>
          <w:position w:val="-34"/>
        </w:rPr>
        <w:object w:dxaOrig="2020" w:dyaOrig="800" w14:anchorId="4233D874">
          <v:shape id="_x0000_i1761" type="#_x0000_t75" style="width:101.5pt;height:40pt" o:ole="">
            <v:imagedata r:id="rId1504" o:title=""/>
          </v:shape>
          <o:OLEObject Type="Embed" ProgID="Equation.DSMT4" ShapeID="_x0000_i1761" DrawAspect="Content" ObjectID="_1459242844" r:id="rId1505"/>
        </w:object>
      </w:r>
      <w:r w:rsidR="0051614E">
        <w:t>,</w:t>
      </w:r>
    </w:p>
    <w:p w14:paraId="7F09A243" w14:textId="77777777" w:rsidR="0051614E" w:rsidRDefault="0051614E" w:rsidP="0051614E">
      <w:r>
        <w:t>where</w:t>
      </w:r>
    </w:p>
    <w:p w14:paraId="2FA2ECA3" w14:textId="0F0BD16A" w:rsidR="0051614E" w:rsidRDefault="0051614E" w:rsidP="00B4198C">
      <w:pPr>
        <w:pStyle w:val="MTDisplayEquation"/>
      </w:pPr>
      <w:r>
        <w:tab/>
      </w:r>
      <w:r w:rsidR="00AF2221" w:rsidRPr="00AF2221">
        <w:rPr>
          <w:position w:val="-34"/>
        </w:rPr>
        <w:object w:dxaOrig="2340" w:dyaOrig="800" w14:anchorId="6A99E80D">
          <v:shape id="_x0000_i1762" type="#_x0000_t75" style="width:116.5pt;height:40pt" o:ole="">
            <v:imagedata r:id="rId1506" o:title=""/>
          </v:shape>
          <o:OLEObject Type="Embed" ProgID="Equation.DSMT4" ShapeID="_x0000_i1762" DrawAspect="Content" ObjectID="_1459242845" r:id="rId1507"/>
        </w:object>
      </w:r>
    </w:p>
    <w:p w14:paraId="185CEC47" w14:textId="5B4AAC6C" w:rsidR="00966EC0" w:rsidRDefault="0051614E" w:rsidP="00D40C73">
      <w:r>
        <w:t xml:space="preserve">is the partition coefficient for solute </w:t>
      </w:r>
      <w:r w:rsidR="00AF2221" w:rsidRPr="00AF2221">
        <w:rPr>
          <w:position w:val="-4"/>
        </w:rPr>
        <w:object w:dxaOrig="220" w:dyaOrig="200" w14:anchorId="5B92366A">
          <v:shape id="_x0000_i1763" type="#_x0000_t75" style="width:10.5pt;height:10pt" o:ole="">
            <v:imagedata r:id="rId1508" o:title=""/>
          </v:shape>
          <o:OLEObject Type="Embed" ProgID="Equation.DSMT4" ShapeID="_x0000_i1763" DrawAspect="Content" ObjectID="_1459242846" r:id="rId1509"/>
        </w:object>
      </w:r>
      <w:r>
        <w:t>.  The partition coefficient incorporates the combined effects of solubility and long-range electrostatic interactions to determine the ratio of interstitial to external concentration for that solute.</w:t>
      </w:r>
      <w:r w:rsidR="00A84000">
        <w:t xml:space="preserve">  </w:t>
      </w:r>
      <w:r w:rsidR="00966EC0">
        <w:t xml:space="preserve">Therefore, the effective concentration represents a measure of the </w:t>
      </w:r>
      <w:r w:rsidR="00966EC0" w:rsidRPr="00966EC0">
        <w:rPr>
          <w:i/>
        </w:rPr>
        <w:t>activity</w:t>
      </w:r>
      <w:r w:rsidR="00966EC0">
        <w:t xml:space="preserve"> of the solute, as understood in chemistry.  The effective fluid pressure represents that part of the pressure which is over and above osmotic effects.</w:t>
      </w:r>
    </w:p>
    <w:p w14:paraId="3FE12913" w14:textId="77777777" w:rsidR="00966EC0" w:rsidRDefault="00966EC0" w:rsidP="00D40C73"/>
    <w:p w14:paraId="3BF18A1B" w14:textId="0E407DAB" w:rsidR="00D40C73" w:rsidRPr="00B27FE9" w:rsidRDefault="00966EC0" w:rsidP="00D40C73">
      <w:r>
        <w:t>In FEBio, n</w:t>
      </w:r>
      <w:r w:rsidR="00D40C73" w:rsidRPr="00B27FE9">
        <w:t xml:space="preserve">odal variables consist of the solid matrix displacement </w:t>
      </w:r>
      <w:r w:rsidR="00AF2221" w:rsidRPr="00AF2221">
        <w:rPr>
          <w:position w:val="-6"/>
        </w:rPr>
        <w:object w:dxaOrig="200" w:dyaOrig="220" w14:anchorId="06FDF1B7">
          <v:shape id="_x0000_i1764" type="#_x0000_t75" style="width:10pt;height:10.5pt" o:ole="">
            <v:imagedata r:id="rId1510" o:title=""/>
          </v:shape>
          <o:OLEObject Type="Embed" ProgID="Equation.DSMT4" ShapeID="_x0000_i1764" DrawAspect="Content" ObjectID="_1459242847" r:id="rId1511"/>
        </w:object>
      </w:r>
      <w:r w:rsidR="00D40C73" w:rsidRPr="00B27FE9">
        <w:t xml:space="preserve">, the effective fluid pressure </w:t>
      </w:r>
      <w:r w:rsidR="00AF2221" w:rsidRPr="00AF2221">
        <w:rPr>
          <w:position w:val="-10"/>
        </w:rPr>
        <w:object w:dxaOrig="240" w:dyaOrig="320" w14:anchorId="191EAFA1">
          <v:shape id="_x0000_i1765" type="#_x0000_t75" style="width:12pt;height:16.5pt" o:ole="">
            <v:imagedata r:id="rId1512" o:title=""/>
          </v:shape>
          <o:OLEObject Type="Embed" ProgID="Equation.DSMT4" ShapeID="_x0000_i1765" DrawAspect="Content" ObjectID="_1459242848" r:id="rId1513"/>
        </w:object>
      </w:r>
      <w:r w:rsidR="00D40C73" w:rsidRPr="00B27FE9">
        <w:t>, and the effective solute concentration</w:t>
      </w:r>
      <w:r w:rsidR="000C7FD9">
        <w:t>s</w:t>
      </w:r>
      <w:r w:rsidR="00D40C73" w:rsidRPr="00B27FE9">
        <w:t xml:space="preserve"> </w:t>
      </w:r>
      <w:r w:rsidR="00AF2221" w:rsidRPr="00AF2221">
        <w:rPr>
          <w:position w:val="-6"/>
        </w:rPr>
        <w:object w:dxaOrig="300" w:dyaOrig="320" w14:anchorId="51726C35">
          <v:shape id="_x0000_i1766" type="#_x0000_t75" style="width:14pt;height:16.5pt" o:ole="">
            <v:imagedata r:id="rId1514" o:title=""/>
          </v:shape>
          <o:OLEObject Type="Embed" ProgID="Equation.DSMT4" ShapeID="_x0000_i1766" DrawAspect="Content" ObjectID="_1459242849" r:id="rId1515"/>
        </w:object>
      </w:r>
      <w:r w:rsidR="00D40C73" w:rsidRPr="00B27FE9">
        <w:t xml:space="preserve">.  Essential boundary conditions must be imposed on these variables, and not on the actual pressure </w:t>
      </w:r>
      <w:r w:rsidR="00AF2221" w:rsidRPr="00AF2221">
        <w:rPr>
          <w:position w:val="-10"/>
        </w:rPr>
        <w:object w:dxaOrig="240" w:dyaOrig="260" w14:anchorId="195CC3FA">
          <v:shape id="_x0000_i1767" type="#_x0000_t75" style="width:12pt;height:13.5pt" o:ole="">
            <v:imagedata r:id="rId1516" o:title=""/>
          </v:shape>
          <o:OLEObject Type="Embed" ProgID="Equation.DSMT4" ShapeID="_x0000_i1767" DrawAspect="Content" ObjectID="_1459242850" r:id="rId1517"/>
        </w:object>
      </w:r>
      <w:r w:rsidR="00D40C73" w:rsidRPr="00B27FE9">
        <w:t xml:space="preserve"> or concentration</w:t>
      </w:r>
      <w:r w:rsidR="000C7FD9">
        <w:t>s</w:t>
      </w:r>
      <w:r w:rsidR="00D40C73" w:rsidRPr="00B27FE9">
        <w:t xml:space="preserve"> </w:t>
      </w:r>
      <w:r w:rsidR="00AF2221" w:rsidRPr="00AF2221">
        <w:rPr>
          <w:position w:val="-6"/>
        </w:rPr>
        <w:object w:dxaOrig="279" w:dyaOrig="320" w14:anchorId="3B0216F3">
          <v:shape id="_x0000_i1768" type="#_x0000_t75" style="width:14pt;height:16.5pt" o:ole="">
            <v:imagedata r:id="rId1518" o:title=""/>
          </v:shape>
          <o:OLEObject Type="Embed" ProgID="Equation.DSMT4" ShapeID="_x0000_i1768" DrawAspect="Content" ObjectID="_1459242851" r:id="rId1519"/>
        </w:object>
      </w:r>
      <w:r w:rsidR="00D40C73" w:rsidRPr="00B27FE9">
        <w:t xml:space="preserve">.  (In a biphasic material however, since </w:t>
      </w:r>
      <w:r w:rsidR="00AF2221" w:rsidRPr="00AF2221">
        <w:rPr>
          <w:position w:val="-6"/>
        </w:rPr>
        <w:object w:dxaOrig="660" w:dyaOrig="320" w14:anchorId="19404F63">
          <v:shape id="_x0000_i1769" type="#_x0000_t75" style="width:32.5pt;height:16.5pt" o:ole="">
            <v:imagedata r:id="rId1520" o:title=""/>
          </v:shape>
          <o:OLEObject Type="Embed" ProgID="Equation.DSMT4" ShapeID="_x0000_i1769" DrawAspect="Content" ObjectID="_1459242852" r:id="rId1521"/>
        </w:object>
      </w:r>
      <w:r w:rsidR="00D40C73" w:rsidRPr="00B27FE9">
        <w:t xml:space="preserve">, the effective and actual fluid pressures are the same, </w:t>
      </w:r>
      <w:r w:rsidR="00AF2221" w:rsidRPr="00AF2221">
        <w:rPr>
          <w:position w:val="-10"/>
        </w:rPr>
        <w:object w:dxaOrig="620" w:dyaOrig="320" w14:anchorId="0C419787">
          <v:shape id="_x0000_i1770" type="#_x0000_t75" style="width:31.5pt;height:16.5pt" o:ole="">
            <v:imagedata r:id="rId1522" o:title=""/>
          </v:shape>
          <o:OLEObject Type="Embed" ProgID="Equation.DSMT4" ShapeID="_x0000_i1770" DrawAspect="Content" ObjectID="_1459242853" r:id="rId1523"/>
        </w:object>
      </w:r>
      <w:r w:rsidR="00D40C73" w:rsidRPr="00B27FE9">
        <w:t>.)</w:t>
      </w:r>
    </w:p>
    <w:p w14:paraId="3C4BFD3C" w14:textId="77777777" w:rsidR="00D40C73" w:rsidRPr="00B27FE9" w:rsidRDefault="00D40C73" w:rsidP="00D40C73"/>
    <w:p w14:paraId="4A3EAEF4" w14:textId="05DEAF21" w:rsidR="00D40C73" w:rsidRPr="00B27FE9" w:rsidRDefault="00D40C73" w:rsidP="00D40C73">
      <w:r w:rsidRPr="00B27FE9">
        <w:t xml:space="preserve">The mixture stress in a </w:t>
      </w:r>
      <w:r w:rsidR="00C669AA">
        <w:t xml:space="preserve">triphasic </w:t>
      </w:r>
      <w:r w:rsidRPr="00B27FE9">
        <w:t xml:space="preserve">material is given by </w:t>
      </w:r>
      <w:r w:rsidR="00AF2221" w:rsidRPr="00AF2221">
        <w:rPr>
          <w:position w:val="-10"/>
        </w:rPr>
        <w:object w:dxaOrig="1280" w:dyaOrig="360" w14:anchorId="63A2FC41">
          <v:shape id="_x0000_i1771" type="#_x0000_t75" style="width:64pt;height:18pt" o:ole="">
            <v:imagedata r:id="rId1524" o:title=""/>
          </v:shape>
          <o:OLEObject Type="Embed" ProgID="Equation.DSMT4" ShapeID="_x0000_i1771" DrawAspect="Content" ObjectID="_1459242854" r:id="rId1525"/>
        </w:object>
      </w:r>
      <w:r w:rsidRPr="00B27FE9">
        <w:t xml:space="preserve">, where </w:t>
      </w:r>
      <w:r w:rsidR="00AF2221" w:rsidRPr="00AF2221">
        <w:rPr>
          <w:position w:val="-6"/>
        </w:rPr>
        <w:object w:dxaOrig="300" w:dyaOrig="320" w14:anchorId="4C95A724">
          <v:shape id="_x0000_i1772" type="#_x0000_t75" style="width:14pt;height:16.5pt" o:ole="">
            <v:imagedata r:id="rId1526" o:title=""/>
          </v:shape>
          <o:OLEObject Type="Embed" ProgID="Equation.DSMT4" ShapeID="_x0000_i1772" DrawAspect="Content" ObjectID="_1459242855" r:id="rId1527"/>
        </w:object>
      </w:r>
      <w:r w:rsidRPr="00B27FE9">
        <w:t xml:space="preserve"> is the stress arising from the solid matrix strain.  The mixture traction on a surface with unit outward normal </w:t>
      </w:r>
      <w:r w:rsidR="00AF2221" w:rsidRPr="00AF2221">
        <w:rPr>
          <w:position w:val="-4"/>
        </w:rPr>
        <w:object w:dxaOrig="200" w:dyaOrig="200" w14:anchorId="4985EBB2">
          <v:shape id="_x0000_i1773" type="#_x0000_t75" style="width:10pt;height:10pt" o:ole="">
            <v:imagedata r:id="rId1528" o:title=""/>
          </v:shape>
          <o:OLEObject Type="Embed" ProgID="Equation.DSMT4" ShapeID="_x0000_i1773" DrawAspect="Content" ObjectID="_1459242856" r:id="rId1529"/>
        </w:object>
      </w:r>
      <w:r w:rsidRPr="00B27FE9">
        <w:t xml:space="preserve"> is </w:t>
      </w:r>
      <w:r w:rsidR="00AF2221" w:rsidRPr="00AF2221">
        <w:rPr>
          <w:position w:val="-6"/>
        </w:rPr>
        <w:object w:dxaOrig="800" w:dyaOrig="260" w14:anchorId="776D5ED5">
          <v:shape id="_x0000_i1774" type="#_x0000_t75" style="width:40pt;height:13.5pt" o:ole="">
            <v:imagedata r:id="rId1530" o:title=""/>
          </v:shape>
          <o:OLEObject Type="Embed" ProgID="Equation.DSMT4" ShapeID="_x0000_i1774" DrawAspect="Content" ObjectID="_1459242857" r:id="rId1531"/>
        </w:object>
      </w:r>
      <w:r w:rsidRPr="00B27FE9">
        <w:t xml:space="preserve">.  This traction is continuous across the boundary surface.  Therefore, the corresponding natural boundary condition for a </w:t>
      </w:r>
      <w:r w:rsidR="00885FB0">
        <w:t xml:space="preserve">multiphasic </w:t>
      </w:r>
      <w:r w:rsidRPr="00B27FE9">
        <w:t xml:space="preserve">mixture is </w:t>
      </w:r>
      <w:r w:rsidR="00AF2221" w:rsidRPr="00AF2221">
        <w:rPr>
          <w:position w:val="-6"/>
        </w:rPr>
        <w:object w:dxaOrig="520" w:dyaOrig="279" w14:anchorId="3C158C76">
          <v:shape id="_x0000_i1775" type="#_x0000_t75" style="width:26.5pt;height:14pt" o:ole="">
            <v:imagedata r:id="rId1532" o:title=""/>
          </v:shape>
          <o:OLEObject Type="Embed" ProgID="Equation.DSMT4" ShapeID="_x0000_i1775" DrawAspect="Content" ObjectID="_1459242858" r:id="rId1533"/>
        </w:object>
      </w:r>
      <w:r w:rsidRPr="00B27FE9">
        <w:t>.  (In other words, if no boundary condition is imposed on the solid matrix displacement or mixture traction, the natural boundary condition is in effect.)</w:t>
      </w:r>
    </w:p>
    <w:p w14:paraId="61CA9D68" w14:textId="77777777" w:rsidR="00D40C73" w:rsidRPr="00B27FE9" w:rsidRDefault="00D40C73" w:rsidP="00D40C73"/>
    <w:p w14:paraId="350585A9" w14:textId="351538F9" w:rsidR="00D40C73" w:rsidRPr="00B27FE9" w:rsidRDefault="00D40C73" w:rsidP="00D40C73">
      <w:r w:rsidRPr="00B27FE9">
        <w:t>The natural boundary conditions for the solvent and solute</w:t>
      </w:r>
      <w:r w:rsidR="00C669AA">
        <w:t>s</w:t>
      </w:r>
      <w:r w:rsidRPr="00B27FE9">
        <w:t xml:space="preserve"> are similarly </w:t>
      </w:r>
      <w:r w:rsidR="00AF2221" w:rsidRPr="00AF2221">
        <w:rPr>
          <w:position w:val="-6"/>
        </w:rPr>
        <w:object w:dxaOrig="859" w:dyaOrig="279" w14:anchorId="297C2F57">
          <v:shape id="_x0000_i1776" type="#_x0000_t75" style="width:42.5pt;height:14pt" o:ole="">
            <v:imagedata r:id="rId1534" o:title=""/>
          </v:shape>
          <o:OLEObject Type="Embed" ProgID="Equation.DSMT4" ShapeID="_x0000_i1776" DrawAspect="Content" ObjectID="_1459242859" r:id="rId1535"/>
        </w:object>
      </w:r>
      <w:r w:rsidRPr="00B27FE9">
        <w:t xml:space="preserve"> and </w:t>
      </w:r>
      <w:r w:rsidR="00AF2221" w:rsidRPr="00AF2221">
        <w:rPr>
          <w:position w:val="-10"/>
        </w:rPr>
        <w:object w:dxaOrig="880" w:dyaOrig="360" w14:anchorId="11A2215C">
          <v:shape id="_x0000_i1777" type="#_x0000_t75" style="width:44pt;height:18pt" o:ole="">
            <v:imagedata r:id="rId1536" o:title=""/>
          </v:shape>
          <o:OLEObject Type="Embed" ProgID="Equation.DSMT4" ShapeID="_x0000_i1777" DrawAspect="Content" ObjectID="_1459242860" r:id="rId1537"/>
        </w:object>
      </w:r>
      <w:r w:rsidRPr="00B27FE9">
        <w:t xml:space="preserve">, where </w:t>
      </w:r>
      <w:r w:rsidR="00AF2221" w:rsidRPr="00AF2221">
        <w:rPr>
          <w:position w:val="-6"/>
        </w:rPr>
        <w:object w:dxaOrig="260" w:dyaOrig="220" w14:anchorId="27BFE084">
          <v:shape id="_x0000_i1778" type="#_x0000_t75" style="width:13.5pt;height:10.5pt" o:ole="">
            <v:imagedata r:id="rId1538" o:title=""/>
          </v:shape>
          <o:OLEObject Type="Embed" ProgID="Equation.DSMT4" ShapeID="_x0000_i1778" DrawAspect="Content" ObjectID="_1459242861" r:id="rId1539"/>
        </w:object>
      </w:r>
      <w:r w:rsidRPr="00B27FE9">
        <w:t xml:space="preserve"> is the volumetric flux of solvent relative to the solid and </w:t>
      </w:r>
      <w:r w:rsidR="00AF2221" w:rsidRPr="00AF2221">
        <w:rPr>
          <w:position w:val="-10"/>
        </w:rPr>
        <w:object w:dxaOrig="260" w:dyaOrig="360" w14:anchorId="2634B9BB">
          <v:shape id="_x0000_i1779" type="#_x0000_t75" style="width:13.5pt;height:18pt" o:ole="">
            <v:imagedata r:id="rId1540" o:title=""/>
          </v:shape>
          <o:OLEObject Type="Embed" ProgID="Equation.DSMT4" ShapeID="_x0000_i1779" DrawAspect="Content" ObjectID="_1459242862" r:id="rId1541"/>
        </w:object>
      </w:r>
      <w:r w:rsidRPr="00B27FE9">
        <w:t xml:space="preserve"> is the molar flux of solute </w:t>
      </w:r>
      <w:r w:rsidR="00AF2221" w:rsidRPr="00AF2221">
        <w:rPr>
          <w:position w:val="-4"/>
        </w:rPr>
        <w:object w:dxaOrig="220" w:dyaOrig="200" w14:anchorId="31B8E8CF">
          <v:shape id="_x0000_i1780" type="#_x0000_t75" style="width:10.5pt;height:10pt" o:ole="">
            <v:imagedata r:id="rId1542" o:title=""/>
          </v:shape>
          <o:OLEObject Type="Embed" ProgID="Equation.DSMT4" ShapeID="_x0000_i1780" DrawAspect="Content" ObjectID="_1459242863" r:id="rId1543"/>
        </w:object>
      </w:r>
      <w:r w:rsidR="00C669AA">
        <w:t xml:space="preserve"> </w:t>
      </w:r>
      <w:r w:rsidRPr="00B27FE9">
        <w:t xml:space="preserve">relative to the solid.  In general, </w:t>
      </w:r>
      <w:r w:rsidR="00AF2221" w:rsidRPr="00AF2221">
        <w:rPr>
          <w:position w:val="-6"/>
        </w:rPr>
        <w:object w:dxaOrig="260" w:dyaOrig="220" w14:anchorId="5405FE4B">
          <v:shape id="_x0000_i1781" type="#_x0000_t75" style="width:13.5pt;height:10.5pt" o:ole="">
            <v:imagedata r:id="rId1544" o:title=""/>
          </v:shape>
          <o:OLEObject Type="Embed" ProgID="Equation.DSMT4" ShapeID="_x0000_i1781" DrawAspect="Content" ObjectID="_1459242864" r:id="rId1545"/>
        </w:object>
      </w:r>
      <w:r w:rsidRPr="00B27FE9">
        <w:t xml:space="preserve"> and </w:t>
      </w:r>
      <w:r w:rsidR="00AF2221" w:rsidRPr="00AF2221">
        <w:rPr>
          <w:position w:val="-10"/>
        </w:rPr>
        <w:object w:dxaOrig="260" w:dyaOrig="360" w14:anchorId="37D0D741">
          <v:shape id="_x0000_i1782" type="#_x0000_t75" style="width:13.5pt;height:18pt" o:ole="">
            <v:imagedata r:id="rId1546" o:title=""/>
          </v:shape>
          <o:OLEObject Type="Embed" ProgID="Equation.DSMT4" ShapeID="_x0000_i1782" DrawAspect="Content" ObjectID="_1459242865" r:id="rId1547"/>
        </w:object>
      </w:r>
      <w:r w:rsidRPr="00B27FE9">
        <w:t xml:space="preserve"> are given by</w:t>
      </w:r>
    </w:p>
    <w:p w14:paraId="2FE566EF" w14:textId="42BE460A" w:rsidR="00D40C73" w:rsidRPr="00B27FE9" w:rsidRDefault="00D40C73" w:rsidP="00D40C73">
      <w:pPr>
        <w:pStyle w:val="MTDisplayEquation"/>
      </w:pPr>
      <w:r w:rsidRPr="00B27FE9">
        <w:tab/>
      </w:r>
      <w:r w:rsidR="00AF2221" w:rsidRPr="00AF2221">
        <w:rPr>
          <w:position w:val="-70"/>
        </w:rPr>
        <w:object w:dxaOrig="3680" w:dyaOrig="1520" w14:anchorId="4D0BAF63">
          <v:shape id="_x0000_i1783" type="#_x0000_t75" style="width:184pt;height:76pt" o:ole="">
            <v:imagedata r:id="rId1548" o:title=""/>
          </v:shape>
          <o:OLEObject Type="Embed" ProgID="Equation.DSMT4" ShapeID="_x0000_i1783" DrawAspect="Content" ObjectID="_1459242866" r:id="rId1549"/>
        </w:object>
      </w:r>
    </w:p>
    <w:p w14:paraId="0EAA9DB1" w14:textId="77777777" w:rsidR="00D40C73" w:rsidRPr="00B27FE9" w:rsidRDefault="00D40C73" w:rsidP="00D40C73">
      <w:r w:rsidRPr="00B27FE9">
        <w:t>where</w:t>
      </w:r>
    </w:p>
    <w:p w14:paraId="427051FD" w14:textId="7A0A0E9E" w:rsidR="00D40C73" w:rsidRPr="00B27FE9" w:rsidRDefault="00D40C73" w:rsidP="00D40C73">
      <w:pPr>
        <w:pStyle w:val="MTDisplayEquation"/>
      </w:pPr>
      <w:r w:rsidRPr="00B27FE9">
        <w:tab/>
      </w:r>
      <w:r w:rsidR="00AF2221" w:rsidRPr="00AF2221">
        <w:rPr>
          <w:position w:val="-34"/>
        </w:rPr>
        <w:object w:dxaOrig="3400" w:dyaOrig="840" w14:anchorId="6C94C95C">
          <v:shape id="_x0000_i1784" type="#_x0000_t75" style="width:170.5pt;height:42pt" o:ole="">
            <v:imagedata r:id="rId1550" o:title=""/>
          </v:shape>
          <o:OLEObject Type="Embed" ProgID="Equation.DSMT4" ShapeID="_x0000_i1784" DrawAspect="Content" ObjectID="_1459242867" r:id="rId1551"/>
        </w:object>
      </w:r>
    </w:p>
    <w:p w14:paraId="4FF21BBE" w14:textId="2B5B0A49" w:rsidR="00D40C73" w:rsidRDefault="00D40C73" w:rsidP="00D40C73">
      <w:r w:rsidRPr="00B27FE9">
        <w:t>is the effective hydraulic permeability of the interstitial fluid solution (solvent and solute</w:t>
      </w:r>
      <w:r w:rsidR="00A84000">
        <w:t>s</w:t>
      </w:r>
      <w:r w:rsidRPr="00B27FE9">
        <w:t xml:space="preserve">) through the porous solid matrix; </w:t>
      </w:r>
      <w:r w:rsidR="00AF2221" w:rsidRPr="00AF2221">
        <w:rPr>
          <w:position w:val="-4"/>
        </w:rPr>
        <w:object w:dxaOrig="220" w:dyaOrig="260" w14:anchorId="0BCC8DFF">
          <v:shape id="_x0000_i1785" type="#_x0000_t75" style="width:10.5pt;height:13.5pt" o:ole="">
            <v:imagedata r:id="rId1552" o:title=""/>
          </v:shape>
          <o:OLEObject Type="Embed" ProgID="Equation.DSMT4" ShapeID="_x0000_i1785" DrawAspect="Content" ObjectID="_1459242868" r:id="rId1553"/>
        </w:object>
      </w:r>
      <w:r w:rsidRPr="00B27FE9">
        <w:t xml:space="preserve"> is the hydraulic permeability of the solvent through the porous solid matrix; </w:t>
      </w:r>
      <w:r w:rsidR="00AF2221" w:rsidRPr="00AF2221">
        <w:rPr>
          <w:position w:val="-6"/>
        </w:rPr>
        <w:object w:dxaOrig="300" w:dyaOrig="320" w14:anchorId="5A97C498">
          <v:shape id="_x0000_i1786" type="#_x0000_t75" style="width:14pt;height:16.5pt" o:ole="">
            <v:imagedata r:id="rId1554" o:title=""/>
          </v:shape>
          <o:OLEObject Type="Embed" ProgID="Equation.DSMT4" ShapeID="_x0000_i1786" DrawAspect="Content" ObjectID="_1459242869" r:id="rId1555"/>
        </w:object>
      </w:r>
      <w:r w:rsidRPr="00B27FE9">
        <w:t xml:space="preserve"> is the diffusivity </w:t>
      </w:r>
      <w:r w:rsidR="00A84000">
        <w:t xml:space="preserve">of solute </w:t>
      </w:r>
      <w:r w:rsidR="00AF2221" w:rsidRPr="00AF2221">
        <w:rPr>
          <w:position w:val="-4"/>
        </w:rPr>
        <w:object w:dxaOrig="220" w:dyaOrig="200" w14:anchorId="0F9B222C">
          <v:shape id="_x0000_i1787" type="#_x0000_t75" style="width:10.5pt;height:10pt" o:ole="">
            <v:imagedata r:id="rId1556" o:title=""/>
          </v:shape>
          <o:OLEObject Type="Embed" ProgID="Equation.DSMT4" ShapeID="_x0000_i1787" DrawAspect="Content" ObjectID="_1459242870" r:id="rId1557"/>
        </w:object>
      </w:r>
      <w:r w:rsidR="00A84000">
        <w:t xml:space="preserve"> </w:t>
      </w:r>
      <w:r w:rsidRPr="00B27FE9">
        <w:t xml:space="preserve">through the mixture (frictional interactions </w:t>
      </w:r>
      <w:r w:rsidRPr="00B27FE9">
        <w:lastRenderedPageBreak/>
        <w:t xml:space="preserve">with solvent and solid); and </w:t>
      </w:r>
      <w:r w:rsidR="00AF2221" w:rsidRPr="00AF2221">
        <w:rPr>
          <w:position w:val="-12"/>
        </w:rPr>
        <w:object w:dxaOrig="320" w:dyaOrig="380" w14:anchorId="21C6CCBD">
          <v:shape id="_x0000_i1788" type="#_x0000_t75" style="width:16.5pt;height:19.5pt" o:ole="">
            <v:imagedata r:id="rId1558" o:title=""/>
          </v:shape>
          <o:OLEObject Type="Embed" ProgID="Equation.DSMT4" ShapeID="_x0000_i1788" DrawAspect="Content" ObjectID="_1459242871" r:id="rId1559"/>
        </w:object>
      </w:r>
      <w:r w:rsidRPr="00B27FE9">
        <w:t xml:space="preserve"> is </w:t>
      </w:r>
      <w:r w:rsidR="00A84000">
        <w:t xml:space="preserve">its </w:t>
      </w:r>
      <w:r w:rsidRPr="00B27FE9">
        <w:t xml:space="preserve">free diffusivity (frictional interactions with solvent only). </w:t>
      </w:r>
      <w:r w:rsidR="00AF2221" w:rsidRPr="00AF2221">
        <w:rPr>
          <w:position w:val="-10"/>
        </w:rPr>
        <w:object w:dxaOrig="1080" w:dyaOrig="360" w14:anchorId="3673DFEB">
          <v:shape id="_x0000_i1789" type="#_x0000_t75" style="width:54pt;height:18pt" o:ole="">
            <v:imagedata r:id="rId1560" o:title=""/>
          </v:shape>
          <o:OLEObject Type="Embed" ProgID="Equation.DSMT4" ShapeID="_x0000_i1789" DrawAspect="Content" ObjectID="_1459242872" r:id="rId1561"/>
        </w:object>
      </w:r>
      <w:r w:rsidRPr="00B27FE9">
        <w:t xml:space="preserve"> is the solid matrix porosity in the current configuration.  The above expressions for</w:t>
      </w:r>
      <w:r w:rsidR="00A84000">
        <w:t xml:space="preserve"> </w:t>
      </w:r>
      <w:r w:rsidRPr="00B27FE9">
        <w:t>the solvent and solute flux do not account for external body forces.</w:t>
      </w:r>
    </w:p>
    <w:p w14:paraId="55B779EB" w14:textId="77777777" w:rsidR="009339D1" w:rsidRDefault="009339D1" w:rsidP="00D40C73"/>
    <w:p w14:paraId="2773EBC8" w14:textId="3B3FBFDA" w:rsidR="009339D1" w:rsidRPr="00B27FE9" w:rsidRDefault="009339D1" w:rsidP="009339D1">
      <w:pPr>
        <w:rPr>
          <w:ins w:id="1586" w:author="Steve Maas" w:date="2014-01-02T13:13:00Z"/>
        </w:rPr>
      </w:pPr>
      <w:ins w:id="1587" w:author="Steve Maas" w:date="2014-01-02T13:13:00Z">
        <w:r>
          <w:t xml:space="preserve">Also see section </w:t>
        </w:r>
        <w:r>
          <w:fldChar w:fldCharType="begin"/>
        </w:r>
        <w:r>
          <w:instrText xml:space="preserve"> REF _Ref376431879 \r \h </w:instrText>
        </w:r>
      </w:ins>
      <w:r>
        <w:fldChar w:fldCharType="separate"/>
      </w:r>
      <w:ins w:id="1588" w:author="Steve Maas" w:date="2014-01-02T13:13:00Z">
        <w:r>
          <w:t>8.5</w:t>
        </w:r>
        <w:r>
          <w:fldChar w:fldCharType="end"/>
        </w:r>
        <w:r>
          <w:t xml:space="preserve"> for additional guidelines for running multiphasic materials.</w:t>
        </w:r>
      </w:ins>
    </w:p>
    <w:p w14:paraId="7ACD0CE0" w14:textId="25291B9E" w:rsidR="009339D1" w:rsidDel="009339D1" w:rsidRDefault="009339D1" w:rsidP="00D40C73">
      <w:pPr>
        <w:rPr>
          <w:del w:id="1589" w:author="Steve Maas" w:date="2014-01-02T13:13:00Z"/>
        </w:rPr>
      </w:pPr>
    </w:p>
    <w:p w14:paraId="28A2C5BE" w14:textId="77777777" w:rsidR="009339D1" w:rsidRDefault="009339D1" w:rsidP="00D40C73"/>
    <w:p w14:paraId="161F25A6" w14:textId="1B52B19C" w:rsidR="00D40C73" w:rsidRPr="0097532C" w:rsidRDefault="00D40C73" w:rsidP="00D40C73">
      <w:pPr>
        <w:pStyle w:val="Heading3"/>
      </w:pPr>
      <w:bookmarkStart w:id="1590" w:name="_Ref188932651"/>
      <w:bookmarkStart w:id="1591" w:name="_Toc385498542"/>
      <w:r w:rsidRPr="0097532C">
        <w:t xml:space="preserve">General Specification of </w:t>
      </w:r>
      <w:r w:rsidR="007960DE">
        <w:t xml:space="preserve">Multiphasic </w:t>
      </w:r>
      <w:r w:rsidRPr="0097532C">
        <w:t>Materials</w:t>
      </w:r>
      <w:bookmarkEnd w:id="1590"/>
      <w:bookmarkEnd w:id="1591"/>
    </w:p>
    <w:p w14:paraId="43F41663" w14:textId="7BF6B7FD" w:rsidR="00D40C73" w:rsidRPr="007960DE" w:rsidRDefault="00D40C73" w:rsidP="007960DE">
      <w:r w:rsidRPr="007960DE">
        <w:t xml:space="preserve">The material type for a </w:t>
      </w:r>
      <w:r w:rsidR="007960DE" w:rsidRPr="007960DE">
        <w:t xml:space="preserve">multiphasic </w:t>
      </w:r>
      <w:r w:rsidRPr="007960DE">
        <w:t xml:space="preserve">material is </w:t>
      </w:r>
      <w:r w:rsidRPr="007D6F0D">
        <w:t>“</w:t>
      </w:r>
      <w:r w:rsidR="007960DE" w:rsidRPr="0016320C">
        <w:rPr>
          <w:i/>
        </w:rPr>
        <w:t>multiphasic</w:t>
      </w:r>
      <w:r w:rsidRPr="007D6F0D">
        <w:t>”</w:t>
      </w:r>
      <w:r w:rsidRPr="007960DE">
        <w:t xml:space="preserve">. Constitutive relations must be provided for the solid matrix, </w:t>
      </w:r>
      <w:r w:rsidR="00327C00" w:rsidRPr="007960DE">
        <w:t xml:space="preserve">the mixture fixed charge density, </w:t>
      </w:r>
      <w:r w:rsidRPr="007960DE">
        <w:t>the hydraulic permeability</w:t>
      </w:r>
      <w:r w:rsidR="007960DE" w:rsidRPr="007960DE">
        <w:t xml:space="preserve"> </w:t>
      </w:r>
      <w:r w:rsidR="00AF2221" w:rsidRPr="00AF2221">
        <w:rPr>
          <w:position w:val="-4"/>
        </w:rPr>
        <w:object w:dxaOrig="220" w:dyaOrig="260" w14:anchorId="7E55A848">
          <v:shape id="_x0000_i1790" type="#_x0000_t75" style="width:10.5pt;height:13.5pt" o:ole="">
            <v:imagedata r:id="rId1562" o:title=""/>
          </v:shape>
          <o:OLEObject Type="Embed" ProgID="Equation.DSMT4" ShapeID="_x0000_i1790" DrawAspect="Content" ObjectID="_1459242873" r:id="rId1563"/>
        </w:object>
      </w:r>
      <w:r w:rsidR="007960DE">
        <w:t xml:space="preserve">, </w:t>
      </w:r>
      <w:r w:rsidR="007960DE" w:rsidRPr="007960DE">
        <w:t>the osmotic coefficient</w:t>
      </w:r>
      <w:r w:rsidR="007960DE">
        <w:t xml:space="preserve"> </w:t>
      </w:r>
      <w:r w:rsidR="00AF2221" w:rsidRPr="00AF2221">
        <w:rPr>
          <w:position w:val="-4"/>
        </w:rPr>
        <w:object w:dxaOrig="260" w:dyaOrig="240" w14:anchorId="170BD8E0">
          <v:shape id="_x0000_i1791" type="#_x0000_t75" style="width:13.5pt;height:12pt" o:ole="">
            <v:imagedata r:id="rId1564" o:title=""/>
          </v:shape>
          <o:OLEObject Type="Embed" ProgID="Equation.DSMT4" ShapeID="_x0000_i1791" DrawAspect="Content" ObjectID="_1459242874" r:id="rId1565"/>
        </w:object>
      </w:r>
      <w:r w:rsidRPr="007960DE">
        <w:t xml:space="preserve">, </w:t>
      </w:r>
      <w:r w:rsidR="007960DE" w:rsidRPr="007960DE">
        <w:t>and the properties of each solute</w:t>
      </w:r>
      <w:r w:rsidR="007960DE">
        <w:t xml:space="preserve">: </w:t>
      </w:r>
      <w:r w:rsidR="007960DE" w:rsidRPr="007960DE">
        <w:t xml:space="preserve">the solute diffusivity in the mixture </w:t>
      </w:r>
      <w:r w:rsidR="00AF2221" w:rsidRPr="00AF2221">
        <w:rPr>
          <w:position w:val="-6"/>
        </w:rPr>
        <w:object w:dxaOrig="300" w:dyaOrig="320" w14:anchorId="24B20537">
          <v:shape id="_x0000_i1792" type="#_x0000_t75" style="width:14pt;height:16.5pt" o:ole="">
            <v:imagedata r:id="rId1566" o:title=""/>
          </v:shape>
          <o:OLEObject Type="Embed" ProgID="Equation.DSMT4" ShapeID="_x0000_i1792" DrawAspect="Content" ObjectID="_1459242875" r:id="rId1567"/>
        </w:object>
      </w:r>
      <w:r w:rsidR="007960DE" w:rsidRPr="007D6F0D">
        <w:t xml:space="preserve">, the solute free diffusivity </w:t>
      </w:r>
      <w:r w:rsidR="00AF2221" w:rsidRPr="00AF2221">
        <w:rPr>
          <w:position w:val="-12"/>
        </w:rPr>
        <w:object w:dxaOrig="320" w:dyaOrig="380" w14:anchorId="534116FA">
          <v:shape id="_x0000_i1793" type="#_x0000_t75" style="width:16.5pt;height:19.5pt" o:ole="">
            <v:imagedata r:id="rId1568" o:title=""/>
          </v:shape>
          <o:OLEObject Type="Embed" ProgID="Equation.DSMT4" ShapeID="_x0000_i1793" DrawAspect="Content" ObjectID="_1459242876" r:id="rId1569"/>
        </w:object>
      </w:r>
      <w:r w:rsidR="007960DE" w:rsidRPr="007D6F0D">
        <w:t xml:space="preserve">, </w:t>
      </w:r>
      <w:r w:rsidR="007960DE">
        <w:t xml:space="preserve">and the solute effective solubility </w:t>
      </w:r>
      <w:r w:rsidR="00AF2221" w:rsidRPr="00AF2221">
        <w:rPr>
          <w:position w:val="-4"/>
        </w:rPr>
        <w:object w:dxaOrig="320" w:dyaOrig="300" w14:anchorId="1646A807">
          <v:shape id="_x0000_i1794" type="#_x0000_t75" style="width:16.5pt;height:14pt" o:ole="">
            <v:imagedata r:id="rId1570" o:title=""/>
          </v:shape>
          <o:OLEObject Type="Embed" ProgID="Equation.DSMT4" ShapeID="_x0000_i1794" DrawAspect="Content" ObjectID="_1459242877" r:id="rId1571"/>
        </w:object>
      </w:r>
      <w:r w:rsidRPr="007960DE">
        <w:t>.  Therefore, the following parameters must be defined:</w:t>
      </w:r>
    </w:p>
    <w:p w14:paraId="060BBFF1" w14:textId="77777777" w:rsidR="00D40C73" w:rsidRDefault="00D40C73" w:rsidP="00D40C73"/>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D40C73" w14:paraId="1B1E61B2" w14:textId="77777777" w:rsidTr="00327C00">
        <w:tc>
          <w:tcPr>
            <w:tcW w:w="3121" w:type="dxa"/>
            <w:shd w:val="clear" w:color="auto" w:fill="auto"/>
          </w:tcPr>
          <w:p w14:paraId="0BCF2A37" w14:textId="77777777" w:rsidR="00D40C73" w:rsidRDefault="00D40C73" w:rsidP="001F1A55">
            <w:pPr>
              <w:pStyle w:val="code"/>
            </w:pPr>
            <w:r>
              <w:t>&lt;solid&gt;</w:t>
            </w:r>
          </w:p>
        </w:tc>
        <w:tc>
          <w:tcPr>
            <w:tcW w:w="6457" w:type="dxa"/>
            <w:shd w:val="clear" w:color="auto" w:fill="auto"/>
          </w:tcPr>
          <w:p w14:paraId="25933329" w14:textId="77777777" w:rsidR="00D40C73" w:rsidRPr="000B272C" w:rsidRDefault="00D40C73" w:rsidP="001F1A55">
            <w:pPr>
              <w:rPr>
                <w:i/>
              </w:rPr>
            </w:pPr>
            <w:r w:rsidRPr="000B272C">
              <w:t>specification of the solid matrix</w:t>
            </w:r>
          </w:p>
        </w:tc>
      </w:tr>
      <w:tr w:rsidR="00D40C73" w14:paraId="0DD206BF" w14:textId="77777777" w:rsidTr="00327C00">
        <w:tblPrEx>
          <w:tblLook w:val="0000" w:firstRow="0" w:lastRow="0" w:firstColumn="0" w:lastColumn="0" w:noHBand="0" w:noVBand="0"/>
        </w:tblPrEx>
        <w:trPr>
          <w:trHeight w:val="270"/>
        </w:trPr>
        <w:tc>
          <w:tcPr>
            <w:tcW w:w="3121" w:type="dxa"/>
            <w:shd w:val="clear" w:color="auto" w:fill="auto"/>
          </w:tcPr>
          <w:p w14:paraId="7796AD2C" w14:textId="77777777" w:rsidR="00D40C73" w:rsidRDefault="00D40C73" w:rsidP="001F1A55">
            <w:pPr>
              <w:pStyle w:val="code"/>
            </w:pPr>
            <w:r>
              <w:t>&lt;phi0&gt;</w:t>
            </w:r>
          </w:p>
        </w:tc>
        <w:tc>
          <w:tcPr>
            <w:tcW w:w="6457" w:type="dxa"/>
            <w:shd w:val="clear" w:color="auto" w:fill="auto"/>
          </w:tcPr>
          <w:p w14:paraId="6A7E6412" w14:textId="0BE4BF51" w:rsidR="00D40C73" w:rsidRDefault="00D40C73" w:rsidP="00AF2221">
            <w:r w:rsidRPr="000B272C">
              <w:t xml:space="preserve">solid volume fraction </w:t>
            </w:r>
            <w:r w:rsidR="00AF2221" w:rsidRPr="00AF2221">
              <w:rPr>
                <w:position w:val="-12"/>
              </w:rPr>
              <w:object w:dxaOrig="300" w:dyaOrig="380" w14:anchorId="515BF35F">
                <v:shape id="_x0000_i1795" type="#_x0000_t75" style="width:14pt;height:19.5pt" o:ole="">
                  <v:imagedata r:id="rId1572" o:title=""/>
                </v:shape>
                <o:OLEObject Type="Embed" ProgID="Equation.DSMT4" ShapeID="_x0000_i1795" DrawAspect="Content" ObjectID="_1459242878" r:id="rId1573"/>
              </w:object>
            </w:r>
            <w:r w:rsidRPr="000B272C">
              <w:t xml:space="preserve"> in the reference configuration</w:t>
            </w:r>
          </w:p>
        </w:tc>
      </w:tr>
      <w:tr w:rsidR="00327C00" w14:paraId="2725CD50" w14:textId="77777777" w:rsidTr="00327C00">
        <w:tblPrEx>
          <w:tblLook w:val="0000" w:firstRow="0" w:lastRow="0" w:firstColumn="0" w:lastColumn="0" w:noHBand="0" w:noVBand="0"/>
        </w:tblPrEx>
        <w:trPr>
          <w:trHeight w:val="270"/>
        </w:trPr>
        <w:tc>
          <w:tcPr>
            <w:tcW w:w="3121" w:type="dxa"/>
            <w:shd w:val="clear" w:color="auto" w:fill="auto"/>
          </w:tcPr>
          <w:p w14:paraId="4D5978B2" w14:textId="77777777" w:rsidR="00327C00" w:rsidRDefault="00327C00" w:rsidP="001F1A55">
            <w:pPr>
              <w:pStyle w:val="code"/>
            </w:pPr>
            <w:r>
              <w:t>&lt;fixed_charge_density&gt;</w:t>
            </w:r>
          </w:p>
        </w:tc>
        <w:tc>
          <w:tcPr>
            <w:tcW w:w="6457" w:type="dxa"/>
            <w:shd w:val="clear" w:color="auto" w:fill="auto"/>
          </w:tcPr>
          <w:p w14:paraId="7C781E0D" w14:textId="61ED100A" w:rsidR="00327C00" w:rsidRDefault="00327C00" w:rsidP="00AF2221">
            <w:r>
              <w:t xml:space="preserve">fixed charge density </w:t>
            </w:r>
            <w:r w:rsidR="00AF2221" w:rsidRPr="00AF2221">
              <w:rPr>
                <w:position w:val="-12"/>
              </w:rPr>
              <w:object w:dxaOrig="300" w:dyaOrig="380" w14:anchorId="3899412B">
                <v:shape id="_x0000_i1796" type="#_x0000_t75" style="width:14pt;height:19.5pt" o:ole="">
                  <v:imagedata r:id="rId1574" o:title=""/>
                </v:shape>
                <o:OLEObject Type="Embed" ProgID="Equation.DSMT4" ShapeID="_x0000_i1796" DrawAspect="Content" ObjectID="_1459242879" r:id="rId1575"/>
              </w:object>
            </w:r>
            <w:r>
              <w:t xml:space="preserve"> in the reference configuration</w:t>
            </w:r>
          </w:p>
        </w:tc>
      </w:tr>
      <w:tr w:rsidR="00D40C73" w14:paraId="138610F4" w14:textId="77777777" w:rsidTr="00327C00">
        <w:tblPrEx>
          <w:tblLook w:val="0000" w:firstRow="0" w:lastRow="0" w:firstColumn="0" w:lastColumn="0" w:noHBand="0" w:noVBand="0"/>
        </w:tblPrEx>
        <w:trPr>
          <w:trHeight w:val="270"/>
        </w:trPr>
        <w:tc>
          <w:tcPr>
            <w:tcW w:w="3121" w:type="dxa"/>
            <w:shd w:val="clear" w:color="auto" w:fill="auto"/>
          </w:tcPr>
          <w:p w14:paraId="704241D0" w14:textId="77777777" w:rsidR="00D40C73" w:rsidRDefault="00D40C73" w:rsidP="001F1A55">
            <w:pPr>
              <w:pStyle w:val="code"/>
            </w:pPr>
            <w:r>
              <w:t>&lt;permeability&gt;</w:t>
            </w:r>
          </w:p>
        </w:tc>
        <w:tc>
          <w:tcPr>
            <w:tcW w:w="6457" w:type="dxa"/>
            <w:shd w:val="clear" w:color="auto" w:fill="auto"/>
          </w:tcPr>
          <w:p w14:paraId="38E3BAE7" w14:textId="2393A55E" w:rsidR="00D40C73" w:rsidRDefault="00D40C73" w:rsidP="00AF2221">
            <w:r>
              <w:t xml:space="preserve">specification of the hydraulic permeability </w:t>
            </w:r>
            <w:r w:rsidR="00AF2221" w:rsidRPr="00AF2221">
              <w:rPr>
                <w:position w:val="-4"/>
              </w:rPr>
              <w:object w:dxaOrig="220" w:dyaOrig="260" w14:anchorId="5CC1B7DB">
                <v:shape id="_x0000_i1797" type="#_x0000_t75" style="width:10.5pt;height:13.5pt" o:ole="">
                  <v:imagedata r:id="rId1576" o:title=""/>
                </v:shape>
                <o:OLEObject Type="Embed" ProgID="Equation.DSMT4" ShapeID="_x0000_i1797" DrawAspect="Content" ObjectID="_1459242880" r:id="rId1577"/>
              </w:object>
            </w:r>
          </w:p>
        </w:tc>
      </w:tr>
      <w:tr w:rsidR="00E35B62" w14:paraId="1AE3DD68" w14:textId="77777777" w:rsidTr="00327C00">
        <w:tblPrEx>
          <w:tblLook w:val="0000" w:firstRow="0" w:lastRow="0" w:firstColumn="0" w:lastColumn="0" w:noHBand="0" w:noVBand="0"/>
        </w:tblPrEx>
        <w:trPr>
          <w:trHeight w:val="270"/>
        </w:trPr>
        <w:tc>
          <w:tcPr>
            <w:tcW w:w="3121" w:type="dxa"/>
            <w:shd w:val="clear" w:color="auto" w:fill="auto"/>
          </w:tcPr>
          <w:p w14:paraId="61D9EE9A" w14:textId="32B18CF0" w:rsidR="00E35B62" w:rsidRDefault="00E35B62" w:rsidP="001F1A55">
            <w:pPr>
              <w:pStyle w:val="code"/>
            </w:pPr>
            <w:r>
              <w:t>&lt;solvent_supply&gt;</w:t>
            </w:r>
          </w:p>
        </w:tc>
        <w:tc>
          <w:tcPr>
            <w:tcW w:w="6457" w:type="dxa"/>
            <w:shd w:val="clear" w:color="auto" w:fill="auto"/>
          </w:tcPr>
          <w:p w14:paraId="00A37C4A" w14:textId="6DD321E7" w:rsidR="00E35B62" w:rsidRDefault="00E35B62" w:rsidP="00AF2221">
            <w:r>
              <w:t xml:space="preserve">specification of the solvent supply </w:t>
            </w:r>
            <w:r w:rsidR="00AF2221" w:rsidRPr="00AF2221">
              <w:rPr>
                <w:position w:val="-10"/>
              </w:rPr>
              <w:object w:dxaOrig="320" w:dyaOrig="360" w14:anchorId="77089CC2">
                <v:shape id="_x0000_i1798" type="#_x0000_t75" style="width:16.5pt;height:18pt" o:ole="">
                  <v:imagedata r:id="rId1578" o:title=""/>
                </v:shape>
                <o:OLEObject Type="Embed" ProgID="Equation.DSMT4" ShapeID="_x0000_i1798" DrawAspect="Content" ObjectID="_1459242881" r:id="rId1579"/>
              </w:object>
            </w:r>
          </w:p>
        </w:tc>
      </w:tr>
      <w:tr w:rsidR="00D40C73" w14:paraId="4EEF0FDB" w14:textId="77777777" w:rsidTr="00327C00">
        <w:tblPrEx>
          <w:tblLook w:val="0000" w:firstRow="0" w:lastRow="0" w:firstColumn="0" w:lastColumn="0" w:noHBand="0" w:noVBand="0"/>
        </w:tblPrEx>
        <w:trPr>
          <w:trHeight w:val="270"/>
        </w:trPr>
        <w:tc>
          <w:tcPr>
            <w:tcW w:w="3121" w:type="dxa"/>
            <w:shd w:val="clear" w:color="auto" w:fill="auto"/>
          </w:tcPr>
          <w:p w14:paraId="19451CBC" w14:textId="77777777" w:rsidR="00D40C73" w:rsidRDefault="00327C00" w:rsidP="00B4198C">
            <w:pPr>
              <w:pStyle w:val="code"/>
            </w:pPr>
            <w:r>
              <w:t>&lt;osmotic_coefficient&gt;</w:t>
            </w:r>
          </w:p>
        </w:tc>
        <w:tc>
          <w:tcPr>
            <w:tcW w:w="6457" w:type="dxa"/>
            <w:shd w:val="clear" w:color="auto" w:fill="auto"/>
          </w:tcPr>
          <w:p w14:paraId="0B6C25B4" w14:textId="7DA6DDC1" w:rsidR="00D40C73" w:rsidRDefault="00327C00" w:rsidP="00AF2221">
            <w:r>
              <w:t xml:space="preserve">specification of the osmotic coefficient </w:t>
            </w:r>
            <w:r w:rsidR="00AF2221" w:rsidRPr="00AF2221">
              <w:rPr>
                <w:position w:val="-4"/>
              </w:rPr>
              <w:object w:dxaOrig="260" w:dyaOrig="240" w14:anchorId="0133CFF7">
                <v:shape id="_x0000_i1799" type="#_x0000_t75" style="width:13.5pt;height:12pt" o:ole="">
                  <v:imagedata r:id="rId1580" o:title=""/>
                </v:shape>
                <o:OLEObject Type="Embed" ProgID="Equation.DSMT4" ShapeID="_x0000_i1799" DrawAspect="Content" ObjectID="_1459242882" r:id="rId1581"/>
              </w:object>
            </w:r>
          </w:p>
        </w:tc>
      </w:tr>
      <w:tr w:rsidR="00D40C73" w14:paraId="4D69AB05" w14:textId="77777777" w:rsidTr="00327C00">
        <w:tblPrEx>
          <w:tblLook w:val="0000" w:firstRow="0" w:lastRow="0" w:firstColumn="0" w:lastColumn="0" w:noHBand="0" w:noVBand="0"/>
        </w:tblPrEx>
        <w:trPr>
          <w:trHeight w:val="270"/>
        </w:trPr>
        <w:tc>
          <w:tcPr>
            <w:tcW w:w="3121" w:type="dxa"/>
            <w:shd w:val="clear" w:color="auto" w:fill="auto"/>
          </w:tcPr>
          <w:p w14:paraId="44401781" w14:textId="77777777" w:rsidR="00D40C73" w:rsidRDefault="00327C00" w:rsidP="001F1A55">
            <w:pPr>
              <w:pStyle w:val="code"/>
            </w:pPr>
            <w:r>
              <w:t>&lt;solute&gt;</w:t>
            </w:r>
          </w:p>
        </w:tc>
        <w:tc>
          <w:tcPr>
            <w:tcW w:w="6457" w:type="dxa"/>
            <w:shd w:val="clear" w:color="auto" w:fill="auto"/>
          </w:tcPr>
          <w:p w14:paraId="69D28C9F" w14:textId="77777777" w:rsidR="00D40C73" w:rsidRDefault="00327C00" w:rsidP="00350D5F">
            <w:r>
              <w:t>specification of the solute properties</w:t>
            </w:r>
          </w:p>
        </w:tc>
      </w:tr>
      <w:tr w:rsidR="008A3B5E" w14:paraId="22B51E16" w14:textId="77777777" w:rsidTr="00C83DD5">
        <w:tblPrEx>
          <w:tblLook w:val="0000" w:firstRow="0" w:lastRow="0" w:firstColumn="0" w:lastColumn="0" w:noHBand="0" w:noVBand="0"/>
        </w:tblPrEx>
        <w:trPr>
          <w:trHeight w:val="270"/>
        </w:trPr>
        <w:tc>
          <w:tcPr>
            <w:tcW w:w="3121" w:type="dxa"/>
            <w:shd w:val="clear" w:color="auto" w:fill="auto"/>
          </w:tcPr>
          <w:p w14:paraId="49FF4C5A" w14:textId="77777777" w:rsidR="008A3B5E" w:rsidRDefault="008A3B5E" w:rsidP="00C83DD5">
            <w:pPr>
              <w:pStyle w:val="code"/>
            </w:pPr>
            <w:r>
              <w:t>&lt;solid_bound&gt;</w:t>
            </w:r>
          </w:p>
        </w:tc>
        <w:tc>
          <w:tcPr>
            <w:tcW w:w="6457" w:type="dxa"/>
            <w:shd w:val="clear" w:color="auto" w:fill="auto"/>
          </w:tcPr>
          <w:p w14:paraId="6220E319" w14:textId="77777777" w:rsidR="008A3B5E" w:rsidRDefault="008A3B5E" w:rsidP="00C83DD5">
            <w:r>
              <w:t>specification of solid-bound molecule</w:t>
            </w:r>
          </w:p>
        </w:tc>
      </w:tr>
    </w:tbl>
    <w:p w14:paraId="69D2B0F0" w14:textId="77777777" w:rsidR="00D40C73" w:rsidRDefault="00D40C73" w:rsidP="00D40C73"/>
    <w:p w14:paraId="52DAC406" w14:textId="6CF06D40" w:rsidR="0098757B" w:rsidRDefault="00D40C73" w:rsidP="00D40C73">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 xml:space="preserve">.  </w:t>
      </w:r>
      <w:r w:rsidRPr="00B27FE9">
        <w:t>Th</w:t>
      </w:r>
      <w:r>
        <w:t>e</w:t>
      </w:r>
      <w:r w:rsidRPr="00B27FE9">
        <w:t xml:space="preserve"> </w:t>
      </w:r>
      <w:r>
        <w:t>solid volume fraction</w:t>
      </w:r>
      <w:r w:rsidRPr="00B27FE9">
        <w:t xml:space="preserve"> </w:t>
      </w:r>
      <w:r>
        <w:t xml:space="preserve">in the reference configuration, </w:t>
      </w:r>
      <w:r w:rsidRPr="00543D3B">
        <w:rPr>
          <w:rStyle w:val="codeChar"/>
        </w:rPr>
        <w:t>&lt;phi0&gt;</w:t>
      </w:r>
      <w:r>
        <w:rPr>
          <w:rStyle w:val="codeChar"/>
        </w:rPr>
        <w:t>,</w:t>
      </w:r>
      <w:r>
        <w:t xml:space="preserve"> </w:t>
      </w:r>
      <w:r w:rsidRPr="00B27FE9">
        <w:t>must be greater than 0 (no solid) and less than 1 (</w:t>
      </w:r>
      <w:r>
        <w:t>only solid</w:t>
      </w:r>
      <w:r w:rsidRPr="00B27FE9">
        <w:t xml:space="preserve">).  The volume fraction of fluid (also known as the porosity) </w:t>
      </w:r>
      <w:r>
        <w:t xml:space="preserve">in the reference configuration </w:t>
      </w:r>
      <w:r w:rsidRPr="00B27FE9">
        <w:t xml:space="preserve">is given by </w:t>
      </w:r>
      <w:r w:rsidR="00AF2221" w:rsidRPr="00AF2221">
        <w:rPr>
          <w:position w:val="-12"/>
        </w:rPr>
        <w:object w:dxaOrig="560" w:dyaOrig="360" w14:anchorId="49FCBF72">
          <v:shape id="_x0000_i1800" type="#_x0000_t75" style="width:28pt;height:18pt" o:ole="">
            <v:imagedata r:id="rId1582" o:title=""/>
          </v:shape>
          <o:OLEObject Type="Embed" ProgID="Equation.DSMT4" ShapeID="_x0000_i1800" DrawAspect="Content" ObjectID="_1459242883" r:id="rId1583"/>
        </w:object>
      </w:r>
      <w:r w:rsidRPr="00B27FE9">
        <w:t>.</w:t>
      </w:r>
      <w:r>
        <w:t xml:space="preserve">  </w:t>
      </w:r>
      <w:r w:rsidR="001F1A55">
        <w:t xml:space="preserve">The </w:t>
      </w:r>
      <w:r w:rsidR="001F1A55" w:rsidRPr="00A4452F">
        <w:rPr>
          <w:rStyle w:val="codeChar"/>
        </w:rPr>
        <w:t>&lt;fixed_charge_density&gt;</w:t>
      </w:r>
      <w:r w:rsidR="001F1A55">
        <w:t xml:space="preserve"> </w:t>
      </w:r>
      <w:r w:rsidR="00A4452F">
        <w:t xml:space="preserve">may be negative, positive, or zero.  </w:t>
      </w:r>
      <w:r>
        <w:t xml:space="preserve">The </w:t>
      </w:r>
      <w:r w:rsidRPr="00B27FE9">
        <w:rPr>
          <w:rStyle w:val="codeChar"/>
        </w:rPr>
        <w:t>&lt;permeability&gt;</w:t>
      </w:r>
      <w:r>
        <w:t xml:space="preserve"> </w:t>
      </w:r>
      <w:r w:rsidR="00A4452F">
        <w:t xml:space="preserve">and </w:t>
      </w:r>
      <w:r w:rsidR="00A4452F" w:rsidRPr="00C14FEA">
        <w:rPr>
          <w:rStyle w:val="codeChar"/>
        </w:rPr>
        <w:t>&lt;osmotic_coefficient&gt;</w:t>
      </w:r>
      <w:r w:rsidR="00A4452F">
        <w:t xml:space="preserve"> </w:t>
      </w:r>
      <w:r>
        <w:t>tag</w:t>
      </w:r>
      <w:r w:rsidR="00A4452F">
        <w:t>s enclose</w:t>
      </w:r>
      <w:r>
        <w:t xml:space="preserve"> description</w:t>
      </w:r>
      <w:r w:rsidR="00A4452F">
        <w:t>s</w:t>
      </w:r>
      <w:r>
        <w:t xml:space="preserve"> of the permeability </w:t>
      </w:r>
      <w:r w:rsidR="00A4452F">
        <w:t xml:space="preserve">and osmotic coefficient </w:t>
      </w:r>
      <w:r>
        <w:t>constitutive relation</w:t>
      </w:r>
      <w:r w:rsidR="00A4452F">
        <w:t>s</w:t>
      </w:r>
      <w:r>
        <w:t xml:space="preserve"> and </w:t>
      </w:r>
      <w:r w:rsidR="00A4452F">
        <w:t xml:space="preserve">their </w:t>
      </w:r>
      <w:r>
        <w:t>associated material properties, as may be selected from the list presented in Section</w:t>
      </w:r>
      <w:r w:rsidR="00A4452F">
        <w:t>s</w:t>
      </w:r>
      <w:r>
        <w:t xml:space="preserve"> </w:t>
      </w:r>
      <w:r>
        <w:fldChar w:fldCharType="begin"/>
      </w:r>
      <w:r>
        <w:instrText xml:space="preserve"> REF _Ref162413399 \r \h </w:instrText>
      </w:r>
      <w:r>
        <w:fldChar w:fldCharType="separate"/>
      </w:r>
      <w:r w:rsidR="00873D59">
        <w:t>4.4.2</w:t>
      </w:r>
      <w:r>
        <w:fldChar w:fldCharType="end"/>
      </w:r>
      <w:r w:rsidR="00A4452F">
        <w:t xml:space="preserve"> and </w:t>
      </w:r>
      <w:r w:rsidR="00A4452F">
        <w:fldChar w:fldCharType="begin"/>
      </w:r>
      <w:r w:rsidR="00A4452F">
        <w:instrText xml:space="preserve"> REF _Ref162420105 \r \h </w:instrText>
      </w:r>
      <w:r w:rsidR="00A4452F">
        <w:fldChar w:fldCharType="separate"/>
      </w:r>
      <w:r w:rsidR="00873D59">
        <w:t>4.5.5</w:t>
      </w:r>
      <w:r w:rsidR="00A4452F">
        <w:fldChar w:fldCharType="end"/>
      </w:r>
      <w:r>
        <w:t>.</w:t>
      </w:r>
    </w:p>
    <w:p w14:paraId="2D9EF60B" w14:textId="77777777" w:rsidR="0098757B" w:rsidRDefault="0098757B" w:rsidP="00D40C73"/>
    <w:p w14:paraId="4651D1FF" w14:textId="57E5D83C" w:rsidR="0098757B" w:rsidRDefault="0098757B" w:rsidP="00D40C73">
      <w:r>
        <w:t xml:space="preserve">The </w:t>
      </w:r>
      <w:r w:rsidR="008A3B5E">
        <w:t xml:space="preserve">optional </w:t>
      </w:r>
      <w:r w:rsidRPr="00570944">
        <w:rPr>
          <w:rStyle w:val="codeChar"/>
        </w:rPr>
        <w:t>&lt;solute&gt;</w:t>
      </w:r>
      <w:r>
        <w:t xml:space="preserve"> tag provides a description of each solute in the </w:t>
      </w:r>
      <w:r w:rsidR="007960DE">
        <w:t xml:space="preserve">multiphasic </w:t>
      </w:r>
      <w:r>
        <w:t xml:space="preserve">mixture.  </w:t>
      </w:r>
      <w:r w:rsidR="008A3B5E">
        <w:t xml:space="preserve">Multiple solutes may be defined.  </w:t>
      </w:r>
      <w:r w:rsidR="006B3452">
        <w:t xml:space="preserve">Each tag includes the required </w:t>
      </w:r>
      <w:r w:rsidR="00370D1D" w:rsidRPr="00370D1D">
        <w:rPr>
          <w:i/>
        </w:rPr>
        <w:t>sol</w:t>
      </w:r>
      <w:r w:rsidR="006B3452">
        <w:t xml:space="preserve"> attribute</w:t>
      </w:r>
      <w:r w:rsidR="00370D1D">
        <w:t xml:space="preserve">, which should reference a solute </w:t>
      </w:r>
      <w:r w:rsidR="00370D1D" w:rsidRPr="00370D1D">
        <w:rPr>
          <w:i/>
        </w:rPr>
        <w:t>id</w:t>
      </w:r>
      <w:r w:rsidR="00370D1D">
        <w:t xml:space="preserve"> from the </w:t>
      </w:r>
      <w:r w:rsidR="00370D1D" w:rsidRPr="00370D1D">
        <w:rPr>
          <w:rStyle w:val="codeChar"/>
        </w:rPr>
        <w:t>&lt;Solutes&gt;</w:t>
      </w:r>
      <w:r w:rsidR="00370D1D">
        <w:t xml:space="preserve"> description in the </w:t>
      </w:r>
      <w:r w:rsidR="00370D1D" w:rsidRPr="00370D1D">
        <w:rPr>
          <w:rStyle w:val="codeChar"/>
        </w:rPr>
        <w:t>&lt;Globals&gt;</w:t>
      </w:r>
      <w:r w:rsidR="00370D1D">
        <w:t xml:space="preserve"> section (Section </w:t>
      </w:r>
      <w:r w:rsidR="00370D1D">
        <w:fldChar w:fldCharType="begin"/>
      </w:r>
      <w:r w:rsidR="00370D1D">
        <w:instrText xml:space="preserve"> REF _Ref188932792 \r \h </w:instrText>
      </w:r>
      <w:r w:rsidR="00370D1D">
        <w:fldChar w:fldCharType="separate"/>
      </w:r>
      <w:ins w:id="1592" w:author="Steve Maas" w:date="2014-01-02T13:04:00Z">
        <w:r w:rsidR="00873D59">
          <w:t>3.12.2</w:t>
        </w:r>
      </w:ins>
      <w:del w:id="1593" w:author="Steve Maas" w:date="2014-01-02T13:04:00Z">
        <w:r w:rsidR="00B951E2" w:rsidDel="00873D59">
          <w:delText>3.10.2</w:delText>
        </w:r>
      </w:del>
      <w:r w:rsidR="00370D1D">
        <w:fldChar w:fldCharType="end"/>
      </w:r>
      <w:r w:rsidR="00370D1D">
        <w:t>)</w:t>
      </w:r>
      <w:r w:rsidR="006B3452">
        <w:t xml:space="preserve">.  </w:t>
      </w:r>
      <w:r>
        <w:t>The following parameters must be defined in this description:</w:t>
      </w:r>
    </w:p>
    <w:p w14:paraId="4BF200D9" w14:textId="77777777" w:rsidR="0098757B" w:rsidRDefault="0098757B"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781BB2" w14:paraId="17E6981C" w14:textId="77777777" w:rsidTr="00FF76C8">
        <w:tc>
          <w:tcPr>
            <w:tcW w:w="3168" w:type="dxa"/>
            <w:shd w:val="clear" w:color="auto" w:fill="auto"/>
          </w:tcPr>
          <w:p w14:paraId="1E175D2D" w14:textId="77777777" w:rsidR="00781BB2" w:rsidRDefault="00781BB2" w:rsidP="00D40C73">
            <w:r w:rsidRPr="00C14FEA">
              <w:rPr>
                <w:rStyle w:val="codeChar"/>
              </w:rPr>
              <w:t>&lt;diffusivity&gt;</w:t>
            </w:r>
          </w:p>
        </w:tc>
        <w:tc>
          <w:tcPr>
            <w:tcW w:w="6408" w:type="dxa"/>
            <w:shd w:val="clear" w:color="auto" w:fill="auto"/>
          </w:tcPr>
          <w:p w14:paraId="015E40BF" w14:textId="596F5A3B" w:rsidR="00781BB2" w:rsidRDefault="007B5FF8" w:rsidP="00AF2221">
            <w:r>
              <w:t xml:space="preserve">specification of the solute diffusivities </w:t>
            </w:r>
            <w:r w:rsidR="00AF2221" w:rsidRPr="00AF2221">
              <w:rPr>
                <w:position w:val="-6"/>
              </w:rPr>
              <w:object w:dxaOrig="300" w:dyaOrig="320" w14:anchorId="42DA471E">
                <v:shape id="_x0000_i1801" type="#_x0000_t75" style="width:14pt;height:16.5pt" o:ole="">
                  <v:imagedata r:id="rId1584" o:title=""/>
                </v:shape>
                <o:OLEObject Type="Embed" ProgID="Equation.DSMT4" ShapeID="_x0000_i1801" DrawAspect="Content" ObjectID="_1459242884" r:id="rId1585"/>
              </w:object>
            </w:r>
            <w:r>
              <w:t xml:space="preserve"> and </w:t>
            </w:r>
            <w:r w:rsidR="00AF2221" w:rsidRPr="00AF2221">
              <w:rPr>
                <w:position w:val="-12"/>
              </w:rPr>
              <w:object w:dxaOrig="320" w:dyaOrig="380" w14:anchorId="2F461821">
                <v:shape id="_x0000_i1802" type="#_x0000_t75" style="width:16.5pt;height:19.5pt" o:ole="">
                  <v:imagedata r:id="rId1586" o:title=""/>
                </v:shape>
                <o:OLEObject Type="Embed" ProgID="Equation.DSMT4" ShapeID="_x0000_i1802" DrawAspect="Content" ObjectID="_1459242885" r:id="rId1587"/>
              </w:object>
            </w:r>
          </w:p>
        </w:tc>
      </w:tr>
      <w:tr w:rsidR="00781BB2" w14:paraId="4128EC42" w14:textId="77777777" w:rsidTr="00FF76C8">
        <w:tc>
          <w:tcPr>
            <w:tcW w:w="3168" w:type="dxa"/>
            <w:shd w:val="clear" w:color="auto" w:fill="auto"/>
          </w:tcPr>
          <w:p w14:paraId="046630E9" w14:textId="77777777" w:rsidR="00781BB2" w:rsidRDefault="00781BB2" w:rsidP="00D40C73">
            <w:r w:rsidRPr="00C14FEA">
              <w:rPr>
                <w:rStyle w:val="codeChar"/>
              </w:rPr>
              <w:t>&lt;solubility&gt;</w:t>
            </w:r>
          </w:p>
        </w:tc>
        <w:tc>
          <w:tcPr>
            <w:tcW w:w="6408" w:type="dxa"/>
            <w:shd w:val="clear" w:color="auto" w:fill="auto"/>
          </w:tcPr>
          <w:p w14:paraId="5F6F053D" w14:textId="78435BE0" w:rsidR="00781BB2" w:rsidRDefault="007B5FF8" w:rsidP="00AF2221">
            <w:r>
              <w:t xml:space="preserve">specification of the solute effective solubility </w:t>
            </w:r>
            <w:r w:rsidR="00AF2221" w:rsidRPr="00AF2221">
              <w:rPr>
                <w:position w:val="-4"/>
              </w:rPr>
              <w:object w:dxaOrig="320" w:dyaOrig="300" w14:anchorId="15CEBCA2">
                <v:shape id="_x0000_i1803" type="#_x0000_t75" style="width:16.5pt;height:14pt" o:ole="">
                  <v:imagedata r:id="rId1588" o:title=""/>
                </v:shape>
                <o:OLEObject Type="Embed" ProgID="Equation.DSMT4" ShapeID="_x0000_i1803" DrawAspect="Content" ObjectID="_1459242886" r:id="rId1589"/>
              </w:object>
            </w:r>
          </w:p>
        </w:tc>
      </w:tr>
    </w:tbl>
    <w:p w14:paraId="59FC8222" w14:textId="77777777" w:rsidR="0098757B" w:rsidRDefault="0098757B" w:rsidP="00D40C73"/>
    <w:p w14:paraId="47192A3E" w14:textId="5B637552" w:rsidR="00D40C73" w:rsidRDefault="00D40C73" w:rsidP="00D40C73">
      <w:r>
        <w:lastRenderedPageBreak/>
        <w:t xml:space="preserve">The </w:t>
      </w:r>
      <w:r w:rsidRPr="00C14FEA">
        <w:rPr>
          <w:rStyle w:val="codeChar"/>
        </w:rPr>
        <w:t>&lt;diffusivity&gt;</w:t>
      </w:r>
      <w:r w:rsidR="00570944">
        <w:t xml:space="preserve"> and</w:t>
      </w:r>
      <w:r>
        <w:t xml:space="preserve">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873D59">
        <w:t>4.5.3</w:t>
      </w:r>
      <w:r>
        <w:fldChar w:fldCharType="end"/>
      </w:r>
      <w:r w:rsidR="00570944">
        <w:t xml:space="preserve"> and</w:t>
      </w:r>
      <w:r>
        <w:t xml:space="preserve"> </w:t>
      </w:r>
      <w:r>
        <w:fldChar w:fldCharType="begin"/>
      </w:r>
      <w:r>
        <w:instrText xml:space="preserve"> REF _Ref162420103 \r \h </w:instrText>
      </w:r>
      <w:r>
        <w:fldChar w:fldCharType="separate"/>
      </w:r>
      <w:r w:rsidR="00873D59">
        <w:t>4.5.4</w:t>
      </w:r>
      <w:r>
        <w:fldChar w:fldCharType="end"/>
      </w:r>
      <w:r>
        <w:t>,</w:t>
      </w:r>
      <w:r w:rsidR="00A4452F">
        <w:t xml:space="preserve"> </w:t>
      </w:r>
      <w:r>
        <w:t>respectively.</w:t>
      </w:r>
      <w:r w:rsidR="006B3452">
        <w:t xml:space="preserve"> </w:t>
      </w:r>
      <w:r w:rsidR="002264EB">
        <w:t xml:space="preserve"> Each solute tag must include a</w:t>
      </w:r>
      <w:r w:rsidR="006B3452">
        <w:t xml:space="preserve"> “</w:t>
      </w:r>
      <w:r w:rsidR="002264EB">
        <w:t>sol</w:t>
      </w:r>
      <w:r w:rsidR="006B3452">
        <w:t>” attribute</w:t>
      </w:r>
    </w:p>
    <w:p w14:paraId="5A34DDCD" w14:textId="77777777" w:rsidR="008A3B5E" w:rsidRDefault="008A3B5E" w:rsidP="008A3B5E"/>
    <w:p w14:paraId="392DECFF" w14:textId="77777777" w:rsidR="008A3B5E" w:rsidRDefault="008A3B5E" w:rsidP="008A3B5E">
      <w:r>
        <w:t xml:space="preserve">The optional </w:t>
      </w:r>
      <w:r w:rsidRPr="00570944">
        <w:rPr>
          <w:rStyle w:val="codeChar"/>
        </w:rPr>
        <w:t>&lt;</w:t>
      </w:r>
      <w:r>
        <w:rPr>
          <w:rStyle w:val="codeChar"/>
        </w:rPr>
        <w:t>solid_bound</w:t>
      </w:r>
      <w:r w:rsidRPr="00570944">
        <w:rPr>
          <w:rStyle w:val="codeChar"/>
        </w:rPr>
        <w:t>&gt;</w:t>
      </w:r>
      <w:r>
        <w:t xml:space="preserve"> tag specifies which solid-bound molecule should be included in the multiphasic mixture.  Multiple solid-bound molecules may be specified. Each tag should include the required </w:t>
      </w:r>
      <w:r w:rsidRPr="00370D1D">
        <w:rPr>
          <w:i/>
        </w:rPr>
        <w:t>s</w:t>
      </w:r>
      <w:r>
        <w:rPr>
          <w:i/>
        </w:rPr>
        <w:t>bm</w:t>
      </w:r>
      <w:r>
        <w:t xml:space="preserve"> attribute, which references an </w:t>
      </w:r>
      <w:r w:rsidRPr="00370D1D">
        <w:rPr>
          <w:i/>
        </w:rPr>
        <w:t>id</w:t>
      </w:r>
      <w:r>
        <w:t xml:space="preserve"> from the </w:t>
      </w:r>
      <w:r w:rsidRPr="00370D1D">
        <w:rPr>
          <w:rStyle w:val="codeChar"/>
        </w:rPr>
        <w:t>&lt;</w:t>
      </w:r>
      <w:r>
        <w:rPr>
          <w:rStyle w:val="codeChar"/>
        </w:rPr>
        <w:t>SolidBoundMolecules</w:t>
      </w:r>
      <w:r w:rsidRPr="00370D1D">
        <w:rPr>
          <w:rStyle w:val="codeChar"/>
        </w:rPr>
        <w:t>&gt;</w:t>
      </w:r>
      <w:r>
        <w:t xml:space="preserve"> description in the </w:t>
      </w:r>
      <w:r w:rsidRPr="00370D1D">
        <w:rPr>
          <w:rStyle w:val="codeChar"/>
        </w:rPr>
        <w:t>&lt;Globals&gt;</w:t>
      </w:r>
      <w:r>
        <w:t xml:space="preserve"> section (Section </w:t>
      </w:r>
      <w:r>
        <w:fldChar w:fldCharType="begin"/>
      </w:r>
      <w:r>
        <w:instrText xml:space="preserve"> REF _Ref188932792 \r \h </w:instrText>
      </w:r>
      <w:r>
        <w:fldChar w:fldCharType="separate"/>
      </w:r>
      <w:ins w:id="1594" w:author="Steve Maas" w:date="2014-01-02T13:04:00Z">
        <w:r w:rsidR="00873D59">
          <w:t>3.12.2</w:t>
        </w:r>
      </w:ins>
      <w:del w:id="1595" w:author="Steve Maas" w:date="2014-01-02T13:04:00Z">
        <w:r w:rsidR="00B951E2" w:rsidDel="00873D59">
          <w:delText>3.10.2</w:delText>
        </w:r>
      </w:del>
      <w:r>
        <w:fldChar w:fldCharType="end"/>
      </w:r>
      <w:r>
        <w:t>).  The following parameter must be defined in this description:</w:t>
      </w:r>
    </w:p>
    <w:p w14:paraId="31E9BF37" w14:textId="77777777" w:rsidR="008A3B5E" w:rsidRDefault="008A3B5E" w:rsidP="008A3B5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8A3B5E" w14:paraId="1ACA6AF0" w14:textId="77777777" w:rsidTr="00C83DD5">
        <w:tc>
          <w:tcPr>
            <w:tcW w:w="3168" w:type="dxa"/>
            <w:shd w:val="clear" w:color="auto" w:fill="auto"/>
          </w:tcPr>
          <w:p w14:paraId="5BD444D2" w14:textId="77777777" w:rsidR="008A3B5E" w:rsidRDefault="008A3B5E" w:rsidP="00C83DD5">
            <w:r w:rsidRPr="00C14FEA">
              <w:rPr>
                <w:rStyle w:val="codeChar"/>
              </w:rPr>
              <w:t>&lt;</w:t>
            </w:r>
            <w:r>
              <w:rPr>
                <w:rStyle w:val="codeChar"/>
              </w:rPr>
              <w:t>rho0</w:t>
            </w:r>
            <w:r w:rsidRPr="00C14FEA">
              <w:rPr>
                <w:rStyle w:val="codeChar"/>
              </w:rPr>
              <w:t>&gt;</w:t>
            </w:r>
          </w:p>
        </w:tc>
        <w:tc>
          <w:tcPr>
            <w:tcW w:w="6408" w:type="dxa"/>
            <w:shd w:val="clear" w:color="auto" w:fill="auto"/>
          </w:tcPr>
          <w:p w14:paraId="79610A05" w14:textId="0D0CBB17" w:rsidR="008A3B5E" w:rsidRDefault="008A3B5E" w:rsidP="00AF2221">
            <w:r>
              <w:t>initial value of the referential apparent density of the solid-bound molecule</w:t>
            </w:r>
            <w:r w:rsidR="008F65F3">
              <w:t xml:space="preserve"> </w:t>
            </w:r>
            <w:r w:rsidR="00AF2221" w:rsidRPr="00AF2221">
              <w:rPr>
                <w:position w:val="-12"/>
              </w:rPr>
              <w:object w:dxaOrig="340" w:dyaOrig="380" w14:anchorId="6694CC47">
                <v:shape id="_x0000_i1804" type="#_x0000_t75" style="width:16.5pt;height:19.5pt" o:ole="">
                  <v:imagedata r:id="rId1590" o:title=""/>
                </v:shape>
                <o:OLEObject Type="Embed" ProgID="Equation.DSMT4" ShapeID="_x0000_i1804" DrawAspect="Content" ObjectID="_1459242887" r:id="rId1591"/>
              </w:object>
            </w:r>
            <w:r w:rsidR="008F65F3">
              <w:t xml:space="preserve"> </w:t>
            </w:r>
            <w:r>
              <w:t>.</w:t>
            </w:r>
          </w:p>
        </w:tc>
      </w:tr>
      <w:tr w:rsidR="00196AE3" w14:paraId="783978E7" w14:textId="77777777" w:rsidTr="00C83DD5">
        <w:tc>
          <w:tcPr>
            <w:tcW w:w="3168" w:type="dxa"/>
            <w:shd w:val="clear" w:color="auto" w:fill="auto"/>
          </w:tcPr>
          <w:p w14:paraId="699B044F" w14:textId="1DBA795B" w:rsidR="00196AE3" w:rsidRPr="00C14FEA" w:rsidRDefault="008F65F3" w:rsidP="00C83DD5">
            <w:pPr>
              <w:rPr>
                <w:rStyle w:val="codeChar"/>
              </w:rPr>
            </w:pPr>
            <w:r>
              <w:rPr>
                <w:rStyle w:val="codeChar"/>
              </w:rPr>
              <w:t>&lt;rhomin&gt;</w:t>
            </w:r>
          </w:p>
        </w:tc>
        <w:tc>
          <w:tcPr>
            <w:tcW w:w="6408" w:type="dxa"/>
            <w:shd w:val="clear" w:color="auto" w:fill="auto"/>
          </w:tcPr>
          <w:p w14:paraId="7B01341F" w14:textId="5D6D5974" w:rsidR="00196AE3" w:rsidRDefault="008F65F3" w:rsidP="00AF2221">
            <w:r>
              <w:t xml:space="preserve">optional minimum allowable value of </w:t>
            </w:r>
            <w:r w:rsidR="00AF2221" w:rsidRPr="00AF2221">
              <w:rPr>
                <w:position w:val="-12"/>
              </w:rPr>
              <w:object w:dxaOrig="340" w:dyaOrig="380" w14:anchorId="554A111F">
                <v:shape id="_x0000_i1805" type="#_x0000_t75" style="width:16.5pt;height:19.5pt" o:ole="">
                  <v:imagedata r:id="rId1592" o:title=""/>
                </v:shape>
                <o:OLEObject Type="Embed" ProgID="Equation.DSMT4" ShapeID="_x0000_i1805" DrawAspect="Content" ObjectID="_1459242888" r:id="rId1593"/>
              </w:object>
            </w:r>
            <w:r>
              <w:t xml:space="preserve"> </w:t>
            </w:r>
            <w:r w:rsidR="003E383F">
              <w:t>(zero by default)</w:t>
            </w:r>
          </w:p>
        </w:tc>
      </w:tr>
      <w:tr w:rsidR="00196AE3" w14:paraId="147A2A0E" w14:textId="77777777" w:rsidTr="00C83DD5">
        <w:tc>
          <w:tcPr>
            <w:tcW w:w="3168" w:type="dxa"/>
            <w:shd w:val="clear" w:color="auto" w:fill="auto"/>
          </w:tcPr>
          <w:p w14:paraId="2AE885FC" w14:textId="15CE4E29" w:rsidR="00196AE3" w:rsidRPr="00C14FEA" w:rsidRDefault="008F65F3" w:rsidP="00C83DD5">
            <w:pPr>
              <w:rPr>
                <w:rStyle w:val="codeChar"/>
              </w:rPr>
            </w:pPr>
            <w:r>
              <w:rPr>
                <w:rStyle w:val="codeChar"/>
              </w:rPr>
              <w:t>&lt;rhomax&gt;</w:t>
            </w:r>
          </w:p>
        </w:tc>
        <w:tc>
          <w:tcPr>
            <w:tcW w:w="6408" w:type="dxa"/>
            <w:shd w:val="clear" w:color="auto" w:fill="auto"/>
          </w:tcPr>
          <w:p w14:paraId="3568E732" w14:textId="44658C9C" w:rsidR="00196AE3" w:rsidRDefault="008F65F3" w:rsidP="00AF2221">
            <w:r>
              <w:t xml:space="preserve">optional maximum allowable value of </w:t>
            </w:r>
            <w:r w:rsidR="00AF2221" w:rsidRPr="00AF2221">
              <w:rPr>
                <w:position w:val="-12"/>
              </w:rPr>
              <w:object w:dxaOrig="340" w:dyaOrig="380" w14:anchorId="54B772F1">
                <v:shape id="_x0000_i1806" type="#_x0000_t75" style="width:16.5pt;height:19.5pt" o:ole="">
                  <v:imagedata r:id="rId1594" o:title=""/>
                </v:shape>
                <o:OLEObject Type="Embed" ProgID="Equation.DSMT4" ShapeID="_x0000_i1806" DrawAspect="Content" ObjectID="_1459242889" r:id="rId1595"/>
              </w:object>
            </w:r>
            <w:r>
              <w:t xml:space="preserve"> </w:t>
            </w:r>
            <w:r w:rsidR="003E383F">
              <w:t>(none by default)</w:t>
            </w:r>
          </w:p>
        </w:tc>
      </w:tr>
    </w:tbl>
    <w:p w14:paraId="62753C19" w14:textId="77777777" w:rsidR="008A3B5E" w:rsidRDefault="008A3B5E" w:rsidP="008A3B5E"/>
    <w:p w14:paraId="468F6CCA" w14:textId="0A7869EC" w:rsidR="008A3B5E" w:rsidRDefault="008A3B5E" w:rsidP="008A3B5E">
      <w:r>
        <w:t>If a chemical reaction inv</w:t>
      </w:r>
      <w:r w:rsidR="00E04BE3">
        <w:t>olves this solid-bound molecule</w:t>
      </w:r>
      <w:r>
        <w:t xml:space="preserve"> its referential apparent density may evolve over time.</w:t>
      </w:r>
      <w:r w:rsidR="003E383F">
        <w:t xml:space="preserve">  The user may place lower and upper bounds on the allowable range of </w:t>
      </w:r>
      <w:r w:rsidR="00E04BE3">
        <w:t xml:space="preserve">an evolving </w:t>
      </w:r>
      <w:r w:rsidR="00AF2221" w:rsidRPr="00AF2221">
        <w:rPr>
          <w:position w:val="-12"/>
        </w:rPr>
        <w:object w:dxaOrig="340" w:dyaOrig="380" w14:anchorId="489E005B">
          <v:shape id="_x0000_i1807" type="#_x0000_t75" style="width:16.5pt;height:19.5pt" o:ole="">
            <v:imagedata r:id="rId1596" o:title=""/>
          </v:shape>
          <o:OLEObject Type="Embed" ProgID="Equation.DSMT4" ShapeID="_x0000_i1807" DrawAspect="Content" ObjectID="_1459242890" r:id="rId1597"/>
        </w:object>
      </w:r>
      <w:r w:rsidR="003E383F">
        <w:t>.</w:t>
      </w:r>
    </w:p>
    <w:p w14:paraId="2B7668D6" w14:textId="77777777" w:rsidR="00D40C73" w:rsidRDefault="00D40C73" w:rsidP="00D40C73"/>
    <w:p w14:paraId="78A0AB30" w14:textId="77777777" w:rsidR="00D40C73" w:rsidRPr="00B27FE9" w:rsidRDefault="00D40C73" w:rsidP="00D40C73">
      <w:pPr>
        <w:pStyle w:val="Example"/>
      </w:pPr>
      <w:r w:rsidRPr="00B27FE9">
        <w:t>Example:</w:t>
      </w:r>
    </w:p>
    <w:p w14:paraId="46D43B49" w14:textId="78D1EA1E" w:rsidR="00087FBE" w:rsidRDefault="00087FBE" w:rsidP="00087FBE">
      <w:pPr>
        <w:pStyle w:val="code"/>
      </w:pPr>
      <w:r>
        <w:t>&lt;material id="2" name="Media" type="</w:t>
      </w:r>
      <w:r w:rsidR="007960DE">
        <w:t>multiphasic</w:t>
      </w:r>
      <w:r>
        <w:t>"&gt;</w:t>
      </w:r>
    </w:p>
    <w:p w14:paraId="56F33A42" w14:textId="77777777" w:rsidR="00087FBE" w:rsidRDefault="00204648" w:rsidP="00087FBE">
      <w:pPr>
        <w:pStyle w:val="code"/>
      </w:pPr>
      <w:r>
        <w:tab/>
      </w:r>
      <w:r w:rsidR="00087FBE">
        <w:t>&lt;phi0&gt;0.2&lt;/phi0&gt;</w:t>
      </w:r>
    </w:p>
    <w:p w14:paraId="4C0ECE8B" w14:textId="77777777" w:rsidR="00087FBE" w:rsidRDefault="00087FBE" w:rsidP="00087FBE">
      <w:pPr>
        <w:pStyle w:val="code"/>
      </w:pPr>
      <w:r>
        <w:tab/>
        <w:t>&lt;fixed_charge_density&gt;-40&lt;/fixed_charge_density&gt;</w:t>
      </w:r>
    </w:p>
    <w:p w14:paraId="6F1678CB" w14:textId="77777777" w:rsidR="00087FBE" w:rsidRDefault="00087FBE" w:rsidP="00087FBE">
      <w:pPr>
        <w:pStyle w:val="code"/>
      </w:pPr>
      <w:r>
        <w:tab/>
        <w:t>&lt;solid name="Solid Matrix" type="Holmes-Mow"&gt;</w:t>
      </w:r>
    </w:p>
    <w:p w14:paraId="4C24FCD4" w14:textId="77777777" w:rsidR="00087FBE" w:rsidRDefault="00BD0B80" w:rsidP="00087FBE">
      <w:pPr>
        <w:pStyle w:val="code"/>
      </w:pPr>
      <w:r>
        <w:tab/>
      </w:r>
      <w:r>
        <w:tab/>
      </w:r>
      <w:r w:rsidR="00087FBE">
        <w:t>&lt;density&gt;1&lt;/density&gt;</w:t>
      </w:r>
    </w:p>
    <w:p w14:paraId="42043F3C" w14:textId="77777777" w:rsidR="00087FBE" w:rsidRDefault="00BD0B80" w:rsidP="00087FBE">
      <w:pPr>
        <w:pStyle w:val="code"/>
      </w:pPr>
      <w:r>
        <w:tab/>
      </w:r>
      <w:r>
        <w:tab/>
      </w:r>
      <w:r w:rsidR="00087FBE">
        <w:t>&lt;E&gt;0.28&lt;/E&gt;</w:t>
      </w:r>
    </w:p>
    <w:p w14:paraId="37FAC20E" w14:textId="77777777" w:rsidR="00087FBE" w:rsidRDefault="00087FBE" w:rsidP="00087FBE">
      <w:pPr>
        <w:pStyle w:val="code"/>
      </w:pPr>
      <w:r>
        <w:tab/>
      </w:r>
      <w:r>
        <w:tab/>
        <w:t>&lt;v&gt;0&lt;/v&gt;</w:t>
      </w:r>
    </w:p>
    <w:p w14:paraId="29F36416" w14:textId="77777777" w:rsidR="00087FBE" w:rsidRDefault="00087FBE" w:rsidP="00087FBE">
      <w:pPr>
        <w:pStyle w:val="code"/>
      </w:pPr>
      <w:r>
        <w:tab/>
      </w:r>
      <w:r>
        <w:tab/>
        <w:t>&lt;beta&gt;0&lt;/beta&gt;</w:t>
      </w:r>
    </w:p>
    <w:p w14:paraId="79536107" w14:textId="77777777" w:rsidR="00087FBE" w:rsidRDefault="00BD0B80" w:rsidP="00087FBE">
      <w:pPr>
        <w:pStyle w:val="code"/>
      </w:pPr>
      <w:r>
        <w:tab/>
      </w:r>
      <w:r w:rsidR="00087FBE">
        <w:t>&lt;/solid&gt;</w:t>
      </w:r>
    </w:p>
    <w:p w14:paraId="0EBE3CDC" w14:textId="77777777" w:rsidR="00087FBE" w:rsidRDefault="00087FBE" w:rsidP="00087FBE">
      <w:pPr>
        <w:pStyle w:val="code"/>
      </w:pPr>
      <w:r>
        <w:tab/>
        <w:t>&lt;permeability name="Permeability" type="perm-Holmes-Mow"&gt;</w:t>
      </w:r>
    </w:p>
    <w:p w14:paraId="33318C61" w14:textId="77777777" w:rsidR="00087FBE" w:rsidRDefault="00087FBE" w:rsidP="00087FBE">
      <w:pPr>
        <w:pStyle w:val="code"/>
      </w:pPr>
      <w:r>
        <w:tab/>
      </w:r>
      <w:r>
        <w:tab/>
        <w:t>&lt;perm&gt;1e-3&lt;/perm&gt;</w:t>
      </w:r>
    </w:p>
    <w:p w14:paraId="0EE33185" w14:textId="77777777" w:rsidR="00087FBE" w:rsidRDefault="00087FBE" w:rsidP="00087FBE">
      <w:pPr>
        <w:pStyle w:val="code"/>
      </w:pPr>
      <w:r>
        <w:tab/>
      </w:r>
      <w:r>
        <w:tab/>
        <w:t>&lt;M&gt;0&lt;/M&gt;</w:t>
      </w:r>
    </w:p>
    <w:p w14:paraId="3CEF6B59" w14:textId="77777777" w:rsidR="00087FBE" w:rsidRDefault="00087FBE" w:rsidP="00087FBE">
      <w:pPr>
        <w:pStyle w:val="code"/>
      </w:pPr>
      <w:r>
        <w:tab/>
      </w:r>
      <w:r>
        <w:tab/>
        <w:t>&lt;alpha&gt;0&lt;/alpha&gt;</w:t>
      </w:r>
    </w:p>
    <w:p w14:paraId="47F5F95E" w14:textId="77777777" w:rsidR="00087FBE" w:rsidRDefault="00BD0B80" w:rsidP="00087FBE">
      <w:pPr>
        <w:pStyle w:val="code"/>
      </w:pPr>
      <w:r>
        <w:tab/>
      </w:r>
      <w:r w:rsidR="00087FBE">
        <w:t>&lt;/permeability&gt;</w:t>
      </w:r>
    </w:p>
    <w:p w14:paraId="426C624A" w14:textId="77777777" w:rsidR="00087FBE" w:rsidRDefault="00087FBE" w:rsidP="00087FBE">
      <w:pPr>
        <w:pStyle w:val="code"/>
      </w:pPr>
      <w:r>
        <w:tab/>
        <w:t>&lt;osmotic_coefficient name=</w:t>
      </w:r>
      <w:r w:rsidR="00BD0B80">
        <w:t>"Ideal</w:t>
      </w:r>
      <w:r>
        <w:t>" type="osm-coef-const"&gt;</w:t>
      </w:r>
    </w:p>
    <w:p w14:paraId="5303943D" w14:textId="77777777" w:rsidR="00087FBE" w:rsidRDefault="00087FBE" w:rsidP="00087FBE">
      <w:pPr>
        <w:pStyle w:val="code"/>
      </w:pPr>
      <w:r>
        <w:tab/>
      </w:r>
      <w:r>
        <w:tab/>
        <w:t>&lt;osmcoef&gt;1.0&lt;/osmcoef&gt;</w:t>
      </w:r>
    </w:p>
    <w:p w14:paraId="4B5ABC74" w14:textId="77777777" w:rsidR="00087FBE" w:rsidRDefault="00BD0B80" w:rsidP="00087FBE">
      <w:pPr>
        <w:pStyle w:val="code"/>
      </w:pPr>
      <w:r>
        <w:tab/>
      </w:r>
      <w:r w:rsidR="00087FBE">
        <w:t>&lt;/osmotic_coefficient&gt;</w:t>
      </w:r>
    </w:p>
    <w:p w14:paraId="72FC953D" w14:textId="77777777" w:rsidR="00087FBE" w:rsidRDefault="00087FBE" w:rsidP="00087FBE">
      <w:pPr>
        <w:pStyle w:val="code"/>
      </w:pPr>
      <w:r>
        <w:tab/>
        <w:t xml:space="preserve">&lt;solute </w:t>
      </w:r>
      <w:r w:rsidR="00370D1D">
        <w:t>sol</w:t>
      </w:r>
      <w:r>
        <w:t>="1"&gt;</w:t>
      </w:r>
    </w:p>
    <w:p w14:paraId="5EF642F7" w14:textId="77777777" w:rsidR="00087FBE" w:rsidRDefault="00087FBE" w:rsidP="00087FBE">
      <w:pPr>
        <w:pStyle w:val="code"/>
      </w:pPr>
      <w:r>
        <w:tab/>
      </w:r>
      <w:r>
        <w:tab/>
        <w:t>&lt;diffusivity name="Diffusivity" type="diff-const-iso"&gt;</w:t>
      </w:r>
    </w:p>
    <w:p w14:paraId="2873D6AC" w14:textId="77777777" w:rsidR="00087FBE" w:rsidRDefault="00087FBE" w:rsidP="00087FBE">
      <w:pPr>
        <w:pStyle w:val="code"/>
      </w:pPr>
      <w:r>
        <w:tab/>
      </w:r>
      <w:r>
        <w:tab/>
      </w:r>
      <w:r w:rsidR="00BD0B80">
        <w:tab/>
      </w:r>
      <w:r>
        <w:t>&lt;free_diff&gt;1e-3&lt;/free_diff&gt;</w:t>
      </w:r>
    </w:p>
    <w:p w14:paraId="7EFF4F42" w14:textId="77777777" w:rsidR="00087FBE" w:rsidRDefault="00087FBE" w:rsidP="00087FBE">
      <w:pPr>
        <w:pStyle w:val="code"/>
      </w:pPr>
      <w:r>
        <w:tab/>
      </w:r>
      <w:r>
        <w:tab/>
      </w:r>
      <w:r w:rsidR="00BD0B80">
        <w:tab/>
      </w:r>
      <w:r>
        <w:t>&lt;diff&gt;1e-3&lt;/diff&gt;</w:t>
      </w:r>
    </w:p>
    <w:p w14:paraId="2390A1D2" w14:textId="77777777" w:rsidR="00087FBE" w:rsidRDefault="00BD0B80" w:rsidP="00087FBE">
      <w:pPr>
        <w:pStyle w:val="code"/>
      </w:pPr>
      <w:r>
        <w:tab/>
      </w:r>
      <w:r>
        <w:tab/>
      </w:r>
      <w:r w:rsidR="00087FBE">
        <w:t>&lt;/diffusivity&gt;</w:t>
      </w:r>
    </w:p>
    <w:p w14:paraId="7E9CBF17" w14:textId="77777777" w:rsidR="00087FBE" w:rsidRDefault="00087FBE" w:rsidP="00087FBE">
      <w:pPr>
        <w:pStyle w:val="code"/>
      </w:pPr>
      <w:r>
        <w:tab/>
      </w:r>
      <w:r w:rsidR="00BD0B80">
        <w:tab/>
      </w:r>
      <w:r>
        <w:t>&lt;solubility name="Solubility" type="solub-const"&gt;</w:t>
      </w:r>
    </w:p>
    <w:p w14:paraId="5E5BD256" w14:textId="77777777" w:rsidR="00087FBE" w:rsidRDefault="00087FBE" w:rsidP="00087FBE">
      <w:pPr>
        <w:pStyle w:val="code"/>
      </w:pPr>
      <w:r>
        <w:tab/>
      </w:r>
      <w:r>
        <w:tab/>
      </w:r>
      <w:r w:rsidR="00BD0B80">
        <w:tab/>
      </w:r>
      <w:r>
        <w:t>&lt;solub&gt;1.0&lt;/solub&gt;</w:t>
      </w:r>
    </w:p>
    <w:p w14:paraId="03A10630" w14:textId="77777777" w:rsidR="00087FBE" w:rsidRDefault="00087FBE" w:rsidP="00087FBE">
      <w:pPr>
        <w:pStyle w:val="code"/>
      </w:pPr>
      <w:r>
        <w:tab/>
      </w:r>
      <w:r>
        <w:tab/>
        <w:t>&lt;/solubility&gt;</w:t>
      </w:r>
    </w:p>
    <w:p w14:paraId="537703DA" w14:textId="77777777" w:rsidR="00087FBE" w:rsidRDefault="00BD0B80" w:rsidP="00087FBE">
      <w:pPr>
        <w:pStyle w:val="code"/>
      </w:pPr>
      <w:r>
        <w:tab/>
      </w:r>
      <w:r w:rsidR="00087FBE">
        <w:t>&lt;/solute&gt;</w:t>
      </w:r>
    </w:p>
    <w:p w14:paraId="17DBA6AD" w14:textId="77777777" w:rsidR="00087FBE" w:rsidRDefault="00087FBE" w:rsidP="00087FBE">
      <w:pPr>
        <w:pStyle w:val="code"/>
      </w:pPr>
      <w:r>
        <w:tab/>
        <w:t xml:space="preserve">&lt;solute </w:t>
      </w:r>
      <w:r w:rsidR="00370D1D">
        <w:t>sol</w:t>
      </w:r>
      <w:r>
        <w:t>="2"&gt;</w:t>
      </w:r>
    </w:p>
    <w:p w14:paraId="60960493" w14:textId="77777777" w:rsidR="00087FBE" w:rsidRDefault="00087FBE" w:rsidP="00087FBE">
      <w:pPr>
        <w:pStyle w:val="code"/>
      </w:pPr>
      <w:r>
        <w:lastRenderedPageBreak/>
        <w:tab/>
      </w:r>
      <w:r>
        <w:tab/>
        <w:t>&lt;diffusivity name="Diffusivity" type="diff-const-iso"&gt;</w:t>
      </w:r>
    </w:p>
    <w:p w14:paraId="763A7169" w14:textId="77777777" w:rsidR="00087FBE" w:rsidRDefault="00087FBE" w:rsidP="00087FBE">
      <w:pPr>
        <w:pStyle w:val="code"/>
      </w:pPr>
      <w:r>
        <w:tab/>
      </w:r>
      <w:r>
        <w:tab/>
      </w:r>
      <w:r w:rsidR="00BD0B80">
        <w:tab/>
      </w:r>
      <w:r>
        <w:t>&lt;free_diff&gt;1e-3&lt;/free_diff&gt;</w:t>
      </w:r>
    </w:p>
    <w:p w14:paraId="3B1DCC92" w14:textId="77777777" w:rsidR="00087FBE" w:rsidRDefault="00087FBE" w:rsidP="00087FBE">
      <w:pPr>
        <w:pStyle w:val="code"/>
      </w:pPr>
      <w:r>
        <w:tab/>
      </w:r>
      <w:r>
        <w:tab/>
      </w:r>
      <w:r w:rsidR="00BD0B80">
        <w:tab/>
      </w:r>
      <w:r>
        <w:t>&lt;diff&gt;1e-3&lt;/diff&gt;</w:t>
      </w:r>
    </w:p>
    <w:p w14:paraId="013DC799" w14:textId="77777777" w:rsidR="00087FBE" w:rsidRDefault="00087FBE" w:rsidP="00087FBE">
      <w:pPr>
        <w:pStyle w:val="code"/>
      </w:pPr>
      <w:r>
        <w:tab/>
      </w:r>
      <w:r>
        <w:tab/>
        <w:t>&lt;/diffusivity&gt;</w:t>
      </w:r>
    </w:p>
    <w:p w14:paraId="3A1EE1CB" w14:textId="77777777" w:rsidR="00087FBE" w:rsidRDefault="00BD0B80" w:rsidP="00087FBE">
      <w:pPr>
        <w:pStyle w:val="code"/>
      </w:pPr>
      <w:r>
        <w:tab/>
      </w:r>
      <w:r>
        <w:tab/>
      </w:r>
      <w:r w:rsidR="00087FBE">
        <w:t>&lt;solubility name="Solubility" type="solub-const"&gt;</w:t>
      </w:r>
    </w:p>
    <w:p w14:paraId="4DC8FED7" w14:textId="77777777" w:rsidR="00087FBE" w:rsidRDefault="00087FBE" w:rsidP="00087FBE">
      <w:pPr>
        <w:pStyle w:val="code"/>
      </w:pPr>
      <w:r>
        <w:tab/>
      </w:r>
      <w:r>
        <w:tab/>
      </w:r>
      <w:r w:rsidR="00BD0B80">
        <w:tab/>
      </w:r>
      <w:r>
        <w:t>&lt;solub&gt;1.0&lt;/solub&gt;</w:t>
      </w:r>
    </w:p>
    <w:p w14:paraId="32E55818" w14:textId="77777777" w:rsidR="00087FBE" w:rsidRDefault="00087FBE" w:rsidP="00087FBE">
      <w:pPr>
        <w:pStyle w:val="code"/>
      </w:pPr>
      <w:r>
        <w:tab/>
      </w:r>
      <w:r>
        <w:tab/>
        <w:t>&lt;/solubility&gt;</w:t>
      </w:r>
    </w:p>
    <w:p w14:paraId="23717054" w14:textId="77777777" w:rsidR="00087FBE" w:rsidRDefault="00BD0B80" w:rsidP="00087FBE">
      <w:pPr>
        <w:pStyle w:val="code"/>
      </w:pPr>
      <w:r>
        <w:tab/>
      </w:r>
      <w:r w:rsidR="00087FBE">
        <w:t>&lt;/solute&gt;</w:t>
      </w:r>
    </w:p>
    <w:p w14:paraId="51EF17AA" w14:textId="77777777" w:rsidR="00087FBE" w:rsidRDefault="00087FBE" w:rsidP="00087FBE">
      <w:pPr>
        <w:pStyle w:val="code"/>
      </w:pPr>
      <w:r>
        <w:t>&lt;/material&gt;</w:t>
      </w:r>
    </w:p>
    <w:p w14:paraId="5C6BA3BB" w14:textId="77777777" w:rsidR="00D40C73" w:rsidRPr="00B27FE9" w:rsidRDefault="00D40C73" w:rsidP="00D40C73"/>
    <w:p w14:paraId="28752802" w14:textId="0C45151A" w:rsidR="00D40C73" w:rsidRDefault="00D40C73" w:rsidP="00D40C73">
      <w:r w:rsidRPr="00B27FE9">
        <w:t xml:space="preserve">When a </w:t>
      </w:r>
      <w:r w:rsidR="007960DE">
        <w:t>multiphasic</w:t>
      </w:r>
      <w:r w:rsidR="007960DE" w:rsidRPr="00B27FE9">
        <w:t xml:space="preserve"> </w:t>
      </w:r>
      <w:r w:rsidRPr="00B27FE9">
        <w:t xml:space="preserve">material is employed in an analysis, it is also necessary to specify the values of the universal gas constant </w:t>
      </w:r>
      <w:r w:rsidR="00AF2221" w:rsidRPr="00AF2221">
        <w:rPr>
          <w:position w:val="-4"/>
        </w:rPr>
        <w:object w:dxaOrig="240" w:dyaOrig="260" w14:anchorId="45AB7A93">
          <v:shape id="_x0000_i1808" type="#_x0000_t75" style="width:12pt;height:13.5pt" o:ole="">
            <v:imagedata r:id="rId1598" o:title=""/>
          </v:shape>
          <o:OLEObject Type="Embed" ProgID="Equation.DSMT4" ShapeID="_x0000_i1808" DrawAspect="Content" ObjectID="_1459242891" r:id="rId1599"/>
        </w:object>
      </w:r>
      <w:r w:rsidR="00BD0B80">
        <w:t>,</w:t>
      </w:r>
      <w:r w:rsidRPr="00B27FE9">
        <w:t xml:space="preserve"> absolute temperature </w:t>
      </w:r>
      <w:r w:rsidR="00AF2221" w:rsidRPr="00AF2221">
        <w:rPr>
          <w:position w:val="-6"/>
        </w:rPr>
        <w:object w:dxaOrig="200" w:dyaOrig="279" w14:anchorId="789F6884">
          <v:shape id="_x0000_i1809" type="#_x0000_t75" style="width:10pt;height:14pt" o:ole="">
            <v:imagedata r:id="rId1600" o:title=""/>
          </v:shape>
          <o:OLEObject Type="Embed" ProgID="Equation.DSMT4" ShapeID="_x0000_i1809" DrawAspect="Content" ObjectID="_1459242892" r:id="rId1601"/>
        </w:object>
      </w:r>
      <w:r w:rsidR="00BD0B80">
        <w:t xml:space="preserve">, and Faraday’s constant </w:t>
      </w:r>
      <w:r w:rsidR="00AF2221" w:rsidRPr="00AF2221">
        <w:rPr>
          <w:position w:val="-14"/>
        </w:rPr>
        <w:object w:dxaOrig="260" w:dyaOrig="400" w14:anchorId="197FF2A4">
          <v:shape id="_x0000_i1810" type="#_x0000_t75" style="width:13.5pt;height:19.5pt" o:ole="">
            <v:imagedata r:id="rId1602" o:title=""/>
          </v:shape>
          <o:OLEObject Type="Embed" ProgID="Equation.DSMT4" ShapeID="_x0000_i1810" DrawAspect="Content" ObjectID="_1459242893" r:id="rId1603"/>
        </w:object>
      </w:r>
      <w:r w:rsidRPr="00B27FE9">
        <w:t xml:space="preserve"> in the </w:t>
      </w:r>
      <w:r w:rsidRPr="00B27FE9">
        <w:rPr>
          <w:rStyle w:val="codeChar"/>
        </w:rPr>
        <w:t>&lt;Globals&gt;</w:t>
      </w:r>
      <w:r w:rsidRPr="00B27FE9">
        <w:t xml:space="preserve"> section, using a self-consistent set of units.</w:t>
      </w:r>
    </w:p>
    <w:p w14:paraId="318C9DDC" w14:textId="77777777" w:rsidR="0035788C" w:rsidRDefault="0035788C" w:rsidP="00D40C73"/>
    <w:p w14:paraId="7A90BF2F" w14:textId="77777777" w:rsidR="00D40C73" w:rsidRPr="00B27FE9" w:rsidRDefault="00D40C73" w:rsidP="00D40C73">
      <w:pPr>
        <w:pStyle w:val="Example"/>
      </w:pPr>
      <w:r w:rsidRPr="00B27FE9">
        <w:t>Example:</w:t>
      </w:r>
    </w:p>
    <w:p w14:paraId="1E036C1B" w14:textId="77777777" w:rsidR="00D40C73" w:rsidRPr="00B27FE9" w:rsidRDefault="00D40C73" w:rsidP="00D40C73">
      <w:pPr>
        <w:pStyle w:val="code"/>
      </w:pPr>
      <w:r w:rsidRPr="00B27FE9">
        <w:t>&lt;Globals&gt;</w:t>
      </w:r>
    </w:p>
    <w:p w14:paraId="04570F5E" w14:textId="77777777" w:rsidR="00D40C73" w:rsidRPr="00B27FE9" w:rsidRDefault="00D40C73" w:rsidP="00D40C73">
      <w:pPr>
        <w:pStyle w:val="code"/>
      </w:pPr>
      <w:r w:rsidRPr="00B27FE9">
        <w:tab/>
        <w:t>&lt;Constants&gt;</w:t>
      </w:r>
    </w:p>
    <w:p w14:paraId="1AF54E89" w14:textId="77777777" w:rsidR="00D40C73" w:rsidRPr="00B27FE9" w:rsidRDefault="00D40C73" w:rsidP="00D40C73">
      <w:pPr>
        <w:pStyle w:val="code"/>
      </w:pPr>
      <w:r w:rsidRPr="00B27FE9">
        <w:tab/>
      </w:r>
      <w:r w:rsidRPr="00B27FE9">
        <w:tab/>
        <w:t>&lt;R&gt;8.314</w:t>
      </w:r>
      <w:r w:rsidR="00BD0B80">
        <w:t>e-6</w:t>
      </w:r>
      <w:r w:rsidRPr="00B27FE9">
        <w:t>&lt;/R&gt;</w:t>
      </w:r>
    </w:p>
    <w:p w14:paraId="4FD298E3" w14:textId="77777777" w:rsidR="00D40C73" w:rsidRDefault="00D40C73" w:rsidP="00D40C73">
      <w:pPr>
        <w:pStyle w:val="code"/>
      </w:pPr>
      <w:r w:rsidRPr="00B27FE9">
        <w:tab/>
      </w:r>
      <w:r w:rsidRPr="00B27FE9">
        <w:tab/>
        <w:t>&lt;T&gt;298&lt;/T&gt;</w:t>
      </w:r>
    </w:p>
    <w:p w14:paraId="5D40225E" w14:textId="0EF51513" w:rsidR="00BD0B80" w:rsidRPr="00B27FE9" w:rsidRDefault="00BD0B80" w:rsidP="00D40C73">
      <w:pPr>
        <w:pStyle w:val="code"/>
      </w:pPr>
      <w:r>
        <w:tab/>
      </w:r>
      <w:r>
        <w:tab/>
        <w:t>&lt;Fc&gt;</w:t>
      </w:r>
      <w:r w:rsidR="007960DE" w:rsidRPr="00BD0B80">
        <w:t>96</w:t>
      </w:r>
      <w:r w:rsidR="007960DE">
        <w:t>500</w:t>
      </w:r>
      <w:r w:rsidR="007960DE" w:rsidRPr="00BD0B80">
        <w:t>e</w:t>
      </w:r>
      <w:r w:rsidRPr="00BD0B80">
        <w:t>-9</w:t>
      </w:r>
      <w:r>
        <w:t>&lt;/Fc&gt;</w:t>
      </w:r>
    </w:p>
    <w:p w14:paraId="00734B31" w14:textId="77777777" w:rsidR="00D40C73" w:rsidRPr="00B27FE9" w:rsidRDefault="00D40C73" w:rsidP="00D40C73">
      <w:pPr>
        <w:pStyle w:val="code"/>
      </w:pPr>
      <w:r w:rsidRPr="00B27FE9">
        <w:tab/>
        <w:t>&lt;/Constants&gt;</w:t>
      </w:r>
    </w:p>
    <w:p w14:paraId="62183E83" w14:textId="77777777" w:rsidR="00800BDF" w:rsidRDefault="00800BDF" w:rsidP="00800BDF">
      <w:pPr>
        <w:pStyle w:val="code"/>
      </w:pPr>
      <w:r>
        <w:tab/>
        <w:t>&lt;Solutes&gt;</w:t>
      </w:r>
    </w:p>
    <w:p w14:paraId="57230BC5" w14:textId="77777777" w:rsidR="00821A16" w:rsidRDefault="00800BDF" w:rsidP="00800BDF">
      <w:pPr>
        <w:pStyle w:val="code"/>
      </w:pPr>
      <w:r>
        <w:tab/>
      </w:r>
      <w:r>
        <w:tab/>
        <w:t>&lt;solute id="1" name="Na"&gt;</w:t>
      </w:r>
    </w:p>
    <w:p w14:paraId="7687643F" w14:textId="77777777" w:rsidR="00821A16" w:rsidRDefault="00821A16" w:rsidP="00800BDF">
      <w:pPr>
        <w:pStyle w:val="code"/>
      </w:pPr>
      <w:r>
        <w:tab/>
      </w:r>
      <w:r>
        <w:tab/>
      </w:r>
      <w:r>
        <w:tab/>
        <w:t>&lt;charge_number&gt;</w:t>
      </w:r>
      <w:r w:rsidR="00800BDF">
        <w:t>1</w:t>
      </w:r>
      <w:r>
        <w:t>&lt;/charge_number&gt;</w:t>
      </w:r>
    </w:p>
    <w:p w14:paraId="431DC35E" w14:textId="77777777" w:rsidR="00800BDF" w:rsidRDefault="00821A16" w:rsidP="00800BDF">
      <w:pPr>
        <w:pStyle w:val="code"/>
      </w:pPr>
      <w:r>
        <w:tab/>
      </w:r>
      <w:r>
        <w:tab/>
      </w:r>
      <w:r w:rsidR="00800BDF">
        <w:t>&lt;/solute&gt;</w:t>
      </w:r>
    </w:p>
    <w:p w14:paraId="67DCB800" w14:textId="77777777" w:rsidR="00821A16" w:rsidRDefault="00800BDF" w:rsidP="00800BDF">
      <w:pPr>
        <w:pStyle w:val="code"/>
      </w:pPr>
      <w:r>
        <w:tab/>
      </w:r>
      <w:r>
        <w:tab/>
        <w:t>&lt;solute id="2" name="Cl"&gt;</w:t>
      </w:r>
    </w:p>
    <w:p w14:paraId="198BC373" w14:textId="77777777" w:rsidR="00821A16" w:rsidRDefault="00821A16" w:rsidP="00800BDF">
      <w:pPr>
        <w:pStyle w:val="code"/>
      </w:pPr>
      <w:r>
        <w:tab/>
      </w:r>
      <w:r>
        <w:tab/>
      </w:r>
      <w:r>
        <w:tab/>
        <w:t>&lt;charge_number&gt;</w:t>
      </w:r>
      <w:r w:rsidR="00800BDF">
        <w:t>-1</w:t>
      </w:r>
      <w:r>
        <w:t>&lt;/charge_number&gt;</w:t>
      </w:r>
    </w:p>
    <w:p w14:paraId="21D5D863" w14:textId="77777777" w:rsidR="00800BDF" w:rsidRDefault="00821A16" w:rsidP="00800BDF">
      <w:pPr>
        <w:pStyle w:val="code"/>
      </w:pPr>
      <w:r>
        <w:tab/>
      </w:r>
      <w:r>
        <w:tab/>
      </w:r>
      <w:r w:rsidR="00800BDF">
        <w:t>&lt;/solute&gt;</w:t>
      </w:r>
    </w:p>
    <w:p w14:paraId="23DB1DFE" w14:textId="77777777" w:rsidR="00800BDF" w:rsidRDefault="00800BDF" w:rsidP="00800BDF">
      <w:pPr>
        <w:pStyle w:val="code"/>
      </w:pPr>
      <w:r>
        <w:tab/>
        <w:t>&lt;/Solutes&gt;</w:t>
      </w:r>
    </w:p>
    <w:p w14:paraId="281A4C74" w14:textId="77777777" w:rsidR="00845BA2" w:rsidRDefault="00D40C73" w:rsidP="00845BA2">
      <w:pPr>
        <w:pStyle w:val="code"/>
      </w:pPr>
      <w:r w:rsidRPr="00B27FE9">
        <w:t>&lt;/Glo</w:t>
      </w:r>
      <w:r w:rsidR="00845BA2">
        <w:t>bals&gt;</w:t>
      </w:r>
    </w:p>
    <w:p w14:paraId="13F3B3F1" w14:textId="77777777" w:rsidR="0035788C" w:rsidRDefault="0035788C" w:rsidP="0035788C"/>
    <w:p w14:paraId="074AE811" w14:textId="77777777" w:rsidR="0035788C" w:rsidRDefault="0035788C" w:rsidP="0035788C">
      <w:pPr>
        <w:pStyle w:val="Example"/>
      </w:pPr>
      <w:r>
        <w:t>Example:</w:t>
      </w:r>
    </w:p>
    <w:p w14:paraId="5FB57A8A" w14:textId="77777777" w:rsidR="0035788C" w:rsidRDefault="0035788C" w:rsidP="0035788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4"/>
        <w:gridCol w:w="2592"/>
      </w:tblGrid>
      <w:tr w:rsidR="0079685C" w14:paraId="16F8F722" w14:textId="77777777" w:rsidTr="00FF76C8">
        <w:trPr>
          <w:jc w:val="center"/>
        </w:trPr>
        <w:tc>
          <w:tcPr>
            <w:tcW w:w="0" w:type="auto"/>
            <w:gridSpan w:val="2"/>
            <w:shd w:val="clear" w:color="auto" w:fill="auto"/>
          </w:tcPr>
          <w:p w14:paraId="502AD9F9" w14:textId="77777777" w:rsidR="0079685C" w:rsidRDefault="0079685C" w:rsidP="0035788C">
            <w:r>
              <w:t>Self-consistent units for a triphasic analysis</w:t>
            </w:r>
          </w:p>
        </w:tc>
      </w:tr>
      <w:tr w:rsidR="0079685C" w14:paraId="35890577" w14:textId="77777777" w:rsidTr="00FF76C8">
        <w:trPr>
          <w:jc w:val="center"/>
        </w:trPr>
        <w:tc>
          <w:tcPr>
            <w:tcW w:w="0" w:type="auto"/>
            <w:gridSpan w:val="2"/>
            <w:shd w:val="clear" w:color="auto" w:fill="auto"/>
          </w:tcPr>
          <w:p w14:paraId="682D8660" w14:textId="77777777" w:rsidR="0079685C" w:rsidRPr="00E82C3F" w:rsidRDefault="0079685C" w:rsidP="0035788C">
            <w:pPr>
              <w:rPr>
                <w:b/>
              </w:rPr>
            </w:pPr>
            <w:r w:rsidRPr="003B58FB">
              <w:rPr>
                <w:b/>
              </w:rPr>
              <w:t xml:space="preserve">Primary </w:t>
            </w:r>
            <w:r w:rsidRPr="003841F2">
              <w:rPr>
                <w:b/>
              </w:rPr>
              <w:t>U</w:t>
            </w:r>
            <w:r w:rsidRPr="00E82C3F">
              <w:rPr>
                <w:b/>
              </w:rPr>
              <w:t>nits</w:t>
            </w:r>
          </w:p>
        </w:tc>
      </w:tr>
      <w:tr w:rsidR="0035788C" w14:paraId="7B79A18F" w14:textId="77777777" w:rsidTr="00800BDF">
        <w:trPr>
          <w:cantSplit/>
          <w:jc w:val="center"/>
        </w:trPr>
        <w:tc>
          <w:tcPr>
            <w:tcW w:w="0" w:type="auto"/>
            <w:shd w:val="clear" w:color="auto" w:fill="auto"/>
          </w:tcPr>
          <w:p w14:paraId="64A371FB" w14:textId="77777777" w:rsidR="0035788C" w:rsidRDefault="0035788C" w:rsidP="0035788C">
            <w:r>
              <w:t>time</w:t>
            </w:r>
          </w:p>
        </w:tc>
        <w:tc>
          <w:tcPr>
            <w:tcW w:w="0" w:type="auto"/>
            <w:shd w:val="clear" w:color="auto" w:fill="auto"/>
          </w:tcPr>
          <w:p w14:paraId="6D589C86" w14:textId="77777777" w:rsidR="0035788C" w:rsidRDefault="0035788C" w:rsidP="0035788C">
            <w:r>
              <w:t>s</w:t>
            </w:r>
          </w:p>
        </w:tc>
      </w:tr>
      <w:tr w:rsidR="0035788C" w14:paraId="7C32E504" w14:textId="77777777" w:rsidTr="00FF76C8">
        <w:trPr>
          <w:jc w:val="center"/>
        </w:trPr>
        <w:tc>
          <w:tcPr>
            <w:tcW w:w="0" w:type="auto"/>
            <w:shd w:val="clear" w:color="auto" w:fill="auto"/>
          </w:tcPr>
          <w:p w14:paraId="0437E5E9" w14:textId="77777777" w:rsidR="0035788C" w:rsidRDefault="0035788C" w:rsidP="0035788C">
            <w:r>
              <w:t>length</w:t>
            </w:r>
          </w:p>
        </w:tc>
        <w:tc>
          <w:tcPr>
            <w:tcW w:w="0" w:type="auto"/>
            <w:shd w:val="clear" w:color="auto" w:fill="auto"/>
          </w:tcPr>
          <w:p w14:paraId="6F7BD1F7" w14:textId="77777777" w:rsidR="0035788C" w:rsidRDefault="0035788C" w:rsidP="0035788C">
            <w:r>
              <w:t>mm</w:t>
            </w:r>
          </w:p>
        </w:tc>
      </w:tr>
      <w:tr w:rsidR="0035788C" w14:paraId="4C00B7E6" w14:textId="77777777" w:rsidTr="00FF76C8">
        <w:trPr>
          <w:jc w:val="center"/>
        </w:trPr>
        <w:tc>
          <w:tcPr>
            <w:tcW w:w="0" w:type="auto"/>
            <w:shd w:val="clear" w:color="auto" w:fill="auto"/>
          </w:tcPr>
          <w:p w14:paraId="4788C70F" w14:textId="77777777" w:rsidR="0035788C" w:rsidRDefault="0035788C" w:rsidP="0035788C">
            <w:r>
              <w:t>force</w:t>
            </w:r>
          </w:p>
        </w:tc>
        <w:tc>
          <w:tcPr>
            <w:tcW w:w="0" w:type="auto"/>
            <w:shd w:val="clear" w:color="auto" w:fill="auto"/>
          </w:tcPr>
          <w:p w14:paraId="654966FC" w14:textId="77777777" w:rsidR="0035788C" w:rsidRDefault="0035788C" w:rsidP="0035788C">
            <w:r>
              <w:t>N</w:t>
            </w:r>
          </w:p>
        </w:tc>
      </w:tr>
      <w:tr w:rsidR="0035788C" w14:paraId="65773E65" w14:textId="77777777" w:rsidTr="00FF76C8">
        <w:trPr>
          <w:jc w:val="center"/>
        </w:trPr>
        <w:tc>
          <w:tcPr>
            <w:tcW w:w="0" w:type="auto"/>
            <w:shd w:val="clear" w:color="auto" w:fill="auto"/>
          </w:tcPr>
          <w:p w14:paraId="529BD10A" w14:textId="77777777" w:rsidR="0035788C" w:rsidRDefault="009F703A" w:rsidP="0035788C">
            <w:r>
              <w:t>mole</w:t>
            </w:r>
          </w:p>
        </w:tc>
        <w:tc>
          <w:tcPr>
            <w:tcW w:w="0" w:type="auto"/>
            <w:shd w:val="clear" w:color="auto" w:fill="auto"/>
          </w:tcPr>
          <w:p w14:paraId="3EAF4858" w14:textId="77777777" w:rsidR="0035788C" w:rsidRDefault="009F703A" w:rsidP="0035788C">
            <w:r>
              <w:t>nmol</w:t>
            </w:r>
          </w:p>
        </w:tc>
      </w:tr>
      <w:tr w:rsidR="0035788C" w14:paraId="5C1C8EB5" w14:textId="77777777" w:rsidTr="00FF76C8">
        <w:trPr>
          <w:jc w:val="center"/>
        </w:trPr>
        <w:tc>
          <w:tcPr>
            <w:tcW w:w="0" w:type="auto"/>
            <w:shd w:val="clear" w:color="auto" w:fill="auto"/>
          </w:tcPr>
          <w:p w14:paraId="2AA18E25" w14:textId="77777777" w:rsidR="0035788C" w:rsidRDefault="004E0BB1" w:rsidP="0035788C">
            <w:r>
              <w:t>charge</w:t>
            </w:r>
          </w:p>
        </w:tc>
        <w:tc>
          <w:tcPr>
            <w:tcW w:w="0" w:type="auto"/>
            <w:shd w:val="clear" w:color="auto" w:fill="auto"/>
          </w:tcPr>
          <w:p w14:paraId="12D6F909" w14:textId="77777777" w:rsidR="0035788C" w:rsidRDefault="004E0BB1" w:rsidP="0035788C">
            <w:r>
              <w:t>C</w:t>
            </w:r>
          </w:p>
        </w:tc>
      </w:tr>
      <w:tr w:rsidR="0035788C" w14:paraId="07182F6A" w14:textId="77777777" w:rsidTr="00FF76C8">
        <w:trPr>
          <w:jc w:val="center"/>
        </w:trPr>
        <w:tc>
          <w:tcPr>
            <w:tcW w:w="0" w:type="auto"/>
            <w:shd w:val="clear" w:color="auto" w:fill="auto"/>
          </w:tcPr>
          <w:p w14:paraId="4E9B97AF" w14:textId="77777777" w:rsidR="0035788C" w:rsidRDefault="009F703A" w:rsidP="0035788C">
            <w:r>
              <w:t>temperature</w:t>
            </w:r>
          </w:p>
        </w:tc>
        <w:tc>
          <w:tcPr>
            <w:tcW w:w="0" w:type="auto"/>
            <w:shd w:val="clear" w:color="auto" w:fill="auto"/>
          </w:tcPr>
          <w:p w14:paraId="4216FDEC" w14:textId="77777777" w:rsidR="0035788C" w:rsidRDefault="009F703A" w:rsidP="0035788C">
            <w:r>
              <w:t>K</w:t>
            </w:r>
          </w:p>
        </w:tc>
      </w:tr>
      <w:tr w:rsidR="0079685C" w14:paraId="2EF58DA5" w14:textId="77777777" w:rsidTr="00FF76C8">
        <w:trPr>
          <w:jc w:val="center"/>
        </w:trPr>
        <w:tc>
          <w:tcPr>
            <w:tcW w:w="0" w:type="auto"/>
            <w:gridSpan w:val="2"/>
            <w:shd w:val="clear" w:color="auto" w:fill="auto"/>
          </w:tcPr>
          <w:p w14:paraId="45DF9F78" w14:textId="77777777" w:rsidR="0079685C" w:rsidRPr="003B58FB" w:rsidRDefault="0079685C" w:rsidP="0035788C">
            <w:pPr>
              <w:rPr>
                <w:b/>
              </w:rPr>
            </w:pPr>
            <w:r w:rsidRPr="003B58FB">
              <w:rPr>
                <w:b/>
              </w:rPr>
              <w:t>Derived Units</w:t>
            </w:r>
          </w:p>
        </w:tc>
      </w:tr>
      <w:tr w:rsidR="009F703A" w14:paraId="1C9FD092" w14:textId="77777777" w:rsidTr="00FF76C8">
        <w:trPr>
          <w:jc w:val="center"/>
        </w:trPr>
        <w:tc>
          <w:tcPr>
            <w:tcW w:w="0" w:type="auto"/>
            <w:shd w:val="clear" w:color="auto" w:fill="auto"/>
          </w:tcPr>
          <w:p w14:paraId="1D47BE9F" w14:textId="77777777" w:rsidR="009F703A" w:rsidRDefault="009F703A" w:rsidP="0035788C">
            <w:r>
              <w:t>stress</w:t>
            </w:r>
          </w:p>
        </w:tc>
        <w:tc>
          <w:tcPr>
            <w:tcW w:w="0" w:type="auto"/>
            <w:shd w:val="clear" w:color="auto" w:fill="auto"/>
          </w:tcPr>
          <w:p w14:paraId="64689EC5" w14:textId="77777777" w:rsidR="009F703A" w:rsidRDefault="009F703A" w:rsidP="0035788C">
            <w:r>
              <w:t>N/mm</w:t>
            </w:r>
            <w:r w:rsidRPr="003B58FB">
              <w:rPr>
                <w:vertAlign w:val="superscript"/>
              </w:rPr>
              <w:t>2</w:t>
            </w:r>
            <w:r>
              <w:t>, MPa</w:t>
            </w:r>
          </w:p>
        </w:tc>
      </w:tr>
      <w:tr w:rsidR="009F703A" w14:paraId="37A804D8" w14:textId="77777777" w:rsidTr="00FF76C8">
        <w:trPr>
          <w:jc w:val="center"/>
        </w:trPr>
        <w:tc>
          <w:tcPr>
            <w:tcW w:w="0" w:type="auto"/>
            <w:shd w:val="clear" w:color="auto" w:fill="auto"/>
          </w:tcPr>
          <w:p w14:paraId="3A11452F" w14:textId="77777777" w:rsidR="009F703A" w:rsidRDefault="009F703A" w:rsidP="0035788C">
            <w:r>
              <w:t>permeability</w:t>
            </w:r>
          </w:p>
        </w:tc>
        <w:tc>
          <w:tcPr>
            <w:tcW w:w="0" w:type="auto"/>
            <w:shd w:val="clear" w:color="auto" w:fill="auto"/>
          </w:tcPr>
          <w:p w14:paraId="4397F53D" w14:textId="77777777" w:rsidR="009F703A" w:rsidRDefault="009F703A" w:rsidP="009F703A">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9F703A" w14:paraId="59EDA66A" w14:textId="77777777" w:rsidTr="00FF76C8">
        <w:trPr>
          <w:jc w:val="center"/>
        </w:trPr>
        <w:tc>
          <w:tcPr>
            <w:tcW w:w="0" w:type="auto"/>
            <w:shd w:val="clear" w:color="auto" w:fill="auto"/>
          </w:tcPr>
          <w:p w14:paraId="43CEAA96" w14:textId="77777777" w:rsidR="009F703A" w:rsidRDefault="009F703A" w:rsidP="0035788C">
            <w:r>
              <w:t>diffusivity</w:t>
            </w:r>
          </w:p>
        </w:tc>
        <w:tc>
          <w:tcPr>
            <w:tcW w:w="0" w:type="auto"/>
            <w:shd w:val="clear" w:color="auto" w:fill="auto"/>
          </w:tcPr>
          <w:p w14:paraId="6A730758" w14:textId="77777777" w:rsidR="009F703A" w:rsidRDefault="009F703A" w:rsidP="0035788C">
            <w:r>
              <w:t>mm</w:t>
            </w:r>
            <w:r w:rsidRPr="003B58FB">
              <w:rPr>
                <w:vertAlign w:val="superscript"/>
              </w:rPr>
              <w:t>2</w:t>
            </w:r>
            <w:r>
              <w:t>/s</w:t>
            </w:r>
          </w:p>
        </w:tc>
      </w:tr>
      <w:tr w:rsidR="009F703A" w14:paraId="15BD7B4C" w14:textId="77777777" w:rsidTr="00FF76C8">
        <w:trPr>
          <w:jc w:val="center"/>
        </w:trPr>
        <w:tc>
          <w:tcPr>
            <w:tcW w:w="0" w:type="auto"/>
            <w:shd w:val="clear" w:color="auto" w:fill="auto"/>
          </w:tcPr>
          <w:p w14:paraId="0D161C7C" w14:textId="77777777" w:rsidR="009F703A" w:rsidRDefault="009F703A" w:rsidP="0035788C">
            <w:r>
              <w:t>concentration</w:t>
            </w:r>
          </w:p>
        </w:tc>
        <w:tc>
          <w:tcPr>
            <w:tcW w:w="0" w:type="auto"/>
            <w:shd w:val="clear" w:color="auto" w:fill="auto"/>
          </w:tcPr>
          <w:p w14:paraId="244F6AB6" w14:textId="77777777" w:rsidR="009F703A" w:rsidRDefault="009F703A" w:rsidP="0035788C">
            <w:r>
              <w:t>nmol/mm</w:t>
            </w:r>
            <w:r w:rsidRPr="003B58FB">
              <w:rPr>
                <w:vertAlign w:val="superscript"/>
              </w:rPr>
              <w:t>3</w:t>
            </w:r>
            <w:r>
              <w:t>, mM</w:t>
            </w:r>
          </w:p>
        </w:tc>
      </w:tr>
      <w:tr w:rsidR="009F703A" w14:paraId="3C8624C2" w14:textId="77777777" w:rsidTr="00FF76C8">
        <w:trPr>
          <w:jc w:val="center"/>
        </w:trPr>
        <w:tc>
          <w:tcPr>
            <w:tcW w:w="0" w:type="auto"/>
            <w:shd w:val="clear" w:color="auto" w:fill="auto"/>
          </w:tcPr>
          <w:p w14:paraId="212FC869" w14:textId="77777777" w:rsidR="009F703A" w:rsidRDefault="00FC47C3" w:rsidP="0035788C">
            <w:r>
              <w:t>charge density</w:t>
            </w:r>
          </w:p>
        </w:tc>
        <w:tc>
          <w:tcPr>
            <w:tcW w:w="0" w:type="auto"/>
            <w:shd w:val="clear" w:color="auto" w:fill="auto"/>
          </w:tcPr>
          <w:p w14:paraId="412827A8" w14:textId="77777777" w:rsidR="009F703A" w:rsidRDefault="009F703A" w:rsidP="0035788C">
            <w:r>
              <w:t>nEq/mm</w:t>
            </w:r>
            <w:r w:rsidRPr="003B58FB">
              <w:rPr>
                <w:vertAlign w:val="superscript"/>
              </w:rPr>
              <w:t>3</w:t>
            </w:r>
            <w:r>
              <w:t>, mEq/L</w:t>
            </w:r>
          </w:p>
        </w:tc>
      </w:tr>
      <w:tr w:rsidR="009F703A" w14:paraId="29649979" w14:textId="77777777" w:rsidTr="00FF76C8">
        <w:trPr>
          <w:jc w:val="center"/>
        </w:trPr>
        <w:tc>
          <w:tcPr>
            <w:tcW w:w="0" w:type="auto"/>
            <w:shd w:val="clear" w:color="auto" w:fill="auto"/>
          </w:tcPr>
          <w:p w14:paraId="013D0052" w14:textId="77777777" w:rsidR="009F703A" w:rsidRDefault="004E0BB1" w:rsidP="0035788C">
            <w:r>
              <w:t>voltage</w:t>
            </w:r>
          </w:p>
        </w:tc>
        <w:tc>
          <w:tcPr>
            <w:tcW w:w="0" w:type="auto"/>
            <w:shd w:val="clear" w:color="auto" w:fill="auto"/>
          </w:tcPr>
          <w:p w14:paraId="1C41F51A" w14:textId="77777777" w:rsidR="009F703A" w:rsidRDefault="004E0BB1" w:rsidP="0035788C">
            <w:r>
              <w:t>mV</w:t>
            </w:r>
          </w:p>
        </w:tc>
      </w:tr>
      <w:tr w:rsidR="009F703A" w14:paraId="36573A36" w14:textId="77777777" w:rsidTr="00FF76C8">
        <w:trPr>
          <w:jc w:val="center"/>
        </w:trPr>
        <w:tc>
          <w:tcPr>
            <w:tcW w:w="0" w:type="auto"/>
            <w:shd w:val="clear" w:color="auto" w:fill="auto"/>
          </w:tcPr>
          <w:p w14:paraId="136090B0" w14:textId="77777777" w:rsidR="009F703A" w:rsidRDefault="004E0BB1" w:rsidP="0035788C">
            <w:r>
              <w:lastRenderedPageBreak/>
              <w:t>current density</w:t>
            </w:r>
          </w:p>
        </w:tc>
        <w:tc>
          <w:tcPr>
            <w:tcW w:w="0" w:type="auto"/>
            <w:shd w:val="clear" w:color="auto" w:fill="auto"/>
          </w:tcPr>
          <w:p w14:paraId="7A9B63F9" w14:textId="77777777" w:rsidR="009F703A" w:rsidRDefault="004E0BB1" w:rsidP="0035788C">
            <w:r>
              <w:t>A/mm</w:t>
            </w:r>
            <w:r w:rsidRPr="003B58FB">
              <w:rPr>
                <w:vertAlign w:val="superscript"/>
              </w:rPr>
              <w:t>2</w:t>
            </w:r>
          </w:p>
        </w:tc>
      </w:tr>
      <w:tr w:rsidR="009F703A" w14:paraId="3949A273" w14:textId="77777777" w:rsidTr="00FF76C8">
        <w:trPr>
          <w:jc w:val="center"/>
        </w:trPr>
        <w:tc>
          <w:tcPr>
            <w:tcW w:w="0" w:type="auto"/>
            <w:shd w:val="clear" w:color="auto" w:fill="auto"/>
          </w:tcPr>
          <w:p w14:paraId="4B60F751" w14:textId="77777777" w:rsidR="009F703A" w:rsidRDefault="004E0BB1" w:rsidP="0035788C">
            <w:r>
              <w:t>current</w:t>
            </w:r>
          </w:p>
        </w:tc>
        <w:tc>
          <w:tcPr>
            <w:tcW w:w="0" w:type="auto"/>
            <w:shd w:val="clear" w:color="auto" w:fill="auto"/>
          </w:tcPr>
          <w:p w14:paraId="61FCC620" w14:textId="77777777" w:rsidR="009F703A" w:rsidRDefault="004E0BB1" w:rsidP="0035788C">
            <w:r>
              <w:t>A</w:t>
            </w:r>
          </w:p>
        </w:tc>
      </w:tr>
    </w:tbl>
    <w:p w14:paraId="58E9F409" w14:textId="77777777" w:rsidR="0035788C" w:rsidRDefault="0035788C" w:rsidP="003B58FB"/>
    <w:p w14:paraId="2243EA71" w14:textId="5244BC40" w:rsidR="00245C70" w:rsidRDefault="00245C70" w:rsidP="00245C70">
      <w:r>
        <w:t xml:space="preserve">It is also possible to create models with </w:t>
      </w:r>
      <w:r w:rsidR="002A4545">
        <w:t xml:space="preserve">multiphasic </w:t>
      </w:r>
      <w:r>
        <w:t xml:space="preserve">materials that use different solutes in different regions.  In that case, introduce additional solute entries in the </w:t>
      </w:r>
      <w:r w:rsidRPr="00747BBA">
        <w:rPr>
          <w:rStyle w:val="codeChar"/>
        </w:rPr>
        <w:t>&lt;Solutes&gt;</w:t>
      </w:r>
      <w:r>
        <w:t xml:space="preserve"> section and refer to those solute </w:t>
      </w:r>
      <w:r w:rsidR="000B6332">
        <w:t>ids</w:t>
      </w:r>
      <w:r>
        <w:t xml:space="preserve"> in the </w:t>
      </w:r>
      <w:r w:rsidR="002A4545">
        <w:t xml:space="preserve">multiphasic </w:t>
      </w:r>
      <w:r>
        <w:t>material descriptions.</w:t>
      </w:r>
      <w:r w:rsidR="0008532F">
        <w:t xml:space="preserve">  Generally, two adjoining </w:t>
      </w:r>
      <w:r w:rsidR="002A4545">
        <w:t xml:space="preserve">multiphasic </w:t>
      </w:r>
      <w:r w:rsidR="0008532F">
        <w:t xml:space="preserve">regions may share the same solute (e.g., Na in both regions), in which case </w:t>
      </w:r>
      <w:r w:rsidR="002A4545">
        <w:t xml:space="preserve">that </w:t>
      </w:r>
      <w:r w:rsidR="0008532F">
        <w:t>solute may transport freely across the interface separating these regions; or they may share no solute, in which case the interface is impermeable to all solutes.</w:t>
      </w:r>
    </w:p>
    <w:p w14:paraId="3C19B4C1" w14:textId="77777777" w:rsidR="007D189B" w:rsidRDefault="007D189B" w:rsidP="007D189B">
      <w:r>
        <w:br w:type="page"/>
      </w:r>
    </w:p>
    <w:p w14:paraId="413823F5" w14:textId="21A9CD99" w:rsidR="007D189B" w:rsidRDefault="007D189B" w:rsidP="007D189B">
      <w:pPr>
        <w:pStyle w:val="Heading3"/>
      </w:pPr>
      <w:bookmarkStart w:id="1596" w:name="_Toc385498543"/>
      <w:r>
        <w:lastRenderedPageBreak/>
        <w:t>Solvent Supply Materials</w:t>
      </w:r>
      <w:bookmarkEnd w:id="1596"/>
    </w:p>
    <w:p w14:paraId="21C851A9" w14:textId="2B48CF50" w:rsidR="007D189B" w:rsidRDefault="007D189B" w:rsidP="007D189B">
      <w:r>
        <w:t xml:space="preserve">Solvent supply materials may be used to simulate an external source of solvent, such as supply from microvasculature that is not modeled explicitly.  The solvent supply term, </w:t>
      </w:r>
      <w:r w:rsidR="00AF2221" w:rsidRPr="00AF2221">
        <w:rPr>
          <w:position w:val="-10"/>
        </w:rPr>
        <w:object w:dxaOrig="320" w:dyaOrig="360" w14:anchorId="7D5A6618">
          <v:shape id="_x0000_i1811" type="#_x0000_t75" style="width:16.5pt;height:18pt" o:ole="">
            <v:imagedata r:id="rId1604" o:title=""/>
          </v:shape>
          <o:OLEObject Type="Embed" ProgID="Equation.DSMT4" ShapeID="_x0000_i1811" DrawAspect="Content" ObjectID="_1459242894" r:id="rId1605"/>
        </w:object>
      </w:r>
      <w:r>
        <w:t>, appears in the mass balance relation for the mixture,</w:t>
      </w:r>
    </w:p>
    <w:p w14:paraId="1CF18A34" w14:textId="17610630" w:rsidR="007D189B" w:rsidRDefault="007D189B" w:rsidP="007D189B">
      <w:pPr>
        <w:pStyle w:val="MTDisplayEquation"/>
      </w:pPr>
      <w:r>
        <w:tab/>
      </w:r>
      <w:r w:rsidR="00AF2221" w:rsidRPr="00AF2221">
        <w:rPr>
          <w:position w:val="-16"/>
        </w:rPr>
        <w:object w:dxaOrig="1700" w:dyaOrig="440" w14:anchorId="34306E6D">
          <v:shape id="_x0000_i1812" type="#_x0000_t75" style="width:85.5pt;height:22pt" o:ole="">
            <v:imagedata r:id="rId1606" o:title=""/>
          </v:shape>
          <o:OLEObject Type="Embed" ProgID="Equation.DSMT4" ShapeID="_x0000_i1812" DrawAspect="Content" ObjectID="_1459242895" r:id="rId1607"/>
        </w:object>
      </w:r>
      <w:r>
        <w:t xml:space="preserve"> .</w:t>
      </w:r>
    </w:p>
    <w:p w14:paraId="794F9D24" w14:textId="332B4F9D" w:rsidR="007D189B" w:rsidRPr="00F25218" w:rsidRDefault="00AF2221" w:rsidP="007D189B">
      <w:r w:rsidRPr="00AF2221">
        <w:rPr>
          <w:position w:val="-10"/>
        </w:rPr>
        <w:object w:dxaOrig="320" w:dyaOrig="360" w14:anchorId="7E2B6D3E">
          <v:shape id="_x0000_i1813" type="#_x0000_t75" style="width:16.5pt;height:18pt" o:ole="">
            <v:imagedata r:id="rId1608" o:title=""/>
          </v:shape>
          <o:OLEObject Type="Embed" ProgID="Equation.DSMT4" ShapeID="_x0000_i1813" DrawAspect="Content" ObjectID="_1459242896" r:id="rId1609"/>
        </w:object>
      </w:r>
      <w:r w:rsidR="007D189B">
        <w:t xml:space="preserve"> has units of reciprocal time; it represents the rate at which the volume fraction of solvent changes with time.</w:t>
      </w:r>
    </w:p>
    <w:p w14:paraId="7E4C6D61" w14:textId="77777777" w:rsidR="007D189B" w:rsidRDefault="007D189B" w:rsidP="007D189B">
      <w:r>
        <w:br w:type="page"/>
      </w:r>
    </w:p>
    <w:p w14:paraId="550D1374" w14:textId="77777777" w:rsidR="007D189B" w:rsidRDefault="007D189B" w:rsidP="007D189B">
      <w:pPr>
        <w:pStyle w:val="Heading4"/>
      </w:pPr>
      <w:bookmarkStart w:id="1597" w:name="_Toc385498544"/>
      <w:r>
        <w:lastRenderedPageBreak/>
        <w:t>Starling Equation</w:t>
      </w:r>
      <w:bookmarkEnd w:id="1597"/>
    </w:p>
    <w:p w14:paraId="71B034A9" w14:textId="77777777" w:rsidR="007D189B" w:rsidRDefault="007D189B" w:rsidP="007D189B">
      <w:r>
        <w:t xml:space="preserve">The material type for Starling’s equation for fluid supply is </w:t>
      </w:r>
      <w:r>
        <w:rPr>
          <w:i/>
        </w:rPr>
        <w:t>“Starling”</w:t>
      </w:r>
      <w:r>
        <w:t>. The following material parameters need to be defined:</w:t>
      </w:r>
    </w:p>
    <w:p w14:paraId="0FE12A56" w14:textId="77777777" w:rsidR="007D189B" w:rsidRDefault="007D189B" w:rsidP="007D1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8"/>
        <w:gridCol w:w="7758"/>
      </w:tblGrid>
      <w:tr w:rsidR="007D189B" w14:paraId="2CE7397B" w14:textId="77777777" w:rsidTr="005E4916">
        <w:tc>
          <w:tcPr>
            <w:tcW w:w="1818" w:type="dxa"/>
            <w:shd w:val="clear" w:color="auto" w:fill="auto"/>
          </w:tcPr>
          <w:p w14:paraId="4C21F14B" w14:textId="77777777" w:rsidR="007D189B" w:rsidRDefault="007D189B" w:rsidP="007D189B">
            <w:pPr>
              <w:pStyle w:val="code"/>
            </w:pPr>
            <w:r>
              <w:t>&lt;kp&gt;</w:t>
            </w:r>
          </w:p>
        </w:tc>
        <w:tc>
          <w:tcPr>
            <w:tcW w:w="7758" w:type="dxa"/>
            <w:shd w:val="clear" w:color="auto" w:fill="auto"/>
          </w:tcPr>
          <w:p w14:paraId="4D32B219" w14:textId="281186BC" w:rsidR="007D189B" w:rsidRPr="00F25218" w:rsidRDefault="007D189B" w:rsidP="00AF2221">
            <w:r>
              <w:t xml:space="preserve">hydraulic filtration coefficient, </w:t>
            </w:r>
            <w:r w:rsidR="00AF2221" w:rsidRPr="00AF2221">
              <w:rPr>
                <w:position w:val="-14"/>
              </w:rPr>
              <w:object w:dxaOrig="279" w:dyaOrig="380" w14:anchorId="55AB4CF0">
                <v:shape id="_x0000_i1814" type="#_x0000_t75" style="width:14pt;height:19.5pt" o:ole="">
                  <v:imagedata r:id="rId1610" o:title=""/>
                </v:shape>
                <o:OLEObject Type="Embed" ProgID="Equation.DSMT4" ShapeID="_x0000_i1814" DrawAspect="Content" ObjectID="_1459242897" r:id="rId1611"/>
              </w:object>
            </w:r>
          </w:p>
        </w:tc>
      </w:tr>
      <w:tr w:rsidR="007D189B" w14:paraId="7BEE70A8" w14:textId="77777777" w:rsidTr="005E4916">
        <w:tc>
          <w:tcPr>
            <w:tcW w:w="1818" w:type="dxa"/>
            <w:shd w:val="clear" w:color="auto" w:fill="auto"/>
          </w:tcPr>
          <w:p w14:paraId="3D94F9B4" w14:textId="77777777" w:rsidR="007D189B" w:rsidRDefault="007D189B" w:rsidP="007D189B">
            <w:pPr>
              <w:pStyle w:val="code"/>
            </w:pPr>
            <w:r>
              <w:t>&lt;pv&gt;</w:t>
            </w:r>
          </w:p>
        </w:tc>
        <w:tc>
          <w:tcPr>
            <w:tcW w:w="7758" w:type="dxa"/>
            <w:shd w:val="clear" w:color="auto" w:fill="auto"/>
          </w:tcPr>
          <w:p w14:paraId="173C35F3" w14:textId="23B8FD0D" w:rsidR="007D189B" w:rsidRPr="007E29A2" w:rsidRDefault="007D189B" w:rsidP="00AF2221">
            <w:r>
              <w:t xml:space="preserve">effective fluid pressure in external source, </w:t>
            </w:r>
            <w:r w:rsidR="00AF2221" w:rsidRPr="00AF2221">
              <w:rPr>
                <w:position w:val="-12"/>
              </w:rPr>
              <w:object w:dxaOrig="300" w:dyaOrig="360" w14:anchorId="4C834DAB">
                <v:shape id="_x0000_i1815" type="#_x0000_t75" style="width:14pt;height:18pt" o:ole="">
                  <v:imagedata r:id="rId1612" o:title=""/>
                </v:shape>
                <o:OLEObject Type="Embed" ProgID="Equation.DSMT4" ShapeID="_x0000_i1815" DrawAspect="Content" ObjectID="_1459242898" r:id="rId1613"/>
              </w:object>
            </w:r>
          </w:p>
        </w:tc>
      </w:tr>
      <w:tr w:rsidR="007D189B" w14:paraId="35309DB4" w14:textId="77777777" w:rsidTr="005E4916">
        <w:tc>
          <w:tcPr>
            <w:tcW w:w="1818" w:type="dxa"/>
            <w:shd w:val="clear" w:color="auto" w:fill="auto"/>
          </w:tcPr>
          <w:p w14:paraId="0564E4E1" w14:textId="49908527" w:rsidR="007D189B" w:rsidRDefault="007D189B" w:rsidP="005E4916">
            <w:pPr>
              <w:pStyle w:val="code"/>
            </w:pPr>
            <w:r>
              <w:t>&lt;q</w:t>
            </w:r>
            <w:r w:rsidR="005E4916">
              <w:t>c sol=”n”</w:t>
            </w:r>
            <w:r>
              <w:t>&gt;</w:t>
            </w:r>
          </w:p>
        </w:tc>
        <w:tc>
          <w:tcPr>
            <w:tcW w:w="7758" w:type="dxa"/>
            <w:shd w:val="clear" w:color="auto" w:fill="auto"/>
          </w:tcPr>
          <w:p w14:paraId="0AAD4B5B" w14:textId="6CE8077E" w:rsidR="007D189B" w:rsidRDefault="007D189B" w:rsidP="00AF2221">
            <w:r>
              <w:t xml:space="preserve">osmotic filtration coefficient, </w:t>
            </w:r>
            <w:r w:rsidR="005E4916" w:rsidRPr="005E4916">
              <w:rPr>
                <w:position w:val="-12"/>
              </w:rPr>
              <w:object w:dxaOrig="300" w:dyaOrig="400" w14:anchorId="512CF632">
                <v:shape id="_x0000_i1816" type="#_x0000_t75" style="width:14pt;height:20pt" o:ole="">
                  <v:imagedata r:id="rId1614" o:title=""/>
                </v:shape>
                <o:OLEObject Type="Embed" ProgID="Equation.DSMT4" ShapeID="_x0000_i1816" DrawAspect="Content" ObjectID="_1459242899" r:id="rId1615"/>
              </w:object>
            </w:r>
            <w:r>
              <w:t xml:space="preserve"> </w:t>
            </w:r>
          </w:p>
        </w:tc>
      </w:tr>
      <w:tr w:rsidR="007D189B" w14:paraId="685C5560" w14:textId="77777777" w:rsidTr="005E4916">
        <w:tc>
          <w:tcPr>
            <w:tcW w:w="1818" w:type="dxa"/>
            <w:shd w:val="clear" w:color="auto" w:fill="auto"/>
          </w:tcPr>
          <w:p w14:paraId="251ECC59" w14:textId="4850FFC9" w:rsidR="007D189B" w:rsidRDefault="007D189B" w:rsidP="005E4916">
            <w:pPr>
              <w:pStyle w:val="code"/>
            </w:pPr>
            <w:r>
              <w:t>&lt;c</w:t>
            </w:r>
            <w:r w:rsidR="005E4916">
              <w:t>v sol=”n”</w:t>
            </w:r>
            <w:r>
              <w:t>&gt;</w:t>
            </w:r>
          </w:p>
        </w:tc>
        <w:tc>
          <w:tcPr>
            <w:tcW w:w="7758" w:type="dxa"/>
            <w:shd w:val="clear" w:color="auto" w:fill="auto"/>
          </w:tcPr>
          <w:p w14:paraId="29923086" w14:textId="7188100B" w:rsidR="007D189B" w:rsidRDefault="007D189B" w:rsidP="00AF2221">
            <w:r>
              <w:t xml:space="preserve">effective solute concentration in external source, </w:t>
            </w:r>
            <w:r w:rsidR="00AF2221" w:rsidRPr="00AF2221">
              <w:rPr>
                <w:position w:val="-12"/>
              </w:rPr>
              <w:object w:dxaOrig="300" w:dyaOrig="380" w14:anchorId="76BEC944">
                <v:shape id="_x0000_i1817" type="#_x0000_t75" style="width:14pt;height:19.5pt" o:ole="">
                  <v:imagedata r:id="rId1616" o:title=""/>
                </v:shape>
                <o:OLEObject Type="Embed" ProgID="Equation.DSMT4" ShapeID="_x0000_i1817" DrawAspect="Content" ObjectID="_1459242900" r:id="rId1617"/>
              </w:object>
            </w:r>
          </w:p>
        </w:tc>
      </w:tr>
    </w:tbl>
    <w:p w14:paraId="394435C4" w14:textId="77777777" w:rsidR="007D189B" w:rsidRDefault="007D189B" w:rsidP="007D189B"/>
    <w:p w14:paraId="08CF7DA4" w14:textId="77777777" w:rsidR="007D189B" w:rsidRDefault="007D189B" w:rsidP="007D189B">
      <w:r>
        <w:t>The fluid supply is given by Starling’s equation,</w:t>
      </w:r>
    </w:p>
    <w:p w14:paraId="1B13C376" w14:textId="6B1EF6BC" w:rsidR="007D189B" w:rsidRDefault="007D189B" w:rsidP="007D189B">
      <w:pPr>
        <w:pStyle w:val="MTDisplayEquation"/>
      </w:pPr>
      <w:r>
        <w:tab/>
      </w:r>
      <w:r w:rsidR="005E4916" w:rsidRPr="00AF2221">
        <w:rPr>
          <w:position w:val="-28"/>
        </w:rPr>
        <w:object w:dxaOrig="3240" w:dyaOrig="580" w14:anchorId="490A8685">
          <v:shape id="_x0000_i1818" type="#_x0000_t75" style="width:162.5pt;height:29.5pt" o:ole="">
            <v:imagedata r:id="rId1618" o:title=""/>
          </v:shape>
          <o:OLEObject Type="Embed" ProgID="Equation.DSMT4" ShapeID="_x0000_i1818" DrawAspect="Content" ObjectID="_1459242901" r:id="rId1619"/>
        </w:object>
      </w:r>
      <w:r>
        <w:t xml:space="preserve"> ,</w:t>
      </w:r>
    </w:p>
    <w:p w14:paraId="603E5943" w14:textId="66C75AAC" w:rsidR="007D189B" w:rsidRDefault="007D189B" w:rsidP="007D189B">
      <w:r>
        <w:t xml:space="preserve">where </w:t>
      </w:r>
      <w:r w:rsidR="00AF2221" w:rsidRPr="00AF2221">
        <w:rPr>
          <w:position w:val="-10"/>
        </w:rPr>
        <w:object w:dxaOrig="240" w:dyaOrig="320" w14:anchorId="5DEA7DAF">
          <v:shape id="_x0000_i1819" type="#_x0000_t75" style="width:12pt;height:16.5pt" o:ole="">
            <v:imagedata r:id="rId1620" o:title=""/>
          </v:shape>
          <o:OLEObject Type="Embed" ProgID="Equation.DSMT4" ShapeID="_x0000_i1819" DrawAspect="Content" ObjectID="_1459242902" r:id="rId1621"/>
        </w:object>
      </w:r>
      <w:r>
        <w:t xml:space="preserve"> is the </w:t>
      </w:r>
      <w:r w:rsidR="006F62CE">
        <w:t xml:space="preserve">effective </w:t>
      </w:r>
      <w:r>
        <w:t xml:space="preserve">fluid pressure in the </w:t>
      </w:r>
      <w:r w:rsidR="006F62CE">
        <w:t>mult</w:t>
      </w:r>
      <w:r>
        <w:t>iphasic material.</w:t>
      </w:r>
    </w:p>
    <w:p w14:paraId="52F33F8C" w14:textId="77777777" w:rsidR="007D189B" w:rsidRDefault="007D189B" w:rsidP="007D189B"/>
    <w:p w14:paraId="58D9C064" w14:textId="77777777" w:rsidR="007D189B" w:rsidRPr="00B27FE9" w:rsidRDefault="007D189B" w:rsidP="007D189B">
      <w:pPr>
        <w:pStyle w:val="Example"/>
      </w:pPr>
      <w:r w:rsidRPr="00B27FE9">
        <w:t>Example:</w:t>
      </w:r>
    </w:p>
    <w:p w14:paraId="34B690B3" w14:textId="4B453760" w:rsidR="007D189B" w:rsidRDefault="007D189B" w:rsidP="007D189B">
      <w:r>
        <w:t xml:space="preserve">This example defines a </w:t>
      </w:r>
      <w:r w:rsidR="006F62CE">
        <w:t>solvent</w:t>
      </w:r>
      <w:r>
        <w:t xml:space="preserve"> supply material of the Starling type</w:t>
      </w:r>
      <w:r w:rsidR="006F62CE">
        <w:t xml:space="preserve"> for a multiphasic mixture containing one solute</w:t>
      </w:r>
      <w:r>
        <w:t>.</w:t>
      </w:r>
    </w:p>
    <w:p w14:paraId="5AD9EABB" w14:textId="77777777" w:rsidR="007D189B" w:rsidRPr="00684A86" w:rsidRDefault="007D189B" w:rsidP="007D189B"/>
    <w:p w14:paraId="750F019D" w14:textId="77777777" w:rsidR="007D189B" w:rsidRPr="0097532C" w:rsidRDefault="007D189B" w:rsidP="007D189B">
      <w:pPr>
        <w:pStyle w:val="code"/>
      </w:pPr>
      <w:r w:rsidRPr="0097532C">
        <w:t>&lt;</w:t>
      </w:r>
      <w:r>
        <w:t>solvent_supply</w:t>
      </w:r>
      <w:r w:rsidRPr="0097532C">
        <w:t xml:space="preserve"> type=</w:t>
      </w:r>
      <w:r>
        <w:t>"Starling"</w:t>
      </w:r>
      <w:r w:rsidRPr="0097532C">
        <w:t>&gt;</w:t>
      </w:r>
    </w:p>
    <w:p w14:paraId="5BBDE3A3" w14:textId="77777777" w:rsidR="007D189B" w:rsidRDefault="007D189B" w:rsidP="007D189B">
      <w:pPr>
        <w:pStyle w:val="code"/>
      </w:pPr>
      <w:r>
        <w:tab/>
        <w:t>&lt;kp&gt;0.001&lt;/kp&gt;</w:t>
      </w:r>
    </w:p>
    <w:p w14:paraId="1ED2CAF2" w14:textId="77777777" w:rsidR="007D189B" w:rsidRDefault="007D189B" w:rsidP="007D189B">
      <w:pPr>
        <w:pStyle w:val="code"/>
      </w:pPr>
      <w:r>
        <w:tab/>
        <w:t>&lt;pv&gt;0.1&lt;/pv&gt;</w:t>
      </w:r>
    </w:p>
    <w:p w14:paraId="3E5D07B0" w14:textId="6694EDB2" w:rsidR="006F62CE" w:rsidRDefault="006F62CE" w:rsidP="007D189B">
      <w:pPr>
        <w:pStyle w:val="code"/>
      </w:pPr>
      <w:r>
        <w:tab/>
        <w:t>&lt;q</w:t>
      </w:r>
      <w:r w:rsidR="00161A31">
        <w:t>c</w:t>
      </w:r>
      <w:r w:rsidR="005E4916">
        <w:t xml:space="preserve"> sol=”</w:t>
      </w:r>
      <w:r>
        <w:t>1</w:t>
      </w:r>
      <w:r w:rsidR="005E4916">
        <w:t>”</w:t>
      </w:r>
      <w:r>
        <w:t>&gt;1e-5&lt;/q</w:t>
      </w:r>
      <w:r w:rsidR="00161A31">
        <w:t>c</w:t>
      </w:r>
      <w:r>
        <w:t>&gt;</w:t>
      </w:r>
    </w:p>
    <w:p w14:paraId="7E98FB8E" w14:textId="7A6FA1E6" w:rsidR="006F62CE" w:rsidRDefault="006F62CE" w:rsidP="007D189B">
      <w:pPr>
        <w:pStyle w:val="code"/>
      </w:pPr>
      <w:r>
        <w:tab/>
        <w:t>&lt;c</w:t>
      </w:r>
      <w:r w:rsidR="00161A31">
        <w:t>v</w:t>
      </w:r>
      <w:r w:rsidR="005E4916">
        <w:t xml:space="preserve"> sol=”1”</w:t>
      </w:r>
      <w:r>
        <w:t>&gt;150&lt;/c</w:t>
      </w:r>
      <w:r w:rsidR="00161A31">
        <w:t>v</w:t>
      </w:r>
      <w:r>
        <w:t>&gt;</w:t>
      </w:r>
    </w:p>
    <w:p w14:paraId="17C05A84" w14:textId="77777777" w:rsidR="007D189B" w:rsidRPr="003B04D8" w:rsidRDefault="007D189B" w:rsidP="007D189B">
      <w:pPr>
        <w:pStyle w:val="code"/>
        <w:rPr>
          <w:rFonts w:ascii="Times New Roman" w:hAnsi="Times New Roman"/>
          <w:i/>
        </w:rPr>
      </w:pPr>
      <w:r>
        <w:t>&lt;/solvent_supply&gt;</w:t>
      </w:r>
    </w:p>
    <w:p w14:paraId="495D410F" w14:textId="77777777" w:rsidR="007D189B" w:rsidRPr="00B04CF0" w:rsidRDefault="007D189B" w:rsidP="007D189B"/>
    <w:p w14:paraId="2285BD7B" w14:textId="77777777" w:rsidR="00245C70" w:rsidRPr="003B58FB" w:rsidRDefault="00245C70" w:rsidP="003B58FB"/>
    <w:p w14:paraId="548DDCFA" w14:textId="77777777" w:rsidR="008A3B5E" w:rsidRDefault="008A3B5E" w:rsidP="008A3B5E">
      <w:r w:rsidRPr="00B27FE9">
        <w:br w:type="page"/>
      </w:r>
    </w:p>
    <w:p w14:paraId="61634F51" w14:textId="77777777" w:rsidR="008A3B5E" w:rsidRDefault="008A3B5E" w:rsidP="0016320C">
      <w:pPr>
        <w:pStyle w:val="Heading2"/>
      </w:pPr>
      <w:bookmarkStart w:id="1598" w:name="_Toc385498545"/>
      <w:r>
        <w:lastRenderedPageBreak/>
        <w:t>Chemical Reactions</w:t>
      </w:r>
      <w:bookmarkEnd w:id="1598"/>
    </w:p>
    <w:p w14:paraId="45114879" w14:textId="43162140" w:rsidR="00A61269" w:rsidRPr="00A61269" w:rsidRDefault="00A61269">
      <w:pPr>
        <w:pStyle w:val="Heading3"/>
      </w:pPr>
      <w:bookmarkStart w:id="1599" w:name="_Toc385498546"/>
      <w:r>
        <w:t>Guidelines for Chemical Reaction Analyses</w:t>
      </w:r>
      <w:bookmarkEnd w:id="1599"/>
    </w:p>
    <w:p w14:paraId="39E6B0DD" w14:textId="56EFDB9F" w:rsidR="008A3B5E" w:rsidRPr="00546A57" w:rsidRDefault="008A3B5E" w:rsidP="008A3B5E">
      <w:r>
        <w:t>Chemical reactions may be modeled within a multiphasic mixture.  The reaction may involve solutes (</w:t>
      </w:r>
      <w:r w:rsidR="00AF2221" w:rsidRPr="00AF2221">
        <w:rPr>
          <w:position w:val="-6"/>
        </w:rPr>
        <w:object w:dxaOrig="540" w:dyaOrig="220" w14:anchorId="57A6E501">
          <v:shape id="_x0000_i1820" type="#_x0000_t75" style="width:27.5pt;height:10.5pt" o:ole="">
            <v:imagedata r:id="rId1622" o:title=""/>
          </v:shape>
          <o:OLEObject Type="Embed" ProgID="Equation.DSMT4" ShapeID="_x0000_i1820" DrawAspect="Content" ObjectID="_1459242903" r:id="rId1623"/>
        </w:object>
      </w:r>
      <w:r>
        <w:t>) and solid-bound molecules (</w:t>
      </w:r>
      <w:r w:rsidR="00AF2221" w:rsidRPr="00AF2221">
        <w:rPr>
          <w:position w:val="-6"/>
        </w:rPr>
        <w:object w:dxaOrig="639" w:dyaOrig="220" w14:anchorId="3559A0A4">
          <v:shape id="_x0000_i1821" type="#_x0000_t75" style="width:32pt;height:10.5pt" o:ole="">
            <v:imagedata r:id="rId1624" o:title=""/>
          </v:shape>
          <o:OLEObject Type="Embed" ProgID="Equation.DSMT4" ShapeID="_x0000_i1821" DrawAspect="Content" ObjectID="_1459242904" r:id="rId1625"/>
        </w:object>
      </w:r>
      <w:r>
        <w:t>) that move with the solid matrix (</w:t>
      </w:r>
      <w:r w:rsidR="00AF2221" w:rsidRPr="00AF2221">
        <w:rPr>
          <w:position w:val="-10"/>
        </w:rPr>
        <w:object w:dxaOrig="1240" w:dyaOrig="360" w14:anchorId="0DC957B8">
          <v:shape id="_x0000_i1822" type="#_x0000_t75" style="width:62pt;height:18pt" o:ole="">
            <v:imagedata r:id="rId1626" o:title=""/>
          </v:shape>
          <o:OLEObject Type="Embed" ProgID="Equation.DSMT4" ShapeID="_x0000_i1822" DrawAspect="Content" ObjectID="_1459242905" r:id="rId1627"/>
        </w:object>
      </w:r>
      <w:r>
        <w:t xml:space="preserve">).  </w:t>
      </w:r>
      <w:r w:rsidRPr="00546A57">
        <w:t>Consider a general chemical reaction,</w:t>
      </w:r>
    </w:p>
    <w:p w14:paraId="621BF157" w14:textId="09F10075" w:rsidR="008A3B5E" w:rsidRDefault="008A3B5E" w:rsidP="008A3B5E">
      <w:pPr>
        <w:pStyle w:val="MTDisplayEquation"/>
      </w:pPr>
      <w:r>
        <w:tab/>
      </w:r>
      <w:r w:rsidR="00AF2221" w:rsidRPr="00AF2221">
        <w:rPr>
          <w:position w:val="-28"/>
        </w:rPr>
        <w:object w:dxaOrig="2060" w:dyaOrig="540" w14:anchorId="5314052A">
          <v:shape id="_x0000_i1823" type="#_x0000_t75" style="width:103.5pt;height:27.5pt" o:ole="">
            <v:imagedata r:id="rId1628" o:title=""/>
          </v:shape>
          <o:OLEObject Type="Embed" ProgID="Equation.DSMT4" ShapeID="_x0000_i1823" DrawAspect="Content" ObjectID="_1459242906" r:id="rId1629"/>
        </w:object>
      </w:r>
      <w:r>
        <w:tab/>
        <w:t>(a)</w:t>
      </w:r>
    </w:p>
    <w:p w14:paraId="65067563" w14:textId="300E3513" w:rsidR="008A3B5E" w:rsidRDefault="008A3B5E" w:rsidP="008A3B5E">
      <w:r w:rsidRPr="00546A57">
        <w:t xml:space="preserve">where </w:t>
      </w:r>
      <w:r w:rsidR="00AF2221" w:rsidRPr="00AF2221">
        <w:rPr>
          <w:position w:val="-4"/>
        </w:rPr>
        <w:object w:dxaOrig="320" w:dyaOrig="300" w14:anchorId="44DF8D27">
          <v:shape id="_x0000_i1824" type="#_x0000_t75" style="width:16.5pt;height:14pt" o:ole="">
            <v:imagedata r:id="rId1630" o:title=""/>
          </v:shape>
          <o:OLEObject Type="Embed" ProgID="Equation.DSMT4" ShapeID="_x0000_i1824" DrawAspect="Content" ObjectID="_1459242907" r:id="rId1631"/>
        </w:object>
      </w:r>
      <w:r w:rsidRPr="00546A57">
        <w:t xml:space="preserve"> is the chemical species representing</w:t>
      </w:r>
      <w:r>
        <w:t xml:space="preserve"> </w:t>
      </w:r>
      <w:r w:rsidRPr="00546A57">
        <w:t xml:space="preserve">constituent </w:t>
      </w:r>
      <w:r w:rsidR="00AF2221" w:rsidRPr="00AF2221">
        <w:rPr>
          <w:position w:val="-6"/>
        </w:rPr>
        <w:object w:dxaOrig="240" w:dyaOrig="220" w14:anchorId="54F570A5">
          <v:shape id="_x0000_i1825" type="#_x0000_t75" style="width:12pt;height:10.5pt" o:ole="">
            <v:imagedata r:id="rId1632" o:title=""/>
          </v:shape>
          <o:OLEObject Type="Embed" ProgID="Equation.DSMT4" ShapeID="_x0000_i1825" DrawAspect="Content" ObjectID="_1459242908" r:id="rId1633"/>
        </w:object>
      </w:r>
      <w:r>
        <w:t xml:space="preserve"> in the mixture</w:t>
      </w:r>
      <w:r w:rsidRPr="00546A57">
        <w:t xml:space="preserve">; </w:t>
      </w:r>
      <w:r w:rsidR="00AF2221" w:rsidRPr="00AF2221">
        <w:rPr>
          <w:position w:val="-12"/>
        </w:rPr>
        <w:object w:dxaOrig="300" w:dyaOrig="380" w14:anchorId="667EA50A">
          <v:shape id="_x0000_i1826" type="#_x0000_t75" style="width:14pt;height:19.5pt" o:ole="">
            <v:imagedata r:id="rId1634" o:title=""/>
          </v:shape>
          <o:OLEObject Type="Embed" ProgID="Equation.DSMT4" ShapeID="_x0000_i1826" DrawAspect="Content" ObjectID="_1459242909" r:id="rId1635"/>
        </w:object>
      </w:r>
      <w:r w:rsidRPr="00546A57">
        <w:t xml:space="preserve"> and </w:t>
      </w:r>
      <w:r w:rsidR="00AF2221" w:rsidRPr="00AF2221">
        <w:rPr>
          <w:position w:val="-12"/>
        </w:rPr>
        <w:object w:dxaOrig="300" w:dyaOrig="380" w14:anchorId="6B35166D">
          <v:shape id="_x0000_i1827" type="#_x0000_t75" style="width:14pt;height:19.5pt" o:ole="">
            <v:imagedata r:id="rId1636" o:title=""/>
          </v:shape>
          <o:OLEObject Type="Embed" ProgID="Equation.DSMT4" ShapeID="_x0000_i1827" DrawAspect="Content" ObjectID="_1459242910" r:id="rId1637"/>
        </w:object>
      </w:r>
      <w:r>
        <w:t xml:space="preserve"> </w:t>
      </w:r>
      <w:r w:rsidRPr="00546A57">
        <w:t>represent stoichiometric coefficients of the reactants and products,</w:t>
      </w:r>
      <w:r>
        <w:t xml:space="preserve"> </w:t>
      </w:r>
      <w:r w:rsidRPr="00546A57">
        <w:t xml:space="preserve">respectively. </w:t>
      </w:r>
      <w:r>
        <w:t xml:space="preserve">To maintain consistency with classical chemical kinetics, the analysis of chemical reactions employs molar concentrations </w:t>
      </w:r>
      <w:r w:rsidR="00AF2221" w:rsidRPr="00AF2221">
        <w:rPr>
          <w:position w:val="-6"/>
        </w:rPr>
        <w:object w:dxaOrig="279" w:dyaOrig="320" w14:anchorId="3659CBFB">
          <v:shape id="_x0000_i1828" type="#_x0000_t75" style="width:14pt;height:16.5pt" o:ole="">
            <v:imagedata r:id="rId1638" o:title=""/>
          </v:shape>
          <o:OLEObject Type="Embed" ProgID="Equation.DSMT4" ShapeID="_x0000_i1828" DrawAspect="Content" ObjectID="_1459242911" r:id="rId1639"/>
        </w:object>
      </w:r>
      <w:r>
        <w:t xml:space="preserve"> and molar supplies </w:t>
      </w:r>
      <w:r w:rsidR="00AF2221" w:rsidRPr="00AF2221">
        <w:rPr>
          <w:position w:val="-6"/>
        </w:rPr>
        <w:object w:dxaOrig="279" w:dyaOrig="320" w14:anchorId="4E5356E6">
          <v:shape id="_x0000_i1829" type="#_x0000_t75" style="width:14pt;height:16.5pt" o:ole="">
            <v:imagedata r:id="rId1640" o:title=""/>
          </v:shape>
          <o:OLEObject Type="Embed" ProgID="Equation.DSMT4" ShapeID="_x0000_i1829" DrawAspect="Content" ObjectID="_1459242912" r:id="rId1641"/>
        </w:object>
      </w:r>
      <w:r>
        <w:t xml:space="preserve"> on a solution-volume basis for all reactants and products, whether they are solutes or solid-bound molecular species.</w:t>
      </w:r>
    </w:p>
    <w:p w14:paraId="43D24E8D" w14:textId="77777777" w:rsidR="008A3B5E" w:rsidRDefault="008A3B5E" w:rsidP="008A3B5E"/>
    <w:p w14:paraId="761C4D2A" w14:textId="48C82DA8" w:rsidR="008A3B5E" w:rsidRPr="00546A57" w:rsidRDefault="008A3B5E" w:rsidP="008A3B5E">
      <w:r w:rsidRPr="00546A57">
        <w:t>Since the molar supply of reactants and products is</w:t>
      </w:r>
      <w:r>
        <w:t xml:space="preserve"> </w:t>
      </w:r>
      <w:r w:rsidRPr="00546A57">
        <w:t xml:space="preserve">constrained by stoichiometry, it follows that all molar supplies </w:t>
      </w:r>
      <w:r w:rsidR="00AF2221" w:rsidRPr="00AF2221">
        <w:rPr>
          <w:position w:val="-6"/>
        </w:rPr>
        <w:object w:dxaOrig="279" w:dyaOrig="320" w14:anchorId="5717A1B9">
          <v:shape id="_x0000_i1830" type="#_x0000_t75" style="width:14pt;height:16.5pt" o:ole="">
            <v:imagedata r:id="rId1642" o:title=""/>
          </v:shape>
          <o:OLEObject Type="Embed" ProgID="Equation.DSMT4" ShapeID="_x0000_i1830" DrawAspect="Content" ObjectID="_1459242913" r:id="rId1643"/>
        </w:object>
      </w:r>
      <w:r>
        <w:t xml:space="preserve"> </w:t>
      </w:r>
      <w:r w:rsidRPr="00546A57">
        <w:t xml:space="preserve">in a specific chemical reaction may be related to a </w:t>
      </w:r>
      <w:r w:rsidR="009B5B8D" w:rsidRPr="0016320C">
        <w:rPr>
          <w:i/>
        </w:rPr>
        <w:t>molar</w:t>
      </w:r>
      <w:r w:rsidRPr="0016320C">
        <w:rPr>
          <w:i/>
        </w:rPr>
        <w:t xml:space="preserve"> production rate</w:t>
      </w:r>
      <w:r>
        <w:t xml:space="preserve"> </w:t>
      </w:r>
      <w:r w:rsidR="00AF2221" w:rsidRPr="00AF2221">
        <w:rPr>
          <w:position w:val="-10"/>
        </w:rPr>
        <w:object w:dxaOrig="240" w:dyaOrig="380" w14:anchorId="1D3CD4C5">
          <v:shape id="_x0000_i1831" type="#_x0000_t75" style="width:12pt;height:19.5pt" o:ole="">
            <v:imagedata r:id="rId1644" o:title=""/>
          </v:shape>
          <o:OLEObject Type="Embed" ProgID="Equation.DSMT4" ShapeID="_x0000_i1831" DrawAspect="Content" ObjectID="_1459242914" r:id="rId1645"/>
        </w:object>
      </w:r>
      <w:r w:rsidRPr="00546A57">
        <w:t xml:space="preserve"> according to </w:t>
      </w:r>
    </w:p>
    <w:p w14:paraId="36C92B36" w14:textId="68099F86" w:rsidR="008A3B5E" w:rsidRDefault="008A3B5E" w:rsidP="008A3B5E">
      <w:pPr>
        <w:pStyle w:val="MTDisplayEquation"/>
      </w:pPr>
      <w:r>
        <w:tab/>
      </w:r>
      <w:r w:rsidR="00AF2221" w:rsidRPr="00AF2221">
        <w:rPr>
          <w:position w:val="-10"/>
        </w:rPr>
        <w:object w:dxaOrig="999" w:dyaOrig="380" w14:anchorId="51681B33">
          <v:shape id="_x0000_i1832" type="#_x0000_t75" style="width:50pt;height:19.5pt" o:ole="">
            <v:imagedata r:id="rId1646" o:title=""/>
          </v:shape>
          <o:OLEObject Type="Embed" ProgID="Equation.DSMT4" ShapeID="_x0000_i1832" DrawAspect="Content" ObjectID="_1459242915" r:id="rId1647"/>
        </w:object>
      </w:r>
      <w:r>
        <w:tab/>
        <w:t>(b)</w:t>
      </w:r>
    </w:p>
    <w:p w14:paraId="5E8B801F" w14:textId="39C766E4" w:rsidR="008A3B5E" w:rsidRPr="00546A57" w:rsidRDefault="008A3B5E" w:rsidP="008A3B5E">
      <w:r w:rsidRPr="00546A57">
        <w:t xml:space="preserve">where </w:t>
      </w:r>
      <w:r w:rsidR="00AF2221" w:rsidRPr="00AF2221">
        <w:rPr>
          <w:position w:val="-6"/>
        </w:rPr>
        <w:object w:dxaOrig="300" w:dyaOrig="320" w14:anchorId="00F7BAD1">
          <v:shape id="_x0000_i1833" type="#_x0000_t75" style="width:14pt;height:16.5pt" o:ole="">
            <v:imagedata r:id="rId1648" o:title=""/>
          </v:shape>
          <o:OLEObject Type="Embed" ProgID="Equation.DSMT4" ShapeID="_x0000_i1833" DrawAspect="Content" ObjectID="_1459242916" r:id="rId1649"/>
        </w:object>
      </w:r>
      <w:r w:rsidRPr="00546A57">
        <w:t xml:space="preserve"> represents the net stoichiometric coefficient</w:t>
      </w:r>
      <w:r>
        <w:t xml:space="preserve"> </w:t>
      </w:r>
      <w:r w:rsidRPr="00546A57">
        <w:t xml:space="preserve">for </w:t>
      </w:r>
      <w:r w:rsidR="00AF2221" w:rsidRPr="00AF2221">
        <w:rPr>
          <w:position w:val="-4"/>
        </w:rPr>
        <w:object w:dxaOrig="320" w:dyaOrig="300" w14:anchorId="732C17A6">
          <v:shape id="_x0000_i1834" type="#_x0000_t75" style="width:16.5pt;height:14pt" o:ole="">
            <v:imagedata r:id="rId1650" o:title=""/>
          </v:shape>
          <o:OLEObject Type="Embed" ProgID="Equation.DSMT4" ShapeID="_x0000_i1834" DrawAspect="Content" ObjectID="_1459242917" r:id="rId1651"/>
        </w:object>
      </w:r>
      <w:r w:rsidRPr="00546A57">
        <w:t xml:space="preserve">, </w:t>
      </w:r>
    </w:p>
    <w:p w14:paraId="28BF065F" w14:textId="75709A9D" w:rsidR="008A3B5E" w:rsidRDefault="008A3B5E" w:rsidP="008A3B5E">
      <w:pPr>
        <w:pStyle w:val="MTDisplayEquation"/>
      </w:pPr>
      <w:r>
        <w:tab/>
      </w:r>
      <w:r w:rsidR="00AF2221" w:rsidRPr="00AF2221">
        <w:rPr>
          <w:position w:val="-12"/>
        </w:rPr>
        <w:object w:dxaOrig="1320" w:dyaOrig="380" w14:anchorId="780E97C4">
          <v:shape id="_x0000_i1835" type="#_x0000_t75" style="width:65.5pt;height:19.5pt" o:ole="">
            <v:imagedata r:id="rId1652" o:title=""/>
          </v:shape>
          <o:OLEObject Type="Embed" ProgID="Equation.DSMT4" ShapeID="_x0000_i1835" DrawAspect="Content" ObjectID="_1459242918" r:id="rId1653"/>
        </w:object>
      </w:r>
      <w:r>
        <w:tab/>
        <w:t>(c)</w:t>
      </w:r>
    </w:p>
    <w:p w14:paraId="43642D93" w14:textId="6A78599C" w:rsidR="008A3B5E" w:rsidRPr="00546A57" w:rsidRDefault="008A3B5E" w:rsidP="008A3B5E">
      <w:r w:rsidRPr="00546A57">
        <w:t xml:space="preserve">Thus, formulating constitutive relations for </w:t>
      </w:r>
      <w:r w:rsidR="00AF2221" w:rsidRPr="00AF2221">
        <w:rPr>
          <w:position w:val="-6"/>
        </w:rPr>
        <w:object w:dxaOrig="279" w:dyaOrig="320" w14:anchorId="491BCD22">
          <v:shape id="_x0000_i1836" type="#_x0000_t75" style="width:14pt;height:16.5pt" o:ole="">
            <v:imagedata r:id="rId1654" o:title=""/>
          </v:shape>
          <o:OLEObject Type="Embed" ProgID="Equation.DSMT4" ShapeID="_x0000_i1836" DrawAspect="Content" ObjectID="_1459242919" r:id="rId1655"/>
        </w:object>
      </w:r>
      <w:r w:rsidRPr="00546A57">
        <w:t xml:space="preserve"> is</w:t>
      </w:r>
      <w:r>
        <w:t xml:space="preserve"> </w:t>
      </w:r>
      <w:r w:rsidRPr="00546A57">
        <w:t xml:space="preserve">equivalent to providing a single relation for </w:t>
      </w:r>
      <w:r w:rsidR="00AF2221" w:rsidRPr="00AF2221">
        <w:rPr>
          <w:position w:val="-16"/>
        </w:rPr>
        <w:object w:dxaOrig="1140" w:dyaOrig="440" w14:anchorId="162360B1">
          <v:shape id="_x0000_i1837" type="#_x0000_t75" style="width:58pt;height:22pt" o:ole="">
            <v:imagedata r:id="rId1656" o:title=""/>
          </v:shape>
          <o:OLEObject Type="Embed" ProgID="Equation.DSMT4" ShapeID="_x0000_i1837" DrawAspect="Content" ObjectID="_1459242920" r:id="rId1657"/>
        </w:object>
      </w:r>
      <w:r w:rsidRPr="00546A57">
        <w:t>.</w:t>
      </w:r>
      <w:r>
        <w:t xml:space="preserve">  </w:t>
      </w:r>
      <w:r w:rsidRPr="00546A57">
        <w:t>When the chemical reaction is reversible,</w:t>
      </w:r>
    </w:p>
    <w:p w14:paraId="753529AE" w14:textId="48FBE994" w:rsidR="008A3B5E" w:rsidRDefault="008A3B5E" w:rsidP="008A3B5E">
      <w:pPr>
        <w:pStyle w:val="MTDisplayEquation"/>
      </w:pPr>
      <w:r>
        <w:tab/>
      </w:r>
      <w:r w:rsidR="00AF2221" w:rsidRPr="00AF2221">
        <w:rPr>
          <w:position w:val="-28"/>
        </w:rPr>
        <w:object w:dxaOrig="2120" w:dyaOrig="540" w14:anchorId="013C47B3">
          <v:shape id="_x0000_i1838" type="#_x0000_t75" style="width:106pt;height:27.5pt" o:ole="">
            <v:imagedata r:id="rId1658" o:title=""/>
          </v:shape>
          <o:OLEObject Type="Embed" ProgID="Equation.DSMT4" ShapeID="_x0000_i1838" DrawAspect="Content" ObjectID="_1459242921" r:id="rId1659"/>
        </w:object>
      </w:r>
      <w:r>
        <w:tab/>
        <w:t>(d)</w:t>
      </w:r>
    </w:p>
    <w:p w14:paraId="138CEAC8" w14:textId="57B66EE3" w:rsidR="008A3B5E" w:rsidRPr="00546A57" w:rsidRDefault="008A3B5E" w:rsidP="008A3B5E">
      <w:r w:rsidRPr="00546A57">
        <w:t>the relations of (</w:t>
      </w:r>
      <w:r>
        <w:t>b</w:t>
      </w:r>
      <w:r w:rsidRPr="00546A57">
        <w:t>)-(</w:t>
      </w:r>
      <w:r>
        <w:t>c</w:t>
      </w:r>
      <w:r w:rsidRPr="00546A57">
        <w:t>)</w:t>
      </w:r>
      <w:r>
        <w:t xml:space="preserve"> </w:t>
      </w:r>
      <w:r w:rsidRPr="00546A57">
        <w:t xml:space="preserve">still apply but the </w:t>
      </w:r>
      <w:r>
        <w:t xml:space="preserve">constitutive relation for </w:t>
      </w:r>
      <w:r w:rsidR="00AF2221" w:rsidRPr="00AF2221">
        <w:rPr>
          <w:position w:val="-10"/>
        </w:rPr>
        <w:object w:dxaOrig="240" w:dyaOrig="380" w14:anchorId="394FE74A">
          <v:shape id="_x0000_i1839" type="#_x0000_t75" style="width:12pt;height:19.5pt" o:ole="">
            <v:imagedata r:id="rId1660" o:title=""/>
          </v:shape>
          <o:OLEObject Type="Embed" ProgID="Equation.DSMT4" ShapeID="_x0000_i1839" DrawAspect="Content" ObjectID="_1459242922" r:id="rId1661"/>
        </w:object>
      </w:r>
      <w:r w:rsidRPr="00546A57">
        <w:t xml:space="preserve"> would be different.</w:t>
      </w:r>
    </w:p>
    <w:p w14:paraId="2017A3CB" w14:textId="77777777" w:rsidR="008A3B5E" w:rsidRDefault="008A3B5E" w:rsidP="008A3B5E">
      <w:pPr>
        <w:jc w:val="left"/>
      </w:pPr>
    </w:p>
    <w:p w14:paraId="45F371DF" w14:textId="77777777" w:rsidR="008A3B5E" w:rsidRPr="00B27FE9" w:rsidRDefault="008A3B5E" w:rsidP="008A3B5E">
      <w:pPr>
        <w:pStyle w:val="Example"/>
      </w:pPr>
      <w:r w:rsidRPr="00B27FE9">
        <w:t>Example:</w:t>
      </w:r>
    </w:p>
    <w:p w14:paraId="27644AA9" w14:textId="77777777" w:rsidR="008A3B5E" w:rsidRDefault="008A3B5E" w:rsidP="008A3B5E">
      <w:pPr>
        <w:jc w:val="left"/>
      </w:pPr>
      <w:r>
        <w:t>Consider the dissociation of CaCl</w:t>
      </w:r>
      <w:r w:rsidRPr="005F3097">
        <w:rPr>
          <w:vertAlign w:val="subscript"/>
        </w:rPr>
        <w:t>2</w:t>
      </w:r>
      <w:r>
        <w:t xml:space="preserve"> into ions Ca</w:t>
      </w:r>
      <w:r w:rsidRPr="005F3097">
        <w:rPr>
          <w:vertAlign w:val="superscript"/>
        </w:rPr>
        <w:t>2</w:t>
      </w:r>
      <w:r w:rsidRPr="003B1039">
        <w:rPr>
          <w:vertAlign w:val="superscript"/>
        </w:rPr>
        <w:t>+</w:t>
      </w:r>
      <w:r>
        <w:t xml:space="preserve"> and Cl</w:t>
      </w:r>
      <w:r w:rsidRPr="003B1039">
        <w:rPr>
          <w:vertAlign w:val="superscript"/>
        </w:rPr>
        <w:t>-</w:t>
      </w:r>
      <w:r>
        <w:t>,</w:t>
      </w:r>
    </w:p>
    <w:p w14:paraId="4D90F648" w14:textId="26BE7483" w:rsidR="008A3B5E" w:rsidRDefault="008A3B5E" w:rsidP="008A3B5E">
      <w:pPr>
        <w:pStyle w:val="MTDisplayEquation"/>
      </w:pPr>
      <w:r>
        <w:tab/>
      </w:r>
      <w:r w:rsidR="00AF2221" w:rsidRPr="00AF2221">
        <w:rPr>
          <w:position w:val="-12"/>
        </w:rPr>
        <w:object w:dxaOrig="2240" w:dyaOrig="380" w14:anchorId="767D8EB7">
          <v:shape id="_x0000_i1840" type="#_x0000_t75" style="width:112pt;height:19.5pt" o:ole="">
            <v:imagedata r:id="rId1662" o:title=""/>
          </v:shape>
          <o:OLEObject Type="Embed" ProgID="Equation.DSMT4" ShapeID="_x0000_i1840" DrawAspect="Content" ObjectID="_1459242923" r:id="rId1663"/>
        </w:object>
      </w:r>
      <w:r>
        <w:t xml:space="preserve"> </w:t>
      </w:r>
    </w:p>
    <w:p w14:paraId="4D450D89" w14:textId="0DEE66BB" w:rsidR="008A3B5E" w:rsidRDefault="008A3B5E" w:rsidP="008A3B5E">
      <w:r>
        <w:t xml:space="preserve">The mixture contains three constituents.  The stoichiometric coefficients of the reactants are </w:t>
      </w:r>
      <w:r w:rsidR="00AF2221" w:rsidRPr="00AF2221">
        <w:rPr>
          <w:position w:val="-12"/>
        </w:rPr>
        <w:object w:dxaOrig="900" w:dyaOrig="380" w14:anchorId="1118E078">
          <v:shape id="_x0000_i1841" type="#_x0000_t75" style="width:44.5pt;height:19.5pt" o:ole="">
            <v:imagedata r:id="rId1664" o:title=""/>
          </v:shape>
          <o:OLEObject Type="Embed" ProgID="Equation.DSMT4" ShapeID="_x0000_i1841" DrawAspect="Content" ObjectID="_1459242924" r:id="rId1665"/>
        </w:object>
      </w:r>
      <w:r>
        <w:t xml:space="preserve">, </w:t>
      </w:r>
      <w:r w:rsidR="00AF2221" w:rsidRPr="00AF2221">
        <w:rPr>
          <w:position w:val="-12"/>
        </w:rPr>
        <w:object w:dxaOrig="880" w:dyaOrig="420" w14:anchorId="75C06D04">
          <v:shape id="_x0000_i1842" type="#_x0000_t75" style="width:44pt;height:21.5pt" o:ole="">
            <v:imagedata r:id="rId1666" o:title=""/>
          </v:shape>
          <o:OLEObject Type="Embed" ProgID="Equation.DSMT4" ShapeID="_x0000_i1842" DrawAspect="Content" ObjectID="_1459242925" r:id="rId1667"/>
        </w:object>
      </w:r>
      <w:r>
        <w:t xml:space="preserve">, </w:t>
      </w:r>
      <w:r w:rsidR="00AF2221" w:rsidRPr="00AF2221">
        <w:rPr>
          <w:position w:val="-12"/>
        </w:rPr>
        <w:object w:dxaOrig="800" w:dyaOrig="420" w14:anchorId="793A5630">
          <v:shape id="_x0000_i1843" type="#_x0000_t75" style="width:40pt;height:21.5pt" o:ole="">
            <v:imagedata r:id="rId1668" o:title=""/>
          </v:shape>
          <o:OLEObject Type="Embed" ProgID="Equation.DSMT4" ShapeID="_x0000_i1843" DrawAspect="Content" ObjectID="_1459242926" r:id="rId1669"/>
        </w:object>
      </w:r>
      <w:r>
        <w:t xml:space="preserve">, and those of the products are </w:t>
      </w:r>
      <w:r w:rsidR="00AF2221" w:rsidRPr="00AF2221">
        <w:rPr>
          <w:position w:val="-12"/>
        </w:rPr>
        <w:object w:dxaOrig="940" w:dyaOrig="380" w14:anchorId="3419B495">
          <v:shape id="_x0000_i1844" type="#_x0000_t75" style="width:48pt;height:19.5pt" o:ole="">
            <v:imagedata r:id="rId1670" o:title=""/>
          </v:shape>
          <o:OLEObject Type="Embed" ProgID="Equation.DSMT4" ShapeID="_x0000_i1844" DrawAspect="Content" ObjectID="_1459242927" r:id="rId1671"/>
        </w:object>
      </w:r>
      <w:r>
        <w:t xml:space="preserve">, </w:t>
      </w:r>
      <w:r w:rsidR="00AF2221" w:rsidRPr="00AF2221">
        <w:rPr>
          <w:position w:val="-12"/>
        </w:rPr>
        <w:object w:dxaOrig="840" w:dyaOrig="420" w14:anchorId="31D0441D">
          <v:shape id="_x0000_i1845" type="#_x0000_t75" style="width:42pt;height:21.5pt" o:ole="">
            <v:imagedata r:id="rId1672" o:title=""/>
          </v:shape>
          <o:OLEObject Type="Embed" ProgID="Equation.DSMT4" ShapeID="_x0000_i1845" DrawAspect="Content" ObjectID="_1459242928" r:id="rId1673"/>
        </w:object>
      </w:r>
      <w:r>
        <w:t xml:space="preserve">, </w:t>
      </w:r>
      <w:r w:rsidR="00AF2221" w:rsidRPr="00AF2221">
        <w:rPr>
          <w:position w:val="-12"/>
        </w:rPr>
        <w:object w:dxaOrig="800" w:dyaOrig="420" w14:anchorId="3ADAA8E9">
          <v:shape id="_x0000_i1846" type="#_x0000_t75" style="width:40pt;height:21.5pt" o:ole="">
            <v:imagedata r:id="rId1674" o:title=""/>
          </v:shape>
          <o:OLEObject Type="Embed" ProgID="Equation.DSMT4" ShapeID="_x0000_i1846" DrawAspect="Content" ObjectID="_1459242929" r:id="rId1675"/>
        </w:object>
      </w:r>
      <w:r>
        <w:t>.</w:t>
      </w:r>
    </w:p>
    <w:p w14:paraId="6D251164" w14:textId="77777777" w:rsidR="008A3B5E" w:rsidRDefault="008A3B5E" w:rsidP="008A3B5E">
      <w:pPr>
        <w:jc w:val="left"/>
      </w:pPr>
    </w:p>
    <w:p w14:paraId="42191440" w14:textId="537252B5" w:rsidR="008A3B5E" w:rsidRDefault="008A3B5E" w:rsidP="008A3B5E">
      <w:r>
        <w:t xml:space="preserve">The reaction production rate </w:t>
      </w:r>
      <w:r w:rsidR="00AF2221" w:rsidRPr="00AF2221">
        <w:rPr>
          <w:position w:val="-10"/>
        </w:rPr>
        <w:object w:dxaOrig="240" w:dyaOrig="380" w14:anchorId="1722463A">
          <v:shape id="_x0000_i1847" type="#_x0000_t75" style="width:12pt;height:19.5pt" o:ole="">
            <v:imagedata r:id="rId1676" o:title=""/>
          </v:shape>
          <o:OLEObject Type="Embed" ProgID="Equation.DSMT4" ShapeID="_x0000_i1847" DrawAspect="Content" ObjectID="_1459242930" r:id="rId1677"/>
        </w:object>
      </w:r>
      <w:r>
        <w:t xml:space="preserve"> enters into the governing equations of multiphasic mixtures via the mass balance relation for each solute,</w:t>
      </w:r>
    </w:p>
    <w:p w14:paraId="572ABCE1" w14:textId="0A1CACE2" w:rsidR="008A3B5E" w:rsidRDefault="008A3B5E" w:rsidP="008A3B5E">
      <w:pPr>
        <w:pStyle w:val="MTDisplayEquation"/>
      </w:pPr>
      <w:r>
        <w:tab/>
      </w:r>
      <w:r w:rsidR="00AF2221" w:rsidRPr="00AF2221">
        <w:rPr>
          <w:position w:val="-24"/>
        </w:rPr>
        <w:object w:dxaOrig="4040" w:dyaOrig="780" w14:anchorId="40EAE3DD">
          <v:shape id="_x0000_i1848" type="#_x0000_t75" style="width:202pt;height:39.5pt" o:ole="">
            <v:imagedata r:id="rId1678" o:title=""/>
          </v:shape>
          <o:OLEObject Type="Embed" ProgID="Equation.DSMT4" ShapeID="_x0000_i1848" DrawAspect="Content" ObjectID="_1459242931" r:id="rId1679"/>
        </w:object>
      </w:r>
      <w:r>
        <w:tab/>
        <w:t>(f)</w:t>
      </w:r>
    </w:p>
    <w:p w14:paraId="1D9CF794" w14:textId="77777777" w:rsidR="008A3B5E" w:rsidRDefault="008A3B5E" w:rsidP="008A3B5E">
      <w:r>
        <w:t>the mass balance for the mixture,</w:t>
      </w:r>
    </w:p>
    <w:p w14:paraId="29D2BB90" w14:textId="2CF4EF4A" w:rsidR="008A3B5E" w:rsidRDefault="008A3B5E" w:rsidP="008A3B5E">
      <w:pPr>
        <w:pStyle w:val="MTDisplayEquation"/>
      </w:pPr>
      <w:r>
        <w:tab/>
      </w:r>
      <w:r w:rsidR="00AF2221" w:rsidRPr="00AF2221">
        <w:rPr>
          <w:position w:val="-16"/>
        </w:rPr>
        <w:object w:dxaOrig="2580" w:dyaOrig="440" w14:anchorId="6E76A6E5">
          <v:shape id="_x0000_i1849" type="#_x0000_t75" style="width:130pt;height:22pt" o:ole="">
            <v:imagedata r:id="rId1680" o:title=""/>
          </v:shape>
          <o:OLEObject Type="Embed" ProgID="Equation.DSMT4" ShapeID="_x0000_i1849" DrawAspect="Content" ObjectID="_1459242932" r:id="rId1681"/>
        </w:object>
      </w:r>
      <w:r>
        <w:tab/>
        <w:t>(g)</w:t>
      </w:r>
    </w:p>
    <w:p w14:paraId="14725224" w14:textId="507B0BBC" w:rsidR="008A3B5E" w:rsidRDefault="008A3B5E" w:rsidP="008A3B5E">
      <w:r w:rsidRPr="004C3F91">
        <w:lastRenderedPageBreak/>
        <w:t xml:space="preserve">where </w:t>
      </w:r>
      <w:r w:rsidR="00AF2221" w:rsidRPr="00AF2221">
        <w:rPr>
          <w:position w:val="-28"/>
        </w:rPr>
        <w:object w:dxaOrig="1280" w:dyaOrig="560" w14:anchorId="14ADA2B4">
          <v:shape id="_x0000_i1850" type="#_x0000_t75" style="width:64pt;height:28pt" o:ole="">
            <v:imagedata r:id="rId1682" o:title=""/>
          </v:shape>
          <o:OLEObject Type="Embed" ProgID="Equation.DSMT4" ShapeID="_x0000_i1850" DrawAspect="Content" ObjectID="_1459242933" r:id="rId1683"/>
        </w:object>
      </w:r>
      <w:r>
        <w:t xml:space="preserve"> </w:t>
      </w:r>
      <w:r w:rsidRPr="004C3F91">
        <w:t xml:space="preserve">and </w:t>
      </w:r>
      <w:r w:rsidR="00AF2221" w:rsidRPr="00AF2221">
        <w:rPr>
          <w:position w:val="-12"/>
        </w:rPr>
        <w:object w:dxaOrig="1400" w:dyaOrig="380" w14:anchorId="0E201A76">
          <v:shape id="_x0000_i1851" type="#_x0000_t75" style="width:70pt;height:19.5pt" o:ole="">
            <v:imagedata r:id="rId1684" o:title=""/>
          </v:shape>
          <o:OLEObject Type="Embed" ProgID="Equation.DSMT4" ShapeID="_x0000_i1851" DrawAspect="Content" ObjectID="_1459242934" r:id="rId1685"/>
        </w:object>
      </w:r>
      <w:r w:rsidRPr="004C3F91">
        <w:t xml:space="preserve"> is the molar</w:t>
      </w:r>
      <w:r>
        <w:t xml:space="preserve"> </w:t>
      </w:r>
      <w:r w:rsidRPr="004C3F91">
        <w:t xml:space="preserve">volume of </w:t>
      </w:r>
      <w:r w:rsidR="00AF2221" w:rsidRPr="00AF2221">
        <w:rPr>
          <w:position w:val="-6"/>
        </w:rPr>
        <w:object w:dxaOrig="240" w:dyaOrig="220" w14:anchorId="07DFDF1D">
          <v:shape id="_x0000_i1852" type="#_x0000_t75" style="width:12pt;height:10.5pt" o:ole="">
            <v:imagedata r:id="rId1686" o:title=""/>
          </v:shape>
          <o:OLEObject Type="Embed" ProgID="Equation.DSMT4" ShapeID="_x0000_i1852" DrawAspect="Content" ObjectID="_1459242935" r:id="rId1687"/>
        </w:object>
      </w:r>
      <w:r>
        <w:t>, and the mass balance for solid-bound constituents,</w:t>
      </w:r>
    </w:p>
    <w:p w14:paraId="00C5E5DB" w14:textId="33AFAC19" w:rsidR="008A3B5E" w:rsidRDefault="008A3B5E" w:rsidP="008A3B5E">
      <w:pPr>
        <w:pStyle w:val="MTDisplayEquation"/>
      </w:pPr>
      <w:r>
        <w:tab/>
      </w:r>
      <w:r w:rsidR="00AF2221" w:rsidRPr="00AF2221">
        <w:rPr>
          <w:position w:val="-12"/>
        </w:rPr>
        <w:object w:dxaOrig="1640" w:dyaOrig="380" w14:anchorId="47CE3D8F">
          <v:shape id="_x0000_i1853" type="#_x0000_t75" style="width:82pt;height:19.5pt" o:ole="">
            <v:imagedata r:id="rId1688" o:title=""/>
          </v:shape>
          <o:OLEObject Type="Embed" ProgID="Equation.DSMT4" ShapeID="_x0000_i1853" DrawAspect="Content" ObjectID="_1459242936" r:id="rId1689"/>
        </w:object>
      </w:r>
      <w:r>
        <w:tab/>
        <w:t>(h)</w:t>
      </w:r>
    </w:p>
    <w:p w14:paraId="430FAD91" w14:textId="73390B2D" w:rsidR="008A3B5E" w:rsidRDefault="008A3B5E" w:rsidP="008A3B5E">
      <w:r>
        <w:t xml:space="preserve">where </w:t>
      </w:r>
      <w:r w:rsidR="00AF2221" w:rsidRPr="00AF2221">
        <w:rPr>
          <w:position w:val="-12"/>
        </w:rPr>
        <w:object w:dxaOrig="340" w:dyaOrig="380" w14:anchorId="48C8C1DD">
          <v:shape id="_x0000_i1854" type="#_x0000_t75" style="width:16.5pt;height:19.5pt" o:ole="">
            <v:imagedata r:id="rId1690" o:title=""/>
          </v:shape>
          <o:OLEObject Type="Embed" ProgID="Equation.DSMT4" ShapeID="_x0000_i1854" DrawAspect="Content" ObjectID="_1459242937" r:id="rId1691"/>
        </w:object>
      </w:r>
      <w:r>
        <w:t xml:space="preserve"> is the referential apparent mass density (mass of </w:t>
      </w:r>
      <w:r w:rsidR="00AF2221" w:rsidRPr="00AF2221">
        <w:rPr>
          <w:position w:val="-6"/>
        </w:rPr>
        <w:object w:dxaOrig="240" w:dyaOrig="220" w14:anchorId="5FDCDB1B">
          <v:shape id="_x0000_i1855" type="#_x0000_t75" style="width:12pt;height:10.5pt" o:ole="">
            <v:imagedata r:id="rId1692" o:title=""/>
          </v:shape>
          <o:OLEObject Type="Embed" ProgID="Equation.DSMT4" ShapeID="_x0000_i1855" DrawAspect="Content" ObjectID="_1459242938" r:id="rId1693"/>
        </w:object>
      </w:r>
      <w:r>
        <w:t xml:space="preserve"> per mixture volume in the reference configuration), and </w:t>
      </w:r>
      <w:r w:rsidR="00AF2221" w:rsidRPr="00AF2221">
        <w:rPr>
          <w:position w:val="-12"/>
        </w:rPr>
        <w:object w:dxaOrig="340" w:dyaOrig="380" w14:anchorId="2295003F">
          <v:shape id="_x0000_i1856" type="#_x0000_t75" style="width:16.5pt;height:19.5pt" o:ole="">
            <v:imagedata r:id="rId1694" o:title=""/>
          </v:shape>
          <o:OLEObject Type="Embed" ProgID="Equation.DSMT4" ShapeID="_x0000_i1856" DrawAspect="Content" ObjectID="_1459242939" r:id="rId1695"/>
        </w:object>
      </w:r>
      <w:r>
        <w:t xml:space="preserve"> is the referential apparent mass supply of solid constituent </w:t>
      </w:r>
      <w:r w:rsidR="00AF2221" w:rsidRPr="00AF2221">
        <w:rPr>
          <w:position w:val="-6"/>
        </w:rPr>
        <w:object w:dxaOrig="240" w:dyaOrig="220" w14:anchorId="55E709D9">
          <v:shape id="_x0000_i1857" type="#_x0000_t75" style="width:12pt;height:10.5pt" o:ole="">
            <v:imagedata r:id="rId1696" o:title=""/>
          </v:shape>
          <o:OLEObject Type="Embed" ProgID="Equation.DSMT4" ShapeID="_x0000_i1857" DrawAspect="Content" ObjectID="_1459242940" r:id="rId1697"/>
        </w:object>
      </w:r>
      <w:r>
        <w:t>, related to molar concentrations and supplies via</w:t>
      </w:r>
    </w:p>
    <w:p w14:paraId="4B82778E" w14:textId="3BA61CC3" w:rsidR="008A3B5E" w:rsidRDefault="008A3B5E" w:rsidP="008A3B5E">
      <w:pPr>
        <w:pStyle w:val="MTDisplayEquation"/>
      </w:pPr>
      <w:r>
        <w:tab/>
      </w:r>
      <w:r w:rsidR="00AF2221" w:rsidRPr="00AF2221">
        <w:rPr>
          <w:position w:val="-38"/>
        </w:rPr>
        <w:object w:dxaOrig="3800" w:dyaOrig="800" w14:anchorId="1E799FB5">
          <v:shape id="_x0000_i1858" type="#_x0000_t75" style="width:189.5pt;height:40pt" o:ole="">
            <v:imagedata r:id="rId1698" o:title=""/>
          </v:shape>
          <o:OLEObject Type="Embed" ProgID="Equation.DSMT4" ShapeID="_x0000_i1858" DrawAspect="Content" ObjectID="_1459242941" r:id="rId1699"/>
        </w:object>
      </w:r>
      <w:r>
        <w:tab/>
        <w:t>(i)</w:t>
      </w:r>
    </w:p>
    <w:p w14:paraId="67316CC2" w14:textId="5DD071D6" w:rsidR="008A3B5E" w:rsidRDefault="008A3B5E" w:rsidP="008A3B5E">
      <w:r>
        <w:t xml:space="preserve">Internally, the content of solid-bound species is stored in </w:t>
      </w:r>
      <w:r w:rsidR="00AF2221" w:rsidRPr="00AF2221">
        <w:rPr>
          <w:position w:val="-12"/>
        </w:rPr>
        <w:object w:dxaOrig="340" w:dyaOrig="380" w14:anchorId="1B1A9375">
          <v:shape id="_x0000_i1859" type="#_x0000_t75" style="width:16.5pt;height:19.5pt" o:ole="">
            <v:imagedata r:id="rId1700" o:title=""/>
          </v:shape>
          <o:OLEObject Type="Embed" ProgID="Equation.DSMT4" ShapeID="_x0000_i1859" DrawAspect="Content" ObjectID="_1459242942" r:id="rId1701"/>
        </w:object>
      </w:r>
      <w:r>
        <w:t xml:space="preserve"> and (i) is used to evaluate </w:t>
      </w:r>
      <w:r w:rsidR="00AF2221" w:rsidRPr="00AF2221">
        <w:rPr>
          <w:position w:val="-6"/>
        </w:rPr>
        <w:object w:dxaOrig="279" w:dyaOrig="320" w14:anchorId="2934028A">
          <v:shape id="_x0000_i1860" type="#_x0000_t75" style="width:14pt;height:16.5pt" o:ole="">
            <v:imagedata r:id="rId1702" o:title=""/>
          </v:shape>
          <o:OLEObject Type="Embed" ProgID="Equation.DSMT4" ShapeID="_x0000_i1860" DrawAspect="Content" ObjectID="_1459242943" r:id="rId1703"/>
        </w:object>
      </w:r>
      <w:r>
        <w:t xml:space="preserve"> when needed for the calculation of </w:t>
      </w:r>
      <w:r w:rsidR="00AF2221" w:rsidRPr="00AF2221">
        <w:rPr>
          <w:position w:val="-10"/>
        </w:rPr>
        <w:object w:dxaOrig="240" w:dyaOrig="380" w14:anchorId="02B57DF5">
          <v:shape id="_x0000_i1861" type="#_x0000_t75" style="width:12pt;height:19.5pt" o:ole="">
            <v:imagedata r:id="rId1704" o:title=""/>
          </v:shape>
          <o:OLEObject Type="Embed" ProgID="Equation.DSMT4" ShapeID="_x0000_i1861" DrawAspect="Content" ObjectID="_1459242944" r:id="rId1705"/>
        </w:object>
      </w:r>
      <w:r>
        <w:t xml:space="preserve">.  If a solid-bound molecule is involved in a chemical reaction, equation (h) is integrated to produce an updated value of </w:t>
      </w:r>
      <w:r w:rsidR="00AF2221" w:rsidRPr="00AF2221">
        <w:rPr>
          <w:position w:val="-12"/>
        </w:rPr>
        <w:object w:dxaOrig="340" w:dyaOrig="380" w14:anchorId="643C6880">
          <v:shape id="_x0000_i1862" type="#_x0000_t75" style="width:16.5pt;height:19.5pt" o:ole="">
            <v:imagedata r:id="rId1706" o:title=""/>
          </v:shape>
          <o:OLEObject Type="Embed" ProgID="Equation.DSMT4" ShapeID="_x0000_i1862" DrawAspect="Content" ObjectID="_1459242945" r:id="rId1707"/>
        </w:object>
      </w:r>
      <w:r>
        <w:t xml:space="preserve">, using </w:t>
      </w:r>
      <w:r w:rsidR="00AF2221" w:rsidRPr="00AF2221">
        <w:rPr>
          <w:position w:val="-16"/>
        </w:rPr>
        <w:object w:dxaOrig="2180" w:dyaOrig="440" w14:anchorId="1E1D7769">
          <v:shape id="_x0000_i1863" type="#_x0000_t75" style="width:108.5pt;height:22pt" o:ole="">
            <v:imagedata r:id="rId1708" o:title=""/>
          </v:shape>
          <o:OLEObject Type="Embed" ProgID="Equation.DSMT4" ShapeID="_x0000_i1863" DrawAspect="Content" ObjectID="_1459242946" r:id="rId1709"/>
        </w:object>
      </w:r>
      <w:r>
        <w:t xml:space="preserve"> based on (b) and (i).</w:t>
      </w:r>
    </w:p>
    <w:p w14:paraId="6E263713" w14:textId="77777777" w:rsidR="008A3B5E" w:rsidRDefault="008A3B5E" w:rsidP="008A3B5E"/>
    <w:p w14:paraId="4B1BC39F" w14:textId="56CA7DE8" w:rsidR="008A3B5E" w:rsidRDefault="008A3B5E" w:rsidP="008A3B5E">
      <w:r>
        <w:t xml:space="preserve">Evolving solid content due to chemical reactions implies that the referential solid volume fraction </w:t>
      </w:r>
      <w:r w:rsidR="00AF2221" w:rsidRPr="00AF2221">
        <w:rPr>
          <w:position w:val="-12"/>
        </w:rPr>
        <w:object w:dxaOrig="300" w:dyaOrig="380" w14:anchorId="3324DD0B">
          <v:shape id="_x0000_i1864" type="#_x0000_t75" style="width:14pt;height:19.5pt" o:ole="">
            <v:imagedata r:id="rId1710" o:title=""/>
          </v:shape>
          <o:OLEObject Type="Embed" ProgID="Equation.DSMT4" ShapeID="_x0000_i1864" DrawAspect="Content" ObjectID="_1459242947" r:id="rId1711"/>
        </w:object>
      </w:r>
      <w:r>
        <w:t xml:space="preserve"> may not remain constant.  This value is updated at every time point using</w:t>
      </w:r>
    </w:p>
    <w:p w14:paraId="032C7E03" w14:textId="54BA7D15" w:rsidR="008A3B5E" w:rsidRDefault="008A3B5E" w:rsidP="008A3B5E">
      <w:pPr>
        <w:pStyle w:val="MTDisplayEquation"/>
      </w:pPr>
      <w:r>
        <w:tab/>
      </w:r>
      <w:r w:rsidR="00AF2221" w:rsidRPr="00AF2221">
        <w:rPr>
          <w:position w:val="-30"/>
        </w:rPr>
        <w:object w:dxaOrig="1620" w:dyaOrig="720" w14:anchorId="3FF22B29">
          <v:shape id="_x0000_i1865" type="#_x0000_t75" style="width:80.5pt;height:36.5pt" o:ole="">
            <v:imagedata r:id="rId1712" o:title=""/>
          </v:shape>
          <o:OLEObject Type="Embed" ProgID="Equation.DSMT4" ShapeID="_x0000_i1865" DrawAspect="Content" ObjectID="_1459242948" r:id="rId1713"/>
        </w:object>
      </w:r>
      <w:r>
        <w:t xml:space="preserve"> </w:t>
      </w:r>
      <w:r>
        <w:tab/>
        <w:t>(j)</w:t>
      </w:r>
    </w:p>
    <w:p w14:paraId="5CEAE4FF" w14:textId="68F5179E" w:rsidR="008A3B5E" w:rsidRDefault="008A3B5E" w:rsidP="008A3B5E">
      <w:r>
        <w:t xml:space="preserve">where </w:t>
      </w:r>
      <w:r w:rsidR="00AF2221" w:rsidRPr="00AF2221">
        <w:rPr>
          <w:position w:val="-12"/>
        </w:rPr>
        <w:object w:dxaOrig="300" w:dyaOrig="380" w14:anchorId="3DD6329E">
          <v:shape id="_x0000_i1866" type="#_x0000_t75" style="width:14pt;height:19.5pt" o:ole="">
            <v:imagedata r:id="rId1714" o:title=""/>
          </v:shape>
          <o:OLEObject Type="Embed" ProgID="Equation.DSMT4" ShapeID="_x0000_i1866" DrawAspect="Content" ObjectID="_1459242949" r:id="rId1715"/>
        </w:object>
      </w:r>
      <w:r>
        <w:t xml:space="preserve"> is the solid volume fraction specified by the multiphasic material parameter </w:t>
      </w:r>
      <w:r w:rsidRPr="005F3097">
        <w:rPr>
          <w:i/>
        </w:rPr>
        <w:t>phi0</w:t>
      </w:r>
      <w:r w:rsidRPr="005F3097">
        <w:t xml:space="preserve"> </w:t>
      </w:r>
      <w:r>
        <w:t xml:space="preserve">(Section </w:t>
      </w:r>
      <w:r>
        <w:fldChar w:fldCharType="begin"/>
      </w:r>
      <w:r>
        <w:instrText xml:space="preserve"> REF _Ref188932651 \r \h </w:instrText>
      </w:r>
      <w:r>
        <w:fldChar w:fldCharType="separate"/>
      </w:r>
      <w:r w:rsidR="00873D59">
        <w:t>4.6.2</w:t>
      </w:r>
      <w:r>
        <w:fldChar w:fldCharType="end"/>
      </w:r>
      <w:r>
        <w:t xml:space="preserve">).  Thus, </w:t>
      </w:r>
      <w:r w:rsidR="00AF2221" w:rsidRPr="00AF2221">
        <w:rPr>
          <w:position w:val="-12"/>
        </w:rPr>
        <w:object w:dxaOrig="300" w:dyaOrig="380" w14:anchorId="385CF9C5">
          <v:shape id="_x0000_i1867" type="#_x0000_t75" style="width:14pt;height:19.5pt" o:ole="">
            <v:imagedata r:id="rId1716" o:title=""/>
          </v:shape>
          <o:OLEObject Type="Embed" ProgID="Equation.DSMT4" ShapeID="_x0000_i1867" DrawAspect="Content" ObjectID="_1459242950" r:id="rId1717"/>
        </w:object>
      </w:r>
      <w:r>
        <w:t xml:space="preserve"> may be used to account for the solid volume fraction not contributed explicitly by solid-bound molecules.  Based on kinematics, the solid volume fraction in the current configuration is given by </w:t>
      </w:r>
      <w:r w:rsidR="00AF2221" w:rsidRPr="00AF2221">
        <w:rPr>
          <w:position w:val="-12"/>
        </w:rPr>
        <w:object w:dxaOrig="1060" w:dyaOrig="380" w14:anchorId="28AE59A9">
          <v:shape id="_x0000_i1868" type="#_x0000_t75" style="width:52.5pt;height:19.5pt" o:ole="">
            <v:imagedata r:id="rId1718" o:title=""/>
          </v:shape>
          <o:OLEObject Type="Embed" ProgID="Equation.DSMT4" ShapeID="_x0000_i1868" DrawAspect="Content" ObjectID="_1459242951" r:id="rId1719"/>
        </w:object>
      </w:r>
      <w:r>
        <w:t xml:space="preserve">.  Therefore, since </w:t>
      </w:r>
      <w:r w:rsidR="00AF2221" w:rsidRPr="00AF2221">
        <w:rPr>
          <w:position w:val="-10"/>
        </w:rPr>
        <w:object w:dxaOrig="980" w:dyaOrig="360" w14:anchorId="2EFE40E6">
          <v:shape id="_x0000_i1869" type="#_x0000_t75" style="width:49.5pt;height:18pt" o:ole="">
            <v:imagedata r:id="rId1720" o:title=""/>
          </v:shape>
          <o:OLEObject Type="Embed" ProgID="Equation.DSMT4" ShapeID="_x0000_i1869" DrawAspect="Content" ObjectID="_1459242952" r:id="rId1721"/>
        </w:object>
      </w:r>
      <w:r>
        <w:t xml:space="preserve"> by definition, it follows that </w:t>
      </w:r>
      <w:r w:rsidR="00AF2221" w:rsidRPr="00AF2221">
        <w:rPr>
          <w:position w:val="-12"/>
        </w:rPr>
        <w:object w:dxaOrig="1060" w:dyaOrig="380" w14:anchorId="31E8FAD9">
          <v:shape id="_x0000_i1870" type="#_x0000_t75" style="width:52.5pt;height:19.5pt" o:ole="">
            <v:imagedata r:id="rId1722" o:title=""/>
          </v:shape>
          <o:OLEObject Type="Embed" ProgID="Equation.DSMT4" ShapeID="_x0000_i1870" DrawAspect="Content" ObjectID="_1459242953" r:id="rId1723"/>
        </w:object>
      </w:r>
      <w:r>
        <w:t>, implying that the referential solid volume fraction may evolve to values greater than unity when growth leads to swelling of the multiphasic mixture.</w:t>
      </w:r>
    </w:p>
    <w:p w14:paraId="3A5FF56A" w14:textId="77777777" w:rsidR="008A3B5E" w:rsidRDefault="008A3B5E" w:rsidP="008A3B5E"/>
    <w:p w14:paraId="0E56A7C5" w14:textId="77777777" w:rsidR="008A3B5E" w:rsidRDefault="008A3B5E" w:rsidP="008A3B5E">
      <w:r>
        <w:t>Similarly, if solid-bound molecules are charged and their content evolves over time, the referential fixed charge density may also evolve with chemical reactions according to</w:t>
      </w:r>
    </w:p>
    <w:p w14:paraId="2D6EF640" w14:textId="5263FBEE" w:rsidR="008A3B5E" w:rsidRDefault="008A3B5E" w:rsidP="008A3B5E">
      <w:pPr>
        <w:pStyle w:val="MTDisplayEquation"/>
      </w:pPr>
      <w:r>
        <w:tab/>
      </w:r>
      <w:r w:rsidR="00AF2221" w:rsidRPr="00AF2221">
        <w:rPr>
          <w:position w:val="-30"/>
        </w:rPr>
        <w:object w:dxaOrig="2520" w:dyaOrig="720" w14:anchorId="20C269C4">
          <v:shape id="_x0000_i1871" type="#_x0000_t75" style="width:126pt;height:36.5pt" o:ole="">
            <v:imagedata r:id="rId1724" o:title=""/>
          </v:shape>
          <o:OLEObject Type="Embed" ProgID="Equation.DSMT4" ShapeID="_x0000_i1871" DrawAspect="Content" ObjectID="_1459242954" r:id="rId1725"/>
        </w:object>
      </w:r>
      <w:r>
        <w:tab/>
        <w:t>(k)</w:t>
      </w:r>
    </w:p>
    <w:p w14:paraId="14E9CC3F" w14:textId="2DCAD823" w:rsidR="008A3B5E" w:rsidRDefault="008A3B5E" w:rsidP="008A3B5E">
      <w:r>
        <w:t xml:space="preserve">where </w:t>
      </w:r>
      <w:r w:rsidR="00AF2221" w:rsidRPr="00AF2221">
        <w:rPr>
          <w:position w:val="-12"/>
        </w:rPr>
        <w:object w:dxaOrig="300" w:dyaOrig="380" w14:anchorId="4375449C">
          <v:shape id="_x0000_i1872" type="#_x0000_t75" style="width:14pt;height:19.5pt" o:ole="">
            <v:imagedata r:id="rId1726" o:title=""/>
          </v:shape>
          <o:OLEObject Type="Embed" ProgID="Equation.DSMT4" ShapeID="_x0000_i1872" DrawAspect="Content" ObjectID="_1459242955" r:id="rId1727"/>
        </w:object>
      </w:r>
      <w:r>
        <w:t xml:space="preserve"> is the referential fixed charge density specified by the multiphasic material parameter </w:t>
      </w:r>
      <w:r>
        <w:rPr>
          <w:i/>
        </w:rPr>
        <w:t>fixed_charge_density</w:t>
      </w:r>
      <w:r w:rsidRPr="003B1039">
        <w:t xml:space="preserve"> </w:t>
      </w:r>
      <w:r>
        <w:t xml:space="preserve">(Section </w:t>
      </w:r>
      <w:r>
        <w:fldChar w:fldCharType="begin"/>
      </w:r>
      <w:r>
        <w:instrText xml:space="preserve"> REF _Ref188932651 \r \h </w:instrText>
      </w:r>
      <w:r>
        <w:fldChar w:fldCharType="separate"/>
      </w:r>
      <w:r w:rsidR="00873D59">
        <w:t>4.6.2</w:t>
      </w:r>
      <w:r>
        <w:fldChar w:fldCharType="end"/>
      </w:r>
      <w:r>
        <w:t xml:space="preserve">).  Thus, </w:t>
      </w:r>
      <w:r w:rsidR="00AF2221" w:rsidRPr="00AF2221">
        <w:rPr>
          <w:position w:val="-12"/>
        </w:rPr>
        <w:object w:dxaOrig="300" w:dyaOrig="380" w14:anchorId="08C273A1">
          <v:shape id="_x0000_i1873" type="#_x0000_t75" style="width:14pt;height:19.5pt" o:ole="">
            <v:imagedata r:id="rId1728" o:title=""/>
          </v:shape>
          <o:OLEObject Type="Embed" ProgID="Equation.DSMT4" ShapeID="_x0000_i1873" DrawAspect="Content" ObjectID="_1459242956" r:id="rId1729"/>
        </w:object>
      </w:r>
      <w:r>
        <w:t xml:space="preserve"> may be used to account for the fixed charge density not contributed explicitly by solid-bound molecules.</w:t>
      </w:r>
    </w:p>
    <w:p w14:paraId="684D3BF1" w14:textId="77777777" w:rsidR="008A3B5E" w:rsidRDefault="008A3B5E" w:rsidP="008A3B5E"/>
    <w:p w14:paraId="76016916" w14:textId="77777777" w:rsidR="008A3B5E" w:rsidRDefault="008A3B5E" w:rsidP="008A3B5E">
      <w:pPr>
        <w:jc w:val="left"/>
      </w:pPr>
      <w:r>
        <w:t>A chemical reaction is properly balanced when</w:t>
      </w:r>
    </w:p>
    <w:p w14:paraId="2F295758" w14:textId="72ED0250" w:rsidR="008A3B5E" w:rsidRDefault="008A3B5E" w:rsidP="008A3B5E">
      <w:pPr>
        <w:pStyle w:val="MTDisplayEquation"/>
      </w:pPr>
      <w:r>
        <w:tab/>
      </w:r>
      <w:r w:rsidR="00AF2221" w:rsidRPr="00AF2221">
        <w:rPr>
          <w:position w:val="-28"/>
        </w:rPr>
        <w:object w:dxaOrig="1380" w:dyaOrig="540" w14:anchorId="7F37A586">
          <v:shape id="_x0000_i1874" type="#_x0000_t75" style="width:69.5pt;height:27.5pt" o:ole="">
            <v:imagedata r:id="rId1730" o:title=""/>
          </v:shape>
          <o:OLEObject Type="Embed" ProgID="Equation.DSMT4" ShapeID="_x0000_i1874" DrawAspect="Content" ObjectID="_1459242957" r:id="rId1731"/>
        </w:object>
      </w:r>
      <w:r>
        <w:tab/>
        <w:t>(l)</w:t>
      </w:r>
    </w:p>
    <w:p w14:paraId="22F98FFC" w14:textId="393EBA26" w:rsidR="000D2EC3" w:rsidRDefault="008A3B5E" w:rsidP="008A3B5E">
      <w:r>
        <w:t xml:space="preserve">where </w:t>
      </w:r>
      <w:r w:rsidR="00AF2221" w:rsidRPr="00AF2221">
        <w:rPr>
          <w:position w:val="-4"/>
        </w:rPr>
        <w:object w:dxaOrig="420" w:dyaOrig="300" w14:anchorId="2EA6996C">
          <v:shape id="_x0000_i1875" type="#_x0000_t75" style="width:21.5pt;height:14pt" o:ole="">
            <v:imagedata r:id="rId1732" o:title=""/>
          </v:shape>
          <o:OLEObject Type="Embed" ProgID="Equation.DSMT4" ShapeID="_x0000_i1875" DrawAspect="Content" ObjectID="_1459242958" r:id="rId1733"/>
        </w:object>
      </w:r>
      <w:r>
        <w:t xml:space="preserve"> is the molar mass of </w:t>
      </w:r>
      <w:r w:rsidR="00AF2221" w:rsidRPr="00AF2221">
        <w:rPr>
          <w:position w:val="-6"/>
        </w:rPr>
        <w:object w:dxaOrig="240" w:dyaOrig="220" w14:anchorId="23183549">
          <v:shape id="_x0000_i1876" type="#_x0000_t75" style="width:12pt;height:10.5pt" o:ole="">
            <v:imagedata r:id="rId1734" o:title=""/>
          </v:shape>
          <o:OLEObject Type="Embed" ProgID="Equation.DSMT4" ShapeID="_x0000_i1876" DrawAspect="Content" ObjectID="_1459242959" r:id="rId1735"/>
        </w:object>
      </w:r>
      <w:r>
        <w:t>.</w:t>
      </w:r>
      <w:r w:rsidR="00EA141A">
        <w:t xml:space="preserve">  </w:t>
      </w:r>
      <w:r w:rsidR="00944F81">
        <w:t xml:space="preserve">This constraint implies that the net gain in mass of products must be the same as the net loss in mass of reactants.  </w:t>
      </w:r>
      <w:r w:rsidR="00EA141A">
        <w:t xml:space="preserve">However, </w:t>
      </w:r>
      <w:r w:rsidR="000D2EC3">
        <w:t xml:space="preserve">this </w:t>
      </w:r>
      <w:r w:rsidR="00EA141A">
        <w:t xml:space="preserve">constraint is not </w:t>
      </w:r>
      <w:r w:rsidR="000D2EC3">
        <w:t>verified</w:t>
      </w:r>
      <w:r w:rsidR="00EA141A">
        <w:t xml:space="preserve"> in the code, allowing users to model chemical reactions with implicit constituents (constituents</w:t>
      </w:r>
      <w:r w:rsidR="000D2EC3">
        <w:t xml:space="preserve"> that </w:t>
      </w:r>
      <w:r w:rsidR="000D2EC3">
        <w:lastRenderedPageBreak/>
        <w:t xml:space="preserve">are neither explicitly modeled as solutes nor as solid-bound molecules, for which </w:t>
      </w:r>
      <w:r w:rsidR="00AF2221" w:rsidRPr="00AF2221">
        <w:rPr>
          <w:position w:val="-6"/>
        </w:rPr>
        <w:object w:dxaOrig="300" w:dyaOrig="320" w14:anchorId="21879A21">
          <v:shape id="_x0000_i1877" type="#_x0000_t75" style="width:14pt;height:16.5pt" o:ole="">
            <v:imagedata r:id="rId1736" o:title=""/>
          </v:shape>
          <o:OLEObject Type="Embed" ProgID="Equation.DSMT4" ShapeID="_x0000_i1877" DrawAspect="Content" ObjectID="_1459242960" r:id="rId1737"/>
        </w:object>
      </w:r>
      <w:r w:rsidR="000D2EC3">
        <w:t xml:space="preserve"> and </w:t>
      </w:r>
      <w:r w:rsidR="00AF2221" w:rsidRPr="00AF2221">
        <w:rPr>
          <w:position w:val="-4"/>
        </w:rPr>
        <w:object w:dxaOrig="420" w:dyaOrig="300" w14:anchorId="38F91AD8">
          <v:shape id="_x0000_i1878" type="#_x0000_t75" style="width:21.5pt;height:14pt" o:ole="">
            <v:imagedata r:id="rId1738" o:title=""/>
          </v:shape>
          <o:OLEObject Type="Embed" ProgID="Equation.DSMT4" ShapeID="_x0000_i1878" DrawAspect="Content" ObjectID="_1459242961" r:id="rId1739"/>
        </w:object>
      </w:r>
      <w:r w:rsidR="000D2EC3">
        <w:t xml:space="preserve"> are not given).  For example, a chemical reaction where cells consume glucose to form a protein from amino-acids building blocks may have the form</w:t>
      </w:r>
    </w:p>
    <w:p w14:paraId="195FBA02" w14:textId="0F49C483" w:rsidR="000D2EC3" w:rsidRDefault="000D2EC3" w:rsidP="0016320C">
      <w:pPr>
        <w:pStyle w:val="MTDisplayEquation"/>
      </w:pPr>
      <w:r>
        <w:tab/>
      </w:r>
      <w:r w:rsidR="00AF2221" w:rsidRPr="00AF2221">
        <w:rPr>
          <w:position w:val="-10"/>
        </w:rPr>
        <w:object w:dxaOrig="6140" w:dyaOrig="320" w14:anchorId="1524B142">
          <v:shape id="_x0000_i1879" type="#_x0000_t75" style="width:307.5pt;height:16.5pt" o:ole="">
            <v:imagedata r:id="rId1740" o:title=""/>
          </v:shape>
          <o:OLEObject Type="Embed" ProgID="Equation.DSMT4" ShapeID="_x0000_i1879" DrawAspect="Content" ObjectID="_1459242962" r:id="rId1741"/>
        </w:object>
      </w:r>
      <w:r>
        <w:t xml:space="preserve"> .</w:t>
      </w:r>
    </w:p>
    <w:p w14:paraId="6008A974" w14:textId="75BEBA5B" w:rsidR="008A3B5E" w:rsidRDefault="000D2EC3">
      <w:r>
        <w:t xml:space="preserve">The user may opt to model only the glucose reactant and the protein product explicitly, while </w:t>
      </w:r>
      <w:r w:rsidR="00877A7F">
        <w:t xml:space="preserve">the presence of </w:t>
      </w:r>
      <w:r>
        <w:t xml:space="preserve">all other </w:t>
      </w:r>
      <w:r w:rsidR="00877A7F">
        <w:t>species</w:t>
      </w:r>
      <w:r>
        <w:t xml:space="preserve"> in this reaction </w:t>
      </w:r>
      <w:r w:rsidR="00877A7F">
        <w:t>is</w:t>
      </w:r>
      <w:r>
        <w:t xml:space="preserve"> </w:t>
      </w:r>
      <w:r w:rsidR="00877A7F">
        <w:t>implicit.  In these types of analyses the user must beware of potential inconsistencies in the evolving mass of reactants and products since only some of those constituents are modeled explicitly.</w:t>
      </w:r>
      <w:r>
        <w:t xml:space="preserve"> </w:t>
      </w:r>
      <w:r w:rsidR="00877A7F">
        <w:t xml:space="preserve">In particular, the evolution of </w:t>
      </w:r>
      <w:r w:rsidR="00AF2221" w:rsidRPr="00AF2221">
        <w:rPr>
          <w:position w:val="-12"/>
        </w:rPr>
        <w:object w:dxaOrig="300" w:dyaOrig="380" w14:anchorId="01D76826">
          <v:shape id="_x0000_i1880" type="#_x0000_t75" style="width:14pt;height:19.5pt" o:ole="">
            <v:imagedata r:id="rId1742" o:title=""/>
          </v:shape>
          <o:OLEObject Type="Embed" ProgID="Equation.DSMT4" ShapeID="_x0000_i1880" DrawAspect="Content" ObjectID="_1459242963" r:id="rId1743"/>
        </w:object>
      </w:r>
      <w:r w:rsidR="00877A7F">
        <w:t xml:space="preserve"> as given in (j) can only account for the explicitly modeled solid-bound molecules.</w:t>
      </w:r>
      <w:r w:rsidR="00515AE8">
        <w:t xml:space="preserve">  Furthermore, when some reactants and products are implicit, the value of the reaction molar volume </w:t>
      </w:r>
      <w:r w:rsidR="00AF2221" w:rsidRPr="00AF2221">
        <w:rPr>
          <w:position w:val="-6"/>
        </w:rPr>
        <w:object w:dxaOrig="240" w:dyaOrig="340" w14:anchorId="2802A58B">
          <v:shape id="_x0000_i1881" type="#_x0000_t75" style="width:12pt;height:16.5pt" o:ole="">
            <v:imagedata r:id="rId1744" o:title=""/>
          </v:shape>
          <o:OLEObject Type="Embed" ProgID="Equation.DSMT4" ShapeID="_x0000_i1881" DrawAspect="Content" ObjectID="_1459242964" r:id="rId1745"/>
        </w:object>
      </w:r>
      <w:r w:rsidR="004C25E6">
        <w:t xml:space="preserve"> calculated in the code becomes inaccurate and may produce unexpected results in the evaluation of the mixture mass balance relation in (g).  Therefore, the user is given the option to override the value of </w:t>
      </w:r>
      <w:r w:rsidR="00AF2221" w:rsidRPr="00AF2221">
        <w:rPr>
          <w:position w:val="-6"/>
        </w:rPr>
        <w:object w:dxaOrig="240" w:dyaOrig="340" w14:anchorId="168A967D">
          <v:shape id="_x0000_i1882" type="#_x0000_t75" style="width:12pt;height:16.5pt" o:ole="">
            <v:imagedata r:id="rId1746" o:title=""/>
          </v:shape>
          <o:OLEObject Type="Embed" ProgID="Equation.DSMT4" ShapeID="_x0000_i1882" DrawAspect="Content" ObjectID="_1459242965" r:id="rId1747"/>
        </w:object>
      </w:r>
      <w:r w:rsidR="004C25E6">
        <w:t xml:space="preserve"> calculated in the code.</w:t>
      </w:r>
      <w:r w:rsidR="000C3BCA">
        <w:t xml:space="preserve">  In particular, if the precise molar volumes of all the species in a reaction are not known, assuming that </w:t>
      </w:r>
      <w:r w:rsidR="00AF2221" w:rsidRPr="00AF2221">
        <w:rPr>
          <w:position w:val="-6"/>
        </w:rPr>
        <w:object w:dxaOrig="600" w:dyaOrig="340" w14:anchorId="63F3A82A">
          <v:shape id="_x0000_i1883" type="#_x0000_t75" style="width:30pt;height:16.5pt" o:ole="">
            <v:imagedata r:id="rId1748" o:title=""/>
          </v:shape>
          <o:OLEObject Type="Embed" ProgID="Equation.DSMT4" ShapeID="_x0000_i1883" DrawAspect="Content" ObjectID="_1459242966" r:id="rId1749"/>
        </w:object>
      </w:r>
      <w:r w:rsidR="000C3BCA">
        <w:t xml:space="preserve"> is a reasonable </w:t>
      </w:r>
      <w:r w:rsidR="004D2965">
        <w:t>choice</w:t>
      </w:r>
      <w:r w:rsidR="000C3BCA">
        <w:t xml:space="preserve"> equivalent to assuming that all the constituents have approximately the same density </w:t>
      </w:r>
      <w:r w:rsidR="00AF2221" w:rsidRPr="00AF2221">
        <w:rPr>
          <w:position w:val="-12"/>
        </w:rPr>
        <w:object w:dxaOrig="340" w:dyaOrig="380" w14:anchorId="19D1D4A8">
          <v:shape id="_x0000_i1884" type="#_x0000_t75" style="width:16.5pt;height:19.5pt" o:ole="">
            <v:imagedata r:id="rId1750" o:title=""/>
          </v:shape>
          <o:OLEObject Type="Embed" ProgID="Equation.DSMT4" ShapeID="_x0000_i1884" DrawAspect="Content" ObjectID="_1459242967" r:id="rId1751"/>
        </w:object>
      </w:r>
      <w:r w:rsidR="000C3BCA">
        <w:t>, as may be deduced from (l).</w:t>
      </w:r>
    </w:p>
    <w:p w14:paraId="22523F53" w14:textId="77777777" w:rsidR="00B603A6" w:rsidRDefault="00B603A6"/>
    <w:p w14:paraId="48540B0C" w14:textId="3ADCBDC0" w:rsidR="00B603A6" w:rsidRDefault="00B603A6" w:rsidP="00877A7F">
      <w:r>
        <w:t>Since the electroneutrality condition is enforced in multiphasic mixtures in FEBio, it follows that chemical reactions must not violate this condition.  Enforcing electroneutrality in a chemical reaction is equivalent to satisfying</w:t>
      </w:r>
    </w:p>
    <w:p w14:paraId="41684957" w14:textId="6A88C99B" w:rsidR="00B603A6" w:rsidRDefault="00B603A6" w:rsidP="0016320C">
      <w:pPr>
        <w:pStyle w:val="MTDisplayEquation"/>
      </w:pPr>
      <w:r>
        <w:tab/>
      </w:r>
      <w:r w:rsidR="00AF2221" w:rsidRPr="00AF2221">
        <w:rPr>
          <w:position w:val="-28"/>
        </w:rPr>
        <w:object w:dxaOrig="1200" w:dyaOrig="540" w14:anchorId="20A9FFD1">
          <v:shape id="_x0000_i1885" type="#_x0000_t75" style="width:60pt;height:27.5pt" o:ole="">
            <v:imagedata r:id="rId1752" o:title=""/>
          </v:shape>
          <o:OLEObject Type="Embed" ProgID="Equation.DSMT4" ShapeID="_x0000_i1885" DrawAspect="Content" ObjectID="_1459242968" r:id="rId1753"/>
        </w:object>
      </w:r>
      <w:r>
        <w:t xml:space="preserve"> .</w:t>
      </w:r>
      <w:r>
        <w:tab/>
        <w:t>(m)</w:t>
      </w:r>
    </w:p>
    <w:p w14:paraId="4759A2DA" w14:textId="7A944D06" w:rsidR="008A3B5E" w:rsidRDefault="00B603A6" w:rsidP="008A3B5E">
      <w:r>
        <w:t>This constraint is checked within the code and an error is generated when it is violated.</w:t>
      </w:r>
    </w:p>
    <w:p w14:paraId="5AC960D2" w14:textId="77777777" w:rsidR="00B603A6" w:rsidRDefault="00B603A6" w:rsidP="008A3B5E"/>
    <w:p w14:paraId="170A4F36" w14:textId="5CF855EB" w:rsidR="007B076C" w:rsidRDefault="00877A7F" w:rsidP="00A61269">
      <w:r>
        <w:t>A</w:t>
      </w:r>
      <w:r w:rsidR="00A61269">
        <w:t xml:space="preserve"> constitutive relation must be provided for the molar production rate </w:t>
      </w:r>
      <w:r w:rsidR="00AF2221" w:rsidRPr="00AF2221">
        <w:rPr>
          <w:position w:val="-16"/>
        </w:rPr>
        <w:object w:dxaOrig="1140" w:dyaOrig="440" w14:anchorId="5E6B4779">
          <v:shape id="_x0000_i1886" type="#_x0000_t75" style="width:58pt;height:22pt" o:ole="">
            <v:imagedata r:id="rId1754" o:title=""/>
          </v:shape>
          <o:OLEObject Type="Embed" ProgID="Equation.DSMT4" ShapeID="_x0000_i1886" DrawAspect="Content" ObjectID="_1459242969" r:id="rId1755"/>
        </w:object>
      </w:r>
      <w:r>
        <w:t xml:space="preserve"> of each chemical reaction</w:t>
      </w:r>
      <w:r w:rsidR="00A61269">
        <w:t>.</w:t>
      </w:r>
    </w:p>
    <w:p w14:paraId="2C2E1043" w14:textId="77777777" w:rsidR="007B076C" w:rsidRDefault="007B076C" w:rsidP="00A61269"/>
    <w:p w14:paraId="06064D93" w14:textId="49B819C1" w:rsidR="00A61269" w:rsidRDefault="00A61269">
      <w:pPr>
        <w:jc w:val="left"/>
      </w:pPr>
      <w:r>
        <w:br w:type="page"/>
      </w:r>
    </w:p>
    <w:p w14:paraId="36C0E299" w14:textId="77777777" w:rsidR="008A3B5E" w:rsidRDefault="008A3B5E" w:rsidP="008A3B5E"/>
    <w:p w14:paraId="3E38060C" w14:textId="064CC1EB" w:rsidR="00A61269" w:rsidRDefault="00A61269" w:rsidP="0016320C">
      <w:pPr>
        <w:pStyle w:val="Heading3"/>
      </w:pPr>
      <w:bookmarkStart w:id="1600" w:name="_Toc385498547"/>
      <w:r>
        <w:t>General Specification for Chemical Reactions</w:t>
      </w:r>
      <w:bookmarkEnd w:id="1600"/>
    </w:p>
    <w:p w14:paraId="5A5C494F" w14:textId="45535EBD" w:rsidR="00620C02" w:rsidRPr="00D510DD" w:rsidRDefault="008A3B5E" w:rsidP="008A3B5E">
      <w:r w:rsidRPr="007960DE">
        <w:t xml:space="preserve">The material type for a </w:t>
      </w:r>
      <w:r>
        <w:t>chemical reaction</w:t>
      </w:r>
      <w:r w:rsidRPr="007960DE">
        <w:t xml:space="preserve"> is </w:t>
      </w:r>
      <w:r w:rsidRPr="003B1039">
        <w:t>“</w:t>
      </w:r>
      <w:r w:rsidRPr="0016320C">
        <w:rPr>
          <w:i/>
        </w:rPr>
        <w:t>reaction</w:t>
      </w:r>
      <w:r w:rsidRPr="003B1039">
        <w:t>”</w:t>
      </w:r>
      <w:r w:rsidRPr="007960DE">
        <w:t xml:space="preserve">. </w:t>
      </w:r>
      <w:r w:rsidR="00944F81">
        <w:t xml:space="preserve">The </w:t>
      </w:r>
      <w:r w:rsidR="00944F81" w:rsidRPr="0016320C">
        <w:rPr>
          <w:rStyle w:val="CodeChar0"/>
        </w:rPr>
        <w:t>&lt;reaction&gt;</w:t>
      </w:r>
      <w:r w:rsidR="00944F81">
        <w:t xml:space="preserve"> tag </w:t>
      </w:r>
      <w:r w:rsidR="00620C02">
        <w:t>must appear inside the definition of a multiphasic mixture</w:t>
      </w:r>
      <w:r w:rsidR="00D510DD">
        <w:t xml:space="preserve"> and the reaction is defined only for that mixture.  Multiple chemical reactions may be defined in a given mixture. Each </w:t>
      </w:r>
      <w:r w:rsidR="00D510DD" w:rsidRPr="005F3097">
        <w:rPr>
          <w:rStyle w:val="CodeChar0"/>
        </w:rPr>
        <w:t>&lt;reaction&gt;</w:t>
      </w:r>
      <w:r w:rsidR="00D510DD">
        <w:t xml:space="preserve"> tag must include a </w:t>
      </w:r>
      <w:r w:rsidR="00D510DD">
        <w:rPr>
          <w:i/>
        </w:rPr>
        <w:t>type</w:t>
      </w:r>
      <w:r w:rsidR="00D510DD">
        <w:t xml:space="preserve"> attribute that identifies the </w:t>
      </w:r>
      <w:r w:rsidR="00743F99">
        <w:t xml:space="preserve">constitutive relation for </w:t>
      </w:r>
      <w:r w:rsidR="00AF2221" w:rsidRPr="00AF2221">
        <w:rPr>
          <w:position w:val="-10"/>
        </w:rPr>
        <w:object w:dxaOrig="240" w:dyaOrig="380" w14:anchorId="4A8573A0">
          <v:shape id="_x0000_i1887" type="#_x0000_t75" style="width:12pt;height:19.5pt" o:ole="">
            <v:imagedata r:id="rId1756" o:title=""/>
          </v:shape>
          <o:OLEObject Type="Embed" ProgID="Equation.DSMT4" ShapeID="_x0000_i1887" DrawAspect="Content" ObjectID="_1459242970" r:id="rId1757"/>
        </w:object>
      </w:r>
      <w:r w:rsidR="00FF09AD">
        <w:t>.</w:t>
      </w:r>
    </w:p>
    <w:p w14:paraId="2B62607A" w14:textId="77777777" w:rsidR="00620C02" w:rsidRDefault="00620C02" w:rsidP="008A3B5E"/>
    <w:p w14:paraId="7524DA09" w14:textId="716FFD52" w:rsidR="008A3B5E" w:rsidRPr="007960DE" w:rsidRDefault="008A3B5E" w:rsidP="008A3B5E">
      <w:r>
        <w:t xml:space="preserve">The stoichiometric coefficients </w:t>
      </w:r>
      <w:r w:rsidR="00AF2221" w:rsidRPr="00AF2221">
        <w:rPr>
          <w:position w:val="-12"/>
        </w:rPr>
        <w:object w:dxaOrig="300" w:dyaOrig="380" w14:anchorId="53EEB590">
          <v:shape id="_x0000_i1888" type="#_x0000_t75" style="width:14pt;height:19.5pt" o:ole="">
            <v:imagedata r:id="rId1758" o:title=""/>
          </v:shape>
          <o:OLEObject Type="Embed" ProgID="Equation.DSMT4" ShapeID="_x0000_i1888" DrawAspect="Content" ObjectID="_1459242971" r:id="rId1759"/>
        </w:object>
      </w:r>
      <w:r>
        <w:t xml:space="preserve"> of the reactants and </w:t>
      </w:r>
      <w:r w:rsidR="00AF2221" w:rsidRPr="00AF2221">
        <w:rPr>
          <w:position w:val="-12"/>
        </w:rPr>
        <w:object w:dxaOrig="300" w:dyaOrig="380" w14:anchorId="4A1F5CCC">
          <v:shape id="_x0000_i1889" type="#_x0000_t75" style="width:14pt;height:19.5pt" o:ole="">
            <v:imagedata r:id="rId1760" o:title=""/>
          </v:shape>
          <o:OLEObject Type="Embed" ProgID="Equation.DSMT4" ShapeID="_x0000_i1889" DrawAspect="Content" ObjectID="_1459242972" r:id="rId1761"/>
        </w:object>
      </w:r>
      <w:r>
        <w:t xml:space="preserve"> for the products must be specified in every reaction.  </w:t>
      </w:r>
      <w:r w:rsidR="00D53458">
        <w:t xml:space="preserve">Optionally, the net reaction molar volume </w:t>
      </w:r>
      <w:r w:rsidR="00AF2221" w:rsidRPr="00AF2221">
        <w:rPr>
          <w:position w:val="-6"/>
        </w:rPr>
        <w:object w:dxaOrig="240" w:dyaOrig="340" w14:anchorId="15509EB1">
          <v:shape id="_x0000_i1890" type="#_x0000_t75" style="width:12pt;height:16.5pt" o:ole="">
            <v:imagedata r:id="rId1762" o:title=""/>
          </v:shape>
          <o:OLEObject Type="Embed" ProgID="Equation.DSMT4" ShapeID="_x0000_i1890" DrawAspect="Content" ObjectID="_1459242973" r:id="rId1763"/>
        </w:object>
      </w:r>
      <w:r w:rsidR="00D53458">
        <w:t xml:space="preserve"> may be specified explicitly to override the internal value calculated in the code. </w:t>
      </w:r>
      <w:r w:rsidRPr="007960DE">
        <w:t xml:space="preserve">Therefore, the following parameters </w:t>
      </w:r>
      <w:r w:rsidR="007C668E">
        <w:t>need to</w:t>
      </w:r>
      <w:r w:rsidRPr="007960DE">
        <w:t xml:space="preserve"> be defined</w:t>
      </w:r>
      <w:r>
        <w:t xml:space="preserve"> in </w:t>
      </w:r>
      <w:r w:rsidR="005569A6">
        <w:t>a chemical</w:t>
      </w:r>
      <w:r>
        <w:t xml:space="preserve"> reaction</w:t>
      </w:r>
      <w:r w:rsidRPr="007960DE">
        <w:t>:</w:t>
      </w:r>
    </w:p>
    <w:p w14:paraId="21CD749F" w14:textId="77777777" w:rsidR="008A3B5E" w:rsidRDefault="008A3B5E" w:rsidP="008A3B5E"/>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8A3B5E" w14:paraId="46F6EF1F" w14:textId="77777777" w:rsidTr="00C83DD5">
        <w:tc>
          <w:tcPr>
            <w:tcW w:w="3121" w:type="dxa"/>
            <w:shd w:val="clear" w:color="auto" w:fill="auto"/>
          </w:tcPr>
          <w:p w14:paraId="61FFBA12" w14:textId="77777777" w:rsidR="008A3B5E" w:rsidRDefault="008A3B5E" w:rsidP="00C83DD5">
            <w:pPr>
              <w:pStyle w:val="code"/>
            </w:pPr>
            <w:r>
              <w:t>&lt;vR&gt;</w:t>
            </w:r>
          </w:p>
        </w:tc>
        <w:tc>
          <w:tcPr>
            <w:tcW w:w="6457" w:type="dxa"/>
            <w:shd w:val="clear" w:color="auto" w:fill="auto"/>
          </w:tcPr>
          <w:p w14:paraId="2A923B3A" w14:textId="75AF45D5" w:rsidR="008A3B5E" w:rsidRPr="000B272C" w:rsidRDefault="008A3B5E" w:rsidP="00AF2221">
            <w:pPr>
              <w:rPr>
                <w:i/>
              </w:rPr>
            </w:pPr>
            <w:r>
              <w:t xml:space="preserve">reactant stoichiometric coefficient </w:t>
            </w:r>
            <w:r w:rsidR="00AF2221" w:rsidRPr="00AF2221">
              <w:rPr>
                <w:position w:val="-12"/>
              </w:rPr>
              <w:object w:dxaOrig="300" w:dyaOrig="380" w14:anchorId="1D26B1CE">
                <v:shape id="_x0000_i1891" type="#_x0000_t75" style="width:14pt;height:19.5pt" o:ole="">
                  <v:imagedata r:id="rId1764" o:title=""/>
                </v:shape>
                <o:OLEObject Type="Embed" ProgID="Equation.DSMT4" ShapeID="_x0000_i1891" DrawAspect="Content" ObjectID="_1459242974" r:id="rId1765"/>
              </w:object>
            </w:r>
            <w:r>
              <w:t xml:space="preserve"> </w:t>
            </w:r>
          </w:p>
        </w:tc>
      </w:tr>
      <w:tr w:rsidR="008A3B5E" w14:paraId="385C07F4" w14:textId="77777777" w:rsidTr="00C83DD5">
        <w:tblPrEx>
          <w:tblLook w:val="0000" w:firstRow="0" w:lastRow="0" w:firstColumn="0" w:lastColumn="0" w:noHBand="0" w:noVBand="0"/>
        </w:tblPrEx>
        <w:trPr>
          <w:trHeight w:val="270"/>
        </w:trPr>
        <w:tc>
          <w:tcPr>
            <w:tcW w:w="3121" w:type="dxa"/>
            <w:shd w:val="clear" w:color="auto" w:fill="auto"/>
          </w:tcPr>
          <w:p w14:paraId="0A4043F1" w14:textId="77777777" w:rsidR="008A3B5E" w:rsidRDefault="008A3B5E" w:rsidP="00C83DD5">
            <w:pPr>
              <w:pStyle w:val="code"/>
            </w:pPr>
            <w:r>
              <w:t>&lt;vP&gt;</w:t>
            </w:r>
          </w:p>
        </w:tc>
        <w:tc>
          <w:tcPr>
            <w:tcW w:w="6457" w:type="dxa"/>
            <w:shd w:val="clear" w:color="auto" w:fill="auto"/>
          </w:tcPr>
          <w:p w14:paraId="5E7B398F" w14:textId="1134C088" w:rsidR="008A3B5E" w:rsidRDefault="008A3B5E" w:rsidP="00AF2221">
            <w:r>
              <w:t xml:space="preserve">product stoichiometric coefficient </w:t>
            </w:r>
            <w:r w:rsidR="00AF2221" w:rsidRPr="00AF2221">
              <w:rPr>
                <w:position w:val="-12"/>
              </w:rPr>
              <w:object w:dxaOrig="300" w:dyaOrig="380" w14:anchorId="7C44AC74">
                <v:shape id="_x0000_i1892" type="#_x0000_t75" style="width:14pt;height:19.5pt" o:ole="">
                  <v:imagedata r:id="rId1766" o:title=""/>
                </v:shape>
                <o:OLEObject Type="Embed" ProgID="Equation.DSMT4" ShapeID="_x0000_i1892" DrawAspect="Content" ObjectID="_1459242975" r:id="rId1767"/>
              </w:object>
            </w:r>
            <w:r>
              <w:t xml:space="preserve"> </w:t>
            </w:r>
          </w:p>
        </w:tc>
      </w:tr>
      <w:tr w:rsidR="008A3B5E" w14:paraId="0B5FA9C3" w14:textId="77777777" w:rsidTr="00C83DD5">
        <w:tblPrEx>
          <w:tblLook w:val="0000" w:firstRow="0" w:lastRow="0" w:firstColumn="0" w:lastColumn="0" w:noHBand="0" w:noVBand="0"/>
        </w:tblPrEx>
        <w:trPr>
          <w:trHeight w:val="270"/>
        </w:trPr>
        <w:tc>
          <w:tcPr>
            <w:tcW w:w="3121" w:type="dxa"/>
            <w:shd w:val="clear" w:color="auto" w:fill="auto"/>
          </w:tcPr>
          <w:p w14:paraId="3DA9EFC9" w14:textId="77777777" w:rsidR="008A3B5E" w:rsidRDefault="008A3B5E" w:rsidP="00C83DD5">
            <w:pPr>
              <w:pStyle w:val="code"/>
            </w:pPr>
            <w:r>
              <w:t>&lt;Vbar&gt;</w:t>
            </w:r>
          </w:p>
        </w:tc>
        <w:tc>
          <w:tcPr>
            <w:tcW w:w="6457" w:type="dxa"/>
            <w:shd w:val="clear" w:color="auto" w:fill="auto"/>
          </w:tcPr>
          <w:p w14:paraId="3B60CB2F" w14:textId="34CDA3C4" w:rsidR="008A3B5E" w:rsidRDefault="008A3B5E" w:rsidP="00AF2221">
            <w:r>
              <w:t xml:space="preserve">optional override value for </w:t>
            </w:r>
            <w:r w:rsidR="00AF2221" w:rsidRPr="00AF2221">
              <w:rPr>
                <w:position w:val="-6"/>
              </w:rPr>
              <w:object w:dxaOrig="240" w:dyaOrig="340" w14:anchorId="080C2316">
                <v:shape id="_x0000_i1893" type="#_x0000_t75" style="width:12pt;height:16.5pt" o:ole="">
                  <v:imagedata r:id="rId1768" o:title=""/>
                </v:shape>
                <o:OLEObject Type="Embed" ProgID="Equation.DSMT4" ShapeID="_x0000_i1893" DrawAspect="Content" ObjectID="_1459242976" r:id="rId1769"/>
              </w:object>
            </w:r>
          </w:p>
        </w:tc>
      </w:tr>
    </w:tbl>
    <w:p w14:paraId="0C70EED7" w14:textId="77777777" w:rsidR="008A3B5E" w:rsidRDefault="008A3B5E" w:rsidP="008A3B5E"/>
    <w:p w14:paraId="63875B10" w14:textId="34CDE69F" w:rsidR="008A3B5E" w:rsidRDefault="006B2258" w:rsidP="008A3B5E">
      <w:r>
        <w:t xml:space="preserve">Each </w:t>
      </w:r>
      <w:r w:rsidRPr="0016320C">
        <w:rPr>
          <w:rStyle w:val="CodeChar0"/>
        </w:rPr>
        <w:t>&lt;vR&gt;</w:t>
      </w:r>
      <w:r>
        <w:t xml:space="preserve"> and </w:t>
      </w:r>
      <w:r w:rsidRPr="0016320C">
        <w:rPr>
          <w:rStyle w:val="CodeChar0"/>
        </w:rPr>
        <w:t>&lt;vP&gt;</w:t>
      </w:r>
      <w:r>
        <w:t xml:space="preserve"> tag must include either the </w:t>
      </w:r>
      <w:r w:rsidRPr="00370D1D">
        <w:rPr>
          <w:i/>
        </w:rPr>
        <w:t>sol</w:t>
      </w:r>
      <w:r>
        <w:t xml:space="preserve"> attribute, which should reference a solute </w:t>
      </w:r>
      <w:r w:rsidRPr="00370D1D">
        <w:rPr>
          <w:i/>
        </w:rPr>
        <w:t>id</w:t>
      </w:r>
      <w:r>
        <w:t xml:space="preserve"> from the </w:t>
      </w:r>
      <w:r w:rsidRPr="00370D1D">
        <w:rPr>
          <w:rStyle w:val="codeChar"/>
        </w:rPr>
        <w:t>&lt;Solutes&gt;</w:t>
      </w:r>
      <w:r>
        <w:t xml:space="preserve"> description in the </w:t>
      </w:r>
      <w:r w:rsidRPr="0016320C">
        <w:rPr>
          <w:rStyle w:val="CodeChar0"/>
        </w:rPr>
        <w:t>&lt;Globals&gt;</w:t>
      </w:r>
      <w:r>
        <w:t xml:space="preserve"> section (Section </w:t>
      </w:r>
      <w:r>
        <w:fldChar w:fldCharType="begin"/>
      </w:r>
      <w:r>
        <w:instrText xml:space="preserve"> REF _Ref188932792 \r \h </w:instrText>
      </w:r>
      <w:r>
        <w:fldChar w:fldCharType="separate"/>
      </w:r>
      <w:ins w:id="1601" w:author="Steve Maas" w:date="2014-01-02T13:04:00Z">
        <w:r w:rsidR="00873D59">
          <w:t>3.12.2</w:t>
        </w:r>
      </w:ins>
      <w:del w:id="1602" w:author="Steve Maas" w:date="2014-01-02T13:04:00Z">
        <w:r w:rsidR="00B951E2" w:rsidDel="00873D59">
          <w:delText>3.10.2</w:delText>
        </w:r>
      </w:del>
      <w:r>
        <w:fldChar w:fldCharType="end"/>
      </w:r>
      <w:r>
        <w:t xml:space="preserve">), or the </w:t>
      </w:r>
      <w:r w:rsidRPr="0016320C">
        <w:rPr>
          <w:i/>
        </w:rPr>
        <w:t>sbm</w:t>
      </w:r>
      <w:r>
        <w:t xml:space="preserve"> attribute, which should reference a solid-bound molecule </w:t>
      </w:r>
      <w:r w:rsidRPr="0016320C">
        <w:rPr>
          <w:i/>
        </w:rPr>
        <w:t>id</w:t>
      </w:r>
      <w:r>
        <w:t xml:space="preserve"> from the </w:t>
      </w:r>
      <w:r w:rsidRPr="0016320C">
        <w:rPr>
          <w:rStyle w:val="CodeChar0"/>
        </w:rPr>
        <w:t>&lt;SolidBoundMolecules&gt;</w:t>
      </w:r>
      <w:r>
        <w:t xml:space="preserve"> description in the </w:t>
      </w:r>
      <w:r w:rsidRPr="0016320C">
        <w:rPr>
          <w:rStyle w:val="CodeChar0"/>
        </w:rPr>
        <w:t>&lt;Globals&gt;</w:t>
      </w:r>
      <w:r>
        <w:t xml:space="preserve"> section. </w:t>
      </w:r>
      <w:r w:rsidR="00944F81">
        <w:t xml:space="preserve"> Only solutes and solid-bound molecules that have been included in the </w:t>
      </w:r>
      <w:r w:rsidR="00620C02">
        <w:t xml:space="preserve">parent </w:t>
      </w:r>
      <w:r w:rsidR="00944F81">
        <w:t>multiphasic mixture</w:t>
      </w:r>
      <w:r w:rsidR="00620C02">
        <w:t xml:space="preserve"> may be specified as reactants or products of a chemical reaction.</w:t>
      </w:r>
    </w:p>
    <w:p w14:paraId="3082E085" w14:textId="77777777" w:rsidR="00FF09AD" w:rsidRDefault="00FF09AD" w:rsidP="008A3B5E"/>
    <w:p w14:paraId="27EC26BC" w14:textId="28124B58" w:rsidR="00FF09AD" w:rsidRDefault="00CD3EF4" w:rsidP="008A3B5E">
      <w:r>
        <w:t>Additional parameters may be needed in the definition of a chemical reaction, depending on the specific form of the constitutive relation for the production rate</w:t>
      </w:r>
      <w:r w:rsidR="00EB7075">
        <w:t>.</w:t>
      </w:r>
    </w:p>
    <w:p w14:paraId="6A5AE46A" w14:textId="45D3831B" w:rsidR="00541FBD" w:rsidRDefault="00541FBD">
      <w:pPr>
        <w:jc w:val="left"/>
      </w:pPr>
      <w:r>
        <w:br w:type="page"/>
      </w:r>
    </w:p>
    <w:p w14:paraId="5E597BD2" w14:textId="77777777" w:rsidR="00541FBD" w:rsidRDefault="00541FBD" w:rsidP="008A3B5E"/>
    <w:p w14:paraId="3BF9AACC" w14:textId="741A2A59" w:rsidR="00541FBD" w:rsidRDefault="00541FBD" w:rsidP="0016320C">
      <w:pPr>
        <w:pStyle w:val="Heading3"/>
      </w:pPr>
      <w:bookmarkStart w:id="1603" w:name="_Toc385498548"/>
      <w:r>
        <w:t>Chemical Reaction Materials</w:t>
      </w:r>
      <w:bookmarkEnd w:id="1603"/>
    </w:p>
    <w:p w14:paraId="5FCB1FE4" w14:textId="77777777" w:rsidR="007B076C" w:rsidRPr="007B076C" w:rsidRDefault="007B076C"/>
    <w:p w14:paraId="29F01F67" w14:textId="7BF16C69" w:rsidR="00541FBD" w:rsidRDefault="00541FBD" w:rsidP="0016320C">
      <w:pPr>
        <w:pStyle w:val="Heading4"/>
      </w:pPr>
      <w:bookmarkStart w:id="1604" w:name="_Toc385498549"/>
      <w:r>
        <w:t>Law of Mass Action for Forward Reactions</w:t>
      </w:r>
      <w:bookmarkEnd w:id="1604"/>
    </w:p>
    <w:p w14:paraId="7D40F3DF" w14:textId="72280F12" w:rsidR="007B076C" w:rsidRDefault="007B076C" w:rsidP="007B076C">
      <w:r>
        <w:t xml:space="preserve">The material type for the Law of Mass Action for a forward reaction is </w:t>
      </w:r>
      <w:r>
        <w:rPr>
          <w:i/>
        </w:rPr>
        <w:t>mass-action-forward</w:t>
      </w:r>
      <w:r>
        <w:t>. The following parameters must be defined:</w:t>
      </w:r>
    </w:p>
    <w:p w14:paraId="3FD8AB2C" w14:textId="77777777" w:rsidR="007B076C" w:rsidRDefault="007B076C" w:rsidP="007B076C"/>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gridCol w:w="6457"/>
      </w:tblGrid>
      <w:tr w:rsidR="007B076C" w14:paraId="7DF4F823" w14:textId="77777777" w:rsidTr="004953CF">
        <w:trPr>
          <w:trHeight w:val="270"/>
        </w:trPr>
        <w:tc>
          <w:tcPr>
            <w:tcW w:w="3121" w:type="dxa"/>
            <w:shd w:val="clear" w:color="auto" w:fill="auto"/>
          </w:tcPr>
          <w:p w14:paraId="72392A98" w14:textId="77777777" w:rsidR="007B076C" w:rsidRDefault="007B076C" w:rsidP="004953CF">
            <w:pPr>
              <w:pStyle w:val="code"/>
            </w:pPr>
            <w:r>
              <w:t>&lt;forward_rate&gt;</w:t>
            </w:r>
          </w:p>
        </w:tc>
        <w:tc>
          <w:tcPr>
            <w:tcW w:w="6457" w:type="dxa"/>
            <w:shd w:val="clear" w:color="auto" w:fill="auto"/>
          </w:tcPr>
          <w:p w14:paraId="1623FEDC" w14:textId="73181921" w:rsidR="007B076C" w:rsidRDefault="007B076C" w:rsidP="00AF2221">
            <w:r>
              <w:t xml:space="preserve">specific forward reaction rate </w:t>
            </w:r>
            <w:r w:rsidR="00AF2221" w:rsidRPr="00AF2221">
              <w:rPr>
                <w:position w:val="-6"/>
              </w:rPr>
              <w:object w:dxaOrig="200" w:dyaOrig="279" w14:anchorId="43B5E25B">
                <v:shape id="_x0000_i1894" type="#_x0000_t75" style="width:10pt;height:14pt" o:ole="">
                  <v:imagedata r:id="rId1770" o:title=""/>
                </v:shape>
                <o:OLEObject Type="Embed" ProgID="Equation.DSMT4" ShapeID="_x0000_i1894" DrawAspect="Content" ObjectID="_1459242977" r:id="rId1771"/>
              </w:object>
            </w:r>
          </w:p>
        </w:tc>
      </w:tr>
    </w:tbl>
    <w:p w14:paraId="742B091B" w14:textId="77777777" w:rsidR="007B076C" w:rsidRDefault="007B076C" w:rsidP="007B076C">
      <w:pPr>
        <w:pStyle w:val="MTDisplayEquation"/>
      </w:pPr>
    </w:p>
    <w:p w14:paraId="32093FDA" w14:textId="47EB6323" w:rsidR="007B076C" w:rsidRDefault="007B076C" w:rsidP="007B076C">
      <w:pPr>
        <w:pStyle w:val="MTDisplayEquation"/>
      </w:pPr>
      <w:r>
        <w:t xml:space="preserve">For this type of reaction the constitutive relation for the </w:t>
      </w:r>
      <w:r w:rsidR="004953CF">
        <w:t xml:space="preserve">molar </w:t>
      </w:r>
      <w:r>
        <w:t>production rate is given by</w:t>
      </w:r>
    </w:p>
    <w:p w14:paraId="300B4725" w14:textId="7402B7B8" w:rsidR="007B076C" w:rsidRPr="007B076C" w:rsidRDefault="007B076C" w:rsidP="007B076C">
      <w:pPr>
        <w:pStyle w:val="MTDisplayEquation"/>
      </w:pPr>
      <w:r>
        <w:tab/>
      </w:r>
      <w:r w:rsidR="00AF2221" w:rsidRPr="00AF2221">
        <w:rPr>
          <w:position w:val="-28"/>
        </w:rPr>
        <w:object w:dxaOrig="1540" w:dyaOrig="639" w14:anchorId="1406A9AE">
          <v:shape id="_x0000_i1895" type="#_x0000_t75" style="width:76.5pt;height:32pt" o:ole="">
            <v:imagedata r:id="rId1772" o:title=""/>
          </v:shape>
          <o:OLEObject Type="Embed" ProgID="Equation.DSMT4" ShapeID="_x0000_i1895" DrawAspect="Content" ObjectID="_1459242978" r:id="rId1773"/>
        </w:object>
      </w:r>
      <w:r>
        <w:t xml:space="preserve"> .</w:t>
      </w:r>
    </w:p>
    <w:p w14:paraId="5B34A644" w14:textId="2E4A0DC9" w:rsidR="007B076C" w:rsidRDefault="007B076C" w:rsidP="007B076C">
      <w:pPr>
        <w:pStyle w:val="MTDisplayEquation"/>
      </w:pPr>
      <w:r>
        <w:t xml:space="preserve">The </w:t>
      </w:r>
      <w:r w:rsidR="00BB6336">
        <w:t xml:space="preserve">constitutive form of the </w:t>
      </w:r>
      <w:r>
        <w:t xml:space="preserve">specific forward reaction rate must be </w:t>
      </w:r>
      <w:r w:rsidR="00BB6336">
        <w:t>selected from the list of materials given in Section</w:t>
      </w:r>
      <w:r w:rsidR="00E77609">
        <w:t xml:space="preserve"> </w:t>
      </w:r>
      <w:r w:rsidR="00E77609">
        <w:fldChar w:fldCharType="begin"/>
      </w:r>
      <w:r w:rsidR="00E77609">
        <w:instrText xml:space="preserve"> REF _Ref366858813 \r \h </w:instrText>
      </w:r>
      <w:r w:rsidR="00E77609">
        <w:fldChar w:fldCharType="separate"/>
      </w:r>
      <w:r w:rsidR="00873D59">
        <w:t>4.7.4</w:t>
      </w:r>
      <w:r w:rsidR="00E77609">
        <w:fldChar w:fldCharType="end"/>
      </w:r>
      <w:r w:rsidR="00E77609">
        <w:t>.</w:t>
      </w:r>
    </w:p>
    <w:p w14:paraId="18C38234" w14:textId="77777777" w:rsidR="007B076C" w:rsidRPr="008234BB" w:rsidRDefault="007B076C" w:rsidP="007B076C"/>
    <w:p w14:paraId="1F66B479" w14:textId="77777777" w:rsidR="007B076C" w:rsidRDefault="007B076C" w:rsidP="007B076C">
      <w:r>
        <w:rPr>
          <w:i/>
        </w:rPr>
        <w:t>Example:</w:t>
      </w:r>
    </w:p>
    <w:p w14:paraId="4226468C" w14:textId="65B6F07A" w:rsidR="007B076C" w:rsidRDefault="00BD43AA" w:rsidP="007B076C">
      <w:r>
        <w:t>Consider the forward reaction that produces solid copper sulfide from solid copper and solid sulfur,</w:t>
      </w:r>
    </w:p>
    <w:p w14:paraId="69C29F7F" w14:textId="7512BDDC" w:rsidR="00BD43AA" w:rsidRDefault="00BD43AA" w:rsidP="0016320C">
      <w:pPr>
        <w:pStyle w:val="MTDisplayEquation"/>
      </w:pPr>
      <w:r>
        <w:tab/>
      </w:r>
      <w:r w:rsidR="00AF2221" w:rsidRPr="00AF2221">
        <w:rPr>
          <w:position w:val="-6"/>
        </w:rPr>
        <w:object w:dxaOrig="1440" w:dyaOrig="279" w14:anchorId="32F8EFB2">
          <v:shape id="_x0000_i1896" type="#_x0000_t75" style="width:1in;height:14pt" o:ole="">
            <v:imagedata r:id="rId1774" o:title=""/>
          </v:shape>
          <o:OLEObject Type="Embed" ProgID="Equation.DSMT4" ShapeID="_x0000_i1896" DrawAspect="Content" ObjectID="_1459242979" r:id="rId1775"/>
        </w:object>
      </w:r>
      <w:r>
        <w:t xml:space="preserve"> </w:t>
      </w:r>
    </w:p>
    <w:p w14:paraId="3634541C" w14:textId="22488F0F" w:rsidR="00BD43AA" w:rsidRDefault="00BD43AA">
      <w:r>
        <w:t>All three species are modeled explicitly in the mixture as solid-bound molecules, with id’s 1 (Cu), 2 (for S) and 3 (for CuS).  The chemical reaction material is given by:</w:t>
      </w:r>
    </w:p>
    <w:p w14:paraId="2AF55EF4" w14:textId="77777777" w:rsidR="00BD43AA" w:rsidRPr="00BD43AA" w:rsidRDefault="00BD43AA"/>
    <w:p w14:paraId="516D325D" w14:textId="042D3B46" w:rsidR="007B076C" w:rsidRDefault="007B076C" w:rsidP="007B076C">
      <w:pPr>
        <w:pStyle w:val="code"/>
      </w:pPr>
      <w:r>
        <w:t>&lt;</w:t>
      </w:r>
      <w:r w:rsidR="00E77609">
        <w:t>reaction</w:t>
      </w:r>
      <w:r>
        <w:t xml:space="preserve"> </w:t>
      </w:r>
      <w:r w:rsidR="00E77609">
        <w:t>name</w:t>
      </w:r>
      <w:r>
        <w:t>="</w:t>
      </w:r>
      <w:r w:rsidR="00BD43AA">
        <w:t>copper sulfide production</w:t>
      </w:r>
      <w:r>
        <w:t>" type="</w:t>
      </w:r>
      <w:r w:rsidR="00BD43AA">
        <w:t>mass-action-forward</w:t>
      </w:r>
      <w:r>
        <w:t>"&gt;</w:t>
      </w:r>
    </w:p>
    <w:p w14:paraId="5647B0A7" w14:textId="54DF0DE5" w:rsidR="00BD43AA" w:rsidRDefault="00BD43AA" w:rsidP="007B076C">
      <w:pPr>
        <w:pStyle w:val="code"/>
      </w:pPr>
      <w:r>
        <w:tab/>
        <w:t>&lt;vR sbm=</w:t>
      </w:r>
      <w:r w:rsidR="00427178">
        <w:t>"</w:t>
      </w:r>
      <w:r>
        <w:t>1</w:t>
      </w:r>
      <w:r w:rsidR="00427178">
        <w:t>"</w:t>
      </w:r>
      <w:r>
        <w:t>&gt;1&lt;/vR&gt;</w:t>
      </w:r>
    </w:p>
    <w:p w14:paraId="090CFCEF" w14:textId="7B4FA2DF" w:rsidR="00BD43AA" w:rsidRDefault="00BD43AA" w:rsidP="00BD43AA">
      <w:pPr>
        <w:pStyle w:val="code"/>
      </w:pPr>
      <w:r>
        <w:tab/>
        <w:t>&lt;vR sbm=</w:t>
      </w:r>
      <w:r w:rsidR="00427178">
        <w:t>"</w:t>
      </w:r>
      <w:r>
        <w:t>2</w:t>
      </w:r>
      <w:r w:rsidR="00427178">
        <w:t>"</w:t>
      </w:r>
      <w:r>
        <w:t>&gt;1&lt;/vR&gt;</w:t>
      </w:r>
    </w:p>
    <w:p w14:paraId="5E7B4045" w14:textId="776487BF" w:rsidR="00BD43AA" w:rsidRDefault="00BD43AA" w:rsidP="00BD43AA">
      <w:pPr>
        <w:pStyle w:val="code"/>
      </w:pPr>
      <w:r>
        <w:tab/>
        <w:t>&lt;vP sbm=</w:t>
      </w:r>
      <w:r w:rsidR="00427178">
        <w:t>"</w:t>
      </w:r>
      <w:r>
        <w:t>3</w:t>
      </w:r>
      <w:r w:rsidR="00427178">
        <w:t>"</w:t>
      </w:r>
      <w:r>
        <w:t>&gt;1&lt;/vP&gt;</w:t>
      </w:r>
    </w:p>
    <w:p w14:paraId="0282AC0B" w14:textId="5AF4B7DA" w:rsidR="004E1DDD" w:rsidRDefault="007B076C" w:rsidP="007B076C">
      <w:pPr>
        <w:pStyle w:val="code"/>
      </w:pPr>
      <w:r>
        <w:tab/>
        <w:t>&lt;</w:t>
      </w:r>
      <w:r w:rsidR="00BD43AA">
        <w:t>forward_rate type=</w:t>
      </w:r>
      <w:r w:rsidR="00427178">
        <w:t>"</w:t>
      </w:r>
      <w:r w:rsidR="00BD43AA">
        <w:t>constant</w:t>
      </w:r>
      <w:r w:rsidR="00427178">
        <w:t>"</w:t>
      </w:r>
      <w:r>
        <w:t>&gt;</w:t>
      </w:r>
    </w:p>
    <w:p w14:paraId="52DBD8F7" w14:textId="77777777" w:rsidR="004E1DDD" w:rsidRDefault="004E1DDD" w:rsidP="007B076C">
      <w:pPr>
        <w:pStyle w:val="code"/>
      </w:pPr>
      <w:r>
        <w:tab/>
      </w:r>
      <w:r>
        <w:tab/>
        <w:t>&lt;k&gt;</w:t>
      </w:r>
      <w:r w:rsidR="00BD43AA">
        <w:t>1e-3</w:t>
      </w:r>
      <w:r>
        <w:t>&lt;/k&gt;</w:t>
      </w:r>
    </w:p>
    <w:p w14:paraId="6531FAE4" w14:textId="1B2F7891" w:rsidR="007B076C" w:rsidRDefault="004E1DDD" w:rsidP="007B076C">
      <w:pPr>
        <w:pStyle w:val="code"/>
      </w:pPr>
      <w:r>
        <w:tab/>
      </w:r>
      <w:r w:rsidR="007B076C">
        <w:t>&lt;/</w:t>
      </w:r>
      <w:r>
        <w:t>forward_rate</w:t>
      </w:r>
      <w:r w:rsidR="007B076C">
        <w:t>&gt;</w:t>
      </w:r>
    </w:p>
    <w:p w14:paraId="57F814E4" w14:textId="2D672272" w:rsidR="007B076C" w:rsidRDefault="007B076C" w:rsidP="007B076C">
      <w:pPr>
        <w:pStyle w:val="code"/>
      </w:pPr>
      <w:r>
        <w:t>&lt;/</w:t>
      </w:r>
      <w:r w:rsidR="00BD43AA">
        <w:t>reaction</w:t>
      </w:r>
      <w:r>
        <w:t>&gt;</w:t>
      </w:r>
    </w:p>
    <w:p w14:paraId="63466164" w14:textId="77777777" w:rsidR="007B076C" w:rsidRPr="0097532C" w:rsidRDefault="007B076C" w:rsidP="007B076C">
      <w:r>
        <w:br w:type="page"/>
      </w:r>
    </w:p>
    <w:p w14:paraId="71CCAA24" w14:textId="77777777" w:rsidR="007B076C" w:rsidRPr="007B076C" w:rsidRDefault="007B076C" w:rsidP="007B076C"/>
    <w:p w14:paraId="204F5154" w14:textId="1DEFB412" w:rsidR="00541FBD" w:rsidRDefault="00541FBD" w:rsidP="0016320C">
      <w:pPr>
        <w:pStyle w:val="Heading4"/>
      </w:pPr>
      <w:bookmarkStart w:id="1605" w:name="_Toc385498550"/>
      <w:r>
        <w:t>Law of Mass Action for Reversible Reactions</w:t>
      </w:r>
      <w:bookmarkEnd w:id="1605"/>
    </w:p>
    <w:p w14:paraId="0D60A840" w14:textId="7D62BC2F" w:rsidR="004953CF" w:rsidRDefault="004953CF" w:rsidP="004953CF">
      <w:r>
        <w:t xml:space="preserve">The material type for the Law of Mass Action for a reversible reaction is </w:t>
      </w:r>
      <w:r>
        <w:rPr>
          <w:i/>
        </w:rPr>
        <w:t>mass-action-reversible</w:t>
      </w:r>
      <w:r>
        <w:t>. The following parameters must be defined:</w:t>
      </w:r>
    </w:p>
    <w:p w14:paraId="502369CE" w14:textId="77777777" w:rsidR="004953CF" w:rsidRDefault="004953CF" w:rsidP="004953CF"/>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gridCol w:w="6457"/>
      </w:tblGrid>
      <w:tr w:rsidR="004953CF" w14:paraId="6718F53A" w14:textId="77777777" w:rsidTr="004953CF">
        <w:trPr>
          <w:trHeight w:val="270"/>
        </w:trPr>
        <w:tc>
          <w:tcPr>
            <w:tcW w:w="3121" w:type="dxa"/>
            <w:shd w:val="clear" w:color="auto" w:fill="auto"/>
          </w:tcPr>
          <w:p w14:paraId="76E3D973" w14:textId="77777777" w:rsidR="004953CF" w:rsidRDefault="004953CF" w:rsidP="004953CF">
            <w:pPr>
              <w:pStyle w:val="code"/>
            </w:pPr>
            <w:r>
              <w:t>&lt;forward_rate&gt;</w:t>
            </w:r>
          </w:p>
        </w:tc>
        <w:tc>
          <w:tcPr>
            <w:tcW w:w="6457" w:type="dxa"/>
            <w:shd w:val="clear" w:color="auto" w:fill="auto"/>
          </w:tcPr>
          <w:p w14:paraId="1E1A0405" w14:textId="06D03011" w:rsidR="004953CF" w:rsidRDefault="004953CF" w:rsidP="00AF2221">
            <w:r>
              <w:t xml:space="preserve">specific forward reaction rate </w:t>
            </w:r>
            <w:r w:rsidR="00AF2221" w:rsidRPr="00AF2221">
              <w:rPr>
                <w:position w:val="-12"/>
              </w:rPr>
              <w:object w:dxaOrig="300" w:dyaOrig="360" w14:anchorId="2EA40A86">
                <v:shape id="_x0000_i1897" type="#_x0000_t75" style="width:14pt;height:18pt" o:ole="">
                  <v:imagedata r:id="rId1776" o:title=""/>
                </v:shape>
                <o:OLEObject Type="Embed" ProgID="Equation.DSMT4" ShapeID="_x0000_i1897" DrawAspect="Content" ObjectID="_1459242980" r:id="rId1777"/>
              </w:object>
            </w:r>
            <w:r>
              <w:t xml:space="preserve"> </w:t>
            </w:r>
          </w:p>
        </w:tc>
      </w:tr>
      <w:tr w:rsidR="004953CF" w14:paraId="5A9F9DC7" w14:textId="77777777" w:rsidTr="004953CF">
        <w:trPr>
          <w:trHeight w:val="270"/>
        </w:trPr>
        <w:tc>
          <w:tcPr>
            <w:tcW w:w="3121" w:type="dxa"/>
            <w:shd w:val="clear" w:color="auto" w:fill="auto"/>
          </w:tcPr>
          <w:p w14:paraId="4384A1DD" w14:textId="77777777" w:rsidR="004953CF" w:rsidRDefault="004953CF" w:rsidP="004953CF">
            <w:pPr>
              <w:pStyle w:val="code"/>
            </w:pPr>
            <w:r>
              <w:t>&lt;reverse_rate&gt;</w:t>
            </w:r>
          </w:p>
        </w:tc>
        <w:tc>
          <w:tcPr>
            <w:tcW w:w="6457" w:type="dxa"/>
            <w:shd w:val="clear" w:color="auto" w:fill="auto"/>
          </w:tcPr>
          <w:p w14:paraId="5242756C" w14:textId="4A17576D" w:rsidR="004953CF" w:rsidRDefault="004953CF" w:rsidP="00AF2221">
            <w:r>
              <w:t xml:space="preserve">specific reverse reaction rate </w:t>
            </w:r>
            <w:r w:rsidR="00AF2221" w:rsidRPr="00AF2221">
              <w:rPr>
                <w:position w:val="-12"/>
              </w:rPr>
              <w:object w:dxaOrig="279" w:dyaOrig="360" w14:anchorId="6D733128">
                <v:shape id="_x0000_i1898" type="#_x0000_t75" style="width:14pt;height:18pt" o:ole="">
                  <v:imagedata r:id="rId1778" o:title=""/>
                </v:shape>
                <o:OLEObject Type="Embed" ProgID="Equation.DSMT4" ShapeID="_x0000_i1898" DrawAspect="Content" ObjectID="_1459242981" r:id="rId1779"/>
              </w:object>
            </w:r>
            <w:r>
              <w:t xml:space="preserve"> </w:t>
            </w:r>
          </w:p>
        </w:tc>
      </w:tr>
    </w:tbl>
    <w:p w14:paraId="53A82D0D" w14:textId="77777777" w:rsidR="007B076C" w:rsidRDefault="007B076C" w:rsidP="004953CF"/>
    <w:p w14:paraId="39895505" w14:textId="0610A735" w:rsidR="004953CF" w:rsidRDefault="004953CF" w:rsidP="004953CF">
      <w:pPr>
        <w:pStyle w:val="MTDisplayEquation"/>
      </w:pPr>
      <w:r>
        <w:t>For this type of reaction the constitutive relation for the molar production rate is given by</w:t>
      </w:r>
    </w:p>
    <w:p w14:paraId="5193FAB8" w14:textId="6E8CC4DC" w:rsidR="004953CF" w:rsidRPr="004953CF" w:rsidRDefault="004953CF" w:rsidP="004953CF">
      <w:pPr>
        <w:pStyle w:val="MTDisplayEquation"/>
      </w:pPr>
      <w:r>
        <w:tab/>
      </w:r>
      <w:r w:rsidR="00AF2221" w:rsidRPr="00AF2221">
        <w:rPr>
          <w:position w:val="-12"/>
        </w:rPr>
        <w:object w:dxaOrig="1180" w:dyaOrig="400" w14:anchorId="6F8DA8F8">
          <v:shape id="_x0000_i1899" type="#_x0000_t75" style="width:58.5pt;height:19.5pt" o:ole="">
            <v:imagedata r:id="rId1780" o:title=""/>
          </v:shape>
          <o:OLEObject Type="Embed" ProgID="Equation.DSMT4" ShapeID="_x0000_i1899" DrawAspect="Content" ObjectID="_1459242982" r:id="rId1781"/>
        </w:object>
      </w:r>
      <w:r>
        <w:t xml:space="preserve"> ,</w:t>
      </w:r>
    </w:p>
    <w:p w14:paraId="660DC69D" w14:textId="401C8608" w:rsidR="004953CF" w:rsidRDefault="004953CF" w:rsidP="004953CF">
      <w:r>
        <w:t>where</w:t>
      </w:r>
    </w:p>
    <w:p w14:paraId="214EBB46" w14:textId="51789E3E" w:rsidR="004953CF" w:rsidRDefault="004953CF" w:rsidP="0016320C">
      <w:pPr>
        <w:pStyle w:val="MTDisplayEquation"/>
      </w:pPr>
      <w:r>
        <w:tab/>
      </w:r>
      <w:r w:rsidR="00AF2221" w:rsidRPr="00AF2221">
        <w:rPr>
          <w:position w:val="-60"/>
        </w:rPr>
        <w:object w:dxaOrig="1760" w:dyaOrig="1320" w14:anchorId="15B6077E">
          <v:shape id="_x0000_i1900" type="#_x0000_t75" style="width:87.5pt;height:65.5pt" o:ole="">
            <v:imagedata r:id="rId1782" o:title=""/>
          </v:shape>
          <o:OLEObject Type="Embed" ProgID="Equation.DSMT4" ShapeID="_x0000_i1900" DrawAspect="Content" ObjectID="_1459242983" r:id="rId1783"/>
        </w:object>
      </w:r>
      <w:r>
        <w:t xml:space="preserve"> .</w:t>
      </w:r>
    </w:p>
    <w:p w14:paraId="0DA8CA1C" w14:textId="3C5714E1" w:rsidR="004953CF" w:rsidRDefault="004953CF" w:rsidP="004953CF">
      <w:pPr>
        <w:pStyle w:val="MTDisplayEquation"/>
      </w:pPr>
      <w:r>
        <w:t xml:space="preserve">The constitutive form of the specific forward and reverse reaction rates must be selected from the list of materials given in Section </w:t>
      </w:r>
      <w:r>
        <w:fldChar w:fldCharType="begin"/>
      </w:r>
      <w:r>
        <w:instrText xml:space="preserve"> REF _Ref366858813 \r \h </w:instrText>
      </w:r>
      <w:r>
        <w:fldChar w:fldCharType="separate"/>
      </w:r>
      <w:r w:rsidR="00873D59">
        <w:t>4.7.4</w:t>
      </w:r>
      <w:r>
        <w:fldChar w:fldCharType="end"/>
      </w:r>
      <w:r>
        <w:t>.</w:t>
      </w:r>
    </w:p>
    <w:p w14:paraId="1F5E5A15" w14:textId="77777777" w:rsidR="004953CF" w:rsidRPr="008234BB" w:rsidRDefault="004953CF" w:rsidP="004953CF"/>
    <w:p w14:paraId="01B29D2B" w14:textId="77777777" w:rsidR="004953CF" w:rsidRDefault="004953CF" w:rsidP="004953CF">
      <w:r>
        <w:rPr>
          <w:i/>
        </w:rPr>
        <w:t>Example:</w:t>
      </w:r>
    </w:p>
    <w:p w14:paraId="3C441D50" w14:textId="6BABEC04" w:rsidR="004953CF" w:rsidRDefault="004953CF" w:rsidP="004953CF">
      <w:r>
        <w:t xml:space="preserve">Consider the reversible dissociation of </w:t>
      </w:r>
      <w:r w:rsidR="007703D7">
        <w:t>C</w:t>
      </w:r>
      <w:r>
        <w:t xml:space="preserve">aCl salt into </w:t>
      </w:r>
      <w:r w:rsidR="007703D7">
        <w:t>C</w:t>
      </w:r>
      <w:r>
        <w:t>a</w:t>
      </w:r>
      <w:r w:rsidR="007703D7" w:rsidRPr="0016320C">
        <w:rPr>
          <w:vertAlign w:val="superscript"/>
        </w:rPr>
        <w:t>2</w:t>
      </w:r>
      <w:r w:rsidRPr="0016320C">
        <w:rPr>
          <w:vertAlign w:val="superscript"/>
        </w:rPr>
        <w:t>+</w:t>
      </w:r>
      <w:r>
        <w:t xml:space="preserve"> and Cl</w:t>
      </w:r>
      <w:r w:rsidRPr="0016320C">
        <w:rPr>
          <w:vertAlign w:val="superscript"/>
        </w:rPr>
        <w:t>-</w:t>
      </w:r>
      <w:r>
        <w:t xml:space="preserve"> in water,</w:t>
      </w:r>
    </w:p>
    <w:p w14:paraId="1C2563BA" w14:textId="0325032E" w:rsidR="004953CF" w:rsidRDefault="004953CF" w:rsidP="004953CF">
      <w:pPr>
        <w:pStyle w:val="MTDisplayEquation"/>
      </w:pPr>
      <w:r>
        <w:tab/>
      </w:r>
      <w:r w:rsidR="00AF2221" w:rsidRPr="00AF2221">
        <w:rPr>
          <w:position w:val="-12"/>
        </w:rPr>
        <w:object w:dxaOrig="2180" w:dyaOrig="380" w14:anchorId="6E4C5E02">
          <v:shape id="_x0000_i1901" type="#_x0000_t75" style="width:108.5pt;height:19.5pt" o:ole="">
            <v:imagedata r:id="rId1784" o:title=""/>
          </v:shape>
          <o:OLEObject Type="Embed" ProgID="Equation.DSMT4" ShapeID="_x0000_i1901" DrawAspect="Content" ObjectID="_1459242984" r:id="rId1785"/>
        </w:object>
      </w:r>
      <w:r>
        <w:t xml:space="preserve"> </w:t>
      </w:r>
    </w:p>
    <w:p w14:paraId="616FA2FF" w14:textId="3B6D7C76" w:rsidR="004953CF" w:rsidRDefault="004953CF" w:rsidP="004953CF">
      <w:r>
        <w:t xml:space="preserve">All three species are modeled explicitly in the mixture as solutes, with id’s 1 (for </w:t>
      </w:r>
      <w:r w:rsidR="007703D7">
        <w:t>C</w:t>
      </w:r>
      <w:r>
        <w:t>aCl</w:t>
      </w:r>
      <w:r w:rsidR="007703D7" w:rsidRPr="0016320C">
        <w:rPr>
          <w:vertAlign w:val="subscript"/>
        </w:rPr>
        <w:t>2</w:t>
      </w:r>
      <w:r>
        <w:t xml:space="preserve">), 2 (for </w:t>
      </w:r>
      <w:r w:rsidR="007703D7">
        <w:t>C</w:t>
      </w:r>
      <w:r>
        <w:t>a</w:t>
      </w:r>
      <w:r w:rsidR="007703D7" w:rsidRPr="0016320C">
        <w:rPr>
          <w:vertAlign w:val="superscript"/>
        </w:rPr>
        <w:t>2</w:t>
      </w:r>
      <w:r w:rsidRPr="0016320C">
        <w:rPr>
          <w:vertAlign w:val="superscript"/>
        </w:rPr>
        <w:t>+</w:t>
      </w:r>
      <w:r>
        <w:t>) and 3 (for Cl</w:t>
      </w:r>
      <w:r w:rsidRPr="0016320C">
        <w:rPr>
          <w:vertAlign w:val="superscript"/>
        </w:rPr>
        <w:t>-</w:t>
      </w:r>
      <w:r>
        <w:t>).  The chemical reaction material is given by:</w:t>
      </w:r>
    </w:p>
    <w:p w14:paraId="12CCF4F8" w14:textId="77777777" w:rsidR="004953CF" w:rsidRPr="00BD43AA" w:rsidRDefault="004953CF" w:rsidP="004953CF"/>
    <w:p w14:paraId="5BDE89E3" w14:textId="2C1F17A2" w:rsidR="004953CF" w:rsidRDefault="004953CF" w:rsidP="004953CF">
      <w:pPr>
        <w:pStyle w:val="code"/>
      </w:pPr>
      <w:r>
        <w:t>&lt;reaction name="</w:t>
      </w:r>
      <w:r w:rsidR="007703D7">
        <w:t>C</w:t>
      </w:r>
      <w:r>
        <w:t>aCl</w:t>
      </w:r>
      <w:r w:rsidR="007703D7">
        <w:t>2</w:t>
      </w:r>
      <w:r>
        <w:t xml:space="preserve"> dissociation" type="mass-action-reversible"&gt;</w:t>
      </w:r>
    </w:p>
    <w:p w14:paraId="035CA15C" w14:textId="0E9D3E29" w:rsidR="004953CF" w:rsidRDefault="004953CF" w:rsidP="004953CF">
      <w:pPr>
        <w:pStyle w:val="code"/>
      </w:pPr>
      <w:r>
        <w:tab/>
        <w:t>&lt;vR sol=</w:t>
      </w:r>
      <w:r w:rsidR="00427178">
        <w:t>"</w:t>
      </w:r>
      <w:r>
        <w:t>1</w:t>
      </w:r>
      <w:r w:rsidR="00427178">
        <w:t>"</w:t>
      </w:r>
      <w:r>
        <w:t>&gt;1&lt;/vR&gt;</w:t>
      </w:r>
    </w:p>
    <w:p w14:paraId="13A6FC60" w14:textId="78BC2D80" w:rsidR="004953CF" w:rsidRDefault="004953CF" w:rsidP="004953CF">
      <w:pPr>
        <w:pStyle w:val="code"/>
      </w:pPr>
      <w:r>
        <w:tab/>
        <w:t>&lt;vP sol=</w:t>
      </w:r>
      <w:r w:rsidR="00427178">
        <w:t>"</w:t>
      </w:r>
      <w:r>
        <w:t>2</w:t>
      </w:r>
      <w:r w:rsidR="00427178">
        <w:t>"</w:t>
      </w:r>
      <w:r>
        <w:t>&gt;1&lt;/vP&gt;</w:t>
      </w:r>
    </w:p>
    <w:p w14:paraId="082C99F6" w14:textId="4D685A5B" w:rsidR="004953CF" w:rsidRDefault="004953CF" w:rsidP="004953CF">
      <w:pPr>
        <w:pStyle w:val="code"/>
      </w:pPr>
      <w:r>
        <w:tab/>
        <w:t>&lt;vP s</w:t>
      </w:r>
      <w:r w:rsidR="002155C4">
        <w:t>ol</w:t>
      </w:r>
      <w:r>
        <w:t>=</w:t>
      </w:r>
      <w:r w:rsidR="00427178">
        <w:t>"</w:t>
      </w:r>
      <w:r>
        <w:t>3</w:t>
      </w:r>
      <w:r w:rsidR="00427178">
        <w:t>"</w:t>
      </w:r>
      <w:r>
        <w:t>&gt;</w:t>
      </w:r>
      <w:r w:rsidR="007703D7">
        <w:t>2</w:t>
      </w:r>
      <w:r>
        <w:t>&lt;/vP&gt;</w:t>
      </w:r>
    </w:p>
    <w:p w14:paraId="65BB51C4" w14:textId="67771951" w:rsidR="00350F04" w:rsidRDefault="00350F04" w:rsidP="00350F04">
      <w:pPr>
        <w:pStyle w:val="code"/>
      </w:pPr>
      <w:r>
        <w:tab/>
        <w:t>&lt;forward_rate type=</w:t>
      </w:r>
      <w:r w:rsidR="00427178">
        <w:t>"</w:t>
      </w:r>
      <w:r>
        <w:t>constant</w:t>
      </w:r>
      <w:r w:rsidR="00427178">
        <w:t>"</w:t>
      </w:r>
      <w:r>
        <w:t>&gt;</w:t>
      </w:r>
    </w:p>
    <w:p w14:paraId="5E3CB64D" w14:textId="63DCD9C0" w:rsidR="00350F04" w:rsidRDefault="00350F04" w:rsidP="00350F04">
      <w:pPr>
        <w:pStyle w:val="code"/>
      </w:pPr>
      <w:r>
        <w:tab/>
      </w:r>
      <w:r>
        <w:tab/>
        <w:t>&lt;k&gt;1.0&lt;/k&gt;</w:t>
      </w:r>
    </w:p>
    <w:p w14:paraId="5A2A899A" w14:textId="77777777" w:rsidR="00350F04" w:rsidRDefault="00350F04" w:rsidP="00350F04">
      <w:pPr>
        <w:pStyle w:val="code"/>
      </w:pPr>
      <w:r>
        <w:tab/>
        <w:t>&lt;/forward_rate&gt;</w:t>
      </w:r>
    </w:p>
    <w:p w14:paraId="2A9A77E3" w14:textId="17A8C266" w:rsidR="00350F04" w:rsidRDefault="002155C4" w:rsidP="002155C4">
      <w:pPr>
        <w:pStyle w:val="code"/>
      </w:pPr>
      <w:r>
        <w:tab/>
        <w:t>&lt;reverse_rate type=</w:t>
      </w:r>
      <w:r w:rsidR="00427178">
        <w:t>"</w:t>
      </w:r>
      <w:r>
        <w:t>constant</w:t>
      </w:r>
      <w:r w:rsidR="00427178">
        <w:t>"</w:t>
      </w:r>
      <w:r>
        <w:t>&gt;</w:t>
      </w:r>
    </w:p>
    <w:p w14:paraId="46A0C0FA" w14:textId="77777777" w:rsidR="00350F04" w:rsidRDefault="00350F04" w:rsidP="002155C4">
      <w:pPr>
        <w:pStyle w:val="code"/>
      </w:pPr>
      <w:r>
        <w:tab/>
      </w:r>
      <w:r>
        <w:tab/>
        <w:t>&lt;k&gt;</w:t>
      </w:r>
      <w:r w:rsidR="002155C4">
        <w:t>0.1</w:t>
      </w:r>
      <w:r>
        <w:t>&lt;/k&gt;</w:t>
      </w:r>
    </w:p>
    <w:p w14:paraId="67F63038" w14:textId="584C3DA8" w:rsidR="002155C4" w:rsidRDefault="00350F04" w:rsidP="002155C4">
      <w:pPr>
        <w:pStyle w:val="code"/>
      </w:pPr>
      <w:r>
        <w:tab/>
      </w:r>
      <w:r w:rsidR="002155C4">
        <w:t>&lt;/reverse_rate&gt;</w:t>
      </w:r>
    </w:p>
    <w:p w14:paraId="591423C8" w14:textId="77777777" w:rsidR="004953CF" w:rsidRDefault="004953CF" w:rsidP="004953CF">
      <w:pPr>
        <w:pStyle w:val="code"/>
      </w:pPr>
      <w:r>
        <w:t>&lt;/reaction&gt;</w:t>
      </w:r>
    </w:p>
    <w:p w14:paraId="74ADA0A5" w14:textId="77777777" w:rsidR="004953CF" w:rsidRPr="0097532C" w:rsidRDefault="004953CF" w:rsidP="004953CF">
      <w:r>
        <w:br w:type="page"/>
      </w:r>
    </w:p>
    <w:p w14:paraId="7B0AB5FA" w14:textId="77777777" w:rsidR="004953CF" w:rsidRPr="004953CF" w:rsidRDefault="004953CF" w:rsidP="004953CF"/>
    <w:p w14:paraId="0FDBE4FE" w14:textId="75BACBBA" w:rsidR="00541FBD" w:rsidRDefault="00541FBD" w:rsidP="0016320C">
      <w:pPr>
        <w:pStyle w:val="Heading4"/>
      </w:pPr>
      <w:bookmarkStart w:id="1606" w:name="_Toc385498551"/>
      <w:r>
        <w:t>Michaelis-Menten Reaction</w:t>
      </w:r>
      <w:bookmarkEnd w:id="1606"/>
    </w:p>
    <w:p w14:paraId="30A5E9D8" w14:textId="247AE81A" w:rsidR="0061443E" w:rsidRDefault="0061443E" w:rsidP="0061443E">
      <w:r>
        <w:t xml:space="preserve">The material type for the Michaelis-Menten reaction is </w:t>
      </w:r>
      <w:r>
        <w:rPr>
          <w:i/>
        </w:rPr>
        <w:t>Michaelis-Menten</w:t>
      </w:r>
      <w:r>
        <w:t>. The following parameters must be defined:</w:t>
      </w:r>
    </w:p>
    <w:p w14:paraId="6808D49D" w14:textId="77777777" w:rsidR="0061443E" w:rsidRDefault="0061443E" w:rsidP="0061443E"/>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gridCol w:w="6457"/>
      </w:tblGrid>
      <w:tr w:rsidR="0061443E" w14:paraId="68C7EE9F" w14:textId="77777777" w:rsidTr="0061443E">
        <w:trPr>
          <w:trHeight w:val="270"/>
        </w:trPr>
        <w:tc>
          <w:tcPr>
            <w:tcW w:w="3121" w:type="dxa"/>
            <w:shd w:val="clear" w:color="auto" w:fill="auto"/>
          </w:tcPr>
          <w:p w14:paraId="35D18060" w14:textId="77777777" w:rsidR="0061443E" w:rsidRDefault="0061443E" w:rsidP="0061443E">
            <w:pPr>
              <w:pStyle w:val="code"/>
            </w:pPr>
            <w:r>
              <w:t>&lt;forward_rate&gt;</w:t>
            </w:r>
          </w:p>
        </w:tc>
        <w:tc>
          <w:tcPr>
            <w:tcW w:w="6457" w:type="dxa"/>
            <w:shd w:val="clear" w:color="auto" w:fill="auto"/>
          </w:tcPr>
          <w:p w14:paraId="4136A796" w14:textId="73365A32" w:rsidR="0061443E" w:rsidRDefault="0061443E" w:rsidP="00AF2221">
            <w:r>
              <w:t xml:space="preserve">maximum rate at saturating substrate concentration </w:t>
            </w:r>
            <w:r w:rsidR="00AF2221" w:rsidRPr="00AF2221">
              <w:rPr>
                <w:position w:val="-12"/>
              </w:rPr>
              <w:object w:dxaOrig="440" w:dyaOrig="360" w14:anchorId="73AA183A">
                <v:shape id="_x0000_i1902" type="#_x0000_t75" style="width:22pt;height:18pt" o:ole="">
                  <v:imagedata r:id="rId1786" o:title=""/>
                </v:shape>
                <o:OLEObject Type="Embed" ProgID="Equation.DSMT4" ShapeID="_x0000_i1902" DrawAspect="Content" ObjectID="_1459242985" r:id="rId1787"/>
              </w:object>
            </w:r>
            <w:r>
              <w:t xml:space="preserve"> </w:t>
            </w:r>
          </w:p>
        </w:tc>
      </w:tr>
      <w:tr w:rsidR="0061443E" w14:paraId="3124C30B" w14:textId="77777777" w:rsidTr="0061443E">
        <w:trPr>
          <w:trHeight w:val="270"/>
        </w:trPr>
        <w:tc>
          <w:tcPr>
            <w:tcW w:w="3121" w:type="dxa"/>
            <w:shd w:val="clear" w:color="auto" w:fill="auto"/>
          </w:tcPr>
          <w:p w14:paraId="591A2E64" w14:textId="23725F3A" w:rsidR="0061443E" w:rsidRDefault="0061443E" w:rsidP="0061443E">
            <w:pPr>
              <w:pStyle w:val="code"/>
            </w:pPr>
            <w:r>
              <w:t>&lt;Km&gt;</w:t>
            </w:r>
          </w:p>
        </w:tc>
        <w:tc>
          <w:tcPr>
            <w:tcW w:w="6457" w:type="dxa"/>
            <w:shd w:val="clear" w:color="auto" w:fill="auto"/>
          </w:tcPr>
          <w:p w14:paraId="5C7289FE" w14:textId="587D6645" w:rsidR="0061443E" w:rsidRDefault="00BA44FB" w:rsidP="00AF2221">
            <w:r>
              <w:t xml:space="preserve">substrate concentration when reaction rate is half of </w:t>
            </w:r>
            <w:r w:rsidR="00AF2221" w:rsidRPr="00AF2221">
              <w:rPr>
                <w:position w:val="-12"/>
              </w:rPr>
              <w:object w:dxaOrig="440" w:dyaOrig="360" w14:anchorId="1822E3B0">
                <v:shape id="_x0000_i1903" type="#_x0000_t75" style="width:22pt;height:18pt" o:ole="">
                  <v:imagedata r:id="rId1788" o:title=""/>
                </v:shape>
                <o:OLEObject Type="Embed" ProgID="Equation.DSMT4" ShapeID="_x0000_i1903" DrawAspect="Content" ObjectID="_1459242986" r:id="rId1789"/>
              </w:object>
            </w:r>
            <w:r>
              <w:t xml:space="preserve"> </w:t>
            </w:r>
          </w:p>
        </w:tc>
      </w:tr>
      <w:tr w:rsidR="00BA44FB" w14:paraId="329FC615" w14:textId="77777777" w:rsidTr="0061443E">
        <w:trPr>
          <w:trHeight w:val="270"/>
        </w:trPr>
        <w:tc>
          <w:tcPr>
            <w:tcW w:w="3121" w:type="dxa"/>
            <w:shd w:val="clear" w:color="auto" w:fill="auto"/>
          </w:tcPr>
          <w:p w14:paraId="3149440F" w14:textId="367EE3CE" w:rsidR="00BA44FB" w:rsidRDefault="00BA44FB" w:rsidP="0061443E">
            <w:pPr>
              <w:pStyle w:val="code"/>
            </w:pPr>
            <w:r>
              <w:t>&lt;c0&gt;</w:t>
            </w:r>
          </w:p>
        </w:tc>
        <w:tc>
          <w:tcPr>
            <w:tcW w:w="6457" w:type="dxa"/>
            <w:shd w:val="clear" w:color="auto" w:fill="auto"/>
          </w:tcPr>
          <w:p w14:paraId="62C4CAAA" w14:textId="53C48ADF" w:rsidR="00BA44FB" w:rsidRDefault="00BA44FB" w:rsidP="00BA44FB">
            <w:r>
              <w:t xml:space="preserve">optional minimum substrate concentration to trigger reaction </w:t>
            </w:r>
          </w:p>
        </w:tc>
      </w:tr>
    </w:tbl>
    <w:p w14:paraId="6A5B5ACE" w14:textId="77777777" w:rsidR="0061443E" w:rsidRDefault="0061443E" w:rsidP="0061443E"/>
    <w:p w14:paraId="361075B0" w14:textId="7ABBFF80" w:rsidR="00BA44FB" w:rsidRDefault="00BA44FB" w:rsidP="0061443E">
      <w:pPr>
        <w:pStyle w:val="MTDisplayEquation"/>
      </w:pPr>
      <w:r>
        <w:t xml:space="preserve">The Michaelis-Menten reaction may be used to model enzyme kinetics where the enzyme </w:t>
      </w:r>
      <w:r w:rsidR="00AF2221" w:rsidRPr="00AF2221">
        <w:rPr>
          <w:position w:val="-4"/>
        </w:rPr>
        <w:object w:dxaOrig="279" w:dyaOrig="300" w14:anchorId="22E474EE">
          <v:shape id="_x0000_i1904" type="#_x0000_t75" style="width:14pt;height:14pt" o:ole="">
            <v:imagedata r:id="rId1790" o:title=""/>
          </v:shape>
          <o:OLEObject Type="Embed" ProgID="Equation.DSMT4" ShapeID="_x0000_i1904" DrawAspect="Content" ObjectID="_1459242987" r:id="rId1791"/>
        </w:object>
      </w:r>
      <w:r>
        <w:t xml:space="preserve"> triggers the conversion of the substrate </w:t>
      </w:r>
      <w:r w:rsidR="00AF2221" w:rsidRPr="00AF2221">
        <w:rPr>
          <w:position w:val="-4"/>
        </w:rPr>
        <w:object w:dxaOrig="279" w:dyaOrig="300" w14:anchorId="66BC52E7">
          <v:shape id="_x0000_i1905" type="#_x0000_t75" style="width:14pt;height:14pt" o:ole="">
            <v:imagedata r:id="rId1792" o:title=""/>
          </v:shape>
          <o:OLEObject Type="Embed" ProgID="Equation.DSMT4" ShapeID="_x0000_i1905" DrawAspect="Content" ObjectID="_1459242988" r:id="rId1793"/>
        </w:object>
      </w:r>
      <w:r>
        <w:t xml:space="preserve"> into the product </w:t>
      </w:r>
      <w:r w:rsidR="00AF2221" w:rsidRPr="00AF2221">
        <w:rPr>
          <w:position w:val="-4"/>
        </w:rPr>
        <w:object w:dxaOrig="320" w:dyaOrig="300" w14:anchorId="0995B99F">
          <v:shape id="_x0000_i1906" type="#_x0000_t75" style="width:16.5pt;height:14pt" o:ole="">
            <v:imagedata r:id="rId1794" o:title=""/>
          </v:shape>
          <o:OLEObject Type="Embed" ProgID="Equation.DSMT4" ShapeID="_x0000_i1906" DrawAspect="Content" ObjectID="_1459242989" r:id="rId1795"/>
        </w:object>
      </w:r>
      <w:r>
        <w:t>.  The product molar supply is given by</w:t>
      </w:r>
    </w:p>
    <w:p w14:paraId="784BC3EF" w14:textId="605DA075" w:rsidR="00BA44FB" w:rsidRPr="00BA44FB" w:rsidRDefault="00BA44FB" w:rsidP="00BA44FB">
      <w:pPr>
        <w:pStyle w:val="MTDisplayEquation"/>
      </w:pPr>
      <w:r>
        <w:tab/>
      </w:r>
      <w:r w:rsidR="00AF2221" w:rsidRPr="00AF2221">
        <w:rPr>
          <w:position w:val="-50"/>
        </w:rPr>
        <w:object w:dxaOrig="2299" w:dyaOrig="1120" w14:anchorId="74F88BB1">
          <v:shape id="_x0000_i1907" type="#_x0000_t75" style="width:114.5pt;height:56.5pt" o:ole="">
            <v:imagedata r:id="rId1796" o:title=""/>
          </v:shape>
          <o:OLEObject Type="Embed" ProgID="Equation.DSMT4" ShapeID="_x0000_i1907" DrawAspect="Content" ObjectID="_1459242990" r:id="rId1797"/>
        </w:object>
      </w:r>
      <w:r>
        <w:t xml:space="preserve"> </w:t>
      </w:r>
      <w:r w:rsidR="008A0DA9">
        <w:t>,</w:t>
      </w:r>
    </w:p>
    <w:p w14:paraId="137E8751" w14:textId="6607A44E" w:rsidR="008A0DA9" w:rsidRDefault="00BA44FB" w:rsidP="0061443E">
      <w:pPr>
        <w:pStyle w:val="MTDisplayEquation"/>
      </w:pPr>
      <w:r>
        <w:t xml:space="preserve">where </w:t>
      </w:r>
      <w:r w:rsidR="00AF2221" w:rsidRPr="00AF2221">
        <w:rPr>
          <w:position w:val="-6"/>
        </w:rPr>
        <w:object w:dxaOrig="260" w:dyaOrig="320" w14:anchorId="4D0DC5C4">
          <v:shape id="_x0000_i1908" type="#_x0000_t75" style="width:13.5pt;height:16.5pt" o:ole="">
            <v:imagedata r:id="rId1798" o:title=""/>
          </v:shape>
          <o:OLEObject Type="Embed" ProgID="Equation.DSMT4" ShapeID="_x0000_i1908" DrawAspect="Content" ObjectID="_1459242991" r:id="rId1799"/>
        </w:object>
      </w:r>
      <w:r>
        <w:t xml:space="preserve"> is the </w:t>
      </w:r>
      <w:r w:rsidR="008A0DA9">
        <w:t xml:space="preserve">substrate concentration.  </w:t>
      </w:r>
      <w:r w:rsidR="00640EBF">
        <w:t xml:space="preserve">The default value of </w:t>
      </w:r>
      <w:r w:rsidR="00AF2221" w:rsidRPr="00AF2221">
        <w:rPr>
          <w:position w:val="-12"/>
        </w:rPr>
        <w:object w:dxaOrig="240" w:dyaOrig="360" w14:anchorId="21C8DEA1">
          <v:shape id="_x0000_i1909" type="#_x0000_t75" style="width:12pt;height:18pt" o:ole="">
            <v:imagedata r:id="rId1800" o:title=""/>
          </v:shape>
          <o:OLEObject Type="Embed" ProgID="Equation.DSMT4" ShapeID="_x0000_i1909" DrawAspect="Content" ObjectID="_1459242992" r:id="rId1801"/>
        </w:object>
      </w:r>
      <w:r w:rsidR="00640EBF">
        <w:t xml:space="preserve"> is 0.  </w:t>
      </w:r>
      <w:r w:rsidR="008A0DA9">
        <w:t xml:space="preserve">This relation may be derived, with some simplifying assumptions, by applying the law of mass action to the combination of two reactions, </w:t>
      </w:r>
    </w:p>
    <w:p w14:paraId="136F52EE" w14:textId="502388F5" w:rsidR="008A0DA9" w:rsidRDefault="008A0DA9" w:rsidP="008A0DA9">
      <w:pPr>
        <w:pStyle w:val="MTDisplayEquation"/>
      </w:pPr>
      <w:r>
        <w:tab/>
      </w:r>
      <w:r w:rsidR="00AF2221" w:rsidRPr="00AF2221">
        <w:rPr>
          <w:position w:val="-8"/>
        </w:rPr>
        <w:object w:dxaOrig="2480" w:dyaOrig="340" w14:anchorId="09F5C085">
          <v:shape id="_x0000_i1910" type="#_x0000_t75" style="width:124.5pt;height:16.5pt" o:ole="">
            <v:imagedata r:id="rId1802" o:title=""/>
          </v:shape>
          <o:OLEObject Type="Embed" ProgID="Equation.DSMT4" ShapeID="_x0000_i1910" DrawAspect="Content" ObjectID="_1459242993" r:id="rId1803"/>
        </w:object>
      </w:r>
    </w:p>
    <w:p w14:paraId="0606488D" w14:textId="77777777" w:rsidR="00A80B76" w:rsidRDefault="00A80B76" w:rsidP="0061443E">
      <w:pPr>
        <w:pStyle w:val="MTDisplayEquation"/>
      </w:pPr>
      <w:r>
        <w:t>Since t</w:t>
      </w:r>
      <w:r w:rsidR="008A0DA9">
        <w:t xml:space="preserve">he enzyme is not modeled explicitly in the Michaelis-Menten </w:t>
      </w:r>
      <w:r>
        <w:t xml:space="preserve">approximation to these two reactions, this reaction model is effectively equivalent to </w:t>
      </w:r>
    </w:p>
    <w:p w14:paraId="1292CA1B" w14:textId="55E0E49B" w:rsidR="00A80B76" w:rsidRDefault="00A80B76" w:rsidP="00A80B76">
      <w:pPr>
        <w:pStyle w:val="MTDisplayEquation"/>
      </w:pPr>
      <w:r>
        <w:tab/>
      </w:r>
      <w:r w:rsidR="00AF2221" w:rsidRPr="00AF2221">
        <w:rPr>
          <w:position w:val="-6"/>
        </w:rPr>
        <w:object w:dxaOrig="900" w:dyaOrig="320" w14:anchorId="415DA1F2">
          <v:shape id="_x0000_i1911" type="#_x0000_t75" style="width:44.5pt;height:16.5pt" o:ole="">
            <v:imagedata r:id="rId1804" o:title=""/>
          </v:shape>
          <o:OLEObject Type="Embed" ProgID="Equation.DSMT4" ShapeID="_x0000_i1911" DrawAspect="Content" ObjectID="_1459242994" r:id="rId1805"/>
        </w:object>
      </w:r>
      <w:r>
        <w:t>.</w:t>
      </w:r>
    </w:p>
    <w:p w14:paraId="49DB8E81" w14:textId="4EC9B418" w:rsidR="008A0DA9" w:rsidRDefault="00A80B76" w:rsidP="0061443E">
      <w:pPr>
        <w:pStyle w:val="MTDisplayEquation"/>
      </w:pPr>
      <w:r>
        <w:t xml:space="preserve">Therefore, this reaction accepts only one </w:t>
      </w:r>
      <w:r w:rsidR="008E7ABE">
        <w:t xml:space="preserve">reactant tag </w:t>
      </w:r>
      <w:r w:rsidR="008E7ABE" w:rsidRPr="0016320C">
        <w:rPr>
          <w:rStyle w:val="CodeChar0"/>
        </w:rPr>
        <w:t>&lt;vR&gt;</w:t>
      </w:r>
      <w:r w:rsidR="008E7ABE">
        <w:t xml:space="preserve"> and one product tag </w:t>
      </w:r>
      <w:r w:rsidR="008E7ABE" w:rsidRPr="0016320C">
        <w:rPr>
          <w:rStyle w:val="CodeChar0"/>
        </w:rPr>
        <w:t>&lt;vP&gt;</w:t>
      </w:r>
      <w:r w:rsidR="008E7ABE" w:rsidRPr="0016320C">
        <w:t>.  For consis</w:t>
      </w:r>
      <w:r w:rsidR="008E7ABE">
        <w:t xml:space="preserve">tency with the formulation of this reaction, the stoichiometric coefficients should be set to </w:t>
      </w:r>
      <w:r w:rsidR="00AF2221" w:rsidRPr="00AF2221">
        <w:rPr>
          <w:position w:val="-12"/>
        </w:rPr>
        <w:object w:dxaOrig="1120" w:dyaOrig="380" w14:anchorId="16D1F17F">
          <v:shape id="_x0000_i1912" type="#_x0000_t75" style="width:56.5pt;height:19.5pt" o:ole="">
            <v:imagedata r:id="rId1806" o:title=""/>
          </v:shape>
          <o:OLEObject Type="Embed" ProgID="Equation.DSMT4" ShapeID="_x0000_i1912" DrawAspect="Content" ObjectID="_1459242995" r:id="rId1807"/>
        </w:object>
      </w:r>
      <w:r w:rsidR="00901BF1">
        <w:t xml:space="preserve">, so that </w:t>
      </w:r>
      <w:r w:rsidR="00AF2221" w:rsidRPr="00AF2221">
        <w:rPr>
          <w:position w:val="-10"/>
        </w:rPr>
        <w:object w:dxaOrig="700" w:dyaOrig="380" w14:anchorId="0528E5F0">
          <v:shape id="_x0000_i1913" type="#_x0000_t75" style="width:34.5pt;height:19.5pt" o:ole="">
            <v:imagedata r:id="rId1808" o:title=""/>
          </v:shape>
          <o:OLEObject Type="Embed" ProgID="Equation.DSMT4" ShapeID="_x0000_i1913" DrawAspect="Content" ObjectID="_1459242996" r:id="rId1809"/>
        </w:object>
      </w:r>
      <w:r w:rsidR="000C13D5">
        <w:t>.</w:t>
      </w:r>
    </w:p>
    <w:p w14:paraId="44AE3602" w14:textId="77777777" w:rsidR="008A0DA9" w:rsidRDefault="008A0DA9" w:rsidP="0061443E">
      <w:pPr>
        <w:pStyle w:val="MTDisplayEquation"/>
      </w:pPr>
    </w:p>
    <w:p w14:paraId="40505B2A" w14:textId="12AAA480" w:rsidR="0061443E" w:rsidRDefault="0061443E" w:rsidP="0061443E">
      <w:pPr>
        <w:pStyle w:val="MTDisplayEquation"/>
      </w:pPr>
      <w:r>
        <w:t xml:space="preserve">The constitutive form of the specific forward reaction </w:t>
      </w:r>
      <w:r w:rsidR="008A0DA9">
        <w:t xml:space="preserve">rate </w:t>
      </w:r>
      <w:r w:rsidR="00AF2221" w:rsidRPr="00AF2221">
        <w:rPr>
          <w:position w:val="-12"/>
        </w:rPr>
        <w:object w:dxaOrig="440" w:dyaOrig="360" w14:anchorId="180F8177">
          <v:shape id="_x0000_i1914" type="#_x0000_t75" style="width:22pt;height:18pt" o:ole="">
            <v:imagedata r:id="rId1810" o:title=""/>
          </v:shape>
          <o:OLEObject Type="Embed" ProgID="Equation.DSMT4" ShapeID="_x0000_i1914" DrawAspect="Content" ObjectID="_1459242997" r:id="rId1811"/>
        </w:object>
      </w:r>
      <w:r>
        <w:t xml:space="preserve"> must be selected from the list of materials given in Section </w:t>
      </w:r>
      <w:r>
        <w:fldChar w:fldCharType="begin"/>
      </w:r>
      <w:r>
        <w:instrText xml:space="preserve"> REF _Ref366858813 \r \h </w:instrText>
      </w:r>
      <w:r>
        <w:fldChar w:fldCharType="separate"/>
      </w:r>
      <w:r w:rsidR="00873D59">
        <w:t>4.7.4</w:t>
      </w:r>
      <w:r>
        <w:fldChar w:fldCharType="end"/>
      </w:r>
      <w:r>
        <w:t>.</w:t>
      </w:r>
    </w:p>
    <w:p w14:paraId="65C62B54" w14:textId="77777777" w:rsidR="0061443E" w:rsidRPr="008234BB" w:rsidRDefault="0061443E" w:rsidP="0061443E"/>
    <w:p w14:paraId="7E7923E2" w14:textId="77777777" w:rsidR="0061443E" w:rsidRDefault="0061443E" w:rsidP="0061443E">
      <w:r>
        <w:rPr>
          <w:i/>
        </w:rPr>
        <w:t>Example:</w:t>
      </w:r>
    </w:p>
    <w:p w14:paraId="63039C9D" w14:textId="033E8C66" w:rsidR="0061443E" w:rsidRDefault="0061443E" w:rsidP="0061443E">
      <w:pPr>
        <w:pStyle w:val="code"/>
      </w:pPr>
      <w:r>
        <w:t>&lt;reaction name="</w:t>
      </w:r>
      <w:r w:rsidR="008E7ABE">
        <w:t>enzyme kinetics</w:t>
      </w:r>
      <w:r>
        <w:t>" type="</w:t>
      </w:r>
      <w:r w:rsidR="008E7ABE">
        <w:t>Michaelis-Menten</w:t>
      </w:r>
      <w:r>
        <w:t>"&gt;</w:t>
      </w:r>
    </w:p>
    <w:p w14:paraId="563048E3" w14:textId="77777777" w:rsidR="00721D1B" w:rsidRDefault="00721D1B" w:rsidP="00721D1B">
      <w:pPr>
        <w:pStyle w:val="code"/>
      </w:pPr>
      <w:r>
        <w:tab/>
        <w:t>&lt;Vbar&gt;0&lt;/Vbar&gt;</w:t>
      </w:r>
    </w:p>
    <w:p w14:paraId="1C9C2275" w14:textId="5CC53210" w:rsidR="0061443E" w:rsidRDefault="0061443E" w:rsidP="0061443E">
      <w:pPr>
        <w:pStyle w:val="code"/>
      </w:pPr>
      <w:r>
        <w:tab/>
      </w:r>
      <w:r w:rsidR="006C0F30">
        <w:t>&lt;vR sol="</w:t>
      </w:r>
      <w:r>
        <w:t>1</w:t>
      </w:r>
      <w:r w:rsidR="006C0F30">
        <w:t>"</w:t>
      </w:r>
      <w:r>
        <w:t>&gt;1&lt;/vR&gt;</w:t>
      </w:r>
    </w:p>
    <w:p w14:paraId="2CE299CD" w14:textId="069974A4" w:rsidR="0061443E" w:rsidRDefault="0061443E" w:rsidP="0061443E">
      <w:pPr>
        <w:pStyle w:val="code"/>
      </w:pPr>
      <w:r>
        <w:tab/>
        <w:t>&lt;vP sol=</w:t>
      </w:r>
      <w:r w:rsidR="006C0F30">
        <w:t>"</w:t>
      </w:r>
      <w:r>
        <w:t>2</w:t>
      </w:r>
      <w:r w:rsidR="006C0F30">
        <w:t>"</w:t>
      </w:r>
      <w:r>
        <w:t>&gt;1&lt;/vP&gt;</w:t>
      </w:r>
    </w:p>
    <w:p w14:paraId="7FE644C6" w14:textId="2E890FDF" w:rsidR="00350F04" w:rsidRDefault="0061443E" w:rsidP="0061443E">
      <w:pPr>
        <w:pStyle w:val="code"/>
      </w:pPr>
      <w:r>
        <w:tab/>
        <w:t>&lt;forward_rate type=</w:t>
      </w:r>
      <w:r w:rsidR="006C0F30">
        <w:t>"</w:t>
      </w:r>
      <w:r>
        <w:t>constant</w:t>
      </w:r>
      <w:r w:rsidR="006C0F30">
        <w:t>"</w:t>
      </w:r>
      <w:r>
        <w:t>&gt;</w:t>
      </w:r>
    </w:p>
    <w:p w14:paraId="63EF458D" w14:textId="77777777" w:rsidR="00350F04" w:rsidRDefault="00350F04" w:rsidP="0061443E">
      <w:pPr>
        <w:pStyle w:val="code"/>
      </w:pPr>
      <w:r>
        <w:tab/>
      </w:r>
      <w:r>
        <w:tab/>
        <w:t>&lt;k&gt;</w:t>
      </w:r>
      <w:r w:rsidR="0061443E">
        <w:t>1</w:t>
      </w:r>
      <w:r w:rsidR="008E7ABE">
        <w:t>.0</w:t>
      </w:r>
      <w:r>
        <w:t>&lt;/k&gt;</w:t>
      </w:r>
    </w:p>
    <w:p w14:paraId="21C2B660" w14:textId="1D93A427" w:rsidR="0061443E" w:rsidRDefault="00350F04" w:rsidP="0061443E">
      <w:pPr>
        <w:pStyle w:val="code"/>
      </w:pPr>
      <w:r>
        <w:tab/>
      </w:r>
      <w:r w:rsidR="0061443E">
        <w:t>&lt;/forward_rate&gt;</w:t>
      </w:r>
    </w:p>
    <w:p w14:paraId="47D2BA99" w14:textId="139BFC43" w:rsidR="008E7ABE" w:rsidRDefault="008E7ABE" w:rsidP="0061443E">
      <w:pPr>
        <w:pStyle w:val="code"/>
      </w:pPr>
      <w:r>
        <w:tab/>
        <w:t>&lt;Km&gt;5.0&lt;/Km&gt;</w:t>
      </w:r>
    </w:p>
    <w:p w14:paraId="0693A570" w14:textId="77777777" w:rsidR="0061443E" w:rsidRDefault="0061443E" w:rsidP="0061443E">
      <w:pPr>
        <w:pStyle w:val="code"/>
      </w:pPr>
      <w:r>
        <w:t>&lt;/reaction&gt;</w:t>
      </w:r>
    </w:p>
    <w:p w14:paraId="693E769A" w14:textId="77777777" w:rsidR="0061443E" w:rsidRPr="0097532C" w:rsidRDefault="0061443E" w:rsidP="0061443E">
      <w:r>
        <w:br w:type="page"/>
      </w:r>
    </w:p>
    <w:p w14:paraId="78E1DD25" w14:textId="77777777" w:rsidR="00541FBD" w:rsidRDefault="00541FBD"/>
    <w:p w14:paraId="0BEDCBF5" w14:textId="4FA45D31" w:rsidR="00541FBD" w:rsidRDefault="00541FBD" w:rsidP="0016320C">
      <w:pPr>
        <w:pStyle w:val="Heading3"/>
      </w:pPr>
      <w:bookmarkStart w:id="1607" w:name="_Ref366858813"/>
      <w:bookmarkStart w:id="1608" w:name="_Toc385498552"/>
      <w:r>
        <w:t>Specific Reaction Rate Materials</w:t>
      </w:r>
      <w:bookmarkEnd w:id="1607"/>
      <w:bookmarkEnd w:id="1608"/>
    </w:p>
    <w:p w14:paraId="6E5BE9CB" w14:textId="5725082E" w:rsidR="009B58A9" w:rsidRPr="009B58A9" w:rsidRDefault="009B58A9" w:rsidP="009B58A9">
      <w:r>
        <w:t>The following sections define specific materials that can be used to define the reaction rate of a chemical reaction.</w:t>
      </w:r>
    </w:p>
    <w:p w14:paraId="15725F9F" w14:textId="6D944299" w:rsidR="004E1DDD" w:rsidRDefault="004E1DDD">
      <w:pPr>
        <w:jc w:val="left"/>
      </w:pPr>
      <w:r>
        <w:br w:type="page"/>
      </w:r>
    </w:p>
    <w:p w14:paraId="6BCBE54F" w14:textId="77777777" w:rsidR="007B076C" w:rsidRPr="007B076C" w:rsidRDefault="007B076C"/>
    <w:p w14:paraId="0B8B0D6D" w14:textId="2EC3B312" w:rsidR="00541FBD" w:rsidRDefault="00373631" w:rsidP="0016320C">
      <w:pPr>
        <w:pStyle w:val="Heading4"/>
      </w:pPr>
      <w:bookmarkStart w:id="1609" w:name="_Toc385498553"/>
      <w:r>
        <w:t>Constant Reaction Rate</w:t>
      </w:r>
      <w:bookmarkEnd w:id="1609"/>
    </w:p>
    <w:p w14:paraId="18A6F1C1" w14:textId="25A5921F" w:rsidR="004E1DDD" w:rsidRDefault="004E1DDD" w:rsidP="004E1DDD">
      <w:r>
        <w:t xml:space="preserve">The material type for a constant specific reaction rate is </w:t>
      </w:r>
      <w:r>
        <w:rPr>
          <w:i/>
        </w:rPr>
        <w:t>constant</w:t>
      </w:r>
      <w:r w:rsidR="00874A9D">
        <w:rPr>
          <w:i/>
        </w:rPr>
        <w:t xml:space="preserve"> reaction rate</w:t>
      </w:r>
      <w:r>
        <w:t>. The following parameter must be defined:</w:t>
      </w:r>
    </w:p>
    <w:p w14:paraId="57952AF1" w14:textId="77777777" w:rsidR="004E1DDD" w:rsidRDefault="004E1DDD" w:rsidP="004E1DDD"/>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gridCol w:w="6457"/>
      </w:tblGrid>
      <w:tr w:rsidR="004E1DDD" w14:paraId="22D32E17" w14:textId="77777777" w:rsidTr="00183AC8">
        <w:trPr>
          <w:trHeight w:val="270"/>
        </w:trPr>
        <w:tc>
          <w:tcPr>
            <w:tcW w:w="3121" w:type="dxa"/>
            <w:shd w:val="clear" w:color="auto" w:fill="auto"/>
          </w:tcPr>
          <w:p w14:paraId="109D3160" w14:textId="0756A334" w:rsidR="004E1DDD" w:rsidRDefault="004E1DDD" w:rsidP="004E1DDD">
            <w:pPr>
              <w:pStyle w:val="code"/>
            </w:pPr>
            <w:r>
              <w:t>&lt;k&gt;</w:t>
            </w:r>
          </w:p>
        </w:tc>
        <w:tc>
          <w:tcPr>
            <w:tcW w:w="6457" w:type="dxa"/>
            <w:shd w:val="clear" w:color="auto" w:fill="auto"/>
          </w:tcPr>
          <w:p w14:paraId="797BF0D6" w14:textId="3A610B5F" w:rsidR="004E1DDD" w:rsidRDefault="004E1DDD" w:rsidP="00AF2221">
            <w:r>
              <w:t xml:space="preserve">constant specific reaction rate </w:t>
            </w:r>
            <w:r w:rsidR="00AF2221" w:rsidRPr="00AF2221">
              <w:rPr>
                <w:position w:val="-6"/>
              </w:rPr>
              <w:object w:dxaOrig="200" w:dyaOrig="279" w14:anchorId="114E34BF">
                <v:shape id="_x0000_i1915" type="#_x0000_t75" style="width:10pt;height:14pt" o:ole="">
                  <v:imagedata r:id="rId1812" o:title=""/>
                </v:shape>
                <o:OLEObject Type="Embed" ProgID="Equation.DSMT4" ShapeID="_x0000_i1915" DrawAspect="Content" ObjectID="_1459242998" r:id="rId1813"/>
              </w:object>
            </w:r>
            <w:r>
              <w:t xml:space="preserve"> </w:t>
            </w:r>
          </w:p>
        </w:tc>
      </w:tr>
    </w:tbl>
    <w:p w14:paraId="0C525A0B" w14:textId="77777777" w:rsidR="001362F8" w:rsidRPr="008234BB" w:rsidRDefault="001362F8" w:rsidP="004E1DDD"/>
    <w:p w14:paraId="11AA40CB" w14:textId="77777777" w:rsidR="004E1DDD" w:rsidRDefault="004E1DDD" w:rsidP="004E1DDD">
      <w:r>
        <w:rPr>
          <w:i/>
        </w:rPr>
        <w:t>Example:</w:t>
      </w:r>
    </w:p>
    <w:p w14:paraId="4B84673D" w14:textId="77777777" w:rsidR="004E1DDD" w:rsidRDefault="004E1DDD" w:rsidP="004E1DDD">
      <w:pPr>
        <w:pStyle w:val="code"/>
      </w:pPr>
      <w:r>
        <w:t>&lt;reaction name="enzyme kinetics" type="Michaelis-Menten"&gt;</w:t>
      </w:r>
    </w:p>
    <w:p w14:paraId="5C7D1988" w14:textId="05D1CFFA" w:rsidR="00721D1B" w:rsidRDefault="00721D1B" w:rsidP="004E1DDD">
      <w:pPr>
        <w:pStyle w:val="code"/>
      </w:pPr>
      <w:r>
        <w:tab/>
        <w:t>&lt;Vbar&gt;0&lt;/Vbar&gt;</w:t>
      </w:r>
    </w:p>
    <w:p w14:paraId="3179718B" w14:textId="42544076" w:rsidR="004E1DDD" w:rsidRDefault="004E1DDD" w:rsidP="004E1DDD">
      <w:pPr>
        <w:pStyle w:val="code"/>
      </w:pPr>
      <w:r>
        <w:tab/>
        <w:t>&lt;vR sol=</w:t>
      </w:r>
      <w:r w:rsidR="009B58A9">
        <w:t>"</w:t>
      </w:r>
      <w:r>
        <w:t>1</w:t>
      </w:r>
      <w:r w:rsidR="009B58A9">
        <w:t>"</w:t>
      </w:r>
      <w:r>
        <w:t>&gt;1&lt;/vR&gt;</w:t>
      </w:r>
    </w:p>
    <w:p w14:paraId="1B05A7EE" w14:textId="0881D819" w:rsidR="004E1DDD" w:rsidRDefault="004E1DDD" w:rsidP="004E1DDD">
      <w:pPr>
        <w:pStyle w:val="code"/>
      </w:pPr>
      <w:r>
        <w:tab/>
        <w:t>&lt;vP sol=</w:t>
      </w:r>
      <w:r w:rsidR="009B58A9">
        <w:t>"</w:t>
      </w:r>
      <w:r>
        <w:t>2</w:t>
      </w:r>
      <w:r w:rsidR="009B58A9">
        <w:t>"</w:t>
      </w:r>
      <w:r>
        <w:t>&gt;1&lt;/vP&gt;</w:t>
      </w:r>
    </w:p>
    <w:p w14:paraId="440D396B" w14:textId="57763F01" w:rsidR="00350F04" w:rsidRDefault="004E1DDD" w:rsidP="004E1DDD">
      <w:pPr>
        <w:pStyle w:val="code"/>
      </w:pPr>
      <w:r>
        <w:tab/>
        <w:t>&lt;forward_rate type=</w:t>
      </w:r>
      <w:r w:rsidR="009B58A9">
        <w:t>"</w:t>
      </w:r>
      <w:r>
        <w:t>constant</w:t>
      </w:r>
      <w:r w:rsidR="00874A9D">
        <w:t xml:space="preserve"> reaction rate</w:t>
      </w:r>
      <w:r w:rsidR="009B58A9">
        <w:t>"</w:t>
      </w:r>
      <w:r>
        <w:t>&gt;</w:t>
      </w:r>
    </w:p>
    <w:p w14:paraId="314F5493" w14:textId="77777777" w:rsidR="00350F04" w:rsidRDefault="00350F04" w:rsidP="004E1DDD">
      <w:pPr>
        <w:pStyle w:val="code"/>
      </w:pPr>
      <w:r>
        <w:tab/>
      </w:r>
      <w:r>
        <w:tab/>
        <w:t>&lt;k&gt;</w:t>
      </w:r>
      <w:r w:rsidR="004E1DDD">
        <w:t>1.0</w:t>
      </w:r>
      <w:r>
        <w:t>&lt;/k&gt;</w:t>
      </w:r>
    </w:p>
    <w:p w14:paraId="43082569" w14:textId="18580E7E" w:rsidR="004E1DDD" w:rsidRDefault="00350F04" w:rsidP="004E1DDD">
      <w:pPr>
        <w:pStyle w:val="code"/>
      </w:pPr>
      <w:r>
        <w:tab/>
      </w:r>
      <w:r w:rsidR="004E1DDD">
        <w:t>&lt;/forward_rate&gt;</w:t>
      </w:r>
    </w:p>
    <w:p w14:paraId="2A8FFFB8" w14:textId="77777777" w:rsidR="004E1DDD" w:rsidRDefault="004E1DDD" w:rsidP="004E1DDD">
      <w:pPr>
        <w:pStyle w:val="code"/>
      </w:pPr>
      <w:r>
        <w:tab/>
        <w:t>&lt;Km&gt;5.0&lt;/Km&gt;</w:t>
      </w:r>
    </w:p>
    <w:p w14:paraId="7151EFC3" w14:textId="77777777" w:rsidR="004E1DDD" w:rsidRDefault="004E1DDD" w:rsidP="004E1DDD">
      <w:pPr>
        <w:pStyle w:val="code"/>
      </w:pPr>
      <w:r>
        <w:t>&lt;/reaction&gt;</w:t>
      </w:r>
    </w:p>
    <w:p w14:paraId="6F67F556" w14:textId="77777777" w:rsidR="004E1DDD" w:rsidRPr="0097532C" w:rsidRDefault="004E1DDD" w:rsidP="004E1DDD">
      <w:r>
        <w:br w:type="page"/>
      </w:r>
    </w:p>
    <w:p w14:paraId="75D51CDE" w14:textId="77777777" w:rsidR="007B076C" w:rsidRPr="007B076C" w:rsidRDefault="007B076C"/>
    <w:p w14:paraId="24B975A2" w14:textId="79E29540" w:rsidR="00373631" w:rsidRDefault="00373631" w:rsidP="0016320C">
      <w:pPr>
        <w:pStyle w:val="Heading4"/>
      </w:pPr>
      <w:bookmarkStart w:id="1610" w:name="_Toc385498554"/>
      <w:r>
        <w:t>Huiskes Reaction Rate</w:t>
      </w:r>
      <w:bookmarkEnd w:id="1610"/>
    </w:p>
    <w:p w14:paraId="7BCB18CF" w14:textId="40D095FC" w:rsidR="00901BF1" w:rsidRDefault="00901BF1" w:rsidP="00901BF1">
      <w:r>
        <w:t xml:space="preserve">The material type for the Huiskes reaction rate is </w:t>
      </w:r>
      <w:r>
        <w:rPr>
          <w:i/>
        </w:rPr>
        <w:t>Huiskes</w:t>
      </w:r>
      <w:r w:rsidR="00874A9D">
        <w:rPr>
          <w:i/>
        </w:rPr>
        <w:t xml:space="preserve"> reaction rate</w:t>
      </w:r>
      <w:r>
        <w:t>. The following parameters must be defined:</w:t>
      </w:r>
    </w:p>
    <w:p w14:paraId="3983C99E" w14:textId="77777777" w:rsidR="00901BF1" w:rsidRDefault="00901BF1" w:rsidP="00901BF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gridCol w:w="6457"/>
      </w:tblGrid>
      <w:tr w:rsidR="00901BF1" w14:paraId="6B3477A9" w14:textId="77777777" w:rsidTr="00183AC8">
        <w:trPr>
          <w:trHeight w:val="270"/>
        </w:trPr>
        <w:tc>
          <w:tcPr>
            <w:tcW w:w="3121" w:type="dxa"/>
            <w:shd w:val="clear" w:color="auto" w:fill="auto"/>
          </w:tcPr>
          <w:p w14:paraId="0FDA7503" w14:textId="2C431789" w:rsidR="00901BF1" w:rsidRDefault="00901BF1" w:rsidP="00901BF1">
            <w:pPr>
              <w:pStyle w:val="code"/>
            </w:pPr>
            <w:r>
              <w:t>&lt;B&gt;</w:t>
            </w:r>
          </w:p>
        </w:tc>
        <w:tc>
          <w:tcPr>
            <w:tcW w:w="6457" w:type="dxa"/>
            <w:shd w:val="clear" w:color="auto" w:fill="auto"/>
          </w:tcPr>
          <w:p w14:paraId="4AC7B9EC" w14:textId="714B95E2" w:rsidR="00901BF1" w:rsidRDefault="001362F8" w:rsidP="00AF2221">
            <w:r>
              <w:t>reaction rate</w:t>
            </w:r>
            <w:r w:rsidR="00901BF1">
              <w:t xml:space="preserve"> per specific strain energy </w:t>
            </w:r>
            <w:r w:rsidR="00AF2221" w:rsidRPr="00AF2221">
              <w:rPr>
                <w:position w:val="-4"/>
              </w:rPr>
              <w:object w:dxaOrig="240" w:dyaOrig="260" w14:anchorId="530A6A5F">
                <v:shape id="_x0000_i1916" type="#_x0000_t75" style="width:12pt;height:13.5pt" o:ole="">
                  <v:imagedata r:id="rId1814" o:title=""/>
                </v:shape>
                <o:OLEObject Type="Embed" ProgID="Equation.DSMT4" ShapeID="_x0000_i1916" DrawAspect="Content" ObjectID="_1459242999" r:id="rId1815"/>
              </w:object>
            </w:r>
          </w:p>
        </w:tc>
      </w:tr>
      <w:tr w:rsidR="00901BF1" w14:paraId="2C4D907B" w14:textId="77777777" w:rsidTr="00183AC8">
        <w:trPr>
          <w:trHeight w:val="270"/>
        </w:trPr>
        <w:tc>
          <w:tcPr>
            <w:tcW w:w="3121" w:type="dxa"/>
            <w:shd w:val="clear" w:color="auto" w:fill="auto"/>
          </w:tcPr>
          <w:p w14:paraId="56DF81EF" w14:textId="6C2AFD95" w:rsidR="00901BF1" w:rsidRDefault="00901BF1" w:rsidP="00901BF1">
            <w:pPr>
              <w:pStyle w:val="code"/>
            </w:pPr>
            <w:r>
              <w:t>&lt;psi0&gt;</w:t>
            </w:r>
          </w:p>
        </w:tc>
        <w:tc>
          <w:tcPr>
            <w:tcW w:w="6457" w:type="dxa"/>
            <w:shd w:val="clear" w:color="auto" w:fill="auto"/>
          </w:tcPr>
          <w:p w14:paraId="57888B1C" w14:textId="217D875C" w:rsidR="00901BF1" w:rsidRDefault="00901BF1" w:rsidP="00AF2221">
            <w:r>
              <w:t>specific strain energy at homeostasis</w:t>
            </w:r>
            <w:r w:rsidR="000C13D5">
              <w:t xml:space="preserve"> </w:t>
            </w:r>
            <w:r w:rsidR="00AF2221" w:rsidRPr="00AF2221">
              <w:rPr>
                <w:position w:val="-12"/>
              </w:rPr>
              <w:object w:dxaOrig="300" w:dyaOrig="360" w14:anchorId="2760C24C">
                <v:shape id="_x0000_i1917" type="#_x0000_t75" style="width:14pt;height:18pt" o:ole="">
                  <v:imagedata r:id="rId1816" o:title=""/>
                </v:shape>
                <o:OLEObject Type="Embed" ProgID="Equation.DSMT4" ShapeID="_x0000_i1917" DrawAspect="Content" ObjectID="_1459243000" r:id="rId1817"/>
              </w:object>
            </w:r>
            <w:r w:rsidR="000C13D5">
              <w:t xml:space="preserve"> </w:t>
            </w:r>
          </w:p>
        </w:tc>
      </w:tr>
    </w:tbl>
    <w:p w14:paraId="0C4E6B16" w14:textId="77777777" w:rsidR="00901BF1" w:rsidRDefault="00901BF1" w:rsidP="00901BF1"/>
    <w:p w14:paraId="25324D9E" w14:textId="67EE9D87" w:rsidR="001362F8" w:rsidRDefault="001362F8" w:rsidP="00901BF1">
      <w:pPr>
        <w:pStyle w:val="MTDisplayEquation"/>
      </w:pPr>
      <w:r>
        <w:t xml:space="preserve">The Huiskes specific </w:t>
      </w:r>
      <w:r w:rsidR="00901BF1">
        <w:t xml:space="preserve">reaction </w:t>
      </w:r>
      <w:r>
        <w:t>rate has the form</w:t>
      </w:r>
    </w:p>
    <w:p w14:paraId="5B321C96" w14:textId="4CAABFFD" w:rsidR="001362F8" w:rsidRPr="001362F8" w:rsidRDefault="001362F8" w:rsidP="001362F8">
      <w:pPr>
        <w:pStyle w:val="MTDisplayEquation"/>
      </w:pPr>
      <w:r>
        <w:tab/>
      </w:r>
      <w:r w:rsidR="00AF2221" w:rsidRPr="00AF2221">
        <w:rPr>
          <w:position w:val="-32"/>
        </w:rPr>
        <w:object w:dxaOrig="2140" w:dyaOrig="760" w14:anchorId="47EA97A2">
          <v:shape id="_x0000_i1918" type="#_x0000_t75" style="width:107.5pt;height:38pt" o:ole="">
            <v:imagedata r:id="rId1818" o:title=""/>
          </v:shape>
          <o:OLEObject Type="Embed" ProgID="Equation.DSMT4" ShapeID="_x0000_i1918" DrawAspect="Content" ObjectID="_1459243001" r:id="rId1819"/>
        </w:object>
      </w:r>
      <w:r>
        <w:t xml:space="preserve"> ,</w:t>
      </w:r>
    </w:p>
    <w:p w14:paraId="28DA0E17" w14:textId="1BB11221" w:rsidR="001362F8" w:rsidRDefault="001362F8" w:rsidP="00901BF1">
      <w:pPr>
        <w:pStyle w:val="MTDisplayEquation"/>
      </w:pPr>
      <w:r>
        <w:t xml:space="preserve">where </w:t>
      </w:r>
      <w:r w:rsidR="00AF2221" w:rsidRPr="00AF2221">
        <w:rPr>
          <w:position w:val="-12"/>
        </w:rPr>
        <w:object w:dxaOrig="360" w:dyaOrig="360" w14:anchorId="3784EDDE">
          <v:shape id="_x0000_i1919" type="#_x0000_t75" style="width:18pt;height:18pt" o:ole="">
            <v:imagedata r:id="rId1820" o:title=""/>
          </v:shape>
          <o:OLEObject Type="Embed" ProgID="Equation.DSMT4" ShapeID="_x0000_i1919" DrawAspect="Content" ObjectID="_1459243002" r:id="rId1821"/>
        </w:object>
      </w:r>
      <w:r>
        <w:t xml:space="preserve"> is the strain energy density of the solid (strain energy in current configuration per mixture volume in the reference configuration) and </w:t>
      </w:r>
      <w:r w:rsidR="00AF2221" w:rsidRPr="00AF2221">
        <w:rPr>
          <w:position w:val="-16"/>
        </w:rPr>
        <w:object w:dxaOrig="1260" w:dyaOrig="420" w14:anchorId="26E42721">
          <v:shape id="_x0000_i1920" type="#_x0000_t75" style="width:63.5pt;height:21.5pt" o:ole="">
            <v:imagedata r:id="rId1822" o:title=""/>
          </v:shape>
          <o:OLEObject Type="Embed" ProgID="Equation.DSMT4" ShapeID="_x0000_i1920" DrawAspect="Content" ObjectID="_1459243003" r:id="rId1823"/>
        </w:object>
      </w:r>
      <w:r>
        <w:t xml:space="preserve"> is the referential apparent solid density (mass of solid in current configuration per mixture volume in reference configuration).</w:t>
      </w:r>
      <w:r w:rsidR="009275CC">
        <w:t xml:space="preserve"> The ratio </w:t>
      </w:r>
      <w:r w:rsidR="00AF2221" w:rsidRPr="00AF2221">
        <w:rPr>
          <w:position w:val="-12"/>
        </w:rPr>
        <w:object w:dxaOrig="740" w:dyaOrig="380" w14:anchorId="41AED696">
          <v:shape id="_x0000_i1921" type="#_x0000_t75" style="width:37.5pt;height:19.5pt" o:ole="">
            <v:imagedata r:id="rId1824" o:title=""/>
          </v:shape>
          <o:OLEObject Type="Embed" ProgID="Equation.DSMT4" ShapeID="_x0000_i1921" DrawAspect="Content" ObjectID="_1459243004" r:id="rId1825"/>
        </w:object>
      </w:r>
      <w:r w:rsidR="009275CC">
        <w:t xml:space="preserve"> is the specific strain energy (strain energy per mass of solid in the current configuration).  The Huiskes specific reaction rate may assume positive and negative values; it reduces to zero at homeostasis, when </w:t>
      </w:r>
      <w:r w:rsidR="00AF2221" w:rsidRPr="00AF2221">
        <w:rPr>
          <w:position w:val="-12"/>
        </w:rPr>
        <w:object w:dxaOrig="1219" w:dyaOrig="380" w14:anchorId="1AE6710A">
          <v:shape id="_x0000_i1922" type="#_x0000_t75" style="width:61.5pt;height:19.5pt" o:ole="">
            <v:imagedata r:id="rId1826" o:title=""/>
          </v:shape>
          <o:OLEObject Type="Embed" ProgID="Equation.DSMT4" ShapeID="_x0000_i1922" DrawAspect="Content" ObjectID="_1459243005" r:id="rId1827"/>
        </w:object>
      </w:r>
      <w:r w:rsidR="009275CC">
        <w:t>.</w:t>
      </w:r>
    </w:p>
    <w:p w14:paraId="73AA57BF" w14:textId="77777777" w:rsidR="00901BF1" w:rsidRPr="008234BB" w:rsidRDefault="00901BF1" w:rsidP="00901BF1"/>
    <w:p w14:paraId="68F53F9B" w14:textId="77777777" w:rsidR="00901BF1" w:rsidRDefault="00901BF1" w:rsidP="00901BF1">
      <w:pPr>
        <w:rPr>
          <w:i/>
        </w:rPr>
      </w:pPr>
      <w:r>
        <w:rPr>
          <w:i/>
        </w:rPr>
        <w:t>Example:</w:t>
      </w:r>
    </w:p>
    <w:p w14:paraId="433B2CEA" w14:textId="3886969E" w:rsidR="00E35CAB" w:rsidRDefault="00E35CAB" w:rsidP="00E35CAB">
      <w:r>
        <w:t>To reproduce the interstitial solid remodeling theory proposed by Weinans et al.</w:t>
      </w:r>
      <w:r w:rsidR="00031F52">
        <w:t xml:space="preserve"> </w:t>
      </w:r>
      <w:r w:rsidR="00031F52">
        <w:fldChar w:fldCharType="begin"/>
      </w:r>
      <w:r w:rsidR="00711A1D">
        <w:instrText xml:space="preserve"> ADDIN EN.CITE &lt;EndNote&gt;&lt;Cite&gt;&lt;Author&gt;Weinans&lt;/Author&gt;&lt;Year&gt;1992&lt;/Year&gt;&lt;RecNum&gt;71&lt;/RecNum&gt;&lt;DisplayText&gt;[35]&lt;/DisplayText&gt;&lt;record&gt;&lt;rec-number&gt;71&lt;/rec-number&gt;&lt;foreign-keys&gt;&lt;key app="EN" db-id="zd2va5xeewaftqeavxmxsr5azr59zd9tf92v"&gt;71&lt;/key&gt;&lt;/foreign-keys&gt;&lt;ref-type name="Journal Article"&gt;17&lt;/ref-type&gt;&lt;contributors&gt;&lt;authors&gt;&lt;author&gt;Weinans, H.&lt;/author&gt;&lt;author&gt;Huiskes, R.&lt;/author&gt;&lt;author&gt;Grootenboer, H. J.&lt;/author&gt;&lt;/authors&gt;&lt;/contributors&gt;&lt;auth-address&gt;Biomechanics Section, University of Nijmegen, The Netherlands.&lt;/auth-address&gt;&lt;titles&gt;&lt;title&gt;The behavior of adaptive bone-remodeling simulation models&lt;/title&gt;&lt;secondary-title&gt;J Biomech&lt;/secondary-title&gt;&lt;alt-title&gt;Journal of biomechanics&lt;/alt-title&gt;&lt;/titles&gt;&lt;periodical&gt;&lt;full-title&gt;J Biomech&lt;/full-title&gt;&lt;abbr-1&gt;Journal of biomechanics&lt;/abbr-1&gt;&lt;/periodical&gt;&lt;alt-periodical&gt;&lt;full-title&gt;J Biomech&lt;/full-title&gt;&lt;abbr-1&gt;Journal of biomechanics&lt;/abbr-1&gt;&lt;/alt-periodical&gt;&lt;pages&gt;1425-41&lt;/pages&gt;&lt;volume&gt;25&lt;/volume&gt;&lt;number&gt;12&lt;/number&gt;&lt;edition&gt;1992/12/01&lt;/edition&gt;&lt;keywords&gt;&lt;keyword&gt;Bone Density&lt;/keyword&gt;&lt;keyword&gt;Bone Remodeling/*physiology&lt;/keyword&gt;&lt;keyword&gt;Bone Resorption/physiopathology&lt;/keyword&gt;&lt;keyword&gt;Bone and Bones/anatomy &amp;amp; histology/physiology&lt;/keyword&gt;&lt;keyword&gt;*Computer Simulation&lt;/keyword&gt;&lt;keyword&gt;Elasticity&lt;/keyword&gt;&lt;keyword&gt;Femur/anatomy &amp;amp; histology/physiology&lt;/keyword&gt;&lt;keyword&gt;Femur Head/anatomy &amp;amp; histology/physiology&lt;/keyword&gt;&lt;keyword&gt;Humans&lt;/keyword&gt;&lt;keyword&gt;*Models, Biological&lt;/keyword&gt;&lt;keyword&gt;Periosteum/anatomy &amp;amp; histology/physiology&lt;/keyword&gt;&lt;keyword&gt;Stress, Mechanical&lt;/keyword&gt;&lt;/keywords&gt;&lt;dates&gt;&lt;year&gt;1992&lt;/year&gt;&lt;pub-dates&gt;&lt;date&gt;Dec&lt;/date&gt;&lt;/pub-dates&gt;&lt;/dates&gt;&lt;isbn&gt;0021-9290 (Print)&amp;#xD;0021-9290 (Linking)&lt;/isbn&gt;&lt;accession-num&gt;1491020&lt;/accession-num&gt;&lt;work-type&gt;Research Support, Non-U.S. Gov&amp;apos;t&lt;/work-type&gt;&lt;urls&gt;&lt;related-urls&gt;&lt;url&gt;http://www.ncbi.nlm.nih.gov/pubmed/1491020&lt;/url&gt;&lt;/related-urls&gt;&lt;/urls&gt;&lt;/record&gt;&lt;/Cite&gt;&lt;/EndNote&gt;</w:instrText>
      </w:r>
      <w:r w:rsidR="00031F52">
        <w:fldChar w:fldCharType="separate"/>
      </w:r>
      <w:r w:rsidR="00711A1D">
        <w:rPr>
          <w:noProof/>
        </w:rPr>
        <w:t>[</w:t>
      </w:r>
      <w:hyperlink w:anchor="_ENREF_35" w:tooltip="Weinans, 1992 #71" w:history="1">
        <w:r w:rsidR="00711A1D">
          <w:rPr>
            <w:noProof/>
          </w:rPr>
          <w:t>35</w:t>
        </w:r>
      </w:hyperlink>
      <w:r w:rsidR="00711A1D">
        <w:rPr>
          <w:noProof/>
        </w:rPr>
        <w:t>]</w:t>
      </w:r>
      <w:r w:rsidR="00031F52">
        <w:fldChar w:fldCharType="end"/>
      </w:r>
      <w:r>
        <w:t xml:space="preserve">, consider the forward reaction </w:t>
      </w:r>
    </w:p>
    <w:p w14:paraId="5B173F70" w14:textId="227EC9B5" w:rsidR="00E35CAB" w:rsidRDefault="00E35CAB" w:rsidP="0016320C">
      <w:pPr>
        <w:pStyle w:val="MTDisplayEquation"/>
      </w:pPr>
      <w:r>
        <w:tab/>
      </w:r>
      <w:r w:rsidR="00AF2221" w:rsidRPr="00AF2221">
        <w:rPr>
          <w:position w:val="-6"/>
        </w:rPr>
        <w:object w:dxaOrig="2820" w:dyaOrig="279" w14:anchorId="54C98F36">
          <v:shape id="_x0000_i1923" type="#_x0000_t75" style="width:141.5pt;height:14pt" o:ole="">
            <v:imagedata r:id="rId1828" o:title=""/>
          </v:shape>
          <o:OLEObject Type="Embed" ProgID="Equation.DSMT4" ShapeID="_x0000_i1923" DrawAspect="Content" ObjectID="_1459243006" r:id="rId1829"/>
        </w:object>
      </w:r>
      <w:r>
        <w:t xml:space="preserve"> ,</w:t>
      </w:r>
    </w:p>
    <w:p w14:paraId="2826ADAF" w14:textId="08804F0D" w:rsidR="00E35CAB" w:rsidRDefault="00E35CAB" w:rsidP="00E35CAB">
      <w:r>
        <w:t xml:space="preserve">where cells convert solutes (e.g., nutrients) into synthesized solid when the specific strain energy exceeds the homeostatic value.  If the cells and solutes are implicit in this reaction (e.g., if it is assumed that their concentrations change negligibly), the production rate of the solid may be given by </w:t>
      </w:r>
      <w:r w:rsidR="00AF2221" w:rsidRPr="00AF2221">
        <w:rPr>
          <w:position w:val="-10"/>
        </w:rPr>
        <w:object w:dxaOrig="600" w:dyaOrig="380" w14:anchorId="150187C4">
          <v:shape id="_x0000_i1924" type="#_x0000_t75" style="width:30pt;height:19.5pt" o:ole="">
            <v:imagedata r:id="rId1830" o:title=""/>
          </v:shape>
          <o:OLEObject Type="Embed" ProgID="Equation.DSMT4" ShapeID="_x0000_i1924" DrawAspect="Content" ObjectID="_1459243007" r:id="rId1831"/>
        </w:object>
      </w:r>
      <w:r>
        <w:t xml:space="preserve"> </w:t>
      </w:r>
      <w:r w:rsidR="002D29D7">
        <w:t xml:space="preserve">using the law of mass action for a forward rection, </w:t>
      </w:r>
      <w:r>
        <w:t xml:space="preserve">where </w:t>
      </w:r>
      <w:r w:rsidR="00AF2221" w:rsidRPr="00AF2221">
        <w:rPr>
          <w:position w:val="-6"/>
        </w:rPr>
        <w:object w:dxaOrig="200" w:dyaOrig="279" w14:anchorId="30EE4F81">
          <v:shape id="_x0000_i1925" type="#_x0000_t75" style="width:10pt;height:14pt" o:ole="">
            <v:imagedata r:id="rId1832" o:title=""/>
          </v:shape>
          <o:OLEObject Type="Embed" ProgID="Equation.DSMT4" ShapeID="_x0000_i1925" DrawAspect="Content" ObjectID="_1459243008" r:id="rId1833"/>
        </w:object>
      </w:r>
      <w:r>
        <w:t xml:space="preserve"> </w:t>
      </w:r>
      <w:r w:rsidR="002D29D7">
        <w:t>has the form</w:t>
      </w:r>
      <w:r>
        <w:t xml:space="preserve"> given above.</w:t>
      </w:r>
    </w:p>
    <w:p w14:paraId="43023AE3" w14:textId="77777777" w:rsidR="00E35CAB" w:rsidRPr="00E35CAB" w:rsidRDefault="00E35CAB" w:rsidP="00E35CAB"/>
    <w:p w14:paraId="23961BDD" w14:textId="57B64EDE" w:rsidR="00901BF1" w:rsidRDefault="00901BF1" w:rsidP="00901BF1">
      <w:pPr>
        <w:pStyle w:val="code"/>
      </w:pPr>
      <w:r>
        <w:t>&lt;reaction name="</w:t>
      </w:r>
      <w:r w:rsidR="004B71B6">
        <w:t>solid remodeling</w:t>
      </w:r>
      <w:r>
        <w:t>" type="</w:t>
      </w:r>
      <w:r w:rsidR="004B71B6">
        <w:t>mass-action-forward</w:t>
      </w:r>
      <w:r>
        <w:t>"&gt;</w:t>
      </w:r>
    </w:p>
    <w:p w14:paraId="342B5623" w14:textId="4B64A55E" w:rsidR="00901BF1" w:rsidRDefault="00901BF1" w:rsidP="00901BF1">
      <w:pPr>
        <w:pStyle w:val="code"/>
      </w:pPr>
      <w:r>
        <w:tab/>
        <w:t>&lt;vP s</w:t>
      </w:r>
      <w:r w:rsidR="004B71B6">
        <w:t>bm</w:t>
      </w:r>
      <w:r>
        <w:t>=</w:t>
      </w:r>
      <w:r w:rsidR="001973A1">
        <w:t>"</w:t>
      </w:r>
      <w:r w:rsidR="004B71B6">
        <w:t>1</w:t>
      </w:r>
      <w:r w:rsidR="001973A1">
        <w:t>"</w:t>
      </w:r>
      <w:r>
        <w:t>&gt;1&lt;/vP&gt;</w:t>
      </w:r>
    </w:p>
    <w:p w14:paraId="7D9442B2" w14:textId="21AC5A76" w:rsidR="00901BF1" w:rsidRDefault="00901BF1" w:rsidP="00901BF1">
      <w:pPr>
        <w:pStyle w:val="code"/>
      </w:pPr>
      <w:r>
        <w:tab/>
        <w:t>&lt;forward_rate type=</w:t>
      </w:r>
      <w:r w:rsidR="009F510E">
        <w:t>"</w:t>
      </w:r>
      <w:r w:rsidR="004B71B6">
        <w:t>Huiskes</w:t>
      </w:r>
      <w:r w:rsidR="00874A9D">
        <w:t xml:space="preserve"> reaction rate</w:t>
      </w:r>
      <w:r w:rsidR="009F510E">
        <w:t>"</w:t>
      </w:r>
      <w:r>
        <w:t>&gt;</w:t>
      </w:r>
    </w:p>
    <w:p w14:paraId="3BCF9988" w14:textId="252A4E71" w:rsidR="00901BF1" w:rsidRDefault="00901BF1" w:rsidP="00901BF1">
      <w:pPr>
        <w:pStyle w:val="code"/>
      </w:pPr>
      <w:r>
        <w:tab/>
      </w:r>
      <w:r>
        <w:tab/>
        <w:t>&lt;</w:t>
      </w:r>
      <w:r w:rsidR="004B71B6">
        <w:t>B</w:t>
      </w:r>
      <w:r>
        <w:t>&gt;1.0&lt;/</w:t>
      </w:r>
      <w:r w:rsidR="004B71B6">
        <w:t>B</w:t>
      </w:r>
      <w:r>
        <w:t>&gt;</w:t>
      </w:r>
    </w:p>
    <w:p w14:paraId="63100E2E" w14:textId="241218D7" w:rsidR="004B71B6" w:rsidRDefault="004B71B6" w:rsidP="00901BF1">
      <w:pPr>
        <w:pStyle w:val="code"/>
      </w:pPr>
      <w:r>
        <w:tab/>
      </w:r>
      <w:r>
        <w:tab/>
        <w:t>&lt;psi0&gt;0.01&lt;/psi0&gt;</w:t>
      </w:r>
    </w:p>
    <w:p w14:paraId="2641BB6B" w14:textId="77777777" w:rsidR="00901BF1" w:rsidRDefault="00901BF1" w:rsidP="00901BF1">
      <w:pPr>
        <w:pStyle w:val="code"/>
      </w:pPr>
      <w:r>
        <w:tab/>
        <w:t>&lt;/forward_rate&gt;</w:t>
      </w:r>
    </w:p>
    <w:p w14:paraId="42BFB683" w14:textId="77777777" w:rsidR="00901BF1" w:rsidRDefault="00901BF1" w:rsidP="00901BF1">
      <w:pPr>
        <w:pStyle w:val="code"/>
      </w:pPr>
      <w:r>
        <w:tab/>
        <w:t>&lt;Km&gt;5.0&lt;/Km&gt;</w:t>
      </w:r>
    </w:p>
    <w:p w14:paraId="4FC993BC" w14:textId="77777777" w:rsidR="00901BF1" w:rsidRDefault="00901BF1" w:rsidP="00901BF1">
      <w:pPr>
        <w:pStyle w:val="code"/>
      </w:pPr>
      <w:r>
        <w:t>&lt;/reaction&gt;</w:t>
      </w:r>
    </w:p>
    <w:p w14:paraId="0BC165FD" w14:textId="77777777" w:rsidR="007B076C" w:rsidRPr="007B076C" w:rsidRDefault="007B076C"/>
    <w:p w14:paraId="7FC2D5A5" w14:textId="77777777" w:rsidR="006A0BC1" w:rsidRPr="00B27FE9" w:rsidRDefault="006A0BC1" w:rsidP="00D40C73">
      <w:r w:rsidRPr="00B27FE9">
        <w:br w:type="page"/>
      </w:r>
    </w:p>
    <w:p w14:paraId="708B2375" w14:textId="77777777" w:rsidR="006A0BC1" w:rsidRDefault="006A0BC1" w:rsidP="006A0BC1">
      <w:pPr>
        <w:pStyle w:val="Heading2"/>
      </w:pPr>
      <w:bookmarkStart w:id="1611" w:name="_Toc385498555"/>
      <w:r>
        <w:lastRenderedPageBreak/>
        <w:t>Rigid Body</w:t>
      </w:r>
      <w:bookmarkEnd w:id="1611"/>
    </w:p>
    <w:p w14:paraId="24DC3DE9" w14:textId="77777777" w:rsidR="006A0BC1" w:rsidRDefault="006A0BC1" w:rsidP="006A0BC1">
      <w:r>
        <w:t>A rigid body can be defined using the rigid material model. The material type for a rigid body is “</w:t>
      </w:r>
      <w:r>
        <w:rPr>
          <w:i/>
        </w:rPr>
        <w:t>rigid body”</w:t>
      </w:r>
      <w:r>
        <w:t>. The following parameters are defined:</w:t>
      </w:r>
    </w:p>
    <w:p w14:paraId="303FD79B" w14:textId="77777777" w:rsidR="006A0BC1" w:rsidRDefault="006A0BC1" w:rsidP="006A0BC1"/>
    <w:tbl>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29"/>
        <w:gridCol w:w="7248"/>
      </w:tblGrid>
      <w:tr w:rsidR="006A0BC1" w14:paraId="031E43D1" w14:textId="77777777">
        <w:trPr>
          <w:trHeight w:val="220"/>
        </w:trPr>
        <w:tc>
          <w:tcPr>
            <w:tcW w:w="2137" w:type="dxa"/>
            <w:shd w:val="clear" w:color="auto" w:fill="auto"/>
          </w:tcPr>
          <w:p w14:paraId="1C3F257C" w14:textId="77777777" w:rsidR="006A0BC1" w:rsidRDefault="006A0BC1" w:rsidP="006A0BC1">
            <w:pPr>
              <w:pStyle w:val="code"/>
            </w:pPr>
            <w:r>
              <w:t>&lt;density&gt;</w:t>
            </w:r>
          </w:p>
        </w:tc>
        <w:tc>
          <w:tcPr>
            <w:tcW w:w="7440" w:type="dxa"/>
            <w:shd w:val="clear" w:color="auto" w:fill="auto"/>
          </w:tcPr>
          <w:p w14:paraId="3D8DC729" w14:textId="77777777" w:rsidR="006A0BC1" w:rsidRDefault="006A0BC1">
            <w:r>
              <w:t>Density of rigid body</w:t>
            </w:r>
          </w:p>
        </w:tc>
      </w:tr>
      <w:tr w:rsidR="006A0BC1" w14:paraId="20C6E342" w14:textId="77777777">
        <w:tblPrEx>
          <w:tblLook w:val="01E0" w:firstRow="1" w:lastRow="1" w:firstColumn="1" w:lastColumn="1" w:noHBand="0" w:noVBand="0"/>
        </w:tblPrEx>
        <w:tc>
          <w:tcPr>
            <w:tcW w:w="2137" w:type="dxa"/>
            <w:shd w:val="clear" w:color="auto" w:fill="auto"/>
          </w:tcPr>
          <w:p w14:paraId="3B1C6D30" w14:textId="77777777" w:rsidR="006A0BC1" w:rsidRDefault="006A0BC1" w:rsidP="006A0BC1">
            <w:pPr>
              <w:pStyle w:val="code"/>
            </w:pPr>
            <w:r>
              <w:t>&lt;center_of_mass&gt;</w:t>
            </w:r>
          </w:p>
        </w:tc>
        <w:tc>
          <w:tcPr>
            <w:tcW w:w="7440" w:type="dxa"/>
            <w:shd w:val="clear" w:color="auto" w:fill="auto"/>
          </w:tcPr>
          <w:p w14:paraId="4C95901F" w14:textId="77777777" w:rsidR="006A0BC1" w:rsidRDefault="006A0BC1" w:rsidP="006A0BC1">
            <w:r>
              <w:t>Position of the center of mass</w:t>
            </w:r>
          </w:p>
        </w:tc>
      </w:tr>
      <w:tr w:rsidR="006A0BC1" w14:paraId="2D79DDA7" w14:textId="77777777">
        <w:tblPrEx>
          <w:tblLook w:val="01E0" w:firstRow="1" w:lastRow="1" w:firstColumn="1" w:lastColumn="1" w:noHBand="0" w:noVBand="0"/>
        </w:tblPrEx>
        <w:tc>
          <w:tcPr>
            <w:tcW w:w="2137" w:type="dxa"/>
            <w:shd w:val="clear" w:color="auto" w:fill="auto"/>
          </w:tcPr>
          <w:p w14:paraId="09092755" w14:textId="77777777" w:rsidR="006A0BC1" w:rsidRDefault="006A0BC1" w:rsidP="006A0BC1">
            <w:pPr>
              <w:pStyle w:val="code"/>
            </w:pPr>
            <w:r>
              <w:t>&lt;E&gt;</w:t>
            </w:r>
          </w:p>
        </w:tc>
        <w:tc>
          <w:tcPr>
            <w:tcW w:w="7440" w:type="dxa"/>
            <w:shd w:val="clear" w:color="auto" w:fill="auto"/>
          </w:tcPr>
          <w:p w14:paraId="3F369EE0" w14:textId="77777777" w:rsidR="006A0BC1" w:rsidRDefault="006A0BC1" w:rsidP="006A0BC1">
            <w:r>
              <w:t>Young’s modulus</w:t>
            </w:r>
          </w:p>
        </w:tc>
      </w:tr>
      <w:tr w:rsidR="006A0BC1" w14:paraId="0CD24B56" w14:textId="77777777">
        <w:tblPrEx>
          <w:tblLook w:val="01E0" w:firstRow="1" w:lastRow="1" w:firstColumn="1" w:lastColumn="1" w:noHBand="0" w:noVBand="0"/>
        </w:tblPrEx>
        <w:tc>
          <w:tcPr>
            <w:tcW w:w="2137" w:type="dxa"/>
            <w:shd w:val="clear" w:color="auto" w:fill="auto"/>
          </w:tcPr>
          <w:p w14:paraId="3739272F" w14:textId="77777777" w:rsidR="006A0BC1" w:rsidRDefault="006A0BC1" w:rsidP="006A0BC1">
            <w:pPr>
              <w:pStyle w:val="code"/>
            </w:pPr>
            <w:r>
              <w:t>&lt;v&gt;</w:t>
            </w:r>
          </w:p>
        </w:tc>
        <w:tc>
          <w:tcPr>
            <w:tcW w:w="7440" w:type="dxa"/>
            <w:shd w:val="clear" w:color="auto" w:fill="auto"/>
          </w:tcPr>
          <w:p w14:paraId="26A115E9" w14:textId="77777777" w:rsidR="006A0BC1" w:rsidRDefault="006A0BC1" w:rsidP="006A0BC1">
            <w:r>
              <w:t>Poisson’s ratio</w:t>
            </w:r>
          </w:p>
        </w:tc>
      </w:tr>
    </w:tbl>
    <w:p w14:paraId="7AA0E4DA" w14:textId="77777777" w:rsidR="006A0BC1" w:rsidRDefault="006A0BC1" w:rsidP="006A0BC1"/>
    <w:p w14:paraId="09786B65" w14:textId="77777777" w:rsidR="006A0BC1" w:rsidRDefault="006A0BC1" w:rsidP="006A0BC1">
      <w:r>
        <w:t xml:space="preserve">If the </w:t>
      </w:r>
      <w:r>
        <w:rPr>
          <w:i/>
        </w:rPr>
        <w:t xml:space="preserve">center_of_mass </w:t>
      </w:r>
      <w:r>
        <w:t xml:space="preserve">parameter is omitted, FEBio will calculate the center of mass automatically. In this case, a density </w:t>
      </w:r>
      <w:r w:rsidRPr="0096099C">
        <w:rPr>
          <w:i/>
        </w:rPr>
        <w:t>must</w:t>
      </w:r>
      <w:r>
        <w:t xml:space="preserve"> be specified. If the </w:t>
      </w:r>
      <w:r>
        <w:rPr>
          <w:i/>
        </w:rPr>
        <w:t xml:space="preserve">center_of_mass </w:t>
      </w:r>
      <w:r>
        <w:t xml:space="preserve">is defined the </w:t>
      </w:r>
      <w:r>
        <w:rPr>
          <w:i/>
        </w:rPr>
        <w:t xml:space="preserve">density </w:t>
      </w:r>
      <w:r>
        <w:t>parameter may be omitted. Omitting both will generate an error message.</w:t>
      </w:r>
    </w:p>
    <w:p w14:paraId="6BBCC041" w14:textId="77777777" w:rsidR="006A0BC1" w:rsidRDefault="006A0BC1" w:rsidP="006A0BC1"/>
    <w:p w14:paraId="43287127" w14:textId="77777777" w:rsidR="006A0BC1" w:rsidRPr="001C6A2C" w:rsidRDefault="006A0BC1" w:rsidP="006A0BC1">
      <w:r>
        <w:t xml:space="preserve">The Young’s modulus </w:t>
      </w:r>
      <w:r>
        <w:rPr>
          <w:i/>
        </w:rPr>
        <w:t xml:space="preserve">E </w:t>
      </w:r>
      <w:r>
        <w:t xml:space="preserve">and Poisson ratio </w:t>
      </w:r>
      <w:r>
        <w:rPr>
          <w:i/>
        </w:rPr>
        <w:t>v</w:t>
      </w:r>
      <w:r>
        <w:t xml:space="preserve"> currently have no effect on the results. The only place where they are used is in the calculation of a material stiffness for some auto-penalty contact formulation. If you are using contact it is advised to enter sensible values. Otherwise these parameters may be omitted. </w:t>
      </w:r>
    </w:p>
    <w:p w14:paraId="0189C29C" w14:textId="77777777" w:rsidR="006A0BC1" w:rsidRDefault="006A0BC1" w:rsidP="006A0BC1"/>
    <w:p w14:paraId="1CFB7B31" w14:textId="77777777" w:rsidR="006A0BC1" w:rsidRDefault="006A0BC1" w:rsidP="006A0BC1">
      <w:r>
        <w:t>The degrees of freedom of a rigid body are initially unconstrained</w:t>
      </w:r>
      <w:r>
        <w:rPr>
          <w:rStyle w:val="FootnoteReference"/>
        </w:rPr>
        <w:footnoteReference w:id="8"/>
      </w:r>
      <w:r>
        <w:t xml:space="preserve">. This implies that a rigid body is free to move in all three directions and rotate about any of the coordinate axes. To constrain a rigid body degree of freedom you need the </w:t>
      </w:r>
      <w:r>
        <w:rPr>
          <w:i/>
        </w:rPr>
        <w:t xml:space="preserve">Constraints </w:t>
      </w:r>
      <w:r>
        <w:t xml:space="preserve">section. See section </w:t>
      </w:r>
      <w:r>
        <w:fldChar w:fldCharType="begin"/>
      </w:r>
      <w:r>
        <w:instrText xml:space="preserve"> REF _Ref275247132 \r \h </w:instrText>
      </w:r>
      <w:r>
        <w:fldChar w:fldCharType="separate"/>
      </w:r>
      <w:ins w:id="1612" w:author="Steve Maas" w:date="2014-01-02T13:04:00Z">
        <w:r w:rsidR="00873D59">
          <w:t>3.11.1</w:t>
        </w:r>
      </w:ins>
      <w:del w:id="1613" w:author="Steve Maas" w:date="2014-01-02T13:04:00Z">
        <w:r w:rsidR="00B951E2" w:rsidDel="00873D59">
          <w:delText>3.9.1</w:delText>
        </w:r>
      </w:del>
      <w:r>
        <w:fldChar w:fldCharType="end"/>
      </w:r>
      <w:r>
        <w:t xml:space="preserve"> for more information.</w:t>
      </w:r>
    </w:p>
    <w:p w14:paraId="76B1DA32" w14:textId="77777777" w:rsidR="006A0BC1" w:rsidRDefault="006A0BC1" w:rsidP="006A0BC1"/>
    <w:p w14:paraId="200C9BE0" w14:textId="77777777" w:rsidR="006A0BC1" w:rsidRDefault="006A0BC1" w:rsidP="006A0BC1">
      <w:pPr>
        <w:rPr>
          <w:i/>
        </w:rPr>
      </w:pPr>
      <w:r>
        <w:rPr>
          <w:i/>
        </w:rPr>
        <w:t>Example:</w:t>
      </w:r>
    </w:p>
    <w:p w14:paraId="1EC4AB3B" w14:textId="77777777" w:rsidR="006A0BC1" w:rsidRDefault="006A0BC1" w:rsidP="006A0BC1"/>
    <w:p w14:paraId="79E9BB84" w14:textId="620ECD85" w:rsidR="006A0BC1" w:rsidRDefault="006A0BC1" w:rsidP="006A0BC1">
      <w:pPr>
        <w:pStyle w:val="code"/>
      </w:pPr>
      <w:r>
        <w:t>&lt;material id=</w:t>
      </w:r>
      <w:r w:rsidR="007F5C53">
        <w:t>"</w:t>
      </w:r>
      <w:r>
        <w:t>1</w:t>
      </w:r>
      <w:r w:rsidR="007F5C53">
        <w:t>"</w:t>
      </w:r>
      <w:r>
        <w:t xml:space="preserve"> type=</w:t>
      </w:r>
      <w:r w:rsidR="007F5C53">
        <w:t>"</w:t>
      </w:r>
      <w:r>
        <w:t>rigid body</w:t>
      </w:r>
      <w:r w:rsidR="007F5C53">
        <w:t>"</w:t>
      </w:r>
      <w:r>
        <w:t>&gt;</w:t>
      </w:r>
    </w:p>
    <w:p w14:paraId="16CBA2ED" w14:textId="77777777" w:rsidR="006A0BC1" w:rsidRDefault="006A0BC1" w:rsidP="006A0BC1">
      <w:pPr>
        <w:pStyle w:val="code"/>
      </w:pPr>
      <w:r>
        <w:tab/>
        <w:t>&lt;density&gt;1.0&lt;/density&gt;</w:t>
      </w:r>
    </w:p>
    <w:p w14:paraId="1D362E33" w14:textId="77777777" w:rsidR="006A0BC1" w:rsidRDefault="006A0BC1" w:rsidP="006A0BC1">
      <w:pPr>
        <w:pStyle w:val="code"/>
      </w:pPr>
      <w:r>
        <w:tab/>
        <w:t>&lt;center_of_mass&gt;0,0,0&lt;/center_of_mass&gt;</w:t>
      </w:r>
    </w:p>
    <w:p w14:paraId="429714AC" w14:textId="77777777" w:rsidR="006A0BC1" w:rsidRDefault="006A0BC1" w:rsidP="006A0BC1">
      <w:pPr>
        <w:pStyle w:val="code"/>
      </w:pPr>
      <w:r>
        <w:t>&lt;/material&gt;</w:t>
      </w:r>
    </w:p>
    <w:p w14:paraId="3900E287" w14:textId="77777777" w:rsidR="006A0BC1" w:rsidRDefault="006A0BC1" w:rsidP="006A0BC1">
      <w:pPr>
        <w:pStyle w:val="code"/>
      </w:pPr>
    </w:p>
    <w:p w14:paraId="71FF18ED" w14:textId="77777777" w:rsidR="006A0BC1" w:rsidRPr="0097532C" w:rsidDel="0097532C" w:rsidRDefault="006A0BC1" w:rsidP="006A0BC1">
      <w:r>
        <w:br w:type="page"/>
      </w:r>
    </w:p>
    <w:p w14:paraId="626C2BAA" w14:textId="77777777" w:rsidR="006A0BC1" w:rsidRDefault="006A0BC1" w:rsidP="006A0BC1">
      <w:pPr>
        <w:pStyle w:val="Heading1"/>
      </w:pPr>
      <w:bookmarkStart w:id="1614" w:name="_Ref230581893"/>
      <w:bookmarkStart w:id="1615" w:name="_Ref230582111"/>
      <w:bookmarkStart w:id="1616" w:name="_Toc385498556"/>
      <w:r>
        <w:lastRenderedPageBreak/>
        <w:t>Restart Input file</w:t>
      </w:r>
      <w:bookmarkEnd w:id="1614"/>
      <w:bookmarkEnd w:id="1615"/>
      <w:bookmarkEnd w:id="1616"/>
    </w:p>
    <w:p w14:paraId="6AD4046D" w14:textId="1198C12E" w:rsidR="006A0BC1" w:rsidRDefault="006A0BC1" w:rsidP="006A0BC1">
      <w:r>
        <w:t>As of version 1.1.6, FEBio will output a</w:t>
      </w:r>
      <w:r w:rsidR="001A5F88" w:rsidRPr="001A5F88">
        <w:t xml:space="preserve"> </w:t>
      </w:r>
      <w:r w:rsidR="001A5F88">
        <w:t>binary dump</w:t>
      </w:r>
      <w:r>
        <w:t xml:space="preserve"> restart file. </w:t>
      </w:r>
      <w:r w:rsidR="001A5F88">
        <w:t>The user can either run the restart on the binary dump or create a restart input file.</w:t>
      </w:r>
    </w:p>
    <w:p w14:paraId="62BACA79" w14:textId="77777777" w:rsidR="006A0BC1" w:rsidRDefault="006A0BC1" w:rsidP="006A0BC1"/>
    <w:p w14:paraId="32F66DFB" w14:textId="77777777" w:rsidR="006A0BC1" w:rsidRDefault="006A0BC1" w:rsidP="006A0BC1">
      <w:r>
        <w:t xml:space="preserve">The restart feature in FEBio allows the user to continue a previously terminated analysis. In addition, it allows the user to modify some of the parameters during the restart. To activate the restart feature, define the </w:t>
      </w:r>
      <w:r>
        <w:rPr>
          <w:i/>
        </w:rPr>
        <w:t xml:space="preserve">restart </w:t>
      </w:r>
      <w:r>
        <w:t>element in the Control section:</w:t>
      </w:r>
    </w:p>
    <w:p w14:paraId="32E610D9" w14:textId="77777777" w:rsidR="006A0BC1" w:rsidRDefault="006A0BC1" w:rsidP="006A0BC1"/>
    <w:p w14:paraId="3F21266E" w14:textId="77777777" w:rsidR="006A0BC1" w:rsidRDefault="006A0BC1" w:rsidP="006A0BC1">
      <w:pPr>
        <w:pStyle w:val="code"/>
      </w:pPr>
      <w:r>
        <w:t>&lt;Control&gt;</w:t>
      </w:r>
    </w:p>
    <w:p w14:paraId="75CC1C61" w14:textId="36E7908D" w:rsidR="006A0BC1" w:rsidRPr="0097532C" w:rsidRDefault="006A0BC1" w:rsidP="006A0BC1">
      <w:pPr>
        <w:pStyle w:val="code"/>
      </w:pPr>
      <w:r w:rsidRPr="0097532C">
        <w:tab/>
        <w:t>&lt;restart [file=</w:t>
      </w:r>
      <w:r w:rsidR="007F5C53">
        <w:t>"</w:t>
      </w:r>
      <w:r w:rsidRPr="0097532C">
        <w:t>&lt;dump file&gt;</w:t>
      </w:r>
      <w:r w:rsidR="007F5C53">
        <w:t>"</w:t>
      </w:r>
      <w:r w:rsidRPr="0097532C">
        <w:t>]&gt;1&lt;/restart&gt;</w:t>
      </w:r>
    </w:p>
    <w:p w14:paraId="3269ADF3" w14:textId="77777777" w:rsidR="006A0BC1" w:rsidRDefault="006A0BC1" w:rsidP="006A0BC1">
      <w:pPr>
        <w:pStyle w:val="code"/>
      </w:pPr>
      <w:r>
        <w:tab/>
        <w:t>...</w:t>
      </w:r>
    </w:p>
    <w:p w14:paraId="1B430EBC" w14:textId="77777777" w:rsidR="006A0BC1" w:rsidRDefault="006A0BC1" w:rsidP="006A0BC1">
      <w:pPr>
        <w:pStyle w:val="code"/>
      </w:pPr>
      <w:r>
        <w:t>&lt;/Control&gt;</w:t>
      </w:r>
    </w:p>
    <w:p w14:paraId="7698F266" w14:textId="77777777" w:rsidR="006A0BC1" w:rsidRPr="00AB3251" w:rsidRDefault="006A0BC1" w:rsidP="006A0BC1"/>
    <w:p w14:paraId="6498246B" w14:textId="77777777" w:rsidR="006A0BC1" w:rsidRDefault="006A0BC1" w:rsidP="006A0BC1">
      <w:r>
        <w:t xml:space="preserve">This describes the format of the restart input file. This file is used to redefine some parameters when restarting a previously terminated run. The structure is very similar to the FEBio input file and also uses XML formatting. </w:t>
      </w:r>
    </w:p>
    <w:p w14:paraId="3BBA1655" w14:textId="77777777" w:rsidR="006A0BC1" w:rsidRDefault="006A0BC1" w:rsidP="006A0BC1"/>
    <w:p w14:paraId="6CF77F36" w14:textId="77777777" w:rsidR="006A0BC1" w:rsidRDefault="006A0BC1" w:rsidP="006A0BC1">
      <w:r>
        <w:t>Since the file uses XML, the first line must be the XML header:</w:t>
      </w:r>
    </w:p>
    <w:p w14:paraId="6DD82DA1" w14:textId="77777777" w:rsidR="006A0BC1" w:rsidRDefault="006A0BC1" w:rsidP="006A0BC1"/>
    <w:p w14:paraId="195B72CD" w14:textId="77777777" w:rsidR="006A0BC1" w:rsidRDefault="006A0BC1" w:rsidP="006A0BC1">
      <w:pPr>
        <w:pStyle w:val="code"/>
      </w:pPr>
      <w:r>
        <w:t>&lt;?xml version="1.0" encoding="ISO-8859-1"?&gt;</w:t>
      </w:r>
    </w:p>
    <w:p w14:paraId="644FD8F2" w14:textId="77777777" w:rsidR="006A0BC1" w:rsidRDefault="006A0BC1" w:rsidP="006A0BC1"/>
    <w:p w14:paraId="664297C6" w14:textId="77777777" w:rsidR="006A0BC1" w:rsidRDefault="006A0BC1" w:rsidP="006A0BC1">
      <w:r>
        <w:t>The next line contains the root element of the restart file, and has to be:</w:t>
      </w:r>
    </w:p>
    <w:p w14:paraId="23C57B4C" w14:textId="77777777" w:rsidR="006A0BC1" w:rsidRDefault="006A0BC1" w:rsidP="006A0BC1"/>
    <w:p w14:paraId="6A17C974" w14:textId="77777777" w:rsidR="006A0BC1" w:rsidRDefault="006A0BC1" w:rsidP="006A0BC1">
      <w:pPr>
        <w:pStyle w:val="code"/>
      </w:pPr>
      <w:r>
        <w:t>&lt;febio_restart version="1.0"&gt;</w:t>
      </w:r>
    </w:p>
    <w:p w14:paraId="2D9865D9" w14:textId="77777777" w:rsidR="006A0BC1" w:rsidRDefault="006A0BC1" w:rsidP="006A0BC1"/>
    <w:p w14:paraId="4A87EF3A" w14:textId="77777777" w:rsidR="006A0BC1" w:rsidRDefault="006A0BC1" w:rsidP="006A0BC1">
      <w:r>
        <w:t xml:space="preserve">The restart file is composed of the following sections. These sections are sub-elements of the </w:t>
      </w:r>
      <w:r>
        <w:rPr>
          <w:i/>
        </w:rPr>
        <w:t xml:space="preserve">febio_restart </w:t>
      </w:r>
      <w:r>
        <w:t xml:space="preserve">root element. </w:t>
      </w:r>
    </w:p>
    <w:p w14:paraId="5BF16327" w14:textId="77777777" w:rsidR="006A0BC1" w:rsidRDefault="006A0BC1" w:rsidP="006A0BC1"/>
    <w:p w14:paraId="5675BC43" w14:textId="77777777" w:rsidR="006A0BC1" w:rsidRDefault="006A0BC1" w:rsidP="006A0BC1">
      <w:pPr>
        <w:numPr>
          <w:ilvl w:val="0"/>
          <w:numId w:val="14"/>
        </w:numPr>
      </w:pPr>
      <w:r w:rsidRPr="005265B2">
        <w:rPr>
          <w:i/>
        </w:rPr>
        <w:t>Archive</w:t>
      </w:r>
      <w:r>
        <w:t>: define the binary dump file used for restarting.</w:t>
      </w:r>
    </w:p>
    <w:p w14:paraId="7DC44229" w14:textId="77777777" w:rsidR="006A0BC1" w:rsidRDefault="006A0BC1" w:rsidP="006A0BC1">
      <w:pPr>
        <w:numPr>
          <w:ilvl w:val="0"/>
          <w:numId w:val="14"/>
        </w:numPr>
      </w:pPr>
      <w:r>
        <w:rPr>
          <w:i/>
        </w:rPr>
        <w:t>Control</w:t>
      </w:r>
      <w:r w:rsidRPr="00BF7B17">
        <w:t>:</w:t>
      </w:r>
      <w:r>
        <w:t xml:space="preserve"> redefine some control parameters</w:t>
      </w:r>
    </w:p>
    <w:p w14:paraId="6D2B0758" w14:textId="77777777" w:rsidR="006A0BC1" w:rsidRDefault="006A0BC1" w:rsidP="006A0BC1">
      <w:pPr>
        <w:numPr>
          <w:ilvl w:val="0"/>
          <w:numId w:val="14"/>
        </w:numPr>
      </w:pPr>
      <w:r>
        <w:rPr>
          <w:i/>
        </w:rPr>
        <w:t>LoadData</w:t>
      </w:r>
      <w:r w:rsidRPr="00BF7B17">
        <w:t>:</w:t>
      </w:r>
      <w:r>
        <w:t xml:space="preserve"> redefine some loadcurves.</w:t>
      </w:r>
    </w:p>
    <w:p w14:paraId="26C59CE7" w14:textId="77777777" w:rsidR="006A0BC1" w:rsidRDefault="006A0BC1" w:rsidP="006A0BC1"/>
    <w:p w14:paraId="06210CFC" w14:textId="77777777" w:rsidR="006A0BC1" w:rsidRDefault="006A0BC1" w:rsidP="006A0BC1">
      <w:r>
        <w:t>All sections are optional except for the Archive section, and need only be defined when redefining parameters. In the following paragraphs we describe the different sections in more detail.</w:t>
      </w:r>
    </w:p>
    <w:p w14:paraId="3CFBC277" w14:textId="77777777" w:rsidR="006A0BC1" w:rsidRDefault="006A0BC1" w:rsidP="006A0BC1"/>
    <w:p w14:paraId="21601B6F" w14:textId="77777777" w:rsidR="006A0BC1" w:rsidRDefault="006A0BC1" w:rsidP="006A0BC1">
      <w:pPr>
        <w:pStyle w:val="Heading2"/>
      </w:pPr>
      <w:bookmarkStart w:id="1617" w:name="_Toc385498557"/>
      <w:r>
        <w:t>The Archive Section</w:t>
      </w:r>
      <w:bookmarkEnd w:id="1617"/>
    </w:p>
    <w:p w14:paraId="7F0940BF" w14:textId="77777777" w:rsidR="006A0BC1" w:rsidRDefault="006A0BC1" w:rsidP="006A0BC1">
      <w:r>
        <w:t xml:space="preserve">The Archive section must be the first sub-element of the </w:t>
      </w:r>
      <w:r>
        <w:rPr>
          <w:i/>
        </w:rPr>
        <w:t xml:space="preserve">febio_restart </w:t>
      </w:r>
      <w:r>
        <w:t>root element. This section defines the name of the binary dump file:</w:t>
      </w:r>
    </w:p>
    <w:p w14:paraId="2105CDE8" w14:textId="77777777" w:rsidR="006A0BC1" w:rsidRDefault="006A0BC1" w:rsidP="006A0BC1"/>
    <w:p w14:paraId="76B9141F" w14:textId="77777777" w:rsidR="006A0BC1" w:rsidRDefault="006A0BC1" w:rsidP="006A0BC1">
      <w:pPr>
        <w:pStyle w:val="code"/>
      </w:pPr>
      <w:r>
        <w:t>&lt;Archive&gt;archive.dmp&lt;/Archive&gt;</w:t>
      </w:r>
    </w:p>
    <w:p w14:paraId="3545D71C" w14:textId="77777777" w:rsidR="006A0BC1" w:rsidRDefault="006A0BC1" w:rsidP="006A0BC1"/>
    <w:p w14:paraId="535A0BBC" w14:textId="77777777" w:rsidR="006A0BC1" w:rsidRDefault="006A0BC1" w:rsidP="006A0BC1">
      <w:pPr>
        <w:pStyle w:val="Heading2"/>
      </w:pPr>
      <w:bookmarkStart w:id="1618" w:name="_Toc385498558"/>
      <w:r>
        <w:lastRenderedPageBreak/>
        <w:t>The Control Section</w:t>
      </w:r>
      <w:bookmarkEnd w:id="1618"/>
    </w:p>
    <w:p w14:paraId="40811ED6" w14:textId="77777777" w:rsidR="006A0BC1" w:rsidRDefault="006A0BC1" w:rsidP="006A0BC1">
      <w:r>
        <w:t>The following control parameters can be redefined:</w:t>
      </w:r>
    </w:p>
    <w:p w14:paraId="3488D507" w14:textId="77777777" w:rsidR="006A0BC1" w:rsidRDefault="006A0BC1" w:rsidP="006A0BC1"/>
    <w:p w14:paraId="00614CDB" w14:textId="77777777" w:rsidR="006A0BC1" w:rsidRDefault="006A0BC1" w:rsidP="006A0BC1"/>
    <w:p w14:paraId="2FCE22D5" w14:textId="77777777" w:rsidR="006A0BC1" w:rsidRDefault="006A0BC1" w:rsidP="006A0BC1"/>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020"/>
      </w:tblGrid>
      <w:tr w:rsidR="006A0BC1" w14:paraId="46BD54D0" w14:textId="77777777">
        <w:tc>
          <w:tcPr>
            <w:tcW w:w="2448" w:type="dxa"/>
            <w:shd w:val="clear" w:color="auto" w:fill="auto"/>
          </w:tcPr>
          <w:p w14:paraId="121B24D8" w14:textId="77777777" w:rsidR="006A0BC1" w:rsidRPr="000B272C" w:rsidRDefault="006A0BC1" w:rsidP="006A0BC1">
            <w:pPr>
              <w:rPr>
                <w:b/>
              </w:rPr>
            </w:pPr>
            <w:r w:rsidRPr="000B272C">
              <w:rPr>
                <w:b/>
              </w:rPr>
              <w:t>Parameter</w:t>
            </w:r>
          </w:p>
        </w:tc>
        <w:tc>
          <w:tcPr>
            <w:tcW w:w="7020" w:type="dxa"/>
            <w:shd w:val="clear" w:color="auto" w:fill="auto"/>
          </w:tcPr>
          <w:p w14:paraId="36611DB4" w14:textId="77777777" w:rsidR="006A0BC1" w:rsidRPr="000B272C" w:rsidRDefault="006A0BC1" w:rsidP="006A0BC1">
            <w:pPr>
              <w:rPr>
                <w:b/>
              </w:rPr>
            </w:pPr>
            <w:r w:rsidRPr="000B272C">
              <w:rPr>
                <w:b/>
              </w:rPr>
              <w:t>Description</w:t>
            </w:r>
          </w:p>
        </w:tc>
      </w:tr>
      <w:tr w:rsidR="006A0BC1" w14:paraId="2A0C1CAE" w14:textId="77777777">
        <w:tc>
          <w:tcPr>
            <w:tcW w:w="2448" w:type="dxa"/>
            <w:shd w:val="clear" w:color="auto" w:fill="auto"/>
          </w:tcPr>
          <w:p w14:paraId="686B81E8" w14:textId="77777777" w:rsidR="006A0BC1" w:rsidRPr="00625D81" w:rsidRDefault="006A0BC1" w:rsidP="006A0BC1">
            <w:r>
              <w:t>dtol</w:t>
            </w:r>
          </w:p>
        </w:tc>
        <w:tc>
          <w:tcPr>
            <w:tcW w:w="7020" w:type="dxa"/>
            <w:shd w:val="clear" w:color="auto" w:fill="auto"/>
          </w:tcPr>
          <w:p w14:paraId="7F639305" w14:textId="77777777" w:rsidR="006A0BC1" w:rsidRPr="00625D81" w:rsidRDefault="006A0BC1" w:rsidP="006A0BC1">
            <w:r>
              <w:t>convergence tolerance for displacements</w:t>
            </w:r>
          </w:p>
        </w:tc>
      </w:tr>
      <w:tr w:rsidR="006A0BC1" w14:paraId="3328149C" w14:textId="77777777">
        <w:tc>
          <w:tcPr>
            <w:tcW w:w="2448" w:type="dxa"/>
            <w:shd w:val="clear" w:color="auto" w:fill="auto"/>
          </w:tcPr>
          <w:p w14:paraId="2DB50E69" w14:textId="77777777" w:rsidR="006A0BC1" w:rsidRDefault="006A0BC1" w:rsidP="006A0BC1">
            <w:r>
              <w:t>etol</w:t>
            </w:r>
          </w:p>
        </w:tc>
        <w:tc>
          <w:tcPr>
            <w:tcW w:w="7020" w:type="dxa"/>
            <w:shd w:val="clear" w:color="auto" w:fill="auto"/>
          </w:tcPr>
          <w:p w14:paraId="15F6ABC3" w14:textId="77777777" w:rsidR="006A0BC1" w:rsidRDefault="006A0BC1" w:rsidP="006A0BC1">
            <w:r>
              <w:t>convergence tolerance for energy</w:t>
            </w:r>
          </w:p>
        </w:tc>
      </w:tr>
      <w:tr w:rsidR="006A0BC1" w14:paraId="57869553" w14:textId="77777777">
        <w:tc>
          <w:tcPr>
            <w:tcW w:w="2448" w:type="dxa"/>
            <w:shd w:val="clear" w:color="auto" w:fill="auto"/>
          </w:tcPr>
          <w:p w14:paraId="23AB6410" w14:textId="77777777" w:rsidR="006A0BC1" w:rsidRDefault="006A0BC1" w:rsidP="006A0BC1">
            <w:r>
              <w:t>rtol</w:t>
            </w:r>
          </w:p>
        </w:tc>
        <w:tc>
          <w:tcPr>
            <w:tcW w:w="7020" w:type="dxa"/>
            <w:shd w:val="clear" w:color="auto" w:fill="auto"/>
          </w:tcPr>
          <w:p w14:paraId="012A86EB" w14:textId="77777777" w:rsidR="006A0BC1" w:rsidRDefault="006A0BC1" w:rsidP="006A0BC1">
            <w:r>
              <w:t>convergence tolerance for residual</w:t>
            </w:r>
          </w:p>
        </w:tc>
      </w:tr>
      <w:tr w:rsidR="006A0BC1" w14:paraId="40C7D286" w14:textId="77777777">
        <w:tc>
          <w:tcPr>
            <w:tcW w:w="2448" w:type="dxa"/>
            <w:shd w:val="clear" w:color="auto" w:fill="auto"/>
          </w:tcPr>
          <w:p w14:paraId="611B7495" w14:textId="77777777" w:rsidR="006A0BC1" w:rsidRDefault="006A0BC1" w:rsidP="006A0BC1">
            <w:r>
              <w:t>lstol</w:t>
            </w:r>
          </w:p>
        </w:tc>
        <w:tc>
          <w:tcPr>
            <w:tcW w:w="7020" w:type="dxa"/>
            <w:shd w:val="clear" w:color="auto" w:fill="auto"/>
          </w:tcPr>
          <w:p w14:paraId="75545EDA" w14:textId="77777777" w:rsidR="006A0BC1" w:rsidRDefault="006A0BC1" w:rsidP="006A0BC1">
            <w:r>
              <w:t>line search tolerance</w:t>
            </w:r>
          </w:p>
        </w:tc>
      </w:tr>
      <w:tr w:rsidR="006A0BC1" w14:paraId="22C3896B" w14:textId="77777777">
        <w:tc>
          <w:tcPr>
            <w:tcW w:w="2448" w:type="dxa"/>
            <w:shd w:val="clear" w:color="auto" w:fill="auto"/>
          </w:tcPr>
          <w:p w14:paraId="4CE425F0" w14:textId="77777777" w:rsidR="006A0BC1" w:rsidRDefault="006A0BC1" w:rsidP="006A0BC1">
            <w:r>
              <w:t>max_refs</w:t>
            </w:r>
          </w:p>
        </w:tc>
        <w:tc>
          <w:tcPr>
            <w:tcW w:w="7020" w:type="dxa"/>
            <w:shd w:val="clear" w:color="auto" w:fill="auto"/>
          </w:tcPr>
          <w:p w14:paraId="6790380F" w14:textId="77777777" w:rsidR="006A0BC1" w:rsidRDefault="006A0BC1" w:rsidP="006A0BC1">
            <w:r>
              <w:t>maximum number of stiffness reformations</w:t>
            </w:r>
          </w:p>
        </w:tc>
      </w:tr>
      <w:tr w:rsidR="006A0BC1" w14:paraId="327B2356" w14:textId="77777777">
        <w:tc>
          <w:tcPr>
            <w:tcW w:w="2448" w:type="dxa"/>
            <w:shd w:val="clear" w:color="auto" w:fill="auto"/>
          </w:tcPr>
          <w:p w14:paraId="427B8BE9" w14:textId="77777777" w:rsidR="006A0BC1" w:rsidRDefault="006A0BC1" w:rsidP="006A0BC1">
            <w:r>
              <w:t>max_ups</w:t>
            </w:r>
          </w:p>
        </w:tc>
        <w:tc>
          <w:tcPr>
            <w:tcW w:w="7020" w:type="dxa"/>
            <w:shd w:val="clear" w:color="auto" w:fill="auto"/>
          </w:tcPr>
          <w:p w14:paraId="18B352C6" w14:textId="77777777" w:rsidR="006A0BC1" w:rsidRDefault="006A0BC1" w:rsidP="006A0BC1">
            <w:r>
              <w:t>maximum number of BFGS updates</w:t>
            </w:r>
          </w:p>
        </w:tc>
      </w:tr>
      <w:tr w:rsidR="006A0BC1" w14:paraId="0080EA36" w14:textId="77777777">
        <w:tc>
          <w:tcPr>
            <w:tcW w:w="2448" w:type="dxa"/>
            <w:shd w:val="clear" w:color="auto" w:fill="auto"/>
          </w:tcPr>
          <w:p w14:paraId="390776EE" w14:textId="77777777" w:rsidR="006A0BC1" w:rsidRDefault="006A0BC1" w:rsidP="006A0BC1">
            <w:r>
              <w:t>restart</w:t>
            </w:r>
          </w:p>
        </w:tc>
        <w:tc>
          <w:tcPr>
            <w:tcW w:w="7020" w:type="dxa"/>
            <w:shd w:val="clear" w:color="auto" w:fill="auto"/>
          </w:tcPr>
          <w:p w14:paraId="6E6A5662" w14:textId="77777777" w:rsidR="006A0BC1" w:rsidRDefault="006A0BC1" w:rsidP="006A0BC1">
            <w:r>
              <w:t>restart file generation flag</w:t>
            </w:r>
          </w:p>
        </w:tc>
      </w:tr>
      <w:tr w:rsidR="006A0BC1" w14:paraId="0B3C3C53" w14:textId="77777777">
        <w:tc>
          <w:tcPr>
            <w:tcW w:w="2448" w:type="dxa"/>
            <w:shd w:val="clear" w:color="auto" w:fill="auto"/>
          </w:tcPr>
          <w:p w14:paraId="6CA5CFCA" w14:textId="77777777" w:rsidR="006A0BC1" w:rsidRDefault="006A0BC1" w:rsidP="006A0BC1">
            <w:r>
              <w:t>plot_level</w:t>
            </w:r>
          </w:p>
        </w:tc>
        <w:tc>
          <w:tcPr>
            <w:tcW w:w="7020" w:type="dxa"/>
            <w:shd w:val="clear" w:color="auto" w:fill="auto"/>
          </w:tcPr>
          <w:p w14:paraId="30215EBD" w14:textId="77777777" w:rsidR="006A0BC1" w:rsidRDefault="006A0BC1" w:rsidP="006A0BC1">
            <w:r>
              <w:t>defines the frequency of the plot file generation</w:t>
            </w:r>
          </w:p>
        </w:tc>
      </w:tr>
    </w:tbl>
    <w:p w14:paraId="20E2F074" w14:textId="77777777" w:rsidR="006A0BC1" w:rsidRDefault="006A0BC1" w:rsidP="006A0BC1"/>
    <w:p w14:paraId="3D2F63BD" w14:textId="77777777" w:rsidR="006A0BC1" w:rsidRDefault="006A0BC1" w:rsidP="006A0BC1">
      <w:pPr>
        <w:pStyle w:val="Heading2"/>
      </w:pPr>
      <w:bookmarkStart w:id="1619" w:name="_Toc385498559"/>
      <w:r>
        <w:t>The LoadData Section</w:t>
      </w:r>
      <w:bookmarkEnd w:id="1619"/>
    </w:p>
    <w:p w14:paraId="5E121C14" w14:textId="77777777" w:rsidR="006A0BC1" w:rsidRDefault="006A0BC1" w:rsidP="006A0BC1">
      <w:r>
        <w:t>In the LoadData section the user can redefine some or all of the load curves. The syntax is identical to the LoadData section of the FEBio input file:</w:t>
      </w:r>
    </w:p>
    <w:p w14:paraId="77CC23F9" w14:textId="77777777" w:rsidR="006A0BC1" w:rsidRDefault="006A0BC1" w:rsidP="006A0BC1"/>
    <w:p w14:paraId="6D8CF932" w14:textId="77777777" w:rsidR="006A0BC1" w:rsidRDefault="006A0BC1" w:rsidP="006A0BC1">
      <w:pPr>
        <w:pStyle w:val="code"/>
      </w:pPr>
      <w:r>
        <w:t>&lt;LoadData&gt;</w:t>
      </w:r>
    </w:p>
    <w:p w14:paraId="5440E92D" w14:textId="008A905B" w:rsidR="006A0BC1" w:rsidRDefault="006A0BC1" w:rsidP="006A0BC1">
      <w:pPr>
        <w:pStyle w:val="code"/>
      </w:pPr>
      <w:r>
        <w:tab/>
        <w:t>&lt;loadcurve id=</w:t>
      </w:r>
      <w:r w:rsidR="007F5C53">
        <w:t>"</w:t>
      </w:r>
      <w:r>
        <w:t>n</w:t>
      </w:r>
      <w:r w:rsidR="007F5C53">
        <w:t>"</w:t>
      </w:r>
      <w:r>
        <w:t>&gt;</w:t>
      </w:r>
    </w:p>
    <w:p w14:paraId="593E407B" w14:textId="77777777" w:rsidR="006A0BC1" w:rsidRDefault="006A0BC1" w:rsidP="006A0BC1">
      <w:pPr>
        <w:pStyle w:val="code"/>
      </w:pPr>
      <w:r>
        <w:tab/>
      </w:r>
      <w:r>
        <w:tab/>
        <w:t>&lt;loadpoint&gt;0, 0&lt;/loadpoint&gt;</w:t>
      </w:r>
    </w:p>
    <w:p w14:paraId="443CA66B" w14:textId="77777777" w:rsidR="006A0BC1" w:rsidRDefault="006A0BC1" w:rsidP="006A0BC1">
      <w:pPr>
        <w:pStyle w:val="code"/>
      </w:pPr>
      <w:r>
        <w:tab/>
      </w:r>
      <w:r>
        <w:tab/>
        <w:t>...</w:t>
      </w:r>
    </w:p>
    <w:p w14:paraId="65C93AC0" w14:textId="77777777" w:rsidR="006A0BC1" w:rsidRDefault="006A0BC1" w:rsidP="006A0BC1">
      <w:pPr>
        <w:pStyle w:val="code"/>
      </w:pPr>
      <w:r>
        <w:tab/>
      </w:r>
      <w:r>
        <w:tab/>
        <w:t>&lt;loadpoint&gt;1, 0.54&lt;/loadpoint&gt;</w:t>
      </w:r>
    </w:p>
    <w:p w14:paraId="73DFB675" w14:textId="77777777" w:rsidR="006A0BC1" w:rsidRDefault="006A0BC1" w:rsidP="006A0BC1">
      <w:pPr>
        <w:pStyle w:val="code"/>
      </w:pPr>
      <w:r>
        <w:tab/>
        <w:t>&lt;/loadcurve&gt;</w:t>
      </w:r>
    </w:p>
    <w:p w14:paraId="6867971E" w14:textId="77777777" w:rsidR="006A0BC1" w:rsidRDefault="006A0BC1" w:rsidP="006A0BC1">
      <w:pPr>
        <w:pStyle w:val="code"/>
      </w:pPr>
      <w:r>
        <w:t>&lt;/LoadData&gt;</w:t>
      </w:r>
    </w:p>
    <w:p w14:paraId="691D5A66" w14:textId="77777777" w:rsidR="006A0BC1" w:rsidRPr="00625D81" w:rsidRDefault="006A0BC1" w:rsidP="006A0BC1"/>
    <w:p w14:paraId="2621E89A" w14:textId="77777777" w:rsidR="006A0BC1" w:rsidRDefault="006A0BC1" w:rsidP="006A0BC1">
      <w:r>
        <w:t xml:space="preserve">In this case the loadcurve </w:t>
      </w:r>
      <w:r>
        <w:rPr>
          <w:i/>
        </w:rPr>
        <w:t xml:space="preserve">id </w:t>
      </w:r>
      <w:r>
        <w:t>is the loadcurve number of the loadcurve that the user wishes to redefine.</w:t>
      </w:r>
    </w:p>
    <w:p w14:paraId="7DE524D9" w14:textId="77777777" w:rsidR="006A0BC1" w:rsidRDefault="006A0BC1" w:rsidP="006A0BC1"/>
    <w:p w14:paraId="5AC38EEB" w14:textId="77777777" w:rsidR="006A0BC1" w:rsidRDefault="006A0BC1" w:rsidP="006A0BC1">
      <w:pPr>
        <w:pStyle w:val="Heading2"/>
      </w:pPr>
      <w:bookmarkStart w:id="1620" w:name="_Toc385498560"/>
      <w:r>
        <w:t>Example</w:t>
      </w:r>
      <w:bookmarkEnd w:id="1620"/>
    </w:p>
    <w:p w14:paraId="1B4EB167" w14:textId="77777777" w:rsidR="006A0BC1" w:rsidRPr="00C143AF" w:rsidRDefault="006A0BC1" w:rsidP="006A0BC1">
      <w:r>
        <w:t xml:space="preserve">The following example defines a restart input file. No parameters are redefined. Only the mandatory </w:t>
      </w:r>
      <w:r>
        <w:rPr>
          <w:i/>
        </w:rPr>
        <w:t xml:space="preserve">Archive </w:t>
      </w:r>
      <w:r>
        <w:t>element is defined. In this case the analysis will simply continue where it left off:</w:t>
      </w:r>
    </w:p>
    <w:p w14:paraId="34F882B4" w14:textId="77777777" w:rsidR="006A0BC1" w:rsidRDefault="006A0BC1" w:rsidP="006A0BC1"/>
    <w:p w14:paraId="3CBAF567"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&lt;?xml version="1.0" encoding="ISO-8859-1"?&gt;</w:t>
      </w:r>
    </w:p>
    <w:p w14:paraId="6B654B3B" w14:textId="028F4A1B"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 version=</w:t>
      </w:r>
      <w:r w:rsidR="007F5C53" w:rsidRPr="00CF7269">
        <w:rPr>
          <w:rFonts w:ascii="Courier New" w:hAnsi="Courier New" w:cs="Courier New"/>
          <w:sz w:val="22"/>
          <w:szCs w:val="22"/>
        </w:rPr>
        <w:t>"</w:t>
      </w:r>
      <w:r w:rsidRPr="00CF7269">
        <w:rPr>
          <w:rFonts w:ascii="Courier New" w:hAnsi="Courier New" w:cs="Courier New"/>
          <w:sz w:val="22"/>
          <w:szCs w:val="22"/>
        </w:rPr>
        <w:t>1.0</w:t>
      </w:r>
      <w:r w:rsidR="007F5C53" w:rsidRPr="00CF7269">
        <w:rPr>
          <w:rFonts w:ascii="Courier New" w:hAnsi="Courier New" w:cs="Courier New"/>
          <w:sz w:val="22"/>
          <w:szCs w:val="22"/>
        </w:rPr>
        <w:t>"</w:t>
      </w:r>
      <w:r w:rsidRPr="00CF7269">
        <w:rPr>
          <w:rFonts w:ascii="Courier New" w:hAnsi="Courier New" w:cs="Courier New"/>
          <w:sz w:val="22"/>
          <w:szCs w:val="22"/>
        </w:rPr>
        <w:t>&gt;</w:t>
      </w:r>
    </w:p>
    <w:p w14:paraId="2803F5F8"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ab/>
        <w:t>&lt;Archive&gt;out.dmp&lt;/Archive&gt;</w:t>
      </w:r>
    </w:p>
    <w:p w14:paraId="3AFFF559"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&lt;/febio_restart&gt;</w:t>
      </w:r>
    </w:p>
    <w:p w14:paraId="08743166" w14:textId="77777777" w:rsidR="006A0BC1" w:rsidRDefault="006A0BC1" w:rsidP="006A0BC1"/>
    <w:p w14:paraId="6C97D644" w14:textId="77777777" w:rsidR="006A0BC1" w:rsidRDefault="006A0BC1" w:rsidP="006A0BC1">
      <w:r>
        <w:br w:type="page"/>
      </w:r>
    </w:p>
    <w:p w14:paraId="1803E218" w14:textId="77777777" w:rsidR="006A0BC1" w:rsidRDefault="006A0BC1" w:rsidP="006A0BC1">
      <w:pPr>
        <w:pStyle w:val="Heading1"/>
      </w:pPr>
      <w:bookmarkStart w:id="1621" w:name="_Ref293568242"/>
      <w:bookmarkStart w:id="1622" w:name="_Toc385498561"/>
      <w:r>
        <w:lastRenderedPageBreak/>
        <w:t>Multi-step Analysis</w:t>
      </w:r>
      <w:bookmarkEnd w:id="1621"/>
      <w:bookmarkEnd w:id="1622"/>
    </w:p>
    <w:p w14:paraId="68058211" w14:textId="77777777" w:rsidR="006A0BC1" w:rsidRDefault="006A0BC1" w:rsidP="006A0BC1">
      <w:r>
        <w:t>As of version 1.1.6</w:t>
      </w:r>
      <w:r w:rsidR="004A1056">
        <w:t>,</w:t>
      </w:r>
      <w:r>
        <w:t xml:space="preserve"> multi-step problems can be solved with FEBio. A multi-step analysis is defined using multiple steps, where in each step the user can redefine control parameters and boundary conditions. This is useful, for instance, for defining time-dependant boundary conditions or for switching between different analysis types during the simulation.</w:t>
      </w:r>
    </w:p>
    <w:p w14:paraId="365BADBA" w14:textId="77777777" w:rsidR="006A0BC1" w:rsidRDefault="006A0BC1" w:rsidP="006A0BC1"/>
    <w:p w14:paraId="76249375" w14:textId="2C37B4E3" w:rsidR="006A0BC1" w:rsidRDefault="006A0BC1" w:rsidP="006A0BC1">
      <w:pPr>
        <w:pStyle w:val="Heading2"/>
      </w:pPr>
      <w:bookmarkStart w:id="1623" w:name="_Toc385498562"/>
      <w:r>
        <w:t xml:space="preserve">The Step </w:t>
      </w:r>
      <w:r w:rsidR="00D153DC">
        <w:t>S</w:t>
      </w:r>
      <w:r>
        <w:t>ection</w:t>
      </w:r>
      <w:bookmarkEnd w:id="1623"/>
    </w:p>
    <w:p w14:paraId="7439D601" w14:textId="77777777" w:rsidR="006A0BC1" w:rsidRDefault="006A0BC1" w:rsidP="006A0BC1">
      <w:r>
        <w:t xml:space="preserve">The multi-step analysis feature introduces a new section to the input file. Each step requires its own </w:t>
      </w:r>
      <w:r>
        <w:rPr>
          <w:i/>
        </w:rPr>
        <w:t xml:space="preserve">step </w:t>
      </w:r>
      <w:r>
        <w:t>section, preferably at the bottom of the input file. In this step section, the user can redefine the control section and the boundary section. The following format is suggested when defining a multi-step analysis:</w:t>
      </w:r>
    </w:p>
    <w:p w14:paraId="69D3D0C8" w14:textId="77777777" w:rsidR="006A0BC1" w:rsidRDefault="006A0BC1" w:rsidP="006A0BC1"/>
    <w:p w14:paraId="7DFD8290" w14:textId="5D242213" w:rsidR="006A0BC1" w:rsidRDefault="006A0BC1" w:rsidP="006A0BC1">
      <w:pPr>
        <w:pStyle w:val="code"/>
      </w:pPr>
      <w:r>
        <w:t>&lt;febio_spec version=</w:t>
      </w:r>
      <w:r w:rsidR="007F5C53">
        <w:t>"</w:t>
      </w:r>
      <w:del w:id="1624" w:author="Steve Maas" w:date="2014-01-02T11:25:00Z">
        <w:r w:rsidDel="008B2763">
          <w:delText>1</w:delText>
        </w:r>
      </w:del>
      <w:ins w:id="1625" w:author="Steve Maas" w:date="2014-01-02T11:25:00Z">
        <w:r w:rsidR="008B2763">
          <w:t>2</w:t>
        </w:r>
      </w:ins>
      <w:r>
        <w:t>.0</w:t>
      </w:r>
      <w:r w:rsidR="007F5C53">
        <w:t>"</w:t>
      </w:r>
      <w:r>
        <w:t>&gt;</w:t>
      </w:r>
    </w:p>
    <w:p w14:paraId="0186BC76" w14:textId="77777777" w:rsidR="006A0BC1" w:rsidRDefault="006A0BC1" w:rsidP="006A0BC1">
      <w:pPr>
        <w:pStyle w:val="code"/>
      </w:pPr>
      <w:r>
        <w:tab/>
        <w:t>&lt;Control&gt;</w:t>
      </w:r>
    </w:p>
    <w:p w14:paraId="28F8AEF2" w14:textId="77777777" w:rsidR="006A0BC1" w:rsidRDefault="006A0BC1" w:rsidP="006A0BC1">
      <w:pPr>
        <w:pStyle w:val="code"/>
      </w:pPr>
      <w:r>
        <w:tab/>
      </w:r>
      <w:r>
        <w:tab/>
        <w:t>&lt;!-- global control parameters --&gt;</w:t>
      </w:r>
    </w:p>
    <w:p w14:paraId="675C369B" w14:textId="77777777" w:rsidR="006A0BC1" w:rsidRDefault="006A0BC1" w:rsidP="006A0BC1">
      <w:pPr>
        <w:pStyle w:val="code"/>
      </w:pPr>
      <w:r>
        <w:tab/>
        <w:t>&lt;/Control&gt;</w:t>
      </w:r>
    </w:p>
    <w:p w14:paraId="57A7C298" w14:textId="77777777" w:rsidR="006A0BC1" w:rsidRDefault="006A0BC1" w:rsidP="006A0BC1">
      <w:pPr>
        <w:pStyle w:val="code"/>
      </w:pPr>
      <w:r>
        <w:tab/>
        <w:t>&lt;Material&gt;</w:t>
      </w:r>
    </w:p>
    <w:p w14:paraId="59E12120" w14:textId="77777777" w:rsidR="006A0BC1" w:rsidRDefault="006A0BC1" w:rsidP="006A0BC1">
      <w:pPr>
        <w:pStyle w:val="code"/>
      </w:pPr>
      <w:r>
        <w:tab/>
      </w:r>
      <w:r>
        <w:tab/>
        <w:t>&lt;!-- materials go here --&gt;</w:t>
      </w:r>
    </w:p>
    <w:p w14:paraId="2CC0B5A6" w14:textId="77777777" w:rsidR="006A0BC1" w:rsidRDefault="006A0BC1" w:rsidP="006A0BC1">
      <w:pPr>
        <w:pStyle w:val="code"/>
      </w:pPr>
      <w:r>
        <w:tab/>
        <w:t>&lt;/Material&gt;</w:t>
      </w:r>
    </w:p>
    <w:p w14:paraId="78055FCB" w14:textId="77777777" w:rsidR="006A0BC1" w:rsidRDefault="006A0BC1" w:rsidP="006A0BC1">
      <w:pPr>
        <w:pStyle w:val="code"/>
      </w:pPr>
      <w:r>
        <w:tab/>
        <w:t>&lt;Geometry&gt;</w:t>
      </w:r>
    </w:p>
    <w:p w14:paraId="0138DB52" w14:textId="77777777" w:rsidR="006A0BC1" w:rsidRDefault="006A0BC1" w:rsidP="006A0BC1">
      <w:pPr>
        <w:pStyle w:val="code"/>
      </w:pPr>
      <w:r>
        <w:tab/>
      </w:r>
      <w:r>
        <w:tab/>
        <w:t>&lt;!-- geometry goes here --&gt;</w:t>
      </w:r>
    </w:p>
    <w:p w14:paraId="7D4293E7" w14:textId="77777777" w:rsidR="006A0BC1" w:rsidRDefault="006A0BC1" w:rsidP="006A0BC1">
      <w:pPr>
        <w:pStyle w:val="code"/>
      </w:pPr>
      <w:r>
        <w:tab/>
        <w:t>&lt;/Geometry&gt;</w:t>
      </w:r>
    </w:p>
    <w:p w14:paraId="7E31112E" w14:textId="77777777" w:rsidR="006A0BC1" w:rsidRDefault="006A0BC1" w:rsidP="006A0BC1">
      <w:pPr>
        <w:pStyle w:val="code"/>
      </w:pPr>
      <w:r>
        <w:tab/>
        <w:t>&lt;Boundary&gt;</w:t>
      </w:r>
    </w:p>
    <w:p w14:paraId="3B6D1EA7" w14:textId="77777777" w:rsidR="006A0BC1" w:rsidRDefault="006A0BC1" w:rsidP="006A0BC1">
      <w:pPr>
        <w:pStyle w:val="code"/>
      </w:pPr>
      <w:r>
        <w:tab/>
      </w:r>
      <w:r>
        <w:tab/>
        <w:t>&lt;!-- global boundary conditions --&gt;</w:t>
      </w:r>
    </w:p>
    <w:p w14:paraId="643DB9C4" w14:textId="77777777" w:rsidR="006A0BC1" w:rsidRDefault="006A0BC1" w:rsidP="006A0BC1">
      <w:pPr>
        <w:pStyle w:val="code"/>
      </w:pPr>
      <w:r>
        <w:tab/>
        <w:t>&lt;/Boundary&gt;</w:t>
      </w:r>
    </w:p>
    <w:p w14:paraId="2F0C90E3" w14:textId="77777777" w:rsidR="006A0BC1" w:rsidRDefault="006A0BC1" w:rsidP="006A0BC1">
      <w:pPr>
        <w:pStyle w:val="code"/>
      </w:pPr>
      <w:r>
        <w:tab/>
        <w:t>&lt;LoadData&gt;</w:t>
      </w:r>
    </w:p>
    <w:p w14:paraId="101F1189" w14:textId="77777777" w:rsidR="006A0BC1" w:rsidRDefault="006A0BC1" w:rsidP="006A0BC1">
      <w:pPr>
        <w:pStyle w:val="code"/>
      </w:pPr>
      <w:r>
        <w:tab/>
      </w:r>
      <w:r>
        <w:tab/>
        <w:t>&lt;!-- load curve data goes here --&gt;</w:t>
      </w:r>
    </w:p>
    <w:p w14:paraId="12F069AC" w14:textId="77777777" w:rsidR="006A0BC1" w:rsidRDefault="006A0BC1" w:rsidP="006A0BC1">
      <w:pPr>
        <w:pStyle w:val="code"/>
      </w:pPr>
      <w:r>
        <w:tab/>
        <w:t>&lt;/LoadData&gt;</w:t>
      </w:r>
    </w:p>
    <w:p w14:paraId="2C12A81A" w14:textId="77777777" w:rsidR="006A0BC1" w:rsidRDefault="006A0BC1" w:rsidP="006A0BC1">
      <w:pPr>
        <w:pStyle w:val="code"/>
        <w:shd w:val="clear" w:color="auto" w:fill="E6E6E6"/>
      </w:pPr>
      <w:r>
        <w:tab/>
        <w:t>&lt;Step&gt;</w:t>
      </w:r>
    </w:p>
    <w:p w14:paraId="62C7C542" w14:textId="77777777" w:rsidR="006A0BC1" w:rsidRDefault="006A0BC1" w:rsidP="006A0BC1">
      <w:pPr>
        <w:pStyle w:val="code"/>
        <w:shd w:val="clear" w:color="auto" w:fill="E6E6E6"/>
      </w:pPr>
      <w:r>
        <w:tab/>
      </w:r>
      <w:r>
        <w:tab/>
        <w:t>&lt;Control&gt;</w:t>
      </w:r>
    </w:p>
    <w:p w14:paraId="24E770AF" w14:textId="77777777" w:rsidR="006A0BC1" w:rsidRDefault="006A0BC1" w:rsidP="006A0BC1">
      <w:pPr>
        <w:pStyle w:val="code"/>
        <w:shd w:val="clear" w:color="auto" w:fill="E6E6E6"/>
      </w:pPr>
      <w:r>
        <w:tab/>
      </w:r>
      <w:r>
        <w:tab/>
      </w:r>
      <w:r>
        <w:tab/>
        <w:t>&lt;!-- local control settings --&gt;</w:t>
      </w:r>
    </w:p>
    <w:p w14:paraId="5DDABF24" w14:textId="77777777" w:rsidR="006A0BC1" w:rsidRDefault="006A0BC1" w:rsidP="006A0BC1">
      <w:pPr>
        <w:pStyle w:val="code"/>
        <w:shd w:val="clear" w:color="auto" w:fill="E6E6E6"/>
      </w:pPr>
      <w:r>
        <w:tab/>
      </w:r>
      <w:r>
        <w:tab/>
        <w:t>&lt;/Control&gt;</w:t>
      </w:r>
    </w:p>
    <w:p w14:paraId="2BE3B28E" w14:textId="77777777" w:rsidR="006A0BC1" w:rsidRDefault="006A0BC1" w:rsidP="006A0BC1">
      <w:pPr>
        <w:pStyle w:val="code"/>
        <w:shd w:val="clear" w:color="auto" w:fill="E6E6E6"/>
      </w:pPr>
      <w:r>
        <w:tab/>
      </w:r>
      <w:r>
        <w:tab/>
        <w:t>&lt;Boundary&gt;</w:t>
      </w:r>
    </w:p>
    <w:p w14:paraId="5945A955" w14:textId="77777777" w:rsidR="006A0BC1" w:rsidRDefault="006A0BC1" w:rsidP="006A0BC1">
      <w:pPr>
        <w:pStyle w:val="code"/>
        <w:shd w:val="clear" w:color="auto" w:fill="E6E6E6"/>
      </w:pPr>
      <w:r>
        <w:tab/>
      </w:r>
      <w:r>
        <w:tab/>
      </w:r>
      <w:r>
        <w:tab/>
        <w:t>&lt;!-- local boundary conditions --&gt;</w:t>
      </w:r>
    </w:p>
    <w:p w14:paraId="607E011C" w14:textId="77777777" w:rsidR="006A0BC1" w:rsidRDefault="006A0BC1" w:rsidP="006A0BC1">
      <w:pPr>
        <w:pStyle w:val="code"/>
        <w:shd w:val="clear" w:color="auto" w:fill="E6E6E6"/>
      </w:pPr>
      <w:r>
        <w:tab/>
      </w:r>
      <w:r>
        <w:tab/>
        <w:t>&lt;/Boundary&gt;</w:t>
      </w:r>
    </w:p>
    <w:p w14:paraId="5CFD8A34" w14:textId="77777777" w:rsidR="006A0BC1" w:rsidRDefault="006A0BC1" w:rsidP="006A0BC1">
      <w:pPr>
        <w:pStyle w:val="code"/>
        <w:shd w:val="clear" w:color="auto" w:fill="E6E6E6"/>
      </w:pPr>
      <w:r>
        <w:tab/>
        <w:t>&lt;/Step&gt;</w:t>
      </w:r>
    </w:p>
    <w:p w14:paraId="05ABD079" w14:textId="77777777" w:rsidR="006A0BC1" w:rsidRDefault="006A0BC1" w:rsidP="006A0BC1">
      <w:pPr>
        <w:pStyle w:val="code"/>
      </w:pPr>
      <w:r>
        <w:t>&lt;/febio_spec&gt;</w:t>
      </w:r>
    </w:p>
    <w:p w14:paraId="2B6974CB" w14:textId="77777777" w:rsidR="006A0BC1" w:rsidRPr="005C0DC0" w:rsidRDefault="006A0BC1" w:rsidP="006A0BC1"/>
    <w:p w14:paraId="07B26A7D" w14:textId="77777777" w:rsidR="006A0BC1" w:rsidRDefault="006A0BC1" w:rsidP="006A0BC1">
      <w:r>
        <w:t>The first part of the file looks similar to a normal input file, except that in the control section only global control parameters should be defined (e.g. the title). Also, the boundary section should only contain global boundary conditions. The differences between local and global parameters are explained below.</w:t>
      </w:r>
    </w:p>
    <w:p w14:paraId="62ABEF9C" w14:textId="77777777" w:rsidR="006A0BC1" w:rsidRDefault="006A0BC1" w:rsidP="006A0BC1"/>
    <w:p w14:paraId="79142855" w14:textId="77777777" w:rsidR="006A0BC1" w:rsidRDefault="006A0BC1" w:rsidP="006A0BC1">
      <w:r>
        <w:t>After the LoadData section, the user can define as many Step sections as needed. In each Step section, the user can now define the (local) control parameters and boundary conditions.</w:t>
      </w:r>
    </w:p>
    <w:p w14:paraId="155C3DF7" w14:textId="77777777" w:rsidR="006A0BC1" w:rsidRDefault="006A0BC1" w:rsidP="006A0BC1"/>
    <w:p w14:paraId="0EC1F497" w14:textId="77777777" w:rsidR="006A0BC1" w:rsidRDefault="006A0BC1" w:rsidP="006A0BC1">
      <w:r>
        <w:lastRenderedPageBreak/>
        <w:t xml:space="preserve">In a multi-step analysis it is important to understand the difference between local and global settings. The global settings are those settings that remain unchanged during the entire simulation. </w:t>
      </w:r>
    </w:p>
    <w:p w14:paraId="41D0FFC0" w14:textId="77777777" w:rsidR="006A0BC1" w:rsidRDefault="006A0BC1" w:rsidP="006A0BC1"/>
    <w:p w14:paraId="09F039C0" w14:textId="77777777" w:rsidR="006A0BC1" w:rsidRDefault="006A0BC1" w:rsidP="006A0BC1">
      <w:pPr>
        <w:pStyle w:val="Heading3"/>
      </w:pPr>
      <w:bookmarkStart w:id="1626" w:name="_Toc385498563"/>
      <w:r>
        <w:t>Control Settings</w:t>
      </w:r>
      <w:bookmarkEnd w:id="1626"/>
    </w:p>
    <w:p w14:paraId="5FE43BC9" w14:textId="77777777" w:rsidR="006A0BC1" w:rsidRDefault="006A0BC1" w:rsidP="006A0BC1">
      <w:r>
        <w:t>All control settings are considered local, except the title. Therefore the title should be the only control setting that is defined in the global control section. All other control parameters, including time step parameters, linear solver parameters, convergence parameters, and so forth, should be defined in the Control section of each step.  For example:</w:t>
      </w:r>
    </w:p>
    <w:p w14:paraId="51D68155" w14:textId="77777777" w:rsidR="006A0BC1" w:rsidRDefault="006A0BC1" w:rsidP="006A0BC1"/>
    <w:p w14:paraId="2D2C88A0" w14:textId="2B386BEB" w:rsidR="006A0BC1" w:rsidRDefault="006A0BC1" w:rsidP="006A0BC1">
      <w:pPr>
        <w:pStyle w:val="code"/>
      </w:pPr>
      <w:r>
        <w:t>&lt;febio_spec version=</w:t>
      </w:r>
      <w:r w:rsidR="007F5C53">
        <w:t>"</w:t>
      </w:r>
      <w:r>
        <w:t>1.0</w:t>
      </w:r>
      <w:r w:rsidR="007F5C53">
        <w:t>"</w:t>
      </w:r>
      <w:r>
        <w:t>&gt;</w:t>
      </w:r>
    </w:p>
    <w:p w14:paraId="20822770" w14:textId="77777777" w:rsidR="006A0BC1" w:rsidRDefault="006A0BC1" w:rsidP="006A0BC1">
      <w:pPr>
        <w:pStyle w:val="code"/>
      </w:pPr>
      <w:r>
        <w:tab/>
        <w:t>&lt;Control&gt;</w:t>
      </w:r>
    </w:p>
    <w:p w14:paraId="3C2FA7D7" w14:textId="77777777" w:rsidR="006A0BC1" w:rsidRDefault="006A0BC1" w:rsidP="006A0BC1">
      <w:pPr>
        <w:pStyle w:val="code"/>
      </w:pPr>
      <w:r>
        <w:tab/>
      </w:r>
      <w:r>
        <w:tab/>
        <w:t>&lt;title&gt;This is the title&lt;/title&gt;</w:t>
      </w:r>
    </w:p>
    <w:p w14:paraId="0B46A6C5" w14:textId="77777777" w:rsidR="006A0BC1" w:rsidRDefault="006A0BC1" w:rsidP="006A0BC1">
      <w:pPr>
        <w:pStyle w:val="code"/>
      </w:pPr>
      <w:r>
        <w:tab/>
        <w:t>&lt;/Control&gt;</w:t>
      </w:r>
    </w:p>
    <w:p w14:paraId="307887DE" w14:textId="77777777" w:rsidR="006A0BC1" w:rsidRDefault="006A0BC1" w:rsidP="006A0BC1">
      <w:pPr>
        <w:pStyle w:val="code"/>
      </w:pPr>
      <w:r>
        <w:tab/>
        <w:t>...</w:t>
      </w:r>
    </w:p>
    <w:p w14:paraId="1B01213F" w14:textId="77777777" w:rsidR="006A0BC1" w:rsidRDefault="006A0BC1" w:rsidP="006A0BC1">
      <w:pPr>
        <w:pStyle w:val="code"/>
      </w:pPr>
      <w:r>
        <w:tab/>
        <w:t>&lt;Step&gt;</w:t>
      </w:r>
    </w:p>
    <w:p w14:paraId="15654050" w14:textId="77777777" w:rsidR="006A0BC1" w:rsidRDefault="006A0BC1" w:rsidP="006A0BC1">
      <w:pPr>
        <w:pStyle w:val="code"/>
      </w:pPr>
      <w:r>
        <w:tab/>
      </w:r>
      <w:r>
        <w:tab/>
        <w:t>&lt;Control&gt;</w:t>
      </w:r>
    </w:p>
    <w:p w14:paraId="6860E90B" w14:textId="77777777" w:rsidR="006A0BC1" w:rsidRDefault="006A0BC1" w:rsidP="006A0BC1">
      <w:pPr>
        <w:pStyle w:val="code"/>
      </w:pPr>
      <w:r>
        <w:tab/>
      </w:r>
      <w:r>
        <w:tab/>
      </w:r>
      <w:r>
        <w:tab/>
        <w:t>&lt;!-- place control parameters here --&gt;</w:t>
      </w:r>
    </w:p>
    <w:p w14:paraId="68D93CBC" w14:textId="77777777" w:rsidR="006A0BC1" w:rsidRDefault="006A0BC1" w:rsidP="006A0BC1">
      <w:pPr>
        <w:pStyle w:val="code"/>
      </w:pPr>
      <w:r>
        <w:tab/>
      </w:r>
      <w:r>
        <w:tab/>
        <w:t>&lt;/Control&gt;</w:t>
      </w:r>
    </w:p>
    <w:p w14:paraId="70FBEE28" w14:textId="77777777" w:rsidR="006A0BC1" w:rsidRDefault="006A0BC1" w:rsidP="006A0BC1">
      <w:pPr>
        <w:pStyle w:val="code"/>
      </w:pPr>
      <w:r>
        <w:tab/>
        <w:t>&lt;/Step&gt;</w:t>
      </w:r>
    </w:p>
    <w:p w14:paraId="0BEC6A06" w14:textId="77777777" w:rsidR="006A0BC1" w:rsidRDefault="006A0BC1" w:rsidP="006A0BC1">
      <w:pPr>
        <w:pStyle w:val="code"/>
      </w:pPr>
      <w:r>
        <w:t>&lt;/febio_spec&gt;</w:t>
      </w:r>
    </w:p>
    <w:p w14:paraId="07AC1477" w14:textId="77777777" w:rsidR="006A0BC1" w:rsidRPr="00D72496" w:rsidRDefault="006A0BC1" w:rsidP="006A0BC1"/>
    <w:p w14:paraId="6F99DA1E" w14:textId="1E95411A" w:rsidR="006A0BC1" w:rsidRDefault="006A0BC1" w:rsidP="006A0BC1">
      <w:pPr>
        <w:pStyle w:val="Heading3"/>
      </w:pPr>
      <w:bookmarkStart w:id="1627" w:name="_Toc385498564"/>
      <w:del w:id="1628" w:author="Steve Maas" w:date="2014-01-02T11:28:00Z">
        <w:r w:rsidDel="00B24DAD">
          <w:delText xml:space="preserve">Boundary </w:delText>
        </w:r>
        <w:r w:rsidR="00B37A5F" w:rsidDel="00B24DAD">
          <w:delText xml:space="preserve">and Loads </w:delText>
        </w:r>
        <w:r w:rsidDel="00B24DAD">
          <w:delText>Settings</w:delText>
        </w:r>
      </w:del>
      <w:ins w:id="1629" w:author="Steve Maas" w:date="2014-01-02T11:28:00Z">
        <w:r w:rsidR="00B24DAD">
          <w:t>Boundary Conditions</w:t>
        </w:r>
      </w:ins>
      <w:bookmarkEnd w:id="1627"/>
    </w:p>
    <w:p w14:paraId="4D273171" w14:textId="77777777" w:rsidR="00B24DAD" w:rsidRDefault="00B24DAD" w:rsidP="006A0BC1">
      <w:pPr>
        <w:rPr>
          <w:ins w:id="1630" w:author="Steve Maas" w:date="2014-01-02T11:32:00Z"/>
        </w:rPr>
      </w:pPr>
      <w:ins w:id="1631" w:author="Steve Maas" w:date="2014-01-02T11:29:00Z">
        <w:r>
          <w:t>In a multi-step analysis boundary conditions can be applied that are only active during the step.</w:t>
        </w:r>
      </w:ins>
      <w:ins w:id="1632" w:author="Steve Maas" w:date="2014-01-02T11:30:00Z">
        <w:r>
          <w:t xml:space="preserve"> This applies to the </w:t>
        </w:r>
        <w:r>
          <w:rPr>
            <w:i/>
          </w:rPr>
          <w:t>Boundary</w:t>
        </w:r>
        <w:r>
          <w:t xml:space="preserve">, </w:t>
        </w:r>
        <w:r>
          <w:rPr>
            <w:i/>
          </w:rPr>
          <w:t>Loads</w:t>
        </w:r>
        <w:r>
          <w:t xml:space="preserve">, </w:t>
        </w:r>
        <w:r>
          <w:rPr>
            <w:i/>
          </w:rPr>
          <w:t xml:space="preserve">Contact </w:t>
        </w:r>
        <w:r>
          <w:t xml:space="preserve">and </w:t>
        </w:r>
        <w:r>
          <w:rPr>
            <w:i/>
          </w:rPr>
          <w:t xml:space="preserve">Constraints </w:t>
        </w:r>
        <w:r>
          <w:t>section</w:t>
        </w:r>
      </w:ins>
      <w:ins w:id="1633" w:author="Steve Maas" w:date="2014-01-02T11:29:00Z">
        <w:r>
          <w:t xml:space="preserve"> </w:t>
        </w:r>
      </w:ins>
      <w:ins w:id="1634" w:author="Steve Maas" w:date="2014-01-02T11:30:00Z">
        <w:r>
          <w:t>of the FEBio input file. These section</w:t>
        </w:r>
      </w:ins>
      <w:ins w:id="1635" w:author="Steve Maas" w:date="2014-01-02T11:31:00Z">
        <w:r>
          <w:t>s</w:t>
        </w:r>
      </w:ins>
      <w:ins w:id="1636" w:author="Steve Maas" w:date="2014-01-02T11:30:00Z">
        <w:r>
          <w:t xml:space="preserve"> can thus be placed inside the </w:t>
        </w:r>
      </w:ins>
      <w:ins w:id="1637" w:author="Steve Maas" w:date="2014-01-02T11:31:00Z">
        <w:r>
          <w:rPr>
            <w:i/>
          </w:rPr>
          <w:t xml:space="preserve">Step </w:t>
        </w:r>
        <w:r>
          <w:t xml:space="preserve">section to define a boundary condition that is only active during the step. </w:t>
        </w:r>
      </w:ins>
      <w:del w:id="1638" w:author="Steve Maas" w:date="2014-01-02T11:31:00Z">
        <w:r w:rsidR="006A0BC1" w:rsidDel="00B24DAD">
          <w:delText xml:space="preserve">The Boundary </w:delText>
        </w:r>
        <w:r w:rsidR="00B37A5F" w:rsidDel="00B24DAD">
          <w:delText xml:space="preserve">and Loads </w:delText>
        </w:r>
        <w:r w:rsidR="006A0BC1" w:rsidDel="00B24DAD">
          <w:delText>section</w:delText>
        </w:r>
        <w:r w:rsidR="00B37A5F" w:rsidDel="00B24DAD">
          <w:delText>s</w:delText>
        </w:r>
        <w:r w:rsidR="006A0BC1" w:rsidDel="00B24DAD">
          <w:delText xml:space="preserve"> define the boundary conditions</w:delText>
        </w:r>
        <w:r w:rsidR="00B37A5F" w:rsidDel="00B24DAD">
          <w:delText xml:space="preserve"> that are applied to the model</w:delText>
        </w:r>
        <w:r w:rsidR="006A0BC1" w:rsidDel="00B24DAD">
          <w:delText xml:space="preserve">. </w:delText>
        </w:r>
      </w:del>
      <w:r w:rsidR="00B37A5F">
        <w:t xml:space="preserve">If </w:t>
      </w:r>
      <w:del w:id="1639" w:author="Steve Maas" w:date="2014-01-02T11:31:00Z">
        <w:r w:rsidR="00B37A5F" w:rsidDel="00B24DAD">
          <w:delText>i</w:delText>
        </w:r>
        <w:r w:rsidR="006A0BC1" w:rsidDel="00B24DAD">
          <w:delText>t</w:delText>
        </w:r>
      </w:del>
      <w:ins w:id="1640" w:author="Steve Maas" w:date="2014-01-02T11:31:00Z">
        <w:r>
          <w:t>one of these sections</w:t>
        </w:r>
      </w:ins>
      <w:r w:rsidR="006A0BC1">
        <w:t xml:space="preserve"> is defined before the first </w:t>
      </w:r>
      <w:r w:rsidR="006A0BC1" w:rsidRPr="00D230AA">
        <w:rPr>
          <w:i/>
        </w:rPr>
        <w:t>Step</w:t>
      </w:r>
      <w:r w:rsidR="006A0BC1">
        <w:t xml:space="preserve"> section</w:t>
      </w:r>
      <w:r w:rsidR="00B37A5F">
        <w:t>,</w:t>
      </w:r>
      <w:r w:rsidR="006A0BC1">
        <w:t xml:space="preserve"> </w:t>
      </w:r>
      <w:r w:rsidR="00B37A5F">
        <w:t xml:space="preserve">the </w:t>
      </w:r>
      <w:ins w:id="1641" w:author="Steve Maas" w:date="2014-01-02T11:31:00Z">
        <w:r>
          <w:t xml:space="preserve">corresponding boundary </w:t>
        </w:r>
      </w:ins>
      <w:r w:rsidR="006A0BC1">
        <w:t xml:space="preserve">conditions remain enforced during </w:t>
      </w:r>
      <w:del w:id="1642" w:author="Steve Maas" w:date="2014-01-02T11:31:00Z">
        <w:r w:rsidR="006A0BC1" w:rsidDel="00B24DAD">
          <w:delText>the entire simulation</w:delText>
        </w:r>
      </w:del>
      <w:ins w:id="1643" w:author="Steve Maas" w:date="2014-01-02T11:31:00Z">
        <w:r>
          <w:t>all the steps</w:t>
        </w:r>
      </w:ins>
      <w:r w:rsidR="006A0BC1">
        <w:t>.</w:t>
      </w:r>
    </w:p>
    <w:p w14:paraId="760176B3" w14:textId="77777777" w:rsidR="00B24DAD" w:rsidRDefault="00B24DAD" w:rsidP="006A0BC1">
      <w:pPr>
        <w:rPr>
          <w:ins w:id="1644" w:author="Steve Maas" w:date="2014-01-02T11:32:00Z"/>
        </w:rPr>
      </w:pPr>
    </w:p>
    <w:p w14:paraId="6829D738" w14:textId="0C496C16" w:rsidR="00B24DAD" w:rsidRDefault="00B24DAD">
      <w:pPr>
        <w:pStyle w:val="Heading3"/>
        <w:rPr>
          <w:ins w:id="1645" w:author="Steve Maas" w:date="2014-01-02T11:32:00Z"/>
        </w:rPr>
        <w:pPrChange w:id="1646" w:author="Steve Maas" w:date="2014-01-02T11:32:00Z">
          <w:pPr/>
        </w:pPrChange>
      </w:pPr>
      <w:bookmarkStart w:id="1647" w:name="_Toc385498565"/>
      <w:ins w:id="1648" w:author="Steve Maas" w:date="2014-01-02T11:32:00Z">
        <w:r>
          <w:t>Relative Boundary Conditions</w:t>
        </w:r>
        <w:bookmarkEnd w:id="1647"/>
      </w:ins>
    </w:p>
    <w:p w14:paraId="7C519646" w14:textId="02BCCA6B" w:rsidR="006A0BC1" w:rsidRDefault="00B24DAD" w:rsidP="006A0BC1">
      <w:ins w:id="1649" w:author="Steve Maas" w:date="2014-01-02T11:32:00Z">
        <w:r>
          <w:t xml:space="preserve">Some boundary conditions </w:t>
        </w:r>
      </w:ins>
      <w:ins w:id="1650" w:author="Steve Maas" w:date="2014-01-02T11:33:00Z">
        <w:r>
          <w:t>can be defined as relative boundary conditions</w:t>
        </w:r>
      </w:ins>
      <w:ins w:id="1651" w:author="Steve Maas" w:date="2014-01-02T11:34:00Z">
        <w:r>
          <w:t>.</w:t>
        </w:r>
      </w:ins>
      <w:ins w:id="1652" w:author="Steve Maas" w:date="2014-01-02T11:33:00Z">
        <w:r>
          <w:t xml:space="preserve"> </w:t>
        </w:r>
      </w:ins>
      <w:ins w:id="1653" w:author="Steve Maas" w:date="2014-01-02T11:34:00Z">
        <w:r>
          <w:t xml:space="preserve">This </w:t>
        </w:r>
      </w:ins>
      <w:ins w:id="1654" w:author="Steve Maas" w:date="2014-01-02T11:33:00Z">
        <w:r>
          <w:t>means that the corresponding condition</w:t>
        </w:r>
      </w:ins>
      <w:ins w:id="1655" w:author="Steve Maas" w:date="2014-01-02T11:34:00Z">
        <w:r>
          <w:t>s</w:t>
        </w:r>
      </w:ins>
      <w:ins w:id="1656" w:author="Steve Maas" w:date="2014-01-02T11:33:00Z">
        <w:r>
          <w:t xml:space="preserve"> will be applied to the final configuration of the previous step</w:t>
        </w:r>
      </w:ins>
      <w:ins w:id="1657" w:author="Steve Maas" w:date="2014-01-02T11:34:00Z">
        <w:r>
          <w:t xml:space="preserve"> and not to the original reference configuration</w:t>
        </w:r>
      </w:ins>
      <w:ins w:id="1658" w:author="Steve Maas" w:date="2014-01-02T11:33:00Z">
        <w:r>
          <w:t xml:space="preserve">. </w:t>
        </w:r>
      </w:ins>
      <w:del w:id="1659" w:author="Steve Maas" w:date="2014-01-02T11:32:00Z">
        <w:r w:rsidR="006A0BC1" w:rsidDel="00B24DAD">
          <w:delText xml:space="preserve"> </w:delText>
        </w:r>
        <w:r w:rsidR="00B37A5F" w:rsidDel="00B24DAD">
          <w:delText xml:space="preserve">If a </w:delText>
        </w:r>
        <w:r w:rsidR="006A0BC1" w:rsidDel="00B24DAD">
          <w:delText xml:space="preserve">Boundary </w:delText>
        </w:r>
        <w:r w:rsidR="00B37A5F" w:rsidDel="00B24DAD">
          <w:delText xml:space="preserve">and/or Loads </w:delText>
        </w:r>
        <w:r w:rsidR="006A0BC1" w:rsidDel="00B24DAD">
          <w:delText xml:space="preserve">section </w:delText>
        </w:r>
        <w:r w:rsidR="00B37A5F" w:rsidDel="00B24DAD">
          <w:delText xml:space="preserve">is </w:delText>
        </w:r>
        <w:r w:rsidR="006A0BC1" w:rsidDel="00B24DAD">
          <w:delText xml:space="preserve">defined in </w:delText>
        </w:r>
        <w:r w:rsidR="00B37A5F" w:rsidDel="00B24DAD">
          <w:delText xml:space="preserve">a </w:delText>
        </w:r>
        <w:r w:rsidR="006A0BC1" w:rsidDel="00B24DAD">
          <w:delText>Step section</w:delText>
        </w:r>
        <w:r w:rsidR="00B37A5F" w:rsidDel="00B24DAD">
          <w:delText>,</w:delText>
        </w:r>
        <w:r w:rsidR="006A0BC1" w:rsidDel="00B24DAD">
          <w:delText xml:space="preserve"> </w:delText>
        </w:r>
        <w:r w:rsidR="00B37A5F" w:rsidDel="00B24DAD">
          <w:delText xml:space="preserve">then </w:delText>
        </w:r>
        <w:r w:rsidR="006A0BC1" w:rsidDel="00B24DAD">
          <w:delText>the boundary conditions will remain active only during this step. Currently, the only types of boundary conditions that can be enforced this way are the prescribed displacement, nodal forces and rigid contact boundary conditions.</w:delText>
        </w:r>
      </w:del>
      <w:ins w:id="1660" w:author="Steve Maas" w:date="2014-01-02T11:34:00Z">
        <w:r>
          <w:t>For example, if a prescribed displacement is defined as relative the displacement will be taken with respect of the positions of the f</w:t>
        </w:r>
      </w:ins>
      <w:ins w:id="1661" w:author="Steve Maas" w:date="2014-01-02T11:35:00Z">
        <w:r>
          <w:t xml:space="preserve">inal configuration. </w:t>
        </w:r>
        <w:r w:rsidR="001E487C">
          <w:t>This makes it possible to switch between load and displacement controlled boundary conditions in multi-step analyses.</w:t>
        </w:r>
      </w:ins>
    </w:p>
    <w:p w14:paraId="60FEF27D" w14:textId="77777777" w:rsidR="006A0BC1" w:rsidRDefault="006A0BC1" w:rsidP="006A0BC1"/>
    <w:p w14:paraId="2FA99761" w14:textId="77777777" w:rsidR="006A0BC1" w:rsidRDefault="006A0BC1" w:rsidP="006A0BC1">
      <w:pPr>
        <w:pStyle w:val="Heading2"/>
      </w:pPr>
      <w:bookmarkStart w:id="1662" w:name="_Toc385498566"/>
      <w:r>
        <w:t>An Example</w:t>
      </w:r>
      <w:bookmarkEnd w:id="1662"/>
    </w:p>
    <w:p w14:paraId="18212248" w14:textId="77777777" w:rsidR="006A0BC1" w:rsidRDefault="006A0BC1" w:rsidP="006A0BC1">
      <w:r>
        <w:t xml:space="preserve">The following example illustrates the use of the multi-step feature of FEBio. This problem defines two steps. In the first step, a single element is stretched using a prescribed boundary condition. In the second step, the boundary condition is removed and the analysis type is </w:t>
      </w:r>
      <w:r>
        <w:lastRenderedPageBreak/>
        <w:t>switched from quasi-static to a dynamic analysis. Note the presence of the global fixed boundary constraints, which will remain enforced during both steps:</w:t>
      </w:r>
    </w:p>
    <w:p w14:paraId="4A2CE6EB" w14:textId="77777777" w:rsidR="006A0BC1" w:rsidRDefault="006A0BC1" w:rsidP="006A0BC1"/>
    <w:p w14:paraId="37A39924" w14:textId="77777777" w:rsidR="006A0BC1" w:rsidRDefault="006A0BC1" w:rsidP="006A0BC1">
      <w:pPr>
        <w:pStyle w:val="code"/>
        <w:jc w:val="left"/>
      </w:pPr>
      <w:r>
        <w:t>&lt;?xml version="1.0" encoding="ISO-8859-1"?&gt;</w:t>
      </w:r>
    </w:p>
    <w:p w14:paraId="1A36D6C4" w14:textId="22CC592E" w:rsidR="006A0BC1" w:rsidRDefault="00094DCD" w:rsidP="006A0BC1">
      <w:pPr>
        <w:pStyle w:val="code"/>
        <w:jc w:val="left"/>
      </w:pPr>
      <w:r>
        <w:t>&lt;febio_spec version="2</w:t>
      </w:r>
      <w:r w:rsidR="006A0BC1">
        <w:t>.0"&gt;</w:t>
      </w:r>
    </w:p>
    <w:p w14:paraId="44D9EB21" w14:textId="77777777" w:rsidR="006A0BC1" w:rsidRDefault="006A0BC1" w:rsidP="006A0BC1">
      <w:pPr>
        <w:pStyle w:val="code"/>
        <w:jc w:val="left"/>
      </w:pPr>
      <w:r>
        <w:tab/>
        <w:t>&lt;Control&gt;</w:t>
      </w:r>
    </w:p>
    <w:p w14:paraId="771E273A" w14:textId="77777777" w:rsidR="006A0BC1" w:rsidRDefault="006A0BC1" w:rsidP="006A0BC1">
      <w:pPr>
        <w:pStyle w:val="code"/>
        <w:jc w:val="left"/>
      </w:pPr>
      <w:r>
        <w:tab/>
      </w:r>
      <w:r>
        <w:tab/>
        <w:t>&lt;title&gt;Multi-step example&lt;/title&gt;</w:t>
      </w:r>
    </w:p>
    <w:p w14:paraId="5AD3DEE5" w14:textId="77777777" w:rsidR="006A0BC1" w:rsidRDefault="006A0BC1" w:rsidP="006A0BC1">
      <w:pPr>
        <w:pStyle w:val="code"/>
        <w:jc w:val="left"/>
      </w:pPr>
      <w:r>
        <w:tab/>
        <w:t>&lt;/Control&gt;</w:t>
      </w:r>
    </w:p>
    <w:p w14:paraId="0D1AD6BA" w14:textId="77777777" w:rsidR="006A0BC1" w:rsidRDefault="006A0BC1" w:rsidP="006A0BC1">
      <w:pPr>
        <w:pStyle w:val="code"/>
        <w:jc w:val="left"/>
      </w:pPr>
      <w:r>
        <w:tab/>
        <w:t>&lt;Material&gt;</w:t>
      </w:r>
    </w:p>
    <w:p w14:paraId="59AC67C0" w14:textId="77777777" w:rsidR="006A0BC1" w:rsidRDefault="006A0BC1" w:rsidP="006A0BC1">
      <w:pPr>
        <w:pStyle w:val="code"/>
        <w:jc w:val="left"/>
      </w:pPr>
      <w:r>
        <w:tab/>
      </w:r>
      <w:r>
        <w:tab/>
        <w:t>&lt;material id="1" name="Material 1" type="neo-Hookean"&gt;</w:t>
      </w:r>
    </w:p>
    <w:p w14:paraId="461503D8" w14:textId="77777777" w:rsidR="006A0BC1" w:rsidRDefault="006A0BC1" w:rsidP="006A0BC1">
      <w:pPr>
        <w:pStyle w:val="code"/>
        <w:jc w:val="left"/>
      </w:pPr>
      <w:r>
        <w:tab/>
      </w:r>
      <w:r>
        <w:tab/>
      </w:r>
      <w:r>
        <w:tab/>
        <w:t>&lt;density&gt;1.0&lt;/density&gt;</w:t>
      </w:r>
    </w:p>
    <w:p w14:paraId="2F41602B" w14:textId="77777777" w:rsidR="006A0BC1" w:rsidRDefault="006A0BC1" w:rsidP="006A0BC1">
      <w:pPr>
        <w:pStyle w:val="code"/>
        <w:jc w:val="left"/>
      </w:pPr>
      <w:r>
        <w:tab/>
      </w:r>
      <w:r>
        <w:tab/>
      </w:r>
      <w:r>
        <w:tab/>
        <w:t>&lt;E&gt;1&lt;/E&gt;</w:t>
      </w:r>
    </w:p>
    <w:p w14:paraId="7A131E45" w14:textId="77777777" w:rsidR="006A0BC1" w:rsidRDefault="006A0BC1" w:rsidP="006A0BC1">
      <w:pPr>
        <w:pStyle w:val="code"/>
        <w:jc w:val="left"/>
      </w:pPr>
      <w:r>
        <w:tab/>
      </w:r>
      <w:r>
        <w:tab/>
      </w:r>
      <w:r>
        <w:tab/>
        <w:t>&lt;v&gt;0.45&lt;/v&gt;</w:t>
      </w:r>
    </w:p>
    <w:p w14:paraId="4A7D364D" w14:textId="77777777" w:rsidR="006A0BC1" w:rsidRPr="008948C2" w:rsidRDefault="006A0BC1" w:rsidP="006A0BC1">
      <w:pPr>
        <w:pStyle w:val="code"/>
        <w:jc w:val="left"/>
        <w:rPr>
          <w:lang w:val="nl-BE"/>
        </w:rPr>
      </w:pPr>
      <w:r>
        <w:tab/>
      </w:r>
      <w:r>
        <w:tab/>
      </w:r>
      <w:r w:rsidRPr="008948C2">
        <w:rPr>
          <w:lang w:val="nl-BE"/>
        </w:rPr>
        <w:t>&lt;/material&gt;</w:t>
      </w:r>
    </w:p>
    <w:p w14:paraId="4098FDEA" w14:textId="77777777" w:rsidR="006A0BC1" w:rsidRPr="008948C2" w:rsidRDefault="006A0BC1" w:rsidP="006A0BC1">
      <w:pPr>
        <w:pStyle w:val="code"/>
        <w:jc w:val="left"/>
        <w:rPr>
          <w:lang w:val="nl-BE"/>
        </w:rPr>
      </w:pPr>
      <w:r w:rsidRPr="008948C2">
        <w:rPr>
          <w:lang w:val="nl-BE"/>
        </w:rPr>
        <w:tab/>
        <w:t>&lt;/Material&gt;</w:t>
      </w:r>
    </w:p>
    <w:p w14:paraId="4851E0F6" w14:textId="77777777" w:rsidR="006A0BC1" w:rsidRPr="008948C2" w:rsidRDefault="006A0BC1" w:rsidP="006A0BC1">
      <w:pPr>
        <w:pStyle w:val="code"/>
        <w:jc w:val="left"/>
        <w:rPr>
          <w:lang w:val="nl-BE"/>
        </w:rPr>
      </w:pPr>
      <w:r w:rsidRPr="008948C2">
        <w:rPr>
          <w:lang w:val="nl-BE"/>
        </w:rPr>
        <w:tab/>
        <w:t>&lt;Geometry&gt;</w:t>
      </w:r>
    </w:p>
    <w:p w14:paraId="083006E0" w14:textId="77777777" w:rsidR="006A0BC1" w:rsidRPr="008948C2" w:rsidRDefault="006A0BC1" w:rsidP="006A0BC1">
      <w:pPr>
        <w:pStyle w:val="code"/>
        <w:jc w:val="left"/>
        <w:rPr>
          <w:lang w:val="nl-BE"/>
        </w:rPr>
      </w:pPr>
      <w:r w:rsidRPr="008948C2">
        <w:rPr>
          <w:lang w:val="nl-BE"/>
        </w:rPr>
        <w:tab/>
      </w:r>
      <w:r w:rsidRPr="008948C2">
        <w:rPr>
          <w:lang w:val="nl-BE"/>
        </w:rPr>
        <w:tab/>
        <w:t>&lt;Nodes&gt;</w:t>
      </w:r>
    </w:p>
    <w:p w14:paraId="35847A1F"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id="1"&gt;-2.0,-0.5, 0.0&lt;/node&gt;</w:t>
      </w:r>
    </w:p>
    <w:p w14:paraId="364DBA5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id="2"&gt;-2.0,-0.5, 1.0&lt;/node&gt;</w:t>
      </w:r>
    </w:p>
    <w:p w14:paraId="5EF1CB6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id="3"&gt;-2.0, 0.5, 0.0&lt;/node&gt;</w:t>
      </w:r>
    </w:p>
    <w:p w14:paraId="7D162D8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id="4"&gt;-2.0, 0.5, 1.0&lt;/node&gt;</w:t>
      </w:r>
    </w:p>
    <w:p w14:paraId="56DD6377"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id="5"&gt; 2.0,-0.5, 0.0&lt;/node&gt;</w:t>
      </w:r>
    </w:p>
    <w:p w14:paraId="063DBAC1"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id="6"&gt; 2.0,-0.5, 1.0&lt;/node&gt;</w:t>
      </w:r>
    </w:p>
    <w:p w14:paraId="09322E85"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id="7"&gt; 2.0, 0.5, 0.0&lt;/node&gt;</w:t>
      </w:r>
    </w:p>
    <w:p w14:paraId="652F64D4"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id="8"&gt; 2.0, 0.5, 1.0&lt;/node&gt;</w:t>
      </w:r>
    </w:p>
    <w:p w14:paraId="663C01EA" w14:textId="77777777" w:rsidR="006A0BC1" w:rsidRDefault="006A0BC1" w:rsidP="006A0BC1">
      <w:pPr>
        <w:pStyle w:val="code"/>
        <w:jc w:val="left"/>
      </w:pPr>
      <w:r w:rsidRPr="008948C2">
        <w:rPr>
          <w:lang w:val="nl-BE"/>
        </w:rPr>
        <w:tab/>
      </w:r>
      <w:r w:rsidRPr="008948C2">
        <w:rPr>
          <w:lang w:val="nl-BE"/>
        </w:rPr>
        <w:tab/>
      </w:r>
      <w:r>
        <w:t>&lt;/Nodes&gt;</w:t>
      </w:r>
    </w:p>
    <w:p w14:paraId="2722533D" w14:textId="77777777" w:rsidR="006A0BC1" w:rsidRDefault="006A0BC1" w:rsidP="006A0BC1">
      <w:pPr>
        <w:pStyle w:val="code"/>
        <w:jc w:val="left"/>
      </w:pPr>
      <w:r>
        <w:tab/>
      </w:r>
      <w:r>
        <w:tab/>
        <w:t>&lt;Elements&gt;</w:t>
      </w:r>
    </w:p>
    <w:p w14:paraId="6AE00DD8" w14:textId="77777777" w:rsidR="006A0BC1" w:rsidRDefault="006A0BC1" w:rsidP="006A0BC1">
      <w:pPr>
        <w:pStyle w:val="code"/>
        <w:jc w:val="left"/>
      </w:pPr>
      <w:r>
        <w:tab/>
      </w:r>
      <w:r>
        <w:tab/>
      </w:r>
      <w:r>
        <w:tab/>
        <w:t>&lt;hex8 id="1" mat="1"&gt;1,5,7,3,2,6,8,4&lt;/hex8&gt;</w:t>
      </w:r>
    </w:p>
    <w:p w14:paraId="30800AA3" w14:textId="77777777" w:rsidR="006A0BC1" w:rsidRDefault="006A0BC1" w:rsidP="006A0BC1">
      <w:pPr>
        <w:pStyle w:val="code"/>
        <w:jc w:val="left"/>
      </w:pPr>
      <w:r>
        <w:tab/>
      </w:r>
      <w:r>
        <w:tab/>
        <w:t>&lt;/Elements&gt;</w:t>
      </w:r>
    </w:p>
    <w:p w14:paraId="3B24C9BC" w14:textId="77777777" w:rsidR="006A0BC1" w:rsidRDefault="006A0BC1" w:rsidP="006A0BC1">
      <w:pPr>
        <w:pStyle w:val="code"/>
        <w:jc w:val="left"/>
      </w:pPr>
      <w:r>
        <w:tab/>
        <w:t>&lt;/Geometry&gt;</w:t>
      </w:r>
    </w:p>
    <w:p w14:paraId="0D5C05D2" w14:textId="77777777" w:rsidR="006A0BC1" w:rsidRDefault="006A0BC1" w:rsidP="006A0BC1">
      <w:pPr>
        <w:pStyle w:val="code"/>
        <w:jc w:val="left"/>
      </w:pPr>
      <w:r>
        <w:tab/>
        <w:t>&lt;Boundary&gt;</w:t>
      </w:r>
    </w:p>
    <w:p w14:paraId="1E57F892" w14:textId="77777777" w:rsidR="006A0BC1" w:rsidRPr="008948C2" w:rsidRDefault="006A0BC1" w:rsidP="006A0BC1">
      <w:pPr>
        <w:pStyle w:val="code"/>
        <w:jc w:val="left"/>
        <w:rPr>
          <w:lang w:val="nl-BE"/>
        </w:rPr>
      </w:pPr>
      <w:r>
        <w:tab/>
      </w:r>
      <w:r>
        <w:tab/>
      </w:r>
      <w:r w:rsidRPr="008948C2">
        <w:rPr>
          <w:lang w:val="nl-BE"/>
        </w:rPr>
        <w:t>&lt;fix&gt;</w:t>
      </w:r>
    </w:p>
    <w:p w14:paraId="2FE7C41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 bc="xyz"&gt;&lt;/node&gt;</w:t>
      </w:r>
    </w:p>
    <w:p w14:paraId="695B8CE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 bc="xy"&gt;&lt;/node&gt;</w:t>
      </w:r>
    </w:p>
    <w:p w14:paraId="7838C012"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 bc="xz"&gt;&lt;/node&gt;</w:t>
      </w:r>
    </w:p>
    <w:p w14:paraId="342D6A0D"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 bc="x"&gt;&lt;/node&gt;</w:t>
      </w:r>
    </w:p>
    <w:p w14:paraId="4D4A43C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 bc="yz"&gt;&lt;/node&gt;</w:t>
      </w:r>
    </w:p>
    <w:p w14:paraId="3516CE9C"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 bc="y"&gt;&lt;/node&gt;</w:t>
      </w:r>
    </w:p>
    <w:p w14:paraId="4700FBA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 bc="z"&gt;&lt;/node&gt;</w:t>
      </w:r>
    </w:p>
    <w:p w14:paraId="0BC42738" w14:textId="77777777" w:rsidR="006A0BC1" w:rsidRDefault="006A0BC1" w:rsidP="006A0BC1">
      <w:pPr>
        <w:pStyle w:val="code"/>
        <w:jc w:val="left"/>
      </w:pPr>
      <w:r w:rsidRPr="008948C2">
        <w:rPr>
          <w:lang w:val="nl-BE"/>
        </w:rPr>
        <w:tab/>
      </w:r>
      <w:r w:rsidRPr="008948C2">
        <w:rPr>
          <w:lang w:val="nl-BE"/>
        </w:rPr>
        <w:tab/>
      </w:r>
      <w:r>
        <w:t>&lt;/fix&gt;</w:t>
      </w:r>
    </w:p>
    <w:p w14:paraId="7F213D1F" w14:textId="77777777" w:rsidR="006A0BC1" w:rsidRDefault="006A0BC1" w:rsidP="006A0BC1">
      <w:pPr>
        <w:pStyle w:val="code"/>
        <w:jc w:val="left"/>
      </w:pPr>
      <w:r>
        <w:tab/>
        <w:t>&lt;/Boundary&gt;</w:t>
      </w:r>
    </w:p>
    <w:p w14:paraId="3932CDCA" w14:textId="77777777" w:rsidR="006A0BC1" w:rsidRDefault="006A0BC1" w:rsidP="006A0BC1">
      <w:pPr>
        <w:pStyle w:val="code"/>
        <w:jc w:val="left"/>
      </w:pPr>
      <w:r>
        <w:tab/>
        <w:t>&lt;LoadData&gt;</w:t>
      </w:r>
    </w:p>
    <w:p w14:paraId="6D0D9E37" w14:textId="77777777" w:rsidR="006A0BC1" w:rsidRDefault="006A0BC1" w:rsidP="006A0BC1">
      <w:pPr>
        <w:pStyle w:val="code"/>
        <w:jc w:val="left"/>
      </w:pPr>
      <w:r>
        <w:tab/>
      </w:r>
      <w:r>
        <w:tab/>
        <w:t>&lt;loadcurve id="1"&gt;</w:t>
      </w:r>
    </w:p>
    <w:p w14:paraId="3E7B8A09" w14:textId="77777777" w:rsidR="006A0BC1" w:rsidRDefault="006A0BC1" w:rsidP="006A0BC1">
      <w:pPr>
        <w:pStyle w:val="code"/>
        <w:jc w:val="left"/>
      </w:pPr>
      <w:r>
        <w:tab/>
      </w:r>
      <w:r>
        <w:tab/>
      </w:r>
      <w:r>
        <w:tab/>
        <w:t>&lt;loadpoint&gt;0,0&lt;/loadpoint&gt;</w:t>
      </w:r>
    </w:p>
    <w:p w14:paraId="246B3E08" w14:textId="77777777" w:rsidR="006A0BC1" w:rsidRDefault="006A0BC1" w:rsidP="006A0BC1">
      <w:pPr>
        <w:pStyle w:val="code"/>
        <w:jc w:val="left"/>
      </w:pPr>
      <w:r>
        <w:tab/>
      </w:r>
      <w:r>
        <w:tab/>
      </w:r>
      <w:r>
        <w:tab/>
        <w:t>&lt;loadpoint&gt;1,0.1&lt;/loadpoint&gt;</w:t>
      </w:r>
    </w:p>
    <w:p w14:paraId="41378CAD" w14:textId="77777777" w:rsidR="006A0BC1" w:rsidRDefault="006A0BC1" w:rsidP="006A0BC1">
      <w:pPr>
        <w:pStyle w:val="code"/>
        <w:jc w:val="left"/>
      </w:pPr>
      <w:r>
        <w:tab/>
      </w:r>
      <w:r>
        <w:tab/>
        <w:t>&lt;/loadcurve&gt;</w:t>
      </w:r>
    </w:p>
    <w:p w14:paraId="0B1CA58A" w14:textId="77777777" w:rsidR="006A0BC1" w:rsidRDefault="006A0BC1" w:rsidP="006A0BC1">
      <w:pPr>
        <w:pStyle w:val="code"/>
        <w:jc w:val="left"/>
      </w:pPr>
      <w:r>
        <w:tab/>
        <w:t>&lt;/LoadData&gt;</w:t>
      </w:r>
    </w:p>
    <w:p w14:paraId="650746B1" w14:textId="77777777" w:rsidR="006A0BC1" w:rsidRDefault="006A0BC1" w:rsidP="006A0BC1">
      <w:pPr>
        <w:pStyle w:val="code"/>
        <w:jc w:val="left"/>
      </w:pPr>
      <w:r>
        <w:tab/>
        <w:t>&lt;Step&gt;</w:t>
      </w:r>
    </w:p>
    <w:p w14:paraId="632FF0E8" w14:textId="77777777" w:rsidR="006A0BC1" w:rsidRDefault="006A0BC1" w:rsidP="006A0BC1">
      <w:pPr>
        <w:pStyle w:val="code"/>
        <w:jc w:val="left"/>
      </w:pPr>
      <w:r>
        <w:tab/>
      </w:r>
      <w:r>
        <w:tab/>
        <w:t>&lt;Control&gt;</w:t>
      </w:r>
    </w:p>
    <w:p w14:paraId="4139D0BE" w14:textId="77777777" w:rsidR="006A0BC1" w:rsidRDefault="006A0BC1" w:rsidP="006A0BC1">
      <w:pPr>
        <w:pStyle w:val="code"/>
        <w:jc w:val="left"/>
      </w:pPr>
      <w:r>
        <w:tab/>
      </w:r>
      <w:r>
        <w:tab/>
      </w:r>
      <w:r>
        <w:tab/>
        <w:t>&lt;time_steps&gt;10&lt;/time_steps&gt;</w:t>
      </w:r>
    </w:p>
    <w:p w14:paraId="6209E868" w14:textId="77777777" w:rsidR="006A0BC1" w:rsidRDefault="006A0BC1" w:rsidP="006A0BC1">
      <w:pPr>
        <w:pStyle w:val="code"/>
        <w:jc w:val="left"/>
      </w:pPr>
      <w:r>
        <w:tab/>
      </w:r>
      <w:r>
        <w:tab/>
      </w:r>
      <w:r>
        <w:tab/>
        <w:t>&lt;step_size&gt;0.1&lt;/step_size&gt;</w:t>
      </w:r>
    </w:p>
    <w:p w14:paraId="3125C063" w14:textId="77777777" w:rsidR="006A0BC1" w:rsidRDefault="006A0BC1" w:rsidP="006A0BC1">
      <w:pPr>
        <w:pStyle w:val="code"/>
        <w:jc w:val="left"/>
      </w:pPr>
      <w:r>
        <w:lastRenderedPageBreak/>
        <w:tab/>
      </w:r>
      <w:r>
        <w:tab/>
        <w:t>&lt;/Control&gt;</w:t>
      </w:r>
    </w:p>
    <w:p w14:paraId="1052714E" w14:textId="77777777" w:rsidR="006A0BC1" w:rsidRDefault="006A0BC1" w:rsidP="006A0BC1">
      <w:pPr>
        <w:pStyle w:val="code"/>
        <w:jc w:val="left"/>
      </w:pPr>
      <w:r>
        <w:tab/>
      </w:r>
      <w:r>
        <w:tab/>
        <w:t>&lt;Boundary&gt;</w:t>
      </w:r>
    </w:p>
    <w:p w14:paraId="45D180EC" w14:textId="77777777" w:rsidR="006A0BC1" w:rsidRPr="00340BE6" w:rsidRDefault="006A0BC1" w:rsidP="006A0BC1">
      <w:pPr>
        <w:pStyle w:val="code"/>
        <w:jc w:val="left"/>
      </w:pPr>
      <w:r>
        <w:tab/>
      </w:r>
      <w:r>
        <w:tab/>
      </w:r>
      <w:r>
        <w:tab/>
      </w:r>
      <w:r w:rsidRPr="00340BE6">
        <w:t>&lt;prescribe&gt;</w:t>
      </w:r>
    </w:p>
    <w:p w14:paraId="114BB16F" w14:textId="77777777" w:rsidR="006A0BC1" w:rsidRPr="00340BE6" w:rsidRDefault="006A0BC1" w:rsidP="006A0BC1">
      <w:pPr>
        <w:pStyle w:val="code"/>
        <w:jc w:val="left"/>
      </w:pPr>
      <w:r w:rsidRPr="00340BE6">
        <w:tab/>
      </w:r>
      <w:r w:rsidRPr="00340BE6">
        <w:tab/>
      </w:r>
      <w:r w:rsidRPr="00340BE6">
        <w:tab/>
      </w:r>
      <w:r w:rsidRPr="00340BE6">
        <w:tab/>
        <w:t>&lt;node id="5" bc="x" lc="1"&gt;1&lt;/node&gt;</w:t>
      </w:r>
    </w:p>
    <w:p w14:paraId="1FE29EAE" w14:textId="77777777" w:rsidR="006A0BC1" w:rsidRPr="00744FD9" w:rsidRDefault="006A0BC1" w:rsidP="006A0BC1">
      <w:pPr>
        <w:pStyle w:val="code"/>
        <w:jc w:val="left"/>
        <w:rPr>
          <w:lang w:val="nl-BE"/>
        </w:rPr>
      </w:pPr>
      <w:r w:rsidRPr="00340BE6">
        <w:tab/>
      </w:r>
      <w:r w:rsidRPr="00340BE6">
        <w:tab/>
      </w:r>
      <w:r w:rsidRPr="00340BE6">
        <w:tab/>
      </w:r>
      <w:r w:rsidRPr="00340BE6">
        <w:tab/>
      </w:r>
      <w:r w:rsidRPr="008C6399">
        <w:rPr>
          <w:lang w:val="nl-BE"/>
        </w:rPr>
        <w:t>&lt;node id="6" bc="x" lc="1"&gt;1&lt;/node&gt;</w:t>
      </w:r>
    </w:p>
    <w:p w14:paraId="53EE4B42" w14:textId="77777777" w:rsidR="006A0BC1" w:rsidRPr="008C6399"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t>&lt;node id="7" bc="x" lc="1"&gt;1&lt;/node&gt;</w:t>
      </w:r>
    </w:p>
    <w:p w14:paraId="77C9F8D7" w14:textId="77777777" w:rsidR="006A0BC1" w:rsidRPr="008948C2"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r>
      <w:r w:rsidRPr="008948C2">
        <w:rPr>
          <w:lang w:val="nl-BE"/>
        </w:rPr>
        <w:t>&lt;node id="8" bc="x" lc="1"&gt;1&lt;/node&gt;</w:t>
      </w:r>
    </w:p>
    <w:p w14:paraId="1A5C5674" w14:textId="77777777" w:rsidR="006A0BC1" w:rsidRDefault="006A0BC1" w:rsidP="006A0BC1">
      <w:pPr>
        <w:pStyle w:val="code"/>
        <w:jc w:val="left"/>
      </w:pPr>
      <w:r w:rsidRPr="008948C2">
        <w:rPr>
          <w:lang w:val="nl-BE"/>
        </w:rPr>
        <w:tab/>
      </w:r>
      <w:r w:rsidRPr="008948C2">
        <w:rPr>
          <w:lang w:val="nl-BE"/>
        </w:rPr>
        <w:tab/>
      </w:r>
      <w:r w:rsidRPr="008948C2">
        <w:rPr>
          <w:lang w:val="nl-BE"/>
        </w:rPr>
        <w:tab/>
      </w:r>
      <w:r>
        <w:t>&lt;/prescribe&gt;</w:t>
      </w:r>
    </w:p>
    <w:p w14:paraId="636D6DD7" w14:textId="77777777" w:rsidR="006A0BC1" w:rsidRDefault="006A0BC1" w:rsidP="006A0BC1">
      <w:pPr>
        <w:pStyle w:val="code"/>
        <w:jc w:val="left"/>
      </w:pPr>
      <w:r>
        <w:tab/>
      </w:r>
      <w:r>
        <w:tab/>
        <w:t>&lt;/Boundary&gt;</w:t>
      </w:r>
    </w:p>
    <w:p w14:paraId="781BB8CE" w14:textId="77777777" w:rsidR="006A0BC1" w:rsidRDefault="006A0BC1" w:rsidP="006A0BC1">
      <w:pPr>
        <w:pStyle w:val="code"/>
        <w:jc w:val="left"/>
      </w:pPr>
      <w:r>
        <w:tab/>
        <w:t>&lt;/Step&gt;</w:t>
      </w:r>
    </w:p>
    <w:p w14:paraId="5A8D9FA9" w14:textId="77777777" w:rsidR="006A0BC1" w:rsidRDefault="006A0BC1" w:rsidP="006A0BC1">
      <w:pPr>
        <w:pStyle w:val="code"/>
        <w:jc w:val="left"/>
      </w:pPr>
      <w:r>
        <w:tab/>
        <w:t>&lt;Step&gt;</w:t>
      </w:r>
    </w:p>
    <w:p w14:paraId="0632F4BC" w14:textId="77777777" w:rsidR="006A0BC1" w:rsidRDefault="006A0BC1" w:rsidP="006A0BC1">
      <w:pPr>
        <w:pStyle w:val="code"/>
        <w:jc w:val="left"/>
      </w:pPr>
      <w:r>
        <w:tab/>
      </w:r>
      <w:r>
        <w:tab/>
        <w:t>&lt;Control&gt;</w:t>
      </w:r>
    </w:p>
    <w:p w14:paraId="6BE377B5" w14:textId="77777777" w:rsidR="006A0BC1" w:rsidRDefault="006A0BC1" w:rsidP="006A0BC1">
      <w:pPr>
        <w:pStyle w:val="code"/>
        <w:jc w:val="left"/>
      </w:pPr>
      <w:r>
        <w:tab/>
      </w:r>
      <w:r>
        <w:tab/>
      </w:r>
      <w:r>
        <w:tab/>
        <w:t>&lt;time_steps&gt;50&lt;/time_steps&gt;</w:t>
      </w:r>
    </w:p>
    <w:p w14:paraId="1074496D" w14:textId="77777777" w:rsidR="006A0BC1" w:rsidRDefault="006A0BC1" w:rsidP="006A0BC1">
      <w:pPr>
        <w:pStyle w:val="code"/>
        <w:jc w:val="left"/>
      </w:pPr>
      <w:r>
        <w:tab/>
      </w:r>
      <w:r>
        <w:tab/>
      </w:r>
      <w:r>
        <w:tab/>
        <w:t>&lt;step_size&gt;0.5&lt;/step_size&gt;</w:t>
      </w:r>
    </w:p>
    <w:p w14:paraId="58319903" w14:textId="77777777" w:rsidR="006A0BC1" w:rsidRDefault="006A0BC1" w:rsidP="006A0BC1">
      <w:pPr>
        <w:pStyle w:val="code"/>
        <w:jc w:val="left"/>
      </w:pPr>
      <w:r>
        <w:tab/>
      </w:r>
      <w:r>
        <w:tab/>
      </w:r>
      <w:r>
        <w:tab/>
        <w:t>&lt;analysis type="dynamic"&gt;&lt;/analysis&gt;</w:t>
      </w:r>
    </w:p>
    <w:p w14:paraId="01C7EDB2" w14:textId="77777777" w:rsidR="006A0BC1" w:rsidRDefault="006A0BC1" w:rsidP="006A0BC1">
      <w:pPr>
        <w:pStyle w:val="code"/>
        <w:jc w:val="left"/>
      </w:pPr>
      <w:r>
        <w:tab/>
      </w:r>
      <w:r>
        <w:tab/>
        <w:t>&lt;/Control&gt;</w:t>
      </w:r>
    </w:p>
    <w:p w14:paraId="6DF684D3" w14:textId="77777777" w:rsidR="006A0BC1" w:rsidRDefault="006A0BC1" w:rsidP="006A0BC1">
      <w:pPr>
        <w:pStyle w:val="code"/>
        <w:jc w:val="left"/>
      </w:pPr>
      <w:r>
        <w:tab/>
        <w:t>&lt;/Step&gt;</w:t>
      </w:r>
    </w:p>
    <w:p w14:paraId="25529794" w14:textId="77777777" w:rsidR="006A0BC1" w:rsidRDefault="006A0BC1" w:rsidP="006A0BC1">
      <w:pPr>
        <w:pStyle w:val="code"/>
        <w:jc w:val="left"/>
      </w:pPr>
      <w:r>
        <w:t>&lt;/febio_spec&gt;</w:t>
      </w:r>
    </w:p>
    <w:p w14:paraId="6C8DDC29" w14:textId="77777777" w:rsidR="006A0BC1" w:rsidRDefault="006A0BC1" w:rsidP="006A0BC1">
      <w:pPr>
        <w:pStyle w:val="code"/>
        <w:jc w:val="left"/>
      </w:pPr>
      <w:r>
        <w:br w:type="page"/>
      </w:r>
    </w:p>
    <w:p w14:paraId="1943F11B" w14:textId="77777777" w:rsidR="006A0BC1" w:rsidRDefault="006A0BC1" w:rsidP="006A0BC1">
      <w:pPr>
        <w:pStyle w:val="Heading1"/>
      </w:pPr>
      <w:bookmarkStart w:id="1663" w:name="_Ref292524274"/>
      <w:bookmarkStart w:id="1664" w:name="_Ref293568253"/>
      <w:bookmarkStart w:id="1665" w:name="_Ref293568696"/>
      <w:bookmarkStart w:id="1666" w:name="_Toc385498567"/>
      <w:r>
        <w:lastRenderedPageBreak/>
        <w:t>Parameter Optimization</w:t>
      </w:r>
      <w:bookmarkEnd w:id="1663"/>
      <w:bookmarkEnd w:id="1664"/>
      <w:bookmarkEnd w:id="1665"/>
      <w:bookmarkEnd w:id="1666"/>
    </w:p>
    <w:p w14:paraId="5E8554F9" w14:textId="77777777" w:rsidR="006A0BC1" w:rsidRDefault="006A0BC1" w:rsidP="006A0BC1">
      <w:r>
        <w:t>This chapter describes FEBio’s parameter optimization module. This module tries to estimate material parameters by solving an inverse finite element problem, where the “solution” of the problem is known, and the problem’s material parameters are sought. In this case, the solution will often be an experimentally determined reaction force curve, and the unknown parameters are the material parameters that will recreate the reaction force curve by solving a forward FE problem. The user will need to input this reaction force curve as well as an initial guess for the material parameters. This is done using a separate input file which is described next.</w:t>
      </w:r>
    </w:p>
    <w:p w14:paraId="3C19CF31" w14:textId="77777777" w:rsidR="006A0BC1" w:rsidRDefault="006A0BC1" w:rsidP="006A0BC1"/>
    <w:p w14:paraId="452E5282" w14:textId="140C9800" w:rsidR="006A0BC1" w:rsidRDefault="006A0BC1" w:rsidP="006A0BC1">
      <w:pPr>
        <w:pStyle w:val="Heading2"/>
      </w:pPr>
      <w:bookmarkStart w:id="1667" w:name="_Toc385498568"/>
      <w:r>
        <w:t xml:space="preserve">Optimization </w:t>
      </w:r>
      <w:r w:rsidR="00D153DC">
        <w:t>I</w:t>
      </w:r>
      <w:r>
        <w:t xml:space="preserve">nput </w:t>
      </w:r>
      <w:r w:rsidR="00D153DC">
        <w:t>F</w:t>
      </w:r>
      <w:r>
        <w:t>ile</w:t>
      </w:r>
      <w:bookmarkEnd w:id="1667"/>
    </w:p>
    <w:p w14:paraId="1D20188D" w14:textId="77777777" w:rsidR="006A0BC1" w:rsidRDefault="006A0BC1" w:rsidP="006A0BC1">
      <w:r>
        <w:t>Like all FEBio input files, the parameter optimization input file is an xml-formatted text file. The following sections are defined:</w:t>
      </w:r>
    </w:p>
    <w:p w14:paraId="735A8C19" w14:textId="77777777" w:rsidR="006A0BC1" w:rsidRDefault="006A0BC1" w:rsidP="006A0BC1"/>
    <w:p w14:paraId="73BD81BB" w14:textId="77777777" w:rsidR="006A0BC1" w:rsidRDefault="006A0BC1" w:rsidP="006A0BC1">
      <w:pPr>
        <w:numPr>
          <w:ilvl w:val="0"/>
          <w:numId w:val="26"/>
        </w:numPr>
      </w:pPr>
      <w:r>
        <w:rPr>
          <w:i/>
        </w:rPr>
        <w:t>Model</w:t>
      </w:r>
      <w:r>
        <w:t>: defines the FE problem input file.</w:t>
      </w:r>
    </w:p>
    <w:p w14:paraId="4826DD71" w14:textId="77777777" w:rsidR="006A0BC1" w:rsidRDefault="006A0BC1" w:rsidP="006A0BC1">
      <w:pPr>
        <w:numPr>
          <w:ilvl w:val="0"/>
          <w:numId w:val="26"/>
        </w:numPr>
      </w:pPr>
      <w:r>
        <w:rPr>
          <w:i/>
        </w:rPr>
        <w:t>Options</w:t>
      </w:r>
      <w:r w:rsidRPr="000C2E7B">
        <w:t>:</w:t>
      </w:r>
      <w:r>
        <w:t xml:space="preserve"> optional section defining the optimization control parameters</w:t>
      </w:r>
    </w:p>
    <w:p w14:paraId="160A114B" w14:textId="77777777" w:rsidR="006A0BC1" w:rsidRDefault="006A0BC1" w:rsidP="006A0BC1">
      <w:pPr>
        <w:numPr>
          <w:ilvl w:val="0"/>
          <w:numId w:val="26"/>
        </w:numPr>
      </w:pPr>
      <w:r>
        <w:rPr>
          <w:i/>
        </w:rPr>
        <w:t>Function</w:t>
      </w:r>
      <w:r w:rsidRPr="000C2E7B">
        <w:t>:</w:t>
      </w:r>
      <w:r>
        <w:t xml:space="preserve"> defines the parameter that generates the function values of the solution that are to be fitted.</w:t>
      </w:r>
    </w:p>
    <w:p w14:paraId="1B462A8A" w14:textId="77777777" w:rsidR="006A0BC1" w:rsidRDefault="006A0BC1" w:rsidP="006A0BC1">
      <w:pPr>
        <w:numPr>
          <w:ilvl w:val="0"/>
          <w:numId w:val="26"/>
        </w:numPr>
      </w:pPr>
      <w:r>
        <w:rPr>
          <w:i/>
        </w:rPr>
        <w:t>Parameters</w:t>
      </w:r>
      <w:r w:rsidRPr="000C2E7B">
        <w:t>:</w:t>
      </w:r>
      <w:r>
        <w:t xml:space="preserve"> defines the material parameters that are to be determined</w:t>
      </w:r>
    </w:p>
    <w:p w14:paraId="6DDA9DC3" w14:textId="77777777" w:rsidR="006A0BC1" w:rsidRDefault="006A0BC1" w:rsidP="006A0BC1">
      <w:pPr>
        <w:numPr>
          <w:ilvl w:val="0"/>
          <w:numId w:val="26"/>
        </w:numPr>
      </w:pPr>
      <w:r>
        <w:rPr>
          <w:i/>
        </w:rPr>
        <w:t>LoadData</w:t>
      </w:r>
      <w:r w:rsidRPr="000C2E7B">
        <w:t>:</w:t>
      </w:r>
      <w:r>
        <w:t xml:space="preserve"> defines the experimental reaction force using load curves.</w:t>
      </w:r>
    </w:p>
    <w:p w14:paraId="76E3336E" w14:textId="77777777" w:rsidR="006A0BC1" w:rsidRDefault="006A0BC1" w:rsidP="006A0BC1"/>
    <w:p w14:paraId="0538EAE4" w14:textId="77777777" w:rsidR="006A0BC1" w:rsidRPr="0097532C" w:rsidRDefault="006A0BC1" w:rsidP="006F720E">
      <w:r w:rsidRPr="0097532C">
        <w:t>In the following paragraphs each section will be explained in detail.</w:t>
      </w:r>
    </w:p>
    <w:p w14:paraId="7397DDE7" w14:textId="77777777" w:rsidR="006A0BC1" w:rsidRDefault="006A0BC1" w:rsidP="006A0BC1"/>
    <w:p w14:paraId="2428E626" w14:textId="423004CD" w:rsidR="006A0BC1" w:rsidRDefault="006A0BC1" w:rsidP="006A0BC1">
      <w:pPr>
        <w:pStyle w:val="Heading3"/>
      </w:pPr>
      <w:bookmarkStart w:id="1668" w:name="_Toc385498569"/>
      <w:r>
        <w:t xml:space="preserve">Model </w:t>
      </w:r>
      <w:r w:rsidR="00FD648A">
        <w:t>S</w:t>
      </w:r>
      <w:r>
        <w:t>ection</w:t>
      </w:r>
      <w:bookmarkEnd w:id="1668"/>
    </w:p>
    <w:p w14:paraId="501203C4" w14:textId="77777777" w:rsidR="006A0BC1" w:rsidRDefault="006A0BC1" w:rsidP="006A0BC1">
      <w:r>
        <w:t>The model section defines the file name for the FE input problem. This input file defines the problem that will be solved by FEBio repeatedly. This xml-tag only takes a single value, namely the name of a valid FEBio input file. For example,</w:t>
      </w:r>
    </w:p>
    <w:p w14:paraId="5E274660" w14:textId="77777777" w:rsidR="006A0BC1" w:rsidRDefault="006A0BC1" w:rsidP="006A0BC1"/>
    <w:p w14:paraId="23C3B85A" w14:textId="77777777" w:rsidR="006A0BC1" w:rsidRDefault="006A0BC1" w:rsidP="006A0BC1">
      <w:pPr>
        <w:pStyle w:val="code"/>
      </w:pPr>
      <w:r>
        <w:t>&lt;Model&gt;ex1.feb&lt;/Model&gt;</w:t>
      </w:r>
    </w:p>
    <w:p w14:paraId="2684289E" w14:textId="77777777" w:rsidR="006A0BC1" w:rsidRDefault="006A0BC1" w:rsidP="006A0BC1">
      <w:pPr>
        <w:pStyle w:val="code"/>
      </w:pPr>
    </w:p>
    <w:p w14:paraId="3716F9A9" w14:textId="47350D48" w:rsidR="006A0BC1" w:rsidRDefault="006A0BC1" w:rsidP="006A0BC1">
      <w:pPr>
        <w:pStyle w:val="Heading3"/>
      </w:pPr>
      <w:bookmarkStart w:id="1669" w:name="_Toc385498570"/>
      <w:r>
        <w:t xml:space="preserve">Options </w:t>
      </w:r>
      <w:r w:rsidR="00FD648A">
        <w:t>S</w:t>
      </w:r>
      <w:r>
        <w:t>ection</w:t>
      </w:r>
      <w:bookmarkEnd w:id="1669"/>
    </w:p>
    <w:p w14:paraId="07748E15" w14:textId="77777777" w:rsidR="006A0BC1" w:rsidRDefault="006A0BC1" w:rsidP="006A0BC1">
      <w:r>
        <w:t xml:space="preserve">This section defines the control parameters for the optimization. </w:t>
      </w:r>
      <w:r w:rsidR="004A1056">
        <w:t xml:space="preserve">The </w:t>
      </w:r>
      <w:r>
        <w:t xml:space="preserve">options </w:t>
      </w:r>
      <w:r w:rsidR="004A1056">
        <w:t xml:space="preserve">that </w:t>
      </w:r>
      <w:r>
        <w:t>can be defined will depend on the chosen optimization method, which is set with an attribute of the Options section. Since only one optimization method is currently available, the attribute can be omitted. Note that this section is optional. When omitted, default values for the control parameters are chosen. The following parameters can be defined.</w:t>
      </w:r>
    </w:p>
    <w:p w14:paraId="1D7B6C4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1"/>
        <w:gridCol w:w="5867"/>
        <w:gridCol w:w="1561"/>
      </w:tblGrid>
      <w:tr w:rsidR="008E4FCF" w14:paraId="58CDE8B8" w14:textId="77777777" w:rsidTr="007D6F0D">
        <w:tc>
          <w:tcPr>
            <w:tcW w:w="1801" w:type="dxa"/>
            <w:shd w:val="clear" w:color="auto" w:fill="auto"/>
          </w:tcPr>
          <w:p w14:paraId="22F4F566" w14:textId="77777777" w:rsidR="006A0BC1" w:rsidRPr="000B272C" w:rsidRDefault="006A0BC1" w:rsidP="006A0BC1">
            <w:pPr>
              <w:rPr>
                <w:b/>
              </w:rPr>
            </w:pPr>
            <w:r w:rsidRPr="000B272C">
              <w:rPr>
                <w:b/>
              </w:rPr>
              <w:t>Parameter</w:t>
            </w:r>
          </w:p>
        </w:tc>
        <w:tc>
          <w:tcPr>
            <w:tcW w:w="5867" w:type="dxa"/>
            <w:shd w:val="clear" w:color="auto" w:fill="auto"/>
          </w:tcPr>
          <w:p w14:paraId="2A77003B" w14:textId="77777777" w:rsidR="006A0BC1" w:rsidRPr="000B272C" w:rsidRDefault="006A0BC1" w:rsidP="006A0BC1">
            <w:pPr>
              <w:rPr>
                <w:b/>
              </w:rPr>
            </w:pPr>
            <w:r w:rsidRPr="000B272C">
              <w:rPr>
                <w:b/>
              </w:rPr>
              <w:t>Description</w:t>
            </w:r>
          </w:p>
        </w:tc>
        <w:tc>
          <w:tcPr>
            <w:tcW w:w="1561" w:type="dxa"/>
            <w:shd w:val="clear" w:color="auto" w:fill="auto"/>
          </w:tcPr>
          <w:p w14:paraId="3250976C" w14:textId="77777777" w:rsidR="006A0BC1" w:rsidRPr="000B272C" w:rsidRDefault="006A0BC1" w:rsidP="006A0BC1">
            <w:pPr>
              <w:rPr>
                <w:b/>
              </w:rPr>
            </w:pPr>
            <w:r w:rsidRPr="000B272C">
              <w:rPr>
                <w:b/>
              </w:rPr>
              <w:t>Default</w:t>
            </w:r>
          </w:p>
        </w:tc>
      </w:tr>
      <w:tr w:rsidR="008E4FCF" w14:paraId="66062FF5" w14:textId="77777777" w:rsidTr="007D6F0D">
        <w:tc>
          <w:tcPr>
            <w:tcW w:w="1801" w:type="dxa"/>
            <w:shd w:val="clear" w:color="auto" w:fill="auto"/>
          </w:tcPr>
          <w:p w14:paraId="6E65B68E" w14:textId="77777777" w:rsidR="006A0BC1" w:rsidRDefault="006A0BC1" w:rsidP="006A0BC1">
            <w:pPr>
              <w:pStyle w:val="code"/>
            </w:pPr>
            <w:r>
              <w:t>obj_tol</w:t>
            </w:r>
          </w:p>
        </w:tc>
        <w:tc>
          <w:tcPr>
            <w:tcW w:w="5867" w:type="dxa"/>
            <w:shd w:val="clear" w:color="auto" w:fill="auto"/>
          </w:tcPr>
          <w:p w14:paraId="4F194C03" w14:textId="77777777" w:rsidR="006A0BC1" w:rsidRDefault="006A0BC1" w:rsidP="006A0BC1">
            <w:r>
              <w:t>Convergence tolerance for objective function. (1)</w:t>
            </w:r>
          </w:p>
        </w:tc>
        <w:tc>
          <w:tcPr>
            <w:tcW w:w="1561" w:type="dxa"/>
            <w:shd w:val="clear" w:color="auto" w:fill="auto"/>
          </w:tcPr>
          <w:p w14:paraId="1885F49F" w14:textId="77777777" w:rsidR="006A0BC1" w:rsidRDefault="006A0BC1" w:rsidP="006A0BC1">
            <w:r>
              <w:t>0.001</w:t>
            </w:r>
          </w:p>
        </w:tc>
      </w:tr>
      <w:tr w:rsidR="008E4FCF" w14:paraId="467826BF" w14:textId="77777777" w:rsidTr="007D6F0D">
        <w:tc>
          <w:tcPr>
            <w:tcW w:w="1801" w:type="dxa"/>
            <w:shd w:val="clear" w:color="auto" w:fill="auto"/>
          </w:tcPr>
          <w:p w14:paraId="166AACB0" w14:textId="77777777" w:rsidR="006A0BC1" w:rsidRDefault="006A0BC1" w:rsidP="006A0BC1">
            <w:pPr>
              <w:pStyle w:val="code"/>
            </w:pPr>
            <w:r>
              <w:t>f_diff_scale</w:t>
            </w:r>
          </w:p>
        </w:tc>
        <w:tc>
          <w:tcPr>
            <w:tcW w:w="5867" w:type="dxa"/>
            <w:shd w:val="clear" w:color="auto" w:fill="auto"/>
          </w:tcPr>
          <w:p w14:paraId="156F97E2" w14:textId="77777777" w:rsidR="006A0BC1" w:rsidRDefault="006A0BC1" w:rsidP="006A0BC1">
            <w:r>
              <w:t>Forward difference scale factor (2)</w:t>
            </w:r>
          </w:p>
        </w:tc>
        <w:tc>
          <w:tcPr>
            <w:tcW w:w="1561" w:type="dxa"/>
            <w:shd w:val="clear" w:color="auto" w:fill="auto"/>
          </w:tcPr>
          <w:p w14:paraId="75227890" w14:textId="77777777" w:rsidR="006A0BC1" w:rsidRDefault="006A0BC1" w:rsidP="006A0BC1">
            <w:r>
              <w:t>0.001</w:t>
            </w:r>
          </w:p>
        </w:tc>
      </w:tr>
      <w:tr w:rsidR="008E4FCF" w14:paraId="286B889C" w14:textId="77777777" w:rsidTr="007D6F0D">
        <w:tc>
          <w:tcPr>
            <w:tcW w:w="1801" w:type="dxa"/>
            <w:shd w:val="clear" w:color="auto" w:fill="auto"/>
          </w:tcPr>
          <w:p w14:paraId="4C67BF4E" w14:textId="5C54F78B" w:rsidR="008E4FCF" w:rsidRDefault="008E4FCF" w:rsidP="006A0BC1">
            <w:pPr>
              <w:pStyle w:val="code"/>
            </w:pPr>
            <w:r>
              <w:t>log_level</w:t>
            </w:r>
          </w:p>
        </w:tc>
        <w:tc>
          <w:tcPr>
            <w:tcW w:w="5867" w:type="dxa"/>
            <w:shd w:val="clear" w:color="auto" w:fill="auto"/>
          </w:tcPr>
          <w:p w14:paraId="432302D4" w14:textId="2242EF93" w:rsidR="008E4FCF" w:rsidRDefault="008E4FCF" w:rsidP="006A0BC1">
            <w:r>
              <w:t>Sets the amount of output that is generated on screen and in the logfile (3)</w:t>
            </w:r>
          </w:p>
        </w:tc>
        <w:tc>
          <w:tcPr>
            <w:tcW w:w="1561" w:type="dxa"/>
            <w:shd w:val="clear" w:color="auto" w:fill="auto"/>
          </w:tcPr>
          <w:p w14:paraId="313063A5" w14:textId="4987F98F" w:rsidR="008E4FCF" w:rsidRDefault="008E4FCF" w:rsidP="007D6F0D">
            <w:pPr>
              <w:pStyle w:val="code"/>
            </w:pPr>
            <w:r>
              <w:t>LOG_NEVER</w:t>
            </w:r>
          </w:p>
        </w:tc>
      </w:tr>
    </w:tbl>
    <w:p w14:paraId="0A733FBD" w14:textId="77777777" w:rsidR="006A0BC1" w:rsidRDefault="006A0BC1" w:rsidP="006A0BC1"/>
    <w:p w14:paraId="0260DAAE" w14:textId="77777777" w:rsidR="006A0BC1" w:rsidRDefault="006A0BC1" w:rsidP="006A0BC1"/>
    <w:p w14:paraId="58B1EE58" w14:textId="77777777" w:rsidR="006A0BC1" w:rsidRDefault="006A0BC1" w:rsidP="006A0BC1"/>
    <w:p w14:paraId="3D119B76" w14:textId="77777777" w:rsidR="006A0BC1" w:rsidRDefault="006A0BC1" w:rsidP="006A0BC1">
      <w:r>
        <w:rPr>
          <w:i/>
        </w:rPr>
        <w:t>Comments:</w:t>
      </w:r>
    </w:p>
    <w:p w14:paraId="6785C127" w14:textId="77777777" w:rsidR="006A0BC1" w:rsidRDefault="006A0BC1" w:rsidP="006A0BC1">
      <w:pPr>
        <w:numPr>
          <w:ilvl w:val="0"/>
          <w:numId w:val="27"/>
        </w:numPr>
      </w:pPr>
      <w:r>
        <w:t xml:space="preserve">The objective function that is to be minimized is a </w:t>
      </w:r>
      <w:r>
        <w:sym w:font="Symbol" w:char="F063"/>
      </w:r>
      <w:r>
        <w:rPr>
          <w:vertAlign w:val="superscript"/>
        </w:rPr>
        <w:t>2</w:t>
      </w:r>
      <w:r>
        <w:t xml:space="preserve"> function of the reaction force values</w:t>
      </w:r>
      <w:r w:rsidR="004A1056">
        <w:t>:</w:t>
      </w:r>
    </w:p>
    <w:p w14:paraId="114FD35B" w14:textId="77777777" w:rsidR="006A0BC1" w:rsidRDefault="006A0BC1" w:rsidP="006A0BC1"/>
    <w:p w14:paraId="3E6C09E6" w14:textId="4B9C7D16" w:rsidR="006A0BC1" w:rsidRDefault="006A0BC1" w:rsidP="006A0BC1">
      <w:pPr>
        <w:pStyle w:val="MTDisplayEquation"/>
      </w:pPr>
      <w:r>
        <w:tab/>
      </w:r>
      <w:r w:rsidR="00AF2221" w:rsidRPr="00AF2221">
        <w:rPr>
          <w:position w:val="-32"/>
        </w:rPr>
        <w:object w:dxaOrig="2700" w:dyaOrig="800" w14:anchorId="76A684AC">
          <v:shape id="_x0000_i1926" type="#_x0000_t75" style="width:135.5pt;height:40pt" o:ole="">
            <v:imagedata r:id="rId1834" o:title=""/>
          </v:shape>
          <o:OLEObject Type="Embed" ProgID="Equation.DSMT4" ShapeID="_x0000_i1926" DrawAspect="Content" ObjectID="_1459243009" r:id="rId1835"/>
        </w:object>
      </w:r>
      <w:r w:rsidR="004A1056">
        <w:t>.</w:t>
      </w:r>
      <w:r>
        <w:tab/>
      </w:r>
    </w:p>
    <w:p w14:paraId="51C48D1A" w14:textId="453EB185" w:rsidR="006A0BC1" w:rsidRDefault="006A0BC1" w:rsidP="006A0BC1">
      <w:pPr>
        <w:ind w:left="720"/>
      </w:pPr>
      <w:r>
        <w:t xml:space="preserve">Here, </w:t>
      </w:r>
      <w:r w:rsidR="00AF2221" w:rsidRPr="00AF2221">
        <w:rPr>
          <w:position w:val="-14"/>
        </w:rPr>
        <w:object w:dxaOrig="760" w:dyaOrig="400" w14:anchorId="3B7C96F6">
          <v:shape id="_x0000_i1927" type="#_x0000_t75" style="width:38pt;height:19.5pt" o:ole="">
            <v:imagedata r:id="rId1836" o:title=""/>
          </v:shape>
          <o:OLEObject Type="Embed" ProgID="Equation.DSMT4" ShapeID="_x0000_i1927" DrawAspect="Content" ObjectID="_1459243010" r:id="rId1837"/>
        </w:object>
      </w:r>
      <w:r>
        <w:t xml:space="preserve"> is the function that describes the model, </w:t>
      </w:r>
      <w:r>
        <w:rPr>
          <w:b/>
        </w:rPr>
        <w:t xml:space="preserve">a </w:t>
      </w:r>
      <w:r>
        <w:t xml:space="preserve">is a vector with the (unknown) material parameters and the </w:t>
      </w:r>
      <w:r w:rsidR="00AF2221" w:rsidRPr="00AF2221">
        <w:rPr>
          <w:position w:val="-14"/>
        </w:rPr>
        <w:object w:dxaOrig="720" w:dyaOrig="400" w14:anchorId="6DCA1CAF">
          <v:shape id="_x0000_i1928" type="#_x0000_t75" style="width:36.5pt;height:19.5pt" o:ole="">
            <v:imagedata r:id="rId1838" o:title=""/>
          </v:shape>
          <o:OLEObject Type="Embed" ProgID="Equation.DSMT4" ShapeID="_x0000_i1928" DrawAspect="Content" ObjectID="_1459243011" r:id="rId1839"/>
        </w:object>
      </w:r>
      <w:r>
        <w:t xml:space="preserve"> are the experimentally (or otherwise) obtained data with standard deviation </w:t>
      </w:r>
      <w:r w:rsidR="00AF2221" w:rsidRPr="00AF2221">
        <w:rPr>
          <w:position w:val="-12"/>
        </w:rPr>
        <w:object w:dxaOrig="279" w:dyaOrig="360" w14:anchorId="2534B539">
          <v:shape id="_x0000_i1929" type="#_x0000_t75" style="width:14pt;height:18pt" o:ole="">
            <v:imagedata r:id="rId1840" o:title=""/>
          </v:shape>
          <o:OLEObject Type="Embed" ProgID="Equation.DSMT4" ShapeID="_x0000_i1929" DrawAspect="Content" ObjectID="_1459243012" r:id="rId1841"/>
        </w:object>
      </w:r>
      <w:r>
        <w:t xml:space="preserve"> that approximates the ideal model. </w:t>
      </w:r>
    </w:p>
    <w:p w14:paraId="7C660265" w14:textId="77777777" w:rsidR="006A0BC1" w:rsidRDefault="006A0BC1" w:rsidP="006A0BC1">
      <w:pPr>
        <w:ind w:left="720"/>
      </w:pPr>
    </w:p>
    <w:p w14:paraId="7076E8BB" w14:textId="77777777" w:rsidR="006A0BC1" w:rsidRDefault="006A0BC1" w:rsidP="006A0BC1">
      <w:pPr>
        <w:numPr>
          <w:ilvl w:val="0"/>
          <w:numId w:val="27"/>
        </w:numPr>
      </w:pPr>
      <w:r>
        <w:t xml:space="preserve">The optimization method currently implemented requires the calculation of the gradient of the model function </w:t>
      </w:r>
      <w:r>
        <w:rPr>
          <w:i/>
        </w:rPr>
        <w:t xml:space="preserve">y </w:t>
      </w:r>
      <w:r>
        <w:t xml:space="preserve">with respect to the model parameters </w:t>
      </w:r>
      <w:r>
        <w:rPr>
          <w:b/>
        </w:rPr>
        <w:t>a</w:t>
      </w:r>
      <w:r>
        <w:t xml:space="preserve">. Since this gradient is not known, FEBio will approximate it using forward differences. For example, the </w:t>
      </w:r>
      <w:r>
        <w:rPr>
          <w:i/>
        </w:rPr>
        <w:t>k</w:t>
      </w:r>
      <w:r>
        <w:t>-th component of the gradient is approximated as follows.</w:t>
      </w:r>
    </w:p>
    <w:p w14:paraId="1CCB3A82" w14:textId="77777777" w:rsidR="006A0BC1" w:rsidRDefault="006A0BC1" w:rsidP="006A0BC1"/>
    <w:p w14:paraId="3B904858" w14:textId="3B744084" w:rsidR="006A0BC1" w:rsidRDefault="006A0BC1" w:rsidP="006A0BC1">
      <w:pPr>
        <w:pStyle w:val="MTDisplayEquation"/>
      </w:pPr>
      <w:r>
        <w:tab/>
      </w:r>
      <w:r w:rsidR="00AF2221" w:rsidRPr="00AF2221">
        <w:rPr>
          <w:position w:val="-30"/>
        </w:rPr>
        <w:object w:dxaOrig="5740" w:dyaOrig="680" w14:anchorId="78DAB6E9">
          <v:shape id="_x0000_i1930" type="#_x0000_t75" style="width:287.5pt;height:34pt" o:ole="">
            <v:imagedata r:id="rId1842" o:title=""/>
          </v:shape>
          <o:OLEObject Type="Embed" ProgID="Equation.DSMT4" ShapeID="_x0000_i1930" DrawAspect="Content" ObjectID="_1459243013" r:id="rId1843"/>
        </w:object>
      </w:r>
      <w:r>
        <w:tab/>
      </w:r>
    </w:p>
    <w:p w14:paraId="29343DDF" w14:textId="25842467" w:rsidR="006A0BC1" w:rsidRDefault="006A0BC1" w:rsidP="006A0BC1">
      <w:pPr>
        <w:ind w:left="720"/>
      </w:pPr>
      <w:r>
        <w:t xml:space="preserve">The value for </w:t>
      </w:r>
      <w:r w:rsidR="00AF2221" w:rsidRPr="00AF2221">
        <w:rPr>
          <w:position w:val="-12"/>
        </w:rPr>
        <w:object w:dxaOrig="420" w:dyaOrig="360" w14:anchorId="09C85BD7">
          <v:shape id="_x0000_i1931" type="#_x0000_t75" style="width:21.5pt;height:18pt" o:ole="">
            <v:imagedata r:id="rId1844" o:title=""/>
          </v:shape>
          <o:OLEObject Type="Embed" ProgID="Equation.DSMT4" ShapeID="_x0000_i1931" DrawAspect="Content" ObjectID="_1459243014" r:id="rId1845"/>
        </w:object>
      </w:r>
      <w:r>
        <w:t>is determined from the following formula.</w:t>
      </w:r>
    </w:p>
    <w:p w14:paraId="54366F0C" w14:textId="1F5B8C3A" w:rsidR="006A0BC1" w:rsidRDefault="006A0BC1" w:rsidP="006A0BC1">
      <w:pPr>
        <w:pStyle w:val="MTDisplayEquation"/>
      </w:pPr>
      <w:r>
        <w:tab/>
      </w:r>
      <w:r w:rsidR="00AF2221" w:rsidRPr="00AF2221">
        <w:rPr>
          <w:position w:val="-14"/>
        </w:rPr>
        <w:object w:dxaOrig="1520" w:dyaOrig="400" w14:anchorId="74307837">
          <v:shape id="_x0000_i1932" type="#_x0000_t75" style="width:76pt;height:19.5pt" o:ole="">
            <v:imagedata r:id="rId1846" o:title=""/>
          </v:shape>
          <o:OLEObject Type="Embed" ProgID="Equation.DSMT4" ShapeID="_x0000_i1932" DrawAspect="Content" ObjectID="_1459243015" r:id="rId1847"/>
        </w:object>
      </w:r>
      <w:r>
        <w:tab/>
      </w:r>
    </w:p>
    <w:p w14:paraId="474F13CC" w14:textId="118C4EF0" w:rsidR="006A0BC1" w:rsidRDefault="006A0BC1" w:rsidP="006A0BC1">
      <w:pPr>
        <w:ind w:left="720"/>
      </w:pPr>
      <w:r>
        <w:t xml:space="preserve">where, </w:t>
      </w:r>
      <w:r w:rsidR="00AF2221" w:rsidRPr="00AF2221">
        <w:rPr>
          <w:position w:val="-6"/>
        </w:rPr>
        <w:object w:dxaOrig="200" w:dyaOrig="220" w14:anchorId="460C442A">
          <v:shape id="_x0000_i1933" type="#_x0000_t75" style="width:10pt;height:10.5pt" o:ole="">
            <v:imagedata r:id="rId1848" o:title=""/>
          </v:shape>
          <o:OLEObject Type="Embed" ProgID="Equation.DSMT4" ShapeID="_x0000_i1933" DrawAspect="Content" ObjectID="_1459243016" r:id="rId1849"/>
        </w:object>
      </w:r>
      <w:r>
        <w:t xml:space="preserve">is the forward difference scale factor which can be set by the user with the </w:t>
      </w:r>
      <w:r>
        <w:rPr>
          <w:i/>
        </w:rPr>
        <w:t xml:space="preserve">fdiff_scale </w:t>
      </w:r>
      <w:r>
        <w:t>option.</w:t>
      </w:r>
    </w:p>
    <w:p w14:paraId="3FB75D4A" w14:textId="77777777" w:rsidR="006A0BC1" w:rsidRDefault="006A0BC1" w:rsidP="006A0BC1"/>
    <w:p w14:paraId="5869348B" w14:textId="06D8354E" w:rsidR="008E4FCF" w:rsidRDefault="008E4FCF" w:rsidP="007D6F0D">
      <w:pPr>
        <w:numPr>
          <w:ilvl w:val="0"/>
          <w:numId w:val="27"/>
        </w:numPr>
      </w:pPr>
      <w:r>
        <w:t xml:space="preserve">The </w:t>
      </w:r>
      <w:r>
        <w:rPr>
          <w:i/>
        </w:rPr>
        <w:t xml:space="preserve">log_level </w:t>
      </w:r>
      <w:r>
        <w:t>allows the user to control exactly how much output from the time iterations of each optimization iteration is written to the screen and logfile. The following values are allowed:</w:t>
      </w:r>
    </w:p>
    <w:p w14:paraId="57119F39" w14:textId="77777777" w:rsidR="008E4FCF" w:rsidRDefault="008E4FCF" w:rsidP="008E4FCF"/>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8E4FCF" w14:paraId="20002A28" w14:textId="77777777" w:rsidTr="007D6F0D">
        <w:tc>
          <w:tcPr>
            <w:tcW w:w="2857" w:type="dxa"/>
            <w:shd w:val="clear" w:color="auto" w:fill="auto"/>
          </w:tcPr>
          <w:p w14:paraId="5A1628AB" w14:textId="77777777" w:rsidR="008E4FCF" w:rsidRPr="000B272C" w:rsidRDefault="008E4FCF" w:rsidP="00175A35">
            <w:pPr>
              <w:rPr>
                <w:b/>
              </w:rPr>
            </w:pPr>
            <w:r w:rsidRPr="000B272C">
              <w:rPr>
                <w:b/>
              </w:rPr>
              <w:t>Value</w:t>
            </w:r>
          </w:p>
        </w:tc>
        <w:tc>
          <w:tcPr>
            <w:tcW w:w="5891" w:type="dxa"/>
            <w:shd w:val="clear" w:color="auto" w:fill="auto"/>
          </w:tcPr>
          <w:p w14:paraId="1F231598" w14:textId="77777777" w:rsidR="008E4FCF" w:rsidRPr="000B272C" w:rsidRDefault="008E4FCF" w:rsidP="00175A35">
            <w:pPr>
              <w:rPr>
                <w:b/>
              </w:rPr>
            </w:pPr>
            <w:r w:rsidRPr="000B272C">
              <w:rPr>
                <w:b/>
              </w:rPr>
              <w:t>Description</w:t>
            </w:r>
          </w:p>
        </w:tc>
      </w:tr>
      <w:tr w:rsidR="008E4FCF" w14:paraId="75F2C4FB" w14:textId="77777777" w:rsidTr="007D6F0D">
        <w:tc>
          <w:tcPr>
            <w:tcW w:w="2857" w:type="dxa"/>
            <w:shd w:val="clear" w:color="auto" w:fill="auto"/>
          </w:tcPr>
          <w:p w14:paraId="7204F575" w14:textId="7D7BD91A" w:rsidR="008E4FCF" w:rsidRDefault="008E4FCF" w:rsidP="00175A35">
            <w:pPr>
              <w:pStyle w:val="code"/>
            </w:pPr>
            <w:r>
              <w:t>LOG_DEFAULT</w:t>
            </w:r>
          </w:p>
        </w:tc>
        <w:tc>
          <w:tcPr>
            <w:tcW w:w="5891" w:type="dxa"/>
            <w:shd w:val="clear" w:color="auto" w:fill="auto"/>
          </w:tcPr>
          <w:p w14:paraId="43498150" w14:textId="1344A778" w:rsidR="008E4FCF" w:rsidRDefault="008E4FCF" w:rsidP="00175A35">
            <w:r>
              <w:t>Use default settings (may be omitted)</w:t>
            </w:r>
          </w:p>
        </w:tc>
      </w:tr>
      <w:tr w:rsidR="008E4FCF" w14:paraId="340F4D36" w14:textId="77777777" w:rsidTr="007D6F0D">
        <w:tc>
          <w:tcPr>
            <w:tcW w:w="2857" w:type="dxa"/>
            <w:shd w:val="clear" w:color="auto" w:fill="auto"/>
          </w:tcPr>
          <w:p w14:paraId="415E1460" w14:textId="199A0863" w:rsidR="008E4FCF" w:rsidRPr="006C4072" w:rsidRDefault="008E4FCF" w:rsidP="00175A35">
            <w:pPr>
              <w:pStyle w:val="code"/>
            </w:pPr>
            <w:r>
              <w:t>LOG_NEVER</w:t>
            </w:r>
          </w:p>
        </w:tc>
        <w:tc>
          <w:tcPr>
            <w:tcW w:w="5891" w:type="dxa"/>
            <w:shd w:val="clear" w:color="auto" w:fill="auto"/>
          </w:tcPr>
          <w:p w14:paraId="51408A87" w14:textId="77777777" w:rsidR="008E4FCF" w:rsidRPr="006C4072" w:rsidRDefault="008E4FCF" w:rsidP="00175A35">
            <w:r>
              <w:t>Don’t generate any output</w:t>
            </w:r>
          </w:p>
        </w:tc>
      </w:tr>
      <w:tr w:rsidR="008E4FCF" w14:paraId="68753A70" w14:textId="77777777" w:rsidTr="007D6F0D">
        <w:tc>
          <w:tcPr>
            <w:tcW w:w="2857" w:type="dxa"/>
            <w:shd w:val="clear" w:color="auto" w:fill="auto"/>
          </w:tcPr>
          <w:p w14:paraId="4A11E73C" w14:textId="6E0AA311" w:rsidR="008E4FCF" w:rsidRDefault="008E4FCF" w:rsidP="00175A35">
            <w:pPr>
              <w:pStyle w:val="code"/>
            </w:pPr>
            <w:r>
              <w:t>LOG_FILE_ONLY</w:t>
            </w:r>
          </w:p>
        </w:tc>
        <w:tc>
          <w:tcPr>
            <w:tcW w:w="5891" w:type="dxa"/>
            <w:shd w:val="clear" w:color="auto" w:fill="auto"/>
          </w:tcPr>
          <w:p w14:paraId="2BE0C1BD" w14:textId="72B3C33E" w:rsidR="008E4FCF" w:rsidRDefault="008E4FCF" w:rsidP="00175A35">
            <w:r>
              <w:t>Save to the logfile only</w:t>
            </w:r>
          </w:p>
        </w:tc>
      </w:tr>
      <w:tr w:rsidR="008E4FCF" w14:paraId="7F78B257" w14:textId="77777777" w:rsidTr="007D6F0D">
        <w:tc>
          <w:tcPr>
            <w:tcW w:w="2857" w:type="dxa"/>
            <w:shd w:val="clear" w:color="auto" w:fill="auto"/>
          </w:tcPr>
          <w:p w14:paraId="744FBF2A" w14:textId="1CBE6C0A" w:rsidR="008E4FCF" w:rsidRDefault="008E4FCF" w:rsidP="00175A35">
            <w:pPr>
              <w:pStyle w:val="code"/>
            </w:pPr>
            <w:r>
              <w:t>LOG_SCREEN_ONLY</w:t>
            </w:r>
          </w:p>
        </w:tc>
        <w:tc>
          <w:tcPr>
            <w:tcW w:w="5891" w:type="dxa"/>
            <w:shd w:val="clear" w:color="auto" w:fill="auto"/>
          </w:tcPr>
          <w:p w14:paraId="32659E5A" w14:textId="087EB0CE" w:rsidR="008E4FCF" w:rsidRDefault="008E4FCF" w:rsidP="008E4FCF">
            <w:r>
              <w:t>Only print to the screen</w:t>
            </w:r>
          </w:p>
        </w:tc>
      </w:tr>
      <w:tr w:rsidR="008E4FCF" w14:paraId="373A1671" w14:textId="77777777" w:rsidTr="007D6F0D">
        <w:tc>
          <w:tcPr>
            <w:tcW w:w="2857" w:type="dxa"/>
            <w:shd w:val="clear" w:color="auto" w:fill="auto"/>
          </w:tcPr>
          <w:p w14:paraId="545EB707" w14:textId="475AA7B6" w:rsidR="008E4FCF" w:rsidRDefault="008E4FCF" w:rsidP="00175A35">
            <w:pPr>
              <w:pStyle w:val="code"/>
            </w:pPr>
            <w:r>
              <w:t>LOG_FILE_AND_SCREEN</w:t>
            </w:r>
          </w:p>
        </w:tc>
        <w:tc>
          <w:tcPr>
            <w:tcW w:w="5891" w:type="dxa"/>
            <w:shd w:val="clear" w:color="auto" w:fill="auto"/>
          </w:tcPr>
          <w:p w14:paraId="50A07876" w14:textId="6ECAB533" w:rsidR="008E4FCF" w:rsidRDefault="008E4FCF" w:rsidP="00175A35">
            <w:r>
              <w:t>Save to the logfile and print to the screen</w:t>
            </w:r>
          </w:p>
        </w:tc>
      </w:tr>
    </w:tbl>
    <w:p w14:paraId="76FE93E9" w14:textId="77777777" w:rsidR="008E4FCF" w:rsidRDefault="008E4FCF" w:rsidP="008E4FCF">
      <w:pPr>
        <w:ind w:left="360"/>
      </w:pPr>
    </w:p>
    <w:p w14:paraId="763889DC" w14:textId="77777777" w:rsidR="008E4FCF" w:rsidRDefault="008E4FCF" w:rsidP="006A0BC1"/>
    <w:p w14:paraId="7882B419" w14:textId="594B50B5" w:rsidR="006A0BC1" w:rsidRDefault="006A0BC1" w:rsidP="006A0BC1">
      <w:pPr>
        <w:pStyle w:val="Heading3"/>
      </w:pPr>
      <w:bookmarkStart w:id="1670" w:name="_Toc385498571"/>
      <w:r>
        <w:t xml:space="preserve">Function </w:t>
      </w:r>
      <w:r w:rsidR="00FD648A">
        <w:t>S</w:t>
      </w:r>
      <w:r>
        <w:t>ection</w:t>
      </w:r>
      <w:bookmarkEnd w:id="1670"/>
    </w:p>
    <w:p w14:paraId="49442994" w14:textId="77777777" w:rsidR="006A0BC1" w:rsidRDefault="006A0BC1" w:rsidP="006A0BC1">
      <w:r>
        <w:t xml:space="preserve">This section defines the parameter that will generate the function values that are to be fitted to the experimental data. Currently, only one function parameter can be defined and it is defined using the </w:t>
      </w:r>
      <w:r w:rsidRPr="00E765FB">
        <w:rPr>
          <w:i/>
        </w:rPr>
        <w:t>fnc</w:t>
      </w:r>
      <w:r>
        <w:t xml:space="preserve"> tag. For example,</w:t>
      </w:r>
    </w:p>
    <w:p w14:paraId="56FBEE67" w14:textId="77777777" w:rsidR="006A0BC1" w:rsidRDefault="006A0BC1" w:rsidP="006A0BC1"/>
    <w:p w14:paraId="19F5C4E1" w14:textId="77777777" w:rsidR="006A0BC1" w:rsidRDefault="006A0BC1" w:rsidP="006A0BC1">
      <w:pPr>
        <w:pStyle w:val="code"/>
      </w:pPr>
      <w:r>
        <w:t>&lt;Function&gt;</w:t>
      </w:r>
    </w:p>
    <w:p w14:paraId="048EAEF4" w14:textId="083CA63A" w:rsidR="006A0BC1" w:rsidRDefault="006A0BC1" w:rsidP="006A0BC1">
      <w:pPr>
        <w:pStyle w:val="code"/>
      </w:pPr>
      <w:r>
        <w:tab/>
        <w:t>&lt;fnc lc=</w:t>
      </w:r>
      <w:r w:rsidR="007F5C53">
        <w:t>"</w:t>
      </w:r>
      <w:r>
        <w:t>1</w:t>
      </w:r>
      <w:r w:rsidR="007F5C53">
        <w:t>"</w:t>
      </w:r>
      <w:r>
        <w:t>&gt;rigid.Fx&lt;/fnc&gt;</w:t>
      </w:r>
    </w:p>
    <w:p w14:paraId="70DA777E" w14:textId="77777777" w:rsidR="006A0BC1" w:rsidRDefault="006A0BC1" w:rsidP="006A0BC1">
      <w:pPr>
        <w:pStyle w:val="code"/>
      </w:pPr>
      <w:r>
        <w:t>&lt;/Function&gt;</w:t>
      </w:r>
    </w:p>
    <w:p w14:paraId="0827071A" w14:textId="77777777" w:rsidR="006A0BC1" w:rsidRDefault="006A0BC1" w:rsidP="006A0BC1">
      <w:pPr>
        <w:pStyle w:val="code"/>
      </w:pPr>
    </w:p>
    <w:p w14:paraId="5C481A54" w14:textId="77777777" w:rsidR="006A0BC1" w:rsidRDefault="006A0BC1" w:rsidP="006A0BC1">
      <w:r>
        <w:t xml:space="preserve">This example defines the </w:t>
      </w:r>
      <w:r>
        <w:rPr>
          <w:i/>
        </w:rPr>
        <w:t>x</w:t>
      </w:r>
      <w:r>
        <w:t xml:space="preserve">-component of a rigid body material named </w:t>
      </w:r>
      <w:r>
        <w:rPr>
          <w:i/>
        </w:rPr>
        <w:t>rigid</w:t>
      </w:r>
      <w:r>
        <w:t xml:space="preserve"> as the model’s function parameter. The </w:t>
      </w:r>
      <w:r>
        <w:rPr>
          <w:i/>
        </w:rPr>
        <w:t xml:space="preserve">lc </w:t>
      </w:r>
      <w:r>
        <w:t xml:space="preserve">attribute defines the loadcurve number that describes the model’s experimental data. </w:t>
      </w:r>
    </w:p>
    <w:p w14:paraId="5526F6F5" w14:textId="77777777" w:rsidR="006A0BC1" w:rsidRDefault="006A0BC1" w:rsidP="006A0BC1"/>
    <w:p w14:paraId="52DD0B2A" w14:textId="77777777" w:rsidR="006A0BC1" w:rsidRDefault="006A0BC1" w:rsidP="006A0BC1">
      <w:r>
        <w:t>Note that currently only rigid body materials can be used to define the function parameter, and only using the following data components.</w:t>
      </w:r>
    </w:p>
    <w:p w14:paraId="05023542" w14:textId="77777777" w:rsidR="006A0BC1" w:rsidRDefault="006A0BC1" w:rsidP="006A0BC1"/>
    <w:p w14:paraId="40C1E723" w14:textId="77777777" w:rsidR="007F5C53" w:rsidRDefault="007F5C5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308"/>
      </w:tblGrid>
      <w:tr w:rsidR="006A0BC1" w14:paraId="691A7D9B" w14:textId="77777777">
        <w:tc>
          <w:tcPr>
            <w:tcW w:w="1548" w:type="dxa"/>
            <w:shd w:val="clear" w:color="auto" w:fill="auto"/>
          </w:tcPr>
          <w:p w14:paraId="69CD1276" w14:textId="77777777" w:rsidR="006A0BC1" w:rsidRPr="000B272C" w:rsidRDefault="006A0BC1" w:rsidP="006A0BC1">
            <w:pPr>
              <w:rPr>
                <w:b/>
              </w:rPr>
            </w:pPr>
            <w:r w:rsidRPr="000B272C">
              <w:rPr>
                <w:b/>
              </w:rPr>
              <w:t>Component</w:t>
            </w:r>
          </w:p>
        </w:tc>
        <w:tc>
          <w:tcPr>
            <w:tcW w:w="7308" w:type="dxa"/>
            <w:shd w:val="clear" w:color="auto" w:fill="auto"/>
          </w:tcPr>
          <w:p w14:paraId="7B4A3685" w14:textId="77777777" w:rsidR="006A0BC1" w:rsidRPr="000B272C" w:rsidRDefault="006A0BC1" w:rsidP="006A0BC1">
            <w:pPr>
              <w:rPr>
                <w:b/>
              </w:rPr>
            </w:pPr>
            <w:r w:rsidRPr="000B272C">
              <w:rPr>
                <w:b/>
              </w:rPr>
              <w:t>Description</w:t>
            </w:r>
          </w:p>
        </w:tc>
      </w:tr>
      <w:tr w:rsidR="006A0BC1" w14:paraId="1EC689DA" w14:textId="77777777">
        <w:tc>
          <w:tcPr>
            <w:tcW w:w="1548" w:type="dxa"/>
            <w:shd w:val="clear" w:color="auto" w:fill="auto"/>
          </w:tcPr>
          <w:p w14:paraId="385195BA" w14:textId="77777777" w:rsidR="006A0BC1" w:rsidRPr="002C126E" w:rsidRDefault="006A0BC1" w:rsidP="006A0BC1">
            <w:pPr>
              <w:pStyle w:val="code"/>
            </w:pPr>
            <w:r>
              <w:t>Fx</w:t>
            </w:r>
          </w:p>
        </w:tc>
        <w:tc>
          <w:tcPr>
            <w:tcW w:w="7308" w:type="dxa"/>
            <w:shd w:val="clear" w:color="auto" w:fill="auto"/>
          </w:tcPr>
          <w:p w14:paraId="2CE9C20F" w14:textId="77777777" w:rsidR="006A0BC1" w:rsidRPr="002C126E" w:rsidRDefault="006A0BC1" w:rsidP="006A0BC1">
            <w:r>
              <w:t>x-component of the rigid body reaction force</w:t>
            </w:r>
          </w:p>
        </w:tc>
      </w:tr>
      <w:tr w:rsidR="006A0BC1" w14:paraId="518E727F" w14:textId="77777777">
        <w:tc>
          <w:tcPr>
            <w:tcW w:w="1548" w:type="dxa"/>
            <w:shd w:val="clear" w:color="auto" w:fill="auto"/>
          </w:tcPr>
          <w:p w14:paraId="41A31FDA" w14:textId="77777777" w:rsidR="006A0BC1" w:rsidRDefault="006A0BC1" w:rsidP="006A0BC1">
            <w:pPr>
              <w:pStyle w:val="code"/>
            </w:pPr>
            <w:r>
              <w:t>Fy</w:t>
            </w:r>
          </w:p>
        </w:tc>
        <w:tc>
          <w:tcPr>
            <w:tcW w:w="7308" w:type="dxa"/>
            <w:shd w:val="clear" w:color="auto" w:fill="auto"/>
          </w:tcPr>
          <w:p w14:paraId="2A09B5C1" w14:textId="77777777" w:rsidR="006A0BC1" w:rsidRDefault="006A0BC1" w:rsidP="006A0BC1">
            <w:r>
              <w:t>y-component of the rigid body reaction force</w:t>
            </w:r>
          </w:p>
        </w:tc>
      </w:tr>
      <w:tr w:rsidR="006A0BC1" w14:paraId="6E1EF702" w14:textId="77777777">
        <w:tc>
          <w:tcPr>
            <w:tcW w:w="1548" w:type="dxa"/>
            <w:shd w:val="clear" w:color="auto" w:fill="auto"/>
          </w:tcPr>
          <w:p w14:paraId="60CB539E" w14:textId="77777777" w:rsidR="006A0BC1" w:rsidRDefault="006A0BC1" w:rsidP="006A0BC1">
            <w:pPr>
              <w:pStyle w:val="code"/>
            </w:pPr>
            <w:r>
              <w:t>Fz</w:t>
            </w:r>
          </w:p>
        </w:tc>
        <w:tc>
          <w:tcPr>
            <w:tcW w:w="7308" w:type="dxa"/>
            <w:shd w:val="clear" w:color="auto" w:fill="auto"/>
          </w:tcPr>
          <w:p w14:paraId="7353BA4C" w14:textId="77777777" w:rsidR="006A0BC1" w:rsidRDefault="006A0BC1" w:rsidP="006A0BC1">
            <w:r>
              <w:t>z-component of the rigid body reaction force</w:t>
            </w:r>
          </w:p>
        </w:tc>
      </w:tr>
      <w:tr w:rsidR="006A0BC1" w14:paraId="2A50D5AB" w14:textId="77777777">
        <w:tc>
          <w:tcPr>
            <w:tcW w:w="1548" w:type="dxa"/>
            <w:shd w:val="clear" w:color="auto" w:fill="auto"/>
          </w:tcPr>
          <w:p w14:paraId="34F6FC3E" w14:textId="77777777" w:rsidR="006A0BC1" w:rsidRDefault="006A0BC1" w:rsidP="006A0BC1">
            <w:pPr>
              <w:pStyle w:val="code"/>
            </w:pPr>
            <w:r>
              <w:t>Mx</w:t>
            </w:r>
          </w:p>
        </w:tc>
        <w:tc>
          <w:tcPr>
            <w:tcW w:w="7308" w:type="dxa"/>
            <w:shd w:val="clear" w:color="auto" w:fill="auto"/>
          </w:tcPr>
          <w:p w14:paraId="02379B63" w14:textId="77777777" w:rsidR="006A0BC1" w:rsidRDefault="006A0BC1" w:rsidP="006A0BC1">
            <w:r>
              <w:t>x-component of the rigid body reaction moment</w:t>
            </w:r>
          </w:p>
        </w:tc>
      </w:tr>
      <w:tr w:rsidR="006A0BC1" w14:paraId="0D679EAE" w14:textId="77777777">
        <w:tc>
          <w:tcPr>
            <w:tcW w:w="1548" w:type="dxa"/>
            <w:shd w:val="clear" w:color="auto" w:fill="auto"/>
          </w:tcPr>
          <w:p w14:paraId="7A21DD82" w14:textId="77777777" w:rsidR="006A0BC1" w:rsidRDefault="006A0BC1" w:rsidP="006A0BC1">
            <w:pPr>
              <w:pStyle w:val="code"/>
            </w:pPr>
            <w:r>
              <w:t>My</w:t>
            </w:r>
          </w:p>
        </w:tc>
        <w:tc>
          <w:tcPr>
            <w:tcW w:w="7308" w:type="dxa"/>
            <w:shd w:val="clear" w:color="auto" w:fill="auto"/>
          </w:tcPr>
          <w:p w14:paraId="003BB3A6" w14:textId="77777777" w:rsidR="006A0BC1" w:rsidRDefault="006A0BC1" w:rsidP="006A0BC1">
            <w:r>
              <w:t>y-component of the rigid body reaction moment</w:t>
            </w:r>
          </w:p>
        </w:tc>
      </w:tr>
      <w:tr w:rsidR="006A0BC1" w14:paraId="2A9EFB46" w14:textId="77777777">
        <w:tc>
          <w:tcPr>
            <w:tcW w:w="1548" w:type="dxa"/>
            <w:shd w:val="clear" w:color="auto" w:fill="auto"/>
          </w:tcPr>
          <w:p w14:paraId="5B3F359A" w14:textId="77777777" w:rsidR="006A0BC1" w:rsidRDefault="006A0BC1" w:rsidP="006A0BC1">
            <w:pPr>
              <w:pStyle w:val="code"/>
            </w:pPr>
            <w:r>
              <w:t>Mz</w:t>
            </w:r>
          </w:p>
        </w:tc>
        <w:tc>
          <w:tcPr>
            <w:tcW w:w="7308" w:type="dxa"/>
            <w:shd w:val="clear" w:color="auto" w:fill="auto"/>
          </w:tcPr>
          <w:p w14:paraId="22F84C97" w14:textId="77777777" w:rsidR="006A0BC1" w:rsidRDefault="006A0BC1" w:rsidP="006A0BC1">
            <w:r>
              <w:t>z-component of the rigid body reaction moment</w:t>
            </w:r>
          </w:p>
        </w:tc>
      </w:tr>
    </w:tbl>
    <w:p w14:paraId="301A6BAC" w14:textId="77777777" w:rsidR="006A0BC1" w:rsidRDefault="006A0BC1" w:rsidP="006A0BC1"/>
    <w:p w14:paraId="00A164A7" w14:textId="77777777" w:rsidR="006A0BC1" w:rsidRDefault="006A0BC1" w:rsidP="006A0BC1">
      <w:pPr>
        <w:pStyle w:val="Heading3"/>
      </w:pPr>
      <w:bookmarkStart w:id="1671" w:name="_Toc385498572"/>
      <w:r>
        <w:t>Parameters Section</w:t>
      </w:r>
      <w:bookmarkEnd w:id="1671"/>
    </w:p>
    <w:p w14:paraId="4A9F12DD" w14:textId="77777777" w:rsidR="00422C54" w:rsidRDefault="006A0BC1" w:rsidP="006A0BC1">
      <w:r>
        <w:t xml:space="preserve">This section defines the material parameters that are to be determined. Each parameter is defined using the </w:t>
      </w:r>
      <w:r>
        <w:rPr>
          <w:i/>
        </w:rPr>
        <w:t xml:space="preserve">param </w:t>
      </w:r>
      <w:r>
        <w:t>element</w:t>
      </w:r>
      <w:r w:rsidR="00422C54">
        <w:t>:</w:t>
      </w:r>
    </w:p>
    <w:p w14:paraId="53A38AF7" w14:textId="77777777" w:rsidR="00422C54" w:rsidRDefault="00422C54" w:rsidP="006A0BC1"/>
    <w:p w14:paraId="44171380" w14:textId="77777777" w:rsidR="00422C54" w:rsidRDefault="00422C54" w:rsidP="00422C54">
      <w:pPr>
        <w:pStyle w:val="code"/>
      </w:pPr>
      <w:r>
        <w:t>&lt;Parameters&gt;</w:t>
      </w:r>
    </w:p>
    <w:p w14:paraId="4453F34F" w14:textId="355EC861" w:rsidR="00422C54" w:rsidRDefault="00422C54" w:rsidP="00422C54">
      <w:pPr>
        <w:pStyle w:val="code"/>
      </w:pPr>
      <w:r>
        <w:tab/>
        <w:t>&lt;param name=</w:t>
      </w:r>
      <w:r w:rsidR="007F5C53">
        <w:t>"</w:t>
      </w:r>
      <w:r>
        <w:t>[name]</w:t>
      </w:r>
      <w:r w:rsidR="007F5C53">
        <w:t>"</w:t>
      </w:r>
      <w:r>
        <w:t>&gt;[guess], [min], [max], [scale]&lt;/param&gt;</w:t>
      </w:r>
    </w:p>
    <w:p w14:paraId="63AA076C" w14:textId="77777777" w:rsidR="00422C54" w:rsidRDefault="00422C54" w:rsidP="00422C54">
      <w:pPr>
        <w:pStyle w:val="code"/>
      </w:pPr>
      <w:r>
        <w:t>&lt;/Parameters&gt;</w:t>
      </w:r>
    </w:p>
    <w:p w14:paraId="0CEB9F64" w14:textId="77777777" w:rsidR="00422C54" w:rsidRDefault="00422C54" w:rsidP="006A0BC1"/>
    <w:p w14:paraId="464E7B0C" w14:textId="77777777" w:rsidR="00422C54" w:rsidRDefault="00422C54" w:rsidP="00422C54">
      <w:pPr>
        <w:rPr>
          <w:ins w:id="1672" w:author="Steve Maas" w:date="2013-12-30T14:23:00Z"/>
        </w:rPr>
      </w:pPr>
      <w:r>
        <w:t xml:space="preserve">The </w:t>
      </w:r>
      <w:r>
        <w:rPr>
          <w:i/>
        </w:rPr>
        <w:t xml:space="preserve">name </w:t>
      </w:r>
      <w:r>
        <w:t xml:space="preserve">attribute gives the name of the parameter that is to be determined.  The format of the name depends on the nesting of the </w:t>
      </w:r>
      <w:r w:rsidR="004407EC">
        <w:t xml:space="preserve">material description in the input file. </w:t>
      </w:r>
      <w:r>
        <w:t xml:space="preserve">FEBio supports </w:t>
      </w:r>
      <w:r w:rsidRPr="00422C54">
        <w:t xml:space="preserve">names in the </w:t>
      </w:r>
      <w:r>
        <w:t>following form:</w:t>
      </w:r>
    </w:p>
    <w:p w14:paraId="34042FC4" w14:textId="77777777" w:rsidR="00B50762" w:rsidRDefault="00B50762" w:rsidP="00422C54">
      <w:pPr>
        <w:rPr>
          <w:ins w:id="1673" w:author="Steve Maas" w:date="2013-12-30T14:23:00Z"/>
        </w:rPr>
      </w:pPr>
    </w:p>
    <w:p w14:paraId="1FA9453A" w14:textId="60C18CB6" w:rsidR="00B50762" w:rsidRDefault="00B50762" w:rsidP="00422C54">
      <w:ins w:id="1674" w:author="Steve Maas" w:date="2013-12-30T14:23:00Z">
        <w:r>
          <w:t>For most materials, the following format is used to reference a parameter.</w:t>
        </w:r>
      </w:ins>
    </w:p>
    <w:p w14:paraId="4BD34C48" w14:textId="77777777" w:rsidR="00422C54" w:rsidRDefault="00422C54" w:rsidP="00422C54">
      <w:pPr>
        <w:pStyle w:val="code"/>
        <w:rPr>
          <w:ins w:id="1675" w:author="Steve Maas" w:date="2013-12-30T14:23:00Z"/>
        </w:rPr>
      </w:pPr>
    </w:p>
    <w:p w14:paraId="76431128" w14:textId="3F22C59F" w:rsidR="00B50762" w:rsidDel="00B50762" w:rsidRDefault="00B50762" w:rsidP="00422C54">
      <w:pPr>
        <w:pStyle w:val="code"/>
        <w:rPr>
          <w:del w:id="1676" w:author="Steve Maas" w:date="2013-12-30T14:23:00Z"/>
        </w:rPr>
      </w:pPr>
    </w:p>
    <w:p w14:paraId="04224698" w14:textId="06B97A89" w:rsidR="00422C54" w:rsidRDefault="00422C54" w:rsidP="00422C54">
      <w:pPr>
        <w:pStyle w:val="code"/>
        <w:rPr>
          <w:ins w:id="1677" w:author="Steve Maas" w:date="2013-12-30T14:23:00Z"/>
        </w:rPr>
      </w:pPr>
      <w:r>
        <w:tab/>
      </w:r>
      <w:r w:rsidRPr="00422C54">
        <w:t>material_name.parameter</w:t>
      </w:r>
      <w:del w:id="1678" w:author="Steve Maas" w:date="2013-12-30T14:29:00Z">
        <w:r w:rsidRPr="00422C54" w:rsidDel="00B50762">
          <w:delText>_name</w:delText>
        </w:r>
      </w:del>
      <w:del w:id="1679" w:author="Steve Maas" w:date="2013-12-30T14:23:00Z">
        <w:r w:rsidDel="00B50762">
          <w:delText xml:space="preserve"> </w:delText>
        </w:r>
        <w:r w:rsidRPr="00422C54" w:rsidDel="00B50762">
          <w:delText>(standard material)</w:delText>
        </w:r>
      </w:del>
    </w:p>
    <w:p w14:paraId="4AD7422D" w14:textId="77777777" w:rsidR="00B50762" w:rsidRDefault="00B50762" w:rsidP="00422C54">
      <w:pPr>
        <w:pStyle w:val="code"/>
        <w:rPr>
          <w:ins w:id="1680" w:author="Steve Maas" w:date="2013-12-30T14:23:00Z"/>
        </w:rPr>
      </w:pPr>
    </w:p>
    <w:p w14:paraId="18C9F712" w14:textId="701C8A0D" w:rsidR="00B50762" w:rsidRDefault="00B50762" w:rsidP="00422C54">
      <w:pPr>
        <w:pStyle w:val="code"/>
        <w:rPr>
          <w:ins w:id="1681" w:author="Steve Maas" w:date="2013-12-30T14:24:00Z"/>
          <w:rFonts w:ascii="Times New Roman" w:hAnsi="Times New Roman"/>
          <w:sz w:val="24"/>
        </w:rPr>
      </w:pPr>
      <w:ins w:id="1682" w:author="Steve Maas" w:date="2013-12-30T14:23:00Z">
        <w:r w:rsidRPr="00B50762">
          <w:rPr>
            <w:rFonts w:ascii="Times New Roman" w:hAnsi="Times New Roman"/>
            <w:sz w:val="24"/>
            <w:rPrChange w:id="1683" w:author="Steve Maas" w:date="2013-12-30T14:24:00Z">
              <w:rPr>
                <w:rFonts w:ascii="Times New Roman" w:hAnsi="Times New Roman"/>
              </w:rPr>
            </w:rPrChange>
          </w:rPr>
          <w:t>For</w:t>
        </w:r>
      </w:ins>
      <w:ins w:id="1684" w:author="Steve Maas" w:date="2013-12-30T14:24:00Z">
        <w:r>
          <w:rPr>
            <w:rFonts w:ascii="Times New Roman" w:hAnsi="Times New Roman"/>
            <w:sz w:val="24"/>
          </w:rPr>
          <w:t xml:space="preserve"> example</w:t>
        </w:r>
      </w:ins>
      <w:ins w:id="1685" w:author="Steve Maas" w:date="2013-12-30T14:29:00Z">
        <w:r>
          <w:rPr>
            <w:rFonts w:ascii="Times New Roman" w:hAnsi="Times New Roman"/>
            <w:sz w:val="24"/>
          </w:rPr>
          <w:t>, a</w:t>
        </w:r>
      </w:ins>
      <w:ins w:id="1686" w:author="Steve Maas" w:date="2013-12-30T14:24:00Z">
        <w:r>
          <w:rPr>
            <w:rFonts w:ascii="Times New Roman" w:hAnsi="Times New Roman"/>
            <w:sz w:val="24"/>
          </w:rPr>
          <w:t>ssume a material</w:t>
        </w:r>
      </w:ins>
      <w:ins w:id="1687" w:author="Steve Maas" w:date="2013-12-30T14:26:00Z">
        <w:r>
          <w:rPr>
            <w:rFonts w:ascii="Times New Roman" w:hAnsi="Times New Roman"/>
            <w:sz w:val="24"/>
          </w:rPr>
          <w:t xml:space="preserve">, named </w:t>
        </w:r>
        <w:r>
          <w:rPr>
            <w:rFonts w:ascii="Times New Roman" w:hAnsi="Times New Roman"/>
            <w:i/>
            <w:sz w:val="24"/>
          </w:rPr>
          <w:t>Material1</w:t>
        </w:r>
        <w:r>
          <w:rPr>
            <w:rFonts w:ascii="Times New Roman" w:hAnsi="Times New Roman"/>
            <w:sz w:val="24"/>
          </w:rPr>
          <w:t xml:space="preserve">, </w:t>
        </w:r>
      </w:ins>
      <w:ins w:id="1688" w:author="Steve Maas" w:date="2013-12-30T14:24:00Z">
        <w:r>
          <w:rPr>
            <w:rFonts w:ascii="Times New Roman" w:hAnsi="Times New Roman"/>
            <w:sz w:val="24"/>
          </w:rPr>
          <w:t>of type neo-Hookean is defined. Then we can reference the Young’s modulus (E)</w:t>
        </w:r>
      </w:ins>
      <w:ins w:id="1689" w:author="Steve Maas" w:date="2013-12-30T14:25:00Z">
        <w:r>
          <w:rPr>
            <w:rFonts w:ascii="Times New Roman" w:hAnsi="Times New Roman"/>
            <w:sz w:val="24"/>
          </w:rPr>
          <w:t xml:space="preserve"> as follows.</w:t>
        </w:r>
      </w:ins>
    </w:p>
    <w:p w14:paraId="14C87BD8" w14:textId="77777777" w:rsidR="00B50762" w:rsidRDefault="00B50762" w:rsidP="00422C54">
      <w:pPr>
        <w:pStyle w:val="code"/>
        <w:rPr>
          <w:ins w:id="1690" w:author="Steve Maas" w:date="2013-12-30T14:24:00Z"/>
          <w:rFonts w:ascii="Times New Roman" w:hAnsi="Times New Roman"/>
          <w:sz w:val="24"/>
        </w:rPr>
      </w:pPr>
    </w:p>
    <w:p w14:paraId="3F128693" w14:textId="21B0BB8A" w:rsidR="00B50762" w:rsidRPr="00B50762" w:rsidDel="00B50762" w:rsidRDefault="00B50762" w:rsidP="00422C54">
      <w:pPr>
        <w:pStyle w:val="code"/>
        <w:rPr>
          <w:del w:id="1691" w:author="Steve Maas" w:date="2013-12-30T14:24:00Z"/>
          <w:rFonts w:ascii="Times New Roman" w:hAnsi="Times New Roman"/>
          <w:sz w:val="24"/>
          <w:rPrChange w:id="1692" w:author="Steve Maas" w:date="2013-12-30T14:24:00Z">
            <w:rPr>
              <w:del w:id="1693" w:author="Steve Maas" w:date="2013-12-30T14:24:00Z"/>
            </w:rPr>
          </w:rPrChange>
        </w:rPr>
      </w:pPr>
    </w:p>
    <w:p w14:paraId="5C133653" w14:textId="77777777" w:rsidR="00B50762" w:rsidRDefault="00B50762" w:rsidP="00422C54">
      <w:pPr>
        <w:pStyle w:val="code"/>
        <w:rPr>
          <w:ins w:id="1694" w:author="Steve Maas" w:date="2013-12-30T14:25:00Z"/>
        </w:rPr>
      </w:pPr>
      <w:ins w:id="1695" w:author="Steve Maas" w:date="2013-12-30T14:25:00Z">
        <w:r>
          <w:t>name="Mat</w:t>
        </w:r>
      </w:ins>
      <w:ins w:id="1696" w:author="Steve Maas" w:date="2013-12-30T14:24:00Z">
        <w:r>
          <w:t>erial1.E</w:t>
        </w:r>
      </w:ins>
      <w:ins w:id="1697" w:author="Steve Maas" w:date="2013-12-30T14:25:00Z">
        <w:r>
          <w:t>"</w:t>
        </w:r>
      </w:ins>
    </w:p>
    <w:p w14:paraId="77E1104E" w14:textId="77777777" w:rsidR="00B50762" w:rsidRDefault="00B50762" w:rsidP="00422C54">
      <w:pPr>
        <w:pStyle w:val="code"/>
        <w:rPr>
          <w:ins w:id="1698" w:author="Steve Maas" w:date="2013-12-30T14:25:00Z"/>
        </w:rPr>
      </w:pPr>
    </w:p>
    <w:p w14:paraId="41942FE5" w14:textId="57721D3B" w:rsidR="00B50762" w:rsidRDefault="00B50762" w:rsidP="00422C54">
      <w:pPr>
        <w:pStyle w:val="code"/>
        <w:rPr>
          <w:ins w:id="1699" w:author="Steve Maas" w:date="2013-12-30T14:29:00Z"/>
          <w:rFonts w:ascii="Times New Roman" w:hAnsi="Times New Roman"/>
          <w:sz w:val="24"/>
        </w:rPr>
      </w:pPr>
      <w:ins w:id="1700" w:author="Steve Maas" w:date="2013-12-30T14:25:00Z">
        <w:r>
          <w:rPr>
            <w:rFonts w:ascii="Times New Roman" w:hAnsi="Times New Roman"/>
            <w:sz w:val="24"/>
          </w:rPr>
          <w:t xml:space="preserve">In FEBio many materials define nested parameters, meaning the material properties have parameters of their own. </w:t>
        </w:r>
      </w:ins>
      <w:ins w:id="1701" w:author="Steve Maas" w:date="2013-12-30T14:27:00Z">
        <w:r>
          <w:rPr>
            <w:rFonts w:ascii="Times New Roman" w:hAnsi="Times New Roman"/>
            <w:sz w:val="24"/>
          </w:rPr>
          <w:t xml:space="preserve">Examples are the </w:t>
        </w:r>
        <w:r>
          <w:rPr>
            <w:rFonts w:ascii="Times New Roman" w:hAnsi="Times New Roman"/>
            <w:i/>
            <w:sz w:val="24"/>
          </w:rPr>
          <w:t xml:space="preserve">biphasic, biphasic-solute </w:t>
        </w:r>
        <w:r>
          <w:rPr>
            <w:rFonts w:ascii="Times New Roman" w:hAnsi="Times New Roman"/>
            <w:sz w:val="24"/>
          </w:rPr>
          <w:t xml:space="preserve">and </w:t>
        </w:r>
        <w:r>
          <w:rPr>
            <w:rFonts w:ascii="Times New Roman" w:hAnsi="Times New Roman"/>
            <w:i/>
            <w:sz w:val="24"/>
          </w:rPr>
          <w:t xml:space="preserve">multiphasic </w:t>
        </w:r>
        <w:r>
          <w:rPr>
            <w:rFonts w:ascii="Times New Roman" w:hAnsi="Times New Roman"/>
            <w:sz w:val="24"/>
          </w:rPr>
          <w:t>materials.</w:t>
        </w:r>
      </w:ins>
      <w:ins w:id="1702" w:author="Steve Maas" w:date="2013-12-30T14:28:00Z">
        <w:r>
          <w:rPr>
            <w:rFonts w:ascii="Times New Roman" w:hAnsi="Times New Roman"/>
            <w:sz w:val="24"/>
          </w:rPr>
          <w:t xml:space="preserve"> In general, nested parameters are referenced using the material name, the property and the parameter. </w:t>
        </w:r>
      </w:ins>
    </w:p>
    <w:p w14:paraId="21AEE7ED" w14:textId="4E0445B7" w:rsidR="00B50762" w:rsidRDefault="00B50762" w:rsidP="00B50762">
      <w:pPr>
        <w:pStyle w:val="code"/>
        <w:rPr>
          <w:ins w:id="1703" w:author="Steve Maas" w:date="2013-12-30T14:29:00Z"/>
        </w:rPr>
      </w:pPr>
      <w:ins w:id="1704" w:author="Steve Maas" w:date="2013-12-30T14:29:00Z">
        <w:r>
          <w:lastRenderedPageBreak/>
          <w:tab/>
        </w:r>
        <w:r w:rsidRPr="00422C54">
          <w:t>material_name.</w:t>
        </w:r>
        <w:r>
          <w:t>property.</w:t>
        </w:r>
        <w:r w:rsidRPr="00422C54">
          <w:t>parameter</w:t>
        </w:r>
      </w:ins>
    </w:p>
    <w:p w14:paraId="536696AA" w14:textId="77777777" w:rsidR="00B50762" w:rsidRDefault="00B50762" w:rsidP="00422C54">
      <w:pPr>
        <w:pStyle w:val="code"/>
        <w:rPr>
          <w:ins w:id="1705" w:author="Steve Maas" w:date="2013-12-30T14:29:00Z"/>
          <w:rFonts w:ascii="Times New Roman" w:hAnsi="Times New Roman"/>
          <w:sz w:val="24"/>
        </w:rPr>
      </w:pPr>
    </w:p>
    <w:p w14:paraId="14F3566C" w14:textId="23730CC4" w:rsidR="00B50762" w:rsidRDefault="00B50762" w:rsidP="00422C54">
      <w:pPr>
        <w:pStyle w:val="code"/>
        <w:rPr>
          <w:ins w:id="1706" w:author="Steve Maas" w:date="2013-12-30T14:30:00Z"/>
          <w:rFonts w:ascii="Times New Roman" w:hAnsi="Times New Roman"/>
          <w:sz w:val="24"/>
        </w:rPr>
      </w:pPr>
      <w:ins w:id="1707" w:author="Steve Maas" w:date="2013-12-30T14:29:00Z">
        <w:r>
          <w:rPr>
            <w:rFonts w:ascii="Times New Roman" w:hAnsi="Times New Roman"/>
            <w:sz w:val="24"/>
          </w:rPr>
          <w:t xml:space="preserve">For instance, assume </w:t>
        </w:r>
      </w:ins>
      <w:ins w:id="1708" w:author="Steve Maas" w:date="2013-12-30T14:30:00Z">
        <w:r>
          <w:rPr>
            <w:rFonts w:ascii="Times New Roman" w:hAnsi="Times New Roman"/>
            <w:sz w:val="24"/>
          </w:rPr>
          <w:t xml:space="preserve">a biphasic material, named </w:t>
        </w:r>
        <w:r w:rsidRPr="00B50762">
          <w:rPr>
            <w:rFonts w:ascii="Times New Roman" w:hAnsi="Times New Roman"/>
            <w:i/>
            <w:sz w:val="24"/>
            <w:rPrChange w:id="1709" w:author="Steve Maas" w:date="2013-12-30T14:30:00Z">
              <w:rPr>
                <w:rFonts w:ascii="Times New Roman" w:hAnsi="Times New Roman"/>
                <w:sz w:val="24"/>
              </w:rPr>
            </w:rPrChange>
          </w:rPr>
          <w:t>Material</w:t>
        </w:r>
      </w:ins>
      <w:ins w:id="1710" w:author="Steve Maas" w:date="2013-12-30T14:41:00Z">
        <w:r w:rsidR="001A1F06">
          <w:rPr>
            <w:rFonts w:ascii="Times New Roman" w:hAnsi="Times New Roman"/>
            <w:i/>
            <w:sz w:val="24"/>
          </w:rPr>
          <w:t>1</w:t>
        </w:r>
      </w:ins>
      <w:ins w:id="1711" w:author="Steve Maas" w:date="2013-12-30T14:30:00Z">
        <w:r>
          <w:rPr>
            <w:rFonts w:ascii="Times New Roman" w:hAnsi="Times New Roman"/>
            <w:sz w:val="24"/>
          </w:rPr>
          <w:t xml:space="preserve"> is defined. To reference the </w:t>
        </w:r>
        <w:r w:rsidRPr="00B50762">
          <w:rPr>
            <w:rFonts w:ascii="Times New Roman" w:hAnsi="Times New Roman"/>
            <w:i/>
            <w:sz w:val="24"/>
            <w:rPrChange w:id="1712" w:author="Steve Maas" w:date="2013-12-30T14:30:00Z">
              <w:rPr>
                <w:rFonts w:ascii="Times New Roman" w:hAnsi="Times New Roman"/>
                <w:sz w:val="24"/>
              </w:rPr>
            </w:rPrChange>
          </w:rPr>
          <w:t>perm</w:t>
        </w:r>
        <w:r>
          <w:rPr>
            <w:rFonts w:ascii="Times New Roman" w:hAnsi="Times New Roman"/>
            <w:i/>
            <w:sz w:val="24"/>
          </w:rPr>
          <w:t xml:space="preserve"> </w:t>
        </w:r>
        <w:r>
          <w:rPr>
            <w:rFonts w:ascii="Times New Roman" w:hAnsi="Times New Roman"/>
            <w:sz w:val="24"/>
          </w:rPr>
          <w:t>parameter, use the following syntax.</w:t>
        </w:r>
      </w:ins>
    </w:p>
    <w:p w14:paraId="57940249" w14:textId="77777777" w:rsidR="00B50762" w:rsidRDefault="00B50762" w:rsidP="00422C54">
      <w:pPr>
        <w:pStyle w:val="code"/>
        <w:rPr>
          <w:ins w:id="1713" w:author="Steve Maas" w:date="2013-12-30T14:30:00Z"/>
          <w:rFonts w:ascii="Times New Roman" w:hAnsi="Times New Roman"/>
          <w:sz w:val="24"/>
        </w:rPr>
      </w:pPr>
    </w:p>
    <w:p w14:paraId="3DC54F64" w14:textId="04BAD49E" w:rsidR="00B50762" w:rsidRPr="00422C54" w:rsidRDefault="00B50762" w:rsidP="00B50762">
      <w:pPr>
        <w:pStyle w:val="code"/>
        <w:rPr>
          <w:ins w:id="1714" w:author="Steve Maas" w:date="2013-12-30T14:30:00Z"/>
        </w:rPr>
      </w:pPr>
      <w:ins w:id="1715" w:author="Steve Maas" w:date="2013-12-30T14:31:00Z">
        <w:r>
          <w:t>n</w:t>
        </w:r>
      </w:ins>
      <w:ins w:id="1716" w:author="Steve Maas" w:date="2013-12-30T14:30:00Z">
        <w:r>
          <w:t>ame="M</w:t>
        </w:r>
        <w:r w:rsidRPr="00422C54">
          <w:t>aterial</w:t>
        </w:r>
        <w:r>
          <w:t>1</w:t>
        </w:r>
        <w:r w:rsidRPr="00422C54">
          <w:t>.</w:t>
        </w:r>
      </w:ins>
      <w:ins w:id="1717" w:author="Steve Maas" w:date="2013-12-30T14:31:00Z">
        <w:r>
          <w:t>permeability</w:t>
        </w:r>
      </w:ins>
      <w:ins w:id="1718" w:author="Steve Maas" w:date="2013-12-30T14:30:00Z">
        <w:r w:rsidRPr="00422C54">
          <w:t>.</w:t>
        </w:r>
      </w:ins>
      <w:ins w:id="1719" w:author="Steve Maas" w:date="2013-12-30T14:31:00Z">
        <w:r>
          <w:t>perm"</w:t>
        </w:r>
      </w:ins>
    </w:p>
    <w:p w14:paraId="0230E62D" w14:textId="77777777" w:rsidR="00B50762" w:rsidRDefault="00B50762" w:rsidP="00422C54">
      <w:pPr>
        <w:pStyle w:val="code"/>
        <w:rPr>
          <w:ins w:id="1720" w:author="Steve Maas" w:date="2013-12-30T14:32:00Z"/>
          <w:rFonts w:ascii="Times New Roman" w:hAnsi="Times New Roman"/>
          <w:sz w:val="24"/>
        </w:rPr>
      </w:pPr>
    </w:p>
    <w:p w14:paraId="0E7B7091" w14:textId="2BBDF3DD" w:rsidR="00B50762" w:rsidRDefault="00B50762" w:rsidP="00422C54">
      <w:pPr>
        <w:pStyle w:val="code"/>
        <w:rPr>
          <w:ins w:id="1721" w:author="Steve Maas" w:date="2013-12-30T14:32:00Z"/>
          <w:rFonts w:ascii="Times New Roman" w:hAnsi="Times New Roman"/>
          <w:sz w:val="24"/>
        </w:rPr>
      </w:pPr>
      <w:ins w:id="1722" w:author="Steve Maas" w:date="2013-12-30T14:32:00Z">
        <w:r>
          <w:rPr>
            <w:rFonts w:ascii="Times New Roman" w:hAnsi="Times New Roman"/>
            <w:sz w:val="24"/>
          </w:rPr>
          <w:t xml:space="preserve">If this material has a </w:t>
        </w:r>
        <w:r>
          <w:rPr>
            <w:rFonts w:ascii="Times New Roman" w:hAnsi="Times New Roman"/>
            <w:i/>
            <w:sz w:val="24"/>
          </w:rPr>
          <w:t xml:space="preserve">neo-Hookean </w:t>
        </w:r>
        <w:r>
          <w:rPr>
            <w:rFonts w:ascii="Times New Roman" w:hAnsi="Times New Roman"/>
            <w:sz w:val="24"/>
          </w:rPr>
          <w:t>solid matrix, then the Young’s modulus is referenced as follows.</w:t>
        </w:r>
      </w:ins>
    </w:p>
    <w:p w14:paraId="2A1A9A1B" w14:textId="77777777" w:rsidR="00B50762" w:rsidRDefault="00B50762" w:rsidP="00422C54">
      <w:pPr>
        <w:pStyle w:val="code"/>
        <w:rPr>
          <w:ins w:id="1723" w:author="Steve Maas" w:date="2013-12-30T14:32:00Z"/>
          <w:rFonts w:ascii="Times New Roman" w:hAnsi="Times New Roman"/>
          <w:sz w:val="24"/>
        </w:rPr>
      </w:pPr>
    </w:p>
    <w:p w14:paraId="5996D7DF" w14:textId="26692A5A" w:rsidR="00B50762" w:rsidRDefault="00B50762" w:rsidP="00422C54">
      <w:pPr>
        <w:pStyle w:val="code"/>
        <w:rPr>
          <w:ins w:id="1724" w:author="Steve Maas" w:date="2013-12-30T14:32:00Z"/>
          <w:rFonts w:ascii="Times New Roman" w:hAnsi="Times New Roman"/>
          <w:sz w:val="24"/>
        </w:rPr>
      </w:pPr>
      <w:ins w:id="1725" w:author="Steve Maas" w:date="2013-12-30T14:32:00Z">
        <w:r>
          <w:t>name="M</w:t>
        </w:r>
        <w:r w:rsidRPr="00422C54">
          <w:t>aterial</w:t>
        </w:r>
        <w:r>
          <w:t>1</w:t>
        </w:r>
        <w:r w:rsidRPr="00422C54">
          <w:t>.</w:t>
        </w:r>
        <w:r>
          <w:t>solid</w:t>
        </w:r>
        <w:r w:rsidRPr="00422C54">
          <w:t>.</w:t>
        </w:r>
        <w:r>
          <w:t>E"</w:t>
        </w:r>
      </w:ins>
    </w:p>
    <w:p w14:paraId="40DAFA37" w14:textId="77777777" w:rsidR="00B50762" w:rsidRPr="002D1B6A" w:rsidRDefault="00B50762" w:rsidP="00422C54">
      <w:pPr>
        <w:pStyle w:val="code"/>
        <w:rPr>
          <w:ins w:id="1726" w:author="Steve Maas" w:date="2013-12-30T14:28:00Z"/>
          <w:rFonts w:ascii="Times New Roman" w:hAnsi="Times New Roman"/>
          <w:sz w:val="24"/>
        </w:rPr>
      </w:pPr>
    </w:p>
    <w:p w14:paraId="148BC604" w14:textId="46F58725" w:rsidR="00E340C1" w:rsidRDefault="00E340C1" w:rsidP="00422C54">
      <w:pPr>
        <w:pStyle w:val="code"/>
        <w:rPr>
          <w:ins w:id="1727" w:author="Steve Maas" w:date="2013-12-30T14:36:00Z"/>
          <w:rFonts w:ascii="Times New Roman" w:hAnsi="Times New Roman"/>
          <w:sz w:val="24"/>
        </w:rPr>
      </w:pPr>
      <w:ins w:id="1728" w:author="Steve Maas" w:date="2013-12-30T14:35:00Z">
        <w:r>
          <w:rPr>
            <w:rFonts w:ascii="Times New Roman" w:hAnsi="Times New Roman"/>
            <w:sz w:val="24"/>
          </w:rPr>
          <w:t>For multiply nested properties, the syntax extends naturally. For instance, assume a biphasic material wi</w:t>
        </w:r>
      </w:ins>
      <w:ins w:id="1729" w:author="Steve Maas" w:date="2013-12-30T14:37:00Z">
        <w:r>
          <w:rPr>
            <w:rFonts w:ascii="Times New Roman" w:hAnsi="Times New Roman"/>
            <w:sz w:val="24"/>
          </w:rPr>
          <w:t>t</w:t>
        </w:r>
      </w:ins>
      <w:ins w:id="1730" w:author="Steve Maas" w:date="2013-12-30T14:35:00Z">
        <w:r>
          <w:rPr>
            <w:rFonts w:ascii="Times New Roman" w:hAnsi="Times New Roman"/>
            <w:sz w:val="24"/>
          </w:rPr>
          <w:t>h a visco-elastic material, having a neo-Hookean material as a solid matrix. In th</w:t>
        </w:r>
      </w:ins>
      <w:ins w:id="1731" w:author="Steve Maas" w:date="2013-12-30T14:37:00Z">
        <w:r>
          <w:rPr>
            <w:rFonts w:ascii="Times New Roman" w:hAnsi="Times New Roman"/>
            <w:sz w:val="24"/>
          </w:rPr>
          <w:t>is</w:t>
        </w:r>
      </w:ins>
      <w:ins w:id="1732" w:author="Steve Maas" w:date="2013-12-30T14:35:00Z">
        <w:r>
          <w:rPr>
            <w:rFonts w:ascii="Times New Roman" w:hAnsi="Times New Roman"/>
            <w:sz w:val="24"/>
          </w:rPr>
          <w:t xml:space="preserve"> case, the Young</w:t>
        </w:r>
      </w:ins>
      <w:ins w:id="1733" w:author="Steve Maas" w:date="2013-12-30T14:36:00Z">
        <w:r>
          <w:rPr>
            <w:rFonts w:ascii="Times New Roman" w:hAnsi="Times New Roman"/>
            <w:sz w:val="24"/>
          </w:rPr>
          <w:t>’s modulus is referenced as follows.</w:t>
        </w:r>
      </w:ins>
    </w:p>
    <w:p w14:paraId="06EE61E2" w14:textId="77777777" w:rsidR="00E340C1" w:rsidRDefault="00E340C1" w:rsidP="00422C54">
      <w:pPr>
        <w:pStyle w:val="code"/>
        <w:rPr>
          <w:ins w:id="1734" w:author="Steve Maas" w:date="2013-12-30T14:36:00Z"/>
          <w:rFonts w:ascii="Times New Roman" w:hAnsi="Times New Roman"/>
          <w:sz w:val="24"/>
        </w:rPr>
      </w:pPr>
    </w:p>
    <w:p w14:paraId="022DC118" w14:textId="58388EC2" w:rsidR="00E340C1" w:rsidRDefault="00E340C1" w:rsidP="00422C54">
      <w:pPr>
        <w:pStyle w:val="code"/>
        <w:rPr>
          <w:ins w:id="1735" w:author="Steve Maas" w:date="2013-12-30T14:36:00Z"/>
          <w:rFonts w:ascii="Times New Roman" w:hAnsi="Times New Roman"/>
          <w:sz w:val="24"/>
        </w:rPr>
      </w:pPr>
      <w:ins w:id="1736" w:author="Steve Maas" w:date="2013-12-30T14:36:00Z">
        <w:r>
          <w:t>name="M</w:t>
        </w:r>
        <w:r w:rsidRPr="00422C54">
          <w:t>aterial</w:t>
        </w:r>
        <w:r>
          <w:t>1</w:t>
        </w:r>
        <w:r w:rsidRPr="00422C54">
          <w:t>.</w:t>
        </w:r>
        <w:r>
          <w:t>solid</w:t>
        </w:r>
        <w:r w:rsidRPr="00422C54">
          <w:t>.</w:t>
        </w:r>
        <w:r>
          <w:t>elastic.E"</w:t>
        </w:r>
      </w:ins>
    </w:p>
    <w:p w14:paraId="744818FE" w14:textId="77777777" w:rsidR="00E340C1" w:rsidRDefault="00E340C1" w:rsidP="00422C54">
      <w:pPr>
        <w:pStyle w:val="code"/>
        <w:rPr>
          <w:ins w:id="1737" w:author="Steve Maas" w:date="2013-12-30T14:37:00Z"/>
          <w:rFonts w:ascii="Times New Roman" w:hAnsi="Times New Roman"/>
          <w:sz w:val="24"/>
        </w:rPr>
      </w:pPr>
    </w:p>
    <w:p w14:paraId="544E7BAB" w14:textId="3E00B2B8" w:rsidR="00E340C1" w:rsidRDefault="00E340C1" w:rsidP="00422C54">
      <w:pPr>
        <w:pStyle w:val="code"/>
        <w:rPr>
          <w:ins w:id="1738" w:author="Steve Maas" w:date="2013-12-30T14:39:00Z"/>
          <w:rFonts w:ascii="Times New Roman" w:hAnsi="Times New Roman"/>
          <w:sz w:val="24"/>
        </w:rPr>
      </w:pPr>
      <w:ins w:id="1739" w:author="Steve Maas" w:date="2013-12-30T14:38:00Z">
        <w:r>
          <w:rPr>
            <w:rFonts w:ascii="Times New Roman" w:hAnsi="Times New Roman"/>
            <w:sz w:val="24"/>
          </w:rPr>
          <w:t xml:space="preserve">The only exception to this is when the </w:t>
        </w:r>
        <w:r>
          <w:rPr>
            <w:rFonts w:ascii="Times New Roman" w:hAnsi="Times New Roman"/>
            <w:i/>
            <w:sz w:val="24"/>
          </w:rPr>
          <w:t xml:space="preserve">solid </w:t>
        </w:r>
        <w:r>
          <w:rPr>
            <w:rFonts w:ascii="Times New Roman" w:hAnsi="Times New Roman"/>
            <w:sz w:val="24"/>
          </w:rPr>
          <w:t xml:space="preserve">property references a solid mixture. In that case, the components of the mixture are referenced by name. For example, assume again a biphasic material, where the </w:t>
        </w:r>
        <w:r w:rsidRPr="00E340C1">
          <w:rPr>
            <w:rFonts w:ascii="Times New Roman" w:hAnsi="Times New Roman"/>
            <w:i/>
            <w:sz w:val="24"/>
            <w:rPrChange w:id="1740" w:author="Steve Maas" w:date="2013-12-30T14:39:00Z">
              <w:rPr>
                <w:rFonts w:ascii="Times New Roman" w:hAnsi="Times New Roman"/>
                <w:sz w:val="24"/>
              </w:rPr>
            </w:rPrChange>
          </w:rPr>
          <w:t>solid</w:t>
        </w:r>
        <w:r>
          <w:rPr>
            <w:rFonts w:ascii="Times New Roman" w:hAnsi="Times New Roman"/>
            <w:sz w:val="24"/>
          </w:rPr>
          <w:t xml:space="preserve"> is a solid </w:t>
        </w:r>
      </w:ins>
      <w:ins w:id="1741" w:author="Steve Maas" w:date="2013-12-30T14:39:00Z">
        <w:r>
          <w:rPr>
            <w:rFonts w:ascii="Times New Roman" w:hAnsi="Times New Roman"/>
            <w:sz w:val="24"/>
          </w:rPr>
          <w:t xml:space="preserve">mixture of which the first component is a neo-Hookean material, named </w:t>
        </w:r>
        <w:r>
          <w:rPr>
            <w:rFonts w:ascii="Times New Roman" w:hAnsi="Times New Roman"/>
            <w:i/>
            <w:sz w:val="24"/>
          </w:rPr>
          <w:t>solid1</w:t>
        </w:r>
        <w:r>
          <w:rPr>
            <w:rFonts w:ascii="Times New Roman" w:hAnsi="Times New Roman"/>
            <w:sz w:val="24"/>
          </w:rPr>
          <w:t>. Now, the Young’s modulus is referenced as follows.</w:t>
        </w:r>
      </w:ins>
    </w:p>
    <w:p w14:paraId="0AB0DC50" w14:textId="77777777" w:rsidR="00E340C1" w:rsidRDefault="00E340C1" w:rsidP="00422C54">
      <w:pPr>
        <w:pStyle w:val="code"/>
        <w:rPr>
          <w:ins w:id="1742" w:author="Steve Maas" w:date="2013-12-30T14:39:00Z"/>
          <w:rFonts w:ascii="Times New Roman" w:hAnsi="Times New Roman"/>
          <w:sz w:val="24"/>
        </w:rPr>
      </w:pPr>
    </w:p>
    <w:p w14:paraId="3BD50586" w14:textId="49714BB5" w:rsidR="00E340C1" w:rsidRPr="002D1B6A" w:rsidRDefault="00E340C1" w:rsidP="00422C54">
      <w:pPr>
        <w:pStyle w:val="code"/>
        <w:rPr>
          <w:ins w:id="1743" w:author="Steve Maas" w:date="2013-12-30T14:36:00Z"/>
          <w:rFonts w:ascii="Times New Roman" w:hAnsi="Times New Roman"/>
          <w:sz w:val="24"/>
        </w:rPr>
      </w:pPr>
      <w:ins w:id="1744" w:author="Steve Maas" w:date="2013-12-30T14:39:00Z">
        <w:r>
          <w:t>name="M</w:t>
        </w:r>
        <w:r w:rsidRPr="00422C54">
          <w:t>aterial</w:t>
        </w:r>
        <w:r>
          <w:t>1</w:t>
        </w:r>
        <w:r w:rsidRPr="00422C54">
          <w:t>.</w:t>
        </w:r>
        <w:r>
          <w:t>solid</w:t>
        </w:r>
        <w:r w:rsidRPr="00422C54">
          <w:t>.</w:t>
        </w:r>
      </w:ins>
      <w:ins w:id="1745" w:author="Steve Maas" w:date="2013-12-30T14:40:00Z">
        <w:r>
          <w:t>solid1.</w:t>
        </w:r>
      </w:ins>
      <w:ins w:id="1746" w:author="Steve Maas" w:date="2013-12-30T14:39:00Z">
        <w:r>
          <w:t>E"</w:t>
        </w:r>
      </w:ins>
    </w:p>
    <w:p w14:paraId="3B5C1A84" w14:textId="513834A2" w:rsidR="00B50762" w:rsidRPr="002D1B6A" w:rsidRDefault="00B50762" w:rsidP="00422C54">
      <w:pPr>
        <w:pStyle w:val="code"/>
        <w:rPr>
          <w:ins w:id="1747" w:author="Steve Maas" w:date="2013-12-30T14:25:00Z"/>
        </w:rPr>
      </w:pPr>
      <w:ins w:id="1748" w:author="Steve Maas" w:date="2013-12-30T14:29:00Z">
        <w:r>
          <w:rPr>
            <w:rFonts w:ascii="Times New Roman" w:hAnsi="Times New Roman"/>
            <w:sz w:val="24"/>
          </w:rPr>
          <w:tab/>
        </w:r>
      </w:ins>
    </w:p>
    <w:p w14:paraId="430EC3F1" w14:textId="6817E60B" w:rsidR="00B50762" w:rsidRDefault="00422C54" w:rsidP="00422C54">
      <w:pPr>
        <w:pStyle w:val="code"/>
        <w:rPr>
          <w:ins w:id="1749" w:author="Steve Maas" w:date="2013-12-30T14:24:00Z"/>
        </w:rPr>
      </w:pPr>
      <w:r>
        <w:tab/>
      </w:r>
    </w:p>
    <w:p w14:paraId="31FADFEE" w14:textId="5B5E697A" w:rsidR="00422C54" w:rsidRPr="00422C54" w:rsidDel="00E340C1" w:rsidRDefault="00422C54" w:rsidP="00422C54">
      <w:pPr>
        <w:pStyle w:val="code"/>
        <w:rPr>
          <w:del w:id="1750" w:author="Steve Maas" w:date="2013-12-30T14:33:00Z"/>
        </w:rPr>
      </w:pPr>
      <w:del w:id="1751" w:author="Steve Maas" w:date="2013-12-30T14:33:00Z">
        <w:r w:rsidRPr="00422C54" w:rsidDel="00E340C1">
          <w:delText>material_name.elastic.parameter_name (nested material)</w:delText>
        </w:r>
      </w:del>
    </w:p>
    <w:p w14:paraId="006D7579" w14:textId="2987C130" w:rsidR="00422C54" w:rsidRPr="00422C54" w:rsidDel="00E340C1" w:rsidRDefault="00422C54" w:rsidP="00422C54">
      <w:pPr>
        <w:pStyle w:val="code"/>
        <w:rPr>
          <w:del w:id="1752" w:author="Steve Maas" w:date="2013-12-30T14:40:00Z"/>
        </w:rPr>
      </w:pPr>
      <w:del w:id="1753" w:author="Steve Maas" w:date="2013-12-30T14:40:00Z">
        <w:r w:rsidDel="00E340C1">
          <w:tab/>
        </w:r>
        <w:r w:rsidRPr="00422C54" w:rsidDel="00E340C1">
          <w:delText>material_name.solid_name.parameter_name (solid mixture)</w:delText>
        </w:r>
      </w:del>
    </w:p>
    <w:p w14:paraId="0240456E" w14:textId="580B15FE" w:rsidR="00422C54" w:rsidRPr="00422C54" w:rsidDel="00E340C1" w:rsidRDefault="00422C54" w:rsidP="00422C54">
      <w:pPr>
        <w:pStyle w:val="code"/>
        <w:rPr>
          <w:del w:id="1754" w:author="Steve Maas" w:date="2013-12-30T14:40:00Z"/>
        </w:rPr>
      </w:pPr>
      <w:del w:id="1755" w:author="Steve Maas" w:date="2013-12-30T14:40:00Z">
        <w:r w:rsidRPr="00422C54" w:rsidDel="00E340C1">
          <w:tab/>
          <w:delText>material_name.solid.parameter_name (biphasic material)</w:delText>
        </w:r>
      </w:del>
    </w:p>
    <w:p w14:paraId="76B42F5A" w14:textId="082FAA4D" w:rsidR="00422C54" w:rsidRPr="00422C54" w:rsidDel="00E340C1" w:rsidRDefault="00422C54" w:rsidP="00422C54">
      <w:pPr>
        <w:pStyle w:val="code"/>
        <w:rPr>
          <w:del w:id="1756" w:author="Steve Maas" w:date="2013-12-30T14:40:00Z"/>
        </w:rPr>
      </w:pPr>
      <w:del w:id="1757" w:author="Steve Maas" w:date="2013-12-30T14:40:00Z">
        <w:r w:rsidRPr="00422C54" w:rsidDel="00E340C1">
          <w:tab/>
          <w:delText>material_name.permeability.parameter_name (biphasic material)</w:delText>
        </w:r>
      </w:del>
    </w:p>
    <w:p w14:paraId="79898357" w14:textId="01B77BA2" w:rsidR="00422C54" w:rsidDel="00E340C1" w:rsidRDefault="00422C54" w:rsidP="00422C54">
      <w:pPr>
        <w:pStyle w:val="code"/>
        <w:rPr>
          <w:del w:id="1758" w:author="Steve Maas" w:date="2013-12-30T14:40:00Z"/>
        </w:rPr>
      </w:pPr>
      <w:del w:id="1759" w:author="Steve Maas" w:date="2013-12-30T14:40:00Z">
        <w:r w:rsidRPr="00422C54" w:rsidDel="00E340C1">
          <w:tab/>
          <w:delText>material_name.solid.solid_name.parameter_name (biphasic material with solid mixture)</w:delText>
        </w:r>
      </w:del>
    </w:p>
    <w:p w14:paraId="60510577" w14:textId="770E9D8F" w:rsidR="00F01177" w:rsidDel="00E340C1" w:rsidRDefault="00F01177" w:rsidP="00422C54">
      <w:pPr>
        <w:pStyle w:val="code"/>
        <w:rPr>
          <w:del w:id="1760" w:author="Steve Maas" w:date="2013-12-30T14:40:00Z"/>
        </w:rPr>
      </w:pPr>
      <w:del w:id="1761" w:author="Steve Maas" w:date="2013-12-30T14:40:00Z">
        <w:r w:rsidDel="00E340C1">
          <w:tab/>
          <w:delText>material_name.solid.elastic.parameter_name (biphasic material with viscoelastic solid)</w:delText>
        </w:r>
      </w:del>
    </w:p>
    <w:p w14:paraId="231B6FAE" w14:textId="7BD7A9FE" w:rsidR="00F01177" w:rsidDel="00E340C1" w:rsidRDefault="00F01177" w:rsidP="00F01177">
      <w:pPr>
        <w:pStyle w:val="code"/>
        <w:rPr>
          <w:del w:id="1762" w:author="Steve Maas" w:date="2013-12-30T14:40:00Z"/>
        </w:rPr>
      </w:pPr>
      <w:del w:id="1763" w:author="Steve Maas" w:date="2013-12-30T14:40:00Z">
        <w:r w:rsidDel="00E340C1">
          <w:tab/>
          <w:delText>material_name.solid.elastic.solid_name.parameter_name (biphasic material with viscoelastic solid mixture)</w:delText>
        </w:r>
      </w:del>
    </w:p>
    <w:p w14:paraId="1F4B9919" w14:textId="1BA172B5" w:rsidR="00F01177" w:rsidDel="00E340C1" w:rsidRDefault="00F01177" w:rsidP="00422C54">
      <w:pPr>
        <w:pStyle w:val="code"/>
        <w:rPr>
          <w:del w:id="1764" w:author="Steve Maas" w:date="2013-12-30T14:40:00Z"/>
        </w:rPr>
      </w:pPr>
      <w:del w:id="1765" w:author="Steve Maas" w:date="2013-12-30T14:40:00Z">
        <w:r w:rsidDel="00E340C1">
          <w:tab/>
          <w:delText>material_name.osmotic_coefficient.parameter_name (biphasic-solute and multiphasic materials)</w:delText>
        </w:r>
      </w:del>
    </w:p>
    <w:p w14:paraId="0F0BF184" w14:textId="53334D73" w:rsidR="00F01177" w:rsidRPr="00422C54" w:rsidDel="00E340C1" w:rsidRDefault="00F01177" w:rsidP="00422C54">
      <w:pPr>
        <w:pStyle w:val="code"/>
        <w:rPr>
          <w:del w:id="1766" w:author="Steve Maas" w:date="2013-12-30T14:40:00Z"/>
        </w:rPr>
      </w:pPr>
      <w:del w:id="1767" w:author="Steve Maas" w:date="2013-12-30T14:40:00Z">
        <w:r w:rsidDel="00E340C1">
          <w:tab/>
          <w:delText>material_name.solute.diffusivity.parameter_name (biphasic-solute material)</w:delText>
        </w:r>
      </w:del>
    </w:p>
    <w:p w14:paraId="58CF776D" w14:textId="6D815226" w:rsidR="00091059" w:rsidRPr="00422C54" w:rsidDel="00E340C1" w:rsidRDefault="00091059" w:rsidP="00091059">
      <w:pPr>
        <w:pStyle w:val="code"/>
        <w:rPr>
          <w:del w:id="1768" w:author="Steve Maas" w:date="2013-12-30T14:40:00Z"/>
        </w:rPr>
      </w:pPr>
      <w:del w:id="1769" w:author="Steve Maas" w:date="2013-12-30T14:40:00Z">
        <w:r w:rsidDel="00E340C1">
          <w:tab/>
          <w:delText>material_name.solute.solubility.parameter_name (biphasic-solute material)</w:delText>
        </w:r>
      </w:del>
    </w:p>
    <w:p w14:paraId="266D0FF4" w14:textId="37D67938" w:rsidR="00F01177" w:rsidDel="00E340C1" w:rsidRDefault="00F01177" w:rsidP="00F01177">
      <w:pPr>
        <w:pStyle w:val="code"/>
        <w:rPr>
          <w:del w:id="1770" w:author="Steve Maas" w:date="2013-12-30T14:40:00Z"/>
        </w:rPr>
      </w:pPr>
      <w:del w:id="1771" w:author="Steve Maas" w:date="2013-12-30T14:40:00Z">
        <w:r w:rsidDel="00E340C1">
          <w:tab/>
          <w:delText>material_name.solute.solute_name.diffusivity.parameter_name (</w:delText>
        </w:r>
        <w:r w:rsidR="00091059" w:rsidDel="00E340C1">
          <w:delText>multiphasic</w:delText>
        </w:r>
        <w:r w:rsidDel="00E340C1">
          <w:delText xml:space="preserve"> material)</w:delText>
        </w:r>
      </w:del>
    </w:p>
    <w:p w14:paraId="321414AC" w14:textId="0EB3A402" w:rsidR="00091059" w:rsidRPr="00422C54" w:rsidDel="00E340C1" w:rsidRDefault="00091059" w:rsidP="00F01177">
      <w:pPr>
        <w:pStyle w:val="code"/>
        <w:rPr>
          <w:del w:id="1772" w:author="Steve Maas" w:date="2013-12-30T14:40:00Z"/>
        </w:rPr>
      </w:pPr>
      <w:del w:id="1773" w:author="Steve Maas" w:date="2013-12-30T14:40:00Z">
        <w:r w:rsidDel="00E340C1">
          <w:tab/>
          <w:delText>material_name.solute.solute_name.solubility.parameter_name (multiphasic material)</w:delText>
        </w:r>
      </w:del>
    </w:p>
    <w:p w14:paraId="2B80AB00" w14:textId="1CA79BFF" w:rsidR="00422C54" w:rsidDel="00E340C1" w:rsidRDefault="00422C54" w:rsidP="006A0BC1">
      <w:pPr>
        <w:rPr>
          <w:del w:id="1774" w:author="Steve Maas" w:date="2013-12-30T14:40:00Z"/>
        </w:rPr>
      </w:pPr>
    </w:p>
    <w:p w14:paraId="022CE55D" w14:textId="1ACEC96E" w:rsidR="005E3FC1" w:rsidRDefault="005E3FC1" w:rsidP="006A0BC1">
      <w:r>
        <w:t xml:space="preserve">Furthermore, if a parameter is part of an array, its name should be specified in the form </w:t>
      </w:r>
      <w:r w:rsidRPr="005E3FC1">
        <w:rPr>
          <w:rStyle w:val="codeChar"/>
        </w:rPr>
        <w:t>parameter</w:t>
      </w:r>
      <w:del w:id="1775" w:author="Steve Maas" w:date="2013-12-30T14:44:00Z">
        <w:r w:rsidRPr="005E3FC1" w:rsidDel="00432202">
          <w:rPr>
            <w:rStyle w:val="codeChar"/>
          </w:rPr>
          <w:delText>_name</w:delText>
        </w:r>
      </w:del>
      <w:r w:rsidRPr="005E3FC1">
        <w:rPr>
          <w:rStyle w:val="codeChar"/>
        </w:rPr>
        <w:t>[index]</w:t>
      </w:r>
      <w:r>
        <w:t>, where the index is one-based.</w:t>
      </w:r>
    </w:p>
    <w:p w14:paraId="0F67C368" w14:textId="77777777" w:rsidR="005E3FC1" w:rsidRDefault="005E3FC1" w:rsidP="006A0BC1"/>
    <w:p w14:paraId="1AC01D1D" w14:textId="31F6D79D" w:rsidR="00422C54" w:rsidRDefault="00BC0BB1" w:rsidP="006A0BC1">
      <w:r>
        <w:t xml:space="preserve">Each parameter takes four values: </w:t>
      </w:r>
      <w:r w:rsidRPr="00BC0BB1">
        <w:rPr>
          <w:rStyle w:val="codeChar"/>
        </w:rPr>
        <w:t>[guess]</w:t>
      </w:r>
      <w:r>
        <w:t xml:space="preserve"> is the initial guess for this parameter, </w:t>
      </w:r>
      <w:r w:rsidRPr="00AE7B0A">
        <w:rPr>
          <w:rStyle w:val="codeChar"/>
        </w:rPr>
        <w:t>[</w:t>
      </w:r>
      <w:r>
        <w:rPr>
          <w:rStyle w:val="codeChar"/>
        </w:rPr>
        <w:t>min</w:t>
      </w:r>
      <w:r w:rsidRPr="00AE7B0A">
        <w:rPr>
          <w:rStyle w:val="codeChar"/>
        </w:rPr>
        <w:t>]</w:t>
      </w:r>
      <w:r>
        <w:t xml:space="preserve"> and </w:t>
      </w:r>
      <w:r w:rsidRPr="00AE7B0A">
        <w:rPr>
          <w:rStyle w:val="codeChar"/>
        </w:rPr>
        <w:t>[</w:t>
      </w:r>
      <w:r>
        <w:rPr>
          <w:rStyle w:val="codeChar"/>
        </w:rPr>
        <w:t>max</w:t>
      </w:r>
      <w:r w:rsidRPr="00AE7B0A">
        <w:rPr>
          <w:rStyle w:val="codeChar"/>
        </w:rPr>
        <w:t>]</w:t>
      </w:r>
      <w:r>
        <w:t xml:space="preserve"> are the minimum and maximum values respectively for this parameter, and </w:t>
      </w:r>
      <w:r w:rsidRPr="00AE7B0A">
        <w:rPr>
          <w:rStyle w:val="codeChar"/>
        </w:rPr>
        <w:t>[</w:t>
      </w:r>
      <w:r>
        <w:rPr>
          <w:rStyle w:val="codeChar"/>
        </w:rPr>
        <w:t>scale</w:t>
      </w:r>
      <w:r w:rsidRPr="00AE7B0A">
        <w:rPr>
          <w:rStyle w:val="codeChar"/>
        </w:rPr>
        <w:t>]</w:t>
      </w:r>
      <w:r>
        <w:t xml:space="preserve"> is a representative scale (magnitude) for this parameter.  </w:t>
      </w:r>
      <w:r w:rsidR="00824292">
        <w:t xml:space="preserve">This value is used to normalize the optimization parameter and improve convergence. </w:t>
      </w:r>
      <w:r>
        <w:t>If not specified by the user, it defaults to the initial guess.</w:t>
      </w:r>
    </w:p>
    <w:p w14:paraId="5729B215" w14:textId="77777777" w:rsidR="00BC0BB1" w:rsidRDefault="00BC0BB1" w:rsidP="006A0BC1"/>
    <w:p w14:paraId="75A1B395" w14:textId="74D83203" w:rsidR="006A0BC1" w:rsidRPr="002D1B6A" w:rsidRDefault="006A0BC1" w:rsidP="006A0BC1">
      <w:r>
        <w:t>For example,</w:t>
      </w:r>
      <w:r w:rsidR="005E3FC1">
        <w:t xml:space="preserve"> for a neo-Hookean solid,</w:t>
      </w:r>
      <w:ins w:id="1776" w:author="Steve Maas" w:date="2013-12-30T14:42:00Z">
        <w:r w:rsidR="001A1F06">
          <w:t xml:space="preserve"> named </w:t>
        </w:r>
        <w:r w:rsidR="001A1F06">
          <w:rPr>
            <w:i/>
          </w:rPr>
          <w:t>mat1</w:t>
        </w:r>
      </w:ins>
    </w:p>
    <w:p w14:paraId="577340CE" w14:textId="77777777" w:rsidR="006A0BC1" w:rsidRDefault="006A0BC1" w:rsidP="006A0BC1"/>
    <w:p w14:paraId="7B8A0B67" w14:textId="77777777" w:rsidR="006A0BC1" w:rsidRDefault="006A0BC1" w:rsidP="006A0BC1">
      <w:pPr>
        <w:pStyle w:val="code"/>
      </w:pPr>
      <w:r>
        <w:t>&lt;Parameters&gt;</w:t>
      </w:r>
    </w:p>
    <w:p w14:paraId="79E4762F" w14:textId="1CB3DC5B" w:rsidR="006A0BC1" w:rsidRDefault="006A0BC1" w:rsidP="006A0BC1">
      <w:pPr>
        <w:pStyle w:val="code"/>
      </w:pPr>
      <w:r>
        <w:tab/>
        <w:t>&lt;param name=</w:t>
      </w:r>
      <w:r w:rsidR="00BF7C9F">
        <w:t>"</w:t>
      </w:r>
      <w:r>
        <w:t>mat1.E</w:t>
      </w:r>
      <w:r w:rsidR="00BF7C9F">
        <w:t>"</w:t>
      </w:r>
      <w:r>
        <w:t>&gt;1.0, 0.0, 5.0</w:t>
      </w:r>
      <w:r w:rsidR="00EB6356">
        <w:t>, 1.0</w:t>
      </w:r>
      <w:r>
        <w:t>&lt;/param&gt;</w:t>
      </w:r>
    </w:p>
    <w:p w14:paraId="4C96EE5F" w14:textId="54D4FF86" w:rsidR="006A0BC1" w:rsidRDefault="006A0BC1" w:rsidP="006A0BC1">
      <w:pPr>
        <w:pStyle w:val="code"/>
      </w:pPr>
      <w:r>
        <w:tab/>
        <w:t>&lt;param name=</w:t>
      </w:r>
      <w:r w:rsidR="00BF7C9F">
        <w:t>"</w:t>
      </w:r>
      <w:r>
        <w:t>mat1.v</w:t>
      </w:r>
      <w:r w:rsidR="00BF7C9F">
        <w:t>"</w:t>
      </w:r>
      <w:r>
        <w:t>&gt;0.1, 0.0, 0.5</w:t>
      </w:r>
      <w:r w:rsidR="00EB6356">
        <w:t>, 1.0</w:t>
      </w:r>
      <w:r>
        <w:t>&lt;/param&gt;</w:t>
      </w:r>
    </w:p>
    <w:p w14:paraId="554391BF" w14:textId="77777777" w:rsidR="006A0BC1" w:rsidRDefault="006A0BC1" w:rsidP="006A0BC1">
      <w:pPr>
        <w:pStyle w:val="code"/>
      </w:pPr>
      <w:r>
        <w:t>&lt;/Parameters&gt;</w:t>
      </w:r>
    </w:p>
    <w:p w14:paraId="1C3B210F" w14:textId="77777777" w:rsidR="006A0BC1" w:rsidRPr="004C0FD1" w:rsidRDefault="006A0BC1" w:rsidP="006A0BC1"/>
    <w:p w14:paraId="236FF9AB" w14:textId="77777777" w:rsidR="006A0BC1" w:rsidRDefault="006A0BC1" w:rsidP="006A0BC1">
      <w:r>
        <w:t xml:space="preserve">This example defines two material parameters. The first component of the name (here </w:t>
      </w:r>
      <w:r>
        <w:rPr>
          <w:i/>
        </w:rPr>
        <w:t>mat1</w:t>
      </w:r>
      <w:r>
        <w:t xml:space="preserve">) is the name of the material as defined in the model input file (defined in the </w:t>
      </w:r>
      <w:r>
        <w:rPr>
          <w:i/>
        </w:rPr>
        <w:t xml:space="preserve">Model </w:t>
      </w:r>
      <w:r>
        <w:t xml:space="preserve">section). The second component (here </w:t>
      </w:r>
      <w:r>
        <w:rPr>
          <w:i/>
        </w:rPr>
        <w:t xml:space="preserve">E </w:t>
      </w:r>
      <w:r>
        <w:t xml:space="preserve">and </w:t>
      </w:r>
      <w:r>
        <w:rPr>
          <w:i/>
        </w:rPr>
        <w:t xml:space="preserve">v </w:t>
      </w:r>
      <w:r>
        <w:t>) are the names of the material parameters.</w:t>
      </w:r>
    </w:p>
    <w:p w14:paraId="19C9D7F6" w14:textId="77777777" w:rsidR="006A0BC1" w:rsidRDefault="006A0BC1" w:rsidP="006A0BC1"/>
    <w:p w14:paraId="6F6EACBD" w14:textId="77777777" w:rsidR="00C12F60" w:rsidRDefault="00C12F60" w:rsidP="006A0BC1">
      <w:r>
        <w:t xml:space="preserve">For a solid mixture </w:t>
      </w:r>
      <w:r w:rsidR="00BC340D">
        <w:t>that includes an ellipsoidal fiber distribution,</w:t>
      </w:r>
    </w:p>
    <w:p w14:paraId="03E5CD98" w14:textId="77777777" w:rsidR="00BC340D" w:rsidRDefault="00BC340D" w:rsidP="006A0BC1"/>
    <w:p w14:paraId="220CE84F" w14:textId="77777777" w:rsidR="002E4164" w:rsidRDefault="002E4164" w:rsidP="002E4164">
      <w:pPr>
        <w:pStyle w:val="code"/>
      </w:pPr>
      <w:r>
        <w:t>&lt;Parameters&gt;</w:t>
      </w:r>
    </w:p>
    <w:p w14:paraId="6438D8FE" w14:textId="7879CF80" w:rsidR="002E4164" w:rsidRDefault="002E4164" w:rsidP="002E4164">
      <w:pPr>
        <w:pStyle w:val="code"/>
      </w:pPr>
      <w:r>
        <w:tab/>
        <w:t>&lt;param name=</w:t>
      </w:r>
      <w:r w:rsidR="00BF7C9F">
        <w:t>"</w:t>
      </w:r>
      <w:r>
        <w:t>mat1.mat2.ksi[1]</w:t>
      </w:r>
      <w:r w:rsidR="00BF7C9F">
        <w:t>"</w:t>
      </w:r>
      <w:r>
        <w:t>&gt;0.2, 0, 6, 1.0&lt;/param&gt;</w:t>
      </w:r>
    </w:p>
    <w:p w14:paraId="73E96E3F" w14:textId="77777777" w:rsidR="002E4164" w:rsidRDefault="002E4164" w:rsidP="002E4164">
      <w:pPr>
        <w:pStyle w:val="code"/>
      </w:pPr>
      <w:r>
        <w:t>&lt;/Parameters&gt;</w:t>
      </w:r>
    </w:p>
    <w:p w14:paraId="5D376F41" w14:textId="77777777" w:rsidR="00BC340D" w:rsidRDefault="00BC340D" w:rsidP="006A0BC1"/>
    <w:p w14:paraId="32B400EF" w14:textId="77777777" w:rsidR="002E4164" w:rsidRDefault="002E4164" w:rsidP="006A0BC1">
      <w:r>
        <w:t xml:space="preserve">In this example, the name of the solid mixture is </w:t>
      </w:r>
      <w:r w:rsidRPr="002E4164">
        <w:rPr>
          <w:i/>
        </w:rPr>
        <w:t>mat1</w:t>
      </w:r>
      <w:r>
        <w:t xml:space="preserve">; the name of the ellipsoidal fiber distribution </w:t>
      </w:r>
      <w:r w:rsidR="00554A5C">
        <w:t>solid</w:t>
      </w:r>
      <w:r>
        <w:t xml:space="preserve"> is </w:t>
      </w:r>
      <w:r w:rsidRPr="002E4164">
        <w:rPr>
          <w:i/>
        </w:rPr>
        <w:t>mat2</w:t>
      </w:r>
      <w:r>
        <w:t xml:space="preserve">; and </w:t>
      </w:r>
      <w:r w:rsidRPr="002E4164">
        <w:rPr>
          <w:i/>
        </w:rPr>
        <w:t>ksi[1]</w:t>
      </w:r>
      <w:r>
        <w:t xml:space="preserve"> is the first material parameter in an array of three values for this parameter.</w:t>
      </w:r>
      <w:r w:rsidR="00554A5C">
        <w:t xml:space="preserve">  In order for this naming convention to work correctly, the user must ensure that a unique name is given for each solid in a solid mixture.</w:t>
      </w:r>
    </w:p>
    <w:p w14:paraId="3E948F04" w14:textId="77777777" w:rsidR="002E4164" w:rsidRDefault="002E4164" w:rsidP="006A0BC1"/>
    <w:p w14:paraId="643F5D26" w14:textId="77777777" w:rsidR="00EB6356" w:rsidRDefault="00EB6356" w:rsidP="00EB6356">
      <w:r>
        <w:t xml:space="preserve">For a biphasic material, the parameter name for material properties of the </w:t>
      </w:r>
      <w:r w:rsidRPr="00EB6356">
        <w:rPr>
          <w:rStyle w:val="codeChar"/>
        </w:rPr>
        <w:t>&lt;solid&gt;</w:t>
      </w:r>
      <w:r>
        <w:t xml:space="preserve"> and </w:t>
      </w:r>
      <w:r w:rsidRPr="00EB6356">
        <w:rPr>
          <w:rStyle w:val="codeChar"/>
        </w:rPr>
        <w:t>&lt;permeability&gt;</w:t>
      </w:r>
      <w:r>
        <w:t xml:space="preserve"> materials can be referenced as in this example,</w:t>
      </w:r>
    </w:p>
    <w:p w14:paraId="6DE56CB1" w14:textId="77777777" w:rsidR="00EB6356" w:rsidRDefault="00EB6356" w:rsidP="00EB6356"/>
    <w:p w14:paraId="1587C61A" w14:textId="77777777" w:rsidR="00EB6356" w:rsidRDefault="00EB6356" w:rsidP="00EB6356">
      <w:pPr>
        <w:pStyle w:val="code"/>
      </w:pPr>
      <w:r>
        <w:t>&lt;Parameters&gt;</w:t>
      </w:r>
    </w:p>
    <w:p w14:paraId="14C79A68" w14:textId="303D6981" w:rsidR="00EB6356" w:rsidRDefault="00EB6356" w:rsidP="00EB6356">
      <w:pPr>
        <w:pStyle w:val="code"/>
      </w:pPr>
      <w:r>
        <w:tab/>
        <w:t>&lt;param name=</w:t>
      </w:r>
      <w:r w:rsidR="00BF7C9F">
        <w:t>"</w:t>
      </w:r>
      <w:r>
        <w:t>mat1.phi0</w:t>
      </w:r>
      <w:r w:rsidR="00BF7C9F">
        <w:t>"</w:t>
      </w:r>
      <w:r>
        <w:t>&gt;0.2, 0.01, 0.99, 0.5&lt;/param&gt;</w:t>
      </w:r>
    </w:p>
    <w:p w14:paraId="487B3BC8" w14:textId="49C23990" w:rsidR="00EB6356" w:rsidRDefault="00EB6356" w:rsidP="00EB6356">
      <w:pPr>
        <w:pStyle w:val="code"/>
      </w:pPr>
      <w:r>
        <w:tab/>
        <w:t>&lt;param name=</w:t>
      </w:r>
      <w:r w:rsidR="00BF7C9F">
        <w:t>"</w:t>
      </w:r>
      <w:r>
        <w:t>mat1.solid.E</w:t>
      </w:r>
      <w:r w:rsidR="00BF7C9F">
        <w:t>"</w:t>
      </w:r>
      <w:r>
        <w:t>&gt;0.1, 0.01, 0.5, 1.0&lt;/param&gt;</w:t>
      </w:r>
    </w:p>
    <w:p w14:paraId="3AB143BE" w14:textId="68BE525A" w:rsidR="00EB6356" w:rsidRDefault="00EB6356" w:rsidP="00EB6356">
      <w:pPr>
        <w:pStyle w:val="code"/>
      </w:pPr>
      <w:r>
        <w:tab/>
        <w:t>&lt;param name=</w:t>
      </w:r>
      <w:r w:rsidR="00BF7C9F">
        <w:t>"</w:t>
      </w:r>
      <w:r>
        <w:t>mat1.permeability.perm</w:t>
      </w:r>
      <w:r w:rsidR="00BF7C9F">
        <w:t>"</w:t>
      </w:r>
      <w:r>
        <w:t>&gt;2e-3,5e-4,1e-2,1e-3&lt;/param&gt;</w:t>
      </w:r>
    </w:p>
    <w:p w14:paraId="3D80B2EE" w14:textId="77777777" w:rsidR="00EB6356" w:rsidRDefault="00EB6356" w:rsidP="00EB6356">
      <w:pPr>
        <w:pStyle w:val="code"/>
      </w:pPr>
      <w:r>
        <w:t>&lt;/Parameters&gt;</w:t>
      </w:r>
    </w:p>
    <w:p w14:paraId="0D5D2550" w14:textId="77777777" w:rsidR="00EB6356" w:rsidRDefault="00EB6356" w:rsidP="00EB6356"/>
    <w:p w14:paraId="496D212A" w14:textId="77777777" w:rsidR="00554A5C" w:rsidRPr="004C0FD1" w:rsidRDefault="00554A5C" w:rsidP="00EB6356">
      <w:r>
        <w:t xml:space="preserve">Note that </w:t>
      </w:r>
      <w:r w:rsidRPr="00554A5C">
        <w:rPr>
          <w:i/>
        </w:rPr>
        <w:t>phi0</w:t>
      </w:r>
      <w:r>
        <w:t xml:space="preserve"> is a material parameter that belongs to the biphasic material description, whereas </w:t>
      </w:r>
      <w:r w:rsidRPr="00554A5C">
        <w:rPr>
          <w:i/>
        </w:rPr>
        <w:t>E</w:t>
      </w:r>
      <w:r>
        <w:t xml:space="preserve"> belongs to the solid description and </w:t>
      </w:r>
      <w:r w:rsidRPr="00554A5C">
        <w:rPr>
          <w:i/>
        </w:rPr>
        <w:t>perm</w:t>
      </w:r>
      <w:r>
        <w:t xml:space="preserve"> belongs to the permeability description.</w:t>
      </w:r>
    </w:p>
    <w:p w14:paraId="7A9E1D73" w14:textId="1380997C" w:rsidR="006A0BC1" w:rsidRDefault="006A0BC1" w:rsidP="006A0BC1">
      <w:pPr>
        <w:pStyle w:val="Heading3"/>
      </w:pPr>
      <w:bookmarkStart w:id="1777" w:name="_Toc315443445"/>
      <w:bookmarkStart w:id="1778" w:name="_Toc315942963"/>
      <w:bookmarkStart w:id="1779" w:name="_Toc315943227"/>
      <w:bookmarkStart w:id="1780" w:name="_Toc315943491"/>
      <w:bookmarkStart w:id="1781" w:name="_Toc385498573"/>
      <w:bookmarkEnd w:id="1777"/>
      <w:bookmarkEnd w:id="1778"/>
      <w:bookmarkEnd w:id="1779"/>
      <w:bookmarkEnd w:id="1780"/>
      <w:r>
        <w:t>Load</w:t>
      </w:r>
      <w:r w:rsidR="00FD648A">
        <w:t xml:space="preserve"> </w:t>
      </w:r>
      <w:r>
        <w:t>Data Section</w:t>
      </w:r>
      <w:bookmarkEnd w:id="1781"/>
    </w:p>
    <w:p w14:paraId="1EDCB2C6" w14:textId="77777777" w:rsidR="006A0BC1" w:rsidRDefault="006A0BC1" w:rsidP="006A0BC1">
      <w:r>
        <w:t xml:space="preserve">This section serves the same purpose as in the regular FEBio input file: it defines all the load curves that are used in the parameter optimization. Currently, only one load curve needs to be defined, namely the experimental data </w:t>
      </w:r>
      <w:r w:rsidR="004A1056">
        <w:t xml:space="preserve">to which </w:t>
      </w:r>
      <w:r>
        <w:t xml:space="preserve">the model </w:t>
      </w:r>
      <w:r w:rsidR="004A1056">
        <w:t xml:space="preserve">will </w:t>
      </w:r>
      <w:r>
        <w:t xml:space="preserve">be fitted. The format is identical to that of the usual FEBio input file (see section </w:t>
      </w:r>
      <w:r>
        <w:fldChar w:fldCharType="begin"/>
      </w:r>
      <w:r>
        <w:instrText xml:space="preserve"> REF _Ref259527079 \r \h </w:instrText>
      </w:r>
      <w:r>
        <w:fldChar w:fldCharType="separate"/>
      </w:r>
      <w:ins w:id="1782" w:author="Steve Maas" w:date="2014-01-02T13:04:00Z">
        <w:r w:rsidR="00873D59">
          <w:t>3.13</w:t>
        </w:r>
      </w:ins>
      <w:del w:id="1783" w:author="Steve Maas" w:date="2014-01-02T13:04:00Z">
        <w:r w:rsidR="00B951E2" w:rsidDel="00873D59">
          <w:delText>3.11</w:delText>
        </w:r>
      </w:del>
      <w:r>
        <w:fldChar w:fldCharType="end"/>
      </w:r>
      <w:r>
        <w:t xml:space="preserve">). </w:t>
      </w:r>
    </w:p>
    <w:p w14:paraId="13C32249" w14:textId="77777777" w:rsidR="006A0BC1" w:rsidRDefault="006A0BC1" w:rsidP="006A0BC1"/>
    <w:p w14:paraId="40070184" w14:textId="0AC5BDA0" w:rsidR="006A0BC1" w:rsidRPr="000E3C84" w:rsidRDefault="006A0BC1" w:rsidP="006A0BC1">
      <w:r>
        <w:t xml:space="preserve">Each load curve is defined through an array of value pairs </w:t>
      </w:r>
      <w:r w:rsidR="00AF2221" w:rsidRPr="00AF2221">
        <w:rPr>
          <w:position w:val="-14"/>
        </w:rPr>
        <w:object w:dxaOrig="720" w:dyaOrig="400" w14:anchorId="4D002944">
          <v:shape id="_x0000_i1934" type="#_x0000_t75" style="width:36.5pt;height:19.5pt" o:ole="">
            <v:imagedata r:id="rId1850" o:title=""/>
          </v:shape>
          <o:OLEObject Type="Embed" ProgID="Equation.DSMT4" ShapeID="_x0000_i1934" DrawAspect="Content" ObjectID="_1459243017" r:id="rId1851"/>
        </w:object>
      </w:r>
      <w:r>
        <w:t xml:space="preserve">, where the </w:t>
      </w:r>
      <w:r>
        <w:rPr>
          <w:i/>
        </w:rPr>
        <w:t xml:space="preserve">x </w:t>
      </w:r>
      <w:r>
        <w:t xml:space="preserve">component refers to the (simulation) time and the </w:t>
      </w:r>
      <w:r>
        <w:rPr>
          <w:i/>
        </w:rPr>
        <w:t xml:space="preserve">y </w:t>
      </w:r>
      <w:r>
        <w:t xml:space="preserve">component to is the function value. </w:t>
      </w:r>
    </w:p>
    <w:p w14:paraId="67D20B3A" w14:textId="77777777" w:rsidR="006A0BC1" w:rsidRDefault="006A0BC1" w:rsidP="006A0BC1"/>
    <w:p w14:paraId="0005ADF4" w14:textId="4DCDFE05" w:rsidR="006A0BC1" w:rsidRDefault="006A0BC1" w:rsidP="006A0BC1">
      <w:pPr>
        <w:pStyle w:val="Heading2"/>
      </w:pPr>
      <w:bookmarkStart w:id="1784" w:name="_Toc385498574"/>
      <w:r>
        <w:t xml:space="preserve">Running a </w:t>
      </w:r>
      <w:r w:rsidR="00FD648A">
        <w:t>P</w:t>
      </w:r>
      <w:r>
        <w:t xml:space="preserve">arameter </w:t>
      </w:r>
      <w:r w:rsidR="00FD648A">
        <w:t>O</w:t>
      </w:r>
      <w:r>
        <w:t>ptimization</w:t>
      </w:r>
      <w:bookmarkEnd w:id="1784"/>
    </w:p>
    <w:p w14:paraId="74EF231C" w14:textId="77777777" w:rsidR="006A0BC1" w:rsidRDefault="006A0BC1" w:rsidP="006A0BC1">
      <w:r>
        <w:t>As explained above, a parameter optimization problem is described using two input files. First, a standard FEBio input file that defines the geometry, materials, boundary conditions, etc. The second input file describes the parameter optimization data, such as the objective and which material parameters are to be optimized. The format of the second file is described above. A parameter optimization can only be initiated from the command line. For example</w:t>
      </w:r>
      <w:r w:rsidR="004A1056">
        <w:t>:</w:t>
      </w:r>
    </w:p>
    <w:p w14:paraId="1522CF3B" w14:textId="77777777" w:rsidR="006A0BC1" w:rsidRDefault="006A0BC1" w:rsidP="006A0BC1"/>
    <w:p w14:paraId="7374B49E" w14:textId="77777777" w:rsidR="006A0BC1" w:rsidRDefault="006A0BC1" w:rsidP="006A0BC1">
      <w:pPr>
        <w:pStyle w:val="code"/>
      </w:pPr>
      <w:r>
        <w:t>&gt;febio –s optim.feb</w:t>
      </w:r>
    </w:p>
    <w:p w14:paraId="5F41F55A" w14:textId="77777777" w:rsidR="006A0BC1" w:rsidRDefault="006A0BC1" w:rsidP="006A0BC1"/>
    <w:p w14:paraId="006E6387" w14:textId="77777777" w:rsidR="006A0BC1" w:rsidRDefault="006A0BC1" w:rsidP="006A0BC1">
      <w:r>
        <w:rPr>
          <w:i/>
        </w:rPr>
        <w:t>Comments</w:t>
      </w:r>
      <w:r>
        <w:t>:</w:t>
      </w:r>
    </w:p>
    <w:p w14:paraId="25ECDFC0" w14:textId="77777777" w:rsidR="006A0BC1" w:rsidRDefault="006A0BC1" w:rsidP="006A0BC1">
      <w:pPr>
        <w:numPr>
          <w:ilvl w:val="0"/>
          <w:numId w:val="28"/>
        </w:numPr>
      </w:pPr>
      <w:r>
        <w:t xml:space="preserve">To run an optimization file, you need the </w:t>
      </w:r>
      <w:r>
        <w:rPr>
          <w:i/>
        </w:rPr>
        <w:t xml:space="preserve">–s </w:t>
      </w:r>
      <w:r>
        <w:t xml:space="preserve">command line option instead of the </w:t>
      </w:r>
      <w:r w:rsidRPr="00D80B25">
        <w:rPr>
          <w:i/>
        </w:rPr>
        <w:t>–i</w:t>
      </w:r>
      <w:r>
        <w:t xml:space="preserve"> option which runs a regular FEBio input file. </w:t>
      </w:r>
    </w:p>
    <w:p w14:paraId="0B509AF3" w14:textId="77777777" w:rsidR="006A0BC1" w:rsidRDefault="006A0BC1" w:rsidP="006A0BC1">
      <w:pPr>
        <w:numPr>
          <w:ilvl w:val="0"/>
          <w:numId w:val="28"/>
        </w:numPr>
      </w:pPr>
      <w:r>
        <w:lastRenderedPageBreak/>
        <w:t xml:space="preserve">The input file (here </w:t>
      </w:r>
      <w:r w:rsidRPr="009E1C11">
        <w:rPr>
          <w:i/>
        </w:rPr>
        <w:t>optim.feb</w:t>
      </w:r>
      <w:r>
        <w:t>) is the name of the parameter optimization input file. The FE model input file does not need to be specified here, since it is specified in the optimization input file.</w:t>
      </w:r>
    </w:p>
    <w:p w14:paraId="2E552539" w14:textId="77777777" w:rsidR="006A0BC1" w:rsidRDefault="006A0BC1" w:rsidP="006A0BC1"/>
    <w:p w14:paraId="1381BBBC" w14:textId="77777777" w:rsidR="006A0BC1" w:rsidRDefault="006A0BC1" w:rsidP="006A0BC1">
      <w:r>
        <w:t>The output of a parameter optimization analy</w:t>
      </w:r>
      <w:r w:rsidR="004A1056">
        <w:t>si</w:t>
      </w:r>
      <w:r>
        <w:t>s is a log file that contains the screen output of the FEBio run as well as the optimized parameter values.</w:t>
      </w:r>
    </w:p>
    <w:p w14:paraId="730BEA15" w14:textId="77777777" w:rsidR="006A0BC1" w:rsidRDefault="006A0BC1" w:rsidP="006A0BC1"/>
    <w:p w14:paraId="2B201477" w14:textId="733B747F" w:rsidR="006A0BC1" w:rsidRDefault="006A0BC1" w:rsidP="006A0BC1">
      <w:pPr>
        <w:pStyle w:val="Heading2"/>
      </w:pPr>
      <w:bookmarkStart w:id="1785" w:name="_Toc385498575"/>
      <w:r>
        <w:t xml:space="preserve">An </w:t>
      </w:r>
      <w:r w:rsidR="00FD648A">
        <w:t>E</w:t>
      </w:r>
      <w:r>
        <w:t xml:space="preserve">xample </w:t>
      </w:r>
      <w:r w:rsidR="00FD648A">
        <w:t>I</w:t>
      </w:r>
      <w:r>
        <w:t xml:space="preserve">nput </w:t>
      </w:r>
      <w:r w:rsidR="00FD648A">
        <w:t>F</w:t>
      </w:r>
      <w:r>
        <w:t>ile</w:t>
      </w:r>
      <w:bookmarkEnd w:id="1785"/>
    </w:p>
    <w:p w14:paraId="08BDD999" w14:textId="77777777" w:rsidR="006A0BC1" w:rsidRDefault="006A0BC1" w:rsidP="006A0BC1">
      <w:r>
        <w:t xml:space="preserve">Below follows a complete example of an optimization input file. </w:t>
      </w:r>
    </w:p>
    <w:p w14:paraId="7651772E" w14:textId="77777777" w:rsidR="006A0BC1" w:rsidRDefault="006A0BC1" w:rsidP="006A0BC1"/>
    <w:p w14:paraId="2E560D2F" w14:textId="77777777" w:rsidR="006A0BC1" w:rsidRDefault="006A0BC1" w:rsidP="006A0BC1">
      <w:pPr>
        <w:pStyle w:val="code"/>
      </w:pPr>
      <w:r>
        <w:t>&lt;?xml version="1.0"?&gt;</w:t>
      </w:r>
    </w:p>
    <w:p w14:paraId="36448616" w14:textId="77777777" w:rsidR="006A0BC1" w:rsidRDefault="006A0BC1" w:rsidP="006A0BC1">
      <w:pPr>
        <w:pStyle w:val="code"/>
      </w:pPr>
      <w:r>
        <w:t>&lt;febio_optimize&gt;</w:t>
      </w:r>
    </w:p>
    <w:p w14:paraId="7DD8D4CD" w14:textId="77777777" w:rsidR="006A0BC1" w:rsidRDefault="006A0BC1" w:rsidP="006A0BC1">
      <w:pPr>
        <w:pStyle w:val="code"/>
      </w:pPr>
      <w:r>
        <w:tab/>
        <w:t>&lt;Model&gt;ex1.feb&lt;/Model&gt;</w:t>
      </w:r>
    </w:p>
    <w:p w14:paraId="0268C260" w14:textId="77777777" w:rsidR="006A0BC1" w:rsidRDefault="006A0BC1" w:rsidP="006A0BC1">
      <w:pPr>
        <w:pStyle w:val="code"/>
      </w:pPr>
      <w:r>
        <w:tab/>
        <w:t>&lt;Options&gt;</w:t>
      </w:r>
    </w:p>
    <w:p w14:paraId="07F580C5" w14:textId="77777777" w:rsidR="006A0BC1" w:rsidRDefault="006A0BC1" w:rsidP="006A0BC1">
      <w:pPr>
        <w:pStyle w:val="code"/>
      </w:pPr>
      <w:r>
        <w:tab/>
      </w:r>
      <w:r>
        <w:tab/>
        <w:t>&lt;obj_tol&gt;0.001&lt;/obj_tol&gt;</w:t>
      </w:r>
    </w:p>
    <w:p w14:paraId="7059B944" w14:textId="77777777" w:rsidR="006A0BC1" w:rsidRDefault="006A0BC1" w:rsidP="006A0BC1">
      <w:pPr>
        <w:pStyle w:val="code"/>
      </w:pPr>
      <w:r>
        <w:tab/>
      </w:r>
      <w:r>
        <w:tab/>
        <w:t>&lt;f_diff_scale&gt;0.001&lt;/f_diff_scale&gt;</w:t>
      </w:r>
    </w:p>
    <w:p w14:paraId="3D256346" w14:textId="77777777" w:rsidR="006A0BC1" w:rsidRDefault="006A0BC1" w:rsidP="006A0BC1">
      <w:pPr>
        <w:pStyle w:val="code"/>
      </w:pPr>
      <w:r>
        <w:tab/>
        <w:t>&lt;/Options&gt;</w:t>
      </w:r>
    </w:p>
    <w:p w14:paraId="5E5E4F9E" w14:textId="77777777" w:rsidR="006A0BC1" w:rsidRDefault="006A0BC1" w:rsidP="006A0BC1">
      <w:pPr>
        <w:pStyle w:val="code"/>
      </w:pPr>
      <w:r>
        <w:tab/>
        <w:t>&lt;Function&gt;</w:t>
      </w:r>
    </w:p>
    <w:p w14:paraId="63213C69" w14:textId="77777777" w:rsidR="006A0BC1" w:rsidRDefault="006A0BC1" w:rsidP="006A0BC1">
      <w:pPr>
        <w:pStyle w:val="code"/>
      </w:pPr>
      <w:r>
        <w:tab/>
      </w:r>
      <w:r>
        <w:tab/>
        <w:t>&lt;fnc lc="1"&gt;rigid.Fx&lt;/fnc&gt;</w:t>
      </w:r>
    </w:p>
    <w:p w14:paraId="0D176416" w14:textId="77777777" w:rsidR="006A0BC1" w:rsidRDefault="006A0BC1" w:rsidP="006A0BC1">
      <w:pPr>
        <w:pStyle w:val="code"/>
      </w:pPr>
      <w:r>
        <w:tab/>
        <w:t>&lt;/Function&gt;</w:t>
      </w:r>
    </w:p>
    <w:p w14:paraId="55674E99" w14:textId="77777777" w:rsidR="006A0BC1" w:rsidRDefault="006A0BC1" w:rsidP="006A0BC1">
      <w:pPr>
        <w:pStyle w:val="code"/>
      </w:pPr>
      <w:r>
        <w:tab/>
        <w:t>&lt;Parameters&gt;</w:t>
      </w:r>
    </w:p>
    <w:p w14:paraId="773F1CAB" w14:textId="77777777" w:rsidR="006A0BC1" w:rsidRDefault="006A0BC1" w:rsidP="006A0BC1">
      <w:pPr>
        <w:pStyle w:val="code"/>
      </w:pPr>
      <w:r>
        <w:tab/>
      </w:r>
      <w:r>
        <w:tab/>
        <w:t>&lt;param name="mat1.E"&gt;1, 0, 5&lt;/param&gt;</w:t>
      </w:r>
    </w:p>
    <w:p w14:paraId="4B3BCB33" w14:textId="77777777" w:rsidR="006A0BC1" w:rsidRDefault="006A0BC1" w:rsidP="006A0BC1">
      <w:pPr>
        <w:pStyle w:val="code"/>
      </w:pPr>
      <w:r>
        <w:tab/>
      </w:r>
      <w:r>
        <w:tab/>
        <w:t>&lt;param name="mat1.v"&gt;-0.5, 0, 0.5&lt;/param&gt;</w:t>
      </w:r>
    </w:p>
    <w:p w14:paraId="4FEF3FC3" w14:textId="77777777" w:rsidR="006A0BC1" w:rsidRDefault="006A0BC1" w:rsidP="006A0BC1">
      <w:pPr>
        <w:pStyle w:val="code"/>
      </w:pPr>
      <w:r>
        <w:tab/>
        <w:t>&lt;/Parameters&gt;</w:t>
      </w:r>
    </w:p>
    <w:p w14:paraId="286E0CAF" w14:textId="77777777" w:rsidR="006A0BC1" w:rsidRDefault="006A0BC1" w:rsidP="006A0BC1">
      <w:pPr>
        <w:pStyle w:val="code"/>
      </w:pPr>
      <w:r>
        <w:tab/>
        <w:t>&lt;LoadData&gt;</w:t>
      </w:r>
    </w:p>
    <w:p w14:paraId="20E95E2F" w14:textId="77777777" w:rsidR="006A0BC1" w:rsidRDefault="006A0BC1" w:rsidP="006A0BC1">
      <w:pPr>
        <w:pStyle w:val="code"/>
      </w:pPr>
      <w:r>
        <w:tab/>
      </w:r>
      <w:r>
        <w:tab/>
        <w:t>&lt;loadcurve id="1"&gt;</w:t>
      </w:r>
    </w:p>
    <w:p w14:paraId="33CEE4ED" w14:textId="77777777" w:rsidR="006A0BC1" w:rsidRDefault="006A0BC1" w:rsidP="006A0BC1">
      <w:pPr>
        <w:pStyle w:val="code"/>
      </w:pPr>
      <w:r>
        <w:tab/>
      </w:r>
      <w:r>
        <w:tab/>
      </w:r>
      <w:r>
        <w:tab/>
        <w:t>&lt;point&gt;0.0, 0&lt;/point&gt;</w:t>
      </w:r>
    </w:p>
    <w:p w14:paraId="23312640" w14:textId="77777777" w:rsidR="006A0BC1" w:rsidRDefault="006A0BC1" w:rsidP="006A0BC1">
      <w:pPr>
        <w:pStyle w:val="code"/>
      </w:pPr>
      <w:r>
        <w:tab/>
      </w:r>
      <w:r>
        <w:tab/>
      </w:r>
      <w:r>
        <w:tab/>
        <w:t>&lt;point&gt;0.5, 1&lt;/point&gt;</w:t>
      </w:r>
    </w:p>
    <w:p w14:paraId="2F952A09" w14:textId="77777777" w:rsidR="006A0BC1" w:rsidRDefault="006A0BC1" w:rsidP="006A0BC1">
      <w:pPr>
        <w:pStyle w:val="code"/>
      </w:pPr>
      <w:r>
        <w:tab/>
      </w:r>
      <w:r>
        <w:tab/>
      </w:r>
      <w:r>
        <w:tab/>
        <w:t>&lt;point&gt;1.0, 2&lt;/point&gt;</w:t>
      </w:r>
    </w:p>
    <w:p w14:paraId="087A6B5F" w14:textId="77777777" w:rsidR="006A0BC1" w:rsidRDefault="006A0BC1" w:rsidP="006A0BC1">
      <w:pPr>
        <w:pStyle w:val="code"/>
      </w:pPr>
      <w:r>
        <w:tab/>
      </w:r>
      <w:r>
        <w:tab/>
        <w:t>&lt;/loadcurve&gt;</w:t>
      </w:r>
    </w:p>
    <w:p w14:paraId="5B75D5A8" w14:textId="77777777" w:rsidR="006A0BC1" w:rsidRDefault="006A0BC1" w:rsidP="006A0BC1">
      <w:pPr>
        <w:pStyle w:val="code"/>
      </w:pPr>
      <w:r>
        <w:tab/>
        <w:t>&lt;/LoadData&gt;</w:t>
      </w:r>
    </w:p>
    <w:p w14:paraId="52926612" w14:textId="77777777" w:rsidR="006A0BC1" w:rsidRDefault="006A0BC1" w:rsidP="006A0BC1">
      <w:pPr>
        <w:pStyle w:val="code"/>
      </w:pPr>
      <w:r>
        <w:t>&lt;/febio_optimize&gt;</w:t>
      </w:r>
    </w:p>
    <w:p w14:paraId="5562AAC9" w14:textId="77777777" w:rsidR="006A0BC1" w:rsidRDefault="006A0BC1" w:rsidP="006A0BC1"/>
    <w:p w14:paraId="686A453F" w14:textId="77777777" w:rsidR="00572F41" w:rsidRDefault="00572F41" w:rsidP="006A0BC1"/>
    <w:p w14:paraId="453ED096" w14:textId="77777777" w:rsidR="006A0BC1" w:rsidRDefault="006A0BC1" w:rsidP="006A0BC1">
      <w:r>
        <w:rPr>
          <w:i/>
        </w:rPr>
        <w:t>Comments</w:t>
      </w:r>
      <w:r>
        <w:t>:</w:t>
      </w:r>
    </w:p>
    <w:p w14:paraId="15D4F618" w14:textId="77777777" w:rsidR="006A0BC1" w:rsidRDefault="006A0BC1" w:rsidP="006A0BC1">
      <w:pPr>
        <w:numPr>
          <w:ilvl w:val="0"/>
          <w:numId w:val="29"/>
        </w:numPr>
      </w:pPr>
      <w:r>
        <w:t xml:space="preserve">Notice that the xml root element is </w:t>
      </w:r>
      <w:r>
        <w:rPr>
          <w:i/>
        </w:rPr>
        <w:t>febio_optimize</w:t>
      </w:r>
      <w:r>
        <w:t xml:space="preserve"> for the optimization input file.</w:t>
      </w:r>
    </w:p>
    <w:p w14:paraId="25F1A3E7" w14:textId="77777777" w:rsidR="006A0BC1" w:rsidRDefault="006A0BC1" w:rsidP="006A0BC1">
      <w:pPr>
        <w:numPr>
          <w:ilvl w:val="0"/>
          <w:numId w:val="29"/>
        </w:numPr>
      </w:pPr>
      <w:r>
        <w:t xml:space="preserve">Here, the FEBio input file that contains the actual FE model data is </w:t>
      </w:r>
      <w:r>
        <w:rPr>
          <w:i/>
        </w:rPr>
        <w:t>ex1.feb</w:t>
      </w:r>
      <w:r>
        <w:t>. This file is a standard FEBio input file that defines all geometry, materials, boundary conditions and more.</w:t>
      </w:r>
    </w:p>
    <w:p w14:paraId="42299CB3" w14:textId="77777777" w:rsidR="006A0BC1" w:rsidRDefault="006A0BC1" w:rsidP="006A0BC1">
      <w:pPr>
        <w:numPr>
          <w:ilvl w:val="0"/>
          <w:numId w:val="29"/>
        </w:numPr>
      </w:pPr>
      <w:r>
        <w:t xml:space="preserve">The </w:t>
      </w:r>
      <w:r>
        <w:rPr>
          <w:i/>
        </w:rPr>
        <w:t xml:space="preserve">Options </w:t>
      </w:r>
      <w:r>
        <w:t>section is included here, but can be omitted. If omitted default values will be used for all control parameters.</w:t>
      </w:r>
    </w:p>
    <w:p w14:paraId="516D5951" w14:textId="65BA7F3E" w:rsidR="006A0BC1" w:rsidRDefault="006A0BC1" w:rsidP="006A0BC1">
      <w:pPr>
        <w:numPr>
          <w:ilvl w:val="0"/>
          <w:numId w:val="29"/>
        </w:numPr>
      </w:pPr>
      <w:r>
        <w:t>The function parameter and material parameters are defined through “material name”.</w:t>
      </w:r>
      <w:r w:rsidR="00572F41">
        <w:t>“</w:t>
      </w:r>
      <w:r>
        <w:t xml:space="preserve">parameter name” pairs. The name of the materials and their parameters are defined in the FEBio input file (in this example, </w:t>
      </w:r>
      <w:r w:rsidRPr="00447F22">
        <w:rPr>
          <w:i/>
        </w:rPr>
        <w:t>ex1.feb</w:t>
      </w:r>
      <w:r>
        <w:t xml:space="preserve">). </w:t>
      </w:r>
    </w:p>
    <w:p w14:paraId="6B084D8B" w14:textId="77777777" w:rsidR="006A0BC1" w:rsidRDefault="006A0BC1" w:rsidP="006A0BC1"/>
    <w:p w14:paraId="0E7B314B" w14:textId="77777777" w:rsidR="008C6399" w:rsidRDefault="008C6399" w:rsidP="006A0BC1"/>
    <w:p w14:paraId="271EB974" w14:textId="60BD5B40" w:rsidR="008C6399" w:rsidRDefault="008C6399">
      <w:pPr>
        <w:jc w:val="left"/>
      </w:pPr>
      <w:r>
        <w:br w:type="page"/>
      </w:r>
    </w:p>
    <w:p w14:paraId="5B62845C" w14:textId="29A401EA" w:rsidR="008C6399" w:rsidRDefault="008C6399" w:rsidP="007D6F0D">
      <w:pPr>
        <w:pStyle w:val="Heading1"/>
      </w:pPr>
      <w:bookmarkStart w:id="1786" w:name="_Toc385498576"/>
      <w:r>
        <w:lastRenderedPageBreak/>
        <w:t>Troubleshooting</w:t>
      </w:r>
      <w:bookmarkEnd w:id="1786"/>
    </w:p>
    <w:p w14:paraId="25C8AA9C" w14:textId="77777777" w:rsidR="008C6399" w:rsidRDefault="008C6399">
      <w:r>
        <w:t xml:space="preserve">Running a nonlinear finite element analysis can be a very challenging task. The large deformations and complex constitutive models can make it very difficult to obtain a converged solution. There are many causes for nonconvergence, ranging from element inversions, material instability, failure to enforce contact constraints and many more. Sometimes it is possible that FEBio gives you a converged solution, but the solution is meaningless or at least not what was expected. </w:t>
      </w:r>
    </w:p>
    <w:p w14:paraId="6DBA92F0" w14:textId="6BBD4943" w:rsidR="008C6399" w:rsidRDefault="008C6399">
      <w:r>
        <w:t>Fortunately, many of these issues can be</w:t>
      </w:r>
      <w:r w:rsidR="00744FD9">
        <w:t xml:space="preserve"> prevented or</w:t>
      </w:r>
      <w:r>
        <w:t xml:space="preserve"> solved with little effort. This chapter discusses some strategies to </w:t>
      </w:r>
      <w:r w:rsidR="00744FD9">
        <w:t xml:space="preserve">prevent common problems and to </w:t>
      </w:r>
      <w:r>
        <w:t xml:space="preserve">troubleshoot a problematic run. </w:t>
      </w:r>
      <w:r w:rsidR="00744FD9">
        <w:t xml:space="preserve">It offers some sanity checks before you run your model which can save you a lot of frustration down the road. And when things do go bad, we hope that the strategies suggested here may prove helpful. </w:t>
      </w:r>
    </w:p>
    <w:p w14:paraId="1AD35131" w14:textId="288E3A2C" w:rsidR="00744FD9" w:rsidRDefault="00744FD9">
      <w:r>
        <w:t xml:space="preserve">However, keep in mind, that the finite element method cannot solve all problems. It is a very powerful numerical method, but with limitations. Understanding these limitations and how they affect your modeling work is crucial in becoming a good analysist. </w:t>
      </w:r>
    </w:p>
    <w:p w14:paraId="57B088DF" w14:textId="77777777" w:rsidR="00744FD9" w:rsidRDefault="00744FD9"/>
    <w:p w14:paraId="2A7FC4D4" w14:textId="76B5D25E" w:rsidR="00744FD9" w:rsidRDefault="00744FD9" w:rsidP="007D6F0D">
      <w:pPr>
        <w:pStyle w:val="Heading2"/>
      </w:pPr>
      <w:bookmarkStart w:id="1787" w:name="_Toc385498577"/>
      <w:r>
        <w:t xml:space="preserve">Before </w:t>
      </w:r>
      <w:r w:rsidR="00FD648A">
        <w:t>Y</w:t>
      </w:r>
      <w:r>
        <w:t xml:space="preserve">ou </w:t>
      </w:r>
      <w:r w:rsidR="00FD648A">
        <w:t>R</w:t>
      </w:r>
      <w:r>
        <w:t xml:space="preserve">un </w:t>
      </w:r>
      <w:r w:rsidR="00FD648A">
        <w:t>Y</w:t>
      </w:r>
      <w:r>
        <w:t xml:space="preserve">our </w:t>
      </w:r>
      <w:r w:rsidR="00FD648A">
        <w:t>M</w:t>
      </w:r>
      <w:r>
        <w:t>odel</w:t>
      </w:r>
      <w:bookmarkEnd w:id="1787"/>
    </w:p>
    <w:p w14:paraId="51F0D12C" w14:textId="2827E703" w:rsidR="00744FD9" w:rsidRDefault="00744FD9">
      <w:pPr>
        <w:rPr>
          <w:ins w:id="1788" w:author="Steve Maas" w:date="2014-01-02T14:03:00Z"/>
        </w:rPr>
      </w:pPr>
      <w:r>
        <w:t xml:space="preserve">In this section we’ll discuss what a well-defined finite element model is and some things you may need to check before you run your model in FEBio. </w:t>
      </w:r>
    </w:p>
    <w:p w14:paraId="78A42E2D" w14:textId="77777777" w:rsidR="007B44DC" w:rsidRDefault="007B44DC">
      <w:pPr>
        <w:rPr>
          <w:ins w:id="1789" w:author="Steve Maas" w:date="2014-01-02T14:03:00Z"/>
        </w:rPr>
      </w:pPr>
    </w:p>
    <w:p w14:paraId="4D8C656A" w14:textId="726FC599" w:rsidR="007B44DC" w:rsidRDefault="007B44DC">
      <w:pPr>
        <w:rPr>
          <w:ins w:id="1790" w:author="Steve Maas" w:date="2014-01-02T13:15:00Z"/>
        </w:rPr>
      </w:pPr>
      <w:ins w:id="1791" w:author="Steve Maas" w:date="2014-01-02T14:03:00Z">
        <w:r>
          <w:t xml:space="preserve">A well-defined finite element model contains a </w:t>
        </w:r>
      </w:ins>
      <w:ins w:id="1792" w:author="Steve Maas" w:date="2014-01-02T14:05:00Z">
        <w:r>
          <w:t>finite element</w:t>
        </w:r>
      </w:ins>
      <w:ins w:id="1793" w:author="Steve Maas" w:date="2014-01-02T14:03:00Z">
        <w:r>
          <w:t xml:space="preserve"> mesh, a valid material and properly defined boundary and contact conditions </w:t>
        </w:r>
      </w:ins>
      <w:ins w:id="1794" w:author="Steve Maas" w:date="2014-01-02T14:05:00Z">
        <w:r>
          <w:t xml:space="preserve">in order </w:t>
        </w:r>
      </w:ins>
      <w:ins w:id="1795" w:author="Steve Maas" w:date="2014-01-02T14:03:00Z">
        <w:r>
          <w:t>to define a unique solution to the problem under study. We will look at ea</w:t>
        </w:r>
      </w:ins>
      <w:ins w:id="1796" w:author="Steve Maas" w:date="2014-01-02T14:04:00Z">
        <w:r>
          <w:t>ch of these requirements in more detail in the following sections.</w:t>
        </w:r>
      </w:ins>
    </w:p>
    <w:p w14:paraId="7CA082A0" w14:textId="77777777" w:rsidR="004816A2" w:rsidRDefault="004816A2">
      <w:pPr>
        <w:rPr>
          <w:ins w:id="1797" w:author="Steve Maas" w:date="2014-01-02T13:15:00Z"/>
        </w:rPr>
      </w:pPr>
    </w:p>
    <w:p w14:paraId="34C01D1A" w14:textId="6ED7F4D9" w:rsidR="004816A2" w:rsidRDefault="004816A2">
      <w:pPr>
        <w:pStyle w:val="Heading3"/>
        <w:rPr>
          <w:ins w:id="1798" w:author="Steve Maas" w:date="2014-01-02T13:15:00Z"/>
        </w:rPr>
        <w:pPrChange w:id="1799" w:author="Steve Maas" w:date="2014-01-02T13:15:00Z">
          <w:pPr/>
        </w:pPrChange>
      </w:pPr>
      <w:bookmarkStart w:id="1800" w:name="_Toc385498578"/>
      <w:ins w:id="1801" w:author="Steve Maas" w:date="2014-01-02T13:15:00Z">
        <w:r>
          <w:t>The Finite Element Mesh</w:t>
        </w:r>
        <w:bookmarkEnd w:id="1800"/>
      </w:ins>
    </w:p>
    <w:p w14:paraId="31F3BE4A" w14:textId="5471810D" w:rsidR="004816A2" w:rsidRDefault="004816A2">
      <w:pPr>
        <w:rPr>
          <w:ins w:id="1802" w:author="Steve Maas" w:date="2014-01-02T13:20:00Z"/>
        </w:rPr>
      </w:pPr>
      <w:ins w:id="1803" w:author="Steve Maas" w:date="2014-01-02T13:15:00Z">
        <w:r>
          <w:t xml:space="preserve">A finite element mesh is required to solve a problem with FEBio. The mesh defines a discretization of the problem domain in </w:t>
        </w:r>
      </w:ins>
      <w:ins w:id="1804" w:author="Steve Maas" w:date="2014-01-02T13:16:00Z">
        <w:r>
          <w:t xml:space="preserve">nodes and </w:t>
        </w:r>
      </w:ins>
      <w:ins w:id="1805" w:author="Steve Maas" w:date="2014-01-02T13:15:00Z">
        <w:r>
          <w:t>connected e</w:t>
        </w:r>
      </w:ins>
      <w:ins w:id="1806" w:author="Steve Maas" w:date="2014-01-02T13:16:00Z">
        <w:r>
          <w:t xml:space="preserve">lements. </w:t>
        </w:r>
      </w:ins>
      <w:ins w:id="1807" w:author="Steve Maas" w:date="2014-01-02T13:17:00Z">
        <w:r>
          <w:t xml:space="preserve">FEBio only supports certain elements and thus the mesh must be composed of elements from this set. See section </w:t>
        </w:r>
      </w:ins>
      <w:ins w:id="1808" w:author="Steve Maas" w:date="2014-01-02T13:18:00Z">
        <w:r>
          <w:fldChar w:fldCharType="begin"/>
        </w:r>
        <w:r>
          <w:instrText xml:space="preserve"> REF _Ref376432008 \r \h </w:instrText>
        </w:r>
      </w:ins>
      <w:r>
        <w:fldChar w:fldCharType="separate"/>
      </w:r>
      <w:ins w:id="1809" w:author="Steve Maas" w:date="2014-01-02T13:18:00Z">
        <w:r>
          <w:t>3.6.2</w:t>
        </w:r>
        <w:r>
          <w:fldChar w:fldCharType="end"/>
        </w:r>
        <w:r w:rsidR="00CF3CDA">
          <w:t xml:space="preserve"> for a discussion of the supported elements. In addition, FEBio assumes a specific ordering of the nodes of an element. </w:t>
        </w:r>
      </w:ins>
      <w:ins w:id="1810" w:author="Steve Maas" w:date="2014-01-02T13:19:00Z">
        <w:r w:rsidR="00CF3CDA">
          <w:t xml:space="preserve">FEBio cannot discover if the nodes are in the correct order, but if they are not, FEBio will most likely have trouble converging or throw negative jacobians. If FEBio discovers negative jacobians before the first time step, it is likely that the nodes </w:t>
        </w:r>
      </w:ins>
      <w:ins w:id="1811" w:author="Steve Maas" w:date="2014-01-02T13:20:00Z">
        <w:r w:rsidR="00CF3CDA">
          <w:t>of the elements are not defined in the proper order.</w:t>
        </w:r>
      </w:ins>
    </w:p>
    <w:p w14:paraId="60771BC7" w14:textId="77777777" w:rsidR="00CF3CDA" w:rsidRDefault="00CF3CDA">
      <w:pPr>
        <w:rPr>
          <w:ins w:id="1812" w:author="Steve Maas" w:date="2014-01-02T13:21:00Z"/>
        </w:rPr>
      </w:pPr>
    </w:p>
    <w:p w14:paraId="6CC6912D" w14:textId="77777777" w:rsidR="00CF3CDA" w:rsidRDefault="00CF3CDA">
      <w:pPr>
        <w:rPr>
          <w:ins w:id="1813" w:author="Steve Maas" w:date="2014-01-02T13:24:00Z"/>
        </w:rPr>
      </w:pPr>
      <w:ins w:id="1814" w:author="Steve Maas" w:date="2014-01-02T13:21:00Z">
        <w:r>
          <w:t xml:space="preserve">For shell elements, the initial thickness of an element is also important. When elements are too thick (the thickness is of the same order as the element size), FEBio may complain about negative jacobians. This may be particularly a problem in areas </w:t>
        </w:r>
      </w:ins>
      <w:ins w:id="1815" w:author="Steve Maas" w:date="2014-01-02T13:22:00Z">
        <w:r>
          <w:t xml:space="preserve">of high curvature. </w:t>
        </w:r>
      </w:ins>
      <w:ins w:id="1816" w:author="Steve Maas" w:date="2014-01-02T13:24:00Z">
        <w:r>
          <w:t>The only solution around this issue might be to remesh the problematic area.</w:t>
        </w:r>
      </w:ins>
    </w:p>
    <w:p w14:paraId="0E5A3EB3" w14:textId="77777777" w:rsidR="00CF3CDA" w:rsidRDefault="00CF3CDA">
      <w:pPr>
        <w:rPr>
          <w:ins w:id="1817" w:author="Steve Maas" w:date="2014-01-02T13:24:00Z"/>
        </w:rPr>
      </w:pPr>
    </w:p>
    <w:p w14:paraId="2170AECF" w14:textId="216C84BE" w:rsidR="00CF3CDA" w:rsidRDefault="00CF3CDA">
      <w:pPr>
        <w:pStyle w:val="Heading3"/>
        <w:rPr>
          <w:ins w:id="1818" w:author="Steve Maas" w:date="2014-01-02T13:24:00Z"/>
        </w:rPr>
        <w:pPrChange w:id="1819" w:author="Steve Maas" w:date="2014-01-02T13:24:00Z">
          <w:pPr/>
        </w:pPrChange>
      </w:pPr>
      <w:ins w:id="1820" w:author="Steve Maas" w:date="2014-01-02T13:24:00Z">
        <w:r>
          <w:lastRenderedPageBreak/>
          <w:t xml:space="preserve"> </w:t>
        </w:r>
        <w:bookmarkStart w:id="1821" w:name="_Toc385498579"/>
        <w:r>
          <w:t>Materials</w:t>
        </w:r>
        <w:bookmarkEnd w:id="1821"/>
      </w:ins>
    </w:p>
    <w:p w14:paraId="6D2FA016" w14:textId="5A7BD4A2" w:rsidR="004816A2" w:rsidRDefault="00CF3CDA">
      <w:pPr>
        <w:rPr>
          <w:ins w:id="1822" w:author="Steve Maas" w:date="2014-01-02T13:32:00Z"/>
        </w:rPr>
      </w:pPr>
      <w:ins w:id="1823" w:author="Steve Maas" w:date="2014-01-02T13:25:00Z">
        <w:r>
          <w:t xml:space="preserve">A material in FEBio defines the constitutive response of the domain to which the </w:t>
        </w:r>
      </w:ins>
      <w:ins w:id="1824" w:author="Steve Maas" w:date="2014-01-02T13:41:00Z">
        <w:r w:rsidR="005A4B5E">
          <w:t>material</w:t>
        </w:r>
      </w:ins>
      <w:ins w:id="1825" w:author="Steve Maas" w:date="2014-01-02T13:25:00Z">
        <w:r>
          <w:t xml:space="preserve"> is </w:t>
        </w:r>
      </w:ins>
      <w:ins w:id="1826" w:author="Steve Maas" w:date="2014-01-02T13:40:00Z">
        <w:r w:rsidR="005A4B5E">
          <w:t>assigned</w:t>
        </w:r>
      </w:ins>
      <w:ins w:id="1827" w:author="Steve Maas" w:date="2014-01-02T13:25:00Z">
        <w:r>
          <w:t xml:space="preserve">. </w:t>
        </w:r>
      </w:ins>
      <w:ins w:id="1828" w:author="Steve Maas" w:date="2014-01-02T13:26:00Z">
        <w:r>
          <w:t xml:space="preserve">See </w:t>
        </w:r>
        <w:r>
          <w:fldChar w:fldCharType="begin"/>
        </w:r>
        <w:r>
          <w:instrText xml:space="preserve"> REF _Ref162410857 \r \h </w:instrText>
        </w:r>
      </w:ins>
      <w:r>
        <w:fldChar w:fldCharType="separate"/>
      </w:r>
      <w:ins w:id="1829" w:author="Steve Maas" w:date="2014-01-02T13:26:00Z">
        <w:r>
          <w:t>Chapter 4</w:t>
        </w:r>
        <w:r>
          <w:fldChar w:fldCharType="end"/>
        </w:r>
        <w:r>
          <w:t xml:space="preserve"> for a detailed list of all the available materials</w:t>
        </w:r>
      </w:ins>
      <w:ins w:id="1830" w:author="Steve Maas" w:date="2014-01-02T13:41:00Z">
        <w:r w:rsidR="005A4B5E">
          <w:t xml:space="preserve"> in FEBio</w:t>
        </w:r>
      </w:ins>
      <w:ins w:id="1831" w:author="Steve Maas" w:date="2014-01-02T13:26:00Z">
        <w:r>
          <w:t xml:space="preserve">. </w:t>
        </w:r>
      </w:ins>
      <w:ins w:id="1832" w:author="Steve Maas" w:date="2014-01-02T13:27:00Z">
        <w:r>
          <w:t xml:space="preserve">It is important to understand that the </w:t>
        </w:r>
      </w:ins>
      <w:ins w:id="1833" w:author="Steve Maas" w:date="2014-01-02T13:30:00Z">
        <w:r w:rsidR="00722043">
          <w:t xml:space="preserve">module defines which materials you can use. For example, the biphasic material cannot be used in the </w:t>
        </w:r>
        <w:r w:rsidR="00722043">
          <w:rPr>
            <w:i/>
          </w:rPr>
          <w:t xml:space="preserve">solid </w:t>
        </w:r>
        <w:r w:rsidR="00722043">
          <w:t xml:space="preserve">module. Although some </w:t>
        </w:r>
      </w:ins>
      <w:ins w:id="1834" w:author="Steve Maas" w:date="2014-01-02T13:31:00Z">
        <w:r w:rsidR="00722043">
          <w:t xml:space="preserve">cases of invalid material use are caught, in many </w:t>
        </w:r>
      </w:ins>
      <w:ins w:id="1835" w:author="Steve Maas" w:date="2014-01-02T13:36:00Z">
        <w:r w:rsidR="00722043">
          <w:t>situations</w:t>
        </w:r>
      </w:ins>
      <w:ins w:id="1836" w:author="Steve Maas" w:date="2014-01-02T13:31:00Z">
        <w:r w:rsidR="00722043">
          <w:t xml:space="preserve"> the resulting behavior is undefined. The following </w:t>
        </w:r>
      </w:ins>
      <w:ins w:id="1837" w:author="Steve Maas" w:date="2014-01-02T13:32:00Z">
        <w:r w:rsidR="00722043">
          <w:t>table</w:t>
        </w:r>
      </w:ins>
      <w:ins w:id="1838" w:author="Steve Maas" w:date="2014-01-02T13:31:00Z">
        <w:r w:rsidR="00722043">
          <w:t xml:space="preserve"> shows </w:t>
        </w:r>
      </w:ins>
      <w:ins w:id="1839" w:author="Steve Maas" w:date="2014-01-02T13:32:00Z">
        <w:r w:rsidR="00722043">
          <w:t>a list of some of FEBio’s special materials and the modules in which they can be used.</w:t>
        </w:r>
      </w:ins>
    </w:p>
    <w:p w14:paraId="6BD7AFE2" w14:textId="77777777" w:rsidR="00722043" w:rsidRDefault="00722043">
      <w:pPr>
        <w:rPr>
          <w:ins w:id="1840" w:author="Steve Maas" w:date="2014-01-02T13:32:00Z"/>
        </w:rPr>
      </w:pPr>
    </w:p>
    <w:tbl>
      <w:tblPr>
        <w:tblStyle w:val="TableGrid"/>
        <w:tblW w:w="0" w:type="auto"/>
        <w:tblLook w:val="04A0" w:firstRow="1" w:lastRow="0" w:firstColumn="1" w:lastColumn="0" w:noHBand="0" w:noVBand="1"/>
        <w:tblPrChange w:id="1841" w:author="Steve Maas" w:date="2014-01-02T13:33:00Z">
          <w:tblPr>
            <w:tblStyle w:val="TableGrid"/>
            <w:tblW w:w="0" w:type="auto"/>
            <w:tblLook w:val="04A0" w:firstRow="1" w:lastRow="0" w:firstColumn="1" w:lastColumn="0" w:noHBand="0" w:noVBand="1"/>
          </w:tblPr>
        </w:tblPrChange>
      </w:tblPr>
      <w:tblGrid>
        <w:gridCol w:w="4574"/>
        <w:gridCol w:w="737"/>
        <w:gridCol w:w="1097"/>
        <w:gridCol w:w="897"/>
        <w:gridCol w:w="1443"/>
        <w:gridCol w:w="720"/>
        <w:tblGridChange w:id="1842">
          <w:tblGrid>
            <w:gridCol w:w="1596"/>
            <w:gridCol w:w="1596"/>
            <w:gridCol w:w="1382"/>
            <w:gridCol w:w="214"/>
            <w:gridCol w:w="523"/>
            <w:gridCol w:w="1073"/>
            <w:gridCol w:w="24"/>
            <w:gridCol w:w="897"/>
            <w:gridCol w:w="675"/>
            <w:gridCol w:w="768"/>
            <w:gridCol w:w="720"/>
            <w:gridCol w:w="108"/>
          </w:tblGrid>
        </w:tblGridChange>
      </w:tblGrid>
      <w:tr w:rsidR="00722043" w14:paraId="35DD26B0" w14:textId="77777777" w:rsidTr="00722043">
        <w:trPr>
          <w:ins w:id="1843" w:author="Steve Maas" w:date="2014-01-02T13:32:00Z"/>
        </w:trPr>
        <w:tc>
          <w:tcPr>
            <w:tcW w:w="4574" w:type="dxa"/>
            <w:tcPrChange w:id="1844" w:author="Steve Maas" w:date="2014-01-02T13:33:00Z">
              <w:tcPr>
                <w:tcW w:w="1596" w:type="dxa"/>
              </w:tcPr>
            </w:tcPrChange>
          </w:tcPr>
          <w:p w14:paraId="37D0BFF6" w14:textId="5DE44E1C" w:rsidR="00722043" w:rsidRPr="00722043" w:rsidRDefault="00722043" w:rsidP="004816A2">
            <w:pPr>
              <w:rPr>
                <w:ins w:id="1845" w:author="Steve Maas" w:date="2014-01-02T13:32:00Z"/>
                <w:b/>
                <w:rPrChange w:id="1846" w:author="Steve Maas" w:date="2014-01-02T13:32:00Z">
                  <w:rPr>
                    <w:ins w:id="1847" w:author="Steve Maas" w:date="2014-01-02T13:32:00Z"/>
                  </w:rPr>
                </w:rPrChange>
              </w:rPr>
            </w:pPr>
            <w:ins w:id="1848" w:author="Steve Maas" w:date="2014-01-02T13:32:00Z">
              <w:r>
                <w:rPr>
                  <w:b/>
                </w:rPr>
                <w:t>Material</w:t>
              </w:r>
            </w:ins>
          </w:p>
        </w:tc>
        <w:tc>
          <w:tcPr>
            <w:tcW w:w="737" w:type="dxa"/>
            <w:tcPrChange w:id="1849" w:author="Steve Maas" w:date="2014-01-02T13:33:00Z">
              <w:tcPr>
                <w:tcW w:w="1596" w:type="dxa"/>
              </w:tcPr>
            </w:tcPrChange>
          </w:tcPr>
          <w:p w14:paraId="5E612286" w14:textId="745FD673" w:rsidR="00722043" w:rsidRPr="00722043" w:rsidRDefault="00722043" w:rsidP="004816A2">
            <w:pPr>
              <w:rPr>
                <w:ins w:id="1850" w:author="Steve Maas" w:date="2014-01-02T13:32:00Z"/>
                <w:b/>
                <w:rPrChange w:id="1851" w:author="Steve Maas" w:date="2014-01-02T13:32:00Z">
                  <w:rPr>
                    <w:ins w:id="1852" w:author="Steve Maas" w:date="2014-01-02T13:32:00Z"/>
                  </w:rPr>
                </w:rPrChange>
              </w:rPr>
            </w:pPr>
            <w:ins w:id="1853" w:author="Steve Maas" w:date="2014-01-02T13:32:00Z">
              <w:r>
                <w:rPr>
                  <w:b/>
                </w:rPr>
                <w:t>Solid</w:t>
              </w:r>
            </w:ins>
          </w:p>
        </w:tc>
        <w:tc>
          <w:tcPr>
            <w:tcW w:w="1097" w:type="dxa"/>
            <w:tcPrChange w:id="1854" w:author="Steve Maas" w:date="2014-01-02T13:33:00Z">
              <w:tcPr>
                <w:tcW w:w="1596" w:type="dxa"/>
                <w:gridSpan w:val="2"/>
              </w:tcPr>
            </w:tcPrChange>
          </w:tcPr>
          <w:p w14:paraId="4F764692" w14:textId="1F4A1DC2" w:rsidR="00722043" w:rsidRPr="00722043" w:rsidRDefault="00722043" w:rsidP="004816A2">
            <w:pPr>
              <w:rPr>
                <w:ins w:id="1855" w:author="Steve Maas" w:date="2014-01-02T13:32:00Z"/>
                <w:b/>
                <w:rPrChange w:id="1856" w:author="Steve Maas" w:date="2014-01-02T13:33:00Z">
                  <w:rPr>
                    <w:ins w:id="1857" w:author="Steve Maas" w:date="2014-01-02T13:32:00Z"/>
                  </w:rPr>
                </w:rPrChange>
              </w:rPr>
            </w:pPr>
            <w:ins w:id="1858" w:author="Steve Maas" w:date="2014-01-02T13:33:00Z">
              <w:r>
                <w:rPr>
                  <w:b/>
                </w:rPr>
                <w:t>Biphasic</w:t>
              </w:r>
            </w:ins>
          </w:p>
        </w:tc>
        <w:tc>
          <w:tcPr>
            <w:tcW w:w="897" w:type="dxa"/>
            <w:tcPrChange w:id="1859" w:author="Steve Maas" w:date="2014-01-02T13:33:00Z">
              <w:tcPr>
                <w:tcW w:w="1596" w:type="dxa"/>
                <w:gridSpan w:val="2"/>
              </w:tcPr>
            </w:tcPrChange>
          </w:tcPr>
          <w:p w14:paraId="077E2B5B" w14:textId="6D7B251C" w:rsidR="00722043" w:rsidRPr="00722043" w:rsidRDefault="00722043" w:rsidP="004816A2">
            <w:pPr>
              <w:rPr>
                <w:ins w:id="1860" w:author="Steve Maas" w:date="2014-01-02T13:32:00Z"/>
                <w:b/>
                <w:rPrChange w:id="1861" w:author="Steve Maas" w:date="2014-01-02T13:33:00Z">
                  <w:rPr>
                    <w:ins w:id="1862" w:author="Steve Maas" w:date="2014-01-02T13:32:00Z"/>
                  </w:rPr>
                </w:rPrChange>
              </w:rPr>
            </w:pPr>
            <w:ins w:id="1863" w:author="Steve Maas" w:date="2014-01-02T13:33:00Z">
              <w:r>
                <w:rPr>
                  <w:b/>
                </w:rPr>
                <w:t>Solute</w:t>
              </w:r>
            </w:ins>
          </w:p>
        </w:tc>
        <w:tc>
          <w:tcPr>
            <w:tcW w:w="1443" w:type="dxa"/>
            <w:tcPrChange w:id="1864" w:author="Steve Maas" w:date="2014-01-02T13:33:00Z">
              <w:tcPr>
                <w:tcW w:w="1596" w:type="dxa"/>
                <w:gridSpan w:val="3"/>
              </w:tcPr>
            </w:tcPrChange>
          </w:tcPr>
          <w:p w14:paraId="0E51ED25" w14:textId="07CDDF3A" w:rsidR="00722043" w:rsidRPr="00722043" w:rsidRDefault="00722043" w:rsidP="004816A2">
            <w:pPr>
              <w:rPr>
                <w:ins w:id="1865" w:author="Steve Maas" w:date="2014-01-02T13:32:00Z"/>
                <w:b/>
                <w:rPrChange w:id="1866" w:author="Steve Maas" w:date="2014-01-02T13:33:00Z">
                  <w:rPr>
                    <w:ins w:id="1867" w:author="Steve Maas" w:date="2014-01-02T13:32:00Z"/>
                  </w:rPr>
                </w:rPrChange>
              </w:rPr>
            </w:pPr>
            <w:ins w:id="1868" w:author="Steve Maas" w:date="2014-01-02T13:33:00Z">
              <w:r w:rsidRPr="00722043">
                <w:rPr>
                  <w:b/>
                  <w:rPrChange w:id="1869" w:author="Steve Maas" w:date="2014-01-02T13:33:00Z">
                    <w:rPr/>
                  </w:rPrChange>
                </w:rPr>
                <w:t>Multiphasic</w:t>
              </w:r>
            </w:ins>
          </w:p>
        </w:tc>
        <w:tc>
          <w:tcPr>
            <w:tcW w:w="720" w:type="dxa"/>
            <w:tcPrChange w:id="1870" w:author="Steve Maas" w:date="2014-01-02T13:33:00Z">
              <w:tcPr>
                <w:tcW w:w="1596" w:type="dxa"/>
                <w:gridSpan w:val="3"/>
              </w:tcPr>
            </w:tcPrChange>
          </w:tcPr>
          <w:p w14:paraId="780368EC" w14:textId="7FF964D8" w:rsidR="00722043" w:rsidRPr="00722043" w:rsidRDefault="00722043" w:rsidP="004816A2">
            <w:pPr>
              <w:rPr>
                <w:ins w:id="1871" w:author="Steve Maas" w:date="2014-01-02T13:32:00Z"/>
                <w:b/>
                <w:rPrChange w:id="1872" w:author="Steve Maas" w:date="2014-01-02T13:33:00Z">
                  <w:rPr>
                    <w:ins w:id="1873" w:author="Steve Maas" w:date="2014-01-02T13:32:00Z"/>
                  </w:rPr>
                </w:rPrChange>
              </w:rPr>
            </w:pPr>
            <w:ins w:id="1874" w:author="Steve Maas" w:date="2014-01-02T13:33:00Z">
              <w:r>
                <w:rPr>
                  <w:b/>
                </w:rPr>
                <w:t>Heat</w:t>
              </w:r>
            </w:ins>
          </w:p>
        </w:tc>
      </w:tr>
      <w:tr w:rsidR="00722043" w14:paraId="4EB70269" w14:textId="77777777" w:rsidTr="00722043">
        <w:trPr>
          <w:ins w:id="1875" w:author="Steve Maas" w:date="2014-01-02T13:32:00Z"/>
        </w:trPr>
        <w:tc>
          <w:tcPr>
            <w:tcW w:w="4574" w:type="dxa"/>
            <w:tcPrChange w:id="1876" w:author="Steve Maas" w:date="2014-01-02T13:33:00Z">
              <w:tcPr>
                <w:tcW w:w="1596" w:type="dxa"/>
              </w:tcPr>
            </w:tcPrChange>
          </w:tcPr>
          <w:p w14:paraId="0021F8A5" w14:textId="1D9EBC30" w:rsidR="00722043" w:rsidRPr="00722043" w:rsidRDefault="00722043" w:rsidP="004816A2">
            <w:pPr>
              <w:rPr>
                <w:ins w:id="1877" w:author="Steve Maas" w:date="2014-01-02T13:32:00Z"/>
                <w:i/>
                <w:rPrChange w:id="1878" w:author="Steve Maas" w:date="2014-01-02T13:34:00Z">
                  <w:rPr>
                    <w:ins w:id="1879" w:author="Steve Maas" w:date="2014-01-02T13:32:00Z"/>
                  </w:rPr>
                </w:rPrChange>
              </w:rPr>
            </w:pPr>
            <w:ins w:id="1880" w:author="Steve Maas" w:date="2014-01-02T13:33:00Z">
              <w:r w:rsidRPr="00722043">
                <w:rPr>
                  <w:i/>
                  <w:rPrChange w:id="1881" w:author="Steve Maas" w:date="2014-01-02T13:34:00Z">
                    <w:rPr/>
                  </w:rPrChange>
                </w:rPr>
                <w:t>biphasic</w:t>
              </w:r>
            </w:ins>
          </w:p>
        </w:tc>
        <w:tc>
          <w:tcPr>
            <w:tcW w:w="737" w:type="dxa"/>
            <w:tcPrChange w:id="1882" w:author="Steve Maas" w:date="2014-01-02T13:33:00Z">
              <w:tcPr>
                <w:tcW w:w="1596" w:type="dxa"/>
              </w:tcPr>
            </w:tcPrChange>
          </w:tcPr>
          <w:p w14:paraId="324C8917" w14:textId="77777777" w:rsidR="00722043" w:rsidRDefault="00722043" w:rsidP="004816A2">
            <w:pPr>
              <w:rPr>
                <w:ins w:id="1883" w:author="Steve Maas" w:date="2014-01-02T13:32:00Z"/>
              </w:rPr>
            </w:pPr>
          </w:p>
        </w:tc>
        <w:tc>
          <w:tcPr>
            <w:tcW w:w="1097" w:type="dxa"/>
            <w:tcPrChange w:id="1884" w:author="Steve Maas" w:date="2014-01-02T13:33:00Z">
              <w:tcPr>
                <w:tcW w:w="1596" w:type="dxa"/>
                <w:gridSpan w:val="2"/>
              </w:tcPr>
            </w:tcPrChange>
          </w:tcPr>
          <w:p w14:paraId="3D340535" w14:textId="24682295" w:rsidR="00722043" w:rsidRPr="00722043" w:rsidRDefault="00722043">
            <w:pPr>
              <w:jc w:val="center"/>
              <w:rPr>
                <w:ins w:id="1885" w:author="Steve Maas" w:date="2014-01-02T13:32:00Z"/>
                <w:b/>
                <w:rPrChange w:id="1886" w:author="Steve Maas" w:date="2014-01-02T13:35:00Z">
                  <w:rPr>
                    <w:ins w:id="1887" w:author="Steve Maas" w:date="2014-01-02T13:32:00Z"/>
                  </w:rPr>
                </w:rPrChange>
              </w:rPr>
              <w:pPrChange w:id="1888" w:author="Steve Maas" w:date="2014-01-02T13:35:00Z">
                <w:pPr/>
              </w:pPrChange>
            </w:pPr>
            <w:ins w:id="1889" w:author="Steve Maas" w:date="2014-01-02T13:35:00Z">
              <w:r w:rsidRPr="00722043">
                <w:rPr>
                  <w:b/>
                  <w:rPrChange w:id="1890" w:author="Steve Maas" w:date="2014-01-02T13:35:00Z">
                    <w:rPr/>
                  </w:rPrChange>
                </w:rPr>
                <w:t>YES</w:t>
              </w:r>
            </w:ins>
          </w:p>
        </w:tc>
        <w:tc>
          <w:tcPr>
            <w:tcW w:w="897" w:type="dxa"/>
            <w:tcPrChange w:id="1891" w:author="Steve Maas" w:date="2014-01-02T13:33:00Z">
              <w:tcPr>
                <w:tcW w:w="1596" w:type="dxa"/>
                <w:gridSpan w:val="2"/>
              </w:tcPr>
            </w:tcPrChange>
          </w:tcPr>
          <w:p w14:paraId="0FB89FEB" w14:textId="00C3F1F7" w:rsidR="00722043" w:rsidRDefault="00722043">
            <w:pPr>
              <w:jc w:val="center"/>
              <w:rPr>
                <w:ins w:id="1892" w:author="Steve Maas" w:date="2014-01-02T13:32:00Z"/>
                <w:bCs/>
                <w:i/>
                <w:iCs/>
              </w:rPr>
              <w:pPrChange w:id="1893" w:author="Steve Maas" w:date="2014-01-02T13:35:00Z">
                <w:pPr>
                  <w:outlineLvl w:val="4"/>
                </w:pPr>
              </w:pPrChange>
            </w:pPr>
            <w:ins w:id="1894" w:author="Steve Maas" w:date="2014-01-02T13:35:00Z">
              <w:r w:rsidRPr="00B04003">
                <w:rPr>
                  <w:b/>
                </w:rPr>
                <w:t>YES</w:t>
              </w:r>
            </w:ins>
          </w:p>
        </w:tc>
        <w:tc>
          <w:tcPr>
            <w:tcW w:w="1443" w:type="dxa"/>
            <w:tcPrChange w:id="1895" w:author="Steve Maas" w:date="2014-01-02T13:33:00Z">
              <w:tcPr>
                <w:tcW w:w="1596" w:type="dxa"/>
                <w:gridSpan w:val="3"/>
              </w:tcPr>
            </w:tcPrChange>
          </w:tcPr>
          <w:p w14:paraId="38DBAFCC" w14:textId="78263F1C" w:rsidR="00722043" w:rsidRPr="00722043" w:rsidRDefault="00722043">
            <w:pPr>
              <w:jc w:val="center"/>
              <w:rPr>
                <w:ins w:id="1896" w:author="Steve Maas" w:date="2014-01-02T13:32:00Z"/>
                <w:b/>
                <w:rPrChange w:id="1897" w:author="Steve Maas" w:date="2014-01-02T13:35:00Z">
                  <w:rPr>
                    <w:ins w:id="1898" w:author="Steve Maas" w:date="2014-01-02T13:32:00Z"/>
                  </w:rPr>
                </w:rPrChange>
              </w:rPr>
              <w:pPrChange w:id="1899" w:author="Steve Maas" w:date="2014-01-02T13:35:00Z">
                <w:pPr/>
              </w:pPrChange>
            </w:pPr>
            <w:ins w:id="1900" w:author="Steve Maas" w:date="2014-01-02T13:35:00Z">
              <w:r w:rsidRPr="00B04003">
                <w:rPr>
                  <w:b/>
                </w:rPr>
                <w:t>YES</w:t>
              </w:r>
            </w:ins>
          </w:p>
        </w:tc>
        <w:tc>
          <w:tcPr>
            <w:tcW w:w="720" w:type="dxa"/>
            <w:tcPrChange w:id="1901" w:author="Steve Maas" w:date="2014-01-02T13:33:00Z">
              <w:tcPr>
                <w:tcW w:w="1596" w:type="dxa"/>
                <w:gridSpan w:val="3"/>
              </w:tcPr>
            </w:tcPrChange>
          </w:tcPr>
          <w:p w14:paraId="5EF3EC24" w14:textId="77777777" w:rsidR="00722043" w:rsidRDefault="00722043" w:rsidP="004816A2">
            <w:pPr>
              <w:rPr>
                <w:ins w:id="1902" w:author="Steve Maas" w:date="2014-01-02T13:32:00Z"/>
              </w:rPr>
            </w:pPr>
          </w:p>
        </w:tc>
      </w:tr>
      <w:tr w:rsidR="00722043" w14:paraId="16AA5102" w14:textId="77777777" w:rsidTr="00722043">
        <w:trPr>
          <w:ins w:id="1903" w:author="Steve Maas" w:date="2014-01-02T13:35:00Z"/>
        </w:trPr>
        <w:tc>
          <w:tcPr>
            <w:tcW w:w="4574" w:type="dxa"/>
          </w:tcPr>
          <w:p w14:paraId="3F9B48F2" w14:textId="166D900E" w:rsidR="00722043" w:rsidRPr="00FE00A6" w:rsidRDefault="00722043" w:rsidP="004816A2">
            <w:pPr>
              <w:rPr>
                <w:ins w:id="1904" w:author="Steve Maas" w:date="2014-01-02T13:35:00Z"/>
                <w:i/>
              </w:rPr>
            </w:pPr>
            <w:ins w:id="1905" w:author="Steve Maas" w:date="2014-01-02T13:35:00Z">
              <w:r>
                <w:rPr>
                  <w:i/>
                </w:rPr>
                <w:t>biphasic-solute</w:t>
              </w:r>
            </w:ins>
          </w:p>
        </w:tc>
        <w:tc>
          <w:tcPr>
            <w:tcW w:w="737" w:type="dxa"/>
          </w:tcPr>
          <w:p w14:paraId="434A3246" w14:textId="77777777" w:rsidR="00722043" w:rsidRDefault="00722043" w:rsidP="004816A2">
            <w:pPr>
              <w:rPr>
                <w:ins w:id="1906" w:author="Steve Maas" w:date="2014-01-02T13:35:00Z"/>
              </w:rPr>
            </w:pPr>
          </w:p>
        </w:tc>
        <w:tc>
          <w:tcPr>
            <w:tcW w:w="1097" w:type="dxa"/>
          </w:tcPr>
          <w:p w14:paraId="1077706A" w14:textId="77777777" w:rsidR="00722043" w:rsidRPr="00FE00A6" w:rsidRDefault="00722043" w:rsidP="00722043">
            <w:pPr>
              <w:jc w:val="center"/>
              <w:rPr>
                <w:ins w:id="1907" w:author="Steve Maas" w:date="2014-01-02T13:35:00Z"/>
                <w:b/>
              </w:rPr>
            </w:pPr>
          </w:p>
        </w:tc>
        <w:tc>
          <w:tcPr>
            <w:tcW w:w="897" w:type="dxa"/>
          </w:tcPr>
          <w:p w14:paraId="512042D6" w14:textId="043C35AB" w:rsidR="00722043" w:rsidRPr="00B04003" w:rsidRDefault="00722043" w:rsidP="00FE00A6">
            <w:pPr>
              <w:jc w:val="center"/>
              <w:rPr>
                <w:ins w:id="1908" w:author="Steve Maas" w:date="2014-01-02T13:35:00Z"/>
                <w:b/>
              </w:rPr>
            </w:pPr>
            <w:ins w:id="1909" w:author="Steve Maas" w:date="2014-01-02T13:35:00Z">
              <w:r w:rsidRPr="00B04003">
                <w:rPr>
                  <w:b/>
                </w:rPr>
                <w:t>YES</w:t>
              </w:r>
            </w:ins>
          </w:p>
        </w:tc>
        <w:tc>
          <w:tcPr>
            <w:tcW w:w="1443" w:type="dxa"/>
          </w:tcPr>
          <w:p w14:paraId="5DB0EBA6" w14:textId="14E386AA" w:rsidR="00722043" w:rsidRPr="00B04003" w:rsidRDefault="00722043" w:rsidP="00722043">
            <w:pPr>
              <w:jc w:val="center"/>
              <w:rPr>
                <w:ins w:id="1910" w:author="Steve Maas" w:date="2014-01-02T13:35:00Z"/>
                <w:b/>
              </w:rPr>
            </w:pPr>
            <w:ins w:id="1911" w:author="Steve Maas" w:date="2014-01-02T13:35:00Z">
              <w:r w:rsidRPr="00B04003">
                <w:rPr>
                  <w:b/>
                </w:rPr>
                <w:t>YES</w:t>
              </w:r>
            </w:ins>
          </w:p>
        </w:tc>
        <w:tc>
          <w:tcPr>
            <w:tcW w:w="720" w:type="dxa"/>
          </w:tcPr>
          <w:p w14:paraId="674D2C53" w14:textId="77777777" w:rsidR="00722043" w:rsidRDefault="00722043" w:rsidP="004816A2">
            <w:pPr>
              <w:rPr>
                <w:ins w:id="1912" w:author="Steve Maas" w:date="2014-01-02T13:35:00Z"/>
              </w:rPr>
            </w:pPr>
          </w:p>
        </w:tc>
      </w:tr>
      <w:tr w:rsidR="00722043" w14:paraId="3801ECFB" w14:textId="77777777" w:rsidTr="00722043">
        <w:trPr>
          <w:ins w:id="1913" w:author="Steve Maas" w:date="2014-01-02T13:35:00Z"/>
        </w:trPr>
        <w:tc>
          <w:tcPr>
            <w:tcW w:w="4574" w:type="dxa"/>
          </w:tcPr>
          <w:p w14:paraId="198018D6" w14:textId="0FB81BB9" w:rsidR="00722043" w:rsidRDefault="00722043" w:rsidP="004816A2">
            <w:pPr>
              <w:rPr>
                <w:ins w:id="1914" w:author="Steve Maas" w:date="2014-01-02T13:35:00Z"/>
                <w:i/>
              </w:rPr>
            </w:pPr>
            <w:ins w:id="1915" w:author="Steve Maas" w:date="2014-01-02T13:35:00Z">
              <w:r>
                <w:rPr>
                  <w:i/>
                </w:rPr>
                <w:t>triphasic</w:t>
              </w:r>
            </w:ins>
          </w:p>
        </w:tc>
        <w:tc>
          <w:tcPr>
            <w:tcW w:w="737" w:type="dxa"/>
          </w:tcPr>
          <w:p w14:paraId="62458B87" w14:textId="77777777" w:rsidR="00722043" w:rsidRDefault="00722043" w:rsidP="004816A2">
            <w:pPr>
              <w:rPr>
                <w:ins w:id="1916" w:author="Steve Maas" w:date="2014-01-02T13:35:00Z"/>
              </w:rPr>
            </w:pPr>
          </w:p>
        </w:tc>
        <w:tc>
          <w:tcPr>
            <w:tcW w:w="1097" w:type="dxa"/>
          </w:tcPr>
          <w:p w14:paraId="2106A651" w14:textId="77777777" w:rsidR="00722043" w:rsidRPr="00FE00A6" w:rsidRDefault="00722043" w:rsidP="00722043">
            <w:pPr>
              <w:jc w:val="center"/>
              <w:rPr>
                <w:ins w:id="1917" w:author="Steve Maas" w:date="2014-01-02T13:35:00Z"/>
                <w:b/>
              </w:rPr>
            </w:pPr>
          </w:p>
        </w:tc>
        <w:tc>
          <w:tcPr>
            <w:tcW w:w="897" w:type="dxa"/>
          </w:tcPr>
          <w:p w14:paraId="172736F6" w14:textId="70CB47F8" w:rsidR="00722043" w:rsidRPr="00B04003" w:rsidRDefault="00722043" w:rsidP="00722043">
            <w:pPr>
              <w:jc w:val="center"/>
              <w:rPr>
                <w:ins w:id="1918" w:author="Steve Maas" w:date="2014-01-02T13:35:00Z"/>
                <w:b/>
              </w:rPr>
            </w:pPr>
            <w:ins w:id="1919" w:author="Steve Maas" w:date="2014-01-02T13:35:00Z">
              <w:r w:rsidRPr="00B04003">
                <w:rPr>
                  <w:b/>
                </w:rPr>
                <w:t>YES</w:t>
              </w:r>
            </w:ins>
          </w:p>
        </w:tc>
        <w:tc>
          <w:tcPr>
            <w:tcW w:w="1443" w:type="dxa"/>
          </w:tcPr>
          <w:p w14:paraId="5674446C" w14:textId="4194F6B8" w:rsidR="00722043" w:rsidRPr="00B04003" w:rsidRDefault="00722043" w:rsidP="00722043">
            <w:pPr>
              <w:jc w:val="center"/>
              <w:rPr>
                <w:ins w:id="1920" w:author="Steve Maas" w:date="2014-01-02T13:35:00Z"/>
                <w:b/>
              </w:rPr>
            </w:pPr>
            <w:ins w:id="1921" w:author="Steve Maas" w:date="2014-01-02T13:35:00Z">
              <w:r w:rsidRPr="00B04003">
                <w:rPr>
                  <w:b/>
                </w:rPr>
                <w:t>YES</w:t>
              </w:r>
            </w:ins>
          </w:p>
        </w:tc>
        <w:tc>
          <w:tcPr>
            <w:tcW w:w="720" w:type="dxa"/>
          </w:tcPr>
          <w:p w14:paraId="4571C0E5" w14:textId="77777777" w:rsidR="00722043" w:rsidRDefault="00722043" w:rsidP="004816A2">
            <w:pPr>
              <w:rPr>
                <w:ins w:id="1922" w:author="Steve Maas" w:date="2014-01-02T13:35:00Z"/>
              </w:rPr>
            </w:pPr>
          </w:p>
        </w:tc>
      </w:tr>
      <w:tr w:rsidR="00722043" w14:paraId="023BC56A" w14:textId="77777777" w:rsidTr="00722043">
        <w:trPr>
          <w:ins w:id="1923" w:author="Steve Maas" w:date="2014-01-02T13:35:00Z"/>
        </w:trPr>
        <w:tc>
          <w:tcPr>
            <w:tcW w:w="4574" w:type="dxa"/>
          </w:tcPr>
          <w:p w14:paraId="107A66C5" w14:textId="23DB0267" w:rsidR="00722043" w:rsidRDefault="00722043" w:rsidP="004816A2">
            <w:pPr>
              <w:rPr>
                <w:ins w:id="1924" w:author="Steve Maas" w:date="2014-01-02T13:35:00Z"/>
                <w:i/>
              </w:rPr>
            </w:pPr>
            <w:ins w:id="1925" w:author="Steve Maas" w:date="2014-01-02T13:36:00Z">
              <w:r>
                <w:rPr>
                  <w:i/>
                </w:rPr>
                <w:t>m</w:t>
              </w:r>
            </w:ins>
            <w:ins w:id="1926" w:author="Steve Maas" w:date="2014-01-02T13:35:00Z">
              <w:r>
                <w:rPr>
                  <w:i/>
                </w:rPr>
                <w:t>ultiphasic</w:t>
              </w:r>
            </w:ins>
          </w:p>
        </w:tc>
        <w:tc>
          <w:tcPr>
            <w:tcW w:w="737" w:type="dxa"/>
          </w:tcPr>
          <w:p w14:paraId="42C54877" w14:textId="77777777" w:rsidR="00722043" w:rsidRDefault="00722043" w:rsidP="004816A2">
            <w:pPr>
              <w:rPr>
                <w:ins w:id="1927" w:author="Steve Maas" w:date="2014-01-02T13:35:00Z"/>
              </w:rPr>
            </w:pPr>
          </w:p>
        </w:tc>
        <w:tc>
          <w:tcPr>
            <w:tcW w:w="1097" w:type="dxa"/>
          </w:tcPr>
          <w:p w14:paraId="2579E036" w14:textId="77777777" w:rsidR="00722043" w:rsidRPr="00FE00A6" w:rsidRDefault="00722043" w:rsidP="00722043">
            <w:pPr>
              <w:jc w:val="center"/>
              <w:rPr>
                <w:ins w:id="1928" w:author="Steve Maas" w:date="2014-01-02T13:35:00Z"/>
                <w:b/>
              </w:rPr>
            </w:pPr>
          </w:p>
        </w:tc>
        <w:tc>
          <w:tcPr>
            <w:tcW w:w="897" w:type="dxa"/>
          </w:tcPr>
          <w:p w14:paraId="4F9B4F6F" w14:textId="77777777" w:rsidR="00722043" w:rsidRPr="00B04003" w:rsidRDefault="00722043" w:rsidP="00722043">
            <w:pPr>
              <w:jc w:val="center"/>
              <w:rPr>
                <w:ins w:id="1929" w:author="Steve Maas" w:date="2014-01-02T13:35:00Z"/>
                <w:b/>
              </w:rPr>
            </w:pPr>
          </w:p>
        </w:tc>
        <w:tc>
          <w:tcPr>
            <w:tcW w:w="1443" w:type="dxa"/>
          </w:tcPr>
          <w:p w14:paraId="14432AAC" w14:textId="5ED5731F" w:rsidR="00722043" w:rsidRPr="00B04003" w:rsidRDefault="00722043" w:rsidP="00722043">
            <w:pPr>
              <w:jc w:val="center"/>
              <w:rPr>
                <w:ins w:id="1930" w:author="Steve Maas" w:date="2014-01-02T13:35:00Z"/>
                <w:b/>
              </w:rPr>
            </w:pPr>
            <w:ins w:id="1931" w:author="Steve Maas" w:date="2014-01-02T13:36:00Z">
              <w:r w:rsidRPr="00B04003">
                <w:rPr>
                  <w:b/>
                </w:rPr>
                <w:t>YES</w:t>
              </w:r>
            </w:ins>
          </w:p>
        </w:tc>
        <w:tc>
          <w:tcPr>
            <w:tcW w:w="720" w:type="dxa"/>
          </w:tcPr>
          <w:p w14:paraId="6FC8B7B0" w14:textId="77777777" w:rsidR="00722043" w:rsidRDefault="00722043" w:rsidP="004816A2">
            <w:pPr>
              <w:rPr>
                <w:ins w:id="1932" w:author="Steve Maas" w:date="2014-01-02T13:35:00Z"/>
              </w:rPr>
            </w:pPr>
          </w:p>
        </w:tc>
      </w:tr>
      <w:tr w:rsidR="00722043" w14:paraId="5E806941" w14:textId="77777777" w:rsidTr="00722043">
        <w:trPr>
          <w:ins w:id="1933" w:author="Steve Maas" w:date="2014-01-02T13:36:00Z"/>
        </w:trPr>
        <w:tc>
          <w:tcPr>
            <w:tcW w:w="4574" w:type="dxa"/>
          </w:tcPr>
          <w:p w14:paraId="39EB82BD" w14:textId="0CF97107" w:rsidR="00722043" w:rsidRDefault="00722043" w:rsidP="00FE00A6">
            <w:pPr>
              <w:rPr>
                <w:ins w:id="1934" w:author="Steve Maas" w:date="2014-01-02T13:36:00Z"/>
                <w:i/>
              </w:rPr>
            </w:pPr>
            <w:ins w:id="1935" w:author="Steve Maas" w:date="2014-01-02T13:36:00Z">
              <w:r>
                <w:rPr>
                  <w:i/>
                </w:rPr>
                <w:t>isotropic Fourier</w:t>
              </w:r>
            </w:ins>
          </w:p>
        </w:tc>
        <w:tc>
          <w:tcPr>
            <w:tcW w:w="737" w:type="dxa"/>
          </w:tcPr>
          <w:p w14:paraId="1B0361B5" w14:textId="77777777" w:rsidR="00722043" w:rsidRDefault="00722043" w:rsidP="004816A2">
            <w:pPr>
              <w:rPr>
                <w:ins w:id="1936" w:author="Steve Maas" w:date="2014-01-02T13:36:00Z"/>
              </w:rPr>
            </w:pPr>
          </w:p>
        </w:tc>
        <w:tc>
          <w:tcPr>
            <w:tcW w:w="1097" w:type="dxa"/>
          </w:tcPr>
          <w:p w14:paraId="6BC81672" w14:textId="77777777" w:rsidR="00722043" w:rsidRPr="00FE00A6" w:rsidRDefault="00722043" w:rsidP="00722043">
            <w:pPr>
              <w:jc w:val="center"/>
              <w:rPr>
                <w:ins w:id="1937" w:author="Steve Maas" w:date="2014-01-02T13:36:00Z"/>
                <w:b/>
              </w:rPr>
            </w:pPr>
          </w:p>
        </w:tc>
        <w:tc>
          <w:tcPr>
            <w:tcW w:w="897" w:type="dxa"/>
          </w:tcPr>
          <w:p w14:paraId="76120E5E" w14:textId="77777777" w:rsidR="00722043" w:rsidRPr="00B04003" w:rsidRDefault="00722043" w:rsidP="00722043">
            <w:pPr>
              <w:jc w:val="center"/>
              <w:rPr>
                <w:ins w:id="1938" w:author="Steve Maas" w:date="2014-01-02T13:36:00Z"/>
                <w:b/>
              </w:rPr>
            </w:pPr>
          </w:p>
        </w:tc>
        <w:tc>
          <w:tcPr>
            <w:tcW w:w="1443" w:type="dxa"/>
          </w:tcPr>
          <w:p w14:paraId="2DBE2F33" w14:textId="77777777" w:rsidR="00722043" w:rsidRPr="00B04003" w:rsidRDefault="00722043" w:rsidP="00722043">
            <w:pPr>
              <w:jc w:val="center"/>
              <w:rPr>
                <w:ins w:id="1939" w:author="Steve Maas" w:date="2014-01-02T13:36:00Z"/>
                <w:b/>
              </w:rPr>
            </w:pPr>
          </w:p>
        </w:tc>
        <w:tc>
          <w:tcPr>
            <w:tcW w:w="720" w:type="dxa"/>
          </w:tcPr>
          <w:p w14:paraId="74258586" w14:textId="5871CCDE" w:rsidR="00722043" w:rsidRDefault="00722043">
            <w:pPr>
              <w:jc w:val="center"/>
              <w:rPr>
                <w:ins w:id="1940" w:author="Steve Maas" w:date="2014-01-02T13:36:00Z"/>
              </w:rPr>
              <w:pPrChange w:id="1941" w:author="Steve Maas" w:date="2014-01-02T13:36:00Z">
                <w:pPr/>
              </w:pPrChange>
            </w:pPr>
            <w:ins w:id="1942" w:author="Steve Maas" w:date="2014-01-02T13:36:00Z">
              <w:r w:rsidRPr="00B04003">
                <w:rPr>
                  <w:b/>
                </w:rPr>
                <w:t>YES</w:t>
              </w:r>
            </w:ins>
          </w:p>
        </w:tc>
      </w:tr>
    </w:tbl>
    <w:p w14:paraId="64C4C6F3" w14:textId="77777777" w:rsidR="00722043" w:rsidRDefault="00722043" w:rsidP="00FE00A6">
      <w:pPr>
        <w:rPr>
          <w:ins w:id="1943" w:author="Steve Maas" w:date="2014-01-02T13:36:00Z"/>
        </w:rPr>
      </w:pPr>
    </w:p>
    <w:p w14:paraId="2C980431" w14:textId="4FCD7236" w:rsidR="00722043" w:rsidRDefault="00722043">
      <w:pPr>
        <w:rPr>
          <w:ins w:id="1944" w:author="Steve Maas" w:date="2014-01-02T13:38:00Z"/>
        </w:rPr>
      </w:pPr>
      <w:ins w:id="1945" w:author="Steve Maas" w:date="2014-01-02T13:36:00Z">
        <w:r>
          <w:t xml:space="preserve">In addition to using the proper materials for a given module, it is also important to understand that most material </w:t>
        </w:r>
      </w:ins>
      <w:ins w:id="1946" w:author="Steve Maas" w:date="2014-01-02T13:37:00Z">
        <w:r>
          <w:t xml:space="preserve">parameters </w:t>
        </w:r>
      </w:ins>
      <w:ins w:id="1947" w:author="Steve Maas" w:date="2014-01-02T13:36:00Z">
        <w:r>
          <w:t xml:space="preserve">have a limited range in which </w:t>
        </w:r>
      </w:ins>
      <w:ins w:id="1948" w:author="Steve Maas" w:date="2014-01-02T13:37:00Z">
        <w:r>
          <w:t xml:space="preserve">they define valid constitutive behavior. For example, in a neo-Hookean material the </w:t>
        </w:r>
      </w:ins>
      <w:ins w:id="1949" w:author="Steve Maas" w:date="2014-01-02T13:38:00Z">
        <w:r>
          <w:t>Young’s modulus must be positive and the Poisson’s ratio must larger th</w:t>
        </w:r>
      </w:ins>
      <w:ins w:id="1950" w:author="Steve Maas" w:date="2014-01-02T13:42:00Z">
        <w:r w:rsidR="005A4B5E">
          <w:t>a</w:t>
        </w:r>
      </w:ins>
      <w:ins w:id="1951" w:author="Steve Maas" w:date="2014-01-02T13:38:00Z">
        <w:r>
          <w:t>n -1 and less than 0.5. FEBio has most of these limits implemented in the code and will throw an error when a parameter value is defined that falls outside the valid range.</w:t>
        </w:r>
      </w:ins>
    </w:p>
    <w:p w14:paraId="148D781D" w14:textId="77777777" w:rsidR="00722043" w:rsidRDefault="00722043">
      <w:pPr>
        <w:rPr>
          <w:ins w:id="1952" w:author="Steve Maas" w:date="2014-01-02T13:39:00Z"/>
        </w:rPr>
      </w:pPr>
    </w:p>
    <w:p w14:paraId="16E25F8C" w14:textId="52099854" w:rsidR="00722043" w:rsidRDefault="00722043">
      <w:pPr>
        <w:rPr>
          <w:ins w:id="1953" w:author="Steve Maas" w:date="2014-01-02T13:42:00Z"/>
        </w:rPr>
      </w:pPr>
      <w:ins w:id="1954" w:author="Steve Maas" w:date="2014-01-02T13:39:00Z">
        <w:r>
          <w:t xml:space="preserve">Since material parameters can be defined as functions of time </w:t>
        </w:r>
      </w:ins>
      <w:ins w:id="1955" w:author="Steve Maas" w:date="2014-01-02T13:40:00Z">
        <w:r w:rsidR="005A4B5E">
          <w:t xml:space="preserve">through </w:t>
        </w:r>
      </w:ins>
      <w:ins w:id="1956" w:author="Steve Maas" w:date="2014-01-02T13:39:00Z">
        <w:r>
          <w:t xml:space="preserve">a loadcurve, FEBio will check all parameters at the beginning of each time step. </w:t>
        </w:r>
      </w:ins>
      <w:ins w:id="1957" w:author="Steve Maas" w:date="2014-01-02T13:40:00Z">
        <w:r>
          <w:t xml:space="preserve">When a parameter </w:t>
        </w:r>
        <w:r w:rsidR="005A4B5E">
          <w:t xml:space="preserve">has </w:t>
        </w:r>
        <w:r>
          <w:t>become invalid the run will be aborted.</w:t>
        </w:r>
      </w:ins>
    </w:p>
    <w:p w14:paraId="17A34E92" w14:textId="77777777" w:rsidR="005A4B5E" w:rsidRDefault="005A4B5E">
      <w:pPr>
        <w:rPr>
          <w:ins w:id="1958" w:author="Steve Maas" w:date="2014-01-02T13:42:00Z"/>
        </w:rPr>
      </w:pPr>
    </w:p>
    <w:p w14:paraId="6F09FF6B" w14:textId="387EAF83" w:rsidR="005A4B5E" w:rsidRDefault="005A4B5E">
      <w:pPr>
        <w:rPr>
          <w:ins w:id="1959" w:author="Steve Maas" w:date="2014-01-02T13:51:00Z"/>
        </w:rPr>
      </w:pPr>
      <w:ins w:id="1960" w:author="Steve Maas" w:date="2014-01-02T13:49:00Z">
        <w:r>
          <w:t>S</w:t>
        </w:r>
      </w:ins>
      <w:ins w:id="1961" w:author="Steve Maas" w:date="2014-01-02T13:42:00Z">
        <w:r>
          <w:t>ome constitutive models are only valid for a limited amount of deformation. All materials in FEBio are designed for large deformation</w:t>
        </w:r>
      </w:ins>
      <w:ins w:id="1962" w:author="Steve Maas" w:date="2014-01-02T13:50:00Z">
        <w:r>
          <w:t xml:space="preserve"> (in the sense that they are objective under arbitrary deformation)</w:t>
        </w:r>
      </w:ins>
      <w:ins w:id="1963" w:author="Steve Maas" w:date="2014-01-02T13:42:00Z">
        <w:r>
          <w:t xml:space="preserve">, but that does not imply unlimited deformation. When the deformation becomes too large, the material response may become unphysical and although FEBio </w:t>
        </w:r>
      </w:ins>
      <w:ins w:id="1964" w:author="Steve Maas" w:date="2014-01-02T13:44:00Z">
        <w:r>
          <w:t xml:space="preserve">gives an answer, the result may be meaningless (see section </w:t>
        </w:r>
        <w:r>
          <w:fldChar w:fldCharType="begin"/>
        </w:r>
        <w:r>
          <w:instrText xml:space="preserve"> REF _Ref376433627 \r \h </w:instrText>
        </w:r>
      </w:ins>
      <w:r>
        <w:fldChar w:fldCharType="separate"/>
      </w:r>
      <w:ins w:id="1965" w:author="Steve Maas" w:date="2014-01-02T13:44:00Z">
        <w:r>
          <w:t>8.6</w:t>
        </w:r>
        <w:r>
          <w:fldChar w:fldCharType="end"/>
        </w:r>
      </w:ins>
      <w:ins w:id="1966" w:author="Steve Maas" w:date="2014-01-02T13:45:00Z">
        <w:r>
          <w:t xml:space="preserve"> for a discussion on interpreting the result). Some materials also become unstable at extremely large deformations. A classical example is the Mooney-Rivlin material. For a certain range of values</w:t>
        </w:r>
      </w:ins>
      <w:ins w:id="1967" w:author="Steve Maas" w:date="2014-01-02T13:47:00Z">
        <w:r>
          <w:t xml:space="preserve"> of the material parameters</w:t>
        </w:r>
      </w:ins>
      <w:ins w:id="1968" w:author="Steve Maas" w:date="2014-01-02T13:45:00Z">
        <w:r>
          <w:t xml:space="preserve">, </w:t>
        </w:r>
      </w:ins>
      <w:ins w:id="1969" w:author="Steve Maas" w:date="2014-01-02T13:46:00Z">
        <w:r>
          <w:t xml:space="preserve">and under certain loading conditions, </w:t>
        </w:r>
      </w:ins>
      <w:ins w:id="1970" w:author="Steve Maas" w:date="2014-01-02T13:45:00Z">
        <w:r>
          <w:t xml:space="preserve">the stress-strain </w:t>
        </w:r>
      </w:ins>
      <w:ins w:id="1971" w:author="Steve Maas" w:date="2014-01-02T13:46:00Z">
        <w:r>
          <w:t xml:space="preserve">response </w:t>
        </w:r>
      </w:ins>
      <w:ins w:id="1972" w:author="Steve Maas" w:date="2014-01-02T13:47:00Z">
        <w:r>
          <w:t>can have</w:t>
        </w:r>
      </w:ins>
      <w:ins w:id="1973" w:author="Steve Maas" w:date="2014-01-02T13:46:00Z">
        <w:r>
          <w:t xml:space="preserve"> a zero slope at large deformations. In th</w:t>
        </w:r>
      </w:ins>
      <w:ins w:id="1974" w:author="Steve Maas" w:date="2014-01-02T13:47:00Z">
        <w:r>
          <w:t xml:space="preserve">at case, FEBio will most likely not be able to converge since the slope of the stress-strain response is used to progress towards the solution. </w:t>
        </w:r>
      </w:ins>
    </w:p>
    <w:p w14:paraId="7B0E6E6D" w14:textId="77777777" w:rsidR="00F4139F" w:rsidRDefault="00F4139F">
      <w:pPr>
        <w:rPr>
          <w:ins w:id="1975" w:author="Steve Maas" w:date="2014-01-02T13:51:00Z"/>
        </w:rPr>
      </w:pPr>
    </w:p>
    <w:p w14:paraId="1AA29B3F" w14:textId="33E74F05" w:rsidR="00F4139F" w:rsidRDefault="00F4139F">
      <w:pPr>
        <w:pStyle w:val="Heading3"/>
        <w:rPr>
          <w:ins w:id="1976" w:author="Steve Maas" w:date="2014-01-02T13:51:00Z"/>
        </w:rPr>
        <w:pPrChange w:id="1977" w:author="Steve Maas" w:date="2014-01-02T13:51:00Z">
          <w:pPr/>
        </w:pPrChange>
      </w:pPr>
      <w:bookmarkStart w:id="1978" w:name="_Toc385498580"/>
      <w:ins w:id="1979" w:author="Steve Maas" w:date="2014-01-02T13:51:00Z">
        <w:r>
          <w:t>Boundary Conditions</w:t>
        </w:r>
        <w:bookmarkEnd w:id="1978"/>
      </w:ins>
    </w:p>
    <w:p w14:paraId="7A5C82DA" w14:textId="77777777" w:rsidR="00F4139F" w:rsidRDefault="00F4139F">
      <w:pPr>
        <w:rPr>
          <w:ins w:id="1980" w:author="Steve Maas" w:date="2014-01-02T13:57:00Z"/>
        </w:rPr>
      </w:pPr>
      <w:ins w:id="1981" w:author="Steve Maas" w:date="2014-01-02T13:52:00Z">
        <w:r>
          <w:t>Boundary conditions are necessary to uniquely define the solution of the problem under study. Improperly defined boundary conditions can lead to underconstrained</w:t>
        </w:r>
      </w:ins>
      <w:ins w:id="1982" w:author="Steve Maas" w:date="2014-01-02T13:53:00Z">
        <w:r>
          <w:t xml:space="preserve"> or</w:t>
        </w:r>
      </w:ins>
      <w:ins w:id="1983" w:author="Steve Maas" w:date="2014-01-02T13:52:00Z">
        <w:r>
          <w:t xml:space="preserve"> overconstra</w:t>
        </w:r>
      </w:ins>
      <w:ins w:id="1984" w:author="Steve Maas" w:date="2014-01-02T13:53:00Z">
        <w:r>
          <w:t>ined problems.</w:t>
        </w:r>
      </w:ins>
    </w:p>
    <w:p w14:paraId="1B2853F7" w14:textId="77777777" w:rsidR="00F4139F" w:rsidRDefault="00F4139F">
      <w:pPr>
        <w:rPr>
          <w:ins w:id="1985" w:author="Steve Maas" w:date="2014-01-02T13:57:00Z"/>
        </w:rPr>
      </w:pPr>
    </w:p>
    <w:p w14:paraId="73AF480D" w14:textId="46F0A36C" w:rsidR="00F4139F" w:rsidRPr="00FE00A6" w:rsidRDefault="00F4139F">
      <w:pPr>
        <w:rPr>
          <w:ins w:id="1986" w:author="Steve Maas" w:date="2014-01-02T13:26:00Z"/>
        </w:rPr>
      </w:pPr>
      <w:ins w:id="1987" w:author="Steve Maas" w:date="2014-01-02T13:53:00Z">
        <w:r>
          <w:t xml:space="preserve">If the problem is underconstrained the solution is not uniquely defined and FEBio will not be able to find a solution. The most common </w:t>
        </w:r>
      </w:ins>
      <w:ins w:id="1988" w:author="Steve Maas" w:date="2014-01-02T13:54:00Z">
        <w:r>
          <w:t xml:space="preserve">example of an undercontrained problem is one where </w:t>
        </w:r>
        <w:r>
          <w:lastRenderedPageBreak/>
          <w:t xml:space="preserve">the rigid body modes are not constrained. A rigid body mode is a mode </w:t>
        </w:r>
      </w:ins>
      <w:ins w:id="1989" w:author="Steve Maas" w:date="2014-01-02T13:58:00Z">
        <w:r>
          <w:t xml:space="preserve">of </w:t>
        </w:r>
      </w:ins>
      <w:ins w:id="1990" w:author="Steve Maas" w:date="2014-01-02T13:54:00Z">
        <w:r>
          <w:t xml:space="preserve">deformation that does alter the stress in the body. </w:t>
        </w:r>
      </w:ins>
      <w:ins w:id="1991" w:author="Steve Maas" w:date="2014-01-02T13:55:00Z">
        <w:r>
          <w:t>Affine t</w:t>
        </w:r>
      </w:ins>
      <w:ins w:id="1992" w:author="Steve Maas" w:date="2014-01-02T13:54:00Z">
        <w:r>
          <w:t xml:space="preserve">ranslation and rotation </w:t>
        </w:r>
      </w:ins>
      <w:ins w:id="1993" w:author="Steve Maas" w:date="2014-01-02T13:55:00Z">
        <w:r>
          <w:t xml:space="preserve">of the entire mesh are two ways to introduce a rigid body mode. In a (quasi-)static finite element analysis all rigid body modes must be properly constrained in order to find a unique solution. This can often very easily be achieved by constraining and edge or face of the model from moving at all. </w:t>
        </w:r>
      </w:ins>
    </w:p>
    <w:p w14:paraId="6726C25A" w14:textId="77777777" w:rsidR="00CF3CDA" w:rsidRDefault="00CF3CDA">
      <w:pPr>
        <w:rPr>
          <w:ins w:id="1994" w:author="Steve Maas" w:date="2014-01-02T13:59:00Z"/>
        </w:rPr>
      </w:pPr>
    </w:p>
    <w:p w14:paraId="18BA453F" w14:textId="7C885477" w:rsidR="00F4139F" w:rsidRPr="00FE00A6" w:rsidRDefault="00F4139F">
      <w:ins w:id="1995" w:author="Steve Maas" w:date="2014-01-02T13:59:00Z">
        <w:r>
          <w:t>If the problem is over-constrained, FEBio will usually find an answer but it is probably not the solution that was sought. The most common ca</w:t>
        </w:r>
      </w:ins>
      <w:ins w:id="1996" w:author="Steve Maas" w:date="2014-01-02T14:02:00Z">
        <w:r w:rsidR="00D34721">
          <w:t>u</w:t>
        </w:r>
      </w:ins>
      <w:ins w:id="1997" w:author="Steve Maas" w:date="2014-01-02T13:59:00Z">
        <w:r>
          <w:t xml:space="preserve">se of an over-constrained model is one that has conflicting boundary conditions. </w:t>
        </w:r>
      </w:ins>
      <w:ins w:id="1998" w:author="Steve Maas" w:date="2014-01-02T14:00:00Z">
        <w:r>
          <w:t xml:space="preserve">For example, a force is applied to a node that is fixed. </w:t>
        </w:r>
      </w:ins>
    </w:p>
    <w:p w14:paraId="78028CC5" w14:textId="672B1696" w:rsidR="00847E07" w:rsidDel="00F4139F" w:rsidRDefault="00847E07" w:rsidP="007D6F0D">
      <w:pPr>
        <w:pStyle w:val="ListParagraph"/>
        <w:numPr>
          <w:ilvl w:val="0"/>
          <w:numId w:val="57"/>
        </w:numPr>
        <w:rPr>
          <w:del w:id="1999" w:author="Steve Maas" w:date="2014-01-02T13:51:00Z"/>
        </w:rPr>
      </w:pPr>
      <w:del w:id="2000" w:author="Steve Maas" w:date="2014-01-02T13:51:00Z">
        <w:r w:rsidDel="00F4139F">
          <w:delText>Material parameters</w:delText>
        </w:r>
      </w:del>
    </w:p>
    <w:p w14:paraId="38C4F4D8" w14:textId="0D2AAEBC" w:rsidR="00847E07" w:rsidDel="00D34721" w:rsidRDefault="00847E07" w:rsidP="007D6F0D">
      <w:pPr>
        <w:pStyle w:val="ListParagraph"/>
        <w:numPr>
          <w:ilvl w:val="0"/>
          <w:numId w:val="57"/>
        </w:numPr>
        <w:rPr>
          <w:del w:id="2001" w:author="Steve Maas" w:date="2014-01-02T14:01:00Z"/>
        </w:rPr>
      </w:pPr>
      <w:del w:id="2002" w:author="Steve Maas" w:date="2014-01-02T14:01:00Z">
        <w:r w:rsidDel="00D34721">
          <w:delText>Boundary conditions</w:delText>
        </w:r>
      </w:del>
    </w:p>
    <w:p w14:paraId="50E3E067" w14:textId="397E2608" w:rsidR="00847E07" w:rsidDel="00D34721" w:rsidRDefault="00847E07" w:rsidP="007D6F0D">
      <w:pPr>
        <w:pStyle w:val="ListParagraph"/>
        <w:numPr>
          <w:ilvl w:val="0"/>
          <w:numId w:val="57"/>
        </w:numPr>
        <w:rPr>
          <w:del w:id="2003" w:author="Steve Maas" w:date="2014-01-02T14:01:00Z"/>
        </w:rPr>
      </w:pPr>
      <w:del w:id="2004" w:author="Steve Maas" w:date="2014-01-02T14:01:00Z">
        <w:r w:rsidDel="00D34721">
          <w:delText>Underconstrained</w:delText>
        </w:r>
      </w:del>
    </w:p>
    <w:p w14:paraId="07B76C8E" w14:textId="3785E28A" w:rsidR="00847E07" w:rsidDel="00D34721" w:rsidRDefault="00847E07" w:rsidP="007D6F0D">
      <w:pPr>
        <w:pStyle w:val="ListParagraph"/>
        <w:numPr>
          <w:ilvl w:val="0"/>
          <w:numId w:val="57"/>
        </w:numPr>
        <w:rPr>
          <w:del w:id="2005" w:author="Steve Maas" w:date="2014-01-02T14:01:00Z"/>
        </w:rPr>
      </w:pPr>
      <w:del w:id="2006" w:author="Steve Maas" w:date="2014-01-02T14:01:00Z">
        <w:r w:rsidDel="00D34721">
          <w:delText>Conflicting boundary conditions.</w:delText>
        </w:r>
      </w:del>
    </w:p>
    <w:p w14:paraId="11043FFE" w14:textId="2650959C" w:rsidR="00847E07" w:rsidDel="00D34721" w:rsidRDefault="00847E07" w:rsidP="007D6F0D">
      <w:pPr>
        <w:pStyle w:val="ListParagraph"/>
        <w:numPr>
          <w:ilvl w:val="0"/>
          <w:numId w:val="57"/>
        </w:numPr>
        <w:rPr>
          <w:del w:id="2007" w:author="Steve Maas" w:date="2014-01-02T14:01:00Z"/>
        </w:rPr>
      </w:pPr>
      <w:del w:id="2008" w:author="Steve Maas" w:date="2014-01-02T14:01:00Z">
        <w:r w:rsidDel="00D34721">
          <w:delText>Proper use of rigid bodies and rigid interfaces.</w:delText>
        </w:r>
      </w:del>
    </w:p>
    <w:p w14:paraId="489A2AB1" w14:textId="5C0EE2BB" w:rsidR="000F3B0E" w:rsidDel="00CF3CDA" w:rsidRDefault="000F3B0E" w:rsidP="007D6F0D">
      <w:pPr>
        <w:pStyle w:val="ListParagraph"/>
        <w:numPr>
          <w:ilvl w:val="0"/>
          <w:numId w:val="57"/>
        </w:numPr>
        <w:rPr>
          <w:del w:id="2009" w:author="Steve Maas" w:date="2014-01-02T13:23:00Z"/>
        </w:rPr>
      </w:pPr>
      <w:del w:id="2010" w:author="Steve Maas" w:date="2014-01-02T13:23:00Z">
        <w:r w:rsidDel="00CF3CDA">
          <w:delText>Mesh density: mesh convergence</w:delText>
        </w:r>
      </w:del>
    </w:p>
    <w:p w14:paraId="1DD6293F" w14:textId="73FBDE8B" w:rsidR="00744FD9" w:rsidRDefault="00744FD9" w:rsidP="00847E07"/>
    <w:p w14:paraId="20955D2E" w14:textId="38545ABB" w:rsidR="00744FD9" w:rsidRDefault="00744FD9" w:rsidP="007D6F0D">
      <w:pPr>
        <w:pStyle w:val="Heading2"/>
      </w:pPr>
      <w:bookmarkStart w:id="2011" w:name="_Toc385498581"/>
      <w:r>
        <w:t xml:space="preserve">Debugging a </w:t>
      </w:r>
      <w:r w:rsidR="00FD648A">
        <w:t>M</w:t>
      </w:r>
      <w:r>
        <w:t>odel</w:t>
      </w:r>
      <w:bookmarkEnd w:id="2011"/>
    </w:p>
    <w:p w14:paraId="21507319" w14:textId="006FEBF1" w:rsidR="00744FD9" w:rsidRDefault="00744FD9">
      <w:pPr>
        <w:rPr>
          <w:ins w:id="2012" w:author="Steve Maas" w:date="2014-01-02T14:06:00Z"/>
        </w:rPr>
      </w:pPr>
      <w:del w:id="2013" w:author="Steve Maas" w:date="2014-01-02T14:05:00Z">
        <w:r w:rsidDel="007B44DC">
          <w:delText xml:space="preserve">Discuss the debugging capabilities in FEBio (debug mode). </w:delText>
        </w:r>
        <w:r w:rsidR="00847E07" w:rsidDel="007B44DC">
          <w:delText>Look at the convergence norms</w:delText>
        </w:r>
      </w:del>
      <w:ins w:id="2014" w:author="Steve Maas" w:date="2014-01-02T14:05:00Z">
        <w:r w:rsidR="007B44DC">
          <w:t xml:space="preserve">When a model is not running as expected, the first thing to </w:t>
        </w:r>
      </w:ins>
      <w:ins w:id="2015" w:author="Steve Maas" w:date="2014-01-02T14:34:00Z">
        <w:r w:rsidR="00F47A31">
          <w:t>try</w:t>
        </w:r>
      </w:ins>
      <w:ins w:id="2016" w:author="Steve Maas" w:date="2014-01-02T14:05:00Z">
        <w:r w:rsidR="007B44DC">
          <w:t xml:space="preserve"> is rerun the problem using FEBio</w:t>
        </w:r>
      </w:ins>
      <w:ins w:id="2017" w:author="Steve Maas" w:date="2014-01-02T14:06:00Z">
        <w:r w:rsidR="007B44DC">
          <w:t>’s debug mode</w:t>
        </w:r>
      </w:ins>
      <w:r w:rsidR="00847E07">
        <w:t>.</w:t>
      </w:r>
      <w:ins w:id="2018" w:author="Steve Maas" w:date="2014-01-02T14:06:00Z">
        <w:r w:rsidR="007B44DC">
          <w:t xml:space="preserve"> Debug mode can be activated by adding a –g on the command line. For example,</w:t>
        </w:r>
      </w:ins>
    </w:p>
    <w:p w14:paraId="4D50FE67" w14:textId="77777777" w:rsidR="007B44DC" w:rsidRDefault="007B44DC">
      <w:pPr>
        <w:rPr>
          <w:ins w:id="2019" w:author="Steve Maas" w:date="2014-01-02T14:06:00Z"/>
        </w:rPr>
      </w:pPr>
    </w:p>
    <w:p w14:paraId="373C928E" w14:textId="67108C06" w:rsidR="007B44DC" w:rsidRDefault="007B44DC">
      <w:pPr>
        <w:pStyle w:val="Code0"/>
        <w:rPr>
          <w:ins w:id="2020" w:author="Steve Maas" w:date="2014-01-02T14:06:00Z"/>
        </w:rPr>
        <w:pPrChange w:id="2021" w:author="Steve Maas" w:date="2014-01-02T14:06:00Z">
          <w:pPr/>
        </w:pPrChange>
      </w:pPr>
      <w:ins w:id="2022" w:author="Steve Maas" w:date="2014-01-02T14:07:00Z">
        <w:r>
          <w:t>&gt;</w:t>
        </w:r>
      </w:ins>
      <w:ins w:id="2023" w:author="Steve Maas" w:date="2014-01-02T14:06:00Z">
        <w:r>
          <w:t xml:space="preserve">febio </w:t>
        </w:r>
      </w:ins>
      <w:ins w:id="2024" w:author="Steve Maas" w:date="2014-01-02T14:07:00Z">
        <w:r>
          <w:t>–i file.feb -g</w:t>
        </w:r>
      </w:ins>
    </w:p>
    <w:p w14:paraId="62059144" w14:textId="77777777" w:rsidR="007B44DC" w:rsidRDefault="007B44DC">
      <w:pPr>
        <w:rPr>
          <w:ins w:id="2025" w:author="Steve Maas" w:date="2014-01-02T14:06:00Z"/>
        </w:rPr>
      </w:pPr>
    </w:p>
    <w:p w14:paraId="209313B8" w14:textId="1D883B7D" w:rsidR="007B44DC" w:rsidRDefault="007B44DC">
      <w:pPr>
        <w:rPr>
          <w:ins w:id="2026" w:author="Steve Maas" w:date="2014-01-02T14:08:00Z"/>
        </w:rPr>
      </w:pPr>
      <w:ins w:id="2027" w:author="Steve Maas" w:date="2014-01-02T14:07:00Z">
        <w:r>
          <w:t xml:space="preserve">When in debug mode, FEBio will do additional checks during the solution (e.g. check for NAN’s, check for zeroes on the diagonal of the stiffness matrix, etc.) and will store all non-converged states to the plot file. Inspecting these non-converged states can often be useful to identify the cause of the problem. (E.g. when the model seems to </w:t>
        </w:r>
      </w:ins>
      <w:ins w:id="2028" w:author="Steve Maas" w:date="2014-01-02T14:08:00Z">
        <w:r>
          <w:t>disappear</w:t>
        </w:r>
      </w:ins>
      <w:ins w:id="2029" w:author="Steve Maas" w:date="2014-01-02T14:07:00Z">
        <w:r>
          <w:t xml:space="preserve"> </w:t>
        </w:r>
      </w:ins>
      <w:ins w:id="2030" w:author="Steve Maas" w:date="2014-01-02T14:08:00Z">
        <w:r>
          <w:t>at some point might indicate a rigid body mode.)</w:t>
        </w:r>
      </w:ins>
    </w:p>
    <w:p w14:paraId="69A29703" w14:textId="77777777" w:rsidR="007B44DC" w:rsidRDefault="007B44DC">
      <w:pPr>
        <w:rPr>
          <w:ins w:id="2031" w:author="Steve Maas" w:date="2014-01-02T14:09:00Z"/>
        </w:rPr>
      </w:pPr>
    </w:p>
    <w:p w14:paraId="0E5EE562" w14:textId="336D2819" w:rsidR="007B44DC" w:rsidRPr="00FE00A6" w:rsidRDefault="007B44DC">
      <w:ins w:id="2032" w:author="Steve Maas" w:date="2014-01-02T14:09:00Z">
        <w:r>
          <w:t>Since storing all non-converged states may make the plot-file too large for post-processing, debug mode can also be turned on during the analy</w:t>
        </w:r>
      </w:ins>
      <w:ins w:id="2033" w:author="Steve Maas" w:date="2014-01-02T14:12:00Z">
        <w:r w:rsidR="000839BA">
          <w:t>si</w:t>
        </w:r>
      </w:ins>
      <w:ins w:id="2034" w:author="Steve Maas" w:date="2014-01-02T14:09:00Z">
        <w:r>
          <w:t xml:space="preserve">s. </w:t>
        </w:r>
      </w:ins>
      <w:ins w:id="2035" w:author="Steve Maas" w:date="2014-01-02T14:10:00Z">
        <w:r>
          <w:t>To do this, start the problem normally (without the debug flag –g). Then, right before the problem starts to fail, interrupt the run (using ctrl+c)</w:t>
        </w:r>
      </w:ins>
      <w:ins w:id="2036" w:author="Steve Maas" w:date="2014-01-02T14:11:00Z">
        <w:r w:rsidR="000839BA">
          <w:t xml:space="preserve"> and wait for </w:t>
        </w:r>
      </w:ins>
      <w:ins w:id="2037" w:author="Steve Maas" w:date="2014-01-02T14:12:00Z">
        <w:r w:rsidR="000839BA">
          <w:t xml:space="preserve">the </w:t>
        </w:r>
      </w:ins>
      <w:ins w:id="2038" w:author="Steve Maas" w:date="2014-01-02T14:11:00Z">
        <w:r w:rsidR="000839BA">
          <w:t>FEBio prompt to appear.</w:t>
        </w:r>
      </w:ins>
      <w:ins w:id="2039" w:author="Steve Maas" w:date="2014-01-02T14:10:00Z">
        <w:r>
          <w:t xml:space="preserve"> </w:t>
        </w:r>
      </w:ins>
      <w:ins w:id="2040" w:author="Steve Maas" w:date="2014-01-02T14:11:00Z">
        <w:r w:rsidR="000839BA">
          <w:t xml:space="preserve">Once it appears, </w:t>
        </w:r>
      </w:ins>
      <w:ins w:id="2041" w:author="Steve Maas" w:date="2014-01-02T14:10:00Z">
        <w:r>
          <w:t xml:space="preserve">enter </w:t>
        </w:r>
        <w:r>
          <w:rPr>
            <w:i/>
          </w:rPr>
          <w:t xml:space="preserve">debug </w:t>
        </w:r>
      </w:ins>
      <w:ins w:id="2042" w:author="Steve Maas" w:date="2014-01-02T14:11:00Z">
        <w:r w:rsidR="000839BA">
          <w:t xml:space="preserve">[ENTER], and then </w:t>
        </w:r>
        <w:r w:rsidR="000839BA">
          <w:rPr>
            <w:i/>
          </w:rPr>
          <w:t xml:space="preserve">cont </w:t>
        </w:r>
        <w:r w:rsidR="000839BA">
          <w:t>[ENTER] to continue the run in debug mode.</w:t>
        </w:r>
      </w:ins>
    </w:p>
    <w:p w14:paraId="3BF9107B" w14:textId="17299812" w:rsidR="00744FD9" w:rsidRDefault="00744FD9" w:rsidP="007D6F0D">
      <w:pPr>
        <w:pStyle w:val="Heading2"/>
        <w:rPr>
          <w:ins w:id="2043" w:author="Steve Maas" w:date="2014-01-02T14:35:00Z"/>
        </w:rPr>
      </w:pPr>
      <w:bookmarkStart w:id="2044" w:name="_Toc385498582"/>
      <w:r>
        <w:t xml:space="preserve">Common </w:t>
      </w:r>
      <w:r w:rsidR="00FD648A">
        <w:t>I</w:t>
      </w:r>
      <w:r>
        <w:t>ssues</w:t>
      </w:r>
      <w:bookmarkEnd w:id="2044"/>
    </w:p>
    <w:p w14:paraId="4C6E6D2F" w14:textId="718B77C6" w:rsidR="00F47A31" w:rsidRPr="00FE00A6" w:rsidRDefault="00F47A31">
      <w:pPr>
        <w:pPrChange w:id="2045" w:author="Steve Maas" w:date="2014-01-02T14:35:00Z">
          <w:pPr>
            <w:pStyle w:val="Heading2"/>
          </w:pPr>
        </w:pPrChange>
      </w:pPr>
      <w:ins w:id="2046" w:author="Steve Maas" w:date="2014-01-02T14:35:00Z">
        <w:r>
          <w:t>In this section we take a look a</w:t>
        </w:r>
      </w:ins>
      <w:ins w:id="2047" w:author="Steve Maas" w:date="2014-01-02T14:36:00Z">
        <w:r>
          <w:t>t</w:t>
        </w:r>
      </w:ins>
      <w:ins w:id="2048" w:author="Steve Maas" w:date="2014-01-02T14:35:00Z">
        <w:r>
          <w:t xml:space="preserve"> some of the most common problems you may run into when solving a finite </w:t>
        </w:r>
      </w:ins>
      <w:ins w:id="2049" w:author="Steve Maas" w:date="2014-01-02T14:36:00Z">
        <w:r>
          <w:t>element</w:t>
        </w:r>
      </w:ins>
      <w:ins w:id="2050" w:author="Steve Maas" w:date="2014-01-02T14:35:00Z">
        <w:r>
          <w:t xml:space="preserve"> </w:t>
        </w:r>
      </w:ins>
      <w:ins w:id="2051" w:author="Steve Maas" w:date="2014-01-02T14:36:00Z">
        <w:r>
          <w:t xml:space="preserve">problem with FEBio. We’ll discuss possible causes </w:t>
        </w:r>
      </w:ins>
      <w:ins w:id="2052" w:author="Steve Maas" w:date="2014-01-02T14:56:00Z">
        <w:r w:rsidR="00A21D16">
          <w:t xml:space="preserve">of </w:t>
        </w:r>
      </w:ins>
      <w:ins w:id="2053" w:author="Steve Maas" w:date="2014-01-02T14:36:00Z">
        <w:r>
          <w:t xml:space="preserve">and </w:t>
        </w:r>
      </w:ins>
      <w:ins w:id="2054" w:author="Steve Maas" w:date="2014-01-02T14:37:00Z">
        <w:r>
          <w:t>solutions to these issues.</w:t>
        </w:r>
      </w:ins>
    </w:p>
    <w:p w14:paraId="60BB3832" w14:textId="1D4C2788" w:rsidR="00F47A31" w:rsidRDefault="00F47A31">
      <w:pPr>
        <w:pStyle w:val="Heading3"/>
        <w:rPr>
          <w:ins w:id="2055" w:author="Steve Maas" w:date="2014-01-02T14:35:00Z"/>
        </w:rPr>
        <w:pPrChange w:id="2056" w:author="Steve Maas" w:date="2014-01-02T14:35:00Z">
          <w:pPr/>
        </w:pPrChange>
      </w:pPr>
      <w:bookmarkStart w:id="2057" w:name="_Toc385498583"/>
      <w:ins w:id="2058" w:author="Steve Maas" w:date="2014-01-02T14:35:00Z">
        <w:r>
          <w:t>Invert</w:t>
        </w:r>
      </w:ins>
      <w:ins w:id="2059" w:author="Steve Maas" w:date="2014-01-02T14:39:00Z">
        <w:r w:rsidR="00360647">
          <w:t>ed</w:t>
        </w:r>
      </w:ins>
      <w:ins w:id="2060" w:author="Steve Maas" w:date="2014-01-02T14:35:00Z">
        <w:r>
          <w:t xml:space="preserve"> elements</w:t>
        </w:r>
        <w:bookmarkEnd w:id="2057"/>
      </w:ins>
    </w:p>
    <w:p w14:paraId="03B76A14" w14:textId="33147084" w:rsidR="00360647" w:rsidRDefault="00360647">
      <w:pPr>
        <w:rPr>
          <w:ins w:id="2061" w:author="Steve Maas" w:date="2014-01-02T14:43:00Z"/>
        </w:rPr>
      </w:pPr>
      <w:ins w:id="2062" w:author="Steve Maas" w:date="2014-01-02T14:37:00Z">
        <w:r>
          <w:t>When a</w:t>
        </w:r>
      </w:ins>
      <w:ins w:id="2063" w:author="Steve Maas" w:date="2014-01-02T14:38:00Z">
        <w:r>
          <w:t>n</w:t>
        </w:r>
      </w:ins>
      <w:ins w:id="2064" w:author="Steve Maas" w:date="2014-01-02T14:37:00Z">
        <w:r>
          <w:t xml:space="preserve"> element inverts, the element becomes so distorted that in certain areas of the element the Jacobian becomes zero or negative. </w:t>
        </w:r>
      </w:ins>
      <w:ins w:id="2065" w:author="Steve Maas" w:date="2014-01-02T14:38:00Z">
        <w:r>
          <w:t xml:space="preserve">In order to obtain a physically realistic solution, the Jacobian of the deformation must be positive at all points of the domain. Thus, when a negative </w:t>
        </w:r>
      </w:ins>
      <w:ins w:id="2066" w:author="Steve Maas" w:date="2014-01-02T14:56:00Z">
        <w:r w:rsidR="00A21D16">
          <w:t>J</w:t>
        </w:r>
      </w:ins>
      <w:ins w:id="2067" w:author="Steve Maas" w:date="2014-01-02T14:38:00Z">
        <w:r>
          <w:t xml:space="preserve">acobian is found in an element, FEBio cannot continue. </w:t>
        </w:r>
      </w:ins>
      <w:ins w:id="2068" w:author="Steve Maas" w:date="2014-01-02T14:40:00Z">
        <w:r>
          <w:t>Fortunatly, FEBio’s automatic time-stepping algorithm can usually circumvent this problem by cutting the time step back and retrying the step using a smaller time step. In addition, FEBio will recalcul</w:t>
        </w:r>
        <w:r w:rsidR="00CC61FF">
          <w:t>ate the global stiffness matrix</w:t>
        </w:r>
      </w:ins>
      <w:ins w:id="2069" w:author="Steve Maas" w:date="2014-01-02T14:41:00Z">
        <w:r w:rsidR="00CC61FF">
          <w:t>. T</w:t>
        </w:r>
      </w:ins>
      <w:ins w:id="2070" w:author="Steve Maas" w:date="2014-01-02T14:40:00Z">
        <w:r>
          <w:t xml:space="preserve">he </w:t>
        </w:r>
      </w:ins>
      <w:ins w:id="2071" w:author="Steve Maas" w:date="2014-01-02T14:41:00Z">
        <w:r>
          <w:t>combination</w:t>
        </w:r>
      </w:ins>
      <w:ins w:id="2072" w:author="Steve Maas" w:date="2014-01-02T14:40:00Z">
        <w:r>
          <w:t xml:space="preserve"> of a reduced time step and a refactored stiffness matrix</w:t>
        </w:r>
      </w:ins>
      <w:ins w:id="2073" w:author="Steve Maas" w:date="2014-01-02T14:41:00Z">
        <w:r w:rsidR="00CC61FF">
          <w:t xml:space="preserve"> will often be sufficient to overcome the negative Jacobian. </w:t>
        </w:r>
      </w:ins>
      <w:ins w:id="2074" w:author="Steve Maas" w:date="2014-01-02T14:42:00Z">
        <w:r w:rsidR="00CC61FF">
          <w:t xml:space="preserve">However, when it is not, you may have run into a </w:t>
        </w:r>
        <w:r w:rsidR="00CC61FF">
          <w:lastRenderedPageBreak/>
          <w:t xml:space="preserve">more serious problem. </w:t>
        </w:r>
      </w:ins>
      <w:ins w:id="2075" w:author="Steve Maas" w:date="2014-01-02T14:43:00Z">
        <w:r w:rsidR="00CC61FF">
          <w:t xml:space="preserve">These are some of the common causes that may require additional user intervention. </w:t>
        </w:r>
      </w:ins>
    </w:p>
    <w:p w14:paraId="4896F3B2" w14:textId="77777777" w:rsidR="00CC61FF" w:rsidRDefault="00CC61FF">
      <w:pPr>
        <w:rPr>
          <w:ins w:id="2076" w:author="Steve Maas" w:date="2014-01-02T14:43:00Z"/>
        </w:rPr>
      </w:pPr>
    </w:p>
    <w:p w14:paraId="620FE268" w14:textId="1708DC55" w:rsidR="00CC61FF" w:rsidRDefault="00CC61FF">
      <w:pPr>
        <w:pStyle w:val="Heading4"/>
        <w:rPr>
          <w:ins w:id="2077" w:author="Steve Maas" w:date="2014-01-02T14:43:00Z"/>
        </w:rPr>
        <w:pPrChange w:id="2078" w:author="Steve Maas" w:date="2014-01-02T14:55:00Z">
          <w:pPr/>
        </w:pPrChange>
      </w:pPr>
      <w:bookmarkStart w:id="2079" w:name="_Toc385498584"/>
      <w:ins w:id="2080" w:author="Steve Maas" w:date="2014-01-02T14:43:00Z">
        <w:r>
          <w:t>Material instability</w:t>
        </w:r>
        <w:bookmarkEnd w:id="2079"/>
      </w:ins>
    </w:p>
    <w:p w14:paraId="4CD4B3F7" w14:textId="0F544E2C" w:rsidR="00CC61FF" w:rsidRDefault="00CC61FF">
      <w:pPr>
        <w:rPr>
          <w:ins w:id="2081" w:author="Steve Maas" w:date="2014-01-02T14:45:00Z"/>
        </w:rPr>
      </w:pPr>
      <w:ins w:id="2082" w:author="Steve Maas" w:date="2014-01-02T14:44:00Z">
        <w:r>
          <w:t xml:space="preserve">At large deformations, some materials can become unstable. This is usually caused by a softening of the material at large deformations. When the material softens too much the </w:t>
        </w:r>
      </w:ins>
      <w:ins w:id="2083" w:author="Steve Maas" w:date="2014-01-02T14:45:00Z">
        <w:r>
          <w:t>global</w:t>
        </w:r>
      </w:ins>
      <w:ins w:id="2084" w:author="Steve Maas" w:date="2014-01-02T14:44:00Z">
        <w:r>
          <w:t xml:space="preserve"> </w:t>
        </w:r>
      </w:ins>
      <w:ins w:id="2085" w:author="Steve Maas" w:date="2014-01-02T14:45:00Z">
        <w:r>
          <w:t xml:space="preserve">stiffness matrix can become ill-conditioned and FEBio will not be able to find the correct solution. Unfortunately, there is no easy solution around this issue and you may </w:t>
        </w:r>
      </w:ins>
      <w:ins w:id="2086" w:author="Steve Maas" w:date="2014-01-02T14:57:00Z">
        <w:r w:rsidR="00A21D16">
          <w:t>need</w:t>
        </w:r>
      </w:ins>
      <w:ins w:id="2087" w:author="Steve Maas" w:date="2014-01-02T14:45:00Z">
        <w:r>
          <w:t xml:space="preserve"> to consider using a different constitutive model. </w:t>
        </w:r>
      </w:ins>
    </w:p>
    <w:p w14:paraId="730BC238" w14:textId="77777777" w:rsidR="00CC61FF" w:rsidRDefault="00CC61FF">
      <w:pPr>
        <w:rPr>
          <w:ins w:id="2088" w:author="Steve Maas" w:date="2014-01-02T14:46:00Z"/>
        </w:rPr>
      </w:pPr>
    </w:p>
    <w:p w14:paraId="603726F7" w14:textId="17832991" w:rsidR="00CC61FF" w:rsidRDefault="00CC61FF">
      <w:pPr>
        <w:pStyle w:val="Heading4"/>
        <w:rPr>
          <w:ins w:id="2089" w:author="Steve Maas" w:date="2014-01-02T14:46:00Z"/>
        </w:rPr>
        <w:pPrChange w:id="2090" w:author="Steve Maas" w:date="2014-01-02T14:55:00Z">
          <w:pPr/>
        </w:pPrChange>
      </w:pPr>
      <w:bookmarkStart w:id="2091" w:name="_Toc385498585"/>
      <w:ins w:id="2092" w:author="Steve Maas" w:date="2014-01-02T14:46:00Z">
        <w:r>
          <w:t>Time step too large</w:t>
        </w:r>
        <w:bookmarkEnd w:id="2091"/>
      </w:ins>
    </w:p>
    <w:p w14:paraId="27F25A69" w14:textId="35D23097" w:rsidR="00CC61FF" w:rsidRDefault="00CC61FF">
      <w:pPr>
        <w:rPr>
          <w:ins w:id="2093" w:author="Steve Maas" w:date="2014-01-02T14:48:00Z"/>
        </w:rPr>
      </w:pPr>
      <w:ins w:id="2094" w:author="Steve Maas" w:date="2014-01-02T14:46:00Z">
        <w:r>
          <w:t xml:space="preserve">Altough the auto-time stepper will automatically adjust the time step in case of trouble, it is designed to work within user defined </w:t>
        </w:r>
      </w:ins>
      <w:ins w:id="2095" w:author="Steve Maas" w:date="2014-01-02T14:57:00Z">
        <w:r w:rsidR="00A21D16">
          <w:t>limits</w:t>
        </w:r>
      </w:ins>
      <w:ins w:id="2096" w:author="Steve Maas" w:date="2014-01-02T14:46:00Z">
        <w:r>
          <w:t xml:space="preserve"> and sometimes they are not set properly to solve the problem. The most common issue is that the minimum time step is set too large. Cutting back the </w:t>
        </w:r>
      </w:ins>
      <w:ins w:id="2097" w:author="Steve Maas" w:date="2014-01-02T14:47:00Z">
        <w:r>
          <w:t xml:space="preserve">minimum </w:t>
        </w:r>
      </w:ins>
      <w:ins w:id="2098" w:author="Steve Maas" w:date="2014-01-02T14:57:00Z">
        <w:r w:rsidR="00A21D16">
          <w:t>in addition to</w:t>
        </w:r>
      </w:ins>
      <w:ins w:id="2099" w:author="Steve Maas" w:date="2014-01-02T14:47:00Z">
        <w:r>
          <w:t xml:space="preserve"> the </w:t>
        </w:r>
      </w:ins>
      <w:ins w:id="2100" w:author="Steve Maas" w:date="2014-01-02T14:46:00Z">
        <w:r>
          <w:t xml:space="preserve">initial </w:t>
        </w:r>
      </w:ins>
      <w:ins w:id="2101" w:author="Steve Maas" w:date="2014-01-02T14:48:00Z">
        <w:r>
          <w:t>time step can often help in preventing negative Jacobians.</w:t>
        </w:r>
      </w:ins>
    </w:p>
    <w:p w14:paraId="660DB750" w14:textId="77777777" w:rsidR="00CC61FF" w:rsidRDefault="00CC61FF">
      <w:pPr>
        <w:rPr>
          <w:ins w:id="2102" w:author="Steve Maas" w:date="2014-01-02T14:48:00Z"/>
        </w:rPr>
      </w:pPr>
    </w:p>
    <w:p w14:paraId="373E59EB" w14:textId="6AC321D8" w:rsidR="00CC61FF" w:rsidRDefault="00CC61FF">
      <w:pPr>
        <w:pStyle w:val="Heading4"/>
        <w:rPr>
          <w:ins w:id="2103" w:author="Steve Maas" w:date="2014-01-02T14:48:00Z"/>
        </w:rPr>
        <w:pPrChange w:id="2104" w:author="Steve Maas" w:date="2014-01-02T14:56:00Z">
          <w:pPr/>
        </w:pPrChange>
      </w:pPr>
      <w:bookmarkStart w:id="2105" w:name="_Toc385498586"/>
      <w:ins w:id="2106" w:author="Steve Maas" w:date="2014-01-02T14:48:00Z">
        <w:r>
          <w:t>Elements too distorted</w:t>
        </w:r>
        <w:bookmarkEnd w:id="2105"/>
      </w:ins>
    </w:p>
    <w:p w14:paraId="6E0C6EC0" w14:textId="4E9F3452" w:rsidR="00CC61FF" w:rsidRDefault="00CC61FF">
      <w:pPr>
        <w:rPr>
          <w:ins w:id="2107" w:author="Steve Maas" w:date="2014-01-02T14:49:00Z"/>
        </w:rPr>
      </w:pPr>
      <w:ins w:id="2108" w:author="Steve Maas" w:date="2014-01-02T14:48:00Z">
        <w:r>
          <w:t xml:space="preserve">When elemens get too distorted they might not be able to deform any further without inverting the element. In this case, it may be necessary to adjust the mesh in the area where the elements are inverting. </w:t>
        </w:r>
      </w:ins>
    </w:p>
    <w:p w14:paraId="4CA6FB44" w14:textId="77777777" w:rsidR="00CC61FF" w:rsidRDefault="00CC61FF">
      <w:pPr>
        <w:rPr>
          <w:ins w:id="2109" w:author="Steve Maas" w:date="2014-01-02T14:49:00Z"/>
        </w:rPr>
      </w:pPr>
    </w:p>
    <w:p w14:paraId="3D023280" w14:textId="08E9784B" w:rsidR="00CC61FF" w:rsidRDefault="00CC61FF">
      <w:pPr>
        <w:pStyle w:val="Heading4"/>
        <w:rPr>
          <w:ins w:id="2110" w:author="Steve Maas" w:date="2014-01-02T14:49:00Z"/>
        </w:rPr>
        <w:pPrChange w:id="2111" w:author="Steve Maas" w:date="2014-01-02T14:56:00Z">
          <w:pPr/>
        </w:pPrChange>
      </w:pPr>
      <w:bookmarkStart w:id="2112" w:name="_Toc385498587"/>
      <w:ins w:id="2113" w:author="Steve Maas" w:date="2014-01-02T14:49:00Z">
        <w:r>
          <w:t>Shells are too thick</w:t>
        </w:r>
        <w:bookmarkEnd w:id="2112"/>
      </w:ins>
    </w:p>
    <w:p w14:paraId="51F0AC74" w14:textId="15E2A303" w:rsidR="000C24E2" w:rsidRDefault="00CC61FF">
      <w:pPr>
        <w:rPr>
          <w:ins w:id="2114" w:author="Steve Maas" w:date="2014-01-02T14:53:00Z"/>
        </w:rPr>
      </w:pPr>
      <w:ins w:id="2115" w:author="Steve Maas" w:date="2014-01-02T14:50:00Z">
        <w:r>
          <w:t xml:space="preserve">A shell is an element where it is assumed </w:t>
        </w:r>
      </w:ins>
      <w:ins w:id="2116" w:author="Steve Maas" w:date="2014-01-02T14:52:00Z">
        <w:r w:rsidR="000C24E2">
          <w:t xml:space="preserve">that </w:t>
        </w:r>
      </w:ins>
      <w:ins w:id="2117" w:author="Steve Maas" w:date="2014-01-02T14:58:00Z">
        <w:r w:rsidR="00A21D16">
          <w:t>one</w:t>
        </w:r>
      </w:ins>
      <w:ins w:id="2118" w:author="Steve Maas" w:date="2014-01-02T14:50:00Z">
        <w:r>
          <w:t xml:space="preserve"> dimension is much smaller compared to the other two directions. When the mesh is really fine, this assumption may no longer be valid and it could happen that the </w:t>
        </w:r>
      </w:ins>
      <w:ins w:id="2119" w:author="Steve Maas" w:date="2014-01-02T14:52:00Z">
        <w:r w:rsidR="000C24E2">
          <w:t xml:space="preserve">shell </w:t>
        </w:r>
      </w:ins>
      <w:ins w:id="2120" w:author="Steve Maas" w:date="2014-01-02T14:50:00Z">
        <w:r>
          <w:t xml:space="preserve">becomes too thick. When a shell gets too thick it can create negative Jacobians in the </w:t>
        </w:r>
      </w:ins>
      <w:ins w:id="2121" w:author="Steve Maas" w:date="2014-01-02T14:51:00Z">
        <w:r w:rsidR="000C24E2">
          <w:t xml:space="preserve">out-of-plane </w:t>
        </w:r>
      </w:ins>
      <w:ins w:id="2122" w:author="Steve Maas" w:date="2014-01-02T14:50:00Z">
        <w:r>
          <w:t>integration points</w:t>
        </w:r>
      </w:ins>
      <w:ins w:id="2123" w:author="Steve Maas" w:date="2014-01-02T14:51:00Z">
        <w:r w:rsidR="000C24E2">
          <w:t>, especially in area</w:t>
        </w:r>
      </w:ins>
      <w:ins w:id="2124" w:author="Steve Maas" w:date="2014-01-02T14:52:00Z">
        <w:r w:rsidR="000C24E2">
          <w:t>s</w:t>
        </w:r>
      </w:ins>
      <w:ins w:id="2125" w:author="Steve Maas" w:date="2014-01-02T14:51:00Z">
        <w:r w:rsidR="000C24E2">
          <w:t xml:space="preserve"> of high curvature. </w:t>
        </w:r>
      </w:ins>
      <w:ins w:id="2126" w:author="Steve Maas" w:date="2014-01-02T14:53:00Z">
        <w:r w:rsidR="000C24E2">
          <w:t>To overcome this, you may need to remesh the affected area, adjust the shell thickness or even replace the shells with solid elements.</w:t>
        </w:r>
      </w:ins>
    </w:p>
    <w:p w14:paraId="4E528248" w14:textId="77777777" w:rsidR="000C24E2" w:rsidRDefault="000C24E2">
      <w:pPr>
        <w:rPr>
          <w:ins w:id="2127" w:author="Steve Maas" w:date="2014-01-02T14:53:00Z"/>
        </w:rPr>
      </w:pPr>
    </w:p>
    <w:p w14:paraId="4E5CE27E" w14:textId="77777777" w:rsidR="000C24E2" w:rsidRDefault="000C24E2">
      <w:pPr>
        <w:pStyle w:val="Heading4"/>
        <w:rPr>
          <w:ins w:id="2128" w:author="Steve Maas" w:date="2014-01-02T14:53:00Z"/>
        </w:rPr>
        <w:pPrChange w:id="2129" w:author="Steve Maas" w:date="2014-01-02T14:56:00Z">
          <w:pPr/>
        </w:pPrChange>
      </w:pPr>
      <w:bookmarkStart w:id="2130" w:name="_Toc385498588"/>
      <w:ins w:id="2131" w:author="Steve Maas" w:date="2014-01-02T14:53:00Z">
        <w:r>
          <w:t>Rigid body modes</w:t>
        </w:r>
        <w:bookmarkEnd w:id="2130"/>
      </w:ins>
    </w:p>
    <w:p w14:paraId="18582754" w14:textId="4CFF0EB6" w:rsidR="00CC61FF" w:rsidRPr="00FE00A6" w:rsidRDefault="000C24E2">
      <w:pPr>
        <w:rPr>
          <w:ins w:id="2132" w:author="Steve Maas" w:date="2014-01-02T14:39:00Z"/>
        </w:rPr>
      </w:pPr>
      <w:ins w:id="2133" w:author="Steve Maas" w:date="2014-01-02T14:53:00Z">
        <w:r>
          <w:t xml:space="preserve">A rigid body mode is a mode of deformation that does not alter the stress in the body. Uniform translation or rotation </w:t>
        </w:r>
      </w:ins>
      <w:ins w:id="2134" w:author="Steve Maas" w:date="2014-01-02T14:54:00Z">
        <w:r>
          <w:t xml:space="preserve">of the entire model are two possible rigid body modes. In the presence of a rigid body mode, the solution is not uniquely defined and FEBio will most likely throw negative Jacobians. </w:t>
        </w:r>
      </w:ins>
      <w:ins w:id="2135" w:author="Steve Maas" w:date="2014-01-02T14:55:00Z">
        <w:r>
          <w:t xml:space="preserve">The solution is to identify the rigid body mode and to eliminate it by applying additional constraints to the model. </w:t>
        </w:r>
      </w:ins>
      <w:ins w:id="2136" w:author="Steve Maas" w:date="2014-01-02T14:53:00Z">
        <w:r>
          <w:t xml:space="preserve"> </w:t>
        </w:r>
      </w:ins>
    </w:p>
    <w:p w14:paraId="518235D8" w14:textId="7CC603B3" w:rsidR="00744FD9" w:rsidRPr="00CC61FF" w:rsidDel="00CC61FF" w:rsidRDefault="00744FD9">
      <w:pPr>
        <w:rPr>
          <w:del w:id="2137" w:author="Steve Maas" w:date="2014-01-02T14:43:00Z"/>
          <w:i/>
          <w:rPrChange w:id="2138" w:author="Steve Maas" w:date="2014-01-02T14:43:00Z">
            <w:rPr>
              <w:del w:id="2139" w:author="Steve Maas" w:date="2014-01-02T14:43:00Z"/>
            </w:rPr>
          </w:rPrChange>
        </w:rPr>
      </w:pPr>
      <w:del w:id="2140" w:author="Steve Maas" w:date="2014-01-02T14:43:00Z">
        <w:r w:rsidRPr="00CC61FF" w:rsidDel="00CC61FF">
          <w:rPr>
            <w:i/>
            <w:rPrChange w:id="2141" w:author="Steve Maas" w:date="2014-01-02T14:43:00Z">
              <w:rPr/>
            </w:rPrChange>
          </w:rPr>
          <w:delText xml:space="preserve">Discuss causes of element inversions: </w:delText>
        </w:r>
      </w:del>
    </w:p>
    <w:p w14:paraId="62232D9A" w14:textId="461925F6" w:rsidR="00744FD9" w:rsidRPr="00CC61FF" w:rsidDel="000C24E2" w:rsidRDefault="00744FD9" w:rsidP="007D6F0D">
      <w:pPr>
        <w:pStyle w:val="ListParagraph"/>
        <w:numPr>
          <w:ilvl w:val="0"/>
          <w:numId w:val="55"/>
        </w:numPr>
        <w:rPr>
          <w:del w:id="2142" w:author="Steve Maas" w:date="2014-01-02T14:55:00Z"/>
          <w:i/>
          <w:rPrChange w:id="2143" w:author="Steve Maas" w:date="2014-01-02T14:43:00Z">
            <w:rPr>
              <w:del w:id="2144" w:author="Steve Maas" w:date="2014-01-02T14:55:00Z"/>
            </w:rPr>
          </w:rPrChange>
        </w:rPr>
      </w:pPr>
      <w:del w:id="2145" w:author="Steve Maas" w:date="2014-01-02T14:55:00Z">
        <w:r w:rsidRPr="00CC61FF" w:rsidDel="000C24E2">
          <w:rPr>
            <w:i/>
            <w:rPrChange w:id="2146" w:author="Steve Maas" w:date="2014-01-02T14:43:00Z">
              <w:rPr/>
            </w:rPrChange>
          </w:rPr>
          <w:delText>material instability</w:delText>
        </w:r>
      </w:del>
    </w:p>
    <w:p w14:paraId="03875873" w14:textId="4DD2316C" w:rsidR="00744FD9" w:rsidDel="000C24E2" w:rsidRDefault="00744FD9" w:rsidP="007D6F0D">
      <w:pPr>
        <w:pStyle w:val="ListParagraph"/>
        <w:numPr>
          <w:ilvl w:val="0"/>
          <w:numId w:val="55"/>
        </w:numPr>
        <w:rPr>
          <w:del w:id="2147" w:author="Steve Maas" w:date="2014-01-02T14:55:00Z"/>
        </w:rPr>
      </w:pPr>
      <w:del w:id="2148" w:author="Steve Maas" w:date="2014-01-02T14:55:00Z">
        <w:r w:rsidDel="000C24E2">
          <w:delText>time step too large</w:delText>
        </w:r>
      </w:del>
    </w:p>
    <w:p w14:paraId="5E53D5AE" w14:textId="13BEDB06" w:rsidR="00744FD9" w:rsidDel="000C24E2" w:rsidRDefault="00744FD9" w:rsidP="007D6F0D">
      <w:pPr>
        <w:pStyle w:val="ListParagraph"/>
        <w:numPr>
          <w:ilvl w:val="0"/>
          <w:numId w:val="55"/>
        </w:numPr>
        <w:rPr>
          <w:del w:id="2149" w:author="Steve Maas" w:date="2014-01-02T14:55:00Z"/>
        </w:rPr>
      </w:pPr>
      <w:del w:id="2150" w:author="Steve Maas" w:date="2014-01-02T14:55:00Z">
        <w:r w:rsidDel="000C24E2">
          <w:delText xml:space="preserve">elements getting too distorted. </w:delText>
        </w:r>
      </w:del>
    </w:p>
    <w:p w14:paraId="77E1F4D1" w14:textId="400AF593" w:rsidR="00F47A31" w:rsidRDefault="00340BE6">
      <w:pPr>
        <w:rPr>
          <w:ins w:id="2151" w:author="Steve Maas" w:date="2014-01-02T14:35:00Z"/>
        </w:rPr>
        <w:pPrChange w:id="2152" w:author="Steve Maas" w:date="2014-01-02T14:35:00Z">
          <w:pPr>
            <w:pStyle w:val="ListParagraph"/>
            <w:numPr>
              <w:numId w:val="55"/>
            </w:numPr>
            <w:ind w:hanging="360"/>
          </w:pPr>
        </w:pPrChange>
      </w:pPr>
      <w:del w:id="2153" w:author="Steve Maas" w:date="2014-01-02T14:55:00Z">
        <w:r w:rsidDel="000C24E2">
          <w:delText>Rigid bodies underconstrained</w:delText>
        </w:r>
      </w:del>
    </w:p>
    <w:p w14:paraId="3A6319D3" w14:textId="3563B047" w:rsidR="00F47A31" w:rsidRDefault="00F47A31">
      <w:pPr>
        <w:pStyle w:val="Heading3"/>
        <w:pPrChange w:id="2154" w:author="Steve Maas" w:date="2014-01-02T14:35:00Z">
          <w:pPr>
            <w:pStyle w:val="ListParagraph"/>
            <w:numPr>
              <w:numId w:val="55"/>
            </w:numPr>
            <w:ind w:hanging="360"/>
          </w:pPr>
        </w:pPrChange>
      </w:pPr>
      <w:bookmarkStart w:id="2155" w:name="_Toc385498589"/>
      <w:ins w:id="2156" w:author="Steve Maas" w:date="2014-01-02T14:35:00Z">
        <w:r>
          <w:t>Failure to converge</w:t>
        </w:r>
      </w:ins>
      <w:bookmarkEnd w:id="2155"/>
    </w:p>
    <w:p w14:paraId="3FAC7A49" w14:textId="686C1618" w:rsidR="00744FD9" w:rsidRDefault="00744FD9" w:rsidP="00744FD9">
      <w:pPr>
        <w:rPr>
          <w:ins w:id="2157" w:author="Steve Maas" w:date="2014-01-02T15:19:00Z"/>
        </w:rPr>
      </w:pPr>
      <w:del w:id="2158" w:author="Steve Maas" w:date="2014-01-02T15:10:00Z">
        <w:r w:rsidDel="00973685">
          <w:delText>Non-convergence</w:delText>
        </w:r>
      </w:del>
      <w:ins w:id="2159" w:author="Steve Maas" w:date="2014-01-02T15:11:00Z">
        <w:r w:rsidR="00973685">
          <w:t xml:space="preserve">FEBio uses an iterative method to solve the nonlinear finite element equations. </w:t>
        </w:r>
      </w:ins>
      <w:ins w:id="2160" w:author="Steve Maas" w:date="2014-01-02T15:13:00Z">
        <w:r w:rsidR="00973685">
          <w:t xml:space="preserve">This means that for each time step the solution for that step is obtained by a succession of iterations, where each </w:t>
        </w:r>
        <w:r w:rsidR="00973685">
          <w:lastRenderedPageBreak/>
          <w:t xml:space="preserve">iteration brings the model (hopefully) closer to the solution for that step. </w:t>
        </w:r>
      </w:ins>
      <w:ins w:id="2161" w:author="Steve Maas" w:date="2014-01-02T15:14:00Z">
        <w:r w:rsidR="00973685">
          <w:t xml:space="preserve">An iterative method requires a convergence criterium to decide when to stop iterating and FEBio uses no less than three criteria. (In biphasic and multiphasic problems additional convergence criteria are used for the pressure and concentration degrees of freedom.) </w:t>
        </w:r>
      </w:ins>
      <w:ins w:id="2162" w:author="Steve Maas" w:date="2014-01-02T15:16:00Z">
        <w:r w:rsidR="00973685">
          <w:t xml:space="preserve">The convergence norm for each of these criteria is defined by the user in the control section of the input file. </w:t>
        </w:r>
      </w:ins>
    </w:p>
    <w:p w14:paraId="02191B18" w14:textId="77777777" w:rsidR="00235934" w:rsidRDefault="00235934" w:rsidP="00744FD9">
      <w:pPr>
        <w:rPr>
          <w:ins w:id="2163" w:author="Steve Maas" w:date="2014-01-02T15:19:00Z"/>
        </w:rPr>
      </w:pPr>
    </w:p>
    <w:p w14:paraId="18311C05" w14:textId="307D7126" w:rsidR="00235934" w:rsidRDefault="00235934" w:rsidP="00744FD9">
      <w:pPr>
        <w:rPr>
          <w:ins w:id="2164" w:author="Steve Maas" w:date="2014-01-02T15:20:00Z"/>
        </w:rPr>
      </w:pPr>
      <w:ins w:id="2165" w:author="Steve Maas" w:date="2014-01-02T15:19:00Z">
        <w:r>
          <w:t xml:space="preserve">Sometimes it happens that FEBio cannot converge </w:t>
        </w:r>
      </w:ins>
      <w:ins w:id="2166" w:author="Steve Maas" w:date="2014-01-02T15:20:00Z">
        <w:r>
          <w:t>on a time step. We’ll take a look at some of the most common causes</w:t>
        </w:r>
        <w:r w:rsidR="001875BA">
          <w:t xml:space="preserve"> in the next following sections. Also take a look at possible causes of element inversions above. Sometimes, the issues that cause an element inversion may also </w:t>
        </w:r>
      </w:ins>
      <w:ins w:id="2167" w:author="Steve Maas" w:date="2014-01-02T15:43:00Z">
        <w:r w:rsidR="001875BA">
          <w:t>manifest themselves in convergence problems before the element actually inverts</w:t>
        </w:r>
      </w:ins>
      <w:ins w:id="2168" w:author="Steve Maas" w:date="2014-01-02T15:20:00Z">
        <w:r w:rsidR="001875BA">
          <w:t>.</w:t>
        </w:r>
      </w:ins>
    </w:p>
    <w:p w14:paraId="2FE44F59" w14:textId="77777777" w:rsidR="00235934" w:rsidRDefault="00235934" w:rsidP="00744FD9">
      <w:pPr>
        <w:rPr>
          <w:ins w:id="2169" w:author="Steve Maas" w:date="2014-01-02T15:20:00Z"/>
        </w:rPr>
      </w:pPr>
    </w:p>
    <w:p w14:paraId="64C4CC04" w14:textId="0EAA014A" w:rsidR="00235934" w:rsidRDefault="00B908BB">
      <w:pPr>
        <w:pStyle w:val="Heading4"/>
        <w:rPr>
          <w:ins w:id="2170" w:author="Steve Maas" w:date="2014-01-02T15:21:00Z"/>
        </w:rPr>
        <w:pPrChange w:id="2171" w:author="Steve Maas" w:date="2014-01-02T15:29:00Z">
          <w:pPr/>
        </w:pPrChange>
      </w:pPr>
      <w:bookmarkStart w:id="2172" w:name="_Ref376440249"/>
      <w:bookmarkStart w:id="2173" w:name="_Toc385498590"/>
      <w:ins w:id="2174" w:author="Steve Maas" w:date="2014-01-02T15:21:00Z">
        <w:r>
          <w:t>No loads applied</w:t>
        </w:r>
        <w:bookmarkEnd w:id="2172"/>
        <w:bookmarkEnd w:id="2173"/>
      </w:ins>
    </w:p>
    <w:p w14:paraId="608FFB56" w14:textId="6EB1A19A" w:rsidR="00B908BB" w:rsidRDefault="00B908BB">
      <w:pPr>
        <w:rPr>
          <w:ins w:id="2175" w:author="Steve Maas" w:date="2014-01-02T15:24:00Z"/>
        </w:rPr>
      </w:pPr>
      <w:ins w:id="2176" w:author="Steve Maas" w:date="2014-01-02T15:21:00Z">
        <w:r>
          <w:t xml:space="preserve">Ironically, when no loads are applied, FEBio will often struggle to find a solution. The reason (and solution!) is simple. </w:t>
        </w:r>
      </w:ins>
      <w:ins w:id="2177" w:author="Steve Maas" w:date="2014-01-02T15:22:00Z">
        <w:r>
          <w:t xml:space="preserve">Although no loads are applied, FEBio still performs many calculations and due to round-off errors, the result of these calculations may render the convergence norms not exactly zero. FEBio then tries to apply the convergence criteria to these really small norms and again due to round-off error will not </w:t>
        </w:r>
      </w:ins>
      <w:ins w:id="2178" w:author="Steve Maas" w:date="2014-01-02T15:37:00Z">
        <w:r w:rsidR="001F1DE6">
          <w:t xml:space="preserve">be </w:t>
        </w:r>
      </w:ins>
      <w:ins w:id="2179" w:author="Steve Maas" w:date="2014-01-02T15:22:00Z">
        <w:r>
          <w:t xml:space="preserve">able to satisfy the convergence criteria. </w:t>
        </w:r>
      </w:ins>
    </w:p>
    <w:p w14:paraId="0E5CE6F9" w14:textId="77777777" w:rsidR="00B908BB" w:rsidRDefault="00B908BB">
      <w:pPr>
        <w:rPr>
          <w:ins w:id="2180" w:author="Steve Maas" w:date="2014-01-02T15:24:00Z"/>
        </w:rPr>
      </w:pPr>
    </w:p>
    <w:p w14:paraId="1D159203" w14:textId="7A2D4201" w:rsidR="00B908BB" w:rsidRDefault="00B908BB">
      <w:pPr>
        <w:rPr>
          <w:ins w:id="2181" w:author="Steve Maas" w:date="2014-01-02T15:26:00Z"/>
        </w:rPr>
      </w:pPr>
      <w:ins w:id="2182" w:author="Steve Maas" w:date="2014-01-02T15:24:00Z">
        <w:r>
          <w:t xml:space="preserve">FEBio can actually detect this situation. It looks at the residual norm and when </w:t>
        </w:r>
      </w:ins>
      <w:ins w:id="2183" w:author="Steve Maas" w:date="2014-01-02T15:25:00Z">
        <w:r>
          <w:t xml:space="preserve">this is smaller than a user-defined limit it assumes that no loads are present and moves on </w:t>
        </w:r>
      </w:ins>
      <w:ins w:id="2184" w:author="Steve Maas" w:date="2014-01-02T15:37:00Z">
        <w:r w:rsidR="001F1DE6">
          <w:t xml:space="preserve">to </w:t>
        </w:r>
      </w:ins>
      <w:ins w:id="2185" w:author="Steve Maas" w:date="2014-01-02T15:25:00Z">
        <w:r>
          <w:t xml:space="preserve">the next time step. However, this limit is actually problem dependent and it can happen that for your particular problem the limit is </w:t>
        </w:r>
      </w:ins>
      <w:ins w:id="2186" w:author="Steve Maas" w:date="2014-01-02T15:37:00Z">
        <w:r w:rsidR="001F1DE6">
          <w:t xml:space="preserve">set </w:t>
        </w:r>
      </w:ins>
      <w:ins w:id="2187" w:author="Steve Maas" w:date="2014-01-02T15:25:00Z">
        <w:r>
          <w:t xml:space="preserve">too small. In that case, the solution is to increase the limit. This can be done by setting the </w:t>
        </w:r>
      </w:ins>
      <w:ins w:id="2188" w:author="Steve Maas" w:date="2014-01-02T15:26:00Z">
        <w:r>
          <w:rPr>
            <w:i/>
          </w:rPr>
          <w:t xml:space="preserve">min_residual </w:t>
        </w:r>
        <w:r>
          <w:t xml:space="preserve">parameter in the </w:t>
        </w:r>
        <w:r>
          <w:rPr>
            <w:i/>
          </w:rPr>
          <w:t xml:space="preserve">Control </w:t>
        </w:r>
        <w:r>
          <w:t xml:space="preserve">section of the input file. For example, </w:t>
        </w:r>
      </w:ins>
    </w:p>
    <w:p w14:paraId="7D02912F" w14:textId="77777777" w:rsidR="00B908BB" w:rsidRDefault="00B908BB">
      <w:pPr>
        <w:rPr>
          <w:ins w:id="2189" w:author="Steve Maas" w:date="2014-01-02T15:26:00Z"/>
        </w:rPr>
      </w:pPr>
    </w:p>
    <w:p w14:paraId="23A28149" w14:textId="2B0EEBC1" w:rsidR="00B908BB" w:rsidRDefault="00B908BB">
      <w:pPr>
        <w:pStyle w:val="Code0"/>
        <w:rPr>
          <w:ins w:id="2190" w:author="Steve Maas" w:date="2014-01-02T15:26:00Z"/>
        </w:rPr>
        <w:pPrChange w:id="2191" w:author="Steve Maas" w:date="2014-01-02T15:26:00Z">
          <w:pPr/>
        </w:pPrChange>
      </w:pPr>
      <w:ins w:id="2192" w:author="Steve Maas" w:date="2014-01-02T15:26:00Z">
        <w:r>
          <w:t>&lt;min_residual&gt;1e-15&lt;/min_residual&gt;</w:t>
        </w:r>
      </w:ins>
    </w:p>
    <w:p w14:paraId="22CDD31A" w14:textId="77777777" w:rsidR="00B908BB" w:rsidRDefault="00B908BB">
      <w:pPr>
        <w:rPr>
          <w:ins w:id="2193" w:author="Steve Maas" w:date="2014-01-02T15:26:00Z"/>
        </w:rPr>
      </w:pPr>
    </w:p>
    <w:p w14:paraId="0B1040BA" w14:textId="77777777" w:rsidR="00B908BB" w:rsidRDefault="00B908BB">
      <w:pPr>
        <w:rPr>
          <w:ins w:id="2194" w:author="Steve Maas" w:date="2014-01-02T15:28:00Z"/>
        </w:rPr>
      </w:pPr>
      <w:ins w:id="2195" w:author="Steve Maas" w:date="2014-01-02T15:26:00Z">
        <w:r>
          <w:t xml:space="preserve">If </w:t>
        </w:r>
      </w:ins>
      <w:ins w:id="2196" w:author="Steve Maas" w:date="2014-01-02T15:27:00Z">
        <w:r>
          <w:t>the residual norm now drops below this value, FEBio will consider the time step converged and move on to the next time step.</w:t>
        </w:r>
      </w:ins>
    </w:p>
    <w:p w14:paraId="6E3B7E0C" w14:textId="77777777" w:rsidR="00B908BB" w:rsidRDefault="00B908BB">
      <w:pPr>
        <w:rPr>
          <w:ins w:id="2197" w:author="Steve Maas" w:date="2014-01-02T15:28:00Z"/>
        </w:rPr>
      </w:pPr>
    </w:p>
    <w:p w14:paraId="4D284970" w14:textId="631A52A4" w:rsidR="00B908BB" w:rsidRDefault="00B908BB">
      <w:pPr>
        <w:pStyle w:val="Heading4"/>
        <w:rPr>
          <w:ins w:id="2198" w:author="Steve Maas" w:date="2014-01-02T15:28:00Z"/>
        </w:rPr>
        <w:pPrChange w:id="2199" w:author="Steve Maas" w:date="2014-01-02T15:29:00Z">
          <w:pPr/>
        </w:pPrChange>
      </w:pPr>
      <w:bookmarkStart w:id="2200" w:name="_Toc385498591"/>
      <w:ins w:id="2201" w:author="Steve Maas" w:date="2014-01-02T15:28:00Z">
        <w:r>
          <w:t>Convergence Tolerance Too Tight</w:t>
        </w:r>
      </w:ins>
      <w:bookmarkEnd w:id="2200"/>
      <w:ins w:id="2202" w:author="Steve Maas" w:date="2014-01-02T15:27:00Z">
        <w:r>
          <w:t xml:space="preserve"> </w:t>
        </w:r>
      </w:ins>
    </w:p>
    <w:p w14:paraId="5A50E7F9" w14:textId="5154F3A8" w:rsidR="00B908BB" w:rsidRDefault="00B908BB">
      <w:pPr>
        <w:rPr>
          <w:ins w:id="2203" w:author="Steve Maas" w:date="2014-01-02T15:31:00Z"/>
        </w:rPr>
      </w:pPr>
      <w:ins w:id="2204" w:author="Steve Maas" w:date="2014-01-02T15:28:00Z">
        <w:r>
          <w:t xml:space="preserve">In some cases, the default convergence tolerances are too tight and FEBio will not be able to converge. In that case, adjusting the affected </w:t>
        </w:r>
      </w:ins>
      <w:ins w:id="2205" w:author="Steve Maas" w:date="2014-01-02T15:29:00Z">
        <w:r>
          <w:t>convergence</w:t>
        </w:r>
      </w:ins>
      <w:ins w:id="2206" w:author="Steve Maas" w:date="2014-01-02T15:28:00Z">
        <w:r>
          <w:t xml:space="preserve"> </w:t>
        </w:r>
      </w:ins>
      <w:ins w:id="2207" w:author="Steve Maas" w:date="2014-01-02T15:29:00Z">
        <w:r>
          <w:t xml:space="preserve">norms is a possible solution. </w:t>
        </w:r>
      </w:ins>
      <w:ins w:id="2208" w:author="Steve Maas" w:date="2014-01-02T15:30:00Z">
        <w:r>
          <w:t xml:space="preserve">This is done by editing the corresponding norms in the Control section of the input file. However, </w:t>
        </w:r>
      </w:ins>
      <w:ins w:id="2209" w:author="Steve Maas" w:date="2014-01-02T15:31:00Z">
        <w:r w:rsidR="001F1DE6">
          <w:t xml:space="preserve">this should only be done when no other cause can be identified for the convergence problems. </w:t>
        </w:r>
      </w:ins>
    </w:p>
    <w:p w14:paraId="4BF000A1" w14:textId="77777777" w:rsidR="001F1DE6" w:rsidRDefault="001F1DE6">
      <w:pPr>
        <w:rPr>
          <w:ins w:id="2210" w:author="Steve Maas" w:date="2014-01-02T15:31:00Z"/>
        </w:rPr>
      </w:pPr>
    </w:p>
    <w:p w14:paraId="431465B3" w14:textId="1B11374E" w:rsidR="001F1DE6" w:rsidRDefault="001F1DE6">
      <w:pPr>
        <w:pStyle w:val="Heading4"/>
        <w:rPr>
          <w:ins w:id="2211" w:author="Steve Maas" w:date="2014-01-02T15:32:00Z"/>
        </w:rPr>
        <w:pPrChange w:id="2212" w:author="Steve Maas" w:date="2014-01-02T15:31:00Z">
          <w:pPr/>
        </w:pPrChange>
      </w:pPr>
      <w:bookmarkStart w:id="2213" w:name="_Toc385498592"/>
      <w:ins w:id="2214" w:author="Steve Maas" w:date="2014-01-02T15:32:00Z">
        <w:r>
          <w:t>Forcing convergence</w:t>
        </w:r>
        <w:bookmarkEnd w:id="2213"/>
      </w:ins>
    </w:p>
    <w:p w14:paraId="4D1F6AB8" w14:textId="77777777" w:rsidR="001F1DE6" w:rsidRDefault="001F1DE6" w:rsidP="00847E07">
      <w:pPr>
        <w:rPr>
          <w:ins w:id="2215" w:author="Steve Maas" w:date="2014-01-02T15:40:00Z"/>
        </w:rPr>
      </w:pPr>
      <w:ins w:id="2216" w:author="Steve Maas" w:date="2014-01-02T15:32:00Z">
        <w:r>
          <w:t xml:space="preserve">It is possible to force a time step to converge. This can be done by interrupting the run (using ctrl+c) </w:t>
        </w:r>
      </w:ins>
      <w:ins w:id="2217" w:author="Steve Maas" w:date="2014-01-02T15:33:00Z">
        <w:r>
          <w:t xml:space="preserve">and then enter the </w:t>
        </w:r>
        <w:r>
          <w:rPr>
            <w:i/>
          </w:rPr>
          <w:t xml:space="preserve">conv </w:t>
        </w:r>
        <w:r>
          <w:t xml:space="preserve">command at the FEBio prompt. This will force the time step to converge and FEBio will continue with the next time step. This is not a recommended practice as the solution may become unstable and in fact it is unlikely that FEBio will be able to converge any of the following time steps. However, it can be useful in some scenarios. For example, if there is no load applied in the initial time step and FEBio has trouble getting past this initial step (see section </w:t>
        </w:r>
      </w:ins>
      <w:ins w:id="2218" w:author="Steve Maas" w:date="2014-01-02T15:35:00Z">
        <w:r>
          <w:fldChar w:fldCharType="begin"/>
        </w:r>
        <w:r>
          <w:instrText xml:space="preserve"> REF _Ref376440249 \r \h </w:instrText>
        </w:r>
      </w:ins>
      <w:r>
        <w:fldChar w:fldCharType="separate"/>
      </w:r>
      <w:ins w:id="2219" w:author="Steve Maas" w:date="2014-01-02T15:35:00Z">
        <w:r>
          <w:t xml:space="preserve">8.3.2.1. </w:t>
        </w:r>
        <w:r>
          <w:fldChar w:fldCharType="end"/>
        </w:r>
        <w:r>
          <w:t xml:space="preserve">) or when you want to store the current state to the plot </w:t>
        </w:r>
      </w:ins>
      <w:ins w:id="2220" w:author="Steve Maas" w:date="2014-01-02T15:39:00Z">
        <w:r>
          <w:t xml:space="preserve">file </w:t>
        </w:r>
      </w:ins>
      <w:ins w:id="2221" w:author="Steve Maas" w:date="2014-01-02T15:36:00Z">
        <w:r>
          <w:t xml:space="preserve">without having </w:t>
        </w:r>
        <w:r>
          <w:lastRenderedPageBreak/>
          <w:t xml:space="preserve">to rerun the problem in debug mode (although the </w:t>
        </w:r>
        <w:r>
          <w:rPr>
            <w:i/>
          </w:rPr>
          <w:t xml:space="preserve">plot </w:t>
        </w:r>
        <w:r>
          <w:t xml:space="preserve">command or </w:t>
        </w:r>
        <w:r>
          <w:rPr>
            <w:i/>
          </w:rPr>
          <w:t xml:space="preserve">debug </w:t>
        </w:r>
        <w:r>
          <w:t>command might be better alternatives).</w:t>
        </w:r>
      </w:ins>
    </w:p>
    <w:p w14:paraId="4BDC177D" w14:textId="72207F92" w:rsidR="001F1DE6" w:rsidRDefault="001F1DE6">
      <w:pPr>
        <w:pStyle w:val="Heading4"/>
        <w:rPr>
          <w:ins w:id="2222" w:author="Steve Maas" w:date="2014-01-02T15:40:00Z"/>
        </w:rPr>
        <w:pPrChange w:id="2223" w:author="Steve Maas" w:date="2014-01-02T15:40:00Z">
          <w:pPr/>
        </w:pPrChange>
      </w:pPr>
      <w:bookmarkStart w:id="2224" w:name="_Toc385498593"/>
      <w:ins w:id="2225" w:author="Steve Maas" w:date="2014-01-02T15:40:00Z">
        <w:r>
          <w:t>Problems due to Contact</w:t>
        </w:r>
        <w:bookmarkEnd w:id="2224"/>
      </w:ins>
    </w:p>
    <w:p w14:paraId="736DD6E8" w14:textId="21472401" w:rsidR="001F1DE6" w:rsidRPr="00FE00A6" w:rsidRDefault="001F1DE6">
      <w:pPr>
        <w:rPr>
          <w:ins w:id="2226" w:author="Steve Maas" w:date="2014-01-02T15:40:00Z"/>
        </w:rPr>
      </w:pPr>
      <w:ins w:id="2227" w:author="Steve Maas" w:date="2014-01-02T15:40:00Z">
        <w:r>
          <w:t>When contact interfaces are defined</w:t>
        </w:r>
      </w:ins>
      <w:ins w:id="2228" w:author="Steve Maas" w:date="2014-01-02T15:43:00Z">
        <w:r w:rsidR="001875BA">
          <w:t>,</w:t>
        </w:r>
      </w:ins>
      <w:ins w:id="2229" w:author="Steve Maas" w:date="2014-01-02T15:40:00Z">
        <w:r>
          <w:t xml:space="preserve"> convergence problems </w:t>
        </w:r>
      </w:ins>
      <w:ins w:id="2230" w:author="Steve Maas" w:date="2014-01-02T15:41:00Z">
        <w:r>
          <w:t xml:space="preserve">can often be traced back to problems with the contact interfaces. </w:t>
        </w:r>
      </w:ins>
      <w:ins w:id="2231" w:author="Steve Maas" w:date="2014-01-02T15:43:00Z">
        <w:r w:rsidR="001875BA">
          <w:t xml:space="preserve">See section </w:t>
        </w:r>
      </w:ins>
      <w:ins w:id="2232" w:author="Steve Maas" w:date="2014-01-02T15:44:00Z">
        <w:r w:rsidR="001875BA">
          <w:fldChar w:fldCharType="begin"/>
        </w:r>
        <w:r w:rsidR="001875BA">
          <w:instrText xml:space="preserve"> REF _Ref376440776 \r \h </w:instrText>
        </w:r>
      </w:ins>
      <w:r w:rsidR="001875BA">
        <w:fldChar w:fldCharType="separate"/>
      </w:r>
      <w:ins w:id="2233" w:author="Steve Maas" w:date="2014-01-02T15:44:00Z">
        <w:r w:rsidR="001875BA">
          <w:t>8.4</w:t>
        </w:r>
        <w:r w:rsidR="001875BA">
          <w:fldChar w:fldCharType="end"/>
        </w:r>
        <w:r w:rsidR="001875BA">
          <w:t xml:space="preserve"> for more details on how to properly use contact interfaces in FEBio.</w:t>
        </w:r>
      </w:ins>
    </w:p>
    <w:p w14:paraId="3E019970" w14:textId="494DE1CB" w:rsidR="001F1DE6" w:rsidRPr="00FE00A6" w:rsidDel="001F1DE6" w:rsidRDefault="001F1DE6">
      <w:pPr>
        <w:rPr>
          <w:del w:id="2234" w:author="Steve Maas" w:date="2014-01-02T15:39:00Z"/>
        </w:rPr>
      </w:pPr>
      <w:ins w:id="2235" w:author="Steve Maas" w:date="2014-01-02T15:36:00Z">
        <w:r>
          <w:t xml:space="preserve"> </w:t>
        </w:r>
      </w:ins>
    </w:p>
    <w:p w14:paraId="6CE4BA8C" w14:textId="64B5A223" w:rsidR="00744FD9" w:rsidDel="001F1DE6" w:rsidRDefault="00744FD9" w:rsidP="007D6F0D">
      <w:pPr>
        <w:pStyle w:val="ListParagraph"/>
        <w:numPr>
          <w:ilvl w:val="0"/>
          <w:numId w:val="56"/>
        </w:numPr>
        <w:rPr>
          <w:del w:id="2236" w:author="Steve Maas" w:date="2014-01-02T15:39:00Z"/>
        </w:rPr>
      </w:pPr>
      <w:del w:id="2237" w:author="Steve Maas" w:date="2014-01-02T15:39:00Z">
        <w:r w:rsidDel="001F1DE6">
          <w:delText>Is there a load applied?</w:delText>
        </w:r>
      </w:del>
    </w:p>
    <w:p w14:paraId="3EE8E436" w14:textId="2719F7F3" w:rsidR="00744FD9" w:rsidDel="001F1DE6" w:rsidRDefault="00744FD9" w:rsidP="007D6F0D">
      <w:pPr>
        <w:pStyle w:val="ListParagraph"/>
        <w:numPr>
          <w:ilvl w:val="0"/>
          <w:numId w:val="56"/>
        </w:numPr>
        <w:rPr>
          <w:del w:id="2238" w:author="Steve Maas" w:date="2014-01-02T15:39:00Z"/>
        </w:rPr>
      </w:pPr>
      <w:del w:id="2239" w:author="Steve Maas" w:date="2014-01-02T15:39:00Z">
        <w:r w:rsidDel="001F1DE6">
          <w:delText>Convergence tolerance too tight?</w:delText>
        </w:r>
      </w:del>
    </w:p>
    <w:p w14:paraId="7BB80D51" w14:textId="2A49F9F3" w:rsidR="00744FD9" w:rsidDel="001F1DE6" w:rsidRDefault="00744FD9" w:rsidP="007D6F0D">
      <w:pPr>
        <w:pStyle w:val="ListParagraph"/>
        <w:numPr>
          <w:ilvl w:val="0"/>
          <w:numId w:val="56"/>
        </w:numPr>
        <w:rPr>
          <w:del w:id="2240" w:author="Steve Maas" w:date="2014-01-02T15:39:00Z"/>
        </w:rPr>
      </w:pPr>
      <w:del w:id="2241" w:author="Steve Maas" w:date="2014-01-02T15:39:00Z">
        <w:r w:rsidDel="001F1DE6">
          <w:delText>Contact constraints problem (make separate section for debugging contact)</w:delText>
        </w:r>
      </w:del>
    </w:p>
    <w:p w14:paraId="37E4CB33" w14:textId="5FAE76F9" w:rsidR="000140F2" w:rsidDel="001F1DE6" w:rsidRDefault="000140F2" w:rsidP="000140F2">
      <w:pPr>
        <w:rPr>
          <w:del w:id="2242" w:author="Steve Maas" w:date="2014-01-02T15:39:00Z"/>
        </w:rPr>
      </w:pPr>
    </w:p>
    <w:p w14:paraId="23D6B954" w14:textId="43170932" w:rsidR="000140F2" w:rsidDel="001F1DE6" w:rsidRDefault="000140F2" w:rsidP="000140F2">
      <w:pPr>
        <w:rPr>
          <w:del w:id="2243" w:author="Steve Maas" w:date="2014-01-02T15:39:00Z"/>
        </w:rPr>
      </w:pPr>
    </w:p>
    <w:p w14:paraId="0EC3A146" w14:textId="65C89BBA" w:rsidR="00847E07" w:rsidRDefault="00847E07" w:rsidP="00847E07"/>
    <w:p w14:paraId="243C48DF" w14:textId="3972ADA0" w:rsidR="00847E07" w:rsidRDefault="00235934" w:rsidP="007D6F0D">
      <w:pPr>
        <w:pStyle w:val="Heading2"/>
      </w:pPr>
      <w:bookmarkStart w:id="2244" w:name="_Ref376440776"/>
      <w:bookmarkStart w:id="2245" w:name="_Toc385498594"/>
      <w:ins w:id="2246" w:author="Steve Maas" w:date="2014-01-02T15:18:00Z">
        <w:r>
          <w:t>G</w:t>
        </w:r>
      </w:ins>
      <w:del w:id="2247" w:author="Steve Maas" w:date="2014-01-02T15:18:00Z">
        <w:r w:rsidR="00847E07" w:rsidDel="00973685">
          <w:delText xml:space="preserve">Debugging </w:delText>
        </w:r>
      </w:del>
      <w:ins w:id="2248" w:author="Steve Maas" w:date="2014-01-02T15:18:00Z">
        <w:r w:rsidR="00973685">
          <w:t xml:space="preserve">uidelines for </w:t>
        </w:r>
      </w:ins>
      <w:r w:rsidR="00847E07">
        <w:t>Contact</w:t>
      </w:r>
      <w:ins w:id="2249" w:author="Steve Maas" w:date="2014-01-02T15:18:00Z">
        <w:r w:rsidR="00973685">
          <w:t xml:space="preserve"> Problems</w:t>
        </w:r>
      </w:ins>
      <w:bookmarkEnd w:id="2244"/>
      <w:bookmarkEnd w:id="2245"/>
    </w:p>
    <w:p w14:paraId="06AE9710" w14:textId="716A9ED0" w:rsidR="00AF4453" w:rsidRDefault="00AF4453">
      <w:pPr>
        <w:rPr>
          <w:ins w:id="2250" w:author="Steve Maas" w:date="2014-01-02T15:47:00Z"/>
        </w:rPr>
      </w:pPr>
      <w:ins w:id="2251" w:author="Steve Maas" w:date="2014-01-02T15:45:00Z">
        <w:r>
          <w:t xml:space="preserve">FEBio offers many contact interfaces which allow the user to model complex boundary interactions. However, this capability comes at a price and the use of contact interfaces may create several problems in the solution process. </w:t>
        </w:r>
      </w:ins>
      <w:ins w:id="2252" w:author="Steve Maas" w:date="2014-01-02T15:47:00Z">
        <w:r>
          <w:t>It is hoped that the guidelines presented in this section may prevent many of the most common problems with contact.</w:t>
        </w:r>
      </w:ins>
    </w:p>
    <w:p w14:paraId="7A0D75BC" w14:textId="77777777" w:rsidR="00AF4453" w:rsidRDefault="00AF4453">
      <w:pPr>
        <w:rPr>
          <w:ins w:id="2253" w:author="Steve Maas" w:date="2014-01-02T15:48:00Z"/>
        </w:rPr>
      </w:pPr>
    </w:p>
    <w:p w14:paraId="294813C0" w14:textId="0A48032F" w:rsidR="00AF4453" w:rsidRDefault="00AF4453">
      <w:pPr>
        <w:rPr>
          <w:ins w:id="2254" w:author="Steve Maas" w:date="2014-01-02T15:48:00Z"/>
        </w:rPr>
      </w:pPr>
      <w:ins w:id="2255" w:author="Steve Maas" w:date="2014-01-02T15:48:00Z">
        <w:r>
          <w:t xml:space="preserve">Most of the contact algorithms implemented in FEBio </w:t>
        </w:r>
      </w:ins>
      <w:ins w:id="2256" w:author="Steve Maas" w:date="2014-01-02T15:49:00Z">
        <w:r>
          <w:t>offer two contact enforcement methods</w:t>
        </w:r>
      </w:ins>
      <w:ins w:id="2257" w:author="Steve Maas" w:date="2014-01-02T15:48:00Z">
        <w:r>
          <w:t xml:space="preserve">: </w:t>
        </w:r>
      </w:ins>
      <w:ins w:id="2258" w:author="Steve Maas" w:date="2014-01-02T15:49:00Z">
        <w:r>
          <w:t xml:space="preserve">a </w:t>
        </w:r>
      </w:ins>
      <w:ins w:id="2259" w:author="Steve Maas" w:date="2014-01-02T15:48:00Z">
        <w:r>
          <w:t xml:space="preserve">penalty method and </w:t>
        </w:r>
      </w:ins>
      <w:ins w:id="2260" w:author="Steve Maas" w:date="2014-01-02T15:49:00Z">
        <w:r>
          <w:t>an augmented Lagrangian method. Since the strategies fo</w:t>
        </w:r>
        <w:r w:rsidR="0045012B">
          <w:t>r these two methods are slightl</w:t>
        </w:r>
      </w:ins>
      <w:ins w:id="2261" w:author="Steve Maas" w:date="2014-01-02T15:51:00Z">
        <w:r w:rsidR="0045012B">
          <w:t>y</w:t>
        </w:r>
      </w:ins>
      <w:ins w:id="2262" w:author="Steve Maas" w:date="2014-01-02T15:49:00Z">
        <w:r>
          <w:t xml:space="preserve"> different, we will look at them separately.</w:t>
        </w:r>
      </w:ins>
      <w:ins w:id="2263" w:author="Steve Maas" w:date="2014-01-02T15:50:00Z">
        <w:r>
          <w:t xml:space="preserve"> These algorithms are discussed in much more detail in the FEBio Theory Manual.</w:t>
        </w:r>
      </w:ins>
    </w:p>
    <w:p w14:paraId="225B7299" w14:textId="77777777" w:rsidR="00AF4453" w:rsidRDefault="00AF4453">
      <w:pPr>
        <w:rPr>
          <w:ins w:id="2264" w:author="Steve Maas" w:date="2014-01-02T15:50:00Z"/>
        </w:rPr>
      </w:pPr>
    </w:p>
    <w:p w14:paraId="0DD97266" w14:textId="0F9E31AB" w:rsidR="00AF4453" w:rsidRDefault="00AF4453">
      <w:pPr>
        <w:pStyle w:val="Heading3"/>
        <w:rPr>
          <w:ins w:id="2265" w:author="Steve Maas" w:date="2014-01-02T15:50:00Z"/>
        </w:rPr>
        <w:pPrChange w:id="2266" w:author="Steve Maas" w:date="2014-01-02T15:50:00Z">
          <w:pPr/>
        </w:pPrChange>
      </w:pPr>
      <w:bookmarkStart w:id="2267" w:name="_Toc385498595"/>
      <w:ins w:id="2268" w:author="Steve Maas" w:date="2014-01-02T15:50:00Z">
        <w:r>
          <w:t>The penalty method</w:t>
        </w:r>
        <w:bookmarkEnd w:id="2267"/>
      </w:ins>
    </w:p>
    <w:p w14:paraId="4A192C2F" w14:textId="7503A811" w:rsidR="0045012B" w:rsidRDefault="0045012B">
      <w:pPr>
        <w:rPr>
          <w:ins w:id="2269" w:author="Steve Maas" w:date="2014-01-02T15:54:00Z"/>
        </w:rPr>
      </w:pPr>
      <w:ins w:id="2270" w:author="Steve Maas" w:date="2014-01-02T15:51:00Z">
        <w:r>
          <w:t xml:space="preserve">The penalty method enforces contact by </w:t>
        </w:r>
      </w:ins>
      <w:ins w:id="2271" w:author="Steve Maas" w:date="2014-01-02T15:52:00Z">
        <w:r>
          <w:t>“</w:t>
        </w:r>
      </w:ins>
      <w:ins w:id="2272" w:author="Steve Maas" w:date="2014-01-02T15:51:00Z">
        <w:r>
          <w:t>penalizing</w:t>
        </w:r>
      </w:ins>
      <w:ins w:id="2273" w:author="Steve Maas" w:date="2014-01-02T15:52:00Z">
        <w:r>
          <w:t xml:space="preserve">” </w:t>
        </w:r>
      </w:ins>
      <w:ins w:id="2274" w:author="Steve Maas" w:date="2014-01-02T15:58:00Z">
        <w:r>
          <w:t xml:space="preserve">(in an energy sense) any </w:t>
        </w:r>
      </w:ins>
      <w:ins w:id="2275" w:author="Steve Maas" w:date="2014-01-02T15:52:00Z">
        <w:r>
          <w:t>deviation from the contact constraint. In other words, when the two contacting surfaces penetrate</w:t>
        </w:r>
      </w:ins>
      <w:ins w:id="2276" w:author="Steve Maas" w:date="2014-01-02T15:54:00Z">
        <w:r>
          <w:t>,</w:t>
        </w:r>
      </w:ins>
      <w:ins w:id="2277" w:author="Steve Maas" w:date="2014-01-02T15:52:00Z">
        <w:r>
          <w:t xml:space="preserve"> a force is generated proportional to the distance of </w:t>
        </w:r>
      </w:ins>
      <w:ins w:id="2278" w:author="Steve Maas" w:date="2014-01-02T15:54:00Z">
        <w:r>
          <w:t>penetration</w:t>
        </w:r>
      </w:ins>
      <w:ins w:id="2279" w:author="Steve Maas" w:date="2014-01-02T15:52:00Z">
        <w:r>
          <w:t xml:space="preserve">, </w:t>
        </w:r>
      </w:ins>
      <w:ins w:id="2280" w:author="Steve Maas" w:date="2014-01-02T15:54:00Z">
        <w:r>
          <w:t>which</w:t>
        </w:r>
      </w:ins>
      <w:ins w:id="2281" w:author="Steve Maas" w:date="2014-01-02T15:52:00Z">
        <w:r>
          <w:t xml:space="preserve"> has the effect that the surfaces will </w:t>
        </w:r>
      </w:ins>
      <w:ins w:id="2282" w:author="Steve Maas" w:date="2014-01-02T15:59:00Z">
        <w:r>
          <w:t xml:space="preserve">now </w:t>
        </w:r>
      </w:ins>
      <w:ins w:id="2283" w:author="Steve Maas" w:date="2014-01-02T15:52:00Z">
        <w:r>
          <w:t xml:space="preserve">repell each other. The </w:t>
        </w:r>
      </w:ins>
      <w:ins w:id="2284" w:author="Steve Maas" w:date="2014-01-02T15:53:00Z">
        <w:r>
          <w:t>strength</w:t>
        </w:r>
      </w:ins>
      <w:ins w:id="2285" w:author="Steve Maas" w:date="2014-01-02T15:52:00Z">
        <w:r>
          <w:t xml:space="preserve"> </w:t>
        </w:r>
      </w:ins>
      <w:ins w:id="2286" w:author="Steve Maas" w:date="2014-01-02T15:53:00Z">
        <w:r>
          <w:t xml:space="preserve">of this repelling force is controlled by the user through the </w:t>
        </w:r>
        <w:r>
          <w:rPr>
            <w:i/>
          </w:rPr>
          <w:t>penalty factor</w:t>
        </w:r>
        <w:r>
          <w:t>.</w:t>
        </w:r>
      </w:ins>
    </w:p>
    <w:p w14:paraId="7CF43D81" w14:textId="77777777" w:rsidR="0045012B" w:rsidRDefault="0045012B">
      <w:pPr>
        <w:rPr>
          <w:ins w:id="2287" w:author="Steve Maas" w:date="2014-01-02T15:54:00Z"/>
        </w:rPr>
      </w:pPr>
    </w:p>
    <w:p w14:paraId="4627CF38" w14:textId="6FE23FC9" w:rsidR="00AF4453" w:rsidRDefault="0045012B">
      <w:pPr>
        <w:rPr>
          <w:ins w:id="2288" w:author="Steve Maas" w:date="2014-01-02T16:02:00Z"/>
        </w:rPr>
      </w:pPr>
      <w:ins w:id="2289" w:author="Steve Maas" w:date="2014-01-02T15:54:00Z">
        <w:r>
          <w:t xml:space="preserve">The obvious downside of this method is that some penetration is necessary to generate the contact force. The larger the penalty factor, the smaller this penetration needs to be and thus the better the contact constraint is enforced. However, choosing the penalty factor too large may </w:t>
        </w:r>
      </w:ins>
      <w:ins w:id="2290" w:author="Steve Maas" w:date="2014-01-02T15:56:00Z">
        <w:r>
          <w:t xml:space="preserve">cause the problem to become unstable since the contact force (and corresponding stiffness) will </w:t>
        </w:r>
      </w:ins>
      <w:ins w:id="2291" w:author="Steve Maas" w:date="2014-01-02T15:57:00Z">
        <w:r>
          <w:t xml:space="preserve">dominate the other forces in the model. </w:t>
        </w:r>
      </w:ins>
      <w:ins w:id="2292" w:author="Steve Maas" w:date="2014-01-02T15:59:00Z">
        <w:r>
          <w:t xml:space="preserve">Choosing a good penalty factor can thus be often difficult and </w:t>
        </w:r>
      </w:ins>
      <w:ins w:id="2293" w:author="Steve Maas" w:date="2014-01-02T16:00:00Z">
        <w:r>
          <w:t xml:space="preserve">may require several attempts before getting it “right”. To help with choosing a penalty factor, FEBio offers the </w:t>
        </w:r>
      </w:ins>
      <w:ins w:id="2294" w:author="Steve Maas" w:date="2014-01-02T16:01:00Z">
        <w:r>
          <w:rPr>
            <w:i/>
          </w:rPr>
          <w:t xml:space="preserve">auto_penalty </w:t>
        </w:r>
        <w:r>
          <w:t xml:space="preserve">option for many of its contact interfaces which will </w:t>
        </w:r>
        <w:r w:rsidR="00ED646C">
          <w:t>estimate a good penalty factor based on element size</w:t>
        </w:r>
      </w:ins>
      <w:ins w:id="2295" w:author="Steve Maas" w:date="2014-01-02T16:02:00Z">
        <w:r w:rsidR="00ED646C">
          <w:t xml:space="preserve"> and initial</w:t>
        </w:r>
      </w:ins>
      <w:ins w:id="2296" w:author="Steve Maas" w:date="2014-01-02T16:01:00Z">
        <w:r w:rsidR="00ED646C">
          <w:t xml:space="preserve"> material stiffness</w:t>
        </w:r>
      </w:ins>
      <w:ins w:id="2297" w:author="Steve Maas" w:date="2014-01-02T16:02:00Z">
        <w:r w:rsidR="00ED646C">
          <w:t xml:space="preserve">. However, even then it may still take a few tries before getting the penalty factor good enough. </w:t>
        </w:r>
      </w:ins>
    </w:p>
    <w:p w14:paraId="07C01B41" w14:textId="77777777" w:rsidR="00ED646C" w:rsidRDefault="00ED646C">
      <w:pPr>
        <w:rPr>
          <w:ins w:id="2298" w:author="Steve Maas" w:date="2014-01-02T16:02:00Z"/>
        </w:rPr>
      </w:pPr>
    </w:p>
    <w:p w14:paraId="55B6048B" w14:textId="2173F2FB" w:rsidR="00ED646C" w:rsidRDefault="00ED646C">
      <w:pPr>
        <w:pStyle w:val="Heading3"/>
        <w:rPr>
          <w:ins w:id="2299" w:author="Steve Maas" w:date="2014-01-02T16:02:00Z"/>
        </w:rPr>
        <w:pPrChange w:id="2300" w:author="Steve Maas" w:date="2014-01-02T16:02:00Z">
          <w:pPr/>
        </w:pPrChange>
      </w:pPr>
      <w:bookmarkStart w:id="2301" w:name="_Toc385498596"/>
      <w:ins w:id="2302" w:author="Steve Maas" w:date="2014-01-02T16:02:00Z">
        <w:r>
          <w:t>Augmented Lagrangian Method</w:t>
        </w:r>
        <w:bookmarkEnd w:id="2301"/>
      </w:ins>
    </w:p>
    <w:p w14:paraId="42D93285" w14:textId="487B8B07" w:rsidR="00ED646C" w:rsidRDefault="00ED646C">
      <w:pPr>
        <w:rPr>
          <w:ins w:id="2303" w:author="Steve Maas" w:date="2014-01-02T16:06:00Z"/>
        </w:rPr>
      </w:pPr>
      <w:ins w:id="2304" w:author="Steve Maas" w:date="2014-01-02T16:03:00Z">
        <w:r>
          <w:t>In theory, in the presence of constraints, the corresponding Lagrange multipliers must be calculated which</w:t>
        </w:r>
      </w:ins>
      <w:ins w:id="2305" w:author="Steve Maas" w:date="2014-01-02T16:04:00Z">
        <w:r>
          <w:t>,</w:t>
        </w:r>
      </w:ins>
      <w:ins w:id="2306" w:author="Steve Maas" w:date="2014-01-02T16:03:00Z">
        <w:r>
          <w:t xml:space="preserve"> in the case of contact</w:t>
        </w:r>
      </w:ins>
      <w:ins w:id="2307" w:author="Steve Maas" w:date="2014-01-02T16:04:00Z">
        <w:r>
          <w:t>,</w:t>
        </w:r>
      </w:ins>
      <w:ins w:id="2308" w:author="Steve Maas" w:date="2014-01-02T16:03:00Z">
        <w:r>
          <w:t xml:space="preserve"> correspond to the contact forces that enforce the contact constraint exactly. </w:t>
        </w:r>
      </w:ins>
      <w:ins w:id="2309" w:author="Steve Maas" w:date="2014-01-02T16:04:00Z">
        <w:r>
          <w:t xml:space="preserve">Unfortunately, the exact evaluation of these Lagrange multiplies is numerically very challenging and therefore in FEBio it was </w:t>
        </w:r>
      </w:ins>
      <w:ins w:id="2310" w:author="Steve Maas" w:date="2014-01-02T16:06:00Z">
        <w:r>
          <w:t>decided</w:t>
        </w:r>
      </w:ins>
      <w:ins w:id="2311" w:author="Steve Maas" w:date="2014-01-02T16:04:00Z">
        <w:r>
          <w:t xml:space="preserve"> to evaluate these Lagrange multipliers in an iterative method, named the </w:t>
        </w:r>
      </w:ins>
      <w:ins w:id="2312" w:author="Steve Maas" w:date="2014-01-02T16:05:00Z">
        <w:r>
          <w:rPr>
            <w:i/>
          </w:rPr>
          <w:t xml:space="preserve">Augmented Lagrangian </w:t>
        </w:r>
        <w:r>
          <w:t xml:space="preserve">method. </w:t>
        </w:r>
      </w:ins>
      <w:ins w:id="2313" w:author="Steve Maas" w:date="2014-01-02T16:06:00Z">
        <w:r>
          <w:t xml:space="preserve">Using this </w:t>
        </w:r>
        <w:r>
          <w:lastRenderedPageBreak/>
          <w:t>method, FEBio will solve a time step several times</w:t>
        </w:r>
      </w:ins>
      <w:ins w:id="2314" w:author="Steve Maas" w:date="2014-01-02T16:11:00Z">
        <w:r>
          <w:t xml:space="preserve"> (these iterations are termed </w:t>
        </w:r>
        <w:r>
          <w:rPr>
            <w:i/>
          </w:rPr>
          <w:t>augmentations</w:t>
        </w:r>
        <w:r>
          <w:t>)</w:t>
        </w:r>
      </w:ins>
      <w:ins w:id="2315" w:author="Steve Maas" w:date="2014-01-02T16:06:00Z">
        <w:r>
          <w:t>, where each time the approximate Lagrange mutlipliers are updated</w:t>
        </w:r>
      </w:ins>
      <w:ins w:id="2316" w:author="Steve Maas" w:date="2014-01-02T16:11:00Z">
        <w:r>
          <w:t xml:space="preserve"> (or </w:t>
        </w:r>
        <w:r>
          <w:rPr>
            <w:i/>
          </w:rPr>
          <w:t>augmented</w:t>
        </w:r>
        <w:r>
          <w:t>)</w:t>
        </w:r>
      </w:ins>
      <w:ins w:id="2317" w:author="Steve Maas" w:date="2014-01-02T16:06:00Z">
        <w:r>
          <w:t xml:space="preserve">. </w:t>
        </w:r>
      </w:ins>
    </w:p>
    <w:p w14:paraId="458409C5" w14:textId="77777777" w:rsidR="00ED646C" w:rsidRDefault="00ED646C">
      <w:pPr>
        <w:rPr>
          <w:ins w:id="2318" w:author="Steve Maas" w:date="2014-01-02T16:07:00Z"/>
        </w:rPr>
      </w:pPr>
    </w:p>
    <w:p w14:paraId="0B6F09FF" w14:textId="09600A38" w:rsidR="00ED646C" w:rsidRDefault="00ED646C">
      <w:pPr>
        <w:rPr>
          <w:ins w:id="2319" w:author="Steve Maas" w:date="2014-01-02T16:11:00Z"/>
        </w:rPr>
      </w:pPr>
      <w:ins w:id="2320" w:author="Steve Maas" w:date="2014-01-02T16:07:00Z">
        <w:r>
          <w:t>The obvious drawback of this method is that now each time step has to be solved several times. However, the advantage of avoiding the numerical problems of obtain</w:t>
        </w:r>
      </w:ins>
      <w:ins w:id="2321" w:author="Steve Maas" w:date="2014-01-02T16:08:00Z">
        <w:r>
          <w:t>ing</w:t>
        </w:r>
      </w:ins>
      <w:ins w:id="2322" w:author="Steve Maas" w:date="2014-01-02T16:07:00Z">
        <w:r>
          <w:t xml:space="preserve"> the exact Lagrange multipliers </w:t>
        </w:r>
      </w:ins>
      <w:ins w:id="2323" w:author="Steve Maas" w:date="2014-01-02T16:08:00Z">
        <w:r>
          <w:t xml:space="preserve">and </w:t>
        </w:r>
      </w:ins>
      <w:ins w:id="2324" w:author="Steve Maas" w:date="2014-01-02T16:09:00Z">
        <w:r>
          <w:t>the</w:t>
        </w:r>
      </w:ins>
      <w:ins w:id="2325" w:author="Steve Maas" w:date="2014-01-02T16:08:00Z">
        <w:r>
          <w:t xml:space="preserve"> </w:t>
        </w:r>
      </w:ins>
      <w:ins w:id="2326" w:author="Steve Maas" w:date="2014-01-02T16:09:00Z">
        <w:r>
          <w:t xml:space="preserve">fact that in most contact problems very little extra work is needed to solve these augmentations, makes this method very attractive. In addition, it often gives better enforcement of the contact constraint compared </w:t>
        </w:r>
      </w:ins>
      <w:ins w:id="2327" w:author="Steve Maas" w:date="2014-01-02T16:10:00Z">
        <w:r>
          <w:t>to</w:t>
        </w:r>
      </w:ins>
      <w:ins w:id="2328" w:author="Steve Maas" w:date="2014-01-02T16:09:00Z">
        <w:r>
          <w:t xml:space="preserve"> the penalty </w:t>
        </w:r>
      </w:ins>
      <w:ins w:id="2329" w:author="Steve Maas" w:date="2014-01-02T16:10:00Z">
        <w:r>
          <w:t xml:space="preserve">method. </w:t>
        </w:r>
      </w:ins>
    </w:p>
    <w:p w14:paraId="43097893" w14:textId="77777777" w:rsidR="002357E5" w:rsidRDefault="002357E5">
      <w:pPr>
        <w:rPr>
          <w:ins w:id="2330" w:author="Steve Maas" w:date="2014-01-02T16:11:00Z"/>
        </w:rPr>
      </w:pPr>
    </w:p>
    <w:p w14:paraId="5D637D5C" w14:textId="6200D18E" w:rsidR="002357E5" w:rsidRDefault="002357E5">
      <w:pPr>
        <w:rPr>
          <w:ins w:id="2331" w:author="Steve Maas" w:date="2014-01-02T16:13:00Z"/>
        </w:rPr>
      </w:pPr>
      <w:ins w:id="2332" w:author="Steve Maas" w:date="2014-01-02T16:11:00Z">
        <w:r>
          <w:t xml:space="preserve">So why not just use the augmented Lagrangian method? Well, often the penalty method will give good results and since the penalty method is much faster, it is often the </w:t>
        </w:r>
      </w:ins>
      <w:ins w:id="2333" w:author="Steve Maas" w:date="2014-01-02T16:13:00Z">
        <w:r>
          <w:t>preferred</w:t>
        </w:r>
      </w:ins>
      <w:ins w:id="2334" w:author="Steve Maas" w:date="2014-01-02T16:11:00Z">
        <w:r>
          <w:t xml:space="preserve"> choice</w:t>
        </w:r>
      </w:ins>
      <w:ins w:id="2335" w:author="Steve Maas" w:date="2014-01-02T16:13:00Z">
        <w:r>
          <w:t xml:space="preserve"> of many analysists</w:t>
        </w:r>
      </w:ins>
      <w:ins w:id="2336" w:author="Steve Maas" w:date="2014-01-02T16:11:00Z">
        <w:r>
          <w:t xml:space="preserve">. </w:t>
        </w:r>
      </w:ins>
    </w:p>
    <w:p w14:paraId="5474225B" w14:textId="77777777" w:rsidR="002357E5" w:rsidRDefault="002357E5">
      <w:pPr>
        <w:rPr>
          <w:ins w:id="2337" w:author="Steve Maas" w:date="2014-01-02T16:13:00Z"/>
        </w:rPr>
      </w:pPr>
    </w:p>
    <w:p w14:paraId="0656DADF" w14:textId="4E644F15" w:rsidR="002357E5" w:rsidRDefault="002357E5">
      <w:pPr>
        <w:rPr>
          <w:ins w:id="2338" w:author="Steve Maas" w:date="2014-01-02T16:18:00Z"/>
        </w:rPr>
      </w:pPr>
      <w:ins w:id="2339" w:author="Steve Maas" w:date="2014-01-02T16:13:00Z">
        <w:r>
          <w:t xml:space="preserve">In many cases, users are only interested in the final time step. For these users it </w:t>
        </w:r>
      </w:ins>
      <w:ins w:id="2340" w:author="Steve Maas" w:date="2014-01-02T16:14:00Z">
        <w:r>
          <w:t xml:space="preserve">may be </w:t>
        </w:r>
      </w:ins>
      <w:ins w:id="2341" w:author="Steve Maas" w:date="2014-01-02T16:13:00Z">
        <w:r>
          <w:t xml:space="preserve">of interest that it </w:t>
        </w:r>
      </w:ins>
      <w:ins w:id="2342" w:author="Steve Maas" w:date="2014-01-02T16:14:00Z">
        <w:r>
          <w:t xml:space="preserve">is </w:t>
        </w:r>
      </w:ins>
      <w:ins w:id="2343" w:author="Steve Maas" w:date="2014-01-02T16:13:00Z">
        <w:r>
          <w:t xml:space="preserve">possible to </w:t>
        </w:r>
      </w:ins>
      <w:ins w:id="2344" w:author="Steve Maas" w:date="2014-01-02T16:14:00Z">
        <w:r>
          <w:t xml:space="preserve">use the augmented Lagrange method only in the final time step. </w:t>
        </w:r>
      </w:ins>
      <w:ins w:id="2345" w:author="Steve Maas" w:date="2014-01-02T16:15:00Z">
        <w:r>
          <w:t xml:space="preserve">This can be done by defining a loadcurve for the </w:t>
        </w:r>
        <w:r>
          <w:rPr>
            <w:i/>
          </w:rPr>
          <w:t xml:space="preserve">laugon </w:t>
        </w:r>
        <w:r>
          <w:t xml:space="preserve">contact parameter. Then, define </w:t>
        </w:r>
      </w:ins>
      <w:ins w:id="2346" w:author="Steve Maas" w:date="2014-01-02T16:16:00Z">
        <w:r>
          <w:t>the corresponding</w:t>
        </w:r>
      </w:ins>
      <w:ins w:id="2347" w:author="Steve Maas" w:date="2014-01-02T16:15:00Z">
        <w:r>
          <w:t xml:space="preserve"> loadcurve </w:t>
        </w:r>
      </w:ins>
      <w:ins w:id="2348" w:author="Steve Maas" w:date="2014-01-02T16:16:00Z">
        <w:r>
          <w:t xml:space="preserve">as zero everywhere except for the final time step. FEBio will now only use the augmented Lagrangian method in the final time step (and the penalty method all other steps). </w:t>
        </w:r>
      </w:ins>
    </w:p>
    <w:p w14:paraId="3C41AD15" w14:textId="77777777" w:rsidR="002357E5" w:rsidRDefault="002357E5">
      <w:pPr>
        <w:rPr>
          <w:ins w:id="2349" w:author="Steve Maas" w:date="2014-01-02T16:18:00Z"/>
        </w:rPr>
      </w:pPr>
    </w:p>
    <w:p w14:paraId="3E99E3C8" w14:textId="76809094" w:rsidR="002357E5" w:rsidRDefault="002357E5">
      <w:pPr>
        <w:pStyle w:val="Heading3"/>
        <w:rPr>
          <w:ins w:id="2350" w:author="Steve Maas" w:date="2014-01-02T16:18:00Z"/>
        </w:rPr>
        <w:pPrChange w:id="2351" w:author="Steve Maas" w:date="2014-01-02T16:18:00Z">
          <w:pPr/>
        </w:pPrChange>
      </w:pPr>
      <w:bookmarkStart w:id="2352" w:name="_Toc385498597"/>
      <w:ins w:id="2353" w:author="Steve Maas" w:date="2014-01-02T16:18:00Z">
        <w:r>
          <w:t>Initial Separation</w:t>
        </w:r>
        <w:bookmarkEnd w:id="2352"/>
      </w:ins>
    </w:p>
    <w:p w14:paraId="30C451BD" w14:textId="50FA4B03" w:rsidR="002357E5" w:rsidRPr="00FE00A6" w:rsidRDefault="002357E5">
      <w:pPr>
        <w:rPr>
          <w:ins w:id="2354" w:author="Steve Maas" w:date="2014-01-02T16:14:00Z"/>
        </w:rPr>
      </w:pPr>
      <w:ins w:id="2355" w:author="Steve Maas" w:date="2014-01-02T16:18:00Z">
        <w:r>
          <w:t xml:space="preserve">FEBio often struggles with problems that have an initial separation. This is especially so when the problem is force-driven, meaning that the deformation of the model is driven by a force (opposed to displacement-driven problems). In general, when the contact interface is necessary to define a well-constrained problem it is best to avoid initial separation if possible. </w:t>
        </w:r>
      </w:ins>
      <w:ins w:id="2356" w:author="Steve Maas" w:date="2014-01-02T16:21:00Z">
        <w:r w:rsidR="00997C6C">
          <w:t xml:space="preserve">Another way around this issue is to first use a displacement to bring the </w:t>
        </w:r>
      </w:ins>
      <w:ins w:id="2357" w:author="Steve Maas" w:date="2014-01-02T16:22:00Z">
        <w:r w:rsidR="00997C6C">
          <w:t>surfaces in contact and then replace the displacement with a force.</w:t>
        </w:r>
      </w:ins>
    </w:p>
    <w:p w14:paraId="02DAECC9" w14:textId="5B2E1F27" w:rsidR="00847E07" w:rsidDel="002357E5" w:rsidRDefault="00847E07">
      <w:pPr>
        <w:rPr>
          <w:del w:id="2358" w:author="Steve Maas" w:date="2014-01-02T16:18:00Z"/>
        </w:rPr>
      </w:pPr>
      <w:del w:id="2359" w:author="Steve Maas" w:date="2014-01-02T16:18:00Z">
        <w:r w:rsidDel="002357E5">
          <w:delText>Disccuss some common problems with contact</w:delText>
        </w:r>
      </w:del>
    </w:p>
    <w:p w14:paraId="5C8A16AA" w14:textId="136E09D7" w:rsidR="00847E07" w:rsidDel="002357E5" w:rsidRDefault="00847E07" w:rsidP="007D6F0D">
      <w:pPr>
        <w:pStyle w:val="ListParagraph"/>
        <w:numPr>
          <w:ilvl w:val="0"/>
          <w:numId w:val="26"/>
        </w:numPr>
        <w:rPr>
          <w:del w:id="2360" w:author="Steve Maas" w:date="2014-01-02T16:18:00Z"/>
        </w:rPr>
      </w:pPr>
      <w:del w:id="2361" w:author="Steve Maas" w:date="2014-01-02T16:18:00Z">
        <w:r w:rsidDel="002357E5">
          <w:delText>Get better penetration</w:delText>
        </w:r>
      </w:del>
    </w:p>
    <w:p w14:paraId="2F60564D" w14:textId="7F7C3B71" w:rsidR="00847E07" w:rsidDel="002357E5" w:rsidRDefault="00847E07" w:rsidP="007D6F0D">
      <w:pPr>
        <w:pStyle w:val="ListParagraph"/>
        <w:numPr>
          <w:ilvl w:val="0"/>
          <w:numId w:val="26"/>
        </w:numPr>
        <w:rPr>
          <w:del w:id="2362" w:author="Steve Maas" w:date="2014-01-02T16:18:00Z"/>
        </w:rPr>
      </w:pPr>
      <w:del w:id="2363" w:author="Steve Maas" w:date="2014-01-02T16:18:00Z">
        <w:r w:rsidDel="002357E5">
          <w:delText>Choosing a penalty value</w:delText>
        </w:r>
      </w:del>
    </w:p>
    <w:p w14:paraId="37401808" w14:textId="5C01630C" w:rsidR="00847E07" w:rsidDel="002357E5" w:rsidRDefault="00847E07" w:rsidP="007D6F0D">
      <w:pPr>
        <w:pStyle w:val="ListParagraph"/>
        <w:numPr>
          <w:ilvl w:val="0"/>
          <w:numId w:val="26"/>
        </w:numPr>
        <w:rPr>
          <w:del w:id="2364" w:author="Steve Maas" w:date="2014-01-02T16:18:00Z"/>
        </w:rPr>
      </w:pPr>
      <w:del w:id="2365" w:author="Steve Maas" w:date="2014-01-02T16:18:00Z">
        <w:r w:rsidDel="002357E5">
          <w:delText>To augment or not, that’s the question.</w:delText>
        </w:r>
      </w:del>
    </w:p>
    <w:p w14:paraId="3B95B0D0" w14:textId="77777777" w:rsidR="00590133" w:rsidRDefault="00590133" w:rsidP="00590133"/>
    <w:p w14:paraId="75398265" w14:textId="77777777" w:rsidR="009339D1" w:rsidRDefault="009339D1" w:rsidP="009339D1">
      <w:pPr>
        <w:pStyle w:val="Heading2"/>
      </w:pPr>
      <w:bookmarkStart w:id="2366" w:name="_Ref376431879"/>
      <w:bookmarkStart w:id="2367" w:name="_Toc385498598"/>
      <w:r>
        <w:t>Guidelines for Multiphasic Analyses</w:t>
      </w:r>
      <w:bookmarkEnd w:id="2366"/>
      <w:bookmarkEnd w:id="2367"/>
    </w:p>
    <w:p w14:paraId="3A4C47FE" w14:textId="77777777" w:rsidR="009339D1" w:rsidRPr="00AB593C" w:rsidRDefault="009339D1" w:rsidP="009339D1">
      <w:pPr>
        <w:pStyle w:val="Heading3"/>
      </w:pPr>
      <w:bookmarkStart w:id="2368" w:name="_Toc385498599"/>
      <w:r>
        <w:t>Initial State of Swelling</w:t>
      </w:r>
      <w:bookmarkEnd w:id="2368"/>
    </w:p>
    <w:p w14:paraId="1B72AA07" w14:textId="77777777" w:rsidR="009339D1" w:rsidRDefault="009339D1" w:rsidP="009339D1">
      <w:r>
        <w:t xml:space="preserve">Under traction-free conditions, a multiphasic material is usually in a state of swelling due to the osmotic pressure difference between the interstitial fluid and the external environment.  This osmotic pressure arises from the difference in interstitial versus external concentrations of cations and anions, caused by the charged solid matrix and the requirement to satisfy electroneutrality.  An osmotic pressure difference arising from such electrostatic interactions is known as the </w:t>
      </w:r>
      <w:r w:rsidRPr="0050600E">
        <w:rPr>
          <w:i/>
        </w:rPr>
        <w:t>Donnan osmotic pressure</w:t>
      </w:r>
      <w:r>
        <w:t>.  When the Donnan pressure is non-zero, traction-free conditions do not produce stress-free conditions for the solid matrix, since the matrix must expand until its stressed state resists the swelling pressure.</w:t>
      </w:r>
    </w:p>
    <w:p w14:paraId="18F17E5A" w14:textId="77777777" w:rsidR="009339D1" w:rsidRDefault="009339D1" w:rsidP="009339D1"/>
    <w:p w14:paraId="0388F1D4" w14:textId="77777777" w:rsidR="009339D1" w:rsidRDefault="009339D1" w:rsidP="009339D1">
      <w:r>
        <w:t xml:space="preserve">The Donnan pressure reduces to zero when the fixed charged density is zero, or when the external environment is infinitely hypertonic (having ion concentrations infinitely greater than the interstitial fixed charge density).  Since these two conditions represent special cases, it is </w:t>
      </w:r>
      <w:r>
        <w:lastRenderedPageBreak/>
        <w:t>generally necessary to devise methods for achieving the desired initial state of swelling, in an analysis where loads or displacements need to be prescribed over and above this swollen state.  Swelling occurs as a result of the influx of solvent into the porous solid matrix.  This influx is a time-dependent process that could require extensive analysis time.  Therefore, it is computationally efficacious to achieve the initial state of swelling by using a multi-step analysis (</w:t>
      </w:r>
      <w:r>
        <w:fldChar w:fldCharType="begin"/>
      </w:r>
      <w:r>
        <w:instrText xml:space="preserve"> REF _Ref293568242 \r \h </w:instrText>
      </w:r>
      <w:r>
        <w:fldChar w:fldCharType="separate"/>
      </w:r>
      <w:r>
        <w:t>Chapter 6</w:t>
      </w:r>
      <w:r>
        <w:fldChar w:fldCharType="end"/>
      </w:r>
      <w:r>
        <w:t>) where the first step is a steady-state analysis (Section </w:t>
      </w:r>
      <w:r>
        <w:fldChar w:fldCharType="begin"/>
      </w:r>
      <w:r>
        <w:instrText xml:space="preserve"> REF _Ref250285979 \r \h </w:instrText>
      </w:r>
      <w:r>
        <w:fldChar w:fldCharType="separate"/>
      </w:r>
      <w:ins w:id="2369" w:author="Steve Maas" w:date="2014-01-02T13:04:00Z">
        <w:r>
          <w:t>3.4.1</w:t>
        </w:r>
      </w:ins>
      <w:del w:id="2370" w:author="Steve Maas" w:date="2014-01-02T13:04:00Z">
        <w:r w:rsidDel="00873D59">
          <w:delText>3.3.1</w:delText>
        </w:r>
      </w:del>
      <w:r>
        <w:fldChar w:fldCharType="end"/>
      </w:r>
      <w:r>
        <w:t xml:space="preserve">). In this steady-state step, the fixed charge density may be ramped up from zero to the desired value using a load curve for that property or, alternatively, the external environmental conditions may be reduced from a very high hypertonic state down to the desired level.  In the second step, prescribed displacement boundary conditions (when needed) may be specified to be of type </w:t>
      </w:r>
      <w:r w:rsidRPr="00234A1A">
        <w:rPr>
          <w:i/>
        </w:rPr>
        <w:t>relative</w:t>
      </w:r>
      <w:r>
        <w:t xml:space="preserve"> (Section </w:t>
      </w:r>
      <w:r>
        <w:fldChar w:fldCharType="begin"/>
      </w:r>
      <w:r>
        <w:instrText xml:space="preserve"> REF _Ref172095051 \r \h </w:instrText>
      </w:r>
      <w:r>
        <w:fldChar w:fldCharType="separate"/>
      </w:r>
      <w:ins w:id="2371" w:author="Steve Maas" w:date="2014-01-02T13:04:00Z">
        <w:r>
          <w:t>3.8.1</w:t>
        </w:r>
      </w:ins>
      <w:del w:id="2372" w:author="Steve Maas" w:date="2014-01-02T13:04:00Z">
        <w:r w:rsidDel="00873D59">
          <w:delText>3.7.1</w:delText>
        </w:r>
      </w:del>
      <w:r>
        <w:fldChar w:fldCharType="end"/>
      </w:r>
      <w:r>
        <w:t>), so that they become superposed over and above the initial swelling state.</w:t>
      </w:r>
    </w:p>
    <w:p w14:paraId="37B20F28" w14:textId="77777777" w:rsidR="009339D1" w:rsidRDefault="009339D1" w:rsidP="009339D1"/>
    <w:p w14:paraId="44FC53C3" w14:textId="77777777" w:rsidR="009339D1" w:rsidRDefault="009339D1" w:rsidP="009339D1">
      <w:pPr>
        <w:pStyle w:val="Example"/>
      </w:pPr>
      <w:r>
        <w:t>Example:</w:t>
      </w:r>
    </w:p>
    <w:p w14:paraId="1F263EB4" w14:textId="77777777" w:rsidR="009339D1" w:rsidRDefault="009339D1" w:rsidP="009339D1">
      <w:pPr>
        <w:pStyle w:val="code"/>
      </w:pPr>
      <w:r>
        <w:t>&lt;Step&gt;</w:t>
      </w:r>
    </w:p>
    <w:p w14:paraId="19403138" w14:textId="77777777" w:rsidR="009339D1" w:rsidRDefault="009339D1" w:rsidP="009339D1">
      <w:pPr>
        <w:pStyle w:val="code"/>
      </w:pPr>
      <w:r>
        <w:tab/>
        <w:t>&lt;Module type="multiphasic"/&gt;</w:t>
      </w:r>
    </w:p>
    <w:p w14:paraId="4EAD032A" w14:textId="77777777" w:rsidR="009339D1" w:rsidRDefault="009339D1" w:rsidP="009339D1">
      <w:pPr>
        <w:pStyle w:val="code"/>
      </w:pPr>
      <w:r>
        <w:tab/>
        <w:t>&lt;Control&gt;</w:t>
      </w:r>
    </w:p>
    <w:p w14:paraId="5E5F4995" w14:textId="77777777" w:rsidR="009339D1" w:rsidRDefault="009339D1" w:rsidP="009339D1">
      <w:pPr>
        <w:pStyle w:val="code"/>
      </w:pPr>
      <w:r>
        <w:tab/>
      </w:r>
      <w:r>
        <w:tab/>
        <w:t>&lt;analysis type="steady-state"/&gt;</w:t>
      </w:r>
    </w:p>
    <w:p w14:paraId="0896C57B" w14:textId="77777777" w:rsidR="009339D1" w:rsidRDefault="009339D1" w:rsidP="009339D1">
      <w:pPr>
        <w:pStyle w:val="code"/>
      </w:pPr>
      <w:r>
        <w:tab/>
      </w:r>
      <w:r>
        <w:tab/>
        <w:t>...</w:t>
      </w:r>
    </w:p>
    <w:p w14:paraId="1B22A5D3" w14:textId="77777777" w:rsidR="009339D1" w:rsidRDefault="009339D1" w:rsidP="009339D1">
      <w:pPr>
        <w:pStyle w:val="code"/>
      </w:pPr>
      <w:r>
        <w:tab/>
        <w:t>&lt;/Control&gt;</w:t>
      </w:r>
    </w:p>
    <w:p w14:paraId="1B405497" w14:textId="77777777" w:rsidR="009339D1" w:rsidRDefault="009339D1" w:rsidP="009339D1">
      <w:pPr>
        <w:pStyle w:val="code"/>
      </w:pPr>
      <w:r>
        <w:t>&lt;/Step&gt;</w:t>
      </w:r>
    </w:p>
    <w:p w14:paraId="0DF9DC88" w14:textId="77777777" w:rsidR="009339D1" w:rsidRDefault="009339D1" w:rsidP="009339D1">
      <w:pPr>
        <w:pStyle w:val="code"/>
      </w:pPr>
      <w:r>
        <w:t>&lt;Step&gt;</w:t>
      </w:r>
    </w:p>
    <w:p w14:paraId="458DFF4F" w14:textId="77777777" w:rsidR="009339D1" w:rsidRDefault="009339D1" w:rsidP="009339D1">
      <w:pPr>
        <w:pStyle w:val="code"/>
      </w:pPr>
      <w:r>
        <w:tab/>
        <w:t>&lt;Module type="multiphasic"/&gt;</w:t>
      </w:r>
    </w:p>
    <w:p w14:paraId="7388527D" w14:textId="77777777" w:rsidR="009339D1" w:rsidRDefault="009339D1" w:rsidP="009339D1">
      <w:pPr>
        <w:pStyle w:val="code"/>
      </w:pPr>
      <w:r>
        <w:tab/>
        <w:t>&lt;Control&gt;</w:t>
      </w:r>
    </w:p>
    <w:p w14:paraId="4FD1689D" w14:textId="77777777" w:rsidR="009339D1" w:rsidRDefault="009339D1" w:rsidP="009339D1">
      <w:pPr>
        <w:pStyle w:val="code"/>
      </w:pPr>
      <w:r>
        <w:tab/>
      </w:r>
      <w:r>
        <w:tab/>
        <w:t>...</w:t>
      </w:r>
    </w:p>
    <w:p w14:paraId="2FA73BC2" w14:textId="77777777" w:rsidR="009339D1" w:rsidRDefault="009339D1" w:rsidP="009339D1">
      <w:pPr>
        <w:pStyle w:val="code"/>
      </w:pPr>
      <w:r>
        <w:tab/>
        <w:t>&lt;/Control&gt;</w:t>
      </w:r>
    </w:p>
    <w:p w14:paraId="3DAC4A75" w14:textId="77777777" w:rsidR="009339D1" w:rsidRDefault="009339D1" w:rsidP="009339D1">
      <w:pPr>
        <w:pStyle w:val="code"/>
      </w:pPr>
      <w:r>
        <w:tab/>
        <w:t>&lt;Boundary&gt;</w:t>
      </w:r>
    </w:p>
    <w:p w14:paraId="15B14133" w14:textId="77777777" w:rsidR="009339D1" w:rsidRDefault="009339D1" w:rsidP="009339D1">
      <w:pPr>
        <w:pStyle w:val="code"/>
      </w:pPr>
      <w:r>
        <w:tab/>
      </w:r>
      <w:r>
        <w:tab/>
        <w:t>&lt;prescribe type="relative"&gt;</w:t>
      </w:r>
    </w:p>
    <w:p w14:paraId="4C1EFB12" w14:textId="77777777" w:rsidR="009339D1" w:rsidRPr="0098023B" w:rsidRDefault="009339D1" w:rsidP="009339D1">
      <w:pPr>
        <w:pStyle w:val="code"/>
        <w:rPr>
          <w:lang w:val="nl-BE"/>
        </w:rPr>
      </w:pPr>
      <w:r>
        <w:tab/>
      </w:r>
      <w:r>
        <w:tab/>
      </w:r>
      <w:r>
        <w:tab/>
      </w:r>
      <w:r w:rsidRPr="0098023B">
        <w:rPr>
          <w:lang w:val="nl-BE"/>
        </w:rPr>
        <w:t>&lt;node id="22" bc="z" lc="4"&gt;1&lt;/node&gt;</w:t>
      </w:r>
    </w:p>
    <w:p w14:paraId="5B92CE8F" w14:textId="77777777" w:rsidR="009339D1" w:rsidRDefault="009339D1" w:rsidP="009339D1">
      <w:pPr>
        <w:pStyle w:val="code"/>
      </w:pPr>
      <w:r w:rsidRPr="0098023B">
        <w:rPr>
          <w:lang w:val="nl-BE"/>
        </w:rPr>
        <w:tab/>
      </w:r>
      <w:r w:rsidRPr="0098023B">
        <w:rPr>
          <w:lang w:val="nl-BE"/>
        </w:rPr>
        <w:tab/>
      </w:r>
      <w:r w:rsidRPr="0098023B">
        <w:rPr>
          <w:lang w:val="nl-BE"/>
        </w:rPr>
        <w:tab/>
      </w:r>
      <w:r>
        <w:t>...</w:t>
      </w:r>
    </w:p>
    <w:p w14:paraId="2A0B28CE" w14:textId="77777777" w:rsidR="009339D1" w:rsidRDefault="009339D1" w:rsidP="009339D1">
      <w:pPr>
        <w:pStyle w:val="code"/>
      </w:pPr>
      <w:r>
        <w:tab/>
      </w:r>
      <w:r>
        <w:tab/>
        <w:t>&lt;/prescribe&gt;</w:t>
      </w:r>
    </w:p>
    <w:p w14:paraId="09292D0C" w14:textId="77777777" w:rsidR="009339D1" w:rsidRDefault="009339D1" w:rsidP="009339D1">
      <w:pPr>
        <w:pStyle w:val="code"/>
      </w:pPr>
      <w:r>
        <w:tab/>
        <w:t>&lt;/Boundary&gt;</w:t>
      </w:r>
    </w:p>
    <w:p w14:paraId="0BB1E068" w14:textId="77777777" w:rsidR="009339D1" w:rsidRDefault="009339D1" w:rsidP="009339D1">
      <w:pPr>
        <w:pStyle w:val="code"/>
      </w:pPr>
      <w:r>
        <w:t>&lt;/Step&gt;</w:t>
      </w:r>
    </w:p>
    <w:p w14:paraId="41FAAE5A" w14:textId="77777777" w:rsidR="009339D1" w:rsidRDefault="009339D1" w:rsidP="009339D1">
      <w:pPr>
        <w:pStyle w:val="code"/>
      </w:pPr>
    </w:p>
    <w:p w14:paraId="48FF91DB" w14:textId="77777777" w:rsidR="009339D1" w:rsidRDefault="009339D1" w:rsidP="009339D1">
      <w:pPr>
        <w:pStyle w:val="Heading3"/>
      </w:pPr>
      <w:bookmarkStart w:id="2373" w:name="_Ref188326917"/>
      <w:bookmarkStart w:id="2374" w:name="_Toc385498600"/>
      <w:r>
        <w:t>Prescribed Boundary Conditions</w:t>
      </w:r>
      <w:bookmarkEnd w:id="2373"/>
      <w:bookmarkEnd w:id="2374"/>
    </w:p>
    <w:p w14:paraId="0F8B4C43" w14:textId="77777777" w:rsidR="009339D1" w:rsidRDefault="009339D1" w:rsidP="009339D1">
      <w:r>
        <w:t xml:space="preserve">In most analyses, it may be assumed that the ambient fluid pressure and electric potential in the external environment are zero, thus </w:t>
      </w:r>
      <w:r w:rsidRPr="00AF2221">
        <w:rPr>
          <w:position w:val="-14"/>
        </w:rPr>
        <w:object w:dxaOrig="720" w:dyaOrig="400" w14:anchorId="2D1CEAB2">
          <v:shape id="_x0000_i1935" type="#_x0000_t75" style="width:36.5pt;height:19.5pt" o:ole="">
            <v:imagedata r:id="rId1852" o:title=""/>
          </v:shape>
          <o:OLEObject Type="Embed" ProgID="Equation.DSMT4" ShapeID="_x0000_i1935" DrawAspect="Content" ObjectID="_1459243018" r:id="rId1853"/>
        </w:object>
      </w:r>
      <w:r>
        <w:t xml:space="preserve"> and </w:t>
      </w:r>
      <w:r w:rsidRPr="00AF2221">
        <w:rPr>
          <w:position w:val="-14"/>
        </w:rPr>
        <w:object w:dxaOrig="740" w:dyaOrig="400" w14:anchorId="496482BC">
          <v:shape id="_x0000_i1936" type="#_x0000_t75" style="width:37.5pt;height:19.5pt" o:ole="">
            <v:imagedata r:id="rId1854" o:title=""/>
          </v:shape>
          <o:OLEObject Type="Embed" ProgID="Equation.DSMT4" ShapeID="_x0000_i1936" DrawAspect="Content" ObjectID="_1459243019" r:id="rId1855"/>
        </w:object>
      </w:r>
      <w:r>
        <w:t xml:space="preserve">, where the subscripted asterisk is used to denote environmental conditions.  Since the external environment does not include a solid matrix, the fixed charge density there is zero.  </w:t>
      </w:r>
      <w:r w:rsidRPr="00AF2221">
        <w:rPr>
          <w:position w:val="-14"/>
        </w:rPr>
        <w:object w:dxaOrig="1340" w:dyaOrig="420" w14:anchorId="2FF8387F">
          <v:shape id="_x0000_i1937" type="#_x0000_t75" style="width:67.5pt;height:21.5pt" o:ole="">
            <v:imagedata r:id="rId1856" o:title=""/>
          </v:shape>
          <o:OLEObject Type="Embed" ProgID="Equation.DSMT4" ShapeID="_x0000_i1937" DrawAspect="Content" ObjectID="_1459243020" r:id="rId1857"/>
        </w:object>
      </w:r>
      <w:r>
        <w:t xml:space="preserve">It follows that the effective fluid pressure in the external environment is </w:t>
      </w:r>
      <w:r w:rsidRPr="00AF2221">
        <w:rPr>
          <w:position w:val="-16"/>
        </w:rPr>
        <w:object w:dxaOrig="2000" w:dyaOrig="440" w14:anchorId="609C1D94">
          <v:shape id="_x0000_i1938" type="#_x0000_t75" style="width:100pt;height:22pt" o:ole="">
            <v:imagedata r:id="rId1858" o:title=""/>
          </v:shape>
          <o:OLEObject Type="Embed" ProgID="Equation.DSMT4" ShapeID="_x0000_i1938" DrawAspect="Content" ObjectID="_1459243021" r:id="rId1859"/>
        </w:object>
      </w:r>
      <w:r>
        <w:t xml:space="preserve"> and the effective concentrations are </w:t>
      </w:r>
      <w:r w:rsidRPr="00AF2221">
        <w:rPr>
          <w:position w:val="-18"/>
        </w:rPr>
        <w:object w:dxaOrig="1240" w:dyaOrig="460" w14:anchorId="60278E81">
          <v:shape id="_x0000_i1939" type="#_x0000_t75" style="width:62pt;height:22.5pt" o:ole="">
            <v:imagedata r:id="rId1860" o:title=""/>
          </v:shape>
          <o:OLEObject Type="Embed" ProgID="Equation.DSMT4" ShapeID="_x0000_i1939" DrawAspect="Content" ObjectID="_1459243022" r:id="rId1861"/>
        </w:object>
      </w:r>
      <w:r w:rsidRPr="00AF2221">
        <w:rPr>
          <w:position w:val="-18"/>
        </w:rPr>
        <w:object w:dxaOrig="1219" w:dyaOrig="460" w14:anchorId="6892DF99">
          <v:shape id="_x0000_i1940" type="#_x0000_t75" style="width:61.5pt;height:22.5pt" o:ole="">
            <v:imagedata r:id="rId1862" o:title=""/>
          </v:shape>
          <o:OLEObject Type="Embed" ProgID="Equation.DSMT4" ShapeID="_x0000_i1940" DrawAspect="Content" ObjectID="_1459243023" r:id="rId1863"/>
        </w:object>
      </w:r>
      <w:r>
        <w:t>.  Therefore, in multiphasic analyses, whenever the external environment contains solutes</w:t>
      </w:r>
      <w:r w:rsidRPr="00AF2221">
        <w:rPr>
          <w:position w:val="-14"/>
        </w:rPr>
        <w:object w:dxaOrig="240" w:dyaOrig="400" w14:anchorId="6598F0A2">
          <v:shape id="_x0000_i1941" type="#_x0000_t75" style="width:12pt;height:19.5pt" o:ole="">
            <v:imagedata r:id="rId1864" o:title=""/>
          </v:shape>
          <o:OLEObject Type="Embed" ProgID="Equation.DSMT4" ShapeID="_x0000_i1941" DrawAspect="Content" ObjectID="_1459243024" r:id="rId1865"/>
        </w:object>
      </w:r>
      <w:r>
        <w:t xml:space="preserve">, the user must remember to prescribe non-zero boundary conditions for the effective solute concentrations </w:t>
      </w:r>
      <w:r>
        <w:rPr>
          <w:i/>
        </w:rPr>
        <w:t>and</w:t>
      </w:r>
      <w:r>
        <w:t xml:space="preserve"> the effective fluid pressure.</w:t>
      </w:r>
    </w:p>
    <w:p w14:paraId="6DF967AD" w14:textId="77777777" w:rsidR="009339D1" w:rsidRDefault="009339D1" w:rsidP="009339D1"/>
    <w:p w14:paraId="140B40AD" w14:textId="77777777" w:rsidR="009339D1" w:rsidRDefault="009339D1" w:rsidP="009339D1">
      <w:r>
        <w:lastRenderedPageBreak/>
        <w:t xml:space="preserve">Letting </w:t>
      </w:r>
      <w:r w:rsidRPr="00AF2221">
        <w:rPr>
          <w:position w:val="-14"/>
        </w:rPr>
        <w:object w:dxaOrig="720" w:dyaOrig="400" w14:anchorId="375460F3">
          <v:shape id="_x0000_i1942" type="#_x0000_t75" style="width:36.5pt;height:19.5pt" o:ole="">
            <v:imagedata r:id="rId1866" o:title=""/>
          </v:shape>
          <o:OLEObject Type="Embed" ProgID="Equation.DSMT4" ShapeID="_x0000_i1942" DrawAspect="Content" ObjectID="_1459243025" r:id="rId1867"/>
        </w:object>
      </w:r>
      <w:r>
        <w:t xml:space="preserve"> also implies that prescribed mixture normal tractions (Section </w:t>
      </w:r>
      <w:r>
        <w:fldChar w:fldCharType="begin"/>
      </w:r>
      <w:r>
        <w:instrText xml:space="preserve"> REF _Ref194576545 \r \h </w:instrText>
      </w:r>
      <w:r>
        <w:fldChar w:fldCharType="separate"/>
      </w:r>
      <w:ins w:id="2375" w:author="Steve Maas" w:date="2014-01-02T13:04:00Z">
        <w:r>
          <w:t>3.9.3</w:t>
        </w:r>
      </w:ins>
      <w:del w:id="2376" w:author="Steve Maas" w:date="2014-01-02T13:04:00Z">
        <w:r w:rsidDel="00873D59">
          <w:delText>3.8.3</w:delText>
        </w:r>
      </w:del>
      <w:r>
        <w:fldChar w:fldCharType="end"/>
      </w:r>
      <w:r>
        <w:t xml:space="preserve">) represent only the traction above ambient conditions.  Note that users are not obligated to assume that </w:t>
      </w:r>
      <w:r w:rsidRPr="00AF2221">
        <w:rPr>
          <w:position w:val="-14"/>
        </w:rPr>
        <w:object w:dxaOrig="720" w:dyaOrig="400" w14:anchorId="3B182BE9">
          <v:shape id="_x0000_i1943" type="#_x0000_t75" style="width:36.5pt;height:19.5pt" o:ole="">
            <v:imagedata r:id="rId1868" o:title=""/>
          </v:shape>
          <o:OLEObject Type="Embed" ProgID="Equation.DSMT4" ShapeID="_x0000_i1943" DrawAspect="Content" ObjectID="_1459243026" r:id="rId1869"/>
        </w:object>
      </w:r>
      <w:r>
        <w:t xml:space="preserve">.  However, if a non-zero value is assumed for the ambient pressure, then users must remember to incorporate this non-zero value whenever prescribing mixture normal tractions.  Similarly, users are not required to assume that </w:t>
      </w:r>
      <w:r w:rsidRPr="00AF2221">
        <w:rPr>
          <w:position w:val="-14"/>
        </w:rPr>
        <w:object w:dxaOrig="740" w:dyaOrig="400" w14:anchorId="2959571F">
          <v:shape id="_x0000_i1944" type="#_x0000_t75" style="width:37.5pt;height:19.5pt" o:ole="">
            <v:imagedata r:id="rId1870" o:title=""/>
          </v:shape>
          <o:OLEObject Type="Embed" ProgID="Equation.DSMT4" ShapeID="_x0000_i1944" DrawAspect="Content" ObjectID="_1459243027" r:id="rId1871"/>
        </w:object>
      </w:r>
      <w:r>
        <w:t xml:space="preserve">; when a non-zero value is assumed for the electric potential of the external environment, the prescribed boundary conditions for the effective concentrations should be evaluated using the corresponding partition coefficient, </w:t>
      </w:r>
      <w:r w:rsidRPr="00AF2221">
        <w:rPr>
          <w:position w:val="-18"/>
        </w:rPr>
        <w:object w:dxaOrig="1240" w:dyaOrig="460" w14:anchorId="6370130E">
          <v:shape id="_x0000_i1945" type="#_x0000_t75" style="width:62pt;height:22.5pt" o:ole="">
            <v:imagedata r:id="rId1872" o:title=""/>
          </v:shape>
          <o:OLEObject Type="Embed" ProgID="Equation.DSMT4" ShapeID="_x0000_i1945" DrawAspect="Content" ObjectID="_1459243028" r:id="rId1873"/>
        </w:object>
      </w:r>
      <w:r w:rsidRPr="00AF2221">
        <w:rPr>
          <w:position w:val="-18"/>
        </w:rPr>
        <w:object w:dxaOrig="1219" w:dyaOrig="460" w14:anchorId="5D97F546">
          <v:shape id="_x0000_i1946" type="#_x0000_t75" style="width:61.5pt;height:22.5pt" o:ole="">
            <v:imagedata r:id="rId1874" o:title=""/>
          </v:shape>
          <o:OLEObject Type="Embed" ProgID="Equation.DSMT4" ShapeID="_x0000_i1946" DrawAspect="Content" ObjectID="_1459243029" r:id="rId1875"/>
        </w:object>
      </w:r>
      <w:r>
        <w:t>.</w:t>
      </w:r>
    </w:p>
    <w:p w14:paraId="0EBCE4D3" w14:textId="77777777" w:rsidR="009339D1" w:rsidRDefault="009339D1" w:rsidP="009339D1">
      <w:pPr>
        <w:pStyle w:val="Heading3"/>
      </w:pPr>
      <w:bookmarkStart w:id="2377" w:name="_Toc385498601"/>
      <w:r>
        <w:t>Prescribed Initial Conditions</w:t>
      </w:r>
      <w:bookmarkEnd w:id="2377"/>
    </w:p>
    <w:p w14:paraId="7FA31A10" w14:textId="77777777" w:rsidR="009339D1" w:rsidRDefault="009339D1" w:rsidP="009339D1">
      <w:r>
        <w:t xml:space="preserve">When a multiphasic material is initially exposed to a given external environment with effective pressure </w:t>
      </w:r>
      <w:r w:rsidRPr="00AF2221">
        <w:rPr>
          <w:position w:val="-14"/>
        </w:rPr>
        <w:object w:dxaOrig="260" w:dyaOrig="400" w14:anchorId="29A95B91">
          <v:shape id="_x0000_i1947" type="#_x0000_t75" style="width:13.5pt;height:19.5pt" o:ole="">
            <v:imagedata r:id="rId1876" o:title=""/>
          </v:shape>
          <o:OLEObject Type="Embed" ProgID="Equation.DSMT4" ShapeID="_x0000_i1947" DrawAspect="Content" ObjectID="_1459243030" r:id="rId1877"/>
        </w:object>
      </w:r>
      <w:r>
        <w:t xml:space="preserve"> and effective concentrations </w:t>
      </w:r>
      <w:r w:rsidRPr="00AF2221">
        <w:rPr>
          <w:position w:val="-14"/>
        </w:rPr>
        <w:object w:dxaOrig="279" w:dyaOrig="420" w14:anchorId="612A9B0C">
          <v:shape id="_x0000_i1948" type="#_x0000_t75" style="width:14pt;height:21.5pt" o:ole="">
            <v:imagedata r:id="rId1878" o:title=""/>
          </v:shape>
          <o:OLEObject Type="Embed" ProgID="Equation.DSMT4" ShapeID="_x0000_i1948" DrawAspect="Content" ObjectID="_1459243031" r:id="rId1879"/>
        </w:object>
      </w:r>
      <w:r w:rsidRPr="00AF2221">
        <w:rPr>
          <w:position w:val="-10"/>
        </w:rPr>
        <w:object w:dxaOrig="980" w:dyaOrig="300" w14:anchorId="3A8AFF3D">
          <v:shape id="_x0000_i1949" type="#_x0000_t75" style="width:49.5pt;height:14pt" o:ole="">
            <v:imagedata r:id="rId1880" o:title=""/>
          </v:shape>
          <o:OLEObject Type="Embed" ProgID="Equation.DSMT4" ShapeID="_x0000_i1949" DrawAspect="Content" ObjectID="_1459243032" r:id="rId1881"/>
        </w:object>
      </w:r>
      <w:r>
        <w:t xml:space="preserve">, the initial conditions inside the material should be set to </w:t>
      </w:r>
      <w:r w:rsidRPr="00AF2221">
        <w:rPr>
          <w:position w:val="-14"/>
        </w:rPr>
        <w:object w:dxaOrig="720" w:dyaOrig="400" w14:anchorId="016EA5E0">
          <v:shape id="_x0000_i1950" type="#_x0000_t75" style="width:36.5pt;height:19.5pt" o:ole="">
            <v:imagedata r:id="rId1882" o:title=""/>
          </v:shape>
          <o:OLEObject Type="Embed" ProgID="Equation.DSMT4" ShapeID="_x0000_i1950" DrawAspect="Content" ObjectID="_1459243033" r:id="rId1883"/>
        </w:object>
      </w:r>
      <w:r>
        <w:t xml:space="preserve"> and </w:t>
      </w:r>
      <w:r w:rsidRPr="00AF2221">
        <w:rPr>
          <w:position w:val="-14"/>
        </w:rPr>
        <w:object w:dxaOrig="840" w:dyaOrig="420" w14:anchorId="0CDE2645">
          <v:shape id="_x0000_i1951" type="#_x0000_t75" style="width:42pt;height:21.5pt" o:ole="">
            <v:imagedata r:id="rId1884" o:title=""/>
          </v:shape>
          <o:OLEObject Type="Embed" ProgID="Equation.DSMT4" ShapeID="_x0000_i1951" DrawAspect="Content" ObjectID="_1459243034" r:id="rId1885"/>
        </w:object>
      </w:r>
      <w:r>
        <w:t xml:space="preserve"> in order to expedite the evaluation of the initial state of swelling.  The values of </w:t>
      </w:r>
      <w:r w:rsidRPr="00AF2221">
        <w:rPr>
          <w:position w:val="-14"/>
        </w:rPr>
        <w:object w:dxaOrig="260" w:dyaOrig="400" w14:anchorId="416ED8C5">
          <v:shape id="_x0000_i1952" type="#_x0000_t75" style="width:13.5pt;height:19.5pt" o:ole="">
            <v:imagedata r:id="rId1886" o:title=""/>
          </v:shape>
          <o:OLEObject Type="Embed" ProgID="Equation.DSMT4" ShapeID="_x0000_i1952" DrawAspect="Content" ObjectID="_1459243035" r:id="rId1887"/>
        </w:object>
      </w:r>
      <w:r>
        <w:t xml:space="preserve"> and </w:t>
      </w:r>
      <w:r w:rsidRPr="00AF2221">
        <w:rPr>
          <w:position w:val="-14"/>
        </w:rPr>
        <w:object w:dxaOrig="279" w:dyaOrig="420" w14:anchorId="547EC948">
          <v:shape id="_x0000_i1953" type="#_x0000_t75" style="width:14pt;height:21.5pt" o:ole="">
            <v:imagedata r:id="rId1888" o:title=""/>
          </v:shape>
          <o:OLEObject Type="Embed" ProgID="Equation.DSMT4" ShapeID="_x0000_i1953" DrawAspect="Content" ObjectID="_1459243036" r:id="rId1889"/>
        </w:object>
      </w:r>
      <w:r>
        <w:t xml:space="preserve"> should be evaluated as described in Section </w:t>
      </w:r>
      <w:r>
        <w:fldChar w:fldCharType="begin"/>
      </w:r>
      <w:r>
        <w:instrText xml:space="preserve"> REF _Ref188326917 \r \h </w:instrText>
      </w:r>
      <w:r>
        <w:fldChar w:fldCharType="separate"/>
      </w:r>
      <w:r>
        <w:t xml:space="preserve">4.6.1.2. </w:t>
      </w:r>
      <w:r>
        <w:fldChar w:fldCharType="end"/>
      </w:r>
    </w:p>
    <w:p w14:paraId="2F2BC67C" w14:textId="77777777" w:rsidR="009339D1" w:rsidRDefault="009339D1" w:rsidP="009339D1">
      <w:pPr>
        <w:pStyle w:val="Heading3"/>
      </w:pPr>
      <w:bookmarkStart w:id="2378" w:name="_Toc385498602"/>
      <w:r>
        <w:t>Prescribed Effective Solute Flux</w:t>
      </w:r>
      <w:bookmarkEnd w:id="2378"/>
    </w:p>
    <w:p w14:paraId="3D6A4176" w14:textId="77777777" w:rsidR="009339D1" w:rsidRPr="00E71089" w:rsidRDefault="009339D1" w:rsidP="009339D1">
      <w:r>
        <w:t xml:space="preserve">The finite element formulation for multiphasic materials in FEBio requires that the natural boundary condition for solute </w:t>
      </w:r>
      <w:r w:rsidRPr="00AF2221">
        <w:rPr>
          <w:position w:val="-6"/>
        </w:rPr>
        <w:object w:dxaOrig="240" w:dyaOrig="220" w14:anchorId="1EFCAADF">
          <v:shape id="_x0000_i1954" type="#_x0000_t75" style="width:12pt;height:10.5pt" o:ole="">
            <v:imagedata r:id="rId1890" o:title=""/>
          </v:shape>
          <o:OLEObject Type="Embed" ProgID="Equation.DSMT4" ShapeID="_x0000_i1954" DrawAspect="Content" ObjectID="_1459243037" r:id="rId1891"/>
        </w:object>
      </w:r>
      <w:r>
        <w:t xml:space="preserve"> be prescribed as </w:t>
      </w:r>
      <w:r w:rsidRPr="00AF2221">
        <w:rPr>
          <w:position w:val="-18"/>
        </w:rPr>
        <w:object w:dxaOrig="1920" w:dyaOrig="440" w14:anchorId="5E33ED13">
          <v:shape id="_x0000_i1955" type="#_x0000_t75" style="width:96pt;height:22pt" o:ole="">
            <v:imagedata r:id="rId1892" o:title=""/>
          </v:shape>
          <o:OLEObject Type="Embed" ProgID="Equation.DSMT4" ShapeID="_x0000_i1955" DrawAspect="Content" ObjectID="_1459243038" r:id="rId1893"/>
        </w:object>
      </w:r>
      <w:r>
        <w:t xml:space="preserve">, where </w:t>
      </w:r>
      <w:r w:rsidRPr="00AF2221">
        <w:rPr>
          <w:position w:val="-12"/>
        </w:rPr>
        <w:object w:dxaOrig="300" w:dyaOrig="380" w14:anchorId="091AD75C">
          <v:shape id="_x0000_i1956" type="#_x0000_t75" style="width:14pt;height:19.5pt" o:ole="">
            <v:imagedata r:id="rId1894" o:title=""/>
          </v:shape>
          <o:OLEObject Type="Embed" ProgID="Equation.DSMT4" ShapeID="_x0000_i1956" DrawAspect="Content" ObjectID="_1459243039" r:id="rId1895"/>
        </w:object>
      </w:r>
      <w:r>
        <w:t xml:space="preserve"> is the effective solute flux. For a mixture containing only neutral solutes (</w:t>
      </w:r>
      <w:r w:rsidRPr="00AF2221">
        <w:rPr>
          <w:position w:val="-10"/>
        </w:rPr>
        <w:object w:dxaOrig="1080" w:dyaOrig="360" w14:anchorId="65C495A6">
          <v:shape id="_x0000_i1957" type="#_x0000_t75" style="width:54pt;height:18pt" o:ole="">
            <v:imagedata r:id="rId1896" o:title=""/>
          </v:shape>
          <o:OLEObject Type="Embed" ProgID="Equation.DSMT4" ShapeID="_x0000_i1957" DrawAspect="Content" ObjectID="_1459243040" r:id="rId1897"/>
        </w:object>
      </w:r>
      <w:r>
        <w:t xml:space="preserve"> ), it follows that </w:t>
      </w:r>
      <w:r w:rsidRPr="00AF2221">
        <w:rPr>
          <w:position w:val="-12"/>
        </w:rPr>
        <w:object w:dxaOrig="800" w:dyaOrig="380" w14:anchorId="41ADE81B">
          <v:shape id="_x0000_i1958" type="#_x0000_t75" style="width:40pt;height:19.5pt" o:ole="">
            <v:imagedata r:id="rId1898" o:title=""/>
          </v:shape>
          <o:OLEObject Type="Embed" ProgID="Equation.DSMT4" ShapeID="_x0000_i1958" DrawAspect="Content" ObjectID="_1459243041" r:id="rId1899"/>
        </w:object>
      </w:r>
      <w:r>
        <w:t>.</w:t>
      </w:r>
    </w:p>
    <w:p w14:paraId="305E3179" w14:textId="77777777" w:rsidR="009339D1" w:rsidRDefault="009339D1" w:rsidP="009339D1">
      <w:pPr>
        <w:pStyle w:val="Heading3"/>
      </w:pPr>
      <w:bookmarkStart w:id="2379" w:name="_Toc385498603"/>
      <w:r>
        <w:t>Prescribed Electric Current Density</w:t>
      </w:r>
      <w:bookmarkEnd w:id="2379"/>
    </w:p>
    <w:p w14:paraId="289CAE20" w14:textId="77777777" w:rsidR="009339D1" w:rsidRDefault="009339D1" w:rsidP="009339D1">
      <w:r>
        <w:t>The electric current density in a mixture is a linear superposition of the ion fluxes,</w:t>
      </w:r>
    </w:p>
    <w:p w14:paraId="1DD0B9D3" w14:textId="77777777" w:rsidR="009339D1" w:rsidRDefault="009339D1" w:rsidP="009339D1">
      <w:pPr>
        <w:pStyle w:val="MTDisplayEquation"/>
      </w:pPr>
      <w:r>
        <w:tab/>
      </w:r>
      <w:r w:rsidRPr="00AF2221">
        <w:rPr>
          <w:position w:val="-28"/>
        </w:rPr>
        <w:object w:dxaOrig="1579" w:dyaOrig="560" w14:anchorId="47AE35BD">
          <v:shape id="_x0000_i1959" type="#_x0000_t75" style="width:79.5pt;height:28pt" o:ole="">
            <v:imagedata r:id="rId1900" o:title=""/>
          </v:shape>
          <o:OLEObject Type="Embed" ProgID="Equation.DSMT4" ShapeID="_x0000_i1959" DrawAspect="Content" ObjectID="_1459243042" r:id="rId1901"/>
        </w:object>
      </w:r>
      <w:r>
        <w:t>.</w:t>
      </w:r>
    </w:p>
    <w:p w14:paraId="6B758FF8" w14:textId="77777777" w:rsidR="009339D1" w:rsidRDefault="009339D1" w:rsidP="009339D1">
      <w:r>
        <w:t xml:space="preserve">Since only the normal component </w:t>
      </w:r>
      <w:r w:rsidRPr="00AF2221">
        <w:rPr>
          <w:position w:val="-14"/>
        </w:rPr>
        <w:object w:dxaOrig="1140" w:dyaOrig="420" w14:anchorId="01507D03">
          <v:shape id="_x0000_i1960" type="#_x0000_t75" style="width:58pt;height:21.5pt" o:ole="">
            <v:imagedata r:id="rId1902" o:title=""/>
          </v:shape>
          <o:OLEObject Type="Embed" ProgID="Equation.DSMT4" ShapeID="_x0000_i1960" DrawAspect="Content" ObjectID="_1459243043" r:id="rId1903"/>
        </w:object>
      </w:r>
      <w:r>
        <w:t xml:space="preserve"> of ion fluxes may be prescribed at a boundary, it follows that only the normal component </w:t>
      </w:r>
      <w:r w:rsidRPr="00AF2221">
        <w:rPr>
          <w:position w:val="-14"/>
        </w:rPr>
        <w:object w:dxaOrig="1080" w:dyaOrig="400" w14:anchorId="07D89E68">
          <v:shape id="_x0000_i1961" type="#_x0000_t75" style="width:54pt;height:19.5pt" o:ole="">
            <v:imagedata r:id="rId1904" o:title=""/>
          </v:shape>
          <o:OLEObject Type="Embed" ProgID="Equation.DSMT4" ShapeID="_x0000_i1961" DrawAspect="Content" ObjectID="_1459243044" r:id="rId1905"/>
        </w:object>
      </w:r>
      <w:r>
        <w:t xml:space="preserve"> of the current density may be prescribed.  To prescribe </w:t>
      </w:r>
      <w:r w:rsidRPr="00AF2221">
        <w:rPr>
          <w:position w:val="-14"/>
        </w:rPr>
        <w:object w:dxaOrig="260" w:dyaOrig="400" w14:anchorId="1C41A5BF">
          <v:shape id="_x0000_i1962" type="#_x0000_t75" style="width:13.5pt;height:19.5pt" o:ole="">
            <v:imagedata r:id="rId1906" o:title=""/>
          </v:shape>
          <o:OLEObject Type="Embed" ProgID="Equation.DSMT4" ShapeID="_x0000_i1962" DrawAspect="Content" ObjectID="_1459243045" r:id="rId1907"/>
        </w:object>
      </w:r>
      <w:r>
        <w:t>, it is necessary to know the nature of the ion species in the mixture, and how the current is being applied.  For example, if the ions in the triphasic mixture consist of Na</w:t>
      </w:r>
      <w:r w:rsidRPr="00BC460F">
        <w:rPr>
          <w:vertAlign w:val="superscript"/>
        </w:rPr>
        <w:t>+</w:t>
      </w:r>
      <w:r>
        <w:t xml:space="preserve"> and Cl</w:t>
      </w:r>
      <w:r w:rsidRPr="00BC460F">
        <w:rPr>
          <w:vertAlign w:val="superscript"/>
        </w:rPr>
        <w:t>-</w:t>
      </w:r>
      <w:r>
        <w:t xml:space="preserve">, and if the current is being applied using silver/silver chloride (Ag/AgCl) electrodes, </w:t>
      </w:r>
      <w:r w:rsidRPr="006A3B65">
        <w:t xml:space="preserve">a chemical reaction occurs at the </w:t>
      </w:r>
      <w:r>
        <w:t>anode</w:t>
      </w:r>
      <w:r w:rsidRPr="006A3B65">
        <w:t xml:space="preserve"> </w:t>
      </w:r>
      <w:r>
        <w:t>where Ag combines with Cl</w:t>
      </w:r>
      <w:r w:rsidRPr="00CC080E">
        <w:rPr>
          <w:vertAlign w:val="superscript"/>
        </w:rPr>
        <w:t>-</w:t>
      </w:r>
      <w:r>
        <w:t xml:space="preserve"> to produce AgCl</w:t>
      </w:r>
      <w:r w:rsidRPr="006A3B65">
        <w:t xml:space="preserve">, </w:t>
      </w:r>
      <w:r>
        <w:t>donating an electron to the electrode to transport the current.  At the cathode, the reverse process takes place.  Therefore, in this system, there is only flux of Cl</w:t>
      </w:r>
      <w:r w:rsidRPr="00341905">
        <w:rPr>
          <w:vertAlign w:val="superscript"/>
        </w:rPr>
        <w:t>-</w:t>
      </w:r>
      <w:r>
        <w:t xml:space="preserve"> and no flux of Na</w:t>
      </w:r>
      <w:r w:rsidRPr="00341905">
        <w:rPr>
          <w:vertAlign w:val="superscript"/>
        </w:rPr>
        <w:t>+</w:t>
      </w:r>
      <w:r>
        <w:t xml:space="preserve"> (</w:t>
      </w:r>
      <w:r w:rsidRPr="00AF2221">
        <w:rPr>
          <w:position w:val="-14"/>
        </w:rPr>
        <w:object w:dxaOrig="760" w:dyaOrig="420" w14:anchorId="1D804494">
          <v:shape id="_x0000_i1963" type="#_x0000_t75" style="width:38pt;height:21.5pt" o:ole="">
            <v:imagedata r:id="rId1908" o:title=""/>
          </v:shape>
          <o:OLEObject Type="Embed" ProgID="Equation.DSMT4" ShapeID="_x0000_i1963" DrawAspect="Content" ObjectID="_1459243046" r:id="rId1909"/>
        </w:object>
      </w:r>
      <w:r>
        <w:t xml:space="preserve">) at the electrode-mixture interface, so that the prescribed boundary condition should be </w:t>
      </w:r>
      <w:r w:rsidRPr="00AF2221">
        <w:rPr>
          <w:position w:val="-18"/>
        </w:rPr>
        <w:object w:dxaOrig="1400" w:dyaOrig="460" w14:anchorId="5CD395BA">
          <v:shape id="_x0000_i1964" type="#_x0000_t75" style="width:70pt;height:22.5pt" o:ole="">
            <v:imagedata r:id="rId1910" o:title=""/>
          </v:shape>
          <o:OLEObject Type="Embed" ProgID="Equation.DSMT4" ShapeID="_x0000_i1964" DrawAspect="Content" ObjectID="_1459243047" r:id="rId1911"/>
        </w:object>
      </w:r>
      <w:r>
        <w:t xml:space="preserve">. Since </w:t>
      </w:r>
      <w:r w:rsidRPr="00AF2221">
        <w:rPr>
          <w:position w:val="-4"/>
        </w:rPr>
        <w:object w:dxaOrig="780" w:dyaOrig="300" w14:anchorId="3C23EC5B">
          <v:shape id="_x0000_i1965" type="#_x0000_t75" style="width:39.5pt;height:14pt" o:ole="">
            <v:imagedata r:id="rId1912" o:title=""/>
          </v:shape>
          <o:OLEObject Type="Embed" ProgID="Equation.DSMT4" ShapeID="_x0000_i1965" DrawAspect="Content" ObjectID="_1459243048" r:id="rId1913"/>
        </w:object>
      </w:r>
      <w:r>
        <w:t xml:space="preserve"> and </w:t>
      </w:r>
      <w:r w:rsidRPr="00AF2221">
        <w:rPr>
          <w:position w:val="-4"/>
        </w:rPr>
        <w:object w:dxaOrig="780" w:dyaOrig="300" w14:anchorId="492F30E1">
          <v:shape id="_x0000_i1966" type="#_x0000_t75" style="width:39.5pt;height:14pt" o:ole="">
            <v:imagedata r:id="rId1914" o:title=""/>
          </v:shape>
          <o:OLEObject Type="Embed" ProgID="Equation.DSMT4" ShapeID="_x0000_i1966" DrawAspect="Content" ObjectID="_1459243049" r:id="rId1915"/>
        </w:object>
      </w:r>
      <w:r>
        <w:t xml:space="preserve"> in a triphasic mixture, the corresponding effective fluxes are given by </w:t>
      </w:r>
      <w:r w:rsidRPr="00AF2221">
        <w:rPr>
          <w:position w:val="-12"/>
        </w:rPr>
        <w:object w:dxaOrig="2140" w:dyaOrig="380" w14:anchorId="32730F11">
          <v:shape id="_x0000_i1967" type="#_x0000_t75" style="width:107.5pt;height:19.5pt" o:ole="">
            <v:imagedata r:id="rId1916" o:title=""/>
          </v:shape>
          <o:OLEObject Type="Embed" ProgID="Equation.DSMT4" ShapeID="_x0000_i1967" DrawAspect="Content" ObjectID="_1459243050" r:id="rId1917"/>
        </w:object>
      </w:r>
      <w:r>
        <w:t xml:space="preserve"> and </w:t>
      </w:r>
      <w:r w:rsidRPr="00AF2221">
        <w:rPr>
          <w:position w:val="-12"/>
        </w:rPr>
        <w:object w:dxaOrig="1140" w:dyaOrig="380" w14:anchorId="0315C52A">
          <v:shape id="_x0000_i1968" type="#_x0000_t75" style="width:58pt;height:19.5pt" o:ole="">
            <v:imagedata r:id="rId1918" o:title=""/>
          </v:shape>
          <o:OLEObject Type="Embed" ProgID="Equation.DSMT4" ShapeID="_x0000_i1968" DrawAspect="Content" ObjectID="_1459243051" r:id="rId1919"/>
        </w:object>
      </w:r>
      <w:r>
        <w:t>.</w:t>
      </w:r>
    </w:p>
    <w:p w14:paraId="1820FF67" w14:textId="77777777" w:rsidR="009339D1" w:rsidRDefault="009339D1" w:rsidP="009339D1">
      <w:pPr>
        <w:pStyle w:val="Heading3"/>
      </w:pPr>
      <w:bookmarkStart w:id="2380" w:name="_Toc385498604"/>
      <w:r>
        <w:lastRenderedPageBreak/>
        <w:t>Electrical Grounding</w:t>
      </w:r>
      <w:bookmarkEnd w:id="2380"/>
    </w:p>
    <w:p w14:paraId="5EA64E76" w14:textId="44F2D1E2" w:rsidR="009339D1" w:rsidRDefault="009339D1" w:rsidP="009339D1">
      <w:pPr>
        <w:rPr>
          <w:ins w:id="2381" w:author="Steve Maas" w:date="2014-01-02T13:22:00Z"/>
        </w:rPr>
      </w:pPr>
      <w:r>
        <w:t>If a multiphasic mixture containing ions is completely surrounded by ion-impermeant boundaries it is necessary to ground the mixture to prevent unconstrained fluctuations of the electric potential.  Grounding is performed by prescribing the effective concentration of one or more ions, at a location inside the mixture or on one of its boundaries corresponding to the location of the grounding electrode.  The choice of ion(s) to constrain may be guided by the type of grounding electrode and the reference electrolyte bath in which it is inserted.</w:t>
      </w:r>
    </w:p>
    <w:p w14:paraId="0B8570F7" w14:textId="77777777" w:rsidR="00CF3CDA" w:rsidRDefault="00CF3CDA" w:rsidP="009339D1">
      <w:pPr>
        <w:rPr>
          <w:ins w:id="2382" w:author="Steve Maas" w:date="2014-01-02T13:22:00Z"/>
        </w:rPr>
      </w:pPr>
    </w:p>
    <w:p w14:paraId="194B64A9" w14:textId="2924A96B" w:rsidR="00CF3CDA" w:rsidRDefault="00CF3CDA">
      <w:pPr>
        <w:pStyle w:val="Heading2"/>
        <w:rPr>
          <w:ins w:id="2383" w:author="Steve Maas" w:date="2014-01-02T13:22:00Z"/>
        </w:rPr>
        <w:pPrChange w:id="2384" w:author="Steve Maas" w:date="2014-01-02T13:22:00Z">
          <w:pPr/>
        </w:pPrChange>
      </w:pPr>
      <w:bookmarkStart w:id="2385" w:name="_Ref376433627"/>
      <w:bookmarkStart w:id="2386" w:name="_Toc385498605"/>
      <w:ins w:id="2387" w:author="Steve Maas" w:date="2014-01-02T13:22:00Z">
        <w:r>
          <w:t>Understanding the Solution</w:t>
        </w:r>
        <w:bookmarkEnd w:id="2385"/>
        <w:bookmarkEnd w:id="2386"/>
      </w:ins>
    </w:p>
    <w:p w14:paraId="553BB2B8" w14:textId="6F2D88A3" w:rsidR="00061F56" w:rsidRDefault="00061F56">
      <w:pPr>
        <w:rPr>
          <w:ins w:id="2388" w:author="Steve Maas" w:date="2014-01-02T16:44:00Z"/>
        </w:rPr>
      </w:pPr>
      <w:ins w:id="2389" w:author="Steve Maas" w:date="2014-01-02T16:44:00Z">
        <w:r>
          <w:t xml:space="preserve">Okay, FEBio found a solution. </w:t>
        </w:r>
      </w:ins>
      <w:ins w:id="2390" w:author="Steve Maas" w:date="2014-01-02T16:45:00Z">
        <w:r>
          <w:t>Great</w:t>
        </w:r>
      </w:ins>
      <w:ins w:id="2391" w:author="Steve Maas" w:date="2014-01-02T16:44:00Z">
        <w:r>
          <w:t xml:space="preserve">, </w:t>
        </w:r>
      </w:ins>
      <w:ins w:id="2392" w:author="Steve Maas" w:date="2014-01-02T16:45:00Z">
        <w:r>
          <w:t xml:space="preserve">but </w:t>
        </w:r>
      </w:ins>
      <w:ins w:id="2393" w:author="Steve Maas" w:date="2014-01-02T16:44:00Z">
        <w:r>
          <w:t xml:space="preserve">how do you know it is the right one? Well, </w:t>
        </w:r>
      </w:ins>
      <w:ins w:id="2394" w:author="Steve Maas" w:date="2014-01-02T16:45:00Z">
        <w:r>
          <w:t xml:space="preserve">it turns out </w:t>
        </w:r>
      </w:ins>
      <w:ins w:id="2395" w:author="Steve Maas" w:date="2014-01-02T16:44:00Z">
        <w:r>
          <w:t xml:space="preserve">this is in fact a harder question than it may seem. </w:t>
        </w:r>
      </w:ins>
      <w:ins w:id="2396" w:author="Steve Maas" w:date="2014-01-02T16:45:00Z">
        <w:r>
          <w:t xml:space="preserve">In any </w:t>
        </w:r>
      </w:ins>
      <w:ins w:id="2397" w:author="Steve Maas" w:date="2014-01-02T16:46:00Z">
        <w:r>
          <w:t>finite element model there are numerous assumptions and approximation</w:t>
        </w:r>
      </w:ins>
      <w:ins w:id="2398" w:author="Steve Maas" w:date="2014-01-02T16:47:00Z">
        <w:r>
          <w:t>s</w:t>
        </w:r>
      </w:ins>
      <w:ins w:id="2399" w:author="Steve Maas" w:date="2014-01-02T16:46:00Z">
        <w:r>
          <w:t xml:space="preserve"> and trying to discuss all of these </w:t>
        </w:r>
      </w:ins>
      <w:ins w:id="2400" w:author="Steve Maas" w:date="2014-01-02T16:47:00Z">
        <w:r>
          <w:t>is outside the scope of this section</w:t>
        </w:r>
      </w:ins>
      <w:ins w:id="2401" w:author="Steve Maas" w:date="2014-01-02T16:46:00Z">
        <w:r>
          <w:t xml:space="preserve">. </w:t>
        </w:r>
      </w:ins>
      <w:ins w:id="2402" w:author="Steve Maas" w:date="2014-01-02T16:47:00Z">
        <w:r>
          <w:t xml:space="preserve">Instead, we’ll look at some of the most typical problems that </w:t>
        </w:r>
      </w:ins>
      <w:ins w:id="2403" w:author="Steve Maas" w:date="2014-01-02T16:48:00Z">
        <w:r>
          <w:t xml:space="preserve">FEBio users </w:t>
        </w:r>
      </w:ins>
      <w:ins w:id="2404" w:author="Steve Maas" w:date="2014-01-02T16:47:00Z">
        <w:r>
          <w:t>have run into</w:t>
        </w:r>
      </w:ins>
      <w:ins w:id="2405" w:author="Steve Maas" w:date="2014-01-02T16:48:00Z">
        <w:r>
          <w:t>.</w:t>
        </w:r>
      </w:ins>
      <w:ins w:id="2406" w:author="Steve Maas" w:date="2014-01-02T16:47:00Z">
        <w:r>
          <w:t xml:space="preserve"> </w:t>
        </w:r>
      </w:ins>
    </w:p>
    <w:p w14:paraId="44A88EF0" w14:textId="77777777" w:rsidR="00061F56" w:rsidRDefault="00061F56">
      <w:pPr>
        <w:rPr>
          <w:ins w:id="2407" w:author="Steve Maas" w:date="2014-01-02T16:48:00Z"/>
        </w:rPr>
      </w:pPr>
    </w:p>
    <w:p w14:paraId="40DFC7EE" w14:textId="4D756A22" w:rsidR="00061F56" w:rsidRDefault="00061F56">
      <w:pPr>
        <w:pStyle w:val="Heading3"/>
        <w:rPr>
          <w:ins w:id="2408" w:author="Steve Maas" w:date="2014-01-02T16:44:00Z"/>
        </w:rPr>
        <w:pPrChange w:id="2409" w:author="Steve Maas" w:date="2014-01-02T16:48:00Z">
          <w:pPr/>
        </w:pPrChange>
      </w:pPr>
      <w:bookmarkStart w:id="2410" w:name="_Toc385498606"/>
      <w:ins w:id="2411" w:author="Steve Maas" w:date="2014-01-02T16:48:00Z">
        <w:r>
          <w:t>Mesh convergence</w:t>
        </w:r>
      </w:ins>
      <w:bookmarkEnd w:id="2410"/>
    </w:p>
    <w:p w14:paraId="31FFC193" w14:textId="124822BB" w:rsidR="00061F56" w:rsidRDefault="00061F56">
      <w:pPr>
        <w:rPr>
          <w:ins w:id="2412" w:author="Steve Maas" w:date="2014-01-02T16:53:00Z"/>
        </w:rPr>
      </w:pPr>
      <w:ins w:id="2413" w:author="Steve Maas" w:date="2014-01-02T16:50:00Z">
        <w:r>
          <w:t>The</w:t>
        </w:r>
      </w:ins>
      <w:ins w:id="2414" w:author="Steve Maas" w:date="2014-01-02T16:49:00Z">
        <w:r>
          <w:t xml:space="preserve"> solution </w:t>
        </w:r>
      </w:ins>
      <w:ins w:id="2415" w:author="Steve Maas" w:date="2014-01-02T16:50:00Z">
        <w:r>
          <w:t xml:space="preserve">calculated by FEBio </w:t>
        </w:r>
      </w:ins>
      <w:ins w:id="2416" w:author="Steve Maas" w:date="2014-01-02T16:49:00Z">
        <w:r>
          <w:t xml:space="preserve">only applies to the mesh for which it was solved. However, the “exact” solution must be independent of the mesh and therefore a mesh convergence study is almost always </w:t>
        </w:r>
      </w:ins>
      <w:ins w:id="2417" w:author="Steve Maas" w:date="2014-01-02T16:50:00Z">
        <w:r>
          <w:t>necessary</w:t>
        </w:r>
      </w:ins>
      <w:ins w:id="2418" w:author="Steve Maas" w:date="2014-01-02T16:49:00Z">
        <w:r>
          <w:t xml:space="preserve"> </w:t>
        </w:r>
      </w:ins>
      <w:ins w:id="2419" w:author="Steve Maas" w:date="2014-01-02T16:50:00Z">
        <w:r>
          <w:t xml:space="preserve">to make sure the FEBio solution is close to this exact solution. In practice this means that a </w:t>
        </w:r>
      </w:ins>
      <w:ins w:id="2420" w:author="Steve Maas" w:date="2014-01-02T16:51:00Z">
        <w:r>
          <w:t>model</w:t>
        </w:r>
      </w:ins>
      <w:ins w:id="2421" w:author="Steve Maas" w:date="2014-01-02T16:50:00Z">
        <w:r>
          <w:t xml:space="preserve"> must be run several times with an increasingly finer mesh </w:t>
        </w:r>
      </w:ins>
      <w:ins w:id="2422" w:author="Steve Maas" w:date="2014-01-02T16:51:00Z">
        <w:r>
          <w:t xml:space="preserve">to find out at which mesh density the FEBio solution no longer changes. </w:t>
        </w:r>
      </w:ins>
    </w:p>
    <w:p w14:paraId="3C39CA53" w14:textId="77777777" w:rsidR="004A7278" w:rsidRDefault="004A7278">
      <w:pPr>
        <w:rPr>
          <w:ins w:id="2423" w:author="Steve Maas" w:date="2014-01-02T16:53:00Z"/>
        </w:rPr>
      </w:pPr>
    </w:p>
    <w:p w14:paraId="10139E5C" w14:textId="5BAED87B" w:rsidR="004A7278" w:rsidRDefault="004A7278">
      <w:pPr>
        <w:pStyle w:val="Heading3"/>
        <w:rPr>
          <w:ins w:id="2424" w:author="Steve Maas" w:date="2014-01-02T16:48:00Z"/>
        </w:rPr>
        <w:pPrChange w:id="2425" w:author="Steve Maas" w:date="2014-01-02T16:53:00Z">
          <w:pPr/>
        </w:pPrChange>
      </w:pPr>
      <w:bookmarkStart w:id="2426" w:name="_Toc385498607"/>
      <w:ins w:id="2427" w:author="Steve Maas" w:date="2014-01-02T16:53:00Z">
        <w:r>
          <w:t>Constraint enforcement</w:t>
        </w:r>
      </w:ins>
      <w:bookmarkEnd w:id="2426"/>
    </w:p>
    <w:p w14:paraId="6D71BDCE" w14:textId="0D7BBB3E" w:rsidR="00F4139F" w:rsidRDefault="004A7278">
      <w:pPr>
        <w:rPr>
          <w:ins w:id="2428" w:author="Steve Maas" w:date="2014-01-02T16:54:00Z"/>
        </w:rPr>
      </w:pPr>
      <w:ins w:id="2429" w:author="Steve Maas" w:date="2014-01-02T16:54:00Z">
        <w:r>
          <w:t xml:space="preserve">FEBio uses many iterative algorithms for enforcing constraints. For each of these contraints the user must verify that the solution indeed satisfies these constraints sufficiently. The two most common constraints </w:t>
        </w:r>
      </w:ins>
      <w:ins w:id="2430" w:author="Steve Maas" w:date="2014-01-02T16:56:00Z">
        <w:r>
          <w:t xml:space="preserve">used in FEBio </w:t>
        </w:r>
      </w:ins>
      <w:ins w:id="2431" w:author="Steve Maas" w:date="2014-01-02T16:54:00Z">
        <w:r>
          <w:t xml:space="preserve">are incompressibility and contact. </w:t>
        </w:r>
      </w:ins>
    </w:p>
    <w:p w14:paraId="570702A8" w14:textId="77777777" w:rsidR="004A7278" w:rsidRDefault="004A7278">
      <w:pPr>
        <w:rPr>
          <w:ins w:id="2432" w:author="Steve Maas" w:date="2014-01-02T16:56:00Z"/>
        </w:rPr>
      </w:pPr>
    </w:p>
    <w:p w14:paraId="69038E24" w14:textId="77777777" w:rsidR="004A7278" w:rsidRDefault="004A7278">
      <w:pPr>
        <w:rPr>
          <w:ins w:id="2433" w:author="Steve Maas" w:date="2014-01-02T17:01:00Z"/>
        </w:rPr>
      </w:pPr>
      <w:ins w:id="2434" w:author="Steve Maas" w:date="2014-01-02T17:00:00Z">
        <w:r>
          <w:t>For uncoupled materials, i</w:t>
        </w:r>
      </w:ins>
      <w:ins w:id="2435" w:author="Steve Maas" w:date="2014-01-02T16:56:00Z">
        <w:r>
          <w:t xml:space="preserve">ncompressibility </w:t>
        </w:r>
      </w:ins>
      <w:ins w:id="2436" w:author="Steve Maas" w:date="2014-01-02T16:57:00Z">
        <w:r>
          <w:t xml:space="preserve">(for hexahedral elements) </w:t>
        </w:r>
      </w:ins>
      <w:ins w:id="2437" w:author="Steve Maas" w:date="2014-01-02T16:56:00Z">
        <w:r>
          <w:t xml:space="preserve">is handled </w:t>
        </w:r>
      </w:ins>
      <w:ins w:id="2438" w:author="Steve Maas" w:date="2014-01-02T16:59:00Z">
        <w:r>
          <w:t xml:space="preserve">in FEBio </w:t>
        </w:r>
      </w:ins>
      <w:ins w:id="2439" w:author="Steve Maas" w:date="2014-01-02T16:56:00Z">
        <w:r>
          <w:t xml:space="preserve">using a three-field </w:t>
        </w:r>
      </w:ins>
      <w:ins w:id="2440" w:author="Steve Maas" w:date="2014-01-02T16:57:00Z">
        <w:r>
          <w:t>formulation in addition to the enforcement of the incompressibility constraint. This constrain</w:t>
        </w:r>
      </w:ins>
      <w:ins w:id="2441" w:author="Steve Maas" w:date="2014-01-02T16:58:00Z">
        <w:r>
          <w:t>t</w:t>
        </w:r>
      </w:ins>
      <w:ins w:id="2442" w:author="Steve Maas" w:date="2014-01-02T16:57:00Z">
        <w:r>
          <w:t xml:space="preserve"> is usually enforced using a penalty formulation (although an augmented Lagrangian method is also available). </w:t>
        </w:r>
      </w:ins>
      <w:ins w:id="2443" w:author="Steve Maas" w:date="2014-01-02T16:58:00Z">
        <w:r>
          <w:t>To inspect whether the incompressibility constrain</w:t>
        </w:r>
      </w:ins>
      <w:ins w:id="2444" w:author="Steve Maas" w:date="2014-01-02T16:59:00Z">
        <w:r>
          <w:t>t</w:t>
        </w:r>
      </w:ins>
      <w:ins w:id="2445" w:author="Steve Maas" w:date="2014-01-02T16:58:00Z">
        <w:r>
          <w:t xml:space="preserve"> is satisfied sufficiently the user can look at the volume ratio which has to be close to one. </w:t>
        </w:r>
      </w:ins>
      <w:ins w:id="2446" w:author="Steve Maas" w:date="2014-01-02T16:59:00Z">
        <w:r>
          <w:t xml:space="preserve">If it deviates from one too much the user needs to increase the </w:t>
        </w:r>
      </w:ins>
      <w:ins w:id="2447" w:author="Steve Maas" w:date="2014-01-02T17:00:00Z">
        <w:r>
          <w:t xml:space="preserve">“bulk modulus” of the material. </w:t>
        </w:r>
      </w:ins>
    </w:p>
    <w:p w14:paraId="2F03663F" w14:textId="77777777" w:rsidR="004A7278" w:rsidRDefault="004A7278">
      <w:pPr>
        <w:rPr>
          <w:ins w:id="2448" w:author="Steve Maas" w:date="2014-01-02T17:01:00Z"/>
        </w:rPr>
      </w:pPr>
    </w:p>
    <w:p w14:paraId="7BB297F0" w14:textId="0A0A561F" w:rsidR="004A7278" w:rsidRDefault="004A7278">
      <w:pPr>
        <w:rPr>
          <w:ins w:id="2449" w:author="Steve Maas" w:date="2014-01-02T16:56:00Z"/>
        </w:rPr>
      </w:pPr>
      <w:ins w:id="2450" w:author="Steve Maas" w:date="2014-01-02T17:00:00Z">
        <w:r>
          <w:t xml:space="preserve">For coupled materials, incompressibility is </w:t>
        </w:r>
      </w:ins>
      <w:ins w:id="2451" w:author="Steve Maas" w:date="2014-01-02T17:01:00Z">
        <w:r>
          <w:t xml:space="preserve">not treated explicitly and </w:t>
        </w:r>
      </w:ins>
      <w:ins w:id="2452" w:author="Steve Maas" w:date="2014-01-02T17:00:00Z">
        <w:r>
          <w:t xml:space="preserve">care must be taken when </w:t>
        </w:r>
      </w:ins>
      <w:ins w:id="2453" w:author="Steve Maas" w:date="2014-01-02T17:01:00Z">
        <w:r>
          <w:t xml:space="preserve">using coupled materials in a near-incompressible regime (e.g. setting the Poisson’s ratio too close to 0.5 for a neo-Hookean material). </w:t>
        </w:r>
      </w:ins>
      <w:ins w:id="2454" w:author="Steve Maas" w:date="2014-01-02T17:02:00Z">
        <w:r w:rsidR="0085430D">
          <w:t xml:space="preserve">In that case, the solution will most likely “lock” which manifests itself in displacements that are too small. </w:t>
        </w:r>
      </w:ins>
      <w:ins w:id="2455" w:author="Steve Maas" w:date="2014-01-02T17:03:00Z">
        <w:r w:rsidR="0085430D">
          <w:t xml:space="preserve">Inspection of the volume ratio may not be sufficient to identify locking. </w:t>
        </w:r>
      </w:ins>
      <w:ins w:id="2456" w:author="Steve Maas" w:date="2014-01-02T17:04:00Z">
        <w:r w:rsidR="0085430D">
          <w:t>However</w:t>
        </w:r>
      </w:ins>
      <w:ins w:id="2457" w:author="Steve Maas" w:date="2014-01-02T17:03:00Z">
        <w:r w:rsidR="0085430D">
          <w:t xml:space="preserve">, a mesh convergence study </w:t>
        </w:r>
      </w:ins>
      <w:ins w:id="2458" w:author="Steve Maas" w:date="2014-01-02T17:04:00Z">
        <w:r w:rsidR="0085430D">
          <w:t>will often help in identifying this problem.</w:t>
        </w:r>
      </w:ins>
    </w:p>
    <w:p w14:paraId="1DD1262F" w14:textId="77777777" w:rsidR="004A7278" w:rsidRDefault="004A7278">
      <w:pPr>
        <w:rPr>
          <w:ins w:id="2459" w:author="Steve Maas" w:date="2014-01-02T17:04:00Z"/>
        </w:rPr>
      </w:pPr>
    </w:p>
    <w:p w14:paraId="499695B0" w14:textId="645A96D4" w:rsidR="0085430D" w:rsidRDefault="0085430D">
      <w:pPr>
        <w:rPr>
          <w:ins w:id="2460" w:author="Steve Maas" w:date="2014-01-02T17:06:00Z"/>
        </w:rPr>
      </w:pPr>
      <w:ins w:id="2461" w:author="Steve Maas" w:date="2014-01-02T17:04:00Z">
        <w:r>
          <w:lastRenderedPageBreak/>
          <w:t>When a contact constraint is not sufficiently enforced, the contact</w:t>
        </w:r>
      </w:ins>
      <w:ins w:id="2462" w:author="Steve Maas" w:date="2014-01-02T17:05:00Z">
        <w:r>
          <w:t>ing</w:t>
        </w:r>
      </w:ins>
      <w:ins w:id="2463" w:author="Steve Maas" w:date="2014-01-02T17:04:00Z">
        <w:r>
          <w:t xml:space="preserve"> surfac</w:t>
        </w:r>
      </w:ins>
      <w:ins w:id="2464" w:author="Steve Maas" w:date="2014-01-02T17:05:00Z">
        <w:r>
          <w:t xml:space="preserve">es will have penetrated. This problem is usually identified easily by looking at the deformed model in a post-processing software (e.g. PostView). </w:t>
        </w:r>
      </w:ins>
      <w:ins w:id="2465" w:author="Steve Maas" w:date="2014-01-02T17:06:00Z">
        <w:r>
          <w:t>Increasing the penalty factor and/or decreasing the augmented Lagrangian tolerance should solve this problem.</w:t>
        </w:r>
      </w:ins>
    </w:p>
    <w:p w14:paraId="7374845C" w14:textId="77777777" w:rsidR="0085430D" w:rsidRDefault="0085430D">
      <w:pPr>
        <w:rPr>
          <w:ins w:id="2466" w:author="Steve Maas" w:date="2014-01-02T14:33:00Z"/>
        </w:rPr>
      </w:pPr>
    </w:p>
    <w:p w14:paraId="742E08A0" w14:textId="31B47836" w:rsidR="00DF1A47" w:rsidRPr="00FE00A6" w:rsidDel="0085430D" w:rsidRDefault="00DF1A47">
      <w:pPr>
        <w:rPr>
          <w:del w:id="2467" w:author="Steve Maas" w:date="2014-01-02T17:06:00Z"/>
        </w:rPr>
      </w:pPr>
      <w:bookmarkStart w:id="2468" w:name="_Toc376446466"/>
      <w:bookmarkStart w:id="2469" w:name="_Toc376446695"/>
      <w:bookmarkStart w:id="2470" w:name="_Toc376446924"/>
      <w:bookmarkStart w:id="2471" w:name="_Toc376447153"/>
      <w:bookmarkStart w:id="2472" w:name="_Toc376787098"/>
      <w:bookmarkStart w:id="2473" w:name="_Toc376787329"/>
      <w:bookmarkStart w:id="2474" w:name="_Toc376787560"/>
      <w:bookmarkStart w:id="2475" w:name="_Toc376858660"/>
      <w:bookmarkStart w:id="2476" w:name="_Toc377547140"/>
      <w:bookmarkStart w:id="2477" w:name="_Toc377547386"/>
      <w:bookmarkEnd w:id="2468"/>
      <w:bookmarkEnd w:id="2469"/>
      <w:bookmarkEnd w:id="2470"/>
      <w:bookmarkEnd w:id="2471"/>
      <w:bookmarkEnd w:id="2472"/>
      <w:bookmarkEnd w:id="2473"/>
      <w:bookmarkEnd w:id="2474"/>
      <w:bookmarkEnd w:id="2475"/>
      <w:bookmarkEnd w:id="2476"/>
      <w:bookmarkEnd w:id="2477"/>
    </w:p>
    <w:p w14:paraId="59A843D7" w14:textId="5D8E4E98" w:rsidR="00590133" w:rsidRDefault="00590133" w:rsidP="007D6F0D">
      <w:pPr>
        <w:pStyle w:val="Heading2"/>
      </w:pPr>
      <w:bookmarkStart w:id="2478" w:name="_Toc385498608"/>
      <w:r>
        <w:t>Limitations of FEBio</w:t>
      </w:r>
      <w:bookmarkEnd w:id="2478"/>
    </w:p>
    <w:p w14:paraId="5072C221" w14:textId="5F298FC9" w:rsidR="00590133" w:rsidRDefault="00590133">
      <w:r>
        <w:t>If you run into a problem that you can’t seem to solve, maybe you ran into a limitation of FEBio. This section discusses some important limitations of the software and how they may affect the outcome of your analysis.</w:t>
      </w:r>
    </w:p>
    <w:p w14:paraId="2C65F9B6" w14:textId="77777777" w:rsidR="00590133" w:rsidRDefault="00590133">
      <w:pPr>
        <w:rPr>
          <w:ins w:id="2479" w:author="Steve Maas" w:date="2014-01-02T14:14:00Z"/>
        </w:rPr>
      </w:pPr>
    </w:p>
    <w:p w14:paraId="3FE3A5E7" w14:textId="376B9A5F" w:rsidR="00DE1D8A" w:rsidRDefault="00DE1D8A">
      <w:pPr>
        <w:pStyle w:val="Heading3"/>
        <w:rPr>
          <w:ins w:id="2480" w:author="Steve Maas" w:date="2014-01-02T14:15:00Z"/>
        </w:rPr>
        <w:pPrChange w:id="2481" w:author="Steve Maas" w:date="2014-01-02T14:14:00Z">
          <w:pPr/>
        </w:pPrChange>
      </w:pPr>
      <w:bookmarkStart w:id="2482" w:name="_Toc385498609"/>
      <w:ins w:id="2483" w:author="Steve Maas" w:date="2014-01-02T14:15:00Z">
        <w:r>
          <w:t>Geometrical instabilities</w:t>
        </w:r>
        <w:bookmarkEnd w:id="2482"/>
      </w:ins>
    </w:p>
    <w:p w14:paraId="6012419A" w14:textId="6B61E62B" w:rsidR="00DE1D8A" w:rsidRDefault="00DE1D8A">
      <w:pPr>
        <w:rPr>
          <w:ins w:id="2484" w:author="Steve Maas" w:date="2014-01-02T14:21:00Z"/>
        </w:rPr>
      </w:pPr>
      <w:ins w:id="2485" w:author="Steve Maas" w:date="2014-01-02T14:15:00Z">
        <w:r>
          <w:t xml:space="preserve">A geometrical instability is a point in the solution </w:t>
        </w:r>
      </w:ins>
      <w:ins w:id="2486" w:author="Steve Maas" w:date="2014-01-02T14:16:00Z">
        <w:r>
          <w:t xml:space="preserve">at which </w:t>
        </w:r>
      </w:ins>
      <w:ins w:id="2487" w:author="Steve Maas" w:date="2014-01-02T14:15:00Z">
        <w:r>
          <w:t>several paths for continuing the solution</w:t>
        </w:r>
      </w:ins>
      <w:ins w:id="2488" w:author="Steve Maas" w:date="2014-01-02T14:16:00Z">
        <w:r>
          <w:t xml:space="preserve"> are possible. </w:t>
        </w:r>
      </w:ins>
      <w:ins w:id="2489" w:author="Steve Maas" w:date="2014-01-02T14:17:00Z">
        <w:r>
          <w:t>T</w:t>
        </w:r>
      </w:ins>
      <w:ins w:id="2490" w:author="Steve Maas" w:date="2014-01-02T14:16:00Z">
        <w:r>
          <w:t>ypical example</w:t>
        </w:r>
      </w:ins>
      <w:ins w:id="2491" w:author="Steve Maas" w:date="2014-01-02T14:17:00Z">
        <w:r>
          <w:t>s</w:t>
        </w:r>
      </w:ins>
      <w:ins w:id="2492" w:author="Steve Maas" w:date="2014-01-02T14:16:00Z">
        <w:r>
          <w:t xml:space="preserve"> </w:t>
        </w:r>
      </w:ins>
      <w:ins w:id="2493" w:author="Steve Maas" w:date="2014-01-02T14:17:00Z">
        <w:r>
          <w:t xml:space="preserve">are </w:t>
        </w:r>
      </w:ins>
      <w:ins w:id="2494" w:author="Steve Maas" w:date="2014-01-02T14:16:00Z">
        <w:r>
          <w:t xml:space="preserve">buckling </w:t>
        </w:r>
      </w:ins>
      <w:ins w:id="2495" w:author="Steve Maas" w:date="2014-01-02T14:17:00Z">
        <w:r>
          <w:t>of a column or inflation of a balloon</w:t>
        </w:r>
      </w:ins>
      <w:ins w:id="2496" w:author="Steve Maas" w:date="2014-01-02T14:16:00Z">
        <w:r>
          <w:t xml:space="preserve">. </w:t>
        </w:r>
      </w:ins>
      <w:ins w:id="2497" w:author="Steve Maas" w:date="2014-01-02T14:17:00Z">
        <w:r>
          <w:t>FEBio’s Newton based solvers cannot handle buckling since usually at these points, the material</w:t>
        </w:r>
      </w:ins>
      <w:ins w:id="2498" w:author="Steve Maas" w:date="2014-01-02T14:18:00Z">
        <w:r>
          <w:t xml:space="preserve">’s elasticity tangent is not uniquely defined. Although in some cases FEBio will be able to pass </w:t>
        </w:r>
      </w:ins>
      <w:ins w:id="2499" w:author="Steve Maas" w:date="2014-01-02T14:19:00Z">
        <w:r>
          <w:t xml:space="preserve">a </w:t>
        </w:r>
      </w:ins>
      <w:ins w:id="2500" w:author="Steve Maas" w:date="2014-01-02T14:18:00Z">
        <w:r>
          <w:t>buckling point</w:t>
        </w:r>
      </w:ins>
      <w:ins w:id="2501" w:author="Steve Maas" w:date="2014-01-02T14:19:00Z">
        <w:r>
          <w:t xml:space="preserve">, in most cases, FEBio will not be able to converge </w:t>
        </w:r>
      </w:ins>
      <w:ins w:id="2502" w:author="Steve Maas" w:date="2014-01-02T14:20:00Z">
        <w:r>
          <w:t>to a solution</w:t>
        </w:r>
      </w:ins>
      <w:ins w:id="2503" w:author="Steve Maas" w:date="2014-01-02T14:19:00Z">
        <w:r>
          <w:t xml:space="preserve">. </w:t>
        </w:r>
      </w:ins>
    </w:p>
    <w:p w14:paraId="25C7F962" w14:textId="03B6DE86" w:rsidR="00DE1D8A" w:rsidRDefault="00DE1D8A">
      <w:pPr>
        <w:pStyle w:val="Heading3"/>
        <w:rPr>
          <w:ins w:id="2504" w:author="Steve Maas" w:date="2014-01-02T14:21:00Z"/>
        </w:rPr>
        <w:pPrChange w:id="2505" w:author="Steve Maas" w:date="2014-01-02T14:21:00Z">
          <w:pPr/>
        </w:pPrChange>
      </w:pPr>
      <w:bookmarkStart w:id="2506" w:name="_Toc385498610"/>
      <w:ins w:id="2507" w:author="Steve Maas" w:date="2014-01-02T14:21:00Z">
        <w:r>
          <w:t>Material instabilities</w:t>
        </w:r>
        <w:bookmarkEnd w:id="2506"/>
      </w:ins>
    </w:p>
    <w:p w14:paraId="19837DD1" w14:textId="4E55CE27" w:rsidR="00DE1D8A" w:rsidRDefault="009A09E2">
      <w:pPr>
        <w:rPr>
          <w:ins w:id="2508" w:author="Steve Maas" w:date="2014-01-02T14:22:00Z"/>
        </w:rPr>
      </w:pPr>
      <w:ins w:id="2509" w:author="Steve Maas" w:date="2014-01-02T14:21:00Z">
        <w:r>
          <w:t xml:space="preserve">A material instability is </w:t>
        </w:r>
      </w:ins>
      <w:ins w:id="2510" w:author="Steve Maas" w:date="2014-01-02T14:22:00Z">
        <w:r>
          <w:t xml:space="preserve">a </w:t>
        </w:r>
      </w:ins>
      <w:ins w:id="2511" w:author="Steve Maas" w:date="2014-01-02T14:21:00Z">
        <w:r>
          <w:t xml:space="preserve">point in the stress-strain response where the slope of the stress-strain curve effectively becomes zero. </w:t>
        </w:r>
      </w:ins>
      <w:ins w:id="2512" w:author="Steve Maas" w:date="2014-01-02T14:22:00Z">
        <w:r>
          <w:t xml:space="preserve">Since FEBio’s Newton based solvers use this slope to advance the solution, a zero slope would mean an infinite step and FEBio will not be able to continue. </w:t>
        </w:r>
      </w:ins>
    </w:p>
    <w:p w14:paraId="24FB0E06" w14:textId="77777777" w:rsidR="009A09E2" w:rsidRDefault="009A09E2">
      <w:pPr>
        <w:rPr>
          <w:ins w:id="2513" w:author="Steve Maas" w:date="2014-01-02T14:24:00Z"/>
        </w:rPr>
      </w:pPr>
    </w:p>
    <w:p w14:paraId="4CD27D11" w14:textId="7887B84F" w:rsidR="009A09E2" w:rsidDel="009A09E2" w:rsidRDefault="009A09E2">
      <w:pPr>
        <w:rPr>
          <w:del w:id="2514" w:author="Steve Maas" w:date="2014-01-02T14:26:00Z"/>
        </w:rPr>
        <w:pPrChange w:id="2515" w:author="Steve Maas" w:date="2014-01-02T14:26:00Z">
          <w:pPr>
            <w:pStyle w:val="ListParagraph"/>
            <w:numPr>
              <w:numId w:val="58"/>
            </w:numPr>
            <w:tabs>
              <w:tab w:val="num" w:pos="720"/>
            </w:tabs>
            <w:ind w:hanging="360"/>
          </w:pPr>
        </w:pPrChange>
      </w:pPr>
      <w:ins w:id="2516" w:author="Steve Maas" w:date="2014-01-02T14:24:00Z">
        <w:r>
          <w:t xml:space="preserve">The slope (or more accurately the elasticity tangent tensor) does not have to be zero to cause problems. For materials that soften at large deformations, this slope may become so small that it renders the global stiffness matrix ill-conditioned. It is unlikely that FEBio will be able to continue </w:t>
        </w:r>
      </w:ins>
      <w:ins w:id="2517" w:author="Steve Maas" w:date="2014-01-02T14:26:00Z">
        <w:r>
          <w:t xml:space="preserve">and even if it finds a solution, it may not to useful. </w:t>
        </w:r>
      </w:ins>
    </w:p>
    <w:p w14:paraId="5FADBD22" w14:textId="77777777" w:rsidR="009A09E2" w:rsidRPr="00FE00A6" w:rsidRDefault="009A09E2" w:rsidP="00FE00A6">
      <w:pPr>
        <w:rPr>
          <w:ins w:id="2518" w:author="Steve Maas" w:date="2014-01-02T14:26:00Z"/>
        </w:rPr>
      </w:pPr>
    </w:p>
    <w:p w14:paraId="587DF599" w14:textId="332FBF71" w:rsidR="00590133" w:rsidDel="009A09E2" w:rsidRDefault="009A09E2">
      <w:pPr>
        <w:pStyle w:val="Heading3"/>
        <w:rPr>
          <w:del w:id="2519" w:author="Steve Maas" w:date="2014-01-02T14:26:00Z"/>
        </w:rPr>
        <w:pPrChange w:id="2520" w:author="Steve Maas" w:date="2014-01-02T14:26:00Z">
          <w:pPr>
            <w:pStyle w:val="ListParagraph"/>
            <w:numPr>
              <w:numId w:val="58"/>
            </w:numPr>
            <w:tabs>
              <w:tab w:val="num" w:pos="720"/>
            </w:tabs>
            <w:ind w:hanging="360"/>
          </w:pPr>
        </w:pPrChange>
      </w:pPr>
      <w:bookmarkStart w:id="2521" w:name="_Toc385498611"/>
      <w:ins w:id="2522" w:author="Steve Maas" w:date="2014-01-02T14:27:00Z">
        <w:r>
          <w:t>Re</w:t>
        </w:r>
      </w:ins>
      <w:r w:rsidR="0063263E">
        <w:t>me</w:t>
      </w:r>
      <w:ins w:id="2523" w:author="Steve Maas" w:date="2014-01-02T14:27:00Z">
        <w:r>
          <w:t>shing</w:t>
        </w:r>
      </w:ins>
      <w:del w:id="2524" w:author="Steve Maas" w:date="2014-01-02T14:26:00Z">
        <w:r w:rsidR="00D0053D" w:rsidDel="009A09E2">
          <w:delText xml:space="preserve">Geometrical and material instabilities </w:delText>
        </w:r>
        <w:r w:rsidR="00D0053D" w:rsidDel="009A09E2">
          <w:sym w:font="Wingdings" w:char="F0E0"/>
        </w:r>
        <w:r w:rsidR="00D0053D" w:rsidDel="009A09E2">
          <w:delText xml:space="preserve"> often fail to converge (buckling, balloon inflation)</w:delText>
        </w:r>
        <w:bookmarkEnd w:id="2521"/>
      </w:del>
    </w:p>
    <w:p w14:paraId="45607322" w14:textId="77777777" w:rsidR="009A09E2" w:rsidRDefault="009A09E2">
      <w:pPr>
        <w:pStyle w:val="Heading3"/>
        <w:rPr>
          <w:ins w:id="2525" w:author="Steve Maas" w:date="2014-01-02T14:26:00Z"/>
        </w:rPr>
        <w:pPrChange w:id="2526" w:author="Steve Maas" w:date="2014-01-02T14:26:00Z">
          <w:pPr>
            <w:pStyle w:val="ListParagraph"/>
            <w:numPr>
              <w:numId w:val="58"/>
            </w:numPr>
            <w:tabs>
              <w:tab w:val="num" w:pos="720"/>
            </w:tabs>
            <w:ind w:hanging="360"/>
          </w:pPr>
        </w:pPrChange>
      </w:pPr>
      <w:bookmarkStart w:id="2527" w:name="_Toc385498612"/>
      <w:bookmarkEnd w:id="2527"/>
    </w:p>
    <w:p w14:paraId="202DC362" w14:textId="0403C7F3" w:rsidR="009A09E2" w:rsidRDefault="009A09E2">
      <w:pPr>
        <w:rPr>
          <w:ins w:id="2528" w:author="Steve Maas" w:date="2014-01-02T14:26:00Z"/>
        </w:rPr>
        <w:pPrChange w:id="2529" w:author="Steve Maas" w:date="2014-01-02T14:26:00Z">
          <w:pPr>
            <w:pStyle w:val="ListParagraph"/>
            <w:numPr>
              <w:numId w:val="58"/>
            </w:numPr>
            <w:tabs>
              <w:tab w:val="num" w:pos="720"/>
            </w:tabs>
            <w:ind w:hanging="360"/>
          </w:pPr>
        </w:pPrChange>
      </w:pPr>
      <w:ins w:id="2530" w:author="Steve Maas" w:date="2014-01-02T14:27:00Z">
        <w:r>
          <w:t>FEBio is designed to solve problems that can undergo large deformations. However, when the deformations become too large</w:t>
        </w:r>
      </w:ins>
      <w:ins w:id="2531" w:author="Steve Maas" w:date="2014-01-02T14:28:00Z">
        <w:r>
          <w:t xml:space="preserve"> it can happen that the finite element mesh cannot be distorted any further without inverting elements. In that case, FEBio will not be able to continue the solution and will most likely terminate </w:t>
        </w:r>
      </w:ins>
      <w:ins w:id="2532" w:author="Steve Maas" w:date="2014-01-02T14:29:00Z">
        <w:r>
          <w:t>with</w:t>
        </w:r>
      </w:ins>
      <w:ins w:id="2533" w:author="Steve Maas" w:date="2014-01-02T14:28:00Z">
        <w:r>
          <w:t xml:space="preserve"> </w:t>
        </w:r>
      </w:ins>
      <w:ins w:id="2534" w:author="Steve Maas" w:date="2014-01-02T14:29:00Z">
        <w:r>
          <w:t xml:space="preserve">a negative jacobian error message. </w:t>
        </w:r>
      </w:ins>
    </w:p>
    <w:p w14:paraId="16AD4CE3" w14:textId="77777777" w:rsidR="009A09E2" w:rsidRDefault="009A09E2">
      <w:pPr>
        <w:rPr>
          <w:ins w:id="2535" w:author="Steve Maas" w:date="2014-01-02T14:30:00Z"/>
        </w:rPr>
        <w:pPrChange w:id="2536" w:author="Steve Maas" w:date="2014-01-02T14:26:00Z">
          <w:pPr>
            <w:pStyle w:val="ListParagraph"/>
            <w:numPr>
              <w:numId w:val="58"/>
            </w:numPr>
            <w:tabs>
              <w:tab w:val="num" w:pos="720"/>
            </w:tabs>
            <w:ind w:hanging="360"/>
          </w:pPr>
        </w:pPrChange>
      </w:pPr>
    </w:p>
    <w:p w14:paraId="7C5A23E2" w14:textId="1C6F481C" w:rsidR="00D0053D" w:rsidRDefault="009A09E2">
      <w:pPr>
        <w:rPr>
          <w:ins w:id="2537" w:author="Steve Maas" w:date="2014-01-02T16:22:00Z"/>
        </w:rPr>
        <w:pPrChange w:id="2538" w:author="Steve Maas" w:date="2014-01-02T14:26:00Z">
          <w:pPr>
            <w:pStyle w:val="ListParagraph"/>
            <w:numPr>
              <w:numId w:val="58"/>
            </w:numPr>
            <w:tabs>
              <w:tab w:val="num" w:pos="720"/>
            </w:tabs>
            <w:ind w:hanging="360"/>
          </w:pPr>
        </w:pPrChange>
      </w:pPr>
      <w:ins w:id="2539" w:author="Steve Maas" w:date="2014-01-02T14:30:00Z">
        <w:r>
          <w:t>One possible solution to this problem is to remesh the model at th</w:t>
        </w:r>
      </w:ins>
      <w:ins w:id="2540" w:author="Steve Maas" w:date="2014-01-02T14:31:00Z">
        <w:r>
          <w:t>e</w:t>
        </w:r>
      </w:ins>
      <w:ins w:id="2541" w:author="Steve Maas" w:date="2014-01-02T14:30:00Z">
        <w:r>
          <w:t xml:space="preserve"> point</w:t>
        </w:r>
      </w:ins>
      <w:ins w:id="2542" w:author="Steve Maas" w:date="2014-01-02T14:31:00Z">
        <w:r>
          <w:t xml:space="preserve"> at which the deformation become too large</w:t>
        </w:r>
      </w:ins>
      <w:ins w:id="2543" w:author="Steve Maas" w:date="2014-01-02T14:30:00Z">
        <w:r>
          <w:t xml:space="preserve">, but currently FEBio does not have any remeshing capabilities. </w:t>
        </w:r>
      </w:ins>
      <w:del w:id="2544" w:author="Steve Maas" w:date="2014-01-02T14:30:00Z">
        <w:r w:rsidR="00D0053D" w:rsidDel="009A09E2">
          <w:delText xml:space="preserve">No remeshing </w:delText>
        </w:r>
        <w:r w:rsidR="00D0053D" w:rsidDel="009A09E2">
          <w:sym w:font="Wingdings" w:char="F0E0"/>
        </w:r>
        <w:r w:rsidR="00D0053D" w:rsidDel="009A09E2">
          <w:delText xml:space="preserve"> large deformations can lead to inverted elements.</w:delText>
        </w:r>
      </w:del>
      <w:ins w:id="2545" w:author="Steve Maas" w:date="2014-01-02T14:31:00Z">
        <w:r w:rsidR="00DF1A47">
          <w:t xml:space="preserve">The only remedy at this point is to plan ahead and design your mesh in such a way that the elements will not invert in the range of deformation that you are </w:t>
        </w:r>
      </w:ins>
      <w:ins w:id="2546" w:author="Steve Maas" w:date="2014-01-02T14:32:00Z">
        <w:r w:rsidR="00DF1A47">
          <w:t>interested</w:t>
        </w:r>
      </w:ins>
      <w:ins w:id="2547" w:author="Steve Maas" w:date="2014-01-02T14:31:00Z">
        <w:r w:rsidR="00DF1A47">
          <w:t xml:space="preserve"> </w:t>
        </w:r>
      </w:ins>
      <w:ins w:id="2548" w:author="Steve Maas" w:date="2014-01-02T14:32:00Z">
        <w:r w:rsidR="00DF1A47">
          <w:t>in (e.g. place a butterfly mesh in sharp corners or make the mesh finer in areas of larger deformation).</w:t>
        </w:r>
      </w:ins>
    </w:p>
    <w:p w14:paraId="2D1C8A6F" w14:textId="77777777" w:rsidR="00997C6C" w:rsidRDefault="00997C6C">
      <w:pPr>
        <w:rPr>
          <w:ins w:id="2549" w:author="Steve Maas" w:date="2014-01-02T16:22:00Z"/>
        </w:rPr>
        <w:pPrChange w:id="2550" w:author="Steve Maas" w:date="2014-01-02T14:26:00Z">
          <w:pPr>
            <w:pStyle w:val="ListParagraph"/>
            <w:numPr>
              <w:numId w:val="58"/>
            </w:numPr>
            <w:tabs>
              <w:tab w:val="num" w:pos="720"/>
            </w:tabs>
            <w:ind w:hanging="360"/>
          </w:pPr>
        </w:pPrChange>
      </w:pPr>
    </w:p>
    <w:p w14:paraId="3AF77DB8" w14:textId="79530E35" w:rsidR="00997C6C" w:rsidRDefault="00997C6C">
      <w:pPr>
        <w:pStyle w:val="Heading3"/>
        <w:rPr>
          <w:ins w:id="2551" w:author="Steve Maas" w:date="2014-01-02T16:23:00Z"/>
        </w:rPr>
        <w:pPrChange w:id="2552" w:author="Steve Maas" w:date="2014-01-02T16:22:00Z">
          <w:pPr>
            <w:pStyle w:val="ListParagraph"/>
            <w:numPr>
              <w:numId w:val="58"/>
            </w:numPr>
            <w:tabs>
              <w:tab w:val="num" w:pos="720"/>
            </w:tabs>
            <w:ind w:hanging="360"/>
          </w:pPr>
        </w:pPrChange>
      </w:pPr>
      <w:bookmarkStart w:id="2553" w:name="_Toc385498613"/>
      <w:ins w:id="2554" w:author="Steve Maas" w:date="2014-01-02T16:23:00Z">
        <w:r>
          <w:lastRenderedPageBreak/>
          <w:t>Force-driven Problems</w:t>
        </w:r>
        <w:bookmarkEnd w:id="2553"/>
      </w:ins>
    </w:p>
    <w:p w14:paraId="311E7AA0" w14:textId="39D72FC2" w:rsidR="00997C6C" w:rsidRDefault="00997C6C">
      <w:pPr>
        <w:rPr>
          <w:ins w:id="2555" w:author="Steve Maas" w:date="2014-01-02T16:32:00Z"/>
        </w:rPr>
        <w:pPrChange w:id="2556" w:author="Steve Maas" w:date="2014-01-02T16:23:00Z">
          <w:pPr>
            <w:pStyle w:val="ListParagraph"/>
            <w:numPr>
              <w:numId w:val="58"/>
            </w:numPr>
            <w:tabs>
              <w:tab w:val="num" w:pos="720"/>
            </w:tabs>
            <w:ind w:hanging="360"/>
          </w:pPr>
        </w:pPrChange>
      </w:pPr>
      <w:ins w:id="2557" w:author="Steve Maas" w:date="2014-01-02T16:23:00Z">
        <w:r>
          <w:t>When the primary method of deforming the model is a force, the problem is said to be force-driven. (Opposed to a displacement-driven model where the deformation is caused by displacement boundary conditions.) Force-driven forces are inherently unstable and FEBio has limited capabilities of handling such problems</w:t>
        </w:r>
      </w:ins>
      <w:ins w:id="2558" w:author="Steve Maas" w:date="2014-01-02T16:26:00Z">
        <w:r>
          <w:rPr>
            <w:rStyle w:val="FootnoteReference"/>
          </w:rPr>
          <w:footnoteReference w:id="9"/>
        </w:r>
      </w:ins>
      <w:ins w:id="2561" w:author="Steve Maas" w:date="2014-01-02T16:23:00Z">
        <w:r>
          <w:t>.</w:t>
        </w:r>
      </w:ins>
      <w:ins w:id="2562" w:author="Steve Maas" w:date="2014-01-02T16:27:00Z">
        <w:r>
          <w:t xml:space="preserve"> The cause of this </w:t>
        </w:r>
      </w:ins>
      <w:ins w:id="2563" w:author="Steve Maas" w:date="2014-01-02T16:28:00Z">
        <w:r>
          <w:t>instability</w:t>
        </w:r>
      </w:ins>
      <w:ins w:id="2564" w:author="Steve Maas" w:date="2014-01-02T16:27:00Z">
        <w:r>
          <w:t xml:space="preserve"> can easily </w:t>
        </w:r>
      </w:ins>
      <w:ins w:id="2565" w:author="Steve Maas" w:date="2014-01-02T16:28:00Z">
        <w:r>
          <w:t xml:space="preserve">be explained using a simple example. Imagine a box that is constrained in all directions except one. In the unconstrained direction, apply two equal but opposite forces on opposite faces. In order to prevent the box from flying away, the </w:t>
        </w:r>
      </w:ins>
      <w:ins w:id="2566" w:author="Steve Maas" w:date="2014-01-02T16:30:00Z">
        <w:r>
          <w:t xml:space="preserve">box must generate stresses which balance the applied forces exactly. Unfortunately, the numerical solution will only be approximate </w:t>
        </w:r>
      </w:ins>
      <w:ins w:id="2567" w:author="Steve Maas" w:date="2014-01-02T16:31:00Z">
        <w:r>
          <w:t xml:space="preserve">due to numerical round-off errors inherent in the calculation. Even the slightest deviation </w:t>
        </w:r>
        <w:r w:rsidR="00432E39">
          <w:t xml:space="preserve">from balancing the forces exactly will create a net-force which </w:t>
        </w:r>
      </w:ins>
      <w:ins w:id="2568" w:author="Steve Maas" w:date="2014-01-02T16:32:00Z">
        <w:r w:rsidR="00432E39">
          <w:t>in turn causes the model to fly off in the unconstrained direction</w:t>
        </w:r>
      </w:ins>
      <w:ins w:id="2569" w:author="Steve Maas" w:date="2014-01-02T16:33:00Z">
        <w:r w:rsidR="00432E39">
          <w:t xml:space="preserve"> (in which a rigid body mode now exists)</w:t>
        </w:r>
      </w:ins>
      <w:ins w:id="2570" w:author="Steve Maas" w:date="2014-01-02T16:32:00Z">
        <w:r w:rsidR="00432E39">
          <w:t>.</w:t>
        </w:r>
      </w:ins>
    </w:p>
    <w:p w14:paraId="7BD96979" w14:textId="77777777" w:rsidR="00432E39" w:rsidRDefault="00432E39">
      <w:pPr>
        <w:rPr>
          <w:ins w:id="2571" w:author="Steve Maas" w:date="2014-01-02T16:32:00Z"/>
        </w:rPr>
        <w:pPrChange w:id="2572" w:author="Steve Maas" w:date="2014-01-02T16:23:00Z">
          <w:pPr>
            <w:pStyle w:val="ListParagraph"/>
            <w:numPr>
              <w:numId w:val="58"/>
            </w:numPr>
            <w:tabs>
              <w:tab w:val="num" w:pos="720"/>
            </w:tabs>
            <w:ind w:hanging="360"/>
          </w:pPr>
        </w:pPrChange>
      </w:pPr>
    </w:p>
    <w:p w14:paraId="297BFAAE" w14:textId="4AF90F89" w:rsidR="00432E39" w:rsidRDefault="00432E39">
      <w:pPr>
        <w:rPr>
          <w:ins w:id="2573" w:author="Steve Maas" w:date="2014-01-02T17:06:00Z"/>
        </w:rPr>
        <w:pPrChange w:id="2574" w:author="Steve Maas" w:date="2014-01-02T16:23:00Z">
          <w:pPr>
            <w:pStyle w:val="ListParagraph"/>
            <w:numPr>
              <w:numId w:val="58"/>
            </w:numPr>
            <w:tabs>
              <w:tab w:val="num" w:pos="720"/>
            </w:tabs>
            <w:ind w:hanging="360"/>
          </w:pPr>
        </w:pPrChange>
      </w:pPr>
      <w:ins w:id="2575" w:author="Steve Maas" w:date="2014-01-02T16:33:00Z">
        <w:r>
          <w:t>Usually, these problems are circumvented by adjusting the boundary conditions so that rigid body modes cannot exist. In the previous example this can be done by only modeling half of the box and enforcing a symmetry boundary condition. However, in some cases this is not possible. This is often the case in force-driven contact problems, where the contact interface is necessary to define a well-constrained model. When there is an initial separation (or even when the surfaces have no initial overlap) the initial contact force is zero, which is equivalent to having no contact enforcement</w:t>
        </w:r>
      </w:ins>
      <w:ins w:id="2576" w:author="Steve Maas" w:date="2014-01-02T16:36:00Z">
        <w:r>
          <w:t>, and thus the model is under-constrained. Therefore, for force-driven contact problems it is important to have some initial contact before starting the analysis.</w:t>
        </w:r>
      </w:ins>
    </w:p>
    <w:p w14:paraId="5806BEF9" w14:textId="77777777" w:rsidR="0085430D" w:rsidRDefault="0085430D">
      <w:pPr>
        <w:rPr>
          <w:ins w:id="2577" w:author="Steve Maas" w:date="2014-01-02T17:06:00Z"/>
        </w:rPr>
        <w:pPrChange w:id="2578" w:author="Steve Maas" w:date="2014-01-02T16:23:00Z">
          <w:pPr>
            <w:pStyle w:val="ListParagraph"/>
            <w:numPr>
              <w:numId w:val="58"/>
            </w:numPr>
            <w:tabs>
              <w:tab w:val="num" w:pos="720"/>
            </w:tabs>
            <w:ind w:hanging="360"/>
          </w:pPr>
        </w:pPrChange>
      </w:pPr>
    </w:p>
    <w:p w14:paraId="15D9328C" w14:textId="6F6C8DD0" w:rsidR="0085430D" w:rsidRDefault="0085430D">
      <w:pPr>
        <w:pStyle w:val="Heading3"/>
        <w:rPr>
          <w:ins w:id="2579" w:author="Steve Maas" w:date="2014-01-02T17:07:00Z"/>
        </w:rPr>
        <w:pPrChange w:id="2580" w:author="Steve Maas" w:date="2014-01-02T17:06:00Z">
          <w:pPr>
            <w:pStyle w:val="ListParagraph"/>
            <w:numPr>
              <w:numId w:val="58"/>
            </w:numPr>
            <w:tabs>
              <w:tab w:val="num" w:pos="720"/>
            </w:tabs>
            <w:ind w:hanging="360"/>
          </w:pPr>
        </w:pPrChange>
      </w:pPr>
      <w:bookmarkStart w:id="2581" w:name="_Toc385498614"/>
      <w:ins w:id="2582" w:author="Steve Maas" w:date="2014-01-02T17:07:00Z">
        <w:r>
          <w:t xml:space="preserve">Solutions obtained on </w:t>
        </w:r>
      </w:ins>
      <w:ins w:id="2583" w:author="Steve Maas" w:date="2014-01-02T17:06:00Z">
        <w:r>
          <w:t xml:space="preserve">Multi-processor </w:t>
        </w:r>
      </w:ins>
      <w:ins w:id="2584" w:author="Steve Maas" w:date="2014-01-02T17:07:00Z">
        <w:r>
          <w:t>Machines</w:t>
        </w:r>
        <w:bookmarkEnd w:id="2581"/>
      </w:ins>
    </w:p>
    <w:p w14:paraId="32BBF32B" w14:textId="5431C6A9" w:rsidR="0085430D" w:rsidRDefault="0085430D">
      <w:pPr>
        <w:rPr>
          <w:ins w:id="2585" w:author="Steve Maas" w:date="2014-01-02T17:12:00Z"/>
        </w:rPr>
        <w:pPrChange w:id="2586" w:author="Steve Maas" w:date="2014-01-02T17:07:00Z">
          <w:pPr>
            <w:pStyle w:val="ListParagraph"/>
            <w:numPr>
              <w:numId w:val="58"/>
            </w:numPr>
            <w:tabs>
              <w:tab w:val="num" w:pos="720"/>
            </w:tabs>
            <w:ind w:hanging="360"/>
          </w:pPr>
        </w:pPrChange>
      </w:pPr>
      <w:ins w:id="2587" w:author="Steve Maas" w:date="2014-01-02T17:07:00Z">
        <w:r>
          <w:t xml:space="preserve">Although </w:t>
        </w:r>
      </w:ins>
      <w:ins w:id="2588" w:author="Steve Maas" w:date="2014-01-02T17:08:00Z">
        <w:r>
          <w:t xml:space="preserve">technically </w:t>
        </w:r>
      </w:ins>
      <w:ins w:id="2589" w:author="Steve Maas" w:date="2014-01-02T17:07:00Z">
        <w:r>
          <w:t xml:space="preserve">not a limitation of FEBio it is important that users are aware that in some cases you may get a different convergence history or sometimes even a slightly different answer when you run the same model twice on a multi-processor machine. </w:t>
        </w:r>
      </w:ins>
      <w:ins w:id="2590" w:author="Steve Maas" w:date="2014-01-02T17:08:00Z">
        <w:r>
          <w:t xml:space="preserve">This is caused by the fact that on multi-processor machines the same calculations can be executed in a different order and due to </w:t>
        </w:r>
      </w:ins>
      <w:ins w:id="2591" w:author="Steve Maas" w:date="2014-01-02T17:09:00Z">
        <w:r>
          <w:t xml:space="preserve">the accumulation of </w:t>
        </w:r>
      </w:ins>
      <w:ins w:id="2592" w:author="Steve Maas" w:date="2014-01-02T17:08:00Z">
        <w:r>
          <w:t xml:space="preserve">numerical round-off errors </w:t>
        </w:r>
      </w:ins>
      <w:ins w:id="2593" w:author="Steve Maas" w:date="2014-01-02T17:09:00Z">
        <w:r>
          <w:t>may result in slightly different answers. Th</w:t>
        </w:r>
      </w:ins>
      <w:ins w:id="2594" w:author="Steve Maas" w:date="2014-01-02T17:10:00Z">
        <w:r>
          <w:t xml:space="preserve">e type of problems that are mostly affected by this are problems that are close too being ill-conditioned. Also, problems that have many time steps or require many iterations </w:t>
        </w:r>
      </w:ins>
      <w:ins w:id="2595" w:author="Steve Maas" w:date="2014-01-02T17:12:00Z">
        <w:r>
          <w:t>for</w:t>
        </w:r>
      </w:ins>
      <w:ins w:id="2596" w:author="Steve Maas" w:date="2014-01-02T17:10:00Z">
        <w:r>
          <w:t xml:space="preserve"> each time step</w:t>
        </w:r>
      </w:ins>
      <w:ins w:id="2597" w:author="Steve Maas" w:date="2014-01-02T17:12:00Z">
        <w:r w:rsidR="0063263E">
          <w:t xml:space="preserve"> may be affected by this. </w:t>
        </w:r>
      </w:ins>
    </w:p>
    <w:p w14:paraId="539347AE" w14:textId="77777777" w:rsidR="0063263E" w:rsidRDefault="0063263E">
      <w:pPr>
        <w:rPr>
          <w:ins w:id="2598" w:author="Steve Maas" w:date="2014-01-02T17:12:00Z"/>
        </w:rPr>
        <w:pPrChange w:id="2599" w:author="Steve Maas" w:date="2014-01-02T17:07:00Z">
          <w:pPr>
            <w:pStyle w:val="ListParagraph"/>
            <w:numPr>
              <w:numId w:val="58"/>
            </w:numPr>
            <w:tabs>
              <w:tab w:val="num" w:pos="720"/>
            </w:tabs>
            <w:ind w:hanging="360"/>
          </w:pPr>
        </w:pPrChange>
      </w:pPr>
    </w:p>
    <w:p w14:paraId="149F232E" w14:textId="6C18DCE8" w:rsidR="0063263E" w:rsidRPr="00FE00A6" w:rsidRDefault="0063263E">
      <w:pPr>
        <w:pPrChange w:id="2600" w:author="Steve Maas" w:date="2014-01-02T17:07:00Z">
          <w:pPr>
            <w:pStyle w:val="ListParagraph"/>
            <w:numPr>
              <w:numId w:val="58"/>
            </w:numPr>
            <w:tabs>
              <w:tab w:val="num" w:pos="720"/>
            </w:tabs>
            <w:ind w:hanging="360"/>
          </w:pPr>
        </w:pPrChange>
      </w:pPr>
      <w:ins w:id="2601" w:author="Steve Maas" w:date="2014-01-02T17:12:00Z">
        <w:r>
          <w:t xml:space="preserve">If you experience </w:t>
        </w:r>
      </w:ins>
      <w:ins w:id="2602" w:author="Steve Maas" w:date="2014-01-02T17:13:00Z">
        <w:r>
          <w:t>different answers for the same problem</w:t>
        </w:r>
      </w:ins>
      <w:ins w:id="2603" w:author="Steve Maas" w:date="2014-01-02T17:12:00Z">
        <w:r>
          <w:t xml:space="preserve">, </w:t>
        </w:r>
      </w:ins>
      <w:r w:rsidR="00121748">
        <w:t>try running the model on just one processor (if possible)</w:t>
      </w:r>
      <w:ins w:id="2604" w:author="Steve Maas" w:date="2014-01-02T17:13:00Z">
        <w:r>
          <w:t xml:space="preserve">. See section </w:t>
        </w:r>
        <w:r>
          <w:fldChar w:fldCharType="begin"/>
        </w:r>
        <w:r>
          <w:instrText xml:space="preserve"> REF _Ref376446157 \r \h </w:instrText>
        </w:r>
      </w:ins>
      <w:r>
        <w:fldChar w:fldCharType="separate"/>
      </w:r>
      <w:ins w:id="2605" w:author="Steve Maas" w:date="2014-01-02T17:13:00Z">
        <w:r>
          <w:t>2.6</w:t>
        </w:r>
        <w:r>
          <w:fldChar w:fldCharType="end"/>
        </w:r>
        <w:r>
          <w:t xml:space="preserve"> for more information on how to run FEBio on multi-processor machines.</w:t>
        </w:r>
      </w:ins>
    </w:p>
    <w:p w14:paraId="5B9587E7" w14:textId="77777777" w:rsidR="000140F2" w:rsidRDefault="000140F2" w:rsidP="000140F2"/>
    <w:p w14:paraId="24CAA91C" w14:textId="471C1580" w:rsidR="000140F2" w:rsidRDefault="000140F2" w:rsidP="007D6F0D">
      <w:pPr>
        <w:pStyle w:val="Heading2"/>
      </w:pPr>
      <w:bookmarkStart w:id="2606" w:name="_Toc385498615"/>
      <w:r>
        <w:t xml:space="preserve">Where to </w:t>
      </w:r>
      <w:r w:rsidR="00FD648A">
        <w:t>G</w:t>
      </w:r>
      <w:r>
        <w:t>et</w:t>
      </w:r>
      <w:r w:rsidR="00B201E3">
        <w:t xml:space="preserve"> </w:t>
      </w:r>
      <w:r w:rsidR="00FD648A">
        <w:t>M</w:t>
      </w:r>
      <w:r w:rsidR="00B201E3">
        <w:t>ore</w:t>
      </w:r>
      <w:r>
        <w:t xml:space="preserve"> </w:t>
      </w:r>
      <w:r w:rsidR="00FD648A">
        <w:t>H</w:t>
      </w:r>
      <w:r>
        <w:t>elp</w:t>
      </w:r>
      <w:bookmarkEnd w:id="2606"/>
    </w:p>
    <w:p w14:paraId="37897DD1" w14:textId="7CB68764" w:rsidR="00DB69A3" w:rsidRDefault="00DB69A3">
      <w:pPr>
        <w:rPr>
          <w:ins w:id="2607" w:author="Steve Maas" w:date="2014-01-02T16:40:00Z"/>
        </w:rPr>
      </w:pPr>
      <w:ins w:id="2608" w:author="Steve Maas" w:date="2014-01-02T16:38:00Z">
        <w:r>
          <w:t xml:space="preserve">When you get here, you may be ready to pull all your hair out, but fret not, all is not lost. </w:t>
        </w:r>
      </w:ins>
      <w:ins w:id="2609" w:author="Steve Maas" w:date="2014-01-02T16:39:00Z">
        <w:r>
          <w:t xml:space="preserve">In fact, some people may have run into a similar issue and found a solution. The first place to find these </w:t>
        </w:r>
      </w:ins>
      <w:ins w:id="2610" w:author="Steve Maas" w:date="2014-01-02T16:40:00Z">
        <w:r>
          <w:t>people</w:t>
        </w:r>
      </w:ins>
      <w:ins w:id="2611" w:author="Steve Maas" w:date="2014-01-02T16:39:00Z">
        <w:r>
          <w:t xml:space="preserve"> </w:t>
        </w:r>
      </w:ins>
      <w:ins w:id="2612" w:author="Steve Maas" w:date="2014-01-02T16:40:00Z">
        <w:r>
          <w:t>is on the FEBio user’s forum (</w:t>
        </w:r>
      </w:ins>
      <w:ins w:id="2613" w:author="Steve Maas" w:date="2014-01-02T16:41:00Z">
        <w:r>
          <w:fldChar w:fldCharType="begin"/>
        </w:r>
        <w:r>
          <w:instrText xml:space="preserve"> HYPERLINK "</w:instrText>
        </w:r>
      </w:ins>
      <w:ins w:id="2614" w:author="Steve Maas" w:date="2014-01-02T16:40:00Z">
        <w:r w:rsidRPr="00DB69A3">
          <w:instrText>http://mrlforums.sci.utah.edu/forums/forum.php</w:instrText>
        </w:r>
      </w:ins>
      <w:ins w:id="2615" w:author="Steve Maas" w:date="2014-01-02T16:41:00Z">
        <w:r>
          <w:instrText xml:space="preserve">" </w:instrText>
        </w:r>
        <w:r>
          <w:fldChar w:fldCharType="separate"/>
        </w:r>
      </w:ins>
      <w:ins w:id="2616" w:author="Steve Maas" w:date="2014-01-02T16:40:00Z">
        <w:r w:rsidRPr="00251CA6">
          <w:rPr>
            <w:rStyle w:val="Hyperlink"/>
          </w:rPr>
          <w:t>http://mrlforums.sci.utah.edu/forums/forum.php</w:t>
        </w:r>
      </w:ins>
      <w:ins w:id="2617" w:author="Steve Maas" w:date="2014-01-02T16:41:00Z">
        <w:r>
          <w:fldChar w:fldCharType="end"/>
        </w:r>
      </w:ins>
      <w:ins w:id="2618" w:author="Steve Maas" w:date="2014-01-02T16:40:00Z">
        <w:r>
          <w:t xml:space="preserve">). </w:t>
        </w:r>
      </w:ins>
      <w:ins w:id="2619" w:author="Steve Maas" w:date="2014-01-02T16:41:00Z">
        <w:r w:rsidR="00061F56">
          <w:t xml:space="preserve">This forum contains hundreds of posts by FEBio users and is monitored by the FEBio developers who </w:t>
        </w:r>
        <w:r w:rsidR="00061F56">
          <w:lastRenderedPageBreak/>
          <w:t>will always be more than happy to help you with your problems. In addition, this forum can be used to report bugs or to request a new feature. It is the ideal portal to find help with your problems so don</w:t>
        </w:r>
      </w:ins>
      <w:ins w:id="2620" w:author="Steve Maas" w:date="2014-01-02T16:43:00Z">
        <w:r w:rsidR="00061F56">
          <w:t>’t hesitate to use it!</w:t>
        </w:r>
      </w:ins>
    </w:p>
    <w:p w14:paraId="096B1684" w14:textId="77777777" w:rsidR="00DB69A3" w:rsidRDefault="00DB69A3">
      <w:pPr>
        <w:rPr>
          <w:ins w:id="2621" w:author="Steve Maas" w:date="2014-01-02T16:38:00Z"/>
        </w:rPr>
      </w:pPr>
    </w:p>
    <w:p w14:paraId="475C0D32" w14:textId="004D2DFD" w:rsidR="000140F2" w:rsidDel="00061F56" w:rsidRDefault="000140F2">
      <w:pPr>
        <w:rPr>
          <w:del w:id="2622" w:author="Steve Maas" w:date="2014-01-02T16:43:00Z"/>
        </w:rPr>
      </w:pPr>
      <w:del w:id="2623" w:author="Steve Maas" w:date="2014-01-02T16:43:00Z">
        <w:r w:rsidDel="00061F56">
          <w:delText>Discuss forum, how it is organized, what forum to use for questions, bug reports or feature requests.</w:delText>
        </w:r>
      </w:del>
    </w:p>
    <w:p w14:paraId="6D7D3709" w14:textId="77777777" w:rsidR="000140F2" w:rsidRPr="000140F2" w:rsidRDefault="000140F2"/>
    <w:p w14:paraId="7B1F28F4" w14:textId="75731911" w:rsidR="000140F2" w:rsidRPr="007D6F0D" w:rsidRDefault="006A0BC1" w:rsidP="006A0BC1">
      <w:r>
        <w:br w:type="page"/>
      </w:r>
    </w:p>
    <w:p w14:paraId="1581493B" w14:textId="1B71A658" w:rsidR="006A0BC1" w:rsidRDefault="006A0BC1" w:rsidP="006A0BC1">
      <w:pPr>
        <w:pStyle w:val="Heading1"/>
        <w:numPr>
          <w:ilvl w:val="0"/>
          <w:numId w:val="15"/>
        </w:numPr>
      </w:pPr>
      <w:bookmarkStart w:id="2624" w:name="_Toc385498616"/>
      <w:r>
        <w:lastRenderedPageBreak/>
        <w:t xml:space="preserve">Configuration </w:t>
      </w:r>
      <w:r w:rsidR="00E67A22">
        <w:t>F</w:t>
      </w:r>
      <w:r>
        <w:t>ile</w:t>
      </w:r>
      <w:bookmarkEnd w:id="2624"/>
    </w:p>
    <w:p w14:paraId="1BE31A07" w14:textId="77777777" w:rsidR="006A0BC1" w:rsidRDefault="006A0BC1" w:rsidP="006A0BC1">
      <w:r>
        <w:t>As of version 1.2</w:t>
      </w:r>
      <w:r w:rsidR="004A1056">
        <w:t>,</w:t>
      </w:r>
      <w:r>
        <w:t xml:space="preserve"> FEBio requires a configuration file to run. The purpose of this file is to store platform</w:t>
      </w:r>
      <w:r w:rsidR="004A1056">
        <w:t>-</w:t>
      </w:r>
      <w:r>
        <w:t xml:space="preserve">specific settings such as the default linear solver. See section </w:t>
      </w:r>
      <w:r>
        <w:fldChar w:fldCharType="begin"/>
      </w:r>
      <w:r>
        <w:instrText xml:space="preserve"> REF _Ref230508346 \r \h </w:instrText>
      </w:r>
      <w:r>
        <w:fldChar w:fldCharType="separate"/>
      </w:r>
      <w:r w:rsidR="00873D59">
        <w:t>2.5</w:t>
      </w:r>
      <w:r>
        <w:fldChar w:fldCharType="end"/>
      </w:r>
      <w:r>
        <w:t xml:space="preserve"> for more information on how to use this file. </w:t>
      </w:r>
      <w:r w:rsidR="004A1056">
        <w:t>T</w:t>
      </w:r>
      <w:r>
        <w:t>his section detail</w:t>
      </w:r>
      <w:r w:rsidR="004A1056">
        <w:t>s</w:t>
      </w:r>
      <w:r>
        <w:t xml:space="preserve"> the format of this file. </w:t>
      </w:r>
    </w:p>
    <w:p w14:paraId="726A3DDB" w14:textId="77777777" w:rsidR="004A1056" w:rsidRDefault="004A1056" w:rsidP="006A0BC1"/>
    <w:p w14:paraId="70D3E70D" w14:textId="77777777" w:rsidR="006A0BC1" w:rsidRDefault="006A0BC1" w:rsidP="006A0BC1">
      <w:r>
        <w:t xml:space="preserve">The configuration file uses an xml format. The root element must be </w:t>
      </w:r>
      <w:r>
        <w:rPr>
          <w:i/>
        </w:rPr>
        <w:t>febio_config</w:t>
      </w:r>
      <w:r>
        <w:t xml:space="preserve">. The required attribute </w:t>
      </w:r>
      <w:r>
        <w:rPr>
          <w:i/>
        </w:rPr>
        <w:t xml:space="preserve">version </w:t>
      </w:r>
      <w:r>
        <w:t>specifies the version number of the format. Currently this value must be set to “1.0”. The following elements are defined.</w:t>
      </w:r>
    </w:p>
    <w:p w14:paraId="0C53DE8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128"/>
      </w:tblGrid>
      <w:tr w:rsidR="006A0BC1" w14:paraId="2831A4BE" w14:textId="77777777">
        <w:tc>
          <w:tcPr>
            <w:tcW w:w="2448" w:type="dxa"/>
            <w:shd w:val="clear" w:color="auto" w:fill="auto"/>
          </w:tcPr>
          <w:p w14:paraId="088C9DD0" w14:textId="77777777" w:rsidR="006A0BC1" w:rsidRPr="000B272C" w:rsidRDefault="006A0BC1" w:rsidP="006A0BC1">
            <w:pPr>
              <w:rPr>
                <w:b/>
              </w:rPr>
            </w:pPr>
            <w:r w:rsidRPr="000B272C">
              <w:rPr>
                <w:b/>
              </w:rPr>
              <w:t>Parameter</w:t>
            </w:r>
          </w:p>
        </w:tc>
        <w:tc>
          <w:tcPr>
            <w:tcW w:w="7128" w:type="dxa"/>
            <w:shd w:val="clear" w:color="auto" w:fill="auto"/>
          </w:tcPr>
          <w:p w14:paraId="158EF3F4" w14:textId="77777777" w:rsidR="006A0BC1" w:rsidRPr="000B272C" w:rsidRDefault="006A0BC1" w:rsidP="006A0BC1">
            <w:pPr>
              <w:rPr>
                <w:b/>
              </w:rPr>
            </w:pPr>
            <w:r w:rsidRPr="000B272C">
              <w:rPr>
                <w:b/>
              </w:rPr>
              <w:t>Description</w:t>
            </w:r>
          </w:p>
        </w:tc>
      </w:tr>
      <w:tr w:rsidR="006A0BC1" w14:paraId="4D818888" w14:textId="77777777">
        <w:tc>
          <w:tcPr>
            <w:tcW w:w="2448" w:type="dxa"/>
            <w:shd w:val="clear" w:color="auto" w:fill="auto"/>
          </w:tcPr>
          <w:p w14:paraId="1389E358" w14:textId="77777777" w:rsidR="006A0BC1" w:rsidRDefault="006A0BC1" w:rsidP="006A0BC1">
            <w:pPr>
              <w:pStyle w:val="code"/>
            </w:pPr>
            <w:r>
              <w:t>linear_solver</w:t>
            </w:r>
          </w:p>
        </w:tc>
        <w:tc>
          <w:tcPr>
            <w:tcW w:w="7128" w:type="dxa"/>
            <w:shd w:val="clear" w:color="auto" w:fill="auto"/>
          </w:tcPr>
          <w:p w14:paraId="2BE36409" w14:textId="77777777" w:rsidR="006A0BC1" w:rsidRDefault="006A0BC1" w:rsidP="006A0BC1">
            <w:r>
              <w:t>Set the default linear solver for the platform. (1)</w:t>
            </w:r>
          </w:p>
        </w:tc>
      </w:tr>
      <w:tr w:rsidR="00470C94" w14:paraId="0E925300" w14:textId="77777777">
        <w:trPr>
          <w:ins w:id="2625" w:author="Steve Maas" w:date="2014-01-02T11:08:00Z"/>
        </w:trPr>
        <w:tc>
          <w:tcPr>
            <w:tcW w:w="2448" w:type="dxa"/>
            <w:shd w:val="clear" w:color="auto" w:fill="auto"/>
          </w:tcPr>
          <w:p w14:paraId="14B62B6B" w14:textId="4EB42321" w:rsidR="00470C94" w:rsidRDefault="00470C94" w:rsidP="006A0BC1">
            <w:pPr>
              <w:pStyle w:val="code"/>
              <w:rPr>
                <w:ins w:id="2626" w:author="Steve Maas" w:date="2014-01-02T11:08:00Z"/>
              </w:rPr>
            </w:pPr>
            <w:ins w:id="2627" w:author="Steve Maas" w:date="2014-01-02T11:08:00Z">
              <w:r>
                <w:t>import</w:t>
              </w:r>
            </w:ins>
          </w:p>
        </w:tc>
        <w:tc>
          <w:tcPr>
            <w:tcW w:w="7128" w:type="dxa"/>
            <w:shd w:val="clear" w:color="auto" w:fill="auto"/>
          </w:tcPr>
          <w:p w14:paraId="2BAC5DAC" w14:textId="52E1FC7F" w:rsidR="00470C94" w:rsidRDefault="00470C94" w:rsidP="006A0BC1">
            <w:pPr>
              <w:rPr>
                <w:ins w:id="2628" w:author="Steve Maas" w:date="2014-01-02T11:08:00Z"/>
              </w:rPr>
            </w:pPr>
            <w:ins w:id="2629" w:author="Steve Maas" w:date="2014-01-02T11:08:00Z">
              <w:r>
                <w:t>Load a plugin file (2)</w:t>
              </w:r>
            </w:ins>
          </w:p>
        </w:tc>
      </w:tr>
    </w:tbl>
    <w:p w14:paraId="7D5FAC62" w14:textId="77777777" w:rsidR="006A0BC1" w:rsidRDefault="006A0BC1" w:rsidP="006A0BC1"/>
    <w:p w14:paraId="5A6529C8" w14:textId="77777777" w:rsidR="006A0BC1" w:rsidRDefault="006A0BC1" w:rsidP="006A0BC1">
      <w:r>
        <w:rPr>
          <w:i/>
        </w:rPr>
        <w:t>Comments:</w:t>
      </w:r>
    </w:p>
    <w:p w14:paraId="7600B2FF" w14:textId="7ED5EB08" w:rsidR="006A0BC1" w:rsidRDefault="006A0BC1" w:rsidP="006A0BC1">
      <w:pPr>
        <w:numPr>
          <w:ilvl w:val="0"/>
          <w:numId w:val="20"/>
        </w:numPr>
        <w:rPr>
          <w:ins w:id="2630" w:author="Steve Maas" w:date="2014-01-02T11:08:00Z"/>
        </w:rPr>
      </w:pPr>
      <w:r>
        <w:t>FEBio supports several linear solvers, such as</w:t>
      </w:r>
      <w:del w:id="2631" w:author="Steve Maas" w:date="2014-01-02T11:09:00Z">
        <w:r w:rsidDel="00470C94">
          <w:delText xml:space="preserve"> SuperLU,</w:delText>
        </w:r>
      </w:del>
      <w:r>
        <w:t xml:space="preserve"> Pardiso</w:t>
      </w:r>
      <w:r w:rsidR="004A1056">
        <w:t xml:space="preserve"> and</w:t>
      </w:r>
      <w:r>
        <w:t xml:space="preserve"> Skyline</w:t>
      </w:r>
      <w:r w:rsidR="004A1056">
        <w:t>.</w:t>
      </w:r>
      <w:r>
        <w:t xml:space="preserve"> Not all solvers are available for all platforms. Only the Skyline solver is available for all platforms</w:t>
      </w:r>
      <w:r w:rsidR="004A1056">
        <w:t>. A</w:t>
      </w:r>
      <w:r>
        <w:t>s of version 1.2</w:t>
      </w:r>
      <w:r w:rsidR="004A1056">
        <w:t>,</w:t>
      </w:r>
      <w:r>
        <w:t xml:space="preserve"> </w:t>
      </w:r>
      <w:del w:id="2632" w:author="Steve Maas" w:date="2014-01-02T11:09:00Z">
        <w:r w:rsidDel="00470C94">
          <w:delText xml:space="preserve">the SuperLU and the </w:delText>
        </w:r>
      </w:del>
      <w:r>
        <w:t>Pardiso solver are available on most platforms.</w:t>
      </w:r>
      <w:ins w:id="2633" w:author="Steve Maas" w:date="2014-01-02T11:09:00Z">
        <w:r w:rsidR="00470C94">
          <w:t xml:space="preserve"> (Support for the SuperLU solver was removed as of version 2.0.)</w:t>
        </w:r>
      </w:ins>
    </w:p>
    <w:p w14:paraId="42A088BA" w14:textId="76D56A00" w:rsidR="00470C94" w:rsidRPr="00B129E5" w:rsidRDefault="00470C94" w:rsidP="006A0BC1">
      <w:pPr>
        <w:numPr>
          <w:ilvl w:val="0"/>
          <w:numId w:val="20"/>
        </w:numPr>
      </w:pPr>
      <w:ins w:id="2634" w:author="Steve Maas" w:date="2014-01-02T11:09:00Z">
        <w:r>
          <w:t xml:space="preserve">As of </w:t>
        </w:r>
      </w:ins>
      <w:ins w:id="2635" w:author="Steve Maas" w:date="2014-01-02T11:10:00Z">
        <w:r>
          <w:t xml:space="preserve">FEBio 2.0 the user can create and use plugins designed for FEBio. These plugins extend the standard capabilities without the need to recompile the FEBio code. </w:t>
        </w:r>
      </w:ins>
      <w:ins w:id="2636" w:author="Steve Maas" w:date="2014-01-02T11:11:00Z">
        <w:r>
          <w:t xml:space="preserve">See Appendix B for more information on </w:t>
        </w:r>
      </w:ins>
      <w:ins w:id="2637" w:author="Steve Maas" w:date="2014-01-02T11:12:00Z">
        <w:r>
          <w:t xml:space="preserve">using </w:t>
        </w:r>
      </w:ins>
      <w:ins w:id="2638" w:author="Steve Maas" w:date="2014-01-02T11:11:00Z">
        <w:r>
          <w:t>pl</w:t>
        </w:r>
      </w:ins>
      <w:ins w:id="2639" w:author="Steve Maas" w:date="2014-01-02T11:12:00Z">
        <w:r>
          <w:t>ugins in FEBio.</w:t>
        </w:r>
      </w:ins>
    </w:p>
    <w:p w14:paraId="13DFDC92" w14:textId="77777777" w:rsidR="00BF2488" w:rsidRDefault="00BF2488" w:rsidP="006A0BC1"/>
    <w:p w14:paraId="0E1D914D" w14:textId="4C24BEBA" w:rsidR="00BF2488" w:rsidRDefault="00BF2488" w:rsidP="00BF2488">
      <w:pPr>
        <w:pStyle w:val="Heading1"/>
        <w:numPr>
          <w:ilvl w:val="0"/>
          <w:numId w:val="15"/>
        </w:numPr>
        <w:jc w:val="left"/>
      </w:pPr>
      <w:r>
        <w:br w:type="page"/>
      </w:r>
      <w:bookmarkStart w:id="2640" w:name="_Toc385498617"/>
      <w:del w:id="2641" w:author="Steve Maas" w:date="2014-01-02T11:12:00Z">
        <w:r w:rsidDel="00470C94">
          <w:lastRenderedPageBreak/>
          <w:delText>LSDYNA Database Format</w:delText>
        </w:r>
      </w:del>
      <w:ins w:id="2642" w:author="Steve Maas" w:date="2014-01-02T11:12:00Z">
        <w:r w:rsidR="00470C94">
          <w:t>FEBio Plugins</w:t>
        </w:r>
      </w:ins>
      <w:bookmarkEnd w:id="2640"/>
    </w:p>
    <w:p w14:paraId="406503EE" w14:textId="2495BB91" w:rsidR="00470C94" w:rsidRDefault="00860308">
      <w:pPr>
        <w:rPr>
          <w:ins w:id="2643" w:author="Steve Maas" w:date="2014-01-02T11:15:00Z"/>
        </w:rPr>
        <w:pPrChange w:id="2644" w:author="Steve Maas" w:date="2014-01-02T11:13:00Z">
          <w:pPr>
            <w:pStyle w:val="code"/>
          </w:pPr>
        </w:pPrChange>
      </w:pPr>
      <w:r>
        <w:t xml:space="preserve">As of version </w:t>
      </w:r>
      <w:del w:id="2645" w:author="Steve Maas" w:date="2014-01-02T11:12:00Z">
        <w:r w:rsidDel="00470C94">
          <w:delText>1</w:delText>
        </w:r>
      </w:del>
      <w:ins w:id="2646" w:author="Steve Maas" w:date="2014-01-02T11:12:00Z">
        <w:r w:rsidR="00470C94">
          <w:t>2</w:t>
        </w:r>
      </w:ins>
      <w:r>
        <w:t>.</w:t>
      </w:r>
      <w:del w:id="2647" w:author="Steve Maas" w:date="2014-01-02T11:12:00Z">
        <w:r w:rsidDel="00470C94">
          <w:delText>4</w:delText>
        </w:r>
      </w:del>
      <w:ins w:id="2648" w:author="Steve Maas" w:date="2014-01-02T11:12:00Z">
        <w:r w:rsidR="00470C94">
          <w:t>0</w:t>
        </w:r>
      </w:ins>
      <w:r>
        <w:t xml:space="preserve"> </w:t>
      </w:r>
      <w:del w:id="2649" w:author="Steve Maas" w:date="2014-01-02T11:12:00Z">
        <w:r w:rsidDel="00470C94">
          <w:delText xml:space="preserve">the LSDYNA </w:delText>
        </w:r>
      </w:del>
      <w:ins w:id="2650" w:author="Steve Maas" w:date="2014-01-02T11:12:00Z">
        <w:r w:rsidR="00470C94">
          <w:t>FEBio supports plugins.</w:t>
        </w:r>
      </w:ins>
      <w:ins w:id="2651" w:author="Steve Maas" w:date="2014-01-02T11:13:00Z">
        <w:r w:rsidR="00470C94">
          <w:t xml:space="preserve"> Plugins are dynamic libraries which extend the capabilities of FEBio at runtime without the need to recompile the entire source code. </w:t>
        </w:r>
      </w:ins>
      <w:ins w:id="2652" w:author="Steve Maas" w:date="2014-01-02T11:14:00Z">
        <w:r w:rsidR="00470C94">
          <w:t>This</w:t>
        </w:r>
      </w:ins>
      <w:ins w:id="2653" w:author="Steve Maas" w:date="2014-01-02T11:13:00Z">
        <w:r w:rsidR="00470C94">
          <w:t xml:space="preserve"> offers the user</w:t>
        </w:r>
      </w:ins>
      <w:ins w:id="2654" w:author="Steve Maas" w:date="2014-01-02T11:14:00Z">
        <w:r w:rsidR="00470C94">
          <w:t xml:space="preserve"> a powerful mechanism for extending the default feature set of FEBio with little effort. </w:t>
        </w:r>
      </w:ins>
      <w:ins w:id="2655" w:author="Steve Maas" w:date="2014-01-02T11:15:00Z">
        <w:r w:rsidR="007E2409">
          <w:t>The FEBio developer</w:t>
        </w:r>
      </w:ins>
      <w:ins w:id="2656" w:author="Steve Maas" w:date="2014-01-02T11:22:00Z">
        <w:r w:rsidR="00993E3A">
          <w:t>’</w:t>
        </w:r>
      </w:ins>
      <w:ins w:id="2657" w:author="Steve Maas" w:date="2014-01-02T11:15:00Z">
        <w:r w:rsidR="007E2409">
          <w:t xml:space="preserve">s documentation explains in detail how to create these plugins. In this section we outline how to use the plugins with FEBio. </w:t>
        </w:r>
      </w:ins>
    </w:p>
    <w:p w14:paraId="71017744" w14:textId="77777777" w:rsidR="007E2409" w:rsidRDefault="007E2409">
      <w:pPr>
        <w:rPr>
          <w:ins w:id="2658" w:author="Steve Maas" w:date="2014-01-02T11:15:00Z"/>
        </w:rPr>
        <w:pPrChange w:id="2659" w:author="Steve Maas" w:date="2014-01-02T11:13:00Z">
          <w:pPr>
            <w:pStyle w:val="code"/>
          </w:pPr>
        </w:pPrChange>
      </w:pPr>
    </w:p>
    <w:p w14:paraId="78D216A6" w14:textId="116DBC1E" w:rsidR="007E2409" w:rsidRDefault="007E2409">
      <w:pPr>
        <w:rPr>
          <w:ins w:id="2660" w:author="Steve Maas" w:date="2014-01-02T11:18:00Z"/>
        </w:rPr>
        <w:pPrChange w:id="2661" w:author="Steve Maas" w:date="2014-01-02T11:16:00Z">
          <w:pPr>
            <w:pStyle w:val="code"/>
          </w:pPr>
        </w:pPrChange>
      </w:pPr>
      <w:ins w:id="2662" w:author="Steve Maas" w:date="2014-01-02T11:15:00Z">
        <w:r>
          <w:t xml:space="preserve">A plugin is compiled into a dynamic library </w:t>
        </w:r>
      </w:ins>
      <w:ins w:id="2663" w:author="Steve Maas" w:date="2014-01-02T11:16:00Z">
        <w:r>
          <w:t xml:space="preserve">(dll) or shared object (so) and containes the compiled code of the library. </w:t>
        </w:r>
      </w:ins>
      <w:ins w:id="2664" w:author="Steve Maas" w:date="2014-01-02T11:17:00Z">
        <w:r>
          <w:t xml:space="preserve">In order to use this plugin, you must add the path and name to the plugin file in the FEBio configuration file (see Appendix A for a discussion of the configuration file). For each plugin, </w:t>
        </w:r>
      </w:ins>
      <w:ins w:id="2665" w:author="Steve Maas" w:date="2014-01-02T11:18:00Z">
        <w:r>
          <w:t xml:space="preserve">an </w:t>
        </w:r>
        <w:r>
          <w:rPr>
            <w:i/>
          </w:rPr>
          <w:t xml:space="preserve">import </w:t>
        </w:r>
        <w:r>
          <w:t xml:space="preserve">item has to be added in this configuration file. For example, </w:t>
        </w:r>
      </w:ins>
    </w:p>
    <w:p w14:paraId="6BE0280F" w14:textId="77777777" w:rsidR="007E2409" w:rsidRDefault="007E2409">
      <w:pPr>
        <w:rPr>
          <w:ins w:id="2666" w:author="Steve Maas" w:date="2014-01-02T11:18:00Z"/>
        </w:rPr>
        <w:pPrChange w:id="2667" w:author="Steve Maas" w:date="2014-01-02T11:16:00Z">
          <w:pPr>
            <w:pStyle w:val="code"/>
          </w:pPr>
        </w:pPrChange>
      </w:pPr>
    </w:p>
    <w:p w14:paraId="7D33407D" w14:textId="0252D287" w:rsidR="007E2409" w:rsidRPr="00645EA5" w:rsidRDefault="007E2409">
      <w:pPr>
        <w:rPr>
          <w:ins w:id="2668" w:author="Steve Maas" w:date="2014-01-02T11:18:00Z"/>
          <w:rFonts w:cs="Courier New"/>
          <w:szCs w:val="22"/>
        </w:rPr>
        <w:pPrChange w:id="2669" w:author="Steve Maas" w:date="2014-01-02T11:16:00Z">
          <w:pPr>
            <w:pStyle w:val="code"/>
          </w:pPr>
        </w:pPrChange>
      </w:pPr>
      <w:ins w:id="2670" w:author="Steve Maas" w:date="2014-01-02T11:19:00Z">
        <w:r>
          <w:rPr>
            <w:rFonts w:ascii="Courier New" w:hAnsi="Courier New" w:cs="Courier New"/>
            <w:sz w:val="22"/>
            <w:szCs w:val="22"/>
          </w:rPr>
          <w:t>&lt;import&gt;myplugin.dll&lt;/import&gt;</w:t>
        </w:r>
      </w:ins>
    </w:p>
    <w:p w14:paraId="39D67755" w14:textId="77777777" w:rsidR="007E2409" w:rsidRDefault="007E2409">
      <w:pPr>
        <w:rPr>
          <w:ins w:id="2671" w:author="Steve Maas" w:date="2014-01-02T11:18:00Z"/>
        </w:rPr>
        <w:pPrChange w:id="2672" w:author="Steve Maas" w:date="2014-01-02T11:16:00Z">
          <w:pPr>
            <w:pStyle w:val="code"/>
          </w:pPr>
        </w:pPrChange>
      </w:pPr>
    </w:p>
    <w:p w14:paraId="73ACC6B3" w14:textId="1D876238" w:rsidR="007E2409" w:rsidRDefault="007E2409">
      <w:pPr>
        <w:rPr>
          <w:ins w:id="2673" w:author="Steve Maas" w:date="2014-01-02T11:19:00Z"/>
        </w:rPr>
        <w:pPrChange w:id="2674" w:author="Steve Maas" w:date="2014-01-02T11:16:00Z">
          <w:pPr>
            <w:pStyle w:val="code"/>
          </w:pPr>
        </w:pPrChange>
      </w:pPr>
      <w:ins w:id="2675" w:author="Steve Maas" w:date="2014-01-02T11:19:00Z">
        <w:r>
          <w:t>You may need to add the full path to the plugin if FEBio has problems locating the plugin.</w:t>
        </w:r>
      </w:ins>
    </w:p>
    <w:p w14:paraId="432FD83D" w14:textId="77777777" w:rsidR="007E2409" w:rsidRDefault="007E2409">
      <w:pPr>
        <w:rPr>
          <w:ins w:id="2676" w:author="Steve Maas" w:date="2014-01-02T11:19:00Z"/>
        </w:rPr>
        <w:pPrChange w:id="2677" w:author="Steve Maas" w:date="2014-01-02T11:16:00Z">
          <w:pPr>
            <w:pStyle w:val="code"/>
          </w:pPr>
        </w:pPrChange>
      </w:pPr>
    </w:p>
    <w:p w14:paraId="273D9D99" w14:textId="01D3B5AD" w:rsidR="007E2409" w:rsidRPr="00B0194F" w:rsidRDefault="007E2409" w:rsidP="007E2409">
      <w:pPr>
        <w:rPr>
          <w:ins w:id="2678" w:author="Steve Maas" w:date="2014-01-02T11:19:00Z"/>
          <w:rFonts w:ascii="Courier New" w:hAnsi="Courier New" w:cs="Courier New"/>
          <w:sz w:val="22"/>
          <w:szCs w:val="22"/>
        </w:rPr>
      </w:pPr>
      <w:ins w:id="2679" w:author="Steve Maas" w:date="2014-01-02T11:19:00Z">
        <w:r>
          <w:rPr>
            <w:rFonts w:ascii="Courier New" w:hAnsi="Courier New" w:cs="Courier New"/>
            <w:sz w:val="22"/>
            <w:szCs w:val="22"/>
          </w:rPr>
          <w:t>&lt;import&gt;C:\path\to\my\plugins\myplugin.dll&lt;/import&gt;</w:t>
        </w:r>
      </w:ins>
    </w:p>
    <w:p w14:paraId="6DCFD1D0" w14:textId="77777777" w:rsidR="007E2409" w:rsidRPr="00993E3A" w:rsidRDefault="007E2409">
      <w:pPr>
        <w:rPr>
          <w:ins w:id="2680" w:author="Steve Maas" w:date="2014-01-02T11:13:00Z"/>
        </w:rPr>
        <w:pPrChange w:id="2681" w:author="Steve Maas" w:date="2014-01-02T11:16:00Z">
          <w:pPr>
            <w:pStyle w:val="code"/>
          </w:pPr>
        </w:pPrChange>
      </w:pPr>
    </w:p>
    <w:p w14:paraId="1F5BFCA9" w14:textId="78C6A790" w:rsidR="00860308" w:rsidDel="00470C94" w:rsidRDefault="00860308">
      <w:pPr>
        <w:jc w:val="left"/>
        <w:rPr>
          <w:del w:id="2682" w:author="Steve Maas" w:date="2014-01-02T11:12:00Z"/>
        </w:rPr>
        <w:pPrChange w:id="2683" w:author="Steve Maas" w:date="2014-01-02T11:12:00Z">
          <w:pPr/>
        </w:pPrChange>
      </w:pPr>
      <w:del w:id="2684" w:author="Steve Maas" w:date="2014-01-02T11:12:00Z">
        <w:r w:rsidDel="00470C94">
          <w:delText xml:space="preserve">format is no longer the preferred output format for FEBio plotfiles. For backward compatibility, users can still use this format. To use it, define the following element in the </w:delText>
        </w:r>
        <w:r w:rsidDel="00470C94">
          <w:rPr>
            <w:i/>
          </w:rPr>
          <w:delText xml:space="preserve">Output </w:delText>
        </w:r>
        <w:r w:rsidDel="00470C94">
          <w:delText>section of the FEBio input file.</w:delText>
        </w:r>
      </w:del>
    </w:p>
    <w:p w14:paraId="26F89006" w14:textId="67C19B63" w:rsidR="00860308" w:rsidDel="00470C94" w:rsidRDefault="00860308">
      <w:pPr>
        <w:jc w:val="left"/>
        <w:rPr>
          <w:del w:id="2685" w:author="Steve Maas" w:date="2014-01-02T11:12:00Z"/>
        </w:rPr>
        <w:pPrChange w:id="2686" w:author="Steve Maas" w:date="2014-01-02T11:12:00Z">
          <w:pPr/>
        </w:pPrChange>
      </w:pPr>
    </w:p>
    <w:p w14:paraId="28BA0B9A" w14:textId="24DFF4DD" w:rsidR="00860308" w:rsidDel="00470C94" w:rsidRDefault="00A951A8">
      <w:pPr>
        <w:jc w:val="left"/>
        <w:rPr>
          <w:del w:id="2687" w:author="Steve Maas" w:date="2014-01-02T11:12:00Z"/>
        </w:rPr>
        <w:pPrChange w:id="2688" w:author="Steve Maas" w:date="2014-01-02T11:12:00Z">
          <w:pPr>
            <w:pStyle w:val="code"/>
          </w:pPr>
        </w:pPrChange>
      </w:pPr>
      <w:del w:id="2689" w:author="Steve Maas" w:date="2014-01-02T11:12:00Z">
        <w:r w:rsidDel="00470C94">
          <w:delText>&lt;plotfile type="lsdyna"/&gt;</w:delText>
        </w:r>
      </w:del>
    </w:p>
    <w:p w14:paraId="045BC91F" w14:textId="3EC197EE" w:rsidR="00860308" w:rsidRPr="00860308" w:rsidDel="00470C94" w:rsidRDefault="00860308">
      <w:pPr>
        <w:jc w:val="left"/>
        <w:rPr>
          <w:del w:id="2690" w:author="Steve Maas" w:date="2014-01-02T11:12:00Z"/>
        </w:rPr>
        <w:pPrChange w:id="2691" w:author="Steve Maas" w:date="2014-01-02T11:12:00Z">
          <w:pPr/>
        </w:pPrChange>
      </w:pPr>
    </w:p>
    <w:p w14:paraId="503F6A40" w14:textId="0CA25BDF" w:rsidR="00860308" w:rsidDel="00470C94" w:rsidRDefault="00860308">
      <w:pPr>
        <w:jc w:val="left"/>
        <w:rPr>
          <w:del w:id="2692" w:author="Steve Maas" w:date="2014-01-02T11:12:00Z"/>
        </w:rPr>
        <w:pPrChange w:id="2693" w:author="Steve Maas" w:date="2014-01-02T11:12:00Z">
          <w:pPr/>
        </w:pPrChange>
      </w:pPr>
      <w:del w:id="2694" w:author="Steve Maas" w:date="2014-01-02T11:12:00Z">
        <w:r w:rsidDel="00470C94">
          <w:delText xml:space="preserve">This format offers predetermined data storage options. However, in order to provide the user with additional flexibility, FEBio allows the user to customize the data fields in the plotfile. By default, FEBio will choose the data fields, but you can override them by adding the </w:delText>
        </w:r>
        <w:r w:rsidDel="00470C94">
          <w:rPr>
            <w:i/>
          </w:rPr>
          <w:delText>plotfile</w:delText>
        </w:r>
        <w:r w:rsidDel="00470C94">
          <w:delText xml:space="preserve"> tag in the Output section of your input file.</w:delText>
        </w:r>
      </w:del>
    </w:p>
    <w:p w14:paraId="2BDBF7BC" w14:textId="4BAB3EB8" w:rsidR="00860308" w:rsidDel="00470C94" w:rsidRDefault="00860308">
      <w:pPr>
        <w:jc w:val="left"/>
        <w:rPr>
          <w:del w:id="2695" w:author="Steve Maas" w:date="2014-01-02T11:12:00Z"/>
        </w:rPr>
        <w:pPrChange w:id="2696" w:author="Steve Maas" w:date="2014-01-02T11:12:00Z">
          <w:pPr/>
        </w:pPrChange>
      </w:pPr>
    </w:p>
    <w:p w14:paraId="30BBC303" w14:textId="5CA5D5AD" w:rsidR="00860308" w:rsidDel="00470C94" w:rsidRDefault="00860308">
      <w:pPr>
        <w:jc w:val="left"/>
        <w:rPr>
          <w:del w:id="2697" w:author="Steve Maas" w:date="2014-01-02T11:12:00Z"/>
        </w:rPr>
        <w:pPrChange w:id="2698" w:author="Steve Maas" w:date="2014-01-02T11:12:00Z">
          <w:pPr/>
        </w:pPrChange>
      </w:pPr>
      <w:del w:id="2699" w:author="Steve Maas" w:date="2014-01-02T11:12:00Z">
        <w:r w:rsidDel="00470C94">
          <w:delText>Currently, FEBio allows you to redefine the f</w:delText>
        </w:r>
        <w:r w:rsidR="00DE23F6" w:rsidDel="00470C94">
          <w:delText>ollowing predefined data fields.</w:delText>
        </w:r>
      </w:del>
    </w:p>
    <w:p w14:paraId="2E350A28" w14:textId="61033B9E" w:rsidR="00860308" w:rsidDel="00470C94" w:rsidRDefault="00860308">
      <w:pPr>
        <w:jc w:val="left"/>
        <w:rPr>
          <w:del w:id="2700" w:author="Steve Maas" w:date="2014-01-02T11:12:00Z"/>
        </w:rPr>
        <w:pPrChange w:id="2701" w:author="Steve Maas" w:date="2014-01-02T11:12:00Z">
          <w:pPr/>
        </w:pPrChang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860308" w:rsidDel="00470C94" w14:paraId="17E71980" w14:textId="625437CC" w:rsidTr="00A35CD6">
        <w:trPr>
          <w:del w:id="2702" w:author="Steve Maas" w:date="2014-01-02T11:12:00Z"/>
        </w:trPr>
        <w:tc>
          <w:tcPr>
            <w:tcW w:w="2628" w:type="dxa"/>
            <w:shd w:val="clear" w:color="auto" w:fill="auto"/>
          </w:tcPr>
          <w:p w14:paraId="43D35F9F" w14:textId="31ED5F14" w:rsidR="00860308" w:rsidRPr="000B272C" w:rsidDel="00470C94" w:rsidRDefault="007E2409">
            <w:pPr>
              <w:jc w:val="left"/>
              <w:rPr>
                <w:del w:id="2703" w:author="Steve Maas" w:date="2014-01-02T11:12:00Z"/>
                <w:b/>
                <w:i/>
              </w:rPr>
              <w:pPrChange w:id="2704" w:author="Steve Maas" w:date="2014-01-02T11:12:00Z">
                <w:pPr/>
              </w:pPrChange>
            </w:pPr>
            <w:ins w:id="2705" w:author="Steve Maas" w:date="2014-01-02T11:19:00Z">
              <w:r>
                <w:rPr>
                  <w:b/>
                  <w:i/>
                </w:rPr>
                <w:t>erer</w:t>
              </w:r>
            </w:ins>
            <w:del w:id="2706" w:author="Steve Maas" w:date="2014-01-02T11:12:00Z">
              <w:r w:rsidR="00860308" w:rsidRPr="000B272C" w:rsidDel="00470C94">
                <w:rPr>
                  <w:b/>
                  <w:i/>
                </w:rPr>
                <w:delText>LSDYNA data field</w:delText>
              </w:r>
            </w:del>
          </w:p>
        </w:tc>
        <w:tc>
          <w:tcPr>
            <w:tcW w:w="6948" w:type="dxa"/>
            <w:shd w:val="clear" w:color="auto" w:fill="auto"/>
          </w:tcPr>
          <w:p w14:paraId="1F082E5B" w14:textId="49FF4DB0" w:rsidR="00860308" w:rsidRPr="000B272C" w:rsidDel="00470C94" w:rsidRDefault="00860308">
            <w:pPr>
              <w:jc w:val="left"/>
              <w:rPr>
                <w:del w:id="2707" w:author="Steve Maas" w:date="2014-01-02T11:12:00Z"/>
                <w:b/>
                <w:i/>
              </w:rPr>
              <w:pPrChange w:id="2708" w:author="Steve Maas" w:date="2014-01-02T11:12:00Z">
                <w:pPr/>
              </w:pPrChange>
            </w:pPr>
            <w:del w:id="2709" w:author="Steve Maas" w:date="2014-01-02T11:12:00Z">
              <w:r w:rsidRPr="000B272C" w:rsidDel="00470C94">
                <w:rPr>
                  <w:b/>
                  <w:i/>
                </w:rPr>
                <w:delText>FEBio data field</w:delText>
              </w:r>
            </w:del>
          </w:p>
        </w:tc>
      </w:tr>
      <w:tr w:rsidR="00860308" w:rsidDel="00470C94" w14:paraId="4AF8B55B" w14:textId="379E9DF8" w:rsidTr="00A35CD6">
        <w:trPr>
          <w:del w:id="2710" w:author="Steve Maas" w:date="2014-01-02T11:12:00Z"/>
        </w:trPr>
        <w:tc>
          <w:tcPr>
            <w:tcW w:w="2628" w:type="dxa"/>
            <w:shd w:val="clear" w:color="auto" w:fill="auto"/>
          </w:tcPr>
          <w:p w14:paraId="17C9FF12" w14:textId="55540CCB" w:rsidR="00860308" w:rsidDel="00470C94" w:rsidRDefault="00860308">
            <w:pPr>
              <w:jc w:val="left"/>
              <w:rPr>
                <w:del w:id="2711" w:author="Steve Maas" w:date="2014-01-02T11:12:00Z"/>
              </w:rPr>
              <w:pPrChange w:id="2712" w:author="Steve Maas" w:date="2014-01-02T11:12:00Z">
                <w:pPr/>
              </w:pPrChange>
            </w:pPr>
            <w:del w:id="2713" w:author="Steve Maas" w:date="2014-01-02T11:12:00Z">
              <w:r w:rsidDel="00470C94">
                <w:delText>displacement</w:delText>
              </w:r>
            </w:del>
          </w:p>
        </w:tc>
        <w:tc>
          <w:tcPr>
            <w:tcW w:w="6948" w:type="dxa"/>
            <w:shd w:val="clear" w:color="auto" w:fill="auto"/>
          </w:tcPr>
          <w:p w14:paraId="3B4B1887" w14:textId="67F831E2" w:rsidR="00860308" w:rsidDel="00470C94" w:rsidRDefault="00860308">
            <w:pPr>
              <w:jc w:val="left"/>
              <w:rPr>
                <w:del w:id="2714" w:author="Steve Maas" w:date="2014-01-02T11:12:00Z"/>
              </w:rPr>
              <w:pPrChange w:id="2715" w:author="Steve Maas" w:date="2014-01-02T11:12:00Z">
                <w:pPr/>
              </w:pPrChange>
            </w:pPr>
            <w:del w:id="2716" w:author="Steve Maas" w:date="2014-01-02T11:12:00Z">
              <w:r w:rsidDel="00470C94">
                <w:delText>DISPLACEMENT</w:delText>
              </w:r>
            </w:del>
          </w:p>
        </w:tc>
      </w:tr>
      <w:tr w:rsidR="00860308" w:rsidDel="00470C94" w14:paraId="17C56C59" w14:textId="46F74EF2" w:rsidTr="00A35CD6">
        <w:trPr>
          <w:del w:id="2717" w:author="Steve Maas" w:date="2014-01-02T11:12:00Z"/>
        </w:trPr>
        <w:tc>
          <w:tcPr>
            <w:tcW w:w="2628" w:type="dxa"/>
            <w:shd w:val="clear" w:color="auto" w:fill="auto"/>
          </w:tcPr>
          <w:p w14:paraId="42523462" w14:textId="4E1E0294" w:rsidR="00860308" w:rsidDel="00470C94" w:rsidRDefault="00860308">
            <w:pPr>
              <w:jc w:val="left"/>
              <w:rPr>
                <w:del w:id="2718" w:author="Steve Maas" w:date="2014-01-02T11:12:00Z"/>
              </w:rPr>
              <w:pPrChange w:id="2719" w:author="Steve Maas" w:date="2014-01-02T11:12:00Z">
                <w:pPr/>
              </w:pPrChange>
            </w:pPr>
            <w:del w:id="2720" w:author="Steve Maas" w:date="2014-01-02T11:12:00Z">
              <w:r w:rsidDel="00470C94">
                <w:delText>velocity</w:delText>
              </w:r>
            </w:del>
          </w:p>
        </w:tc>
        <w:tc>
          <w:tcPr>
            <w:tcW w:w="6948" w:type="dxa"/>
            <w:shd w:val="clear" w:color="auto" w:fill="auto"/>
          </w:tcPr>
          <w:p w14:paraId="66B062A6" w14:textId="24B4CBB3" w:rsidR="00860308" w:rsidDel="00470C94" w:rsidRDefault="00860308">
            <w:pPr>
              <w:jc w:val="left"/>
              <w:rPr>
                <w:del w:id="2721" w:author="Steve Maas" w:date="2014-01-02T11:12:00Z"/>
              </w:rPr>
              <w:pPrChange w:id="2722" w:author="Steve Maas" w:date="2014-01-02T11:12:00Z">
                <w:pPr/>
              </w:pPrChange>
            </w:pPr>
            <w:del w:id="2723" w:author="Steve Maas" w:date="2014-01-02T11:12:00Z">
              <w:r w:rsidDel="00470C94">
                <w:delText>NONE</w:delText>
              </w:r>
            </w:del>
          </w:p>
        </w:tc>
      </w:tr>
      <w:tr w:rsidR="00860308" w:rsidDel="00470C94" w14:paraId="368CF9D1" w14:textId="58F4F482" w:rsidTr="00A35CD6">
        <w:trPr>
          <w:del w:id="2724" w:author="Steve Maas" w:date="2014-01-02T11:12:00Z"/>
        </w:trPr>
        <w:tc>
          <w:tcPr>
            <w:tcW w:w="2628" w:type="dxa"/>
            <w:shd w:val="clear" w:color="auto" w:fill="auto"/>
          </w:tcPr>
          <w:p w14:paraId="0BDA5758" w14:textId="189C673E" w:rsidR="00860308" w:rsidRPr="00552529" w:rsidDel="00470C94" w:rsidRDefault="00860308">
            <w:pPr>
              <w:jc w:val="left"/>
              <w:rPr>
                <w:del w:id="2725" w:author="Steve Maas" w:date="2014-01-02T11:12:00Z"/>
                <w:b/>
                <w:bCs/>
                <w:caps/>
                <w:smallCaps/>
              </w:rPr>
              <w:pPrChange w:id="2726" w:author="Steve Maas" w:date="2014-01-02T11:12:00Z">
                <w:pPr>
                  <w:spacing w:before="120" w:after="120"/>
                  <w:ind w:left="240"/>
                </w:pPr>
              </w:pPrChange>
            </w:pPr>
          </w:p>
        </w:tc>
        <w:tc>
          <w:tcPr>
            <w:tcW w:w="6948" w:type="dxa"/>
            <w:shd w:val="clear" w:color="auto" w:fill="auto"/>
          </w:tcPr>
          <w:p w14:paraId="5255899C" w14:textId="5C30D8AB" w:rsidR="00860308" w:rsidDel="00470C94" w:rsidRDefault="00860308">
            <w:pPr>
              <w:jc w:val="left"/>
              <w:rPr>
                <w:del w:id="2727" w:author="Steve Maas" w:date="2014-01-02T11:12:00Z"/>
              </w:rPr>
              <w:pPrChange w:id="2728" w:author="Steve Maas" w:date="2014-01-02T11:12:00Z">
                <w:pPr/>
              </w:pPrChange>
            </w:pPr>
            <w:del w:id="2729" w:author="Steve Maas" w:date="2014-01-02T11:12:00Z">
              <w:r w:rsidDel="00470C94">
                <w:delText>VELOCITY</w:delText>
              </w:r>
            </w:del>
          </w:p>
        </w:tc>
      </w:tr>
      <w:tr w:rsidR="00860308" w:rsidDel="00470C94" w14:paraId="50DDC1BF" w14:textId="78C46D3A" w:rsidTr="00A35CD6">
        <w:trPr>
          <w:del w:id="2730" w:author="Steve Maas" w:date="2014-01-02T11:12:00Z"/>
        </w:trPr>
        <w:tc>
          <w:tcPr>
            <w:tcW w:w="2628" w:type="dxa"/>
            <w:shd w:val="clear" w:color="auto" w:fill="auto"/>
          </w:tcPr>
          <w:p w14:paraId="5958A017" w14:textId="4854F7A4" w:rsidR="00860308" w:rsidDel="00470C94" w:rsidRDefault="00860308">
            <w:pPr>
              <w:jc w:val="left"/>
              <w:rPr>
                <w:del w:id="2731" w:author="Steve Maas" w:date="2014-01-02T11:12:00Z"/>
                <w:b/>
                <w:bCs/>
                <w:caps/>
                <w:smallCaps/>
              </w:rPr>
              <w:pPrChange w:id="2732" w:author="Steve Maas" w:date="2014-01-02T11:12:00Z">
                <w:pPr>
                  <w:spacing w:before="120" w:after="120"/>
                  <w:ind w:left="240"/>
                </w:pPr>
              </w:pPrChange>
            </w:pPr>
          </w:p>
        </w:tc>
        <w:tc>
          <w:tcPr>
            <w:tcW w:w="6948" w:type="dxa"/>
            <w:shd w:val="clear" w:color="auto" w:fill="auto"/>
          </w:tcPr>
          <w:p w14:paraId="3802720A" w14:textId="55E2CC4C" w:rsidR="00860308" w:rsidDel="00470C94" w:rsidRDefault="00860308">
            <w:pPr>
              <w:jc w:val="left"/>
              <w:rPr>
                <w:del w:id="2733" w:author="Steve Maas" w:date="2014-01-02T11:12:00Z"/>
              </w:rPr>
              <w:pPrChange w:id="2734" w:author="Steve Maas" w:date="2014-01-02T11:12:00Z">
                <w:pPr/>
              </w:pPrChange>
            </w:pPr>
            <w:del w:id="2735" w:author="Steve Maas" w:date="2014-01-02T11:12:00Z">
              <w:r w:rsidDel="00470C94">
                <w:delText>FLUID_FLUX</w:delText>
              </w:r>
            </w:del>
          </w:p>
        </w:tc>
      </w:tr>
      <w:tr w:rsidR="00860308" w:rsidDel="00470C94" w14:paraId="2818604D" w14:textId="1AE987C9" w:rsidTr="00A35CD6">
        <w:trPr>
          <w:del w:id="2736" w:author="Steve Maas" w:date="2014-01-02T11:12:00Z"/>
        </w:trPr>
        <w:tc>
          <w:tcPr>
            <w:tcW w:w="2628" w:type="dxa"/>
            <w:shd w:val="clear" w:color="auto" w:fill="auto"/>
          </w:tcPr>
          <w:p w14:paraId="665EAD9A" w14:textId="229F404F" w:rsidR="00860308" w:rsidDel="00470C94" w:rsidRDefault="00860308">
            <w:pPr>
              <w:jc w:val="left"/>
              <w:rPr>
                <w:del w:id="2737" w:author="Steve Maas" w:date="2014-01-02T11:12:00Z"/>
                <w:b/>
                <w:bCs/>
                <w:caps/>
                <w:smallCaps/>
              </w:rPr>
              <w:pPrChange w:id="2738" w:author="Steve Maas" w:date="2014-01-02T11:12:00Z">
                <w:pPr>
                  <w:spacing w:before="120" w:after="120"/>
                  <w:ind w:left="240"/>
                </w:pPr>
              </w:pPrChange>
            </w:pPr>
          </w:p>
        </w:tc>
        <w:tc>
          <w:tcPr>
            <w:tcW w:w="6948" w:type="dxa"/>
            <w:shd w:val="clear" w:color="auto" w:fill="auto"/>
          </w:tcPr>
          <w:p w14:paraId="5936D864" w14:textId="1C66481F" w:rsidR="00860308" w:rsidDel="00470C94" w:rsidRDefault="00860308">
            <w:pPr>
              <w:jc w:val="left"/>
              <w:rPr>
                <w:del w:id="2739" w:author="Steve Maas" w:date="2014-01-02T11:12:00Z"/>
              </w:rPr>
              <w:pPrChange w:id="2740" w:author="Steve Maas" w:date="2014-01-02T11:12:00Z">
                <w:pPr/>
              </w:pPrChange>
            </w:pPr>
            <w:del w:id="2741" w:author="Steve Maas" w:date="2014-01-02T11:12:00Z">
              <w:r w:rsidDel="00470C94">
                <w:delText>CONTACT_TRACTION</w:delText>
              </w:r>
            </w:del>
          </w:p>
        </w:tc>
      </w:tr>
      <w:tr w:rsidR="00860308" w:rsidDel="00470C94" w14:paraId="2B4D2B83" w14:textId="28F188B0" w:rsidTr="00A35CD6">
        <w:trPr>
          <w:del w:id="2742" w:author="Steve Maas" w:date="2014-01-02T11:12:00Z"/>
        </w:trPr>
        <w:tc>
          <w:tcPr>
            <w:tcW w:w="2628" w:type="dxa"/>
            <w:shd w:val="clear" w:color="auto" w:fill="auto"/>
          </w:tcPr>
          <w:p w14:paraId="4A3339FF" w14:textId="0C0AD82E" w:rsidR="00860308" w:rsidDel="00470C94" w:rsidRDefault="00860308">
            <w:pPr>
              <w:jc w:val="left"/>
              <w:rPr>
                <w:del w:id="2743" w:author="Steve Maas" w:date="2014-01-02T11:12:00Z"/>
                <w:b/>
                <w:bCs/>
                <w:caps/>
                <w:smallCaps/>
              </w:rPr>
              <w:pPrChange w:id="2744" w:author="Steve Maas" w:date="2014-01-02T11:12:00Z">
                <w:pPr>
                  <w:spacing w:before="120" w:after="120"/>
                  <w:ind w:left="240"/>
                </w:pPr>
              </w:pPrChange>
            </w:pPr>
          </w:p>
        </w:tc>
        <w:tc>
          <w:tcPr>
            <w:tcW w:w="6948" w:type="dxa"/>
            <w:shd w:val="clear" w:color="auto" w:fill="auto"/>
          </w:tcPr>
          <w:p w14:paraId="2A44C52D" w14:textId="771CDA59" w:rsidR="00860308" w:rsidDel="00470C94" w:rsidRDefault="00860308">
            <w:pPr>
              <w:jc w:val="left"/>
              <w:rPr>
                <w:del w:id="2745" w:author="Steve Maas" w:date="2014-01-02T11:12:00Z"/>
              </w:rPr>
              <w:pPrChange w:id="2746" w:author="Steve Maas" w:date="2014-01-02T11:12:00Z">
                <w:pPr/>
              </w:pPrChange>
            </w:pPr>
            <w:del w:id="2747" w:author="Steve Maas" w:date="2014-01-02T11:12:00Z">
              <w:r w:rsidDel="00470C94">
                <w:delText>REACTION_FORCE</w:delText>
              </w:r>
            </w:del>
          </w:p>
        </w:tc>
      </w:tr>
      <w:tr w:rsidR="00860308" w:rsidDel="00470C94" w14:paraId="0FAA3FD4" w14:textId="79A1E47C" w:rsidTr="00A35CD6">
        <w:trPr>
          <w:del w:id="2748" w:author="Steve Maas" w:date="2014-01-02T11:12:00Z"/>
        </w:trPr>
        <w:tc>
          <w:tcPr>
            <w:tcW w:w="2628" w:type="dxa"/>
            <w:shd w:val="clear" w:color="auto" w:fill="auto"/>
          </w:tcPr>
          <w:p w14:paraId="4A8B041A" w14:textId="55158142" w:rsidR="00860308" w:rsidDel="00470C94" w:rsidRDefault="00860308">
            <w:pPr>
              <w:jc w:val="left"/>
              <w:rPr>
                <w:del w:id="2749" w:author="Steve Maas" w:date="2014-01-02T11:12:00Z"/>
                <w:rFonts w:cs="Arial"/>
                <w:b/>
                <w:bCs/>
                <w:caps/>
                <w:smallCaps/>
                <w:kern w:val="32"/>
              </w:rPr>
              <w:pPrChange w:id="2750" w:author="Steve Maas" w:date="2014-01-02T11:12:00Z">
                <w:pPr>
                  <w:keepNext/>
                  <w:numPr>
                    <w:numId w:val="42"/>
                  </w:numPr>
                  <w:spacing w:before="240" w:after="60"/>
                  <w:ind w:left="360" w:hanging="360"/>
                  <w:outlineLvl w:val="0"/>
                </w:pPr>
              </w:pPrChange>
            </w:pPr>
          </w:p>
        </w:tc>
        <w:tc>
          <w:tcPr>
            <w:tcW w:w="6948" w:type="dxa"/>
            <w:shd w:val="clear" w:color="auto" w:fill="auto"/>
          </w:tcPr>
          <w:p w14:paraId="5229262C" w14:textId="3F59F893" w:rsidR="00860308" w:rsidDel="00470C94" w:rsidRDefault="00860308">
            <w:pPr>
              <w:jc w:val="left"/>
              <w:rPr>
                <w:del w:id="2751" w:author="Steve Maas" w:date="2014-01-02T11:12:00Z"/>
              </w:rPr>
              <w:pPrChange w:id="2752" w:author="Steve Maas" w:date="2014-01-02T11:12:00Z">
                <w:pPr/>
              </w:pPrChange>
            </w:pPr>
            <w:del w:id="2753" w:author="Steve Maas" w:date="2014-01-02T11:12:00Z">
              <w:r w:rsidDel="00470C94">
                <w:delText>MATERIAL_FIBER</w:delText>
              </w:r>
            </w:del>
          </w:p>
        </w:tc>
      </w:tr>
      <w:tr w:rsidR="00860308" w:rsidDel="00470C94" w14:paraId="254652B9" w14:textId="3E232686" w:rsidTr="00A35CD6">
        <w:trPr>
          <w:del w:id="2754" w:author="Steve Maas" w:date="2014-01-02T11:12:00Z"/>
        </w:trPr>
        <w:tc>
          <w:tcPr>
            <w:tcW w:w="2628" w:type="dxa"/>
            <w:shd w:val="clear" w:color="auto" w:fill="auto"/>
          </w:tcPr>
          <w:p w14:paraId="115F5354" w14:textId="441570EA" w:rsidR="00860308" w:rsidDel="00470C94" w:rsidRDefault="00860308">
            <w:pPr>
              <w:jc w:val="left"/>
              <w:rPr>
                <w:del w:id="2755" w:author="Steve Maas" w:date="2014-01-02T11:12:00Z"/>
              </w:rPr>
              <w:pPrChange w:id="2756" w:author="Steve Maas" w:date="2014-01-02T11:12:00Z">
                <w:pPr/>
              </w:pPrChange>
            </w:pPr>
            <w:del w:id="2757" w:author="Steve Maas" w:date="2014-01-02T11:12:00Z">
              <w:r w:rsidDel="00470C94">
                <w:delText>acceleration</w:delText>
              </w:r>
            </w:del>
          </w:p>
        </w:tc>
        <w:tc>
          <w:tcPr>
            <w:tcW w:w="6948" w:type="dxa"/>
            <w:shd w:val="clear" w:color="auto" w:fill="auto"/>
          </w:tcPr>
          <w:p w14:paraId="110C708C" w14:textId="71D61CFE" w:rsidR="00860308" w:rsidDel="00470C94" w:rsidRDefault="00860308">
            <w:pPr>
              <w:jc w:val="left"/>
              <w:rPr>
                <w:del w:id="2758" w:author="Steve Maas" w:date="2014-01-02T11:12:00Z"/>
              </w:rPr>
              <w:pPrChange w:id="2759" w:author="Steve Maas" w:date="2014-01-02T11:12:00Z">
                <w:pPr/>
              </w:pPrChange>
            </w:pPr>
            <w:del w:id="2760" w:author="Steve Maas" w:date="2014-01-02T11:12:00Z">
              <w:r w:rsidDel="00470C94">
                <w:delText>NONE</w:delText>
              </w:r>
            </w:del>
          </w:p>
        </w:tc>
      </w:tr>
      <w:tr w:rsidR="00860308" w:rsidDel="00470C94" w14:paraId="53EDB3DA" w14:textId="352FE5AA" w:rsidTr="00A35CD6">
        <w:trPr>
          <w:del w:id="2761" w:author="Steve Maas" w:date="2014-01-02T11:12:00Z"/>
        </w:trPr>
        <w:tc>
          <w:tcPr>
            <w:tcW w:w="2628" w:type="dxa"/>
            <w:shd w:val="clear" w:color="auto" w:fill="auto"/>
          </w:tcPr>
          <w:p w14:paraId="15E04EF6" w14:textId="6589AC08" w:rsidR="00860308" w:rsidDel="00470C94" w:rsidRDefault="00860308">
            <w:pPr>
              <w:jc w:val="left"/>
              <w:rPr>
                <w:del w:id="2762" w:author="Steve Maas" w:date="2014-01-02T11:12:00Z"/>
                <w:b/>
                <w:bCs/>
                <w:caps/>
                <w:smallCaps/>
              </w:rPr>
              <w:pPrChange w:id="2763" w:author="Steve Maas" w:date="2014-01-02T11:12:00Z">
                <w:pPr>
                  <w:spacing w:before="120" w:after="120"/>
                  <w:ind w:left="240"/>
                </w:pPr>
              </w:pPrChange>
            </w:pPr>
          </w:p>
        </w:tc>
        <w:tc>
          <w:tcPr>
            <w:tcW w:w="6948" w:type="dxa"/>
            <w:shd w:val="clear" w:color="auto" w:fill="auto"/>
          </w:tcPr>
          <w:p w14:paraId="5941FF58" w14:textId="3ADFC25B" w:rsidR="00860308" w:rsidDel="00470C94" w:rsidRDefault="00860308">
            <w:pPr>
              <w:jc w:val="left"/>
              <w:rPr>
                <w:del w:id="2764" w:author="Steve Maas" w:date="2014-01-02T11:12:00Z"/>
              </w:rPr>
              <w:pPrChange w:id="2765" w:author="Steve Maas" w:date="2014-01-02T11:12:00Z">
                <w:pPr/>
              </w:pPrChange>
            </w:pPr>
            <w:del w:id="2766" w:author="Steve Maas" w:date="2014-01-02T11:12:00Z">
              <w:r w:rsidDel="00470C94">
                <w:delText>ACCELERATION</w:delText>
              </w:r>
            </w:del>
          </w:p>
        </w:tc>
      </w:tr>
      <w:tr w:rsidR="00860308" w:rsidDel="00470C94" w14:paraId="0175C6B5" w14:textId="4411EB9A" w:rsidTr="00A35CD6">
        <w:trPr>
          <w:del w:id="2767" w:author="Steve Maas" w:date="2014-01-02T11:12:00Z"/>
        </w:trPr>
        <w:tc>
          <w:tcPr>
            <w:tcW w:w="2628" w:type="dxa"/>
            <w:shd w:val="clear" w:color="auto" w:fill="auto"/>
          </w:tcPr>
          <w:p w14:paraId="611986B6" w14:textId="098A84FA" w:rsidR="00860308" w:rsidDel="00470C94" w:rsidRDefault="00860308">
            <w:pPr>
              <w:jc w:val="left"/>
              <w:rPr>
                <w:del w:id="2768" w:author="Steve Maas" w:date="2014-01-02T11:12:00Z"/>
                <w:b/>
                <w:bCs/>
                <w:caps/>
                <w:smallCaps/>
              </w:rPr>
              <w:pPrChange w:id="2769" w:author="Steve Maas" w:date="2014-01-02T11:12:00Z">
                <w:pPr>
                  <w:spacing w:before="120" w:after="120"/>
                  <w:ind w:left="240"/>
                </w:pPr>
              </w:pPrChange>
            </w:pPr>
          </w:p>
        </w:tc>
        <w:tc>
          <w:tcPr>
            <w:tcW w:w="6948" w:type="dxa"/>
            <w:shd w:val="clear" w:color="auto" w:fill="auto"/>
          </w:tcPr>
          <w:p w14:paraId="2B51F020" w14:textId="2A02AF75" w:rsidR="00860308" w:rsidDel="00470C94" w:rsidRDefault="00860308">
            <w:pPr>
              <w:jc w:val="left"/>
              <w:rPr>
                <w:del w:id="2770" w:author="Steve Maas" w:date="2014-01-02T11:12:00Z"/>
              </w:rPr>
              <w:pPrChange w:id="2771" w:author="Steve Maas" w:date="2014-01-02T11:12:00Z">
                <w:pPr/>
              </w:pPrChange>
            </w:pPr>
            <w:del w:id="2772" w:author="Steve Maas" w:date="2014-01-02T11:12:00Z">
              <w:r w:rsidDel="00470C94">
                <w:delText>FLUID_FLUX</w:delText>
              </w:r>
            </w:del>
          </w:p>
        </w:tc>
      </w:tr>
      <w:tr w:rsidR="00860308" w:rsidDel="00470C94" w14:paraId="679AB27B" w14:textId="26098572" w:rsidTr="00A35CD6">
        <w:trPr>
          <w:del w:id="2773" w:author="Steve Maas" w:date="2014-01-02T11:12:00Z"/>
        </w:trPr>
        <w:tc>
          <w:tcPr>
            <w:tcW w:w="2628" w:type="dxa"/>
            <w:shd w:val="clear" w:color="auto" w:fill="auto"/>
          </w:tcPr>
          <w:p w14:paraId="1E54C162" w14:textId="7E885373" w:rsidR="00860308" w:rsidDel="00470C94" w:rsidRDefault="00860308">
            <w:pPr>
              <w:jc w:val="left"/>
              <w:rPr>
                <w:del w:id="2774" w:author="Steve Maas" w:date="2014-01-02T11:12:00Z"/>
                <w:b/>
                <w:bCs/>
                <w:caps/>
                <w:smallCaps/>
              </w:rPr>
              <w:pPrChange w:id="2775" w:author="Steve Maas" w:date="2014-01-02T11:12:00Z">
                <w:pPr>
                  <w:spacing w:before="120" w:after="120"/>
                  <w:ind w:left="240"/>
                </w:pPr>
              </w:pPrChange>
            </w:pPr>
          </w:p>
        </w:tc>
        <w:tc>
          <w:tcPr>
            <w:tcW w:w="6948" w:type="dxa"/>
            <w:shd w:val="clear" w:color="auto" w:fill="auto"/>
          </w:tcPr>
          <w:p w14:paraId="348B85D9" w14:textId="5CFB0C08" w:rsidR="00860308" w:rsidDel="00470C94" w:rsidRDefault="00860308">
            <w:pPr>
              <w:jc w:val="left"/>
              <w:rPr>
                <w:del w:id="2776" w:author="Steve Maas" w:date="2014-01-02T11:12:00Z"/>
              </w:rPr>
              <w:pPrChange w:id="2777" w:author="Steve Maas" w:date="2014-01-02T11:12:00Z">
                <w:pPr/>
              </w:pPrChange>
            </w:pPr>
            <w:del w:id="2778" w:author="Steve Maas" w:date="2014-01-02T11:12:00Z">
              <w:r w:rsidDel="00470C94">
                <w:delText>CONTACT_TRACTION</w:delText>
              </w:r>
            </w:del>
          </w:p>
        </w:tc>
      </w:tr>
      <w:tr w:rsidR="00860308" w:rsidDel="00470C94" w14:paraId="4BE159A1" w14:textId="4129E1F6" w:rsidTr="00A35CD6">
        <w:trPr>
          <w:del w:id="2779" w:author="Steve Maas" w:date="2014-01-02T11:12:00Z"/>
        </w:trPr>
        <w:tc>
          <w:tcPr>
            <w:tcW w:w="2628" w:type="dxa"/>
            <w:shd w:val="clear" w:color="auto" w:fill="auto"/>
          </w:tcPr>
          <w:p w14:paraId="34BDF64F" w14:textId="56512787" w:rsidR="00860308" w:rsidDel="00470C94" w:rsidRDefault="00860308">
            <w:pPr>
              <w:jc w:val="left"/>
              <w:rPr>
                <w:del w:id="2780" w:author="Steve Maas" w:date="2014-01-02T11:12:00Z"/>
                <w:b/>
                <w:bCs/>
                <w:caps/>
                <w:smallCaps/>
              </w:rPr>
              <w:pPrChange w:id="2781" w:author="Steve Maas" w:date="2014-01-02T11:12:00Z">
                <w:pPr>
                  <w:spacing w:before="120" w:after="120"/>
                  <w:ind w:left="240"/>
                </w:pPr>
              </w:pPrChange>
            </w:pPr>
          </w:p>
        </w:tc>
        <w:tc>
          <w:tcPr>
            <w:tcW w:w="6948" w:type="dxa"/>
            <w:shd w:val="clear" w:color="auto" w:fill="auto"/>
          </w:tcPr>
          <w:p w14:paraId="769EF9C8" w14:textId="26CA7CFE" w:rsidR="00860308" w:rsidDel="00470C94" w:rsidRDefault="00860308">
            <w:pPr>
              <w:jc w:val="left"/>
              <w:rPr>
                <w:del w:id="2782" w:author="Steve Maas" w:date="2014-01-02T11:12:00Z"/>
              </w:rPr>
              <w:pPrChange w:id="2783" w:author="Steve Maas" w:date="2014-01-02T11:12:00Z">
                <w:pPr/>
              </w:pPrChange>
            </w:pPr>
            <w:del w:id="2784" w:author="Steve Maas" w:date="2014-01-02T11:12:00Z">
              <w:r w:rsidDel="00470C94">
                <w:delText>REACTION_FORCE</w:delText>
              </w:r>
            </w:del>
          </w:p>
        </w:tc>
      </w:tr>
      <w:tr w:rsidR="00860308" w:rsidDel="00470C94" w14:paraId="3F86140B" w14:textId="3D40A73C" w:rsidTr="00A35CD6">
        <w:trPr>
          <w:del w:id="2785" w:author="Steve Maas" w:date="2014-01-02T11:12:00Z"/>
        </w:trPr>
        <w:tc>
          <w:tcPr>
            <w:tcW w:w="2628" w:type="dxa"/>
            <w:shd w:val="clear" w:color="auto" w:fill="auto"/>
          </w:tcPr>
          <w:p w14:paraId="1F384597" w14:textId="7ECE61FF" w:rsidR="00860308" w:rsidDel="00470C94" w:rsidRDefault="00860308">
            <w:pPr>
              <w:jc w:val="left"/>
              <w:rPr>
                <w:del w:id="2786" w:author="Steve Maas" w:date="2014-01-02T11:12:00Z"/>
                <w:b/>
                <w:bCs/>
                <w:caps/>
                <w:smallCaps/>
              </w:rPr>
              <w:pPrChange w:id="2787" w:author="Steve Maas" w:date="2014-01-02T11:12:00Z">
                <w:pPr>
                  <w:spacing w:before="120" w:after="120"/>
                  <w:ind w:left="240"/>
                </w:pPr>
              </w:pPrChange>
            </w:pPr>
          </w:p>
        </w:tc>
        <w:tc>
          <w:tcPr>
            <w:tcW w:w="6948" w:type="dxa"/>
            <w:shd w:val="clear" w:color="auto" w:fill="auto"/>
          </w:tcPr>
          <w:p w14:paraId="4CD26C00" w14:textId="616D6821" w:rsidR="00860308" w:rsidDel="00470C94" w:rsidRDefault="00860308">
            <w:pPr>
              <w:jc w:val="left"/>
              <w:rPr>
                <w:del w:id="2788" w:author="Steve Maas" w:date="2014-01-02T11:12:00Z"/>
              </w:rPr>
              <w:pPrChange w:id="2789" w:author="Steve Maas" w:date="2014-01-02T11:12:00Z">
                <w:pPr/>
              </w:pPrChange>
            </w:pPr>
            <w:del w:id="2790" w:author="Steve Maas" w:date="2014-01-02T11:12:00Z">
              <w:r w:rsidDel="00470C94">
                <w:delText>MATERIAL_FIBER</w:delText>
              </w:r>
            </w:del>
          </w:p>
        </w:tc>
      </w:tr>
      <w:tr w:rsidR="00860308" w:rsidDel="00470C94" w14:paraId="19E91BF0" w14:textId="0C42310B" w:rsidTr="00A35CD6">
        <w:trPr>
          <w:del w:id="2791" w:author="Steve Maas" w:date="2014-01-02T11:12:00Z"/>
        </w:trPr>
        <w:tc>
          <w:tcPr>
            <w:tcW w:w="2628" w:type="dxa"/>
            <w:shd w:val="clear" w:color="auto" w:fill="auto"/>
          </w:tcPr>
          <w:p w14:paraId="15BBADE2" w14:textId="1B154403" w:rsidR="00860308" w:rsidDel="00470C94" w:rsidRDefault="00860308">
            <w:pPr>
              <w:jc w:val="left"/>
              <w:rPr>
                <w:del w:id="2792" w:author="Steve Maas" w:date="2014-01-02T11:12:00Z"/>
              </w:rPr>
              <w:pPrChange w:id="2793" w:author="Steve Maas" w:date="2014-01-02T11:12:00Z">
                <w:pPr/>
              </w:pPrChange>
            </w:pPr>
            <w:del w:id="2794" w:author="Steve Maas" w:date="2014-01-02T11:12:00Z">
              <w:r w:rsidDel="00470C94">
                <w:delText>temperature</w:delText>
              </w:r>
            </w:del>
          </w:p>
        </w:tc>
        <w:tc>
          <w:tcPr>
            <w:tcW w:w="6948" w:type="dxa"/>
            <w:shd w:val="clear" w:color="auto" w:fill="auto"/>
          </w:tcPr>
          <w:p w14:paraId="5C0A804E" w14:textId="16C12F59" w:rsidR="00860308" w:rsidDel="00470C94" w:rsidRDefault="00860308">
            <w:pPr>
              <w:jc w:val="left"/>
              <w:rPr>
                <w:del w:id="2795" w:author="Steve Maas" w:date="2014-01-02T11:12:00Z"/>
              </w:rPr>
              <w:pPrChange w:id="2796" w:author="Steve Maas" w:date="2014-01-02T11:12:00Z">
                <w:pPr/>
              </w:pPrChange>
            </w:pPr>
            <w:del w:id="2797" w:author="Steve Maas" w:date="2014-01-02T11:12:00Z">
              <w:r w:rsidDel="00470C94">
                <w:delText>NONE</w:delText>
              </w:r>
            </w:del>
          </w:p>
        </w:tc>
      </w:tr>
      <w:tr w:rsidR="00860308" w:rsidDel="00470C94" w14:paraId="746AD688" w14:textId="22E84253" w:rsidTr="00A35CD6">
        <w:trPr>
          <w:del w:id="2798" w:author="Steve Maas" w:date="2014-01-02T11:12:00Z"/>
        </w:trPr>
        <w:tc>
          <w:tcPr>
            <w:tcW w:w="2628" w:type="dxa"/>
            <w:shd w:val="clear" w:color="auto" w:fill="auto"/>
          </w:tcPr>
          <w:p w14:paraId="1EE1735F" w14:textId="62601FF4" w:rsidR="00860308" w:rsidDel="00470C94" w:rsidRDefault="00860308">
            <w:pPr>
              <w:jc w:val="left"/>
              <w:rPr>
                <w:del w:id="2799" w:author="Steve Maas" w:date="2014-01-02T11:12:00Z"/>
                <w:b/>
                <w:bCs/>
                <w:caps/>
                <w:smallCaps/>
              </w:rPr>
              <w:pPrChange w:id="2800" w:author="Steve Maas" w:date="2014-01-02T11:12:00Z">
                <w:pPr>
                  <w:spacing w:before="120" w:after="120"/>
                  <w:ind w:left="240"/>
                </w:pPr>
              </w:pPrChange>
            </w:pPr>
          </w:p>
        </w:tc>
        <w:tc>
          <w:tcPr>
            <w:tcW w:w="6948" w:type="dxa"/>
            <w:shd w:val="clear" w:color="auto" w:fill="auto"/>
          </w:tcPr>
          <w:p w14:paraId="4A13CB4B" w14:textId="27131A64" w:rsidR="00860308" w:rsidDel="00470C94" w:rsidRDefault="00860308">
            <w:pPr>
              <w:jc w:val="left"/>
              <w:rPr>
                <w:del w:id="2801" w:author="Steve Maas" w:date="2014-01-02T11:12:00Z"/>
              </w:rPr>
              <w:pPrChange w:id="2802" w:author="Steve Maas" w:date="2014-01-02T11:12:00Z">
                <w:pPr/>
              </w:pPrChange>
            </w:pPr>
            <w:del w:id="2803" w:author="Steve Maas" w:date="2014-01-02T11:12:00Z">
              <w:r w:rsidDel="00470C94">
                <w:delText>FLUID_PRESSURE</w:delText>
              </w:r>
            </w:del>
          </w:p>
        </w:tc>
      </w:tr>
      <w:tr w:rsidR="00860308" w:rsidDel="00470C94" w14:paraId="23707B40" w14:textId="32DEE806" w:rsidTr="00A35CD6">
        <w:trPr>
          <w:del w:id="2804" w:author="Steve Maas" w:date="2014-01-02T11:12:00Z"/>
        </w:trPr>
        <w:tc>
          <w:tcPr>
            <w:tcW w:w="2628" w:type="dxa"/>
            <w:shd w:val="clear" w:color="auto" w:fill="auto"/>
          </w:tcPr>
          <w:p w14:paraId="41B51AE3" w14:textId="43453561" w:rsidR="00860308" w:rsidDel="00470C94" w:rsidRDefault="00860308">
            <w:pPr>
              <w:jc w:val="left"/>
              <w:rPr>
                <w:del w:id="2805" w:author="Steve Maas" w:date="2014-01-02T11:12:00Z"/>
                <w:b/>
                <w:bCs/>
                <w:caps/>
                <w:smallCaps/>
              </w:rPr>
              <w:pPrChange w:id="2806" w:author="Steve Maas" w:date="2014-01-02T11:12:00Z">
                <w:pPr>
                  <w:spacing w:before="120" w:after="120"/>
                  <w:ind w:left="240"/>
                </w:pPr>
              </w:pPrChange>
            </w:pPr>
          </w:p>
        </w:tc>
        <w:tc>
          <w:tcPr>
            <w:tcW w:w="6948" w:type="dxa"/>
            <w:shd w:val="clear" w:color="auto" w:fill="auto"/>
          </w:tcPr>
          <w:p w14:paraId="5BD55D7D" w14:textId="7B48CC9F" w:rsidR="00860308" w:rsidDel="00470C94" w:rsidRDefault="00860308">
            <w:pPr>
              <w:jc w:val="left"/>
              <w:rPr>
                <w:del w:id="2807" w:author="Steve Maas" w:date="2014-01-02T11:12:00Z"/>
              </w:rPr>
              <w:pPrChange w:id="2808" w:author="Steve Maas" w:date="2014-01-02T11:12:00Z">
                <w:pPr/>
              </w:pPrChange>
            </w:pPr>
            <w:del w:id="2809" w:author="Steve Maas" w:date="2014-01-02T11:12:00Z">
              <w:r w:rsidDel="00470C94">
                <w:delText>CONTACT_PRESSURE</w:delText>
              </w:r>
            </w:del>
          </w:p>
        </w:tc>
      </w:tr>
      <w:tr w:rsidR="00860308" w:rsidDel="00470C94" w14:paraId="7C1E5151" w14:textId="41F5BB71" w:rsidTr="00A35CD6">
        <w:trPr>
          <w:del w:id="2810" w:author="Steve Maas" w:date="2014-01-02T11:12:00Z"/>
        </w:trPr>
        <w:tc>
          <w:tcPr>
            <w:tcW w:w="2628" w:type="dxa"/>
            <w:shd w:val="clear" w:color="auto" w:fill="auto"/>
          </w:tcPr>
          <w:p w14:paraId="2D34FCE0" w14:textId="2C77F630" w:rsidR="00860308" w:rsidDel="00470C94" w:rsidRDefault="00860308">
            <w:pPr>
              <w:jc w:val="left"/>
              <w:rPr>
                <w:del w:id="2811" w:author="Steve Maas" w:date="2014-01-02T11:12:00Z"/>
                <w:b/>
                <w:bCs/>
                <w:caps/>
                <w:smallCaps/>
              </w:rPr>
              <w:pPrChange w:id="2812" w:author="Steve Maas" w:date="2014-01-02T11:12:00Z">
                <w:pPr>
                  <w:spacing w:before="120" w:after="120"/>
                  <w:ind w:left="240"/>
                </w:pPr>
              </w:pPrChange>
            </w:pPr>
          </w:p>
        </w:tc>
        <w:tc>
          <w:tcPr>
            <w:tcW w:w="6948" w:type="dxa"/>
            <w:shd w:val="clear" w:color="auto" w:fill="auto"/>
          </w:tcPr>
          <w:p w14:paraId="64D5E0CF" w14:textId="6D4317D2" w:rsidR="00860308" w:rsidDel="00470C94" w:rsidRDefault="00860308">
            <w:pPr>
              <w:jc w:val="left"/>
              <w:rPr>
                <w:del w:id="2813" w:author="Steve Maas" w:date="2014-01-02T11:12:00Z"/>
              </w:rPr>
              <w:pPrChange w:id="2814" w:author="Steve Maas" w:date="2014-01-02T11:12:00Z">
                <w:pPr/>
              </w:pPrChange>
            </w:pPr>
            <w:del w:id="2815" w:author="Steve Maas" w:date="2014-01-02T11:12:00Z">
              <w:r w:rsidDel="00470C94">
                <w:delText>CONTACT_GAP</w:delText>
              </w:r>
            </w:del>
          </w:p>
        </w:tc>
      </w:tr>
      <w:tr w:rsidR="00860308" w:rsidDel="00470C94" w14:paraId="76047802" w14:textId="77ED126C" w:rsidTr="00A35CD6">
        <w:trPr>
          <w:del w:id="2816" w:author="Steve Maas" w:date="2014-01-02T11:12:00Z"/>
        </w:trPr>
        <w:tc>
          <w:tcPr>
            <w:tcW w:w="2628" w:type="dxa"/>
            <w:shd w:val="clear" w:color="auto" w:fill="auto"/>
          </w:tcPr>
          <w:p w14:paraId="322294C0" w14:textId="17B899A5" w:rsidR="00860308" w:rsidDel="00470C94" w:rsidRDefault="00860308">
            <w:pPr>
              <w:jc w:val="left"/>
              <w:rPr>
                <w:del w:id="2817" w:author="Steve Maas" w:date="2014-01-02T11:12:00Z"/>
              </w:rPr>
              <w:pPrChange w:id="2818" w:author="Steve Maas" w:date="2014-01-02T11:12:00Z">
                <w:pPr/>
              </w:pPrChange>
            </w:pPr>
            <w:del w:id="2819" w:author="Steve Maas" w:date="2014-01-02T11:12:00Z">
              <w:r w:rsidDel="00470C94">
                <w:delText>plastic strain</w:delText>
              </w:r>
            </w:del>
          </w:p>
        </w:tc>
        <w:tc>
          <w:tcPr>
            <w:tcW w:w="6948" w:type="dxa"/>
            <w:shd w:val="clear" w:color="auto" w:fill="auto"/>
          </w:tcPr>
          <w:p w14:paraId="73B15B32" w14:textId="17C83D87" w:rsidR="00860308" w:rsidDel="00470C94" w:rsidRDefault="00860308">
            <w:pPr>
              <w:jc w:val="left"/>
              <w:rPr>
                <w:del w:id="2820" w:author="Steve Maas" w:date="2014-01-02T11:12:00Z"/>
              </w:rPr>
              <w:pPrChange w:id="2821" w:author="Steve Maas" w:date="2014-01-02T11:12:00Z">
                <w:pPr/>
              </w:pPrChange>
            </w:pPr>
            <w:del w:id="2822" w:author="Steve Maas" w:date="2014-01-02T11:12:00Z">
              <w:r w:rsidDel="00470C94">
                <w:delText>PLASTIC_STRAIN</w:delText>
              </w:r>
            </w:del>
          </w:p>
        </w:tc>
      </w:tr>
      <w:tr w:rsidR="00860308" w:rsidDel="00470C94" w14:paraId="4FC9D84D" w14:textId="324EA3F8" w:rsidTr="00A35CD6">
        <w:trPr>
          <w:del w:id="2823" w:author="Steve Maas" w:date="2014-01-02T11:12:00Z"/>
        </w:trPr>
        <w:tc>
          <w:tcPr>
            <w:tcW w:w="2628" w:type="dxa"/>
            <w:shd w:val="clear" w:color="auto" w:fill="auto"/>
          </w:tcPr>
          <w:p w14:paraId="247CE5D4" w14:textId="5CE8A3C8" w:rsidR="00860308" w:rsidDel="00470C94" w:rsidRDefault="00860308">
            <w:pPr>
              <w:jc w:val="left"/>
              <w:rPr>
                <w:del w:id="2824" w:author="Steve Maas" w:date="2014-01-02T11:12:00Z"/>
                <w:b/>
                <w:bCs/>
                <w:caps/>
                <w:smallCaps/>
              </w:rPr>
              <w:pPrChange w:id="2825" w:author="Steve Maas" w:date="2014-01-02T11:12:00Z">
                <w:pPr>
                  <w:spacing w:before="120" w:after="120"/>
                  <w:ind w:left="240"/>
                </w:pPr>
              </w:pPrChange>
            </w:pPr>
          </w:p>
        </w:tc>
        <w:tc>
          <w:tcPr>
            <w:tcW w:w="6948" w:type="dxa"/>
            <w:shd w:val="clear" w:color="auto" w:fill="auto"/>
          </w:tcPr>
          <w:p w14:paraId="6689CEA7" w14:textId="268E0B27" w:rsidR="00860308" w:rsidDel="00470C94" w:rsidRDefault="00860308">
            <w:pPr>
              <w:jc w:val="left"/>
              <w:rPr>
                <w:del w:id="2826" w:author="Steve Maas" w:date="2014-01-02T11:12:00Z"/>
              </w:rPr>
              <w:pPrChange w:id="2827" w:author="Steve Maas" w:date="2014-01-02T11:12:00Z">
                <w:pPr/>
              </w:pPrChange>
            </w:pPr>
            <w:del w:id="2828" w:author="Steve Maas" w:date="2014-01-02T11:12:00Z">
              <w:r w:rsidDel="00470C94">
                <w:delText>FIBER_STRAIN</w:delText>
              </w:r>
            </w:del>
          </w:p>
        </w:tc>
      </w:tr>
      <w:tr w:rsidR="00860308" w:rsidDel="00470C94" w14:paraId="504AA796" w14:textId="2BB83D20" w:rsidTr="00A35CD6">
        <w:trPr>
          <w:del w:id="2829" w:author="Steve Maas" w:date="2014-01-02T11:12:00Z"/>
        </w:trPr>
        <w:tc>
          <w:tcPr>
            <w:tcW w:w="2628" w:type="dxa"/>
            <w:shd w:val="clear" w:color="auto" w:fill="auto"/>
          </w:tcPr>
          <w:p w14:paraId="0D7BD093" w14:textId="0DF541E8" w:rsidR="00860308" w:rsidDel="00470C94" w:rsidRDefault="00860308">
            <w:pPr>
              <w:jc w:val="left"/>
              <w:rPr>
                <w:del w:id="2830" w:author="Steve Maas" w:date="2014-01-02T11:12:00Z"/>
                <w:b/>
                <w:bCs/>
                <w:caps/>
                <w:smallCaps/>
              </w:rPr>
              <w:pPrChange w:id="2831" w:author="Steve Maas" w:date="2014-01-02T11:12:00Z">
                <w:pPr>
                  <w:spacing w:before="120" w:after="120"/>
                  <w:ind w:left="240"/>
                </w:pPr>
              </w:pPrChange>
            </w:pPr>
          </w:p>
        </w:tc>
        <w:tc>
          <w:tcPr>
            <w:tcW w:w="6948" w:type="dxa"/>
            <w:shd w:val="clear" w:color="auto" w:fill="auto"/>
          </w:tcPr>
          <w:p w14:paraId="61FD5FA2" w14:textId="0AC7BD5D" w:rsidR="00860308" w:rsidDel="00470C94" w:rsidRDefault="00860308">
            <w:pPr>
              <w:jc w:val="left"/>
              <w:rPr>
                <w:del w:id="2832" w:author="Steve Maas" w:date="2014-01-02T11:12:00Z"/>
                <w:rFonts w:cs="Arial"/>
                <w:b/>
                <w:bCs/>
                <w:kern w:val="32"/>
              </w:rPr>
              <w:pPrChange w:id="2833" w:author="Steve Maas" w:date="2014-01-02T11:12:00Z">
                <w:pPr>
                  <w:keepNext/>
                  <w:numPr>
                    <w:numId w:val="42"/>
                  </w:numPr>
                  <w:spacing w:before="240" w:after="60"/>
                  <w:ind w:left="360" w:hanging="360"/>
                  <w:outlineLvl w:val="0"/>
                </w:pPr>
              </w:pPrChange>
            </w:pPr>
            <w:del w:id="2834" w:author="Steve Maas" w:date="2014-01-02T11:12:00Z">
              <w:r w:rsidDel="00470C94">
                <w:delText>DEV_FIBER_STRAIN</w:delText>
              </w:r>
            </w:del>
          </w:p>
        </w:tc>
      </w:tr>
    </w:tbl>
    <w:p w14:paraId="5B0C083F" w14:textId="2F7C7DC3" w:rsidR="00860308" w:rsidDel="00470C94" w:rsidRDefault="007E2409" w:rsidP="00993E3A">
      <w:pPr>
        <w:rPr>
          <w:del w:id="2835" w:author="Steve Maas" w:date="2014-01-02T11:12:00Z"/>
        </w:rPr>
      </w:pPr>
      <w:ins w:id="2836" w:author="Steve Maas" w:date="2014-01-02T11:20:00Z">
        <w:r>
          <w:t>When FEBio starts, it will first load all the plugins that are defined in the configuration file before it reads the input file. This way, sections in the input file that require the plugin</w:t>
        </w:r>
      </w:ins>
      <w:ins w:id="2837" w:author="Steve Maas" w:date="2014-01-02T11:21:00Z">
        <w:r>
          <w:t>’s capabilities will already be av</w:t>
        </w:r>
      </w:ins>
    </w:p>
    <w:p w14:paraId="77A54228" w14:textId="6B435690" w:rsidR="00DE23F6" w:rsidDel="00470C94" w:rsidRDefault="00DE23F6" w:rsidP="008B2763">
      <w:pPr>
        <w:rPr>
          <w:del w:id="2838" w:author="Steve Maas" w:date="2014-01-02T11:12:00Z"/>
        </w:rPr>
      </w:pPr>
    </w:p>
    <w:p w14:paraId="19E8009B" w14:textId="115CC7F4" w:rsidR="00DE23F6" w:rsidDel="00470C94" w:rsidRDefault="00DE23F6">
      <w:pPr>
        <w:rPr>
          <w:del w:id="2839" w:author="Steve Maas" w:date="2014-01-02T11:12:00Z"/>
        </w:rPr>
      </w:pPr>
    </w:p>
    <w:p w14:paraId="746BE863" w14:textId="2F6F9603" w:rsidR="00DE23F6" w:rsidDel="00470C94" w:rsidRDefault="00DE23F6">
      <w:pPr>
        <w:rPr>
          <w:del w:id="2840" w:author="Steve Maas" w:date="2014-01-02T11:12:00Z"/>
        </w:rPr>
      </w:pPr>
    </w:p>
    <w:p w14:paraId="6ABF1300" w14:textId="66DAB7AC" w:rsidR="00DE23F6" w:rsidDel="00470C94" w:rsidRDefault="00DE23F6">
      <w:pPr>
        <w:rPr>
          <w:del w:id="2841" w:author="Steve Maas" w:date="2014-01-02T11:12:00Z"/>
        </w:rPr>
      </w:pPr>
    </w:p>
    <w:p w14:paraId="3F48DCB6" w14:textId="6FC51F5E" w:rsidR="00DE23F6" w:rsidDel="00470C94" w:rsidRDefault="00DE23F6">
      <w:pPr>
        <w:rPr>
          <w:del w:id="2842" w:author="Steve Maas" w:date="2014-01-02T11:12:00Z"/>
        </w:rPr>
      </w:pPr>
    </w:p>
    <w:p w14:paraId="694819AA" w14:textId="785149D6" w:rsidR="00DE23F6" w:rsidDel="00470C94" w:rsidRDefault="00DE23F6">
      <w:pPr>
        <w:rPr>
          <w:del w:id="2843" w:author="Steve Maas" w:date="2014-01-02T11:12:00Z"/>
        </w:rPr>
      </w:pPr>
    </w:p>
    <w:p w14:paraId="0E0D9003" w14:textId="618A9E23" w:rsidR="00DE23F6" w:rsidDel="00470C94" w:rsidRDefault="00DE23F6">
      <w:pPr>
        <w:rPr>
          <w:del w:id="2844" w:author="Steve Maas" w:date="2014-01-02T11:12:00Z"/>
        </w:rPr>
      </w:pPr>
    </w:p>
    <w:p w14:paraId="395A833B" w14:textId="1DE1873F" w:rsidR="00DE23F6" w:rsidDel="00470C94" w:rsidRDefault="00DE23F6">
      <w:pPr>
        <w:rPr>
          <w:del w:id="2845" w:author="Steve Maas" w:date="2014-01-02T11:12:00Z"/>
        </w:rPr>
      </w:pPr>
    </w:p>
    <w:p w14:paraId="6069347D" w14:textId="7029BBAE" w:rsidR="00860308" w:rsidDel="00470C94" w:rsidRDefault="00860308">
      <w:pPr>
        <w:rPr>
          <w:del w:id="2846" w:author="Steve Maas" w:date="2014-01-02T11:12:00Z"/>
        </w:rPr>
      </w:pPr>
      <w:del w:id="2847" w:author="Steve Maas" w:date="2014-01-02T11:12:00Z">
        <w:r w:rsidDel="00470C94">
          <w:delText>The following example illustrates how to map FEBio data fields to LSDYNA data fields:</w:delText>
        </w:r>
      </w:del>
    </w:p>
    <w:p w14:paraId="3F0F993E" w14:textId="0C11FBF9" w:rsidR="00860308" w:rsidDel="00470C94" w:rsidRDefault="00860308">
      <w:pPr>
        <w:rPr>
          <w:del w:id="2848" w:author="Steve Maas" w:date="2014-01-02T11:12:00Z"/>
        </w:rPr>
      </w:pPr>
    </w:p>
    <w:p w14:paraId="5476C6B3" w14:textId="6F32015F" w:rsidR="00860308" w:rsidRPr="00B27FE9" w:rsidDel="00470C94" w:rsidRDefault="00860308">
      <w:pPr>
        <w:rPr>
          <w:del w:id="2849" w:author="Steve Maas" w:date="2014-01-02T11:12:00Z"/>
        </w:rPr>
        <w:pPrChange w:id="2850" w:author="Steve Maas" w:date="2014-01-02T11:21:00Z">
          <w:pPr>
            <w:pStyle w:val="code"/>
          </w:pPr>
        </w:pPrChange>
      </w:pPr>
      <w:del w:id="2851" w:author="Steve Maas" w:date="2014-01-02T11:12:00Z">
        <w:r w:rsidRPr="00B27FE9" w:rsidDel="00470C94">
          <w:delText>&lt;Output&gt;</w:delText>
        </w:r>
      </w:del>
    </w:p>
    <w:p w14:paraId="6BB19F6F" w14:textId="7584E3C7" w:rsidR="00860308" w:rsidRPr="00B27FE9" w:rsidDel="00470C94" w:rsidRDefault="00860308">
      <w:pPr>
        <w:rPr>
          <w:del w:id="2852" w:author="Steve Maas" w:date="2014-01-02T11:12:00Z"/>
        </w:rPr>
        <w:pPrChange w:id="2853" w:author="Steve Maas" w:date="2014-01-02T11:21:00Z">
          <w:pPr>
            <w:pStyle w:val="code"/>
          </w:pPr>
        </w:pPrChange>
      </w:pPr>
      <w:del w:id="2854" w:author="Steve Maas" w:date="2014-01-02T11:12:00Z">
        <w:r w:rsidRPr="00B27FE9" w:rsidDel="00470C94">
          <w:tab/>
          <w:delText>&lt;plotfile&gt;</w:delText>
        </w:r>
      </w:del>
    </w:p>
    <w:p w14:paraId="183E606F" w14:textId="5FF8A6B0" w:rsidR="00860308" w:rsidRPr="00B27FE9" w:rsidDel="00470C94" w:rsidRDefault="00860308">
      <w:pPr>
        <w:rPr>
          <w:del w:id="2855" w:author="Steve Maas" w:date="2014-01-02T11:12:00Z"/>
        </w:rPr>
        <w:pPrChange w:id="2856" w:author="Steve Maas" w:date="2014-01-02T11:21:00Z">
          <w:pPr>
            <w:pStyle w:val="code"/>
          </w:pPr>
        </w:pPrChange>
      </w:pPr>
      <w:del w:id="2857" w:author="Steve Maas" w:date="2014-01-02T11:12:00Z">
        <w:r w:rsidRPr="00B27FE9" w:rsidDel="00470C94">
          <w:tab/>
        </w:r>
        <w:r w:rsidRPr="00B27FE9" w:rsidDel="00470C94">
          <w:tab/>
          <w:delText>&lt;map field=</w:delText>
        </w:r>
        <w:r w:rsidR="001F2F7F" w:rsidDel="00470C94">
          <w:delText>"</w:delText>
        </w:r>
        <w:r w:rsidRPr="00B27FE9" w:rsidDel="00470C94">
          <w:delText>displacement</w:delText>
        </w:r>
        <w:r w:rsidR="001F2F7F" w:rsidDel="00470C94">
          <w:delText>"</w:delText>
        </w:r>
        <w:r w:rsidRPr="00B27FE9" w:rsidDel="00470C94">
          <w:delText>&gt;DISPLACEMENT&lt;/map&gt;</w:delText>
        </w:r>
      </w:del>
    </w:p>
    <w:p w14:paraId="2C064696" w14:textId="255673E5" w:rsidR="00860308" w:rsidRPr="00B27FE9" w:rsidDel="00470C94" w:rsidRDefault="00860308">
      <w:pPr>
        <w:rPr>
          <w:del w:id="2858" w:author="Steve Maas" w:date="2014-01-02T11:12:00Z"/>
        </w:rPr>
        <w:pPrChange w:id="2859" w:author="Steve Maas" w:date="2014-01-02T11:21:00Z">
          <w:pPr>
            <w:pStyle w:val="code"/>
          </w:pPr>
        </w:pPrChange>
      </w:pPr>
      <w:del w:id="2860" w:author="Steve Maas" w:date="2014-01-02T11:12:00Z">
        <w:r w:rsidRPr="00B27FE9" w:rsidDel="00470C94">
          <w:tab/>
        </w:r>
        <w:r w:rsidRPr="00B27FE9" w:rsidDel="00470C94">
          <w:tab/>
          <w:delText>&lt;map field=</w:delText>
        </w:r>
        <w:r w:rsidR="001F2F7F" w:rsidDel="00470C94">
          <w:delText>"</w:delText>
        </w:r>
        <w:r w:rsidRPr="00B27FE9" w:rsidDel="00470C94">
          <w:delText>velocity</w:delText>
        </w:r>
        <w:r w:rsidR="001F2F7F" w:rsidDel="00470C94">
          <w:delText>"</w:delText>
        </w:r>
        <w:r w:rsidRPr="00B27FE9" w:rsidDel="00470C94">
          <w:delText>&gt;CONTACT_TRACTION&lt;/map&gt;</w:delText>
        </w:r>
      </w:del>
    </w:p>
    <w:p w14:paraId="07CEAE2E" w14:textId="65426B67" w:rsidR="00860308" w:rsidRPr="00B27FE9" w:rsidDel="00470C94" w:rsidRDefault="00860308">
      <w:pPr>
        <w:rPr>
          <w:del w:id="2861" w:author="Steve Maas" w:date="2014-01-02T11:12:00Z"/>
        </w:rPr>
        <w:pPrChange w:id="2862" w:author="Steve Maas" w:date="2014-01-02T11:21:00Z">
          <w:pPr>
            <w:pStyle w:val="code"/>
          </w:pPr>
        </w:pPrChange>
      </w:pPr>
      <w:del w:id="2863" w:author="Steve Maas" w:date="2014-01-02T11:12:00Z">
        <w:r w:rsidRPr="00B27FE9" w:rsidDel="00470C94">
          <w:tab/>
        </w:r>
        <w:r w:rsidRPr="00B27FE9" w:rsidDel="00470C94">
          <w:tab/>
          <w:delText>&lt;map field=</w:delText>
        </w:r>
        <w:r w:rsidR="001F2F7F" w:rsidDel="00470C94">
          <w:delText>"</w:delText>
        </w:r>
        <w:r w:rsidRPr="00B27FE9" w:rsidDel="00470C94">
          <w:delText>acceleration</w:delText>
        </w:r>
        <w:r w:rsidR="001F2F7F" w:rsidDel="00470C94">
          <w:delText>"</w:delText>
        </w:r>
        <w:r w:rsidRPr="00B27FE9" w:rsidDel="00470C94">
          <w:delText>&gt;REACTION_FORCE&lt;/map&gt;</w:delText>
        </w:r>
      </w:del>
    </w:p>
    <w:p w14:paraId="1EFCCB57" w14:textId="72823185" w:rsidR="00860308" w:rsidRPr="00B27FE9" w:rsidDel="00470C94" w:rsidRDefault="00860308">
      <w:pPr>
        <w:rPr>
          <w:del w:id="2864" w:author="Steve Maas" w:date="2014-01-02T11:12:00Z"/>
        </w:rPr>
        <w:pPrChange w:id="2865" w:author="Steve Maas" w:date="2014-01-02T11:21:00Z">
          <w:pPr>
            <w:pStyle w:val="code"/>
          </w:pPr>
        </w:pPrChange>
      </w:pPr>
      <w:del w:id="2866" w:author="Steve Maas" w:date="2014-01-02T11:12:00Z">
        <w:r w:rsidRPr="00B27FE9" w:rsidDel="00470C94">
          <w:tab/>
        </w:r>
        <w:r w:rsidRPr="00B27FE9" w:rsidDel="00470C94">
          <w:tab/>
          <w:delText>&lt;map field=</w:delText>
        </w:r>
        <w:r w:rsidR="001F2F7F" w:rsidDel="00470C94">
          <w:delText>"</w:delText>
        </w:r>
        <w:r w:rsidRPr="00B27FE9" w:rsidDel="00470C94">
          <w:delText>temperature</w:delText>
        </w:r>
        <w:r w:rsidR="001F2F7F" w:rsidDel="00470C94">
          <w:delText>"</w:delText>
        </w:r>
        <w:r w:rsidRPr="00B27FE9" w:rsidDel="00470C94">
          <w:delText>&gt;CONTACT_GAP&lt;/map&gt;</w:delText>
        </w:r>
      </w:del>
    </w:p>
    <w:p w14:paraId="63119E06" w14:textId="6E6373FA" w:rsidR="00860308" w:rsidRPr="00B27FE9" w:rsidDel="00470C94" w:rsidRDefault="00860308">
      <w:pPr>
        <w:rPr>
          <w:del w:id="2867" w:author="Steve Maas" w:date="2014-01-02T11:12:00Z"/>
        </w:rPr>
        <w:pPrChange w:id="2868" w:author="Steve Maas" w:date="2014-01-02T11:21:00Z">
          <w:pPr>
            <w:pStyle w:val="code"/>
          </w:pPr>
        </w:pPrChange>
      </w:pPr>
      <w:del w:id="2869" w:author="Steve Maas" w:date="2014-01-02T11:12:00Z">
        <w:r w:rsidRPr="00B27FE9" w:rsidDel="00470C94">
          <w:tab/>
          <w:delText>&lt;/plotfile&gt;</w:delText>
        </w:r>
      </w:del>
    </w:p>
    <w:p w14:paraId="35E828B8" w14:textId="5F9FF37F" w:rsidR="00860308" w:rsidRDefault="00860308">
      <w:pPr>
        <w:rPr>
          <w:ins w:id="2870" w:author="Steve Maas" w:date="2014-01-02T11:21:00Z"/>
        </w:rPr>
        <w:pPrChange w:id="2871" w:author="Steve Maas" w:date="2014-01-02T11:21:00Z">
          <w:pPr>
            <w:pStyle w:val="code"/>
          </w:pPr>
        </w:pPrChange>
      </w:pPr>
      <w:del w:id="2872" w:author="Steve Maas" w:date="2014-01-02T11:12:00Z">
        <w:r w:rsidRPr="00B27FE9" w:rsidDel="00470C94">
          <w:delText>&lt;/Output&gt;</w:delText>
        </w:r>
      </w:del>
      <w:ins w:id="2873" w:author="Steve Maas" w:date="2014-01-02T11:21:00Z">
        <w:r w:rsidR="007E2409">
          <w:t xml:space="preserve">ailable for use. If FEBio cannot find a plugin it will terminate with an error message. </w:t>
        </w:r>
      </w:ins>
    </w:p>
    <w:p w14:paraId="295C93D4" w14:textId="77777777" w:rsidR="007E2409" w:rsidRPr="00B27FE9" w:rsidRDefault="007E2409">
      <w:pPr>
        <w:pPrChange w:id="2874" w:author="Steve Maas" w:date="2014-01-02T11:21:00Z">
          <w:pPr>
            <w:pStyle w:val="code"/>
          </w:pPr>
        </w:pPrChange>
      </w:pPr>
    </w:p>
    <w:p w14:paraId="266EDAD6" w14:textId="77777777" w:rsidR="006A0BC1" w:rsidRPr="00860308" w:rsidRDefault="006A0BC1" w:rsidP="00860308"/>
    <w:p w14:paraId="05CDFBDE" w14:textId="77777777" w:rsidR="006A0BC1" w:rsidRDefault="00BF2488" w:rsidP="006A0BC1">
      <w:pPr>
        <w:pStyle w:val="Heading1"/>
        <w:numPr>
          <w:ilvl w:val="0"/>
          <w:numId w:val="0"/>
        </w:numPr>
      </w:pPr>
      <w:r>
        <w:br w:type="page"/>
      </w:r>
      <w:bookmarkStart w:id="2875" w:name="_Toc385498618"/>
      <w:r w:rsidR="006A0BC1">
        <w:lastRenderedPageBreak/>
        <w:t>References</w:t>
      </w:r>
      <w:bookmarkEnd w:id="2875"/>
    </w:p>
    <w:p w14:paraId="4A4428FF" w14:textId="77777777" w:rsidR="006A0BC1" w:rsidRDefault="006A0BC1" w:rsidP="006A0BC1">
      <w:pPr>
        <w:rPr>
          <w:rFonts w:ascii="Courier New" w:hAnsi="Courier New"/>
          <w:sz w:val="20"/>
        </w:rPr>
      </w:pPr>
    </w:p>
    <w:p w14:paraId="692C34A5" w14:textId="77777777" w:rsidR="00711A1D" w:rsidRPr="00711A1D" w:rsidRDefault="006A0BC1" w:rsidP="00711A1D">
      <w:pPr>
        <w:rPr>
          <w:noProof/>
        </w:rPr>
      </w:pPr>
      <w:r>
        <w:rPr>
          <w:rFonts w:ascii="Courier New" w:hAnsi="Courier New"/>
          <w:sz w:val="20"/>
        </w:rPr>
        <w:fldChar w:fldCharType="begin"/>
      </w:r>
      <w:r>
        <w:rPr>
          <w:rFonts w:ascii="Courier New" w:hAnsi="Courier New"/>
          <w:sz w:val="20"/>
        </w:rPr>
        <w:instrText xml:space="preserve"> ADDIN EN.REFLIST </w:instrText>
      </w:r>
      <w:r>
        <w:rPr>
          <w:rFonts w:ascii="Courier New" w:hAnsi="Courier New"/>
          <w:sz w:val="20"/>
        </w:rPr>
        <w:fldChar w:fldCharType="separate"/>
      </w:r>
      <w:bookmarkStart w:id="2876" w:name="_ENREF_1"/>
      <w:r w:rsidR="00711A1D" w:rsidRPr="00711A1D">
        <w:rPr>
          <w:noProof/>
        </w:rPr>
        <w:t>[1]</w:t>
      </w:r>
      <w:r w:rsidR="00711A1D" w:rsidRPr="00711A1D">
        <w:rPr>
          <w:noProof/>
        </w:rPr>
        <w:tab/>
        <w:t>Maker, B. N., 1995, "NIKE3D: A nonlinear, implicit, three-dimensional finite element code for solid and structural mechanics," Lawrence Livermore Lab Tech Rept, UCRL-MA-105268.</w:t>
      </w:r>
      <w:bookmarkEnd w:id="2876"/>
    </w:p>
    <w:p w14:paraId="7078C31C" w14:textId="77777777" w:rsidR="00711A1D" w:rsidRPr="00711A1D" w:rsidRDefault="00711A1D" w:rsidP="00711A1D">
      <w:pPr>
        <w:rPr>
          <w:noProof/>
        </w:rPr>
      </w:pPr>
      <w:bookmarkStart w:id="2877" w:name="_ENREF_2"/>
      <w:r w:rsidRPr="00711A1D">
        <w:rPr>
          <w:noProof/>
        </w:rPr>
        <w:t>[2]</w:t>
      </w:r>
      <w:r w:rsidRPr="00711A1D">
        <w:rPr>
          <w:noProof/>
        </w:rPr>
        <w:tab/>
        <w:t>Gee, M. W., Dohrmann, C. R., Key, S. W., and Wall, W. A., 2009, "A uniform nodal strain tetrahedron with isochoric stabilization," Int. J. Numer. Meth. Engng(78), pp. 429-443.</w:t>
      </w:r>
      <w:bookmarkEnd w:id="2877"/>
    </w:p>
    <w:p w14:paraId="29B64F22" w14:textId="77777777" w:rsidR="00711A1D" w:rsidRPr="00711A1D" w:rsidRDefault="00711A1D" w:rsidP="00711A1D">
      <w:pPr>
        <w:rPr>
          <w:noProof/>
        </w:rPr>
      </w:pPr>
      <w:bookmarkStart w:id="2878" w:name="_ENREF_3"/>
      <w:r w:rsidRPr="00711A1D">
        <w:rPr>
          <w:noProof/>
        </w:rPr>
        <w:t>[3]</w:t>
      </w:r>
      <w:r w:rsidRPr="00711A1D">
        <w:rPr>
          <w:noProof/>
        </w:rPr>
        <w:tab/>
        <w:t>Laursen, T. A., and Maker, B. N., 1995, "Augmented Lagrangian quasi-newton solver for constrained nonlinear finite element applications," International Journal for Numerical Methods in Engineering, 38(21), pp. 3571-3590.</w:t>
      </w:r>
      <w:bookmarkEnd w:id="2878"/>
    </w:p>
    <w:p w14:paraId="52715185" w14:textId="77777777" w:rsidR="00711A1D" w:rsidRPr="00711A1D" w:rsidRDefault="00711A1D" w:rsidP="00711A1D">
      <w:pPr>
        <w:rPr>
          <w:noProof/>
        </w:rPr>
      </w:pPr>
      <w:bookmarkStart w:id="2879" w:name="_ENREF_4"/>
      <w:r w:rsidRPr="00711A1D">
        <w:rPr>
          <w:noProof/>
        </w:rPr>
        <w:t>[4]</w:t>
      </w:r>
      <w:r w:rsidRPr="00711A1D">
        <w:rPr>
          <w:noProof/>
        </w:rPr>
        <w:tab/>
        <w:t>Ateshian, G., Maas, S., and Weiss, J. A., 2009, "Finite Element Algorithm for Frictionless Contact of Porous Permeable Media under Finite Deformation and Sliding," J. Biomech. Engn.</w:t>
      </w:r>
      <w:bookmarkEnd w:id="2879"/>
    </w:p>
    <w:p w14:paraId="250401A1" w14:textId="77777777" w:rsidR="00711A1D" w:rsidRPr="00711A1D" w:rsidRDefault="00711A1D" w:rsidP="00711A1D">
      <w:pPr>
        <w:rPr>
          <w:noProof/>
        </w:rPr>
      </w:pPr>
      <w:bookmarkStart w:id="2880" w:name="_ENREF_5"/>
      <w:r w:rsidRPr="00711A1D">
        <w:rPr>
          <w:noProof/>
        </w:rPr>
        <w:t>[5]</w:t>
      </w:r>
      <w:r w:rsidRPr="00711A1D">
        <w:rPr>
          <w:noProof/>
        </w:rPr>
        <w:tab/>
        <w:t>Simo, J. C., and Taylor, R. L., 1991, "Quasi-incompressible finite elasticity in principal stretches: Continuum basis and numerical algorithms," Computer Methods in Applied Mechanics and Engineering, 85, pp. 273-310.</w:t>
      </w:r>
      <w:bookmarkEnd w:id="2880"/>
    </w:p>
    <w:p w14:paraId="1E38F47E" w14:textId="77777777" w:rsidR="00711A1D" w:rsidRPr="00711A1D" w:rsidRDefault="00711A1D" w:rsidP="00711A1D">
      <w:pPr>
        <w:rPr>
          <w:noProof/>
        </w:rPr>
      </w:pPr>
      <w:bookmarkStart w:id="2881" w:name="_ENREF_6"/>
      <w:r w:rsidRPr="00711A1D">
        <w:rPr>
          <w:noProof/>
        </w:rPr>
        <w:t>[6]</w:t>
      </w:r>
      <w:r w:rsidRPr="00711A1D">
        <w:rPr>
          <w:noProof/>
        </w:rPr>
        <w:tab/>
        <w:t>Arruda, E. M., and Boyce, M. C., 1993, "A Three-Dimensional Constitutive Model for the Large Stretch Behavior of Rubber Elastic Materials," J. Mech. Phys. Solids, 41(2), pp. 389-412.</w:t>
      </w:r>
      <w:bookmarkEnd w:id="2881"/>
    </w:p>
    <w:p w14:paraId="0F3A1875" w14:textId="77777777" w:rsidR="00711A1D" w:rsidRPr="00711A1D" w:rsidRDefault="00711A1D" w:rsidP="00711A1D">
      <w:pPr>
        <w:rPr>
          <w:noProof/>
        </w:rPr>
      </w:pPr>
      <w:bookmarkStart w:id="2882" w:name="_ENREF_7"/>
      <w:r w:rsidRPr="00711A1D">
        <w:rPr>
          <w:noProof/>
        </w:rPr>
        <w:t>[7]</w:t>
      </w:r>
      <w:r w:rsidRPr="00711A1D">
        <w:rPr>
          <w:noProof/>
        </w:rPr>
        <w:tab/>
        <w:t>Lanir, Y., 1983, "Constitutive equations for fibrous connective tissues," J Biomech, 16(1), pp. 1-12.</w:t>
      </w:r>
      <w:bookmarkEnd w:id="2882"/>
    </w:p>
    <w:p w14:paraId="320578B4" w14:textId="77777777" w:rsidR="00711A1D" w:rsidRPr="00711A1D" w:rsidRDefault="00711A1D" w:rsidP="00711A1D">
      <w:pPr>
        <w:rPr>
          <w:noProof/>
        </w:rPr>
      </w:pPr>
      <w:bookmarkStart w:id="2883" w:name="_ENREF_8"/>
      <w:r w:rsidRPr="00711A1D">
        <w:rPr>
          <w:noProof/>
        </w:rPr>
        <w:t>[8]</w:t>
      </w:r>
      <w:r w:rsidRPr="00711A1D">
        <w:rPr>
          <w:noProof/>
        </w:rPr>
        <w:tab/>
        <w:t>Ateshian, G. A., Rajan, V., Chahine, N. O., Canal, C. E., and Hung, C. T., 2009, "Modeling the matrix of articular cartilage using a continuous fiber angular distribution predicts many observed phenomena," J Biomech Eng, 131(6), p. 061003.</w:t>
      </w:r>
      <w:bookmarkEnd w:id="2883"/>
    </w:p>
    <w:p w14:paraId="3608330B" w14:textId="77777777" w:rsidR="00711A1D" w:rsidRPr="00711A1D" w:rsidRDefault="00711A1D" w:rsidP="00711A1D">
      <w:pPr>
        <w:rPr>
          <w:noProof/>
        </w:rPr>
      </w:pPr>
      <w:bookmarkStart w:id="2884" w:name="_ENREF_9"/>
      <w:r w:rsidRPr="00711A1D">
        <w:rPr>
          <w:noProof/>
        </w:rPr>
        <w:t>[9]</w:t>
      </w:r>
      <w:r w:rsidRPr="00711A1D">
        <w:rPr>
          <w:noProof/>
        </w:rPr>
        <w:tab/>
        <w:t>Ateshian, G. A., 2007, "Anisotropy of fibrous tissues in relation to the distribution of tensed and buckled fibers," J Biomech Eng, 129(2), pp. 240-249.</w:t>
      </w:r>
      <w:bookmarkEnd w:id="2884"/>
    </w:p>
    <w:p w14:paraId="294D485C" w14:textId="77777777" w:rsidR="00711A1D" w:rsidRPr="00711A1D" w:rsidRDefault="00711A1D" w:rsidP="00711A1D">
      <w:pPr>
        <w:rPr>
          <w:noProof/>
        </w:rPr>
      </w:pPr>
      <w:bookmarkStart w:id="2885" w:name="_ENREF_10"/>
      <w:r w:rsidRPr="00711A1D">
        <w:rPr>
          <w:noProof/>
        </w:rPr>
        <w:t>[10]</w:t>
      </w:r>
      <w:r w:rsidRPr="00711A1D">
        <w:rPr>
          <w:noProof/>
        </w:rPr>
        <w:tab/>
        <w:t>Fung, Y. C., 1993, Biomechanics : mechanical properties of living tissues, Springer-Verlag, New York.</w:t>
      </w:r>
      <w:bookmarkEnd w:id="2885"/>
    </w:p>
    <w:p w14:paraId="1B8F3DBB" w14:textId="77777777" w:rsidR="00711A1D" w:rsidRPr="00711A1D" w:rsidRDefault="00711A1D" w:rsidP="00711A1D">
      <w:pPr>
        <w:rPr>
          <w:noProof/>
        </w:rPr>
      </w:pPr>
      <w:bookmarkStart w:id="2886" w:name="_ENREF_11"/>
      <w:r w:rsidRPr="00711A1D">
        <w:rPr>
          <w:noProof/>
        </w:rPr>
        <w:t>[11]</w:t>
      </w:r>
      <w:r w:rsidRPr="00711A1D">
        <w:rPr>
          <w:noProof/>
        </w:rPr>
        <w:tab/>
        <w:t>Fung, Y. C., Fronek, K., and Patitucci, P., 1979, "Pseudoelasticity of arteries and the choice of its mathematical expression," Am J Physiol, 237(5), pp. H620-631.</w:t>
      </w:r>
      <w:bookmarkEnd w:id="2886"/>
    </w:p>
    <w:p w14:paraId="2CDD8AA6" w14:textId="77777777" w:rsidR="00711A1D" w:rsidRPr="00711A1D" w:rsidRDefault="00711A1D" w:rsidP="00711A1D">
      <w:pPr>
        <w:rPr>
          <w:noProof/>
        </w:rPr>
      </w:pPr>
      <w:bookmarkStart w:id="2887" w:name="_ENREF_12"/>
      <w:r w:rsidRPr="00711A1D">
        <w:rPr>
          <w:noProof/>
        </w:rPr>
        <w:t>[12]</w:t>
      </w:r>
      <w:r w:rsidRPr="00711A1D">
        <w:rPr>
          <w:noProof/>
        </w:rPr>
        <w:tab/>
        <w:t>Ateshian, G. A., and Costa, K. D., 2009, "A frame-invariant formulation of Fung elasticity," J Biomech, 42(6), pp. 781-785.</w:t>
      </w:r>
      <w:bookmarkEnd w:id="2887"/>
    </w:p>
    <w:p w14:paraId="4FC34E49" w14:textId="77777777" w:rsidR="00711A1D" w:rsidRPr="00711A1D" w:rsidRDefault="00711A1D" w:rsidP="00711A1D">
      <w:pPr>
        <w:rPr>
          <w:noProof/>
        </w:rPr>
      </w:pPr>
      <w:bookmarkStart w:id="2888" w:name="_ENREF_13"/>
      <w:r w:rsidRPr="00711A1D">
        <w:rPr>
          <w:noProof/>
        </w:rPr>
        <w:t>[13]</w:t>
      </w:r>
      <w:r w:rsidRPr="00711A1D">
        <w:rPr>
          <w:noProof/>
        </w:rPr>
        <w:tab/>
        <w:t>Blemker, S., 2004, "3D Modeling of Complex Muscle Architecture and Geometry," Stanford University, Stanford.</w:t>
      </w:r>
      <w:bookmarkEnd w:id="2888"/>
    </w:p>
    <w:p w14:paraId="44754525" w14:textId="77777777" w:rsidR="00711A1D" w:rsidRPr="00711A1D" w:rsidRDefault="00711A1D" w:rsidP="00711A1D">
      <w:pPr>
        <w:rPr>
          <w:noProof/>
        </w:rPr>
      </w:pPr>
      <w:bookmarkStart w:id="2889" w:name="_ENREF_14"/>
      <w:r w:rsidRPr="00711A1D">
        <w:rPr>
          <w:noProof/>
        </w:rPr>
        <w:t>[14]</w:t>
      </w:r>
      <w:r w:rsidRPr="00711A1D">
        <w:rPr>
          <w:noProof/>
        </w:rPr>
        <w:tab/>
        <w:t>Criscione, J., Douglas, S., and Hunter, W., 2001, "Physically based strain invariant set for materials exhibiting transversely isotropic behavior," J. Mech. Phys. Solids, 49, pp. 871-897.</w:t>
      </w:r>
      <w:bookmarkEnd w:id="2889"/>
    </w:p>
    <w:p w14:paraId="7B80718C" w14:textId="77777777" w:rsidR="00711A1D" w:rsidRPr="00711A1D" w:rsidRDefault="00711A1D" w:rsidP="00711A1D">
      <w:pPr>
        <w:rPr>
          <w:noProof/>
        </w:rPr>
      </w:pPr>
      <w:bookmarkStart w:id="2890" w:name="_ENREF_15"/>
      <w:r w:rsidRPr="00711A1D">
        <w:rPr>
          <w:noProof/>
        </w:rPr>
        <w:t>[15]</w:t>
      </w:r>
      <w:r w:rsidRPr="00711A1D">
        <w:rPr>
          <w:noProof/>
        </w:rPr>
        <w:tab/>
        <w:t>Spencer, A. J. M., 1984, Continuum Theory of the Mechanics of Fibre-Reinforced Composites, Springer-Verlag, New York.</w:t>
      </w:r>
      <w:bookmarkEnd w:id="2890"/>
    </w:p>
    <w:p w14:paraId="3B8E8EF7" w14:textId="77777777" w:rsidR="00711A1D" w:rsidRPr="00711A1D" w:rsidRDefault="00711A1D" w:rsidP="00711A1D">
      <w:pPr>
        <w:rPr>
          <w:noProof/>
        </w:rPr>
      </w:pPr>
      <w:bookmarkStart w:id="2891" w:name="_ENREF_16"/>
      <w:r w:rsidRPr="00711A1D">
        <w:rPr>
          <w:noProof/>
        </w:rPr>
        <w:t>[16]</w:t>
      </w:r>
      <w:r w:rsidRPr="00711A1D">
        <w:rPr>
          <w:noProof/>
        </w:rPr>
        <w:tab/>
        <w:t>Ateshian, G. A., Ellis, B. J., and Weiss, J. A., 2007, "Equivalence between short-time biphasic and incompressible elastic material response," J Biomech Eng, In press.</w:t>
      </w:r>
      <w:bookmarkEnd w:id="2891"/>
    </w:p>
    <w:p w14:paraId="33382BC3" w14:textId="77777777" w:rsidR="00711A1D" w:rsidRPr="00711A1D" w:rsidRDefault="00711A1D" w:rsidP="00711A1D">
      <w:pPr>
        <w:rPr>
          <w:noProof/>
        </w:rPr>
      </w:pPr>
      <w:bookmarkStart w:id="2892" w:name="_ENREF_17"/>
      <w:r w:rsidRPr="00711A1D">
        <w:rPr>
          <w:noProof/>
        </w:rPr>
        <w:t>[17]</w:t>
      </w:r>
      <w:r w:rsidRPr="00711A1D">
        <w:rPr>
          <w:noProof/>
        </w:rPr>
        <w:tab/>
        <w:t>Puso, M. A., and Weiss, J. A., 1998, "Finite element implementation of anisotropic quasi-linear viscoelasticity using a discrete spectrum approximation," J Biomech Eng, 120(1), pp. 62-70.</w:t>
      </w:r>
      <w:bookmarkEnd w:id="2892"/>
    </w:p>
    <w:p w14:paraId="78F4B469" w14:textId="77777777" w:rsidR="00711A1D" w:rsidRPr="00711A1D" w:rsidRDefault="00711A1D" w:rsidP="00711A1D">
      <w:pPr>
        <w:rPr>
          <w:noProof/>
        </w:rPr>
      </w:pPr>
      <w:bookmarkStart w:id="2893" w:name="_ENREF_18"/>
      <w:r w:rsidRPr="00711A1D">
        <w:rPr>
          <w:noProof/>
        </w:rPr>
        <w:t>[18]</w:t>
      </w:r>
      <w:r w:rsidRPr="00711A1D">
        <w:rPr>
          <w:noProof/>
        </w:rPr>
        <w:tab/>
        <w:t>Quapp, K. M., and Weiss, J. A., 1998, "Material characterization of human medial collateral ligament," J Biomech Eng, 120(6), pp. 757-763.</w:t>
      </w:r>
      <w:bookmarkEnd w:id="2893"/>
    </w:p>
    <w:p w14:paraId="32CA7FF9" w14:textId="77777777" w:rsidR="00711A1D" w:rsidRPr="00711A1D" w:rsidRDefault="00711A1D" w:rsidP="00711A1D">
      <w:pPr>
        <w:rPr>
          <w:noProof/>
        </w:rPr>
      </w:pPr>
      <w:bookmarkStart w:id="2894" w:name="_ENREF_19"/>
      <w:r w:rsidRPr="00711A1D">
        <w:rPr>
          <w:noProof/>
        </w:rPr>
        <w:lastRenderedPageBreak/>
        <w:t>[19]</w:t>
      </w:r>
      <w:r w:rsidRPr="00711A1D">
        <w:rPr>
          <w:noProof/>
        </w:rPr>
        <w:tab/>
        <w:t>Weiss, J. A., Maker, B. N., and Govindjee, S., 1996, "Finite element implementation of incompressible, transversely isotropic hyperelasticity," Computer Methods in Applications of Mechanics and Engineering, 135, pp. 107-128.</w:t>
      </w:r>
      <w:bookmarkEnd w:id="2894"/>
    </w:p>
    <w:p w14:paraId="16AAC6F4" w14:textId="77777777" w:rsidR="00711A1D" w:rsidRPr="00711A1D" w:rsidRDefault="00711A1D" w:rsidP="00711A1D">
      <w:pPr>
        <w:rPr>
          <w:noProof/>
        </w:rPr>
      </w:pPr>
      <w:bookmarkStart w:id="2895" w:name="_ENREF_20"/>
      <w:r w:rsidRPr="00711A1D">
        <w:rPr>
          <w:noProof/>
        </w:rPr>
        <w:t>[20]</w:t>
      </w:r>
      <w:r w:rsidRPr="00711A1D">
        <w:rPr>
          <w:noProof/>
        </w:rPr>
        <w:tab/>
        <w:t>Veronda, D. R., and Westmann, R. A., 1970, "Mechanical Characterization of Skin - Finite Deformations," J. Biomechanics, Vol. 3, pp. 111-124.</w:t>
      </w:r>
      <w:bookmarkEnd w:id="2895"/>
    </w:p>
    <w:p w14:paraId="1320DA6A" w14:textId="77777777" w:rsidR="00711A1D" w:rsidRPr="00711A1D" w:rsidRDefault="00711A1D" w:rsidP="00711A1D">
      <w:pPr>
        <w:rPr>
          <w:noProof/>
        </w:rPr>
      </w:pPr>
      <w:bookmarkStart w:id="2896" w:name="_ENREF_21"/>
      <w:r w:rsidRPr="00711A1D">
        <w:rPr>
          <w:noProof/>
        </w:rPr>
        <w:t>[21]</w:t>
      </w:r>
      <w:r w:rsidRPr="00711A1D">
        <w:rPr>
          <w:noProof/>
        </w:rPr>
        <w:tab/>
        <w:t>Girard, M. J. A., Downs, J. C., and Burgoyne, C. F., 2009, "Peripapillary and posterior scleral mechanics - Part I: Development of an anisotropic hyperelastic constitutive model," J Biomech Eng, 131(5), p. 051011.</w:t>
      </w:r>
      <w:bookmarkEnd w:id="2896"/>
    </w:p>
    <w:p w14:paraId="52C64EC2" w14:textId="77777777" w:rsidR="00711A1D" w:rsidRPr="00711A1D" w:rsidRDefault="00711A1D" w:rsidP="00711A1D">
      <w:pPr>
        <w:rPr>
          <w:noProof/>
        </w:rPr>
      </w:pPr>
      <w:bookmarkStart w:id="2897" w:name="_ENREF_22"/>
      <w:r w:rsidRPr="00711A1D">
        <w:rPr>
          <w:noProof/>
        </w:rPr>
        <w:t>[22]</w:t>
      </w:r>
      <w:r w:rsidRPr="00711A1D">
        <w:rPr>
          <w:noProof/>
        </w:rPr>
        <w:tab/>
        <w:t>Gouget, C. L. M., Girard, M. J. A., and Ethier, C. R., 2012, "A constrained von Mises distribution to describe fiber organization in thin soft tissues," Biomechanics And Modeling in Mechanobiolgy, 11(3-4), pp. 475-482.</w:t>
      </w:r>
      <w:bookmarkEnd w:id="2897"/>
    </w:p>
    <w:p w14:paraId="498B1043" w14:textId="77777777" w:rsidR="00711A1D" w:rsidRPr="00711A1D" w:rsidRDefault="00711A1D" w:rsidP="00711A1D">
      <w:pPr>
        <w:rPr>
          <w:noProof/>
        </w:rPr>
      </w:pPr>
      <w:bookmarkStart w:id="2898" w:name="_ENREF_23"/>
      <w:r w:rsidRPr="00711A1D">
        <w:rPr>
          <w:noProof/>
        </w:rPr>
        <w:t>[23]</w:t>
      </w:r>
      <w:r w:rsidRPr="00711A1D">
        <w:rPr>
          <w:noProof/>
        </w:rPr>
        <w:tab/>
        <w:t>Bonet, J., and Wood, R. D., 1997, Nonlinear continuum mechanics for finite element analysis, Cambridge University Press.</w:t>
      </w:r>
      <w:bookmarkEnd w:id="2898"/>
    </w:p>
    <w:p w14:paraId="01797796" w14:textId="77777777" w:rsidR="00711A1D" w:rsidRPr="00711A1D" w:rsidRDefault="00711A1D" w:rsidP="00711A1D">
      <w:pPr>
        <w:rPr>
          <w:noProof/>
        </w:rPr>
      </w:pPr>
      <w:bookmarkStart w:id="2899" w:name="_ENREF_24"/>
      <w:r w:rsidRPr="00711A1D">
        <w:rPr>
          <w:noProof/>
        </w:rPr>
        <w:t>[24]</w:t>
      </w:r>
      <w:r w:rsidRPr="00711A1D">
        <w:rPr>
          <w:noProof/>
        </w:rPr>
        <w:tab/>
        <w:t>Carter, D. R., and Hayes, W. C., 1976, "Bone compressive strength: the influence of density and strain rate," Science, 194(4270), pp. 1174-1176.</w:t>
      </w:r>
      <w:bookmarkEnd w:id="2899"/>
    </w:p>
    <w:p w14:paraId="4BE3FAA8" w14:textId="77777777" w:rsidR="00711A1D" w:rsidRPr="00711A1D" w:rsidRDefault="00711A1D" w:rsidP="00711A1D">
      <w:pPr>
        <w:rPr>
          <w:noProof/>
        </w:rPr>
      </w:pPr>
      <w:bookmarkStart w:id="2900" w:name="_ENREF_25"/>
      <w:r w:rsidRPr="00711A1D">
        <w:rPr>
          <w:noProof/>
        </w:rPr>
        <w:t>[25]</w:t>
      </w:r>
      <w:r w:rsidRPr="00711A1D">
        <w:rPr>
          <w:noProof/>
        </w:rPr>
        <w:tab/>
        <w:t>Carter, D. R., and Hayes, W. C., 1977, "The compressive behavior of bone as a two-phase porous structure," J Bone Joint Surg Am, 59(7), pp. 954-962.</w:t>
      </w:r>
      <w:bookmarkEnd w:id="2900"/>
    </w:p>
    <w:p w14:paraId="6764EF22" w14:textId="77777777" w:rsidR="00711A1D" w:rsidRPr="00711A1D" w:rsidRDefault="00711A1D" w:rsidP="00711A1D">
      <w:pPr>
        <w:rPr>
          <w:noProof/>
        </w:rPr>
      </w:pPr>
      <w:bookmarkStart w:id="2901" w:name="_ENREF_26"/>
      <w:r w:rsidRPr="00711A1D">
        <w:rPr>
          <w:noProof/>
        </w:rPr>
        <w:t>[26]</w:t>
      </w:r>
      <w:r w:rsidRPr="00711A1D">
        <w:rPr>
          <w:noProof/>
        </w:rPr>
        <w:tab/>
        <w:t>Overbeek, J. T., 1956, "The Donnan equilibrium," Prog Biophys Biophys Chem, 6, pp. 57-84.</w:t>
      </w:r>
      <w:bookmarkEnd w:id="2901"/>
    </w:p>
    <w:p w14:paraId="2295E82B" w14:textId="77777777" w:rsidR="00711A1D" w:rsidRPr="00711A1D" w:rsidRDefault="00711A1D" w:rsidP="00711A1D">
      <w:pPr>
        <w:rPr>
          <w:noProof/>
        </w:rPr>
      </w:pPr>
      <w:bookmarkStart w:id="2902" w:name="_ENREF_27"/>
      <w:r w:rsidRPr="00711A1D">
        <w:rPr>
          <w:noProof/>
        </w:rPr>
        <w:t>[27]</w:t>
      </w:r>
      <w:r w:rsidRPr="00711A1D">
        <w:rPr>
          <w:noProof/>
        </w:rPr>
        <w:tab/>
        <w:t>Lai, W. M., Hou, J. S., and Mow, V. C., 1991, "A triphasic theory for the swelling and deformation behaviors of articular cartilage," J Biomech Eng, 113(3), pp. 245-258.</w:t>
      </w:r>
      <w:bookmarkEnd w:id="2902"/>
    </w:p>
    <w:p w14:paraId="45694551" w14:textId="77777777" w:rsidR="00711A1D" w:rsidRPr="00711A1D" w:rsidRDefault="00711A1D" w:rsidP="00711A1D">
      <w:pPr>
        <w:rPr>
          <w:noProof/>
        </w:rPr>
      </w:pPr>
      <w:bookmarkStart w:id="2903" w:name="_ENREF_28"/>
      <w:r w:rsidRPr="00711A1D">
        <w:rPr>
          <w:noProof/>
        </w:rPr>
        <w:t>[28]</w:t>
      </w:r>
      <w:r w:rsidRPr="00711A1D">
        <w:rPr>
          <w:noProof/>
        </w:rPr>
        <w:tab/>
        <w:t>Holmes, M. H., and Mow, V. C., 1990, "The nonlinear characteristics of soft gels and hydrated connective tissues in ultrafiltration," J Biomech, 23(11), pp. 1145-1156.</w:t>
      </w:r>
      <w:bookmarkEnd w:id="2903"/>
    </w:p>
    <w:p w14:paraId="66E68CCA" w14:textId="77777777" w:rsidR="00711A1D" w:rsidRPr="00711A1D" w:rsidRDefault="00711A1D" w:rsidP="00711A1D">
      <w:pPr>
        <w:rPr>
          <w:noProof/>
        </w:rPr>
      </w:pPr>
      <w:bookmarkStart w:id="2904" w:name="_ENREF_29"/>
      <w:r w:rsidRPr="00711A1D">
        <w:rPr>
          <w:noProof/>
        </w:rPr>
        <w:t>[29]</w:t>
      </w:r>
      <w:r w:rsidRPr="00711A1D">
        <w:rPr>
          <w:noProof/>
        </w:rPr>
        <w:tab/>
        <w:t>Ateshian, G. A., Warden, W. H., Kim, J. J., Grelsamer, R. P., and Mow, V. C., 1997, "Finite deformation biphasic material properties of bovine articular cartilage from confined compression experiments," J Biomech, 30(11-12), pp. 1157-1164.</w:t>
      </w:r>
      <w:bookmarkEnd w:id="2904"/>
    </w:p>
    <w:p w14:paraId="31C6FEAF" w14:textId="77777777" w:rsidR="00711A1D" w:rsidRPr="00711A1D" w:rsidRDefault="00711A1D" w:rsidP="00711A1D">
      <w:pPr>
        <w:rPr>
          <w:noProof/>
        </w:rPr>
      </w:pPr>
      <w:bookmarkStart w:id="2905" w:name="_ENREF_30"/>
      <w:r w:rsidRPr="00711A1D">
        <w:rPr>
          <w:noProof/>
        </w:rPr>
        <w:t>[30]</w:t>
      </w:r>
      <w:r w:rsidRPr="00711A1D">
        <w:rPr>
          <w:noProof/>
        </w:rPr>
        <w:tab/>
        <w:t>Iatridis, J. C., Setton, L. A., Foster, R. J., Rawlins, B. A., Weidenbaum, M., and Mow, V. C., 1998, "Degeneration affects the anisotropic and nonlinear behaviors of human anulus fibrosus in compression," J Biomech, 31(6), pp. 535-544.</w:t>
      </w:r>
      <w:bookmarkEnd w:id="2905"/>
    </w:p>
    <w:p w14:paraId="5121E746" w14:textId="77777777" w:rsidR="00711A1D" w:rsidRPr="00711A1D" w:rsidRDefault="00711A1D" w:rsidP="00711A1D">
      <w:pPr>
        <w:rPr>
          <w:noProof/>
        </w:rPr>
      </w:pPr>
      <w:bookmarkStart w:id="2906" w:name="_ENREF_31"/>
      <w:r w:rsidRPr="00711A1D">
        <w:rPr>
          <w:noProof/>
        </w:rPr>
        <w:t>[31]</w:t>
      </w:r>
      <w:r w:rsidRPr="00711A1D">
        <w:rPr>
          <w:noProof/>
        </w:rPr>
        <w:tab/>
        <w:t>Ateshian, G. A., and Ricken, T., 2010, "Multigenerational interstitial growth of biological tissues," Biomech Model Mechanobiol, 9(6), pp. 689-702.</w:t>
      </w:r>
      <w:bookmarkEnd w:id="2906"/>
    </w:p>
    <w:p w14:paraId="7C381329" w14:textId="77777777" w:rsidR="00711A1D" w:rsidRPr="00711A1D" w:rsidRDefault="00711A1D" w:rsidP="00711A1D">
      <w:pPr>
        <w:rPr>
          <w:noProof/>
        </w:rPr>
      </w:pPr>
      <w:bookmarkStart w:id="2907" w:name="_ENREF_32"/>
      <w:r w:rsidRPr="00711A1D">
        <w:rPr>
          <w:noProof/>
        </w:rPr>
        <w:t>[32]</w:t>
      </w:r>
      <w:r w:rsidRPr="00711A1D">
        <w:rPr>
          <w:noProof/>
        </w:rPr>
        <w:tab/>
        <w:t>Mow, V. C., Kuei, S. C., Lai, W. M., and Armstrong, C. G., 1980, "Biphasic creep and stress relaxation of articular cartilage in compression: Theory and experiments," J Biomech Eng, 102(1), pp. 73-84.</w:t>
      </w:r>
      <w:bookmarkEnd w:id="2907"/>
    </w:p>
    <w:p w14:paraId="5FE113E8" w14:textId="77777777" w:rsidR="00711A1D" w:rsidRPr="00711A1D" w:rsidRDefault="00711A1D" w:rsidP="00711A1D">
      <w:pPr>
        <w:rPr>
          <w:noProof/>
        </w:rPr>
      </w:pPr>
      <w:bookmarkStart w:id="2908" w:name="_ENREF_33"/>
      <w:r w:rsidRPr="00711A1D">
        <w:rPr>
          <w:noProof/>
        </w:rPr>
        <w:t>[33]</w:t>
      </w:r>
      <w:r w:rsidRPr="00711A1D">
        <w:rPr>
          <w:noProof/>
        </w:rPr>
        <w:tab/>
        <w:t>Mow, V. C., Kwan, M. K., Lai, W. M., and Holmes, M. H., 1985, "A finite deformation theory for nonlinearly permeable soft hydrated biological tissues," Frontiers in Biomechanics, G. a. W. Schmid-Schonbein, SL-Y and Zweifach, BW, ed., pp. 153-179.</w:t>
      </w:r>
      <w:bookmarkEnd w:id="2908"/>
    </w:p>
    <w:p w14:paraId="36FDCD92" w14:textId="77777777" w:rsidR="00711A1D" w:rsidRPr="00711A1D" w:rsidRDefault="00711A1D" w:rsidP="00711A1D">
      <w:pPr>
        <w:rPr>
          <w:noProof/>
        </w:rPr>
      </w:pPr>
      <w:bookmarkStart w:id="2909" w:name="_ENREF_34"/>
      <w:r w:rsidRPr="00711A1D">
        <w:rPr>
          <w:noProof/>
        </w:rPr>
        <w:t>[34]</w:t>
      </w:r>
      <w:r w:rsidRPr="00711A1D">
        <w:rPr>
          <w:noProof/>
        </w:rPr>
        <w:tab/>
        <w:t>Albro, M. B., Rajan, V., Li, R., Hung, C. T., and Ateshian, G. A., 2009, "Characterization of the Concentration-Dependence of Solute Diffusivity and Partitioning in a Model Dextran-Agarose Transport System," Cell Mol Bioeng, 2(3), pp. 295-305.</w:t>
      </w:r>
      <w:bookmarkEnd w:id="2909"/>
    </w:p>
    <w:p w14:paraId="26462A35" w14:textId="77777777" w:rsidR="00711A1D" w:rsidRPr="00711A1D" w:rsidRDefault="00711A1D" w:rsidP="00711A1D">
      <w:pPr>
        <w:rPr>
          <w:noProof/>
        </w:rPr>
      </w:pPr>
      <w:bookmarkStart w:id="2910" w:name="_ENREF_35"/>
      <w:r w:rsidRPr="00711A1D">
        <w:rPr>
          <w:noProof/>
        </w:rPr>
        <w:t>[35]</w:t>
      </w:r>
      <w:r w:rsidRPr="00711A1D">
        <w:rPr>
          <w:noProof/>
        </w:rPr>
        <w:tab/>
        <w:t>Weinans, H., Huiskes, R., and Grootenboer, H. J., 1992, "The behavior of adaptive bone-remodeling simulation models," J Biomech, 25(12), pp. 1425-1441.</w:t>
      </w:r>
      <w:bookmarkEnd w:id="2910"/>
    </w:p>
    <w:p w14:paraId="43B46DF0" w14:textId="1E57B84D" w:rsidR="00711A1D" w:rsidRDefault="00711A1D" w:rsidP="00711A1D">
      <w:pPr>
        <w:rPr>
          <w:noProof/>
        </w:rPr>
      </w:pPr>
    </w:p>
    <w:p w14:paraId="610C0849" w14:textId="7A02423F" w:rsidR="006A0BC1" w:rsidRPr="00771893" w:rsidRDefault="006A0BC1" w:rsidP="00C23285">
      <w:pPr>
        <w:ind w:left="720" w:hanging="720"/>
        <w:rPr>
          <w:rFonts w:ascii="Courier New" w:hAnsi="Courier New"/>
          <w:sz w:val="20"/>
        </w:rPr>
      </w:pPr>
      <w:r>
        <w:rPr>
          <w:rFonts w:ascii="Courier New" w:hAnsi="Courier New"/>
          <w:sz w:val="20"/>
        </w:rPr>
        <w:fldChar w:fldCharType="end"/>
      </w:r>
    </w:p>
    <w:sectPr w:rsidR="006A0BC1" w:rsidRPr="00771893" w:rsidSect="006A0BC1">
      <w:footnotePr>
        <w:numFmt w:val="chicago"/>
      </w:footnotePr>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40" w:author="weiss" w:date="2012-04-05T16:36:00Z" w:initials="w">
    <w:p w14:paraId="1F873030" w14:textId="77777777" w:rsidR="00A75DF0" w:rsidRDefault="00A75DF0">
      <w:pPr>
        <w:pStyle w:val="CommentText"/>
      </w:pPr>
      <w:r>
        <w:rPr>
          <w:rStyle w:val="CommentReference"/>
        </w:rPr>
        <w:annotationRef/>
      </w:r>
      <w:r>
        <w:t>A simple figure would be helpful.</w:t>
      </w:r>
    </w:p>
  </w:comment>
  <w:comment w:id="1267" w:author="weiss" w:date="2012-04-05T16:36:00Z" w:initials="w">
    <w:p w14:paraId="20505464" w14:textId="77777777" w:rsidR="00A75DF0" w:rsidRDefault="00A75DF0">
      <w:pPr>
        <w:pStyle w:val="CommentText"/>
      </w:pPr>
      <w:r>
        <w:rPr>
          <w:rStyle w:val="CommentReference"/>
        </w:rPr>
        <w:annotationRef/>
      </w:r>
      <w:r>
        <w:t>Steve – perhaps you could specify how to use the displacement based elements here, and what the differences are in terms of results etc.</w:t>
      </w:r>
    </w:p>
  </w:comment>
  <w:comment w:id="1279" w:author="weiss" w:date="2012-04-05T16:36:00Z" w:initials="w">
    <w:p w14:paraId="44C24796" w14:textId="77777777" w:rsidR="00A75DF0" w:rsidRDefault="00A75DF0">
      <w:pPr>
        <w:pStyle w:val="CommentText"/>
      </w:pPr>
      <w:r>
        <w:rPr>
          <w:rStyle w:val="CommentReference"/>
        </w:rPr>
        <w:annotationRef/>
      </w:r>
      <w:r>
        <w:t>We need to add a “compressible Mooney-Rivlin” material.  When we do, we should refer the reader to that material for cases of “greater amounts of compressibility, when the particular form of the volumetric strain energy may be more important to the predicted stresses.”</w:t>
      </w:r>
    </w:p>
  </w:comment>
  <w:comment w:id="1294" w:author="weiss" w:date="2012-04-05T16:37:00Z" w:initials="w">
    <w:p w14:paraId="6C41155D" w14:textId="77777777" w:rsidR="00A75DF0" w:rsidRDefault="00A75DF0">
      <w:pPr>
        <w:pStyle w:val="CommentText"/>
      </w:pPr>
      <w:r>
        <w:rPr>
          <w:rStyle w:val="CommentReference"/>
        </w:rPr>
        <w:annotationRef/>
      </w:r>
      <w:r>
        <w:t>References here would be helpful.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4E3012" w14:textId="77777777" w:rsidR="00625837" w:rsidRDefault="00625837">
      <w:r>
        <w:separator/>
      </w:r>
    </w:p>
  </w:endnote>
  <w:endnote w:type="continuationSeparator" w:id="0">
    <w:p w14:paraId="0C508DE2" w14:textId="77777777" w:rsidR="00625837" w:rsidRDefault="006258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534F84" w14:textId="77777777" w:rsidR="00625837" w:rsidRDefault="00625837">
      <w:r>
        <w:separator/>
      </w:r>
    </w:p>
  </w:footnote>
  <w:footnote w:type="continuationSeparator" w:id="0">
    <w:p w14:paraId="50C991E6" w14:textId="77777777" w:rsidR="00625837" w:rsidRDefault="00625837">
      <w:r>
        <w:continuationSeparator/>
      </w:r>
    </w:p>
  </w:footnote>
  <w:footnote w:id="1">
    <w:p w14:paraId="2EECF9A7" w14:textId="1DEABEEA" w:rsidR="00A75DF0" w:rsidRDefault="00A75DF0">
      <w:pPr>
        <w:pStyle w:val="FootnoteText"/>
      </w:pPr>
      <w:r>
        <w:rPr>
          <w:rStyle w:val="FootnoteReference"/>
        </w:rPr>
        <w:footnoteRef/>
      </w:r>
      <w:r>
        <w:t xml:space="preserve"> This feature does not work on some Linux platforms and may abruptly terminate the run.</w:t>
      </w:r>
    </w:p>
  </w:footnote>
  <w:footnote w:id="2">
    <w:p w14:paraId="195E8EE9" w14:textId="77777777" w:rsidR="00A75DF0" w:rsidRDefault="00A75DF0">
      <w:pPr>
        <w:pStyle w:val="FootnoteText"/>
      </w:pPr>
      <w:r>
        <w:rPr>
          <w:rStyle w:val="FootnoteReference"/>
        </w:rPr>
        <w:footnoteRef/>
      </w:r>
      <w:r>
        <w:t xml:space="preserve"> This feature may not work properly on all systems, although it will always work on Windows systems.</w:t>
      </w:r>
    </w:p>
  </w:footnote>
  <w:footnote w:id="3">
    <w:p w14:paraId="5B9D4F51" w14:textId="321110ED" w:rsidR="00A75DF0" w:rsidRDefault="00A75DF0">
      <w:pPr>
        <w:pStyle w:val="FootnoteText"/>
      </w:pPr>
      <w:r>
        <w:rPr>
          <w:rStyle w:val="FootnoteReference"/>
        </w:rPr>
        <w:footnoteRef/>
      </w:r>
      <w:r>
        <w:t xml:space="preserve"> FEBio continues to read </w:t>
      </w:r>
      <w:ins w:id="148" w:author="Steve Maas" w:date="2013-12-30T14:46:00Z">
        <w:r>
          <w:t xml:space="preserve">some </w:t>
        </w:r>
      </w:ins>
      <w:r>
        <w:t>older formats, but they are considered to be obsolete.</w:t>
      </w:r>
    </w:p>
  </w:footnote>
  <w:footnote w:id="4">
    <w:p w14:paraId="75238AE5" w14:textId="77777777" w:rsidR="00A75DF0" w:rsidRDefault="00A75DF0" w:rsidP="00602A42">
      <w:pPr>
        <w:pStyle w:val="FootnoteText"/>
      </w:pPr>
      <w:r>
        <w:rPr>
          <w:rStyle w:val="FootnoteReference"/>
        </w:rPr>
        <w:footnoteRef/>
      </w:r>
      <w:r>
        <w:t xml:space="preserve"> In future versions of FEBio rigid surfaces will be automatically picked to be the master. </w:t>
      </w:r>
    </w:p>
  </w:footnote>
  <w:footnote w:id="5">
    <w:p w14:paraId="7DD11F1F" w14:textId="46924EE0" w:rsidR="00A75DF0" w:rsidRDefault="00A75DF0">
      <w:pPr>
        <w:pStyle w:val="FootnoteText"/>
      </w:pPr>
      <w:ins w:id="1241" w:author="Steve Maas" w:date="2014-01-15T10:51:00Z">
        <w:r>
          <w:rPr>
            <w:rStyle w:val="FootnoteReference"/>
          </w:rPr>
          <w:footnoteRef/>
        </w:r>
        <w:r>
          <w:t xml:space="preserve"> As of FEBio version 2.0, the LSDYNA database is no longer supported. The FEBio </w:t>
        </w:r>
      </w:ins>
      <w:ins w:id="1242" w:author="Steve Maas" w:date="2014-01-15T10:52:00Z">
        <w:r>
          <w:t>database</w:t>
        </w:r>
      </w:ins>
      <w:ins w:id="1243" w:author="Steve Maas" w:date="2014-01-15T10:51:00Z">
        <w:r>
          <w:t xml:space="preserve"> format</w:t>
        </w:r>
      </w:ins>
      <w:ins w:id="1244" w:author="Steve Maas" w:date="2014-01-15T10:52:00Z">
        <w:r>
          <w:t xml:space="preserve"> is the only format that will be supported from now on.</w:t>
        </w:r>
      </w:ins>
    </w:p>
  </w:footnote>
  <w:footnote w:id="6">
    <w:p w14:paraId="2FB68287" w14:textId="77777777" w:rsidR="00A75DF0" w:rsidRPr="00112C98" w:rsidRDefault="00A75DF0">
      <w:pPr>
        <w:pStyle w:val="FootnoteText"/>
      </w:pPr>
      <w:r>
        <w:rPr>
          <w:rStyle w:val="FootnoteReference"/>
        </w:rPr>
        <w:footnoteRef/>
      </w:r>
      <w:r>
        <w:t xml:space="preserve"> This material replaces the now-obsolete </w:t>
      </w:r>
      <w:r>
        <w:rPr>
          <w:i/>
        </w:rPr>
        <w:t xml:space="preserve">linear elastic </w:t>
      </w:r>
      <w:r>
        <w:t xml:space="preserve">and </w:t>
      </w:r>
      <w:r w:rsidRPr="00112C98">
        <w:rPr>
          <w:i/>
        </w:rPr>
        <w:t>St.Venant-Kirchhoff</w:t>
      </w:r>
      <w:r>
        <w:t xml:space="preserve"> materials. These materials are still available for backward compatibility although it is recommended to use the </w:t>
      </w:r>
      <w:r>
        <w:rPr>
          <w:i/>
        </w:rPr>
        <w:t>isotropic elastic</w:t>
      </w:r>
      <w:r>
        <w:t xml:space="preserve"> material instead.</w:t>
      </w:r>
    </w:p>
  </w:footnote>
  <w:footnote w:id="7">
    <w:p w14:paraId="40658FAD" w14:textId="3D119BD6" w:rsidR="00A75DF0" w:rsidRPr="009339D1" w:rsidRDefault="00A75DF0">
      <w:pPr>
        <w:pStyle w:val="FootnoteText"/>
      </w:pPr>
      <w:ins w:id="1348" w:author="Steve Maas" w:date="2014-01-02T13:05:00Z">
        <w:r>
          <w:rPr>
            <w:rStyle w:val="FootnoteReference"/>
          </w:rPr>
          <w:footnoteRef/>
        </w:r>
        <w:r>
          <w:t xml:space="preserve"> As of FEBio </w:t>
        </w:r>
      </w:ins>
      <w:ins w:id="1349" w:author="Steve Maas" w:date="2014-01-02T13:06:00Z">
        <w:r>
          <w:t xml:space="preserve">version </w:t>
        </w:r>
      </w:ins>
      <w:ins w:id="1350" w:author="Steve Maas" w:date="2014-01-02T13:05:00Z">
        <w:r>
          <w:t>2</w:t>
        </w:r>
      </w:ins>
      <w:ins w:id="1351" w:author="Steve Maas" w:date="2014-01-02T13:06:00Z">
        <w:r>
          <w:t>.0</w:t>
        </w:r>
      </w:ins>
      <w:ins w:id="1352" w:author="Steve Maas" w:date="2014-01-02T13:05:00Z">
        <w:r>
          <w:t xml:space="preserve">, the format for definining multi-generation materials has changed. The previous format where the generations are defined in the </w:t>
        </w:r>
        <w:r>
          <w:rPr>
            <w:i/>
          </w:rPr>
          <w:t xml:space="preserve">Globals </w:t>
        </w:r>
        <w:r>
          <w:t>section is no longer supported.</w:t>
        </w:r>
      </w:ins>
    </w:p>
  </w:footnote>
  <w:footnote w:id="8">
    <w:p w14:paraId="07BA31D0" w14:textId="77777777" w:rsidR="00A75DF0" w:rsidRDefault="00A75DF0">
      <w:pPr>
        <w:pStyle w:val="FootnoteText"/>
      </w:pPr>
      <w:r>
        <w:rPr>
          <w:rStyle w:val="FootnoteReference"/>
        </w:rPr>
        <w:footnoteRef/>
      </w:r>
      <w:r>
        <w:t xml:space="preserve"> This is different from previous versions of FEBio where rigid bodies were initially fully constrained.</w:t>
      </w:r>
    </w:p>
  </w:footnote>
  <w:footnote w:id="9">
    <w:p w14:paraId="3CF87F46" w14:textId="4F2C601E" w:rsidR="00A75DF0" w:rsidRDefault="00A75DF0">
      <w:pPr>
        <w:pStyle w:val="FootnoteText"/>
      </w:pPr>
      <w:ins w:id="2559" w:author="Steve Maas" w:date="2014-01-02T16:26:00Z">
        <w:r>
          <w:rPr>
            <w:rStyle w:val="FootnoteReference"/>
          </w:rPr>
          <w:footnoteRef/>
        </w:r>
        <w:r>
          <w:t xml:space="preserve"> As of FEBio 2.0, some feature</w:t>
        </w:r>
      </w:ins>
      <w:ins w:id="2560" w:author="Steve Maas" w:date="2014-01-02T16:27:00Z">
        <w:r>
          <w:t>s are available that may help with this issue, but they are still experimental.</w:t>
        </w:r>
      </w:ins>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4BEA9" w14:textId="77777777" w:rsidR="00A75DF0" w:rsidRDefault="00A75DF0"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F3346F0" w14:textId="77777777" w:rsidR="00A75DF0" w:rsidRDefault="00A75DF0" w:rsidP="006A0BC1">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FB9C0C" w14:textId="77777777" w:rsidR="00A75DF0" w:rsidRDefault="00A75DF0"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862C6">
      <w:rPr>
        <w:rStyle w:val="PageNumber"/>
        <w:noProof/>
      </w:rPr>
      <w:t>i</w:t>
    </w:r>
    <w:r>
      <w:rPr>
        <w:rStyle w:val="PageNumber"/>
      </w:rPr>
      <w:fldChar w:fldCharType="end"/>
    </w:r>
  </w:p>
  <w:p w14:paraId="4C9E34C0" w14:textId="77777777" w:rsidR="00A75DF0" w:rsidRDefault="00A75DF0" w:rsidP="006A0BC1">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9A898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4C6733E"/>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EAA44BFA"/>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3D2667EA"/>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F662922A"/>
    <w:lvl w:ilvl="0">
      <w:start w:val="1"/>
      <w:numFmt w:val="decimal"/>
      <w:pStyle w:val="ListNumber2"/>
      <w:lvlText w:val="%1."/>
      <w:lvlJc w:val="left"/>
      <w:pPr>
        <w:tabs>
          <w:tab w:val="num" w:pos="720"/>
        </w:tabs>
        <w:ind w:left="720" w:hanging="360"/>
      </w:pPr>
    </w:lvl>
  </w:abstractNum>
  <w:abstractNum w:abstractNumId="5">
    <w:nsid w:val="FFFFFF80"/>
    <w:multiLevelType w:val="singleLevel"/>
    <w:tmpl w:val="FA0C6B46"/>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F460B152"/>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E0E2E87A"/>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CBC0056A"/>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83B075C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82066C"/>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82D685F"/>
    <w:multiLevelType w:val="hybridMultilevel"/>
    <w:tmpl w:val="27BE2D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84C6A86"/>
    <w:multiLevelType w:val="hybridMultilevel"/>
    <w:tmpl w:val="AC805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4CC7F5D"/>
    <w:multiLevelType w:val="hybridMultilevel"/>
    <w:tmpl w:val="88580DD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4DF582E"/>
    <w:multiLevelType w:val="hybridMultilevel"/>
    <w:tmpl w:val="60E6F28E"/>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A706A2"/>
    <w:multiLevelType w:val="hybridMultilevel"/>
    <w:tmpl w:val="736C839C"/>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9D2429A"/>
    <w:multiLevelType w:val="hybridMultilevel"/>
    <w:tmpl w:val="B0AC274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60"/>
        </w:tabs>
        <w:ind w:left="1860" w:hanging="360"/>
      </w:pPr>
      <w:rPr>
        <w:rFonts w:hint="default"/>
      </w:rPr>
    </w:lvl>
    <w:lvl w:ilvl="2" w:tplc="04090005">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Arial Narro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Arial Narro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17">
    <w:nsid w:val="1AA8424E"/>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1C313341"/>
    <w:multiLevelType w:val="hybridMultilevel"/>
    <w:tmpl w:val="2312D2F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1E2C3056"/>
    <w:multiLevelType w:val="hybridMultilevel"/>
    <w:tmpl w:val="447E0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FF24ADA"/>
    <w:multiLevelType w:val="hybridMultilevel"/>
    <w:tmpl w:val="9AA89E20"/>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1">
    <w:nsid w:val="21614777"/>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2">
    <w:nsid w:val="22BA6441"/>
    <w:multiLevelType w:val="hybridMultilevel"/>
    <w:tmpl w:val="A1CA5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2CB7376"/>
    <w:multiLevelType w:val="hybridMultilevel"/>
    <w:tmpl w:val="A2783E9A"/>
    <w:lvl w:ilvl="0" w:tplc="0409000F">
      <w:start w:val="1"/>
      <w:numFmt w:val="decimal"/>
      <w:lvlText w:val="%1."/>
      <w:lvlJc w:val="left"/>
      <w:pPr>
        <w:tabs>
          <w:tab w:val="num" w:pos="840"/>
        </w:tabs>
        <w:ind w:left="840" w:hanging="360"/>
      </w:pPr>
      <w:rPr>
        <w:rFonts w:hint="default"/>
      </w:rPr>
    </w:lvl>
    <w:lvl w:ilvl="1" w:tplc="04090003" w:tentative="1">
      <w:start w:val="1"/>
      <w:numFmt w:val="bullet"/>
      <w:lvlText w:val="o"/>
      <w:lvlJc w:val="left"/>
      <w:pPr>
        <w:tabs>
          <w:tab w:val="num" w:pos="1560"/>
        </w:tabs>
        <w:ind w:left="1560" w:hanging="360"/>
      </w:pPr>
      <w:rPr>
        <w:rFonts w:ascii="Courier New" w:hAnsi="Courier New" w:cs="Arial Narro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Arial Narro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Arial Narro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24">
    <w:nsid w:val="247F64F0"/>
    <w:multiLevelType w:val="hybridMultilevel"/>
    <w:tmpl w:val="4072D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5A31D0D"/>
    <w:multiLevelType w:val="hybridMultilevel"/>
    <w:tmpl w:val="291223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2C20016D"/>
    <w:multiLevelType w:val="hybridMultilevel"/>
    <w:tmpl w:val="A93AAD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2FE34891"/>
    <w:multiLevelType w:val="hybridMultilevel"/>
    <w:tmpl w:val="2CB6B2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30CF3C34"/>
    <w:multiLevelType w:val="hybridMultilevel"/>
    <w:tmpl w:val="DA6C1C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31637094"/>
    <w:multiLevelType w:val="hybridMultilevel"/>
    <w:tmpl w:val="4866C41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320B7F8D"/>
    <w:multiLevelType w:val="hybridMultilevel"/>
    <w:tmpl w:val="0FA0A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361040B5"/>
    <w:multiLevelType w:val="hybridMultilevel"/>
    <w:tmpl w:val="25B0545A"/>
    <w:lvl w:ilvl="0" w:tplc="04090001">
      <w:start w:val="1"/>
      <w:numFmt w:val="bullet"/>
      <w:lvlText w:val=""/>
      <w:lvlJc w:val="left"/>
      <w:pPr>
        <w:tabs>
          <w:tab w:val="num" w:pos="783"/>
        </w:tabs>
        <w:ind w:left="783" w:hanging="360"/>
      </w:pPr>
      <w:rPr>
        <w:rFonts w:ascii="Symbol" w:hAnsi="Symbol" w:hint="default"/>
      </w:rPr>
    </w:lvl>
    <w:lvl w:ilvl="1" w:tplc="04090003" w:tentative="1">
      <w:start w:val="1"/>
      <w:numFmt w:val="bullet"/>
      <w:lvlText w:val="o"/>
      <w:lvlJc w:val="left"/>
      <w:pPr>
        <w:tabs>
          <w:tab w:val="num" w:pos="1503"/>
        </w:tabs>
        <w:ind w:left="1503" w:hanging="360"/>
      </w:pPr>
      <w:rPr>
        <w:rFonts w:ascii="Courier New" w:hAnsi="Courier New" w:cs="Arial Narrow" w:hint="default"/>
      </w:rPr>
    </w:lvl>
    <w:lvl w:ilvl="2" w:tplc="04090005" w:tentative="1">
      <w:start w:val="1"/>
      <w:numFmt w:val="bullet"/>
      <w:lvlText w:val=""/>
      <w:lvlJc w:val="left"/>
      <w:pPr>
        <w:tabs>
          <w:tab w:val="num" w:pos="2223"/>
        </w:tabs>
        <w:ind w:left="2223" w:hanging="360"/>
      </w:pPr>
      <w:rPr>
        <w:rFonts w:ascii="Wingdings" w:hAnsi="Wingdings" w:hint="default"/>
      </w:rPr>
    </w:lvl>
    <w:lvl w:ilvl="3" w:tplc="04090001" w:tentative="1">
      <w:start w:val="1"/>
      <w:numFmt w:val="bullet"/>
      <w:lvlText w:val=""/>
      <w:lvlJc w:val="left"/>
      <w:pPr>
        <w:tabs>
          <w:tab w:val="num" w:pos="2943"/>
        </w:tabs>
        <w:ind w:left="2943" w:hanging="360"/>
      </w:pPr>
      <w:rPr>
        <w:rFonts w:ascii="Symbol" w:hAnsi="Symbol" w:hint="default"/>
      </w:rPr>
    </w:lvl>
    <w:lvl w:ilvl="4" w:tplc="04090003" w:tentative="1">
      <w:start w:val="1"/>
      <w:numFmt w:val="bullet"/>
      <w:lvlText w:val="o"/>
      <w:lvlJc w:val="left"/>
      <w:pPr>
        <w:tabs>
          <w:tab w:val="num" w:pos="3663"/>
        </w:tabs>
        <w:ind w:left="3663" w:hanging="360"/>
      </w:pPr>
      <w:rPr>
        <w:rFonts w:ascii="Courier New" w:hAnsi="Courier New" w:cs="Arial Narrow" w:hint="default"/>
      </w:rPr>
    </w:lvl>
    <w:lvl w:ilvl="5" w:tplc="04090005" w:tentative="1">
      <w:start w:val="1"/>
      <w:numFmt w:val="bullet"/>
      <w:lvlText w:val=""/>
      <w:lvlJc w:val="left"/>
      <w:pPr>
        <w:tabs>
          <w:tab w:val="num" w:pos="4383"/>
        </w:tabs>
        <w:ind w:left="4383" w:hanging="360"/>
      </w:pPr>
      <w:rPr>
        <w:rFonts w:ascii="Wingdings" w:hAnsi="Wingdings" w:hint="default"/>
      </w:rPr>
    </w:lvl>
    <w:lvl w:ilvl="6" w:tplc="04090001" w:tentative="1">
      <w:start w:val="1"/>
      <w:numFmt w:val="bullet"/>
      <w:lvlText w:val=""/>
      <w:lvlJc w:val="left"/>
      <w:pPr>
        <w:tabs>
          <w:tab w:val="num" w:pos="5103"/>
        </w:tabs>
        <w:ind w:left="5103" w:hanging="360"/>
      </w:pPr>
      <w:rPr>
        <w:rFonts w:ascii="Symbol" w:hAnsi="Symbol" w:hint="default"/>
      </w:rPr>
    </w:lvl>
    <w:lvl w:ilvl="7" w:tplc="04090003" w:tentative="1">
      <w:start w:val="1"/>
      <w:numFmt w:val="bullet"/>
      <w:lvlText w:val="o"/>
      <w:lvlJc w:val="left"/>
      <w:pPr>
        <w:tabs>
          <w:tab w:val="num" w:pos="5823"/>
        </w:tabs>
        <w:ind w:left="5823" w:hanging="360"/>
      </w:pPr>
      <w:rPr>
        <w:rFonts w:ascii="Courier New" w:hAnsi="Courier New" w:cs="Arial Narrow" w:hint="default"/>
      </w:rPr>
    </w:lvl>
    <w:lvl w:ilvl="8" w:tplc="04090005" w:tentative="1">
      <w:start w:val="1"/>
      <w:numFmt w:val="bullet"/>
      <w:lvlText w:val=""/>
      <w:lvlJc w:val="left"/>
      <w:pPr>
        <w:tabs>
          <w:tab w:val="num" w:pos="6543"/>
        </w:tabs>
        <w:ind w:left="6543" w:hanging="360"/>
      </w:pPr>
      <w:rPr>
        <w:rFonts w:ascii="Wingdings" w:hAnsi="Wingdings" w:hint="default"/>
      </w:rPr>
    </w:lvl>
  </w:abstractNum>
  <w:abstractNum w:abstractNumId="32">
    <w:nsid w:val="40540D59"/>
    <w:multiLevelType w:val="hybridMultilevel"/>
    <w:tmpl w:val="9E9EA37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36829A3"/>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4">
    <w:nsid w:val="43A427EB"/>
    <w:multiLevelType w:val="hybridMultilevel"/>
    <w:tmpl w:val="14A42086"/>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72F15E3"/>
    <w:multiLevelType w:val="multilevel"/>
    <w:tmpl w:val="5F6C26EC"/>
    <w:lvl w:ilvl="0">
      <w:start w:val="1"/>
      <w:numFmt w:val="decimal"/>
      <w:pStyle w:val="Heading1"/>
      <w:suff w:val="space"/>
      <w:lvlText w:val="Chapter %1"/>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6">
    <w:nsid w:val="4F913489"/>
    <w:multiLevelType w:val="hybridMultilevel"/>
    <w:tmpl w:val="6E262348"/>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7">
    <w:nsid w:val="50BD2BA5"/>
    <w:multiLevelType w:val="multilevel"/>
    <w:tmpl w:val="B03206DA"/>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8">
    <w:nsid w:val="549B1236"/>
    <w:multiLevelType w:val="hybridMultilevel"/>
    <w:tmpl w:val="8B6AC3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54BF5D48"/>
    <w:multiLevelType w:val="hybridMultilevel"/>
    <w:tmpl w:val="D36A00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578F4AF5"/>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1">
    <w:nsid w:val="58201F68"/>
    <w:multiLevelType w:val="hybridMultilevel"/>
    <w:tmpl w:val="09544C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58C00BA9"/>
    <w:multiLevelType w:val="hybridMultilevel"/>
    <w:tmpl w:val="75B2A46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5B602AB7"/>
    <w:multiLevelType w:val="hybridMultilevel"/>
    <w:tmpl w:val="DA0CA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1D16741"/>
    <w:multiLevelType w:val="hybridMultilevel"/>
    <w:tmpl w:val="2ABE2BA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624F309F"/>
    <w:multiLevelType w:val="hybridMultilevel"/>
    <w:tmpl w:val="DD0EF7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62F93C3C"/>
    <w:multiLevelType w:val="hybridMultilevel"/>
    <w:tmpl w:val="D23E3E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648D338E"/>
    <w:multiLevelType w:val="hybridMultilevel"/>
    <w:tmpl w:val="F642E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6B696DEA"/>
    <w:multiLevelType w:val="hybridMultilevel"/>
    <w:tmpl w:val="1696F0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709B43A2"/>
    <w:multiLevelType w:val="hybridMultilevel"/>
    <w:tmpl w:val="5E1A748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72126E78"/>
    <w:multiLevelType w:val="hybridMultilevel"/>
    <w:tmpl w:val="6EB8F3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72556A5D"/>
    <w:multiLevelType w:val="hybridMultilevel"/>
    <w:tmpl w:val="97C010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nsid w:val="73706FBD"/>
    <w:multiLevelType w:val="multilevel"/>
    <w:tmpl w:val="AD04E77A"/>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i w:val="0"/>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3">
    <w:nsid w:val="7651418F"/>
    <w:multiLevelType w:val="hybridMultilevel"/>
    <w:tmpl w:val="8716F94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77A54A0B"/>
    <w:multiLevelType w:val="hybridMultilevel"/>
    <w:tmpl w:val="38A2203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800"/>
        </w:tabs>
        <w:ind w:left="1800" w:hanging="360"/>
      </w:pPr>
      <w:rPr>
        <w:rFonts w:ascii="Courier New" w:hAnsi="Courier New" w:cs="Arial Narro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Arial Narro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Arial Narro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5">
    <w:nsid w:val="77B3537A"/>
    <w:multiLevelType w:val="hybridMultilevel"/>
    <w:tmpl w:val="4B5C992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nsid w:val="79FB5C53"/>
    <w:multiLevelType w:val="multilevel"/>
    <w:tmpl w:val="2ABE2BA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7BC86BA6"/>
    <w:multiLevelType w:val="hybridMultilevel"/>
    <w:tmpl w:val="37DE895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5"/>
  </w:num>
  <w:num w:numId="2">
    <w:abstractNumId w:val="42"/>
  </w:num>
  <w:num w:numId="3">
    <w:abstractNumId w:val="30"/>
  </w:num>
  <w:num w:numId="4">
    <w:abstractNumId w:val="51"/>
  </w:num>
  <w:num w:numId="5">
    <w:abstractNumId w:val="45"/>
  </w:num>
  <w:num w:numId="6">
    <w:abstractNumId w:val="50"/>
  </w:num>
  <w:num w:numId="7">
    <w:abstractNumId w:val="23"/>
  </w:num>
  <w:num w:numId="8">
    <w:abstractNumId w:val="11"/>
  </w:num>
  <w:num w:numId="9">
    <w:abstractNumId w:val="29"/>
  </w:num>
  <w:num w:numId="10">
    <w:abstractNumId w:val="54"/>
  </w:num>
  <w:num w:numId="11">
    <w:abstractNumId w:val="32"/>
  </w:num>
  <w:num w:numId="12">
    <w:abstractNumId w:val="16"/>
  </w:num>
  <w:num w:numId="13">
    <w:abstractNumId w:val="46"/>
  </w:num>
  <w:num w:numId="14">
    <w:abstractNumId w:val="41"/>
  </w:num>
  <w:num w:numId="15">
    <w:abstractNumId w:val="52"/>
  </w:num>
  <w:num w:numId="16">
    <w:abstractNumId w:val="44"/>
  </w:num>
  <w:num w:numId="17">
    <w:abstractNumId w:val="48"/>
  </w:num>
  <w:num w:numId="18">
    <w:abstractNumId w:val="38"/>
  </w:num>
  <w:num w:numId="19">
    <w:abstractNumId w:val="18"/>
  </w:num>
  <w:num w:numId="20">
    <w:abstractNumId w:val="53"/>
  </w:num>
  <w:num w:numId="21">
    <w:abstractNumId w:val="13"/>
  </w:num>
  <w:num w:numId="22">
    <w:abstractNumId w:val="28"/>
  </w:num>
  <w:num w:numId="23">
    <w:abstractNumId w:val="31"/>
  </w:num>
  <w:num w:numId="24">
    <w:abstractNumId w:val="12"/>
  </w:num>
  <w:num w:numId="25">
    <w:abstractNumId w:val="26"/>
  </w:num>
  <w:num w:numId="26">
    <w:abstractNumId w:val="15"/>
  </w:num>
  <w:num w:numId="27">
    <w:abstractNumId w:val="49"/>
  </w:num>
  <w:num w:numId="28">
    <w:abstractNumId w:val="55"/>
  </w:num>
  <w:num w:numId="29">
    <w:abstractNumId w:val="57"/>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47"/>
  </w:num>
  <w:num w:numId="41">
    <w:abstractNumId w:val="27"/>
  </w:num>
  <w:num w:numId="42">
    <w:abstractNumId w:val="35"/>
  </w:num>
  <w:num w:numId="43">
    <w:abstractNumId w:val="20"/>
  </w:num>
  <w:num w:numId="44">
    <w:abstractNumId w:val="36"/>
  </w:num>
  <w:num w:numId="45">
    <w:abstractNumId w:val="40"/>
  </w:num>
  <w:num w:numId="46">
    <w:abstractNumId w:val="33"/>
  </w:num>
  <w:num w:numId="47">
    <w:abstractNumId w:val="17"/>
  </w:num>
  <w:num w:numId="48">
    <w:abstractNumId w:val="21"/>
  </w:num>
  <w:num w:numId="49">
    <w:abstractNumId w:val="37"/>
  </w:num>
  <w:num w:numId="5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0"/>
  </w:num>
  <w:num w:numId="52">
    <w:abstractNumId w:val="39"/>
  </w:num>
  <w:num w:numId="53">
    <w:abstractNumId w:val="56"/>
  </w:num>
  <w:num w:numId="54">
    <w:abstractNumId w:val="19"/>
  </w:num>
  <w:num w:numId="55">
    <w:abstractNumId w:val="43"/>
  </w:num>
  <w:num w:numId="56">
    <w:abstractNumId w:val="24"/>
  </w:num>
  <w:num w:numId="57">
    <w:abstractNumId w:val="14"/>
  </w:num>
  <w:num w:numId="58">
    <w:abstractNumId w:val="34"/>
  </w:num>
  <w:num w:numId="59">
    <w:abstractNumId w:val="2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activeWritingStyle w:appName="MSWord" w:lang="en-US" w:vendorID="64" w:dllVersion="131078" w:nlCheck="1" w:checkStyle="1"/>
  <w:activeWritingStyle w:appName="MSWord" w:lang="fr-FR"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49"/>
  </w:hdrShapeDefault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Biomechanical E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r9fdr09ofp5w0ewaexvdxffswtps2edzfwx&quot;&gt;FEBio2&lt;record-ids&gt;&lt;item&gt;1&lt;/item&gt;&lt;item&gt;3&lt;/item&gt;&lt;item&gt;6&lt;/item&gt;&lt;item&gt;9&lt;/item&gt;&lt;item&gt;10&lt;/item&gt;&lt;item&gt;11&lt;/item&gt;&lt;item&gt;14&lt;/item&gt;&lt;item&gt;21&lt;/item&gt;&lt;item&gt;22&lt;/item&gt;&lt;item&gt;23&lt;/item&gt;&lt;item&gt;36&lt;/item&gt;&lt;item&gt;37&lt;/item&gt;&lt;item&gt;38&lt;/item&gt;&lt;item&gt;40&lt;/item&gt;&lt;item&gt;41&lt;/item&gt;&lt;item&gt;42&lt;/item&gt;&lt;item&gt;43&lt;/item&gt;&lt;item&gt;44&lt;/item&gt;&lt;item&gt;45&lt;/item&gt;&lt;item&gt;46&lt;/item&gt;&lt;item&gt;47&lt;/item&gt;&lt;item&gt;48&lt;/item&gt;&lt;item&gt;66&lt;/item&gt;&lt;item&gt;67&lt;/item&gt;&lt;item&gt;68&lt;/item&gt;&lt;item&gt;69&lt;/item&gt;&lt;item&gt;71&lt;/item&gt;&lt;/record-ids&gt;&lt;/item&gt;&lt;/Libraries&gt;"/>
  </w:docVars>
  <w:rsids>
    <w:rsidRoot w:val="000F5F8E"/>
    <w:rsid w:val="00000761"/>
    <w:rsid w:val="000058C1"/>
    <w:rsid w:val="00007BE4"/>
    <w:rsid w:val="00010012"/>
    <w:rsid w:val="000140F2"/>
    <w:rsid w:val="0001540A"/>
    <w:rsid w:val="0002349F"/>
    <w:rsid w:val="00026B51"/>
    <w:rsid w:val="00031F52"/>
    <w:rsid w:val="0003271B"/>
    <w:rsid w:val="00044C75"/>
    <w:rsid w:val="00050D38"/>
    <w:rsid w:val="00051B9D"/>
    <w:rsid w:val="000555A7"/>
    <w:rsid w:val="00061F56"/>
    <w:rsid w:val="000679A3"/>
    <w:rsid w:val="000715A3"/>
    <w:rsid w:val="00073AB7"/>
    <w:rsid w:val="00073C1F"/>
    <w:rsid w:val="00076BE7"/>
    <w:rsid w:val="000825FD"/>
    <w:rsid w:val="000839AF"/>
    <w:rsid w:val="000839BA"/>
    <w:rsid w:val="00083C4A"/>
    <w:rsid w:val="0008532F"/>
    <w:rsid w:val="00085758"/>
    <w:rsid w:val="00087FBE"/>
    <w:rsid w:val="00091059"/>
    <w:rsid w:val="000924AA"/>
    <w:rsid w:val="00093595"/>
    <w:rsid w:val="00094DCD"/>
    <w:rsid w:val="00095F12"/>
    <w:rsid w:val="000A3859"/>
    <w:rsid w:val="000B57A4"/>
    <w:rsid w:val="000B6332"/>
    <w:rsid w:val="000B74AB"/>
    <w:rsid w:val="000C13D5"/>
    <w:rsid w:val="000C24E2"/>
    <w:rsid w:val="000C3BCA"/>
    <w:rsid w:val="000C6D02"/>
    <w:rsid w:val="000C7FD9"/>
    <w:rsid w:val="000D1207"/>
    <w:rsid w:val="000D2D04"/>
    <w:rsid w:val="000D2EC3"/>
    <w:rsid w:val="000D7CEC"/>
    <w:rsid w:val="000E3C27"/>
    <w:rsid w:val="000E507A"/>
    <w:rsid w:val="000E542A"/>
    <w:rsid w:val="000F2452"/>
    <w:rsid w:val="000F3B0E"/>
    <w:rsid w:val="000F5F8E"/>
    <w:rsid w:val="001014CB"/>
    <w:rsid w:val="00103DE6"/>
    <w:rsid w:val="00105AB3"/>
    <w:rsid w:val="00111486"/>
    <w:rsid w:val="00111717"/>
    <w:rsid w:val="00114DC8"/>
    <w:rsid w:val="00117875"/>
    <w:rsid w:val="00120952"/>
    <w:rsid w:val="00121748"/>
    <w:rsid w:val="00122D40"/>
    <w:rsid w:val="0012456E"/>
    <w:rsid w:val="001311A7"/>
    <w:rsid w:val="001362F8"/>
    <w:rsid w:val="00141575"/>
    <w:rsid w:val="0014452C"/>
    <w:rsid w:val="00147151"/>
    <w:rsid w:val="00154C40"/>
    <w:rsid w:val="00160751"/>
    <w:rsid w:val="00161A31"/>
    <w:rsid w:val="00162C39"/>
    <w:rsid w:val="0016320C"/>
    <w:rsid w:val="00175A35"/>
    <w:rsid w:val="00181CF0"/>
    <w:rsid w:val="0018254C"/>
    <w:rsid w:val="00182D2C"/>
    <w:rsid w:val="00183AC8"/>
    <w:rsid w:val="001875BA"/>
    <w:rsid w:val="001905FA"/>
    <w:rsid w:val="00191C9F"/>
    <w:rsid w:val="00194632"/>
    <w:rsid w:val="00195038"/>
    <w:rsid w:val="001966F9"/>
    <w:rsid w:val="00196AE3"/>
    <w:rsid w:val="001973A1"/>
    <w:rsid w:val="001A0C56"/>
    <w:rsid w:val="001A1619"/>
    <w:rsid w:val="001A1F06"/>
    <w:rsid w:val="001A238B"/>
    <w:rsid w:val="001A4C16"/>
    <w:rsid w:val="001A5F88"/>
    <w:rsid w:val="001A7B22"/>
    <w:rsid w:val="001B2299"/>
    <w:rsid w:val="001B33E2"/>
    <w:rsid w:val="001B59A4"/>
    <w:rsid w:val="001B7C6D"/>
    <w:rsid w:val="001B7FCB"/>
    <w:rsid w:val="001C4812"/>
    <w:rsid w:val="001D2633"/>
    <w:rsid w:val="001E487C"/>
    <w:rsid w:val="001E58E6"/>
    <w:rsid w:val="001F1A55"/>
    <w:rsid w:val="001F1DE6"/>
    <w:rsid w:val="001F2F7F"/>
    <w:rsid w:val="001F4D5D"/>
    <w:rsid w:val="001F67BD"/>
    <w:rsid w:val="00201E98"/>
    <w:rsid w:val="0020391B"/>
    <w:rsid w:val="00204648"/>
    <w:rsid w:val="00211A75"/>
    <w:rsid w:val="00214C54"/>
    <w:rsid w:val="002155C4"/>
    <w:rsid w:val="00216706"/>
    <w:rsid w:val="002204C3"/>
    <w:rsid w:val="002226E1"/>
    <w:rsid w:val="002239E9"/>
    <w:rsid w:val="002243B6"/>
    <w:rsid w:val="002264EB"/>
    <w:rsid w:val="00233F22"/>
    <w:rsid w:val="00234A1A"/>
    <w:rsid w:val="002357E5"/>
    <w:rsid w:val="00235934"/>
    <w:rsid w:val="00236B70"/>
    <w:rsid w:val="00241579"/>
    <w:rsid w:val="00241B41"/>
    <w:rsid w:val="002446F7"/>
    <w:rsid w:val="00245C70"/>
    <w:rsid w:val="00250F26"/>
    <w:rsid w:val="002512D4"/>
    <w:rsid w:val="002528E9"/>
    <w:rsid w:val="00254EB0"/>
    <w:rsid w:val="00257EC3"/>
    <w:rsid w:val="00265D40"/>
    <w:rsid w:val="00270CFB"/>
    <w:rsid w:val="00271408"/>
    <w:rsid w:val="00280403"/>
    <w:rsid w:val="002825A1"/>
    <w:rsid w:val="0028349D"/>
    <w:rsid w:val="002A0E4F"/>
    <w:rsid w:val="002A4545"/>
    <w:rsid w:val="002A4911"/>
    <w:rsid w:val="002B5AC7"/>
    <w:rsid w:val="002B7C91"/>
    <w:rsid w:val="002D1B6A"/>
    <w:rsid w:val="002D29D7"/>
    <w:rsid w:val="002D5305"/>
    <w:rsid w:val="002D70D0"/>
    <w:rsid w:val="002E4164"/>
    <w:rsid w:val="002E67D1"/>
    <w:rsid w:val="002E79D7"/>
    <w:rsid w:val="002F00ED"/>
    <w:rsid w:val="002F271D"/>
    <w:rsid w:val="002F3E0F"/>
    <w:rsid w:val="002F490F"/>
    <w:rsid w:val="003015D2"/>
    <w:rsid w:val="00303704"/>
    <w:rsid w:val="00303F07"/>
    <w:rsid w:val="003041CA"/>
    <w:rsid w:val="00304BE5"/>
    <w:rsid w:val="00315459"/>
    <w:rsid w:val="003154FC"/>
    <w:rsid w:val="00323FCB"/>
    <w:rsid w:val="00324F2E"/>
    <w:rsid w:val="00327967"/>
    <w:rsid w:val="00327C00"/>
    <w:rsid w:val="00327EE3"/>
    <w:rsid w:val="00331E2F"/>
    <w:rsid w:val="00332104"/>
    <w:rsid w:val="00333FEF"/>
    <w:rsid w:val="00337051"/>
    <w:rsid w:val="00340BE6"/>
    <w:rsid w:val="00340DD9"/>
    <w:rsid w:val="00341905"/>
    <w:rsid w:val="0034745A"/>
    <w:rsid w:val="0034747B"/>
    <w:rsid w:val="00350D5F"/>
    <w:rsid w:val="00350F04"/>
    <w:rsid w:val="00353E28"/>
    <w:rsid w:val="0035788C"/>
    <w:rsid w:val="00360647"/>
    <w:rsid w:val="00362F4C"/>
    <w:rsid w:val="00370D1D"/>
    <w:rsid w:val="0037104E"/>
    <w:rsid w:val="00373631"/>
    <w:rsid w:val="003758C4"/>
    <w:rsid w:val="00376BD9"/>
    <w:rsid w:val="00380391"/>
    <w:rsid w:val="00382EEB"/>
    <w:rsid w:val="003841F2"/>
    <w:rsid w:val="0038493E"/>
    <w:rsid w:val="003862C6"/>
    <w:rsid w:val="00394462"/>
    <w:rsid w:val="003977FB"/>
    <w:rsid w:val="003A52D5"/>
    <w:rsid w:val="003A6A1E"/>
    <w:rsid w:val="003B2A3B"/>
    <w:rsid w:val="003B58FB"/>
    <w:rsid w:val="003C259B"/>
    <w:rsid w:val="003C546C"/>
    <w:rsid w:val="003D553C"/>
    <w:rsid w:val="003E362D"/>
    <w:rsid w:val="003E383F"/>
    <w:rsid w:val="003E6252"/>
    <w:rsid w:val="003E78C4"/>
    <w:rsid w:val="003F0958"/>
    <w:rsid w:val="003F2CC8"/>
    <w:rsid w:val="004036E7"/>
    <w:rsid w:val="004064CF"/>
    <w:rsid w:val="00407DD0"/>
    <w:rsid w:val="0041246E"/>
    <w:rsid w:val="004178C2"/>
    <w:rsid w:val="00417DA6"/>
    <w:rsid w:val="00422C54"/>
    <w:rsid w:val="00423899"/>
    <w:rsid w:val="00427178"/>
    <w:rsid w:val="004275BE"/>
    <w:rsid w:val="00430A2B"/>
    <w:rsid w:val="00432202"/>
    <w:rsid w:val="00432E39"/>
    <w:rsid w:val="00440628"/>
    <w:rsid w:val="004407EC"/>
    <w:rsid w:val="0044192A"/>
    <w:rsid w:val="00442A53"/>
    <w:rsid w:val="0044636E"/>
    <w:rsid w:val="0045012B"/>
    <w:rsid w:val="004540D2"/>
    <w:rsid w:val="004602BB"/>
    <w:rsid w:val="00460F66"/>
    <w:rsid w:val="004668AA"/>
    <w:rsid w:val="00470C94"/>
    <w:rsid w:val="00473EE6"/>
    <w:rsid w:val="00476C4E"/>
    <w:rsid w:val="00480951"/>
    <w:rsid w:val="004816A2"/>
    <w:rsid w:val="00481AAC"/>
    <w:rsid w:val="004953CF"/>
    <w:rsid w:val="00495989"/>
    <w:rsid w:val="00495E10"/>
    <w:rsid w:val="0049646D"/>
    <w:rsid w:val="004A1056"/>
    <w:rsid w:val="004A4869"/>
    <w:rsid w:val="004A4C86"/>
    <w:rsid w:val="004A6CDC"/>
    <w:rsid w:val="004A7278"/>
    <w:rsid w:val="004B0EFF"/>
    <w:rsid w:val="004B0FC6"/>
    <w:rsid w:val="004B4D95"/>
    <w:rsid w:val="004B71B6"/>
    <w:rsid w:val="004C25E6"/>
    <w:rsid w:val="004C48D6"/>
    <w:rsid w:val="004C4F02"/>
    <w:rsid w:val="004C6C3A"/>
    <w:rsid w:val="004D2965"/>
    <w:rsid w:val="004D4718"/>
    <w:rsid w:val="004E0293"/>
    <w:rsid w:val="004E0BB1"/>
    <w:rsid w:val="004E1DDD"/>
    <w:rsid w:val="004E423A"/>
    <w:rsid w:val="004F0767"/>
    <w:rsid w:val="004F447E"/>
    <w:rsid w:val="004F610C"/>
    <w:rsid w:val="0050318E"/>
    <w:rsid w:val="005042AC"/>
    <w:rsid w:val="0050600D"/>
    <w:rsid w:val="0050600E"/>
    <w:rsid w:val="005068C5"/>
    <w:rsid w:val="00512033"/>
    <w:rsid w:val="00512B03"/>
    <w:rsid w:val="00514278"/>
    <w:rsid w:val="005148E2"/>
    <w:rsid w:val="00515AE8"/>
    <w:rsid w:val="0051614E"/>
    <w:rsid w:val="00516E0F"/>
    <w:rsid w:val="00524804"/>
    <w:rsid w:val="00525EB6"/>
    <w:rsid w:val="00530032"/>
    <w:rsid w:val="005344E5"/>
    <w:rsid w:val="00537785"/>
    <w:rsid w:val="00537B6C"/>
    <w:rsid w:val="0054073B"/>
    <w:rsid w:val="00541FBD"/>
    <w:rsid w:val="005428E7"/>
    <w:rsid w:val="005467AD"/>
    <w:rsid w:val="00546C1D"/>
    <w:rsid w:val="0055364C"/>
    <w:rsid w:val="00554A5C"/>
    <w:rsid w:val="0055509B"/>
    <w:rsid w:val="005569A6"/>
    <w:rsid w:val="005643DB"/>
    <w:rsid w:val="00570944"/>
    <w:rsid w:val="00570E2F"/>
    <w:rsid w:val="00572F41"/>
    <w:rsid w:val="00574997"/>
    <w:rsid w:val="00581770"/>
    <w:rsid w:val="005824B2"/>
    <w:rsid w:val="00590133"/>
    <w:rsid w:val="00592AD5"/>
    <w:rsid w:val="00594983"/>
    <w:rsid w:val="005A1EA1"/>
    <w:rsid w:val="005A3D9B"/>
    <w:rsid w:val="005A4B5E"/>
    <w:rsid w:val="005B1E13"/>
    <w:rsid w:val="005B22B0"/>
    <w:rsid w:val="005C40B1"/>
    <w:rsid w:val="005C4F2D"/>
    <w:rsid w:val="005C7BE5"/>
    <w:rsid w:val="005D67B4"/>
    <w:rsid w:val="005D68D6"/>
    <w:rsid w:val="005D6D99"/>
    <w:rsid w:val="005E0BF9"/>
    <w:rsid w:val="005E3FC1"/>
    <w:rsid w:val="005E4883"/>
    <w:rsid w:val="005E4916"/>
    <w:rsid w:val="005E74C3"/>
    <w:rsid w:val="005F013B"/>
    <w:rsid w:val="005F45C7"/>
    <w:rsid w:val="005F474E"/>
    <w:rsid w:val="006007B2"/>
    <w:rsid w:val="00602043"/>
    <w:rsid w:val="00602A42"/>
    <w:rsid w:val="00606D2D"/>
    <w:rsid w:val="00613749"/>
    <w:rsid w:val="0061443E"/>
    <w:rsid w:val="0061621E"/>
    <w:rsid w:val="00620C02"/>
    <w:rsid w:val="00624378"/>
    <w:rsid w:val="00625837"/>
    <w:rsid w:val="00625B48"/>
    <w:rsid w:val="00626292"/>
    <w:rsid w:val="00630A21"/>
    <w:rsid w:val="0063263E"/>
    <w:rsid w:val="00632B4A"/>
    <w:rsid w:val="00634552"/>
    <w:rsid w:val="00640EBF"/>
    <w:rsid w:val="00642181"/>
    <w:rsid w:val="006424ED"/>
    <w:rsid w:val="00645EA5"/>
    <w:rsid w:val="00651716"/>
    <w:rsid w:val="00651D45"/>
    <w:rsid w:val="00654DB0"/>
    <w:rsid w:val="0065701F"/>
    <w:rsid w:val="00661C81"/>
    <w:rsid w:val="00666F10"/>
    <w:rsid w:val="006719DB"/>
    <w:rsid w:val="006725EB"/>
    <w:rsid w:val="006823A2"/>
    <w:rsid w:val="00682951"/>
    <w:rsid w:val="00696CC4"/>
    <w:rsid w:val="006A0BC1"/>
    <w:rsid w:val="006A2E31"/>
    <w:rsid w:val="006A3B65"/>
    <w:rsid w:val="006A4A2D"/>
    <w:rsid w:val="006B0482"/>
    <w:rsid w:val="006B2258"/>
    <w:rsid w:val="006B3452"/>
    <w:rsid w:val="006B4462"/>
    <w:rsid w:val="006B7F2C"/>
    <w:rsid w:val="006C0F30"/>
    <w:rsid w:val="006C5D58"/>
    <w:rsid w:val="006D5CF2"/>
    <w:rsid w:val="006D6A53"/>
    <w:rsid w:val="006D6A78"/>
    <w:rsid w:val="006D770B"/>
    <w:rsid w:val="006E3A74"/>
    <w:rsid w:val="006E42CB"/>
    <w:rsid w:val="006F62CE"/>
    <w:rsid w:val="006F63C5"/>
    <w:rsid w:val="006F720E"/>
    <w:rsid w:val="006F7C2B"/>
    <w:rsid w:val="00701F72"/>
    <w:rsid w:val="007036C1"/>
    <w:rsid w:val="00711A1D"/>
    <w:rsid w:val="00715B88"/>
    <w:rsid w:val="00721D1B"/>
    <w:rsid w:val="00722043"/>
    <w:rsid w:val="00722FD2"/>
    <w:rsid w:val="00725014"/>
    <w:rsid w:val="00731741"/>
    <w:rsid w:val="00733AEF"/>
    <w:rsid w:val="00735D61"/>
    <w:rsid w:val="007361B8"/>
    <w:rsid w:val="007420F2"/>
    <w:rsid w:val="00743D18"/>
    <w:rsid w:val="00743F99"/>
    <w:rsid w:val="00744247"/>
    <w:rsid w:val="00744FD9"/>
    <w:rsid w:val="00747E92"/>
    <w:rsid w:val="0075341C"/>
    <w:rsid w:val="00753CC3"/>
    <w:rsid w:val="0075557C"/>
    <w:rsid w:val="00763E53"/>
    <w:rsid w:val="00764CFE"/>
    <w:rsid w:val="007703D7"/>
    <w:rsid w:val="00773AFD"/>
    <w:rsid w:val="00774E5E"/>
    <w:rsid w:val="00781BB2"/>
    <w:rsid w:val="00792A77"/>
    <w:rsid w:val="007960DE"/>
    <w:rsid w:val="0079685C"/>
    <w:rsid w:val="007A05B4"/>
    <w:rsid w:val="007B076C"/>
    <w:rsid w:val="007B34E8"/>
    <w:rsid w:val="007B44DC"/>
    <w:rsid w:val="007B5FF8"/>
    <w:rsid w:val="007B79C8"/>
    <w:rsid w:val="007C1ECD"/>
    <w:rsid w:val="007C3E62"/>
    <w:rsid w:val="007C668E"/>
    <w:rsid w:val="007D08D3"/>
    <w:rsid w:val="007D189B"/>
    <w:rsid w:val="007D3C17"/>
    <w:rsid w:val="007D6F0D"/>
    <w:rsid w:val="007E10EF"/>
    <w:rsid w:val="007E2409"/>
    <w:rsid w:val="007E6082"/>
    <w:rsid w:val="007F0EA8"/>
    <w:rsid w:val="007F2961"/>
    <w:rsid w:val="007F2E04"/>
    <w:rsid w:val="007F5C53"/>
    <w:rsid w:val="007F6669"/>
    <w:rsid w:val="008007CB"/>
    <w:rsid w:val="00800BDF"/>
    <w:rsid w:val="0080262E"/>
    <w:rsid w:val="00803A2F"/>
    <w:rsid w:val="00806BC8"/>
    <w:rsid w:val="00820249"/>
    <w:rsid w:val="00821A16"/>
    <w:rsid w:val="00824292"/>
    <w:rsid w:val="008245CF"/>
    <w:rsid w:val="00825022"/>
    <w:rsid w:val="0083207B"/>
    <w:rsid w:val="00835BFE"/>
    <w:rsid w:val="00845BA2"/>
    <w:rsid w:val="00847068"/>
    <w:rsid w:val="00847D37"/>
    <w:rsid w:val="00847E07"/>
    <w:rsid w:val="0085038F"/>
    <w:rsid w:val="0085292A"/>
    <w:rsid w:val="0085430D"/>
    <w:rsid w:val="00860308"/>
    <w:rsid w:val="008609BA"/>
    <w:rsid w:val="00872FCE"/>
    <w:rsid w:val="00873D59"/>
    <w:rsid w:val="00874A9D"/>
    <w:rsid w:val="00874FA3"/>
    <w:rsid w:val="00877A7F"/>
    <w:rsid w:val="00880D9C"/>
    <w:rsid w:val="008826A0"/>
    <w:rsid w:val="00883422"/>
    <w:rsid w:val="00884C42"/>
    <w:rsid w:val="00885FB0"/>
    <w:rsid w:val="00890FDC"/>
    <w:rsid w:val="00891956"/>
    <w:rsid w:val="00891BAD"/>
    <w:rsid w:val="00893C7C"/>
    <w:rsid w:val="0089700F"/>
    <w:rsid w:val="008A07EB"/>
    <w:rsid w:val="008A0DA9"/>
    <w:rsid w:val="008A3B5E"/>
    <w:rsid w:val="008A6E23"/>
    <w:rsid w:val="008B2763"/>
    <w:rsid w:val="008B53FE"/>
    <w:rsid w:val="008B734C"/>
    <w:rsid w:val="008C6399"/>
    <w:rsid w:val="008D24CE"/>
    <w:rsid w:val="008D4804"/>
    <w:rsid w:val="008E1C4D"/>
    <w:rsid w:val="008E3003"/>
    <w:rsid w:val="008E3DBE"/>
    <w:rsid w:val="008E4FCF"/>
    <w:rsid w:val="008E586E"/>
    <w:rsid w:val="008E7ABE"/>
    <w:rsid w:val="008F2AEF"/>
    <w:rsid w:val="008F4091"/>
    <w:rsid w:val="008F5E37"/>
    <w:rsid w:val="008F65F3"/>
    <w:rsid w:val="00900A5F"/>
    <w:rsid w:val="00901BF1"/>
    <w:rsid w:val="00905B05"/>
    <w:rsid w:val="0091292C"/>
    <w:rsid w:val="0091444A"/>
    <w:rsid w:val="00916D6E"/>
    <w:rsid w:val="009275CC"/>
    <w:rsid w:val="00930B5E"/>
    <w:rsid w:val="00932DC2"/>
    <w:rsid w:val="009339D1"/>
    <w:rsid w:val="00941062"/>
    <w:rsid w:val="0094490B"/>
    <w:rsid w:val="00944F81"/>
    <w:rsid w:val="00951798"/>
    <w:rsid w:val="009519C2"/>
    <w:rsid w:val="009541D3"/>
    <w:rsid w:val="0095496A"/>
    <w:rsid w:val="009632B3"/>
    <w:rsid w:val="00966EC0"/>
    <w:rsid w:val="00973685"/>
    <w:rsid w:val="00975E1B"/>
    <w:rsid w:val="00976FA5"/>
    <w:rsid w:val="0098023B"/>
    <w:rsid w:val="0098757B"/>
    <w:rsid w:val="00991A2C"/>
    <w:rsid w:val="00993D96"/>
    <w:rsid w:val="00993E3A"/>
    <w:rsid w:val="00997C6C"/>
    <w:rsid w:val="009A09E2"/>
    <w:rsid w:val="009A35E3"/>
    <w:rsid w:val="009A5698"/>
    <w:rsid w:val="009B58A9"/>
    <w:rsid w:val="009B5B8D"/>
    <w:rsid w:val="009B6C2C"/>
    <w:rsid w:val="009B7DA4"/>
    <w:rsid w:val="009C51CE"/>
    <w:rsid w:val="009D2F34"/>
    <w:rsid w:val="009D3C80"/>
    <w:rsid w:val="009E32A4"/>
    <w:rsid w:val="009F2D41"/>
    <w:rsid w:val="009F383F"/>
    <w:rsid w:val="009F3CBC"/>
    <w:rsid w:val="009F510E"/>
    <w:rsid w:val="009F619D"/>
    <w:rsid w:val="009F703A"/>
    <w:rsid w:val="00A0145B"/>
    <w:rsid w:val="00A06947"/>
    <w:rsid w:val="00A0697D"/>
    <w:rsid w:val="00A10B80"/>
    <w:rsid w:val="00A16055"/>
    <w:rsid w:val="00A1636E"/>
    <w:rsid w:val="00A21D16"/>
    <w:rsid w:val="00A231E8"/>
    <w:rsid w:val="00A23771"/>
    <w:rsid w:val="00A24A65"/>
    <w:rsid w:val="00A2605F"/>
    <w:rsid w:val="00A34D5E"/>
    <w:rsid w:val="00A35CD6"/>
    <w:rsid w:val="00A37014"/>
    <w:rsid w:val="00A4452F"/>
    <w:rsid w:val="00A45EDE"/>
    <w:rsid w:val="00A464C1"/>
    <w:rsid w:val="00A500BA"/>
    <w:rsid w:val="00A535E4"/>
    <w:rsid w:val="00A544CE"/>
    <w:rsid w:val="00A60FB3"/>
    <w:rsid w:val="00A61269"/>
    <w:rsid w:val="00A62945"/>
    <w:rsid w:val="00A70663"/>
    <w:rsid w:val="00A73996"/>
    <w:rsid w:val="00A75604"/>
    <w:rsid w:val="00A75DF0"/>
    <w:rsid w:val="00A77AB0"/>
    <w:rsid w:val="00A80B76"/>
    <w:rsid w:val="00A84000"/>
    <w:rsid w:val="00A86128"/>
    <w:rsid w:val="00A92C16"/>
    <w:rsid w:val="00A93565"/>
    <w:rsid w:val="00A951A8"/>
    <w:rsid w:val="00A965E6"/>
    <w:rsid w:val="00A9772D"/>
    <w:rsid w:val="00AA22A3"/>
    <w:rsid w:val="00AA6727"/>
    <w:rsid w:val="00AB0B1B"/>
    <w:rsid w:val="00AB11BF"/>
    <w:rsid w:val="00AB33FD"/>
    <w:rsid w:val="00AB593C"/>
    <w:rsid w:val="00AC155B"/>
    <w:rsid w:val="00AC2591"/>
    <w:rsid w:val="00AC4665"/>
    <w:rsid w:val="00AC56AD"/>
    <w:rsid w:val="00AD0D2A"/>
    <w:rsid w:val="00AD4793"/>
    <w:rsid w:val="00AD7001"/>
    <w:rsid w:val="00AE38BC"/>
    <w:rsid w:val="00AE609C"/>
    <w:rsid w:val="00AE6184"/>
    <w:rsid w:val="00AE6F48"/>
    <w:rsid w:val="00AF2221"/>
    <w:rsid w:val="00AF4453"/>
    <w:rsid w:val="00AF4F8A"/>
    <w:rsid w:val="00AF645A"/>
    <w:rsid w:val="00AF653F"/>
    <w:rsid w:val="00AF6DDA"/>
    <w:rsid w:val="00B01B5E"/>
    <w:rsid w:val="00B01EFA"/>
    <w:rsid w:val="00B030AD"/>
    <w:rsid w:val="00B03C35"/>
    <w:rsid w:val="00B04CF0"/>
    <w:rsid w:val="00B04D93"/>
    <w:rsid w:val="00B0716D"/>
    <w:rsid w:val="00B201E3"/>
    <w:rsid w:val="00B21E17"/>
    <w:rsid w:val="00B2391B"/>
    <w:rsid w:val="00B24DAD"/>
    <w:rsid w:val="00B2508D"/>
    <w:rsid w:val="00B26C38"/>
    <w:rsid w:val="00B3164D"/>
    <w:rsid w:val="00B37A5F"/>
    <w:rsid w:val="00B37EFF"/>
    <w:rsid w:val="00B41830"/>
    <w:rsid w:val="00B4198C"/>
    <w:rsid w:val="00B439BF"/>
    <w:rsid w:val="00B47DB8"/>
    <w:rsid w:val="00B50762"/>
    <w:rsid w:val="00B515AA"/>
    <w:rsid w:val="00B52E82"/>
    <w:rsid w:val="00B603A6"/>
    <w:rsid w:val="00B7277A"/>
    <w:rsid w:val="00B819CE"/>
    <w:rsid w:val="00B82B9F"/>
    <w:rsid w:val="00B87DFF"/>
    <w:rsid w:val="00B908BB"/>
    <w:rsid w:val="00B936B0"/>
    <w:rsid w:val="00B951E2"/>
    <w:rsid w:val="00BA03FC"/>
    <w:rsid w:val="00BA26CD"/>
    <w:rsid w:val="00BA44FB"/>
    <w:rsid w:val="00BA491B"/>
    <w:rsid w:val="00BA4B9B"/>
    <w:rsid w:val="00BA4E8C"/>
    <w:rsid w:val="00BA5353"/>
    <w:rsid w:val="00BA5379"/>
    <w:rsid w:val="00BA56CB"/>
    <w:rsid w:val="00BB02DD"/>
    <w:rsid w:val="00BB472E"/>
    <w:rsid w:val="00BB6336"/>
    <w:rsid w:val="00BC0BB1"/>
    <w:rsid w:val="00BC136F"/>
    <w:rsid w:val="00BC30CE"/>
    <w:rsid w:val="00BC340D"/>
    <w:rsid w:val="00BC460F"/>
    <w:rsid w:val="00BC495E"/>
    <w:rsid w:val="00BD0B80"/>
    <w:rsid w:val="00BD1552"/>
    <w:rsid w:val="00BD3F86"/>
    <w:rsid w:val="00BD43AA"/>
    <w:rsid w:val="00BD6672"/>
    <w:rsid w:val="00BD6A8B"/>
    <w:rsid w:val="00BE1285"/>
    <w:rsid w:val="00BF2488"/>
    <w:rsid w:val="00BF7C9F"/>
    <w:rsid w:val="00C02B92"/>
    <w:rsid w:val="00C04528"/>
    <w:rsid w:val="00C11FEE"/>
    <w:rsid w:val="00C12F60"/>
    <w:rsid w:val="00C138A7"/>
    <w:rsid w:val="00C13A4C"/>
    <w:rsid w:val="00C13B13"/>
    <w:rsid w:val="00C14B72"/>
    <w:rsid w:val="00C14F13"/>
    <w:rsid w:val="00C16501"/>
    <w:rsid w:val="00C23285"/>
    <w:rsid w:val="00C258C3"/>
    <w:rsid w:val="00C278DA"/>
    <w:rsid w:val="00C30FA5"/>
    <w:rsid w:val="00C33149"/>
    <w:rsid w:val="00C34F8D"/>
    <w:rsid w:val="00C360AC"/>
    <w:rsid w:val="00C37AB4"/>
    <w:rsid w:val="00C41EFB"/>
    <w:rsid w:val="00C43F5A"/>
    <w:rsid w:val="00C44072"/>
    <w:rsid w:val="00C441C5"/>
    <w:rsid w:val="00C44CEE"/>
    <w:rsid w:val="00C45145"/>
    <w:rsid w:val="00C52231"/>
    <w:rsid w:val="00C57C5B"/>
    <w:rsid w:val="00C614BE"/>
    <w:rsid w:val="00C65327"/>
    <w:rsid w:val="00C669AA"/>
    <w:rsid w:val="00C72BAD"/>
    <w:rsid w:val="00C76963"/>
    <w:rsid w:val="00C80F4A"/>
    <w:rsid w:val="00C83549"/>
    <w:rsid w:val="00C83DD5"/>
    <w:rsid w:val="00C849CE"/>
    <w:rsid w:val="00C86863"/>
    <w:rsid w:val="00C90979"/>
    <w:rsid w:val="00C90D03"/>
    <w:rsid w:val="00C94D52"/>
    <w:rsid w:val="00CA1008"/>
    <w:rsid w:val="00CA2D19"/>
    <w:rsid w:val="00CA7335"/>
    <w:rsid w:val="00CC080E"/>
    <w:rsid w:val="00CC61FF"/>
    <w:rsid w:val="00CC6A59"/>
    <w:rsid w:val="00CD3EF4"/>
    <w:rsid w:val="00CD738B"/>
    <w:rsid w:val="00CE350F"/>
    <w:rsid w:val="00CE56BF"/>
    <w:rsid w:val="00CE6D72"/>
    <w:rsid w:val="00CE798E"/>
    <w:rsid w:val="00CF0159"/>
    <w:rsid w:val="00CF0B6E"/>
    <w:rsid w:val="00CF0C41"/>
    <w:rsid w:val="00CF168E"/>
    <w:rsid w:val="00CF1778"/>
    <w:rsid w:val="00CF3CDA"/>
    <w:rsid w:val="00CF5CFC"/>
    <w:rsid w:val="00CF7269"/>
    <w:rsid w:val="00CF79F5"/>
    <w:rsid w:val="00D0053D"/>
    <w:rsid w:val="00D0206A"/>
    <w:rsid w:val="00D03A2A"/>
    <w:rsid w:val="00D153DC"/>
    <w:rsid w:val="00D31FDA"/>
    <w:rsid w:val="00D34721"/>
    <w:rsid w:val="00D3541E"/>
    <w:rsid w:val="00D40C73"/>
    <w:rsid w:val="00D423CA"/>
    <w:rsid w:val="00D510DD"/>
    <w:rsid w:val="00D51AA8"/>
    <w:rsid w:val="00D51B77"/>
    <w:rsid w:val="00D53458"/>
    <w:rsid w:val="00D638C7"/>
    <w:rsid w:val="00D71BBF"/>
    <w:rsid w:val="00D72AAE"/>
    <w:rsid w:val="00D730B1"/>
    <w:rsid w:val="00D81602"/>
    <w:rsid w:val="00D81A3D"/>
    <w:rsid w:val="00D81E07"/>
    <w:rsid w:val="00D82141"/>
    <w:rsid w:val="00D942B3"/>
    <w:rsid w:val="00DA02C3"/>
    <w:rsid w:val="00DA74AF"/>
    <w:rsid w:val="00DB09C5"/>
    <w:rsid w:val="00DB69A3"/>
    <w:rsid w:val="00DC27E6"/>
    <w:rsid w:val="00DD1326"/>
    <w:rsid w:val="00DD1875"/>
    <w:rsid w:val="00DD1D2C"/>
    <w:rsid w:val="00DD233C"/>
    <w:rsid w:val="00DD2AC4"/>
    <w:rsid w:val="00DD3DFB"/>
    <w:rsid w:val="00DD4D5A"/>
    <w:rsid w:val="00DE002A"/>
    <w:rsid w:val="00DE1D8A"/>
    <w:rsid w:val="00DE23F6"/>
    <w:rsid w:val="00DE564C"/>
    <w:rsid w:val="00DE723C"/>
    <w:rsid w:val="00DF0872"/>
    <w:rsid w:val="00DF1A47"/>
    <w:rsid w:val="00DF4687"/>
    <w:rsid w:val="00E04BE3"/>
    <w:rsid w:val="00E063E4"/>
    <w:rsid w:val="00E0644D"/>
    <w:rsid w:val="00E11A4B"/>
    <w:rsid w:val="00E11CA7"/>
    <w:rsid w:val="00E13D09"/>
    <w:rsid w:val="00E158CB"/>
    <w:rsid w:val="00E1608D"/>
    <w:rsid w:val="00E2228B"/>
    <w:rsid w:val="00E22760"/>
    <w:rsid w:val="00E22B10"/>
    <w:rsid w:val="00E22D89"/>
    <w:rsid w:val="00E24C5F"/>
    <w:rsid w:val="00E32A66"/>
    <w:rsid w:val="00E340C1"/>
    <w:rsid w:val="00E3586F"/>
    <w:rsid w:val="00E35B62"/>
    <w:rsid w:val="00E35CAB"/>
    <w:rsid w:val="00E54C47"/>
    <w:rsid w:val="00E552F9"/>
    <w:rsid w:val="00E5740F"/>
    <w:rsid w:val="00E67A22"/>
    <w:rsid w:val="00E70A64"/>
    <w:rsid w:val="00E71089"/>
    <w:rsid w:val="00E72145"/>
    <w:rsid w:val="00E73FAE"/>
    <w:rsid w:val="00E77609"/>
    <w:rsid w:val="00E80391"/>
    <w:rsid w:val="00E811CD"/>
    <w:rsid w:val="00E82815"/>
    <w:rsid w:val="00E82C3F"/>
    <w:rsid w:val="00E85919"/>
    <w:rsid w:val="00E918A0"/>
    <w:rsid w:val="00E9638B"/>
    <w:rsid w:val="00E9698F"/>
    <w:rsid w:val="00EA138E"/>
    <w:rsid w:val="00EA141A"/>
    <w:rsid w:val="00EA184D"/>
    <w:rsid w:val="00EA2313"/>
    <w:rsid w:val="00EA66AD"/>
    <w:rsid w:val="00EB0B52"/>
    <w:rsid w:val="00EB23E8"/>
    <w:rsid w:val="00EB40E8"/>
    <w:rsid w:val="00EB6356"/>
    <w:rsid w:val="00EB7075"/>
    <w:rsid w:val="00EC3265"/>
    <w:rsid w:val="00EC4647"/>
    <w:rsid w:val="00ED255D"/>
    <w:rsid w:val="00ED3BF9"/>
    <w:rsid w:val="00ED6161"/>
    <w:rsid w:val="00ED646C"/>
    <w:rsid w:val="00EE0723"/>
    <w:rsid w:val="00EF70EE"/>
    <w:rsid w:val="00F01177"/>
    <w:rsid w:val="00F01187"/>
    <w:rsid w:val="00F07FC7"/>
    <w:rsid w:val="00F10F62"/>
    <w:rsid w:val="00F142E4"/>
    <w:rsid w:val="00F14AF7"/>
    <w:rsid w:val="00F1782C"/>
    <w:rsid w:val="00F2162C"/>
    <w:rsid w:val="00F22C2C"/>
    <w:rsid w:val="00F238A7"/>
    <w:rsid w:val="00F25218"/>
    <w:rsid w:val="00F304F2"/>
    <w:rsid w:val="00F31D00"/>
    <w:rsid w:val="00F31F57"/>
    <w:rsid w:val="00F3287C"/>
    <w:rsid w:val="00F33339"/>
    <w:rsid w:val="00F41128"/>
    <w:rsid w:val="00F41373"/>
    <w:rsid w:val="00F4139F"/>
    <w:rsid w:val="00F41DD8"/>
    <w:rsid w:val="00F450DE"/>
    <w:rsid w:val="00F47A31"/>
    <w:rsid w:val="00F52878"/>
    <w:rsid w:val="00F53772"/>
    <w:rsid w:val="00F54548"/>
    <w:rsid w:val="00F61671"/>
    <w:rsid w:val="00F70990"/>
    <w:rsid w:val="00F71EA3"/>
    <w:rsid w:val="00F72A94"/>
    <w:rsid w:val="00F81144"/>
    <w:rsid w:val="00F82D36"/>
    <w:rsid w:val="00F82F09"/>
    <w:rsid w:val="00F84EC6"/>
    <w:rsid w:val="00F91EAF"/>
    <w:rsid w:val="00F97DD9"/>
    <w:rsid w:val="00FA2E2E"/>
    <w:rsid w:val="00FA354B"/>
    <w:rsid w:val="00FA64A5"/>
    <w:rsid w:val="00FB3AD6"/>
    <w:rsid w:val="00FC0DE5"/>
    <w:rsid w:val="00FC4009"/>
    <w:rsid w:val="00FC47C3"/>
    <w:rsid w:val="00FC64D8"/>
    <w:rsid w:val="00FC6649"/>
    <w:rsid w:val="00FD2D7B"/>
    <w:rsid w:val="00FD3A84"/>
    <w:rsid w:val="00FD648A"/>
    <w:rsid w:val="00FE00A6"/>
    <w:rsid w:val="00FE3C56"/>
    <w:rsid w:val="00FE3C5F"/>
    <w:rsid w:val="00FE77F1"/>
    <w:rsid w:val="00FF09AD"/>
    <w:rsid w:val="00FF17FC"/>
    <w:rsid w:val="00FF45B0"/>
    <w:rsid w:val="00FF76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7D5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val="0"/>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val="0"/>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45.wmf"/><Relationship Id="rId1827" Type="http://schemas.openxmlformats.org/officeDocument/2006/relationships/oleObject" Target="embeddings/oleObject898.bin"/><Relationship Id="rId21" Type="http://schemas.openxmlformats.org/officeDocument/2006/relationships/hyperlink" Target="http://mrl.sci.utah.edu/software/preview" TargetMode="External"/><Relationship Id="rId170" Type="http://schemas.openxmlformats.org/officeDocument/2006/relationships/image" Target="media/image72.wmf"/><Relationship Id="rId268" Type="http://schemas.openxmlformats.org/officeDocument/2006/relationships/image" Target="media/image121.wmf"/><Relationship Id="rId475" Type="http://schemas.openxmlformats.org/officeDocument/2006/relationships/image" Target="media/image225.wmf"/><Relationship Id="rId682" Type="http://schemas.openxmlformats.org/officeDocument/2006/relationships/oleObject" Target="embeddings/oleObject325.bin"/><Relationship Id="rId128" Type="http://schemas.openxmlformats.org/officeDocument/2006/relationships/oleObject" Target="embeddings/oleObject49.bin"/><Relationship Id="rId335" Type="http://schemas.openxmlformats.org/officeDocument/2006/relationships/oleObject" Target="embeddings/oleObject152.bin"/><Relationship Id="rId542" Type="http://schemas.openxmlformats.org/officeDocument/2006/relationships/oleObject" Target="embeddings/oleObject255.bin"/><Relationship Id="rId987" Type="http://schemas.openxmlformats.org/officeDocument/2006/relationships/oleObject" Target="embeddings/oleObject477.bin"/><Relationship Id="rId1172" Type="http://schemas.openxmlformats.org/officeDocument/2006/relationships/oleObject" Target="embeddings/oleObject569.bin"/><Relationship Id="rId402" Type="http://schemas.openxmlformats.org/officeDocument/2006/relationships/image" Target="media/image188.wmf"/><Relationship Id="rId847" Type="http://schemas.openxmlformats.org/officeDocument/2006/relationships/image" Target="media/image411.wmf"/><Relationship Id="rId1032" Type="http://schemas.openxmlformats.org/officeDocument/2006/relationships/image" Target="media/image503.wmf"/><Relationship Id="rId1477" Type="http://schemas.openxmlformats.org/officeDocument/2006/relationships/oleObject" Target="embeddings/oleObject723.bin"/><Relationship Id="rId1684" Type="http://schemas.openxmlformats.org/officeDocument/2006/relationships/image" Target="media/image826.wmf"/><Relationship Id="rId1891" Type="http://schemas.openxmlformats.org/officeDocument/2006/relationships/oleObject" Target="embeddings/oleObject930.bin"/><Relationship Id="rId707" Type="http://schemas.openxmlformats.org/officeDocument/2006/relationships/image" Target="media/image341.wmf"/><Relationship Id="rId914" Type="http://schemas.openxmlformats.org/officeDocument/2006/relationships/oleObject" Target="embeddings/oleObject441.bin"/><Relationship Id="rId1337" Type="http://schemas.openxmlformats.org/officeDocument/2006/relationships/image" Target="media/image655.wmf"/><Relationship Id="rId1544" Type="http://schemas.openxmlformats.org/officeDocument/2006/relationships/image" Target="media/image756.wmf"/><Relationship Id="rId1751" Type="http://schemas.openxmlformats.org/officeDocument/2006/relationships/oleObject" Target="embeddings/oleObject860.bin"/><Relationship Id="rId43" Type="http://schemas.openxmlformats.org/officeDocument/2006/relationships/image" Target="media/image10.wmf"/><Relationship Id="rId1404" Type="http://schemas.openxmlformats.org/officeDocument/2006/relationships/oleObject" Target="embeddings/oleObject687.bin"/><Relationship Id="rId1611" Type="http://schemas.openxmlformats.org/officeDocument/2006/relationships/oleObject" Target="embeddings/oleObject790.bin"/><Relationship Id="rId1849" Type="http://schemas.openxmlformats.org/officeDocument/2006/relationships/oleObject" Target="embeddings/oleObject909.bin"/><Relationship Id="rId192" Type="http://schemas.openxmlformats.org/officeDocument/2006/relationships/image" Target="media/image83.wmf"/><Relationship Id="rId1709" Type="http://schemas.openxmlformats.org/officeDocument/2006/relationships/oleObject" Target="embeddings/oleObject839.bin"/><Relationship Id="rId1916" Type="http://schemas.openxmlformats.org/officeDocument/2006/relationships/image" Target="media/image942.wmf"/><Relationship Id="rId497" Type="http://schemas.openxmlformats.org/officeDocument/2006/relationships/image" Target="media/image236.wmf"/><Relationship Id="rId357" Type="http://schemas.openxmlformats.org/officeDocument/2006/relationships/oleObject" Target="embeddings/oleObject163.bin"/><Relationship Id="rId1194" Type="http://schemas.openxmlformats.org/officeDocument/2006/relationships/oleObject" Target="embeddings/oleObject580.bin"/><Relationship Id="rId217" Type="http://schemas.openxmlformats.org/officeDocument/2006/relationships/oleObject" Target="embeddings/oleObject93.bin"/><Relationship Id="rId564" Type="http://schemas.openxmlformats.org/officeDocument/2006/relationships/oleObject" Target="embeddings/oleObject266.bin"/><Relationship Id="rId771" Type="http://schemas.openxmlformats.org/officeDocument/2006/relationships/image" Target="media/image373.wmf"/><Relationship Id="rId869" Type="http://schemas.openxmlformats.org/officeDocument/2006/relationships/image" Target="media/image422.wmf"/><Relationship Id="rId1499" Type="http://schemas.openxmlformats.org/officeDocument/2006/relationships/oleObject" Target="embeddings/oleObject734.bin"/><Relationship Id="rId424" Type="http://schemas.openxmlformats.org/officeDocument/2006/relationships/image" Target="media/image199.wmf"/><Relationship Id="rId631" Type="http://schemas.openxmlformats.org/officeDocument/2006/relationships/image" Target="media/image303.wmf"/><Relationship Id="rId729" Type="http://schemas.openxmlformats.org/officeDocument/2006/relationships/image" Target="media/image352.wmf"/><Relationship Id="rId1054" Type="http://schemas.openxmlformats.org/officeDocument/2006/relationships/image" Target="media/image514.wmf"/><Relationship Id="rId1261" Type="http://schemas.openxmlformats.org/officeDocument/2006/relationships/image" Target="media/image617.wmf"/><Relationship Id="rId1359" Type="http://schemas.openxmlformats.org/officeDocument/2006/relationships/image" Target="media/image666.wmf"/><Relationship Id="rId936" Type="http://schemas.openxmlformats.org/officeDocument/2006/relationships/image" Target="media/image455.wmf"/><Relationship Id="rId1121" Type="http://schemas.openxmlformats.org/officeDocument/2006/relationships/image" Target="media/image547.wmf"/><Relationship Id="rId1219" Type="http://schemas.openxmlformats.org/officeDocument/2006/relationships/image" Target="media/image596.wmf"/><Relationship Id="rId1566" Type="http://schemas.openxmlformats.org/officeDocument/2006/relationships/image" Target="media/image767.wmf"/><Relationship Id="rId1773" Type="http://schemas.openxmlformats.org/officeDocument/2006/relationships/oleObject" Target="embeddings/oleObject871.bin"/><Relationship Id="rId65" Type="http://schemas.openxmlformats.org/officeDocument/2006/relationships/oleObject" Target="embeddings/oleObject18.bin"/><Relationship Id="rId1426" Type="http://schemas.openxmlformats.org/officeDocument/2006/relationships/image" Target="media/image697.wmf"/><Relationship Id="rId1633" Type="http://schemas.openxmlformats.org/officeDocument/2006/relationships/oleObject" Target="embeddings/oleObject801.bin"/><Relationship Id="rId1840" Type="http://schemas.openxmlformats.org/officeDocument/2006/relationships/image" Target="media/image904.wmf"/><Relationship Id="rId1700" Type="http://schemas.openxmlformats.org/officeDocument/2006/relationships/image" Target="media/image834.wmf"/><Relationship Id="rId281" Type="http://schemas.openxmlformats.org/officeDocument/2006/relationships/oleObject" Target="embeddings/oleObject125.bin"/><Relationship Id="rId141" Type="http://schemas.openxmlformats.org/officeDocument/2006/relationships/oleObject" Target="embeddings/oleObject55.bin"/><Relationship Id="rId379" Type="http://schemas.openxmlformats.org/officeDocument/2006/relationships/oleObject" Target="embeddings/oleObject174.bin"/><Relationship Id="rId586" Type="http://schemas.openxmlformats.org/officeDocument/2006/relationships/oleObject" Target="embeddings/oleObject277.bin"/><Relationship Id="rId793" Type="http://schemas.openxmlformats.org/officeDocument/2006/relationships/image" Target="media/image384.wmf"/><Relationship Id="rId7" Type="http://schemas.openxmlformats.org/officeDocument/2006/relationships/footnotes" Target="footnotes.xml"/><Relationship Id="rId239" Type="http://schemas.openxmlformats.org/officeDocument/2006/relationships/oleObject" Target="embeddings/oleObject104.bin"/><Relationship Id="rId446" Type="http://schemas.openxmlformats.org/officeDocument/2006/relationships/oleObject" Target="embeddings/oleObject207.bin"/><Relationship Id="rId653" Type="http://schemas.openxmlformats.org/officeDocument/2006/relationships/image" Target="media/image314.wmf"/><Relationship Id="rId1076" Type="http://schemas.openxmlformats.org/officeDocument/2006/relationships/image" Target="media/image525.wmf"/><Relationship Id="rId1283" Type="http://schemas.openxmlformats.org/officeDocument/2006/relationships/image" Target="media/image628.wmf"/><Relationship Id="rId1490" Type="http://schemas.openxmlformats.org/officeDocument/2006/relationships/image" Target="media/image729.wmf"/><Relationship Id="rId306" Type="http://schemas.openxmlformats.org/officeDocument/2006/relationships/image" Target="media/image140.wmf"/><Relationship Id="rId860" Type="http://schemas.openxmlformats.org/officeDocument/2006/relationships/oleObject" Target="embeddings/oleObject414.bin"/><Relationship Id="rId958" Type="http://schemas.openxmlformats.org/officeDocument/2006/relationships/image" Target="media/image466.wmf"/><Relationship Id="rId1143" Type="http://schemas.openxmlformats.org/officeDocument/2006/relationships/image" Target="media/image558.wmf"/><Relationship Id="rId1588" Type="http://schemas.openxmlformats.org/officeDocument/2006/relationships/image" Target="media/image778.wmf"/><Relationship Id="rId1795" Type="http://schemas.openxmlformats.org/officeDocument/2006/relationships/oleObject" Target="embeddings/oleObject882.bin"/><Relationship Id="rId87" Type="http://schemas.openxmlformats.org/officeDocument/2006/relationships/oleObject" Target="embeddings/oleObject29.bin"/><Relationship Id="rId513" Type="http://schemas.openxmlformats.org/officeDocument/2006/relationships/image" Target="media/image244.wmf"/><Relationship Id="rId720" Type="http://schemas.openxmlformats.org/officeDocument/2006/relationships/oleObject" Target="embeddings/oleObject344.bin"/><Relationship Id="rId818" Type="http://schemas.openxmlformats.org/officeDocument/2006/relationships/oleObject" Target="embeddings/oleObject393.bin"/><Relationship Id="rId1350" Type="http://schemas.openxmlformats.org/officeDocument/2006/relationships/oleObject" Target="embeddings/oleObject658.bin"/><Relationship Id="rId1448" Type="http://schemas.openxmlformats.org/officeDocument/2006/relationships/image" Target="media/image708.wmf"/><Relationship Id="rId1655" Type="http://schemas.openxmlformats.org/officeDocument/2006/relationships/oleObject" Target="embeddings/oleObject812.bin"/><Relationship Id="rId1003" Type="http://schemas.openxmlformats.org/officeDocument/2006/relationships/oleObject" Target="embeddings/oleObject485.bin"/><Relationship Id="rId1210" Type="http://schemas.openxmlformats.org/officeDocument/2006/relationships/oleObject" Target="embeddings/oleObject588.bin"/><Relationship Id="rId1308" Type="http://schemas.openxmlformats.org/officeDocument/2006/relationships/oleObject" Target="embeddings/oleObject637.bin"/><Relationship Id="rId1862" Type="http://schemas.openxmlformats.org/officeDocument/2006/relationships/image" Target="media/image915.wmf"/><Relationship Id="rId1515" Type="http://schemas.openxmlformats.org/officeDocument/2006/relationships/oleObject" Target="embeddings/oleObject742.bin"/><Relationship Id="rId1722" Type="http://schemas.openxmlformats.org/officeDocument/2006/relationships/image" Target="media/image845.wmf"/><Relationship Id="rId14" Type="http://schemas.openxmlformats.org/officeDocument/2006/relationships/hyperlink" Target="http://mrl.sci.utah.edu/" TargetMode="External"/><Relationship Id="rId163" Type="http://schemas.openxmlformats.org/officeDocument/2006/relationships/oleObject" Target="embeddings/oleObject66.bin"/><Relationship Id="rId370" Type="http://schemas.openxmlformats.org/officeDocument/2006/relationships/image" Target="media/image172.wmf"/><Relationship Id="rId230" Type="http://schemas.openxmlformats.org/officeDocument/2006/relationships/image" Target="media/image102.wmf"/><Relationship Id="rId468" Type="http://schemas.openxmlformats.org/officeDocument/2006/relationships/oleObject" Target="embeddings/oleObject218.bin"/><Relationship Id="rId675" Type="http://schemas.openxmlformats.org/officeDocument/2006/relationships/image" Target="media/image325.wmf"/><Relationship Id="rId882" Type="http://schemas.openxmlformats.org/officeDocument/2006/relationships/oleObject" Target="embeddings/oleObject425.bin"/><Relationship Id="rId1098" Type="http://schemas.openxmlformats.org/officeDocument/2006/relationships/image" Target="media/image536.wmf"/><Relationship Id="rId328" Type="http://schemas.openxmlformats.org/officeDocument/2006/relationships/image" Target="media/image151.wmf"/><Relationship Id="rId535" Type="http://schemas.openxmlformats.org/officeDocument/2006/relationships/image" Target="media/image255.wmf"/><Relationship Id="rId742" Type="http://schemas.openxmlformats.org/officeDocument/2006/relationships/oleObject" Target="embeddings/oleObject355.bin"/><Relationship Id="rId1165" Type="http://schemas.openxmlformats.org/officeDocument/2006/relationships/image" Target="media/image569.wmf"/><Relationship Id="rId1372" Type="http://schemas.openxmlformats.org/officeDocument/2006/relationships/oleObject" Target="embeddings/oleObject669.bin"/><Relationship Id="rId602" Type="http://schemas.openxmlformats.org/officeDocument/2006/relationships/oleObject" Target="embeddings/oleObject285.bin"/><Relationship Id="rId1025" Type="http://schemas.openxmlformats.org/officeDocument/2006/relationships/oleObject" Target="embeddings/oleObject496.bin"/><Relationship Id="rId1232" Type="http://schemas.openxmlformats.org/officeDocument/2006/relationships/oleObject" Target="embeddings/oleObject599.bin"/><Relationship Id="rId1677" Type="http://schemas.openxmlformats.org/officeDocument/2006/relationships/oleObject" Target="embeddings/oleObject823.bin"/><Relationship Id="rId1884" Type="http://schemas.openxmlformats.org/officeDocument/2006/relationships/image" Target="media/image926.wmf"/><Relationship Id="rId907" Type="http://schemas.openxmlformats.org/officeDocument/2006/relationships/image" Target="media/image441.wmf"/><Relationship Id="rId1537" Type="http://schemas.openxmlformats.org/officeDocument/2006/relationships/oleObject" Target="embeddings/oleObject753.bin"/><Relationship Id="rId1744" Type="http://schemas.openxmlformats.org/officeDocument/2006/relationships/image" Target="media/image856.wmf"/><Relationship Id="rId36" Type="http://schemas.openxmlformats.org/officeDocument/2006/relationships/oleObject" Target="embeddings/oleObject4.bin"/><Relationship Id="rId1604" Type="http://schemas.openxmlformats.org/officeDocument/2006/relationships/image" Target="media/image786.wmf"/><Relationship Id="rId185" Type="http://schemas.openxmlformats.org/officeDocument/2006/relationships/oleObject" Target="embeddings/oleObject77.bin"/><Relationship Id="rId1811" Type="http://schemas.openxmlformats.org/officeDocument/2006/relationships/oleObject" Target="embeddings/oleObject890.bin"/><Relationship Id="rId1909" Type="http://schemas.openxmlformats.org/officeDocument/2006/relationships/oleObject" Target="embeddings/oleObject939.bin"/><Relationship Id="rId392" Type="http://schemas.openxmlformats.org/officeDocument/2006/relationships/image" Target="media/image183.wmf"/><Relationship Id="rId697" Type="http://schemas.openxmlformats.org/officeDocument/2006/relationships/image" Target="media/image336.wmf"/><Relationship Id="rId252" Type="http://schemas.openxmlformats.org/officeDocument/2006/relationships/image" Target="media/image113.wmf"/><Relationship Id="rId1187" Type="http://schemas.openxmlformats.org/officeDocument/2006/relationships/image" Target="media/image580.wmf"/><Relationship Id="rId112" Type="http://schemas.openxmlformats.org/officeDocument/2006/relationships/comments" Target="comments.xml"/><Relationship Id="rId557" Type="http://schemas.openxmlformats.org/officeDocument/2006/relationships/image" Target="media/image266.wmf"/><Relationship Id="rId764" Type="http://schemas.openxmlformats.org/officeDocument/2006/relationships/oleObject" Target="embeddings/oleObject366.bin"/><Relationship Id="rId971" Type="http://schemas.openxmlformats.org/officeDocument/2006/relationships/oleObject" Target="embeddings/oleObject469.bin"/><Relationship Id="rId1394" Type="http://schemas.openxmlformats.org/officeDocument/2006/relationships/image" Target="media/image683.emf"/><Relationship Id="rId1699" Type="http://schemas.openxmlformats.org/officeDocument/2006/relationships/oleObject" Target="embeddings/oleObject834.bin"/><Relationship Id="rId417" Type="http://schemas.openxmlformats.org/officeDocument/2006/relationships/oleObject" Target="embeddings/oleObject193.bin"/><Relationship Id="rId624" Type="http://schemas.openxmlformats.org/officeDocument/2006/relationships/oleObject" Target="embeddings/oleObject296.bin"/><Relationship Id="rId831" Type="http://schemas.openxmlformats.org/officeDocument/2006/relationships/image" Target="media/image403.wmf"/><Relationship Id="rId1047" Type="http://schemas.openxmlformats.org/officeDocument/2006/relationships/oleObject" Target="embeddings/oleObject507.bin"/><Relationship Id="rId1254" Type="http://schemas.openxmlformats.org/officeDocument/2006/relationships/oleObject" Target="embeddings/oleObject610.bin"/><Relationship Id="rId1461" Type="http://schemas.openxmlformats.org/officeDocument/2006/relationships/oleObject" Target="embeddings/oleObject715.bin"/><Relationship Id="rId929" Type="http://schemas.openxmlformats.org/officeDocument/2006/relationships/image" Target="media/image452.wmf"/><Relationship Id="rId1114" Type="http://schemas.openxmlformats.org/officeDocument/2006/relationships/image" Target="media/image544.wmf"/><Relationship Id="rId1321" Type="http://schemas.openxmlformats.org/officeDocument/2006/relationships/image" Target="media/image647.wmf"/><Relationship Id="rId1559" Type="http://schemas.openxmlformats.org/officeDocument/2006/relationships/oleObject" Target="embeddings/oleObject764.bin"/><Relationship Id="rId1766" Type="http://schemas.openxmlformats.org/officeDocument/2006/relationships/image" Target="media/image867.wmf"/><Relationship Id="rId58" Type="http://schemas.openxmlformats.org/officeDocument/2006/relationships/image" Target="media/image17.wmf"/><Relationship Id="rId1419" Type="http://schemas.openxmlformats.org/officeDocument/2006/relationships/oleObject" Target="embeddings/oleObject694.bin"/><Relationship Id="rId1626" Type="http://schemas.openxmlformats.org/officeDocument/2006/relationships/image" Target="media/image797.wmf"/><Relationship Id="rId1833" Type="http://schemas.openxmlformats.org/officeDocument/2006/relationships/oleObject" Target="embeddings/oleObject901.bin"/><Relationship Id="rId1900" Type="http://schemas.openxmlformats.org/officeDocument/2006/relationships/image" Target="media/image934.wmf"/><Relationship Id="rId274" Type="http://schemas.openxmlformats.org/officeDocument/2006/relationships/image" Target="media/image124.wmf"/><Relationship Id="rId481" Type="http://schemas.openxmlformats.org/officeDocument/2006/relationships/image" Target="media/image228.wmf"/><Relationship Id="rId134" Type="http://schemas.openxmlformats.org/officeDocument/2006/relationships/image" Target="media/image54.wmf"/><Relationship Id="rId579" Type="http://schemas.openxmlformats.org/officeDocument/2006/relationships/image" Target="media/image277.wmf"/><Relationship Id="rId786" Type="http://schemas.openxmlformats.org/officeDocument/2006/relationships/oleObject" Target="embeddings/oleObject377.bin"/><Relationship Id="rId993" Type="http://schemas.openxmlformats.org/officeDocument/2006/relationships/oleObject" Target="embeddings/oleObject480.bin"/><Relationship Id="rId341" Type="http://schemas.openxmlformats.org/officeDocument/2006/relationships/oleObject" Target="embeddings/oleObject155.bin"/><Relationship Id="rId439" Type="http://schemas.openxmlformats.org/officeDocument/2006/relationships/image" Target="media/image207.wmf"/><Relationship Id="rId646" Type="http://schemas.openxmlformats.org/officeDocument/2006/relationships/oleObject" Target="embeddings/oleObject307.bin"/><Relationship Id="rId1069" Type="http://schemas.openxmlformats.org/officeDocument/2006/relationships/oleObject" Target="embeddings/oleObject518.bin"/><Relationship Id="rId1276" Type="http://schemas.openxmlformats.org/officeDocument/2006/relationships/oleObject" Target="embeddings/oleObject621.bin"/><Relationship Id="rId1483" Type="http://schemas.openxmlformats.org/officeDocument/2006/relationships/oleObject" Target="embeddings/oleObject726.bin"/><Relationship Id="rId201" Type="http://schemas.openxmlformats.org/officeDocument/2006/relationships/oleObject" Target="embeddings/oleObject85.bin"/><Relationship Id="rId506" Type="http://schemas.openxmlformats.org/officeDocument/2006/relationships/oleObject" Target="embeddings/oleObject237.bin"/><Relationship Id="rId853" Type="http://schemas.openxmlformats.org/officeDocument/2006/relationships/image" Target="media/image414.wmf"/><Relationship Id="rId1136" Type="http://schemas.openxmlformats.org/officeDocument/2006/relationships/oleObject" Target="embeddings/oleObject551.bin"/><Relationship Id="rId1690" Type="http://schemas.openxmlformats.org/officeDocument/2006/relationships/image" Target="media/image829.wmf"/><Relationship Id="rId1788" Type="http://schemas.openxmlformats.org/officeDocument/2006/relationships/image" Target="media/image878.wmf"/><Relationship Id="rId713" Type="http://schemas.openxmlformats.org/officeDocument/2006/relationships/image" Target="media/image344.wmf"/><Relationship Id="rId920" Type="http://schemas.openxmlformats.org/officeDocument/2006/relationships/oleObject" Target="embeddings/oleObject444.bin"/><Relationship Id="rId1343" Type="http://schemas.openxmlformats.org/officeDocument/2006/relationships/image" Target="media/image658.wmf"/><Relationship Id="rId1550" Type="http://schemas.openxmlformats.org/officeDocument/2006/relationships/image" Target="media/image759.wmf"/><Relationship Id="rId1648" Type="http://schemas.openxmlformats.org/officeDocument/2006/relationships/image" Target="media/image808.wmf"/><Relationship Id="rId1203" Type="http://schemas.openxmlformats.org/officeDocument/2006/relationships/image" Target="media/image588.wmf"/><Relationship Id="rId1410" Type="http://schemas.openxmlformats.org/officeDocument/2006/relationships/oleObject" Target="embeddings/oleObject690.bin"/><Relationship Id="rId1508" Type="http://schemas.openxmlformats.org/officeDocument/2006/relationships/image" Target="media/image738.wmf"/><Relationship Id="rId1855" Type="http://schemas.openxmlformats.org/officeDocument/2006/relationships/oleObject" Target="embeddings/oleObject912.bin"/><Relationship Id="rId1715" Type="http://schemas.openxmlformats.org/officeDocument/2006/relationships/oleObject" Target="embeddings/oleObject842.bin"/><Relationship Id="rId296" Type="http://schemas.openxmlformats.org/officeDocument/2006/relationships/image" Target="media/image135.wmf"/><Relationship Id="rId156" Type="http://schemas.openxmlformats.org/officeDocument/2006/relationships/image" Target="media/image65.wmf"/><Relationship Id="rId363" Type="http://schemas.openxmlformats.org/officeDocument/2006/relationships/oleObject" Target="embeddings/oleObject166.bin"/><Relationship Id="rId570" Type="http://schemas.openxmlformats.org/officeDocument/2006/relationships/oleObject" Target="embeddings/oleObject269.bin"/><Relationship Id="rId223" Type="http://schemas.openxmlformats.org/officeDocument/2006/relationships/oleObject" Target="embeddings/oleObject96.bin"/><Relationship Id="rId430" Type="http://schemas.openxmlformats.org/officeDocument/2006/relationships/image" Target="media/image202.wmf"/><Relationship Id="rId668" Type="http://schemas.openxmlformats.org/officeDocument/2006/relationships/oleObject" Target="embeddings/oleObject318.bin"/><Relationship Id="rId875" Type="http://schemas.openxmlformats.org/officeDocument/2006/relationships/image" Target="media/image425.wmf"/><Relationship Id="rId1060" Type="http://schemas.openxmlformats.org/officeDocument/2006/relationships/image" Target="media/image517.wmf"/><Relationship Id="rId1298" Type="http://schemas.openxmlformats.org/officeDocument/2006/relationships/oleObject" Target="embeddings/oleObject632.bin"/><Relationship Id="rId528" Type="http://schemas.openxmlformats.org/officeDocument/2006/relationships/oleObject" Target="embeddings/oleObject248.bin"/><Relationship Id="rId735" Type="http://schemas.openxmlformats.org/officeDocument/2006/relationships/image" Target="media/image355.wmf"/><Relationship Id="rId942" Type="http://schemas.openxmlformats.org/officeDocument/2006/relationships/image" Target="media/image458.wmf"/><Relationship Id="rId1158" Type="http://schemas.openxmlformats.org/officeDocument/2006/relationships/oleObject" Target="embeddings/oleObject562.bin"/><Relationship Id="rId1365" Type="http://schemas.openxmlformats.org/officeDocument/2006/relationships/image" Target="media/image669.wmf"/><Relationship Id="rId1572" Type="http://schemas.openxmlformats.org/officeDocument/2006/relationships/image" Target="media/image770.wmf"/><Relationship Id="rId1018" Type="http://schemas.openxmlformats.org/officeDocument/2006/relationships/image" Target="media/image496.wmf"/><Relationship Id="rId1225" Type="http://schemas.openxmlformats.org/officeDocument/2006/relationships/image" Target="media/image599.wmf"/><Relationship Id="rId1432" Type="http://schemas.openxmlformats.org/officeDocument/2006/relationships/image" Target="media/image700.wmf"/><Relationship Id="rId1877" Type="http://schemas.openxmlformats.org/officeDocument/2006/relationships/oleObject" Target="embeddings/oleObject923.bin"/><Relationship Id="rId71" Type="http://schemas.openxmlformats.org/officeDocument/2006/relationships/oleObject" Target="embeddings/oleObject21.bin"/><Relationship Id="rId802" Type="http://schemas.openxmlformats.org/officeDocument/2006/relationships/oleObject" Target="embeddings/oleObject385.bin"/><Relationship Id="rId1737" Type="http://schemas.openxmlformats.org/officeDocument/2006/relationships/oleObject" Target="embeddings/oleObject853.bin"/><Relationship Id="rId29" Type="http://schemas.openxmlformats.org/officeDocument/2006/relationships/image" Target="media/image3.wmf"/><Relationship Id="rId178" Type="http://schemas.openxmlformats.org/officeDocument/2006/relationships/image" Target="media/image76.wmf"/><Relationship Id="rId1804" Type="http://schemas.openxmlformats.org/officeDocument/2006/relationships/image" Target="media/image886.wmf"/><Relationship Id="rId385" Type="http://schemas.openxmlformats.org/officeDocument/2006/relationships/oleObject" Target="embeddings/oleObject177.bin"/><Relationship Id="rId592" Type="http://schemas.openxmlformats.org/officeDocument/2006/relationships/oleObject" Target="embeddings/oleObject280.bin"/><Relationship Id="rId245" Type="http://schemas.openxmlformats.org/officeDocument/2006/relationships/oleObject" Target="embeddings/oleObject107.bin"/><Relationship Id="rId452" Type="http://schemas.openxmlformats.org/officeDocument/2006/relationships/oleObject" Target="embeddings/oleObject210.bin"/><Relationship Id="rId897" Type="http://schemas.openxmlformats.org/officeDocument/2006/relationships/image" Target="media/image436.wmf"/><Relationship Id="rId1082" Type="http://schemas.openxmlformats.org/officeDocument/2006/relationships/image" Target="media/image528.wmf"/><Relationship Id="rId105" Type="http://schemas.openxmlformats.org/officeDocument/2006/relationships/oleObject" Target="embeddings/oleObject38.bin"/><Relationship Id="rId312" Type="http://schemas.openxmlformats.org/officeDocument/2006/relationships/image" Target="media/image143.wmf"/><Relationship Id="rId757" Type="http://schemas.openxmlformats.org/officeDocument/2006/relationships/image" Target="media/image366.wmf"/><Relationship Id="rId964" Type="http://schemas.openxmlformats.org/officeDocument/2006/relationships/image" Target="media/image469.wmf"/><Relationship Id="rId1387" Type="http://schemas.openxmlformats.org/officeDocument/2006/relationships/oleObject" Target="embeddings/oleObject677.bin"/><Relationship Id="rId1594" Type="http://schemas.openxmlformats.org/officeDocument/2006/relationships/image" Target="media/image781.wmf"/><Relationship Id="rId93" Type="http://schemas.openxmlformats.org/officeDocument/2006/relationships/oleObject" Target="embeddings/oleObject32.bin"/><Relationship Id="rId617" Type="http://schemas.openxmlformats.org/officeDocument/2006/relationships/image" Target="media/image296.wmf"/><Relationship Id="rId824" Type="http://schemas.openxmlformats.org/officeDocument/2006/relationships/oleObject" Target="embeddings/oleObject396.bin"/><Relationship Id="rId1247" Type="http://schemas.openxmlformats.org/officeDocument/2006/relationships/image" Target="media/image610.wmf"/><Relationship Id="rId1454" Type="http://schemas.openxmlformats.org/officeDocument/2006/relationships/image" Target="media/image711.wmf"/><Relationship Id="rId1661" Type="http://schemas.openxmlformats.org/officeDocument/2006/relationships/oleObject" Target="embeddings/oleObject815.bin"/><Relationship Id="rId1899" Type="http://schemas.openxmlformats.org/officeDocument/2006/relationships/oleObject" Target="embeddings/oleObject934.bin"/><Relationship Id="rId1107" Type="http://schemas.openxmlformats.org/officeDocument/2006/relationships/oleObject" Target="embeddings/oleObject537.bin"/><Relationship Id="rId1314" Type="http://schemas.openxmlformats.org/officeDocument/2006/relationships/oleObject" Target="embeddings/oleObject640.bin"/><Relationship Id="rId1521" Type="http://schemas.openxmlformats.org/officeDocument/2006/relationships/oleObject" Target="embeddings/oleObject745.bin"/><Relationship Id="rId1759" Type="http://schemas.openxmlformats.org/officeDocument/2006/relationships/oleObject" Target="embeddings/oleObject864.bin"/><Relationship Id="rId1619" Type="http://schemas.openxmlformats.org/officeDocument/2006/relationships/oleObject" Target="embeddings/oleObject794.bin"/><Relationship Id="rId1826" Type="http://schemas.openxmlformats.org/officeDocument/2006/relationships/image" Target="media/image897.wmf"/><Relationship Id="rId20" Type="http://schemas.openxmlformats.org/officeDocument/2006/relationships/hyperlink" Target="http://mrl.sci.utah.edu/software" TargetMode="External"/><Relationship Id="rId267" Type="http://schemas.openxmlformats.org/officeDocument/2006/relationships/oleObject" Target="embeddings/oleObject118.bin"/><Relationship Id="rId474" Type="http://schemas.openxmlformats.org/officeDocument/2006/relationships/oleObject" Target="embeddings/oleObject221.bin"/><Relationship Id="rId127" Type="http://schemas.openxmlformats.org/officeDocument/2006/relationships/image" Target="media/image51.wmf"/><Relationship Id="rId681" Type="http://schemas.openxmlformats.org/officeDocument/2006/relationships/image" Target="media/image328.wmf"/><Relationship Id="rId779" Type="http://schemas.openxmlformats.org/officeDocument/2006/relationships/image" Target="media/image377.wmf"/><Relationship Id="rId986" Type="http://schemas.openxmlformats.org/officeDocument/2006/relationships/image" Target="media/image480.wmf"/><Relationship Id="rId334" Type="http://schemas.openxmlformats.org/officeDocument/2006/relationships/image" Target="media/image154.wmf"/><Relationship Id="rId541" Type="http://schemas.openxmlformats.org/officeDocument/2006/relationships/image" Target="media/image258.wmf"/><Relationship Id="rId639" Type="http://schemas.openxmlformats.org/officeDocument/2006/relationships/image" Target="media/image307.wmf"/><Relationship Id="rId1171" Type="http://schemas.openxmlformats.org/officeDocument/2006/relationships/image" Target="media/image572.wmf"/><Relationship Id="rId1269" Type="http://schemas.openxmlformats.org/officeDocument/2006/relationships/image" Target="media/image621.wmf"/><Relationship Id="rId1476" Type="http://schemas.openxmlformats.org/officeDocument/2006/relationships/image" Target="media/image722.wmf"/><Relationship Id="rId401" Type="http://schemas.openxmlformats.org/officeDocument/2006/relationships/oleObject" Target="embeddings/oleObject185.bin"/><Relationship Id="rId846" Type="http://schemas.openxmlformats.org/officeDocument/2006/relationships/oleObject" Target="embeddings/oleObject407.bin"/><Relationship Id="rId1031" Type="http://schemas.openxmlformats.org/officeDocument/2006/relationships/oleObject" Target="embeddings/oleObject499.bin"/><Relationship Id="rId1129" Type="http://schemas.openxmlformats.org/officeDocument/2006/relationships/image" Target="media/image551.wmf"/><Relationship Id="rId1683" Type="http://schemas.openxmlformats.org/officeDocument/2006/relationships/oleObject" Target="embeddings/oleObject826.bin"/><Relationship Id="rId1890" Type="http://schemas.openxmlformats.org/officeDocument/2006/relationships/image" Target="media/image929.wmf"/><Relationship Id="rId706" Type="http://schemas.openxmlformats.org/officeDocument/2006/relationships/oleObject" Target="embeddings/oleObject337.bin"/><Relationship Id="rId913" Type="http://schemas.openxmlformats.org/officeDocument/2006/relationships/image" Target="media/image444.wmf"/><Relationship Id="rId1336" Type="http://schemas.openxmlformats.org/officeDocument/2006/relationships/oleObject" Target="embeddings/oleObject651.bin"/><Relationship Id="rId1543" Type="http://schemas.openxmlformats.org/officeDocument/2006/relationships/oleObject" Target="embeddings/oleObject756.bin"/><Relationship Id="rId1750" Type="http://schemas.openxmlformats.org/officeDocument/2006/relationships/image" Target="media/image859.wmf"/><Relationship Id="rId42" Type="http://schemas.openxmlformats.org/officeDocument/2006/relationships/oleObject" Target="embeddings/oleObject7.bin"/><Relationship Id="rId1403" Type="http://schemas.openxmlformats.org/officeDocument/2006/relationships/image" Target="media/image686.emf"/><Relationship Id="rId1610" Type="http://schemas.openxmlformats.org/officeDocument/2006/relationships/image" Target="media/image789.wmf"/><Relationship Id="rId1848" Type="http://schemas.openxmlformats.org/officeDocument/2006/relationships/image" Target="media/image908.wmf"/><Relationship Id="rId191" Type="http://schemas.openxmlformats.org/officeDocument/2006/relationships/oleObject" Target="embeddings/oleObject80.bin"/><Relationship Id="rId1708" Type="http://schemas.openxmlformats.org/officeDocument/2006/relationships/image" Target="media/image838.wmf"/><Relationship Id="rId1915" Type="http://schemas.openxmlformats.org/officeDocument/2006/relationships/oleObject" Target="embeddings/oleObject942.bin"/><Relationship Id="rId289" Type="http://schemas.openxmlformats.org/officeDocument/2006/relationships/oleObject" Target="embeddings/oleObject129.bin"/><Relationship Id="rId496" Type="http://schemas.openxmlformats.org/officeDocument/2006/relationships/oleObject" Target="embeddings/oleObject232.bin"/><Relationship Id="rId149" Type="http://schemas.openxmlformats.org/officeDocument/2006/relationships/oleObject" Target="embeddings/oleObject59.bin"/><Relationship Id="rId356" Type="http://schemas.openxmlformats.org/officeDocument/2006/relationships/image" Target="media/image165.wmf"/><Relationship Id="rId563" Type="http://schemas.openxmlformats.org/officeDocument/2006/relationships/image" Target="media/image269.wmf"/><Relationship Id="rId770" Type="http://schemas.openxmlformats.org/officeDocument/2006/relationships/oleObject" Target="embeddings/oleObject369.bin"/><Relationship Id="rId1193" Type="http://schemas.openxmlformats.org/officeDocument/2006/relationships/image" Target="media/image583.wmf"/><Relationship Id="rId216" Type="http://schemas.openxmlformats.org/officeDocument/2006/relationships/image" Target="media/image95.wmf"/><Relationship Id="rId423" Type="http://schemas.openxmlformats.org/officeDocument/2006/relationships/oleObject" Target="embeddings/oleObject196.bin"/><Relationship Id="rId868" Type="http://schemas.openxmlformats.org/officeDocument/2006/relationships/oleObject" Target="embeddings/oleObject418.bin"/><Relationship Id="rId1053" Type="http://schemas.openxmlformats.org/officeDocument/2006/relationships/oleObject" Target="embeddings/oleObject510.bin"/><Relationship Id="rId1260" Type="http://schemas.openxmlformats.org/officeDocument/2006/relationships/oleObject" Target="embeddings/oleObject613.bin"/><Relationship Id="rId1498" Type="http://schemas.openxmlformats.org/officeDocument/2006/relationships/image" Target="media/image733.wmf"/><Relationship Id="rId630" Type="http://schemas.openxmlformats.org/officeDocument/2006/relationships/oleObject" Target="embeddings/oleObject299.bin"/><Relationship Id="rId728" Type="http://schemas.openxmlformats.org/officeDocument/2006/relationships/oleObject" Target="embeddings/oleObject348.bin"/><Relationship Id="rId935" Type="http://schemas.openxmlformats.org/officeDocument/2006/relationships/oleObject" Target="embeddings/oleObject451.bin"/><Relationship Id="rId1358" Type="http://schemas.openxmlformats.org/officeDocument/2006/relationships/oleObject" Target="embeddings/oleObject662.bin"/><Relationship Id="rId1565" Type="http://schemas.openxmlformats.org/officeDocument/2006/relationships/oleObject" Target="embeddings/oleObject767.bin"/><Relationship Id="rId1772" Type="http://schemas.openxmlformats.org/officeDocument/2006/relationships/image" Target="media/image870.wmf"/><Relationship Id="rId64" Type="http://schemas.openxmlformats.org/officeDocument/2006/relationships/image" Target="media/image20.wmf"/><Relationship Id="rId1120" Type="http://schemas.openxmlformats.org/officeDocument/2006/relationships/oleObject" Target="embeddings/oleObject543.bin"/><Relationship Id="rId1218" Type="http://schemas.openxmlformats.org/officeDocument/2006/relationships/oleObject" Target="embeddings/oleObject592.bin"/><Relationship Id="rId1425" Type="http://schemas.openxmlformats.org/officeDocument/2006/relationships/oleObject" Target="embeddings/oleObject697.bin"/><Relationship Id="rId1632" Type="http://schemas.openxmlformats.org/officeDocument/2006/relationships/image" Target="media/image800.wmf"/><Relationship Id="rId280" Type="http://schemas.openxmlformats.org/officeDocument/2006/relationships/image" Target="media/image127.wmf"/><Relationship Id="rId140" Type="http://schemas.openxmlformats.org/officeDocument/2006/relationships/image" Target="media/image57.wmf"/><Relationship Id="rId378" Type="http://schemas.openxmlformats.org/officeDocument/2006/relationships/image" Target="media/image176.wmf"/><Relationship Id="rId585" Type="http://schemas.openxmlformats.org/officeDocument/2006/relationships/image" Target="media/image280.wmf"/><Relationship Id="rId792" Type="http://schemas.openxmlformats.org/officeDocument/2006/relationships/oleObject" Target="embeddings/oleObject380.bin"/><Relationship Id="rId6" Type="http://schemas.openxmlformats.org/officeDocument/2006/relationships/webSettings" Target="webSettings.xml"/><Relationship Id="rId238" Type="http://schemas.openxmlformats.org/officeDocument/2006/relationships/image" Target="media/image106.wmf"/><Relationship Id="rId445" Type="http://schemas.openxmlformats.org/officeDocument/2006/relationships/image" Target="media/image210.wmf"/><Relationship Id="rId652" Type="http://schemas.openxmlformats.org/officeDocument/2006/relationships/oleObject" Target="embeddings/oleObject310.bin"/><Relationship Id="rId1075" Type="http://schemas.openxmlformats.org/officeDocument/2006/relationships/oleObject" Target="embeddings/oleObject521.bin"/><Relationship Id="rId1282" Type="http://schemas.openxmlformats.org/officeDocument/2006/relationships/oleObject" Target="embeddings/oleObject624.bin"/><Relationship Id="rId305" Type="http://schemas.openxmlformats.org/officeDocument/2006/relationships/oleObject" Target="embeddings/oleObject137.bin"/><Relationship Id="rId512" Type="http://schemas.openxmlformats.org/officeDocument/2006/relationships/oleObject" Target="embeddings/oleObject240.bin"/><Relationship Id="rId957" Type="http://schemas.openxmlformats.org/officeDocument/2006/relationships/oleObject" Target="embeddings/oleObject462.bin"/><Relationship Id="rId1142" Type="http://schemas.openxmlformats.org/officeDocument/2006/relationships/oleObject" Target="embeddings/oleObject554.bin"/><Relationship Id="rId1587" Type="http://schemas.openxmlformats.org/officeDocument/2006/relationships/oleObject" Target="embeddings/oleObject778.bin"/><Relationship Id="rId1794" Type="http://schemas.openxmlformats.org/officeDocument/2006/relationships/image" Target="media/image881.wmf"/><Relationship Id="rId86" Type="http://schemas.openxmlformats.org/officeDocument/2006/relationships/image" Target="media/image31.wmf"/><Relationship Id="rId817" Type="http://schemas.openxmlformats.org/officeDocument/2006/relationships/image" Target="media/image396.wmf"/><Relationship Id="rId1002" Type="http://schemas.openxmlformats.org/officeDocument/2006/relationships/image" Target="media/image488.wmf"/><Relationship Id="rId1447" Type="http://schemas.openxmlformats.org/officeDocument/2006/relationships/oleObject" Target="embeddings/oleObject708.bin"/><Relationship Id="rId1654" Type="http://schemas.openxmlformats.org/officeDocument/2006/relationships/image" Target="media/image811.wmf"/><Relationship Id="rId1861" Type="http://schemas.openxmlformats.org/officeDocument/2006/relationships/oleObject" Target="embeddings/oleObject915.bin"/><Relationship Id="rId1307" Type="http://schemas.openxmlformats.org/officeDocument/2006/relationships/image" Target="media/image640.wmf"/><Relationship Id="rId1514" Type="http://schemas.openxmlformats.org/officeDocument/2006/relationships/image" Target="media/image741.wmf"/><Relationship Id="rId1721" Type="http://schemas.openxmlformats.org/officeDocument/2006/relationships/oleObject" Target="embeddings/oleObject845.bin"/><Relationship Id="rId13" Type="http://schemas.openxmlformats.org/officeDocument/2006/relationships/hyperlink" Target="mailto:ateshian@columbia.edu" TargetMode="External"/><Relationship Id="rId1819" Type="http://schemas.openxmlformats.org/officeDocument/2006/relationships/oleObject" Target="embeddings/oleObject894.bin"/><Relationship Id="rId162" Type="http://schemas.openxmlformats.org/officeDocument/2006/relationships/image" Target="media/image68.wmf"/><Relationship Id="rId467" Type="http://schemas.openxmlformats.org/officeDocument/2006/relationships/image" Target="media/image221.wmf"/><Relationship Id="rId1097" Type="http://schemas.openxmlformats.org/officeDocument/2006/relationships/oleObject" Target="embeddings/oleObject532.bin"/><Relationship Id="rId674" Type="http://schemas.openxmlformats.org/officeDocument/2006/relationships/oleObject" Target="embeddings/oleObject321.bin"/><Relationship Id="rId881" Type="http://schemas.openxmlformats.org/officeDocument/2006/relationships/image" Target="media/image428.wmf"/><Relationship Id="rId979" Type="http://schemas.openxmlformats.org/officeDocument/2006/relationships/oleObject" Target="embeddings/oleObject473.bin"/><Relationship Id="rId327" Type="http://schemas.openxmlformats.org/officeDocument/2006/relationships/oleObject" Target="embeddings/oleObject148.bin"/><Relationship Id="rId534" Type="http://schemas.openxmlformats.org/officeDocument/2006/relationships/oleObject" Target="embeddings/oleObject251.bin"/><Relationship Id="rId741" Type="http://schemas.openxmlformats.org/officeDocument/2006/relationships/image" Target="media/image358.wmf"/><Relationship Id="rId839" Type="http://schemas.openxmlformats.org/officeDocument/2006/relationships/image" Target="media/image407.wmf"/><Relationship Id="rId1164" Type="http://schemas.openxmlformats.org/officeDocument/2006/relationships/oleObject" Target="embeddings/oleObject565.bin"/><Relationship Id="rId1371" Type="http://schemas.openxmlformats.org/officeDocument/2006/relationships/image" Target="media/image672.wmf"/><Relationship Id="rId1469" Type="http://schemas.openxmlformats.org/officeDocument/2006/relationships/oleObject" Target="embeddings/oleObject719.bin"/><Relationship Id="rId601" Type="http://schemas.openxmlformats.org/officeDocument/2006/relationships/image" Target="media/image288.wmf"/><Relationship Id="rId1024" Type="http://schemas.openxmlformats.org/officeDocument/2006/relationships/image" Target="media/image499.wmf"/><Relationship Id="rId1231" Type="http://schemas.openxmlformats.org/officeDocument/2006/relationships/image" Target="media/image602.wmf"/><Relationship Id="rId1676" Type="http://schemas.openxmlformats.org/officeDocument/2006/relationships/image" Target="media/image822.wmf"/><Relationship Id="rId1883" Type="http://schemas.openxmlformats.org/officeDocument/2006/relationships/oleObject" Target="embeddings/oleObject926.bin"/><Relationship Id="rId906" Type="http://schemas.openxmlformats.org/officeDocument/2006/relationships/oleObject" Target="embeddings/oleObject437.bin"/><Relationship Id="rId1329" Type="http://schemas.openxmlformats.org/officeDocument/2006/relationships/image" Target="media/image651.wmf"/><Relationship Id="rId1536" Type="http://schemas.openxmlformats.org/officeDocument/2006/relationships/image" Target="media/image752.wmf"/><Relationship Id="rId1743" Type="http://schemas.openxmlformats.org/officeDocument/2006/relationships/oleObject" Target="embeddings/oleObject856.bin"/><Relationship Id="rId35" Type="http://schemas.openxmlformats.org/officeDocument/2006/relationships/image" Target="media/image6.wmf"/><Relationship Id="rId1603" Type="http://schemas.openxmlformats.org/officeDocument/2006/relationships/oleObject" Target="embeddings/oleObject786.bin"/><Relationship Id="rId1810" Type="http://schemas.openxmlformats.org/officeDocument/2006/relationships/image" Target="media/image889.wmf"/><Relationship Id="rId184" Type="http://schemas.openxmlformats.org/officeDocument/2006/relationships/image" Target="media/image79.wmf"/><Relationship Id="rId391" Type="http://schemas.openxmlformats.org/officeDocument/2006/relationships/oleObject" Target="embeddings/oleObject180.bin"/><Relationship Id="rId1908" Type="http://schemas.openxmlformats.org/officeDocument/2006/relationships/image" Target="media/image938.wmf"/><Relationship Id="rId251" Type="http://schemas.openxmlformats.org/officeDocument/2006/relationships/oleObject" Target="embeddings/oleObject110.bin"/><Relationship Id="rId489" Type="http://schemas.openxmlformats.org/officeDocument/2006/relationships/image" Target="media/image232.wmf"/><Relationship Id="rId696" Type="http://schemas.openxmlformats.org/officeDocument/2006/relationships/oleObject" Target="embeddings/oleObject332.bin"/><Relationship Id="rId349" Type="http://schemas.openxmlformats.org/officeDocument/2006/relationships/oleObject" Target="embeddings/oleObject159.bin"/><Relationship Id="rId556" Type="http://schemas.openxmlformats.org/officeDocument/2006/relationships/oleObject" Target="embeddings/oleObject262.bin"/><Relationship Id="rId763" Type="http://schemas.openxmlformats.org/officeDocument/2006/relationships/image" Target="media/image369.wmf"/><Relationship Id="rId1186" Type="http://schemas.openxmlformats.org/officeDocument/2006/relationships/oleObject" Target="embeddings/oleObject576.bin"/><Relationship Id="rId1393" Type="http://schemas.openxmlformats.org/officeDocument/2006/relationships/oleObject" Target="embeddings/oleObject680.bin"/><Relationship Id="rId111" Type="http://schemas.openxmlformats.org/officeDocument/2006/relationships/oleObject" Target="embeddings/oleObject41.bin"/><Relationship Id="rId209" Type="http://schemas.openxmlformats.org/officeDocument/2006/relationships/oleObject" Target="embeddings/oleObject89.bin"/><Relationship Id="rId416" Type="http://schemas.openxmlformats.org/officeDocument/2006/relationships/image" Target="media/image195.wmf"/><Relationship Id="rId970" Type="http://schemas.openxmlformats.org/officeDocument/2006/relationships/image" Target="media/image472.wmf"/><Relationship Id="rId1046" Type="http://schemas.openxmlformats.org/officeDocument/2006/relationships/image" Target="media/image510.wmf"/><Relationship Id="rId1253" Type="http://schemas.openxmlformats.org/officeDocument/2006/relationships/image" Target="media/image613.wmf"/><Relationship Id="rId1698" Type="http://schemas.openxmlformats.org/officeDocument/2006/relationships/image" Target="media/image833.wmf"/><Relationship Id="rId623" Type="http://schemas.openxmlformats.org/officeDocument/2006/relationships/image" Target="media/image299.wmf"/><Relationship Id="rId830" Type="http://schemas.openxmlformats.org/officeDocument/2006/relationships/oleObject" Target="embeddings/oleObject399.bin"/><Relationship Id="rId928" Type="http://schemas.openxmlformats.org/officeDocument/2006/relationships/oleObject" Target="embeddings/oleObject448.bin"/><Relationship Id="rId1460" Type="http://schemas.openxmlformats.org/officeDocument/2006/relationships/image" Target="media/image714.wmf"/><Relationship Id="rId1558" Type="http://schemas.openxmlformats.org/officeDocument/2006/relationships/image" Target="media/image763.wmf"/><Relationship Id="rId1765" Type="http://schemas.openxmlformats.org/officeDocument/2006/relationships/oleObject" Target="embeddings/oleObject867.bin"/><Relationship Id="rId57" Type="http://schemas.openxmlformats.org/officeDocument/2006/relationships/oleObject" Target="embeddings/oleObject14.bin"/><Relationship Id="rId1113" Type="http://schemas.openxmlformats.org/officeDocument/2006/relationships/oleObject" Target="embeddings/oleObject540.bin"/><Relationship Id="rId1320" Type="http://schemas.openxmlformats.org/officeDocument/2006/relationships/oleObject" Target="embeddings/oleObject643.bin"/><Relationship Id="rId1418" Type="http://schemas.openxmlformats.org/officeDocument/2006/relationships/image" Target="media/image693.wmf"/><Relationship Id="rId1625" Type="http://schemas.openxmlformats.org/officeDocument/2006/relationships/oleObject" Target="embeddings/oleObject797.bin"/><Relationship Id="rId1832" Type="http://schemas.openxmlformats.org/officeDocument/2006/relationships/image" Target="media/image900.wmf"/><Relationship Id="rId273" Type="http://schemas.openxmlformats.org/officeDocument/2006/relationships/oleObject" Target="embeddings/oleObject121.bin"/><Relationship Id="rId480" Type="http://schemas.openxmlformats.org/officeDocument/2006/relationships/oleObject" Target="embeddings/oleObject224.bin"/><Relationship Id="rId133" Type="http://schemas.openxmlformats.org/officeDocument/2006/relationships/hyperlink" Target="http://mrl.sci.utah.edu/software/febio" TargetMode="External"/><Relationship Id="rId340" Type="http://schemas.openxmlformats.org/officeDocument/2006/relationships/image" Target="media/image157.wmf"/><Relationship Id="rId578" Type="http://schemas.openxmlformats.org/officeDocument/2006/relationships/oleObject" Target="embeddings/oleObject273.bin"/><Relationship Id="rId785" Type="http://schemas.openxmlformats.org/officeDocument/2006/relationships/image" Target="media/image380.wmf"/><Relationship Id="rId992" Type="http://schemas.openxmlformats.org/officeDocument/2006/relationships/image" Target="media/image483.wmf"/><Relationship Id="rId200" Type="http://schemas.openxmlformats.org/officeDocument/2006/relationships/image" Target="media/image87.wmf"/><Relationship Id="rId438" Type="http://schemas.openxmlformats.org/officeDocument/2006/relationships/oleObject" Target="embeddings/oleObject203.bin"/><Relationship Id="rId645" Type="http://schemas.openxmlformats.org/officeDocument/2006/relationships/image" Target="media/image310.wmf"/><Relationship Id="rId852" Type="http://schemas.openxmlformats.org/officeDocument/2006/relationships/oleObject" Target="embeddings/oleObject410.bin"/><Relationship Id="rId1068" Type="http://schemas.openxmlformats.org/officeDocument/2006/relationships/image" Target="media/image521.wmf"/><Relationship Id="rId1275" Type="http://schemas.openxmlformats.org/officeDocument/2006/relationships/image" Target="media/image624.wmf"/><Relationship Id="rId1482" Type="http://schemas.openxmlformats.org/officeDocument/2006/relationships/image" Target="media/image725.wmf"/><Relationship Id="rId505" Type="http://schemas.openxmlformats.org/officeDocument/2006/relationships/image" Target="media/image240.wmf"/><Relationship Id="rId712" Type="http://schemas.openxmlformats.org/officeDocument/2006/relationships/oleObject" Target="embeddings/oleObject340.bin"/><Relationship Id="rId1135" Type="http://schemas.openxmlformats.org/officeDocument/2006/relationships/image" Target="media/image554.wmf"/><Relationship Id="rId1342" Type="http://schemas.openxmlformats.org/officeDocument/2006/relationships/oleObject" Target="embeddings/oleObject654.bin"/><Relationship Id="rId1787" Type="http://schemas.openxmlformats.org/officeDocument/2006/relationships/oleObject" Target="embeddings/oleObject878.bin"/><Relationship Id="rId79" Type="http://schemas.openxmlformats.org/officeDocument/2006/relationships/oleObject" Target="embeddings/oleObject25.bin"/><Relationship Id="rId1202" Type="http://schemas.openxmlformats.org/officeDocument/2006/relationships/oleObject" Target="embeddings/oleObject584.bin"/><Relationship Id="rId1647" Type="http://schemas.openxmlformats.org/officeDocument/2006/relationships/oleObject" Target="embeddings/oleObject808.bin"/><Relationship Id="rId1854" Type="http://schemas.openxmlformats.org/officeDocument/2006/relationships/image" Target="media/image911.wmf"/><Relationship Id="rId1507" Type="http://schemas.openxmlformats.org/officeDocument/2006/relationships/oleObject" Target="embeddings/oleObject738.bin"/><Relationship Id="rId1714" Type="http://schemas.openxmlformats.org/officeDocument/2006/relationships/image" Target="media/image841.wmf"/><Relationship Id="rId295" Type="http://schemas.openxmlformats.org/officeDocument/2006/relationships/oleObject" Target="embeddings/oleObject132.bin"/><Relationship Id="rId1921" Type="http://schemas.openxmlformats.org/officeDocument/2006/relationships/theme" Target="theme/theme1.xml"/><Relationship Id="rId155" Type="http://schemas.openxmlformats.org/officeDocument/2006/relationships/oleObject" Target="embeddings/oleObject62.bin"/><Relationship Id="rId362" Type="http://schemas.openxmlformats.org/officeDocument/2006/relationships/image" Target="media/image168.wmf"/><Relationship Id="rId1297" Type="http://schemas.openxmlformats.org/officeDocument/2006/relationships/image" Target="media/image635.wmf"/><Relationship Id="rId222" Type="http://schemas.openxmlformats.org/officeDocument/2006/relationships/image" Target="media/image98.wmf"/><Relationship Id="rId667" Type="http://schemas.openxmlformats.org/officeDocument/2006/relationships/image" Target="media/image321.wmf"/><Relationship Id="rId874" Type="http://schemas.openxmlformats.org/officeDocument/2006/relationships/oleObject" Target="embeddings/oleObject421.bin"/><Relationship Id="rId527" Type="http://schemas.openxmlformats.org/officeDocument/2006/relationships/image" Target="media/image251.wmf"/><Relationship Id="rId734" Type="http://schemas.openxmlformats.org/officeDocument/2006/relationships/oleObject" Target="embeddings/oleObject351.bin"/><Relationship Id="rId941" Type="http://schemas.openxmlformats.org/officeDocument/2006/relationships/oleObject" Target="embeddings/oleObject454.bin"/><Relationship Id="rId1157" Type="http://schemas.openxmlformats.org/officeDocument/2006/relationships/image" Target="media/image565.wmf"/><Relationship Id="rId1364" Type="http://schemas.openxmlformats.org/officeDocument/2006/relationships/oleObject" Target="embeddings/oleObject665.bin"/><Relationship Id="rId1571" Type="http://schemas.openxmlformats.org/officeDocument/2006/relationships/oleObject" Target="embeddings/oleObject770.bin"/><Relationship Id="rId70" Type="http://schemas.openxmlformats.org/officeDocument/2006/relationships/image" Target="media/image23.wmf"/><Relationship Id="rId801" Type="http://schemas.openxmlformats.org/officeDocument/2006/relationships/image" Target="media/image388.wmf"/><Relationship Id="rId1017" Type="http://schemas.openxmlformats.org/officeDocument/2006/relationships/oleObject" Target="embeddings/oleObject492.bin"/><Relationship Id="rId1224" Type="http://schemas.openxmlformats.org/officeDocument/2006/relationships/oleObject" Target="embeddings/oleObject595.bin"/><Relationship Id="rId1431" Type="http://schemas.openxmlformats.org/officeDocument/2006/relationships/oleObject" Target="embeddings/oleObject700.bin"/><Relationship Id="rId1669" Type="http://schemas.openxmlformats.org/officeDocument/2006/relationships/oleObject" Target="embeddings/oleObject819.bin"/><Relationship Id="rId1876" Type="http://schemas.openxmlformats.org/officeDocument/2006/relationships/image" Target="media/image922.wmf"/><Relationship Id="rId1529" Type="http://schemas.openxmlformats.org/officeDocument/2006/relationships/oleObject" Target="embeddings/oleObject749.bin"/><Relationship Id="rId1736" Type="http://schemas.openxmlformats.org/officeDocument/2006/relationships/image" Target="media/image852.wmf"/><Relationship Id="rId28" Type="http://schemas.openxmlformats.org/officeDocument/2006/relationships/hyperlink" Target="http://mrl.sci.utah.edu/software/postview" TargetMode="External"/><Relationship Id="rId1803" Type="http://schemas.openxmlformats.org/officeDocument/2006/relationships/oleObject" Target="embeddings/oleObject886.bin"/><Relationship Id="rId177" Type="http://schemas.openxmlformats.org/officeDocument/2006/relationships/oleObject" Target="embeddings/oleObject73.bin"/><Relationship Id="rId384" Type="http://schemas.openxmlformats.org/officeDocument/2006/relationships/image" Target="media/image179.wmf"/><Relationship Id="rId591" Type="http://schemas.openxmlformats.org/officeDocument/2006/relationships/image" Target="media/image283.wmf"/><Relationship Id="rId244" Type="http://schemas.openxmlformats.org/officeDocument/2006/relationships/image" Target="media/image109.wmf"/><Relationship Id="rId689" Type="http://schemas.openxmlformats.org/officeDocument/2006/relationships/image" Target="media/image332.wmf"/><Relationship Id="rId896" Type="http://schemas.openxmlformats.org/officeDocument/2006/relationships/oleObject" Target="embeddings/oleObject432.bin"/><Relationship Id="rId1081" Type="http://schemas.openxmlformats.org/officeDocument/2006/relationships/oleObject" Target="embeddings/oleObject524.bin"/><Relationship Id="rId451" Type="http://schemas.openxmlformats.org/officeDocument/2006/relationships/image" Target="media/image213.wmf"/><Relationship Id="rId549" Type="http://schemas.openxmlformats.org/officeDocument/2006/relationships/image" Target="media/image262.wmf"/><Relationship Id="rId756" Type="http://schemas.openxmlformats.org/officeDocument/2006/relationships/oleObject" Target="embeddings/oleObject362.bin"/><Relationship Id="rId1179" Type="http://schemas.openxmlformats.org/officeDocument/2006/relationships/image" Target="media/image576.wmf"/><Relationship Id="rId1386" Type="http://schemas.openxmlformats.org/officeDocument/2006/relationships/image" Target="media/image679.emf"/><Relationship Id="rId1593" Type="http://schemas.openxmlformats.org/officeDocument/2006/relationships/oleObject" Target="embeddings/oleObject781.bin"/><Relationship Id="rId104" Type="http://schemas.openxmlformats.org/officeDocument/2006/relationships/image" Target="media/image40.wmf"/><Relationship Id="rId311" Type="http://schemas.openxmlformats.org/officeDocument/2006/relationships/oleObject" Target="embeddings/oleObject140.bin"/><Relationship Id="rId409" Type="http://schemas.openxmlformats.org/officeDocument/2006/relationships/oleObject" Target="embeddings/oleObject189.bin"/><Relationship Id="rId963" Type="http://schemas.openxmlformats.org/officeDocument/2006/relationships/oleObject" Target="embeddings/oleObject465.bin"/><Relationship Id="rId1039" Type="http://schemas.openxmlformats.org/officeDocument/2006/relationships/oleObject" Target="embeddings/oleObject503.bin"/><Relationship Id="rId1246" Type="http://schemas.openxmlformats.org/officeDocument/2006/relationships/oleObject" Target="embeddings/oleObject606.bin"/><Relationship Id="rId1898" Type="http://schemas.openxmlformats.org/officeDocument/2006/relationships/image" Target="media/image933.wmf"/><Relationship Id="rId92" Type="http://schemas.openxmlformats.org/officeDocument/2006/relationships/image" Target="media/image34.wmf"/><Relationship Id="rId616" Type="http://schemas.openxmlformats.org/officeDocument/2006/relationships/oleObject" Target="embeddings/oleObject292.bin"/><Relationship Id="rId823" Type="http://schemas.openxmlformats.org/officeDocument/2006/relationships/image" Target="media/image399.wmf"/><Relationship Id="rId1453" Type="http://schemas.openxmlformats.org/officeDocument/2006/relationships/oleObject" Target="embeddings/oleObject711.bin"/><Relationship Id="rId1660" Type="http://schemas.openxmlformats.org/officeDocument/2006/relationships/image" Target="media/image814.wmf"/><Relationship Id="rId1758" Type="http://schemas.openxmlformats.org/officeDocument/2006/relationships/image" Target="media/image863.wmf"/><Relationship Id="rId1106" Type="http://schemas.openxmlformats.org/officeDocument/2006/relationships/image" Target="media/image540.wmf"/><Relationship Id="rId1313" Type="http://schemas.openxmlformats.org/officeDocument/2006/relationships/image" Target="media/image643.wmf"/><Relationship Id="rId1520" Type="http://schemas.openxmlformats.org/officeDocument/2006/relationships/image" Target="media/image744.wmf"/><Relationship Id="rId1618" Type="http://schemas.openxmlformats.org/officeDocument/2006/relationships/image" Target="media/image793.emf"/><Relationship Id="rId1825" Type="http://schemas.openxmlformats.org/officeDocument/2006/relationships/oleObject" Target="embeddings/oleObject897.bin"/><Relationship Id="rId199" Type="http://schemas.openxmlformats.org/officeDocument/2006/relationships/oleObject" Target="embeddings/oleObject84.bin"/><Relationship Id="rId266" Type="http://schemas.openxmlformats.org/officeDocument/2006/relationships/image" Target="media/image120.wmf"/><Relationship Id="rId473" Type="http://schemas.openxmlformats.org/officeDocument/2006/relationships/image" Target="media/image224.wmf"/><Relationship Id="rId680" Type="http://schemas.openxmlformats.org/officeDocument/2006/relationships/oleObject" Target="embeddings/oleObject324.bin"/><Relationship Id="rId126" Type="http://schemas.openxmlformats.org/officeDocument/2006/relationships/oleObject" Target="embeddings/oleObject48.bin"/><Relationship Id="rId333" Type="http://schemas.openxmlformats.org/officeDocument/2006/relationships/oleObject" Target="embeddings/oleObject151.bin"/><Relationship Id="rId540" Type="http://schemas.openxmlformats.org/officeDocument/2006/relationships/oleObject" Target="embeddings/oleObject254.bin"/><Relationship Id="rId778" Type="http://schemas.openxmlformats.org/officeDocument/2006/relationships/oleObject" Target="embeddings/oleObject373.bin"/><Relationship Id="rId985" Type="http://schemas.openxmlformats.org/officeDocument/2006/relationships/oleObject" Target="embeddings/oleObject476.bin"/><Relationship Id="rId1170" Type="http://schemas.openxmlformats.org/officeDocument/2006/relationships/oleObject" Target="embeddings/oleObject568.bin"/><Relationship Id="rId638" Type="http://schemas.openxmlformats.org/officeDocument/2006/relationships/oleObject" Target="embeddings/oleObject303.bin"/><Relationship Id="rId845" Type="http://schemas.openxmlformats.org/officeDocument/2006/relationships/image" Target="media/image410.wmf"/><Relationship Id="rId1030" Type="http://schemas.openxmlformats.org/officeDocument/2006/relationships/image" Target="media/image502.wmf"/><Relationship Id="rId1268" Type="http://schemas.openxmlformats.org/officeDocument/2006/relationships/oleObject" Target="embeddings/oleObject617.bin"/><Relationship Id="rId1475" Type="http://schemas.openxmlformats.org/officeDocument/2006/relationships/oleObject" Target="embeddings/oleObject722.bin"/><Relationship Id="rId1682" Type="http://schemas.openxmlformats.org/officeDocument/2006/relationships/image" Target="media/image825.wmf"/><Relationship Id="rId400" Type="http://schemas.openxmlformats.org/officeDocument/2006/relationships/image" Target="media/image187.wmf"/><Relationship Id="rId705" Type="http://schemas.openxmlformats.org/officeDocument/2006/relationships/image" Target="media/image340.wmf"/><Relationship Id="rId1128" Type="http://schemas.openxmlformats.org/officeDocument/2006/relationships/oleObject" Target="embeddings/oleObject547.bin"/><Relationship Id="rId1335" Type="http://schemas.openxmlformats.org/officeDocument/2006/relationships/image" Target="media/image654.wmf"/><Relationship Id="rId1542" Type="http://schemas.openxmlformats.org/officeDocument/2006/relationships/image" Target="media/image755.wmf"/><Relationship Id="rId912" Type="http://schemas.openxmlformats.org/officeDocument/2006/relationships/oleObject" Target="embeddings/oleObject440.bin"/><Relationship Id="rId1847" Type="http://schemas.openxmlformats.org/officeDocument/2006/relationships/oleObject" Target="embeddings/oleObject908.bin"/><Relationship Id="rId41" Type="http://schemas.openxmlformats.org/officeDocument/2006/relationships/image" Target="media/image9.wmf"/><Relationship Id="rId1402" Type="http://schemas.openxmlformats.org/officeDocument/2006/relationships/oleObject" Target="embeddings/oleObject686.bin"/><Relationship Id="rId1707" Type="http://schemas.openxmlformats.org/officeDocument/2006/relationships/oleObject" Target="embeddings/oleObject838.bin"/><Relationship Id="rId190" Type="http://schemas.openxmlformats.org/officeDocument/2006/relationships/image" Target="media/image82.wmf"/><Relationship Id="rId288" Type="http://schemas.openxmlformats.org/officeDocument/2006/relationships/image" Target="media/image131.wmf"/><Relationship Id="rId1914" Type="http://schemas.openxmlformats.org/officeDocument/2006/relationships/image" Target="media/image941.wmf"/><Relationship Id="rId495" Type="http://schemas.openxmlformats.org/officeDocument/2006/relationships/image" Target="media/image235.wmf"/><Relationship Id="rId148" Type="http://schemas.openxmlformats.org/officeDocument/2006/relationships/image" Target="media/image61.wmf"/><Relationship Id="rId355" Type="http://schemas.openxmlformats.org/officeDocument/2006/relationships/oleObject" Target="embeddings/oleObject162.bin"/><Relationship Id="rId562" Type="http://schemas.openxmlformats.org/officeDocument/2006/relationships/oleObject" Target="embeddings/oleObject265.bin"/><Relationship Id="rId1192" Type="http://schemas.openxmlformats.org/officeDocument/2006/relationships/oleObject" Target="embeddings/oleObject579.bin"/><Relationship Id="rId215" Type="http://schemas.openxmlformats.org/officeDocument/2006/relationships/oleObject" Target="embeddings/oleObject92.bin"/><Relationship Id="rId422" Type="http://schemas.openxmlformats.org/officeDocument/2006/relationships/image" Target="media/image198.wmf"/><Relationship Id="rId867" Type="http://schemas.openxmlformats.org/officeDocument/2006/relationships/image" Target="media/image421.wmf"/><Relationship Id="rId1052" Type="http://schemas.openxmlformats.org/officeDocument/2006/relationships/image" Target="media/image513.wmf"/><Relationship Id="rId1497" Type="http://schemas.openxmlformats.org/officeDocument/2006/relationships/oleObject" Target="embeddings/oleObject733.bin"/><Relationship Id="rId727" Type="http://schemas.openxmlformats.org/officeDocument/2006/relationships/image" Target="media/image351.wmf"/><Relationship Id="rId934" Type="http://schemas.openxmlformats.org/officeDocument/2006/relationships/image" Target="media/image454.wmf"/><Relationship Id="rId1357" Type="http://schemas.openxmlformats.org/officeDocument/2006/relationships/image" Target="media/image665.wmf"/><Relationship Id="rId1564" Type="http://schemas.openxmlformats.org/officeDocument/2006/relationships/image" Target="media/image766.wmf"/><Relationship Id="rId1771" Type="http://schemas.openxmlformats.org/officeDocument/2006/relationships/oleObject" Target="embeddings/oleObject870.bin"/><Relationship Id="rId63" Type="http://schemas.openxmlformats.org/officeDocument/2006/relationships/oleObject" Target="embeddings/oleObject17.bin"/><Relationship Id="rId1217" Type="http://schemas.openxmlformats.org/officeDocument/2006/relationships/image" Target="media/image595.wmf"/><Relationship Id="rId1424" Type="http://schemas.openxmlformats.org/officeDocument/2006/relationships/image" Target="media/image696.wmf"/><Relationship Id="rId1631" Type="http://schemas.openxmlformats.org/officeDocument/2006/relationships/oleObject" Target="embeddings/oleObject800.bin"/><Relationship Id="rId1869" Type="http://schemas.openxmlformats.org/officeDocument/2006/relationships/oleObject" Target="embeddings/oleObject919.bin"/><Relationship Id="rId1729" Type="http://schemas.openxmlformats.org/officeDocument/2006/relationships/oleObject" Target="embeddings/oleObject849.bin"/><Relationship Id="rId377" Type="http://schemas.openxmlformats.org/officeDocument/2006/relationships/oleObject" Target="embeddings/oleObject173.bin"/><Relationship Id="rId584" Type="http://schemas.openxmlformats.org/officeDocument/2006/relationships/oleObject" Target="embeddings/oleObject276.bin"/><Relationship Id="rId5" Type="http://schemas.openxmlformats.org/officeDocument/2006/relationships/settings" Target="settings.xml"/><Relationship Id="rId237" Type="http://schemas.openxmlformats.org/officeDocument/2006/relationships/oleObject" Target="embeddings/oleObject103.bin"/><Relationship Id="rId791" Type="http://schemas.openxmlformats.org/officeDocument/2006/relationships/image" Target="media/image383.wmf"/><Relationship Id="rId889" Type="http://schemas.openxmlformats.org/officeDocument/2006/relationships/image" Target="media/image432.wmf"/><Relationship Id="rId1074" Type="http://schemas.openxmlformats.org/officeDocument/2006/relationships/image" Target="media/image524.wmf"/><Relationship Id="rId444" Type="http://schemas.openxmlformats.org/officeDocument/2006/relationships/oleObject" Target="embeddings/oleObject206.bin"/><Relationship Id="rId651" Type="http://schemas.openxmlformats.org/officeDocument/2006/relationships/image" Target="media/image313.wmf"/><Relationship Id="rId749" Type="http://schemas.openxmlformats.org/officeDocument/2006/relationships/image" Target="media/image362.wmf"/><Relationship Id="rId1281" Type="http://schemas.openxmlformats.org/officeDocument/2006/relationships/image" Target="media/image627.wmf"/><Relationship Id="rId1379" Type="http://schemas.openxmlformats.org/officeDocument/2006/relationships/image" Target="media/image676.wmf"/><Relationship Id="rId1586" Type="http://schemas.openxmlformats.org/officeDocument/2006/relationships/image" Target="media/image777.wmf"/><Relationship Id="rId304" Type="http://schemas.openxmlformats.org/officeDocument/2006/relationships/image" Target="media/image139.wmf"/><Relationship Id="rId511" Type="http://schemas.openxmlformats.org/officeDocument/2006/relationships/image" Target="media/image243.wmf"/><Relationship Id="rId609" Type="http://schemas.openxmlformats.org/officeDocument/2006/relationships/image" Target="media/image292.wmf"/><Relationship Id="rId956" Type="http://schemas.openxmlformats.org/officeDocument/2006/relationships/image" Target="media/image465.wmf"/><Relationship Id="rId1141" Type="http://schemas.openxmlformats.org/officeDocument/2006/relationships/image" Target="media/image557.wmf"/><Relationship Id="rId1239" Type="http://schemas.openxmlformats.org/officeDocument/2006/relationships/image" Target="media/image606.wmf"/><Relationship Id="rId1793" Type="http://schemas.openxmlformats.org/officeDocument/2006/relationships/oleObject" Target="embeddings/oleObject881.bin"/><Relationship Id="rId85" Type="http://schemas.openxmlformats.org/officeDocument/2006/relationships/oleObject" Target="embeddings/oleObject28.bin"/><Relationship Id="rId816" Type="http://schemas.openxmlformats.org/officeDocument/2006/relationships/oleObject" Target="embeddings/oleObject392.bin"/><Relationship Id="rId1001" Type="http://schemas.openxmlformats.org/officeDocument/2006/relationships/oleObject" Target="embeddings/oleObject484.bin"/><Relationship Id="rId1446" Type="http://schemas.openxmlformats.org/officeDocument/2006/relationships/image" Target="media/image707.wmf"/><Relationship Id="rId1653" Type="http://schemas.openxmlformats.org/officeDocument/2006/relationships/oleObject" Target="embeddings/oleObject811.bin"/><Relationship Id="rId1860" Type="http://schemas.openxmlformats.org/officeDocument/2006/relationships/image" Target="media/image914.wmf"/><Relationship Id="rId1306" Type="http://schemas.openxmlformats.org/officeDocument/2006/relationships/oleObject" Target="embeddings/oleObject636.bin"/><Relationship Id="rId1513" Type="http://schemas.openxmlformats.org/officeDocument/2006/relationships/oleObject" Target="embeddings/oleObject741.bin"/><Relationship Id="rId1720" Type="http://schemas.openxmlformats.org/officeDocument/2006/relationships/image" Target="media/image844.wmf"/><Relationship Id="rId12" Type="http://schemas.openxmlformats.org/officeDocument/2006/relationships/hyperlink" Target="mailto:jeff.weiss@utah.edu" TargetMode="External"/><Relationship Id="rId1818" Type="http://schemas.openxmlformats.org/officeDocument/2006/relationships/image" Target="media/image893.wmf"/><Relationship Id="rId161" Type="http://schemas.openxmlformats.org/officeDocument/2006/relationships/oleObject" Target="embeddings/oleObject65.bin"/><Relationship Id="rId399" Type="http://schemas.openxmlformats.org/officeDocument/2006/relationships/oleObject" Target="embeddings/oleObject184.bin"/><Relationship Id="rId259" Type="http://schemas.openxmlformats.org/officeDocument/2006/relationships/oleObject" Target="embeddings/oleObject114.bin"/><Relationship Id="rId466" Type="http://schemas.openxmlformats.org/officeDocument/2006/relationships/oleObject" Target="embeddings/oleObject217.bin"/><Relationship Id="rId673" Type="http://schemas.openxmlformats.org/officeDocument/2006/relationships/image" Target="media/image324.wmf"/><Relationship Id="rId880" Type="http://schemas.openxmlformats.org/officeDocument/2006/relationships/oleObject" Target="embeddings/oleObject424.bin"/><Relationship Id="rId1096" Type="http://schemas.openxmlformats.org/officeDocument/2006/relationships/image" Target="media/image535.wmf"/><Relationship Id="rId119" Type="http://schemas.openxmlformats.org/officeDocument/2006/relationships/image" Target="media/image47.wmf"/><Relationship Id="rId326" Type="http://schemas.openxmlformats.org/officeDocument/2006/relationships/image" Target="media/image150.wmf"/><Relationship Id="rId533" Type="http://schemas.openxmlformats.org/officeDocument/2006/relationships/image" Target="media/image254.wmf"/><Relationship Id="rId978" Type="http://schemas.openxmlformats.org/officeDocument/2006/relationships/image" Target="media/image476.wmf"/><Relationship Id="rId1163" Type="http://schemas.openxmlformats.org/officeDocument/2006/relationships/image" Target="media/image568.wmf"/><Relationship Id="rId1370" Type="http://schemas.openxmlformats.org/officeDocument/2006/relationships/oleObject" Target="embeddings/oleObject668.bin"/><Relationship Id="rId740" Type="http://schemas.openxmlformats.org/officeDocument/2006/relationships/oleObject" Target="embeddings/oleObject354.bin"/><Relationship Id="rId838" Type="http://schemas.openxmlformats.org/officeDocument/2006/relationships/oleObject" Target="embeddings/oleObject403.bin"/><Relationship Id="rId1023" Type="http://schemas.openxmlformats.org/officeDocument/2006/relationships/oleObject" Target="embeddings/oleObject495.bin"/><Relationship Id="rId1468" Type="http://schemas.openxmlformats.org/officeDocument/2006/relationships/image" Target="media/image718.wmf"/><Relationship Id="rId1675" Type="http://schemas.openxmlformats.org/officeDocument/2006/relationships/oleObject" Target="embeddings/oleObject822.bin"/><Relationship Id="rId1882" Type="http://schemas.openxmlformats.org/officeDocument/2006/relationships/image" Target="media/image925.wmf"/><Relationship Id="rId600" Type="http://schemas.openxmlformats.org/officeDocument/2006/relationships/oleObject" Target="embeddings/oleObject284.bin"/><Relationship Id="rId1230" Type="http://schemas.openxmlformats.org/officeDocument/2006/relationships/oleObject" Target="embeddings/oleObject598.bin"/><Relationship Id="rId1328" Type="http://schemas.openxmlformats.org/officeDocument/2006/relationships/oleObject" Target="embeddings/oleObject647.bin"/><Relationship Id="rId1535" Type="http://schemas.openxmlformats.org/officeDocument/2006/relationships/oleObject" Target="embeddings/oleObject752.bin"/><Relationship Id="rId905" Type="http://schemas.openxmlformats.org/officeDocument/2006/relationships/image" Target="media/image440.wmf"/><Relationship Id="rId1742" Type="http://schemas.openxmlformats.org/officeDocument/2006/relationships/image" Target="media/image855.wmf"/><Relationship Id="rId34" Type="http://schemas.openxmlformats.org/officeDocument/2006/relationships/oleObject" Target="embeddings/oleObject3.bin"/><Relationship Id="rId1602" Type="http://schemas.openxmlformats.org/officeDocument/2006/relationships/image" Target="media/image785.wmf"/><Relationship Id="rId183" Type="http://schemas.openxmlformats.org/officeDocument/2006/relationships/oleObject" Target="embeddings/oleObject76.bin"/><Relationship Id="rId390" Type="http://schemas.openxmlformats.org/officeDocument/2006/relationships/image" Target="media/image182.wmf"/><Relationship Id="rId1907" Type="http://schemas.openxmlformats.org/officeDocument/2006/relationships/oleObject" Target="embeddings/oleObject938.bin"/><Relationship Id="rId250" Type="http://schemas.openxmlformats.org/officeDocument/2006/relationships/image" Target="media/image112.wmf"/><Relationship Id="rId488" Type="http://schemas.openxmlformats.org/officeDocument/2006/relationships/oleObject" Target="embeddings/oleObject228.bin"/><Relationship Id="rId695" Type="http://schemas.openxmlformats.org/officeDocument/2006/relationships/image" Target="media/image335.wmf"/><Relationship Id="rId110" Type="http://schemas.openxmlformats.org/officeDocument/2006/relationships/image" Target="media/image43.wmf"/><Relationship Id="rId348" Type="http://schemas.openxmlformats.org/officeDocument/2006/relationships/image" Target="media/image161.wmf"/><Relationship Id="rId555" Type="http://schemas.openxmlformats.org/officeDocument/2006/relationships/image" Target="media/image265.wmf"/><Relationship Id="rId762" Type="http://schemas.openxmlformats.org/officeDocument/2006/relationships/oleObject" Target="embeddings/oleObject365.bin"/><Relationship Id="rId1185" Type="http://schemas.openxmlformats.org/officeDocument/2006/relationships/image" Target="media/image579.wmf"/><Relationship Id="rId1392" Type="http://schemas.openxmlformats.org/officeDocument/2006/relationships/image" Target="media/image682.emf"/><Relationship Id="rId208" Type="http://schemas.openxmlformats.org/officeDocument/2006/relationships/image" Target="media/image91.wmf"/><Relationship Id="rId415" Type="http://schemas.openxmlformats.org/officeDocument/2006/relationships/oleObject" Target="embeddings/oleObject192.bin"/><Relationship Id="rId622" Type="http://schemas.openxmlformats.org/officeDocument/2006/relationships/oleObject" Target="embeddings/oleObject295.bin"/><Relationship Id="rId1045" Type="http://schemas.openxmlformats.org/officeDocument/2006/relationships/oleObject" Target="embeddings/oleObject506.bin"/><Relationship Id="rId1252" Type="http://schemas.openxmlformats.org/officeDocument/2006/relationships/oleObject" Target="embeddings/oleObject609.bin"/><Relationship Id="rId1697" Type="http://schemas.openxmlformats.org/officeDocument/2006/relationships/oleObject" Target="embeddings/oleObject833.bin"/><Relationship Id="rId927" Type="http://schemas.openxmlformats.org/officeDocument/2006/relationships/image" Target="media/image451.wmf"/><Relationship Id="rId1112" Type="http://schemas.openxmlformats.org/officeDocument/2006/relationships/image" Target="media/image543.wmf"/><Relationship Id="rId1557" Type="http://schemas.openxmlformats.org/officeDocument/2006/relationships/oleObject" Target="embeddings/oleObject763.bin"/><Relationship Id="rId1764" Type="http://schemas.openxmlformats.org/officeDocument/2006/relationships/image" Target="media/image866.wmf"/><Relationship Id="rId56" Type="http://schemas.openxmlformats.org/officeDocument/2006/relationships/image" Target="media/image16.wmf"/><Relationship Id="rId1417" Type="http://schemas.openxmlformats.org/officeDocument/2006/relationships/oleObject" Target="embeddings/oleObject693.bin"/><Relationship Id="rId1624" Type="http://schemas.openxmlformats.org/officeDocument/2006/relationships/image" Target="media/image796.wmf"/><Relationship Id="rId1831" Type="http://schemas.openxmlformats.org/officeDocument/2006/relationships/oleObject" Target="embeddings/oleObject900.bin"/><Relationship Id="rId272" Type="http://schemas.openxmlformats.org/officeDocument/2006/relationships/image" Target="media/image123.wmf"/><Relationship Id="rId577" Type="http://schemas.openxmlformats.org/officeDocument/2006/relationships/image" Target="media/image276.wmf"/><Relationship Id="rId132" Type="http://schemas.openxmlformats.org/officeDocument/2006/relationships/oleObject" Target="embeddings/oleObject51.bin"/><Relationship Id="rId784" Type="http://schemas.openxmlformats.org/officeDocument/2006/relationships/oleObject" Target="embeddings/oleObject376.bin"/><Relationship Id="rId991" Type="http://schemas.openxmlformats.org/officeDocument/2006/relationships/oleObject" Target="embeddings/oleObject479.bin"/><Relationship Id="rId1067" Type="http://schemas.openxmlformats.org/officeDocument/2006/relationships/oleObject" Target="embeddings/oleObject517.bin"/><Relationship Id="rId437" Type="http://schemas.openxmlformats.org/officeDocument/2006/relationships/image" Target="media/image206.wmf"/><Relationship Id="rId644" Type="http://schemas.openxmlformats.org/officeDocument/2006/relationships/oleObject" Target="embeddings/oleObject306.bin"/><Relationship Id="rId851" Type="http://schemas.openxmlformats.org/officeDocument/2006/relationships/image" Target="media/image413.wmf"/><Relationship Id="rId1274" Type="http://schemas.openxmlformats.org/officeDocument/2006/relationships/oleObject" Target="embeddings/oleObject620.bin"/><Relationship Id="rId1481" Type="http://schemas.openxmlformats.org/officeDocument/2006/relationships/oleObject" Target="embeddings/oleObject725.bin"/><Relationship Id="rId1579" Type="http://schemas.openxmlformats.org/officeDocument/2006/relationships/oleObject" Target="embeddings/oleObject774.bin"/><Relationship Id="rId504" Type="http://schemas.openxmlformats.org/officeDocument/2006/relationships/oleObject" Target="embeddings/oleObject236.bin"/><Relationship Id="rId711" Type="http://schemas.openxmlformats.org/officeDocument/2006/relationships/image" Target="media/image343.wmf"/><Relationship Id="rId949" Type="http://schemas.openxmlformats.org/officeDocument/2006/relationships/oleObject" Target="embeddings/oleObject458.bin"/><Relationship Id="rId1134" Type="http://schemas.openxmlformats.org/officeDocument/2006/relationships/oleObject" Target="embeddings/oleObject550.bin"/><Relationship Id="rId1341" Type="http://schemas.openxmlformats.org/officeDocument/2006/relationships/image" Target="media/image657.wmf"/><Relationship Id="rId1786" Type="http://schemas.openxmlformats.org/officeDocument/2006/relationships/image" Target="media/image877.wmf"/><Relationship Id="rId78" Type="http://schemas.openxmlformats.org/officeDocument/2006/relationships/image" Target="media/image27.wmf"/><Relationship Id="rId809" Type="http://schemas.openxmlformats.org/officeDocument/2006/relationships/image" Target="media/image392.wmf"/><Relationship Id="rId1201" Type="http://schemas.openxmlformats.org/officeDocument/2006/relationships/image" Target="media/image587.wmf"/><Relationship Id="rId1439" Type="http://schemas.openxmlformats.org/officeDocument/2006/relationships/oleObject" Target="embeddings/oleObject704.bin"/><Relationship Id="rId1646" Type="http://schemas.openxmlformats.org/officeDocument/2006/relationships/image" Target="media/image807.wmf"/><Relationship Id="rId1853" Type="http://schemas.openxmlformats.org/officeDocument/2006/relationships/oleObject" Target="embeddings/oleObject911.bin"/><Relationship Id="rId1506" Type="http://schemas.openxmlformats.org/officeDocument/2006/relationships/image" Target="media/image737.wmf"/><Relationship Id="rId1713" Type="http://schemas.openxmlformats.org/officeDocument/2006/relationships/oleObject" Target="embeddings/oleObject841.bin"/><Relationship Id="rId1920" Type="http://schemas.openxmlformats.org/officeDocument/2006/relationships/fontTable" Target="fontTable.xml"/><Relationship Id="rId294" Type="http://schemas.openxmlformats.org/officeDocument/2006/relationships/image" Target="media/image134.wmf"/><Relationship Id="rId154" Type="http://schemas.openxmlformats.org/officeDocument/2006/relationships/image" Target="media/image64.wmf"/><Relationship Id="rId361" Type="http://schemas.openxmlformats.org/officeDocument/2006/relationships/oleObject" Target="embeddings/oleObject165.bin"/><Relationship Id="rId599" Type="http://schemas.openxmlformats.org/officeDocument/2006/relationships/image" Target="media/image287.wmf"/><Relationship Id="rId459" Type="http://schemas.openxmlformats.org/officeDocument/2006/relationships/image" Target="media/image217.wmf"/><Relationship Id="rId666" Type="http://schemas.openxmlformats.org/officeDocument/2006/relationships/oleObject" Target="embeddings/oleObject317.bin"/><Relationship Id="rId873" Type="http://schemas.openxmlformats.org/officeDocument/2006/relationships/image" Target="media/image424.wmf"/><Relationship Id="rId1089" Type="http://schemas.openxmlformats.org/officeDocument/2006/relationships/oleObject" Target="embeddings/oleObject528.bin"/><Relationship Id="rId1296" Type="http://schemas.openxmlformats.org/officeDocument/2006/relationships/oleObject" Target="embeddings/oleObject631.bin"/><Relationship Id="rId221" Type="http://schemas.openxmlformats.org/officeDocument/2006/relationships/oleObject" Target="embeddings/oleObject95.bin"/><Relationship Id="rId319" Type="http://schemas.openxmlformats.org/officeDocument/2006/relationships/oleObject" Target="embeddings/oleObject144.bin"/><Relationship Id="rId526" Type="http://schemas.openxmlformats.org/officeDocument/2006/relationships/oleObject" Target="embeddings/oleObject247.bin"/><Relationship Id="rId1156" Type="http://schemas.openxmlformats.org/officeDocument/2006/relationships/oleObject" Target="embeddings/oleObject561.bin"/><Relationship Id="rId1363" Type="http://schemas.openxmlformats.org/officeDocument/2006/relationships/image" Target="media/image668.wmf"/><Relationship Id="rId733" Type="http://schemas.openxmlformats.org/officeDocument/2006/relationships/image" Target="media/image354.wmf"/><Relationship Id="rId940" Type="http://schemas.openxmlformats.org/officeDocument/2006/relationships/image" Target="media/image457.wmf"/><Relationship Id="rId1016" Type="http://schemas.openxmlformats.org/officeDocument/2006/relationships/image" Target="media/image495.wmf"/><Relationship Id="rId1570" Type="http://schemas.openxmlformats.org/officeDocument/2006/relationships/image" Target="media/image769.wmf"/><Relationship Id="rId1668" Type="http://schemas.openxmlformats.org/officeDocument/2006/relationships/image" Target="media/image818.wmf"/><Relationship Id="rId1875" Type="http://schemas.openxmlformats.org/officeDocument/2006/relationships/oleObject" Target="embeddings/oleObject922.bin"/><Relationship Id="rId800" Type="http://schemas.openxmlformats.org/officeDocument/2006/relationships/oleObject" Target="embeddings/oleObject384.bin"/><Relationship Id="rId1223" Type="http://schemas.openxmlformats.org/officeDocument/2006/relationships/image" Target="media/image598.wmf"/><Relationship Id="rId1430" Type="http://schemas.openxmlformats.org/officeDocument/2006/relationships/image" Target="media/image699.wmf"/><Relationship Id="rId1528" Type="http://schemas.openxmlformats.org/officeDocument/2006/relationships/image" Target="media/image748.wmf"/><Relationship Id="rId1735" Type="http://schemas.openxmlformats.org/officeDocument/2006/relationships/oleObject" Target="embeddings/oleObject852.bin"/><Relationship Id="rId27" Type="http://schemas.openxmlformats.org/officeDocument/2006/relationships/hyperlink" Target="http://www.pardiso-project.org/" TargetMode="External"/><Relationship Id="rId1802" Type="http://schemas.openxmlformats.org/officeDocument/2006/relationships/image" Target="media/image885.wmf"/><Relationship Id="rId176" Type="http://schemas.openxmlformats.org/officeDocument/2006/relationships/image" Target="media/image75.wmf"/><Relationship Id="rId383" Type="http://schemas.openxmlformats.org/officeDocument/2006/relationships/oleObject" Target="embeddings/oleObject176.bin"/><Relationship Id="rId590" Type="http://schemas.openxmlformats.org/officeDocument/2006/relationships/oleObject" Target="embeddings/oleObject279.bin"/><Relationship Id="rId243" Type="http://schemas.openxmlformats.org/officeDocument/2006/relationships/oleObject" Target="embeddings/oleObject106.bin"/><Relationship Id="rId450" Type="http://schemas.openxmlformats.org/officeDocument/2006/relationships/oleObject" Target="embeddings/oleObject209.bin"/><Relationship Id="rId688" Type="http://schemas.openxmlformats.org/officeDocument/2006/relationships/oleObject" Target="embeddings/oleObject328.bin"/><Relationship Id="rId895" Type="http://schemas.openxmlformats.org/officeDocument/2006/relationships/image" Target="media/image435.wmf"/><Relationship Id="rId1080" Type="http://schemas.openxmlformats.org/officeDocument/2006/relationships/image" Target="media/image527.wmf"/><Relationship Id="rId103" Type="http://schemas.openxmlformats.org/officeDocument/2006/relationships/oleObject" Target="embeddings/oleObject37.bin"/><Relationship Id="rId310" Type="http://schemas.openxmlformats.org/officeDocument/2006/relationships/image" Target="media/image142.wmf"/><Relationship Id="rId548" Type="http://schemas.openxmlformats.org/officeDocument/2006/relationships/oleObject" Target="embeddings/oleObject258.bin"/><Relationship Id="rId755" Type="http://schemas.openxmlformats.org/officeDocument/2006/relationships/image" Target="media/image365.wmf"/><Relationship Id="rId962" Type="http://schemas.openxmlformats.org/officeDocument/2006/relationships/image" Target="media/image468.wmf"/><Relationship Id="rId1178" Type="http://schemas.openxmlformats.org/officeDocument/2006/relationships/oleObject" Target="embeddings/oleObject572.bin"/><Relationship Id="rId1385" Type="http://schemas.openxmlformats.org/officeDocument/2006/relationships/oleObject" Target="embeddings/oleObject676.bin"/><Relationship Id="rId1592" Type="http://schemas.openxmlformats.org/officeDocument/2006/relationships/image" Target="media/image780.wmf"/><Relationship Id="rId91" Type="http://schemas.openxmlformats.org/officeDocument/2006/relationships/oleObject" Target="embeddings/oleObject31.bin"/><Relationship Id="rId408" Type="http://schemas.openxmlformats.org/officeDocument/2006/relationships/image" Target="media/image191.wmf"/><Relationship Id="rId615" Type="http://schemas.openxmlformats.org/officeDocument/2006/relationships/image" Target="media/image295.wmf"/><Relationship Id="rId822" Type="http://schemas.openxmlformats.org/officeDocument/2006/relationships/oleObject" Target="embeddings/oleObject395.bin"/><Relationship Id="rId1038" Type="http://schemas.openxmlformats.org/officeDocument/2006/relationships/image" Target="media/image506.wmf"/><Relationship Id="rId1245" Type="http://schemas.openxmlformats.org/officeDocument/2006/relationships/image" Target="media/image609.wmf"/><Relationship Id="rId1452" Type="http://schemas.openxmlformats.org/officeDocument/2006/relationships/image" Target="media/image710.wmf"/><Relationship Id="rId1897" Type="http://schemas.openxmlformats.org/officeDocument/2006/relationships/oleObject" Target="embeddings/oleObject933.bin"/><Relationship Id="rId1105" Type="http://schemas.openxmlformats.org/officeDocument/2006/relationships/oleObject" Target="embeddings/oleObject536.bin"/><Relationship Id="rId1312" Type="http://schemas.openxmlformats.org/officeDocument/2006/relationships/oleObject" Target="embeddings/oleObject639.bin"/><Relationship Id="rId1757" Type="http://schemas.openxmlformats.org/officeDocument/2006/relationships/oleObject" Target="embeddings/oleObject863.bin"/><Relationship Id="rId49" Type="http://schemas.openxmlformats.org/officeDocument/2006/relationships/oleObject" Target="embeddings/oleObject10.bin"/><Relationship Id="rId1617" Type="http://schemas.openxmlformats.org/officeDocument/2006/relationships/oleObject" Target="embeddings/oleObject793.bin"/><Relationship Id="rId1824" Type="http://schemas.openxmlformats.org/officeDocument/2006/relationships/image" Target="media/image896.wmf"/><Relationship Id="rId198" Type="http://schemas.openxmlformats.org/officeDocument/2006/relationships/image" Target="media/image86.wmf"/><Relationship Id="rId265" Type="http://schemas.openxmlformats.org/officeDocument/2006/relationships/oleObject" Target="embeddings/oleObject117.bin"/><Relationship Id="rId472" Type="http://schemas.openxmlformats.org/officeDocument/2006/relationships/oleObject" Target="embeddings/oleObject220.bin"/><Relationship Id="rId125" Type="http://schemas.openxmlformats.org/officeDocument/2006/relationships/image" Target="media/image50.wmf"/><Relationship Id="rId332" Type="http://schemas.openxmlformats.org/officeDocument/2006/relationships/image" Target="media/image153.wmf"/><Relationship Id="rId777" Type="http://schemas.openxmlformats.org/officeDocument/2006/relationships/image" Target="media/image376.wmf"/><Relationship Id="rId984" Type="http://schemas.openxmlformats.org/officeDocument/2006/relationships/image" Target="media/image479.wmf"/><Relationship Id="rId637" Type="http://schemas.openxmlformats.org/officeDocument/2006/relationships/image" Target="media/image306.wmf"/><Relationship Id="rId844" Type="http://schemas.openxmlformats.org/officeDocument/2006/relationships/oleObject" Target="embeddings/oleObject406.bin"/><Relationship Id="rId1267" Type="http://schemas.openxmlformats.org/officeDocument/2006/relationships/image" Target="media/image620.wmf"/><Relationship Id="rId1474" Type="http://schemas.openxmlformats.org/officeDocument/2006/relationships/image" Target="media/image721.wmf"/><Relationship Id="rId1681" Type="http://schemas.openxmlformats.org/officeDocument/2006/relationships/oleObject" Target="embeddings/oleObject825.bin"/><Relationship Id="rId704" Type="http://schemas.openxmlformats.org/officeDocument/2006/relationships/oleObject" Target="embeddings/oleObject336.bin"/><Relationship Id="rId911" Type="http://schemas.openxmlformats.org/officeDocument/2006/relationships/image" Target="media/image443.wmf"/><Relationship Id="rId1127" Type="http://schemas.openxmlformats.org/officeDocument/2006/relationships/image" Target="media/image550.wmf"/><Relationship Id="rId1334" Type="http://schemas.openxmlformats.org/officeDocument/2006/relationships/oleObject" Target="embeddings/oleObject650.bin"/><Relationship Id="rId1541" Type="http://schemas.openxmlformats.org/officeDocument/2006/relationships/oleObject" Target="embeddings/oleObject755.bin"/><Relationship Id="rId1779" Type="http://schemas.openxmlformats.org/officeDocument/2006/relationships/oleObject" Target="embeddings/oleObject874.bin"/><Relationship Id="rId40" Type="http://schemas.openxmlformats.org/officeDocument/2006/relationships/oleObject" Target="embeddings/oleObject6.bin"/><Relationship Id="rId1401" Type="http://schemas.openxmlformats.org/officeDocument/2006/relationships/image" Target="media/image685.emf"/><Relationship Id="rId1639" Type="http://schemas.openxmlformats.org/officeDocument/2006/relationships/oleObject" Target="embeddings/oleObject804.bin"/><Relationship Id="rId1846" Type="http://schemas.openxmlformats.org/officeDocument/2006/relationships/image" Target="media/image907.wmf"/><Relationship Id="rId1706" Type="http://schemas.openxmlformats.org/officeDocument/2006/relationships/image" Target="media/image837.wmf"/><Relationship Id="rId1913" Type="http://schemas.openxmlformats.org/officeDocument/2006/relationships/oleObject" Target="embeddings/oleObject941.bin"/><Relationship Id="rId287" Type="http://schemas.openxmlformats.org/officeDocument/2006/relationships/oleObject" Target="embeddings/oleObject128.bin"/><Relationship Id="rId494" Type="http://schemas.openxmlformats.org/officeDocument/2006/relationships/oleObject" Target="embeddings/oleObject231.bin"/><Relationship Id="rId147" Type="http://schemas.openxmlformats.org/officeDocument/2006/relationships/oleObject" Target="embeddings/oleObject58.bin"/><Relationship Id="rId354" Type="http://schemas.openxmlformats.org/officeDocument/2006/relationships/image" Target="media/image164.wmf"/><Relationship Id="rId799" Type="http://schemas.openxmlformats.org/officeDocument/2006/relationships/image" Target="media/image387.wmf"/><Relationship Id="rId1191" Type="http://schemas.openxmlformats.org/officeDocument/2006/relationships/image" Target="media/image582.wmf"/><Relationship Id="rId561" Type="http://schemas.openxmlformats.org/officeDocument/2006/relationships/image" Target="media/image268.wmf"/><Relationship Id="rId659" Type="http://schemas.openxmlformats.org/officeDocument/2006/relationships/image" Target="media/image317.wmf"/><Relationship Id="rId866" Type="http://schemas.openxmlformats.org/officeDocument/2006/relationships/oleObject" Target="embeddings/oleObject417.bin"/><Relationship Id="rId1289" Type="http://schemas.openxmlformats.org/officeDocument/2006/relationships/image" Target="media/image631.wmf"/><Relationship Id="rId1496" Type="http://schemas.openxmlformats.org/officeDocument/2006/relationships/image" Target="media/image732.wmf"/><Relationship Id="rId214" Type="http://schemas.openxmlformats.org/officeDocument/2006/relationships/image" Target="media/image94.wmf"/><Relationship Id="rId421" Type="http://schemas.openxmlformats.org/officeDocument/2006/relationships/oleObject" Target="embeddings/oleObject195.bin"/><Relationship Id="rId519" Type="http://schemas.openxmlformats.org/officeDocument/2006/relationships/image" Target="media/image247.wmf"/><Relationship Id="rId1051" Type="http://schemas.openxmlformats.org/officeDocument/2006/relationships/oleObject" Target="embeddings/oleObject509.bin"/><Relationship Id="rId1149" Type="http://schemas.openxmlformats.org/officeDocument/2006/relationships/image" Target="media/image561.wmf"/><Relationship Id="rId1356" Type="http://schemas.openxmlformats.org/officeDocument/2006/relationships/oleObject" Target="embeddings/oleObject661.bin"/><Relationship Id="rId726" Type="http://schemas.openxmlformats.org/officeDocument/2006/relationships/oleObject" Target="embeddings/oleObject347.bin"/><Relationship Id="rId933" Type="http://schemas.openxmlformats.org/officeDocument/2006/relationships/hyperlink" Target="http://mrl.sci.utah.edu/software/febio" TargetMode="External"/><Relationship Id="rId1009" Type="http://schemas.openxmlformats.org/officeDocument/2006/relationships/oleObject" Target="embeddings/oleObject488.bin"/><Relationship Id="rId1563" Type="http://schemas.openxmlformats.org/officeDocument/2006/relationships/oleObject" Target="embeddings/oleObject766.bin"/><Relationship Id="rId1770" Type="http://schemas.openxmlformats.org/officeDocument/2006/relationships/image" Target="media/image869.wmf"/><Relationship Id="rId1868" Type="http://schemas.openxmlformats.org/officeDocument/2006/relationships/image" Target="media/image918.wmf"/><Relationship Id="rId62" Type="http://schemas.openxmlformats.org/officeDocument/2006/relationships/image" Target="media/image19.wmf"/><Relationship Id="rId1216" Type="http://schemas.openxmlformats.org/officeDocument/2006/relationships/oleObject" Target="embeddings/oleObject591.bin"/><Relationship Id="rId1423" Type="http://schemas.openxmlformats.org/officeDocument/2006/relationships/oleObject" Target="embeddings/oleObject696.bin"/><Relationship Id="rId1630" Type="http://schemas.openxmlformats.org/officeDocument/2006/relationships/image" Target="media/image799.wmf"/><Relationship Id="rId1728" Type="http://schemas.openxmlformats.org/officeDocument/2006/relationships/image" Target="media/image848.wmf"/><Relationship Id="rId169" Type="http://schemas.openxmlformats.org/officeDocument/2006/relationships/oleObject" Target="embeddings/oleObject69.bin"/><Relationship Id="rId376" Type="http://schemas.openxmlformats.org/officeDocument/2006/relationships/image" Target="media/image175.wmf"/><Relationship Id="rId583" Type="http://schemas.openxmlformats.org/officeDocument/2006/relationships/image" Target="media/image279.wmf"/><Relationship Id="rId790" Type="http://schemas.openxmlformats.org/officeDocument/2006/relationships/oleObject" Target="embeddings/oleObject379.bin"/><Relationship Id="rId4" Type="http://schemas.microsoft.com/office/2007/relationships/stylesWithEffects" Target="stylesWithEffects.xml"/><Relationship Id="rId236" Type="http://schemas.openxmlformats.org/officeDocument/2006/relationships/image" Target="media/image105.wmf"/><Relationship Id="rId443" Type="http://schemas.openxmlformats.org/officeDocument/2006/relationships/image" Target="media/image209.wmf"/><Relationship Id="rId650" Type="http://schemas.openxmlformats.org/officeDocument/2006/relationships/oleObject" Target="embeddings/oleObject309.bin"/><Relationship Id="rId888" Type="http://schemas.openxmlformats.org/officeDocument/2006/relationships/oleObject" Target="embeddings/oleObject428.bin"/><Relationship Id="rId1073" Type="http://schemas.openxmlformats.org/officeDocument/2006/relationships/oleObject" Target="embeddings/oleObject520.bin"/><Relationship Id="rId1280" Type="http://schemas.openxmlformats.org/officeDocument/2006/relationships/oleObject" Target="embeddings/oleObject623.bin"/><Relationship Id="rId303" Type="http://schemas.openxmlformats.org/officeDocument/2006/relationships/oleObject" Target="embeddings/oleObject136.bin"/><Relationship Id="rId748" Type="http://schemas.openxmlformats.org/officeDocument/2006/relationships/oleObject" Target="embeddings/oleObject358.bin"/><Relationship Id="rId955" Type="http://schemas.openxmlformats.org/officeDocument/2006/relationships/oleObject" Target="embeddings/oleObject461.bin"/><Relationship Id="rId1140" Type="http://schemas.openxmlformats.org/officeDocument/2006/relationships/oleObject" Target="embeddings/oleObject553.bin"/><Relationship Id="rId1378" Type="http://schemas.openxmlformats.org/officeDocument/2006/relationships/oleObject" Target="embeddings/oleObject672.bin"/><Relationship Id="rId1585" Type="http://schemas.openxmlformats.org/officeDocument/2006/relationships/oleObject" Target="embeddings/oleObject777.bin"/><Relationship Id="rId1792" Type="http://schemas.openxmlformats.org/officeDocument/2006/relationships/image" Target="media/image880.wmf"/><Relationship Id="rId84" Type="http://schemas.openxmlformats.org/officeDocument/2006/relationships/image" Target="media/image30.wmf"/><Relationship Id="rId510" Type="http://schemas.openxmlformats.org/officeDocument/2006/relationships/oleObject" Target="embeddings/oleObject239.bin"/><Relationship Id="rId608" Type="http://schemas.openxmlformats.org/officeDocument/2006/relationships/oleObject" Target="embeddings/oleObject288.bin"/><Relationship Id="rId815" Type="http://schemas.openxmlformats.org/officeDocument/2006/relationships/image" Target="media/image395.wmf"/><Relationship Id="rId1238" Type="http://schemas.openxmlformats.org/officeDocument/2006/relationships/oleObject" Target="embeddings/oleObject602.bin"/><Relationship Id="rId1445" Type="http://schemas.openxmlformats.org/officeDocument/2006/relationships/oleObject" Target="embeddings/oleObject707.bin"/><Relationship Id="rId1652" Type="http://schemas.openxmlformats.org/officeDocument/2006/relationships/image" Target="media/image810.wmf"/><Relationship Id="rId1000" Type="http://schemas.openxmlformats.org/officeDocument/2006/relationships/image" Target="media/image487.wmf"/><Relationship Id="rId1305" Type="http://schemas.openxmlformats.org/officeDocument/2006/relationships/image" Target="media/image639.wmf"/><Relationship Id="rId1512" Type="http://schemas.openxmlformats.org/officeDocument/2006/relationships/image" Target="media/image740.wmf"/><Relationship Id="rId1817" Type="http://schemas.openxmlformats.org/officeDocument/2006/relationships/oleObject" Target="embeddings/oleObject893.bin"/><Relationship Id="rId11" Type="http://schemas.openxmlformats.org/officeDocument/2006/relationships/hyperlink" Target="mailto:rawlins@sci.utah.edu" TargetMode="External"/><Relationship Id="rId398" Type="http://schemas.openxmlformats.org/officeDocument/2006/relationships/image" Target="media/image186.wmf"/><Relationship Id="rId160" Type="http://schemas.openxmlformats.org/officeDocument/2006/relationships/image" Target="media/image67.wmf"/><Relationship Id="rId258" Type="http://schemas.openxmlformats.org/officeDocument/2006/relationships/image" Target="media/image116.wmf"/><Relationship Id="rId465" Type="http://schemas.openxmlformats.org/officeDocument/2006/relationships/image" Target="media/image220.wmf"/><Relationship Id="rId672" Type="http://schemas.openxmlformats.org/officeDocument/2006/relationships/oleObject" Target="embeddings/oleObject320.bin"/><Relationship Id="rId1095" Type="http://schemas.openxmlformats.org/officeDocument/2006/relationships/oleObject" Target="embeddings/oleObject531.bin"/><Relationship Id="rId118" Type="http://schemas.openxmlformats.org/officeDocument/2006/relationships/oleObject" Target="embeddings/oleObject44.bin"/><Relationship Id="rId325" Type="http://schemas.openxmlformats.org/officeDocument/2006/relationships/oleObject" Target="embeddings/oleObject147.bin"/><Relationship Id="rId532" Type="http://schemas.openxmlformats.org/officeDocument/2006/relationships/oleObject" Target="embeddings/oleObject250.bin"/><Relationship Id="rId977" Type="http://schemas.openxmlformats.org/officeDocument/2006/relationships/oleObject" Target="embeddings/oleObject472.bin"/><Relationship Id="rId1162" Type="http://schemas.openxmlformats.org/officeDocument/2006/relationships/oleObject" Target="embeddings/oleObject564.bin"/><Relationship Id="rId837" Type="http://schemas.openxmlformats.org/officeDocument/2006/relationships/image" Target="media/image406.wmf"/><Relationship Id="rId1022" Type="http://schemas.openxmlformats.org/officeDocument/2006/relationships/image" Target="media/image498.wmf"/><Relationship Id="rId1467" Type="http://schemas.openxmlformats.org/officeDocument/2006/relationships/oleObject" Target="embeddings/oleObject718.bin"/><Relationship Id="rId1674" Type="http://schemas.openxmlformats.org/officeDocument/2006/relationships/image" Target="media/image821.wmf"/><Relationship Id="rId1881" Type="http://schemas.openxmlformats.org/officeDocument/2006/relationships/oleObject" Target="embeddings/oleObject925.bin"/><Relationship Id="rId904" Type="http://schemas.openxmlformats.org/officeDocument/2006/relationships/oleObject" Target="embeddings/oleObject436.bin"/><Relationship Id="rId1327" Type="http://schemas.openxmlformats.org/officeDocument/2006/relationships/image" Target="media/image650.wmf"/><Relationship Id="rId1534" Type="http://schemas.openxmlformats.org/officeDocument/2006/relationships/image" Target="media/image751.wmf"/><Relationship Id="rId1741" Type="http://schemas.openxmlformats.org/officeDocument/2006/relationships/oleObject" Target="embeddings/oleObject855.bin"/><Relationship Id="rId33" Type="http://schemas.openxmlformats.org/officeDocument/2006/relationships/image" Target="media/image5.wmf"/><Relationship Id="rId1601" Type="http://schemas.openxmlformats.org/officeDocument/2006/relationships/oleObject" Target="embeddings/oleObject785.bin"/><Relationship Id="rId1839" Type="http://schemas.openxmlformats.org/officeDocument/2006/relationships/oleObject" Target="embeddings/oleObject904.bin"/><Relationship Id="rId182" Type="http://schemas.openxmlformats.org/officeDocument/2006/relationships/image" Target="media/image78.wmf"/><Relationship Id="rId1906" Type="http://schemas.openxmlformats.org/officeDocument/2006/relationships/image" Target="media/image937.wmf"/><Relationship Id="rId487" Type="http://schemas.openxmlformats.org/officeDocument/2006/relationships/image" Target="media/image231.wmf"/><Relationship Id="rId694" Type="http://schemas.openxmlformats.org/officeDocument/2006/relationships/oleObject" Target="embeddings/oleObject331.bin"/><Relationship Id="rId347" Type="http://schemas.openxmlformats.org/officeDocument/2006/relationships/oleObject" Target="embeddings/oleObject158.bin"/><Relationship Id="rId999" Type="http://schemas.openxmlformats.org/officeDocument/2006/relationships/oleObject" Target="embeddings/oleObject483.bin"/><Relationship Id="rId1184" Type="http://schemas.openxmlformats.org/officeDocument/2006/relationships/oleObject" Target="embeddings/oleObject575.bin"/><Relationship Id="rId554" Type="http://schemas.openxmlformats.org/officeDocument/2006/relationships/oleObject" Target="embeddings/oleObject261.bin"/><Relationship Id="rId761" Type="http://schemas.openxmlformats.org/officeDocument/2006/relationships/image" Target="media/image368.wmf"/><Relationship Id="rId859" Type="http://schemas.openxmlformats.org/officeDocument/2006/relationships/image" Target="media/image417.wmf"/><Relationship Id="rId1391" Type="http://schemas.openxmlformats.org/officeDocument/2006/relationships/oleObject" Target="embeddings/oleObject679.bin"/><Relationship Id="rId1489" Type="http://schemas.openxmlformats.org/officeDocument/2006/relationships/oleObject" Target="embeddings/oleObject729.bin"/><Relationship Id="rId1696" Type="http://schemas.openxmlformats.org/officeDocument/2006/relationships/image" Target="media/image832.wmf"/><Relationship Id="rId207" Type="http://schemas.openxmlformats.org/officeDocument/2006/relationships/oleObject" Target="embeddings/oleObject88.bin"/><Relationship Id="rId414" Type="http://schemas.openxmlformats.org/officeDocument/2006/relationships/image" Target="media/image194.wmf"/><Relationship Id="rId621" Type="http://schemas.openxmlformats.org/officeDocument/2006/relationships/image" Target="media/image298.wmf"/><Relationship Id="rId1044" Type="http://schemas.openxmlformats.org/officeDocument/2006/relationships/image" Target="media/image509.wmf"/><Relationship Id="rId1251" Type="http://schemas.openxmlformats.org/officeDocument/2006/relationships/image" Target="media/image612.wmf"/><Relationship Id="rId1349" Type="http://schemas.openxmlformats.org/officeDocument/2006/relationships/image" Target="media/image661.wmf"/><Relationship Id="rId719" Type="http://schemas.openxmlformats.org/officeDocument/2006/relationships/image" Target="media/image347.wmf"/><Relationship Id="rId926" Type="http://schemas.openxmlformats.org/officeDocument/2006/relationships/oleObject" Target="embeddings/oleObject447.bin"/><Relationship Id="rId1111" Type="http://schemas.openxmlformats.org/officeDocument/2006/relationships/oleObject" Target="embeddings/oleObject539.bin"/><Relationship Id="rId1556" Type="http://schemas.openxmlformats.org/officeDocument/2006/relationships/image" Target="media/image762.wmf"/><Relationship Id="rId1763" Type="http://schemas.openxmlformats.org/officeDocument/2006/relationships/oleObject" Target="embeddings/oleObject866.bin"/><Relationship Id="rId55" Type="http://schemas.openxmlformats.org/officeDocument/2006/relationships/oleObject" Target="embeddings/oleObject13.bin"/><Relationship Id="rId1209" Type="http://schemas.openxmlformats.org/officeDocument/2006/relationships/image" Target="media/image591.wmf"/><Relationship Id="rId1416" Type="http://schemas.openxmlformats.org/officeDocument/2006/relationships/image" Target="media/image692.wmf"/><Relationship Id="rId1623" Type="http://schemas.openxmlformats.org/officeDocument/2006/relationships/oleObject" Target="embeddings/oleObject796.bin"/><Relationship Id="rId1830" Type="http://schemas.openxmlformats.org/officeDocument/2006/relationships/image" Target="media/image899.wmf"/><Relationship Id="rId271" Type="http://schemas.openxmlformats.org/officeDocument/2006/relationships/oleObject" Target="embeddings/oleObject120.bin"/><Relationship Id="rId131" Type="http://schemas.openxmlformats.org/officeDocument/2006/relationships/image" Target="media/image53.wmf"/><Relationship Id="rId369" Type="http://schemas.openxmlformats.org/officeDocument/2006/relationships/oleObject" Target="embeddings/oleObject169.bin"/><Relationship Id="rId576" Type="http://schemas.openxmlformats.org/officeDocument/2006/relationships/oleObject" Target="embeddings/oleObject272.bin"/><Relationship Id="rId783" Type="http://schemas.openxmlformats.org/officeDocument/2006/relationships/image" Target="media/image379.wmf"/><Relationship Id="rId990" Type="http://schemas.openxmlformats.org/officeDocument/2006/relationships/image" Target="media/image482.wmf"/><Relationship Id="rId229" Type="http://schemas.openxmlformats.org/officeDocument/2006/relationships/oleObject" Target="embeddings/oleObject99.bin"/><Relationship Id="rId436" Type="http://schemas.openxmlformats.org/officeDocument/2006/relationships/image" Target="media/image205.png"/><Relationship Id="rId643" Type="http://schemas.openxmlformats.org/officeDocument/2006/relationships/image" Target="media/image309.wmf"/><Relationship Id="rId1066" Type="http://schemas.openxmlformats.org/officeDocument/2006/relationships/image" Target="media/image520.wmf"/><Relationship Id="rId1273" Type="http://schemas.openxmlformats.org/officeDocument/2006/relationships/image" Target="media/image623.wmf"/><Relationship Id="rId1480" Type="http://schemas.openxmlformats.org/officeDocument/2006/relationships/image" Target="media/image724.wmf"/><Relationship Id="rId850" Type="http://schemas.openxmlformats.org/officeDocument/2006/relationships/oleObject" Target="embeddings/oleObject409.bin"/><Relationship Id="rId948" Type="http://schemas.openxmlformats.org/officeDocument/2006/relationships/image" Target="media/image461.wmf"/><Relationship Id="rId1133" Type="http://schemas.openxmlformats.org/officeDocument/2006/relationships/image" Target="media/image553.wmf"/><Relationship Id="rId1578" Type="http://schemas.openxmlformats.org/officeDocument/2006/relationships/image" Target="media/image773.wmf"/><Relationship Id="rId1785" Type="http://schemas.openxmlformats.org/officeDocument/2006/relationships/oleObject" Target="embeddings/oleObject877.bin"/><Relationship Id="rId77" Type="http://schemas.openxmlformats.org/officeDocument/2006/relationships/oleObject" Target="embeddings/oleObject24.bin"/><Relationship Id="rId503" Type="http://schemas.openxmlformats.org/officeDocument/2006/relationships/image" Target="media/image239.wmf"/><Relationship Id="rId710" Type="http://schemas.openxmlformats.org/officeDocument/2006/relationships/oleObject" Target="embeddings/oleObject339.bin"/><Relationship Id="rId808" Type="http://schemas.openxmlformats.org/officeDocument/2006/relationships/oleObject" Target="embeddings/oleObject388.bin"/><Relationship Id="rId1340" Type="http://schemas.openxmlformats.org/officeDocument/2006/relationships/oleObject" Target="embeddings/oleObject653.bin"/><Relationship Id="rId1438" Type="http://schemas.openxmlformats.org/officeDocument/2006/relationships/image" Target="media/image703.wmf"/><Relationship Id="rId1645" Type="http://schemas.openxmlformats.org/officeDocument/2006/relationships/oleObject" Target="embeddings/oleObject807.bin"/><Relationship Id="rId1200" Type="http://schemas.openxmlformats.org/officeDocument/2006/relationships/oleObject" Target="embeddings/oleObject583.bin"/><Relationship Id="rId1852" Type="http://schemas.openxmlformats.org/officeDocument/2006/relationships/image" Target="media/image910.wmf"/><Relationship Id="rId1505" Type="http://schemas.openxmlformats.org/officeDocument/2006/relationships/oleObject" Target="embeddings/oleObject737.bin"/><Relationship Id="rId1712" Type="http://schemas.openxmlformats.org/officeDocument/2006/relationships/image" Target="media/image840.wmf"/><Relationship Id="rId293" Type="http://schemas.openxmlformats.org/officeDocument/2006/relationships/oleObject" Target="embeddings/oleObject131.bin"/><Relationship Id="rId153" Type="http://schemas.openxmlformats.org/officeDocument/2006/relationships/oleObject" Target="embeddings/oleObject61.bin"/><Relationship Id="rId360" Type="http://schemas.openxmlformats.org/officeDocument/2006/relationships/image" Target="media/image167.wmf"/><Relationship Id="rId598" Type="http://schemas.openxmlformats.org/officeDocument/2006/relationships/oleObject" Target="embeddings/oleObject283.bin"/><Relationship Id="rId220" Type="http://schemas.openxmlformats.org/officeDocument/2006/relationships/image" Target="media/image97.wmf"/><Relationship Id="rId458" Type="http://schemas.openxmlformats.org/officeDocument/2006/relationships/oleObject" Target="embeddings/oleObject213.bin"/><Relationship Id="rId665" Type="http://schemas.openxmlformats.org/officeDocument/2006/relationships/image" Target="media/image320.wmf"/><Relationship Id="rId872" Type="http://schemas.openxmlformats.org/officeDocument/2006/relationships/oleObject" Target="embeddings/oleObject420.bin"/><Relationship Id="rId1088" Type="http://schemas.openxmlformats.org/officeDocument/2006/relationships/image" Target="media/image531.wmf"/><Relationship Id="rId1295" Type="http://schemas.openxmlformats.org/officeDocument/2006/relationships/image" Target="media/image634.wmf"/><Relationship Id="rId318" Type="http://schemas.openxmlformats.org/officeDocument/2006/relationships/image" Target="media/image146.wmf"/><Relationship Id="rId525" Type="http://schemas.openxmlformats.org/officeDocument/2006/relationships/image" Target="media/image250.wmf"/><Relationship Id="rId732" Type="http://schemas.openxmlformats.org/officeDocument/2006/relationships/oleObject" Target="embeddings/oleObject350.bin"/><Relationship Id="rId1155" Type="http://schemas.openxmlformats.org/officeDocument/2006/relationships/image" Target="media/image564.wmf"/><Relationship Id="rId1362" Type="http://schemas.openxmlformats.org/officeDocument/2006/relationships/oleObject" Target="embeddings/oleObject664.bin"/><Relationship Id="rId99" Type="http://schemas.openxmlformats.org/officeDocument/2006/relationships/oleObject" Target="embeddings/oleObject35.bin"/><Relationship Id="rId1015" Type="http://schemas.openxmlformats.org/officeDocument/2006/relationships/oleObject" Target="embeddings/oleObject491.bin"/><Relationship Id="rId1222" Type="http://schemas.openxmlformats.org/officeDocument/2006/relationships/oleObject" Target="embeddings/oleObject594.bin"/><Relationship Id="rId1667" Type="http://schemas.openxmlformats.org/officeDocument/2006/relationships/oleObject" Target="embeddings/oleObject818.bin"/><Relationship Id="rId1874" Type="http://schemas.openxmlformats.org/officeDocument/2006/relationships/image" Target="media/image921.wmf"/><Relationship Id="rId1527" Type="http://schemas.openxmlformats.org/officeDocument/2006/relationships/oleObject" Target="embeddings/oleObject748.bin"/><Relationship Id="rId1734" Type="http://schemas.openxmlformats.org/officeDocument/2006/relationships/image" Target="media/image851.wmf"/><Relationship Id="rId26" Type="http://schemas.openxmlformats.org/officeDocument/2006/relationships/hyperlink" Target="http://software.intel.com/en-us/intel-mkl/" TargetMode="External"/><Relationship Id="rId175" Type="http://schemas.openxmlformats.org/officeDocument/2006/relationships/oleObject" Target="embeddings/oleObject72.bin"/><Relationship Id="rId743" Type="http://schemas.openxmlformats.org/officeDocument/2006/relationships/image" Target="media/image359.wmf"/><Relationship Id="rId950" Type="http://schemas.openxmlformats.org/officeDocument/2006/relationships/image" Target="media/image462.wmf"/><Relationship Id="rId1026" Type="http://schemas.openxmlformats.org/officeDocument/2006/relationships/image" Target="media/image500.wmf"/><Relationship Id="rId1580" Type="http://schemas.openxmlformats.org/officeDocument/2006/relationships/image" Target="media/image774.wmf"/><Relationship Id="rId1678" Type="http://schemas.openxmlformats.org/officeDocument/2006/relationships/image" Target="media/image823.wmf"/><Relationship Id="rId1801" Type="http://schemas.openxmlformats.org/officeDocument/2006/relationships/oleObject" Target="embeddings/oleObject885.bin"/><Relationship Id="rId1885" Type="http://schemas.openxmlformats.org/officeDocument/2006/relationships/oleObject" Target="embeddings/oleObject927.bin"/><Relationship Id="rId382" Type="http://schemas.openxmlformats.org/officeDocument/2006/relationships/image" Target="media/image178.wmf"/><Relationship Id="rId603" Type="http://schemas.openxmlformats.org/officeDocument/2006/relationships/image" Target="media/image289.wmf"/><Relationship Id="rId687" Type="http://schemas.openxmlformats.org/officeDocument/2006/relationships/image" Target="media/image331.wmf"/><Relationship Id="rId810" Type="http://schemas.openxmlformats.org/officeDocument/2006/relationships/oleObject" Target="embeddings/oleObject389.bin"/><Relationship Id="rId908" Type="http://schemas.openxmlformats.org/officeDocument/2006/relationships/oleObject" Target="embeddings/oleObject438.bin"/><Relationship Id="rId1233" Type="http://schemas.openxmlformats.org/officeDocument/2006/relationships/image" Target="media/image603.wmf"/><Relationship Id="rId1440" Type="http://schemas.openxmlformats.org/officeDocument/2006/relationships/image" Target="media/image704.wmf"/><Relationship Id="rId1538" Type="http://schemas.openxmlformats.org/officeDocument/2006/relationships/image" Target="media/image753.wmf"/><Relationship Id="rId242" Type="http://schemas.openxmlformats.org/officeDocument/2006/relationships/image" Target="media/image108.wmf"/><Relationship Id="rId894" Type="http://schemas.openxmlformats.org/officeDocument/2006/relationships/oleObject" Target="embeddings/oleObject431.bin"/><Relationship Id="rId1177" Type="http://schemas.openxmlformats.org/officeDocument/2006/relationships/image" Target="media/image575.wmf"/><Relationship Id="rId1300" Type="http://schemas.openxmlformats.org/officeDocument/2006/relationships/oleObject" Target="embeddings/oleObject633.bin"/><Relationship Id="rId1745" Type="http://schemas.openxmlformats.org/officeDocument/2006/relationships/oleObject" Target="embeddings/oleObject857.bin"/><Relationship Id="rId37" Type="http://schemas.openxmlformats.org/officeDocument/2006/relationships/image" Target="media/image7.wmf"/><Relationship Id="rId102" Type="http://schemas.openxmlformats.org/officeDocument/2006/relationships/image" Target="media/image39.wmf"/><Relationship Id="rId547" Type="http://schemas.openxmlformats.org/officeDocument/2006/relationships/image" Target="media/image261.wmf"/><Relationship Id="rId754" Type="http://schemas.openxmlformats.org/officeDocument/2006/relationships/oleObject" Target="embeddings/oleObject361.bin"/><Relationship Id="rId961" Type="http://schemas.openxmlformats.org/officeDocument/2006/relationships/oleObject" Target="embeddings/oleObject464.bin"/><Relationship Id="rId1384" Type="http://schemas.openxmlformats.org/officeDocument/2006/relationships/oleObject" Target="embeddings/oleObject675.bin"/><Relationship Id="rId1591" Type="http://schemas.openxmlformats.org/officeDocument/2006/relationships/oleObject" Target="embeddings/oleObject780.bin"/><Relationship Id="rId1605" Type="http://schemas.openxmlformats.org/officeDocument/2006/relationships/oleObject" Target="embeddings/oleObject787.bin"/><Relationship Id="rId1689" Type="http://schemas.openxmlformats.org/officeDocument/2006/relationships/oleObject" Target="embeddings/oleObject829.bin"/><Relationship Id="rId1812" Type="http://schemas.openxmlformats.org/officeDocument/2006/relationships/image" Target="media/image890.wmf"/><Relationship Id="rId90" Type="http://schemas.openxmlformats.org/officeDocument/2006/relationships/image" Target="media/image33.wmf"/><Relationship Id="rId186" Type="http://schemas.openxmlformats.org/officeDocument/2006/relationships/image" Target="media/image80.wmf"/><Relationship Id="rId393" Type="http://schemas.openxmlformats.org/officeDocument/2006/relationships/oleObject" Target="embeddings/oleObject181.bin"/><Relationship Id="rId407" Type="http://schemas.openxmlformats.org/officeDocument/2006/relationships/oleObject" Target="embeddings/oleObject188.bin"/><Relationship Id="rId614" Type="http://schemas.openxmlformats.org/officeDocument/2006/relationships/oleObject" Target="embeddings/oleObject291.bin"/><Relationship Id="rId821" Type="http://schemas.openxmlformats.org/officeDocument/2006/relationships/image" Target="media/image398.wmf"/><Relationship Id="rId1037" Type="http://schemas.openxmlformats.org/officeDocument/2006/relationships/oleObject" Target="embeddings/oleObject502.bin"/><Relationship Id="rId1244" Type="http://schemas.openxmlformats.org/officeDocument/2006/relationships/oleObject" Target="embeddings/oleObject605.bin"/><Relationship Id="rId1451" Type="http://schemas.openxmlformats.org/officeDocument/2006/relationships/oleObject" Target="embeddings/oleObject710.bin"/><Relationship Id="rId1896" Type="http://schemas.openxmlformats.org/officeDocument/2006/relationships/image" Target="media/image932.wmf"/><Relationship Id="rId253" Type="http://schemas.openxmlformats.org/officeDocument/2006/relationships/oleObject" Target="embeddings/oleObject111.bin"/><Relationship Id="rId460" Type="http://schemas.openxmlformats.org/officeDocument/2006/relationships/oleObject" Target="embeddings/oleObject214.bin"/><Relationship Id="rId698" Type="http://schemas.openxmlformats.org/officeDocument/2006/relationships/oleObject" Target="embeddings/oleObject333.bin"/><Relationship Id="rId919" Type="http://schemas.openxmlformats.org/officeDocument/2006/relationships/image" Target="media/image447.wmf"/><Relationship Id="rId1090" Type="http://schemas.openxmlformats.org/officeDocument/2006/relationships/image" Target="media/image532.wmf"/><Relationship Id="rId1104" Type="http://schemas.openxmlformats.org/officeDocument/2006/relationships/image" Target="media/image539.wmf"/><Relationship Id="rId1311" Type="http://schemas.openxmlformats.org/officeDocument/2006/relationships/image" Target="media/image642.wmf"/><Relationship Id="rId1549" Type="http://schemas.openxmlformats.org/officeDocument/2006/relationships/oleObject" Target="embeddings/oleObject759.bin"/><Relationship Id="rId1756" Type="http://schemas.openxmlformats.org/officeDocument/2006/relationships/image" Target="media/image862.wmf"/><Relationship Id="rId48" Type="http://schemas.openxmlformats.org/officeDocument/2006/relationships/image" Target="media/image12.wmf"/><Relationship Id="rId113" Type="http://schemas.openxmlformats.org/officeDocument/2006/relationships/image" Target="media/image44.wmf"/><Relationship Id="rId320" Type="http://schemas.openxmlformats.org/officeDocument/2006/relationships/image" Target="media/image147.wmf"/><Relationship Id="rId558" Type="http://schemas.openxmlformats.org/officeDocument/2006/relationships/oleObject" Target="embeddings/oleObject263.bin"/><Relationship Id="rId765" Type="http://schemas.openxmlformats.org/officeDocument/2006/relationships/image" Target="media/image370.wmf"/><Relationship Id="rId972" Type="http://schemas.openxmlformats.org/officeDocument/2006/relationships/image" Target="media/image473.wmf"/><Relationship Id="rId1188" Type="http://schemas.openxmlformats.org/officeDocument/2006/relationships/oleObject" Target="embeddings/oleObject577.bin"/><Relationship Id="rId1395" Type="http://schemas.openxmlformats.org/officeDocument/2006/relationships/oleObject" Target="embeddings/oleObject681.bin"/><Relationship Id="rId1409" Type="http://schemas.openxmlformats.org/officeDocument/2006/relationships/image" Target="media/image689.wmf"/><Relationship Id="rId1616" Type="http://schemas.openxmlformats.org/officeDocument/2006/relationships/image" Target="media/image792.wmf"/><Relationship Id="rId1823" Type="http://schemas.openxmlformats.org/officeDocument/2006/relationships/oleObject" Target="embeddings/oleObject896.bin"/><Relationship Id="rId197" Type="http://schemas.openxmlformats.org/officeDocument/2006/relationships/oleObject" Target="embeddings/oleObject83.bin"/><Relationship Id="rId418" Type="http://schemas.openxmlformats.org/officeDocument/2006/relationships/image" Target="media/image196.wmf"/><Relationship Id="rId625" Type="http://schemas.openxmlformats.org/officeDocument/2006/relationships/image" Target="media/image300.wmf"/><Relationship Id="rId832" Type="http://schemas.openxmlformats.org/officeDocument/2006/relationships/oleObject" Target="embeddings/oleObject400.bin"/><Relationship Id="rId1048" Type="http://schemas.openxmlformats.org/officeDocument/2006/relationships/image" Target="media/image511.wmf"/><Relationship Id="rId1255" Type="http://schemas.openxmlformats.org/officeDocument/2006/relationships/image" Target="media/image614.wmf"/><Relationship Id="rId1462" Type="http://schemas.openxmlformats.org/officeDocument/2006/relationships/image" Target="media/image715.wmf"/><Relationship Id="rId264" Type="http://schemas.openxmlformats.org/officeDocument/2006/relationships/image" Target="media/image119.wmf"/><Relationship Id="rId471" Type="http://schemas.openxmlformats.org/officeDocument/2006/relationships/image" Target="media/image223.wmf"/><Relationship Id="rId1115" Type="http://schemas.openxmlformats.org/officeDocument/2006/relationships/oleObject" Target="embeddings/oleObject541.bin"/><Relationship Id="rId1322" Type="http://schemas.openxmlformats.org/officeDocument/2006/relationships/oleObject" Target="embeddings/oleObject644.bin"/><Relationship Id="rId1767" Type="http://schemas.openxmlformats.org/officeDocument/2006/relationships/oleObject" Target="embeddings/oleObject868.bin"/><Relationship Id="rId59" Type="http://schemas.openxmlformats.org/officeDocument/2006/relationships/oleObject" Target="embeddings/oleObject15.bin"/><Relationship Id="rId124" Type="http://schemas.openxmlformats.org/officeDocument/2006/relationships/oleObject" Target="embeddings/oleObject47.bin"/><Relationship Id="rId569" Type="http://schemas.openxmlformats.org/officeDocument/2006/relationships/image" Target="media/image272.wmf"/><Relationship Id="rId776" Type="http://schemas.openxmlformats.org/officeDocument/2006/relationships/oleObject" Target="embeddings/oleObject372.bin"/><Relationship Id="rId983" Type="http://schemas.openxmlformats.org/officeDocument/2006/relationships/oleObject" Target="embeddings/oleObject475.bin"/><Relationship Id="rId1199" Type="http://schemas.openxmlformats.org/officeDocument/2006/relationships/image" Target="media/image586.wmf"/><Relationship Id="rId1627" Type="http://schemas.openxmlformats.org/officeDocument/2006/relationships/oleObject" Target="embeddings/oleObject798.bin"/><Relationship Id="rId1834" Type="http://schemas.openxmlformats.org/officeDocument/2006/relationships/image" Target="media/image901.wmf"/><Relationship Id="rId331" Type="http://schemas.openxmlformats.org/officeDocument/2006/relationships/oleObject" Target="embeddings/oleObject150.bin"/><Relationship Id="rId429" Type="http://schemas.openxmlformats.org/officeDocument/2006/relationships/oleObject" Target="embeddings/oleObject199.bin"/><Relationship Id="rId636" Type="http://schemas.openxmlformats.org/officeDocument/2006/relationships/oleObject" Target="embeddings/oleObject302.bin"/><Relationship Id="rId1059" Type="http://schemas.openxmlformats.org/officeDocument/2006/relationships/oleObject" Target="embeddings/oleObject513.bin"/><Relationship Id="rId1266" Type="http://schemas.openxmlformats.org/officeDocument/2006/relationships/oleObject" Target="embeddings/oleObject616.bin"/><Relationship Id="rId1473" Type="http://schemas.openxmlformats.org/officeDocument/2006/relationships/oleObject" Target="embeddings/oleObject721.bin"/><Relationship Id="rId843" Type="http://schemas.openxmlformats.org/officeDocument/2006/relationships/image" Target="media/image409.wmf"/><Relationship Id="rId1126" Type="http://schemas.openxmlformats.org/officeDocument/2006/relationships/oleObject" Target="embeddings/oleObject546.bin"/><Relationship Id="rId1680" Type="http://schemas.openxmlformats.org/officeDocument/2006/relationships/image" Target="media/image824.wmf"/><Relationship Id="rId1778" Type="http://schemas.openxmlformats.org/officeDocument/2006/relationships/image" Target="media/image873.wmf"/><Relationship Id="rId1901" Type="http://schemas.openxmlformats.org/officeDocument/2006/relationships/oleObject" Target="embeddings/oleObject935.bin"/><Relationship Id="rId275" Type="http://schemas.openxmlformats.org/officeDocument/2006/relationships/oleObject" Target="embeddings/oleObject122.bin"/><Relationship Id="rId482" Type="http://schemas.openxmlformats.org/officeDocument/2006/relationships/oleObject" Target="embeddings/oleObject225.bin"/><Relationship Id="rId703" Type="http://schemas.openxmlformats.org/officeDocument/2006/relationships/image" Target="media/image339.wmf"/><Relationship Id="rId910" Type="http://schemas.openxmlformats.org/officeDocument/2006/relationships/oleObject" Target="embeddings/oleObject439.bin"/><Relationship Id="rId1333" Type="http://schemas.openxmlformats.org/officeDocument/2006/relationships/image" Target="media/image653.wmf"/><Relationship Id="rId1540" Type="http://schemas.openxmlformats.org/officeDocument/2006/relationships/image" Target="media/image754.wmf"/><Relationship Id="rId1638" Type="http://schemas.openxmlformats.org/officeDocument/2006/relationships/image" Target="media/image803.wmf"/><Relationship Id="rId135" Type="http://schemas.openxmlformats.org/officeDocument/2006/relationships/oleObject" Target="embeddings/oleObject52.bin"/><Relationship Id="rId342" Type="http://schemas.openxmlformats.org/officeDocument/2006/relationships/image" Target="media/image158.wmf"/><Relationship Id="rId787" Type="http://schemas.openxmlformats.org/officeDocument/2006/relationships/image" Target="media/image381.wmf"/><Relationship Id="rId994" Type="http://schemas.openxmlformats.org/officeDocument/2006/relationships/image" Target="media/image484.wmf"/><Relationship Id="rId1400" Type="http://schemas.openxmlformats.org/officeDocument/2006/relationships/oleObject" Target="embeddings/oleObject685.bin"/><Relationship Id="rId1845" Type="http://schemas.openxmlformats.org/officeDocument/2006/relationships/oleObject" Target="embeddings/oleObject907.bin"/><Relationship Id="rId202" Type="http://schemas.openxmlformats.org/officeDocument/2006/relationships/image" Target="media/image88.wmf"/><Relationship Id="rId647" Type="http://schemas.openxmlformats.org/officeDocument/2006/relationships/image" Target="media/image311.wmf"/><Relationship Id="rId854" Type="http://schemas.openxmlformats.org/officeDocument/2006/relationships/oleObject" Target="embeddings/oleObject411.bin"/><Relationship Id="rId1277" Type="http://schemas.openxmlformats.org/officeDocument/2006/relationships/image" Target="media/image625.wmf"/><Relationship Id="rId1484" Type="http://schemas.openxmlformats.org/officeDocument/2006/relationships/image" Target="media/image726.wmf"/><Relationship Id="rId1691" Type="http://schemas.openxmlformats.org/officeDocument/2006/relationships/oleObject" Target="embeddings/oleObject830.bin"/><Relationship Id="rId1705" Type="http://schemas.openxmlformats.org/officeDocument/2006/relationships/oleObject" Target="embeddings/oleObject837.bin"/><Relationship Id="rId1912" Type="http://schemas.openxmlformats.org/officeDocument/2006/relationships/image" Target="media/image940.wmf"/><Relationship Id="rId286" Type="http://schemas.openxmlformats.org/officeDocument/2006/relationships/image" Target="media/image130.wmf"/><Relationship Id="rId493" Type="http://schemas.openxmlformats.org/officeDocument/2006/relationships/image" Target="media/image234.wmf"/><Relationship Id="rId507" Type="http://schemas.openxmlformats.org/officeDocument/2006/relationships/image" Target="media/image241.wmf"/><Relationship Id="rId714" Type="http://schemas.openxmlformats.org/officeDocument/2006/relationships/oleObject" Target="embeddings/oleObject341.bin"/><Relationship Id="rId921" Type="http://schemas.openxmlformats.org/officeDocument/2006/relationships/image" Target="media/image448.wmf"/><Relationship Id="rId1137" Type="http://schemas.openxmlformats.org/officeDocument/2006/relationships/image" Target="media/image555.wmf"/><Relationship Id="rId1344" Type="http://schemas.openxmlformats.org/officeDocument/2006/relationships/oleObject" Target="embeddings/oleObject655.bin"/><Relationship Id="rId1551" Type="http://schemas.openxmlformats.org/officeDocument/2006/relationships/oleObject" Target="embeddings/oleObject760.bin"/><Relationship Id="rId1789" Type="http://schemas.openxmlformats.org/officeDocument/2006/relationships/oleObject" Target="embeddings/oleObject879.bin"/><Relationship Id="rId50" Type="http://schemas.openxmlformats.org/officeDocument/2006/relationships/image" Target="media/image13.wmf"/><Relationship Id="rId146" Type="http://schemas.openxmlformats.org/officeDocument/2006/relationships/image" Target="media/image60.wmf"/><Relationship Id="rId353" Type="http://schemas.openxmlformats.org/officeDocument/2006/relationships/oleObject" Target="embeddings/oleObject161.bin"/><Relationship Id="rId560" Type="http://schemas.openxmlformats.org/officeDocument/2006/relationships/oleObject" Target="embeddings/oleObject264.bin"/><Relationship Id="rId798" Type="http://schemas.openxmlformats.org/officeDocument/2006/relationships/oleObject" Target="embeddings/oleObject383.bin"/><Relationship Id="rId1190" Type="http://schemas.openxmlformats.org/officeDocument/2006/relationships/oleObject" Target="embeddings/oleObject578.bin"/><Relationship Id="rId1204" Type="http://schemas.openxmlformats.org/officeDocument/2006/relationships/oleObject" Target="embeddings/oleObject585.bin"/><Relationship Id="rId1411" Type="http://schemas.openxmlformats.org/officeDocument/2006/relationships/image" Target="media/image690.wmf"/><Relationship Id="rId1649" Type="http://schemas.openxmlformats.org/officeDocument/2006/relationships/oleObject" Target="embeddings/oleObject809.bin"/><Relationship Id="rId1856" Type="http://schemas.openxmlformats.org/officeDocument/2006/relationships/image" Target="media/image912.wmf"/><Relationship Id="rId213" Type="http://schemas.openxmlformats.org/officeDocument/2006/relationships/oleObject" Target="embeddings/oleObject91.bin"/><Relationship Id="rId420" Type="http://schemas.openxmlformats.org/officeDocument/2006/relationships/image" Target="media/image197.wmf"/><Relationship Id="rId658" Type="http://schemas.openxmlformats.org/officeDocument/2006/relationships/oleObject" Target="embeddings/oleObject313.bin"/><Relationship Id="rId865" Type="http://schemas.openxmlformats.org/officeDocument/2006/relationships/image" Target="media/image420.wmf"/><Relationship Id="rId1050" Type="http://schemas.openxmlformats.org/officeDocument/2006/relationships/image" Target="media/image512.wmf"/><Relationship Id="rId1288" Type="http://schemas.openxmlformats.org/officeDocument/2006/relationships/oleObject" Target="embeddings/oleObject627.bin"/><Relationship Id="rId1495" Type="http://schemas.openxmlformats.org/officeDocument/2006/relationships/oleObject" Target="embeddings/oleObject732.bin"/><Relationship Id="rId1509" Type="http://schemas.openxmlformats.org/officeDocument/2006/relationships/oleObject" Target="embeddings/oleObject739.bin"/><Relationship Id="rId1716" Type="http://schemas.openxmlformats.org/officeDocument/2006/relationships/image" Target="media/image842.wmf"/><Relationship Id="rId297" Type="http://schemas.openxmlformats.org/officeDocument/2006/relationships/oleObject" Target="embeddings/oleObject133.bin"/><Relationship Id="rId518" Type="http://schemas.openxmlformats.org/officeDocument/2006/relationships/oleObject" Target="embeddings/oleObject243.bin"/><Relationship Id="rId725" Type="http://schemas.openxmlformats.org/officeDocument/2006/relationships/image" Target="media/image350.wmf"/><Relationship Id="rId932" Type="http://schemas.openxmlformats.org/officeDocument/2006/relationships/oleObject" Target="embeddings/oleObject450.bin"/><Relationship Id="rId1148" Type="http://schemas.openxmlformats.org/officeDocument/2006/relationships/oleObject" Target="embeddings/oleObject557.bin"/><Relationship Id="rId1355" Type="http://schemas.openxmlformats.org/officeDocument/2006/relationships/image" Target="media/image664.wmf"/><Relationship Id="rId1562" Type="http://schemas.openxmlformats.org/officeDocument/2006/relationships/image" Target="media/image765.wmf"/><Relationship Id="rId157" Type="http://schemas.openxmlformats.org/officeDocument/2006/relationships/oleObject" Target="embeddings/oleObject63.bin"/><Relationship Id="rId364" Type="http://schemas.openxmlformats.org/officeDocument/2006/relationships/image" Target="media/image169.wmf"/><Relationship Id="rId1008" Type="http://schemas.openxmlformats.org/officeDocument/2006/relationships/image" Target="media/image491.wmf"/><Relationship Id="rId1215" Type="http://schemas.openxmlformats.org/officeDocument/2006/relationships/image" Target="media/image594.wmf"/><Relationship Id="rId1422" Type="http://schemas.openxmlformats.org/officeDocument/2006/relationships/image" Target="media/image695.wmf"/><Relationship Id="rId1867" Type="http://schemas.openxmlformats.org/officeDocument/2006/relationships/oleObject" Target="embeddings/oleObject918.bin"/><Relationship Id="rId61" Type="http://schemas.openxmlformats.org/officeDocument/2006/relationships/oleObject" Target="embeddings/oleObject16.bin"/><Relationship Id="rId571" Type="http://schemas.openxmlformats.org/officeDocument/2006/relationships/image" Target="media/image273.wmf"/><Relationship Id="rId669" Type="http://schemas.openxmlformats.org/officeDocument/2006/relationships/image" Target="media/image322.wmf"/><Relationship Id="rId876" Type="http://schemas.openxmlformats.org/officeDocument/2006/relationships/oleObject" Target="embeddings/oleObject422.bin"/><Relationship Id="rId1299" Type="http://schemas.openxmlformats.org/officeDocument/2006/relationships/image" Target="media/image636.wmf"/><Relationship Id="rId1727" Type="http://schemas.openxmlformats.org/officeDocument/2006/relationships/oleObject" Target="embeddings/oleObject848.bin"/><Relationship Id="rId19" Type="http://schemas.openxmlformats.org/officeDocument/2006/relationships/header" Target="header2.xml"/><Relationship Id="rId224" Type="http://schemas.openxmlformats.org/officeDocument/2006/relationships/image" Target="media/image99.wmf"/><Relationship Id="rId431" Type="http://schemas.openxmlformats.org/officeDocument/2006/relationships/oleObject" Target="embeddings/oleObject200.bin"/><Relationship Id="rId529" Type="http://schemas.openxmlformats.org/officeDocument/2006/relationships/image" Target="media/image252.wmf"/><Relationship Id="rId736" Type="http://schemas.openxmlformats.org/officeDocument/2006/relationships/oleObject" Target="embeddings/oleObject352.bin"/><Relationship Id="rId1061" Type="http://schemas.openxmlformats.org/officeDocument/2006/relationships/oleObject" Target="embeddings/oleObject514.bin"/><Relationship Id="rId1159" Type="http://schemas.openxmlformats.org/officeDocument/2006/relationships/image" Target="media/image566.wmf"/><Relationship Id="rId1366" Type="http://schemas.openxmlformats.org/officeDocument/2006/relationships/oleObject" Target="embeddings/oleObject666.bin"/><Relationship Id="rId168" Type="http://schemas.openxmlformats.org/officeDocument/2006/relationships/image" Target="media/image71.wmf"/><Relationship Id="rId943" Type="http://schemas.openxmlformats.org/officeDocument/2006/relationships/oleObject" Target="embeddings/oleObject455.bin"/><Relationship Id="rId1019" Type="http://schemas.openxmlformats.org/officeDocument/2006/relationships/oleObject" Target="embeddings/oleObject493.bin"/><Relationship Id="rId1573" Type="http://schemas.openxmlformats.org/officeDocument/2006/relationships/oleObject" Target="embeddings/oleObject771.bin"/><Relationship Id="rId1780" Type="http://schemas.openxmlformats.org/officeDocument/2006/relationships/image" Target="media/image874.wmf"/><Relationship Id="rId1878" Type="http://schemas.openxmlformats.org/officeDocument/2006/relationships/image" Target="media/image923.wmf"/><Relationship Id="rId72" Type="http://schemas.openxmlformats.org/officeDocument/2006/relationships/image" Target="media/image24.wmf"/><Relationship Id="rId375" Type="http://schemas.openxmlformats.org/officeDocument/2006/relationships/oleObject" Target="embeddings/oleObject172.bin"/><Relationship Id="rId582" Type="http://schemas.openxmlformats.org/officeDocument/2006/relationships/oleObject" Target="embeddings/oleObject275.bin"/><Relationship Id="rId803" Type="http://schemas.openxmlformats.org/officeDocument/2006/relationships/image" Target="media/image389.wmf"/><Relationship Id="rId1226" Type="http://schemas.openxmlformats.org/officeDocument/2006/relationships/oleObject" Target="embeddings/oleObject596.bin"/><Relationship Id="rId1433" Type="http://schemas.openxmlformats.org/officeDocument/2006/relationships/oleObject" Target="embeddings/oleObject701.bin"/><Relationship Id="rId1640" Type="http://schemas.openxmlformats.org/officeDocument/2006/relationships/image" Target="media/image804.wmf"/><Relationship Id="rId1738" Type="http://schemas.openxmlformats.org/officeDocument/2006/relationships/image" Target="media/image853.wmf"/><Relationship Id="rId3" Type="http://schemas.openxmlformats.org/officeDocument/2006/relationships/styles" Target="styles.xml"/><Relationship Id="rId235" Type="http://schemas.openxmlformats.org/officeDocument/2006/relationships/oleObject" Target="embeddings/oleObject102.bin"/><Relationship Id="rId442" Type="http://schemas.openxmlformats.org/officeDocument/2006/relationships/oleObject" Target="embeddings/oleObject205.bin"/><Relationship Id="rId887" Type="http://schemas.openxmlformats.org/officeDocument/2006/relationships/image" Target="media/image431.wmf"/><Relationship Id="rId1072" Type="http://schemas.openxmlformats.org/officeDocument/2006/relationships/image" Target="media/image523.wmf"/><Relationship Id="rId1500" Type="http://schemas.openxmlformats.org/officeDocument/2006/relationships/image" Target="media/image734.wmf"/><Relationship Id="rId302" Type="http://schemas.openxmlformats.org/officeDocument/2006/relationships/image" Target="media/image138.wmf"/><Relationship Id="rId747" Type="http://schemas.openxmlformats.org/officeDocument/2006/relationships/image" Target="media/image361.wmf"/><Relationship Id="rId954" Type="http://schemas.openxmlformats.org/officeDocument/2006/relationships/image" Target="media/image464.wmf"/><Relationship Id="rId1377" Type="http://schemas.openxmlformats.org/officeDocument/2006/relationships/image" Target="media/image675.wmf"/><Relationship Id="rId1584" Type="http://schemas.openxmlformats.org/officeDocument/2006/relationships/image" Target="media/image776.wmf"/><Relationship Id="rId1791" Type="http://schemas.openxmlformats.org/officeDocument/2006/relationships/oleObject" Target="embeddings/oleObject880.bin"/><Relationship Id="rId1805" Type="http://schemas.openxmlformats.org/officeDocument/2006/relationships/oleObject" Target="embeddings/oleObject887.bin"/><Relationship Id="rId83" Type="http://schemas.openxmlformats.org/officeDocument/2006/relationships/oleObject" Target="embeddings/oleObject27.bin"/><Relationship Id="rId179" Type="http://schemas.openxmlformats.org/officeDocument/2006/relationships/oleObject" Target="embeddings/oleObject74.bin"/><Relationship Id="rId386" Type="http://schemas.openxmlformats.org/officeDocument/2006/relationships/image" Target="media/image180.wmf"/><Relationship Id="rId593" Type="http://schemas.openxmlformats.org/officeDocument/2006/relationships/image" Target="media/image284.wmf"/><Relationship Id="rId607" Type="http://schemas.openxmlformats.org/officeDocument/2006/relationships/image" Target="media/image291.wmf"/><Relationship Id="rId814" Type="http://schemas.openxmlformats.org/officeDocument/2006/relationships/oleObject" Target="embeddings/oleObject391.bin"/><Relationship Id="rId1237" Type="http://schemas.openxmlformats.org/officeDocument/2006/relationships/image" Target="media/image605.wmf"/><Relationship Id="rId1444" Type="http://schemas.openxmlformats.org/officeDocument/2006/relationships/image" Target="media/image706.wmf"/><Relationship Id="rId1651" Type="http://schemas.openxmlformats.org/officeDocument/2006/relationships/oleObject" Target="embeddings/oleObject810.bin"/><Relationship Id="rId1889" Type="http://schemas.openxmlformats.org/officeDocument/2006/relationships/oleObject" Target="embeddings/oleObject929.bin"/><Relationship Id="rId246" Type="http://schemas.openxmlformats.org/officeDocument/2006/relationships/image" Target="media/image110.wmf"/><Relationship Id="rId453" Type="http://schemas.openxmlformats.org/officeDocument/2006/relationships/image" Target="media/image214.wmf"/><Relationship Id="rId660" Type="http://schemas.openxmlformats.org/officeDocument/2006/relationships/oleObject" Target="embeddings/oleObject314.bin"/><Relationship Id="rId898" Type="http://schemas.openxmlformats.org/officeDocument/2006/relationships/oleObject" Target="embeddings/oleObject433.bin"/><Relationship Id="rId1083" Type="http://schemas.openxmlformats.org/officeDocument/2006/relationships/oleObject" Target="embeddings/oleObject525.bin"/><Relationship Id="rId1290" Type="http://schemas.openxmlformats.org/officeDocument/2006/relationships/oleObject" Target="embeddings/oleObject628.bin"/><Relationship Id="rId1304" Type="http://schemas.openxmlformats.org/officeDocument/2006/relationships/oleObject" Target="embeddings/oleObject635.bin"/><Relationship Id="rId1511" Type="http://schemas.openxmlformats.org/officeDocument/2006/relationships/oleObject" Target="embeddings/oleObject740.bin"/><Relationship Id="rId1749" Type="http://schemas.openxmlformats.org/officeDocument/2006/relationships/oleObject" Target="embeddings/oleObject859.bin"/><Relationship Id="rId106" Type="http://schemas.openxmlformats.org/officeDocument/2006/relationships/image" Target="media/image41.wmf"/><Relationship Id="rId313" Type="http://schemas.openxmlformats.org/officeDocument/2006/relationships/oleObject" Target="embeddings/oleObject141.bin"/><Relationship Id="rId758" Type="http://schemas.openxmlformats.org/officeDocument/2006/relationships/oleObject" Target="embeddings/oleObject363.bin"/><Relationship Id="rId965" Type="http://schemas.openxmlformats.org/officeDocument/2006/relationships/oleObject" Target="embeddings/oleObject466.bin"/><Relationship Id="rId1150" Type="http://schemas.openxmlformats.org/officeDocument/2006/relationships/oleObject" Target="embeddings/oleObject558.bin"/><Relationship Id="rId1388" Type="http://schemas.openxmlformats.org/officeDocument/2006/relationships/image" Target="media/image680.emf"/><Relationship Id="rId1595" Type="http://schemas.openxmlformats.org/officeDocument/2006/relationships/oleObject" Target="embeddings/oleObject782.bin"/><Relationship Id="rId1609" Type="http://schemas.openxmlformats.org/officeDocument/2006/relationships/oleObject" Target="embeddings/oleObject789.bin"/><Relationship Id="rId1816" Type="http://schemas.openxmlformats.org/officeDocument/2006/relationships/image" Target="media/image892.wmf"/><Relationship Id="rId10" Type="http://schemas.openxmlformats.org/officeDocument/2006/relationships/hyperlink" Target="mailto:steve.maas@utah.edu" TargetMode="External"/><Relationship Id="rId94" Type="http://schemas.openxmlformats.org/officeDocument/2006/relationships/image" Target="media/image35.wmf"/><Relationship Id="rId397" Type="http://schemas.openxmlformats.org/officeDocument/2006/relationships/oleObject" Target="embeddings/oleObject183.bin"/><Relationship Id="rId520" Type="http://schemas.openxmlformats.org/officeDocument/2006/relationships/oleObject" Target="embeddings/oleObject244.bin"/><Relationship Id="rId618" Type="http://schemas.openxmlformats.org/officeDocument/2006/relationships/oleObject" Target="embeddings/oleObject293.bin"/><Relationship Id="rId825" Type="http://schemas.openxmlformats.org/officeDocument/2006/relationships/image" Target="media/image400.wmf"/><Relationship Id="rId1248" Type="http://schemas.openxmlformats.org/officeDocument/2006/relationships/oleObject" Target="embeddings/oleObject607.bin"/><Relationship Id="rId1455" Type="http://schemas.openxmlformats.org/officeDocument/2006/relationships/oleObject" Target="embeddings/oleObject712.bin"/><Relationship Id="rId1662" Type="http://schemas.openxmlformats.org/officeDocument/2006/relationships/image" Target="media/image815.wmf"/><Relationship Id="rId257" Type="http://schemas.openxmlformats.org/officeDocument/2006/relationships/oleObject" Target="embeddings/oleObject113.bin"/><Relationship Id="rId464" Type="http://schemas.openxmlformats.org/officeDocument/2006/relationships/oleObject" Target="embeddings/oleObject216.bin"/><Relationship Id="rId1010" Type="http://schemas.openxmlformats.org/officeDocument/2006/relationships/image" Target="media/image492.wmf"/><Relationship Id="rId1094" Type="http://schemas.openxmlformats.org/officeDocument/2006/relationships/image" Target="media/image534.wmf"/><Relationship Id="rId1108" Type="http://schemas.openxmlformats.org/officeDocument/2006/relationships/image" Target="media/image541.wmf"/><Relationship Id="rId1315" Type="http://schemas.openxmlformats.org/officeDocument/2006/relationships/image" Target="media/image644.wmf"/><Relationship Id="rId117" Type="http://schemas.openxmlformats.org/officeDocument/2006/relationships/image" Target="media/image46.wmf"/><Relationship Id="rId671" Type="http://schemas.openxmlformats.org/officeDocument/2006/relationships/image" Target="media/image323.wmf"/><Relationship Id="rId769" Type="http://schemas.openxmlformats.org/officeDocument/2006/relationships/image" Target="media/image372.wmf"/><Relationship Id="rId976" Type="http://schemas.openxmlformats.org/officeDocument/2006/relationships/image" Target="media/image475.wmf"/><Relationship Id="rId1399" Type="http://schemas.openxmlformats.org/officeDocument/2006/relationships/oleObject" Target="embeddings/oleObject684.bin"/><Relationship Id="rId324" Type="http://schemas.openxmlformats.org/officeDocument/2006/relationships/image" Target="media/image149.wmf"/><Relationship Id="rId531" Type="http://schemas.openxmlformats.org/officeDocument/2006/relationships/image" Target="media/image253.wmf"/><Relationship Id="rId629" Type="http://schemas.openxmlformats.org/officeDocument/2006/relationships/image" Target="media/image302.wmf"/><Relationship Id="rId1161" Type="http://schemas.openxmlformats.org/officeDocument/2006/relationships/image" Target="media/image567.wmf"/><Relationship Id="rId1259" Type="http://schemas.openxmlformats.org/officeDocument/2006/relationships/image" Target="media/image616.wmf"/><Relationship Id="rId1466" Type="http://schemas.openxmlformats.org/officeDocument/2006/relationships/image" Target="media/image717.wmf"/><Relationship Id="rId836" Type="http://schemas.openxmlformats.org/officeDocument/2006/relationships/oleObject" Target="embeddings/oleObject402.bin"/><Relationship Id="rId1021" Type="http://schemas.openxmlformats.org/officeDocument/2006/relationships/oleObject" Target="embeddings/oleObject494.bin"/><Relationship Id="rId1119" Type="http://schemas.openxmlformats.org/officeDocument/2006/relationships/image" Target="media/image546.wmf"/><Relationship Id="rId1673" Type="http://schemas.openxmlformats.org/officeDocument/2006/relationships/oleObject" Target="embeddings/oleObject821.bin"/><Relationship Id="rId1880" Type="http://schemas.openxmlformats.org/officeDocument/2006/relationships/image" Target="media/image924.wmf"/><Relationship Id="rId903" Type="http://schemas.openxmlformats.org/officeDocument/2006/relationships/image" Target="media/image439.wmf"/><Relationship Id="rId1326" Type="http://schemas.openxmlformats.org/officeDocument/2006/relationships/oleObject" Target="embeddings/oleObject646.bin"/><Relationship Id="rId1533" Type="http://schemas.openxmlformats.org/officeDocument/2006/relationships/oleObject" Target="embeddings/oleObject751.bin"/><Relationship Id="rId1740" Type="http://schemas.openxmlformats.org/officeDocument/2006/relationships/image" Target="media/image854.wmf"/><Relationship Id="rId32" Type="http://schemas.openxmlformats.org/officeDocument/2006/relationships/oleObject" Target="embeddings/oleObject2.bin"/><Relationship Id="rId1600" Type="http://schemas.openxmlformats.org/officeDocument/2006/relationships/image" Target="media/image784.wmf"/><Relationship Id="rId1838" Type="http://schemas.openxmlformats.org/officeDocument/2006/relationships/image" Target="media/image903.wmf"/><Relationship Id="rId181" Type="http://schemas.openxmlformats.org/officeDocument/2006/relationships/oleObject" Target="embeddings/oleObject75.bin"/><Relationship Id="rId1905" Type="http://schemas.openxmlformats.org/officeDocument/2006/relationships/oleObject" Target="embeddings/oleObject937.bin"/><Relationship Id="rId279" Type="http://schemas.openxmlformats.org/officeDocument/2006/relationships/oleObject" Target="embeddings/oleObject124.bin"/><Relationship Id="rId486" Type="http://schemas.openxmlformats.org/officeDocument/2006/relationships/oleObject" Target="embeddings/oleObject227.bin"/><Relationship Id="rId693" Type="http://schemas.openxmlformats.org/officeDocument/2006/relationships/image" Target="media/image334.wmf"/><Relationship Id="rId139" Type="http://schemas.openxmlformats.org/officeDocument/2006/relationships/oleObject" Target="embeddings/oleObject54.bin"/><Relationship Id="rId346" Type="http://schemas.openxmlformats.org/officeDocument/2006/relationships/image" Target="media/image160.wmf"/><Relationship Id="rId553" Type="http://schemas.openxmlformats.org/officeDocument/2006/relationships/image" Target="media/image264.wmf"/><Relationship Id="rId760" Type="http://schemas.openxmlformats.org/officeDocument/2006/relationships/oleObject" Target="embeddings/oleObject364.bin"/><Relationship Id="rId998" Type="http://schemas.openxmlformats.org/officeDocument/2006/relationships/image" Target="media/image486.wmf"/><Relationship Id="rId1183" Type="http://schemas.openxmlformats.org/officeDocument/2006/relationships/image" Target="media/image578.wmf"/><Relationship Id="rId1390" Type="http://schemas.openxmlformats.org/officeDocument/2006/relationships/image" Target="media/image681.emf"/><Relationship Id="rId206" Type="http://schemas.openxmlformats.org/officeDocument/2006/relationships/image" Target="media/image90.wmf"/><Relationship Id="rId413" Type="http://schemas.openxmlformats.org/officeDocument/2006/relationships/oleObject" Target="embeddings/oleObject191.bin"/><Relationship Id="rId858" Type="http://schemas.openxmlformats.org/officeDocument/2006/relationships/oleObject" Target="embeddings/oleObject413.bin"/><Relationship Id="rId1043" Type="http://schemas.openxmlformats.org/officeDocument/2006/relationships/oleObject" Target="embeddings/oleObject505.bin"/><Relationship Id="rId1488" Type="http://schemas.openxmlformats.org/officeDocument/2006/relationships/image" Target="media/image728.wmf"/><Relationship Id="rId1695" Type="http://schemas.openxmlformats.org/officeDocument/2006/relationships/oleObject" Target="embeddings/oleObject832.bin"/><Relationship Id="rId620" Type="http://schemas.openxmlformats.org/officeDocument/2006/relationships/oleObject" Target="embeddings/oleObject294.bin"/><Relationship Id="rId718" Type="http://schemas.openxmlformats.org/officeDocument/2006/relationships/oleObject" Target="embeddings/oleObject343.bin"/><Relationship Id="rId925" Type="http://schemas.openxmlformats.org/officeDocument/2006/relationships/image" Target="media/image450.wmf"/><Relationship Id="rId1250" Type="http://schemas.openxmlformats.org/officeDocument/2006/relationships/oleObject" Target="embeddings/oleObject608.bin"/><Relationship Id="rId1348" Type="http://schemas.openxmlformats.org/officeDocument/2006/relationships/oleObject" Target="embeddings/oleObject657.bin"/><Relationship Id="rId1555" Type="http://schemas.openxmlformats.org/officeDocument/2006/relationships/oleObject" Target="embeddings/oleObject762.bin"/><Relationship Id="rId1762" Type="http://schemas.openxmlformats.org/officeDocument/2006/relationships/image" Target="media/image865.wmf"/><Relationship Id="rId1110" Type="http://schemas.openxmlformats.org/officeDocument/2006/relationships/image" Target="media/image542.wmf"/><Relationship Id="rId1208" Type="http://schemas.openxmlformats.org/officeDocument/2006/relationships/oleObject" Target="embeddings/oleObject587.bin"/><Relationship Id="rId1415" Type="http://schemas.openxmlformats.org/officeDocument/2006/relationships/hyperlink" Target="http://mrl.sci.utah.edu/software/febio" TargetMode="External"/><Relationship Id="rId54" Type="http://schemas.openxmlformats.org/officeDocument/2006/relationships/image" Target="media/image15.wmf"/><Relationship Id="rId1622" Type="http://schemas.openxmlformats.org/officeDocument/2006/relationships/image" Target="media/image795.wmf"/><Relationship Id="rId270" Type="http://schemas.openxmlformats.org/officeDocument/2006/relationships/image" Target="media/image122.wmf"/><Relationship Id="rId130" Type="http://schemas.openxmlformats.org/officeDocument/2006/relationships/oleObject" Target="embeddings/oleObject50.bin"/><Relationship Id="rId368" Type="http://schemas.openxmlformats.org/officeDocument/2006/relationships/image" Target="media/image171.wmf"/><Relationship Id="rId575" Type="http://schemas.openxmlformats.org/officeDocument/2006/relationships/image" Target="media/image275.wmf"/><Relationship Id="rId782" Type="http://schemas.openxmlformats.org/officeDocument/2006/relationships/oleObject" Target="embeddings/oleObject375.bin"/><Relationship Id="rId228" Type="http://schemas.openxmlformats.org/officeDocument/2006/relationships/image" Target="media/image101.wmf"/><Relationship Id="rId435" Type="http://schemas.openxmlformats.org/officeDocument/2006/relationships/oleObject" Target="embeddings/oleObject202.bin"/><Relationship Id="rId642" Type="http://schemas.openxmlformats.org/officeDocument/2006/relationships/oleObject" Target="embeddings/oleObject305.bin"/><Relationship Id="rId1065" Type="http://schemas.openxmlformats.org/officeDocument/2006/relationships/oleObject" Target="embeddings/oleObject516.bin"/><Relationship Id="rId1272" Type="http://schemas.openxmlformats.org/officeDocument/2006/relationships/oleObject" Target="embeddings/oleObject619.bin"/><Relationship Id="rId502" Type="http://schemas.openxmlformats.org/officeDocument/2006/relationships/oleObject" Target="embeddings/oleObject235.bin"/><Relationship Id="rId947" Type="http://schemas.openxmlformats.org/officeDocument/2006/relationships/oleObject" Target="embeddings/oleObject457.bin"/><Relationship Id="rId1132" Type="http://schemas.openxmlformats.org/officeDocument/2006/relationships/oleObject" Target="embeddings/oleObject549.bin"/><Relationship Id="rId1577" Type="http://schemas.openxmlformats.org/officeDocument/2006/relationships/oleObject" Target="embeddings/oleObject773.bin"/><Relationship Id="rId1784" Type="http://schemas.openxmlformats.org/officeDocument/2006/relationships/image" Target="media/image876.wmf"/><Relationship Id="rId76" Type="http://schemas.openxmlformats.org/officeDocument/2006/relationships/image" Target="media/image26.wmf"/><Relationship Id="rId807" Type="http://schemas.openxmlformats.org/officeDocument/2006/relationships/image" Target="media/image391.wmf"/><Relationship Id="rId1437" Type="http://schemas.openxmlformats.org/officeDocument/2006/relationships/oleObject" Target="embeddings/oleObject703.bin"/><Relationship Id="rId1644" Type="http://schemas.openxmlformats.org/officeDocument/2006/relationships/image" Target="media/image806.wmf"/><Relationship Id="rId1851" Type="http://schemas.openxmlformats.org/officeDocument/2006/relationships/oleObject" Target="embeddings/oleObject910.bin"/><Relationship Id="rId1504" Type="http://schemas.openxmlformats.org/officeDocument/2006/relationships/image" Target="media/image736.wmf"/><Relationship Id="rId1711" Type="http://schemas.openxmlformats.org/officeDocument/2006/relationships/oleObject" Target="embeddings/oleObject840.bin"/><Relationship Id="rId292" Type="http://schemas.openxmlformats.org/officeDocument/2006/relationships/image" Target="media/image133.wmf"/><Relationship Id="rId1809" Type="http://schemas.openxmlformats.org/officeDocument/2006/relationships/oleObject" Target="embeddings/oleObject889.bin"/><Relationship Id="rId597" Type="http://schemas.openxmlformats.org/officeDocument/2006/relationships/image" Target="media/image286.wmf"/><Relationship Id="rId152" Type="http://schemas.openxmlformats.org/officeDocument/2006/relationships/image" Target="media/image63.wmf"/><Relationship Id="rId457" Type="http://schemas.openxmlformats.org/officeDocument/2006/relationships/image" Target="media/image216.wmf"/><Relationship Id="rId1087" Type="http://schemas.openxmlformats.org/officeDocument/2006/relationships/oleObject" Target="embeddings/oleObject527.bin"/><Relationship Id="rId1294" Type="http://schemas.openxmlformats.org/officeDocument/2006/relationships/oleObject" Target="embeddings/oleObject630.bin"/><Relationship Id="rId664" Type="http://schemas.openxmlformats.org/officeDocument/2006/relationships/oleObject" Target="embeddings/oleObject316.bin"/><Relationship Id="rId871" Type="http://schemas.openxmlformats.org/officeDocument/2006/relationships/image" Target="media/image423.wmf"/><Relationship Id="rId969" Type="http://schemas.openxmlformats.org/officeDocument/2006/relationships/oleObject" Target="embeddings/oleObject468.bin"/><Relationship Id="rId1599" Type="http://schemas.openxmlformats.org/officeDocument/2006/relationships/oleObject" Target="embeddings/oleObject784.bin"/><Relationship Id="rId317" Type="http://schemas.openxmlformats.org/officeDocument/2006/relationships/oleObject" Target="embeddings/oleObject143.bin"/><Relationship Id="rId524" Type="http://schemas.openxmlformats.org/officeDocument/2006/relationships/oleObject" Target="embeddings/oleObject246.bin"/><Relationship Id="rId731" Type="http://schemas.openxmlformats.org/officeDocument/2006/relationships/image" Target="media/image353.wmf"/><Relationship Id="rId1154" Type="http://schemas.openxmlformats.org/officeDocument/2006/relationships/oleObject" Target="embeddings/oleObject560.bin"/><Relationship Id="rId1361" Type="http://schemas.openxmlformats.org/officeDocument/2006/relationships/image" Target="media/image667.wmf"/><Relationship Id="rId1459" Type="http://schemas.openxmlformats.org/officeDocument/2006/relationships/oleObject" Target="embeddings/oleObject714.bin"/><Relationship Id="rId98" Type="http://schemas.openxmlformats.org/officeDocument/2006/relationships/image" Target="media/image37.wmf"/><Relationship Id="rId829" Type="http://schemas.openxmlformats.org/officeDocument/2006/relationships/image" Target="media/image402.wmf"/><Relationship Id="rId1014" Type="http://schemas.openxmlformats.org/officeDocument/2006/relationships/image" Target="media/image494.wmf"/><Relationship Id="rId1221" Type="http://schemas.openxmlformats.org/officeDocument/2006/relationships/image" Target="media/image597.wmf"/><Relationship Id="rId1666" Type="http://schemas.openxmlformats.org/officeDocument/2006/relationships/image" Target="media/image817.wmf"/><Relationship Id="rId1873" Type="http://schemas.openxmlformats.org/officeDocument/2006/relationships/oleObject" Target="embeddings/oleObject921.bin"/><Relationship Id="rId1319" Type="http://schemas.openxmlformats.org/officeDocument/2006/relationships/image" Target="media/image646.wmf"/><Relationship Id="rId1526" Type="http://schemas.openxmlformats.org/officeDocument/2006/relationships/image" Target="media/image747.wmf"/><Relationship Id="rId1733" Type="http://schemas.openxmlformats.org/officeDocument/2006/relationships/oleObject" Target="embeddings/oleObject851.bin"/><Relationship Id="rId25" Type="http://schemas.openxmlformats.org/officeDocument/2006/relationships/hyperlink" Target="http://mrl.sci.utah.edu/software/febio" TargetMode="External"/><Relationship Id="rId1800" Type="http://schemas.openxmlformats.org/officeDocument/2006/relationships/image" Target="media/image884.wmf"/><Relationship Id="rId174" Type="http://schemas.openxmlformats.org/officeDocument/2006/relationships/image" Target="media/image74.wmf"/><Relationship Id="rId381" Type="http://schemas.openxmlformats.org/officeDocument/2006/relationships/oleObject" Target="embeddings/oleObject175.bin"/><Relationship Id="rId241" Type="http://schemas.openxmlformats.org/officeDocument/2006/relationships/oleObject" Target="embeddings/oleObject105.bin"/><Relationship Id="rId479" Type="http://schemas.openxmlformats.org/officeDocument/2006/relationships/image" Target="media/image227.wmf"/><Relationship Id="rId686" Type="http://schemas.openxmlformats.org/officeDocument/2006/relationships/oleObject" Target="embeddings/oleObject327.bin"/><Relationship Id="rId893" Type="http://schemas.openxmlformats.org/officeDocument/2006/relationships/image" Target="media/image434.wmf"/><Relationship Id="rId339" Type="http://schemas.openxmlformats.org/officeDocument/2006/relationships/oleObject" Target="embeddings/oleObject154.bin"/><Relationship Id="rId546" Type="http://schemas.openxmlformats.org/officeDocument/2006/relationships/oleObject" Target="embeddings/oleObject257.bin"/><Relationship Id="rId753" Type="http://schemas.openxmlformats.org/officeDocument/2006/relationships/image" Target="media/image364.wmf"/><Relationship Id="rId1176" Type="http://schemas.openxmlformats.org/officeDocument/2006/relationships/oleObject" Target="embeddings/oleObject571.bin"/><Relationship Id="rId1383" Type="http://schemas.openxmlformats.org/officeDocument/2006/relationships/image" Target="media/image678.emf"/><Relationship Id="rId101" Type="http://schemas.openxmlformats.org/officeDocument/2006/relationships/oleObject" Target="embeddings/oleObject36.bin"/><Relationship Id="rId406" Type="http://schemas.openxmlformats.org/officeDocument/2006/relationships/image" Target="media/image190.wmf"/><Relationship Id="rId960" Type="http://schemas.openxmlformats.org/officeDocument/2006/relationships/image" Target="media/image467.wmf"/><Relationship Id="rId1036" Type="http://schemas.openxmlformats.org/officeDocument/2006/relationships/image" Target="media/image505.wmf"/><Relationship Id="rId1243" Type="http://schemas.openxmlformats.org/officeDocument/2006/relationships/image" Target="media/image608.wmf"/><Relationship Id="rId1590" Type="http://schemas.openxmlformats.org/officeDocument/2006/relationships/image" Target="media/image779.wmf"/><Relationship Id="rId1688" Type="http://schemas.openxmlformats.org/officeDocument/2006/relationships/image" Target="media/image828.wmf"/><Relationship Id="rId1895" Type="http://schemas.openxmlformats.org/officeDocument/2006/relationships/oleObject" Target="embeddings/oleObject932.bin"/><Relationship Id="rId613" Type="http://schemas.openxmlformats.org/officeDocument/2006/relationships/image" Target="media/image294.wmf"/><Relationship Id="rId820" Type="http://schemas.openxmlformats.org/officeDocument/2006/relationships/oleObject" Target="embeddings/oleObject394.bin"/><Relationship Id="rId918" Type="http://schemas.openxmlformats.org/officeDocument/2006/relationships/oleObject" Target="embeddings/oleObject443.bin"/><Relationship Id="rId1450" Type="http://schemas.openxmlformats.org/officeDocument/2006/relationships/image" Target="media/image709.wmf"/><Relationship Id="rId1548" Type="http://schemas.openxmlformats.org/officeDocument/2006/relationships/image" Target="media/image758.wmf"/><Relationship Id="rId1755" Type="http://schemas.openxmlformats.org/officeDocument/2006/relationships/oleObject" Target="embeddings/oleObject862.bin"/><Relationship Id="rId1103" Type="http://schemas.openxmlformats.org/officeDocument/2006/relationships/oleObject" Target="embeddings/oleObject535.bin"/><Relationship Id="rId1310" Type="http://schemas.openxmlformats.org/officeDocument/2006/relationships/oleObject" Target="embeddings/oleObject638.bin"/><Relationship Id="rId1408" Type="http://schemas.openxmlformats.org/officeDocument/2006/relationships/oleObject" Target="embeddings/oleObject689.bin"/><Relationship Id="rId47" Type="http://schemas.openxmlformats.org/officeDocument/2006/relationships/hyperlink" Target="http://mrl.sci.utah.edu/software/febio" TargetMode="External"/><Relationship Id="rId1615" Type="http://schemas.openxmlformats.org/officeDocument/2006/relationships/oleObject" Target="embeddings/oleObject792.bin"/><Relationship Id="rId1822" Type="http://schemas.openxmlformats.org/officeDocument/2006/relationships/image" Target="media/image895.wmf"/><Relationship Id="rId196" Type="http://schemas.openxmlformats.org/officeDocument/2006/relationships/image" Target="media/image85.wmf"/><Relationship Id="rId263" Type="http://schemas.openxmlformats.org/officeDocument/2006/relationships/oleObject" Target="embeddings/oleObject116.bin"/><Relationship Id="rId470" Type="http://schemas.openxmlformats.org/officeDocument/2006/relationships/oleObject" Target="embeddings/oleObject219.bin"/><Relationship Id="rId123" Type="http://schemas.openxmlformats.org/officeDocument/2006/relationships/image" Target="media/image49.wmf"/><Relationship Id="rId330" Type="http://schemas.openxmlformats.org/officeDocument/2006/relationships/image" Target="media/image152.wmf"/><Relationship Id="rId568" Type="http://schemas.openxmlformats.org/officeDocument/2006/relationships/oleObject" Target="embeddings/oleObject268.bin"/><Relationship Id="rId775" Type="http://schemas.openxmlformats.org/officeDocument/2006/relationships/image" Target="media/image375.wmf"/><Relationship Id="rId982" Type="http://schemas.openxmlformats.org/officeDocument/2006/relationships/image" Target="media/image478.wmf"/><Relationship Id="rId1198" Type="http://schemas.openxmlformats.org/officeDocument/2006/relationships/oleObject" Target="embeddings/oleObject582.bin"/><Relationship Id="rId428" Type="http://schemas.openxmlformats.org/officeDocument/2006/relationships/image" Target="media/image201.wmf"/><Relationship Id="rId635" Type="http://schemas.openxmlformats.org/officeDocument/2006/relationships/image" Target="media/image305.wmf"/><Relationship Id="rId842" Type="http://schemas.openxmlformats.org/officeDocument/2006/relationships/oleObject" Target="embeddings/oleObject405.bin"/><Relationship Id="rId1058" Type="http://schemas.openxmlformats.org/officeDocument/2006/relationships/image" Target="media/image516.wmf"/><Relationship Id="rId1265" Type="http://schemas.openxmlformats.org/officeDocument/2006/relationships/image" Target="media/image619.wmf"/><Relationship Id="rId1472" Type="http://schemas.openxmlformats.org/officeDocument/2006/relationships/image" Target="media/image720.wmf"/><Relationship Id="rId702" Type="http://schemas.openxmlformats.org/officeDocument/2006/relationships/oleObject" Target="embeddings/oleObject335.bin"/><Relationship Id="rId1125" Type="http://schemas.openxmlformats.org/officeDocument/2006/relationships/image" Target="media/image549.wmf"/><Relationship Id="rId1332" Type="http://schemas.openxmlformats.org/officeDocument/2006/relationships/oleObject" Target="embeddings/oleObject649.bin"/><Relationship Id="rId1777" Type="http://schemas.openxmlformats.org/officeDocument/2006/relationships/oleObject" Target="embeddings/oleObject873.bin"/><Relationship Id="rId69" Type="http://schemas.openxmlformats.org/officeDocument/2006/relationships/oleObject" Target="embeddings/oleObject20.bin"/><Relationship Id="rId1637" Type="http://schemas.openxmlformats.org/officeDocument/2006/relationships/oleObject" Target="embeddings/oleObject803.bin"/><Relationship Id="rId1844" Type="http://schemas.openxmlformats.org/officeDocument/2006/relationships/image" Target="media/image906.wmf"/><Relationship Id="rId1704" Type="http://schemas.openxmlformats.org/officeDocument/2006/relationships/image" Target="media/image836.wmf"/><Relationship Id="rId285" Type="http://schemas.openxmlformats.org/officeDocument/2006/relationships/oleObject" Target="embeddings/oleObject127.bin"/><Relationship Id="rId1911" Type="http://schemas.openxmlformats.org/officeDocument/2006/relationships/oleObject" Target="embeddings/oleObject940.bin"/><Relationship Id="rId492" Type="http://schemas.openxmlformats.org/officeDocument/2006/relationships/oleObject" Target="embeddings/oleObject230.bin"/><Relationship Id="rId797" Type="http://schemas.openxmlformats.org/officeDocument/2006/relationships/image" Target="media/image386.wmf"/><Relationship Id="rId145" Type="http://schemas.openxmlformats.org/officeDocument/2006/relationships/oleObject" Target="embeddings/oleObject57.bin"/><Relationship Id="rId352" Type="http://schemas.openxmlformats.org/officeDocument/2006/relationships/image" Target="media/image163.wmf"/><Relationship Id="rId1287" Type="http://schemas.openxmlformats.org/officeDocument/2006/relationships/image" Target="media/image630.wmf"/><Relationship Id="rId212" Type="http://schemas.openxmlformats.org/officeDocument/2006/relationships/image" Target="media/image93.wmf"/><Relationship Id="rId657" Type="http://schemas.openxmlformats.org/officeDocument/2006/relationships/image" Target="media/image316.wmf"/><Relationship Id="rId864" Type="http://schemas.openxmlformats.org/officeDocument/2006/relationships/oleObject" Target="embeddings/oleObject416.bin"/><Relationship Id="rId1494" Type="http://schemas.openxmlformats.org/officeDocument/2006/relationships/image" Target="media/image731.wmf"/><Relationship Id="rId1799" Type="http://schemas.openxmlformats.org/officeDocument/2006/relationships/oleObject" Target="embeddings/oleObject884.bin"/><Relationship Id="rId517" Type="http://schemas.openxmlformats.org/officeDocument/2006/relationships/image" Target="media/image246.wmf"/><Relationship Id="rId724" Type="http://schemas.openxmlformats.org/officeDocument/2006/relationships/oleObject" Target="embeddings/oleObject346.bin"/><Relationship Id="rId931" Type="http://schemas.openxmlformats.org/officeDocument/2006/relationships/image" Target="media/image453.wmf"/><Relationship Id="rId1147" Type="http://schemas.openxmlformats.org/officeDocument/2006/relationships/image" Target="media/image560.wmf"/><Relationship Id="rId1354" Type="http://schemas.openxmlformats.org/officeDocument/2006/relationships/oleObject" Target="embeddings/oleObject660.bin"/><Relationship Id="rId1561" Type="http://schemas.openxmlformats.org/officeDocument/2006/relationships/oleObject" Target="embeddings/oleObject765.bin"/><Relationship Id="rId60" Type="http://schemas.openxmlformats.org/officeDocument/2006/relationships/image" Target="media/image18.wmf"/><Relationship Id="rId1007" Type="http://schemas.openxmlformats.org/officeDocument/2006/relationships/oleObject" Target="embeddings/oleObject487.bin"/><Relationship Id="rId1214" Type="http://schemas.openxmlformats.org/officeDocument/2006/relationships/oleObject" Target="embeddings/oleObject590.bin"/><Relationship Id="rId1421" Type="http://schemas.openxmlformats.org/officeDocument/2006/relationships/oleObject" Target="embeddings/oleObject695.bin"/><Relationship Id="rId1659" Type="http://schemas.openxmlformats.org/officeDocument/2006/relationships/oleObject" Target="embeddings/oleObject814.bin"/><Relationship Id="rId1866" Type="http://schemas.openxmlformats.org/officeDocument/2006/relationships/image" Target="media/image917.wmf"/><Relationship Id="rId1519" Type="http://schemas.openxmlformats.org/officeDocument/2006/relationships/oleObject" Target="embeddings/oleObject744.bin"/><Relationship Id="rId1726" Type="http://schemas.openxmlformats.org/officeDocument/2006/relationships/image" Target="media/image847.wmf"/><Relationship Id="rId18" Type="http://schemas.openxmlformats.org/officeDocument/2006/relationships/header" Target="header1.xml"/><Relationship Id="rId167" Type="http://schemas.openxmlformats.org/officeDocument/2006/relationships/oleObject" Target="embeddings/oleObject68.bin"/><Relationship Id="rId374" Type="http://schemas.openxmlformats.org/officeDocument/2006/relationships/image" Target="media/image174.wmf"/><Relationship Id="rId581" Type="http://schemas.openxmlformats.org/officeDocument/2006/relationships/image" Target="media/image278.wmf"/><Relationship Id="rId234" Type="http://schemas.openxmlformats.org/officeDocument/2006/relationships/image" Target="media/image104.wmf"/><Relationship Id="rId679" Type="http://schemas.openxmlformats.org/officeDocument/2006/relationships/image" Target="media/image327.wmf"/><Relationship Id="rId886" Type="http://schemas.openxmlformats.org/officeDocument/2006/relationships/oleObject" Target="embeddings/oleObject427.bin"/><Relationship Id="rId2" Type="http://schemas.openxmlformats.org/officeDocument/2006/relationships/numbering" Target="numbering.xml"/><Relationship Id="rId441" Type="http://schemas.openxmlformats.org/officeDocument/2006/relationships/image" Target="media/image208.wmf"/><Relationship Id="rId539" Type="http://schemas.openxmlformats.org/officeDocument/2006/relationships/image" Target="media/image257.wmf"/><Relationship Id="rId746" Type="http://schemas.openxmlformats.org/officeDocument/2006/relationships/oleObject" Target="embeddings/oleObject357.bin"/><Relationship Id="rId1071" Type="http://schemas.openxmlformats.org/officeDocument/2006/relationships/oleObject" Target="embeddings/oleObject519.bin"/><Relationship Id="rId1169" Type="http://schemas.openxmlformats.org/officeDocument/2006/relationships/image" Target="media/image571.wmf"/><Relationship Id="rId1376" Type="http://schemas.openxmlformats.org/officeDocument/2006/relationships/oleObject" Target="embeddings/oleObject671.bin"/><Relationship Id="rId1583" Type="http://schemas.openxmlformats.org/officeDocument/2006/relationships/oleObject" Target="embeddings/oleObject776.bin"/><Relationship Id="rId301" Type="http://schemas.openxmlformats.org/officeDocument/2006/relationships/oleObject" Target="embeddings/oleObject135.bin"/><Relationship Id="rId953" Type="http://schemas.openxmlformats.org/officeDocument/2006/relationships/oleObject" Target="embeddings/oleObject460.bin"/><Relationship Id="rId1029" Type="http://schemas.openxmlformats.org/officeDocument/2006/relationships/oleObject" Target="embeddings/oleObject498.bin"/><Relationship Id="rId1236" Type="http://schemas.openxmlformats.org/officeDocument/2006/relationships/oleObject" Target="embeddings/oleObject601.bin"/><Relationship Id="rId1790" Type="http://schemas.openxmlformats.org/officeDocument/2006/relationships/image" Target="media/image879.wmf"/><Relationship Id="rId1888" Type="http://schemas.openxmlformats.org/officeDocument/2006/relationships/image" Target="media/image928.wmf"/><Relationship Id="rId82" Type="http://schemas.openxmlformats.org/officeDocument/2006/relationships/image" Target="media/image29.wmf"/><Relationship Id="rId606" Type="http://schemas.openxmlformats.org/officeDocument/2006/relationships/oleObject" Target="embeddings/oleObject287.bin"/><Relationship Id="rId813" Type="http://schemas.openxmlformats.org/officeDocument/2006/relationships/image" Target="media/image394.wmf"/><Relationship Id="rId1443" Type="http://schemas.openxmlformats.org/officeDocument/2006/relationships/oleObject" Target="embeddings/oleObject706.bin"/><Relationship Id="rId1650" Type="http://schemas.openxmlformats.org/officeDocument/2006/relationships/image" Target="media/image809.wmf"/><Relationship Id="rId1748" Type="http://schemas.openxmlformats.org/officeDocument/2006/relationships/image" Target="media/image858.wmf"/><Relationship Id="rId1303" Type="http://schemas.openxmlformats.org/officeDocument/2006/relationships/image" Target="media/image638.wmf"/><Relationship Id="rId1510" Type="http://schemas.openxmlformats.org/officeDocument/2006/relationships/image" Target="media/image739.wmf"/><Relationship Id="rId1608" Type="http://schemas.openxmlformats.org/officeDocument/2006/relationships/image" Target="media/image788.wmf"/><Relationship Id="rId1815" Type="http://schemas.openxmlformats.org/officeDocument/2006/relationships/oleObject" Target="embeddings/oleObject892.bin"/><Relationship Id="rId189" Type="http://schemas.openxmlformats.org/officeDocument/2006/relationships/oleObject" Target="embeddings/oleObject79.bin"/><Relationship Id="rId396" Type="http://schemas.openxmlformats.org/officeDocument/2006/relationships/image" Target="media/image185.wmf"/><Relationship Id="rId256" Type="http://schemas.openxmlformats.org/officeDocument/2006/relationships/image" Target="media/image115.wmf"/><Relationship Id="rId463" Type="http://schemas.openxmlformats.org/officeDocument/2006/relationships/image" Target="media/image219.wmf"/><Relationship Id="rId670" Type="http://schemas.openxmlformats.org/officeDocument/2006/relationships/oleObject" Target="embeddings/oleObject319.bin"/><Relationship Id="rId1093" Type="http://schemas.openxmlformats.org/officeDocument/2006/relationships/oleObject" Target="embeddings/oleObject530.bin"/><Relationship Id="rId116" Type="http://schemas.openxmlformats.org/officeDocument/2006/relationships/oleObject" Target="embeddings/oleObject43.bin"/><Relationship Id="rId323" Type="http://schemas.openxmlformats.org/officeDocument/2006/relationships/oleObject" Target="embeddings/oleObject146.bin"/><Relationship Id="rId530" Type="http://schemas.openxmlformats.org/officeDocument/2006/relationships/oleObject" Target="embeddings/oleObject249.bin"/><Relationship Id="rId768" Type="http://schemas.openxmlformats.org/officeDocument/2006/relationships/oleObject" Target="embeddings/oleObject368.bin"/><Relationship Id="rId975" Type="http://schemas.openxmlformats.org/officeDocument/2006/relationships/oleObject" Target="embeddings/oleObject471.bin"/><Relationship Id="rId1160" Type="http://schemas.openxmlformats.org/officeDocument/2006/relationships/oleObject" Target="embeddings/oleObject563.bin"/><Relationship Id="rId1398" Type="http://schemas.openxmlformats.org/officeDocument/2006/relationships/oleObject" Target="embeddings/oleObject683.bin"/><Relationship Id="rId628" Type="http://schemas.openxmlformats.org/officeDocument/2006/relationships/oleObject" Target="embeddings/oleObject298.bin"/><Relationship Id="rId835" Type="http://schemas.openxmlformats.org/officeDocument/2006/relationships/image" Target="media/image405.wmf"/><Relationship Id="rId1258" Type="http://schemas.openxmlformats.org/officeDocument/2006/relationships/oleObject" Target="embeddings/oleObject612.bin"/><Relationship Id="rId1465" Type="http://schemas.openxmlformats.org/officeDocument/2006/relationships/oleObject" Target="embeddings/oleObject717.bin"/><Relationship Id="rId1672" Type="http://schemas.openxmlformats.org/officeDocument/2006/relationships/image" Target="media/image820.wmf"/><Relationship Id="rId1020" Type="http://schemas.openxmlformats.org/officeDocument/2006/relationships/image" Target="media/image497.wmf"/><Relationship Id="rId1118" Type="http://schemas.openxmlformats.org/officeDocument/2006/relationships/oleObject" Target="embeddings/oleObject542.bin"/><Relationship Id="rId1325" Type="http://schemas.openxmlformats.org/officeDocument/2006/relationships/image" Target="media/image649.wmf"/><Relationship Id="rId1532" Type="http://schemas.openxmlformats.org/officeDocument/2006/relationships/image" Target="media/image750.wmf"/><Relationship Id="rId902" Type="http://schemas.openxmlformats.org/officeDocument/2006/relationships/oleObject" Target="embeddings/oleObject435.bin"/><Relationship Id="rId1837" Type="http://schemas.openxmlformats.org/officeDocument/2006/relationships/oleObject" Target="embeddings/oleObject903.bin"/><Relationship Id="rId31" Type="http://schemas.openxmlformats.org/officeDocument/2006/relationships/image" Target="media/image4.wmf"/><Relationship Id="rId180" Type="http://schemas.openxmlformats.org/officeDocument/2006/relationships/image" Target="media/image77.wmf"/><Relationship Id="rId278" Type="http://schemas.openxmlformats.org/officeDocument/2006/relationships/image" Target="media/image126.wmf"/><Relationship Id="rId1904" Type="http://schemas.openxmlformats.org/officeDocument/2006/relationships/image" Target="media/image936.wmf"/><Relationship Id="rId485" Type="http://schemas.openxmlformats.org/officeDocument/2006/relationships/image" Target="media/image230.wmf"/><Relationship Id="rId692" Type="http://schemas.openxmlformats.org/officeDocument/2006/relationships/oleObject" Target="embeddings/oleObject330.bin"/><Relationship Id="rId138" Type="http://schemas.openxmlformats.org/officeDocument/2006/relationships/image" Target="media/image56.wmf"/><Relationship Id="rId345" Type="http://schemas.openxmlformats.org/officeDocument/2006/relationships/oleObject" Target="embeddings/oleObject157.bin"/><Relationship Id="rId552" Type="http://schemas.openxmlformats.org/officeDocument/2006/relationships/oleObject" Target="embeddings/oleObject260.bin"/><Relationship Id="rId997" Type="http://schemas.openxmlformats.org/officeDocument/2006/relationships/oleObject" Target="embeddings/oleObject482.bin"/><Relationship Id="rId1182" Type="http://schemas.openxmlformats.org/officeDocument/2006/relationships/oleObject" Target="embeddings/oleObject574.bin"/><Relationship Id="rId205" Type="http://schemas.openxmlformats.org/officeDocument/2006/relationships/oleObject" Target="embeddings/oleObject87.bin"/><Relationship Id="rId412" Type="http://schemas.openxmlformats.org/officeDocument/2006/relationships/image" Target="media/image193.wmf"/><Relationship Id="rId857" Type="http://schemas.openxmlformats.org/officeDocument/2006/relationships/image" Target="media/image416.wmf"/><Relationship Id="rId1042" Type="http://schemas.openxmlformats.org/officeDocument/2006/relationships/image" Target="media/image508.wmf"/><Relationship Id="rId1487" Type="http://schemas.openxmlformats.org/officeDocument/2006/relationships/oleObject" Target="embeddings/oleObject728.bin"/><Relationship Id="rId1694" Type="http://schemas.openxmlformats.org/officeDocument/2006/relationships/image" Target="media/image831.wmf"/><Relationship Id="rId717" Type="http://schemas.openxmlformats.org/officeDocument/2006/relationships/image" Target="media/image346.wmf"/><Relationship Id="rId924" Type="http://schemas.openxmlformats.org/officeDocument/2006/relationships/oleObject" Target="embeddings/oleObject446.bin"/><Relationship Id="rId1347" Type="http://schemas.openxmlformats.org/officeDocument/2006/relationships/image" Target="media/image660.wmf"/><Relationship Id="rId1554" Type="http://schemas.openxmlformats.org/officeDocument/2006/relationships/image" Target="media/image761.wmf"/><Relationship Id="rId1761" Type="http://schemas.openxmlformats.org/officeDocument/2006/relationships/oleObject" Target="embeddings/oleObject865.bin"/><Relationship Id="rId53" Type="http://schemas.openxmlformats.org/officeDocument/2006/relationships/oleObject" Target="embeddings/oleObject12.bin"/><Relationship Id="rId1207" Type="http://schemas.openxmlformats.org/officeDocument/2006/relationships/image" Target="media/image590.wmf"/><Relationship Id="rId1414" Type="http://schemas.openxmlformats.org/officeDocument/2006/relationships/oleObject" Target="embeddings/oleObject692.bin"/><Relationship Id="rId1621" Type="http://schemas.openxmlformats.org/officeDocument/2006/relationships/oleObject" Target="embeddings/oleObject795.bin"/><Relationship Id="rId1859" Type="http://schemas.openxmlformats.org/officeDocument/2006/relationships/oleObject" Target="embeddings/oleObject914.bin"/><Relationship Id="rId1719" Type="http://schemas.openxmlformats.org/officeDocument/2006/relationships/oleObject" Target="embeddings/oleObject844.bin"/><Relationship Id="rId367" Type="http://schemas.openxmlformats.org/officeDocument/2006/relationships/oleObject" Target="embeddings/oleObject168.bin"/><Relationship Id="rId574" Type="http://schemas.openxmlformats.org/officeDocument/2006/relationships/oleObject" Target="embeddings/oleObject271.bin"/><Relationship Id="rId227" Type="http://schemas.openxmlformats.org/officeDocument/2006/relationships/oleObject" Target="embeddings/oleObject98.bin"/><Relationship Id="rId781" Type="http://schemas.openxmlformats.org/officeDocument/2006/relationships/image" Target="media/image378.wmf"/><Relationship Id="rId879" Type="http://schemas.openxmlformats.org/officeDocument/2006/relationships/image" Target="media/image427.wmf"/><Relationship Id="rId434" Type="http://schemas.openxmlformats.org/officeDocument/2006/relationships/image" Target="media/image204.wmf"/><Relationship Id="rId641" Type="http://schemas.openxmlformats.org/officeDocument/2006/relationships/image" Target="media/image308.wmf"/><Relationship Id="rId739" Type="http://schemas.openxmlformats.org/officeDocument/2006/relationships/image" Target="media/image357.wmf"/><Relationship Id="rId1064" Type="http://schemas.openxmlformats.org/officeDocument/2006/relationships/image" Target="media/image519.wmf"/><Relationship Id="rId1271" Type="http://schemas.openxmlformats.org/officeDocument/2006/relationships/image" Target="media/image622.wmf"/><Relationship Id="rId1369" Type="http://schemas.openxmlformats.org/officeDocument/2006/relationships/image" Target="media/image671.wmf"/><Relationship Id="rId1576" Type="http://schemas.openxmlformats.org/officeDocument/2006/relationships/image" Target="media/image772.wmf"/><Relationship Id="rId501" Type="http://schemas.openxmlformats.org/officeDocument/2006/relationships/image" Target="media/image238.wmf"/><Relationship Id="rId946" Type="http://schemas.openxmlformats.org/officeDocument/2006/relationships/image" Target="media/image460.wmf"/><Relationship Id="rId1131" Type="http://schemas.openxmlformats.org/officeDocument/2006/relationships/image" Target="media/image552.wmf"/><Relationship Id="rId1229" Type="http://schemas.openxmlformats.org/officeDocument/2006/relationships/image" Target="media/image601.wmf"/><Relationship Id="rId1783" Type="http://schemas.openxmlformats.org/officeDocument/2006/relationships/oleObject" Target="embeddings/oleObject876.bin"/><Relationship Id="rId75" Type="http://schemas.openxmlformats.org/officeDocument/2006/relationships/oleObject" Target="embeddings/oleObject23.bin"/><Relationship Id="rId806" Type="http://schemas.openxmlformats.org/officeDocument/2006/relationships/oleObject" Target="embeddings/oleObject387.bin"/><Relationship Id="rId1436" Type="http://schemas.openxmlformats.org/officeDocument/2006/relationships/image" Target="media/image702.wmf"/><Relationship Id="rId1643" Type="http://schemas.openxmlformats.org/officeDocument/2006/relationships/oleObject" Target="embeddings/oleObject806.bin"/><Relationship Id="rId1850" Type="http://schemas.openxmlformats.org/officeDocument/2006/relationships/image" Target="media/image909.wmf"/><Relationship Id="rId1503" Type="http://schemas.openxmlformats.org/officeDocument/2006/relationships/oleObject" Target="embeddings/oleObject736.bin"/><Relationship Id="rId1710" Type="http://schemas.openxmlformats.org/officeDocument/2006/relationships/image" Target="media/image839.wmf"/><Relationship Id="rId291" Type="http://schemas.openxmlformats.org/officeDocument/2006/relationships/oleObject" Target="embeddings/oleObject130.bin"/><Relationship Id="rId1808" Type="http://schemas.openxmlformats.org/officeDocument/2006/relationships/image" Target="media/image888.wmf"/><Relationship Id="rId151" Type="http://schemas.openxmlformats.org/officeDocument/2006/relationships/oleObject" Target="embeddings/oleObject60.bin"/><Relationship Id="rId389" Type="http://schemas.openxmlformats.org/officeDocument/2006/relationships/oleObject" Target="embeddings/oleObject179.bin"/><Relationship Id="rId596" Type="http://schemas.openxmlformats.org/officeDocument/2006/relationships/oleObject" Target="embeddings/oleObject282.bin"/><Relationship Id="rId249" Type="http://schemas.openxmlformats.org/officeDocument/2006/relationships/oleObject" Target="embeddings/oleObject109.bin"/><Relationship Id="rId456" Type="http://schemas.openxmlformats.org/officeDocument/2006/relationships/oleObject" Target="embeddings/oleObject212.bin"/><Relationship Id="rId663" Type="http://schemas.openxmlformats.org/officeDocument/2006/relationships/image" Target="media/image319.wmf"/><Relationship Id="rId870" Type="http://schemas.openxmlformats.org/officeDocument/2006/relationships/oleObject" Target="embeddings/oleObject419.bin"/><Relationship Id="rId1086" Type="http://schemas.openxmlformats.org/officeDocument/2006/relationships/image" Target="media/image530.wmf"/><Relationship Id="rId1293" Type="http://schemas.openxmlformats.org/officeDocument/2006/relationships/image" Target="media/image633.wmf"/><Relationship Id="rId109" Type="http://schemas.openxmlformats.org/officeDocument/2006/relationships/oleObject" Target="embeddings/oleObject40.bin"/><Relationship Id="rId316" Type="http://schemas.openxmlformats.org/officeDocument/2006/relationships/image" Target="media/image145.wmf"/><Relationship Id="rId523" Type="http://schemas.openxmlformats.org/officeDocument/2006/relationships/image" Target="media/image249.wmf"/><Relationship Id="rId968" Type="http://schemas.openxmlformats.org/officeDocument/2006/relationships/image" Target="media/image471.wmf"/><Relationship Id="rId1153" Type="http://schemas.openxmlformats.org/officeDocument/2006/relationships/image" Target="media/image563.wmf"/><Relationship Id="rId1598" Type="http://schemas.openxmlformats.org/officeDocument/2006/relationships/image" Target="media/image783.wmf"/><Relationship Id="rId97" Type="http://schemas.openxmlformats.org/officeDocument/2006/relationships/oleObject" Target="embeddings/oleObject34.bin"/><Relationship Id="rId730" Type="http://schemas.openxmlformats.org/officeDocument/2006/relationships/oleObject" Target="embeddings/oleObject349.bin"/><Relationship Id="rId828" Type="http://schemas.openxmlformats.org/officeDocument/2006/relationships/oleObject" Target="embeddings/oleObject398.bin"/><Relationship Id="rId1013" Type="http://schemas.openxmlformats.org/officeDocument/2006/relationships/oleObject" Target="embeddings/oleObject490.bin"/><Relationship Id="rId1360" Type="http://schemas.openxmlformats.org/officeDocument/2006/relationships/oleObject" Target="embeddings/oleObject663.bin"/><Relationship Id="rId1458" Type="http://schemas.openxmlformats.org/officeDocument/2006/relationships/image" Target="media/image713.wmf"/><Relationship Id="rId1665" Type="http://schemas.openxmlformats.org/officeDocument/2006/relationships/oleObject" Target="embeddings/oleObject817.bin"/><Relationship Id="rId1872" Type="http://schemas.openxmlformats.org/officeDocument/2006/relationships/image" Target="media/image920.wmf"/><Relationship Id="rId1220" Type="http://schemas.openxmlformats.org/officeDocument/2006/relationships/oleObject" Target="embeddings/oleObject593.bin"/><Relationship Id="rId1318" Type="http://schemas.openxmlformats.org/officeDocument/2006/relationships/oleObject" Target="embeddings/oleObject642.bin"/><Relationship Id="rId1525" Type="http://schemas.openxmlformats.org/officeDocument/2006/relationships/oleObject" Target="embeddings/oleObject747.bin"/><Relationship Id="rId1732" Type="http://schemas.openxmlformats.org/officeDocument/2006/relationships/image" Target="media/image850.wmf"/><Relationship Id="rId24" Type="http://schemas.openxmlformats.org/officeDocument/2006/relationships/hyperlink" Target="http://mrl.sci.utah.edu/software/febio" TargetMode="External"/><Relationship Id="rId173" Type="http://schemas.openxmlformats.org/officeDocument/2006/relationships/oleObject" Target="embeddings/oleObject71.bin"/><Relationship Id="rId380" Type="http://schemas.openxmlformats.org/officeDocument/2006/relationships/image" Target="media/image177.wmf"/><Relationship Id="rId240" Type="http://schemas.openxmlformats.org/officeDocument/2006/relationships/image" Target="media/image107.wmf"/><Relationship Id="rId478" Type="http://schemas.openxmlformats.org/officeDocument/2006/relationships/oleObject" Target="embeddings/oleObject223.bin"/><Relationship Id="rId685" Type="http://schemas.openxmlformats.org/officeDocument/2006/relationships/image" Target="media/image330.wmf"/><Relationship Id="rId892" Type="http://schemas.openxmlformats.org/officeDocument/2006/relationships/oleObject" Target="embeddings/oleObject430.bin"/><Relationship Id="rId100" Type="http://schemas.openxmlformats.org/officeDocument/2006/relationships/image" Target="media/image38.wmf"/><Relationship Id="rId338" Type="http://schemas.openxmlformats.org/officeDocument/2006/relationships/image" Target="media/image156.wmf"/><Relationship Id="rId545" Type="http://schemas.openxmlformats.org/officeDocument/2006/relationships/image" Target="media/image260.wmf"/><Relationship Id="rId752" Type="http://schemas.openxmlformats.org/officeDocument/2006/relationships/oleObject" Target="embeddings/oleObject360.bin"/><Relationship Id="rId1175" Type="http://schemas.openxmlformats.org/officeDocument/2006/relationships/image" Target="media/image574.wmf"/><Relationship Id="rId1382" Type="http://schemas.openxmlformats.org/officeDocument/2006/relationships/oleObject" Target="embeddings/oleObject674.bin"/><Relationship Id="rId405" Type="http://schemas.openxmlformats.org/officeDocument/2006/relationships/oleObject" Target="embeddings/oleObject187.bin"/><Relationship Id="rId612" Type="http://schemas.openxmlformats.org/officeDocument/2006/relationships/oleObject" Target="embeddings/oleObject290.bin"/><Relationship Id="rId1035" Type="http://schemas.openxmlformats.org/officeDocument/2006/relationships/oleObject" Target="embeddings/oleObject501.bin"/><Relationship Id="rId1242" Type="http://schemas.openxmlformats.org/officeDocument/2006/relationships/oleObject" Target="embeddings/oleObject604.bin"/><Relationship Id="rId1687" Type="http://schemas.openxmlformats.org/officeDocument/2006/relationships/oleObject" Target="embeddings/oleObject828.bin"/><Relationship Id="rId1894" Type="http://schemas.openxmlformats.org/officeDocument/2006/relationships/image" Target="media/image931.wmf"/><Relationship Id="rId917" Type="http://schemas.openxmlformats.org/officeDocument/2006/relationships/image" Target="media/image446.wmf"/><Relationship Id="rId1102" Type="http://schemas.openxmlformats.org/officeDocument/2006/relationships/image" Target="media/image538.wmf"/><Relationship Id="rId1547" Type="http://schemas.openxmlformats.org/officeDocument/2006/relationships/oleObject" Target="embeddings/oleObject758.bin"/><Relationship Id="rId1754" Type="http://schemas.openxmlformats.org/officeDocument/2006/relationships/image" Target="media/image861.wmf"/><Relationship Id="rId46" Type="http://schemas.openxmlformats.org/officeDocument/2006/relationships/oleObject" Target="embeddings/oleObject9.bin"/><Relationship Id="rId1407" Type="http://schemas.openxmlformats.org/officeDocument/2006/relationships/image" Target="media/image688.wmf"/><Relationship Id="rId1614" Type="http://schemas.openxmlformats.org/officeDocument/2006/relationships/image" Target="media/image791.emf"/><Relationship Id="rId1821" Type="http://schemas.openxmlformats.org/officeDocument/2006/relationships/oleObject" Target="embeddings/oleObject895.bin"/><Relationship Id="rId195" Type="http://schemas.openxmlformats.org/officeDocument/2006/relationships/oleObject" Target="embeddings/oleObject82.bin"/><Relationship Id="rId1919" Type="http://schemas.openxmlformats.org/officeDocument/2006/relationships/oleObject" Target="embeddings/oleObject944.bin"/><Relationship Id="rId262" Type="http://schemas.openxmlformats.org/officeDocument/2006/relationships/image" Target="media/image118.wmf"/><Relationship Id="rId567" Type="http://schemas.openxmlformats.org/officeDocument/2006/relationships/image" Target="media/image271.wmf"/><Relationship Id="rId1197" Type="http://schemas.openxmlformats.org/officeDocument/2006/relationships/image" Target="media/image585.wmf"/><Relationship Id="rId122" Type="http://schemas.openxmlformats.org/officeDocument/2006/relationships/oleObject" Target="embeddings/oleObject46.bin"/><Relationship Id="rId774" Type="http://schemas.openxmlformats.org/officeDocument/2006/relationships/oleObject" Target="embeddings/oleObject371.bin"/><Relationship Id="rId981" Type="http://schemas.openxmlformats.org/officeDocument/2006/relationships/oleObject" Target="embeddings/oleObject474.bin"/><Relationship Id="rId1057" Type="http://schemas.openxmlformats.org/officeDocument/2006/relationships/oleObject" Target="embeddings/oleObject512.bin"/><Relationship Id="rId427" Type="http://schemas.openxmlformats.org/officeDocument/2006/relationships/oleObject" Target="embeddings/oleObject198.bin"/><Relationship Id="rId634" Type="http://schemas.openxmlformats.org/officeDocument/2006/relationships/oleObject" Target="embeddings/oleObject301.bin"/><Relationship Id="rId841" Type="http://schemas.openxmlformats.org/officeDocument/2006/relationships/image" Target="media/image408.wmf"/><Relationship Id="rId1264" Type="http://schemas.openxmlformats.org/officeDocument/2006/relationships/oleObject" Target="embeddings/oleObject615.bin"/><Relationship Id="rId1471" Type="http://schemas.openxmlformats.org/officeDocument/2006/relationships/oleObject" Target="embeddings/oleObject720.bin"/><Relationship Id="rId1569" Type="http://schemas.openxmlformats.org/officeDocument/2006/relationships/oleObject" Target="embeddings/oleObject769.bin"/><Relationship Id="rId701" Type="http://schemas.openxmlformats.org/officeDocument/2006/relationships/image" Target="media/image338.wmf"/><Relationship Id="rId939" Type="http://schemas.openxmlformats.org/officeDocument/2006/relationships/oleObject" Target="embeddings/oleObject453.bin"/><Relationship Id="rId1124" Type="http://schemas.openxmlformats.org/officeDocument/2006/relationships/oleObject" Target="embeddings/oleObject545.bin"/><Relationship Id="rId1331" Type="http://schemas.openxmlformats.org/officeDocument/2006/relationships/image" Target="media/image652.wmf"/><Relationship Id="rId1776" Type="http://schemas.openxmlformats.org/officeDocument/2006/relationships/image" Target="media/image872.wmf"/><Relationship Id="rId68" Type="http://schemas.openxmlformats.org/officeDocument/2006/relationships/image" Target="media/image22.wmf"/><Relationship Id="rId1429" Type="http://schemas.openxmlformats.org/officeDocument/2006/relationships/oleObject" Target="embeddings/oleObject699.bin"/><Relationship Id="rId1636" Type="http://schemas.openxmlformats.org/officeDocument/2006/relationships/image" Target="media/image802.wmf"/><Relationship Id="rId1843" Type="http://schemas.openxmlformats.org/officeDocument/2006/relationships/oleObject" Target="embeddings/oleObject906.bin"/><Relationship Id="rId1703" Type="http://schemas.openxmlformats.org/officeDocument/2006/relationships/oleObject" Target="embeddings/oleObject836.bin"/><Relationship Id="rId1910" Type="http://schemas.openxmlformats.org/officeDocument/2006/relationships/image" Target="media/image939.wmf"/><Relationship Id="rId284" Type="http://schemas.openxmlformats.org/officeDocument/2006/relationships/image" Target="media/image129.wmf"/><Relationship Id="rId491" Type="http://schemas.openxmlformats.org/officeDocument/2006/relationships/image" Target="media/image233.wmf"/><Relationship Id="rId144" Type="http://schemas.openxmlformats.org/officeDocument/2006/relationships/image" Target="media/image59.wmf"/><Relationship Id="rId589" Type="http://schemas.openxmlformats.org/officeDocument/2006/relationships/image" Target="media/image282.wmf"/><Relationship Id="rId796" Type="http://schemas.openxmlformats.org/officeDocument/2006/relationships/oleObject" Target="embeddings/oleObject382.bin"/><Relationship Id="rId351" Type="http://schemas.openxmlformats.org/officeDocument/2006/relationships/oleObject" Target="embeddings/oleObject160.bin"/><Relationship Id="rId449" Type="http://schemas.openxmlformats.org/officeDocument/2006/relationships/image" Target="media/image212.wmf"/><Relationship Id="rId656" Type="http://schemas.openxmlformats.org/officeDocument/2006/relationships/oleObject" Target="embeddings/oleObject312.bin"/><Relationship Id="rId863" Type="http://schemas.openxmlformats.org/officeDocument/2006/relationships/image" Target="media/image419.wmf"/><Relationship Id="rId1079" Type="http://schemas.openxmlformats.org/officeDocument/2006/relationships/oleObject" Target="embeddings/oleObject523.bin"/><Relationship Id="rId1286" Type="http://schemas.openxmlformats.org/officeDocument/2006/relationships/oleObject" Target="embeddings/oleObject626.bin"/><Relationship Id="rId1493" Type="http://schemas.openxmlformats.org/officeDocument/2006/relationships/oleObject" Target="embeddings/oleObject731.bin"/><Relationship Id="rId211" Type="http://schemas.openxmlformats.org/officeDocument/2006/relationships/oleObject" Target="embeddings/oleObject90.bin"/><Relationship Id="rId309" Type="http://schemas.openxmlformats.org/officeDocument/2006/relationships/oleObject" Target="embeddings/oleObject139.bin"/><Relationship Id="rId516" Type="http://schemas.openxmlformats.org/officeDocument/2006/relationships/oleObject" Target="embeddings/oleObject242.bin"/><Relationship Id="rId1146" Type="http://schemas.openxmlformats.org/officeDocument/2006/relationships/oleObject" Target="embeddings/oleObject556.bin"/><Relationship Id="rId1798" Type="http://schemas.openxmlformats.org/officeDocument/2006/relationships/image" Target="media/image883.wmf"/><Relationship Id="rId723" Type="http://schemas.openxmlformats.org/officeDocument/2006/relationships/image" Target="media/image349.wmf"/><Relationship Id="rId930" Type="http://schemas.openxmlformats.org/officeDocument/2006/relationships/oleObject" Target="embeddings/oleObject449.bin"/><Relationship Id="rId1006" Type="http://schemas.openxmlformats.org/officeDocument/2006/relationships/image" Target="media/image490.wmf"/><Relationship Id="rId1353" Type="http://schemas.openxmlformats.org/officeDocument/2006/relationships/image" Target="media/image663.wmf"/><Relationship Id="rId1560" Type="http://schemas.openxmlformats.org/officeDocument/2006/relationships/image" Target="media/image764.wmf"/><Relationship Id="rId1658" Type="http://schemas.openxmlformats.org/officeDocument/2006/relationships/image" Target="media/image813.wmf"/><Relationship Id="rId1865" Type="http://schemas.openxmlformats.org/officeDocument/2006/relationships/oleObject" Target="embeddings/oleObject917.bin"/><Relationship Id="rId1213" Type="http://schemas.openxmlformats.org/officeDocument/2006/relationships/image" Target="media/image593.wmf"/><Relationship Id="rId1420" Type="http://schemas.openxmlformats.org/officeDocument/2006/relationships/image" Target="media/image694.wmf"/><Relationship Id="rId1518" Type="http://schemas.openxmlformats.org/officeDocument/2006/relationships/image" Target="media/image743.wmf"/><Relationship Id="rId1725" Type="http://schemas.openxmlformats.org/officeDocument/2006/relationships/oleObject" Target="embeddings/oleObject847.bin"/><Relationship Id="rId17" Type="http://schemas.openxmlformats.org/officeDocument/2006/relationships/image" Target="media/image2.jpeg"/><Relationship Id="rId166" Type="http://schemas.openxmlformats.org/officeDocument/2006/relationships/image" Target="media/image70.wmf"/><Relationship Id="rId373" Type="http://schemas.openxmlformats.org/officeDocument/2006/relationships/oleObject" Target="embeddings/oleObject171.bin"/><Relationship Id="rId580" Type="http://schemas.openxmlformats.org/officeDocument/2006/relationships/oleObject" Target="embeddings/oleObject274.bin"/><Relationship Id="rId1" Type="http://schemas.openxmlformats.org/officeDocument/2006/relationships/customXml" Target="../customXml/item1.xml"/><Relationship Id="rId233" Type="http://schemas.openxmlformats.org/officeDocument/2006/relationships/oleObject" Target="embeddings/oleObject101.bin"/><Relationship Id="rId440" Type="http://schemas.openxmlformats.org/officeDocument/2006/relationships/oleObject" Target="embeddings/oleObject204.bin"/><Relationship Id="rId678" Type="http://schemas.openxmlformats.org/officeDocument/2006/relationships/oleObject" Target="embeddings/oleObject323.bin"/><Relationship Id="rId885" Type="http://schemas.openxmlformats.org/officeDocument/2006/relationships/image" Target="media/image430.wmf"/><Relationship Id="rId1070" Type="http://schemas.openxmlformats.org/officeDocument/2006/relationships/image" Target="media/image522.wmf"/><Relationship Id="rId300" Type="http://schemas.openxmlformats.org/officeDocument/2006/relationships/image" Target="media/image137.wmf"/><Relationship Id="rId538" Type="http://schemas.openxmlformats.org/officeDocument/2006/relationships/oleObject" Target="embeddings/oleObject253.bin"/><Relationship Id="rId745" Type="http://schemas.openxmlformats.org/officeDocument/2006/relationships/image" Target="media/image360.wmf"/><Relationship Id="rId952" Type="http://schemas.openxmlformats.org/officeDocument/2006/relationships/image" Target="media/image463.wmf"/><Relationship Id="rId1168" Type="http://schemas.openxmlformats.org/officeDocument/2006/relationships/oleObject" Target="embeddings/oleObject567.bin"/><Relationship Id="rId1375" Type="http://schemas.openxmlformats.org/officeDocument/2006/relationships/image" Target="media/image674.wmf"/><Relationship Id="rId1582" Type="http://schemas.openxmlformats.org/officeDocument/2006/relationships/image" Target="media/image775.wmf"/><Relationship Id="rId81" Type="http://schemas.openxmlformats.org/officeDocument/2006/relationships/oleObject" Target="embeddings/oleObject26.bin"/><Relationship Id="rId605" Type="http://schemas.openxmlformats.org/officeDocument/2006/relationships/image" Target="media/image290.wmf"/><Relationship Id="rId812" Type="http://schemas.openxmlformats.org/officeDocument/2006/relationships/oleObject" Target="embeddings/oleObject390.bin"/><Relationship Id="rId1028" Type="http://schemas.openxmlformats.org/officeDocument/2006/relationships/image" Target="media/image501.wmf"/><Relationship Id="rId1235" Type="http://schemas.openxmlformats.org/officeDocument/2006/relationships/image" Target="media/image604.wmf"/><Relationship Id="rId1442" Type="http://schemas.openxmlformats.org/officeDocument/2006/relationships/image" Target="media/image705.wmf"/><Relationship Id="rId1887" Type="http://schemas.openxmlformats.org/officeDocument/2006/relationships/oleObject" Target="embeddings/oleObject928.bin"/><Relationship Id="rId1302" Type="http://schemas.openxmlformats.org/officeDocument/2006/relationships/oleObject" Target="embeddings/oleObject634.bin"/><Relationship Id="rId1747" Type="http://schemas.openxmlformats.org/officeDocument/2006/relationships/oleObject" Target="embeddings/oleObject858.bin"/><Relationship Id="rId39" Type="http://schemas.openxmlformats.org/officeDocument/2006/relationships/image" Target="media/image8.wmf"/><Relationship Id="rId1607" Type="http://schemas.openxmlformats.org/officeDocument/2006/relationships/oleObject" Target="embeddings/oleObject788.bin"/><Relationship Id="rId1814" Type="http://schemas.openxmlformats.org/officeDocument/2006/relationships/image" Target="media/image891.wmf"/><Relationship Id="rId188" Type="http://schemas.openxmlformats.org/officeDocument/2006/relationships/image" Target="media/image81.wmf"/><Relationship Id="rId395" Type="http://schemas.openxmlformats.org/officeDocument/2006/relationships/oleObject" Target="embeddings/oleObject182.bin"/><Relationship Id="rId255" Type="http://schemas.openxmlformats.org/officeDocument/2006/relationships/oleObject" Target="embeddings/oleObject112.bin"/><Relationship Id="rId462" Type="http://schemas.openxmlformats.org/officeDocument/2006/relationships/oleObject" Target="embeddings/oleObject215.bin"/><Relationship Id="rId1092" Type="http://schemas.openxmlformats.org/officeDocument/2006/relationships/image" Target="media/image533.wmf"/><Relationship Id="rId1397" Type="http://schemas.openxmlformats.org/officeDocument/2006/relationships/oleObject" Target="embeddings/oleObject682.bin"/><Relationship Id="rId115" Type="http://schemas.openxmlformats.org/officeDocument/2006/relationships/image" Target="media/image45.wmf"/><Relationship Id="rId322" Type="http://schemas.openxmlformats.org/officeDocument/2006/relationships/image" Target="media/image148.wmf"/><Relationship Id="rId767" Type="http://schemas.openxmlformats.org/officeDocument/2006/relationships/image" Target="media/image371.wmf"/><Relationship Id="rId974" Type="http://schemas.openxmlformats.org/officeDocument/2006/relationships/image" Target="media/image474.wmf"/><Relationship Id="rId627" Type="http://schemas.openxmlformats.org/officeDocument/2006/relationships/image" Target="media/image301.wmf"/><Relationship Id="rId834" Type="http://schemas.openxmlformats.org/officeDocument/2006/relationships/oleObject" Target="embeddings/oleObject401.bin"/><Relationship Id="rId1257" Type="http://schemas.openxmlformats.org/officeDocument/2006/relationships/image" Target="media/image615.wmf"/><Relationship Id="rId1464" Type="http://schemas.openxmlformats.org/officeDocument/2006/relationships/image" Target="media/image716.wmf"/><Relationship Id="rId1671" Type="http://schemas.openxmlformats.org/officeDocument/2006/relationships/oleObject" Target="embeddings/oleObject820.bin"/><Relationship Id="rId901" Type="http://schemas.openxmlformats.org/officeDocument/2006/relationships/image" Target="media/image438.wmf"/><Relationship Id="rId1117" Type="http://schemas.openxmlformats.org/officeDocument/2006/relationships/image" Target="media/image545.wmf"/><Relationship Id="rId1324" Type="http://schemas.openxmlformats.org/officeDocument/2006/relationships/oleObject" Target="embeddings/oleObject645.bin"/><Relationship Id="rId1531" Type="http://schemas.openxmlformats.org/officeDocument/2006/relationships/oleObject" Target="embeddings/oleObject750.bin"/><Relationship Id="rId1769" Type="http://schemas.openxmlformats.org/officeDocument/2006/relationships/oleObject" Target="embeddings/oleObject869.bin"/><Relationship Id="rId30" Type="http://schemas.openxmlformats.org/officeDocument/2006/relationships/oleObject" Target="embeddings/oleObject1.bin"/><Relationship Id="rId1629" Type="http://schemas.openxmlformats.org/officeDocument/2006/relationships/oleObject" Target="embeddings/oleObject799.bin"/><Relationship Id="rId1836" Type="http://schemas.openxmlformats.org/officeDocument/2006/relationships/image" Target="media/image902.wmf"/><Relationship Id="rId1903" Type="http://schemas.openxmlformats.org/officeDocument/2006/relationships/oleObject" Target="embeddings/oleObject936.bin"/><Relationship Id="rId277" Type="http://schemas.openxmlformats.org/officeDocument/2006/relationships/oleObject" Target="embeddings/oleObject123.bin"/><Relationship Id="rId484" Type="http://schemas.openxmlformats.org/officeDocument/2006/relationships/oleObject" Target="embeddings/oleObject226.bin"/><Relationship Id="rId137" Type="http://schemas.openxmlformats.org/officeDocument/2006/relationships/oleObject" Target="embeddings/oleObject53.bin"/><Relationship Id="rId344" Type="http://schemas.openxmlformats.org/officeDocument/2006/relationships/image" Target="media/image159.wmf"/><Relationship Id="rId691" Type="http://schemas.openxmlformats.org/officeDocument/2006/relationships/image" Target="media/image333.wmf"/><Relationship Id="rId789" Type="http://schemas.openxmlformats.org/officeDocument/2006/relationships/image" Target="media/image382.wmf"/><Relationship Id="rId996" Type="http://schemas.openxmlformats.org/officeDocument/2006/relationships/image" Target="media/image485.wmf"/><Relationship Id="rId551" Type="http://schemas.openxmlformats.org/officeDocument/2006/relationships/image" Target="media/image263.wmf"/><Relationship Id="rId649" Type="http://schemas.openxmlformats.org/officeDocument/2006/relationships/image" Target="media/image312.wmf"/><Relationship Id="rId856" Type="http://schemas.openxmlformats.org/officeDocument/2006/relationships/oleObject" Target="embeddings/oleObject412.bin"/><Relationship Id="rId1181" Type="http://schemas.openxmlformats.org/officeDocument/2006/relationships/image" Target="media/image577.wmf"/><Relationship Id="rId1279" Type="http://schemas.openxmlformats.org/officeDocument/2006/relationships/image" Target="media/image626.wmf"/><Relationship Id="rId1486" Type="http://schemas.openxmlformats.org/officeDocument/2006/relationships/image" Target="media/image727.wmf"/><Relationship Id="rId204" Type="http://schemas.openxmlformats.org/officeDocument/2006/relationships/image" Target="media/image89.wmf"/><Relationship Id="rId411" Type="http://schemas.openxmlformats.org/officeDocument/2006/relationships/oleObject" Target="embeddings/oleObject190.bin"/><Relationship Id="rId509" Type="http://schemas.openxmlformats.org/officeDocument/2006/relationships/image" Target="media/image242.wmf"/><Relationship Id="rId1041" Type="http://schemas.openxmlformats.org/officeDocument/2006/relationships/oleObject" Target="embeddings/oleObject504.bin"/><Relationship Id="rId1139" Type="http://schemas.openxmlformats.org/officeDocument/2006/relationships/image" Target="media/image556.wmf"/><Relationship Id="rId1346" Type="http://schemas.openxmlformats.org/officeDocument/2006/relationships/oleObject" Target="embeddings/oleObject656.bin"/><Relationship Id="rId1693" Type="http://schemas.openxmlformats.org/officeDocument/2006/relationships/oleObject" Target="embeddings/oleObject831.bin"/><Relationship Id="rId716" Type="http://schemas.openxmlformats.org/officeDocument/2006/relationships/oleObject" Target="embeddings/oleObject342.bin"/><Relationship Id="rId923" Type="http://schemas.openxmlformats.org/officeDocument/2006/relationships/image" Target="media/image449.wmf"/><Relationship Id="rId1553" Type="http://schemas.openxmlformats.org/officeDocument/2006/relationships/oleObject" Target="embeddings/oleObject761.bin"/><Relationship Id="rId1760" Type="http://schemas.openxmlformats.org/officeDocument/2006/relationships/image" Target="media/image864.wmf"/><Relationship Id="rId1858" Type="http://schemas.openxmlformats.org/officeDocument/2006/relationships/image" Target="media/image913.wmf"/><Relationship Id="rId52" Type="http://schemas.openxmlformats.org/officeDocument/2006/relationships/image" Target="media/image14.wmf"/><Relationship Id="rId1206" Type="http://schemas.openxmlformats.org/officeDocument/2006/relationships/oleObject" Target="embeddings/oleObject586.bin"/><Relationship Id="rId1413" Type="http://schemas.openxmlformats.org/officeDocument/2006/relationships/image" Target="media/image691.wmf"/><Relationship Id="rId1620" Type="http://schemas.openxmlformats.org/officeDocument/2006/relationships/image" Target="media/image794.wmf"/><Relationship Id="rId1718" Type="http://schemas.openxmlformats.org/officeDocument/2006/relationships/image" Target="media/image843.wmf"/><Relationship Id="rId299" Type="http://schemas.openxmlformats.org/officeDocument/2006/relationships/oleObject" Target="embeddings/oleObject134.bin"/><Relationship Id="rId159" Type="http://schemas.openxmlformats.org/officeDocument/2006/relationships/oleObject" Target="embeddings/oleObject64.bin"/><Relationship Id="rId366" Type="http://schemas.openxmlformats.org/officeDocument/2006/relationships/image" Target="media/image170.wmf"/><Relationship Id="rId573" Type="http://schemas.openxmlformats.org/officeDocument/2006/relationships/image" Target="media/image274.wmf"/><Relationship Id="rId780" Type="http://schemas.openxmlformats.org/officeDocument/2006/relationships/oleObject" Target="embeddings/oleObject374.bin"/><Relationship Id="rId226" Type="http://schemas.openxmlformats.org/officeDocument/2006/relationships/image" Target="media/image100.wmf"/><Relationship Id="rId433" Type="http://schemas.openxmlformats.org/officeDocument/2006/relationships/oleObject" Target="embeddings/oleObject201.bin"/><Relationship Id="rId878" Type="http://schemas.openxmlformats.org/officeDocument/2006/relationships/oleObject" Target="embeddings/oleObject423.bin"/><Relationship Id="rId1063" Type="http://schemas.openxmlformats.org/officeDocument/2006/relationships/oleObject" Target="embeddings/oleObject515.bin"/><Relationship Id="rId1270" Type="http://schemas.openxmlformats.org/officeDocument/2006/relationships/oleObject" Target="embeddings/oleObject618.bin"/><Relationship Id="rId640" Type="http://schemas.openxmlformats.org/officeDocument/2006/relationships/oleObject" Target="embeddings/oleObject304.bin"/><Relationship Id="rId738" Type="http://schemas.openxmlformats.org/officeDocument/2006/relationships/oleObject" Target="embeddings/oleObject353.bin"/><Relationship Id="rId945" Type="http://schemas.openxmlformats.org/officeDocument/2006/relationships/oleObject" Target="embeddings/oleObject456.bin"/><Relationship Id="rId1368" Type="http://schemas.openxmlformats.org/officeDocument/2006/relationships/oleObject" Target="embeddings/oleObject667.bin"/><Relationship Id="rId1575" Type="http://schemas.openxmlformats.org/officeDocument/2006/relationships/oleObject" Target="embeddings/oleObject772.bin"/><Relationship Id="rId1782" Type="http://schemas.openxmlformats.org/officeDocument/2006/relationships/image" Target="media/image875.wmf"/><Relationship Id="rId74" Type="http://schemas.openxmlformats.org/officeDocument/2006/relationships/image" Target="media/image25.wmf"/><Relationship Id="rId500" Type="http://schemas.openxmlformats.org/officeDocument/2006/relationships/oleObject" Target="embeddings/oleObject234.bin"/><Relationship Id="rId805" Type="http://schemas.openxmlformats.org/officeDocument/2006/relationships/image" Target="media/image390.wmf"/><Relationship Id="rId1130" Type="http://schemas.openxmlformats.org/officeDocument/2006/relationships/oleObject" Target="embeddings/oleObject548.bin"/><Relationship Id="rId1228" Type="http://schemas.openxmlformats.org/officeDocument/2006/relationships/oleObject" Target="embeddings/oleObject597.bin"/><Relationship Id="rId1435" Type="http://schemas.openxmlformats.org/officeDocument/2006/relationships/oleObject" Target="embeddings/oleObject702.bin"/><Relationship Id="rId1642" Type="http://schemas.openxmlformats.org/officeDocument/2006/relationships/image" Target="media/image805.wmf"/><Relationship Id="rId1502" Type="http://schemas.openxmlformats.org/officeDocument/2006/relationships/image" Target="media/image735.wmf"/><Relationship Id="rId1807" Type="http://schemas.openxmlformats.org/officeDocument/2006/relationships/oleObject" Target="embeddings/oleObject888.bin"/><Relationship Id="rId290" Type="http://schemas.openxmlformats.org/officeDocument/2006/relationships/image" Target="media/image132.wmf"/><Relationship Id="rId388" Type="http://schemas.openxmlformats.org/officeDocument/2006/relationships/image" Target="media/image181.wmf"/><Relationship Id="rId150" Type="http://schemas.openxmlformats.org/officeDocument/2006/relationships/image" Target="media/image62.wmf"/><Relationship Id="rId595" Type="http://schemas.openxmlformats.org/officeDocument/2006/relationships/image" Target="media/image285.wmf"/><Relationship Id="rId248" Type="http://schemas.openxmlformats.org/officeDocument/2006/relationships/image" Target="media/image111.wmf"/><Relationship Id="rId455" Type="http://schemas.openxmlformats.org/officeDocument/2006/relationships/image" Target="media/image215.wmf"/><Relationship Id="rId662" Type="http://schemas.openxmlformats.org/officeDocument/2006/relationships/oleObject" Target="embeddings/oleObject315.bin"/><Relationship Id="rId1085" Type="http://schemas.openxmlformats.org/officeDocument/2006/relationships/oleObject" Target="embeddings/oleObject526.bin"/><Relationship Id="rId1292" Type="http://schemas.openxmlformats.org/officeDocument/2006/relationships/oleObject" Target="embeddings/oleObject629.bin"/><Relationship Id="rId108" Type="http://schemas.openxmlformats.org/officeDocument/2006/relationships/image" Target="media/image42.wmf"/><Relationship Id="rId315" Type="http://schemas.openxmlformats.org/officeDocument/2006/relationships/oleObject" Target="embeddings/oleObject142.bin"/><Relationship Id="rId522" Type="http://schemas.openxmlformats.org/officeDocument/2006/relationships/oleObject" Target="embeddings/oleObject245.bin"/><Relationship Id="rId967" Type="http://schemas.openxmlformats.org/officeDocument/2006/relationships/oleObject" Target="embeddings/oleObject467.bin"/><Relationship Id="rId1152" Type="http://schemas.openxmlformats.org/officeDocument/2006/relationships/oleObject" Target="embeddings/oleObject559.bin"/><Relationship Id="rId1597" Type="http://schemas.openxmlformats.org/officeDocument/2006/relationships/oleObject" Target="embeddings/oleObject783.bin"/><Relationship Id="rId96" Type="http://schemas.openxmlformats.org/officeDocument/2006/relationships/image" Target="media/image36.wmf"/><Relationship Id="rId827" Type="http://schemas.openxmlformats.org/officeDocument/2006/relationships/image" Target="media/image401.wmf"/><Relationship Id="rId1012" Type="http://schemas.openxmlformats.org/officeDocument/2006/relationships/image" Target="media/image493.wmf"/><Relationship Id="rId1457" Type="http://schemas.openxmlformats.org/officeDocument/2006/relationships/oleObject" Target="embeddings/oleObject713.bin"/><Relationship Id="rId1664" Type="http://schemas.openxmlformats.org/officeDocument/2006/relationships/image" Target="media/image816.wmf"/><Relationship Id="rId1871" Type="http://schemas.openxmlformats.org/officeDocument/2006/relationships/oleObject" Target="embeddings/oleObject920.bin"/><Relationship Id="rId1317" Type="http://schemas.openxmlformats.org/officeDocument/2006/relationships/image" Target="media/image645.wmf"/><Relationship Id="rId1524" Type="http://schemas.openxmlformats.org/officeDocument/2006/relationships/image" Target="media/image746.wmf"/><Relationship Id="rId1731" Type="http://schemas.openxmlformats.org/officeDocument/2006/relationships/oleObject" Target="embeddings/oleObject850.bin"/><Relationship Id="rId23" Type="http://schemas.openxmlformats.org/officeDocument/2006/relationships/hyperlink" Target="http://mrl.sci.utah.edu/software/febio" TargetMode="External"/><Relationship Id="rId1829" Type="http://schemas.openxmlformats.org/officeDocument/2006/relationships/oleObject" Target="embeddings/oleObject899.bin"/><Relationship Id="rId172" Type="http://schemas.openxmlformats.org/officeDocument/2006/relationships/image" Target="media/image73.wmf"/><Relationship Id="rId477" Type="http://schemas.openxmlformats.org/officeDocument/2006/relationships/image" Target="media/image226.wmf"/><Relationship Id="rId684" Type="http://schemas.openxmlformats.org/officeDocument/2006/relationships/oleObject" Target="embeddings/oleObject326.bin"/><Relationship Id="rId337" Type="http://schemas.openxmlformats.org/officeDocument/2006/relationships/oleObject" Target="embeddings/oleObject153.bin"/><Relationship Id="rId891" Type="http://schemas.openxmlformats.org/officeDocument/2006/relationships/image" Target="media/image433.wmf"/><Relationship Id="rId989" Type="http://schemas.openxmlformats.org/officeDocument/2006/relationships/oleObject" Target="embeddings/oleObject478.bin"/><Relationship Id="rId544" Type="http://schemas.openxmlformats.org/officeDocument/2006/relationships/oleObject" Target="embeddings/oleObject256.bin"/><Relationship Id="rId751" Type="http://schemas.openxmlformats.org/officeDocument/2006/relationships/image" Target="media/image363.wmf"/><Relationship Id="rId849" Type="http://schemas.openxmlformats.org/officeDocument/2006/relationships/image" Target="media/image412.wmf"/><Relationship Id="rId1174" Type="http://schemas.openxmlformats.org/officeDocument/2006/relationships/oleObject" Target="embeddings/oleObject570.bin"/><Relationship Id="rId1381" Type="http://schemas.openxmlformats.org/officeDocument/2006/relationships/image" Target="media/image677.wmf"/><Relationship Id="rId1479" Type="http://schemas.openxmlformats.org/officeDocument/2006/relationships/oleObject" Target="embeddings/oleObject724.bin"/><Relationship Id="rId1686" Type="http://schemas.openxmlformats.org/officeDocument/2006/relationships/image" Target="media/image827.wmf"/><Relationship Id="rId404" Type="http://schemas.openxmlformats.org/officeDocument/2006/relationships/image" Target="media/image189.wmf"/><Relationship Id="rId611" Type="http://schemas.openxmlformats.org/officeDocument/2006/relationships/image" Target="media/image293.wmf"/><Relationship Id="rId1034" Type="http://schemas.openxmlformats.org/officeDocument/2006/relationships/image" Target="media/image504.wmf"/><Relationship Id="rId1241" Type="http://schemas.openxmlformats.org/officeDocument/2006/relationships/image" Target="media/image607.wmf"/><Relationship Id="rId1339" Type="http://schemas.openxmlformats.org/officeDocument/2006/relationships/image" Target="media/image656.wmf"/><Relationship Id="rId1893" Type="http://schemas.openxmlformats.org/officeDocument/2006/relationships/oleObject" Target="embeddings/oleObject931.bin"/><Relationship Id="rId709" Type="http://schemas.openxmlformats.org/officeDocument/2006/relationships/image" Target="media/image342.wmf"/><Relationship Id="rId916" Type="http://schemas.openxmlformats.org/officeDocument/2006/relationships/oleObject" Target="embeddings/oleObject442.bin"/><Relationship Id="rId1101" Type="http://schemas.openxmlformats.org/officeDocument/2006/relationships/oleObject" Target="embeddings/oleObject534.bin"/><Relationship Id="rId1546" Type="http://schemas.openxmlformats.org/officeDocument/2006/relationships/image" Target="media/image757.wmf"/><Relationship Id="rId1753" Type="http://schemas.openxmlformats.org/officeDocument/2006/relationships/oleObject" Target="embeddings/oleObject861.bin"/><Relationship Id="rId45" Type="http://schemas.openxmlformats.org/officeDocument/2006/relationships/image" Target="media/image11.wmf"/><Relationship Id="rId1406" Type="http://schemas.openxmlformats.org/officeDocument/2006/relationships/oleObject" Target="embeddings/oleObject688.bin"/><Relationship Id="rId1613" Type="http://schemas.openxmlformats.org/officeDocument/2006/relationships/oleObject" Target="embeddings/oleObject791.bin"/><Relationship Id="rId1820" Type="http://schemas.openxmlformats.org/officeDocument/2006/relationships/image" Target="media/image894.wmf"/><Relationship Id="rId194" Type="http://schemas.openxmlformats.org/officeDocument/2006/relationships/image" Target="media/image84.wmf"/><Relationship Id="rId1918" Type="http://schemas.openxmlformats.org/officeDocument/2006/relationships/image" Target="media/image943.wmf"/><Relationship Id="rId261" Type="http://schemas.openxmlformats.org/officeDocument/2006/relationships/oleObject" Target="embeddings/oleObject115.bin"/><Relationship Id="rId499" Type="http://schemas.openxmlformats.org/officeDocument/2006/relationships/image" Target="media/image237.wmf"/><Relationship Id="rId359" Type="http://schemas.openxmlformats.org/officeDocument/2006/relationships/oleObject" Target="embeddings/oleObject164.bin"/><Relationship Id="rId566" Type="http://schemas.openxmlformats.org/officeDocument/2006/relationships/oleObject" Target="embeddings/oleObject267.bin"/><Relationship Id="rId773" Type="http://schemas.openxmlformats.org/officeDocument/2006/relationships/image" Target="media/image374.wmf"/><Relationship Id="rId1196" Type="http://schemas.openxmlformats.org/officeDocument/2006/relationships/oleObject" Target="embeddings/oleObject581.bin"/><Relationship Id="rId121" Type="http://schemas.openxmlformats.org/officeDocument/2006/relationships/image" Target="media/image48.wmf"/><Relationship Id="rId219" Type="http://schemas.openxmlformats.org/officeDocument/2006/relationships/oleObject" Target="embeddings/oleObject94.bin"/><Relationship Id="rId426" Type="http://schemas.openxmlformats.org/officeDocument/2006/relationships/image" Target="media/image200.wmf"/><Relationship Id="rId633" Type="http://schemas.openxmlformats.org/officeDocument/2006/relationships/image" Target="media/image304.wmf"/><Relationship Id="rId980" Type="http://schemas.openxmlformats.org/officeDocument/2006/relationships/image" Target="media/image477.wmf"/><Relationship Id="rId1056" Type="http://schemas.openxmlformats.org/officeDocument/2006/relationships/image" Target="media/image515.wmf"/><Relationship Id="rId1263" Type="http://schemas.openxmlformats.org/officeDocument/2006/relationships/image" Target="media/image618.wmf"/><Relationship Id="rId840" Type="http://schemas.openxmlformats.org/officeDocument/2006/relationships/oleObject" Target="embeddings/oleObject404.bin"/><Relationship Id="rId938" Type="http://schemas.openxmlformats.org/officeDocument/2006/relationships/image" Target="media/image456.wmf"/><Relationship Id="rId1470" Type="http://schemas.openxmlformats.org/officeDocument/2006/relationships/image" Target="media/image719.wmf"/><Relationship Id="rId1568" Type="http://schemas.openxmlformats.org/officeDocument/2006/relationships/image" Target="media/image768.wmf"/><Relationship Id="rId1775" Type="http://schemas.openxmlformats.org/officeDocument/2006/relationships/oleObject" Target="embeddings/oleObject872.bin"/><Relationship Id="rId67" Type="http://schemas.openxmlformats.org/officeDocument/2006/relationships/oleObject" Target="embeddings/oleObject19.bin"/><Relationship Id="rId700" Type="http://schemas.openxmlformats.org/officeDocument/2006/relationships/oleObject" Target="embeddings/oleObject334.bin"/><Relationship Id="rId1123" Type="http://schemas.openxmlformats.org/officeDocument/2006/relationships/image" Target="media/image548.wmf"/><Relationship Id="rId1330" Type="http://schemas.openxmlformats.org/officeDocument/2006/relationships/oleObject" Target="embeddings/oleObject648.bin"/><Relationship Id="rId1428" Type="http://schemas.openxmlformats.org/officeDocument/2006/relationships/image" Target="media/image698.wmf"/><Relationship Id="rId1635" Type="http://schemas.openxmlformats.org/officeDocument/2006/relationships/oleObject" Target="embeddings/oleObject802.bin"/><Relationship Id="rId1842" Type="http://schemas.openxmlformats.org/officeDocument/2006/relationships/image" Target="media/image905.wmf"/><Relationship Id="rId1702" Type="http://schemas.openxmlformats.org/officeDocument/2006/relationships/image" Target="media/image835.wmf"/><Relationship Id="rId283" Type="http://schemas.openxmlformats.org/officeDocument/2006/relationships/oleObject" Target="embeddings/oleObject126.bin"/><Relationship Id="rId490" Type="http://schemas.openxmlformats.org/officeDocument/2006/relationships/oleObject" Target="embeddings/oleObject229.bin"/><Relationship Id="rId143" Type="http://schemas.openxmlformats.org/officeDocument/2006/relationships/oleObject" Target="embeddings/oleObject56.bin"/><Relationship Id="rId350" Type="http://schemas.openxmlformats.org/officeDocument/2006/relationships/image" Target="media/image162.wmf"/><Relationship Id="rId588" Type="http://schemas.openxmlformats.org/officeDocument/2006/relationships/oleObject" Target="embeddings/oleObject278.bin"/><Relationship Id="rId795" Type="http://schemas.openxmlformats.org/officeDocument/2006/relationships/image" Target="media/image385.wmf"/><Relationship Id="rId9" Type="http://schemas.openxmlformats.org/officeDocument/2006/relationships/image" Target="media/image1.emf"/><Relationship Id="rId210" Type="http://schemas.openxmlformats.org/officeDocument/2006/relationships/image" Target="media/image92.wmf"/><Relationship Id="rId448" Type="http://schemas.openxmlformats.org/officeDocument/2006/relationships/oleObject" Target="embeddings/oleObject208.bin"/><Relationship Id="rId655" Type="http://schemas.openxmlformats.org/officeDocument/2006/relationships/image" Target="media/image315.wmf"/><Relationship Id="rId862" Type="http://schemas.openxmlformats.org/officeDocument/2006/relationships/oleObject" Target="embeddings/oleObject415.bin"/><Relationship Id="rId1078" Type="http://schemas.openxmlformats.org/officeDocument/2006/relationships/image" Target="media/image526.wmf"/><Relationship Id="rId1285" Type="http://schemas.openxmlformats.org/officeDocument/2006/relationships/image" Target="media/image629.wmf"/><Relationship Id="rId1492" Type="http://schemas.openxmlformats.org/officeDocument/2006/relationships/image" Target="media/image730.wmf"/><Relationship Id="rId308" Type="http://schemas.openxmlformats.org/officeDocument/2006/relationships/image" Target="media/image141.wmf"/><Relationship Id="rId515" Type="http://schemas.openxmlformats.org/officeDocument/2006/relationships/image" Target="media/image245.wmf"/><Relationship Id="rId722" Type="http://schemas.openxmlformats.org/officeDocument/2006/relationships/oleObject" Target="embeddings/oleObject345.bin"/><Relationship Id="rId1145" Type="http://schemas.openxmlformats.org/officeDocument/2006/relationships/image" Target="media/image559.wmf"/><Relationship Id="rId1352" Type="http://schemas.openxmlformats.org/officeDocument/2006/relationships/oleObject" Target="embeddings/oleObject659.bin"/><Relationship Id="rId1797" Type="http://schemas.openxmlformats.org/officeDocument/2006/relationships/oleObject" Target="embeddings/oleObject883.bin"/><Relationship Id="rId89" Type="http://schemas.openxmlformats.org/officeDocument/2006/relationships/oleObject" Target="embeddings/oleObject30.bin"/><Relationship Id="rId1005" Type="http://schemas.openxmlformats.org/officeDocument/2006/relationships/oleObject" Target="embeddings/oleObject486.bin"/><Relationship Id="rId1212" Type="http://schemas.openxmlformats.org/officeDocument/2006/relationships/oleObject" Target="embeddings/oleObject589.bin"/><Relationship Id="rId1657" Type="http://schemas.openxmlformats.org/officeDocument/2006/relationships/oleObject" Target="embeddings/oleObject813.bin"/><Relationship Id="rId1864" Type="http://schemas.openxmlformats.org/officeDocument/2006/relationships/image" Target="media/image916.wmf"/><Relationship Id="rId1517" Type="http://schemas.openxmlformats.org/officeDocument/2006/relationships/oleObject" Target="embeddings/oleObject743.bin"/><Relationship Id="rId1724" Type="http://schemas.openxmlformats.org/officeDocument/2006/relationships/image" Target="media/image846.wmf"/><Relationship Id="rId16" Type="http://schemas.openxmlformats.org/officeDocument/2006/relationships/hyperlink" Target="http://mrl.sci.utah.edu/forums/" TargetMode="External"/><Relationship Id="rId165" Type="http://schemas.openxmlformats.org/officeDocument/2006/relationships/oleObject" Target="embeddings/oleObject67.bin"/><Relationship Id="rId372" Type="http://schemas.openxmlformats.org/officeDocument/2006/relationships/image" Target="media/image173.wmf"/><Relationship Id="rId677" Type="http://schemas.openxmlformats.org/officeDocument/2006/relationships/image" Target="media/image326.wmf"/><Relationship Id="rId232" Type="http://schemas.openxmlformats.org/officeDocument/2006/relationships/image" Target="media/image103.wmf"/><Relationship Id="rId884" Type="http://schemas.openxmlformats.org/officeDocument/2006/relationships/oleObject" Target="embeddings/oleObject426.bin"/><Relationship Id="rId537" Type="http://schemas.openxmlformats.org/officeDocument/2006/relationships/image" Target="media/image256.wmf"/><Relationship Id="rId744" Type="http://schemas.openxmlformats.org/officeDocument/2006/relationships/oleObject" Target="embeddings/oleObject356.bin"/><Relationship Id="rId951" Type="http://schemas.openxmlformats.org/officeDocument/2006/relationships/oleObject" Target="embeddings/oleObject459.bin"/><Relationship Id="rId1167" Type="http://schemas.openxmlformats.org/officeDocument/2006/relationships/image" Target="media/image570.wmf"/><Relationship Id="rId1374" Type="http://schemas.openxmlformats.org/officeDocument/2006/relationships/oleObject" Target="embeddings/oleObject670.bin"/><Relationship Id="rId1581" Type="http://schemas.openxmlformats.org/officeDocument/2006/relationships/oleObject" Target="embeddings/oleObject775.bin"/><Relationship Id="rId1679" Type="http://schemas.openxmlformats.org/officeDocument/2006/relationships/oleObject" Target="embeddings/oleObject824.bin"/><Relationship Id="rId80" Type="http://schemas.openxmlformats.org/officeDocument/2006/relationships/image" Target="media/image28.wmf"/><Relationship Id="rId604" Type="http://schemas.openxmlformats.org/officeDocument/2006/relationships/oleObject" Target="embeddings/oleObject286.bin"/><Relationship Id="rId811" Type="http://schemas.openxmlformats.org/officeDocument/2006/relationships/image" Target="media/image393.wmf"/><Relationship Id="rId1027" Type="http://schemas.openxmlformats.org/officeDocument/2006/relationships/oleObject" Target="embeddings/oleObject497.bin"/><Relationship Id="rId1234" Type="http://schemas.openxmlformats.org/officeDocument/2006/relationships/oleObject" Target="embeddings/oleObject600.bin"/><Relationship Id="rId1441" Type="http://schemas.openxmlformats.org/officeDocument/2006/relationships/oleObject" Target="embeddings/oleObject705.bin"/><Relationship Id="rId1886" Type="http://schemas.openxmlformats.org/officeDocument/2006/relationships/image" Target="media/image927.wmf"/><Relationship Id="rId909" Type="http://schemas.openxmlformats.org/officeDocument/2006/relationships/image" Target="media/image442.wmf"/><Relationship Id="rId1301" Type="http://schemas.openxmlformats.org/officeDocument/2006/relationships/image" Target="media/image637.wmf"/><Relationship Id="rId1539" Type="http://schemas.openxmlformats.org/officeDocument/2006/relationships/oleObject" Target="embeddings/oleObject754.bin"/><Relationship Id="rId1746" Type="http://schemas.openxmlformats.org/officeDocument/2006/relationships/image" Target="media/image857.wmf"/><Relationship Id="rId38" Type="http://schemas.openxmlformats.org/officeDocument/2006/relationships/oleObject" Target="embeddings/oleObject5.bin"/><Relationship Id="rId1606" Type="http://schemas.openxmlformats.org/officeDocument/2006/relationships/image" Target="media/image787.wmf"/><Relationship Id="rId1813" Type="http://schemas.openxmlformats.org/officeDocument/2006/relationships/oleObject" Target="embeddings/oleObject891.bin"/><Relationship Id="rId187" Type="http://schemas.openxmlformats.org/officeDocument/2006/relationships/oleObject" Target="embeddings/oleObject78.bin"/><Relationship Id="rId394" Type="http://schemas.openxmlformats.org/officeDocument/2006/relationships/image" Target="media/image184.wmf"/><Relationship Id="rId254" Type="http://schemas.openxmlformats.org/officeDocument/2006/relationships/image" Target="media/image114.wmf"/><Relationship Id="rId699" Type="http://schemas.openxmlformats.org/officeDocument/2006/relationships/image" Target="media/image337.wmf"/><Relationship Id="rId1091" Type="http://schemas.openxmlformats.org/officeDocument/2006/relationships/oleObject" Target="embeddings/oleObject529.bin"/><Relationship Id="rId114" Type="http://schemas.openxmlformats.org/officeDocument/2006/relationships/oleObject" Target="embeddings/oleObject42.bin"/><Relationship Id="rId461" Type="http://schemas.openxmlformats.org/officeDocument/2006/relationships/image" Target="media/image218.wmf"/><Relationship Id="rId559" Type="http://schemas.openxmlformats.org/officeDocument/2006/relationships/image" Target="media/image267.wmf"/><Relationship Id="rId766" Type="http://schemas.openxmlformats.org/officeDocument/2006/relationships/oleObject" Target="embeddings/oleObject367.bin"/><Relationship Id="rId1189" Type="http://schemas.openxmlformats.org/officeDocument/2006/relationships/image" Target="media/image581.wmf"/><Relationship Id="rId1396" Type="http://schemas.openxmlformats.org/officeDocument/2006/relationships/image" Target="media/image684.emf"/><Relationship Id="rId321" Type="http://schemas.openxmlformats.org/officeDocument/2006/relationships/oleObject" Target="embeddings/oleObject145.bin"/><Relationship Id="rId419" Type="http://schemas.openxmlformats.org/officeDocument/2006/relationships/oleObject" Target="embeddings/oleObject194.bin"/><Relationship Id="rId626" Type="http://schemas.openxmlformats.org/officeDocument/2006/relationships/oleObject" Target="embeddings/oleObject297.bin"/><Relationship Id="rId973" Type="http://schemas.openxmlformats.org/officeDocument/2006/relationships/oleObject" Target="embeddings/oleObject470.bin"/><Relationship Id="rId1049" Type="http://schemas.openxmlformats.org/officeDocument/2006/relationships/oleObject" Target="embeddings/oleObject508.bin"/><Relationship Id="rId1256" Type="http://schemas.openxmlformats.org/officeDocument/2006/relationships/oleObject" Target="embeddings/oleObject611.bin"/><Relationship Id="rId833" Type="http://schemas.openxmlformats.org/officeDocument/2006/relationships/image" Target="media/image404.wmf"/><Relationship Id="rId1116" Type="http://schemas.openxmlformats.org/officeDocument/2006/relationships/hyperlink" Target="http://mrl.sci.utah.edu/software/febio" TargetMode="External"/><Relationship Id="rId1463" Type="http://schemas.openxmlformats.org/officeDocument/2006/relationships/oleObject" Target="embeddings/oleObject716.bin"/><Relationship Id="rId1670" Type="http://schemas.openxmlformats.org/officeDocument/2006/relationships/image" Target="media/image819.wmf"/><Relationship Id="rId1768" Type="http://schemas.openxmlformats.org/officeDocument/2006/relationships/image" Target="media/image868.wmf"/><Relationship Id="rId900" Type="http://schemas.openxmlformats.org/officeDocument/2006/relationships/oleObject" Target="embeddings/oleObject434.bin"/><Relationship Id="rId1323" Type="http://schemas.openxmlformats.org/officeDocument/2006/relationships/image" Target="media/image648.wmf"/><Relationship Id="rId1530" Type="http://schemas.openxmlformats.org/officeDocument/2006/relationships/image" Target="media/image749.wmf"/><Relationship Id="rId1628" Type="http://schemas.openxmlformats.org/officeDocument/2006/relationships/image" Target="media/image798.wmf"/><Relationship Id="rId1835" Type="http://schemas.openxmlformats.org/officeDocument/2006/relationships/oleObject" Target="embeddings/oleObject902.bin"/><Relationship Id="rId1902" Type="http://schemas.openxmlformats.org/officeDocument/2006/relationships/image" Target="media/image935.wmf"/><Relationship Id="rId276" Type="http://schemas.openxmlformats.org/officeDocument/2006/relationships/image" Target="media/image125.wmf"/><Relationship Id="rId483" Type="http://schemas.openxmlformats.org/officeDocument/2006/relationships/image" Target="media/image229.wmf"/><Relationship Id="rId690" Type="http://schemas.openxmlformats.org/officeDocument/2006/relationships/oleObject" Target="embeddings/oleObject329.bin"/><Relationship Id="rId136" Type="http://schemas.openxmlformats.org/officeDocument/2006/relationships/image" Target="media/image55.wmf"/><Relationship Id="rId343" Type="http://schemas.openxmlformats.org/officeDocument/2006/relationships/oleObject" Target="embeddings/oleObject156.bin"/><Relationship Id="rId550" Type="http://schemas.openxmlformats.org/officeDocument/2006/relationships/oleObject" Target="embeddings/oleObject259.bin"/><Relationship Id="rId788" Type="http://schemas.openxmlformats.org/officeDocument/2006/relationships/oleObject" Target="embeddings/oleObject378.bin"/><Relationship Id="rId995" Type="http://schemas.openxmlformats.org/officeDocument/2006/relationships/oleObject" Target="embeddings/oleObject481.bin"/><Relationship Id="rId1180" Type="http://schemas.openxmlformats.org/officeDocument/2006/relationships/oleObject" Target="embeddings/oleObject573.bin"/><Relationship Id="rId203" Type="http://schemas.openxmlformats.org/officeDocument/2006/relationships/oleObject" Target="embeddings/oleObject86.bin"/><Relationship Id="rId648" Type="http://schemas.openxmlformats.org/officeDocument/2006/relationships/oleObject" Target="embeddings/oleObject308.bin"/><Relationship Id="rId855" Type="http://schemas.openxmlformats.org/officeDocument/2006/relationships/image" Target="media/image415.wmf"/><Relationship Id="rId1040" Type="http://schemas.openxmlformats.org/officeDocument/2006/relationships/image" Target="media/image507.wmf"/><Relationship Id="rId1278" Type="http://schemas.openxmlformats.org/officeDocument/2006/relationships/oleObject" Target="embeddings/oleObject622.bin"/><Relationship Id="rId1485" Type="http://schemas.openxmlformats.org/officeDocument/2006/relationships/oleObject" Target="embeddings/oleObject727.bin"/><Relationship Id="rId1692" Type="http://schemas.openxmlformats.org/officeDocument/2006/relationships/image" Target="media/image830.wmf"/><Relationship Id="rId410" Type="http://schemas.openxmlformats.org/officeDocument/2006/relationships/image" Target="media/image192.wmf"/><Relationship Id="rId508" Type="http://schemas.openxmlformats.org/officeDocument/2006/relationships/oleObject" Target="embeddings/oleObject238.bin"/><Relationship Id="rId715" Type="http://schemas.openxmlformats.org/officeDocument/2006/relationships/image" Target="media/image345.wmf"/><Relationship Id="rId922" Type="http://schemas.openxmlformats.org/officeDocument/2006/relationships/oleObject" Target="embeddings/oleObject445.bin"/><Relationship Id="rId1138" Type="http://schemas.openxmlformats.org/officeDocument/2006/relationships/oleObject" Target="embeddings/oleObject552.bin"/><Relationship Id="rId1345" Type="http://schemas.openxmlformats.org/officeDocument/2006/relationships/image" Target="media/image659.wmf"/><Relationship Id="rId1552" Type="http://schemas.openxmlformats.org/officeDocument/2006/relationships/image" Target="media/image760.wmf"/><Relationship Id="rId1205" Type="http://schemas.openxmlformats.org/officeDocument/2006/relationships/image" Target="media/image589.wmf"/><Relationship Id="rId1857" Type="http://schemas.openxmlformats.org/officeDocument/2006/relationships/oleObject" Target="embeddings/oleObject913.bin"/><Relationship Id="rId51" Type="http://schemas.openxmlformats.org/officeDocument/2006/relationships/oleObject" Target="embeddings/oleObject11.bin"/><Relationship Id="rId1412" Type="http://schemas.openxmlformats.org/officeDocument/2006/relationships/oleObject" Target="embeddings/oleObject691.bin"/><Relationship Id="rId1717" Type="http://schemas.openxmlformats.org/officeDocument/2006/relationships/oleObject" Target="embeddings/oleObject843.bin"/><Relationship Id="rId298" Type="http://schemas.openxmlformats.org/officeDocument/2006/relationships/image" Target="media/image136.wmf"/><Relationship Id="rId158" Type="http://schemas.openxmlformats.org/officeDocument/2006/relationships/image" Target="media/image66.wmf"/><Relationship Id="rId365" Type="http://schemas.openxmlformats.org/officeDocument/2006/relationships/oleObject" Target="embeddings/oleObject167.bin"/><Relationship Id="rId572" Type="http://schemas.openxmlformats.org/officeDocument/2006/relationships/oleObject" Target="embeddings/oleObject270.bin"/><Relationship Id="rId225" Type="http://schemas.openxmlformats.org/officeDocument/2006/relationships/oleObject" Target="embeddings/oleObject97.bin"/><Relationship Id="rId432" Type="http://schemas.openxmlformats.org/officeDocument/2006/relationships/image" Target="media/image203.wmf"/><Relationship Id="rId877" Type="http://schemas.openxmlformats.org/officeDocument/2006/relationships/image" Target="media/image426.wmf"/><Relationship Id="rId1062" Type="http://schemas.openxmlformats.org/officeDocument/2006/relationships/image" Target="media/image518.wmf"/><Relationship Id="rId737" Type="http://schemas.openxmlformats.org/officeDocument/2006/relationships/image" Target="media/image356.wmf"/><Relationship Id="rId944" Type="http://schemas.openxmlformats.org/officeDocument/2006/relationships/image" Target="media/image459.wmf"/><Relationship Id="rId1367" Type="http://schemas.openxmlformats.org/officeDocument/2006/relationships/image" Target="media/image670.wmf"/><Relationship Id="rId1574" Type="http://schemas.openxmlformats.org/officeDocument/2006/relationships/image" Target="media/image771.wmf"/><Relationship Id="rId1781" Type="http://schemas.openxmlformats.org/officeDocument/2006/relationships/oleObject" Target="embeddings/oleObject875.bin"/><Relationship Id="rId73" Type="http://schemas.openxmlformats.org/officeDocument/2006/relationships/oleObject" Target="embeddings/oleObject22.bin"/><Relationship Id="rId804" Type="http://schemas.openxmlformats.org/officeDocument/2006/relationships/oleObject" Target="embeddings/oleObject386.bin"/><Relationship Id="rId1227" Type="http://schemas.openxmlformats.org/officeDocument/2006/relationships/image" Target="media/image600.wmf"/><Relationship Id="rId1434" Type="http://schemas.openxmlformats.org/officeDocument/2006/relationships/image" Target="media/image701.wmf"/><Relationship Id="rId1641" Type="http://schemas.openxmlformats.org/officeDocument/2006/relationships/oleObject" Target="embeddings/oleObject805.bin"/><Relationship Id="rId1879" Type="http://schemas.openxmlformats.org/officeDocument/2006/relationships/oleObject" Target="embeddings/oleObject924.bin"/><Relationship Id="rId1501" Type="http://schemas.openxmlformats.org/officeDocument/2006/relationships/oleObject" Target="embeddings/oleObject735.bin"/><Relationship Id="rId1739" Type="http://schemas.openxmlformats.org/officeDocument/2006/relationships/oleObject" Target="embeddings/oleObject854.bin"/><Relationship Id="rId1806" Type="http://schemas.openxmlformats.org/officeDocument/2006/relationships/image" Target="media/image887.wmf"/><Relationship Id="rId387" Type="http://schemas.openxmlformats.org/officeDocument/2006/relationships/oleObject" Target="embeddings/oleObject178.bin"/><Relationship Id="rId594" Type="http://schemas.openxmlformats.org/officeDocument/2006/relationships/oleObject" Target="embeddings/oleObject281.bin"/><Relationship Id="rId247" Type="http://schemas.openxmlformats.org/officeDocument/2006/relationships/oleObject" Target="embeddings/oleObject108.bin"/><Relationship Id="rId899" Type="http://schemas.openxmlformats.org/officeDocument/2006/relationships/image" Target="media/image437.wmf"/><Relationship Id="rId1084" Type="http://schemas.openxmlformats.org/officeDocument/2006/relationships/image" Target="media/image529.wmf"/><Relationship Id="rId107" Type="http://schemas.openxmlformats.org/officeDocument/2006/relationships/oleObject" Target="embeddings/oleObject39.bin"/><Relationship Id="rId454" Type="http://schemas.openxmlformats.org/officeDocument/2006/relationships/oleObject" Target="embeddings/oleObject211.bin"/><Relationship Id="rId661" Type="http://schemas.openxmlformats.org/officeDocument/2006/relationships/image" Target="media/image318.wmf"/><Relationship Id="rId759" Type="http://schemas.openxmlformats.org/officeDocument/2006/relationships/image" Target="media/image367.wmf"/><Relationship Id="rId966" Type="http://schemas.openxmlformats.org/officeDocument/2006/relationships/image" Target="media/image470.wmf"/><Relationship Id="rId1291" Type="http://schemas.openxmlformats.org/officeDocument/2006/relationships/image" Target="media/image632.wmf"/><Relationship Id="rId1389" Type="http://schemas.openxmlformats.org/officeDocument/2006/relationships/oleObject" Target="embeddings/oleObject678.bin"/><Relationship Id="rId1596" Type="http://schemas.openxmlformats.org/officeDocument/2006/relationships/image" Target="media/image782.wmf"/><Relationship Id="rId314" Type="http://schemas.openxmlformats.org/officeDocument/2006/relationships/image" Target="media/image144.wmf"/><Relationship Id="rId521" Type="http://schemas.openxmlformats.org/officeDocument/2006/relationships/image" Target="media/image248.wmf"/><Relationship Id="rId619" Type="http://schemas.openxmlformats.org/officeDocument/2006/relationships/image" Target="media/image297.wmf"/><Relationship Id="rId1151" Type="http://schemas.openxmlformats.org/officeDocument/2006/relationships/image" Target="media/image562.wmf"/><Relationship Id="rId1249" Type="http://schemas.openxmlformats.org/officeDocument/2006/relationships/image" Target="media/image611.wmf"/><Relationship Id="rId95" Type="http://schemas.openxmlformats.org/officeDocument/2006/relationships/oleObject" Target="embeddings/oleObject33.bin"/><Relationship Id="rId826" Type="http://schemas.openxmlformats.org/officeDocument/2006/relationships/oleObject" Target="embeddings/oleObject397.bin"/><Relationship Id="rId1011" Type="http://schemas.openxmlformats.org/officeDocument/2006/relationships/oleObject" Target="embeddings/oleObject489.bin"/><Relationship Id="rId1109" Type="http://schemas.openxmlformats.org/officeDocument/2006/relationships/oleObject" Target="embeddings/oleObject538.bin"/><Relationship Id="rId1456" Type="http://schemas.openxmlformats.org/officeDocument/2006/relationships/image" Target="media/image712.wmf"/><Relationship Id="rId1663" Type="http://schemas.openxmlformats.org/officeDocument/2006/relationships/oleObject" Target="embeddings/oleObject816.bin"/><Relationship Id="rId1870" Type="http://schemas.openxmlformats.org/officeDocument/2006/relationships/image" Target="media/image919.wmf"/><Relationship Id="rId1316" Type="http://schemas.openxmlformats.org/officeDocument/2006/relationships/oleObject" Target="embeddings/oleObject641.bin"/><Relationship Id="rId1523" Type="http://schemas.openxmlformats.org/officeDocument/2006/relationships/oleObject" Target="embeddings/oleObject746.bin"/><Relationship Id="rId1730" Type="http://schemas.openxmlformats.org/officeDocument/2006/relationships/image" Target="media/image849.wmf"/><Relationship Id="rId22" Type="http://schemas.openxmlformats.org/officeDocument/2006/relationships/hyperlink" Target="http://mrl.sci.utah.edu/software/preview" TargetMode="External"/><Relationship Id="rId1828" Type="http://schemas.openxmlformats.org/officeDocument/2006/relationships/image" Target="media/image898.wmf"/><Relationship Id="rId171" Type="http://schemas.openxmlformats.org/officeDocument/2006/relationships/oleObject" Target="embeddings/oleObject70.bin"/><Relationship Id="rId269" Type="http://schemas.openxmlformats.org/officeDocument/2006/relationships/oleObject" Target="embeddings/oleObject119.bin"/><Relationship Id="rId476" Type="http://schemas.openxmlformats.org/officeDocument/2006/relationships/oleObject" Target="embeddings/oleObject222.bin"/><Relationship Id="rId683" Type="http://schemas.openxmlformats.org/officeDocument/2006/relationships/image" Target="media/image329.wmf"/><Relationship Id="rId890" Type="http://schemas.openxmlformats.org/officeDocument/2006/relationships/oleObject" Target="embeddings/oleObject429.bin"/><Relationship Id="rId129" Type="http://schemas.openxmlformats.org/officeDocument/2006/relationships/image" Target="media/image52.wmf"/><Relationship Id="rId336" Type="http://schemas.openxmlformats.org/officeDocument/2006/relationships/image" Target="media/image155.wmf"/><Relationship Id="rId543" Type="http://schemas.openxmlformats.org/officeDocument/2006/relationships/image" Target="media/image259.wmf"/><Relationship Id="rId988" Type="http://schemas.openxmlformats.org/officeDocument/2006/relationships/image" Target="media/image481.wmf"/><Relationship Id="rId1173" Type="http://schemas.openxmlformats.org/officeDocument/2006/relationships/image" Target="media/image573.wmf"/><Relationship Id="rId1380" Type="http://schemas.openxmlformats.org/officeDocument/2006/relationships/oleObject" Target="embeddings/oleObject673.bin"/><Relationship Id="rId403" Type="http://schemas.openxmlformats.org/officeDocument/2006/relationships/oleObject" Target="embeddings/oleObject186.bin"/><Relationship Id="rId750" Type="http://schemas.openxmlformats.org/officeDocument/2006/relationships/oleObject" Target="embeddings/oleObject359.bin"/><Relationship Id="rId848" Type="http://schemas.openxmlformats.org/officeDocument/2006/relationships/oleObject" Target="embeddings/oleObject408.bin"/><Relationship Id="rId1033" Type="http://schemas.openxmlformats.org/officeDocument/2006/relationships/oleObject" Target="embeddings/oleObject500.bin"/><Relationship Id="rId1478" Type="http://schemas.openxmlformats.org/officeDocument/2006/relationships/image" Target="media/image723.wmf"/><Relationship Id="rId1685" Type="http://schemas.openxmlformats.org/officeDocument/2006/relationships/oleObject" Target="embeddings/oleObject827.bin"/><Relationship Id="rId1892" Type="http://schemas.openxmlformats.org/officeDocument/2006/relationships/image" Target="media/image930.wmf"/><Relationship Id="rId610" Type="http://schemas.openxmlformats.org/officeDocument/2006/relationships/oleObject" Target="embeddings/oleObject289.bin"/><Relationship Id="rId708" Type="http://schemas.openxmlformats.org/officeDocument/2006/relationships/oleObject" Target="embeddings/oleObject338.bin"/><Relationship Id="rId915" Type="http://schemas.openxmlformats.org/officeDocument/2006/relationships/image" Target="media/image445.wmf"/><Relationship Id="rId1240" Type="http://schemas.openxmlformats.org/officeDocument/2006/relationships/oleObject" Target="embeddings/oleObject603.bin"/><Relationship Id="rId1338" Type="http://schemas.openxmlformats.org/officeDocument/2006/relationships/oleObject" Target="embeddings/oleObject652.bin"/><Relationship Id="rId1545" Type="http://schemas.openxmlformats.org/officeDocument/2006/relationships/oleObject" Target="embeddings/oleObject757.bin"/><Relationship Id="rId1100" Type="http://schemas.openxmlformats.org/officeDocument/2006/relationships/image" Target="media/image537.wmf"/><Relationship Id="rId1405" Type="http://schemas.openxmlformats.org/officeDocument/2006/relationships/image" Target="media/image687.emf"/><Relationship Id="rId1752" Type="http://schemas.openxmlformats.org/officeDocument/2006/relationships/image" Target="media/image860.wmf"/><Relationship Id="rId44" Type="http://schemas.openxmlformats.org/officeDocument/2006/relationships/oleObject" Target="embeddings/oleObject8.bin"/><Relationship Id="rId1612" Type="http://schemas.openxmlformats.org/officeDocument/2006/relationships/image" Target="media/image790.wmf"/><Relationship Id="rId1917" Type="http://schemas.openxmlformats.org/officeDocument/2006/relationships/oleObject" Target="embeddings/oleObject943.bin"/><Relationship Id="rId193" Type="http://schemas.openxmlformats.org/officeDocument/2006/relationships/oleObject" Target="embeddings/oleObject81.bin"/><Relationship Id="rId498" Type="http://schemas.openxmlformats.org/officeDocument/2006/relationships/oleObject" Target="embeddings/oleObject233.bin"/><Relationship Id="rId260" Type="http://schemas.openxmlformats.org/officeDocument/2006/relationships/image" Target="media/image117.wmf"/><Relationship Id="rId120" Type="http://schemas.openxmlformats.org/officeDocument/2006/relationships/oleObject" Target="embeddings/oleObject45.bin"/><Relationship Id="rId358" Type="http://schemas.openxmlformats.org/officeDocument/2006/relationships/image" Target="media/image166.wmf"/><Relationship Id="rId565" Type="http://schemas.openxmlformats.org/officeDocument/2006/relationships/image" Target="media/image270.wmf"/><Relationship Id="rId772" Type="http://schemas.openxmlformats.org/officeDocument/2006/relationships/oleObject" Target="embeddings/oleObject370.bin"/><Relationship Id="rId1195" Type="http://schemas.openxmlformats.org/officeDocument/2006/relationships/image" Target="media/image584.wmf"/><Relationship Id="rId218" Type="http://schemas.openxmlformats.org/officeDocument/2006/relationships/image" Target="media/image96.wmf"/><Relationship Id="rId425" Type="http://schemas.openxmlformats.org/officeDocument/2006/relationships/oleObject" Target="embeddings/oleObject197.bin"/><Relationship Id="rId632" Type="http://schemas.openxmlformats.org/officeDocument/2006/relationships/oleObject" Target="embeddings/oleObject300.bin"/><Relationship Id="rId1055" Type="http://schemas.openxmlformats.org/officeDocument/2006/relationships/oleObject" Target="embeddings/oleObject511.bin"/><Relationship Id="rId1262" Type="http://schemas.openxmlformats.org/officeDocument/2006/relationships/oleObject" Target="embeddings/oleObject614.bin"/><Relationship Id="rId937" Type="http://schemas.openxmlformats.org/officeDocument/2006/relationships/oleObject" Target="embeddings/oleObject452.bin"/><Relationship Id="rId1122" Type="http://schemas.openxmlformats.org/officeDocument/2006/relationships/oleObject" Target="embeddings/oleObject544.bin"/><Relationship Id="rId1567" Type="http://schemas.openxmlformats.org/officeDocument/2006/relationships/oleObject" Target="embeddings/oleObject768.bin"/><Relationship Id="rId1774" Type="http://schemas.openxmlformats.org/officeDocument/2006/relationships/image" Target="media/image871.wmf"/><Relationship Id="rId66" Type="http://schemas.openxmlformats.org/officeDocument/2006/relationships/image" Target="media/image21.wmf"/><Relationship Id="rId1427" Type="http://schemas.openxmlformats.org/officeDocument/2006/relationships/oleObject" Target="embeddings/oleObject698.bin"/><Relationship Id="rId1634" Type="http://schemas.openxmlformats.org/officeDocument/2006/relationships/image" Target="media/image801.wmf"/><Relationship Id="rId1841" Type="http://schemas.openxmlformats.org/officeDocument/2006/relationships/oleObject" Target="embeddings/oleObject905.bin"/><Relationship Id="rId1701" Type="http://schemas.openxmlformats.org/officeDocument/2006/relationships/oleObject" Target="embeddings/oleObject835.bin"/><Relationship Id="rId282" Type="http://schemas.openxmlformats.org/officeDocument/2006/relationships/image" Target="media/image128.wmf"/><Relationship Id="rId587" Type="http://schemas.openxmlformats.org/officeDocument/2006/relationships/image" Target="media/image281.wmf"/><Relationship Id="rId8" Type="http://schemas.openxmlformats.org/officeDocument/2006/relationships/endnotes" Target="endnotes.xml"/><Relationship Id="rId142" Type="http://schemas.openxmlformats.org/officeDocument/2006/relationships/image" Target="media/image58.wmf"/><Relationship Id="rId447" Type="http://schemas.openxmlformats.org/officeDocument/2006/relationships/image" Target="media/image211.wmf"/><Relationship Id="rId794" Type="http://schemas.openxmlformats.org/officeDocument/2006/relationships/oleObject" Target="embeddings/oleObject381.bin"/><Relationship Id="rId1077" Type="http://schemas.openxmlformats.org/officeDocument/2006/relationships/oleObject" Target="embeddings/oleObject522.bin"/><Relationship Id="rId654" Type="http://schemas.openxmlformats.org/officeDocument/2006/relationships/oleObject" Target="embeddings/oleObject311.bin"/><Relationship Id="rId861" Type="http://schemas.openxmlformats.org/officeDocument/2006/relationships/image" Target="media/image418.wmf"/><Relationship Id="rId959" Type="http://schemas.openxmlformats.org/officeDocument/2006/relationships/oleObject" Target="embeddings/oleObject463.bin"/><Relationship Id="rId1284" Type="http://schemas.openxmlformats.org/officeDocument/2006/relationships/oleObject" Target="embeddings/oleObject625.bin"/><Relationship Id="rId1491" Type="http://schemas.openxmlformats.org/officeDocument/2006/relationships/oleObject" Target="embeddings/oleObject730.bin"/><Relationship Id="rId1589" Type="http://schemas.openxmlformats.org/officeDocument/2006/relationships/oleObject" Target="embeddings/oleObject779.bin"/><Relationship Id="rId307" Type="http://schemas.openxmlformats.org/officeDocument/2006/relationships/oleObject" Target="embeddings/oleObject138.bin"/><Relationship Id="rId514" Type="http://schemas.openxmlformats.org/officeDocument/2006/relationships/oleObject" Target="embeddings/oleObject241.bin"/><Relationship Id="rId721" Type="http://schemas.openxmlformats.org/officeDocument/2006/relationships/image" Target="media/image348.wmf"/><Relationship Id="rId1144" Type="http://schemas.openxmlformats.org/officeDocument/2006/relationships/oleObject" Target="embeddings/oleObject555.bin"/><Relationship Id="rId1351" Type="http://schemas.openxmlformats.org/officeDocument/2006/relationships/image" Target="media/image662.wmf"/><Relationship Id="rId1449" Type="http://schemas.openxmlformats.org/officeDocument/2006/relationships/oleObject" Target="embeddings/oleObject709.bin"/><Relationship Id="rId1796" Type="http://schemas.openxmlformats.org/officeDocument/2006/relationships/image" Target="media/image882.wmf"/><Relationship Id="rId88" Type="http://schemas.openxmlformats.org/officeDocument/2006/relationships/image" Target="media/image32.wmf"/><Relationship Id="rId819" Type="http://schemas.openxmlformats.org/officeDocument/2006/relationships/image" Target="media/image397.wmf"/><Relationship Id="rId1004" Type="http://schemas.openxmlformats.org/officeDocument/2006/relationships/image" Target="media/image489.wmf"/><Relationship Id="rId1211" Type="http://schemas.openxmlformats.org/officeDocument/2006/relationships/image" Target="media/image592.wmf"/><Relationship Id="rId1656" Type="http://schemas.openxmlformats.org/officeDocument/2006/relationships/image" Target="media/image812.wmf"/><Relationship Id="rId1863" Type="http://schemas.openxmlformats.org/officeDocument/2006/relationships/oleObject" Target="embeddings/oleObject916.bin"/><Relationship Id="rId1309" Type="http://schemas.openxmlformats.org/officeDocument/2006/relationships/image" Target="media/image641.wmf"/><Relationship Id="rId1516" Type="http://schemas.openxmlformats.org/officeDocument/2006/relationships/image" Target="media/image742.wmf"/><Relationship Id="rId1723" Type="http://schemas.openxmlformats.org/officeDocument/2006/relationships/oleObject" Target="embeddings/oleObject846.bin"/><Relationship Id="rId15" Type="http://schemas.openxmlformats.org/officeDocument/2006/relationships/hyperlink" Target="http://mrl.sci.utah.edu/software/febio" TargetMode="External"/><Relationship Id="rId164" Type="http://schemas.openxmlformats.org/officeDocument/2006/relationships/image" Target="media/image69.wmf"/><Relationship Id="rId371" Type="http://schemas.openxmlformats.org/officeDocument/2006/relationships/oleObject" Target="embeddings/oleObject170.bin"/><Relationship Id="rId469" Type="http://schemas.openxmlformats.org/officeDocument/2006/relationships/image" Target="media/image222.wmf"/><Relationship Id="rId676" Type="http://schemas.openxmlformats.org/officeDocument/2006/relationships/oleObject" Target="embeddings/oleObject322.bin"/><Relationship Id="rId883" Type="http://schemas.openxmlformats.org/officeDocument/2006/relationships/image" Target="media/image429.wmf"/><Relationship Id="rId1099" Type="http://schemas.openxmlformats.org/officeDocument/2006/relationships/oleObject" Target="embeddings/oleObject533.bin"/><Relationship Id="rId231" Type="http://schemas.openxmlformats.org/officeDocument/2006/relationships/oleObject" Target="embeddings/oleObject100.bin"/><Relationship Id="rId329" Type="http://schemas.openxmlformats.org/officeDocument/2006/relationships/oleObject" Target="embeddings/oleObject149.bin"/><Relationship Id="rId536" Type="http://schemas.openxmlformats.org/officeDocument/2006/relationships/oleObject" Target="embeddings/oleObject252.bin"/><Relationship Id="rId1166" Type="http://schemas.openxmlformats.org/officeDocument/2006/relationships/oleObject" Target="embeddings/oleObject566.bin"/><Relationship Id="rId1373" Type="http://schemas.openxmlformats.org/officeDocument/2006/relationships/image" Target="media/image67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5FAAEA-CC10-4DBE-AF8E-E4A017D78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2862</TotalTime>
  <Pages>203</Pages>
  <Words>59035</Words>
  <Characters>336505</Characters>
  <Application>Microsoft Office Word</Application>
  <DocSecurity>0</DocSecurity>
  <Lines>2804</Lines>
  <Paragraphs>789</Paragraphs>
  <ScaleCrop>false</ScaleCrop>
  <HeadingPairs>
    <vt:vector size="2" baseType="variant">
      <vt:variant>
        <vt:lpstr>Title</vt:lpstr>
      </vt:variant>
      <vt:variant>
        <vt:i4>1</vt:i4>
      </vt:variant>
    </vt:vector>
  </HeadingPairs>
  <TitlesOfParts>
    <vt:vector size="1" baseType="lpstr">
      <vt:lpstr>FEBio User's Manual</vt:lpstr>
    </vt:vector>
  </TitlesOfParts>
  <Company>SCI</Company>
  <LinksUpToDate>false</LinksUpToDate>
  <CharactersWithSpaces>394751</CharactersWithSpaces>
  <SharedDoc>false</SharedDoc>
  <HLinks>
    <vt:vector size="132" baseType="variant">
      <vt:variant>
        <vt:i4>3473447</vt:i4>
      </vt:variant>
      <vt:variant>
        <vt:i4>2699</vt:i4>
      </vt:variant>
      <vt:variant>
        <vt:i4>0</vt:i4>
      </vt:variant>
      <vt:variant>
        <vt:i4>5</vt:i4>
      </vt:variant>
      <vt:variant>
        <vt:lpwstr>http://mrl.sci.utah.edu/software/febio</vt:lpwstr>
      </vt:variant>
      <vt:variant>
        <vt:lpwstr/>
      </vt:variant>
      <vt:variant>
        <vt:i4>3473447</vt:i4>
      </vt:variant>
      <vt:variant>
        <vt:i4>2252</vt:i4>
      </vt:variant>
      <vt:variant>
        <vt:i4>0</vt:i4>
      </vt:variant>
      <vt:variant>
        <vt:i4>5</vt:i4>
      </vt:variant>
      <vt:variant>
        <vt:lpwstr>http://mrl.sci.utah.edu/software/febio</vt:lpwstr>
      </vt:variant>
      <vt:variant>
        <vt:lpwstr/>
      </vt:variant>
      <vt:variant>
        <vt:i4>3473447</vt:i4>
      </vt:variant>
      <vt:variant>
        <vt:i4>1977</vt:i4>
      </vt:variant>
      <vt:variant>
        <vt:i4>0</vt:i4>
      </vt:variant>
      <vt:variant>
        <vt:i4>5</vt:i4>
      </vt:variant>
      <vt:variant>
        <vt:lpwstr>http://mrl.sci.utah.edu/software/febio</vt:lpwstr>
      </vt:variant>
      <vt:variant>
        <vt:lpwstr/>
      </vt:variant>
      <vt:variant>
        <vt:i4>3473447</vt:i4>
      </vt:variant>
      <vt:variant>
        <vt:i4>846</vt:i4>
      </vt:variant>
      <vt:variant>
        <vt:i4>0</vt:i4>
      </vt:variant>
      <vt:variant>
        <vt:i4>5</vt:i4>
      </vt:variant>
      <vt:variant>
        <vt:lpwstr>http://mrl.sci.utah.edu/software/febio</vt:lpwstr>
      </vt:variant>
      <vt:variant>
        <vt:lpwstr/>
      </vt:variant>
      <vt:variant>
        <vt:i4>4194315</vt:i4>
      </vt:variant>
      <vt:variant>
        <vt:i4>842</vt:i4>
      </vt:variant>
      <vt:variant>
        <vt:i4>0</vt:i4>
      </vt:variant>
      <vt:variant>
        <vt:i4>5</vt:i4>
      </vt:variant>
      <vt:variant>
        <vt:lpwstr/>
      </vt:variant>
      <vt:variant>
        <vt:lpwstr>_ENREF_1</vt:lpwstr>
      </vt:variant>
      <vt:variant>
        <vt:i4>3473447</vt:i4>
      </vt:variant>
      <vt:variant>
        <vt:i4>714</vt:i4>
      </vt:variant>
      <vt:variant>
        <vt:i4>0</vt:i4>
      </vt:variant>
      <vt:variant>
        <vt:i4>5</vt:i4>
      </vt:variant>
      <vt:variant>
        <vt:lpwstr>http://mrl.sci.utah.edu/software/febio</vt:lpwstr>
      </vt:variant>
      <vt:variant>
        <vt:lpwstr/>
      </vt:variant>
      <vt:variant>
        <vt:i4>5111897</vt:i4>
      </vt:variant>
      <vt:variant>
        <vt:i4>606</vt:i4>
      </vt:variant>
      <vt:variant>
        <vt:i4>0</vt:i4>
      </vt:variant>
      <vt:variant>
        <vt:i4>5</vt:i4>
      </vt:variant>
      <vt:variant>
        <vt:lpwstr>http://mrl.sci.utah.edu/software/postview</vt:lpwstr>
      </vt:variant>
      <vt:variant>
        <vt:lpwstr/>
      </vt:variant>
      <vt:variant>
        <vt:i4>2687020</vt:i4>
      </vt:variant>
      <vt:variant>
        <vt:i4>603</vt:i4>
      </vt:variant>
      <vt:variant>
        <vt:i4>0</vt:i4>
      </vt:variant>
      <vt:variant>
        <vt:i4>5</vt:i4>
      </vt:variant>
      <vt:variant>
        <vt:lpwstr>http://www.pardiso-project.org/</vt:lpwstr>
      </vt:variant>
      <vt:variant>
        <vt:lpwstr/>
      </vt:variant>
      <vt:variant>
        <vt:i4>2490402</vt:i4>
      </vt:variant>
      <vt:variant>
        <vt:i4>600</vt:i4>
      </vt:variant>
      <vt:variant>
        <vt:i4>0</vt:i4>
      </vt:variant>
      <vt:variant>
        <vt:i4>5</vt:i4>
      </vt:variant>
      <vt:variant>
        <vt:lpwstr>http://software.intel.com/en-us/intel-mkl/</vt:lpwstr>
      </vt:variant>
      <vt:variant>
        <vt:lpwstr/>
      </vt:variant>
      <vt:variant>
        <vt:i4>3473447</vt:i4>
      </vt:variant>
      <vt:variant>
        <vt:i4>561</vt:i4>
      </vt:variant>
      <vt:variant>
        <vt:i4>0</vt:i4>
      </vt:variant>
      <vt:variant>
        <vt:i4>5</vt:i4>
      </vt:variant>
      <vt:variant>
        <vt:lpwstr>http://mrl.sci.utah.edu/software/febio</vt:lpwstr>
      </vt:variant>
      <vt:variant>
        <vt:lpwstr/>
      </vt:variant>
      <vt:variant>
        <vt:i4>3473447</vt:i4>
      </vt:variant>
      <vt:variant>
        <vt:i4>558</vt:i4>
      </vt:variant>
      <vt:variant>
        <vt:i4>0</vt:i4>
      </vt:variant>
      <vt:variant>
        <vt:i4>5</vt:i4>
      </vt:variant>
      <vt:variant>
        <vt:lpwstr>http://mrl.sci.utah.edu/software/febio</vt:lpwstr>
      </vt:variant>
      <vt:variant>
        <vt:lpwstr/>
      </vt:variant>
      <vt:variant>
        <vt:i4>3473447</vt:i4>
      </vt:variant>
      <vt:variant>
        <vt:i4>537</vt:i4>
      </vt:variant>
      <vt:variant>
        <vt:i4>0</vt:i4>
      </vt:variant>
      <vt:variant>
        <vt:i4>5</vt:i4>
      </vt:variant>
      <vt:variant>
        <vt:lpwstr>http://mrl.sci.utah.edu/software/febio</vt:lpwstr>
      </vt:variant>
      <vt:variant>
        <vt:lpwstr/>
      </vt:variant>
      <vt:variant>
        <vt:i4>5570634</vt:i4>
      </vt:variant>
      <vt:variant>
        <vt:i4>534</vt:i4>
      </vt:variant>
      <vt:variant>
        <vt:i4>0</vt:i4>
      </vt:variant>
      <vt:variant>
        <vt:i4>5</vt:i4>
      </vt:variant>
      <vt:variant>
        <vt:lpwstr>http://mrl.sci.utah.edu/software/preview</vt:lpwstr>
      </vt:variant>
      <vt:variant>
        <vt:lpwstr/>
      </vt:variant>
      <vt:variant>
        <vt:i4>4194315</vt:i4>
      </vt:variant>
      <vt:variant>
        <vt:i4>530</vt:i4>
      </vt:variant>
      <vt:variant>
        <vt:i4>0</vt:i4>
      </vt:variant>
      <vt:variant>
        <vt:i4>5</vt:i4>
      </vt:variant>
      <vt:variant>
        <vt:lpwstr/>
      </vt:variant>
      <vt:variant>
        <vt:lpwstr>_ENREF_1</vt:lpwstr>
      </vt:variant>
      <vt:variant>
        <vt:i4>5570634</vt:i4>
      </vt:variant>
      <vt:variant>
        <vt:i4>525</vt:i4>
      </vt:variant>
      <vt:variant>
        <vt:i4>0</vt:i4>
      </vt:variant>
      <vt:variant>
        <vt:i4>5</vt:i4>
      </vt:variant>
      <vt:variant>
        <vt:lpwstr>http://mrl.sci.utah.edu/software/preview</vt:lpwstr>
      </vt:variant>
      <vt:variant>
        <vt:lpwstr/>
      </vt:variant>
      <vt:variant>
        <vt:i4>2621549</vt:i4>
      </vt:variant>
      <vt:variant>
        <vt:i4>21</vt:i4>
      </vt:variant>
      <vt:variant>
        <vt:i4>0</vt:i4>
      </vt:variant>
      <vt:variant>
        <vt:i4>5</vt:i4>
      </vt:variant>
      <vt:variant>
        <vt:lpwstr>http://mrl.sci.utah.edu/forums/</vt:lpwstr>
      </vt:variant>
      <vt:variant>
        <vt:lpwstr/>
      </vt:variant>
      <vt:variant>
        <vt:i4>3473447</vt:i4>
      </vt:variant>
      <vt:variant>
        <vt:i4>18</vt:i4>
      </vt:variant>
      <vt:variant>
        <vt:i4>0</vt:i4>
      </vt:variant>
      <vt:variant>
        <vt:i4>5</vt:i4>
      </vt:variant>
      <vt:variant>
        <vt:lpwstr>http://mrl.sci.utah.edu/software/febio</vt:lpwstr>
      </vt:variant>
      <vt:variant>
        <vt:lpwstr/>
      </vt:variant>
      <vt:variant>
        <vt:i4>4259860</vt:i4>
      </vt:variant>
      <vt:variant>
        <vt:i4>15</vt:i4>
      </vt:variant>
      <vt:variant>
        <vt:i4>0</vt:i4>
      </vt:variant>
      <vt:variant>
        <vt:i4>5</vt:i4>
      </vt:variant>
      <vt:variant>
        <vt:lpwstr>http://mrl.sci.utah.edu/</vt:lpwstr>
      </vt:variant>
      <vt:variant>
        <vt:lpwstr/>
      </vt:variant>
      <vt:variant>
        <vt:i4>2490379</vt:i4>
      </vt:variant>
      <vt:variant>
        <vt:i4>12</vt:i4>
      </vt:variant>
      <vt:variant>
        <vt:i4>0</vt:i4>
      </vt:variant>
      <vt:variant>
        <vt:i4>5</vt:i4>
      </vt:variant>
      <vt:variant>
        <vt:lpwstr>mailto:ateshian@columbia.edu</vt:lpwstr>
      </vt:variant>
      <vt:variant>
        <vt:lpwstr/>
      </vt:variant>
      <vt:variant>
        <vt:i4>1704058</vt:i4>
      </vt:variant>
      <vt:variant>
        <vt:i4>9</vt:i4>
      </vt:variant>
      <vt:variant>
        <vt:i4>0</vt:i4>
      </vt:variant>
      <vt:variant>
        <vt:i4>5</vt:i4>
      </vt:variant>
      <vt:variant>
        <vt:lpwstr>mailto:jeff.weiss@utah.edu</vt:lpwstr>
      </vt:variant>
      <vt:variant>
        <vt:lpwstr/>
      </vt:variant>
      <vt:variant>
        <vt:i4>3735645</vt:i4>
      </vt:variant>
      <vt:variant>
        <vt:i4>6</vt:i4>
      </vt:variant>
      <vt:variant>
        <vt:i4>0</vt:i4>
      </vt:variant>
      <vt:variant>
        <vt:i4>5</vt:i4>
      </vt:variant>
      <vt:variant>
        <vt:lpwstr>mailto:rawlins@sci.utah.edu</vt:lpwstr>
      </vt:variant>
      <vt:variant>
        <vt:lpwstr/>
      </vt:variant>
      <vt:variant>
        <vt:i4>5308458</vt:i4>
      </vt:variant>
      <vt:variant>
        <vt:i4>3</vt:i4>
      </vt:variant>
      <vt:variant>
        <vt:i4>0</vt:i4>
      </vt:variant>
      <vt:variant>
        <vt:i4>5</vt:i4>
      </vt:variant>
      <vt:variant>
        <vt:lpwstr>mailto:steve.maas@utah.edu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FEBio User's Manual</dc:title>
  <dc:creator>Steve Maas</dc:creator>
  <cp:lastModifiedBy>Steve Maas</cp:lastModifiedBy>
  <cp:revision>256</cp:revision>
  <cp:lastPrinted>2012-01-23T17:06:00Z</cp:lastPrinted>
  <dcterms:created xsi:type="dcterms:W3CDTF">2013-03-05T16:20:00Z</dcterms:created>
  <dcterms:modified xsi:type="dcterms:W3CDTF">2014-04-17T17:44:00Z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Base Target">
    <vt:lpwstr>_blank</vt:lpwstr>
  </property>
  <property fmtid="{D5CDD505-2E9C-101B-9397-08002B2CF9AE}" pid="5" name="MP_HTMLDest">
    <vt:lpwstr>S:\FEBio\Documentation\um_1.5\FEBio_um_1.5.xhtml</vt:lpwstr>
  </property>
  <property fmtid="{D5CDD505-2E9C-101B-9397-08002B2CF9AE}" pid="6" name="MP_MathMLTarget">
    <vt:lpwstr>XHTML+MathML</vt:lpwstr>
  </property>
  <property fmtid="{D5CDD505-2E9C-101B-9397-08002B2CF9AE}" pid="7" name="MP_OpenInBrowser">
    <vt:bool>true</vt:bool>
  </property>
  <property fmtid="{D5CDD505-2E9C-101B-9397-08002B2CF9AE}" pid="8" name="MP_UseMathML">
    <vt:bool>true</vt:bool>
  </property>
  <property fmtid="{D5CDD505-2E9C-101B-9397-08002B2CF9AE}" pid="9" name="MP_MathZoom">
    <vt:bool>true</vt:bool>
  </property>
  <property fmtid="{D5CDD505-2E9C-101B-9397-08002B2CF9AE}" pid="10" name="MP_IE5Win">
    <vt:bool>false</vt:bool>
  </property>
  <property fmtid="{D5CDD505-2E9C-101B-9397-08002B2CF9AE}" pid="11" name="MTWinEqns">
    <vt:bool>true</vt:bool>
  </property>
</Properties>
</file>