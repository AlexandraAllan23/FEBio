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4-21T17:54:00Z">
        <w:r w:rsidR="002431F4">
          <w:rPr>
            <w:b/>
            <w:noProof/>
          </w:rPr>
          <w:t>April 21, 2014</w:t>
        </w:r>
      </w:ins>
      <w:ins w:id="1" w:author="Gerard" w:date="2014-04-21T14:29:00Z">
        <w:del w:id="2" w:author="Steve Maas" w:date="2014-04-21T17:54:00Z">
          <w:r w:rsidR="0058797B" w:rsidDel="002431F4">
            <w:rPr>
              <w:b/>
              <w:noProof/>
            </w:rPr>
            <w:delText>April 21, 2014</w:delText>
          </w:r>
        </w:del>
      </w:ins>
      <w:del w:id="3" w:author="Steve Maas" w:date="2014-04-21T17:54:00Z">
        <w:r w:rsidR="00C7478A" w:rsidDel="002431F4">
          <w:rPr>
            <w:b/>
            <w:noProof/>
          </w:rPr>
          <w:delText>April 17,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233060"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4" w:name="_Toc385498384"/>
      <w:r>
        <w:lastRenderedPageBreak/>
        <w:t>Introduction</w:t>
      </w:r>
      <w:bookmarkEnd w:id="4"/>
    </w:p>
    <w:p w14:paraId="497FD52E" w14:textId="77777777" w:rsidR="006A0BC1" w:rsidRPr="00070A8D" w:rsidRDefault="006A0BC1" w:rsidP="006A0BC1">
      <w:pPr>
        <w:pStyle w:val="Heading2"/>
      </w:pPr>
      <w:bookmarkStart w:id="5" w:name="_Toc385498385"/>
      <w:r>
        <w:t>Overview of FEBio</w:t>
      </w:r>
      <w:bookmarkEnd w:id="5"/>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6" w:author="Steve Maas" w:date="2013-12-14T22:01:00Z"/>
        </w:rPr>
      </w:pPr>
      <w:ins w:id="7"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8" w:name="_Toc385498386"/>
      <w:r>
        <w:t>About this document</w:t>
      </w:r>
      <w:bookmarkEnd w:id="8"/>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9" w:author="Steve Maas" w:date="2014-04-17T11:31:00Z"/>
        </w:rPr>
      </w:pPr>
      <w:bookmarkStart w:id="10" w:name="_Toc385498387"/>
      <w:ins w:id="11" w:author="Steve Maas" w:date="2014-04-17T11:31:00Z">
        <w:r>
          <w:t>Units in FEBio</w:t>
        </w:r>
        <w:bookmarkEnd w:id="10"/>
      </w:ins>
    </w:p>
    <w:p w14:paraId="4F8FF8A0" w14:textId="113A46AD" w:rsidR="00A75DF0" w:rsidRDefault="00A75DF0" w:rsidP="00A75DF0">
      <w:pPr>
        <w:rPr>
          <w:ins w:id="12" w:author="Steve Maas" w:date="2014-04-17T11:31:00Z"/>
        </w:rPr>
      </w:pPr>
      <w:ins w:id="13" w:author="Steve Maas" w:date="2014-04-17T11:31:00Z">
        <w:r>
          <w:t xml:space="preserve">FEBio does not assume a specific unit system. It is up to the user to enter numbers that are defined in consistent units. For example, when entering material parameters in SI units, </w:t>
        </w:r>
      </w:ins>
      <w:ins w:id="14" w:author="Steve Maas" w:date="2014-04-17T11:43:00Z">
        <w:r w:rsidR="00BA5353">
          <w:t xml:space="preserve">the user must enter </w:t>
        </w:r>
      </w:ins>
      <w:ins w:id="15" w:author="Steve Maas" w:date="2014-04-17T11:31:00Z">
        <w:r>
          <w:t xml:space="preserve">all loads, contact parameters, and other boundary conditions in SI units as well. The units of all the parameters are given when they are defined in this manual. We use a </w:t>
        </w:r>
        <w:del w:id="16" w:author="Gerard" w:date="2014-04-21T19:15:00Z">
          <w:r w:rsidDel="0058797B">
            <w:delText>non-specific</w:delText>
          </w:r>
        </w:del>
      </w:ins>
      <w:ins w:id="17" w:author="Gerard" w:date="2014-04-21T19:15:00Z">
        <w:r w:rsidR="0058797B">
          <w:t>generic</w:t>
        </w:r>
      </w:ins>
      <w:ins w:id="18" w:author="Steve Maas" w:date="2014-04-17T11:31:00Z">
        <w:r>
          <w:t xml:space="preserve"> designation of units for all the parameters using the following symbols. </w:t>
        </w:r>
      </w:ins>
    </w:p>
    <w:p w14:paraId="6141E4EB" w14:textId="77777777" w:rsidR="00A75DF0" w:rsidRDefault="00A75DF0" w:rsidP="00A75DF0">
      <w:pPr>
        <w:rPr>
          <w:ins w:id="19"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20" w:author="Steve Maas" w:date="2014-04-17T11:31:00Z"/>
        </w:trPr>
        <w:tc>
          <w:tcPr>
            <w:tcW w:w="3192" w:type="dxa"/>
          </w:tcPr>
          <w:p w14:paraId="37F8008F" w14:textId="77777777" w:rsidR="00A75DF0" w:rsidRPr="00A93565" w:rsidRDefault="00A75DF0" w:rsidP="00A75DF0">
            <w:pPr>
              <w:rPr>
                <w:ins w:id="21" w:author="Steve Maas" w:date="2014-04-17T11:31:00Z"/>
                <w:b/>
                <w:i/>
              </w:rPr>
            </w:pPr>
            <w:ins w:id="22" w:author="Steve Maas" w:date="2014-04-17T11:31:00Z">
              <w:r w:rsidRPr="00A93565">
                <w:rPr>
                  <w:b/>
                  <w:i/>
                </w:rPr>
                <w:t>Symbol</w:t>
              </w:r>
            </w:ins>
          </w:p>
        </w:tc>
        <w:tc>
          <w:tcPr>
            <w:tcW w:w="3192" w:type="dxa"/>
          </w:tcPr>
          <w:p w14:paraId="403A4B16" w14:textId="539A48BA" w:rsidR="00A75DF0" w:rsidRPr="00A93565" w:rsidRDefault="00A75DF0" w:rsidP="00A75DF0">
            <w:pPr>
              <w:rPr>
                <w:ins w:id="23" w:author="Steve Maas" w:date="2014-04-17T11:31:00Z"/>
                <w:b/>
                <w:i/>
              </w:rPr>
            </w:pPr>
            <w:ins w:id="24" w:author="Steve Maas" w:date="2014-04-17T11:33:00Z">
              <w:r>
                <w:rPr>
                  <w:b/>
                  <w:i/>
                </w:rPr>
                <w:t>Name</w:t>
              </w:r>
            </w:ins>
          </w:p>
        </w:tc>
        <w:tc>
          <w:tcPr>
            <w:tcW w:w="3192" w:type="dxa"/>
          </w:tcPr>
          <w:p w14:paraId="175F5C5E" w14:textId="5A5AB8BF" w:rsidR="00A75DF0" w:rsidRPr="00A93565" w:rsidRDefault="00A75DF0" w:rsidP="00A75DF0">
            <w:pPr>
              <w:rPr>
                <w:ins w:id="25" w:author="Steve Maas" w:date="2014-04-17T11:31:00Z"/>
                <w:b/>
                <w:i/>
              </w:rPr>
            </w:pPr>
            <w:ins w:id="26" w:author="Steve Maas" w:date="2014-04-17T11:33:00Z">
              <w:r>
                <w:rPr>
                  <w:b/>
                  <w:i/>
                </w:rPr>
                <w:t>SI unit</w:t>
              </w:r>
            </w:ins>
          </w:p>
        </w:tc>
      </w:tr>
      <w:tr w:rsidR="00A75DF0" w14:paraId="375B31EB" w14:textId="77777777" w:rsidTr="00A75DF0">
        <w:trPr>
          <w:ins w:id="27" w:author="Steve Maas" w:date="2014-04-17T11:31:00Z"/>
        </w:trPr>
        <w:tc>
          <w:tcPr>
            <w:tcW w:w="3192" w:type="dxa"/>
          </w:tcPr>
          <w:p w14:paraId="54023B77" w14:textId="77777777" w:rsidR="00A75DF0" w:rsidRPr="00A93565" w:rsidRDefault="00A75DF0" w:rsidP="00A75DF0">
            <w:pPr>
              <w:rPr>
                <w:ins w:id="28" w:author="Steve Maas" w:date="2014-04-17T11:31:00Z"/>
                <w:b/>
              </w:rPr>
            </w:pPr>
            <w:ins w:id="29" w:author="Steve Maas" w:date="2014-04-17T11:31:00Z">
              <w:r>
                <w:rPr>
                  <w:b/>
                </w:rPr>
                <w:t>L</w:t>
              </w:r>
            </w:ins>
          </w:p>
        </w:tc>
        <w:tc>
          <w:tcPr>
            <w:tcW w:w="3192" w:type="dxa"/>
          </w:tcPr>
          <w:p w14:paraId="74B034D8" w14:textId="77777777" w:rsidR="00A75DF0" w:rsidRDefault="00A75DF0" w:rsidP="00A75DF0">
            <w:pPr>
              <w:rPr>
                <w:ins w:id="30" w:author="Steve Maas" w:date="2014-04-17T11:31:00Z"/>
              </w:rPr>
            </w:pPr>
            <w:ins w:id="31" w:author="Steve Maas" w:date="2014-04-17T11:31:00Z">
              <w:r>
                <w:t>Length</w:t>
              </w:r>
            </w:ins>
          </w:p>
        </w:tc>
        <w:tc>
          <w:tcPr>
            <w:tcW w:w="3192" w:type="dxa"/>
          </w:tcPr>
          <w:p w14:paraId="26E842E6" w14:textId="77777777" w:rsidR="00A75DF0" w:rsidRPr="00A93565" w:rsidRDefault="00A75DF0" w:rsidP="00A75DF0">
            <w:pPr>
              <w:rPr>
                <w:ins w:id="32" w:author="Steve Maas" w:date="2014-04-17T11:31:00Z"/>
              </w:rPr>
            </w:pPr>
            <w:ins w:id="33" w:author="Steve Maas" w:date="2014-04-17T11:31:00Z">
              <w:r>
                <w:t>meter (</w:t>
              </w:r>
              <w:r w:rsidRPr="00A75DF0">
                <w:rPr>
                  <w:rPrChange w:id="34" w:author="Steve Maas" w:date="2014-04-17T11:40:00Z">
                    <w:rPr>
                      <w:i/>
                    </w:rPr>
                  </w:rPrChange>
                </w:rPr>
                <w:t>m</w:t>
              </w:r>
              <w:r>
                <w:t>)</w:t>
              </w:r>
            </w:ins>
          </w:p>
        </w:tc>
      </w:tr>
      <w:tr w:rsidR="00A75DF0" w14:paraId="56B475B2" w14:textId="77777777" w:rsidTr="00A75DF0">
        <w:trPr>
          <w:ins w:id="35" w:author="Steve Maas" w:date="2014-04-17T11:31:00Z"/>
        </w:trPr>
        <w:tc>
          <w:tcPr>
            <w:tcW w:w="3192" w:type="dxa"/>
          </w:tcPr>
          <w:p w14:paraId="4096DF56" w14:textId="77777777" w:rsidR="00A75DF0" w:rsidRPr="00A93565" w:rsidRDefault="00A75DF0" w:rsidP="00A75DF0">
            <w:pPr>
              <w:rPr>
                <w:ins w:id="36" w:author="Steve Maas" w:date="2014-04-17T11:31:00Z"/>
                <w:b/>
              </w:rPr>
            </w:pPr>
            <w:ins w:id="37" w:author="Steve Maas" w:date="2014-04-17T11:31:00Z">
              <w:r w:rsidRPr="00A93565">
                <w:rPr>
                  <w:b/>
                </w:rPr>
                <w:t>M</w:t>
              </w:r>
            </w:ins>
          </w:p>
        </w:tc>
        <w:tc>
          <w:tcPr>
            <w:tcW w:w="3192" w:type="dxa"/>
          </w:tcPr>
          <w:p w14:paraId="7702AD59" w14:textId="77777777" w:rsidR="00A75DF0" w:rsidRDefault="00A75DF0" w:rsidP="00A75DF0">
            <w:pPr>
              <w:rPr>
                <w:ins w:id="38" w:author="Steve Maas" w:date="2014-04-17T11:31:00Z"/>
              </w:rPr>
            </w:pPr>
            <w:ins w:id="39" w:author="Steve Maas" w:date="2014-04-17T11:31:00Z">
              <w:r>
                <w:t>Mass</w:t>
              </w:r>
            </w:ins>
          </w:p>
        </w:tc>
        <w:tc>
          <w:tcPr>
            <w:tcW w:w="3192" w:type="dxa"/>
          </w:tcPr>
          <w:p w14:paraId="3CC117A2" w14:textId="77777777" w:rsidR="00A75DF0" w:rsidRPr="00A93565" w:rsidRDefault="00A75DF0" w:rsidP="00A75DF0">
            <w:pPr>
              <w:rPr>
                <w:ins w:id="40" w:author="Steve Maas" w:date="2014-04-17T11:31:00Z"/>
              </w:rPr>
            </w:pPr>
            <w:ins w:id="41" w:author="Steve Maas" w:date="2014-04-17T11:31:00Z">
              <w:r>
                <w:t>kilogram (</w:t>
              </w:r>
              <w:r w:rsidRPr="00A75DF0">
                <w:rPr>
                  <w:rPrChange w:id="42" w:author="Steve Maas" w:date="2014-04-17T11:40:00Z">
                    <w:rPr>
                      <w:i/>
                    </w:rPr>
                  </w:rPrChange>
                </w:rPr>
                <w:t>kg</w:t>
              </w:r>
              <w:r>
                <w:t>)</w:t>
              </w:r>
            </w:ins>
          </w:p>
        </w:tc>
      </w:tr>
      <w:tr w:rsidR="00A75DF0" w14:paraId="5BCE33AE" w14:textId="77777777" w:rsidTr="00A75DF0">
        <w:trPr>
          <w:ins w:id="43" w:author="Steve Maas" w:date="2014-04-17T11:31:00Z"/>
        </w:trPr>
        <w:tc>
          <w:tcPr>
            <w:tcW w:w="3192" w:type="dxa"/>
          </w:tcPr>
          <w:p w14:paraId="64141151" w14:textId="77777777" w:rsidR="00A75DF0" w:rsidRPr="00A75DF0" w:rsidRDefault="00A75DF0" w:rsidP="00A75DF0">
            <w:pPr>
              <w:rPr>
                <w:ins w:id="44" w:author="Steve Maas" w:date="2014-04-17T11:31:00Z"/>
                <w:b/>
              </w:rPr>
            </w:pPr>
            <w:ins w:id="45" w:author="Steve Maas" w:date="2014-04-17T11:31:00Z">
              <w:r w:rsidRPr="00A75DF0">
                <w:rPr>
                  <w:b/>
                  <w:rPrChange w:id="46" w:author="Steve Maas" w:date="2014-04-17T11:40:00Z">
                    <w:rPr>
                      <w:b/>
                      <w:i/>
                    </w:rPr>
                  </w:rPrChange>
                </w:rPr>
                <w:t>t</w:t>
              </w:r>
            </w:ins>
          </w:p>
        </w:tc>
        <w:tc>
          <w:tcPr>
            <w:tcW w:w="3192" w:type="dxa"/>
          </w:tcPr>
          <w:p w14:paraId="70E94097" w14:textId="77777777" w:rsidR="00A75DF0" w:rsidRDefault="00A75DF0" w:rsidP="00A75DF0">
            <w:pPr>
              <w:rPr>
                <w:ins w:id="47" w:author="Steve Maas" w:date="2014-04-17T11:31:00Z"/>
              </w:rPr>
            </w:pPr>
            <w:ins w:id="48" w:author="Steve Maas" w:date="2014-04-17T11:31:00Z">
              <w:r>
                <w:t>Time</w:t>
              </w:r>
            </w:ins>
          </w:p>
        </w:tc>
        <w:tc>
          <w:tcPr>
            <w:tcW w:w="3192" w:type="dxa"/>
          </w:tcPr>
          <w:p w14:paraId="3F5FDDD6" w14:textId="77777777" w:rsidR="00A75DF0" w:rsidRPr="00A93565" w:rsidRDefault="00A75DF0" w:rsidP="00A75DF0">
            <w:pPr>
              <w:rPr>
                <w:ins w:id="49" w:author="Steve Maas" w:date="2014-04-17T11:31:00Z"/>
              </w:rPr>
            </w:pPr>
            <w:ins w:id="50" w:author="Steve Maas" w:date="2014-04-17T11:31:00Z">
              <w:r>
                <w:t>second (</w:t>
              </w:r>
              <w:r w:rsidRPr="00A75DF0">
                <w:rPr>
                  <w:rPrChange w:id="51" w:author="Steve Maas" w:date="2014-04-17T11:40:00Z">
                    <w:rPr>
                      <w:i/>
                    </w:rPr>
                  </w:rPrChange>
                </w:rPr>
                <w:t>s</w:t>
              </w:r>
              <w:r>
                <w:t>)</w:t>
              </w:r>
            </w:ins>
          </w:p>
        </w:tc>
      </w:tr>
      <w:tr w:rsidR="00A75DF0" w14:paraId="350C2E8A" w14:textId="77777777" w:rsidTr="00A75DF0">
        <w:trPr>
          <w:ins w:id="52" w:author="Steve Maas" w:date="2014-04-17T11:33:00Z"/>
        </w:trPr>
        <w:tc>
          <w:tcPr>
            <w:tcW w:w="3192" w:type="dxa"/>
          </w:tcPr>
          <w:p w14:paraId="20E7C08E" w14:textId="2F622938" w:rsidR="00A75DF0" w:rsidRPr="000E48F1" w:rsidRDefault="00A75DF0" w:rsidP="00A75DF0">
            <w:pPr>
              <w:tabs>
                <w:tab w:val="center" w:pos="4320"/>
                <w:tab w:val="right" w:pos="8640"/>
              </w:tabs>
              <w:rPr>
                <w:ins w:id="53" w:author="Steve Maas" w:date="2014-04-17T11:33:00Z"/>
                <w:b/>
                <w:rPrChange w:id="54" w:author="Steve Maas" w:date="2014-04-17T12:18:00Z">
                  <w:rPr>
                    <w:ins w:id="55" w:author="Steve Maas" w:date="2014-04-17T11:33:00Z"/>
                    <w:b/>
                    <w:i/>
                  </w:rPr>
                </w:rPrChange>
              </w:rPr>
            </w:pPr>
            <w:ins w:id="56" w:author="Steve Maas" w:date="2014-04-17T11:33:00Z">
              <w:r w:rsidRPr="000E48F1">
                <w:rPr>
                  <w:b/>
                  <w:rPrChange w:id="57" w:author="Steve Maas" w:date="2014-04-17T12:18:00Z">
                    <w:rPr>
                      <w:b/>
                      <w:i/>
                    </w:rPr>
                  </w:rPrChange>
                </w:rPr>
                <w:t>T</w:t>
              </w:r>
            </w:ins>
          </w:p>
        </w:tc>
        <w:tc>
          <w:tcPr>
            <w:tcW w:w="3192" w:type="dxa"/>
          </w:tcPr>
          <w:p w14:paraId="75D2D522" w14:textId="63D40EF3" w:rsidR="00A75DF0" w:rsidRDefault="00A75DF0" w:rsidP="00A75DF0">
            <w:pPr>
              <w:rPr>
                <w:ins w:id="58" w:author="Steve Maas" w:date="2014-04-17T11:33:00Z"/>
              </w:rPr>
            </w:pPr>
            <w:ins w:id="59" w:author="Steve Maas" w:date="2014-04-17T11:33:00Z">
              <w:r>
                <w:t>Temperature</w:t>
              </w:r>
            </w:ins>
          </w:p>
        </w:tc>
        <w:tc>
          <w:tcPr>
            <w:tcW w:w="3192" w:type="dxa"/>
          </w:tcPr>
          <w:p w14:paraId="3447797B" w14:textId="594E76AA" w:rsidR="00A75DF0" w:rsidRDefault="00A75DF0" w:rsidP="00A75DF0">
            <w:pPr>
              <w:rPr>
                <w:ins w:id="60" w:author="Steve Maas" w:date="2014-04-17T11:33:00Z"/>
              </w:rPr>
            </w:pPr>
            <w:ins w:id="61" w:author="Steve Maas" w:date="2014-04-17T11:33:00Z">
              <w:r>
                <w:t>Kelvin (</w:t>
              </w:r>
              <w:r w:rsidRPr="00A75DF0">
                <w:t>K</w:t>
              </w:r>
              <w:r>
                <w:t>)</w:t>
              </w:r>
            </w:ins>
          </w:p>
        </w:tc>
      </w:tr>
      <w:tr w:rsidR="00A75DF0" w14:paraId="6E812F91" w14:textId="77777777" w:rsidTr="00A75DF0">
        <w:trPr>
          <w:ins w:id="62" w:author="Steve Maas" w:date="2014-04-17T11:37:00Z"/>
        </w:trPr>
        <w:tc>
          <w:tcPr>
            <w:tcW w:w="3192" w:type="dxa"/>
          </w:tcPr>
          <w:p w14:paraId="0FAE7AC8" w14:textId="1AF5D438" w:rsidR="00A75DF0" w:rsidRPr="00A75DF0" w:rsidRDefault="000E48F1" w:rsidP="00A75DF0">
            <w:pPr>
              <w:rPr>
                <w:ins w:id="63" w:author="Steve Maas" w:date="2014-04-17T11:37:00Z"/>
                <w:b/>
                <w:rPrChange w:id="64" w:author="Steve Maas" w:date="2014-04-17T11:40:00Z">
                  <w:rPr>
                    <w:ins w:id="65" w:author="Steve Maas" w:date="2014-04-17T11:37:00Z"/>
                    <w:b/>
                    <w:i/>
                  </w:rPr>
                </w:rPrChange>
              </w:rPr>
            </w:pPr>
            <w:ins w:id="66" w:author="Steve Maas" w:date="2014-04-17T12:18:00Z">
              <w:r>
                <w:rPr>
                  <w:b/>
                </w:rPr>
                <w:t>n</w:t>
              </w:r>
            </w:ins>
          </w:p>
        </w:tc>
        <w:tc>
          <w:tcPr>
            <w:tcW w:w="3192" w:type="dxa"/>
          </w:tcPr>
          <w:p w14:paraId="33A8FE22" w14:textId="0B82BF04" w:rsidR="00A75DF0" w:rsidRDefault="00A75DF0" w:rsidP="00A75DF0">
            <w:pPr>
              <w:rPr>
                <w:ins w:id="67" w:author="Steve Maas" w:date="2014-04-17T11:37:00Z"/>
              </w:rPr>
            </w:pPr>
            <w:ins w:id="68" w:author="Steve Maas" w:date="2014-04-17T11:37:00Z">
              <w:r>
                <w:t>Amount of substance</w:t>
              </w:r>
            </w:ins>
          </w:p>
        </w:tc>
        <w:tc>
          <w:tcPr>
            <w:tcW w:w="3192" w:type="dxa"/>
          </w:tcPr>
          <w:p w14:paraId="752A3005" w14:textId="5E6B1F79" w:rsidR="00A75DF0" w:rsidRDefault="00A574E7" w:rsidP="00A75DF0">
            <w:pPr>
              <w:rPr>
                <w:ins w:id="69" w:author="Steve Maas" w:date="2014-04-17T11:37:00Z"/>
              </w:rPr>
            </w:pPr>
            <w:ins w:id="70" w:author="Steve Maas" w:date="2014-04-21T11:19:00Z">
              <w:r>
                <w:t>m</w:t>
              </w:r>
            </w:ins>
            <w:ins w:id="71" w:author="Steve Maas" w:date="2014-04-17T11:37:00Z">
              <w:r w:rsidR="00A75DF0">
                <w:t>ole (</w:t>
              </w:r>
              <w:r w:rsidR="00A75DF0" w:rsidRPr="00A75DF0">
                <w:t>mol</w:t>
              </w:r>
              <w:r w:rsidR="00A75DF0">
                <w:t>)</w:t>
              </w:r>
            </w:ins>
          </w:p>
        </w:tc>
      </w:tr>
      <w:tr w:rsidR="00A75DF0" w14:paraId="472B88FF" w14:textId="77777777" w:rsidTr="00A75DF0">
        <w:trPr>
          <w:ins w:id="72" w:author="Steve Maas" w:date="2014-04-17T11:38:00Z"/>
        </w:trPr>
        <w:tc>
          <w:tcPr>
            <w:tcW w:w="3192" w:type="dxa"/>
          </w:tcPr>
          <w:p w14:paraId="44120C82" w14:textId="19351F90" w:rsidR="00A75DF0" w:rsidRPr="00A75DF0" w:rsidRDefault="00A75DF0" w:rsidP="00A75DF0">
            <w:pPr>
              <w:tabs>
                <w:tab w:val="center" w:pos="4320"/>
                <w:tab w:val="right" w:pos="8640"/>
              </w:tabs>
              <w:rPr>
                <w:ins w:id="73" w:author="Steve Maas" w:date="2014-04-17T11:38:00Z"/>
                <w:b/>
                <w:rPrChange w:id="74" w:author="Steve Maas" w:date="2014-04-17T11:38:00Z">
                  <w:rPr>
                    <w:ins w:id="75" w:author="Steve Maas" w:date="2014-04-17T11:38:00Z"/>
                    <w:b/>
                    <w:i/>
                  </w:rPr>
                </w:rPrChange>
              </w:rPr>
            </w:pPr>
            <w:ins w:id="76" w:author="Steve Maas" w:date="2014-04-17T11:38:00Z">
              <w:r>
                <w:rPr>
                  <w:b/>
                </w:rPr>
                <w:t>F</w:t>
              </w:r>
            </w:ins>
          </w:p>
        </w:tc>
        <w:tc>
          <w:tcPr>
            <w:tcW w:w="3192" w:type="dxa"/>
          </w:tcPr>
          <w:p w14:paraId="0376A2D5" w14:textId="26089581" w:rsidR="00A75DF0" w:rsidRDefault="00A75DF0" w:rsidP="00A75DF0">
            <w:pPr>
              <w:rPr>
                <w:ins w:id="77" w:author="Steve Maas" w:date="2014-04-17T11:38:00Z"/>
              </w:rPr>
            </w:pPr>
            <w:ins w:id="78" w:author="Steve Maas" w:date="2014-04-17T11:38:00Z">
              <w:r>
                <w:t>Force</w:t>
              </w:r>
            </w:ins>
          </w:p>
        </w:tc>
        <w:tc>
          <w:tcPr>
            <w:tcW w:w="3192" w:type="dxa"/>
          </w:tcPr>
          <w:p w14:paraId="7951836B" w14:textId="5D7E18BD" w:rsidR="00A75DF0" w:rsidRPr="00A75DF0" w:rsidRDefault="00A75DF0" w:rsidP="00A75DF0">
            <w:pPr>
              <w:rPr>
                <w:ins w:id="79" w:author="Steve Maas" w:date="2014-04-17T11:38:00Z"/>
              </w:rPr>
            </w:pPr>
            <w:ins w:id="80" w:author="Steve Maas" w:date="2014-04-17T11:38:00Z">
              <w:r>
                <w:t>Newton (</w:t>
              </w:r>
            </w:ins>
            <w:ins w:id="81" w:author="Steve Maas" w:date="2014-04-17T11:39:00Z">
              <w:r>
                <w:t xml:space="preserve">N = </w:t>
              </w:r>
            </w:ins>
            <w:ins w:id="82" w:author="Steve Maas" w:date="2014-04-17T11:38:00Z">
              <w:r>
                <w:t>kg</w:t>
              </w:r>
            </w:ins>
            <w:ins w:id="83" w:author="Gerard" w:date="2014-04-21T19:46:00Z">
              <w:r w:rsidR="0003388B">
                <w:rPr>
                  <w:b/>
                </w:rPr>
                <w:sym w:font="Symbol" w:char="F0D7"/>
              </w:r>
            </w:ins>
            <w:ins w:id="84" w:author="Steve Maas" w:date="2014-04-17T11:39:00Z">
              <w:del w:id="85" w:author="Gerard" w:date="2014-04-21T19:46:00Z">
                <w:r w:rsidDel="0003388B">
                  <w:delText>.</w:delText>
                </w:r>
              </w:del>
            </w:ins>
            <w:ins w:id="86" w:author="Steve Maas" w:date="2014-04-17T11:38:00Z">
              <w:r>
                <w:t>m</w:t>
              </w:r>
            </w:ins>
            <w:ins w:id="87" w:author="Steve Maas" w:date="2014-04-17T11:39:00Z">
              <w:r>
                <w:t>/s</w:t>
              </w:r>
              <w:r>
                <w:rPr>
                  <w:vertAlign w:val="superscript"/>
                </w:rPr>
                <w:t>2</w:t>
              </w:r>
              <w:r>
                <w:t>)</w:t>
              </w:r>
            </w:ins>
          </w:p>
        </w:tc>
      </w:tr>
      <w:tr w:rsidR="00A75DF0" w14:paraId="7FA490CC" w14:textId="77777777" w:rsidTr="00A75DF0">
        <w:trPr>
          <w:ins w:id="88" w:author="Steve Maas" w:date="2014-04-17T11:39:00Z"/>
        </w:trPr>
        <w:tc>
          <w:tcPr>
            <w:tcW w:w="3192" w:type="dxa"/>
          </w:tcPr>
          <w:p w14:paraId="5CEE0ABF" w14:textId="6753CC81" w:rsidR="00A75DF0" w:rsidRDefault="00A75DF0" w:rsidP="00A75DF0">
            <w:pPr>
              <w:rPr>
                <w:ins w:id="89" w:author="Steve Maas" w:date="2014-04-17T11:39:00Z"/>
                <w:b/>
              </w:rPr>
            </w:pPr>
            <w:ins w:id="90" w:author="Steve Maas" w:date="2014-04-17T11:39:00Z">
              <w:r>
                <w:rPr>
                  <w:b/>
                </w:rPr>
                <w:t>P</w:t>
              </w:r>
            </w:ins>
          </w:p>
        </w:tc>
        <w:tc>
          <w:tcPr>
            <w:tcW w:w="3192" w:type="dxa"/>
          </w:tcPr>
          <w:p w14:paraId="331F3035" w14:textId="14D96E5F" w:rsidR="00A75DF0" w:rsidRDefault="00A75DF0" w:rsidP="00A75DF0">
            <w:pPr>
              <w:rPr>
                <w:ins w:id="91" w:author="Steve Maas" w:date="2014-04-17T11:39:00Z"/>
              </w:rPr>
            </w:pPr>
            <w:ins w:id="92" w:author="Steve Maas" w:date="2014-04-17T11:39:00Z">
              <w:r>
                <w:t>Pressure, stress</w:t>
              </w:r>
            </w:ins>
          </w:p>
        </w:tc>
        <w:tc>
          <w:tcPr>
            <w:tcW w:w="3192" w:type="dxa"/>
          </w:tcPr>
          <w:p w14:paraId="4E892D88" w14:textId="4427FEDF" w:rsidR="00A75DF0" w:rsidRPr="00A75DF0" w:rsidRDefault="00A75DF0" w:rsidP="00A75DF0">
            <w:pPr>
              <w:rPr>
                <w:ins w:id="93" w:author="Steve Maas" w:date="2014-04-17T11:39:00Z"/>
              </w:rPr>
            </w:pPr>
            <w:ins w:id="94" w:author="Steve Maas" w:date="2014-04-17T11:39:00Z">
              <w:r>
                <w:t>Pascal (Pa = N/m</w:t>
              </w:r>
              <w:r>
                <w:rPr>
                  <w:vertAlign w:val="superscript"/>
                </w:rPr>
                <w:t>2</w:t>
              </w:r>
              <w:r>
                <w:t>)</w:t>
              </w:r>
            </w:ins>
          </w:p>
        </w:tc>
      </w:tr>
      <w:tr w:rsidR="00BA5353" w14:paraId="71035A9F" w14:textId="77777777" w:rsidTr="00A75DF0">
        <w:trPr>
          <w:ins w:id="95" w:author="Steve Maas" w:date="2014-04-17T11:41:00Z"/>
        </w:trPr>
        <w:tc>
          <w:tcPr>
            <w:tcW w:w="3192" w:type="dxa"/>
          </w:tcPr>
          <w:p w14:paraId="0062FACC" w14:textId="28B873E8" w:rsidR="00BA5353" w:rsidRPr="00BA5353" w:rsidRDefault="00BA5353" w:rsidP="00A75DF0">
            <w:pPr>
              <w:rPr>
                <w:ins w:id="96" w:author="Steve Maas" w:date="2014-04-17T11:41:00Z"/>
                <w:b/>
              </w:rPr>
            </w:pPr>
            <w:ins w:id="97" w:author="Steve Maas" w:date="2014-04-17T11:41:00Z">
              <w:r>
                <w:rPr>
                  <w:b/>
                </w:rPr>
                <w:t>Q</w:t>
              </w:r>
            </w:ins>
          </w:p>
        </w:tc>
        <w:tc>
          <w:tcPr>
            <w:tcW w:w="3192" w:type="dxa"/>
          </w:tcPr>
          <w:p w14:paraId="703C15DC" w14:textId="486DEEE7" w:rsidR="00BA5353" w:rsidRDefault="00BA5353" w:rsidP="00A75DF0">
            <w:pPr>
              <w:rPr>
                <w:ins w:id="98" w:author="Steve Maas" w:date="2014-04-17T11:41:00Z"/>
              </w:rPr>
            </w:pPr>
            <w:ins w:id="99" w:author="Steve Maas" w:date="2014-04-17T11:41:00Z">
              <w:r>
                <w:t>Electric charge</w:t>
              </w:r>
            </w:ins>
          </w:p>
        </w:tc>
        <w:tc>
          <w:tcPr>
            <w:tcW w:w="3192" w:type="dxa"/>
          </w:tcPr>
          <w:p w14:paraId="4C1F8A24" w14:textId="644A48B3" w:rsidR="00BA5353" w:rsidRDefault="00BA5353" w:rsidP="00A75DF0">
            <w:pPr>
              <w:rPr>
                <w:ins w:id="100" w:author="Steve Maas" w:date="2014-04-17T11:41:00Z"/>
              </w:rPr>
            </w:pPr>
            <w:ins w:id="101" w:author="Steve Maas" w:date="2014-04-17T11:41:00Z">
              <w:r>
                <w:t>Coulomb (C</w:t>
              </w:r>
            </w:ins>
            <w:ins w:id="102" w:author="Steve Maas" w:date="2014-04-17T11:42:00Z">
              <w:r>
                <w:t xml:space="preserve"> </w:t>
              </w:r>
            </w:ins>
            <w:ins w:id="103" w:author="Steve Maas" w:date="2014-04-17T11:41:00Z">
              <w:r>
                <w:t>=</w:t>
              </w:r>
            </w:ins>
            <w:ins w:id="104" w:author="Steve Maas" w:date="2014-04-17T11:42:00Z">
              <w:r>
                <w:t xml:space="preserve"> </w:t>
              </w:r>
            </w:ins>
            <w:ins w:id="105" w:author="Steve Maas" w:date="2014-04-17T11:41:00Z">
              <w:r>
                <w:t>s.A)</w:t>
              </w:r>
            </w:ins>
          </w:p>
        </w:tc>
      </w:tr>
    </w:tbl>
    <w:p w14:paraId="4834E944" w14:textId="77777777" w:rsidR="00A75DF0" w:rsidRDefault="00A75DF0" w:rsidP="00A75DF0">
      <w:pPr>
        <w:rPr>
          <w:ins w:id="106" w:author="Steve Maas" w:date="2014-04-17T11:31:00Z"/>
        </w:rPr>
      </w:pPr>
    </w:p>
    <w:p w14:paraId="30E5A427" w14:textId="6B60E84D" w:rsidR="00A75DF0" w:rsidRDefault="00A75DF0" w:rsidP="00A75DF0">
      <w:pPr>
        <w:rPr>
          <w:ins w:id="107" w:author="Steve Maas" w:date="2014-04-21T10:32:00Z"/>
        </w:rPr>
      </w:pPr>
      <w:ins w:id="108" w:author="Steve Maas" w:date="2014-04-17T11:31:00Z">
        <w:r>
          <w:t xml:space="preserve">Units </w:t>
        </w:r>
        <w:del w:id="109" w:author="Gerard Ateshian" w:date="2014-04-17T20:43:00Z">
          <w:r w:rsidDel="00C7478A">
            <w:delText>will be</w:delText>
          </w:r>
        </w:del>
      </w:ins>
      <w:ins w:id="110" w:author="Gerard Ateshian" w:date="2014-04-17T20:43:00Z">
        <w:r w:rsidR="00C7478A">
          <w:t>are</w:t>
        </w:r>
      </w:ins>
      <w:ins w:id="111" w:author="Steve Maas" w:date="2014-04-17T11:31:00Z">
        <w:r>
          <w:t xml:space="preserve"> given using the bracket notation. For instance, the unit for density is [</w:t>
        </w:r>
        <w:r>
          <w:rPr>
            <w:b/>
          </w:rPr>
          <w:t>M/</w:t>
        </w:r>
      </w:ins>
      <w:ins w:id="112" w:author="Steve Maas" w:date="2014-04-17T11:42:00Z">
        <w:r w:rsidR="00BA5353">
          <w:rPr>
            <w:b/>
          </w:rPr>
          <w:t>L</w:t>
        </w:r>
        <w:r w:rsidR="00BA5353">
          <w:rPr>
            <w:b/>
            <w:vertAlign w:val="superscript"/>
          </w:rPr>
          <w:t>3</w:t>
        </w:r>
      </w:ins>
      <w:ins w:id="113" w:author="Steve Maas" w:date="2014-04-17T11:31:00Z">
        <w:r>
          <w:t>] and the unit for permeability is [</w:t>
        </w:r>
        <w:r>
          <w:rPr>
            <w:b/>
          </w:rPr>
          <w:t>L</w:t>
        </w:r>
        <w:r>
          <w:rPr>
            <w:b/>
            <w:vertAlign w:val="superscript"/>
          </w:rPr>
          <w:t>4</w:t>
        </w:r>
        <w:r>
          <w:rPr>
            <w:b/>
          </w:rPr>
          <w:t>/F</w:t>
        </w:r>
      </w:ins>
      <w:ins w:id="114" w:author="Gerard" w:date="2014-04-21T19:32:00Z">
        <w:r w:rsidR="00B578EA">
          <w:rPr>
            <w:b/>
          </w:rPr>
          <w:sym w:font="Symbol" w:char="F0D7"/>
        </w:r>
      </w:ins>
      <w:ins w:id="115" w:author="Steve Maas" w:date="2014-04-17T11:31:00Z">
        <w:del w:id="116" w:author="Gerard" w:date="2014-04-21T19:32:00Z">
          <w:r w:rsidRPr="00B578EA" w:rsidDel="00B578EA">
            <w:rPr>
              <w:b/>
            </w:rPr>
            <w:delText>.</w:delText>
          </w:r>
        </w:del>
        <w:r w:rsidRPr="00B578EA">
          <w:rPr>
            <w:b/>
            <w:rPrChange w:id="117" w:author="Gerard" w:date="2014-04-21T19:32:00Z">
              <w:rPr>
                <w:b/>
                <w:i/>
              </w:rPr>
            </w:rPrChange>
          </w:rPr>
          <w:t>t</w:t>
        </w:r>
        <w:r>
          <w:rPr>
            <w:b/>
          </w:rPr>
          <w:t>].</w:t>
        </w:r>
        <w:r>
          <w:t xml:space="preserve"> When using SI units, this corresponds to </w:t>
        </w:r>
        <w:del w:id="118" w:author="Gerard" w:date="2014-04-21T19:32:00Z">
          <w:r w:rsidDel="00B578EA">
            <w:delText xml:space="preserve">a </w:delText>
          </w:r>
        </w:del>
        <w:r>
          <w:t>unit</w:t>
        </w:r>
      </w:ins>
      <w:ins w:id="119" w:author="Gerard" w:date="2014-04-21T19:32:00Z">
        <w:r w:rsidR="00B578EA">
          <w:t>s</w:t>
        </w:r>
      </w:ins>
      <w:ins w:id="120" w:author="Steve Maas" w:date="2014-04-17T11:31:00Z">
        <w:r>
          <w:t xml:space="preserve"> of </w:t>
        </w:r>
        <w:del w:id="121" w:author="Gerard" w:date="2014-04-21T19:32:00Z">
          <w:r w:rsidDel="00B578EA">
            <w:delText>[</w:delText>
          </w:r>
        </w:del>
        <w:r>
          <w:t>kg/m</w:t>
        </w:r>
        <w:r>
          <w:rPr>
            <w:vertAlign w:val="superscript"/>
          </w:rPr>
          <w:t>3</w:t>
        </w:r>
        <w:del w:id="122" w:author="Gerard" w:date="2014-04-21T19:32:00Z">
          <w:r w:rsidDel="00B578EA">
            <w:delText>]</w:delText>
          </w:r>
        </w:del>
        <w:r>
          <w:t xml:space="preserve"> for density and </w:t>
        </w:r>
        <w:del w:id="123" w:author="Gerard" w:date="2014-04-21T19:32:00Z">
          <w:r w:rsidDel="00B578EA">
            <w:delText>[</w:delText>
          </w:r>
        </w:del>
        <w:r>
          <w:t>m</w:t>
        </w:r>
        <w:r>
          <w:rPr>
            <w:vertAlign w:val="superscript"/>
          </w:rPr>
          <w:t>4</w:t>
        </w:r>
        <w:r>
          <w:t>/N.s</w:t>
        </w:r>
        <w:del w:id="124" w:author="Gerard" w:date="2014-04-21T19:32:00Z">
          <w:r w:rsidDel="00B578EA">
            <w:delText>]</w:delText>
          </w:r>
        </w:del>
        <w:r>
          <w:t xml:space="preserve"> for permeability</w:t>
        </w:r>
      </w:ins>
      <w:ins w:id="125" w:author="Gerard" w:date="2014-04-21T19:33:00Z">
        <w:r w:rsidR="00B578EA">
          <w:t>, respectively</w:t>
        </w:r>
      </w:ins>
      <w:ins w:id="126" w:author="Steve Maas" w:date="2014-04-17T11:31:00Z">
        <w:r>
          <w:t>.</w:t>
        </w:r>
      </w:ins>
      <w:ins w:id="127" w:author="Steve Maas" w:date="2014-04-21T10:32:00Z">
        <w:r w:rsidR="00D76AC5">
          <w:t xml:space="preserve"> </w:t>
        </w:r>
      </w:ins>
      <w:ins w:id="128" w:author="Steve Maas" w:date="2014-04-17T12:19:00Z">
        <w:del w:id="129" w:author="Gerard Ateshian" w:date="2014-04-17T20:43:00Z">
          <w:r w:rsidR="000E48F1" w:rsidDel="00C7478A">
            <w:delText>The unit for a u</w:delText>
          </w:r>
        </w:del>
      </w:ins>
      <w:ins w:id="130" w:author="Gerard Ateshian" w:date="2014-04-17T20:43:00Z">
        <w:r w:rsidR="00C7478A">
          <w:t>U</w:t>
        </w:r>
      </w:ins>
      <w:ins w:id="131" w:author="Steve Maas" w:date="2014-04-17T12:19:00Z">
        <w:r w:rsidR="000E48F1">
          <w:t>nitless parameter</w:t>
        </w:r>
      </w:ins>
      <w:ins w:id="132" w:author="Gerard Ateshian" w:date="2014-04-17T20:43:00Z">
        <w:r w:rsidR="00C7478A">
          <w:t>s</w:t>
        </w:r>
      </w:ins>
      <w:ins w:id="133" w:author="Steve Maas" w:date="2014-04-17T12:19:00Z">
        <w:r w:rsidR="000E48F1">
          <w:t xml:space="preserve"> </w:t>
        </w:r>
        <w:del w:id="134" w:author="Gerard Ateshian" w:date="2014-04-17T20:44:00Z">
          <w:r w:rsidR="000E48F1" w:rsidDel="00C7478A">
            <w:delText>will be</w:delText>
          </w:r>
        </w:del>
      </w:ins>
      <w:ins w:id="135" w:author="Gerard Ateshian" w:date="2014-04-17T20:44:00Z">
        <w:r w:rsidR="00C7478A">
          <w:t>are</w:t>
        </w:r>
      </w:ins>
      <w:ins w:id="136" w:author="Steve Maas" w:date="2014-04-17T12:19:00Z">
        <w:r w:rsidR="000E48F1">
          <w:t xml:space="preserve"> designated by empty brackets (</w:t>
        </w:r>
        <w:r w:rsidR="000E48F1" w:rsidRPr="000E48F1">
          <w:rPr>
            <w:b/>
            <w:rPrChange w:id="137" w:author="Steve Maas" w:date="2014-04-17T12:19:00Z">
              <w:rPr/>
            </w:rPrChange>
          </w:rPr>
          <w:t>[</w:t>
        </w:r>
      </w:ins>
      <w:ins w:id="138" w:author="Gerard" w:date="2014-04-21T19:33:00Z">
        <w:r w:rsidR="00B578EA">
          <w:rPr>
            <w:b/>
          </w:rPr>
          <w:t xml:space="preserve"> </w:t>
        </w:r>
      </w:ins>
      <w:ins w:id="139" w:author="Steve Maas" w:date="2014-04-17T12:19:00Z">
        <w:r w:rsidR="000E48F1" w:rsidRPr="000E48F1">
          <w:rPr>
            <w:b/>
            <w:rPrChange w:id="140" w:author="Steve Maas" w:date="2014-04-17T12:19:00Z">
              <w:rPr/>
            </w:rPrChange>
          </w:rPr>
          <w:t>]</w:t>
        </w:r>
        <w:r w:rsidR="000E48F1">
          <w:t xml:space="preserve">). The units for angles </w:t>
        </w:r>
        <w:del w:id="141" w:author="Gerard Ateshian" w:date="2014-04-17T20:44:00Z">
          <w:r w:rsidR="000E48F1" w:rsidDel="00C7478A">
            <w:delText>will be</w:delText>
          </w:r>
        </w:del>
      </w:ins>
      <w:ins w:id="142" w:author="Gerard Ateshian" w:date="2014-04-17T20:44:00Z">
        <w:r w:rsidR="00C7478A">
          <w:t>are</w:t>
        </w:r>
      </w:ins>
      <w:ins w:id="143" w:author="Steve Maas" w:date="2014-04-17T12:19:00Z">
        <w:r w:rsidR="000E48F1">
          <w:t xml:space="preserve"> either [</w:t>
        </w:r>
        <w:r w:rsidR="000E48F1" w:rsidRPr="00B578EA">
          <w:rPr>
            <w:b/>
            <w:rPrChange w:id="144" w:author="Gerard" w:date="2014-04-21T19:33:00Z">
              <w:rPr/>
            </w:rPrChange>
          </w:rPr>
          <w:t>deg</w:t>
        </w:r>
        <w:r w:rsidR="000E48F1">
          <w:t>] for degrees o</w:t>
        </w:r>
      </w:ins>
      <w:ins w:id="145" w:author="Steve Maas" w:date="2014-04-17T12:20:00Z">
        <w:r w:rsidR="00645169">
          <w:t>r</w:t>
        </w:r>
      </w:ins>
      <w:ins w:id="146" w:author="Steve Maas" w:date="2014-04-17T12:19:00Z">
        <w:r w:rsidR="000E48F1">
          <w:t xml:space="preserve"> [</w:t>
        </w:r>
        <w:r w:rsidR="000E48F1" w:rsidRPr="00B578EA">
          <w:rPr>
            <w:b/>
            <w:rPrChange w:id="147" w:author="Gerard" w:date="2014-04-21T19:33:00Z">
              <w:rPr/>
            </w:rPrChange>
          </w:rPr>
          <w:t>rad</w:t>
        </w:r>
        <w:r w:rsidR="000E48F1">
          <w:t>] for radians.</w:t>
        </w:r>
      </w:ins>
    </w:p>
    <w:p w14:paraId="4DFAD6B8" w14:textId="77777777" w:rsidR="00D76AC5" w:rsidRDefault="00D76AC5" w:rsidP="00A75DF0">
      <w:pPr>
        <w:rPr>
          <w:ins w:id="148" w:author="Steve Maas" w:date="2014-04-21T10:32:00Z"/>
        </w:rPr>
      </w:pPr>
    </w:p>
    <w:p w14:paraId="2B0C2883" w14:textId="7F6849C7" w:rsidR="00D76AC5" w:rsidRDefault="00824244" w:rsidP="00A75DF0">
      <w:pPr>
        <w:rPr>
          <w:ins w:id="149" w:author="Gerard" w:date="2014-04-21T19:44:00Z"/>
        </w:rPr>
      </w:pPr>
      <w:ins w:id="150" w:author="Steve Maas" w:date="2014-04-21T10:33:00Z">
        <w:r>
          <w:t xml:space="preserve">When </w:t>
        </w:r>
        <w:del w:id="151" w:author="Gerard" w:date="2014-04-21T19:34:00Z">
          <w:r w:rsidDel="00B578EA">
            <w:delText>choosing</w:delText>
          </w:r>
        </w:del>
      </w:ins>
      <w:ins w:id="152" w:author="Gerard" w:date="2014-04-21T19:34:00Z">
        <w:r w:rsidR="00B578EA">
          <w:t>adopting</w:t>
        </w:r>
      </w:ins>
      <w:ins w:id="153" w:author="Steve Maas" w:date="2014-04-21T10:33:00Z">
        <w:r>
          <w:t xml:space="preserve"> a consistent set of units, </w:t>
        </w:r>
      </w:ins>
      <w:ins w:id="154" w:author="Gerard" w:date="2014-04-21T19:34:00Z">
        <w:r w:rsidR="00B578EA">
          <w:t xml:space="preserve">first choose </w:t>
        </w:r>
      </w:ins>
      <w:ins w:id="155" w:author="Gerard" w:date="2014-04-21T19:35:00Z">
        <w:r w:rsidR="00B578EA">
          <w:t xml:space="preserve">a </w:t>
        </w:r>
      </w:ins>
      <w:ins w:id="156" w:author="Gerard" w:date="2014-04-21T19:34:00Z">
        <w:r w:rsidR="00B578EA">
          <w:t>primary set of units</w:t>
        </w:r>
      </w:ins>
      <w:ins w:id="157" w:author="Gerard" w:date="2014-04-21T19:36:00Z">
        <w:r w:rsidR="00B578EA">
          <w:t>,</w:t>
        </w:r>
      </w:ins>
      <w:ins w:id="158" w:author="Gerard" w:date="2014-04-21T19:35:00Z">
        <w:r w:rsidR="00B578EA">
          <w:t xml:space="preserve"> </w:t>
        </w:r>
      </w:ins>
      <w:ins w:id="159" w:author="Gerard" w:date="2014-04-21T19:36:00Z">
        <w:del w:id="160" w:author="Steve Maas" w:date="2014-04-21T17:58:00Z">
          <w:r w:rsidR="00B578EA" w:rsidDel="002431F4">
            <w:delText>then</w:delText>
          </w:r>
        </w:del>
      </w:ins>
      <w:ins w:id="161" w:author="Steve Maas" w:date="2014-04-21T17:58:00Z">
        <w:r w:rsidR="002431F4">
          <w:t>and then</w:t>
        </w:r>
      </w:ins>
      <w:ins w:id="162" w:author="Gerard" w:date="2014-04-21T19:36:00Z">
        <w:r w:rsidR="00B578EA">
          <w:t xml:space="preserve"> </w:t>
        </w:r>
      </w:ins>
      <w:ins w:id="163" w:author="Gerard" w:date="2014-04-21T19:35:00Z">
        <w:r w:rsidR="00B578EA">
          <w:t xml:space="preserve">determine </w:t>
        </w:r>
      </w:ins>
      <w:ins w:id="164" w:author="Gerard" w:date="2014-04-21T19:36:00Z">
        <w:r w:rsidR="00B578EA">
          <w:t>the remaining derived units.</w:t>
        </w:r>
      </w:ins>
      <w:ins w:id="165" w:author="Steve Maas" w:date="2014-04-21T10:33:00Z">
        <w:del w:id="166" w:author="Gerard" w:date="2014-04-21T19:34:00Z">
          <w:r w:rsidDel="00B578EA">
            <w:delText xml:space="preserve">it is important to realize that not all quantities </w:delText>
          </w:r>
        </w:del>
      </w:ins>
      <w:ins w:id="167" w:author="Steve Maas" w:date="2014-04-21T10:34:00Z">
        <w:del w:id="168" w:author="Gerard" w:date="2014-04-21T19:34:00Z">
          <w:r w:rsidDel="00B578EA">
            <w:delText xml:space="preserve">defined above </w:delText>
          </w:r>
        </w:del>
      </w:ins>
      <w:ins w:id="169" w:author="Steve Maas" w:date="2014-04-21T10:33:00Z">
        <w:del w:id="170" w:author="Gerard" w:date="2014-04-21T19:34:00Z">
          <w:r w:rsidDel="00B578EA">
            <w:delText xml:space="preserve">can be </w:delText>
          </w:r>
        </w:del>
      </w:ins>
      <w:ins w:id="171" w:author="Steve Maas" w:date="2014-04-21T10:34:00Z">
        <w:del w:id="172" w:author="Gerard" w:date="2014-04-21T19:34:00Z">
          <w:r w:rsidDel="00B578EA">
            <w:delText>used independently. You must first choose a set of base units</w:delText>
          </w:r>
        </w:del>
      </w:ins>
      <w:ins w:id="173" w:author="Steve Maas" w:date="2014-04-21T10:35:00Z">
        <w:del w:id="174" w:author="Gerard" w:date="2014-04-21T19:34:00Z">
          <w:r w:rsidDel="00B578EA">
            <w:delText xml:space="preserve"> (the number of which is determined by the physics of the problem)</w:delText>
          </w:r>
        </w:del>
      </w:ins>
      <w:ins w:id="175" w:author="Steve Maas" w:date="2014-04-21T10:34:00Z">
        <w:del w:id="176" w:author="Gerard" w:date="2014-04-21T19:34:00Z">
          <w:r w:rsidDel="00B578EA">
            <w:delText>, and</w:delText>
          </w:r>
        </w:del>
        <w:del w:id="177" w:author="Gerard" w:date="2014-04-21T19:36:00Z">
          <w:r w:rsidDel="00B578EA">
            <w:delText xml:space="preserve"> express all other quantities in terms of these base units.</w:delText>
          </w:r>
        </w:del>
        <w:r>
          <w:t xml:space="preserve"> </w:t>
        </w:r>
      </w:ins>
      <w:ins w:id="178" w:author="Steve Maas" w:date="2014-04-21T10:35:00Z">
        <w:r>
          <w:t xml:space="preserve">For example, in typical problems in </w:t>
        </w:r>
      </w:ins>
      <w:ins w:id="179" w:author="Gerard" w:date="2014-04-21T19:46:00Z">
        <w:r w:rsidR="0003388B">
          <w:t xml:space="preserve">solid </w:t>
        </w:r>
      </w:ins>
      <w:ins w:id="180" w:author="Steve Maas" w:date="2014-04-21T10:35:00Z">
        <w:r>
          <w:t>mechanics</w:t>
        </w:r>
      </w:ins>
      <w:ins w:id="181" w:author="Gerard" w:date="2014-04-21T19:36:00Z">
        <w:r w:rsidR="00B578EA">
          <w:t>,</w:t>
        </w:r>
      </w:ins>
      <w:ins w:id="182" w:author="Steve Maas" w:date="2014-04-21T10:35:00Z">
        <w:r>
          <w:t xml:space="preserve"> </w:t>
        </w:r>
        <w:del w:id="183" w:author="Gerard" w:date="2014-04-21T19:37:00Z">
          <w:r w:rsidDel="002F15F4">
            <w:delText xml:space="preserve">you need to choose </w:delText>
          </w:r>
        </w:del>
      </w:ins>
      <w:ins w:id="184" w:author="Gerard" w:date="2014-04-21T19:37:00Z">
        <w:r w:rsidR="002F15F4">
          <w:t xml:space="preserve">the primary set consists of </w:t>
        </w:r>
      </w:ins>
      <w:ins w:id="185" w:author="Steve Maas" w:date="2014-04-21T10:35:00Z">
        <w:r>
          <w:t xml:space="preserve">three </w:t>
        </w:r>
        <w:del w:id="186" w:author="Gerard" w:date="2014-04-21T19:37:00Z">
          <w:r w:rsidDel="002F15F4">
            <w:delText xml:space="preserve">base </w:delText>
          </w:r>
        </w:del>
        <w:r>
          <w:t xml:space="preserve">units. If you choose </w:t>
        </w:r>
      </w:ins>
      <w:ins w:id="187" w:author="Gerard" w:date="2014-04-21T19:37:00Z">
        <w:r w:rsidR="002F15F4">
          <w:t>[</w:t>
        </w:r>
        <w:r w:rsidR="002F15F4">
          <w:rPr>
            <w:b/>
          </w:rPr>
          <w:t>M</w:t>
        </w:r>
        <w:r w:rsidR="002F15F4">
          <w:t>]=kg</w:t>
        </w:r>
      </w:ins>
      <w:ins w:id="188" w:author="Steve Maas" w:date="2014-04-21T10:39:00Z">
        <w:del w:id="189" w:author="Gerard" w:date="2014-04-21T19:37:00Z">
          <w:r w:rsidDel="002F15F4">
            <w:delText>kilogram (</w:delText>
          </w:r>
        </w:del>
      </w:ins>
      <w:ins w:id="190" w:author="Steve Maas" w:date="2014-04-21T10:36:00Z">
        <w:del w:id="191" w:author="Gerard" w:date="2014-04-21T19:37:00Z">
          <w:r w:rsidDel="002F15F4">
            <w:rPr>
              <w:i/>
            </w:rPr>
            <w:delText>kg</w:delText>
          </w:r>
        </w:del>
      </w:ins>
      <w:ins w:id="192" w:author="Steve Maas" w:date="2014-04-21T10:39:00Z">
        <w:del w:id="193" w:author="Gerard" w:date="2014-04-21T19:37:00Z">
          <w:r w:rsidDel="002F15F4">
            <w:delText>)</w:delText>
          </w:r>
        </w:del>
      </w:ins>
      <w:ins w:id="194" w:author="Steve Maas" w:date="2014-04-21T10:36:00Z">
        <w:del w:id="195" w:author="Gerard" w:date="2014-04-21T19:37:00Z">
          <w:r w:rsidDel="002F15F4">
            <w:rPr>
              <w:i/>
            </w:rPr>
            <w:delText xml:space="preserve"> </w:delText>
          </w:r>
          <w:r w:rsidDel="002F15F4">
            <w:delText xml:space="preserve">for </w:delText>
          </w:r>
        </w:del>
      </w:ins>
      <w:ins w:id="196" w:author="Steve Maas" w:date="2014-04-21T10:35:00Z">
        <w:del w:id="197" w:author="Gerard" w:date="2014-04-21T19:37:00Z">
          <w:r w:rsidDel="002F15F4">
            <w:delText>mass</w:delText>
          </w:r>
        </w:del>
      </w:ins>
      <w:ins w:id="198" w:author="Steve Maas" w:date="2014-04-21T10:36:00Z">
        <w:r>
          <w:t>,</w:t>
        </w:r>
      </w:ins>
      <w:ins w:id="199" w:author="Steve Maas" w:date="2014-04-21T10:35:00Z">
        <w:r>
          <w:t xml:space="preserve"> </w:t>
        </w:r>
      </w:ins>
      <w:ins w:id="200" w:author="Gerard" w:date="2014-04-21T19:37:00Z">
        <w:r w:rsidR="002F15F4">
          <w:t>[</w:t>
        </w:r>
        <w:r w:rsidR="002F15F4">
          <w:rPr>
            <w:b/>
          </w:rPr>
          <w:t>L</w:t>
        </w:r>
        <w:r w:rsidR="002F15F4">
          <w:t>]=</w:t>
        </w:r>
      </w:ins>
      <w:ins w:id="201" w:author="Steve Maas" w:date="2014-04-21T10:39:00Z">
        <w:r>
          <w:t>m</w:t>
        </w:r>
        <w:del w:id="202" w:author="Gerard" w:date="2014-04-21T19:37:00Z">
          <w:r w:rsidDel="002F15F4">
            <w:delText>eter (</w:delText>
          </w:r>
        </w:del>
      </w:ins>
      <w:ins w:id="203" w:author="Steve Maas" w:date="2014-04-21T10:36:00Z">
        <w:del w:id="204" w:author="Gerard" w:date="2014-04-21T19:37:00Z">
          <w:r w:rsidDel="002F15F4">
            <w:rPr>
              <w:i/>
            </w:rPr>
            <w:delText>m</w:delText>
          </w:r>
        </w:del>
      </w:ins>
      <w:ins w:id="205" w:author="Steve Maas" w:date="2014-04-21T10:39:00Z">
        <w:del w:id="206" w:author="Gerard" w:date="2014-04-21T19:37:00Z">
          <w:r w:rsidDel="002F15F4">
            <w:delText>)</w:delText>
          </w:r>
        </w:del>
      </w:ins>
      <w:ins w:id="207" w:author="Gerard" w:date="2014-04-21T19:37:00Z">
        <w:r w:rsidR="002F15F4">
          <w:t>,</w:t>
        </w:r>
      </w:ins>
      <w:ins w:id="208" w:author="Steve Maas" w:date="2014-04-21T10:36:00Z">
        <w:r>
          <w:rPr>
            <w:i/>
          </w:rPr>
          <w:t xml:space="preserve"> </w:t>
        </w:r>
        <w:del w:id="209" w:author="Gerard" w:date="2014-04-21T19:38:00Z">
          <w:r w:rsidDel="002F15F4">
            <w:delText xml:space="preserve">for length </w:delText>
          </w:r>
        </w:del>
      </w:ins>
      <w:ins w:id="210" w:author="Steve Maas" w:date="2014-04-21T10:35:00Z">
        <w:r>
          <w:t xml:space="preserve">and </w:t>
        </w:r>
      </w:ins>
      <w:ins w:id="211" w:author="Gerard" w:date="2014-04-21T19:38:00Z">
        <w:r w:rsidR="002F15F4">
          <w:t>[</w:t>
        </w:r>
        <w:r w:rsidR="002F15F4">
          <w:rPr>
            <w:b/>
          </w:rPr>
          <w:t>t</w:t>
        </w:r>
        <w:r w:rsidR="002F15F4">
          <w:t>]=</w:t>
        </w:r>
      </w:ins>
      <w:ins w:id="212" w:author="Steve Maas" w:date="2014-04-21T11:14:00Z">
        <w:r w:rsidR="00954D13">
          <w:t>s</w:t>
        </w:r>
        <w:del w:id="213" w:author="Gerard" w:date="2014-04-21T19:38:00Z">
          <w:r w:rsidR="00954D13" w:rsidDel="002F15F4">
            <w:delText>econds</w:delText>
          </w:r>
        </w:del>
      </w:ins>
      <w:ins w:id="214" w:author="Steve Maas" w:date="2014-04-21T10:36:00Z">
        <w:del w:id="215" w:author="Gerard" w:date="2014-04-21T19:38:00Z">
          <w:r w:rsidDel="002F15F4">
            <w:rPr>
              <w:i/>
            </w:rPr>
            <w:delText xml:space="preserve"> </w:delText>
          </w:r>
          <w:r w:rsidDel="002F15F4">
            <w:delText>(</w:delText>
          </w:r>
          <w:r w:rsidDel="002F15F4">
            <w:rPr>
              <w:i/>
            </w:rPr>
            <w:delText>s</w:delText>
          </w:r>
          <w:r w:rsidDel="002F15F4">
            <w:delText>)</w:delText>
          </w:r>
          <w:r w:rsidDel="002F15F4">
            <w:rPr>
              <w:i/>
            </w:rPr>
            <w:delText xml:space="preserve"> </w:delText>
          </w:r>
          <w:r w:rsidDel="002F15F4">
            <w:delText>for time</w:delText>
          </w:r>
        </w:del>
      </w:ins>
      <w:ins w:id="216" w:author="Steve Maas" w:date="2014-04-21T10:35:00Z">
        <w:r>
          <w:t xml:space="preserve">, </w:t>
        </w:r>
      </w:ins>
      <w:ins w:id="217" w:author="Gerard" w:date="2014-04-21T19:38:00Z">
        <w:r w:rsidR="002F15F4">
          <w:t>then [</w:t>
        </w:r>
        <w:r w:rsidR="002F15F4">
          <w:rPr>
            <w:b/>
          </w:rPr>
          <w:t>F</w:t>
        </w:r>
        <w:r w:rsidR="002F15F4">
          <w:t>]=N and [</w:t>
        </w:r>
        <w:r w:rsidR="002F15F4">
          <w:rPr>
            <w:b/>
          </w:rPr>
          <w:t>P</w:t>
        </w:r>
        <w:r w:rsidR="002F15F4">
          <w:t>]=Pa</w:t>
        </w:r>
      </w:ins>
      <w:ins w:id="218" w:author="Steve Maas" w:date="2014-04-21T10:37:00Z">
        <w:del w:id="219" w:author="Gerard" w:date="2014-04-21T19:38:00Z">
          <w:r w:rsidDel="002F15F4">
            <w:delText>force must be expressed in Newtons (</w:delText>
          </w:r>
          <w:r w:rsidDel="002F15F4">
            <w:rPr>
              <w:i/>
            </w:rPr>
            <w:delText>kg</w:delText>
          </w:r>
        </w:del>
      </w:ins>
      <w:ins w:id="220" w:author="Steve Maas" w:date="2014-04-21T10:38:00Z">
        <w:del w:id="221" w:author="Gerard" w:date="2014-04-21T19:38:00Z">
          <w:r w:rsidDel="002F15F4">
            <w:rPr>
              <w:i/>
            </w:rPr>
            <w:delText>.</w:delText>
          </w:r>
        </w:del>
      </w:ins>
      <w:ins w:id="222" w:author="Steve Maas" w:date="2014-04-21T10:37:00Z">
        <w:del w:id="223" w:author="Gerard" w:date="2014-04-21T19:38:00Z">
          <w:r w:rsidDel="002F15F4">
            <w:rPr>
              <w:i/>
            </w:rPr>
            <w:delText>m</w:delText>
          </w:r>
        </w:del>
      </w:ins>
      <w:ins w:id="224" w:author="Steve Maas" w:date="2014-04-21T10:38:00Z">
        <w:del w:id="225" w:author="Gerard" w:date="2014-04-21T19:38:00Z">
          <w:r w:rsidDel="002F15F4">
            <w:rPr>
              <w:i/>
            </w:rPr>
            <w:delText>/</w:delText>
          </w:r>
        </w:del>
      </w:ins>
      <w:ins w:id="226" w:author="Steve Maas" w:date="2014-04-21T10:37:00Z">
        <w:del w:id="227" w:author="Gerard" w:date="2014-04-21T19:38:00Z">
          <w:r w:rsidDel="002F15F4">
            <w:rPr>
              <w:i/>
            </w:rPr>
            <w:delText>s</w:delText>
          </w:r>
          <w:r w:rsidDel="002F15F4">
            <w:rPr>
              <w:i/>
              <w:vertAlign w:val="superscript"/>
            </w:rPr>
            <w:delText>2</w:delText>
          </w:r>
          <w:r w:rsidDel="002F15F4">
            <w:delText>) and stress in Pascal (</w:delText>
          </w:r>
        </w:del>
      </w:ins>
      <w:ins w:id="228" w:author="Steve Maas" w:date="2014-04-21T10:38:00Z">
        <w:del w:id="229" w:author="Gerard" w:date="2014-04-21T19:38:00Z">
          <w:r w:rsidDel="002F15F4">
            <w:rPr>
              <w:i/>
            </w:rPr>
            <w:delText>kg/m.s</w:delText>
          </w:r>
          <w:r w:rsidDel="002F15F4">
            <w:rPr>
              <w:i/>
              <w:vertAlign w:val="superscript"/>
            </w:rPr>
            <w:delText>2</w:delText>
          </w:r>
          <w:r w:rsidDel="002F15F4">
            <w:delText>)</w:delText>
          </w:r>
        </w:del>
        <w:r>
          <w:t xml:space="preserve">. </w:t>
        </w:r>
      </w:ins>
      <w:ins w:id="230" w:author="Steve Maas" w:date="2014-04-21T10:39:00Z">
        <w:r>
          <w:t xml:space="preserve">Alternatively, if you choose </w:t>
        </w:r>
      </w:ins>
      <w:ins w:id="231" w:author="Gerard" w:date="2014-04-21T19:38:00Z">
        <w:r w:rsidR="002F15F4">
          <w:t>[</w:t>
        </w:r>
        <w:r w:rsidR="002F15F4">
          <w:rPr>
            <w:b/>
          </w:rPr>
          <w:t>L</w:t>
        </w:r>
      </w:ins>
      <w:proofErr w:type="gramStart"/>
      <w:ins w:id="232" w:author="Gerard" w:date="2014-04-21T19:39:00Z">
        <w:r w:rsidR="002F15F4">
          <w:t>]=</w:t>
        </w:r>
        <w:proofErr w:type="gramEnd"/>
        <w:r w:rsidR="002F15F4">
          <w:t>mm</w:t>
        </w:r>
      </w:ins>
      <w:ins w:id="233" w:author="Steve Maas" w:date="2014-04-21T10:39:00Z">
        <w:del w:id="234" w:author="Gerard" w:date="2014-04-21T19:39:00Z">
          <w:r w:rsidDel="002F15F4">
            <w:delText>millimeter (</w:delText>
          </w:r>
          <w:r w:rsidDel="002F15F4">
            <w:rPr>
              <w:i/>
            </w:rPr>
            <w:delText>mm</w:delText>
          </w:r>
          <w:r w:rsidDel="002F15F4">
            <w:delText>) for length</w:delText>
          </w:r>
        </w:del>
        <w:r>
          <w:t xml:space="preserve">, </w:t>
        </w:r>
      </w:ins>
      <w:ins w:id="235" w:author="Gerard" w:date="2014-04-21T19:39:00Z">
        <w:r w:rsidR="002F15F4">
          <w:t>[</w:t>
        </w:r>
        <w:r w:rsidR="002F15F4">
          <w:rPr>
            <w:b/>
          </w:rPr>
          <w:t>F</w:t>
        </w:r>
        <w:r w:rsidR="002F15F4">
          <w:t>]=</w:t>
        </w:r>
      </w:ins>
      <w:ins w:id="236" w:author="Steve Maas" w:date="2014-04-21T10:39:00Z">
        <w:r>
          <w:t>N</w:t>
        </w:r>
        <w:del w:id="237" w:author="Gerard" w:date="2014-04-21T19:39:00Z">
          <w:r w:rsidDel="002F15F4">
            <w:delText>ewton (</w:delText>
          </w:r>
        </w:del>
      </w:ins>
      <w:ins w:id="238" w:author="Steve Maas" w:date="2014-04-21T10:40:00Z">
        <w:del w:id="239" w:author="Gerard" w:date="2014-04-21T19:39:00Z">
          <w:r w:rsidDel="002F15F4">
            <w:rPr>
              <w:i/>
            </w:rPr>
            <w:delText>N</w:delText>
          </w:r>
          <w:r w:rsidDel="002F15F4">
            <w:delText>) for force</w:delText>
          </w:r>
        </w:del>
        <w:r>
          <w:t xml:space="preserve"> and </w:t>
        </w:r>
      </w:ins>
      <w:ins w:id="240" w:author="Gerard" w:date="2014-04-21T19:39:00Z">
        <w:r w:rsidR="002F15F4">
          <w:t>[</w:t>
        </w:r>
        <w:r w:rsidR="002F15F4">
          <w:rPr>
            <w:b/>
          </w:rPr>
          <w:t>T</w:t>
        </w:r>
        <w:r w:rsidR="002F15F4">
          <w:t>]=</w:t>
        </w:r>
      </w:ins>
      <w:ins w:id="241" w:author="Steve Maas" w:date="2014-04-21T11:18:00Z">
        <w:r w:rsidR="007F51A5">
          <w:t>s</w:t>
        </w:r>
        <w:del w:id="242" w:author="Gerard" w:date="2014-04-21T19:39:00Z">
          <w:r w:rsidR="007F51A5" w:rsidDel="002F15F4">
            <w:delText xml:space="preserve">econds </w:delText>
          </w:r>
        </w:del>
      </w:ins>
      <w:ins w:id="243" w:author="Steve Maas" w:date="2014-04-21T10:40:00Z">
        <w:del w:id="244" w:author="Gerard" w:date="2014-04-21T19:39:00Z">
          <w:r w:rsidDel="002F15F4">
            <w:delText>(</w:delText>
          </w:r>
        </w:del>
      </w:ins>
      <w:ins w:id="245" w:author="Steve Maas" w:date="2014-04-21T11:18:00Z">
        <w:del w:id="246" w:author="Gerard" w:date="2014-04-21T19:39:00Z">
          <w:r w:rsidR="007F51A5" w:rsidDel="002F15F4">
            <w:rPr>
              <w:i/>
            </w:rPr>
            <w:delText>s</w:delText>
          </w:r>
        </w:del>
      </w:ins>
      <w:ins w:id="247" w:author="Steve Maas" w:date="2014-04-21T10:40:00Z">
        <w:del w:id="248" w:author="Gerard" w:date="2014-04-21T19:39:00Z">
          <w:r w:rsidDel="002F15F4">
            <w:delText xml:space="preserve">) for </w:delText>
          </w:r>
        </w:del>
      </w:ins>
      <w:ins w:id="249" w:author="Steve Maas" w:date="2014-04-21T11:18:00Z">
        <w:del w:id="250" w:author="Gerard" w:date="2014-04-21T19:39:00Z">
          <w:r w:rsidR="007F51A5" w:rsidDel="002F15F4">
            <w:delText>time</w:delText>
          </w:r>
        </w:del>
        <w:r w:rsidR="007F51A5">
          <w:t xml:space="preserve"> </w:t>
        </w:r>
      </w:ins>
      <w:ins w:id="251" w:author="Steve Maas" w:date="2014-04-21T10:40:00Z">
        <w:r>
          <w:t xml:space="preserve">as the </w:t>
        </w:r>
        <w:del w:id="252" w:author="Gerard" w:date="2014-04-21T19:39:00Z">
          <w:r w:rsidDel="002F15F4">
            <w:delText>three base units</w:delText>
          </w:r>
        </w:del>
      </w:ins>
      <w:ins w:id="253" w:author="Gerard" w:date="2014-04-21T19:39:00Z">
        <w:r w:rsidR="002F15F4">
          <w:t>primary set</w:t>
        </w:r>
      </w:ins>
      <w:ins w:id="254" w:author="Steve Maas" w:date="2014-04-21T10:40:00Z">
        <w:r>
          <w:t>, the</w:t>
        </w:r>
      </w:ins>
      <w:ins w:id="255" w:author="Gerard" w:date="2014-04-21T19:39:00Z">
        <w:r w:rsidR="002F15F4">
          <w:t>n</w:t>
        </w:r>
      </w:ins>
      <w:ins w:id="256" w:author="Steve Maas" w:date="2014-04-21T10:40:00Z">
        <w:r>
          <w:t xml:space="preserve"> </w:t>
        </w:r>
      </w:ins>
      <w:ins w:id="257" w:author="Gerard" w:date="2014-04-21T19:39:00Z">
        <w:r w:rsidR="002F15F4">
          <w:t>[</w:t>
        </w:r>
        <w:r w:rsidR="002F15F4">
          <w:rPr>
            <w:b/>
          </w:rPr>
          <w:t>P</w:t>
        </w:r>
        <w:r w:rsidR="002F15F4">
          <w:t>]=</w:t>
        </w:r>
      </w:ins>
      <w:ins w:id="258" w:author="Steve Maas" w:date="2014-04-21T10:40:00Z">
        <w:del w:id="259" w:author="Gerard" w:date="2014-04-21T19:39:00Z">
          <w:r w:rsidDel="002F15F4">
            <w:delText xml:space="preserve">stress must be expressed in </w:delText>
          </w:r>
        </w:del>
        <w:r>
          <w:t>MPa</w:t>
        </w:r>
      </w:ins>
      <w:ins w:id="260" w:author="Steve Maas" w:date="2014-04-21T10:54:00Z">
        <w:r w:rsidR="00693A71">
          <w:t xml:space="preserve"> (</w:t>
        </w:r>
      </w:ins>
      <w:ins w:id="261" w:author="Steve Maas" w:date="2014-04-21T11:00:00Z">
        <w:r w:rsidR="00693A71">
          <w:t xml:space="preserve">since 1 </w:t>
        </w:r>
      </w:ins>
      <w:ins w:id="262" w:author="Steve Maas" w:date="2014-04-21T10:54:00Z">
        <w:r w:rsidR="00693A71" w:rsidRPr="002F15F4">
          <w:rPr>
            <w:rPrChange w:id="263" w:author="Gerard" w:date="2014-04-21T19:42:00Z">
              <w:rPr>
                <w:i/>
              </w:rPr>
            </w:rPrChange>
          </w:rPr>
          <w:t>N/mm</w:t>
        </w:r>
        <w:r w:rsidR="00693A71" w:rsidRPr="002F15F4">
          <w:rPr>
            <w:vertAlign w:val="superscript"/>
            <w:rPrChange w:id="264" w:author="Gerard" w:date="2014-04-21T19:42:00Z">
              <w:rPr>
                <w:i/>
                <w:vertAlign w:val="superscript"/>
              </w:rPr>
            </w:rPrChange>
          </w:rPr>
          <w:t>2</w:t>
        </w:r>
      </w:ins>
      <w:ins w:id="265" w:author="Steve Maas" w:date="2014-04-21T11:09:00Z">
        <w:r w:rsidR="008B690D">
          <w:t xml:space="preserve"> = </w:t>
        </w:r>
        <w:r w:rsidR="008B690D" w:rsidRPr="0031019E">
          <w:t>10</w:t>
        </w:r>
        <w:r w:rsidR="008B690D" w:rsidRPr="0031019E">
          <w:rPr>
            <w:vertAlign w:val="superscript"/>
          </w:rPr>
          <w:t>6</w:t>
        </w:r>
        <w:r w:rsidR="008B690D">
          <w:rPr>
            <w:vertAlign w:val="superscript"/>
          </w:rPr>
          <w:t xml:space="preserve"> </w:t>
        </w:r>
      </w:ins>
      <w:ins w:id="266" w:author="Steve Maas" w:date="2014-04-21T11:10:00Z">
        <w:r w:rsidR="008B690D" w:rsidRPr="002F15F4">
          <w:rPr>
            <w:rPrChange w:id="267" w:author="Gerard" w:date="2014-04-21T19:42:00Z">
              <w:rPr>
                <w:i/>
              </w:rPr>
            </w:rPrChange>
          </w:rPr>
          <w:t>N/m</w:t>
        </w:r>
        <w:r w:rsidR="008B690D" w:rsidRPr="002F15F4">
          <w:rPr>
            <w:vertAlign w:val="superscript"/>
            <w:rPrChange w:id="268" w:author="Gerard" w:date="2014-04-21T19:42:00Z">
              <w:rPr>
                <w:i/>
                <w:vertAlign w:val="superscript"/>
              </w:rPr>
            </w:rPrChange>
          </w:rPr>
          <w:t>2</w:t>
        </w:r>
      </w:ins>
      <w:ins w:id="269" w:author="Steve Maas" w:date="2014-04-21T11:09:00Z">
        <w:r w:rsidR="008B690D">
          <w:t xml:space="preserve"> = 1 MPa</w:t>
        </w:r>
      </w:ins>
      <w:ins w:id="270" w:author="Steve Maas" w:date="2014-04-21T10:54:00Z">
        <w:r w:rsidR="00693A71">
          <w:t>)</w:t>
        </w:r>
      </w:ins>
      <w:ins w:id="271" w:author="Gerard" w:date="2014-04-21T19:39:00Z">
        <w:r w:rsidR="002F15F4">
          <w:t xml:space="preserve"> and [</w:t>
        </w:r>
        <w:r w:rsidR="002F15F4">
          <w:rPr>
            <w:b/>
          </w:rPr>
          <w:t>M</w:t>
        </w:r>
        <w:r w:rsidR="002F15F4">
          <w:t>]=</w:t>
        </w:r>
      </w:ins>
      <w:ins w:id="272" w:author="Gerard" w:date="2014-04-21T19:43:00Z">
        <w:r w:rsidR="002F15F4">
          <w:t>tonne (</w:t>
        </w:r>
      </w:ins>
      <w:ins w:id="273" w:author="Gerard" w:date="2014-04-21T19:39:00Z">
        <w:r w:rsidR="002F15F4">
          <w:t>t</w:t>
        </w:r>
      </w:ins>
      <w:ins w:id="274" w:author="Steve Maas" w:date="2014-04-21T17:56:00Z">
        <w:r w:rsidR="002431F4">
          <w:t>onne</w:t>
        </w:r>
      </w:ins>
      <w:ins w:id="275" w:author="Gerard" w:date="2014-04-21T19:43:00Z">
        <w:r w:rsidR="002F15F4">
          <w:t xml:space="preserve"> = N</w:t>
        </w:r>
        <w:r w:rsidR="002F15F4">
          <w:rPr>
            <w:b/>
          </w:rPr>
          <w:sym w:font="Symbol" w:char="F0D7"/>
        </w:r>
        <w:r w:rsidR="002F15F4">
          <w:t>s</w:t>
        </w:r>
        <w:r w:rsidR="002F15F4" w:rsidRPr="002F15F4">
          <w:rPr>
            <w:vertAlign w:val="superscript"/>
            <w:rPrChange w:id="276" w:author="Gerard" w:date="2014-04-21T19:43:00Z">
              <w:rPr/>
            </w:rPrChange>
          </w:rPr>
          <w:t>2</w:t>
        </w:r>
        <w:r w:rsidR="002F15F4">
          <w:t>/mm)</w:t>
        </w:r>
      </w:ins>
      <w:ins w:id="277" w:author="Steve Maas" w:date="2014-04-21T10:45:00Z">
        <w:r w:rsidR="00531FAC">
          <w:t>.</w:t>
        </w:r>
      </w:ins>
      <w:ins w:id="278" w:author="Steve Maas" w:date="2014-04-21T10:47:00Z">
        <w:r w:rsidR="00531FAC">
          <w:t xml:space="preserve"> </w:t>
        </w:r>
        <w:del w:id="279" w:author="Gerard" w:date="2014-04-21T19:40:00Z">
          <w:r w:rsidR="00531FAC" w:rsidDel="002F15F4">
            <w:delText>Note that you cannot choose base</w:delText>
          </w:r>
        </w:del>
      </w:ins>
      <w:ins w:id="280" w:author="Gerard" w:date="2014-04-21T19:40:00Z">
        <w:r w:rsidR="002F15F4">
          <w:t>The primary set of</w:t>
        </w:r>
      </w:ins>
      <w:ins w:id="281" w:author="Steve Maas" w:date="2014-04-21T10:47:00Z">
        <w:r w:rsidR="00531FAC">
          <w:t xml:space="preserve"> units </w:t>
        </w:r>
        <w:del w:id="282" w:author="Gerard" w:date="2014-04-21T19:40:00Z">
          <w:r w:rsidR="00531FAC" w:rsidDel="002F15F4">
            <w:delText xml:space="preserve">arbitrarily as they </w:delText>
          </w:r>
        </w:del>
        <w:r w:rsidR="00531FAC">
          <w:t xml:space="preserve">must be independent. For </w:t>
        </w:r>
      </w:ins>
      <w:ins w:id="283" w:author="Steve Maas" w:date="2014-04-21T10:48:00Z">
        <w:r w:rsidR="00531FAC">
          <w:t>instance</w:t>
        </w:r>
      </w:ins>
      <w:ins w:id="284" w:author="Steve Maas" w:date="2014-04-21T10:47:00Z">
        <w:r w:rsidR="00531FAC">
          <w:t xml:space="preserve">, in the last </w:t>
        </w:r>
      </w:ins>
      <w:ins w:id="285" w:author="Steve Maas" w:date="2014-04-21T10:48:00Z">
        <w:r w:rsidR="00531FAC">
          <w:t xml:space="preserve">example, you cannot choose </w:t>
        </w:r>
      </w:ins>
      <w:ins w:id="286" w:author="Gerard" w:date="2014-04-21T19:40:00Z">
        <w:r w:rsidR="002F15F4">
          <w:t>[</w:t>
        </w:r>
        <w:r w:rsidR="002F15F4">
          <w:rPr>
            <w:b/>
          </w:rPr>
          <w:t>P</w:t>
        </w:r>
        <w:r w:rsidR="002F15F4">
          <w:t xml:space="preserve">] </w:t>
        </w:r>
      </w:ins>
      <w:ins w:id="287" w:author="Steve Maas" w:date="2014-04-21T10:48:00Z">
        <w:del w:id="288" w:author="Gerard" w:date="2014-04-21T19:40:00Z">
          <w:r w:rsidR="00531FAC" w:rsidDel="002F15F4">
            <w:delText xml:space="preserve">stress </w:delText>
          </w:r>
        </w:del>
        <w:r w:rsidR="00531FAC">
          <w:t xml:space="preserve">as a </w:t>
        </w:r>
        <w:del w:id="289" w:author="Gerard" w:date="2014-04-21T19:40:00Z">
          <w:r w:rsidR="00531FAC" w:rsidDel="002F15F4">
            <w:delText xml:space="preserve">base </w:delText>
          </w:r>
        </w:del>
      </w:ins>
      <w:ins w:id="290" w:author="Gerard" w:date="2014-04-21T19:40:00Z">
        <w:r w:rsidR="002F15F4">
          <w:t xml:space="preserve">primary </w:t>
        </w:r>
      </w:ins>
      <w:ins w:id="291" w:author="Steve Maas" w:date="2014-04-21T10:48:00Z">
        <w:r w:rsidR="00531FAC">
          <w:t xml:space="preserve">unit as </w:t>
        </w:r>
        <w:del w:id="292" w:author="Gerard" w:date="2014-04-21T19:40:00Z">
          <w:r w:rsidR="00531FAC" w:rsidDel="002F15F4">
            <w:delText xml:space="preserve">this unit </w:delText>
          </w:r>
        </w:del>
      </w:ins>
      <w:ins w:id="293" w:author="Gerard" w:date="2014-04-21T19:40:00Z">
        <w:r w:rsidR="002F15F4">
          <w:t xml:space="preserve">it </w:t>
        </w:r>
      </w:ins>
      <w:ins w:id="294" w:author="Steve Maas" w:date="2014-04-21T10:48:00Z">
        <w:r w:rsidR="00531FAC">
          <w:t xml:space="preserve">can be expressed in terms of </w:t>
        </w:r>
      </w:ins>
      <w:ins w:id="295" w:author="Gerard" w:date="2014-04-21T19:41:00Z">
        <w:r w:rsidR="002F15F4">
          <w:t>[</w:t>
        </w:r>
      </w:ins>
      <w:ins w:id="296" w:author="Gerard" w:date="2014-04-21T19:44:00Z">
        <w:r w:rsidR="002F15F4">
          <w:rPr>
            <w:b/>
          </w:rPr>
          <w:t>F</w:t>
        </w:r>
      </w:ins>
      <w:ins w:id="297" w:author="Gerard" w:date="2014-04-21T19:41:00Z">
        <w:r w:rsidR="002F15F4">
          <w:t xml:space="preserve">] </w:t>
        </w:r>
      </w:ins>
      <w:ins w:id="298" w:author="Steve Maas" w:date="2014-04-21T10:48:00Z">
        <w:del w:id="299" w:author="Gerard" w:date="2014-04-21T19:41:00Z">
          <w:r w:rsidR="00531FAC" w:rsidDel="002F15F4">
            <w:delText xml:space="preserve">length </w:delText>
          </w:r>
        </w:del>
        <w:r w:rsidR="00531FAC">
          <w:t xml:space="preserve">and </w:t>
        </w:r>
      </w:ins>
      <w:ins w:id="300" w:author="Gerard" w:date="2014-04-21T19:41:00Z">
        <w:r w:rsidR="002F15F4">
          <w:t>[</w:t>
        </w:r>
      </w:ins>
      <w:ins w:id="301" w:author="Gerard" w:date="2014-04-21T19:44:00Z">
        <w:r w:rsidR="002F15F4">
          <w:rPr>
            <w:b/>
          </w:rPr>
          <w:t>L</w:t>
        </w:r>
      </w:ins>
      <w:ins w:id="302" w:author="Gerard" w:date="2014-04-21T19:41:00Z">
        <w:r w:rsidR="002F15F4">
          <w:t>]</w:t>
        </w:r>
      </w:ins>
      <w:ins w:id="303" w:author="Steve Maas" w:date="2014-04-21T17:57:00Z">
        <w:r w:rsidR="002431F4">
          <w:t xml:space="preserve"> (i.e. [</w:t>
        </w:r>
        <w:r w:rsidR="002431F4">
          <w:rPr>
            <w:b/>
          </w:rPr>
          <w:t>P</w:t>
        </w:r>
      </w:ins>
      <w:proofErr w:type="gramStart"/>
      <w:ins w:id="304" w:author="Steve Maas" w:date="2014-04-21T17:58:00Z">
        <w:r w:rsidR="002431F4">
          <w:t>]=</w:t>
        </w:r>
        <w:proofErr w:type="gramEnd"/>
        <w:r w:rsidR="002431F4">
          <w:t>[</w:t>
        </w:r>
        <w:r w:rsidR="002431F4">
          <w:rPr>
            <w:b/>
          </w:rPr>
          <w:t>F/L</w:t>
        </w:r>
        <w:r w:rsidR="002431F4">
          <w:rPr>
            <w:b/>
            <w:vertAlign w:val="superscript"/>
          </w:rPr>
          <w:t>2</w:t>
        </w:r>
        <w:r w:rsidR="002431F4">
          <w:t>]).</w:t>
        </w:r>
      </w:ins>
      <w:ins w:id="305" w:author="Steve Maas" w:date="2014-04-21T10:48:00Z">
        <w:r w:rsidR="00531FAC">
          <w:t xml:space="preserve"> </w:t>
        </w:r>
      </w:ins>
      <w:bookmarkStart w:id="306" w:name="_GoBack"/>
      <w:bookmarkEnd w:id="306"/>
    </w:p>
    <w:p w14:paraId="4FFC9E81" w14:textId="77777777" w:rsidR="002F15F4" w:rsidRDefault="002F15F4" w:rsidP="00A75DF0">
      <w:pPr>
        <w:rPr>
          <w:ins w:id="307" w:author="Gerard" w:date="2014-04-21T19:44:00Z"/>
        </w:rPr>
      </w:pPr>
    </w:p>
    <w:p w14:paraId="1F7B3CF6" w14:textId="77777777" w:rsidR="002F15F4" w:rsidRDefault="002F15F4" w:rsidP="002F15F4">
      <w:pPr>
        <w:pStyle w:val="Example"/>
        <w:rPr>
          <w:ins w:id="308" w:author="Gerard" w:date="2014-04-21T19:44:00Z"/>
        </w:rPr>
      </w:pPr>
      <w:ins w:id="309" w:author="Gerard" w:date="2014-04-21T19:44:00Z">
        <w:r>
          <w:t>Example:</w:t>
        </w:r>
      </w:ins>
    </w:p>
    <w:p w14:paraId="55DE7AD0" w14:textId="77777777" w:rsidR="002F15F4" w:rsidRDefault="002F15F4" w:rsidP="002F15F4">
      <w:pPr>
        <w:rPr>
          <w:ins w:id="310" w:author="Gerard" w:date="2014-04-21T19:44: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ins w:id="311" w:author="Gerard" w:date="2014-04-21T19:44:00Z"/>
        </w:trPr>
        <w:tc>
          <w:tcPr>
            <w:tcW w:w="0" w:type="auto"/>
            <w:gridSpan w:val="2"/>
            <w:shd w:val="clear" w:color="auto" w:fill="auto"/>
          </w:tcPr>
          <w:p w14:paraId="09531CEE" w14:textId="77777777" w:rsidR="002F15F4" w:rsidRPr="00E82C3F" w:rsidRDefault="002F15F4" w:rsidP="0003388B">
            <w:pPr>
              <w:rPr>
                <w:ins w:id="312" w:author="Gerard" w:date="2014-04-21T19:44:00Z"/>
                <w:b/>
              </w:rPr>
            </w:pPr>
            <w:ins w:id="313" w:author="Gerard" w:date="2014-04-21T19:44:00Z">
              <w:r w:rsidRPr="003B58FB">
                <w:rPr>
                  <w:b/>
                </w:rPr>
                <w:t xml:space="preserve">Primary </w:t>
              </w:r>
              <w:r w:rsidRPr="003841F2">
                <w:rPr>
                  <w:b/>
                </w:rPr>
                <w:t>U</w:t>
              </w:r>
              <w:r w:rsidRPr="00E82C3F">
                <w:rPr>
                  <w:b/>
                </w:rPr>
                <w:t>nits</w:t>
              </w:r>
            </w:ins>
          </w:p>
        </w:tc>
      </w:tr>
      <w:tr w:rsidR="002F15F4" w14:paraId="5052A45E" w14:textId="77777777" w:rsidTr="0003388B">
        <w:trPr>
          <w:cantSplit/>
          <w:jc w:val="center"/>
          <w:ins w:id="314" w:author="Gerard" w:date="2014-04-21T19:44:00Z"/>
        </w:trPr>
        <w:tc>
          <w:tcPr>
            <w:tcW w:w="0" w:type="auto"/>
            <w:shd w:val="clear" w:color="auto" w:fill="auto"/>
          </w:tcPr>
          <w:p w14:paraId="3AFF138D" w14:textId="77777777" w:rsidR="002F15F4" w:rsidRDefault="002F15F4" w:rsidP="0003388B">
            <w:pPr>
              <w:rPr>
                <w:ins w:id="315" w:author="Gerard" w:date="2014-04-21T19:44:00Z"/>
              </w:rPr>
            </w:pPr>
            <w:ins w:id="316" w:author="Gerard" w:date="2014-04-21T19:44:00Z">
              <w:r>
                <w:t>time</w:t>
              </w:r>
            </w:ins>
          </w:p>
        </w:tc>
        <w:tc>
          <w:tcPr>
            <w:tcW w:w="0" w:type="auto"/>
            <w:shd w:val="clear" w:color="auto" w:fill="auto"/>
          </w:tcPr>
          <w:p w14:paraId="669DD71F" w14:textId="77777777" w:rsidR="002F15F4" w:rsidRDefault="002F15F4" w:rsidP="0003388B">
            <w:pPr>
              <w:rPr>
                <w:ins w:id="317" w:author="Gerard" w:date="2014-04-21T19:44:00Z"/>
              </w:rPr>
            </w:pPr>
            <w:ins w:id="318" w:author="Gerard" w:date="2014-04-21T19:44:00Z">
              <w:r>
                <w:t>s</w:t>
              </w:r>
            </w:ins>
          </w:p>
        </w:tc>
      </w:tr>
      <w:tr w:rsidR="002F15F4" w14:paraId="6F7379E2" w14:textId="77777777" w:rsidTr="0003388B">
        <w:trPr>
          <w:jc w:val="center"/>
          <w:ins w:id="319" w:author="Gerard" w:date="2014-04-21T19:44:00Z"/>
        </w:trPr>
        <w:tc>
          <w:tcPr>
            <w:tcW w:w="0" w:type="auto"/>
            <w:shd w:val="clear" w:color="auto" w:fill="auto"/>
          </w:tcPr>
          <w:p w14:paraId="0D787767" w14:textId="77777777" w:rsidR="002F15F4" w:rsidRDefault="002F15F4" w:rsidP="0003388B">
            <w:pPr>
              <w:rPr>
                <w:ins w:id="320" w:author="Gerard" w:date="2014-04-21T19:44:00Z"/>
              </w:rPr>
            </w:pPr>
            <w:ins w:id="321" w:author="Gerard" w:date="2014-04-21T19:44:00Z">
              <w:r>
                <w:t>length</w:t>
              </w:r>
            </w:ins>
          </w:p>
        </w:tc>
        <w:tc>
          <w:tcPr>
            <w:tcW w:w="0" w:type="auto"/>
            <w:shd w:val="clear" w:color="auto" w:fill="auto"/>
          </w:tcPr>
          <w:p w14:paraId="6189684F" w14:textId="77777777" w:rsidR="002F15F4" w:rsidRDefault="002F15F4" w:rsidP="0003388B">
            <w:pPr>
              <w:rPr>
                <w:ins w:id="322" w:author="Gerard" w:date="2014-04-21T19:44:00Z"/>
              </w:rPr>
            </w:pPr>
            <w:ins w:id="323" w:author="Gerard" w:date="2014-04-21T19:44:00Z">
              <w:r>
                <w:t>mm</w:t>
              </w:r>
            </w:ins>
          </w:p>
        </w:tc>
      </w:tr>
      <w:tr w:rsidR="002F15F4" w14:paraId="46B609F2" w14:textId="77777777" w:rsidTr="0003388B">
        <w:trPr>
          <w:jc w:val="center"/>
          <w:ins w:id="324" w:author="Gerard" w:date="2014-04-21T19:44:00Z"/>
        </w:trPr>
        <w:tc>
          <w:tcPr>
            <w:tcW w:w="0" w:type="auto"/>
            <w:shd w:val="clear" w:color="auto" w:fill="auto"/>
          </w:tcPr>
          <w:p w14:paraId="3C17D57A" w14:textId="77777777" w:rsidR="002F15F4" w:rsidRDefault="002F15F4" w:rsidP="0003388B">
            <w:pPr>
              <w:rPr>
                <w:ins w:id="325" w:author="Gerard" w:date="2014-04-21T19:44:00Z"/>
              </w:rPr>
            </w:pPr>
            <w:ins w:id="326" w:author="Gerard" w:date="2014-04-21T19:44:00Z">
              <w:r>
                <w:t>force</w:t>
              </w:r>
            </w:ins>
          </w:p>
        </w:tc>
        <w:tc>
          <w:tcPr>
            <w:tcW w:w="0" w:type="auto"/>
            <w:shd w:val="clear" w:color="auto" w:fill="auto"/>
          </w:tcPr>
          <w:p w14:paraId="79658541" w14:textId="77777777" w:rsidR="002F15F4" w:rsidRDefault="002F15F4" w:rsidP="0003388B">
            <w:pPr>
              <w:rPr>
                <w:ins w:id="327" w:author="Gerard" w:date="2014-04-21T19:44:00Z"/>
              </w:rPr>
            </w:pPr>
            <w:ins w:id="328" w:author="Gerard" w:date="2014-04-21T19:44:00Z">
              <w:r>
                <w:t>N</w:t>
              </w:r>
            </w:ins>
          </w:p>
        </w:tc>
      </w:tr>
      <w:tr w:rsidR="002F15F4" w14:paraId="7BBE4448" w14:textId="77777777" w:rsidTr="0003388B">
        <w:trPr>
          <w:jc w:val="center"/>
          <w:ins w:id="329" w:author="Gerard" w:date="2014-04-21T19:44:00Z"/>
        </w:trPr>
        <w:tc>
          <w:tcPr>
            <w:tcW w:w="0" w:type="auto"/>
            <w:shd w:val="clear" w:color="auto" w:fill="auto"/>
          </w:tcPr>
          <w:p w14:paraId="50A86227" w14:textId="11547A39" w:rsidR="002F15F4" w:rsidRDefault="002F15F4" w:rsidP="0003388B">
            <w:pPr>
              <w:rPr>
                <w:ins w:id="330" w:author="Gerard" w:date="2014-04-21T19:44:00Z"/>
              </w:rPr>
            </w:pPr>
            <w:ins w:id="331" w:author="Gerard" w:date="2014-04-21T19:45:00Z">
              <w:r>
                <w:t>amount of substance</w:t>
              </w:r>
            </w:ins>
          </w:p>
        </w:tc>
        <w:tc>
          <w:tcPr>
            <w:tcW w:w="0" w:type="auto"/>
            <w:shd w:val="clear" w:color="auto" w:fill="auto"/>
          </w:tcPr>
          <w:p w14:paraId="66CA58D1" w14:textId="77777777" w:rsidR="002F15F4" w:rsidRDefault="002F15F4" w:rsidP="0003388B">
            <w:pPr>
              <w:rPr>
                <w:ins w:id="332" w:author="Gerard" w:date="2014-04-21T19:44:00Z"/>
              </w:rPr>
            </w:pPr>
            <w:ins w:id="333" w:author="Gerard" w:date="2014-04-21T19:44:00Z">
              <w:r>
                <w:t>nmol</w:t>
              </w:r>
            </w:ins>
          </w:p>
        </w:tc>
      </w:tr>
      <w:tr w:rsidR="002F15F4" w14:paraId="0EC1066F" w14:textId="77777777" w:rsidTr="0003388B">
        <w:trPr>
          <w:jc w:val="center"/>
          <w:ins w:id="334" w:author="Gerard" w:date="2014-04-21T19:44:00Z"/>
        </w:trPr>
        <w:tc>
          <w:tcPr>
            <w:tcW w:w="0" w:type="auto"/>
            <w:shd w:val="clear" w:color="auto" w:fill="auto"/>
          </w:tcPr>
          <w:p w14:paraId="4D4E6FBF" w14:textId="77777777" w:rsidR="002F15F4" w:rsidRDefault="002F15F4" w:rsidP="0003388B">
            <w:pPr>
              <w:rPr>
                <w:ins w:id="335" w:author="Gerard" w:date="2014-04-21T19:44:00Z"/>
              </w:rPr>
            </w:pPr>
            <w:ins w:id="336" w:author="Gerard" w:date="2014-04-21T19:44:00Z">
              <w:r>
                <w:t>charge</w:t>
              </w:r>
            </w:ins>
          </w:p>
        </w:tc>
        <w:tc>
          <w:tcPr>
            <w:tcW w:w="0" w:type="auto"/>
            <w:shd w:val="clear" w:color="auto" w:fill="auto"/>
          </w:tcPr>
          <w:p w14:paraId="5521DA50" w14:textId="77777777" w:rsidR="002F15F4" w:rsidRDefault="002F15F4" w:rsidP="0003388B">
            <w:pPr>
              <w:rPr>
                <w:ins w:id="337" w:author="Gerard" w:date="2014-04-21T19:44:00Z"/>
              </w:rPr>
            </w:pPr>
            <w:ins w:id="338" w:author="Gerard" w:date="2014-04-21T19:44:00Z">
              <w:r>
                <w:t>C</w:t>
              </w:r>
            </w:ins>
          </w:p>
        </w:tc>
      </w:tr>
      <w:tr w:rsidR="002F15F4" w14:paraId="2C75896C" w14:textId="77777777" w:rsidTr="0003388B">
        <w:trPr>
          <w:jc w:val="center"/>
          <w:ins w:id="339" w:author="Gerard" w:date="2014-04-21T19:44:00Z"/>
        </w:trPr>
        <w:tc>
          <w:tcPr>
            <w:tcW w:w="0" w:type="auto"/>
            <w:shd w:val="clear" w:color="auto" w:fill="auto"/>
          </w:tcPr>
          <w:p w14:paraId="1E207BDC" w14:textId="77777777" w:rsidR="002F15F4" w:rsidRDefault="002F15F4" w:rsidP="0003388B">
            <w:pPr>
              <w:rPr>
                <w:ins w:id="340" w:author="Gerard" w:date="2014-04-21T19:44:00Z"/>
              </w:rPr>
            </w:pPr>
            <w:ins w:id="341" w:author="Gerard" w:date="2014-04-21T19:44:00Z">
              <w:r>
                <w:t>temperature</w:t>
              </w:r>
            </w:ins>
          </w:p>
        </w:tc>
        <w:tc>
          <w:tcPr>
            <w:tcW w:w="0" w:type="auto"/>
            <w:shd w:val="clear" w:color="auto" w:fill="auto"/>
          </w:tcPr>
          <w:p w14:paraId="5F3C6EDA" w14:textId="77777777" w:rsidR="002F15F4" w:rsidRDefault="002F15F4" w:rsidP="0003388B">
            <w:pPr>
              <w:rPr>
                <w:ins w:id="342" w:author="Gerard" w:date="2014-04-21T19:44:00Z"/>
              </w:rPr>
            </w:pPr>
            <w:ins w:id="343" w:author="Gerard" w:date="2014-04-21T19:44:00Z">
              <w:r>
                <w:t>K</w:t>
              </w:r>
            </w:ins>
          </w:p>
        </w:tc>
      </w:tr>
      <w:tr w:rsidR="002F15F4" w14:paraId="276E36F3" w14:textId="77777777" w:rsidTr="0003388B">
        <w:trPr>
          <w:jc w:val="center"/>
          <w:ins w:id="344" w:author="Gerard" w:date="2014-04-21T19:44:00Z"/>
        </w:trPr>
        <w:tc>
          <w:tcPr>
            <w:tcW w:w="0" w:type="auto"/>
            <w:gridSpan w:val="2"/>
            <w:shd w:val="clear" w:color="auto" w:fill="auto"/>
          </w:tcPr>
          <w:p w14:paraId="3425C11D" w14:textId="77777777" w:rsidR="002F15F4" w:rsidRPr="003B58FB" w:rsidRDefault="002F15F4" w:rsidP="0003388B">
            <w:pPr>
              <w:rPr>
                <w:ins w:id="345" w:author="Gerard" w:date="2014-04-21T19:44:00Z"/>
                <w:b/>
              </w:rPr>
            </w:pPr>
            <w:ins w:id="346" w:author="Gerard" w:date="2014-04-21T19:44:00Z">
              <w:r w:rsidRPr="003B58FB">
                <w:rPr>
                  <w:b/>
                </w:rPr>
                <w:t>Derived Units</w:t>
              </w:r>
            </w:ins>
          </w:p>
        </w:tc>
      </w:tr>
      <w:tr w:rsidR="002F15F4" w14:paraId="0249A661" w14:textId="77777777" w:rsidTr="0003388B">
        <w:trPr>
          <w:jc w:val="center"/>
          <w:ins w:id="347" w:author="Gerard" w:date="2014-04-21T19:44:00Z"/>
        </w:trPr>
        <w:tc>
          <w:tcPr>
            <w:tcW w:w="0" w:type="auto"/>
            <w:shd w:val="clear" w:color="auto" w:fill="auto"/>
          </w:tcPr>
          <w:p w14:paraId="4A3ED1B5" w14:textId="77777777" w:rsidR="002F15F4" w:rsidRDefault="002F15F4" w:rsidP="0003388B">
            <w:pPr>
              <w:rPr>
                <w:ins w:id="348" w:author="Gerard" w:date="2014-04-21T19:44:00Z"/>
              </w:rPr>
            </w:pPr>
            <w:ins w:id="349" w:author="Gerard" w:date="2014-04-21T19:44:00Z">
              <w:r>
                <w:t>stress</w:t>
              </w:r>
            </w:ins>
          </w:p>
        </w:tc>
        <w:tc>
          <w:tcPr>
            <w:tcW w:w="0" w:type="auto"/>
            <w:shd w:val="clear" w:color="auto" w:fill="auto"/>
          </w:tcPr>
          <w:p w14:paraId="66FFE6E4" w14:textId="77777777" w:rsidR="002F15F4" w:rsidRDefault="002F15F4" w:rsidP="0003388B">
            <w:pPr>
              <w:rPr>
                <w:ins w:id="350" w:author="Gerard" w:date="2014-04-21T19:44:00Z"/>
              </w:rPr>
            </w:pPr>
            <w:ins w:id="351" w:author="Gerard" w:date="2014-04-21T19:44:00Z">
              <w:r>
                <w:t>N/mm</w:t>
              </w:r>
              <w:r w:rsidRPr="003B58FB">
                <w:rPr>
                  <w:vertAlign w:val="superscript"/>
                </w:rPr>
                <w:t>2</w:t>
              </w:r>
              <w:r>
                <w:t>, MPa</w:t>
              </w:r>
            </w:ins>
          </w:p>
        </w:tc>
      </w:tr>
      <w:tr w:rsidR="002F15F4" w14:paraId="268A2D46" w14:textId="77777777" w:rsidTr="0003388B">
        <w:trPr>
          <w:jc w:val="center"/>
          <w:ins w:id="352" w:author="Gerard" w:date="2014-04-21T19:44:00Z"/>
        </w:trPr>
        <w:tc>
          <w:tcPr>
            <w:tcW w:w="0" w:type="auto"/>
            <w:shd w:val="clear" w:color="auto" w:fill="auto"/>
          </w:tcPr>
          <w:p w14:paraId="5E8079C7" w14:textId="77777777" w:rsidR="002F15F4" w:rsidRDefault="002F15F4" w:rsidP="0003388B">
            <w:pPr>
              <w:rPr>
                <w:ins w:id="353" w:author="Gerard" w:date="2014-04-21T19:44:00Z"/>
              </w:rPr>
            </w:pPr>
            <w:ins w:id="354" w:author="Gerard" w:date="2014-04-21T19:44:00Z">
              <w:r>
                <w:lastRenderedPageBreak/>
                <w:t>permeability</w:t>
              </w:r>
            </w:ins>
          </w:p>
        </w:tc>
        <w:tc>
          <w:tcPr>
            <w:tcW w:w="0" w:type="auto"/>
            <w:shd w:val="clear" w:color="auto" w:fill="auto"/>
          </w:tcPr>
          <w:p w14:paraId="01CCBD63" w14:textId="77777777" w:rsidR="002F15F4" w:rsidRDefault="002F15F4" w:rsidP="0003388B">
            <w:pPr>
              <w:rPr>
                <w:ins w:id="355" w:author="Gerard" w:date="2014-04-21T19:44:00Z"/>
              </w:rPr>
            </w:pPr>
            <w:ins w:id="356" w:author="Gerard" w:date="2014-04-21T19:44:00Z">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ins>
          </w:p>
        </w:tc>
      </w:tr>
      <w:tr w:rsidR="002F15F4" w14:paraId="0D4C5A1E" w14:textId="77777777" w:rsidTr="0003388B">
        <w:trPr>
          <w:jc w:val="center"/>
          <w:ins w:id="357" w:author="Gerard" w:date="2014-04-21T19:44:00Z"/>
        </w:trPr>
        <w:tc>
          <w:tcPr>
            <w:tcW w:w="0" w:type="auto"/>
            <w:shd w:val="clear" w:color="auto" w:fill="auto"/>
          </w:tcPr>
          <w:p w14:paraId="1DF793A7" w14:textId="77777777" w:rsidR="002F15F4" w:rsidRDefault="002F15F4" w:rsidP="0003388B">
            <w:pPr>
              <w:rPr>
                <w:ins w:id="358" w:author="Gerard" w:date="2014-04-21T19:44:00Z"/>
              </w:rPr>
            </w:pPr>
            <w:ins w:id="359" w:author="Gerard" w:date="2014-04-21T19:44:00Z">
              <w:r>
                <w:t>diffusivity</w:t>
              </w:r>
            </w:ins>
          </w:p>
        </w:tc>
        <w:tc>
          <w:tcPr>
            <w:tcW w:w="0" w:type="auto"/>
            <w:shd w:val="clear" w:color="auto" w:fill="auto"/>
          </w:tcPr>
          <w:p w14:paraId="3DE82125" w14:textId="77777777" w:rsidR="002F15F4" w:rsidRDefault="002F15F4" w:rsidP="0003388B">
            <w:pPr>
              <w:rPr>
                <w:ins w:id="360" w:author="Gerard" w:date="2014-04-21T19:44:00Z"/>
              </w:rPr>
            </w:pPr>
            <w:ins w:id="361" w:author="Gerard" w:date="2014-04-21T19:44:00Z">
              <w:r>
                <w:t>mm</w:t>
              </w:r>
              <w:r w:rsidRPr="003B58FB">
                <w:rPr>
                  <w:vertAlign w:val="superscript"/>
                </w:rPr>
                <w:t>2</w:t>
              </w:r>
              <w:r>
                <w:t>/s</w:t>
              </w:r>
            </w:ins>
          </w:p>
        </w:tc>
      </w:tr>
      <w:tr w:rsidR="002F15F4" w14:paraId="3F4D40E8" w14:textId="77777777" w:rsidTr="0003388B">
        <w:trPr>
          <w:jc w:val="center"/>
          <w:ins w:id="362" w:author="Gerard" w:date="2014-04-21T19:44:00Z"/>
        </w:trPr>
        <w:tc>
          <w:tcPr>
            <w:tcW w:w="0" w:type="auto"/>
            <w:shd w:val="clear" w:color="auto" w:fill="auto"/>
          </w:tcPr>
          <w:p w14:paraId="4529E3ED" w14:textId="77777777" w:rsidR="002F15F4" w:rsidRDefault="002F15F4" w:rsidP="0003388B">
            <w:pPr>
              <w:rPr>
                <w:ins w:id="363" w:author="Gerard" w:date="2014-04-21T19:44:00Z"/>
              </w:rPr>
            </w:pPr>
            <w:ins w:id="364" w:author="Gerard" w:date="2014-04-21T19:44:00Z">
              <w:r>
                <w:t>concentration</w:t>
              </w:r>
            </w:ins>
          </w:p>
        </w:tc>
        <w:tc>
          <w:tcPr>
            <w:tcW w:w="0" w:type="auto"/>
            <w:shd w:val="clear" w:color="auto" w:fill="auto"/>
          </w:tcPr>
          <w:p w14:paraId="7319C952" w14:textId="77777777" w:rsidR="002F15F4" w:rsidRDefault="002F15F4" w:rsidP="0003388B">
            <w:pPr>
              <w:rPr>
                <w:ins w:id="365" w:author="Gerard" w:date="2014-04-21T19:44:00Z"/>
              </w:rPr>
            </w:pPr>
            <w:ins w:id="366" w:author="Gerard" w:date="2014-04-21T19:44:00Z">
              <w:r>
                <w:t>nmol/mm</w:t>
              </w:r>
              <w:r w:rsidRPr="003B58FB">
                <w:rPr>
                  <w:vertAlign w:val="superscript"/>
                </w:rPr>
                <w:t>3</w:t>
              </w:r>
              <w:r>
                <w:t>, mM</w:t>
              </w:r>
            </w:ins>
          </w:p>
        </w:tc>
      </w:tr>
      <w:tr w:rsidR="002F15F4" w14:paraId="7DFBBA54" w14:textId="77777777" w:rsidTr="0003388B">
        <w:trPr>
          <w:jc w:val="center"/>
          <w:ins w:id="367" w:author="Gerard" w:date="2014-04-21T19:44:00Z"/>
        </w:trPr>
        <w:tc>
          <w:tcPr>
            <w:tcW w:w="0" w:type="auto"/>
            <w:shd w:val="clear" w:color="auto" w:fill="auto"/>
          </w:tcPr>
          <w:p w14:paraId="11BFD056" w14:textId="77777777" w:rsidR="002F15F4" w:rsidRDefault="002F15F4" w:rsidP="0003388B">
            <w:pPr>
              <w:rPr>
                <w:ins w:id="368" w:author="Gerard" w:date="2014-04-21T19:44:00Z"/>
              </w:rPr>
            </w:pPr>
            <w:ins w:id="369" w:author="Gerard" w:date="2014-04-21T19:44:00Z">
              <w:r>
                <w:t>charge density</w:t>
              </w:r>
            </w:ins>
          </w:p>
        </w:tc>
        <w:tc>
          <w:tcPr>
            <w:tcW w:w="0" w:type="auto"/>
            <w:shd w:val="clear" w:color="auto" w:fill="auto"/>
          </w:tcPr>
          <w:p w14:paraId="06A834BC" w14:textId="77777777" w:rsidR="002F15F4" w:rsidRDefault="002F15F4" w:rsidP="0003388B">
            <w:pPr>
              <w:rPr>
                <w:ins w:id="370" w:author="Gerard" w:date="2014-04-21T19:44:00Z"/>
              </w:rPr>
            </w:pPr>
            <w:ins w:id="371" w:author="Gerard" w:date="2014-04-21T19:44:00Z">
              <w:r>
                <w:t>nEq/mm</w:t>
              </w:r>
              <w:r w:rsidRPr="003B58FB">
                <w:rPr>
                  <w:vertAlign w:val="superscript"/>
                </w:rPr>
                <w:t>3</w:t>
              </w:r>
              <w:r>
                <w:t>, mEq/L</w:t>
              </w:r>
            </w:ins>
          </w:p>
        </w:tc>
      </w:tr>
      <w:tr w:rsidR="002F15F4" w14:paraId="01AD44EC" w14:textId="77777777" w:rsidTr="0003388B">
        <w:trPr>
          <w:jc w:val="center"/>
          <w:ins w:id="372" w:author="Gerard" w:date="2014-04-21T19:44:00Z"/>
        </w:trPr>
        <w:tc>
          <w:tcPr>
            <w:tcW w:w="0" w:type="auto"/>
            <w:shd w:val="clear" w:color="auto" w:fill="auto"/>
          </w:tcPr>
          <w:p w14:paraId="3D2824E6" w14:textId="77777777" w:rsidR="002F15F4" w:rsidRDefault="002F15F4" w:rsidP="0003388B">
            <w:pPr>
              <w:rPr>
                <w:ins w:id="373" w:author="Gerard" w:date="2014-04-21T19:44:00Z"/>
              </w:rPr>
            </w:pPr>
            <w:ins w:id="374" w:author="Gerard" w:date="2014-04-21T19:44:00Z">
              <w:r>
                <w:t>voltage</w:t>
              </w:r>
            </w:ins>
          </w:p>
        </w:tc>
        <w:tc>
          <w:tcPr>
            <w:tcW w:w="0" w:type="auto"/>
            <w:shd w:val="clear" w:color="auto" w:fill="auto"/>
          </w:tcPr>
          <w:p w14:paraId="481C531C" w14:textId="77777777" w:rsidR="002F15F4" w:rsidRDefault="002F15F4" w:rsidP="0003388B">
            <w:pPr>
              <w:rPr>
                <w:ins w:id="375" w:author="Gerard" w:date="2014-04-21T19:44:00Z"/>
              </w:rPr>
            </w:pPr>
            <w:ins w:id="376" w:author="Gerard" w:date="2014-04-21T19:44:00Z">
              <w:r>
                <w:t>mV</w:t>
              </w:r>
            </w:ins>
          </w:p>
        </w:tc>
      </w:tr>
      <w:tr w:rsidR="002F15F4" w14:paraId="72218A32" w14:textId="77777777" w:rsidTr="0003388B">
        <w:trPr>
          <w:jc w:val="center"/>
          <w:ins w:id="377" w:author="Gerard" w:date="2014-04-21T19:44:00Z"/>
        </w:trPr>
        <w:tc>
          <w:tcPr>
            <w:tcW w:w="0" w:type="auto"/>
            <w:shd w:val="clear" w:color="auto" w:fill="auto"/>
          </w:tcPr>
          <w:p w14:paraId="6F39CCDA" w14:textId="77777777" w:rsidR="002F15F4" w:rsidRDefault="002F15F4" w:rsidP="0003388B">
            <w:pPr>
              <w:rPr>
                <w:ins w:id="378" w:author="Gerard" w:date="2014-04-21T19:44:00Z"/>
              </w:rPr>
            </w:pPr>
            <w:ins w:id="379" w:author="Gerard" w:date="2014-04-21T19:44:00Z">
              <w:r>
                <w:t>current density</w:t>
              </w:r>
            </w:ins>
          </w:p>
        </w:tc>
        <w:tc>
          <w:tcPr>
            <w:tcW w:w="0" w:type="auto"/>
            <w:shd w:val="clear" w:color="auto" w:fill="auto"/>
          </w:tcPr>
          <w:p w14:paraId="1774AD1A" w14:textId="77777777" w:rsidR="002F15F4" w:rsidRDefault="002F15F4" w:rsidP="0003388B">
            <w:pPr>
              <w:rPr>
                <w:ins w:id="380" w:author="Gerard" w:date="2014-04-21T19:44:00Z"/>
              </w:rPr>
            </w:pPr>
            <w:ins w:id="381" w:author="Gerard" w:date="2014-04-21T19:44:00Z">
              <w:r>
                <w:t>A/mm</w:t>
              </w:r>
              <w:r w:rsidRPr="003B58FB">
                <w:rPr>
                  <w:vertAlign w:val="superscript"/>
                </w:rPr>
                <w:t>2</w:t>
              </w:r>
            </w:ins>
          </w:p>
        </w:tc>
      </w:tr>
      <w:tr w:rsidR="002F15F4" w14:paraId="53F416A5" w14:textId="77777777" w:rsidTr="0003388B">
        <w:trPr>
          <w:jc w:val="center"/>
          <w:ins w:id="382" w:author="Gerard" w:date="2014-04-21T19:44:00Z"/>
        </w:trPr>
        <w:tc>
          <w:tcPr>
            <w:tcW w:w="0" w:type="auto"/>
            <w:shd w:val="clear" w:color="auto" w:fill="auto"/>
          </w:tcPr>
          <w:p w14:paraId="0BBF9282" w14:textId="77777777" w:rsidR="002F15F4" w:rsidRDefault="002F15F4" w:rsidP="0003388B">
            <w:pPr>
              <w:rPr>
                <w:ins w:id="383" w:author="Gerard" w:date="2014-04-21T19:44:00Z"/>
              </w:rPr>
            </w:pPr>
            <w:ins w:id="384" w:author="Gerard" w:date="2014-04-21T19:44:00Z">
              <w:r>
                <w:t>current</w:t>
              </w:r>
            </w:ins>
          </w:p>
        </w:tc>
        <w:tc>
          <w:tcPr>
            <w:tcW w:w="0" w:type="auto"/>
            <w:shd w:val="clear" w:color="auto" w:fill="auto"/>
          </w:tcPr>
          <w:p w14:paraId="4F643FE5" w14:textId="77777777" w:rsidR="002F15F4" w:rsidRDefault="002F15F4" w:rsidP="0003388B">
            <w:pPr>
              <w:rPr>
                <w:ins w:id="385" w:author="Gerard" w:date="2014-04-21T19:44:00Z"/>
              </w:rPr>
            </w:pPr>
            <w:ins w:id="386" w:author="Gerard" w:date="2014-04-21T19:44:00Z">
              <w:r>
                <w:t>A</w:t>
              </w:r>
            </w:ins>
          </w:p>
        </w:tc>
      </w:tr>
    </w:tbl>
    <w:p w14:paraId="2959A4F7" w14:textId="77777777" w:rsidR="002F15F4" w:rsidRPr="00531FAC" w:rsidRDefault="002F15F4" w:rsidP="00A75DF0">
      <w:pPr>
        <w:rPr>
          <w:ins w:id="387" w:author="Steve Maas" w:date="2014-04-17T11:31:00Z"/>
        </w:rPr>
      </w:pPr>
    </w:p>
    <w:p w14:paraId="4273A2B7" w14:textId="77777777" w:rsidR="006A0BC1" w:rsidRPr="00B27FE9" w:rsidRDefault="006A0BC1" w:rsidP="006A0BC1">
      <w:r>
        <w:br w:type="page"/>
      </w:r>
    </w:p>
    <w:p w14:paraId="69361A66" w14:textId="77777777" w:rsidR="006A0BC1" w:rsidRDefault="006A0BC1" w:rsidP="006A0BC1">
      <w:pPr>
        <w:pStyle w:val="Heading1"/>
      </w:pPr>
      <w:bookmarkStart w:id="388" w:name="_Ref293568163"/>
      <w:bookmarkStart w:id="389" w:name="_Toc385498388"/>
      <w:r>
        <w:lastRenderedPageBreak/>
        <w:t>Running FEBio</w:t>
      </w:r>
      <w:bookmarkEnd w:id="388"/>
      <w:bookmarkEnd w:id="389"/>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390" w:name="_Toc385498389"/>
      <w:r>
        <w:t>Running FEBio on Windows</w:t>
      </w:r>
      <w:bookmarkEnd w:id="390"/>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391" w:name="_Toc385498390"/>
      <w:r>
        <w:t>Windows XP</w:t>
      </w:r>
      <w:bookmarkEnd w:id="391"/>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392" w:name="_Toc385498391"/>
      <w:r>
        <w:t>Windows 7</w:t>
      </w:r>
      <w:bookmarkEnd w:id="392"/>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393" w:name="_Toc385498392"/>
      <w:r>
        <w:t>Running FEBio from Explorer</w:t>
      </w:r>
      <w:bookmarkEnd w:id="393"/>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394" w:name="_Toc385498393"/>
      <w:r>
        <w:t>Running FEBio on Linux or MAC</w:t>
      </w:r>
      <w:bookmarkEnd w:id="394"/>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395" w:name="_Ref172430769"/>
      <w:bookmarkStart w:id="396" w:name="_Toc385498394"/>
      <w:r>
        <w:t>The Command Line</w:t>
      </w:r>
      <w:bookmarkEnd w:id="395"/>
      <w:bookmarkEnd w:id="396"/>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397" w:name="OLE_LINK1"/>
      <w:bookmarkStart w:id="398" w:name="OLE_LINK2"/>
      <w:r w:rsidRPr="00541457">
        <w:rPr>
          <w:rStyle w:val="codeChar"/>
        </w:rPr>
        <w:t>-</w:t>
      </w:r>
      <w:r>
        <w:rPr>
          <w:rStyle w:val="codeChar"/>
        </w:rPr>
        <w:t>o</w:t>
      </w:r>
      <w:r>
        <w:t>: log file name</w:t>
      </w:r>
      <w:bookmarkEnd w:id="397"/>
      <w:bookmarkEnd w:id="398"/>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399"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400" w:author="Steve Maas" w:date="2014-01-02T13:04:00Z">
        <w:r w:rsidR="00873D59">
          <w:t>3.4.1</w:t>
        </w:r>
      </w:ins>
      <w:del w:id="401"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402"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403" w:name="_Toc385498395"/>
      <w:r>
        <w:t xml:space="preserve">The FEBio </w:t>
      </w:r>
      <w:r w:rsidR="00D153DC">
        <w:t>P</w:t>
      </w:r>
      <w:r>
        <w:t>rompt</w:t>
      </w:r>
      <w:bookmarkEnd w:id="403"/>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404" w:name="_Ref230508346"/>
      <w:bookmarkStart w:id="405" w:name="_Toc385498396"/>
      <w:r>
        <w:t xml:space="preserve">The </w:t>
      </w:r>
      <w:r w:rsidR="00D153DC">
        <w:t>C</w:t>
      </w:r>
      <w:r w:rsidRPr="00DF311C">
        <w:t>onfiguration</w:t>
      </w:r>
      <w:r>
        <w:t xml:space="preserve"> </w:t>
      </w:r>
      <w:r w:rsidR="00D153DC">
        <w:t>F</w:t>
      </w:r>
      <w:r>
        <w:t>ile</w:t>
      </w:r>
      <w:bookmarkEnd w:id="404"/>
      <w:bookmarkEnd w:id="405"/>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406" w:name="_Ref376446157"/>
      <w:bookmarkStart w:id="407" w:name="_Toc385498397"/>
      <w:r>
        <w:t xml:space="preserve">Using </w:t>
      </w:r>
      <w:r w:rsidR="00D153DC">
        <w:t>M</w:t>
      </w:r>
      <w:r>
        <w:t xml:space="preserve">ultiple </w:t>
      </w:r>
      <w:r w:rsidR="00D153DC">
        <w:t>P</w:t>
      </w:r>
      <w:r>
        <w:t>rocessors</w:t>
      </w:r>
      <w:bookmarkEnd w:id="406"/>
      <w:bookmarkEnd w:id="407"/>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408" w:name="_Ref250284432"/>
      <w:bookmarkStart w:id="409" w:name="_Ref250285226"/>
      <w:bookmarkStart w:id="410" w:name="_Toc385498398"/>
      <w:r>
        <w:lastRenderedPageBreak/>
        <w:t xml:space="preserve">FEBio </w:t>
      </w:r>
      <w:r w:rsidR="00D153DC">
        <w:t>O</w:t>
      </w:r>
      <w:r>
        <w:t>utput</w:t>
      </w:r>
      <w:bookmarkEnd w:id="408"/>
      <w:bookmarkEnd w:id="409"/>
      <w:bookmarkEnd w:id="410"/>
    </w:p>
    <w:p w14:paraId="1792A476" w14:textId="77777777" w:rsidR="004F447E" w:rsidRDefault="006A0BC1" w:rsidP="006A0BC1">
      <w:pPr>
        <w:rPr>
          <w:ins w:id="411"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412" w:author="Steve Maas" w:date="2014-01-15T10:56:00Z"/>
        </w:rPr>
      </w:pPr>
    </w:p>
    <w:p w14:paraId="41A3CD4E" w14:textId="77777777" w:rsidR="004F447E" w:rsidRDefault="004F447E" w:rsidP="006A0BC1">
      <w:pPr>
        <w:rPr>
          <w:ins w:id="413" w:author="Steve Maas" w:date="2014-01-15T10:57:00Z"/>
        </w:rPr>
      </w:pPr>
      <w:ins w:id="414" w:author="Steve Maas" w:date="2014-01-15T10:56:00Z">
        <w:r>
          <w:rPr>
            <w:i/>
          </w:rPr>
          <w:t xml:space="preserve">Note 1: </w:t>
        </w:r>
        <w:r>
          <w:t xml:space="preserve">The name of the log and plot file can also be specified in the FEBio input file. See section </w:t>
        </w:r>
      </w:ins>
      <w:ins w:id="415" w:author="Steve Maas" w:date="2014-01-15T10:57:00Z">
        <w:r>
          <w:fldChar w:fldCharType="begin"/>
        </w:r>
        <w:r>
          <w:instrText xml:space="preserve"> REF _Ref377546765 \r \h </w:instrText>
        </w:r>
      </w:ins>
      <w:r>
        <w:fldChar w:fldCharType="separate"/>
      </w:r>
      <w:ins w:id="416" w:author="Steve Maas" w:date="2014-01-15T10:57:00Z">
        <w:r>
          <w:t>3.15</w:t>
        </w:r>
        <w:r>
          <w:fldChar w:fldCharType="end"/>
        </w:r>
        <w:r>
          <w:t xml:space="preserve"> for more information. </w:t>
        </w:r>
      </w:ins>
    </w:p>
    <w:p w14:paraId="021E2AA5" w14:textId="77777777" w:rsidR="004F447E" w:rsidRDefault="004F447E" w:rsidP="006A0BC1">
      <w:pPr>
        <w:rPr>
          <w:ins w:id="417" w:author="Steve Maas" w:date="2014-01-15T10:57:00Z"/>
        </w:rPr>
      </w:pPr>
    </w:p>
    <w:p w14:paraId="1962D1BE" w14:textId="46D5510D" w:rsidR="006A0BC1" w:rsidRDefault="004F447E" w:rsidP="006A0BC1">
      <w:ins w:id="418" w:author="Steve Maas" w:date="2014-01-15T10:57:00Z">
        <w:r>
          <w:rPr>
            <w:i/>
          </w:rPr>
          <w:t xml:space="preserve">Note 2: </w:t>
        </w:r>
        <w:r>
          <w:t xml:space="preserve">When running an optimization problem the name of the log file is derived from the optimization control file. See </w:t>
        </w:r>
      </w:ins>
      <w:ins w:id="419" w:author="Steve Maas" w:date="2014-01-15T10:58:00Z">
        <w:r>
          <w:fldChar w:fldCharType="begin"/>
        </w:r>
        <w:r>
          <w:instrText xml:space="preserve"> REF _Ref230581893 \r \h </w:instrText>
        </w:r>
      </w:ins>
      <w:r>
        <w:fldChar w:fldCharType="separate"/>
      </w:r>
      <w:ins w:id="420"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421" w:name="_Toc385498399"/>
      <w:r>
        <w:t>Advanced Options</w:t>
      </w:r>
      <w:bookmarkEnd w:id="421"/>
    </w:p>
    <w:p w14:paraId="123FE510" w14:textId="43FCB63B" w:rsidR="006A0BC1" w:rsidRDefault="006A0BC1" w:rsidP="006A0BC1">
      <w:pPr>
        <w:pStyle w:val="Heading3"/>
      </w:pPr>
      <w:bookmarkStart w:id="422" w:name="_Ref278195084"/>
      <w:bookmarkStart w:id="423" w:name="_Toc385498400"/>
      <w:r>
        <w:t xml:space="preserve">Interrupting a </w:t>
      </w:r>
      <w:r w:rsidR="00D153DC">
        <w:t>R</w:t>
      </w:r>
      <w:r>
        <w:t>un</w:t>
      </w:r>
      <w:r>
        <w:rPr>
          <w:rStyle w:val="FootnoteReference"/>
        </w:rPr>
        <w:footnoteReference w:id="2"/>
      </w:r>
      <w:bookmarkEnd w:id="422"/>
      <w:bookmarkEnd w:id="423"/>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24" w:name="_Ref230422001"/>
      <w:bookmarkStart w:id="425" w:name="_Toc385498401"/>
      <w:r>
        <w:t xml:space="preserve">Debugging a </w:t>
      </w:r>
      <w:r w:rsidR="00D153DC">
        <w:t>R</w:t>
      </w:r>
      <w:r>
        <w:t>un</w:t>
      </w:r>
      <w:bookmarkEnd w:id="424"/>
      <w:bookmarkEnd w:id="425"/>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26" w:name="_Ref254341727"/>
      <w:bookmarkStart w:id="427" w:name="_Ref254341812"/>
      <w:bookmarkStart w:id="428" w:name="_Toc385498402"/>
      <w:r>
        <w:t xml:space="preserve">Restarting a </w:t>
      </w:r>
      <w:r w:rsidR="00D153DC">
        <w:t>R</w:t>
      </w:r>
      <w:r>
        <w:t>un</w:t>
      </w:r>
      <w:bookmarkEnd w:id="426"/>
      <w:bookmarkEnd w:id="427"/>
      <w:bookmarkEnd w:id="428"/>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29" w:name="_Ref250285572"/>
      <w:bookmarkStart w:id="430" w:name="_Toc385498403"/>
      <w:r>
        <w:t xml:space="preserve">Input </w:t>
      </w:r>
      <w:r w:rsidR="00D153DC">
        <w:t>F</w:t>
      </w:r>
      <w:r>
        <w:t xml:space="preserve">ile </w:t>
      </w:r>
      <w:r w:rsidR="00D153DC">
        <w:t>C</w:t>
      </w:r>
      <w:r>
        <w:t>hecking</w:t>
      </w:r>
      <w:bookmarkEnd w:id="429"/>
      <w:bookmarkEnd w:id="430"/>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31" w:name="_Ref293568180"/>
      <w:bookmarkStart w:id="432" w:name="_Ref293568311"/>
      <w:bookmarkStart w:id="433" w:name="_Toc385498404"/>
      <w:r>
        <w:lastRenderedPageBreak/>
        <w:t>Free Format Input</w:t>
      </w:r>
      <w:bookmarkEnd w:id="431"/>
      <w:bookmarkEnd w:id="432"/>
      <w:bookmarkEnd w:id="433"/>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34" w:name="_Toc385498405"/>
      <w:r>
        <w:lastRenderedPageBreak/>
        <w:t xml:space="preserve">Free </w:t>
      </w:r>
      <w:r w:rsidR="00D153DC">
        <w:t>F</w:t>
      </w:r>
      <w:r>
        <w:t xml:space="preserve">ormat </w:t>
      </w:r>
      <w:r w:rsidR="00D153DC">
        <w:t>O</w:t>
      </w:r>
      <w:r>
        <w:t>verview</w:t>
      </w:r>
      <w:bookmarkEnd w:id="434"/>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5"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37" w:author="Steve Maas" w:date="2013-12-14T22:03:00Z"/>
        </w:rPr>
      </w:pPr>
      <w:bookmarkStart w:id="438" w:name="_Ref374797496"/>
      <w:bookmarkStart w:id="439" w:name="_Toc385498406"/>
      <w:ins w:id="440" w:author="Steve Maas" w:date="2013-12-14T22:03:00Z">
        <w:r>
          <w:t>Format Specification Versions</w:t>
        </w:r>
        <w:bookmarkEnd w:id="438"/>
        <w:bookmarkEnd w:id="439"/>
      </w:ins>
    </w:p>
    <w:p w14:paraId="24787915" w14:textId="39A1C1C9" w:rsidR="00EB23E8" w:rsidRDefault="00EB23E8" w:rsidP="00EB23E8">
      <w:pPr>
        <w:rPr>
          <w:ins w:id="441" w:author="Steve Maas" w:date="2013-12-14T22:03:00Z"/>
        </w:rPr>
      </w:pPr>
      <w:ins w:id="442"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443" w:author="Steve Maas" w:date="2013-12-14T22:03:00Z"/>
        </w:rPr>
      </w:pPr>
    </w:p>
    <w:p w14:paraId="3D159959" w14:textId="748E094D" w:rsidR="00891956" w:rsidRDefault="00EB23E8" w:rsidP="00EB23E8">
      <w:pPr>
        <w:pStyle w:val="ListParagraph"/>
        <w:numPr>
          <w:ilvl w:val="0"/>
          <w:numId w:val="59"/>
        </w:numPr>
        <w:rPr>
          <w:ins w:id="444" w:author="Steve Maas" w:date="2013-12-15T09:14:00Z"/>
        </w:rPr>
      </w:pPr>
      <w:ins w:id="445" w:author="Steve Maas" w:date="2013-12-14T22:03:00Z">
        <w:r w:rsidRPr="00181CF0">
          <w:rPr>
            <w:b/>
          </w:rPr>
          <w:lastRenderedPageBreak/>
          <w:t>Version 2.0</w:t>
        </w:r>
        <w:r>
          <w:t>: The latest and recommended version of the FEBio input specification</w:t>
        </w:r>
      </w:ins>
      <w:ins w:id="446" w:author="Steve Maas" w:date="2013-12-14T22:08:00Z">
        <w:r>
          <w:t xml:space="preserve"> described in this document.</w:t>
        </w:r>
      </w:ins>
      <w:ins w:id="447" w:author="Steve Maas" w:date="2013-12-14T22:03:00Z">
        <w:r>
          <w:t xml:space="preserve"> </w:t>
        </w:r>
      </w:ins>
      <w:ins w:id="448" w:author="Steve Maas" w:date="2013-12-16T10:25:00Z">
        <w:r w:rsidR="00BC30CE">
          <w:t xml:space="preserve">This is the first major revision of the input file format and redefines many of the file sections: The </w:t>
        </w:r>
      </w:ins>
      <w:ins w:id="449" w:author="Steve Maas" w:date="2013-12-16T10:26:00Z">
        <w:r w:rsidR="00BC30CE">
          <w:rPr>
            <w:i/>
          </w:rPr>
          <w:t xml:space="preserve">Elements </w:t>
        </w:r>
        <w:r w:rsidR="00BC30CE">
          <w:t xml:space="preserve">section uses a different organization. </w:t>
        </w:r>
      </w:ins>
      <w:ins w:id="450" w:author="Steve Maas" w:date="2013-12-14T22:03:00Z">
        <w:r>
          <w:t xml:space="preserve">Elements are </w:t>
        </w:r>
      </w:ins>
      <w:ins w:id="451" w:author="Steve Maas" w:date="2013-12-16T10:26:00Z">
        <w:r w:rsidR="00BC30CE">
          <w:t xml:space="preserve">now </w:t>
        </w:r>
      </w:ins>
      <w:ins w:id="452" w:author="Steve Maas" w:date="2013-12-14T22:03:00Z">
        <w:r>
          <w:t>grouped by material and element type.</w:t>
        </w:r>
      </w:ins>
      <w:ins w:id="453" w:author="Steve Maas" w:date="2013-12-16T10:26:00Z">
        <w:r w:rsidR="00BC30CE">
          <w:t xml:space="preserve"> Multiple </w:t>
        </w:r>
        <w:r w:rsidR="00BC30CE">
          <w:rPr>
            <w:i/>
          </w:rPr>
          <w:t>Elemen</w:t>
        </w:r>
      </w:ins>
      <w:ins w:id="454" w:author="Steve Maas" w:date="2013-12-16T10:29:00Z">
        <w:r w:rsidR="00BC30CE">
          <w:rPr>
            <w:i/>
          </w:rPr>
          <w:t>t</w:t>
        </w:r>
      </w:ins>
      <w:ins w:id="455" w:author="Steve Maas" w:date="2013-12-16T10:26:00Z">
        <w:r w:rsidR="00BC30CE">
          <w:rPr>
            <w:i/>
          </w:rPr>
          <w:t xml:space="preserve">s </w:t>
        </w:r>
        <w:r w:rsidR="00BC30CE">
          <w:t>sections can now be defined to create multiple parts.</w:t>
        </w:r>
      </w:ins>
      <w:ins w:id="456"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457" w:author="Steve Maas" w:date="2013-12-14T22:03:00Z">
        <w:r>
          <w:t xml:space="preserve">A new </w:t>
        </w:r>
        <w:r w:rsidRPr="00181CF0">
          <w:rPr>
            <w:i/>
          </w:rPr>
          <w:t>Contact</w:t>
        </w:r>
        <w:r>
          <w:t xml:space="preserve"> section contains all the contact definitions.</w:t>
        </w:r>
      </w:ins>
      <w:ins w:id="458" w:author="Steve Maas" w:date="2013-12-15T09:15:00Z">
        <w:r w:rsidR="00B82B9F">
          <w:t xml:space="preserve"> A new </w:t>
        </w:r>
      </w:ins>
      <w:ins w:id="459" w:author="Steve Maas" w:date="2013-12-15T09:16:00Z">
        <w:r w:rsidR="00B82B9F">
          <w:rPr>
            <w:i/>
          </w:rPr>
          <w:t xml:space="preserve">Discrete </w:t>
        </w:r>
        <w:r w:rsidR="00B82B9F">
          <w:t xml:space="preserve">section was defined that contains all the materials and definitions of the discrete elements (e.g. springs). </w:t>
        </w:r>
      </w:ins>
      <w:ins w:id="460"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461" w:author="Steve Maas" w:date="2013-12-14T22:03:00Z"/>
        </w:rPr>
      </w:pPr>
      <w:ins w:id="462"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463" w:author="Steve Maas" w:date="2013-12-15T09:15:00Z">
        <w:r>
          <w:t>version</w:t>
        </w:r>
      </w:ins>
      <w:ins w:id="464" w:author="Steve Maas" w:date="2013-12-15T09:14:00Z">
        <w:r>
          <w:t xml:space="preserve"> 2.0</w:t>
        </w:r>
      </w:ins>
      <w:ins w:id="465" w:author="Steve Maas" w:date="2013-12-15T09:15:00Z">
        <w:r>
          <w:t>.</w:t>
        </w:r>
        <w:r w:rsidR="00B82B9F">
          <w:t xml:space="preserve"> This version is </w:t>
        </w:r>
        <w:r w:rsidR="00B82B9F" w:rsidRPr="005F474E">
          <w:rPr>
            <w:b/>
            <w:rPrChange w:id="466"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467" w:author="Steve Maas" w:date="2013-12-14T22:03:00Z"/>
        </w:rPr>
      </w:pPr>
      <w:ins w:id="468"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469" w:author="Steve Maas" w:date="2013-12-15T11:37:00Z">
        <w:r w:rsidR="006E42CB">
          <w:t xml:space="preserve"> This version is </w:t>
        </w:r>
        <w:r w:rsidR="006E42CB" w:rsidRPr="005F474E">
          <w:rPr>
            <w:b/>
            <w:rPrChange w:id="470"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471" w:author="Steve Maas" w:date="2013-12-14T22:03:00Z"/>
        </w:rPr>
      </w:pPr>
      <w:ins w:id="472"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473"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474" w:author="Steve Maas" w:date="2013-12-14T22:03:00Z"/>
        </w:rPr>
      </w:pPr>
      <w:ins w:id="475" w:author="Steve Maas" w:date="2013-12-14T22:03:00Z">
        <w:r>
          <w:rPr>
            <w:b/>
          </w:rPr>
          <w:t>Version 1.0</w:t>
        </w:r>
        <w:r>
          <w:t xml:space="preserve">: The original input format specification. This version is </w:t>
        </w:r>
        <w:r w:rsidRPr="005F474E">
          <w:rPr>
            <w:b/>
            <w:rPrChange w:id="476" w:author="Steve Maas" w:date="2013-12-30T14:16:00Z">
              <w:rPr/>
            </w:rPrChange>
          </w:rPr>
          <w:t>no longer supported</w:t>
        </w:r>
        <w:r>
          <w:t>.</w:t>
        </w:r>
      </w:ins>
    </w:p>
    <w:p w14:paraId="70E2D220" w14:textId="77777777" w:rsidR="00EB23E8" w:rsidRDefault="00EB23E8" w:rsidP="00EB23E8">
      <w:pPr>
        <w:rPr>
          <w:ins w:id="477" w:author="Steve Maas" w:date="2013-12-14T22:03:00Z"/>
        </w:rPr>
      </w:pPr>
    </w:p>
    <w:p w14:paraId="72F2EA3D" w14:textId="3E5181AA" w:rsidR="00EB23E8" w:rsidRDefault="00EB23E8" w:rsidP="00EB23E8">
      <w:pPr>
        <w:rPr>
          <w:ins w:id="478" w:author="Steve Maas" w:date="2013-12-14T22:05:00Z"/>
        </w:rPr>
      </w:pPr>
      <w:ins w:id="479" w:author="Steve Maas" w:date="2013-12-14T22:03:00Z">
        <w:r>
          <w:t>As of FEBio 2.0, only versions 1.2, 2.0 and up are supported. Version 1.2 is considered obsolete and it is highly recommended to convert older files to the new 2.0 specification</w:t>
        </w:r>
      </w:ins>
      <w:ins w:id="480" w:author="Steve Maas" w:date="2013-12-14T22:08:00Z">
        <w:r>
          <w:t xml:space="preserve"> for use with newer versions of FEBio</w:t>
        </w:r>
      </w:ins>
      <w:ins w:id="481" w:author="Steve Maas" w:date="2013-12-14T22:03:00Z">
        <w:r>
          <w:t xml:space="preserve">. This can be done for instance using PreView. </w:t>
        </w:r>
      </w:ins>
    </w:p>
    <w:p w14:paraId="66F9E68D" w14:textId="77777777" w:rsidR="00EB23E8" w:rsidRDefault="00EB23E8" w:rsidP="00EB23E8">
      <w:pPr>
        <w:rPr>
          <w:ins w:id="482"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483" w:name="_Toc385498407"/>
      <w:r>
        <w:lastRenderedPageBreak/>
        <w:t>Module Section</w:t>
      </w:r>
      <w:bookmarkEnd w:id="483"/>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484" w:author="Steve Maas" w:date="2013-12-30T14:47:00Z">
        <w:r w:rsidR="002D1B6A">
          <w:t>[</w:t>
        </w:r>
      </w:ins>
      <w:del w:id="485" w:author="Steve Maas" w:date="2013-12-30T14:47:00Z">
        <w:r w:rsidDel="002D1B6A">
          <w:delText>&lt;</w:delText>
        </w:r>
      </w:del>
      <w:r>
        <w:t>type</w:t>
      </w:r>
      <w:ins w:id="486" w:author="Steve Maas" w:date="2013-12-30T14:47:00Z">
        <w:r w:rsidR="002D1B6A">
          <w:t>]</w:t>
        </w:r>
      </w:ins>
      <w:del w:id="487"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488" w:author="Steve Maas" w:date="2013-12-30T14:47:00Z">
        <w:r w:rsidRPr="002D1B6A" w:rsidDel="002D1B6A">
          <w:rPr>
            <w:i/>
            <w:rPrChange w:id="489" w:author="Steve Maas" w:date="2013-12-30T14:47:00Z">
              <w:rPr/>
            </w:rPrChange>
          </w:rPr>
          <w:delText>&lt;</w:delText>
        </w:r>
      </w:del>
      <w:r w:rsidRPr="002D1B6A">
        <w:rPr>
          <w:i/>
          <w:rPrChange w:id="490" w:author="Steve Maas" w:date="2013-12-30T14:47:00Z">
            <w:rPr/>
          </w:rPrChange>
        </w:rPr>
        <w:t>type</w:t>
      </w:r>
      <w:del w:id="491" w:author="Steve Maas" w:date="2013-12-30T14:47:00Z">
        <w:r w:rsidRPr="002D1B6A" w:rsidDel="002D1B6A">
          <w:rPr>
            <w:i/>
            <w:rPrChange w:id="492"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493" w:author="Steve Maas" w:date="2013-12-15T16:39:00Z">
              <w:r w:rsidDel="009541D3">
                <w:delText>poro</w:delText>
              </w:r>
            </w:del>
            <w:ins w:id="494"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495" w:author="Steve Maas" w:date="2013-12-15T16:39:00Z">
              <w:r w:rsidDel="009541D3">
                <w:delText xml:space="preserve">Multiphasic </w:delText>
              </w:r>
            </w:del>
            <w:ins w:id="496"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497" w:author="Steve Maas" w:date="2013-12-15T16:39:00Z">
              <w:r w:rsidDel="009541D3">
                <w:delText>heat</w:delText>
              </w:r>
            </w:del>
            <w:ins w:id="498" w:author="Steve Maas" w:date="2013-12-15T16:39:00Z">
              <w:r w:rsidR="009541D3">
                <w:t>multiphasic</w:t>
              </w:r>
            </w:ins>
          </w:p>
        </w:tc>
        <w:tc>
          <w:tcPr>
            <w:tcW w:w="8208" w:type="dxa"/>
            <w:shd w:val="clear" w:color="auto" w:fill="auto"/>
          </w:tcPr>
          <w:p w14:paraId="60EF5467" w14:textId="23E639E4" w:rsidR="006A0BC1" w:rsidRDefault="006A0BC1" w:rsidP="006A0BC1">
            <w:del w:id="499" w:author="Steve Maas" w:date="2013-12-15T16:40:00Z">
              <w:r w:rsidDel="009541D3">
                <w:delText>Heat transfer analysis: steady-state or transient</w:delText>
              </w:r>
            </w:del>
            <w:ins w:id="500" w:author="Steve Maas" w:date="2013-12-15T16:40:00Z">
              <w:r w:rsidR="009541D3">
                <w:t>Multiphasic analysis including solute transport and chemical reactions.</w:t>
              </w:r>
            </w:ins>
          </w:p>
        </w:tc>
      </w:tr>
      <w:tr w:rsidR="009541D3" w14:paraId="6503E84C" w14:textId="77777777">
        <w:trPr>
          <w:ins w:id="501" w:author="Steve Maas" w:date="2013-12-15T16:39:00Z"/>
        </w:trPr>
        <w:tc>
          <w:tcPr>
            <w:tcW w:w="1368" w:type="dxa"/>
            <w:shd w:val="clear" w:color="auto" w:fill="auto"/>
          </w:tcPr>
          <w:p w14:paraId="597ED790" w14:textId="23998194" w:rsidR="009541D3" w:rsidRDefault="009541D3" w:rsidP="006A0BC1">
            <w:pPr>
              <w:pStyle w:val="PlainText"/>
              <w:rPr>
                <w:ins w:id="502" w:author="Steve Maas" w:date="2013-12-15T16:39:00Z"/>
              </w:rPr>
            </w:pPr>
            <w:ins w:id="503" w:author="Steve Maas" w:date="2013-12-15T16:39:00Z">
              <w:r>
                <w:t>heat</w:t>
              </w:r>
            </w:ins>
          </w:p>
        </w:tc>
        <w:tc>
          <w:tcPr>
            <w:tcW w:w="8208" w:type="dxa"/>
            <w:shd w:val="clear" w:color="auto" w:fill="auto"/>
          </w:tcPr>
          <w:p w14:paraId="722087BA" w14:textId="587384B0" w:rsidR="009541D3" w:rsidRDefault="009541D3" w:rsidP="006A0BC1">
            <w:pPr>
              <w:rPr>
                <w:ins w:id="504" w:author="Steve Maas" w:date="2013-12-15T16:39:00Z"/>
              </w:rPr>
            </w:pPr>
            <w:ins w:id="505" w:author="Steve Maas" w:date="2013-12-15T16:39:00Z">
              <w:r>
                <w:t>Heat transfer analysis: steady-state or transient</w:t>
              </w:r>
            </w:ins>
          </w:p>
        </w:tc>
      </w:tr>
    </w:tbl>
    <w:p w14:paraId="2195DDD7" w14:textId="77777777" w:rsidR="006A0BC1" w:rsidRDefault="006A0BC1" w:rsidP="006A0BC1">
      <w:pPr>
        <w:rPr>
          <w:ins w:id="506" w:author="Steve Maas" w:date="2013-12-15T16:40:00Z"/>
        </w:rPr>
      </w:pPr>
    </w:p>
    <w:p w14:paraId="617B5D7A" w14:textId="1A17DA56" w:rsidR="00F2162C" w:rsidRDefault="00F2162C" w:rsidP="006A0BC1">
      <w:pPr>
        <w:rPr>
          <w:ins w:id="507" w:author="Steve Maas" w:date="2013-12-15T16:40:00Z"/>
        </w:rPr>
      </w:pPr>
      <w:ins w:id="508" w:author="Steve Maas" w:date="2013-12-15T16:40:00Z">
        <w:r>
          <w:t>For example:</w:t>
        </w:r>
      </w:ins>
    </w:p>
    <w:p w14:paraId="54BE0D7A" w14:textId="77777777" w:rsidR="00F2162C" w:rsidRDefault="00F2162C" w:rsidP="006A0BC1">
      <w:pPr>
        <w:rPr>
          <w:ins w:id="509" w:author="Steve Maas" w:date="2013-12-15T16:41:00Z"/>
        </w:rPr>
      </w:pPr>
    </w:p>
    <w:p w14:paraId="4CDD2CFE" w14:textId="77777777" w:rsidR="00F2162C" w:rsidRDefault="00F2162C" w:rsidP="00F2162C">
      <w:pPr>
        <w:pStyle w:val="code"/>
        <w:rPr>
          <w:ins w:id="510" w:author="Steve Maas" w:date="2013-12-15T16:41:00Z"/>
        </w:rPr>
      </w:pPr>
      <w:ins w:id="511" w:author="Steve Maas" w:date="2013-12-15T16:41:00Z">
        <w:r>
          <w:t>&lt;febio_spec version="2.0"&gt;</w:t>
        </w:r>
      </w:ins>
    </w:p>
    <w:p w14:paraId="615E2C34" w14:textId="538F8222" w:rsidR="00F2162C" w:rsidRDefault="00F2162C" w:rsidP="00F2162C">
      <w:pPr>
        <w:pStyle w:val="code"/>
        <w:rPr>
          <w:ins w:id="512" w:author="Steve Maas" w:date="2013-12-15T16:41:00Z"/>
        </w:rPr>
      </w:pPr>
      <w:ins w:id="513" w:author="Steve Maas" w:date="2013-12-15T16:41:00Z">
        <w:r>
          <w:tab/>
          <w:t>&lt;Module type="solid"/&gt;</w:t>
        </w:r>
      </w:ins>
    </w:p>
    <w:p w14:paraId="7C3D37B8" w14:textId="09E35445" w:rsidR="00F2162C" w:rsidRDefault="00F2162C" w:rsidP="00F2162C">
      <w:pPr>
        <w:pStyle w:val="code"/>
        <w:rPr>
          <w:ins w:id="514" w:author="Steve Maas" w:date="2013-12-15T16:41:00Z"/>
        </w:rPr>
      </w:pPr>
      <w:ins w:id="515" w:author="Steve Maas" w:date="2013-12-15T16:41:00Z">
        <w:r>
          <w:tab/>
        </w:r>
        <w:proofErr w:type="gramStart"/>
        <w:r>
          <w:t>&lt;!</w:t>
        </w:r>
      </w:ins>
      <w:ins w:id="516" w:author="Steve Maas" w:date="2013-12-16T10:30:00Z">
        <w:r w:rsidR="00BC30CE">
          <w:t>--</w:t>
        </w:r>
        <w:proofErr w:type="gramEnd"/>
        <w:r w:rsidR="00BC30CE">
          <w:t xml:space="preserve"> </w:t>
        </w:r>
      </w:ins>
      <w:ins w:id="517" w:author="Steve Maas" w:date="2013-12-15T16:41:00Z">
        <w:r>
          <w:t>rest of file --&gt;</w:t>
        </w:r>
      </w:ins>
    </w:p>
    <w:p w14:paraId="08BD7FB0" w14:textId="483982DD" w:rsidR="00F2162C" w:rsidRDefault="00F2162C" w:rsidP="00F2162C">
      <w:pPr>
        <w:pStyle w:val="code"/>
        <w:rPr>
          <w:ins w:id="518" w:author="Steve Maas" w:date="2013-12-15T16:41:00Z"/>
        </w:rPr>
      </w:pPr>
      <w:ins w:id="519"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520" w:author="Steve Maas" w:date="2013-12-16T10:31:00Z"/>
        </w:rPr>
      </w:pPr>
      <w:ins w:id="521"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522" w:author="Steve Maas" w:date="2013-12-16T10:31:00Z"/>
        </w:rPr>
      </w:pPr>
      <w:del w:id="523"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524" w:author="Steve Maas" w:date="2013-12-16T10:31:00Z">
        <w:r w:rsidDel="004D4718">
          <w:rPr>
            <w:b/>
          </w:rPr>
          <w:delText xml:space="preserve">Important </w:delText>
        </w:r>
      </w:del>
      <w:r>
        <w:rPr>
          <w:b/>
        </w:rPr>
        <w:t>Note</w:t>
      </w:r>
      <w:ins w:id="525"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526" w:author="Steve Maas" w:date="2013-12-15T16:40:00Z">
        <w:r w:rsidDel="009541D3">
          <w:delText>1.</w:delText>
        </w:r>
      </w:del>
      <w:r w:rsidR="0041246E">
        <w:t>2</w:t>
      </w:r>
      <w:ins w:id="527"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528" w:author="Steve Maas" w:date="2013-12-15T16:40:00Z">
        <w:r w:rsidDel="009541D3">
          <w:delText>poro</w:delText>
        </w:r>
      </w:del>
      <w:ins w:id="529" w:author="Steve Maas" w:date="2013-12-15T16:40:00Z">
        <w:r w:rsidR="009541D3">
          <w:t>biphasic</w:t>
        </w:r>
      </w:ins>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530" w:name="_Toc385498408"/>
      <w:r>
        <w:lastRenderedPageBreak/>
        <w:t>Control Section</w:t>
      </w:r>
      <w:bookmarkEnd w:id="53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531" w:name="_Toc293572196"/>
      <w:bookmarkStart w:id="532" w:name="_Toc293572206"/>
      <w:bookmarkStart w:id="533" w:name="_Toc293572208"/>
      <w:bookmarkStart w:id="534" w:name="_Ref250285979"/>
      <w:bookmarkStart w:id="535" w:name="_Ref292527008"/>
      <w:bookmarkStart w:id="536" w:name="_Toc385498409"/>
      <w:bookmarkEnd w:id="531"/>
      <w:bookmarkEnd w:id="532"/>
      <w:bookmarkEnd w:id="533"/>
      <w:r>
        <w:t>Common Parameters</w:t>
      </w:r>
      <w:bookmarkEnd w:id="534"/>
      <w:bookmarkEnd w:id="535"/>
      <w:bookmarkEnd w:id="536"/>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9609289"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9609290"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9609291"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537" w:name="_Toc385498410"/>
      <w:r>
        <w:t xml:space="preserve">Parameters for </w:t>
      </w:r>
      <w:r w:rsidR="00D153DC">
        <w:rPr>
          <w:i/>
        </w:rPr>
        <w:t>B</w:t>
      </w:r>
      <w:r w:rsidR="00EA184D">
        <w:rPr>
          <w:i/>
        </w:rPr>
        <w:t>iphasic</w:t>
      </w:r>
      <w:r w:rsidR="00EA184D">
        <w:t xml:space="preserve"> </w:t>
      </w:r>
      <w:r w:rsidR="00D153DC">
        <w:t>A</w:t>
      </w:r>
      <w:r>
        <w:t>nalysis</w:t>
      </w:r>
      <w:bookmarkEnd w:id="53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538" w:name="_Toc385498411"/>
      <w:r>
        <w:t xml:space="preserve">Parameters for </w:t>
      </w:r>
      <w:r w:rsidR="00D153DC">
        <w:rPr>
          <w:i/>
        </w:rPr>
        <w:t>S</w:t>
      </w:r>
      <w:r w:rsidRPr="007D6F0D">
        <w:rPr>
          <w:i/>
        </w:rPr>
        <w:t>olute</w:t>
      </w:r>
      <w:r>
        <w:t xml:space="preserve"> </w:t>
      </w:r>
      <w:r w:rsidR="00D153DC">
        <w:t>A</w:t>
      </w:r>
      <w:r>
        <w:t>nalysis</w:t>
      </w:r>
      <w:bookmarkEnd w:id="53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539" w:name="_Toc385498412"/>
      <w:r>
        <w:t xml:space="preserve">Parameters for </w:t>
      </w:r>
      <w:r w:rsidR="00D153DC">
        <w:rPr>
          <w:i/>
        </w:rPr>
        <w:t>H</w:t>
      </w:r>
      <w:r w:rsidRPr="007D6F0D">
        <w:rPr>
          <w:i/>
        </w:rPr>
        <w:t>eat</w:t>
      </w:r>
      <w:r>
        <w:t xml:space="preserve"> </w:t>
      </w:r>
      <w:r w:rsidR="00D153DC">
        <w:t>A</w:t>
      </w:r>
      <w:r>
        <w:t>nalysis</w:t>
      </w:r>
      <w:bookmarkEnd w:id="539"/>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540" w:author="Steve Maas" w:date="2014-01-02T13:04:00Z">
        <w:r w:rsidR="00873D59">
          <w:t>3.4.1</w:t>
        </w:r>
      </w:ins>
      <w:del w:id="541"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42" w:name="_Toc385498413"/>
      <w:r>
        <w:lastRenderedPageBreak/>
        <w:t>Globals Section</w:t>
      </w:r>
      <w:bookmarkEnd w:id="542"/>
    </w:p>
    <w:p w14:paraId="3EA28A47" w14:textId="12191AB3" w:rsidR="0091444A" w:rsidRDefault="0091444A" w:rsidP="0091444A">
      <w:r>
        <w:t xml:space="preserve">The </w:t>
      </w:r>
      <w:r w:rsidRPr="008B6298">
        <w:rPr>
          <w:i/>
        </w:rPr>
        <w:t>Globals</w:t>
      </w:r>
      <w:r>
        <w:t xml:space="preserve"> section is used to define some global variables, such </w:t>
      </w:r>
      <w:ins w:id="543" w:author="Steve Maas" w:date="2014-01-15T10:39:00Z">
        <w:r>
          <w:t xml:space="preserve">as </w:t>
        </w:r>
      </w:ins>
      <w:del w:id="544" w:author="Steve Maas" w:date="2014-01-15T10:39:00Z">
        <w:r w:rsidDel="0091444A">
          <w:delText xml:space="preserve">as body forces and </w:delText>
        </w:r>
      </w:del>
      <w:r>
        <w:t>global constants</w:t>
      </w:r>
      <w:ins w:id="545" w:author="Steve Maas" w:date="2014-01-15T10:39:00Z">
        <w:r>
          <w:t>, solute data and solid bound molecule data</w:t>
        </w:r>
      </w:ins>
      <w:r>
        <w:t>.</w:t>
      </w:r>
    </w:p>
    <w:p w14:paraId="7C9FA480" w14:textId="77777777" w:rsidR="0091444A" w:rsidRDefault="0091444A" w:rsidP="0091444A">
      <w:pPr>
        <w:pStyle w:val="Heading3"/>
      </w:pPr>
      <w:bookmarkStart w:id="546" w:name="_Toc385498414"/>
      <w:r>
        <w:t>Constants</w:t>
      </w:r>
      <w:bookmarkEnd w:id="546"/>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59609292" r:id="rId36"/>
        </w:object>
      </w:r>
      <w:ins w:id="547" w:author="Gerard Ateshian" w:date="2014-04-17T21:50:00Z">
        <w:r w:rsidR="00EE7403" w:rsidRPr="00EE7403">
          <w:rPr>
            <w:rPrChange w:id="548" w:author="Gerard Ateshian" w:date="2014-04-17T21:50:00Z">
              <w:rPr>
                <w:position w:val="-4"/>
              </w:rPr>
            </w:rPrChange>
          </w:rPr>
          <w:t xml:space="preserve"> [</w:t>
        </w:r>
        <w:r w:rsidR="00EE7403" w:rsidRPr="00EE7403">
          <w:rPr>
            <w:b/>
            <w:rPrChange w:id="549" w:author="Gerard Ateshian" w:date="2014-04-17T21:51:00Z">
              <w:rPr>
                <w:position w:val="-4"/>
              </w:rPr>
            </w:rPrChange>
          </w:rPr>
          <w:t>F</w:t>
        </w:r>
      </w:ins>
      <w:ins w:id="550" w:author="Gerard Ateshian" w:date="2014-04-17T21:51:00Z">
        <w:r w:rsidR="00EE7403">
          <w:sym w:font="Symbol" w:char="F0D7"/>
        </w:r>
      </w:ins>
      <w:ins w:id="551" w:author="Gerard Ateshian" w:date="2014-04-17T21:50:00Z">
        <w:r w:rsidR="00EE7403" w:rsidRPr="00EE7403">
          <w:rPr>
            <w:b/>
            <w:rPrChange w:id="552" w:author="Gerard Ateshian" w:date="2014-04-17T21:51:00Z">
              <w:rPr/>
            </w:rPrChange>
          </w:rPr>
          <w:t>L</w:t>
        </w:r>
        <w:r w:rsidR="00EE7403">
          <w:t>/</w:t>
        </w:r>
        <w:r w:rsidR="00EE7403" w:rsidRPr="00EE7403">
          <w:rPr>
            <w:b/>
            <w:rPrChange w:id="553" w:author="Gerard Ateshian" w:date="2014-04-17T21:51:00Z">
              <w:rPr/>
            </w:rPrChange>
          </w:rPr>
          <w:t>n</w:t>
        </w:r>
      </w:ins>
      <w:ins w:id="554" w:author="Gerard Ateshian" w:date="2014-04-17T21:51:00Z">
        <w:r w:rsidR="00EE7403">
          <w:sym w:font="Symbol" w:char="F0D7"/>
        </w:r>
      </w:ins>
      <w:ins w:id="555" w:author="Gerard Ateshian" w:date="2014-04-17T21:50:00Z">
        <w:r w:rsidR="00EE7403" w:rsidRPr="00EE7403">
          <w:rPr>
            <w:b/>
            <w:rPrChange w:id="556" w:author="Gerard Ateshian" w:date="2014-04-17T21:51:00Z">
              <w:rPr/>
            </w:rPrChange>
          </w:rPr>
          <w:t>T</w:t>
        </w:r>
        <w:r w:rsidR="00EE7403" w:rsidRPr="00EE7403">
          <w:rPr>
            <w:rPrChange w:id="557"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59609293" r:id="rId38"/>
        </w:object>
      </w:r>
      <w:ins w:id="558" w:author="Gerard Ateshian" w:date="2014-04-17T21:51:00Z">
        <w:r w:rsidR="00EE7403" w:rsidRPr="00EE7403">
          <w:rPr>
            <w:rPrChange w:id="559" w:author="Gerard Ateshian" w:date="2014-04-17T21:51:00Z">
              <w:rPr>
                <w:position w:val="-6"/>
              </w:rPr>
            </w:rPrChange>
          </w:rPr>
          <w:t xml:space="preserve"> [</w:t>
        </w:r>
        <w:r w:rsidR="00EE7403" w:rsidRPr="00EE7403">
          <w:rPr>
            <w:b/>
            <w:rPrChange w:id="560" w:author="Gerard Ateshian" w:date="2014-04-17T21:51:00Z">
              <w:rPr>
                <w:position w:val="-6"/>
              </w:rPr>
            </w:rPrChange>
          </w:rPr>
          <w:t>T</w:t>
        </w:r>
        <w:r w:rsidR="00EE7403" w:rsidRPr="00EE7403">
          <w:rPr>
            <w:rPrChange w:id="561"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59609294" r:id="rId40"/>
        </w:object>
      </w:r>
      <w:ins w:id="562" w:author="Gerard Ateshian" w:date="2014-04-17T21:51:00Z">
        <w:r w:rsidR="003F0FB9" w:rsidRPr="003F0FB9">
          <w:rPr>
            <w:rPrChange w:id="563" w:author="Gerard Ateshian" w:date="2014-04-17T21:51:00Z">
              <w:rPr>
                <w:position w:val="-12"/>
              </w:rPr>
            </w:rPrChange>
          </w:rPr>
          <w:t xml:space="preserve"> [</w:t>
        </w:r>
      </w:ins>
      <w:ins w:id="564" w:author="Gerard Ateshian" w:date="2014-04-17T21:52:00Z">
        <w:r w:rsidR="003F0FB9" w:rsidRPr="003F0FB9">
          <w:rPr>
            <w:b/>
            <w:rPrChange w:id="565" w:author="Gerard Ateshian" w:date="2014-04-17T21:52:00Z">
              <w:rPr/>
            </w:rPrChange>
          </w:rPr>
          <w:t>Q</w:t>
        </w:r>
        <w:r w:rsidR="003F0FB9">
          <w:t>/</w:t>
        </w:r>
        <w:r w:rsidR="003F0FB9" w:rsidRPr="003F0FB9">
          <w:rPr>
            <w:b/>
            <w:rPrChange w:id="566" w:author="Gerard Ateshian" w:date="2014-04-17T21:52:00Z">
              <w:rPr/>
            </w:rPrChange>
          </w:rPr>
          <w:t>n</w:t>
        </w:r>
      </w:ins>
      <w:ins w:id="567" w:author="Gerard Ateshian" w:date="2014-04-17T21:51:00Z">
        <w:r w:rsidR="003F0FB9" w:rsidRPr="003F0FB9">
          <w:rPr>
            <w:rPrChange w:id="568"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69" w:name="_Ref188932792"/>
      <w:bookmarkStart w:id="570" w:name="_Toc385498415"/>
      <w:r>
        <w:t>Solutes</w:t>
      </w:r>
      <w:bookmarkEnd w:id="569"/>
      <w:bookmarkEnd w:id="570"/>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59609295"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59609296"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59609297"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71" w:name="_Ref240797992"/>
      <w:bookmarkStart w:id="572" w:name="_Toc385498416"/>
      <w:r>
        <w:t>Solid-Bound Molecules</w:t>
      </w:r>
      <w:bookmarkEnd w:id="571"/>
      <w:bookmarkEnd w:id="572"/>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73" w:name="_Ref174185715"/>
      <w:bookmarkStart w:id="574" w:name="_Toc385498417"/>
      <w:r>
        <w:lastRenderedPageBreak/>
        <w:t>Material Section</w:t>
      </w:r>
      <w:bookmarkEnd w:id="573"/>
      <w:bookmarkEnd w:id="574"/>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575" w:name="_Ref178490824"/>
      <w:bookmarkStart w:id="576" w:name="_Ref178491142"/>
      <w:bookmarkStart w:id="577" w:name="_Toc385498418"/>
      <w:r>
        <w:lastRenderedPageBreak/>
        <w:t>Geometry Section</w:t>
      </w:r>
      <w:bookmarkEnd w:id="575"/>
      <w:bookmarkEnd w:id="576"/>
      <w:bookmarkEnd w:id="577"/>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578" w:name="_Toc385498419"/>
      <w:r>
        <w:t>Nodes Section</w:t>
      </w:r>
      <w:bookmarkEnd w:id="578"/>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579" w:name="_Ref376432008"/>
      <w:bookmarkStart w:id="580" w:name="_Toc385498420"/>
      <w:r w:rsidRPr="00EF5020">
        <w:t>Elements</w:t>
      </w:r>
      <w:r>
        <w:t xml:space="preserve"> Section</w:t>
      </w:r>
      <w:bookmarkEnd w:id="579"/>
      <w:bookmarkEnd w:id="580"/>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581"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582" w:name="_Toc350354842"/>
      <w:bookmarkStart w:id="583" w:name="_Toc350439800"/>
      <w:bookmarkStart w:id="584" w:name="_Toc352596206"/>
      <w:bookmarkStart w:id="585" w:name="_Toc363724979"/>
      <w:bookmarkStart w:id="586" w:name="_Toc385498421"/>
      <w:bookmarkEnd w:id="582"/>
      <w:bookmarkEnd w:id="583"/>
      <w:bookmarkEnd w:id="584"/>
      <w:bookmarkEnd w:id="585"/>
      <w:r>
        <w:t>Solid Elements</w:t>
      </w:r>
      <w:bookmarkEnd w:id="586"/>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03388B" w:rsidRDefault="0003388B"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03388B" w:rsidRDefault="0003388B"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03388B" w:rsidRDefault="0003388B"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03388B" w:rsidRDefault="0003388B"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03388B" w:rsidRDefault="0003388B"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03388B" w:rsidRDefault="0003388B"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03388B" w:rsidRDefault="0003388B"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03388B" w:rsidRDefault="0003388B"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03388B" w:rsidRDefault="0003388B"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03388B" w:rsidRDefault="0003388B"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03388B" w:rsidRDefault="0003388B"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03388B" w:rsidRDefault="0003388B"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03388B" w:rsidRDefault="0003388B"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03388B" w:rsidRDefault="0003388B"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03388B" w:rsidRDefault="0003388B"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03388B" w:rsidRDefault="0003388B"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03388B" w:rsidRDefault="0003388B"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03388B" w:rsidRDefault="0003388B"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03388B" w:rsidRDefault="0003388B"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03388B" w:rsidRDefault="0003388B"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03388B" w:rsidRDefault="0003388B"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574E7" w:rsidRDefault="00A574E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574E7" w:rsidRDefault="00A574E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574E7" w:rsidRDefault="00A574E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574E7" w:rsidRDefault="00A574E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574E7" w:rsidRDefault="00A574E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574E7" w:rsidRDefault="00A574E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574E7" w:rsidRDefault="00A574E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574E7" w:rsidRDefault="00A574E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574E7" w:rsidRDefault="00A574E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574E7" w:rsidRDefault="00A574E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574E7" w:rsidRDefault="00A574E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574E7" w:rsidRDefault="00A574E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574E7" w:rsidRDefault="00A574E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574E7" w:rsidRDefault="00A574E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574E7" w:rsidRDefault="00A574E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574E7" w:rsidRDefault="00A574E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574E7" w:rsidRDefault="00A574E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574E7" w:rsidRDefault="00A574E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574E7" w:rsidRDefault="00A574E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574E7" w:rsidRDefault="00A574E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574E7" w:rsidRDefault="00A574E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233060">
        <w:fldChar w:fldCharType="begin"/>
      </w:r>
      <w:r w:rsidR="00233060">
        <w:instrText xml:space="preserve"> STYLEREF 1 \s </w:instrText>
      </w:r>
      <w:r w:rsidR="00233060">
        <w:fldChar w:fldCharType="separate"/>
      </w:r>
      <w:r w:rsidR="00873D59">
        <w:rPr>
          <w:noProof/>
        </w:rPr>
        <w:t>3</w:t>
      </w:r>
      <w:r w:rsidR="00233060">
        <w:rPr>
          <w:noProof/>
        </w:rPr>
        <w:fldChar w:fldCharType="end"/>
      </w:r>
      <w:r w:rsidRPr="00DF40FE">
        <w:noBreakHyphen/>
      </w:r>
      <w:r w:rsidR="00233060">
        <w:fldChar w:fldCharType="begin"/>
      </w:r>
      <w:r w:rsidR="00233060">
        <w:instrText xml:space="preserve"> SEQ Figure \* ARABIC \s 1 </w:instrText>
      </w:r>
      <w:r w:rsidR="00233060">
        <w:fldChar w:fldCharType="separate"/>
      </w:r>
      <w:r w:rsidR="00873D59">
        <w:rPr>
          <w:noProof/>
        </w:rPr>
        <w:t>1</w:t>
      </w:r>
      <w:r w:rsidR="00233060">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587" w:name="_Toc385498422"/>
      <w:r>
        <w:t>Shell Elements</w:t>
      </w:r>
      <w:bookmarkEnd w:id="587"/>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03388B" w:rsidRDefault="0003388B"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03388B" w:rsidRDefault="0003388B"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03388B" w:rsidRDefault="0003388B"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03388B" w:rsidRDefault="0003388B"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03388B" w:rsidRDefault="0003388B"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03388B" w:rsidRDefault="0003388B"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03388B" w:rsidRDefault="0003388B"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574E7" w:rsidRDefault="00A574E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574E7" w:rsidRDefault="00A574E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574E7" w:rsidRDefault="00A574E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574E7" w:rsidRDefault="00A574E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574E7" w:rsidRDefault="00A574E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574E7" w:rsidRDefault="00A574E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574E7" w:rsidRDefault="00A574E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233060">
        <w:fldChar w:fldCharType="begin"/>
      </w:r>
      <w:r w:rsidR="00233060">
        <w:instrText xml:space="preserve"> STYLEREF 1 \s </w:instrText>
      </w:r>
      <w:r w:rsidR="00233060">
        <w:fldChar w:fldCharType="separate"/>
      </w:r>
      <w:r w:rsidR="00873D59">
        <w:rPr>
          <w:noProof/>
        </w:rPr>
        <w:t>3</w:t>
      </w:r>
      <w:r w:rsidR="00233060">
        <w:rPr>
          <w:noProof/>
        </w:rPr>
        <w:fldChar w:fldCharType="end"/>
      </w:r>
      <w:r w:rsidRPr="006768E0">
        <w:noBreakHyphen/>
      </w:r>
      <w:r w:rsidR="00233060">
        <w:fldChar w:fldCharType="begin"/>
      </w:r>
      <w:r w:rsidR="00233060">
        <w:instrText xml:space="preserve"> SEQ Figure \* ARABIC \s 1 </w:instrText>
      </w:r>
      <w:r w:rsidR="00233060">
        <w:fldChar w:fldCharType="separate"/>
      </w:r>
      <w:r w:rsidR="00873D59">
        <w:rPr>
          <w:noProof/>
        </w:rPr>
        <w:t>2</w:t>
      </w:r>
      <w:r w:rsidR="00233060">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588" w:name="_Ref376174920"/>
      <w:bookmarkStart w:id="589" w:name="_Toc385498423"/>
      <w:r w:rsidRPr="007A75DE">
        <w:lastRenderedPageBreak/>
        <w:t>Surface Elements</w:t>
      </w:r>
      <w:bookmarkEnd w:id="588"/>
      <w:bookmarkEnd w:id="589"/>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590" w:author="Steve Maas" w:date="2013-12-30T13:56:00Z">
        <w:r w:rsidDel="00884C42">
          <w:delText>w</w:delText>
        </w:r>
      </w:del>
      <w:ins w:id="591" w:author="Steve Maas" w:date="2013-12-30T13:56:00Z">
        <w:r w:rsidR="00884C42">
          <w:t>he</w:t>
        </w:r>
      </w:ins>
      <w:del w:id="592" w:author="Steve Maas" w:date="2013-12-30T13:56:00Z">
        <w:r w:rsidDel="00884C42">
          <w:delText>o</w:delText>
        </w:r>
      </w:del>
      <w:ins w:id="593"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594" w:author="Steve Maas" w:date="2013-12-30T13:56:00Z"/>
        </w:rPr>
      </w:pPr>
      <w:r>
        <w:rPr>
          <w:i/>
        </w:rPr>
        <w:t>quad4</w:t>
      </w:r>
      <w:r>
        <w:t>: 4-node quadrilateral element</w:t>
      </w:r>
    </w:p>
    <w:p w14:paraId="2BF6AEA1" w14:textId="5FDC3215" w:rsidR="00884C42" w:rsidRDefault="00884C42" w:rsidP="006A0BC1">
      <w:pPr>
        <w:numPr>
          <w:ilvl w:val="0"/>
          <w:numId w:val="13"/>
        </w:numPr>
      </w:pPr>
      <w:ins w:id="595"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596"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597" w:author="Steve Maas" w:date="2013-12-30T13:56:00Z">
        <w:r>
          <w:rPr>
            <w:i/>
          </w:rPr>
          <w:t>tri6</w:t>
        </w:r>
        <w:r w:rsidRPr="00884C42">
          <w:rPr>
            <w:rPrChange w:id="598"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599" w:name="_Ref230518438"/>
      <w:bookmarkStart w:id="600" w:name="_Toc385498424"/>
      <w:r>
        <w:t>Element</w:t>
      </w:r>
      <w:r w:rsidR="00D153DC">
        <w:t xml:space="preserve"> </w:t>
      </w:r>
      <w:r>
        <w:t>Data Section</w:t>
      </w:r>
      <w:bookmarkEnd w:id="599"/>
      <w:bookmarkEnd w:id="600"/>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601"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602"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603" w:author="Steve Maas" w:date="2013-12-30T13:49:00Z"/>
        </w:rPr>
      </w:pPr>
    </w:p>
    <w:p w14:paraId="5760EC2F" w14:textId="458E94C2" w:rsidR="00AE6184" w:rsidRDefault="00AE6184">
      <w:pPr>
        <w:pStyle w:val="Heading3"/>
        <w:rPr>
          <w:ins w:id="604" w:author="Steve Maas" w:date="2013-12-30T13:49:00Z"/>
        </w:rPr>
        <w:pPrChange w:id="605" w:author="Steve Maas" w:date="2013-12-30T13:49:00Z">
          <w:pPr/>
        </w:pPrChange>
      </w:pPr>
      <w:bookmarkStart w:id="606" w:name="_Ref376175517"/>
      <w:bookmarkStart w:id="607" w:name="_Toc385498425"/>
      <w:ins w:id="608" w:author="Steve Maas" w:date="2013-12-30T13:49:00Z">
        <w:r>
          <w:t>Surface Section</w:t>
        </w:r>
        <w:bookmarkEnd w:id="606"/>
        <w:bookmarkEnd w:id="607"/>
      </w:ins>
    </w:p>
    <w:p w14:paraId="3E1BA4D0" w14:textId="65EE2763" w:rsidR="00AE6184" w:rsidRDefault="00AE6184">
      <w:pPr>
        <w:rPr>
          <w:ins w:id="609" w:author="Steve Maas" w:date="2013-12-30T13:54:00Z"/>
        </w:rPr>
      </w:pPr>
      <w:ins w:id="610"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611" w:author="Steve Maas" w:date="2013-12-30T13:51:00Z">
        <w:r>
          <w:t xml:space="preserve"> </w:t>
        </w:r>
      </w:ins>
      <w:ins w:id="612" w:author="Steve Maas" w:date="2013-12-30T13:52:00Z">
        <w:r>
          <w:t xml:space="preserve">A surface definition is followed by a list of surface elements, following the format described in section </w:t>
        </w:r>
      </w:ins>
      <w:ins w:id="613" w:author="Steve Maas" w:date="2013-12-30T13:53:00Z">
        <w:r>
          <w:fldChar w:fldCharType="begin"/>
        </w:r>
        <w:r>
          <w:instrText xml:space="preserve"> REF _Ref376174920 \r \h </w:instrText>
        </w:r>
      </w:ins>
      <w:r>
        <w:fldChar w:fldCharType="separate"/>
      </w:r>
      <w:ins w:id="614" w:author="Steve Maas" w:date="2014-01-02T13:04:00Z">
        <w:r w:rsidR="00873D59">
          <w:t xml:space="preserve">3.6.2.3. </w:t>
        </w:r>
      </w:ins>
      <w:ins w:id="615" w:author="Steve Maas" w:date="2013-12-30T13:53:00Z">
        <w:r>
          <w:fldChar w:fldCharType="end"/>
        </w:r>
      </w:ins>
      <w:ins w:id="616" w:author="Steve Maas" w:date="2013-12-30T13:52:00Z">
        <w:r>
          <w:t>.</w:t>
        </w:r>
      </w:ins>
    </w:p>
    <w:p w14:paraId="7C69F76C" w14:textId="77777777" w:rsidR="00AE6184" w:rsidRDefault="00AE6184">
      <w:pPr>
        <w:rPr>
          <w:ins w:id="617" w:author="Steve Maas" w:date="2013-12-30T13:54:00Z"/>
        </w:rPr>
      </w:pPr>
    </w:p>
    <w:p w14:paraId="18520E2B" w14:textId="7DC48CEE" w:rsidR="00AE6184" w:rsidRDefault="00AE6184" w:rsidP="00AE6184">
      <w:pPr>
        <w:pStyle w:val="code"/>
        <w:rPr>
          <w:ins w:id="618" w:author="Steve Maas" w:date="2013-12-30T13:54:00Z"/>
        </w:rPr>
      </w:pPr>
      <w:ins w:id="619" w:author="Steve Maas" w:date="2013-12-30T13:54:00Z">
        <w:r>
          <w:t>&lt;Surface name="named_surface"&gt;</w:t>
        </w:r>
      </w:ins>
    </w:p>
    <w:p w14:paraId="785F7A00" w14:textId="32C99888" w:rsidR="00AE6184" w:rsidRDefault="00AE6184" w:rsidP="00AE6184">
      <w:pPr>
        <w:pStyle w:val="code"/>
        <w:rPr>
          <w:ins w:id="620" w:author="Steve Maas" w:date="2013-12-30T13:54:00Z"/>
        </w:rPr>
      </w:pPr>
      <w:ins w:id="621" w:author="Steve Maas" w:date="2013-12-30T13:54:00Z">
        <w:r>
          <w:tab/>
          <w:t>&lt;quad4 id="1"&gt;1,2,3,4&lt;/quad4&gt;</w:t>
        </w:r>
      </w:ins>
    </w:p>
    <w:p w14:paraId="1EF65660" w14:textId="6C78EE70" w:rsidR="00AE6184" w:rsidRPr="0097532C" w:rsidRDefault="00AE6184" w:rsidP="00AE6184">
      <w:pPr>
        <w:rPr>
          <w:ins w:id="622" w:author="Steve Maas" w:date="2013-12-30T13:54:00Z"/>
        </w:rPr>
      </w:pPr>
      <w:ins w:id="623" w:author="Steve Maas" w:date="2013-12-30T13:54:00Z">
        <w:r w:rsidRPr="0097532C">
          <w:tab/>
        </w:r>
        <w:r>
          <w:rPr>
            <w:rFonts w:ascii="Courier New" w:hAnsi="Courier New"/>
            <w:sz w:val="22"/>
          </w:rPr>
          <w:t>&lt;...</w:t>
        </w:r>
      </w:ins>
      <w:ins w:id="624" w:author="Steve Maas" w:date="2013-12-30T13:55:00Z">
        <w:r>
          <w:rPr>
            <w:rFonts w:ascii="Courier New" w:hAnsi="Courier New"/>
            <w:sz w:val="22"/>
          </w:rPr>
          <w:t>&gt;</w:t>
        </w:r>
      </w:ins>
    </w:p>
    <w:p w14:paraId="6B5C50AD" w14:textId="00E57C9E" w:rsidR="00AE6184" w:rsidRDefault="00AE6184" w:rsidP="00AE6184">
      <w:pPr>
        <w:pStyle w:val="code"/>
        <w:rPr>
          <w:ins w:id="625" w:author="Steve Maas" w:date="2013-12-30T13:54:00Z"/>
        </w:rPr>
      </w:pPr>
      <w:ins w:id="626" w:author="Steve Maas" w:date="2013-12-30T13:54:00Z">
        <w:r>
          <w:t>&lt;/</w:t>
        </w:r>
      </w:ins>
      <w:ins w:id="627" w:author="Steve Maas" w:date="2013-12-30T13:55:00Z">
        <w:r>
          <w:t>Surface</w:t>
        </w:r>
      </w:ins>
      <w:ins w:id="628" w:author="Steve Maas" w:date="2013-12-30T13:54:00Z">
        <w:r>
          <w:t>&gt;</w:t>
        </w:r>
      </w:ins>
    </w:p>
    <w:p w14:paraId="3E8A31FC" w14:textId="77777777" w:rsidR="00AE6184" w:rsidRDefault="00AE6184" w:rsidP="00C72BAD">
      <w:pPr>
        <w:rPr>
          <w:ins w:id="629" w:author="Steve Maas" w:date="2013-12-30T13:54:00Z"/>
        </w:rPr>
      </w:pPr>
    </w:p>
    <w:p w14:paraId="0845F11C" w14:textId="3944D9E1" w:rsidR="00AE6184" w:rsidRDefault="00AE6184" w:rsidP="00BB02DD">
      <w:ins w:id="630"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631" w:name="_Ref378149880"/>
      <w:bookmarkStart w:id="632" w:name="_Toc385498426"/>
      <w:r>
        <w:t>NodeSet Section</w:t>
      </w:r>
      <w:bookmarkEnd w:id="631"/>
      <w:bookmarkEnd w:id="632"/>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633"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634" w:name="_Toc385498427"/>
      <w:r>
        <w:lastRenderedPageBreak/>
        <w:t>Initial Section</w:t>
      </w:r>
      <w:bookmarkEnd w:id="634"/>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635" w:name="_Toc385498428"/>
      <w:r>
        <w:t>Initial Nodal Velocities</w:t>
      </w:r>
      <w:bookmarkEnd w:id="635"/>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636" w:author="Steve Maas" w:date="2014-01-02T13:04:00Z">
        <w:r w:rsidR="00873D59">
          <w:t>3.4.1</w:t>
        </w:r>
      </w:ins>
      <w:del w:id="637"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638" w:name="_Toc385498429"/>
      <w:r>
        <w:t>Initial Nodal Effective Fluid Pressure</w:t>
      </w:r>
      <w:bookmarkEnd w:id="638"/>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639" w:name="_Toc385498430"/>
      <w:r>
        <w:t>Initial Nodal Effective Concentration</w:t>
      </w:r>
      <w:bookmarkEnd w:id="639"/>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640" w:author="Steve Maas" w:date="2014-01-02T13:04:00Z">
        <w:r w:rsidR="00873D59">
          <w:t>3.12.2</w:t>
        </w:r>
      </w:ins>
      <w:del w:id="641"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642" w:name="_Ref172095122"/>
      <w:bookmarkStart w:id="643" w:name="_Toc385498431"/>
      <w:r>
        <w:lastRenderedPageBreak/>
        <w:t>Boundary Section</w:t>
      </w:r>
      <w:bookmarkEnd w:id="642"/>
      <w:bookmarkEnd w:id="643"/>
    </w:p>
    <w:p w14:paraId="72C5517E" w14:textId="176A54EC" w:rsidR="006A0BC1" w:rsidRDefault="006A0BC1" w:rsidP="006A0BC1">
      <w:r>
        <w:t xml:space="preserve">The </w:t>
      </w:r>
      <w:r>
        <w:rPr>
          <w:i/>
        </w:rPr>
        <w:t>Boundary</w:t>
      </w:r>
      <w:r>
        <w:t xml:space="preserve"> section defines all </w:t>
      </w:r>
      <w:r w:rsidR="0098023B">
        <w:t>fixed</w:t>
      </w:r>
      <w:ins w:id="644" w:author="Steve Maas" w:date="2013-12-16T10:05:00Z">
        <w:r w:rsidR="00C80F4A">
          <w:t xml:space="preserve"> and</w:t>
        </w:r>
      </w:ins>
      <w:del w:id="645" w:author="Steve Maas" w:date="2013-12-16T10:05:00Z">
        <w:r w:rsidR="0098023B" w:rsidDel="00C80F4A">
          <w:delText>,</w:delText>
        </w:r>
      </w:del>
      <w:r w:rsidR="0098023B">
        <w:t xml:space="preserve"> prescribed </w:t>
      </w:r>
      <w:ins w:id="646" w:author="Steve Maas" w:date="2013-12-16T10:05:00Z">
        <w:r w:rsidR="00C80F4A">
          <w:t xml:space="preserve">boundary conditions </w:t>
        </w:r>
      </w:ins>
      <w:del w:id="647"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648" w:name="_Ref172095051"/>
      <w:bookmarkStart w:id="649" w:name="_Toc385498432"/>
      <w:r>
        <w:t>Prescribed Nodal Degrees of Freedom</w:t>
      </w:r>
      <w:bookmarkEnd w:id="648"/>
      <w:bookmarkEnd w:id="649"/>
    </w:p>
    <w:p w14:paraId="16E2CAE1" w14:textId="5055D971" w:rsidR="006A0BC1" w:rsidRDefault="006A0BC1" w:rsidP="006A0BC1">
      <w:r>
        <w:t xml:space="preserve">Nodal degrees of freedom (dof) can be prescribed using the </w:t>
      </w:r>
      <w:r>
        <w:rPr>
          <w:i/>
        </w:rPr>
        <w:t>prescribe</w:t>
      </w:r>
      <w:r>
        <w:t xml:space="preserve"> sub-element.</w:t>
      </w:r>
      <w:ins w:id="650" w:author="Steve Maas" w:date="2013-12-16T10:07:00Z">
        <w:r w:rsidR="00C80F4A">
          <w:t xml:space="preserve"> This element has two required attributes (</w:t>
        </w:r>
        <w:r w:rsidR="00C80F4A" w:rsidRPr="00C80F4A">
          <w:rPr>
            <w:i/>
            <w:rPrChange w:id="651" w:author="Steve Maas" w:date="2013-12-16T10:08:00Z">
              <w:rPr/>
            </w:rPrChange>
          </w:rPr>
          <w:t>bc</w:t>
        </w:r>
        <w:r w:rsidR="00C80F4A">
          <w:t xml:space="preserve"> and </w:t>
        </w:r>
        <w:r w:rsidR="00C80F4A" w:rsidRPr="00C80F4A">
          <w:rPr>
            <w:i/>
            <w:rPrChange w:id="652" w:author="Steve Maas" w:date="2013-12-16T10:08:00Z">
              <w:rPr/>
            </w:rPrChange>
          </w:rPr>
          <w:t>lc</w:t>
        </w:r>
        <w:r w:rsidR="00C80F4A">
          <w:t>) and one optional attribute (</w:t>
        </w:r>
        <w:r w:rsidR="00C80F4A">
          <w:rPr>
            <w:i/>
          </w:rPr>
          <w:t>relative</w:t>
        </w:r>
      </w:ins>
      <w:ins w:id="653" w:author="Steve Maas" w:date="2013-12-16T10:08:00Z">
        <w:r w:rsidR="00C80F4A">
          <w:t>)</w:t>
        </w:r>
      </w:ins>
      <w:ins w:id="654" w:author="Steve Maas" w:date="2013-12-16T10:07:00Z">
        <w:r w:rsidR="00C80F4A">
          <w:t>.</w:t>
        </w:r>
      </w:ins>
      <w:ins w:id="655"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656"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657"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658" w:author="Steve Maas" w:date="2013-12-16T10:08:00Z"/>
        </w:rPr>
      </w:pPr>
    </w:p>
    <w:p w14:paraId="6EE2AFDB" w14:textId="1222FCB3" w:rsidR="00C80F4A" w:rsidRDefault="00C80F4A" w:rsidP="00C80F4A">
      <w:moveToRangeStart w:id="659" w:author="Steve Maas" w:date="2013-12-16T10:08:00Z" w:name="move374951847"/>
      <w:moveTo w:id="660" w:author="Steve Maas" w:date="2013-12-16T10:08:00Z">
        <w:r>
          <w:t xml:space="preserve">The </w:t>
        </w:r>
        <w:r>
          <w:rPr>
            <w:i/>
          </w:rPr>
          <w:t>bc</w:t>
        </w:r>
        <w:r>
          <w:t xml:space="preserve"> attribute </w:t>
        </w:r>
        <w:del w:id="661"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662"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663"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664" w:author="Steve Maas" w:date="2013-12-16T10:09:00Z"/>
        </w:rPr>
      </w:pPr>
      <w:moveTo w:id="665"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666" w:author="Steve Maas" w:date="2013-12-16T10:09:00Z"/>
        </w:rPr>
      </w:pPr>
      <w:ins w:id="667"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668" w:author="Steve Maas" w:date="2013-12-16T10:09:00Z"/>
        </w:rPr>
      </w:pPr>
      <w:ins w:id="669" w:author="Steve Maas" w:date="2013-12-16T10:09:00Z">
        <w:r>
          <w:rPr>
            <w:rStyle w:val="codeChar"/>
          </w:rPr>
          <w:t>v</w:t>
        </w:r>
        <w:r w:rsidRPr="0015798D">
          <w:t>:</w:t>
        </w:r>
        <w:r>
          <w:t xml:space="preserve"> apply </w:t>
        </w:r>
      </w:ins>
      <w:ins w:id="670" w:author="Steve Maas" w:date="2013-12-16T10:10:00Z">
        <w:r>
          <w:t>rotation about y</w:t>
        </w:r>
      </w:ins>
      <w:ins w:id="671" w:author="Steve Maas" w:date="2013-12-16T10:09:00Z">
        <w:r>
          <w:t>-direction</w:t>
        </w:r>
      </w:ins>
    </w:p>
    <w:p w14:paraId="013CCC55" w14:textId="3614221C" w:rsidR="00C80F4A" w:rsidRDefault="00C80F4A" w:rsidP="00C80F4A">
      <w:pPr>
        <w:tabs>
          <w:tab w:val="num" w:pos="720"/>
        </w:tabs>
        <w:ind w:left="720" w:hanging="360"/>
        <w:rPr>
          <w:ins w:id="672" w:author="Steve Maas" w:date="2013-12-16T10:10:00Z"/>
        </w:rPr>
      </w:pPr>
      <w:ins w:id="673"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674" w:author="Steve Maas" w:date="2013-12-16T10:09:00Z"/>
        </w:rPr>
      </w:pPr>
    </w:p>
    <w:p w14:paraId="0656D8BA" w14:textId="77777777" w:rsidR="00C80F4A" w:rsidRDefault="00C80F4A" w:rsidP="00C80F4A">
      <w:pPr>
        <w:tabs>
          <w:tab w:val="num" w:pos="720"/>
        </w:tabs>
        <w:ind w:left="720" w:hanging="360"/>
        <w:rPr>
          <w:ins w:id="675" w:author="Steve Maas" w:date="2013-12-16T10:10:00Z"/>
        </w:rPr>
      </w:pPr>
      <w:moveTo w:id="676"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677" w:author="Steve Maas" w:date="2013-12-16T10:10:00Z"/>
        </w:rPr>
      </w:pPr>
      <w:ins w:id="678"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679"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680" w:author="Steve Maas" w:date="2013-12-16T10:08:00Z">
        <w:r w:rsidRPr="00B27FE9">
          <w:rPr>
            <w:rStyle w:val="codeChar"/>
          </w:rPr>
          <w:t>c</w:t>
        </w:r>
      </w:moveTo>
      <w:ins w:id="681" w:author="Steve Maas" w:date="2013-12-16T10:10:00Z">
        <w:r>
          <w:rPr>
            <w:rStyle w:val="codeChar"/>
          </w:rPr>
          <w:t>[</w:t>
        </w:r>
      </w:ins>
      <w:moveTo w:id="682" w:author="Steve Maas" w:date="2013-12-16T10:08:00Z">
        <w:r w:rsidRPr="00C849CE">
          <w:rPr>
            <w:rStyle w:val="codeChar"/>
            <w:i/>
          </w:rPr>
          <w:t>n</w:t>
        </w:r>
      </w:moveTo>
      <w:ins w:id="683" w:author="Steve Maas" w:date="2013-12-16T10:10:00Z">
        <w:r w:rsidRPr="00C80F4A">
          <w:rPr>
            <w:rStyle w:val="codeChar"/>
            <w:rPrChange w:id="684" w:author="Steve Maas" w:date="2013-12-16T10:10:00Z">
              <w:rPr>
                <w:rStyle w:val="codeChar"/>
                <w:i/>
              </w:rPr>
            </w:rPrChange>
          </w:rPr>
          <w:t>]</w:t>
        </w:r>
      </w:ins>
      <w:moveTo w:id="685"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686" w:author="Steve Maas" w:date="2013-12-16T10:08:00Z">
        <w:del w:id="687"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688" w:author="Steve Maas" w:date="2013-12-16T10:11:00Z"/>
        </w:rPr>
      </w:pPr>
      <w:moveTo w:id="689"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690" w:author="Steve Maas" w:date="2013-12-16T10:08:00Z">
        <w:r>
          <w:fldChar w:fldCharType="separate"/>
        </w:r>
      </w:moveTo>
      <w:ins w:id="691" w:author="Steve Maas" w:date="2014-01-02T13:04:00Z">
        <w:r w:rsidR="00873D59">
          <w:t>3.12.2</w:t>
        </w:r>
      </w:ins>
      <w:moveTo w:id="692" w:author="Steve Maas" w:date="2013-12-16T10:08:00Z">
        <w:del w:id="693"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694" w:author="Steve Maas" w:date="2013-12-16T10:11:00Z"/>
        </w:rPr>
      </w:pPr>
    </w:p>
    <w:p w14:paraId="1F8CFD03" w14:textId="3364BFCA" w:rsidR="00C80F4A" w:rsidRDefault="00C80F4A" w:rsidP="00C80F4A">
      <w:ins w:id="695" w:author="Steve Maas" w:date="2013-12-16T10:11:00Z">
        <w:r>
          <w:t>The</w:t>
        </w:r>
      </w:ins>
      <w:moveTo w:id="696" w:author="Steve Maas" w:date="2013-12-16T10:08:00Z">
        <w:del w:id="697" w:author="Steve Maas" w:date="2013-12-16T10:11:00Z">
          <w:r w:rsidDel="00C80F4A">
            <w:delText>An</w:delText>
          </w:r>
        </w:del>
        <w:r>
          <w:t xml:space="preserve"> </w:t>
        </w:r>
        <w:del w:id="698" w:author="Steve Maas" w:date="2013-12-16T10:11:00Z">
          <w:r w:rsidDel="00C80F4A">
            <w:delText xml:space="preserve">optional </w:delText>
          </w:r>
        </w:del>
        <w:r>
          <w:t xml:space="preserve">loadcurve </w:t>
        </w:r>
        <w:del w:id="699" w:author="Steve Maas" w:date="2013-12-16T10:11:00Z">
          <w:r w:rsidDel="00C80F4A">
            <w:delText>can</w:delText>
          </w:r>
        </w:del>
      </w:moveTo>
      <w:ins w:id="700" w:author="Steve Maas" w:date="2013-12-16T10:11:00Z">
        <w:r>
          <w:t>is</w:t>
        </w:r>
      </w:ins>
      <w:moveTo w:id="701" w:author="Steve Maas" w:date="2013-12-16T10:08:00Z">
        <w:r>
          <w:t xml:space="preserve"> </w:t>
        </w:r>
        <w:del w:id="702" w:author="Steve Maas" w:date="2013-12-16T10:11:00Z">
          <w:r w:rsidDel="00C80F4A">
            <w:delText xml:space="preserve">be </w:delText>
          </w:r>
        </w:del>
        <w:r>
          <w:t xml:space="preserve">specified with the </w:t>
        </w:r>
        <w:r>
          <w:rPr>
            <w:i/>
          </w:rPr>
          <w:t>lc</w:t>
        </w:r>
        <w:r>
          <w:t xml:space="preserve"> attribute</w:t>
        </w:r>
        <w:del w:id="703"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704"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659"/>
    <w:p w14:paraId="3E9ED874" w14:textId="77777777" w:rsidR="00C80F4A" w:rsidRDefault="00C80F4A" w:rsidP="006A0BC1">
      <w:pPr>
        <w:pStyle w:val="code"/>
        <w:rPr>
          <w:ins w:id="705" w:author="Steve Maas" w:date="2013-12-16T10:08:00Z"/>
        </w:rPr>
      </w:pPr>
    </w:p>
    <w:p w14:paraId="088399C6" w14:textId="3BAF039E" w:rsidR="00C80F4A" w:rsidDel="00C80F4A" w:rsidRDefault="00C80F4A" w:rsidP="006A0BC1">
      <w:pPr>
        <w:pStyle w:val="code"/>
        <w:rPr>
          <w:del w:id="706"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707"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708" w:author="Steve Maas" w:date="2013-12-16T10:08:00Z" w:name="move374951847"/>
      <w:moveFrom w:id="709"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708"/>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710"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711" w:name="_Toc385498433"/>
      <w:r>
        <w:t>Fixed Nodal Degrees of Freedom</w:t>
      </w:r>
      <w:bookmarkEnd w:id="711"/>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712" w:author="Steve Maas" w:date="2013-12-16T10:12:00Z">
        <w:r w:rsidR="00C80F4A">
          <w:t xml:space="preserve"> bc="</w:t>
        </w:r>
      </w:ins>
      <w:ins w:id="713"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714"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715" w:author="Steve Maas" w:date="2013-12-16T10:13:00Z">
        <w:r w:rsidR="00C80F4A">
          <w:t xml:space="preserve">This results in fewer equations that need to be solved for and </w:t>
        </w:r>
      </w:ins>
      <w:del w:id="716" w:author="Steve Maas" w:date="2013-12-16T10:13:00Z">
        <w:r w:rsidDel="00C80F4A">
          <w:delText>T</w:delText>
        </w:r>
      </w:del>
      <w:ins w:id="717" w:author="Steve Maas" w:date="2013-12-16T10:13:00Z">
        <w:r w:rsidR="00C80F4A">
          <w:t>t</w:t>
        </w:r>
      </w:ins>
      <w:r>
        <w:t>h</w:t>
      </w:r>
      <w:del w:id="718" w:author="Steve Maas" w:date="2013-12-16T10:13:00Z">
        <w:r w:rsidDel="00C80F4A">
          <w:delText>i</w:delText>
        </w:r>
      </w:del>
      <w:ins w:id="719"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720" w:author="Steve Maas" w:date="2013-12-16T10:16:00Z"/>
          <w:rFonts w:cs="Arial"/>
          <w:b/>
          <w:bCs/>
          <w:iCs/>
          <w:sz w:val="36"/>
          <w:szCs w:val="28"/>
        </w:rPr>
      </w:pPr>
      <w:bookmarkStart w:id="721" w:name="_Toc315942749"/>
      <w:bookmarkStart w:id="722" w:name="_Toc315943013"/>
      <w:bookmarkStart w:id="723" w:name="_Toc315943277"/>
      <w:bookmarkStart w:id="724" w:name="_Toc315942751"/>
      <w:bookmarkStart w:id="725" w:name="_Toc315943015"/>
      <w:bookmarkStart w:id="726" w:name="_Toc315943279"/>
      <w:bookmarkStart w:id="727" w:name="_Toc315942753"/>
      <w:bookmarkStart w:id="728" w:name="_Toc315943017"/>
      <w:bookmarkStart w:id="729" w:name="_Toc315943281"/>
      <w:bookmarkStart w:id="730" w:name="_Toc315942755"/>
      <w:bookmarkStart w:id="731" w:name="_Toc315943019"/>
      <w:bookmarkStart w:id="732" w:name="_Toc315943283"/>
      <w:bookmarkStart w:id="733" w:name="_Toc315942758"/>
      <w:bookmarkStart w:id="734" w:name="_Toc315943022"/>
      <w:bookmarkStart w:id="735" w:name="_Toc315943286"/>
      <w:bookmarkStart w:id="736" w:name="_Toc315942763"/>
      <w:bookmarkStart w:id="737" w:name="_Toc315943027"/>
      <w:bookmarkStart w:id="738" w:name="_Toc315943291"/>
      <w:bookmarkStart w:id="739" w:name="_Toc315942764"/>
      <w:bookmarkStart w:id="740" w:name="_Toc315943028"/>
      <w:bookmarkStart w:id="741" w:name="_Toc315943292"/>
      <w:bookmarkStart w:id="742" w:name="_Toc315942765"/>
      <w:bookmarkStart w:id="743" w:name="_Toc315943029"/>
      <w:bookmarkStart w:id="744" w:name="_Toc315943293"/>
      <w:bookmarkStart w:id="745" w:name="_Toc315942768"/>
      <w:bookmarkStart w:id="746" w:name="_Toc315943032"/>
      <w:bookmarkStart w:id="747" w:name="_Toc315943296"/>
      <w:bookmarkStart w:id="748" w:name="_Toc315942770"/>
      <w:bookmarkStart w:id="749" w:name="_Toc315943034"/>
      <w:bookmarkStart w:id="750" w:name="_Toc315943298"/>
      <w:bookmarkStart w:id="751" w:name="_Toc315942775"/>
      <w:bookmarkStart w:id="752" w:name="_Toc315943039"/>
      <w:bookmarkStart w:id="753" w:name="_Toc315943303"/>
      <w:bookmarkStart w:id="754" w:name="_Toc315942777"/>
      <w:bookmarkStart w:id="755" w:name="_Toc315943041"/>
      <w:bookmarkStart w:id="756" w:name="_Toc315943305"/>
      <w:bookmarkStart w:id="757" w:name="_Toc315942782"/>
      <w:bookmarkStart w:id="758" w:name="_Toc315943046"/>
      <w:bookmarkStart w:id="759" w:name="_Toc315943310"/>
      <w:bookmarkStart w:id="760" w:name="_Toc315942784"/>
      <w:bookmarkStart w:id="761" w:name="_Toc315943048"/>
      <w:bookmarkStart w:id="762" w:name="_Toc315943312"/>
      <w:bookmarkStart w:id="763" w:name="_Toc315942786"/>
      <w:bookmarkStart w:id="764" w:name="_Toc315943050"/>
      <w:bookmarkStart w:id="765" w:name="_Toc315943314"/>
      <w:bookmarkStart w:id="766" w:name="_Toc315942806"/>
      <w:bookmarkStart w:id="767" w:name="_Toc315943070"/>
      <w:bookmarkStart w:id="768" w:name="_Toc315943334"/>
      <w:bookmarkStart w:id="769" w:name="_Toc315942809"/>
      <w:bookmarkStart w:id="770" w:name="_Toc315943073"/>
      <w:bookmarkStart w:id="771" w:name="_Toc315943337"/>
      <w:bookmarkStart w:id="772" w:name="_Toc315942810"/>
      <w:bookmarkStart w:id="773" w:name="_Toc315943074"/>
      <w:bookmarkStart w:id="774" w:name="_Toc315943338"/>
      <w:bookmarkStart w:id="775" w:name="_Toc315942811"/>
      <w:bookmarkStart w:id="776" w:name="_Toc315943075"/>
      <w:bookmarkStart w:id="777" w:name="_Toc315943339"/>
      <w:bookmarkStart w:id="778" w:name="_Toc315942816"/>
      <w:bookmarkStart w:id="779" w:name="_Toc315943080"/>
      <w:bookmarkStart w:id="780" w:name="_Toc315943344"/>
      <w:bookmarkStart w:id="781" w:name="_Toc315942818"/>
      <w:bookmarkStart w:id="782" w:name="_Toc315943082"/>
      <w:bookmarkStart w:id="783" w:name="_Toc315943346"/>
      <w:bookmarkStart w:id="784" w:name="_Toc315942820"/>
      <w:bookmarkStart w:id="785" w:name="_Toc315943084"/>
      <w:bookmarkStart w:id="786" w:name="_Toc315943348"/>
      <w:bookmarkStart w:id="787" w:name="_Toc315942822"/>
      <w:bookmarkStart w:id="788" w:name="_Toc315943086"/>
      <w:bookmarkStart w:id="789" w:name="_Toc315943350"/>
      <w:bookmarkStart w:id="790" w:name="_Toc315942824"/>
      <w:bookmarkStart w:id="791" w:name="_Toc315943088"/>
      <w:bookmarkStart w:id="792" w:name="_Toc315943352"/>
      <w:bookmarkStart w:id="793" w:name="_Toc315942829"/>
      <w:bookmarkStart w:id="794" w:name="_Toc315943093"/>
      <w:bookmarkStart w:id="795" w:name="_Toc315943357"/>
      <w:bookmarkStart w:id="796" w:name="_Toc315942831"/>
      <w:bookmarkStart w:id="797" w:name="_Toc315943095"/>
      <w:bookmarkStart w:id="798" w:name="_Toc315943359"/>
      <w:bookmarkStart w:id="799" w:name="_Toc315942833"/>
      <w:bookmarkStart w:id="800" w:name="_Toc315943097"/>
      <w:bookmarkStart w:id="801" w:name="_Toc315943361"/>
      <w:bookmarkStart w:id="802" w:name="_Toc315942834"/>
      <w:bookmarkStart w:id="803" w:name="_Toc315943098"/>
      <w:bookmarkStart w:id="804" w:name="_Toc315943362"/>
      <w:bookmarkStart w:id="805" w:name="_Toc315942839"/>
      <w:bookmarkStart w:id="806" w:name="_Toc315943103"/>
      <w:bookmarkStart w:id="807" w:name="_Toc315943367"/>
      <w:bookmarkStart w:id="808" w:name="_Toc315942840"/>
      <w:bookmarkStart w:id="809" w:name="_Toc315943104"/>
      <w:bookmarkStart w:id="810" w:name="_Toc315943368"/>
      <w:bookmarkStart w:id="811" w:name="_Toc315942841"/>
      <w:bookmarkStart w:id="812" w:name="_Toc315943105"/>
      <w:bookmarkStart w:id="813" w:name="_Toc315943369"/>
      <w:bookmarkStart w:id="814" w:name="_Toc315942843"/>
      <w:bookmarkStart w:id="815" w:name="_Toc315943107"/>
      <w:bookmarkStart w:id="816" w:name="_Toc315943371"/>
      <w:bookmarkStart w:id="817" w:name="_Toc315942845"/>
      <w:bookmarkStart w:id="818" w:name="_Toc315943109"/>
      <w:bookmarkStart w:id="819" w:name="_Toc315943373"/>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ins w:id="820" w:author="Steve Maas" w:date="2013-12-16T10:16:00Z">
        <w:r>
          <w:br w:type="page"/>
        </w:r>
      </w:ins>
    </w:p>
    <w:p w14:paraId="4FC9CF1B" w14:textId="38A0E96E" w:rsidR="006A0BC1" w:rsidRDefault="0098023B" w:rsidP="0098023B">
      <w:pPr>
        <w:pStyle w:val="Heading2"/>
      </w:pPr>
      <w:bookmarkStart w:id="821" w:name="_Toc385498434"/>
      <w:r>
        <w:lastRenderedPageBreak/>
        <w:t>Loads Section</w:t>
      </w:r>
      <w:bookmarkEnd w:id="821"/>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822" w:name="_Toc385498435"/>
      <w:r>
        <w:t>Nodal Loads</w:t>
      </w:r>
      <w:bookmarkEnd w:id="822"/>
    </w:p>
    <w:p w14:paraId="343663AC" w14:textId="7DCC6CA5" w:rsidR="00525EB6" w:rsidRDefault="00525EB6" w:rsidP="00525EB6">
      <w:r>
        <w:t xml:space="preserve">Nodal loads are applied by the </w:t>
      </w:r>
      <w:del w:id="823" w:author="Steve Maas" w:date="2013-12-16T17:56:00Z">
        <w:r w:rsidDel="00DB09C5">
          <w:rPr>
            <w:i/>
          </w:rPr>
          <w:delText xml:space="preserve">force </w:delText>
        </w:r>
      </w:del>
      <w:ins w:id="824"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825" w:author="Steve Maas" w:date="2013-12-16T17:57:00Z">
        <w:r w:rsidDel="00DB09C5">
          <w:delText>force</w:delText>
        </w:r>
      </w:del>
      <w:ins w:id="826"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827"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828" w:author="Steve Maas" w:date="2014-01-02T13:04:00Z">
        <w:r w:rsidR="00873D59">
          <w:t>3.12.2</w:t>
        </w:r>
      </w:ins>
      <w:del w:id="829"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830" w:author="Steve Maas" w:date="2014-01-06T15:53:00Z"/>
        </w:rPr>
      </w:pPr>
    </w:p>
    <w:p w14:paraId="7A39DBF8" w14:textId="441D1546" w:rsidR="002528E9" w:rsidRDefault="002528E9">
      <w:pPr>
        <w:pStyle w:val="Heading3"/>
        <w:rPr>
          <w:ins w:id="831" w:author="Steve Maas" w:date="2014-01-06T15:53:00Z"/>
        </w:rPr>
        <w:pPrChange w:id="832" w:author="Steve Maas" w:date="2014-01-06T15:53:00Z">
          <w:pPr/>
        </w:pPrChange>
      </w:pPr>
      <w:bookmarkStart w:id="833" w:name="_Toc385498436"/>
      <w:ins w:id="834" w:author="Steve Maas" w:date="2014-01-06T15:53:00Z">
        <w:r>
          <w:t>Surface Loads</w:t>
        </w:r>
        <w:bookmarkEnd w:id="833"/>
      </w:ins>
    </w:p>
    <w:p w14:paraId="75C93C59" w14:textId="528F5B83" w:rsidR="002528E9" w:rsidRDefault="002528E9">
      <w:pPr>
        <w:rPr>
          <w:ins w:id="835" w:author="Steve Maas" w:date="2014-01-06T17:06:00Z"/>
        </w:rPr>
      </w:pPr>
      <w:ins w:id="836"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837" w:author="Steve Maas" w:date="2014-01-06T15:54:00Z">
        <w:r>
          <w:t>different</w:t>
        </w:r>
      </w:ins>
      <w:ins w:id="838" w:author="Steve Maas" w:date="2014-01-06T15:53:00Z">
        <w:r>
          <w:t xml:space="preserve"> </w:t>
        </w:r>
      </w:ins>
      <w:ins w:id="839" w:author="Steve Maas" w:date="2014-01-06T15:54:00Z">
        <w:r>
          <w:t>surface loads that can be applied in FEBio.</w:t>
        </w:r>
      </w:ins>
    </w:p>
    <w:p w14:paraId="0AFFC133" w14:textId="77777777" w:rsidR="00CF5CFC" w:rsidRDefault="00CF5CFC">
      <w:pPr>
        <w:rPr>
          <w:ins w:id="840" w:author="Steve Maas" w:date="2014-01-06T17:06:00Z"/>
        </w:rPr>
      </w:pPr>
    </w:p>
    <w:p w14:paraId="10A36D37" w14:textId="51F1DD00" w:rsidR="00CF5CFC" w:rsidRDefault="00CF5CFC">
      <w:pPr>
        <w:rPr>
          <w:ins w:id="841" w:author="Steve Maas" w:date="2014-01-06T17:07:00Z"/>
        </w:rPr>
      </w:pPr>
      <w:ins w:id="842"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843" w:author="Steve Maas" w:date="2014-01-06T17:07:00Z">
        <w:r>
          <w:rPr>
            <w:i/>
          </w:rPr>
          <w:t xml:space="preserve">Geometry </w:t>
        </w:r>
        <w:r>
          <w:t>section.</w:t>
        </w:r>
      </w:ins>
    </w:p>
    <w:p w14:paraId="554EFAA1" w14:textId="77777777" w:rsidR="00CF5CFC" w:rsidRDefault="00CF5CFC">
      <w:pPr>
        <w:rPr>
          <w:ins w:id="844" w:author="Steve Maas" w:date="2014-01-06T17:07:00Z"/>
        </w:rPr>
      </w:pPr>
    </w:p>
    <w:p w14:paraId="46B81760" w14:textId="0E6947B0" w:rsidR="00CF5CFC" w:rsidRDefault="00CF5CFC">
      <w:pPr>
        <w:rPr>
          <w:ins w:id="845" w:author="Steve Maas" w:date="2014-01-06T17:07:00Z"/>
        </w:rPr>
      </w:pPr>
      <w:ins w:id="846"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847" w:author="Steve Maas" w:date="2014-01-06T17:09:00Z"/>
        </w:rPr>
      </w:pPr>
    </w:p>
    <w:p w14:paraId="70058AC5" w14:textId="6C67F699" w:rsidR="00CF5CFC" w:rsidRDefault="009A35E3">
      <w:pPr>
        <w:pStyle w:val="Code0"/>
        <w:rPr>
          <w:ins w:id="848" w:author="Steve Maas" w:date="2014-01-06T17:09:00Z"/>
        </w:rPr>
        <w:pPrChange w:id="849" w:author="Steve Maas" w:date="2014-01-06T17:09:00Z">
          <w:pPr/>
        </w:pPrChange>
      </w:pPr>
      <w:ins w:id="850" w:author="Steve Maas" w:date="2014-01-06T17:09:00Z">
        <w:r>
          <w:t>&lt;surface&gt;</w:t>
        </w:r>
      </w:ins>
    </w:p>
    <w:p w14:paraId="34707218" w14:textId="52F01A09" w:rsidR="009A35E3" w:rsidRDefault="009A35E3">
      <w:pPr>
        <w:pStyle w:val="Code0"/>
        <w:rPr>
          <w:ins w:id="851" w:author="Steve Maas" w:date="2014-01-06T17:09:00Z"/>
        </w:rPr>
        <w:pPrChange w:id="852" w:author="Steve Maas" w:date="2014-01-06T17:09:00Z">
          <w:pPr/>
        </w:pPrChange>
      </w:pPr>
      <w:ins w:id="853" w:author="Steve Maas" w:date="2014-01-06T17:09:00Z">
        <w:r>
          <w:tab/>
          <w:t>&lt;quad4 id="1"&gt;1,2,3,4&lt;/quad&gt;</w:t>
        </w:r>
      </w:ins>
    </w:p>
    <w:p w14:paraId="0EA7B5A4" w14:textId="77F83592" w:rsidR="009A35E3" w:rsidRDefault="009A35E3">
      <w:pPr>
        <w:pStyle w:val="Code0"/>
        <w:rPr>
          <w:ins w:id="854" w:author="Steve Maas" w:date="2014-01-06T17:09:00Z"/>
        </w:rPr>
        <w:pPrChange w:id="855" w:author="Steve Maas" w:date="2014-01-06T17:09:00Z">
          <w:pPr/>
        </w:pPrChange>
      </w:pPr>
      <w:ins w:id="856" w:author="Steve Maas" w:date="2014-01-06T17:09:00Z">
        <w:r>
          <w:tab/>
          <w:t>...</w:t>
        </w:r>
      </w:ins>
    </w:p>
    <w:p w14:paraId="72BD8A1A" w14:textId="6B6C4A6F" w:rsidR="009A35E3" w:rsidRDefault="009A35E3">
      <w:pPr>
        <w:pStyle w:val="Code0"/>
        <w:rPr>
          <w:ins w:id="857" w:author="Steve Maas" w:date="2014-01-06T17:09:00Z"/>
        </w:rPr>
        <w:pPrChange w:id="858" w:author="Steve Maas" w:date="2014-01-06T17:09:00Z">
          <w:pPr/>
        </w:pPrChange>
      </w:pPr>
      <w:ins w:id="859" w:author="Steve Maas" w:date="2014-01-06T17:09:00Z">
        <w:r>
          <w:t>&lt;/surface&gt;</w:t>
        </w:r>
      </w:ins>
    </w:p>
    <w:p w14:paraId="1850D4EF" w14:textId="77777777" w:rsidR="00CF5CFC" w:rsidRDefault="00CF5CFC">
      <w:pPr>
        <w:rPr>
          <w:ins w:id="860" w:author="Steve Maas" w:date="2014-01-06T17:07:00Z"/>
        </w:rPr>
      </w:pPr>
    </w:p>
    <w:p w14:paraId="77EFE8AD" w14:textId="5CE3C79C" w:rsidR="00CF5CFC" w:rsidRDefault="00CF5CFC">
      <w:pPr>
        <w:rPr>
          <w:ins w:id="861" w:author="Steve Maas" w:date="2014-01-06T17:08:00Z"/>
        </w:rPr>
      </w:pPr>
      <w:ins w:id="862"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863" w:author="Steve Maas" w:date="2014-01-06T17:09:00Z"/>
        </w:rPr>
      </w:pPr>
    </w:p>
    <w:p w14:paraId="7C493E88" w14:textId="71004548" w:rsidR="009A35E3" w:rsidRDefault="009A35E3">
      <w:pPr>
        <w:pStyle w:val="Code0"/>
        <w:rPr>
          <w:ins w:id="864" w:author="Steve Maas" w:date="2014-01-06T17:09:00Z"/>
        </w:rPr>
        <w:pPrChange w:id="865" w:author="Steve Maas" w:date="2014-01-06T17:09:00Z">
          <w:pPr/>
        </w:pPrChange>
      </w:pPr>
      <w:ins w:id="866" w:author="Steve Maas" w:date="2014-01-06T17:09:00Z">
        <w:r>
          <w:t>&lt;surface set="surface_name"/&gt;</w:t>
        </w:r>
      </w:ins>
    </w:p>
    <w:p w14:paraId="10C1F7B9" w14:textId="77777777" w:rsidR="009A35E3" w:rsidRDefault="009A35E3">
      <w:pPr>
        <w:rPr>
          <w:ins w:id="867" w:author="Steve Maas" w:date="2014-01-06T17:08:00Z"/>
        </w:rPr>
      </w:pPr>
    </w:p>
    <w:p w14:paraId="296DA0F0" w14:textId="4684389C" w:rsidR="00CF5CFC" w:rsidRPr="009A35E3" w:rsidRDefault="00CF5CFC">
      <w:ins w:id="868" w:author="Steve Maas" w:date="2014-01-06T17:08:00Z">
        <w:r>
          <w:t xml:space="preserve">Here, the </w:t>
        </w:r>
        <w:r>
          <w:rPr>
            <w:i/>
          </w:rPr>
          <w:t xml:space="preserve">surface_name </w:t>
        </w:r>
        <w:r>
          <w:t xml:space="preserve">is the name of a surface that is defined in the </w:t>
        </w:r>
        <w:r w:rsidRPr="00CF5CFC">
          <w:rPr>
            <w:i/>
            <w:rPrChange w:id="869" w:author="Steve Maas" w:date="2014-01-06T17:09:00Z">
              <w:rPr/>
            </w:rPrChange>
          </w:rPr>
          <w:t>Geometry</w:t>
        </w:r>
        <w:r>
          <w:t xml:space="preserve"> </w:t>
        </w:r>
      </w:ins>
      <w:ins w:id="870" w:author="Steve Maas" w:date="2014-01-06T17:09:00Z">
        <w:r>
          <w:t>section</w:t>
        </w:r>
      </w:ins>
      <w:ins w:id="871"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872" w:author="Steve Maas" w:date="2014-01-06T17:10:00Z">
        <w:r w:rsidR="00B515AA">
          <w:t>3.6.4</w:t>
        </w:r>
        <w:r w:rsidR="00B515AA">
          <w:fldChar w:fldCharType="end"/>
        </w:r>
        <w:r w:rsidR="00B515AA">
          <w:t>)</w:t>
        </w:r>
      </w:ins>
      <w:ins w:id="873" w:author="Steve Maas" w:date="2014-01-06T17:09:00Z">
        <w:r>
          <w:t>.</w:t>
        </w:r>
        <w:r w:rsidR="009A35E3">
          <w:t xml:space="preserve"> Note that in this case the </w:t>
        </w:r>
        <w:r w:rsidR="009A35E3">
          <w:rPr>
            <w:i/>
          </w:rPr>
          <w:t xml:space="preserve">surface </w:t>
        </w:r>
      </w:ins>
      <w:ins w:id="874"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875" w:author="Steve Maas" w:date="2014-01-06T15:54:00Z">
          <w:pPr>
            <w:pStyle w:val="Heading3"/>
          </w:pPr>
        </w:pPrChange>
      </w:pPr>
      <w:bookmarkStart w:id="876" w:name="_Toc385498437"/>
      <w:r>
        <w:t xml:space="preserve">Pressure </w:t>
      </w:r>
      <w:del w:id="877" w:author="Steve Maas" w:date="2014-01-07T11:40:00Z">
        <w:r w:rsidR="00D153DC" w:rsidDel="004B0FC6">
          <w:delText>F</w:delText>
        </w:r>
        <w:r w:rsidDel="004B0FC6">
          <w:delText>orces</w:delText>
        </w:r>
      </w:del>
      <w:ins w:id="878" w:author="Steve Maas" w:date="2014-01-07T11:40:00Z">
        <w:r w:rsidR="004B0FC6">
          <w:t>Load</w:t>
        </w:r>
      </w:ins>
      <w:bookmarkEnd w:id="876"/>
    </w:p>
    <w:p w14:paraId="663FF250" w14:textId="766004DC" w:rsidR="00525EB6" w:rsidRDefault="00525EB6" w:rsidP="00525EB6">
      <w:r>
        <w:t xml:space="preserve">Pressure forces are applied to the surface of the geometry and are defined by the </w:t>
      </w:r>
      <w:del w:id="879" w:author="Steve Maas" w:date="2013-12-16T17:58:00Z">
        <w:r w:rsidDel="001E58E6">
          <w:rPr>
            <w:i/>
          </w:rPr>
          <w:delText xml:space="preserve">pressure </w:delText>
        </w:r>
      </w:del>
      <w:ins w:id="880" w:author="Steve Maas" w:date="2013-12-16T17:58:00Z">
        <w:r w:rsidR="001E58E6">
          <w:rPr>
            <w:i/>
          </w:rPr>
          <w:t xml:space="preserve">surface_load </w:t>
        </w:r>
      </w:ins>
      <w:r>
        <w:t>element</w:t>
      </w:r>
      <w:ins w:id="881"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882" w:author="Steve Maas" w:date="2014-01-06T21:54:00Z"/>
        </w:rPr>
      </w:pPr>
      <w:r>
        <w:t>&lt;</w:t>
      </w:r>
      <w:del w:id="883" w:author="Steve Maas" w:date="2013-12-16T17:58:00Z">
        <w:r w:rsidDel="001E58E6">
          <w:delText>pressure</w:delText>
        </w:r>
      </w:del>
      <w:ins w:id="884" w:author="Steve Maas" w:date="2013-12-16T17:58:00Z">
        <w:r w:rsidR="001E58E6">
          <w:t>surface_load type="pressure"</w:t>
        </w:r>
      </w:ins>
      <w:r>
        <w:t>&gt;</w:t>
      </w:r>
    </w:p>
    <w:p w14:paraId="245253BB" w14:textId="387931E6" w:rsidR="006424ED" w:rsidRDefault="006424ED" w:rsidP="00525EB6">
      <w:pPr>
        <w:pStyle w:val="code"/>
        <w:rPr>
          <w:ins w:id="885" w:author="Steve Maas" w:date="2013-12-16T17:58:00Z"/>
        </w:rPr>
      </w:pPr>
      <w:ins w:id="886" w:author="Steve Maas" w:date="2014-01-06T21:54:00Z">
        <w:r>
          <w:tab/>
          <w:t>&lt;pressure [lc="1"]&gt;1.0&lt;/pressure&gt;</w:t>
        </w:r>
      </w:ins>
    </w:p>
    <w:p w14:paraId="3BF286E8" w14:textId="219EBBCD" w:rsidR="00DE723C" w:rsidRDefault="00DE723C" w:rsidP="00525EB6">
      <w:pPr>
        <w:pStyle w:val="code"/>
      </w:pPr>
      <w:ins w:id="887" w:author="Steve Maas" w:date="2013-12-16T17:58:00Z">
        <w:r>
          <w:tab/>
          <w:t>&lt;surface&gt;</w:t>
        </w:r>
      </w:ins>
    </w:p>
    <w:p w14:paraId="4FBD7965" w14:textId="3FAABAE9" w:rsidR="00525EB6" w:rsidDel="006424ED" w:rsidRDefault="00525EB6" w:rsidP="00525EB6">
      <w:pPr>
        <w:pStyle w:val="code"/>
        <w:rPr>
          <w:del w:id="888" w:author="Steve Maas" w:date="2014-01-06T21:55:00Z"/>
        </w:rPr>
      </w:pPr>
      <w:del w:id="889"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890" w:author="Steve Maas" w:date="2013-12-16T17:58:00Z"/>
        </w:rPr>
      </w:pPr>
      <w:r>
        <w:tab/>
      </w:r>
      <w:ins w:id="891" w:author="Steve Maas" w:date="2013-12-16T17:58:00Z">
        <w:r w:rsidR="00DE723C">
          <w:tab/>
        </w:r>
      </w:ins>
      <w:r>
        <w:t>...</w:t>
      </w:r>
    </w:p>
    <w:p w14:paraId="35971468" w14:textId="32AF7677" w:rsidR="00DE723C" w:rsidRDefault="00DE723C" w:rsidP="00525EB6">
      <w:pPr>
        <w:pStyle w:val="code"/>
      </w:pPr>
      <w:ins w:id="892" w:author="Steve Maas" w:date="2013-12-16T17:58:00Z">
        <w:r>
          <w:tab/>
        </w:r>
      </w:ins>
      <w:ins w:id="893" w:author="Steve Maas" w:date="2013-12-16T17:59:00Z">
        <w:r>
          <w:t>&lt;/surface&gt;</w:t>
        </w:r>
      </w:ins>
    </w:p>
    <w:p w14:paraId="62E36806" w14:textId="4FDCE72F" w:rsidR="00525EB6" w:rsidRDefault="00525EB6" w:rsidP="00525EB6">
      <w:pPr>
        <w:pStyle w:val="code"/>
      </w:pPr>
      <w:r>
        <w:t>&lt;/</w:t>
      </w:r>
      <w:del w:id="894" w:author="Steve Maas" w:date="2013-12-16T17:58:00Z">
        <w:r w:rsidDel="001E58E6">
          <w:delText>pressure</w:delText>
        </w:r>
      </w:del>
      <w:ins w:id="895" w:author="Steve Maas" w:date="2013-12-16T17:58:00Z">
        <w:r w:rsidR="001E58E6">
          <w:t>surface_load</w:t>
        </w:r>
      </w:ins>
      <w:r>
        <w:t>&gt;</w:t>
      </w:r>
    </w:p>
    <w:p w14:paraId="491A8851" w14:textId="77777777" w:rsidR="00525EB6" w:rsidRDefault="00525EB6" w:rsidP="00525EB6">
      <w:pPr>
        <w:pStyle w:val="code"/>
      </w:pPr>
    </w:p>
    <w:p w14:paraId="19EC78F9" w14:textId="396F9117" w:rsidR="00525EB6" w:rsidRDefault="00525EB6" w:rsidP="00525EB6">
      <w:pPr>
        <w:rPr>
          <w:ins w:id="896" w:author="Steve Maas" w:date="2014-01-07T11:40:00Z"/>
        </w:rPr>
      </w:pPr>
      <w:del w:id="897"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898" w:author="Steve Maas" w:date="2014-01-06T21:55:00Z">
        <w:r w:rsidR="006424ED">
          <w:t xml:space="preserve">The </w:t>
        </w:r>
        <w:r w:rsidR="006424ED">
          <w:rPr>
            <w:i/>
          </w:rPr>
          <w:t xml:space="preserve">pressure </w:t>
        </w:r>
        <w:r w:rsidR="006424ED">
          <w:t>element defines the pressure value</w:t>
        </w:r>
      </w:ins>
      <w:ins w:id="899" w:author="Steve Maas" w:date="2014-04-21T11:24:00Z">
        <w:r w:rsidR="00A574E7">
          <w:t xml:space="preserve"> [</w:t>
        </w:r>
        <w:r w:rsidR="00A574E7">
          <w:rPr>
            <w:b/>
          </w:rPr>
          <w:t>P</w:t>
        </w:r>
        <w:r w:rsidR="00A574E7">
          <w:t>]</w:t>
        </w:r>
      </w:ins>
      <w:ins w:id="900" w:author="Steve Maas" w:date="2014-01-06T21:55:00Z">
        <w:r w:rsidR="006424ED">
          <w:t xml:space="preserve">. </w:t>
        </w:r>
      </w:ins>
      <w:r>
        <w:t xml:space="preserve">The optional parameter </w:t>
      </w:r>
      <w:r>
        <w:rPr>
          <w:i/>
        </w:rPr>
        <w:t>lc</w:t>
      </w:r>
      <w:r>
        <w:t xml:space="preserve"> defines a loadcurve for the pressure evolution</w:t>
      </w:r>
      <w:del w:id="901"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902" w:author="Steve Maas" w:date="2014-01-06T21:55:00Z">
        <w:r w:rsidDel="006424ED">
          <w:delText xml:space="preserve">The default scale factor is 1.0 and </w:delText>
        </w:r>
      </w:del>
      <w:ins w:id="903" w:author="Steve Maas" w:date="2014-01-06T21:55:00Z">
        <w:r w:rsidR="006424ED">
          <w:t>I</w:t>
        </w:r>
      </w:ins>
      <w:del w:id="904" w:author="Steve Maas" w:date="2014-01-06T21:55:00Z">
        <w:r w:rsidDel="006424ED">
          <w:delText>i</w:delText>
        </w:r>
      </w:del>
      <w:r>
        <w:t xml:space="preserve">f </w:t>
      </w:r>
      <w:r>
        <w:rPr>
          <w:i/>
        </w:rPr>
        <w:t>lc</w:t>
      </w:r>
      <w:r>
        <w:t xml:space="preserve"> is not defined </w:t>
      </w:r>
      <w:del w:id="905"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906" w:author="Steve Maas" w:date="2014-01-06T21:56:00Z">
        <w:r w:rsidR="006424ED">
          <w:t>a constant pressure is applied</w:t>
        </w:r>
      </w:ins>
      <w:r>
        <w:t>.</w:t>
      </w:r>
    </w:p>
    <w:p w14:paraId="745A026E" w14:textId="77777777" w:rsidR="004B0FC6" w:rsidRDefault="004B0FC6" w:rsidP="00525EB6">
      <w:pPr>
        <w:rPr>
          <w:ins w:id="907" w:author="Steve Maas" w:date="2014-01-07T11:40:00Z"/>
        </w:rPr>
      </w:pPr>
    </w:p>
    <w:p w14:paraId="3C1C381D" w14:textId="5AEFF902" w:rsidR="004B0FC6" w:rsidRDefault="004B0FC6">
      <w:pPr>
        <w:pStyle w:val="Heading4"/>
        <w:rPr>
          <w:ins w:id="908" w:author="Steve Maas" w:date="2014-01-07T11:40:00Z"/>
        </w:rPr>
        <w:pPrChange w:id="909" w:author="Steve Maas" w:date="2014-01-07T11:40:00Z">
          <w:pPr/>
        </w:pPrChange>
      </w:pPr>
      <w:bookmarkStart w:id="910" w:name="_Toc385498438"/>
      <w:ins w:id="911" w:author="Steve Maas" w:date="2014-01-07T11:40:00Z">
        <w:r>
          <w:t>Traction Load</w:t>
        </w:r>
        <w:bookmarkEnd w:id="910"/>
      </w:ins>
    </w:p>
    <w:p w14:paraId="16D094FA" w14:textId="7F8D19DB" w:rsidR="004B0FC6" w:rsidRDefault="004B0FC6">
      <w:pPr>
        <w:rPr>
          <w:ins w:id="912" w:author="Steve Maas" w:date="2014-01-07T11:41:00Z"/>
        </w:rPr>
      </w:pPr>
      <w:ins w:id="913"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914" w:author="Steve Maas" w:date="2014-01-07T11:41:00Z"/>
        </w:rPr>
      </w:pPr>
    </w:p>
    <w:p w14:paraId="1F0CE3E4" w14:textId="0F0810E5" w:rsidR="004B0FC6" w:rsidRDefault="004B0FC6">
      <w:pPr>
        <w:pStyle w:val="Code0"/>
        <w:rPr>
          <w:ins w:id="915" w:author="Steve Maas" w:date="2014-01-07T11:41:00Z"/>
        </w:rPr>
        <w:pPrChange w:id="916" w:author="Steve Maas" w:date="2014-01-07T11:41:00Z">
          <w:pPr/>
        </w:pPrChange>
      </w:pPr>
      <w:ins w:id="917" w:author="Steve Maas" w:date="2014-01-07T11:41:00Z">
        <w:r>
          <w:t>&lt;surface_load type="traction"&gt;</w:t>
        </w:r>
      </w:ins>
    </w:p>
    <w:p w14:paraId="68FEB8E5" w14:textId="1296B25B" w:rsidR="004B0FC6" w:rsidRDefault="004B0FC6">
      <w:pPr>
        <w:pStyle w:val="Code0"/>
        <w:rPr>
          <w:ins w:id="918" w:author="Steve Maas" w:date="2014-01-07T11:41:00Z"/>
        </w:rPr>
        <w:pPrChange w:id="919" w:author="Steve Maas" w:date="2014-01-07T11:41:00Z">
          <w:pPr/>
        </w:pPrChange>
      </w:pPr>
      <w:ins w:id="920" w:author="Steve Maas" w:date="2014-01-07T11:41:00Z">
        <w:r>
          <w:tab/>
          <w:t>&lt;scale [lc="1"]&gt;1.0&lt;/scale&gt;</w:t>
        </w:r>
      </w:ins>
    </w:p>
    <w:p w14:paraId="03313A50" w14:textId="05E7A4CC" w:rsidR="004B0FC6" w:rsidRDefault="004B0FC6">
      <w:pPr>
        <w:pStyle w:val="Code0"/>
        <w:rPr>
          <w:ins w:id="921" w:author="Steve Maas" w:date="2014-01-07T11:41:00Z"/>
        </w:rPr>
        <w:pPrChange w:id="922" w:author="Steve Maas" w:date="2014-01-07T11:41:00Z">
          <w:pPr/>
        </w:pPrChange>
      </w:pPr>
      <w:ins w:id="923" w:author="Steve Maas" w:date="2014-01-07T11:41:00Z">
        <w:r>
          <w:tab/>
          <w:t>&lt;traction&gt;0,0,1&lt;/traction&gt;</w:t>
        </w:r>
      </w:ins>
    </w:p>
    <w:p w14:paraId="075FEBD9" w14:textId="2AE048FA" w:rsidR="004B0FC6" w:rsidRDefault="004B0FC6">
      <w:pPr>
        <w:pStyle w:val="Code0"/>
        <w:rPr>
          <w:ins w:id="924" w:author="Steve Maas" w:date="2014-01-07T11:42:00Z"/>
        </w:rPr>
        <w:pPrChange w:id="925" w:author="Steve Maas" w:date="2014-01-07T11:41:00Z">
          <w:pPr/>
        </w:pPrChange>
      </w:pPr>
      <w:ins w:id="926" w:author="Steve Maas" w:date="2014-01-07T11:41:00Z">
        <w:r>
          <w:tab/>
          <w:t>&lt;surface [set="</w:t>
        </w:r>
      </w:ins>
      <w:ins w:id="927" w:author="Steve Maas" w:date="2014-01-07T11:42:00Z">
        <w:r>
          <w:t>surface_name"]&gt;</w:t>
        </w:r>
      </w:ins>
    </w:p>
    <w:p w14:paraId="34C5FF4F" w14:textId="6F8880B4" w:rsidR="004B0FC6" w:rsidRDefault="004B0FC6">
      <w:pPr>
        <w:pStyle w:val="Code0"/>
        <w:rPr>
          <w:ins w:id="928" w:author="Steve Maas" w:date="2014-01-07T11:42:00Z"/>
        </w:rPr>
        <w:pPrChange w:id="929" w:author="Steve Maas" w:date="2014-01-07T11:41:00Z">
          <w:pPr/>
        </w:pPrChange>
      </w:pPr>
      <w:ins w:id="930" w:author="Steve Maas" w:date="2014-01-07T11:42:00Z">
        <w:r>
          <w:tab/>
        </w:r>
        <w:r>
          <w:tab/>
          <w:t>...</w:t>
        </w:r>
      </w:ins>
    </w:p>
    <w:p w14:paraId="34F5FADF" w14:textId="119F98CD" w:rsidR="004B0FC6" w:rsidRDefault="004B0FC6">
      <w:pPr>
        <w:pStyle w:val="Code0"/>
        <w:rPr>
          <w:ins w:id="931" w:author="Steve Maas" w:date="2014-01-07T11:42:00Z"/>
        </w:rPr>
        <w:pPrChange w:id="932" w:author="Steve Maas" w:date="2014-01-07T11:41:00Z">
          <w:pPr/>
        </w:pPrChange>
      </w:pPr>
      <w:ins w:id="933" w:author="Steve Maas" w:date="2014-01-07T11:42:00Z">
        <w:r>
          <w:tab/>
          <w:t>&lt;/surface&gt;</w:t>
        </w:r>
      </w:ins>
    </w:p>
    <w:p w14:paraId="0C436C54" w14:textId="32B5B27C" w:rsidR="004B0FC6" w:rsidRDefault="004B0FC6">
      <w:pPr>
        <w:pStyle w:val="Code0"/>
        <w:rPr>
          <w:ins w:id="934" w:author="Steve Maas" w:date="2014-01-07T11:40:00Z"/>
        </w:rPr>
        <w:pPrChange w:id="935" w:author="Steve Maas" w:date="2014-01-07T11:41:00Z">
          <w:pPr/>
        </w:pPrChange>
      </w:pPr>
      <w:ins w:id="936" w:author="Steve Maas" w:date="2014-01-07T11:42:00Z">
        <w:r>
          <w:t>&lt;/surface_load&gt;</w:t>
        </w:r>
      </w:ins>
    </w:p>
    <w:p w14:paraId="7542C0FB" w14:textId="5B600C18" w:rsidR="004B0FC6" w:rsidRDefault="004B0FC6">
      <w:pPr>
        <w:rPr>
          <w:ins w:id="937" w:author="Steve Maas" w:date="2014-01-07T11:41:00Z"/>
        </w:rPr>
      </w:pPr>
    </w:p>
    <w:p w14:paraId="19E9C5A6" w14:textId="3310C747" w:rsidR="004B0FC6" w:rsidRPr="004B0FC6" w:rsidRDefault="004B0FC6">
      <w:ins w:id="938"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939"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940" w:author="Steve Maas" w:date="2014-01-06T15:54:00Z">
          <w:pPr>
            <w:pStyle w:val="Heading3"/>
          </w:pPr>
        </w:pPrChange>
      </w:pPr>
      <w:r>
        <w:t xml:space="preserve"> </w:t>
      </w:r>
      <w:bookmarkStart w:id="941" w:name="_Ref194576511"/>
      <w:bookmarkStart w:id="942" w:name="_Ref194576545"/>
      <w:bookmarkStart w:id="943" w:name="_Toc385498439"/>
      <w:r>
        <w:t>Mixture Normal Traction</w:t>
      </w:r>
      <w:bookmarkEnd w:id="941"/>
      <w:bookmarkEnd w:id="942"/>
      <w:bookmarkEnd w:id="943"/>
    </w:p>
    <w:p w14:paraId="115ABB42" w14:textId="745D830C" w:rsidR="00525EB6" w:rsidRPr="00C64641" w:rsidRDefault="00525EB6" w:rsidP="00525EB6">
      <w:r>
        <w:t>This section applies to biphasic, biphasic-solute</w:t>
      </w:r>
      <w:ins w:id="944" w:author="Steve Maas" w:date="2014-01-06T15:28:00Z">
        <w:r w:rsidR="00F10F62">
          <w:t xml:space="preserve">, </w:t>
        </w:r>
      </w:ins>
      <w:del w:id="945" w:author="Steve Maas" w:date="2014-01-06T15:28:00Z">
        <w:r w:rsidDel="00F10F62">
          <w:delText xml:space="preserve"> and </w:delText>
        </w:r>
      </w:del>
      <w:r>
        <w:t xml:space="preserve">triphasic </w:t>
      </w:r>
      <w:ins w:id="946"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947"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948"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59609298" r:id="rId49"/>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59609299"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59609300"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59609301" r:id="rId55"/>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59609302"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59609303"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59609304"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59609305"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59609306"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59609307"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59609308" r:id="rId69"/>
        </w:object>
      </w:r>
      <w:r w:rsidRPr="00C64641">
        <w:t xml:space="preserve"> (the normal component of the effective traction):</w:t>
      </w:r>
    </w:p>
    <w:p w14:paraId="42795327" w14:textId="77777777" w:rsidR="00F10F62" w:rsidRDefault="00F10F62" w:rsidP="00525EB6">
      <w:pPr>
        <w:rPr>
          <w:ins w:id="949" w:author="Steve Maas" w:date="2014-01-06T15:29:00Z"/>
        </w:rPr>
      </w:pPr>
    </w:p>
    <w:p w14:paraId="4377D94F" w14:textId="3311E6E3" w:rsidR="00F10F62" w:rsidRPr="002528E9" w:rsidRDefault="00F10F62" w:rsidP="00525EB6">
      <w:ins w:id="950" w:author="Steve Maas" w:date="2014-01-06T15:29:00Z">
        <w:r>
          <w:t xml:space="preserve">A mixture normal traction is defined </w:t>
        </w:r>
      </w:ins>
      <w:ins w:id="951" w:author="Steve Maas" w:date="2014-01-06T15:30:00Z">
        <w:r>
          <w:t xml:space="preserve">by </w:t>
        </w:r>
      </w:ins>
      <w:ins w:id="952" w:author="Steve Maas" w:date="2014-01-06T15:29:00Z">
        <w:r>
          <w:t xml:space="preserve">the </w:t>
        </w:r>
        <w:r>
          <w:rPr>
            <w:i/>
          </w:rPr>
          <w:t xml:space="preserve">surface_load </w:t>
        </w:r>
      </w:ins>
      <w:ins w:id="953"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954" w:author="Steve Maas" w:date="2014-01-06T22:16:00Z"/>
        </w:rPr>
      </w:pPr>
      <w:r>
        <w:t>&lt;</w:t>
      </w:r>
      <w:del w:id="955" w:author="Steve Maas" w:date="2014-01-06T15:30:00Z">
        <w:r w:rsidDel="00F10F62">
          <w:delText xml:space="preserve">normal_traction </w:delText>
        </w:r>
      </w:del>
      <w:ins w:id="956" w:author="Steve Maas" w:date="2014-01-06T15:30:00Z">
        <w:r w:rsidR="00F10F62">
          <w:t xml:space="preserve">surface_load </w:t>
        </w:r>
      </w:ins>
      <w:del w:id="957" w:author="Steve Maas" w:date="2014-01-06T15:30:00Z">
        <w:r w:rsidDel="00F10F62">
          <w:delText>traction</w:delText>
        </w:r>
      </w:del>
      <w:ins w:id="958" w:author="Steve Maas" w:date="2014-01-06T15:30:00Z">
        <w:r w:rsidR="00F10F62">
          <w:t>type</w:t>
        </w:r>
      </w:ins>
      <w:r>
        <w:t>=</w:t>
      </w:r>
      <w:r w:rsidR="00C90979">
        <w:t>"</w:t>
      </w:r>
      <w:del w:id="959" w:author="Steve Maas" w:date="2014-01-06T15:30:00Z">
        <w:r w:rsidDel="00F10F62">
          <w:delText>mixture</w:delText>
        </w:r>
      </w:del>
      <w:ins w:id="960" w:author="Steve Maas" w:date="2014-01-06T15:30:00Z">
        <w:r w:rsidR="00F10F62">
          <w:t>normal_traction</w:t>
        </w:r>
      </w:ins>
      <w:r w:rsidR="00C90979">
        <w:t>"</w:t>
      </w:r>
      <w:r>
        <w:t>&gt;</w:t>
      </w:r>
    </w:p>
    <w:p w14:paraId="476B69D1" w14:textId="4D821051" w:rsidR="00BD3F86" w:rsidRDefault="00BD3F86" w:rsidP="00525EB6">
      <w:pPr>
        <w:pStyle w:val="code"/>
        <w:rPr>
          <w:ins w:id="961" w:author="Steve Maas" w:date="2014-01-06T15:30:00Z"/>
        </w:rPr>
      </w:pPr>
      <w:ins w:id="962" w:author="Steve Maas" w:date="2014-01-06T22:16:00Z">
        <w:r>
          <w:tab/>
          <w:t xml:space="preserve">&lt;traction </w:t>
        </w:r>
      </w:ins>
      <w:ins w:id="963" w:author="Steve Maas" w:date="2014-01-06T22:17:00Z">
        <w:r>
          <w:t>[</w:t>
        </w:r>
      </w:ins>
      <w:ins w:id="964" w:author="Steve Maas" w:date="2014-01-06T22:16:00Z">
        <w:r>
          <w:t>lc="1"</w:t>
        </w:r>
      </w:ins>
      <w:ins w:id="965" w:author="Steve Maas" w:date="2014-01-06T22:17:00Z">
        <w:r>
          <w:t>]</w:t>
        </w:r>
      </w:ins>
      <w:ins w:id="966" w:author="Steve Maas" w:date="2014-01-06T22:16:00Z">
        <w:r>
          <w:t>&gt;1.0&lt;/traction&gt;</w:t>
        </w:r>
      </w:ins>
    </w:p>
    <w:p w14:paraId="1AEA86B6" w14:textId="66C7D745" w:rsidR="00F10F62" w:rsidRDefault="00F10F62" w:rsidP="00525EB6">
      <w:pPr>
        <w:pStyle w:val="code"/>
        <w:rPr>
          <w:ins w:id="967" w:author="Steve Maas" w:date="2014-01-06T15:30:00Z"/>
        </w:rPr>
      </w:pPr>
      <w:ins w:id="968" w:author="Steve Maas" w:date="2014-01-06T15:30:00Z">
        <w:r>
          <w:tab/>
          <w:t>&lt;effective&gt;1&lt;/effective&gt;</w:t>
        </w:r>
      </w:ins>
    </w:p>
    <w:p w14:paraId="2D02FD9A" w14:textId="40FDEEC8" w:rsidR="00F10F62" w:rsidRDefault="00F10F62" w:rsidP="00525EB6">
      <w:pPr>
        <w:pStyle w:val="code"/>
        <w:rPr>
          <w:ins w:id="969" w:author="Steve Maas" w:date="2014-01-06T15:30:00Z"/>
        </w:rPr>
      </w:pPr>
      <w:ins w:id="970" w:author="Steve Maas" w:date="2014-01-06T15:30:00Z">
        <w:r>
          <w:tab/>
          <w:t>&lt;linear&gt;0&lt;/linear&gt;</w:t>
        </w:r>
      </w:ins>
    </w:p>
    <w:p w14:paraId="0C0F4605" w14:textId="3FA680BD" w:rsidR="00F10F62" w:rsidRDefault="00F10F62" w:rsidP="00525EB6">
      <w:pPr>
        <w:pStyle w:val="code"/>
      </w:pPr>
      <w:ins w:id="971" w:author="Steve Maas" w:date="2014-01-06T15:31:00Z">
        <w:r>
          <w:tab/>
          <w:t>&lt;surface</w:t>
        </w:r>
      </w:ins>
      <w:ins w:id="972" w:author="Steve Maas" w:date="2014-01-06T22:17:00Z">
        <w:r w:rsidR="00BD3F86">
          <w:t xml:space="preserve"> [set="surface_name"</w:t>
        </w:r>
      </w:ins>
      <w:ins w:id="973" w:author="Steve Maas" w:date="2014-01-06T22:18:00Z">
        <w:r w:rsidR="00BD3F86">
          <w:t>]</w:t>
        </w:r>
      </w:ins>
      <w:ins w:id="974" w:author="Steve Maas" w:date="2014-01-06T15:31:00Z">
        <w:r>
          <w:t>&gt;</w:t>
        </w:r>
      </w:ins>
    </w:p>
    <w:p w14:paraId="2CD53174" w14:textId="35E4F629" w:rsidR="00F10F62" w:rsidRDefault="00525EB6" w:rsidP="00F10F62">
      <w:pPr>
        <w:pStyle w:val="code"/>
      </w:pPr>
      <w:del w:id="975" w:author="Steve Maas" w:date="2014-01-06T22:17:00Z">
        <w:r w:rsidDel="00BD3F86">
          <w:tab/>
          <w:delText>&lt;quad4 id=</w:delText>
        </w:r>
        <w:r w:rsidR="00C90979" w:rsidDel="00BD3F86">
          <w:delText>"</w:delText>
        </w:r>
        <w:r w:rsidDel="00BD3F86">
          <w:delText>n</w:delText>
        </w:r>
        <w:r w:rsidR="00C90979" w:rsidDel="00BD3F86">
          <w:delText>"</w:delText>
        </w:r>
      </w:del>
      <w:del w:id="976" w:author="Steve Maas" w:date="2014-01-06T22:16:00Z">
        <w:r w:rsidDel="00BD3F86">
          <w:delText xml:space="preserve"> </w:delText>
        </w:r>
      </w:del>
      <w:del w:id="977" w:author="Steve Maas" w:date="2014-01-06T15:35:00Z">
        <w:r w:rsidDel="009632B3">
          <w:delText>[</w:delText>
        </w:r>
      </w:del>
      <w:del w:id="978"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979" w:author="Steve Maas" w:date="2014-01-06T15:35:00Z">
        <w:r w:rsidDel="009632B3">
          <w:delText>]</w:delText>
        </w:r>
      </w:del>
      <w:del w:id="980" w:author="Steve Maas" w:date="2014-01-06T22:17:00Z">
        <w:r w:rsidDel="00BD3F86">
          <w:delText>&gt;n1,n2,n3,n4&lt;/quad4&gt;</w:delText>
        </w:r>
      </w:del>
      <w:moveToRangeStart w:id="981" w:author="Steve Maas" w:date="2014-01-06T15:31:00Z" w:name="move376785608"/>
      <w:moveTo w:id="982" w:author="Steve Maas" w:date="2014-01-06T15:31:00Z">
        <w:r w:rsidR="00F10F62">
          <w:tab/>
        </w:r>
      </w:moveTo>
      <w:ins w:id="983" w:author="Steve Maas" w:date="2014-01-06T15:31:00Z">
        <w:r w:rsidR="00F10F62">
          <w:tab/>
        </w:r>
      </w:ins>
      <w:moveTo w:id="984" w:author="Steve Maas" w:date="2014-01-06T15:31:00Z">
        <w:r w:rsidR="00F10F62">
          <w:t>...</w:t>
        </w:r>
      </w:moveTo>
    </w:p>
    <w:moveToRangeEnd w:id="981"/>
    <w:p w14:paraId="5535D859" w14:textId="263BF43F" w:rsidR="00F10F62" w:rsidDel="009519C2" w:rsidRDefault="00F10F62" w:rsidP="00525EB6">
      <w:pPr>
        <w:pStyle w:val="code"/>
        <w:rPr>
          <w:del w:id="985" w:author="Steve Maas" w:date="2014-01-06T22:26:00Z"/>
        </w:rPr>
      </w:pPr>
      <w:ins w:id="986" w:author="Steve Maas" w:date="2014-01-06T15:31:00Z">
        <w:r>
          <w:tab/>
          <w:t>&lt;/surface&gt;</w:t>
        </w:r>
      </w:ins>
    </w:p>
    <w:p w14:paraId="7A6737E9" w14:textId="3BA7BB9C" w:rsidR="00525EB6" w:rsidDel="00F10F62" w:rsidRDefault="00525EB6" w:rsidP="00525EB6">
      <w:pPr>
        <w:pStyle w:val="code"/>
      </w:pPr>
      <w:moveFromRangeStart w:id="987" w:author="Steve Maas" w:date="2014-01-06T15:31:00Z" w:name="move376785608"/>
      <w:moveFrom w:id="988" w:author="Steve Maas" w:date="2014-01-06T15:31:00Z">
        <w:r w:rsidDel="00F10F62">
          <w:tab/>
          <w:t>...</w:t>
        </w:r>
      </w:moveFrom>
    </w:p>
    <w:moveFromRangeEnd w:id="987"/>
    <w:p w14:paraId="64D8D057" w14:textId="775798A6" w:rsidR="00525EB6" w:rsidRDefault="00525EB6" w:rsidP="00525EB6">
      <w:pPr>
        <w:pStyle w:val="code"/>
      </w:pPr>
      <w:r>
        <w:t>&lt;/</w:t>
      </w:r>
      <w:del w:id="989" w:author="Steve Maas" w:date="2014-01-06T15:31:00Z">
        <w:r w:rsidDel="00F10F62">
          <w:delText>normal_traction</w:delText>
        </w:r>
      </w:del>
      <w:ins w:id="990" w:author="Steve Maas" w:date="2014-01-06T15:31:00Z">
        <w:r w:rsidR="00F10F62">
          <w:t>surface_load</w:t>
        </w:r>
      </w:ins>
      <w:r>
        <w:t>&gt;</w:t>
      </w:r>
    </w:p>
    <w:p w14:paraId="6CBD8C9E" w14:textId="77777777" w:rsidR="00525EB6" w:rsidRDefault="00525EB6" w:rsidP="00525EB6">
      <w:pPr>
        <w:rPr>
          <w:ins w:id="991" w:author="Steve Maas" w:date="2014-01-06T22:16:00Z"/>
        </w:rPr>
      </w:pPr>
    </w:p>
    <w:p w14:paraId="34842F1A" w14:textId="784353AA" w:rsidR="00BD3F86" w:rsidRPr="009519C2" w:rsidRDefault="00BD3F86" w:rsidP="00525EB6">
      <w:pPr>
        <w:rPr>
          <w:ins w:id="992" w:author="Steve Maas" w:date="2014-01-06T22:16:00Z"/>
        </w:rPr>
      </w:pPr>
      <w:ins w:id="993" w:author="Steve Maas" w:date="2014-01-06T22:16:00Z">
        <w:r>
          <w:t xml:space="preserve">The </w:t>
        </w:r>
        <w:r>
          <w:rPr>
            <w:i/>
          </w:rPr>
          <w:t xml:space="preserve">traction </w:t>
        </w:r>
        <w:r>
          <w:t>element defines the magnitude of the traction force.</w:t>
        </w:r>
      </w:ins>
      <w:ins w:id="994"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995" w:author="Steve Maas" w:date="2014-01-06T15:32:00Z"/>
        </w:rPr>
      </w:pPr>
    </w:p>
    <w:p w14:paraId="4C0FB4AC" w14:textId="77777777" w:rsidR="00FA354B" w:rsidRDefault="00FA354B" w:rsidP="00525EB6">
      <w:pPr>
        <w:rPr>
          <w:ins w:id="996" w:author="Steve Maas" w:date="2014-01-06T15:33:00Z"/>
        </w:rPr>
      </w:pPr>
      <w:ins w:id="997"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998" w:author="Steve Maas" w:date="2014-01-06T15:33:00Z"/>
        </w:rPr>
      </w:pPr>
    </w:p>
    <w:p w14:paraId="36B5C557" w14:textId="0350D1E6" w:rsidR="00FA354B" w:rsidRPr="002528E9" w:rsidRDefault="00FA354B" w:rsidP="00525EB6">
      <w:ins w:id="999" w:author="Steve Maas" w:date="2014-01-06T15:32:00Z">
        <w:r>
          <w:t xml:space="preserve">The </w:t>
        </w:r>
        <w:r>
          <w:rPr>
            <w:i/>
          </w:rPr>
          <w:t xml:space="preserve">linear </w:t>
        </w:r>
      </w:ins>
      <w:ins w:id="1000" w:author="Steve Maas" w:date="2014-01-06T15:33:00Z">
        <w:r>
          <w:t xml:space="preserve">element defines whether the traction remains normal to the deformed surface or the reference surface. If set to true the traction remains normal to the reference surface. </w:t>
        </w:r>
      </w:ins>
      <w:ins w:id="1001" w:author="Steve Maas" w:date="2014-01-06T15:34:00Z">
        <w:r>
          <w:t>When false it defines a follower force that remains normal to the deformed surface.</w:t>
        </w:r>
      </w:ins>
    </w:p>
    <w:p w14:paraId="3A9ACFB1" w14:textId="77777777" w:rsidR="009632B3" w:rsidRDefault="009632B3" w:rsidP="00525EB6">
      <w:pPr>
        <w:rPr>
          <w:ins w:id="1002" w:author="Steve Maas" w:date="2014-01-06T15:34:00Z"/>
        </w:rPr>
      </w:pPr>
    </w:p>
    <w:p w14:paraId="3EC882A2" w14:textId="66671D49" w:rsidR="00525EB6" w:rsidRPr="00C64641" w:rsidDel="00F10F62" w:rsidRDefault="009632B3" w:rsidP="00525EB6">
      <w:pPr>
        <w:rPr>
          <w:del w:id="1003" w:author="Steve Maas" w:date="2014-01-06T15:31:00Z"/>
        </w:rPr>
      </w:pPr>
      <w:ins w:id="1004" w:author="Steve Maas" w:date="2014-01-06T15:34:00Z">
        <w:r>
          <w:t xml:space="preserve">The </w:t>
        </w:r>
        <w:r>
          <w:rPr>
            <w:i/>
          </w:rPr>
          <w:t xml:space="preserve">surface </w:t>
        </w:r>
        <w:r>
          <w:t xml:space="preserve">element defines the surface </w:t>
        </w:r>
      </w:ins>
      <w:ins w:id="1005" w:author="Steve Maas" w:date="2014-01-06T15:35:00Z">
        <w:r>
          <w:t xml:space="preserve">to </w:t>
        </w:r>
      </w:ins>
      <w:ins w:id="1006" w:author="Steve Maas" w:date="2014-01-06T15:34:00Z">
        <w:r>
          <w:t xml:space="preserve">which </w:t>
        </w:r>
      </w:ins>
      <w:ins w:id="1007" w:author="Steve Maas" w:date="2014-01-06T15:35:00Z">
        <w:r>
          <w:t xml:space="preserve">the traction is applied. It consists of child elements defining the individual surface facets. </w:t>
        </w:r>
      </w:ins>
      <w:del w:id="1008" w:author="Steve Maas" w:date="2014-01-06T15:31:00Z">
        <w:r w:rsidR="00525EB6" w:rsidRPr="00C64641" w:rsidDel="00F10F62">
          <w:delText>or</w:delText>
        </w:r>
      </w:del>
    </w:p>
    <w:p w14:paraId="2D4856CC" w14:textId="5D914B70" w:rsidR="00525EB6" w:rsidRPr="00C64641" w:rsidDel="00F10F62" w:rsidRDefault="00525EB6" w:rsidP="00525EB6">
      <w:pPr>
        <w:rPr>
          <w:del w:id="1009" w:author="Steve Maas" w:date="2014-01-06T15:31:00Z"/>
        </w:rPr>
      </w:pPr>
    </w:p>
    <w:p w14:paraId="4B3690B2" w14:textId="6B8A9F7E" w:rsidR="00525EB6" w:rsidDel="00F10F62" w:rsidRDefault="00525EB6" w:rsidP="00525EB6">
      <w:pPr>
        <w:pStyle w:val="code"/>
        <w:rPr>
          <w:del w:id="1010" w:author="Steve Maas" w:date="2014-01-06T15:31:00Z"/>
        </w:rPr>
      </w:pPr>
      <w:del w:id="1011"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1012" w:author="Steve Maas" w:date="2014-01-06T15:31:00Z"/>
        </w:rPr>
      </w:pPr>
      <w:del w:id="1013"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1014" w:author="Steve Maas" w:date="2014-01-06T15:31:00Z"/>
        </w:rPr>
      </w:pPr>
      <w:del w:id="1015" w:author="Steve Maas" w:date="2014-01-06T15:31:00Z">
        <w:r w:rsidDel="00F10F62">
          <w:tab/>
          <w:delText>...</w:delText>
        </w:r>
      </w:del>
    </w:p>
    <w:p w14:paraId="22D7D104" w14:textId="0BC5B309" w:rsidR="00525EB6" w:rsidDel="00F10F62" w:rsidRDefault="00525EB6" w:rsidP="00525EB6">
      <w:pPr>
        <w:pStyle w:val="code"/>
        <w:rPr>
          <w:del w:id="1016" w:author="Steve Maas" w:date="2014-01-06T15:31:00Z"/>
        </w:rPr>
      </w:pPr>
      <w:del w:id="1017" w:author="Steve Maas" w:date="2014-01-06T15:31:00Z">
        <w:r w:rsidDel="00F10F62">
          <w:delText>&lt;/normal_traction&gt;</w:delText>
        </w:r>
      </w:del>
    </w:p>
    <w:p w14:paraId="4C7A4FBC" w14:textId="3A72061C" w:rsidR="00525EB6" w:rsidRPr="00C64641" w:rsidDel="00F10F62" w:rsidRDefault="00525EB6" w:rsidP="00525EB6">
      <w:pPr>
        <w:rPr>
          <w:del w:id="1018" w:author="Steve Maas" w:date="2014-01-06T15:31:00Z"/>
        </w:rPr>
      </w:pPr>
    </w:p>
    <w:p w14:paraId="0B51AB81" w14:textId="2BBD469D" w:rsidR="00525EB6" w:rsidRDefault="00525EB6" w:rsidP="009519C2">
      <w:del w:id="1019" w:author="Steve Maas" w:date="2014-01-06T22:17:00Z">
        <w:r w:rsidDel="00BD3F86">
          <w:delText xml:space="preserve">The </w:delText>
        </w:r>
      </w:del>
      <w:del w:id="1020" w:author="Steve Maas" w:date="2014-01-06T15:35:00Z">
        <w:r w:rsidDel="009632B3">
          <w:delText xml:space="preserve">optional </w:delText>
        </w:r>
      </w:del>
      <w:del w:id="1021"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1022"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59609309"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59609310"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59609311"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59609312"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59609313"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1023" w:author="Steve Maas" w:date="2014-01-06T15:36:00Z">
        <w:r w:rsidRPr="004A4869" w:rsidDel="00B936B0">
          <w:delText>fix</w:delText>
        </w:r>
      </w:del>
      <w:ins w:id="1024" w:author="Steve Maas" w:date="2014-01-06T15:36:00Z">
        <w:r w:rsidR="00B936B0">
          <w:t>prescribed</w:t>
        </w:r>
      </w:ins>
      <w:ins w:id="1025"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1026"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1027"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1028"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1029"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1030" w:author="Steve Maas" w:date="2014-01-06T15:36:00Z">
        <w:r w:rsidR="00B936B0">
          <w:t>prescribed</w:t>
        </w:r>
      </w:ins>
      <w:del w:id="1031" w:author="Steve Maas" w:date="2014-01-06T15:36:00Z">
        <w:r w:rsidRPr="004A4869" w:rsidDel="00B936B0">
          <w:delText>fix</w:delText>
        </w:r>
      </w:del>
      <w:r w:rsidRPr="004A4869">
        <w:t>&gt;</w:t>
      </w:r>
    </w:p>
    <w:p w14:paraId="69616C6B" w14:textId="3F6DE904" w:rsidR="00525EB6" w:rsidRDefault="00525EB6" w:rsidP="00525EB6">
      <w:pPr>
        <w:pStyle w:val="code"/>
        <w:rPr>
          <w:ins w:id="1032" w:author="Steve Maas" w:date="2014-01-06T22:18:00Z"/>
        </w:rPr>
      </w:pPr>
      <w:r>
        <w:tab/>
        <w:t>&lt;</w:t>
      </w:r>
      <w:del w:id="1033" w:author="Steve Maas" w:date="2014-01-06T15:37:00Z">
        <w:r w:rsidDel="00B936B0">
          <w:delText xml:space="preserve">normal_traction </w:delText>
        </w:r>
      </w:del>
      <w:ins w:id="1034" w:author="Steve Maas" w:date="2014-01-06T15:37:00Z">
        <w:r w:rsidR="00B936B0">
          <w:t>surface_load type="normal_traction"</w:t>
        </w:r>
        <w:r w:rsidR="00B936B0" w:rsidDel="00B936B0">
          <w:t xml:space="preserve"> </w:t>
        </w:r>
      </w:ins>
      <w:del w:id="1035"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1036" w:author="Steve Maas" w:date="2014-01-06T15:37:00Z"/>
        </w:rPr>
      </w:pPr>
      <w:ins w:id="1037" w:author="Steve Maas" w:date="2014-01-06T22:18:00Z">
        <w:r>
          <w:tab/>
        </w:r>
        <w:r>
          <w:tab/>
          <w:t>&lt;traction lc="1"&gt;-1.0&lt;/traction&gt;</w:t>
        </w:r>
      </w:ins>
    </w:p>
    <w:p w14:paraId="76910302" w14:textId="632B1338" w:rsidR="00B936B0" w:rsidRDefault="00B936B0" w:rsidP="00525EB6">
      <w:pPr>
        <w:pStyle w:val="code"/>
        <w:rPr>
          <w:ins w:id="1038" w:author="Steve Maas" w:date="2014-01-06T15:37:00Z"/>
        </w:rPr>
      </w:pPr>
      <w:ins w:id="1039" w:author="Steve Maas" w:date="2014-01-06T15:37:00Z">
        <w:r>
          <w:tab/>
        </w:r>
        <w:r>
          <w:tab/>
          <w:t>&lt;effective&gt;0&lt;/effective&gt;</w:t>
        </w:r>
      </w:ins>
    </w:p>
    <w:p w14:paraId="068D37EB" w14:textId="61FAC530" w:rsidR="00B936B0" w:rsidRDefault="00B936B0" w:rsidP="00525EB6">
      <w:pPr>
        <w:pStyle w:val="code"/>
        <w:rPr>
          <w:ins w:id="1040" w:author="Steve Maas" w:date="2014-01-06T15:37:00Z"/>
        </w:rPr>
      </w:pPr>
      <w:ins w:id="1041" w:author="Steve Maas" w:date="2014-01-06T15:37:00Z">
        <w:r>
          <w:tab/>
        </w:r>
        <w:r>
          <w:tab/>
          <w:t>&lt;linear&gt;0&lt;/linear&gt;</w:t>
        </w:r>
      </w:ins>
    </w:p>
    <w:p w14:paraId="4E3F0049" w14:textId="221FB381" w:rsidR="00B936B0" w:rsidRDefault="00B936B0" w:rsidP="00525EB6">
      <w:pPr>
        <w:pStyle w:val="code"/>
      </w:pPr>
      <w:ins w:id="1042" w:author="Steve Maas" w:date="2014-01-06T15:37:00Z">
        <w:r>
          <w:tab/>
        </w:r>
        <w:r>
          <w:tab/>
          <w:t>&lt;surface&gt;</w:t>
        </w:r>
      </w:ins>
    </w:p>
    <w:p w14:paraId="5989351D" w14:textId="455D21B4" w:rsidR="00525EB6" w:rsidRDefault="00525EB6" w:rsidP="00525EB6">
      <w:pPr>
        <w:pStyle w:val="code"/>
        <w:rPr>
          <w:ins w:id="1043" w:author="Steve Maas" w:date="2014-01-06T15:37:00Z"/>
        </w:rPr>
      </w:pPr>
      <w:r>
        <w:tab/>
      </w:r>
      <w:r>
        <w:tab/>
      </w:r>
      <w:ins w:id="1044" w:author="Steve Maas" w:date="2014-01-06T15:37:00Z">
        <w:r w:rsidR="00B936B0">
          <w:tab/>
        </w:r>
      </w:ins>
      <w:r>
        <w:t>&lt;quad4 id=</w:t>
      </w:r>
      <w:r w:rsidR="00DD233C">
        <w:t>"</w:t>
      </w:r>
      <w:r>
        <w:t>n</w:t>
      </w:r>
      <w:r w:rsidR="00DD233C">
        <w:t>"</w:t>
      </w:r>
      <w:del w:id="1045"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1046" w:author="Steve Maas" w:date="2014-01-06T15:37:00Z"/>
        </w:rPr>
      </w:pPr>
    </w:p>
    <w:p w14:paraId="7FC7771E" w14:textId="4F3335CA" w:rsidR="00525EB6" w:rsidRDefault="00525EB6" w:rsidP="00525EB6">
      <w:pPr>
        <w:pStyle w:val="code"/>
        <w:rPr>
          <w:ins w:id="1047" w:author="Steve Maas" w:date="2014-01-06T15:37:00Z"/>
        </w:rPr>
      </w:pPr>
      <w:r>
        <w:tab/>
      </w:r>
      <w:ins w:id="1048" w:author="Steve Maas" w:date="2014-01-06T15:37:00Z">
        <w:r w:rsidR="00B936B0">
          <w:tab/>
        </w:r>
        <w:r w:rsidR="00B936B0">
          <w:tab/>
        </w:r>
      </w:ins>
      <w:del w:id="1049" w:author="Steve Maas" w:date="2014-01-06T15:37:00Z">
        <w:r w:rsidDel="00B936B0">
          <w:tab/>
        </w:r>
      </w:del>
      <w:r>
        <w:t>...</w:t>
      </w:r>
    </w:p>
    <w:p w14:paraId="7AA361DE" w14:textId="2214892D" w:rsidR="00B936B0" w:rsidRDefault="00B936B0" w:rsidP="00525EB6">
      <w:pPr>
        <w:pStyle w:val="code"/>
      </w:pPr>
      <w:ins w:id="1050" w:author="Steve Maas" w:date="2014-01-06T15:37:00Z">
        <w:r>
          <w:tab/>
        </w:r>
        <w:r>
          <w:tab/>
          <w:t>&lt;/surface&gt;</w:t>
        </w:r>
      </w:ins>
    </w:p>
    <w:p w14:paraId="2231B515" w14:textId="1DB09A3A" w:rsidR="00525EB6" w:rsidRDefault="00525EB6" w:rsidP="00525EB6">
      <w:pPr>
        <w:pStyle w:val="code"/>
      </w:pPr>
      <w:r>
        <w:tab/>
        <w:t>&lt;/</w:t>
      </w:r>
      <w:del w:id="1051" w:author="Steve Maas" w:date="2014-01-06T15:37:00Z">
        <w:r w:rsidDel="00D423CA">
          <w:delText>normal_traction</w:delText>
        </w:r>
      </w:del>
      <w:ins w:id="1052"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1053" w:author="Steve Maas" w:date="2014-01-06T15:54:00Z">
          <w:pPr>
            <w:pStyle w:val="Heading3"/>
          </w:pPr>
        </w:pPrChange>
      </w:pPr>
      <w:bookmarkStart w:id="1054" w:name="_Toc385498440"/>
      <w:r w:rsidRPr="00C64641">
        <w:t>Fluid Flux</w:t>
      </w:r>
      <w:bookmarkEnd w:id="1054"/>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59609314"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59609315" r:id="rId83"/>
        </w:object>
      </w:r>
      <w:r w:rsidRPr="00C64641">
        <w:t xml:space="preserve"> on a boundary surface may not be prescribed. </w:t>
      </w:r>
      <w:del w:id="1055" w:author="Steve Maas" w:date="2014-01-06T15:39:00Z">
        <w:r w:rsidRPr="00C64641" w:rsidDel="00A9772D">
          <w:delText xml:space="preserve"> </w:delText>
        </w:r>
      </w:del>
      <w:r w:rsidRPr="00C64641">
        <w:t>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59609316"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59609317"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1056" w:author="Steve Maas" w:date="2014-01-06T17:31:00Z"/>
        </w:rPr>
      </w:pPr>
      <w:r>
        <w:t>&lt;</w:t>
      </w:r>
      <w:del w:id="1057" w:author="Steve Maas" w:date="2014-01-06T15:39:00Z">
        <w:r w:rsidDel="00A9772D">
          <w:delText xml:space="preserve">fluidflux </w:delText>
        </w:r>
      </w:del>
      <w:ins w:id="1058" w:author="Steve Maas" w:date="2014-01-06T15:39:00Z">
        <w:r w:rsidR="00A9772D">
          <w:t>surface_load type="fluidflux"</w:t>
        </w:r>
      </w:ins>
      <w:del w:id="1059"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1060" w:author="Steve Maas" w:date="2014-01-06T15:40:00Z"/>
        </w:rPr>
      </w:pPr>
      <w:ins w:id="1061" w:author="Steve Maas" w:date="2014-01-06T17:31:00Z">
        <w:r>
          <w:lastRenderedPageBreak/>
          <w:tab/>
          <w:t>&lt;flux [lc="1"]&gt;1.0&lt;/flux&gt;</w:t>
        </w:r>
      </w:ins>
    </w:p>
    <w:p w14:paraId="467C2111" w14:textId="33545B19" w:rsidR="00A9772D" w:rsidRDefault="00A9772D" w:rsidP="00525EB6">
      <w:pPr>
        <w:pStyle w:val="code"/>
        <w:rPr>
          <w:ins w:id="1062" w:author="Steve Maas" w:date="2014-01-06T15:40:00Z"/>
        </w:rPr>
      </w:pPr>
      <w:ins w:id="1063" w:author="Steve Maas" w:date="2014-01-06T15:40:00Z">
        <w:r>
          <w:tab/>
          <w:t>&lt;linear&gt;0&lt;/linear&gt;</w:t>
        </w:r>
      </w:ins>
    </w:p>
    <w:p w14:paraId="140C34DA" w14:textId="727531BC" w:rsidR="00A9772D" w:rsidRDefault="00A9772D" w:rsidP="00525EB6">
      <w:pPr>
        <w:pStyle w:val="code"/>
        <w:rPr>
          <w:ins w:id="1064" w:author="Steve Maas" w:date="2014-01-06T15:40:00Z"/>
        </w:rPr>
      </w:pPr>
      <w:ins w:id="1065" w:author="Steve Maas" w:date="2014-01-06T15:40:00Z">
        <w:r>
          <w:tab/>
          <w:t>&lt;mixture&gt;1&lt;/mixture&gt;</w:t>
        </w:r>
      </w:ins>
    </w:p>
    <w:p w14:paraId="1501FD66" w14:textId="6F4460C6" w:rsidR="00A9772D" w:rsidRDefault="00A9772D" w:rsidP="00525EB6">
      <w:pPr>
        <w:pStyle w:val="code"/>
      </w:pPr>
      <w:ins w:id="1066" w:author="Steve Maas" w:date="2014-01-06T15:40:00Z">
        <w:r>
          <w:tab/>
          <w:t>&lt;surface</w:t>
        </w:r>
      </w:ins>
      <w:ins w:id="1067" w:author="Steve Maas" w:date="2014-01-06T17:32:00Z">
        <w:r w:rsidR="00773AFD">
          <w:t xml:space="preserve"> [set="surface_name"]</w:t>
        </w:r>
      </w:ins>
      <w:ins w:id="1068" w:author="Steve Maas" w:date="2014-01-06T15:40:00Z">
        <w:r>
          <w:t>&gt;</w:t>
        </w:r>
      </w:ins>
    </w:p>
    <w:p w14:paraId="5E4B8F96" w14:textId="11339CD4" w:rsidR="00A9772D" w:rsidDel="00A9772D" w:rsidRDefault="00525EB6" w:rsidP="00525EB6">
      <w:pPr>
        <w:pStyle w:val="code"/>
        <w:rPr>
          <w:del w:id="1069" w:author="Steve Maas" w:date="2014-01-06T15:40:00Z"/>
        </w:rPr>
      </w:pPr>
      <w:del w:id="1070" w:author="Steve Maas" w:date="2014-01-06T17:32:00Z">
        <w:r w:rsidDel="00773AFD">
          <w:tab/>
          <w:delText>&lt;quad4 id=</w:delText>
        </w:r>
        <w:r w:rsidR="004C4F02" w:rsidDel="00773AFD">
          <w:delText>"</w:delText>
        </w:r>
        <w:r w:rsidDel="00773AFD">
          <w:delText>n</w:delText>
        </w:r>
        <w:r w:rsidR="004C4F02" w:rsidDel="00773AFD">
          <w:delText>"</w:delText>
        </w:r>
      </w:del>
      <w:del w:id="1071"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1072" w:author="Steve Maas" w:date="2014-01-06T17:32:00Z">
        <w:r w:rsidDel="00773AFD">
          <w:delText>&gt;n1,n2,n3,n4&lt;/quad4&gt;</w:delText>
        </w:r>
      </w:del>
    </w:p>
    <w:p w14:paraId="35F4CC8A" w14:textId="3BD9B0AF" w:rsidR="00525EB6" w:rsidRDefault="00A9772D" w:rsidP="00525EB6">
      <w:pPr>
        <w:pStyle w:val="code"/>
        <w:rPr>
          <w:ins w:id="1073" w:author="Steve Maas" w:date="2014-01-06T15:40:00Z"/>
        </w:rPr>
      </w:pPr>
      <w:ins w:id="1074" w:author="Steve Maas" w:date="2014-01-06T15:40:00Z">
        <w:r>
          <w:tab/>
        </w:r>
      </w:ins>
      <w:r w:rsidR="00525EB6">
        <w:tab/>
        <w:t>...</w:t>
      </w:r>
    </w:p>
    <w:p w14:paraId="295C0510" w14:textId="55BB96B2" w:rsidR="00A9772D" w:rsidRDefault="00A9772D" w:rsidP="00525EB6">
      <w:pPr>
        <w:pStyle w:val="code"/>
      </w:pPr>
      <w:ins w:id="1075"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1076" w:author="Steve Maas" w:date="2014-01-06T17:31:00Z"/>
        </w:rPr>
      </w:pPr>
    </w:p>
    <w:p w14:paraId="31FC322F" w14:textId="0F4D6DE3" w:rsidR="00773AFD" w:rsidRPr="00773AFD" w:rsidRDefault="00773AFD" w:rsidP="00525EB6">
      <w:pPr>
        <w:rPr>
          <w:ins w:id="1077" w:author="Steve Maas" w:date="2014-01-06T17:31:00Z"/>
        </w:rPr>
      </w:pPr>
      <w:ins w:id="1078" w:author="Steve Maas" w:date="2014-01-06T17:31:00Z">
        <w:r>
          <w:t xml:space="preserve">The </w:t>
        </w:r>
        <w:r>
          <w:rPr>
            <w:i/>
          </w:rPr>
          <w:t xml:space="preserve">flux </w:t>
        </w:r>
        <w:r>
          <w:t>parameter defines the flux that will be applied to the surface.</w:t>
        </w:r>
      </w:ins>
      <w:ins w:id="1079"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1080" w:author="Steve Maas" w:date="2014-01-06T17:33:00Z">
        <w:r w:rsidR="000E3C27">
          <w:t>applied</w:t>
        </w:r>
      </w:ins>
      <w:ins w:id="1081"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1082" w:author="Steve Maas" w:date="2014-01-06T17:34:00Z"/>
        </w:rPr>
      </w:pPr>
      <w:del w:id="1083" w:author="Steve Maas" w:date="2014-01-06T17:32:00Z">
        <w:r w:rsidDel="00773AFD">
          <w:delText xml:space="preserve">The </w:delText>
        </w:r>
      </w:del>
      <w:del w:id="1084" w:author="Steve Maas" w:date="2014-01-06T15:41:00Z">
        <w:r w:rsidDel="00B47DB8">
          <w:delText xml:space="preserve">optional </w:delText>
        </w:r>
      </w:del>
      <w:del w:id="1085"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1086"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1087" w:author="Steve Maas" w:date="2014-01-06T17:34:00Z"/>
        </w:rPr>
      </w:pPr>
    </w:p>
    <w:p w14:paraId="68657BA6" w14:textId="68DDAE4C" w:rsidR="00525EB6" w:rsidRPr="00C64641" w:rsidRDefault="0018254C" w:rsidP="00525EB6">
      <w:ins w:id="1088" w:author="Steve Maas" w:date="2014-01-06T15:41:00Z">
        <w:r>
          <w:t xml:space="preserve">When </w:t>
        </w:r>
        <w:r>
          <w:rPr>
            <w:i/>
          </w:rPr>
          <w:t xml:space="preserve">linear </w:t>
        </w:r>
        <w:r>
          <w:t xml:space="preserve">is </w:t>
        </w:r>
      </w:ins>
      <w:ins w:id="1089" w:author="Steve Maas" w:date="2014-01-06T15:42:00Z">
        <w:r>
          <w:t>set to zero</w:t>
        </w:r>
      </w:ins>
      <w:ins w:id="1090" w:author="Steve Maas" w:date="2014-01-06T15:41:00Z">
        <w:r>
          <w:t xml:space="preserve"> </w:t>
        </w:r>
      </w:ins>
      <w:del w:id="1091"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1092"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1093" w:author="Steve Maas" w:date="2014-01-06T15:42:00Z">
        <w:r>
          <w:t xml:space="preserve">When </w:t>
        </w:r>
        <w:r>
          <w:rPr>
            <w:i/>
          </w:rPr>
          <w:t xml:space="preserve">linear </w:t>
        </w:r>
        <w:r>
          <w:t xml:space="preserve">is set to non-zero </w:t>
        </w:r>
      </w:ins>
      <w:del w:id="1094" w:author="Steve Maas" w:date="2014-01-06T15:42:00Z">
        <w:r w:rsidR="00525EB6" w:rsidRPr="0018254C" w:rsidDel="0018254C">
          <w:rPr>
            <w:rPrChange w:id="1095" w:author="Steve Maas" w:date="2014-01-06T15:42:00Z">
              <w:rPr>
                <w:i/>
              </w:rPr>
            </w:rPrChange>
          </w:rPr>
          <w:delText>type="linear"</w:delText>
        </w:r>
        <w:r w:rsidR="00525EB6" w:rsidRPr="002528E9" w:rsidDel="0018254C">
          <w:delText xml:space="preserve"> </w:delText>
        </w:r>
      </w:del>
      <w:ins w:id="1096"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59609318" r:id="rId89"/>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59609319"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59609320"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1097" w:author="Steve Maas" w:date="2014-01-06T17:34:00Z"/>
        </w:rPr>
      </w:pPr>
      <w:r>
        <w:t>&lt;</w:t>
      </w:r>
      <w:ins w:id="1098" w:author="Steve Maas" w:date="2014-01-06T15:43:00Z">
        <w:r w:rsidR="0018254C">
          <w:t>surface_load type="</w:t>
        </w:r>
      </w:ins>
      <w:r>
        <w:t>fluidflux</w:t>
      </w:r>
      <w:ins w:id="1099" w:author="Steve Maas" w:date="2014-01-06T15:43:00Z">
        <w:r w:rsidR="0018254C">
          <w:t>"</w:t>
        </w:r>
      </w:ins>
      <w:del w:id="1100"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1101" w:author="Steve Maas" w:date="2014-01-06T15:43:00Z"/>
        </w:rPr>
      </w:pPr>
      <w:ins w:id="1102" w:author="Steve Maas" w:date="2014-01-06T17:34:00Z">
        <w:r>
          <w:tab/>
          <w:t>&lt;flux lc="1"&gt;1.0&lt;/flux&gt;</w:t>
        </w:r>
      </w:ins>
    </w:p>
    <w:p w14:paraId="08D9BDBD" w14:textId="0F4C06EC" w:rsidR="0018254C" w:rsidRDefault="0018254C" w:rsidP="00525EB6">
      <w:pPr>
        <w:pStyle w:val="code"/>
        <w:rPr>
          <w:ins w:id="1103" w:author="Steve Maas" w:date="2014-01-06T15:43:00Z"/>
        </w:rPr>
      </w:pPr>
      <w:ins w:id="1104" w:author="Steve Maas" w:date="2014-01-06T15:43:00Z">
        <w:r>
          <w:tab/>
          <w:t>&lt;linear&gt;0&lt;/linear&gt;</w:t>
        </w:r>
      </w:ins>
    </w:p>
    <w:p w14:paraId="471F1A98" w14:textId="649F921E" w:rsidR="0018254C" w:rsidRDefault="0018254C" w:rsidP="00525EB6">
      <w:pPr>
        <w:pStyle w:val="code"/>
        <w:rPr>
          <w:ins w:id="1105" w:author="Steve Maas" w:date="2014-01-06T15:43:00Z"/>
        </w:rPr>
      </w:pPr>
      <w:ins w:id="1106" w:author="Steve Maas" w:date="2014-01-06T15:43:00Z">
        <w:r>
          <w:tab/>
          <w:t>&lt;mixture&gt;1&lt;/mixture&gt;</w:t>
        </w:r>
      </w:ins>
    </w:p>
    <w:p w14:paraId="3D43945D" w14:textId="3A15997D" w:rsidR="0018254C" w:rsidRDefault="0018254C" w:rsidP="00525EB6">
      <w:pPr>
        <w:pStyle w:val="code"/>
      </w:pPr>
      <w:ins w:id="1107" w:author="Steve Maas" w:date="2014-01-06T15:44:00Z">
        <w:r>
          <w:tab/>
          <w:t>&lt;surface</w:t>
        </w:r>
      </w:ins>
      <w:ins w:id="1108" w:author="Steve Maas" w:date="2014-01-06T17:34:00Z">
        <w:r w:rsidR="00CF168E">
          <w:t xml:space="preserve"> [set="surface_name"]</w:t>
        </w:r>
      </w:ins>
      <w:ins w:id="1109" w:author="Steve Maas" w:date="2014-01-06T15:44:00Z">
        <w:r>
          <w:t>&gt;</w:t>
        </w:r>
      </w:ins>
    </w:p>
    <w:p w14:paraId="0A44C877" w14:textId="697EBC80" w:rsidR="0018254C" w:rsidDel="0018254C" w:rsidRDefault="00525EB6" w:rsidP="00525EB6">
      <w:pPr>
        <w:pStyle w:val="code"/>
        <w:rPr>
          <w:del w:id="1110" w:author="Steve Maas" w:date="2014-01-06T15:44:00Z"/>
        </w:rPr>
      </w:pPr>
      <w:del w:id="1111"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1112" w:author="Steve Maas" w:date="2014-01-06T15:44:00Z"/>
        </w:rPr>
      </w:pPr>
      <w:ins w:id="1113" w:author="Steve Maas" w:date="2014-01-06T15:44:00Z">
        <w:r>
          <w:tab/>
        </w:r>
      </w:ins>
      <w:r w:rsidR="00525EB6">
        <w:tab/>
        <w:t>...</w:t>
      </w:r>
    </w:p>
    <w:p w14:paraId="4DAE1CCF" w14:textId="68223FB1" w:rsidR="0018254C" w:rsidRDefault="0018254C" w:rsidP="00525EB6">
      <w:pPr>
        <w:pStyle w:val="code"/>
      </w:pPr>
      <w:ins w:id="1114" w:author="Steve Maas" w:date="2014-01-06T15:44:00Z">
        <w:r>
          <w:tab/>
          <w:t>&lt;/surface&gt;</w:t>
        </w:r>
      </w:ins>
    </w:p>
    <w:p w14:paraId="010BF891" w14:textId="5A911BF3" w:rsidR="00525EB6" w:rsidRDefault="00525EB6" w:rsidP="00525EB6">
      <w:pPr>
        <w:pStyle w:val="code"/>
      </w:pPr>
      <w:r>
        <w:t>&lt;/</w:t>
      </w:r>
      <w:ins w:id="1115" w:author="Steve Maas" w:date="2014-01-06T15:49:00Z">
        <w:r w:rsidR="007D3C17">
          <w:t>surface_load</w:t>
        </w:r>
      </w:ins>
      <w:del w:id="1116"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59609321"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59609322"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1117" w:author="Steve Maas" w:date="2014-01-06T15:54:00Z">
          <w:pPr>
            <w:pStyle w:val="Heading3"/>
          </w:pPr>
        </w:pPrChange>
      </w:pPr>
      <w:bookmarkStart w:id="1118" w:name="_Toc385498441"/>
      <w:r w:rsidRPr="00C64641">
        <w:lastRenderedPageBreak/>
        <w:t>Solute Flux</w:t>
      </w:r>
      <w:bookmarkEnd w:id="1118"/>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59609323"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59609324" r:id="rId101"/>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59609325"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59609326"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1119" w:author="Steve Maas" w:date="2014-01-06T22:24:00Z"/>
        </w:rPr>
      </w:pPr>
      <w:r>
        <w:t>&lt;</w:t>
      </w:r>
      <w:ins w:id="1120" w:author="Steve Maas" w:date="2014-01-06T15:45:00Z">
        <w:r w:rsidR="004A6CDC">
          <w:t>surface_load type="</w:t>
        </w:r>
      </w:ins>
      <w:r>
        <w:t>soluteflux</w:t>
      </w:r>
      <w:ins w:id="1121" w:author="Steve Maas" w:date="2014-01-06T15:45:00Z">
        <w:r w:rsidR="004A6CDC">
          <w:t>"</w:t>
        </w:r>
      </w:ins>
      <w:del w:id="1122"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1123" w:author="Steve Maas" w:date="2014-01-06T15:45:00Z"/>
        </w:rPr>
      </w:pPr>
      <w:ins w:id="1124" w:author="Steve Maas" w:date="2014-01-06T22:24:00Z">
        <w:r>
          <w:tab/>
          <w:t>&lt;flux [lc="</w:t>
        </w:r>
      </w:ins>
      <w:ins w:id="1125" w:author="Steve Maas" w:date="2014-01-06T22:25:00Z">
        <w:r>
          <w:t>1"]&gt;1.0&lt;/flux&gt;</w:t>
        </w:r>
      </w:ins>
    </w:p>
    <w:p w14:paraId="4A483FC2" w14:textId="0380FC66" w:rsidR="001F4D5D" w:rsidRDefault="001F4D5D" w:rsidP="00525EB6">
      <w:pPr>
        <w:pStyle w:val="code"/>
        <w:rPr>
          <w:ins w:id="1126" w:author="Steve Maas" w:date="2014-01-06T15:45:00Z"/>
        </w:rPr>
      </w:pPr>
      <w:ins w:id="1127" w:author="Steve Maas" w:date="2014-01-06T15:45:00Z">
        <w:r>
          <w:tab/>
          <w:t>&lt;linear&gt;0&lt;/linear&gt;</w:t>
        </w:r>
      </w:ins>
    </w:p>
    <w:p w14:paraId="5CCEC5A4" w14:textId="0B9A5638" w:rsidR="001F4D5D" w:rsidRDefault="001F4D5D" w:rsidP="00525EB6">
      <w:pPr>
        <w:pStyle w:val="code"/>
        <w:rPr>
          <w:ins w:id="1128" w:author="Steve Maas" w:date="2014-01-06T15:46:00Z"/>
        </w:rPr>
      </w:pPr>
      <w:ins w:id="1129" w:author="Steve Maas" w:date="2014-01-06T15:45:00Z">
        <w:r>
          <w:tab/>
        </w:r>
      </w:ins>
      <w:ins w:id="1130" w:author="Steve Maas" w:date="2014-01-06T15:46:00Z">
        <w:r>
          <w:t>&lt;solute_id&gt;1&lt;/solute_id&gt;</w:t>
        </w:r>
      </w:ins>
    </w:p>
    <w:p w14:paraId="195922D7" w14:textId="4B8F0397" w:rsidR="001F4D5D" w:rsidRDefault="001F4D5D" w:rsidP="00525EB6">
      <w:pPr>
        <w:pStyle w:val="code"/>
      </w:pPr>
      <w:ins w:id="1131" w:author="Steve Maas" w:date="2014-01-06T15:46:00Z">
        <w:r>
          <w:tab/>
          <w:t>&lt;surface&gt;</w:t>
        </w:r>
      </w:ins>
    </w:p>
    <w:p w14:paraId="5A6A64E8" w14:textId="6E5A2AED" w:rsidR="00525EB6" w:rsidDel="00337051" w:rsidRDefault="00525EB6" w:rsidP="00525EB6">
      <w:pPr>
        <w:pStyle w:val="code"/>
        <w:rPr>
          <w:del w:id="1132" w:author="Steve Maas" w:date="2014-01-06T22:25:00Z"/>
        </w:rPr>
      </w:pPr>
      <w:del w:id="1133"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1134" w:author="Steve Maas" w:date="2014-01-06T15:46:00Z"/>
        </w:rPr>
      </w:pPr>
      <w:ins w:id="1135" w:author="Steve Maas" w:date="2014-01-06T15:46:00Z">
        <w:r>
          <w:tab/>
        </w:r>
      </w:ins>
      <w:r w:rsidR="00525EB6">
        <w:tab/>
        <w:t>...</w:t>
      </w:r>
    </w:p>
    <w:p w14:paraId="4F3BD12D" w14:textId="2828D28F" w:rsidR="001F4D5D" w:rsidRDefault="001F4D5D" w:rsidP="00525EB6">
      <w:pPr>
        <w:pStyle w:val="code"/>
      </w:pPr>
      <w:ins w:id="1136" w:author="Steve Maas" w:date="2014-01-06T15:46:00Z">
        <w:r>
          <w:tab/>
          <w:t>&lt;/surface&gt;</w:t>
        </w:r>
      </w:ins>
    </w:p>
    <w:p w14:paraId="36DA2B23" w14:textId="44D6C989" w:rsidR="00525EB6" w:rsidRDefault="00525EB6" w:rsidP="00525EB6">
      <w:pPr>
        <w:pStyle w:val="code"/>
      </w:pPr>
      <w:r>
        <w:t>&lt;/</w:t>
      </w:r>
      <w:ins w:id="1137" w:author="Steve Maas" w:date="2014-01-06T15:49:00Z">
        <w:r w:rsidR="00606D2D" w:rsidRPr="00606D2D">
          <w:t xml:space="preserve"> </w:t>
        </w:r>
        <w:r w:rsidR="00606D2D">
          <w:t>surface_load</w:t>
        </w:r>
      </w:ins>
      <w:del w:id="1138"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1139" w:author="Steve Maas" w:date="2014-01-06T22:25:00Z"/>
        </w:rPr>
      </w:pPr>
      <w:r>
        <w:t xml:space="preserve">The optional parameter </w:t>
      </w:r>
      <w:r>
        <w:rPr>
          <w:i/>
        </w:rPr>
        <w:t>sol</w:t>
      </w:r>
      <w:ins w:id="1140"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141" w:author="Steve Maas" w:date="2014-01-02T13:04:00Z">
        <w:r w:rsidR="00873D59">
          <w:t>3.12.2</w:t>
        </w:r>
      </w:ins>
      <w:del w:id="1142" w:author="Steve Maas" w:date="2014-01-02T13:04:00Z">
        <w:r w:rsidR="00B951E2" w:rsidDel="00873D59">
          <w:delText>3.10.2</w:delText>
        </w:r>
      </w:del>
      <w:r>
        <w:fldChar w:fldCharType="end"/>
      </w:r>
      <w:r>
        <w:t xml:space="preserve">).  If </w:t>
      </w:r>
      <w:r>
        <w:rPr>
          <w:i/>
        </w:rPr>
        <w:t>sol</w:t>
      </w:r>
      <w:ins w:id="1143" w:author="Steve Maas" w:date="2014-01-06T15:47:00Z">
        <w:r w:rsidR="00476C4E">
          <w:rPr>
            <w:i/>
          </w:rPr>
          <w:t>ute_id</w:t>
        </w:r>
      </w:ins>
      <w:r>
        <w:t xml:space="preserve"> is not defined, the default value is 1.  </w:t>
      </w:r>
    </w:p>
    <w:p w14:paraId="50D0B550" w14:textId="77777777" w:rsidR="00FF17FC" w:rsidRDefault="00FF17FC" w:rsidP="00525EB6">
      <w:pPr>
        <w:rPr>
          <w:ins w:id="1144" w:author="Steve Maas" w:date="2014-01-06T22:25:00Z"/>
        </w:rPr>
      </w:pPr>
    </w:p>
    <w:p w14:paraId="544A828E" w14:textId="10A2B319" w:rsidR="00525EB6" w:rsidRPr="003B58FB" w:rsidRDefault="00FF17FC" w:rsidP="00525EB6">
      <w:ins w:id="1145" w:author="Steve Maas" w:date="2014-01-06T22:25:00Z">
        <w:r>
          <w:t xml:space="preserve">The </w:t>
        </w:r>
        <w:r>
          <w:rPr>
            <w:i/>
          </w:rPr>
          <w:t xml:space="preserve">flux </w:t>
        </w:r>
        <w:r>
          <w:t xml:space="preserve">element defines the flux magnitude. </w:t>
        </w:r>
      </w:ins>
      <w:r w:rsidR="00525EB6">
        <w:t xml:space="preserve">The </w:t>
      </w:r>
      <w:ins w:id="1146" w:author="Steve Maas" w:date="2014-01-06T22:25:00Z">
        <w:r>
          <w:t xml:space="preserve">optional </w:t>
        </w:r>
      </w:ins>
      <w:del w:id="1147"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1148"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1149"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1150"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1151" w:author="Steve Maas" w:date="2014-01-06T15:47:00Z">
        <w:r>
          <w:t xml:space="preserve">When </w:t>
        </w:r>
        <w:r>
          <w:rPr>
            <w:i/>
          </w:rPr>
          <w:t xml:space="preserve">linear </w:t>
        </w:r>
        <w:r>
          <w:t>is set to 0</w:t>
        </w:r>
      </w:ins>
      <w:del w:id="1152" w:author="Steve Maas" w:date="2014-01-06T15:47:00Z">
        <w:r w:rsidR="00525EB6" w:rsidRPr="00C64641" w:rsidDel="00476C4E">
          <w:rPr>
            <w:i/>
          </w:rPr>
          <w:delText>type="nonlinear"</w:delText>
        </w:r>
      </w:del>
      <w:r w:rsidR="00525EB6" w:rsidRPr="00C64641">
        <w:t xml:space="preserve"> (default) </w:t>
      </w:r>
      <w:ins w:id="1153"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1154" w:author="Steve Maas" w:date="2014-01-06T15:47:00Z">
        <w:r>
          <w:t xml:space="preserve">When </w:t>
        </w:r>
        <w:r>
          <w:rPr>
            <w:i/>
          </w:rPr>
          <w:t xml:space="preserve">linear </w:t>
        </w:r>
        <w:r>
          <w:t xml:space="preserve">is set to </w:t>
        </w:r>
      </w:ins>
      <w:del w:id="1155" w:author="Steve Maas" w:date="2014-01-06T15:47:00Z">
        <w:r w:rsidR="00525EB6" w:rsidRPr="00476C4E" w:rsidDel="00476C4E">
          <w:rPr>
            <w:rPrChange w:id="1156" w:author="Steve Maas" w:date="2014-01-06T15:47:00Z">
              <w:rPr>
                <w:i/>
              </w:rPr>
            </w:rPrChange>
          </w:rPr>
          <w:delText>type="linear"</w:delText>
        </w:r>
        <w:r w:rsidR="00525EB6" w:rsidRPr="002528E9" w:rsidDel="00476C4E">
          <w:delText xml:space="preserve"> </w:delText>
        </w:r>
      </w:del>
      <w:ins w:id="1157"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1158" w:author="Gerard Ateshian" w:date="2014-04-17T21:52:00Z">
        <w:r w:rsidR="003F0FB9">
          <w:t xml:space="preserve"> [</w:t>
        </w:r>
      </w:ins>
      <w:ins w:id="1159" w:author="Gerard Ateshian" w:date="2014-04-17T21:53:00Z">
        <w:r w:rsidR="003F0FB9" w:rsidRPr="003F0FB9">
          <w:rPr>
            <w:b/>
            <w:rPrChange w:id="1160" w:author="Gerard Ateshian" w:date="2014-04-17T21:53:00Z">
              <w:rPr/>
            </w:rPrChange>
          </w:rPr>
          <w:t>n</w:t>
        </w:r>
        <w:r w:rsidR="003F0FB9">
          <w:t>/</w:t>
        </w:r>
        <w:r w:rsidR="003F0FB9" w:rsidRPr="003F0FB9">
          <w:rPr>
            <w:b/>
            <w:rPrChange w:id="1161" w:author="Gerard Ateshian" w:date="2014-04-17T21:53:00Z">
              <w:rPr/>
            </w:rPrChange>
          </w:rPr>
          <w:t>t</w:t>
        </w:r>
      </w:ins>
      <w:ins w:id="1162"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1163" w:author="Gerard Ateshian" w:date="2014-04-17T21:53:00Z">
        <w:r w:rsidR="003F0FB9">
          <w:t xml:space="preserve"> [</w:t>
        </w:r>
        <w:r w:rsidR="003F0FB9" w:rsidRPr="003F0FB9">
          <w:rPr>
            <w:b/>
            <w:rPrChange w:id="1164" w:author="Gerard Ateshian" w:date="2014-04-17T21:54:00Z">
              <w:rPr/>
            </w:rPrChange>
          </w:rPr>
          <w:t>n</w:t>
        </w:r>
        <w:r w:rsidR="003F0FB9">
          <w:t>/</w:t>
        </w:r>
        <w:r w:rsidR="003F0FB9" w:rsidRPr="003F0FB9">
          <w:rPr>
            <w:b/>
            <w:rPrChange w:id="1165" w:author="Gerard Ateshian" w:date="2014-04-17T21:54:00Z">
              <w:rPr/>
            </w:rPrChange>
          </w:rPr>
          <w:t>L</w:t>
        </w:r>
        <w:r w:rsidR="003F0FB9" w:rsidRPr="003F0FB9">
          <w:rPr>
            <w:vertAlign w:val="superscript"/>
            <w:rPrChange w:id="1166" w:author="Gerard Ateshian" w:date="2014-04-17T21:54:00Z">
              <w:rPr/>
            </w:rPrChange>
          </w:rPr>
          <w:t>2</w:t>
        </w:r>
      </w:ins>
      <w:ins w:id="1167" w:author="Gerard Ateshian" w:date="2014-04-17T21:54:00Z">
        <w:r w:rsidR="003F0FB9">
          <w:sym w:font="Symbol" w:char="F0D7"/>
        </w:r>
      </w:ins>
      <w:ins w:id="1168" w:author="Gerard Ateshian" w:date="2014-04-17T21:53:00Z">
        <w:r w:rsidR="003F0FB9" w:rsidRPr="003F0FB9">
          <w:rPr>
            <w:b/>
            <w:rPrChange w:id="1169"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1170" w:author="Steve Maas" w:date="2014-01-06T15:54:00Z">
          <w:pPr>
            <w:pStyle w:val="Heading3"/>
          </w:pPr>
        </w:pPrChange>
      </w:pPr>
      <w:bookmarkStart w:id="1171" w:name="_Toc385498442"/>
      <w:r>
        <w:t>Heat Flux</w:t>
      </w:r>
      <w:bookmarkEnd w:id="1171"/>
    </w:p>
    <w:p w14:paraId="415BF531" w14:textId="4C31F93A" w:rsidR="004A4869" w:rsidRDefault="004A4869">
      <w:r>
        <w:t xml:space="preserve">A heat flux can be defined for heat transfer analyses using the </w:t>
      </w:r>
      <w:ins w:id="1172"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1173" w:author="Steve Maas" w:date="2014-01-06T16:59:00Z"/>
        </w:rPr>
      </w:pPr>
      <w:r w:rsidRPr="0097532C">
        <w:t>&lt;</w:t>
      </w:r>
      <w:del w:id="1174" w:author="Steve Maas" w:date="2014-01-06T15:48:00Z">
        <w:r w:rsidDel="00476C4E">
          <w:delText>heatflux</w:delText>
        </w:r>
      </w:del>
      <w:ins w:id="1175" w:author="Steve Maas" w:date="2014-01-06T15:48:00Z">
        <w:r w:rsidR="00476C4E">
          <w:t>surface_load type="heatflux"</w:t>
        </w:r>
      </w:ins>
      <w:r w:rsidRPr="0097532C">
        <w:t>&gt;</w:t>
      </w:r>
    </w:p>
    <w:p w14:paraId="6608251D" w14:textId="22AC574E" w:rsidR="00FE3C5F" w:rsidRDefault="00FE3C5F" w:rsidP="00F97DD9">
      <w:pPr>
        <w:pStyle w:val="code"/>
        <w:rPr>
          <w:ins w:id="1176" w:author="Steve Maas" w:date="2014-01-06T15:48:00Z"/>
        </w:rPr>
      </w:pPr>
      <w:ins w:id="1177" w:author="Steve Maas" w:date="2014-01-06T16:59:00Z">
        <w:r>
          <w:tab/>
          <w:t>&lt;flux [lc="1"]&gt;1.0&lt;/flux&gt;</w:t>
        </w:r>
      </w:ins>
    </w:p>
    <w:p w14:paraId="36828350" w14:textId="1FB26F97" w:rsidR="00476C4E" w:rsidRPr="0097532C" w:rsidRDefault="00476C4E" w:rsidP="00F97DD9">
      <w:pPr>
        <w:pStyle w:val="code"/>
      </w:pPr>
      <w:ins w:id="1178" w:author="Steve Maas" w:date="2014-01-06T15:48:00Z">
        <w:r>
          <w:tab/>
          <w:t>&lt;surface</w:t>
        </w:r>
      </w:ins>
      <w:ins w:id="1179" w:author="Steve Maas" w:date="2014-01-06T16:59:00Z">
        <w:r w:rsidR="00FE3C5F">
          <w:t xml:space="preserve"> [set="surface_name"]</w:t>
        </w:r>
      </w:ins>
      <w:ins w:id="1180" w:author="Steve Maas" w:date="2014-01-06T15:48:00Z">
        <w:r>
          <w:t>&gt;</w:t>
        </w:r>
      </w:ins>
    </w:p>
    <w:p w14:paraId="15293E0B" w14:textId="5478D7E6" w:rsidR="00F97DD9" w:rsidRDefault="00476C4E" w:rsidP="00F97DD9">
      <w:pPr>
        <w:pStyle w:val="code"/>
        <w:rPr>
          <w:ins w:id="1181" w:author="Steve Maas" w:date="2014-01-06T15:48:00Z"/>
        </w:rPr>
      </w:pPr>
      <w:ins w:id="1182" w:author="Steve Maas" w:date="2014-01-06T15:48:00Z">
        <w:r>
          <w:lastRenderedPageBreak/>
          <w:tab/>
        </w:r>
      </w:ins>
      <w:r w:rsidR="00F97DD9">
        <w:tab/>
      </w:r>
      <w:del w:id="1183" w:author="Steve Maas" w:date="2014-01-06T17:11:00Z">
        <w:r w:rsidR="00F97DD9" w:rsidDel="00B515AA">
          <w:delText>&lt;quad4</w:delText>
        </w:r>
      </w:del>
      <w:del w:id="1184" w:author="Steve Maas" w:date="2014-01-06T17:00:00Z">
        <w:r w:rsidR="00F97DD9" w:rsidDel="00FE3C5F">
          <w:delText xml:space="preserve"> [lc="1" scale="1"]</w:delText>
        </w:r>
      </w:del>
      <w:del w:id="1185" w:author="Steve Maas" w:date="2014-01-06T17:11:00Z">
        <w:r w:rsidR="00F97DD9" w:rsidDel="00B515AA">
          <w:delText>&gt;1,2,3,4&lt;/quad4&gt;</w:delText>
        </w:r>
      </w:del>
      <w:ins w:id="1186" w:author="Steve Maas" w:date="2014-01-06T17:11:00Z">
        <w:r w:rsidR="00B515AA">
          <w:t>...</w:t>
        </w:r>
      </w:ins>
    </w:p>
    <w:p w14:paraId="7E1A5ECE" w14:textId="6AB28412" w:rsidR="00476C4E" w:rsidRDefault="00476C4E" w:rsidP="00F97DD9">
      <w:pPr>
        <w:pStyle w:val="code"/>
      </w:pPr>
      <w:ins w:id="1187" w:author="Steve Maas" w:date="2014-01-06T15:48:00Z">
        <w:r>
          <w:tab/>
          <w:t>&lt;/surface&gt;</w:t>
        </w:r>
      </w:ins>
    </w:p>
    <w:p w14:paraId="1E58D465" w14:textId="74F54E08" w:rsidR="00F97DD9" w:rsidRDefault="00F97DD9" w:rsidP="00F97DD9">
      <w:pPr>
        <w:pStyle w:val="code"/>
      </w:pPr>
      <w:r>
        <w:t>&lt;/</w:t>
      </w:r>
      <w:del w:id="1188" w:author="Steve Maas" w:date="2014-01-06T15:48:00Z">
        <w:r w:rsidDel="00476C4E">
          <w:delText>heatflux</w:delText>
        </w:r>
      </w:del>
      <w:ins w:id="1189" w:author="Steve Maas" w:date="2014-01-06T15:48:00Z">
        <w:r w:rsidR="00476C4E">
          <w:t>surface_load</w:t>
        </w:r>
      </w:ins>
      <w:r>
        <w:t>&gt;</w:t>
      </w:r>
    </w:p>
    <w:p w14:paraId="22769DD2" w14:textId="77777777" w:rsidR="001A7B22" w:rsidRDefault="001A7B22" w:rsidP="001A7B22">
      <w:pPr>
        <w:rPr>
          <w:ins w:id="1190" w:author="Steve Maas" w:date="2014-01-06T17:00:00Z"/>
        </w:rPr>
      </w:pPr>
    </w:p>
    <w:p w14:paraId="381D2DA0" w14:textId="1D4FA8D8" w:rsidR="002F00ED" w:rsidRPr="002F00ED" w:rsidRDefault="002F00ED" w:rsidP="001A7B22">
      <w:ins w:id="1191"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1192" w:author="Steve Maas" w:date="2014-01-06T17:01:00Z">
        <w:r>
          <w:t>omitted</w:t>
        </w:r>
      </w:ins>
      <w:ins w:id="1193" w:author="Steve Maas" w:date="2014-01-06T17:00:00Z">
        <w:r>
          <w:t>,</w:t>
        </w:r>
      </w:ins>
      <w:ins w:id="1194" w:author="Steve Maas" w:date="2014-01-06T17:01:00Z">
        <w:r>
          <w:t xml:space="preserve"> a constant heat flux will be applied.</w:t>
        </w:r>
      </w:ins>
    </w:p>
    <w:p w14:paraId="39F365D1" w14:textId="771A381B" w:rsidR="00F97DD9" w:rsidRDefault="00F97DD9">
      <w:pPr>
        <w:pStyle w:val="Heading4"/>
        <w:pPrChange w:id="1195" w:author="Steve Maas" w:date="2014-01-06T15:54:00Z">
          <w:pPr>
            <w:pStyle w:val="Heading3"/>
          </w:pPr>
        </w:pPrChange>
      </w:pPr>
      <w:bookmarkStart w:id="1196" w:name="_Toc385498443"/>
      <w:r>
        <w:t>Convective Heat Flux</w:t>
      </w:r>
      <w:bookmarkEnd w:id="1196"/>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1197" w:author="Steve Maas" w:date="2014-01-06T17:01:00Z"/>
        </w:rPr>
      </w:pPr>
      <w:r w:rsidRPr="0097532C">
        <w:t>&lt;</w:t>
      </w:r>
      <w:ins w:id="1198" w:author="Steve Maas" w:date="2014-01-06T15:49:00Z">
        <w:r w:rsidR="00D638C7">
          <w:t>surface_load type="</w:t>
        </w:r>
      </w:ins>
      <w:r>
        <w:t>convective_heatflux</w:t>
      </w:r>
      <w:ins w:id="1199" w:author="Steve Maas" w:date="2014-01-06T15:49:00Z">
        <w:r w:rsidR="00D638C7">
          <w:t>"</w:t>
        </w:r>
      </w:ins>
      <w:r w:rsidRPr="0097532C">
        <w:t>&gt;</w:t>
      </w:r>
    </w:p>
    <w:p w14:paraId="140D2137" w14:textId="7E01800E" w:rsidR="002F00ED" w:rsidRDefault="002F00ED" w:rsidP="00F97DD9">
      <w:pPr>
        <w:pStyle w:val="code"/>
        <w:rPr>
          <w:ins w:id="1200" w:author="Steve Maas" w:date="2014-01-06T17:01:00Z"/>
        </w:rPr>
      </w:pPr>
      <w:ins w:id="1201" w:author="Steve Maas" w:date="2014-01-06T17:01:00Z">
        <w:r>
          <w:tab/>
          <w:t>&lt;</w:t>
        </w:r>
      </w:ins>
      <w:ins w:id="1202" w:author="Steve Maas" w:date="2014-01-06T17:04:00Z">
        <w:r>
          <w:t>Ta</w:t>
        </w:r>
      </w:ins>
      <w:ins w:id="1203" w:author="Steve Maas" w:date="2014-01-06T17:01:00Z">
        <w:r>
          <w:t xml:space="preserve"> [lc="1"]&gt;1.0&lt;/</w:t>
        </w:r>
      </w:ins>
      <w:ins w:id="1204" w:author="Steve Maas" w:date="2014-01-06T17:04:00Z">
        <w:r>
          <w:t>Ta</w:t>
        </w:r>
      </w:ins>
      <w:ins w:id="1205" w:author="Steve Maas" w:date="2014-01-06T17:01:00Z">
        <w:r>
          <w:t>&gt;</w:t>
        </w:r>
      </w:ins>
    </w:p>
    <w:p w14:paraId="2C81C1BE" w14:textId="5794FC88" w:rsidR="002F00ED" w:rsidRDefault="002F00ED" w:rsidP="00F97DD9">
      <w:pPr>
        <w:pStyle w:val="code"/>
        <w:rPr>
          <w:ins w:id="1206" w:author="Steve Maas" w:date="2014-01-06T15:49:00Z"/>
        </w:rPr>
      </w:pPr>
      <w:ins w:id="1207" w:author="Steve Maas" w:date="2014-01-06T17:01:00Z">
        <w:r>
          <w:tab/>
          <w:t>&lt;hc&gt;1.0&lt;/hc&gt;</w:t>
        </w:r>
      </w:ins>
    </w:p>
    <w:p w14:paraId="005AE8C4" w14:textId="091EB5D3" w:rsidR="00D638C7" w:rsidRPr="0097532C" w:rsidRDefault="00D638C7" w:rsidP="00F97DD9">
      <w:pPr>
        <w:pStyle w:val="code"/>
      </w:pPr>
      <w:ins w:id="1208" w:author="Steve Maas" w:date="2014-01-06T15:49:00Z">
        <w:r>
          <w:tab/>
          <w:t>&lt;surface</w:t>
        </w:r>
      </w:ins>
      <w:ins w:id="1209" w:author="Steve Maas" w:date="2014-01-06T17:05:00Z">
        <w:r w:rsidR="00C94D52">
          <w:t xml:space="preserve"> [set="surface_name"]</w:t>
        </w:r>
      </w:ins>
      <w:ins w:id="1210" w:author="Steve Maas" w:date="2014-01-06T15:49:00Z">
        <w:r>
          <w:t>&gt;</w:t>
        </w:r>
      </w:ins>
    </w:p>
    <w:p w14:paraId="2763B9BA" w14:textId="02FED5F5" w:rsidR="00F97DD9" w:rsidRDefault="00F97DD9" w:rsidP="00F97DD9">
      <w:pPr>
        <w:pStyle w:val="code"/>
        <w:rPr>
          <w:ins w:id="1211" w:author="Steve Maas" w:date="2014-01-06T15:49:00Z"/>
        </w:rPr>
      </w:pPr>
      <w:r>
        <w:tab/>
      </w:r>
      <w:ins w:id="1212" w:author="Steve Maas" w:date="2014-01-06T15:49:00Z">
        <w:r w:rsidR="00D638C7">
          <w:tab/>
        </w:r>
      </w:ins>
      <w:del w:id="1213" w:author="Steve Maas" w:date="2014-01-06T17:12:00Z">
        <w:r w:rsidDel="00B515AA">
          <w:delText>&lt;quad4</w:delText>
        </w:r>
      </w:del>
      <w:del w:id="1214" w:author="Steve Maas" w:date="2014-01-06T17:02:00Z">
        <w:r w:rsidDel="002F00ED">
          <w:delText xml:space="preserve"> hc="1.0" lc="1" [scale="1"]</w:delText>
        </w:r>
      </w:del>
      <w:del w:id="1215" w:author="Steve Maas" w:date="2014-01-06T17:12:00Z">
        <w:r w:rsidDel="00B515AA">
          <w:delText>&gt;1,2,3,4&lt;/quad4&gt;</w:delText>
        </w:r>
      </w:del>
      <w:ins w:id="1216" w:author="Steve Maas" w:date="2014-01-06T17:12:00Z">
        <w:r w:rsidR="00B515AA">
          <w:t>...</w:t>
        </w:r>
      </w:ins>
    </w:p>
    <w:p w14:paraId="65167BD1" w14:textId="47188B56" w:rsidR="00D638C7" w:rsidRDefault="00D638C7" w:rsidP="00F97DD9">
      <w:pPr>
        <w:pStyle w:val="code"/>
      </w:pPr>
      <w:ins w:id="1217" w:author="Steve Maas" w:date="2014-01-06T15:49:00Z">
        <w:r>
          <w:tab/>
          <w:t>&lt;/surface&gt;</w:t>
        </w:r>
      </w:ins>
    </w:p>
    <w:p w14:paraId="37D8D529" w14:textId="49AE9AD4" w:rsidR="00F97DD9" w:rsidRDefault="00F97DD9" w:rsidP="00F97DD9">
      <w:pPr>
        <w:pStyle w:val="code"/>
      </w:pPr>
      <w:r>
        <w:t>&lt;/</w:t>
      </w:r>
      <w:del w:id="1218" w:author="Steve Maas" w:date="2014-01-06T15:49:00Z">
        <w:r w:rsidRPr="00F97DD9" w:rsidDel="00D638C7">
          <w:delText xml:space="preserve"> </w:delText>
        </w:r>
        <w:r w:rsidDel="00B21E17">
          <w:delText>convective_heatflux</w:delText>
        </w:r>
      </w:del>
      <w:ins w:id="1219"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1220" w:author="Steve Maas" w:date="2014-01-06T17:04:00Z">
        <w:r w:rsidDel="00774E5E">
          <w:delText xml:space="preserve">controlled </w:delText>
        </w:r>
      </w:del>
      <w:ins w:id="1221" w:author="Steve Maas" w:date="2014-01-06T17:04:00Z">
        <w:r w:rsidR="00774E5E">
          <w:t xml:space="preserve">defined by the </w:t>
        </w:r>
        <w:r w:rsidR="00774E5E">
          <w:rPr>
            <w:i/>
          </w:rPr>
          <w:t xml:space="preserve">Ta </w:t>
        </w:r>
        <w:r w:rsidR="00774E5E">
          <w:t xml:space="preserve">parameter.  </w:t>
        </w:r>
      </w:ins>
      <w:ins w:id="1222" w:author="Steve Maas" w:date="2014-01-06T17:05:00Z">
        <w:r w:rsidR="00774E5E">
          <w:t xml:space="preserve">It </w:t>
        </w:r>
      </w:ins>
      <w:del w:id="1223" w:author="Steve Maas" w:date="2014-01-06T17:04:00Z">
        <w:r w:rsidDel="00774E5E">
          <w:delText xml:space="preserve">by </w:delText>
        </w:r>
      </w:del>
      <w:ins w:id="1224" w:author="Steve Maas" w:date="2014-01-06T17:05:00Z">
        <w:r w:rsidR="00774E5E">
          <w:t xml:space="preserve">takes an </w:t>
        </w:r>
      </w:ins>
      <w:del w:id="1225" w:author="Steve Maas" w:date="2014-01-06T17:04:00Z">
        <w:r w:rsidDel="00774E5E">
          <w:delText>t</w:delText>
        </w:r>
      </w:del>
      <w:del w:id="1226" w:author="Steve Maas" w:date="2014-01-06T17:05:00Z">
        <w:r w:rsidDel="00774E5E">
          <w:delText xml:space="preserve">he </w:delText>
        </w:r>
      </w:del>
      <w:ins w:id="1227" w:author="Steve Maas" w:date="2014-01-06T17:04:00Z">
        <w:r w:rsidR="00774E5E">
          <w:t xml:space="preserve">optional </w:t>
        </w:r>
      </w:ins>
      <w:r>
        <w:t>load curve define</w:t>
      </w:r>
      <w:ins w:id="1228" w:author="Steve Maas" w:date="2014-01-06T15:50:00Z">
        <w:r w:rsidR="00A0697D">
          <w:t>d</w:t>
        </w:r>
      </w:ins>
      <w:r>
        <w:t xml:space="preserve"> through the </w:t>
      </w:r>
      <w:r>
        <w:rPr>
          <w:i/>
        </w:rPr>
        <w:t xml:space="preserve">lc </w:t>
      </w:r>
      <w:r>
        <w:t>attribute</w:t>
      </w:r>
      <w:del w:id="1229"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1230" w:name="_Toc385498444"/>
      <w:r>
        <w:t xml:space="preserve">Body </w:t>
      </w:r>
      <w:del w:id="1231" w:author="Steve Maas" w:date="2014-01-06T15:54:00Z">
        <w:r w:rsidDel="002528E9">
          <w:delText>Force</w:delText>
        </w:r>
      </w:del>
      <w:ins w:id="1232" w:author="Steve Maas" w:date="2014-01-06T15:54:00Z">
        <w:r w:rsidR="002528E9">
          <w:t>Loads</w:t>
        </w:r>
      </w:ins>
      <w:bookmarkEnd w:id="1230"/>
    </w:p>
    <w:p w14:paraId="4DA7A91B" w14:textId="74532E0D" w:rsidR="001A7B22" w:rsidRDefault="002528E9" w:rsidP="001A7B22">
      <w:ins w:id="1233" w:author="Steve Maas" w:date="2014-01-06T15:54:00Z">
        <w:r>
          <w:t xml:space="preserve">A body load </w:t>
        </w:r>
      </w:ins>
      <w:ins w:id="1234" w:author="Steve Maas" w:date="2014-01-06T15:55:00Z">
        <w:r>
          <w:t xml:space="preserve">can be used to define a source term to the model. The following sections define the different type of body loads that can be applied. </w:t>
        </w:r>
      </w:ins>
      <w:moveFromRangeStart w:id="1235" w:author="Steve Maas" w:date="2014-01-06T15:54:00Z" w:name="move376787111"/>
      <w:moveFrom w:id="1236" w:author="Steve Maas" w:date="2014-01-06T15:54:00Z">
        <w:r w:rsidR="001A7B22" w:rsidDel="002528E9">
          <w:t>The body force is defined as a 3D vector. Each component can be associated with a load curve to define a time dependent body force. Only the non-zero components need to be def</w:t>
        </w:r>
        <w:del w:id="1237" w:author="Steve Maas" w:date="2014-01-06T15:55:00Z">
          <w:r w:rsidR="001A7B22" w:rsidDel="002528E9">
            <w:delText>ined</w:delText>
          </w:r>
          <w:r w:rsidR="00073C1F" w:rsidDel="002528E9">
            <w:delText>.</w:delText>
          </w:r>
        </w:del>
      </w:moveFrom>
      <w:moveFromRangeEnd w:id="1235"/>
    </w:p>
    <w:p w14:paraId="340F52D1" w14:textId="77777777" w:rsidR="00073C1F" w:rsidRDefault="00073C1F" w:rsidP="007D6F0D">
      <w:pPr>
        <w:pStyle w:val="Heading4"/>
      </w:pPr>
      <w:bookmarkStart w:id="1238" w:name="_Toc385498445"/>
      <w:r>
        <w:t>Constant Body Force</w:t>
      </w:r>
      <w:bookmarkEnd w:id="1238"/>
    </w:p>
    <w:p w14:paraId="4AE8E5E1" w14:textId="11363F5A" w:rsidR="00073C1F" w:rsidRDefault="002528E9" w:rsidP="00073C1F">
      <w:moveToRangeStart w:id="1239" w:author="Steve Maas" w:date="2014-01-06T15:54:00Z" w:name="move376787111"/>
      <w:moveTo w:id="1240" w:author="Steve Maas" w:date="2014-01-06T15:54:00Z">
        <w:r>
          <w:t>The body force is defined as a 3D vector. Each component can be associated with a load curve to define a time dependent body force. Only the non-zero components need to be defined.</w:t>
        </w:r>
      </w:moveTo>
      <w:moveToRangeEnd w:id="1239"/>
      <w:ins w:id="1241"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1242" w:author="Steve Maas" w:date="2014-01-06T15:50:00Z">
        <w:r w:rsidRPr="0097532C" w:rsidDel="00A0697D">
          <w:delText>force</w:delText>
        </w:r>
        <w:r w:rsidR="00073C1F" w:rsidDel="00A0697D">
          <w:delText xml:space="preserve"> </w:delText>
        </w:r>
      </w:del>
      <w:ins w:id="1243"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1244" w:author="Steve Maas" w:date="2014-01-06T15:50:00Z">
        <w:r w:rsidDel="00A0697D">
          <w:delText>force</w:delText>
        </w:r>
      </w:del>
      <w:ins w:id="1245"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246" w:name="_Toc385498446"/>
      <w:r>
        <w:t>Non-Constant Body Force</w:t>
      </w:r>
      <w:bookmarkEnd w:id="1246"/>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lastRenderedPageBreak/>
        <w:t>&lt;body_</w:t>
      </w:r>
      <w:del w:id="1247" w:author="Steve Maas" w:date="2014-01-06T15:50:00Z">
        <w:r w:rsidRPr="0097532C" w:rsidDel="00C44072">
          <w:delText>force</w:delText>
        </w:r>
        <w:r w:rsidDel="00C44072">
          <w:delText xml:space="preserve"> </w:delText>
        </w:r>
      </w:del>
      <w:ins w:id="1248"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1249" w:author="Steve Maas" w:date="2014-01-06T15:50:00Z">
        <w:r w:rsidDel="00C44072">
          <w:delText>force</w:delText>
        </w:r>
      </w:del>
      <w:ins w:id="1250"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1251" w:name="_Toc337555754"/>
      <w:bookmarkStart w:id="1252" w:name="_Toc350246989"/>
      <w:bookmarkStart w:id="1253" w:name="_Toc350354875"/>
      <w:bookmarkStart w:id="1254" w:name="_Toc350439833"/>
      <w:bookmarkStart w:id="1255" w:name="_Toc352596239"/>
      <w:bookmarkStart w:id="1256" w:name="_Toc363725012"/>
      <w:bookmarkStart w:id="1257" w:name="_Toc337555755"/>
      <w:bookmarkStart w:id="1258" w:name="_Toc350246990"/>
      <w:bookmarkStart w:id="1259" w:name="_Toc350354876"/>
      <w:bookmarkStart w:id="1260" w:name="_Toc350439834"/>
      <w:bookmarkStart w:id="1261" w:name="_Toc352596240"/>
      <w:bookmarkStart w:id="1262" w:name="_Toc363725013"/>
      <w:bookmarkStart w:id="1263" w:name="_Toc385498447"/>
      <w:bookmarkEnd w:id="1251"/>
      <w:bookmarkEnd w:id="1252"/>
      <w:bookmarkEnd w:id="1253"/>
      <w:bookmarkEnd w:id="1254"/>
      <w:bookmarkEnd w:id="1255"/>
      <w:bookmarkEnd w:id="1256"/>
      <w:bookmarkEnd w:id="1257"/>
      <w:bookmarkEnd w:id="1258"/>
      <w:bookmarkEnd w:id="1259"/>
      <w:bookmarkEnd w:id="1260"/>
      <w:bookmarkEnd w:id="1261"/>
      <w:bookmarkEnd w:id="1262"/>
      <w:r>
        <w:t>Centrifugal Force</w:t>
      </w:r>
      <w:bookmarkEnd w:id="126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59609327"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59609328" r:id="rId109"/>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59609329" r:id="rId111"/>
        </w:object>
      </w:r>
      <w:r w:rsidR="00FA2E2E">
        <w:rPr>
          <w:rStyle w:val="CommentReference"/>
        </w:rPr>
        <w:commentReference w:id="1264"/>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1265" w:author="Steve Maas" w:date="2014-01-06T15:51:00Z">
        <w:r w:rsidR="00C138A7">
          <w:t>load</w:t>
        </w:r>
      </w:ins>
      <w:del w:id="1266"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1267" w:author="Steve Maas" w:date="2014-01-06T15:51:00Z">
        <w:r w:rsidDel="00C138A7">
          <w:delText>force</w:delText>
        </w:r>
      </w:del>
      <w:ins w:id="1268"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269" w:name="_Toc385498448"/>
      <w:r>
        <w:t>Heat source</w:t>
      </w:r>
      <w:bookmarkEnd w:id="1269"/>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270" w:author="Steve Maas" w:date="2014-01-06T15:51:00Z">
        <w:r>
          <w:t>load</w:t>
        </w:r>
      </w:ins>
      <w:del w:id="1271"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272" w:author="Steve Maas" w:date="2014-01-06T15:51:00Z">
        <w:r w:rsidDel="00C138A7">
          <w:delText>force</w:delText>
        </w:r>
      </w:del>
      <w:ins w:id="1273"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274" w:author="Steve Maas" w:date="2013-12-16T10:14:00Z">
          <w:pPr>
            <w:pStyle w:val="Heading3"/>
          </w:pPr>
        </w:pPrChange>
      </w:pPr>
      <w:r>
        <w:br w:type="page"/>
      </w:r>
      <w:bookmarkStart w:id="1275" w:name="_Toc385498449"/>
      <w:r w:rsidR="00602A42">
        <w:lastRenderedPageBreak/>
        <w:t xml:space="preserve">Contact </w:t>
      </w:r>
      <w:del w:id="1276" w:author="Steve Maas" w:date="2014-01-15T11:00:00Z">
        <w:r w:rsidR="00602A42" w:rsidDel="008826A0">
          <w:delText>Interfaces</w:delText>
        </w:r>
      </w:del>
      <w:ins w:id="1277" w:author="Steve Maas" w:date="2014-01-15T11:00:00Z">
        <w:r w:rsidR="008826A0">
          <w:t>Section</w:t>
        </w:r>
      </w:ins>
      <w:bookmarkEnd w:id="1275"/>
    </w:p>
    <w:p w14:paraId="763861E5" w14:textId="77777777" w:rsidR="00602A42" w:rsidRDefault="00602A42" w:rsidP="00602A42">
      <w:ins w:id="1278"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279"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280"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281" w:author="Gerard Ateshian" w:date="2014-01-07T09:37:00Z">
              <w:r w:rsidDel="00147151">
                <w:delText xml:space="preserve">and </w:delText>
              </w:r>
            </w:del>
            <w:r>
              <w:t xml:space="preserve">biphasic-solute contact for </w:t>
            </w:r>
            <w:r w:rsidRPr="007D6F0D">
              <w:rPr>
                <w:i/>
              </w:rPr>
              <w:t>sliding3</w:t>
            </w:r>
            <w:ins w:id="1282" w:author="Gerard Ateshian" w:date="2014-01-07T09:37:00Z">
              <w:r w:rsidR="00147151">
                <w:t xml:space="preserve">, and multiphasic contact for </w:t>
              </w:r>
            </w:ins>
            <w:ins w:id="1283"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284" w:author="Steve Maas" w:date="2013-12-16T10:14:00Z">
          <w:pPr>
            <w:pStyle w:val="Heading4"/>
          </w:pPr>
        </w:pPrChange>
      </w:pPr>
      <w:bookmarkStart w:id="1285" w:name="_Toc385498450"/>
      <w:r>
        <w:t>Sliding Interfaces</w:t>
      </w:r>
      <w:bookmarkEnd w:id="1285"/>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286" w:author="Steve Maas" w:date="2013-12-16T10:18:00Z">
        <w:r w:rsidDel="00602A42">
          <w:delText>lagrange</w:delText>
        </w:r>
      </w:del>
      <w:ins w:id="1287"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288"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1289" w:author="Gerard Ateshian" w:date="2014-01-07T09:40:00Z">
        <w:r>
          <w:rPr>
            <w:b/>
            <w:i/>
          </w:rPr>
          <w:t>sliding-multiphasic (S</w:t>
        </w:r>
      </w:ins>
      <w:ins w:id="1290" w:author="Gerard Ateshian" w:date="2014-01-07T09:41:00Z">
        <w:r>
          <w:rPr>
            <w:b/>
            <w:i/>
          </w:rPr>
          <w:t>MP</w:t>
        </w:r>
      </w:ins>
      <w:ins w:id="1291" w:author="Gerard Ateshian" w:date="2014-01-07T09:40:00Z">
        <w:r>
          <w:rPr>
            <w:b/>
            <w:i/>
          </w:rPr>
          <w:t>)</w:t>
        </w:r>
        <w:r w:rsidRPr="00D74A7E">
          <w:t>:</w:t>
        </w:r>
        <w:r>
          <w:t xml:space="preserve"> This method is similar to </w:t>
        </w:r>
        <w:r w:rsidRPr="00696CC4">
          <w:rPr>
            <w:i/>
          </w:rPr>
          <w:t>sliding</w:t>
        </w:r>
      </w:ins>
      <w:ins w:id="1292" w:author="Gerard Ateshian" w:date="2014-01-07T09:41:00Z">
        <w:r>
          <w:rPr>
            <w:i/>
          </w:rPr>
          <w:t>3</w:t>
        </w:r>
      </w:ins>
      <w:ins w:id="1293" w:author="Gerard Ateshian" w:date="2014-01-07T09:40:00Z">
        <w:r>
          <w:t xml:space="preserve">. This contact implementation supports </w:t>
        </w:r>
      </w:ins>
      <w:ins w:id="1294" w:author="Gerard Ateshian" w:date="2014-01-07T09:41:00Z">
        <w:r>
          <w:t xml:space="preserve">multiphasic </w:t>
        </w:r>
      </w:ins>
      <w:ins w:id="1295" w:author="Gerard Ateshian" w:date="2014-01-07T09:40:00Z">
        <w:r>
          <w:t xml:space="preserve">contact (see the next section).  When using </w:t>
        </w:r>
      </w:ins>
      <w:ins w:id="1296" w:author="Gerard Ateshian" w:date="2014-01-07T09:41:00Z">
        <w:r>
          <w:t xml:space="preserve">multiphasic </w:t>
        </w:r>
      </w:ins>
      <w:ins w:id="1297"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298"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299" w:author="Steve Maas" w:date="2013-12-30T14:00:00Z"/>
        </w:rPr>
      </w:pPr>
      <w:del w:id="1300" w:author="Steve Maas" w:date="2013-12-30T13:59:00Z">
        <w:r w:rsidDel="00BB02DD">
          <w:delText>Both quadrilateral surface elements (quad4) and triangular elements (tri3) can be used to define the master and/or slave surfaces</w:delText>
        </w:r>
      </w:del>
      <w:ins w:id="1301" w:author="Steve Maas" w:date="2013-12-30T13:59:00Z">
        <w:r w:rsidR="00BB02DD">
          <w:t xml:space="preserve">The supported surface elements are </w:t>
        </w:r>
      </w:ins>
      <w:ins w:id="1302" w:author="Steve Maas" w:date="2013-12-30T14:03:00Z">
        <w:r w:rsidR="00C44CEE">
          <w:t>described</w:t>
        </w:r>
      </w:ins>
      <w:ins w:id="1303" w:author="Steve Maas" w:date="2013-12-30T13:59:00Z">
        <w:r w:rsidR="00BB02DD">
          <w:t xml:space="preserve"> in section </w:t>
        </w:r>
      </w:ins>
      <w:ins w:id="1304" w:author="Steve Maas" w:date="2013-12-30T14:00:00Z">
        <w:r w:rsidR="00BB02DD">
          <w:fldChar w:fldCharType="begin"/>
        </w:r>
        <w:r w:rsidR="00BB02DD">
          <w:instrText xml:space="preserve"> REF _Ref376174920 \r \h </w:instrText>
        </w:r>
      </w:ins>
      <w:r w:rsidR="00BB02DD">
        <w:fldChar w:fldCharType="separate"/>
      </w:r>
      <w:ins w:id="1305" w:author="Steve Maas" w:date="2014-01-02T13:04:00Z">
        <w:r w:rsidR="00873D59">
          <w:t xml:space="preserve">3.6.2.3. </w:t>
        </w:r>
      </w:ins>
      <w:ins w:id="1306" w:author="Steve Maas" w:date="2013-12-30T14:00:00Z">
        <w:r w:rsidR="00BB02DD">
          <w:fldChar w:fldCharType="end"/>
        </w:r>
      </w:ins>
      <w:del w:id="1307" w:author="Steve Maas" w:date="2013-12-30T14:00:00Z">
        <w:r w:rsidDel="00BB02DD">
          <w:delText>.</w:delText>
        </w:r>
      </w:del>
    </w:p>
    <w:p w14:paraId="1EC8BA4E" w14:textId="77777777" w:rsidR="00BB02DD" w:rsidRDefault="00BB02DD" w:rsidP="00602A42">
      <w:pPr>
        <w:rPr>
          <w:ins w:id="1308" w:author="Steve Maas" w:date="2013-12-30T14:00:00Z"/>
        </w:rPr>
      </w:pPr>
    </w:p>
    <w:p w14:paraId="15A00806" w14:textId="5B6EB426" w:rsidR="00BB02DD" w:rsidRDefault="00BB02DD" w:rsidP="00602A42">
      <w:pPr>
        <w:rPr>
          <w:ins w:id="1309" w:author="Steve Maas" w:date="2013-12-30T14:01:00Z"/>
        </w:rPr>
      </w:pPr>
      <w:ins w:id="1310" w:author="Steve Maas" w:date="2013-12-30T14:00:00Z">
        <w:r>
          <w:t xml:space="preserve">If surfaces are defined in the input file using the </w:t>
        </w:r>
        <w:r w:rsidRPr="00BB02DD">
          <w:rPr>
            <w:i/>
            <w:rPrChange w:id="1311" w:author="Steve Maas" w:date="2013-12-30T14:01:00Z">
              <w:rPr/>
            </w:rPrChange>
          </w:rPr>
          <w:t>Geometry/Surface</w:t>
        </w:r>
        <w:r>
          <w:t xml:space="preserve"> section, then the contact surface definition can be defined by referring to the surfaces defined in the </w:t>
        </w:r>
        <w:r w:rsidRPr="00BB02DD">
          <w:rPr>
            <w:i/>
            <w:rPrChange w:id="1312" w:author="Steve Maas" w:date="2013-12-30T14:01:00Z">
              <w:rPr/>
            </w:rPrChange>
          </w:rPr>
          <w:t>Geometry/Surface</w:t>
        </w:r>
        <w:r>
          <w:t xml:space="preserve"> section and this can be done using the </w:t>
        </w:r>
      </w:ins>
      <w:ins w:id="1313" w:author="Steve Maas" w:date="2013-12-30T14:01:00Z">
        <w:r>
          <w:rPr>
            <w:i/>
          </w:rPr>
          <w:t xml:space="preserve">set </w:t>
        </w:r>
        <w:r>
          <w:t>attribute.</w:t>
        </w:r>
      </w:ins>
      <w:ins w:id="1314" w:author="Steve Maas" w:date="2013-12-30T14:02:00Z">
        <w:r w:rsidR="00C44CEE">
          <w:t xml:space="preserve"> For example:</w:t>
        </w:r>
      </w:ins>
    </w:p>
    <w:p w14:paraId="4CF88E71" w14:textId="77777777" w:rsidR="00BB02DD" w:rsidRDefault="00BB02DD" w:rsidP="00602A42">
      <w:pPr>
        <w:rPr>
          <w:ins w:id="1315" w:author="Steve Maas" w:date="2013-12-30T14:02:00Z"/>
        </w:rPr>
      </w:pPr>
    </w:p>
    <w:p w14:paraId="40320ECD" w14:textId="5EAB2B4E" w:rsidR="00C44CEE" w:rsidRDefault="00C44CEE" w:rsidP="00C44CEE">
      <w:pPr>
        <w:pStyle w:val="code"/>
        <w:rPr>
          <w:ins w:id="1316" w:author="Steve Maas" w:date="2013-12-30T14:02:00Z"/>
        </w:rPr>
      </w:pPr>
      <w:ins w:id="1317" w:author="Steve Maas" w:date="2013-12-30T14:02:00Z">
        <w:r>
          <w:t>&lt;surface type="master" set="Surface01"/&gt;</w:t>
        </w:r>
      </w:ins>
    </w:p>
    <w:p w14:paraId="264856AE" w14:textId="77777777" w:rsidR="00C44CEE" w:rsidRDefault="00C44CEE" w:rsidP="00602A42">
      <w:pPr>
        <w:rPr>
          <w:ins w:id="1318" w:author="Steve Maas" w:date="2013-12-30T14:01:00Z"/>
        </w:rPr>
      </w:pPr>
    </w:p>
    <w:p w14:paraId="4177B078" w14:textId="404BE351" w:rsidR="00BB02DD" w:rsidRPr="005F474E" w:rsidRDefault="00C44CEE" w:rsidP="00602A42">
      <w:pPr>
        <w:rPr>
          <w:ins w:id="1319" w:author="Steve Maas" w:date="2013-12-30T14:01:00Z"/>
        </w:rPr>
      </w:pPr>
      <w:ins w:id="1320" w:author="Steve Maas" w:date="2013-12-30T14:02:00Z">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ins>
      <w:ins w:id="1321" w:author="Steve Maas" w:date="2013-12-30T14:03:00Z">
        <w:r>
          <w:fldChar w:fldCharType="begin"/>
        </w:r>
        <w:r>
          <w:instrText xml:space="preserve"> REF _Ref376175517 \r \h </w:instrText>
        </w:r>
      </w:ins>
      <w:r>
        <w:fldChar w:fldCharType="separate"/>
      </w:r>
      <w:ins w:id="1322" w:author="Steve Maas" w:date="2014-01-02T13:04:00Z">
        <w:r w:rsidR="00873D59">
          <w:t>3.6.4</w:t>
        </w:r>
      </w:ins>
      <w:ins w:id="1323" w:author="Steve Maas" w:date="2013-12-30T14:03:00Z">
        <w:r>
          <w:fldChar w:fldCharType="end"/>
        </w:r>
        <w:r>
          <w:t xml:space="preserve"> </w:t>
        </w:r>
      </w:ins>
      <w:ins w:id="1324" w:author="Steve Maas" w:date="2013-12-30T14:02:00Z">
        <w:r>
          <w:t>for more information on how to define surfaces.</w:t>
        </w:r>
      </w:ins>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59609330"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59609331"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59609332"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59609333"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325" w:author="Gerard Ateshian" w:date="2014-01-07T09:42:00Z">
        <w:r w:rsidR="00147151" w:rsidRPr="00147151">
          <w:rPr>
            <w:rPrChange w:id="1326" w:author="Gerard Ateshian" w:date="2014-01-07T09:42:00Z">
              <w:rPr>
                <w:i/>
              </w:rPr>
            </w:rPrChange>
          </w:rPr>
          <w:t>,</w:t>
        </w:r>
      </w:ins>
      <w:r>
        <w:t xml:space="preserve"> </w:t>
      </w:r>
      <w:del w:id="1327" w:author="Gerard Ateshian" w:date="2014-01-07T09:42:00Z">
        <w:r w:rsidDel="00147151">
          <w:delText xml:space="preserve">and </w:delText>
        </w:r>
      </w:del>
      <w:r w:rsidRPr="00A92C16">
        <w:rPr>
          <w:i/>
        </w:rPr>
        <w:t>sliding3</w:t>
      </w:r>
      <w:r>
        <w:t xml:space="preserve"> </w:t>
      </w:r>
      <w:ins w:id="1328" w:author="Gerard Ateshian" w:date="2014-01-07T09:42:00Z">
        <w:r w:rsidR="00147151">
          <w:t xml:space="preserve">and </w:t>
        </w:r>
        <w:r w:rsidR="00147151" w:rsidRPr="00147151">
          <w:rPr>
            <w:i/>
            <w:rPrChange w:id="1329"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330" w:author="Steve Maas" w:date="2013-12-16T10:14:00Z">
          <w:pPr>
            <w:pStyle w:val="Heading4"/>
          </w:pPr>
        </w:pPrChange>
      </w:pPr>
      <w:bookmarkStart w:id="1331" w:name="_Toc385498451"/>
      <w:r>
        <w:t>Biphasic Contact</w:t>
      </w:r>
      <w:bookmarkEnd w:id="1331"/>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59609334"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332" w:author="Steve Maas" w:date="2013-12-16T10:14:00Z">
          <w:pPr>
            <w:pStyle w:val="Heading4"/>
          </w:pPr>
        </w:pPrChange>
      </w:pPr>
      <w:bookmarkStart w:id="1333" w:name="_Toc385498452"/>
      <w:r>
        <w:t xml:space="preserve">Biphasic-Solute </w:t>
      </w:r>
      <w:ins w:id="1334" w:author="Gerard Ateshian" w:date="2014-01-07T09:42:00Z">
        <w:r w:rsidR="00147151">
          <w:t xml:space="preserve">and Multiphasic </w:t>
        </w:r>
      </w:ins>
      <w:r>
        <w:t>Contact</w:t>
      </w:r>
      <w:bookmarkEnd w:id="1333"/>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335" w:author="Gerard Ateshian" w:date="2014-01-07T09:43:00Z">
        <w:r w:rsidR="00147151">
          <w:t xml:space="preserve"> and the </w:t>
        </w:r>
        <w:r w:rsidR="00147151" w:rsidRPr="00147151">
          <w:rPr>
            <w:i/>
            <w:rPrChange w:id="1336" w:author="Gerard Ateshian" w:date="2014-01-07T09:43:00Z">
              <w:rPr/>
            </w:rPrChange>
          </w:rPr>
          <w:t>sliding-multiphasic</w:t>
        </w:r>
        <w:r w:rsidR="00147151">
          <w:t xml:space="preserve"> contact interface can similarly deal with multiphasic contact surfaces</w:t>
        </w:r>
      </w:ins>
      <w:r>
        <w:t xml:space="preserve">. </w:t>
      </w:r>
      <w:del w:id="1337" w:author="Gerard Ateshian" w:date="2014-01-07T09:43:00Z">
        <w:r w:rsidDel="00147151">
          <w:delText xml:space="preserve">It </w:delText>
        </w:r>
      </w:del>
      <w:ins w:id="1338" w:author="Gerard Ateshian" w:date="2014-01-07T09:43:00Z">
        <w:r w:rsidR="00147151">
          <w:t xml:space="preserve">These contact interfaces </w:t>
        </w:r>
      </w:ins>
      <w:r>
        <w:t>allow</w:t>
      </w:r>
      <w:del w:id="1339"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340" w:author="Gerard Ateshian" w:date="2014-01-07T09:44:00Z">
        <w:r w:rsidR="00147151" w:rsidRPr="00147151">
          <w:t xml:space="preserve"> (</w:t>
        </w:r>
      </w:ins>
      <w:ins w:id="1341" w:author="Gerard Ateshian" w:date="2014-01-07T09:45:00Z">
        <w:r w:rsidR="00147151">
          <w:t xml:space="preserve">for </w:t>
        </w:r>
      </w:ins>
      <w:ins w:id="1342" w:author="Gerard Ateshian" w:date="2014-01-07T09:44:00Z">
        <w:r w:rsidR="00147151" w:rsidRPr="00147151">
          <w:t>sliding3)</w:t>
        </w:r>
      </w:ins>
    </w:p>
    <w:p w14:paraId="0CEF6785" w14:textId="5762FE8E" w:rsidR="00147151" w:rsidRPr="00147151" w:rsidRDefault="00147151">
      <w:pPr>
        <w:rPr>
          <w:ins w:id="1343" w:author="Gerard Ateshian" w:date="2014-01-07T09:45:00Z"/>
        </w:rPr>
        <w:pPrChange w:id="1344" w:author="Gerard Ateshian" w:date="2014-01-07T09:45:00Z">
          <w:pPr>
            <w:pStyle w:val="code"/>
          </w:pPr>
        </w:pPrChange>
      </w:pPr>
      <w:ins w:id="1345" w:author="Gerard Ateshian" w:date="2014-01-07T09:45:00Z">
        <w:r w:rsidRPr="00147151">
          <w:t>or</w:t>
        </w:r>
      </w:ins>
    </w:p>
    <w:p w14:paraId="269C4100" w14:textId="3D3DE009" w:rsidR="00147151" w:rsidRDefault="00147151" w:rsidP="00147151">
      <w:pPr>
        <w:pStyle w:val="code"/>
        <w:rPr>
          <w:ins w:id="1346" w:author="Gerard Ateshian" w:date="2014-01-07T09:44:00Z"/>
        </w:rPr>
      </w:pPr>
      <w:ins w:id="1347" w:author="Gerard Ateshian" w:date="2014-01-07T09:44:00Z">
        <w:r w:rsidRPr="00B7277A">
          <w:t>&lt;ambient_concentration</w:t>
        </w:r>
        <w:r>
          <w:t xml:space="preserve"> sol=”id”</w:t>
        </w:r>
        <w:r w:rsidRPr="00B7277A">
          <w:t>&gt;0&lt;/ambient_concentration&gt;</w:t>
        </w:r>
        <w:r>
          <w:t xml:space="preserve"> (</w:t>
        </w:r>
      </w:ins>
      <w:ins w:id="1348" w:author="Gerard Ateshian" w:date="2014-01-07T09:45:00Z">
        <w:r>
          <w:t xml:space="preserve">for </w:t>
        </w:r>
      </w:ins>
      <w:ins w:id="1349"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350"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59609335"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59609336"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59609337"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351"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352" w:author="Gerard Ateshian" w:date="2014-01-07T09:47:00Z">
        <w:r w:rsidR="0044192A">
          <w:t xml:space="preserve">or multiphasic-on-rigid </w:t>
        </w:r>
      </w:ins>
      <w:r>
        <w:t xml:space="preserve">contact, a two-pass analysis should not be used; the </w:t>
      </w:r>
      <w:del w:id="1353" w:author="Gerard Ateshian" w:date="2014-01-07T09:47:00Z">
        <w:r w:rsidDel="0044192A">
          <w:delText xml:space="preserve">biphasic-solute </w:delText>
        </w:r>
      </w:del>
      <w:ins w:id="1354" w:author="Gerard Ateshian" w:date="2014-01-07T09:47:00Z">
        <w:r w:rsidR="0044192A">
          <w:t xml:space="preserve">rigid </w:t>
        </w:r>
      </w:ins>
      <w:r>
        <w:t xml:space="preserve">surface should be the </w:t>
      </w:r>
      <w:del w:id="1355" w:author="Gerard Ateshian" w:date="2014-01-07T09:47:00Z">
        <w:r w:rsidDel="0044192A">
          <w:delText xml:space="preserve">slave </w:delText>
        </w:r>
      </w:del>
      <w:ins w:id="1356"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357" w:author="Steve Maas" w:date="2013-12-16T10:15:00Z">
          <w:pPr>
            <w:pStyle w:val="Heading4"/>
          </w:pPr>
        </w:pPrChange>
      </w:pPr>
      <w:bookmarkStart w:id="1358" w:name="_Toc385498453"/>
      <w:r w:rsidRPr="00793EA8">
        <w:t>Rigid Wall Interfaces</w:t>
      </w:r>
      <w:bookmarkEnd w:id="1358"/>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359" w:author="Steve Maas" w:date="2013-12-16T10:20:00Z">
                  <w:rPr>
                    <w:b/>
                  </w:rPr>
                </w:rPrChange>
              </w:rPr>
            </w:pPr>
            <w:r w:rsidRPr="00602A42">
              <w:rPr>
                <w:rFonts w:ascii="Times New Roman" w:hAnsi="Times New Roman"/>
                <w:b/>
                <w:rPrChange w:id="1360"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59609338" r:id="rId130"/>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59609339"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361" w:author="Steve Maas" w:date="2013-12-16T10:15:00Z">
          <w:pPr>
            <w:pStyle w:val="Heading4"/>
          </w:pPr>
        </w:pPrChange>
      </w:pPr>
      <w:bookmarkStart w:id="1362" w:name="_Toc385498454"/>
      <w:r>
        <w:t>Tied Interfaces</w:t>
      </w:r>
      <w:bookmarkEnd w:id="1362"/>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363" w:author="Steve Maas" w:date="2013-12-16T10:15:00Z">
          <w:pPr>
            <w:pStyle w:val="Heading4"/>
          </w:pPr>
        </w:pPrChange>
      </w:pPr>
      <w:bookmarkStart w:id="1364" w:name="_Toc385498455"/>
      <w:r>
        <w:t>Tied Biphasic Interfaces</w:t>
      </w:r>
      <w:bookmarkEnd w:id="1364"/>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365" w:author="Steve Maas" w:date="2013-12-16T10:15:00Z">
          <w:pPr>
            <w:pStyle w:val="Heading4"/>
          </w:pPr>
        </w:pPrChange>
      </w:pPr>
      <w:bookmarkStart w:id="1366" w:name="_Toc385498456"/>
      <w:r>
        <w:t>Rigid Interfaces</w:t>
      </w:r>
      <w:bookmarkEnd w:id="1366"/>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367" w:author="Steve Maas" w:date="2013-12-16T10:15:00Z">
          <w:pPr>
            <w:pStyle w:val="Heading4"/>
          </w:pPr>
        </w:pPrChange>
      </w:pPr>
      <w:bookmarkStart w:id="1368" w:name="_Toc385498457"/>
      <w:r>
        <w:t>Rigid Joints</w:t>
      </w:r>
      <w:bookmarkEnd w:id="1368"/>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369" w:name="_Toc385498458"/>
      <w:r>
        <w:lastRenderedPageBreak/>
        <w:t>Constraints Section</w:t>
      </w:r>
      <w:bookmarkEnd w:id="1369"/>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370" w:name="_Ref275247132"/>
      <w:bookmarkStart w:id="1371" w:name="_Toc385498459"/>
      <w:r>
        <w:t>Rigid Body Constraints</w:t>
      </w:r>
      <w:bookmarkEnd w:id="1370"/>
      <w:bookmarkEnd w:id="1371"/>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372" w:author="Steve Maas" w:date="2013-12-30T14:13:00Z"/>
        </w:rPr>
      </w:pPr>
      <w:ins w:id="1373"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374"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375" w:author="Steve Maas" w:date="2013-12-30T14:13:00Z"/>
        </w:trPr>
        <w:tc>
          <w:tcPr>
            <w:tcW w:w="1417" w:type="dxa"/>
            <w:shd w:val="clear" w:color="auto" w:fill="auto"/>
          </w:tcPr>
          <w:p w14:paraId="72D52CD1" w14:textId="77777777" w:rsidR="005F474E" w:rsidRPr="000B272C" w:rsidRDefault="005F474E" w:rsidP="00470C94">
            <w:pPr>
              <w:rPr>
                <w:ins w:id="1376" w:author="Steve Maas" w:date="2013-12-30T14:13:00Z"/>
                <w:b/>
              </w:rPr>
            </w:pPr>
            <w:ins w:id="1377"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378" w:author="Steve Maas" w:date="2013-12-30T14:13:00Z"/>
                <w:b/>
              </w:rPr>
            </w:pPr>
            <w:ins w:id="1379" w:author="Steve Maas" w:date="2013-12-30T14:13:00Z">
              <w:r w:rsidRPr="000B272C">
                <w:rPr>
                  <w:b/>
                </w:rPr>
                <w:t>Description</w:t>
              </w:r>
            </w:ins>
          </w:p>
        </w:tc>
      </w:tr>
      <w:tr w:rsidR="005F474E" w14:paraId="54CD55A1" w14:textId="77777777" w:rsidTr="00470C94">
        <w:trPr>
          <w:ins w:id="1380" w:author="Steve Maas" w:date="2013-12-30T14:13:00Z"/>
        </w:trPr>
        <w:tc>
          <w:tcPr>
            <w:tcW w:w="1417" w:type="dxa"/>
            <w:shd w:val="clear" w:color="auto" w:fill="auto"/>
          </w:tcPr>
          <w:p w14:paraId="3B7B8B3D" w14:textId="77777777" w:rsidR="005F474E" w:rsidRDefault="005F474E" w:rsidP="00470C94">
            <w:pPr>
              <w:pStyle w:val="code"/>
              <w:rPr>
                <w:ins w:id="1381" w:author="Steve Maas" w:date="2013-12-30T14:13:00Z"/>
              </w:rPr>
            </w:pPr>
            <w:ins w:id="1382" w:author="Steve Maas" w:date="2013-12-30T14:13:00Z">
              <w:r>
                <w:t>fixed</w:t>
              </w:r>
            </w:ins>
          </w:p>
        </w:tc>
        <w:tc>
          <w:tcPr>
            <w:tcW w:w="8231" w:type="dxa"/>
            <w:shd w:val="clear" w:color="auto" w:fill="auto"/>
          </w:tcPr>
          <w:p w14:paraId="0D997FED" w14:textId="77777777" w:rsidR="005F474E" w:rsidRDefault="005F474E" w:rsidP="00470C94">
            <w:pPr>
              <w:rPr>
                <w:ins w:id="1383" w:author="Steve Maas" w:date="2013-12-30T14:13:00Z"/>
              </w:rPr>
            </w:pPr>
            <w:ins w:id="1384" w:author="Steve Maas" w:date="2013-12-30T14:13:00Z">
              <w:r>
                <w:t>Degree of freedom is fixed</w:t>
              </w:r>
            </w:ins>
          </w:p>
        </w:tc>
      </w:tr>
      <w:tr w:rsidR="005F474E" w14:paraId="1E6F2B17" w14:textId="77777777" w:rsidTr="00470C94">
        <w:trPr>
          <w:ins w:id="1385" w:author="Steve Maas" w:date="2013-12-30T14:13:00Z"/>
        </w:trPr>
        <w:tc>
          <w:tcPr>
            <w:tcW w:w="1417" w:type="dxa"/>
            <w:shd w:val="clear" w:color="auto" w:fill="auto"/>
          </w:tcPr>
          <w:p w14:paraId="645AD39C" w14:textId="77777777" w:rsidR="005F474E" w:rsidRDefault="005F474E" w:rsidP="00470C94">
            <w:pPr>
              <w:pStyle w:val="code"/>
              <w:rPr>
                <w:ins w:id="1386" w:author="Steve Maas" w:date="2013-12-30T14:13:00Z"/>
              </w:rPr>
            </w:pPr>
            <w:ins w:id="1387" w:author="Steve Maas" w:date="2013-12-30T14:13:00Z">
              <w:r>
                <w:t>prescribed</w:t>
              </w:r>
            </w:ins>
          </w:p>
        </w:tc>
        <w:tc>
          <w:tcPr>
            <w:tcW w:w="8231" w:type="dxa"/>
            <w:shd w:val="clear" w:color="auto" w:fill="auto"/>
          </w:tcPr>
          <w:p w14:paraId="0B74E483" w14:textId="77777777" w:rsidR="005F474E" w:rsidRDefault="005F474E" w:rsidP="00470C94">
            <w:pPr>
              <w:rPr>
                <w:ins w:id="1388" w:author="Steve Maas" w:date="2013-12-30T14:13:00Z"/>
              </w:rPr>
            </w:pPr>
            <w:ins w:id="1389" w:author="Steve Maas" w:date="2013-12-30T14:13:00Z">
              <w:r>
                <w:t>Degree of freedom is prescribed by user</w:t>
              </w:r>
            </w:ins>
          </w:p>
        </w:tc>
      </w:tr>
      <w:tr w:rsidR="005F474E" w14:paraId="447DC668" w14:textId="77777777" w:rsidTr="00470C94">
        <w:trPr>
          <w:ins w:id="1390" w:author="Steve Maas" w:date="2013-12-30T14:13:00Z"/>
        </w:trPr>
        <w:tc>
          <w:tcPr>
            <w:tcW w:w="1417" w:type="dxa"/>
            <w:shd w:val="clear" w:color="auto" w:fill="auto"/>
          </w:tcPr>
          <w:p w14:paraId="29D4DF5C" w14:textId="77777777" w:rsidR="005F474E" w:rsidRDefault="005F474E" w:rsidP="00470C94">
            <w:pPr>
              <w:pStyle w:val="code"/>
              <w:rPr>
                <w:ins w:id="1391" w:author="Steve Maas" w:date="2013-12-30T14:13:00Z"/>
              </w:rPr>
            </w:pPr>
            <w:ins w:id="1392" w:author="Steve Maas" w:date="2013-12-30T14:13:00Z">
              <w:r>
                <w:t>force</w:t>
              </w:r>
            </w:ins>
          </w:p>
        </w:tc>
        <w:tc>
          <w:tcPr>
            <w:tcW w:w="8231" w:type="dxa"/>
            <w:shd w:val="clear" w:color="auto" w:fill="auto"/>
          </w:tcPr>
          <w:p w14:paraId="66898344" w14:textId="77777777" w:rsidR="005F474E" w:rsidRDefault="005F474E" w:rsidP="00470C94">
            <w:pPr>
              <w:rPr>
                <w:ins w:id="1393" w:author="Steve Maas" w:date="2013-12-30T14:13:00Z"/>
              </w:rPr>
            </w:pPr>
            <w:ins w:id="1394" w:author="Steve Maas" w:date="2013-12-30T14:13:00Z">
              <w:r>
                <w:t>A force is applied in direction of degree of freedom</w:t>
              </w:r>
            </w:ins>
          </w:p>
        </w:tc>
      </w:tr>
    </w:tbl>
    <w:p w14:paraId="2831638B" w14:textId="77777777" w:rsidR="005F474E" w:rsidRDefault="005F474E" w:rsidP="005F474E">
      <w:pPr>
        <w:pStyle w:val="code"/>
        <w:rPr>
          <w:ins w:id="1395" w:author="Steve Maas" w:date="2013-12-30T14:13:00Z"/>
        </w:rPr>
      </w:pPr>
    </w:p>
    <w:p w14:paraId="09C48438" w14:textId="77777777" w:rsidR="005F474E" w:rsidRDefault="005F474E" w:rsidP="005F474E">
      <w:pPr>
        <w:rPr>
          <w:ins w:id="1396" w:author="Steve Maas" w:date="2013-12-30T14:13:00Z"/>
        </w:rPr>
      </w:pPr>
      <w:ins w:id="1397"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398"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399" w:author="Steve Maas" w:date="2013-12-30T14:13:00Z"/>
        </w:trPr>
        <w:tc>
          <w:tcPr>
            <w:tcW w:w="2137" w:type="dxa"/>
            <w:shd w:val="clear" w:color="auto" w:fill="auto"/>
          </w:tcPr>
          <w:p w14:paraId="52E207B9" w14:textId="77777777" w:rsidR="005F474E" w:rsidRPr="00890FDC" w:rsidRDefault="005F474E" w:rsidP="00470C94">
            <w:pPr>
              <w:pStyle w:val="code"/>
              <w:rPr>
                <w:ins w:id="1400" w:author="Steve Maas" w:date="2013-12-30T14:13:00Z"/>
                <w:rFonts w:ascii="Times New Roman" w:hAnsi="Times New Roman"/>
                <w:b/>
              </w:rPr>
            </w:pPr>
            <w:ins w:id="1401"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402" w:author="Steve Maas" w:date="2013-12-30T14:13:00Z"/>
                <w:b/>
              </w:rPr>
            </w:pPr>
            <w:ins w:id="1403" w:author="Steve Maas" w:date="2013-12-30T14:13:00Z">
              <w:r>
                <w:rPr>
                  <w:b/>
                </w:rPr>
                <w:t>Description</w:t>
              </w:r>
            </w:ins>
          </w:p>
        </w:tc>
      </w:tr>
      <w:tr w:rsidR="005F474E" w14:paraId="2E06B773" w14:textId="77777777" w:rsidTr="00470C94">
        <w:trPr>
          <w:trHeight w:val="220"/>
          <w:ins w:id="1404" w:author="Steve Maas" w:date="2013-12-30T14:13:00Z"/>
        </w:trPr>
        <w:tc>
          <w:tcPr>
            <w:tcW w:w="2137" w:type="dxa"/>
            <w:shd w:val="clear" w:color="auto" w:fill="auto"/>
          </w:tcPr>
          <w:p w14:paraId="07B8A8FB" w14:textId="77777777" w:rsidR="005F474E" w:rsidRDefault="005F474E" w:rsidP="00470C94">
            <w:pPr>
              <w:pStyle w:val="code"/>
              <w:rPr>
                <w:ins w:id="1405" w:author="Steve Maas" w:date="2013-12-30T14:13:00Z"/>
              </w:rPr>
            </w:pPr>
            <w:ins w:id="1406" w:author="Steve Maas" w:date="2013-12-30T14:13:00Z">
              <w:r>
                <w:t>X</w:t>
              </w:r>
            </w:ins>
          </w:p>
        </w:tc>
        <w:tc>
          <w:tcPr>
            <w:tcW w:w="7440" w:type="dxa"/>
            <w:shd w:val="clear" w:color="auto" w:fill="auto"/>
          </w:tcPr>
          <w:p w14:paraId="52374960" w14:textId="77777777" w:rsidR="005F474E" w:rsidRPr="00890FDC" w:rsidRDefault="005F474E" w:rsidP="00470C94">
            <w:pPr>
              <w:rPr>
                <w:ins w:id="1407" w:author="Steve Maas" w:date="2013-12-30T14:13:00Z"/>
              </w:rPr>
            </w:pPr>
            <w:ins w:id="1408" w:author="Steve Maas" w:date="2013-12-30T14:13:00Z">
              <w:r>
                <w:t xml:space="preserve">Constrain the </w:t>
              </w:r>
              <w:r>
                <w:rPr>
                  <w:i/>
                </w:rPr>
                <w:t xml:space="preserve">x </w:t>
              </w:r>
              <w:r>
                <w:t>degree of freedom</w:t>
              </w:r>
            </w:ins>
          </w:p>
        </w:tc>
      </w:tr>
      <w:tr w:rsidR="005F474E" w14:paraId="7DA41064" w14:textId="77777777" w:rsidTr="00470C94">
        <w:trPr>
          <w:trHeight w:val="120"/>
          <w:ins w:id="1409" w:author="Steve Maas" w:date="2013-12-30T14:13:00Z"/>
        </w:trPr>
        <w:tc>
          <w:tcPr>
            <w:tcW w:w="2137" w:type="dxa"/>
            <w:shd w:val="clear" w:color="auto" w:fill="auto"/>
          </w:tcPr>
          <w:p w14:paraId="52B88CDE" w14:textId="77777777" w:rsidR="005F474E" w:rsidRDefault="005F474E" w:rsidP="00470C94">
            <w:pPr>
              <w:pStyle w:val="code"/>
              <w:rPr>
                <w:ins w:id="1410" w:author="Steve Maas" w:date="2013-12-30T14:13:00Z"/>
              </w:rPr>
            </w:pPr>
            <w:ins w:id="1411" w:author="Steve Maas" w:date="2013-12-30T14:13:00Z">
              <w:r>
                <w:t>Y</w:t>
              </w:r>
            </w:ins>
          </w:p>
        </w:tc>
        <w:tc>
          <w:tcPr>
            <w:tcW w:w="7440" w:type="dxa"/>
            <w:shd w:val="clear" w:color="auto" w:fill="auto"/>
          </w:tcPr>
          <w:p w14:paraId="0D01158A" w14:textId="77777777" w:rsidR="005F474E" w:rsidRDefault="005F474E" w:rsidP="00470C94">
            <w:pPr>
              <w:rPr>
                <w:ins w:id="1412" w:author="Steve Maas" w:date="2013-12-30T14:13:00Z"/>
              </w:rPr>
            </w:pPr>
            <w:ins w:id="1413"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414" w:author="Steve Maas" w:date="2013-12-30T14:13:00Z"/>
        </w:trPr>
        <w:tc>
          <w:tcPr>
            <w:tcW w:w="2137" w:type="dxa"/>
            <w:shd w:val="clear" w:color="auto" w:fill="auto"/>
          </w:tcPr>
          <w:p w14:paraId="1A15D48D" w14:textId="77777777" w:rsidR="005F474E" w:rsidRDefault="005F474E" w:rsidP="00470C94">
            <w:pPr>
              <w:pStyle w:val="code"/>
              <w:rPr>
                <w:ins w:id="1415" w:author="Steve Maas" w:date="2013-12-30T14:13:00Z"/>
              </w:rPr>
            </w:pPr>
            <w:ins w:id="1416" w:author="Steve Maas" w:date="2013-12-30T14:13:00Z">
              <w:r>
                <w:t>Z</w:t>
              </w:r>
            </w:ins>
          </w:p>
        </w:tc>
        <w:tc>
          <w:tcPr>
            <w:tcW w:w="7440" w:type="dxa"/>
            <w:shd w:val="clear" w:color="auto" w:fill="auto"/>
          </w:tcPr>
          <w:p w14:paraId="5287E164" w14:textId="77777777" w:rsidR="005F474E" w:rsidRDefault="005F474E" w:rsidP="00470C94">
            <w:pPr>
              <w:rPr>
                <w:ins w:id="1417" w:author="Steve Maas" w:date="2013-12-30T14:13:00Z"/>
              </w:rPr>
            </w:pPr>
            <w:ins w:id="1418"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419" w:author="Steve Maas" w:date="2013-12-30T14:13:00Z"/>
        </w:trPr>
        <w:tc>
          <w:tcPr>
            <w:tcW w:w="2137" w:type="dxa"/>
            <w:shd w:val="clear" w:color="auto" w:fill="auto"/>
          </w:tcPr>
          <w:p w14:paraId="11EED3BD" w14:textId="77777777" w:rsidR="005F474E" w:rsidRDefault="005F474E" w:rsidP="00470C94">
            <w:pPr>
              <w:pStyle w:val="code"/>
              <w:rPr>
                <w:ins w:id="1420" w:author="Steve Maas" w:date="2013-12-30T14:13:00Z"/>
              </w:rPr>
            </w:pPr>
            <w:ins w:id="1421" w:author="Steve Maas" w:date="2013-12-30T14:13:00Z">
              <w:r>
                <w:t>Rx</w:t>
              </w:r>
            </w:ins>
          </w:p>
        </w:tc>
        <w:tc>
          <w:tcPr>
            <w:tcW w:w="7440" w:type="dxa"/>
            <w:shd w:val="clear" w:color="auto" w:fill="auto"/>
          </w:tcPr>
          <w:p w14:paraId="123DA69F" w14:textId="77777777" w:rsidR="005F474E" w:rsidRPr="00890FDC" w:rsidRDefault="005F474E" w:rsidP="00470C94">
            <w:pPr>
              <w:rPr>
                <w:ins w:id="1422" w:author="Steve Maas" w:date="2013-12-30T14:13:00Z"/>
              </w:rPr>
            </w:pPr>
            <w:ins w:id="1423"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424" w:author="Steve Maas" w:date="2013-12-30T14:13:00Z"/>
        </w:trPr>
        <w:tc>
          <w:tcPr>
            <w:tcW w:w="2137" w:type="dxa"/>
            <w:shd w:val="clear" w:color="auto" w:fill="auto"/>
          </w:tcPr>
          <w:p w14:paraId="134357DF" w14:textId="77777777" w:rsidR="005F474E" w:rsidRDefault="005F474E" w:rsidP="00470C94">
            <w:pPr>
              <w:pStyle w:val="code"/>
              <w:rPr>
                <w:ins w:id="1425" w:author="Steve Maas" w:date="2013-12-30T14:13:00Z"/>
              </w:rPr>
            </w:pPr>
            <w:ins w:id="1426" w:author="Steve Maas" w:date="2013-12-30T14:13:00Z">
              <w:r>
                <w:t>Ry</w:t>
              </w:r>
            </w:ins>
          </w:p>
        </w:tc>
        <w:tc>
          <w:tcPr>
            <w:tcW w:w="7440" w:type="dxa"/>
            <w:shd w:val="clear" w:color="auto" w:fill="auto"/>
          </w:tcPr>
          <w:p w14:paraId="198EB3A5" w14:textId="77777777" w:rsidR="005F474E" w:rsidRDefault="005F474E" w:rsidP="00470C94">
            <w:pPr>
              <w:rPr>
                <w:ins w:id="1427" w:author="Steve Maas" w:date="2013-12-30T14:13:00Z"/>
              </w:rPr>
            </w:pPr>
            <w:ins w:id="1428"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429" w:author="Steve Maas" w:date="2013-12-30T14:13:00Z"/>
        </w:trPr>
        <w:tc>
          <w:tcPr>
            <w:tcW w:w="2137" w:type="dxa"/>
            <w:shd w:val="clear" w:color="auto" w:fill="auto"/>
          </w:tcPr>
          <w:p w14:paraId="01A4358D" w14:textId="77777777" w:rsidR="005F474E" w:rsidRDefault="005F474E" w:rsidP="00470C94">
            <w:pPr>
              <w:pStyle w:val="code"/>
              <w:rPr>
                <w:ins w:id="1430" w:author="Steve Maas" w:date="2013-12-30T14:13:00Z"/>
              </w:rPr>
            </w:pPr>
            <w:ins w:id="1431" w:author="Steve Maas" w:date="2013-12-30T14:13:00Z">
              <w:r>
                <w:t>Rz</w:t>
              </w:r>
            </w:ins>
          </w:p>
        </w:tc>
        <w:tc>
          <w:tcPr>
            <w:tcW w:w="7440" w:type="dxa"/>
            <w:shd w:val="clear" w:color="auto" w:fill="auto"/>
          </w:tcPr>
          <w:p w14:paraId="13A7133B" w14:textId="77777777" w:rsidR="005F474E" w:rsidRDefault="005F474E" w:rsidP="00470C94">
            <w:pPr>
              <w:rPr>
                <w:ins w:id="1432" w:author="Steve Maas" w:date="2013-12-30T14:13:00Z"/>
              </w:rPr>
            </w:pPr>
            <w:ins w:id="1433"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434" w:author="Steve Maas" w:date="2013-12-30T14:13:00Z"/>
        </w:rPr>
      </w:pPr>
    </w:p>
    <w:p w14:paraId="1CD0658E" w14:textId="77777777" w:rsidR="005F474E" w:rsidRDefault="005F474E" w:rsidP="005F474E">
      <w:pPr>
        <w:rPr>
          <w:ins w:id="1435" w:author="Steve Maas" w:date="2013-12-30T14:13:00Z"/>
        </w:rPr>
      </w:pPr>
      <w:ins w:id="1436"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437" w:author="Steve Maas" w:date="2013-12-30T14:13:00Z"/>
        </w:rPr>
      </w:pPr>
    </w:p>
    <w:p w14:paraId="5AB7F6EE" w14:textId="77777777" w:rsidR="005F474E" w:rsidRPr="0063581B" w:rsidRDefault="005F474E" w:rsidP="005F474E">
      <w:pPr>
        <w:rPr>
          <w:ins w:id="1438" w:author="Steve Maas" w:date="2013-12-30T14:13:00Z"/>
        </w:rPr>
      </w:pPr>
      <w:ins w:id="1439"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440" w:author="Steve Maas" w:date="2013-12-30T14:12:00Z"/>
        </w:rPr>
      </w:pPr>
      <w:ins w:id="1441" w:author="Steve Maas" w:date="2013-12-30T14:12:00Z">
        <w:r>
          <w:t>&lt;rigid_body mat="1"&gt;</w:t>
        </w:r>
      </w:ins>
    </w:p>
    <w:p w14:paraId="1DB7CF6D" w14:textId="77777777" w:rsidR="005F474E" w:rsidRPr="0097532C" w:rsidRDefault="005F474E" w:rsidP="005F474E">
      <w:pPr>
        <w:pStyle w:val="code"/>
        <w:rPr>
          <w:ins w:id="1442" w:author="Steve Maas" w:date="2013-12-30T14:12:00Z"/>
        </w:rPr>
      </w:pPr>
      <w:ins w:id="1443"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444" w:author="Steve Maas" w:date="2013-12-30T14:12:00Z"/>
        </w:rPr>
      </w:pPr>
      <w:ins w:id="1445" w:author="Steve Maas" w:date="2013-12-30T14:12:00Z">
        <w:r>
          <w:tab/>
          <w:t>&lt;fixed bc="y"/&gt;</w:t>
        </w:r>
      </w:ins>
    </w:p>
    <w:p w14:paraId="431B5CC4" w14:textId="77777777" w:rsidR="005F474E" w:rsidRDefault="005F474E" w:rsidP="005F474E">
      <w:pPr>
        <w:pStyle w:val="code"/>
        <w:rPr>
          <w:ins w:id="1446" w:author="Steve Maas" w:date="2013-12-30T14:12:00Z"/>
        </w:rPr>
      </w:pPr>
      <w:ins w:id="1447" w:author="Steve Maas" w:date="2013-12-30T14:12:00Z">
        <w:r>
          <w:tab/>
          <w:t>&lt;fixed bc="z"/&gt;</w:t>
        </w:r>
      </w:ins>
    </w:p>
    <w:p w14:paraId="0BC2A3EC" w14:textId="77777777" w:rsidR="005F474E" w:rsidRDefault="005F474E" w:rsidP="005F474E">
      <w:pPr>
        <w:pStyle w:val="code"/>
        <w:rPr>
          <w:ins w:id="1448" w:author="Steve Maas" w:date="2013-12-30T14:12:00Z"/>
        </w:rPr>
      </w:pPr>
      <w:ins w:id="1449" w:author="Steve Maas" w:date="2013-12-30T14:12:00Z">
        <w:r>
          <w:tab/>
          <w:t>&lt;fixed bc="Rx"/&gt;</w:t>
        </w:r>
      </w:ins>
    </w:p>
    <w:p w14:paraId="45174A9C" w14:textId="77777777" w:rsidR="005F474E" w:rsidRDefault="005F474E" w:rsidP="005F474E">
      <w:pPr>
        <w:pStyle w:val="code"/>
        <w:rPr>
          <w:ins w:id="1450" w:author="Steve Maas" w:date="2013-12-30T14:12:00Z"/>
        </w:rPr>
      </w:pPr>
      <w:ins w:id="1451" w:author="Steve Maas" w:date="2013-12-30T14:12:00Z">
        <w:r>
          <w:tab/>
          <w:t>&lt;fixed bc="Ry"/&gt;</w:t>
        </w:r>
      </w:ins>
    </w:p>
    <w:p w14:paraId="29960D27" w14:textId="77777777" w:rsidR="005F474E" w:rsidRDefault="005F474E" w:rsidP="005F474E">
      <w:pPr>
        <w:pStyle w:val="code"/>
        <w:rPr>
          <w:ins w:id="1452" w:author="Steve Maas" w:date="2013-12-30T14:12:00Z"/>
        </w:rPr>
      </w:pPr>
      <w:ins w:id="1453" w:author="Steve Maas" w:date="2013-12-30T14:12:00Z">
        <w:r>
          <w:tab/>
          <w:t>&lt;fixed bc="Rz"/&gt;</w:t>
        </w:r>
      </w:ins>
    </w:p>
    <w:p w14:paraId="7C8359C5" w14:textId="77777777" w:rsidR="005F474E" w:rsidRDefault="005F474E" w:rsidP="005F474E">
      <w:pPr>
        <w:pStyle w:val="code"/>
        <w:rPr>
          <w:ins w:id="1454" w:author="Steve Maas" w:date="2013-12-30T14:12:00Z"/>
        </w:rPr>
      </w:pPr>
      <w:ins w:id="1455" w:author="Steve Maas" w:date="2013-12-30T14:12:00Z">
        <w:r>
          <w:t>&lt;/rigid_body&gt;</w:t>
        </w:r>
      </w:ins>
    </w:p>
    <w:p w14:paraId="5617DB24" w14:textId="77777777" w:rsidR="005F474E" w:rsidRPr="00B31E92" w:rsidRDefault="005F474E" w:rsidP="005F474E">
      <w:pPr>
        <w:pStyle w:val="code"/>
        <w:rPr>
          <w:ins w:id="1456" w:author="Steve Maas" w:date="2013-12-30T14:12:00Z"/>
        </w:rPr>
      </w:pPr>
    </w:p>
    <w:p w14:paraId="6C3EE897" w14:textId="77777777" w:rsidR="005F474E" w:rsidRPr="00B31E92" w:rsidRDefault="005F474E" w:rsidP="005F474E">
      <w:pPr>
        <w:rPr>
          <w:ins w:id="1457" w:author="Steve Maas" w:date="2013-12-30T14:12:00Z"/>
          <w:i/>
        </w:rPr>
      </w:pPr>
      <w:ins w:id="1458"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459" w:author="Steve Maas" w:date="2013-12-30T14:12:00Z"/>
        </w:rPr>
      </w:pPr>
    </w:p>
    <w:p w14:paraId="446AFA9D" w14:textId="77777777" w:rsidR="005F474E" w:rsidRDefault="005F474E" w:rsidP="005F474E">
      <w:pPr>
        <w:rPr>
          <w:ins w:id="1460" w:author="Steve Maas" w:date="2013-12-30T14:12:00Z"/>
        </w:rPr>
      </w:pPr>
      <w:ins w:id="1461"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462" w:author="Steve Maas" w:date="2013-12-30T14:12:00Z"/>
        </w:rPr>
      </w:pPr>
    </w:p>
    <w:p w14:paraId="138C4BB3" w14:textId="77777777" w:rsidR="005F474E" w:rsidRDefault="005F474E" w:rsidP="005F474E">
      <w:pPr>
        <w:pStyle w:val="code"/>
        <w:rPr>
          <w:ins w:id="1463" w:author="Steve Maas" w:date="2013-12-30T14:12:00Z"/>
        </w:rPr>
      </w:pPr>
      <w:ins w:id="1464" w:author="Steve Maas" w:date="2013-12-30T14:12:00Z">
        <w:r>
          <w:t>&lt;rigid_body mat="1" &gt;</w:t>
        </w:r>
      </w:ins>
    </w:p>
    <w:p w14:paraId="0840D6AA" w14:textId="77777777" w:rsidR="005F474E" w:rsidRPr="0097532C" w:rsidRDefault="005F474E" w:rsidP="005F474E">
      <w:pPr>
        <w:pStyle w:val="code"/>
        <w:rPr>
          <w:ins w:id="1465" w:author="Steve Maas" w:date="2013-12-30T14:12:00Z"/>
        </w:rPr>
      </w:pPr>
      <w:ins w:id="1466"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467" w:author="Steve Maas" w:date="2013-12-30T14:12:00Z"/>
        </w:rPr>
      </w:pPr>
      <w:ins w:id="1468" w:author="Steve Maas" w:date="2013-12-30T14:12:00Z">
        <w:r>
          <w:tab/>
          <w:t>&lt;fixed bc="y"/&gt;</w:t>
        </w:r>
      </w:ins>
    </w:p>
    <w:p w14:paraId="27BB951F" w14:textId="77777777" w:rsidR="005F474E" w:rsidRDefault="005F474E" w:rsidP="005F474E">
      <w:pPr>
        <w:pStyle w:val="code"/>
        <w:rPr>
          <w:ins w:id="1469" w:author="Steve Maas" w:date="2013-12-30T14:12:00Z"/>
        </w:rPr>
      </w:pPr>
      <w:ins w:id="1470" w:author="Steve Maas" w:date="2013-12-30T14:12:00Z">
        <w:r>
          <w:tab/>
          <w:t>&lt;fixed bc="z"/&gt;</w:t>
        </w:r>
      </w:ins>
    </w:p>
    <w:p w14:paraId="0EB89037" w14:textId="62549D8D" w:rsidR="005F474E" w:rsidRDefault="005F474E" w:rsidP="005F474E">
      <w:pPr>
        <w:pStyle w:val="code"/>
      </w:pPr>
      <w:ins w:id="1471"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472" w:name="_Toc385498460"/>
      <w:r>
        <w:lastRenderedPageBreak/>
        <w:t>Discrete Section</w:t>
      </w:r>
      <w:bookmarkEnd w:id="1472"/>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473" w:name="_Toc385498461"/>
      <w:r>
        <w:t>Springs</w:t>
      </w:r>
      <w:bookmarkEnd w:id="1473"/>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474"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475" w:name="_Toc370461174"/>
      <w:bookmarkStart w:id="1476" w:name="_Toc200951584"/>
      <w:bookmarkStart w:id="1477" w:name="_Ref200951687"/>
      <w:bookmarkEnd w:id="1475"/>
      <w:r>
        <w:br w:type="page"/>
      </w:r>
    </w:p>
    <w:p w14:paraId="427C628E" w14:textId="28916DF7" w:rsidR="00B2508D" w:rsidRPr="00690318" w:rsidDel="00645EA5" w:rsidRDefault="00B2508D" w:rsidP="00B2508D">
      <w:pPr>
        <w:pStyle w:val="Heading3"/>
        <w:rPr>
          <w:del w:id="1478" w:author="Steve Maas" w:date="2014-01-02T12:55:00Z"/>
        </w:rPr>
      </w:pPr>
      <w:bookmarkStart w:id="1479" w:name="_Toc385498462"/>
      <w:del w:id="1480" w:author="Steve Maas" w:date="2014-01-02T12:55:00Z">
        <w:r w:rsidRPr="00690318" w:rsidDel="00645EA5">
          <w:lastRenderedPageBreak/>
          <w:delText>Generations</w:delText>
        </w:r>
        <w:bookmarkStart w:id="1481" w:name="_Toc377546984"/>
        <w:bookmarkStart w:id="1482" w:name="_Toc377547230"/>
        <w:bookmarkEnd w:id="1476"/>
        <w:bookmarkEnd w:id="1477"/>
        <w:bookmarkEnd w:id="1479"/>
        <w:bookmarkEnd w:id="1481"/>
        <w:bookmarkEnd w:id="1482"/>
      </w:del>
    </w:p>
    <w:p w14:paraId="38DDB3A2" w14:textId="5F1A77AE" w:rsidR="00B2508D" w:rsidRPr="00690318" w:rsidDel="00645EA5" w:rsidRDefault="00B2508D" w:rsidP="00B2508D">
      <w:pPr>
        <w:rPr>
          <w:del w:id="1483" w:author="Steve Maas" w:date="2014-01-02T12:55:00Z"/>
        </w:rPr>
      </w:pPr>
      <w:del w:id="1484"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485" w:name="_Toc377546985"/>
        <w:bookmarkStart w:id="1486" w:name="_Toc377547231"/>
        <w:bookmarkEnd w:id="1485"/>
        <w:bookmarkEnd w:id="1486"/>
      </w:del>
    </w:p>
    <w:p w14:paraId="2C4123B9" w14:textId="156E3CBC" w:rsidR="00B2508D" w:rsidRPr="00690318" w:rsidDel="00645EA5" w:rsidRDefault="00B2508D" w:rsidP="00B2508D">
      <w:pPr>
        <w:rPr>
          <w:del w:id="1487" w:author="Steve Maas" w:date="2014-01-02T12:55:00Z"/>
        </w:rPr>
      </w:pPr>
      <w:bookmarkStart w:id="1488" w:name="_Toc377546986"/>
      <w:bookmarkStart w:id="1489" w:name="_Toc377547232"/>
      <w:bookmarkEnd w:id="1488"/>
      <w:bookmarkEnd w:id="1489"/>
    </w:p>
    <w:p w14:paraId="5A0429D3" w14:textId="0380C1E8" w:rsidR="00B2508D" w:rsidRPr="007D6F0D" w:rsidDel="00645EA5" w:rsidRDefault="00B2508D" w:rsidP="00B2508D">
      <w:pPr>
        <w:pStyle w:val="code"/>
        <w:rPr>
          <w:del w:id="1490" w:author="Steve Maas" w:date="2014-01-02T12:55:00Z"/>
          <w:lang w:val="nl-BE"/>
        </w:rPr>
      </w:pPr>
      <w:del w:id="1491" w:author="Steve Maas" w:date="2014-01-02T12:55:00Z">
        <w:r w:rsidRPr="007D6F0D" w:rsidDel="00645EA5">
          <w:rPr>
            <w:lang w:val="nl-BE"/>
          </w:rPr>
          <w:delText>&lt;Globals&gt;</w:delText>
        </w:r>
        <w:bookmarkStart w:id="1492" w:name="_Toc377546987"/>
        <w:bookmarkStart w:id="1493" w:name="_Toc377547233"/>
        <w:bookmarkEnd w:id="1492"/>
        <w:bookmarkEnd w:id="1493"/>
      </w:del>
    </w:p>
    <w:p w14:paraId="6CC577A4" w14:textId="56E86E27" w:rsidR="00B2508D" w:rsidRPr="007D6F0D" w:rsidDel="00645EA5" w:rsidRDefault="00B2508D" w:rsidP="00B2508D">
      <w:pPr>
        <w:pStyle w:val="code"/>
        <w:rPr>
          <w:del w:id="1494" w:author="Steve Maas" w:date="2014-01-02T12:55:00Z"/>
          <w:lang w:val="nl-BE"/>
        </w:rPr>
      </w:pPr>
      <w:del w:id="1495" w:author="Steve Maas" w:date="2014-01-02T12:55:00Z">
        <w:r w:rsidRPr="007D6F0D" w:rsidDel="00645EA5">
          <w:rPr>
            <w:lang w:val="nl-BE"/>
          </w:rPr>
          <w:tab/>
          <w:delText>&lt;Generations&gt;</w:delText>
        </w:r>
        <w:bookmarkStart w:id="1496" w:name="_Toc377546988"/>
        <w:bookmarkStart w:id="1497" w:name="_Toc377547234"/>
        <w:bookmarkEnd w:id="1496"/>
        <w:bookmarkEnd w:id="1497"/>
      </w:del>
    </w:p>
    <w:p w14:paraId="6E8BAF4F" w14:textId="21428C05" w:rsidR="00B2508D" w:rsidRPr="007D6F0D" w:rsidDel="00645EA5" w:rsidRDefault="00B2508D" w:rsidP="00B2508D">
      <w:pPr>
        <w:pStyle w:val="code"/>
        <w:rPr>
          <w:del w:id="1498" w:author="Steve Maas" w:date="2014-01-02T12:55:00Z"/>
          <w:lang w:val="nl-BE"/>
        </w:rPr>
      </w:pPr>
      <w:del w:id="1499" w:author="Steve Maas" w:date="2014-01-02T12:55:00Z">
        <w:r w:rsidRPr="007D6F0D" w:rsidDel="00645EA5">
          <w:rPr>
            <w:lang w:val="nl-BE"/>
          </w:rPr>
          <w:tab/>
        </w:r>
        <w:r w:rsidRPr="007D6F0D" w:rsidDel="00645EA5">
          <w:rPr>
            <w:lang w:val="nl-BE"/>
          </w:rPr>
          <w:tab/>
          <w:delText>&lt;gen id="1"&gt;0.0&lt;/gen&gt;</w:delText>
        </w:r>
        <w:bookmarkStart w:id="1500" w:name="_Toc377546989"/>
        <w:bookmarkStart w:id="1501" w:name="_Toc377547235"/>
        <w:bookmarkEnd w:id="1500"/>
        <w:bookmarkEnd w:id="1501"/>
      </w:del>
    </w:p>
    <w:p w14:paraId="7FD156B7" w14:textId="2115FD01" w:rsidR="00B2508D" w:rsidRPr="007D6F0D" w:rsidDel="00645EA5" w:rsidRDefault="00B2508D" w:rsidP="00B2508D">
      <w:pPr>
        <w:pStyle w:val="code"/>
        <w:rPr>
          <w:del w:id="1502" w:author="Steve Maas" w:date="2014-01-02T12:55:00Z"/>
          <w:lang w:val="nl-BE"/>
        </w:rPr>
      </w:pPr>
      <w:del w:id="1503" w:author="Steve Maas" w:date="2014-01-02T12:55:00Z">
        <w:r w:rsidRPr="007D6F0D" w:rsidDel="00645EA5">
          <w:rPr>
            <w:lang w:val="nl-BE"/>
          </w:rPr>
          <w:tab/>
        </w:r>
        <w:r w:rsidRPr="007D6F0D" w:rsidDel="00645EA5">
          <w:rPr>
            <w:lang w:val="nl-BE"/>
          </w:rPr>
          <w:tab/>
          <w:delText>&lt;gen id="2"&gt;1.0&lt;/gen&gt;</w:delText>
        </w:r>
        <w:bookmarkStart w:id="1504" w:name="_Toc377546990"/>
        <w:bookmarkStart w:id="1505" w:name="_Toc377547236"/>
        <w:bookmarkEnd w:id="1504"/>
        <w:bookmarkEnd w:id="1505"/>
      </w:del>
    </w:p>
    <w:p w14:paraId="1CF8B5C6" w14:textId="03DE2FF4" w:rsidR="00B2508D" w:rsidRPr="00690318" w:rsidDel="00645EA5" w:rsidRDefault="00B2508D" w:rsidP="00B2508D">
      <w:pPr>
        <w:pStyle w:val="code"/>
        <w:rPr>
          <w:del w:id="1506" w:author="Steve Maas" w:date="2014-01-02T12:55:00Z"/>
        </w:rPr>
      </w:pPr>
      <w:del w:id="1507" w:author="Steve Maas" w:date="2014-01-02T12:55:00Z">
        <w:r w:rsidRPr="007D6F0D" w:rsidDel="00645EA5">
          <w:rPr>
            <w:lang w:val="nl-BE"/>
          </w:rPr>
          <w:tab/>
        </w:r>
        <w:r w:rsidRPr="00690318" w:rsidDel="00645EA5">
          <w:delText>&lt;/Generations&gt;</w:delText>
        </w:r>
        <w:bookmarkStart w:id="1508" w:name="_Toc377546991"/>
        <w:bookmarkStart w:id="1509" w:name="_Toc377547237"/>
        <w:bookmarkEnd w:id="1508"/>
        <w:bookmarkEnd w:id="1509"/>
      </w:del>
    </w:p>
    <w:p w14:paraId="0C623A2F" w14:textId="426C7EB6" w:rsidR="00B2508D" w:rsidRPr="00690318" w:rsidDel="00645EA5" w:rsidRDefault="00B2508D" w:rsidP="00B2508D">
      <w:pPr>
        <w:pStyle w:val="code"/>
        <w:rPr>
          <w:del w:id="1510" w:author="Steve Maas" w:date="2014-01-02T12:55:00Z"/>
        </w:rPr>
      </w:pPr>
      <w:del w:id="1511" w:author="Steve Maas" w:date="2014-01-02T12:55:00Z">
        <w:r w:rsidRPr="00690318" w:rsidDel="00645EA5">
          <w:delText>&lt;/Globals&gt;</w:delText>
        </w:r>
        <w:bookmarkStart w:id="1512" w:name="_Toc377546992"/>
        <w:bookmarkStart w:id="1513" w:name="_Toc377547238"/>
        <w:bookmarkEnd w:id="1512"/>
        <w:bookmarkEnd w:id="1513"/>
      </w:del>
    </w:p>
    <w:p w14:paraId="2F5EDAF7" w14:textId="5745E6DB" w:rsidR="00B2508D" w:rsidRPr="00690318" w:rsidDel="00645EA5" w:rsidRDefault="00B2508D" w:rsidP="00B2508D">
      <w:pPr>
        <w:rPr>
          <w:del w:id="1514" w:author="Steve Maas" w:date="2014-01-02T12:55:00Z"/>
        </w:rPr>
      </w:pPr>
      <w:bookmarkStart w:id="1515" w:name="_Toc377546993"/>
      <w:bookmarkStart w:id="1516" w:name="_Toc377547239"/>
      <w:bookmarkEnd w:id="1515"/>
      <w:bookmarkEnd w:id="1516"/>
    </w:p>
    <w:p w14:paraId="650310EB" w14:textId="0094B726" w:rsidR="00B2508D" w:rsidRPr="00690318" w:rsidDel="00645EA5" w:rsidRDefault="00B2508D" w:rsidP="00B2508D">
      <w:pPr>
        <w:rPr>
          <w:del w:id="1517" w:author="Steve Maas" w:date="2014-01-02T12:55:00Z"/>
        </w:rPr>
      </w:pPr>
      <w:del w:id="1518"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519" w:name="_Toc377546994"/>
        <w:bookmarkStart w:id="1520" w:name="_Toc377547240"/>
        <w:bookmarkEnd w:id="1519"/>
        <w:bookmarkEnd w:id="1520"/>
      </w:del>
    </w:p>
    <w:p w14:paraId="209C028A" w14:textId="77777777" w:rsidR="006A0BC1" w:rsidRDefault="006A0BC1" w:rsidP="006A0BC1">
      <w:pPr>
        <w:pStyle w:val="Heading2"/>
      </w:pPr>
      <w:bookmarkStart w:id="1521" w:name="_Ref259527079"/>
      <w:bookmarkStart w:id="1522" w:name="_Toc385498463"/>
      <w:r>
        <w:t>LoadData Section</w:t>
      </w:r>
      <w:bookmarkEnd w:id="1521"/>
      <w:bookmarkEnd w:id="1522"/>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523"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524" w:author="Steve Maas" w:date="2014-01-15T10:46:00Z">
        <w:r w:rsidRPr="0097532C" w:rsidDel="0091444A">
          <w:delText>loadpoint</w:delText>
        </w:r>
      </w:del>
      <w:ins w:id="1525" w:author="Steve Maas" w:date="2014-01-15T10:46:00Z">
        <w:r w:rsidR="0091444A">
          <w:t>point</w:t>
        </w:r>
      </w:ins>
      <w:r w:rsidRPr="0097532C">
        <w:t>&gt; 0, 0 &lt;/</w:t>
      </w:r>
      <w:del w:id="1526" w:author="Steve Maas" w:date="2014-01-15T10:46:00Z">
        <w:r w:rsidRPr="0097532C" w:rsidDel="0091444A">
          <w:delText>loadpoint</w:delText>
        </w:r>
      </w:del>
      <w:ins w:id="1527"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528" w:author="Steve Maas" w:date="2014-01-15T10:46:00Z">
        <w:r w:rsidDel="0091444A">
          <w:delText>loadpoint</w:delText>
        </w:r>
      </w:del>
      <w:ins w:id="1529" w:author="Steve Maas" w:date="2014-01-15T10:46:00Z">
        <w:r w:rsidR="0091444A">
          <w:t>point</w:t>
        </w:r>
      </w:ins>
      <w:r>
        <w:t>&gt; 1, 1 &lt;/</w:t>
      </w:r>
      <w:del w:id="1530" w:author="Steve Maas" w:date="2014-01-15T10:46:00Z">
        <w:r w:rsidDel="0091444A">
          <w:delText>loadpoint</w:delText>
        </w:r>
      </w:del>
      <w:ins w:id="1531"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03388B" w:rsidRDefault="0003388B">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574E7" w:rsidRDefault="00A574E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03388B" w:rsidRDefault="0003388B">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574E7" w:rsidRDefault="00A574E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03388B" w:rsidRDefault="0003388B">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574E7" w:rsidRDefault="00A574E7">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03388B" w:rsidRDefault="0003388B">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574E7" w:rsidRDefault="00A574E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03388B" w:rsidRDefault="0003388B">
                            <w:r>
                              <w:t xml:space="preserve">(c) </w:t>
                            </w:r>
                            <w:del w:id="1532" w:author="Steve Maas" w:date="2014-01-15T10:42:00Z">
                              <w:r w:rsidDel="0091444A">
                                <w:delText>offset</w:delText>
                              </w:r>
                            </w:del>
                            <w:proofErr w:type="gramStart"/>
                            <w:ins w:id="1533" w:author="Steve Maas" w:date="2014-01-15T10:42:00Z">
                              <w:r>
                                <w:t>repeat</w:t>
                              </w:r>
                            </w:ins>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A574E7" w:rsidRDefault="00A574E7">
                      <w:r>
                        <w:t xml:space="preserve">(c) </w:t>
                      </w:r>
                      <w:del w:id="1320" w:author="Steve Maas" w:date="2014-01-15T10:42:00Z">
                        <w:r w:rsidDel="0091444A">
                          <w:delText>offset</w:delText>
                        </w:r>
                      </w:del>
                      <w:ins w:id="1321"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03388B" w:rsidRDefault="0003388B">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574E7" w:rsidRDefault="00A574E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03388B" w:rsidRDefault="0003388B">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574E7" w:rsidRDefault="00A574E7">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534" w:name="_Ref377546765"/>
      <w:bookmarkStart w:id="1535" w:name="_Toc385498464"/>
      <w:r>
        <w:lastRenderedPageBreak/>
        <w:t>Output Section</w:t>
      </w:r>
      <w:bookmarkEnd w:id="1534"/>
      <w:bookmarkEnd w:id="1535"/>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536" w:name="_Toc311799480"/>
      <w:bookmarkStart w:id="1537" w:name="_Toc315443351"/>
      <w:bookmarkStart w:id="1538" w:name="_Toc315942869"/>
      <w:bookmarkStart w:id="1539" w:name="_Toc315943133"/>
      <w:bookmarkStart w:id="1540" w:name="_Toc315943397"/>
      <w:bookmarkStart w:id="1541" w:name="_Toc385498465"/>
      <w:bookmarkEnd w:id="1536"/>
      <w:bookmarkEnd w:id="1537"/>
      <w:bookmarkEnd w:id="1538"/>
      <w:bookmarkEnd w:id="1539"/>
      <w:bookmarkEnd w:id="1540"/>
      <w:r>
        <w:t>Logfile</w:t>
      </w:r>
      <w:bookmarkEnd w:id="1541"/>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542" w:author="Steve Maas" w:date="2014-01-15T10:49:00Z">
        <w:r w:rsidR="004F447E">
          <w:t>s</w:t>
        </w:r>
      </w:ins>
      <w:del w:id="1543"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544" w:author="Steve Maas" w:date="2014-01-15T10:49:00Z">
        <w:r w:rsidR="004F447E">
          <w:t>s</w:t>
        </w:r>
      </w:ins>
      <w:del w:id="1545"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546" w:author="Steve Maas" w:date="2014-01-15T10:49:00Z">
        <w:r w:rsidR="004F447E">
          <w:t>s</w:t>
        </w:r>
      </w:ins>
      <w:del w:id="1547"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548" w:name="_Toc385498466"/>
      <w:r>
        <w:t xml:space="preserve">Node_Data </w:t>
      </w:r>
      <w:r w:rsidR="00D153DC">
        <w:t>C</w:t>
      </w:r>
      <w:r>
        <w:t>lass</w:t>
      </w:r>
      <w:bookmarkEnd w:id="1548"/>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549" w:name="_Toc385498467"/>
      <w:r>
        <w:t>Element_Data Class</w:t>
      </w:r>
      <w:bookmarkEnd w:id="1549"/>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550" w:name="_Toc311799485"/>
      <w:bookmarkStart w:id="1551" w:name="_Toc315443356"/>
      <w:bookmarkStart w:id="1552" w:name="_Toc315942874"/>
      <w:bookmarkStart w:id="1553" w:name="_Toc315943138"/>
      <w:bookmarkStart w:id="1554" w:name="_Toc315943402"/>
      <w:bookmarkStart w:id="1555" w:name="_Toc311799487"/>
      <w:bookmarkStart w:id="1556" w:name="_Toc315443358"/>
      <w:bookmarkStart w:id="1557" w:name="_Toc315942876"/>
      <w:bookmarkStart w:id="1558" w:name="_Toc315943140"/>
      <w:bookmarkStart w:id="1559" w:name="_Toc315943404"/>
      <w:bookmarkStart w:id="1560" w:name="_Toc385498468"/>
      <w:bookmarkEnd w:id="1550"/>
      <w:bookmarkEnd w:id="1551"/>
      <w:bookmarkEnd w:id="1552"/>
      <w:bookmarkEnd w:id="1553"/>
      <w:bookmarkEnd w:id="1554"/>
      <w:bookmarkEnd w:id="1555"/>
      <w:bookmarkEnd w:id="1556"/>
      <w:bookmarkEnd w:id="1557"/>
      <w:bookmarkEnd w:id="1558"/>
      <w:bookmarkEnd w:id="1559"/>
      <w:r>
        <w:t>Rigid_Body_Data Class</w:t>
      </w:r>
      <w:bookmarkEnd w:id="1560"/>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561" w:name="_Toc385498469"/>
      <w:r>
        <w:t>Plotfile</w:t>
      </w:r>
      <w:bookmarkEnd w:id="1561"/>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562" w:author="Steve Maas" w:date="2014-01-15T10:51:00Z">
        <w:r w:rsidR="004F447E">
          <w:rPr>
            <w:rStyle w:val="FootnoteReference"/>
          </w:rPr>
          <w:footnoteReference w:id="5"/>
        </w:r>
      </w:ins>
      <w:r w:rsidR="000B74AB">
        <w:t>.</w:t>
      </w:r>
      <w:del w:id="1567"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568"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569" w:author="Steve Maas" w:date="2014-01-15T10:53:00Z">
        <w:r w:rsidDel="004F447E">
          <w:delText xml:space="preserve">use this new format </w:delText>
        </w:r>
      </w:del>
      <w:ins w:id="1570"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571"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572" w:author="Steve Maas" w:date="2014-01-15T10:53:00Z">
        <w:r w:rsidR="004F447E">
          <w:t>&lt;</w:t>
        </w:r>
      </w:ins>
      <w:r>
        <w:t>name</w:t>
      </w:r>
      <w:ins w:id="1573"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574" w:name="_Ref162343400"/>
    </w:p>
    <w:p w14:paraId="2C1DAE2B" w14:textId="77777777" w:rsidR="006A0BC1" w:rsidRPr="00552529" w:rsidRDefault="006A0BC1" w:rsidP="006A0BC1">
      <w:pPr>
        <w:pStyle w:val="Heading1"/>
      </w:pPr>
      <w:bookmarkStart w:id="1575" w:name="_Ref162410857"/>
      <w:bookmarkStart w:id="1576" w:name="_Toc385498470"/>
      <w:r w:rsidRPr="00552529">
        <w:lastRenderedPageBreak/>
        <w:t>Materials</w:t>
      </w:r>
      <w:bookmarkEnd w:id="1574"/>
      <w:bookmarkEnd w:id="1575"/>
      <w:bookmarkEnd w:id="1576"/>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577" w:name="_Toc385498471"/>
      <w:bookmarkStart w:id="1578" w:name="_Ref385839204"/>
      <w:bookmarkStart w:id="1579" w:name="_Ref385839223"/>
      <w:r>
        <w:t>Elastic Solids</w:t>
      </w:r>
      <w:bookmarkEnd w:id="1577"/>
      <w:bookmarkEnd w:id="1578"/>
      <w:bookmarkEnd w:id="1579"/>
    </w:p>
    <w:p w14:paraId="5E5F84E1" w14:textId="5589733A" w:rsidR="00B41830" w:rsidRPr="00B41830" w:rsidRDefault="00B41830" w:rsidP="00B41830">
      <w:r>
        <w:t xml:space="preserve">This section describes the elastic </w:t>
      </w:r>
      <w:del w:id="1580" w:author="Steve Maas" w:date="2014-04-21T09:26:00Z">
        <w:r w:rsidDel="00A2261A">
          <w:delText>materials</w:delText>
        </w:r>
      </w:del>
      <w:ins w:id="1581" w:author="Steve Maas" w:date="2014-04-21T09:26:00Z">
        <w:r w:rsidR="00A2261A">
          <w:t xml:space="preserve">materials, which are materials </w:t>
        </w:r>
      </w:ins>
      <w:ins w:id="1582" w:author="Steve Maas" w:date="2014-04-21T09:25:00Z">
        <w:r w:rsidR="00A2261A">
          <w:t xml:space="preserve">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w:t>
        </w:r>
      </w:ins>
      <w:ins w:id="1583" w:author="Steve Maas" w:date="2014-04-21T09:26:00Z">
        <w:r w:rsidR="00A2261A">
          <w:t xml:space="preserve">The former describe materials that can undergo volumetric compression. The latter are used for </w:t>
        </w:r>
      </w:ins>
      <w:ins w:id="1584" w:author="Steve Maas" w:date="2014-04-21T09:27:00Z">
        <w:r w:rsidR="00A2261A">
          <w:t>modeling</w:t>
        </w:r>
      </w:ins>
      <w:ins w:id="1585" w:author="Steve Maas" w:date="2014-04-21T09:26:00Z">
        <w:r w:rsidR="00A2261A">
          <w:t xml:space="preserve"> </w:t>
        </w:r>
      </w:ins>
      <w:ins w:id="1586" w:author="Steve Maas" w:date="2014-04-21T09:27:00Z">
        <w:r w:rsidR="00A2261A">
          <w:t xml:space="preserve">(near-) incompressible materials. </w:t>
        </w:r>
      </w:ins>
      <w:del w:id="1587" w:author="Steve Maas" w:date="2014-04-21T09:24:00Z">
        <w:r w:rsidDel="00A2261A">
          <w:delText>.</w:delText>
        </w:r>
      </w:del>
    </w:p>
    <w:p w14:paraId="1179A5F3" w14:textId="294A82BB" w:rsidR="006A0BC1" w:rsidRDefault="006A0BC1" w:rsidP="006A0BC1">
      <w:pPr>
        <w:pStyle w:val="Heading3"/>
      </w:pPr>
      <w:bookmarkStart w:id="1588" w:name="_Ref162429694"/>
      <w:bookmarkStart w:id="1589" w:name="_Toc385498472"/>
      <w:r>
        <w:t xml:space="preserve">Specifying </w:t>
      </w:r>
      <w:r w:rsidR="00D153DC">
        <w:t>F</w:t>
      </w:r>
      <w:r>
        <w:t xml:space="preserve">iber </w:t>
      </w:r>
      <w:r w:rsidR="00D153DC">
        <w:t>O</w:t>
      </w:r>
      <w:r>
        <w:t>rientation</w:t>
      </w:r>
      <w:bookmarkEnd w:id="1588"/>
      <w:bookmarkEnd w:id="1589"/>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590" w:author="Steve Maas" w:date="2014-01-02T13:04:00Z">
        <w:r w:rsidR="00873D59">
          <w:t>3.6.3</w:t>
        </w:r>
      </w:ins>
      <w:del w:id="1591"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592" w:name="_Toc385498473"/>
      <w:r>
        <w:t xml:space="preserve">Transversely Isotropic </w:t>
      </w:r>
      <w:r w:rsidR="00D153DC">
        <w:t>M</w:t>
      </w:r>
      <w:r>
        <w:t>aterials</w:t>
      </w:r>
      <w:bookmarkEnd w:id="1592"/>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593" w:author="rawlins" w:date="2014-04-17T12:31:00Z"/>
        </w:trPr>
        <w:tc>
          <w:tcPr>
            <w:tcW w:w="1728" w:type="dxa"/>
            <w:shd w:val="clear" w:color="auto" w:fill="auto"/>
          </w:tcPr>
          <w:p w14:paraId="36EA1A60" w14:textId="5C825A85" w:rsidR="006A0BC1" w:rsidDel="00F6065F" w:rsidRDefault="006A0BC1" w:rsidP="006A0BC1">
            <w:pPr>
              <w:pStyle w:val="code"/>
              <w:rPr>
                <w:del w:id="1594" w:author="rawlins" w:date="2014-04-17T12:31:00Z"/>
              </w:rPr>
            </w:pPr>
            <w:del w:id="1595"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596" w:author="rawlins" w:date="2014-04-17T12:31:00Z"/>
              </w:rPr>
            </w:pPr>
            <w:del w:id="1597"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598" w:author="rawlins" w:date="2014-04-17T12:31:00Z">
              <w:r w:rsidR="00F6065F">
                <w:t>4</w:t>
              </w:r>
            </w:ins>
            <w:del w:id="1599"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03388B" w:rsidRDefault="0003388B"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03388B" w:rsidRDefault="0003388B"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03388B" w:rsidRDefault="0003388B"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03388B" w:rsidRDefault="0003388B"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03388B" w:rsidRPr="00827A42" w:rsidRDefault="0003388B"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574E7" w:rsidRDefault="00A574E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574E7" w:rsidRDefault="00A574E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574E7" w:rsidRDefault="00A574E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574E7" w:rsidRDefault="00A574E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574E7" w:rsidRPr="00827A42" w:rsidRDefault="00A574E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r w:rsidR="00233060">
        <w:fldChar w:fldCharType="begin"/>
      </w:r>
      <w:r w:rsidR="00233060">
        <w:instrText xml:space="preserve"> STYLEREF 1 \s </w:instrText>
      </w:r>
      <w:r w:rsidR="00233060">
        <w:fldChar w:fldCharType="separate"/>
      </w:r>
      <w:r w:rsidR="00873D59">
        <w:rPr>
          <w:noProof/>
        </w:rPr>
        <w:t>4</w:t>
      </w:r>
      <w:r w:rsidR="00233060">
        <w:rPr>
          <w:noProof/>
        </w:rPr>
        <w:fldChar w:fldCharType="end"/>
      </w:r>
      <w:r w:rsidRPr="000747EC">
        <w:noBreakHyphen/>
      </w:r>
      <w:r w:rsidR="00233060">
        <w:fldChar w:fldCharType="begin"/>
      </w:r>
      <w:r w:rsidR="00233060">
        <w:instrText xml:space="preserve"> SEQ Figure \* ARABIC \s 1 </w:instrText>
      </w:r>
      <w:r w:rsidR="00233060">
        <w:fldChar w:fldCharType="separate"/>
      </w:r>
      <w:r w:rsidR="00873D59">
        <w:rPr>
          <w:noProof/>
        </w:rPr>
        <w:t>1</w:t>
      </w:r>
      <w:r w:rsidR="00233060">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03388B" w:rsidRDefault="0003388B"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03388B" w:rsidRDefault="0003388B"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03388B" w:rsidRDefault="0003388B"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03388B" w:rsidRDefault="0003388B"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03388B" w:rsidRPr="00827A42" w:rsidRDefault="0003388B"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03388B" w:rsidRPr="00FB79C6" w:rsidRDefault="0003388B"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03388B" w:rsidRPr="00827A42" w:rsidRDefault="0003388B"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574E7" w:rsidRDefault="00A574E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574E7" w:rsidRDefault="00A574E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574E7" w:rsidRDefault="00A574E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574E7" w:rsidRDefault="00A574E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574E7" w:rsidRPr="00827A42" w:rsidRDefault="00A574E7"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574E7" w:rsidRPr="00FB79C6" w:rsidRDefault="00A574E7"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574E7" w:rsidRPr="00827A42" w:rsidRDefault="00A574E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r w:rsidR="00233060">
        <w:fldChar w:fldCharType="begin"/>
      </w:r>
      <w:r w:rsidR="00233060">
        <w:instrText xml:space="preserve"> STYLEREF 1 \s </w:instrText>
      </w:r>
      <w:r w:rsidR="00233060">
        <w:fldChar w:fldCharType="separate"/>
      </w:r>
      <w:r w:rsidR="00873D59">
        <w:rPr>
          <w:noProof/>
        </w:rPr>
        <w:t>4</w:t>
      </w:r>
      <w:r w:rsidR="00233060">
        <w:rPr>
          <w:noProof/>
        </w:rPr>
        <w:fldChar w:fldCharType="end"/>
      </w:r>
      <w:r w:rsidRPr="00A14366">
        <w:noBreakHyphen/>
      </w:r>
      <w:r w:rsidR="00233060">
        <w:fldChar w:fldCharType="begin"/>
      </w:r>
      <w:r w:rsidR="00233060">
        <w:instrText xml:space="preserve"> SEQ Figure \* ARABIC \s 1 </w:instrText>
      </w:r>
      <w:r w:rsidR="00233060">
        <w:fldChar w:fldCharType="separate"/>
      </w:r>
      <w:r w:rsidR="00873D59">
        <w:rPr>
          <w:noProof/>
        </w:rPr>
        <w:t>2</w:t>
      </w:r>
      <w:r w:rsidR="00233060">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03388B" w:rsidRDefault="0003388B"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03388B" w:rsidRDefault="0003388B"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03388B" w:rsidRDefault="0003388B"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03388B" w:rsidRDefault="0003388B"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03388B" w:rsidRPr="00827A42" w:rsidRDefault="0003388B"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03388B" w:rsidRPr="00FB79C6" w:rsidRDefault="0003388B"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574E7" w:rsidRDefault="00A574E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574E7" w:rsidRDefault="00A574E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574E7" w:rsidRDefault="00A574E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574E7" w:rsidRDefault="00A574E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574E7" w:rsidRPr="00827A42" w:rsidRDefault="00A574E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574E7" w:rsidRPr="00FB79C6" w:rsidRDefault="00A574E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r w:rsidR="00233060">
        <w:fldChar w:fldCharType="begin"/>
      </w:r>
      <w:r w:rsidR="00233060">
        <w:instrText xml:space="preserve"> STYLEREF 1 \s </w:instrText>
      </w:r>
      <w:r w:rsidR="00233060">
        <w:fldChar w:fldCharType="separate"/>
      </w:r>
      <w:r w:rsidR="00873D59">
        <w:rPr>
          <w:noProof/>
        </w:rPr>
        <w:t>4</w:t>
      </w:r>
      <w:r w:rsidR="00233060">
        <w:rPr>
          <w:noProof/>
        </w:rPr>
        <w:fldChar w:fldCharType="end"/>
      </w:r>
      <w:r w:rsidRPr="000747EC">
        <w:noBreakHyphen/>
      </w:r>
      <w:r w:rsidR="00233060">
        <w:fldChar w:fldCharType="begin"/>
      </w:r>
      <w:r w:rsidR="00233060">
        <w:instrText xml:space="preserve"> SEQ Figure \* ARABIC \s 1 </w:instrText>
      </w:r>
      <w:r w:rsidR="00233060">
        <w:fldChar w:fldCharType="separate"/>
      </w:r>
      <w:r w:rsidR="00873D59">
        <w:rPr>
          <w:noProof/>
        </w:rPr>
        <w:t>3</w:t>
      </w:r>
      <w:r w:rsidR="00233060">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600" w:author="rawlins" w:date="2014-04-17T12:31:00Z"/>
        </w:rPr>
      </w:pPr>
      <w:del w:id="1601"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602" w:author="Steve Maas" w:date="2014-01-02T13:04:00Z">
        <w:del w:id="1603" w:author="rawlins" w:date="2014-04-17T12:31:00Z">
          <w:r w:rsidR="00873D59" w:rsidDel="00F6065F">
            <w:delText>3.6</w:delText>
          </w:r>
        </w:del>
      </w:ins>
      <w:del w:id="1604"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605" w:author="rawlins" w:date="2014-04-17T12:31:00Z"/>
        </w:rPr>
      </w:pPr>
    </w:p>
    <w:p w14:paraId="167D4ACC" w14:textId="74C3AEB8" w:rsidR="006A0BC1" w:rsidDel="00F6065F" w:rsidRDefault="006A0BC1" w:rsidP="006A0BC1">
      <w:pPr>
        <w:pStyle w:val="code"/>
        <w:rPr>
          <w:del w:id="1606" w:author="rawlins" w:date="2014-04-17T12:31:00Z"/>
        </w:rPr>
      </w:pPr>
      <w:del w:id="1607"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608" w:name="_Ref167532051"/>
      <w:bookmarkStart w:id="1609" w:name="_Toc385498474"/>
      <w:r>
        <w:t xml:space="preserve">Orthotropic </w:t>
      </w:r>
      <w:r w:rsidR="00D153DC">
        <w:t>M</w:t>
      </w:r>
      <w:r>
        <w:t>aterials</w:t>
      </w:r>
      <w:bookmarkEnd w:id="1608"/>
      <w:bookmarkEnd w:id="1609"/>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59609340"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610" w:name="_Ref167375095"/>
      <w:bookmarkStart w:id="1611" w:name="_Toc385498475"/>
      <w:r>
        <w:lastRenderedPageBreak/>
        <w:t>Uncoupled</w:t>
      </w:r>
      <w:r w:rsidR="006A0BC1">
        <w:t xml:space="preserve"> Materials</w:t>
      </w:r>
      <w:bookmarkEnd w:id="1610"/>
      <w:bookmarkEnd w:id="1611"/>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59609341"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59609342"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59609343"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59609344"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59609345"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59609346"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59609347"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59609348"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59609349"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59609350"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59609351"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59609352"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612"/>
      <w:r>
        <w:t>ratio</w:t>
      </w:r>
      <w:commentRangeEnd w:id="1612"/>
      <w:r w:rsidR="00FA2E2E">
        <w:rPr>
          <w:rStyle w:val="CommentReference"/>
        </w:rPr>
        <w:commentReference w:id="1612"/>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59609353"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59609354"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59609355"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59609356"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59609357"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613" w:name="_Toc385498476"/>
      <w:r>
        <w:lastRenderedPageBreak/>
        <w:t>Arruda-Boyce</w:t>
      </w:r>
      <w:bookmarkEnd w:id="1613"/>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14" w:author="Steve Maas" w:date="2014-04-21T09: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754"/>
        <w:gridCol w:w="7814"/>
        <w:gridCol w:w="1008"/>
        <w:tblGridChange w:id="1615">
          <w:tblGrid>
            <w:gridCol w:w="1008"/>
            <w:gridCol w:w="8568"/>
            <w:gridCol w:w="8568"/>
          </w:tblGrid>
        </w:tblGridChange>
      </w:tblGrid>
      <w:tr w:rsidR="00A2261A" w14:paraId="70187248" w14:textId="6ED605FD" w:rsidTr="00A2261A">
        <w:tc>
          <w:tcPr>
            <w:tcW w:w="754" w:type="dxa"/>
            <w:shd w:val="clear" w:color="auto" w:fill="auto"/>
            <w:tcPrChange w:id="1616" w:author="Steve Maas" w:date="2014-04-21T09:28:00Z">
              <w:tcPr>
                <w:tcW w:w="1008" w:type="dxa"/>
                <w:shd w:val="clear" w:color="auto" w:fill="auto"/>
              </w:tcPr>
            </w:tcPrChange>
          </w:tcPr>
          <w:p w14:paraId="0D04DA60" w14:textId="77777777" w:rsidR="00A2261A" w:rsidRDefault="00A2261A" w:rsidP="006A0BC1">
            <w:r>
              <w:t>mu</w:t>
            </w:r>
          </w:p>
        </w:tc>
        <w:tc>
          <w:tcPr>
            <w:tcW w:w="7814" w:type="dxa"/>
            <w:shd w:val="clear" w:color="auto" w:fill="auto"/>
            <w:tcPrChange w:id="1617" w:author="Steve Maas" w:date="2014-04-21T09:28:00Z">
              <w:tcPr>
                <w:tcW w:w="8568" w:type="dxa"/>
                <w:shd w:val="clear" w:color="auto" w:fill="auto"/>
              </w:tcPr>
            </w:tcPrChange>
          </w:tcPr>
          <w:p w14:paraId="0E3A5D42" w14:textId="77777777" w:rsidR="00A2261A" w:rsidRDefault="00A2261A" w:rsidP="006A0BC1">
            <w:r>
              <w:t>initial modulus</w:t>
            </w:r>
          </w:p>
        </w:tc>
        <w:tc>
          <w:tcPr>
            <w:tcW w:w="1008" w:type="dxa"/>
            <w:tcPrChange w:id="1618" w:author="Steve Maas" w:date="2014-04-21T09:28:00Z">
              <w:tcPr>
                <w:tcW w:w="8568" w:type="dxa"/>
              </w:tcPr>
            </w:tcPrChange>
          </w:tcPr>
          <w:p w14:paraId="23B0B68B" w14:textId="181DA5A8" w:rsidR="00A2261A" w:rsidRPr="00531FAC" w:rsidRDefault="00A2261A" w:rsidP="006A0BC1">
            <w:pPr>
              <w:rPr>
                <w:ins w:id="1619" w:author="Steve Maas" w:date="2014-04-21T09:28:00Z"/>
              </w:rPr>
            </w:pPr>
            <w:ins w:id="1620" w:author="Steve Maas" w:date="2014-04-21T09:28:00Z">
              <w:r>
                <w:t>[</w:t>
              </w:r>
              <w:r>
                <w:rPr>
                  <w:b/>
                </w:rPr>
                <w:t>P</w:t>
              </w:r>
              <w:r>
                <w:t>]</w:t>
              </w:r>
            </w:ins>
          </w:p>
        </w:tc>
      </w:tr>
      <w:tr w:rsidR="00A2261A" w14:paraId="12904E34" w14:textId="4D57C13F" w:rsidTr="00A2261A">
        <w:tc>
          <w:tcPr>
            <w:tcW w:w="754" w:type="dxa"/>
            <w:shd w:val="clear" w:color="auto" w:fill="auto"/>
            <w:tcPrChange w:id="1621" w:author="Steve Maas" w:date="2014-04-21T09:28:00Z">
              <w:tcPr>
                <w:tcW w:w="1008" w:type="dxa"/>
                <w:shd w:val="clear" w:color="auto" w:fill="auto"/>
              </w:tcPr>
            </w:tcPrChange>
          </w:tcPr>
          <w:p w14:paraId="74E53508" w14:textId="77777777" w:rsidR="00A2261A" w:rsidRDefault="00A2261A" w:rsidP="006A0BC1">
            <w:r>
              <w:t>N</w:t>
            </w:r>
          </w:p>
        </w:tc>
        <w:tc>
          <w:tcPr>
            <w:tcW w:w="7814" w:type="dxa"/>
            <w:shd w:val="clear" w:color="auto" w:fill="auto"/>
            <w:tcPrChange w:id="1622" w:author="Steve Maas" w:date="2014-04-21T09:28:00Z">
              <w:tcPr>
                <w:tcW w:w="8568" w:type="dxa"/>
                <w:shd w:val="clear" w:color="auto" w:fill="auto"/>
              </w:tcPr>
            </w:tcPrChange>
          </w:tcPr>
          <w:p w14:paraId="18305DEF" w14:textId="77777777" w:rsidR="00A2261A" w:rsidRDefault="00A2261A" w:rsidP="006A0BC1">
            <w:r>
              <w:t>number of links in chain</w:t>
            </w:r>
          </w:p>
        </w:tc>
        <w:tc>
          <w:tcPr>
            <w:tcW w:w="1008" w:type="dxa"/>
            <w:tcPrChange w:id="1623" w:author="Steve Maas" w:date="2014-04-21T09:28:00Z">
              <w:tcPr>
                <w:tcW w:w="8568" w:type="dxa"/>
              </w:tcPr>
            </w:tcPrChange>
          </w:tcPr>
          <w:p w14:paraId="3A9D640E" w14:textId="4468EBBB" w:rsidR="00A2261A" w:rsidRDefault="00A2261A" w:rsidP="006A0BC1">
            <w:pPr>
              <w:rPr>
                <w:ins w:id="1624" w:author="Steve Maas" w:date="2014-04-21T09:28:00Z"/>
              </w:rPr>
            </w:pPr>
            <w:ins w:id="1625" w:author="Steve Maas" w:date="2014-04-21T09:28:00Z">
              <w:r>
                <w:t>[]</w:t>
              </w:r>
            </w:ins>
          </w:p>
        </w:tc>
      </w:tr>
      <w:tr w:rsidR="00A2261A" w14:paraId="696DA889" w14:textId="43144294" w:rsidTr="00A2261A">
        <w:tc>
          <w:tcPr>
            <w:tcW w:w="754" w:type="dxa"/>
            <w:shd w:val="clear" w:color="auto" w:fill="auto"/>
            <w:tcPrChange w:id="1626" w:author="Steve Maas" w:date="2014-04-21T09:28:00Z">
              <w:tcPr>
                <w:tcW w:w="1008" w:type="dxa"/>
                <w:shd w:val="clear" w:color="auto" w:fill="auto"/>
              </w:tcPr>
            </w:tcPrChange>
          </w:tcPr>
          <w:p w14:paraId="4514D318" w14:textId="77777777" w:rsidR="00A2261A" w:rsidRDefault="00A2261A" w:rsidP="006A0BC1">
            <w:r>
              <w:t>k</w:t>
            </w:r>
          </w:p>
        </w:tc>
        <w:tc>
          <w:tcPr>
            <w:tcW w:w="7814" w:type="dxa"/>
            <w:shd w:val="clear" w:color="auto" w:fill="auto"/>
            <w:tcPrChange w:id="1627" w:author="Steve Maas" w:date="2014-04-21T09:28:00Z">
              <w:tcPr>
                <w:tcW w:w="8568" w:type="dxa"/>
                <w:shd w:val="clear" w:color="auto" w:fill="auto"/>
              </w:tcPr>
            </w:tcPrChange>
          </w:tcPr>
          <w:p w14:paraId="4AF30E05" w14:textId="77777777" w:rsidR="00A2261A" w:rsidRDefault="00A2261A" w:rsidP="006A0BC1">
            <w:r>
              <w:t>Bulk modulus</w:t>
            </w:r>
          </w:p>
        </w:tc>
        <w:tc>
          <w:tcPr>
            <w:tcW w:w="1008" w:type="dxa"/>
            <w:tcPrChange w:id="1628" w:author="Steve Maas" w:date="2014-04-21T09:28:00Z">
              <w:tcPr>
                <w:tcW w:w="8568" w:type="dxa"/>
              </w:tcPr>
            </w:tcPrChange>
          </w:tcPr>
          <w:p w14:paraId="7B4B0B44" w14:textId="58628A1B" w:rsidR="00A2261A" w:rsidRPr="00531FAC" w:rsidRDefault="00A2261A" w:rsidP="006A0BC1">
            <w:pPr>
              <w:rPr>
                <w:ins w:id="1629" w:author="Steve Maas" w:date="2014-04-21T09:28:00Z"/>
              </w:rPr>
            </w:pPr>
            <w:ins w:id="1630" w:author="Steve Maas" w:date="2014-04-21T09:28:00Z">
              <w:r>
                <w:t>[</w:t>
              </w:r>
              <w:r>
                <w:rPr>
                  <w:b/>
                </w:rPr>
                <w:t>P</w:t>
              </w:r>
              <w:r>
                <w:t>]</w:t>
              </w:r>
            </w:ins>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59609358"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59609359"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59609360"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59609361"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59609362"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59609363"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631" w:name="_Ref167535331"/>
      <w:bookmarkStart w:id="1632" w:name="_Toc385498477"/>
      <w:r w:rsidRPr="0097532C">
        <w:lastRenderedPageBreak/>
        <w:t>Ellipsoidal Fiber Distribution</w:t>
      </w:r>
      <w:bookmarkEnd w:id="1631"/>
      <w:bookmarkEnd w:id="1632"/>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33"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634">
          <w:tblGrid>
            <w:gridCol w:w="1548"/>
            <w:gridCol w:w="8028"/>
            <w:gridCol w:w="8028"/>
          </w:tblGrid>
        </w:tblGridChange>
      </w:tblGrid>
      <w:tr w:rsidR="00C7478A" w14:paraId="07336CA9" w14:textId="26979E46" w:rsidTr="00C7478A">
        <w:tc>
          <w:tcPr>
            <w:tcW w:w="1264" w:type="pct"/>
            <w:shd w:val="clear" w:color="auto" w:fill="auto"/>
            <w:tcPrChange w:id="1635"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636" w:author="Gerard Ateshian" w:date="2014-04-17T20:51:00Z">
              <w:tcPr>
                <w:tcW w:w="8028" w:type="dxa"/>
                <w:shd w:val="clear" w:color="auto" w:fill="auto"/>
              </w:tcPr>
            </w:tcPrChange>
          </w:tcPr>
          <w:p w14:paraId="3A87CF95" w14:textId="2716D51F" w:rsidR="00C7478A" w:rsidRDefault="00C7478A" w:rsidP="00AF2221">
            <w:r>
              <w:t xml:space="preserve">parameters </w:t>
            </w:r>
            <w:r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59609364" r:id="rId183"/>
              </w:object>
            </w:r>
          </w:p>
        </w:tc>
        <w:tc>
          <w:tcPr>
            <w:tcW w:w="655" w:type="pct"/>
            <w:tcPrChange w:id="1637" w:author="Gerard Ateshian" w:date="2014-04-17T20:51:00Z">
              <w:tcPr>
                <w:tcW w:w="8028" w:type="dxa"/>
              </w:tcPr>
            </w:tcPrChange>
          </w:tcPr>
          <w:p w14:paraId="219FA13F" w14:textId="348BAA1D" w:rsidR="00C7478A" w:rsidRDefault="00C7478A" w:rsidP="00AF2221">
            <w:pPr>
              <w:rPr>
                <w:ins w:id="1638" w:author="Gerard Ateshian" w:date="2014-04-17T20:44:00Z"/>
              </w:rPr>
            </w:pPr>
            <w:ins w:id="1639" w:author="Gerard Ateshian" w:date="2014-04-17T20:44:00Z">
              <w:r>
                <w:t>[ ]</w:t>
              </w:r>
            </w:ins>
          </w:p>
        </w:tc>
      </w:tr>
      <w:tr w:rsidR="00C7478A" w14:paraId="2CD8C014" w14:textId="03F9C21C" w:rsidTr="00C7478A">
        <w:tc>
          <w:tcPr>
            <w:tcW w:w="1264" w:type="pct"/>
            <w:shd w:val="clear" w:color="auto" w:fill="auto"/>
            <w:tcPrChange w:id="1640"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641" w:author="Gerard Ateshian" w:date="2014-04-17T20:51:00Z">
              <w:tcPr>
                <w:tcW w:w="8028" w:type="dxa"/>
                <w:shd w:val="clear" w:color="auto" w:fill="auto"/>
              </w:tcPr>
            </w:tcPrChange>
          </w:tcPr>
          <w:p w14:paraId="4FB34E89" w14:textId="3C593043" w:rsidR="00C7478A" w:rsidRDefault="00C7478A" w:rsidP="00AF2221">
            <w:r>
              <w:t xml:space="preserve">parameters </w:t>
            </w:r>
            <w:r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59609365" r:id="rId185"/>
              </w:object>
            </w:r>
          </w:p>
        </w:tc>
        <w:tc>
          <w:tcPr>
            <w:tcW w:w="655" w:type="pct"/>
            <w:tcPrChange w:id="1642" w:author="Gerard Ateshian" w:date="2014-04-17T20:51:00Z">
              <w:tcPr>
                <w:tcW w:w="8028" w:type="dxa"/>
              </w:tcPr>
            </w:tcPrChange>
          </w:tcPr>
          <w:p w14:paraId="1F9865F2" w14:textId="6D09F306" w:rsidR="00C7478A" w:rsidRDefault="00C7478A" w:rsidP="00AF2221">
            <w:pPr>
              <w:rPr>
                <w:ins w:id="1643" w:author="Gerard Ateshian" w:date="2014-04-17T20:44:00Z"/>
              </w:rPr>
            </w:pPr>
            <w:ins w:id="1644" w:author="Gerard Ateshian" w:date="2014-04-17T20:45:00Z">
              <w:r>
                <w:t>[</w:t>
              </w:r>
              <w:r w:rsidRPr="00C7478A">
                <w:rPr>
                  <w:b/>
                  <w:rPrChange w:id="1645"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59609366"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59609367"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59609368"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59609369"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59609370"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59609371"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59609372"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59609373"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59609374"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59609375"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59609376"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59609377"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59609378"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646" w:name="_Ref167375501"/>
      <w:bookmarkStart w:id="1647" w:name="_Toc385498478"/>
      <w:r w:rsidRPr="0097532C">
        <w:lastRenderedPageBreak/>
        <w:t>Ellipsoidal Fiber Distribution Mooney-Rivlin</w:t>
      </w:r>
      <w:bookmarkEnd w:id="1646"/>
      <w:bookmarkEnd w:id="1647"/>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48"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649">
          <w:tblGrid>
            <w:gridCol w:w="1548"/>
            <w:gridCol w:w="8028"/>
            <w:gridCol w:w="8028"/>
          </w:tblGrid>
        </w:tblGridChange>
      </w:tblGrid>
      <w:tr w:rsidR="00C7478A" w14:paraId="456FB20C" w14:textId="1559FA6E" w:rsidTr="00C7478A">
        <w:tc>
          <w:tcPr>
            <w:tcW w:w="1113" w:type="pct"/>
            <w:shd w:val="clear" w:color="auto" w:fill="auto"/>
            <w:tcPrChange w:id="1650"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651"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652" w:author="Gerard Ateshian" w:date="2014-04-17T20:51:00Z">
              <w:tcPr>
                <w:tcW w:w="8028" w:type="dxa"/>
              </w:tcPr>
            </w:tcPrChange>
          </w:tcPr>
          <w:p w14:paraId="37E911FF" w14:textId="3439D945" w:rsidR="00C7478A" w:rsidRDefault="00C7478A" w:rsidP="006A0BC1">
            <w:pPr>
              <w:rPr>
                <w:ins w:id="1653" w:author="Gerard Ateshian" w:date="2014-04-17T20:45:00Z"/>
              </w:rPr>
            </w:pPr>
            <w:ins w:id="1654" w:author="Gerard Ateshian" w:date="2014-04-17T20:46:00Z">
              <w:r>
                <w:t>[</w:t>
              </w:r>
              <w:r>
                <w:rPr>
                  <w:b/>
                </w:rPr>
                <w:t>P</w:t>
              </w:r>
              <w:r>
                <w:t>]</w:t>
              </w:r>
            </w:ins>
          </w:p>
        </w:tc>
      </w:tr>
      <w:tr w:rsidR="00C7478A" w14:paraId="188FAAB9" w14:textId="03643AC8" w:rsidTr="00C7478A">
        <w:tc>
          <w:tcPr>
            <w:tcW w:w="1113" w:type="pct"/>
            <w:shd w:val="clear" w:color="auto" w:fill="auto"/>
            <w:tcPrChange w:id="1655"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656"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657" w:author="Gerard Ateshian" w:date="2014-04-17T20:51:00Z">
              <w:tcPr>
                <w:tcW w:w="8028" w:type="dxa"/>
              </w:tcPr>
            </w:tcPrChange>
          </w:tcPr>
          <w:p w14:paraId="372FC7A6" w14:textId="2A50FEB7" w:rsidR="00C7478A" w:rsidRDefault="00C7478A" w:rsidP="006A0BC1">
            <w:pPr>
              <w:rPr>
                <w:ins w:id="1658" w:author="Gerard Ateshian" w:date="2014-04-17T20:45:00Z"/>
              </w:rPr>
            </w:pPr>
            <w:ins w:id="1659" w:author="Gerard Ateshian" w:date="2014-04-17T20:46:00Z">
              <w:r>
                <w:t>[</w:t>
              </w:r>
              <w:r>
                <w:rPr>
                  <w:b/>
                </w:rPr>
                <w:t>P</w:t>
              </w:r>
              <w:r>
                <w:t>]</w:t>
              </w:r>
            </w:ins>
          </w:p>
        </w:tc>
      </w:tr>
      <w:tr w:rsidR="00C7478A" w14:paraId="67B1FC36" w14:textId="3F0AFF99" w:rsidTr="00C7478A">
        <w:tc>
          <w:tcPr>
            <w:tcW w:w="1113" w:type="pct"/>
            <w:shd w:val="clear" w:color="auto" w:fill="auto"/>
            <w:tcPrChange w:id="1660"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661"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662" w:author="Gerard Ateshian" w:date="2014-04-17T20:51:00Z">
              <w:tcPr>
                <w:tcW w:w="8028" w:type="dxa"/>
              </w:tcPr>
            </w:tcPrChange>
          </w:tcPr>
          <w:p w14:paraId="23FC77AF" w14:textId="6361A668" w:rsidR="00C7478A" w:rsidRDefault="00C7478A" w:rsidP="006A0BC1">
            <w:pPr>
              <w:rPr>
                <w:ins w:id="1663" w:author="Gerard Ateshian" w:date="2014-04-17T20:45:00Z"/>
              </w:rPr>
            </w:pPr>
            <w:ins w:id="1664" w:author="Gerard Ateshian" w:date="2014-04-17T20:45:00Z">
              <w:r>
                <w:t>[</w:t>
              </w:r>
              <w:r>
                <w:rPr>
                  <w:b/>
                </w:rPr>
                <w:t>P</w:t>
              </w:r>
              <w:r>
                <w:t>]</w:t>
              </w:r>
            </w:ins>
          </w:p>
        </w:tc>
      </w:tr>
      <w:tr w:rsidR="00C7478A" w14:paraId="5CE20265" w14:textId="27884C04" w:rsidTr="00C7478A">
        <w:tc>
          <w:tcPr>
            <w:tcW w:w="1113" w:type="pct"/>
            <w:shd w:val="clear" w:color="auto" w:fill="auto"/>
            <w:tcPrChange w:id="1665"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666" w:author="Gerard Ateshian" w:date="2014-04-17T20:51:00Z">
              <w:tcPr>
                <w:tcW w:w="8028" w:type="dxa"/>
                <w:shd w:val="clear" w:color="auto" w:fill="auto"/>
              </w:tcPr>
            </w:tcPrChange>
          </w:tcPr>
          <w:p w14:paraId="68DF62E6" w14:textId="0C91AB9F" w:rsidR="00C7478A" w:rsidRDefault="00C7478A" w:rsidP="00AF2221">
            <w:r>
              <w:t xml:space="preserve">parameters </w:t>
            </w:r>
            <w:r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59609379" r:id="rId213"/>
              </w:object>
            </w:r>
          </w:p>
        </w:tc>
        <w:tc>
          <w:tcPr>
            <w:tcW w:w="577" w:type="pct"/>
            <w:tcPrChange w:id="1667" w:author="Gerard Ateshian" w:date="2014-04-17T20:51:00Z">
              <w:tcPr>
                <w:tcW w:w="8028" w:type="dxa"/>
              </w:tcPr>
            </w:tcPrChange>
          </w:tcPr>
          <w:p w14:paraId="32D90E52" w14:textId="755BB48F" w:rsidR="00C7478A" w:rsidRDefault="00C7478A" w:rsidP="00AF2221">
            <w:pPr>
              <w:rPr>
                <w:ins w:id="1668" w:author="Gerard Ateshian" w:date="2014-04-17T20:45:00Z"/>
              </w:rPr>
            </w:pPr>
            <w:ins w:id="1669" w:author="Gerard Ateshian" w:date="2014-04-17T20:45:00Z">
              <w:r>
                <w:t>[ ]</w:t>
              </w:r>
            </w:ins>
          </w:p>
        </w:tc>
      </w:tr>
      <w:tr w:rsidR="00C7478A" w14:paraId="5B40EAD2" w14:textId="4C072399" w:rsidTr="00C7478A">
        <w:tc>
          <w:tcPr>
            <w:tcW w:w="1113" w:type="pct"/>
            <w:shd w:val="clear" w:color="auto" w:fill="auto"/>
            <w:tcPrChange w:id="1670"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671" w:author="Gerard Ateshian" w:date="2014-04-17T20:51:00Z">
              <w:tcPr>
                <w:tcW w:w="8028" w:type="dxa"/>
                <w:shd w:val="clear" w:color="auto" w:fill="auto"/>
              </w:tcPr>
            </w:tcPrChange>
          </w:tcPr>
          <w:p w14:paraId="65CBEC9B" w14:textId="09EF54C7" w:rsidR="00C7478A" w:rsidRDefault="00C7478A" w:rsidP="00AF2221">
            <w:r>
              <w:t xml:space="preserve">parameters </w:t>
            </w:r>
            <w:r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59609380" r:id="rId215"/>
              </w:object>
            </w:r>
          </w:p>
        </w:tc>
        <w:tc>
          <w:tcPr>
            <w:tcW w:w="577" w:type="pct"/>
            <w:tcPrChange w:id="1672" w:author="Gerard Ateshian" w:date="2014-04-17T20:51:00Z">
              <w:tcPr>
                <w:tcW w:w="8028" w:type="dxa"/>
              </w:tcPr>
            </w:tcPrChange>
          </w:tcPr>
          <w:p w14:paraId="48ED8D2F" w14:textId="1A52CBA8" w:rsidR="00C7478A" w:rsidRPr="00C7478A" w:rsidRDefault="00C7478A" w:rsidP="00AF2221">
            <w:pPr>
              <w:rPr>
                <w:ins w:id="1673" w:author="Gerard Ateshian" w:date="2014-04-17T20:45:00Z"/>
              </w:rPr>
            </w:pPr>
            <w:ins w:id="1674"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59609381"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59609382"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59609383"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59609384"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675" w:name="_Toc385498479"/>
      <w:r>
        <w:lastRenderedPageBreak/>
        <w:t>Ellipsoidal Fiber Distribution Veronda-Westmann</w:t>
      </w:r>
      <w:bookmarkEnd w:id="1675"/>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76"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677">
          <w:tblGrid>
            <w:gridCol w:w="1548"/>
            <w:gridCol w:w="8028"/>
            <w:gridCol w:w="8028"/>
          </w:tblGrid>
        </w:tblGridChange>
      </w:tblGrid>
      <w:tr w:rsidR="00C7478A" w14:paraId="1628F046" w14:textId="7AE87180" w:rsidTr="00C7478A">
        <w:tc>
          <w:tcPr>
            <w:tcW w:w="1261" w:type="pct"/>
            <w:shd w:val="clear" w:color="auto" w:fill="auto"/>
            <w:tcPrChange w:id="1678"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679"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680" w:author="Gerard Ateshian" w:date="2014-04-17T20:51:00Z">
              <w:tcPr>
                <w:tcW w:w="8028" w:type="dxa"/>
              </w:tcPr>
            </w:tcPrChange>
          </w:tcPr>
          <w:p w14:paraId="425728AC" w14:textId="55049FF3" w:rsidR="00C7478A" w:rsidRDefault="00C7478A" w:rsidP="006A0BC1">
            <w:pPr>
              <w:rPr>
                <w:ins w:id="1681" w:author="Gerard Ateshian" w:date="2014-04-17T20:48:00Z"/>
              </w:rPr>
            </w:pPr>
            <w:ins w:id="1682" w:author="Gerard Ateshian" w:date="2014-04-17T20:48:00Z">
              <w:r>
                <w:t>[</w:t>
              </w:r>
              <w:r>
                <w:rPr>
                  <w:b/>
                </w:rPr>
                <w:t>P</w:t>
              </w:r>
              <w:r>
                <w:t>]</w:t>
              </w:r>
            </w:ins>
          </w:p>
        </w:tc>
      </w:tr>
      <w:tr w:rsidR="00C7478A" w14:paraId="4051265C" w14:textId="24C01AFD" w:rsidTr="00C7478A">
        <w:tc>
          <w:tcPr>
            <w:tcW w:w="1261" w:type="pct"/>
            <w:shd w:val="clear" w:color="auto" w:fill="auto"/>
            <w:tcPrChange w:id="1683"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684"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685" w:author="Gerard Ateshian" w:date="2014-04-17T20:51:00Z">
              <w:tcPr>
                <w:tcW w:w="8028" w:type="dxa"/>
              </w:tcPr>
            </w:tcPrChange>
          </w:tcPr>
          <w:p w14:paraId="78D820D7" w14:textId="2D790F0F" w:rsidR="00C7478A" w:rsidRDefault="00C7478A" w:rsidP="006A0BC1">
            <w:pPr>
              <w:rPr>
                <w:ins w:id="1686" w:author="Gerard Ateshian" w:date="2014-04-17T20:48:00Z"/>
              </w:rPr>
            </w:pPr>
            <w:ins w:id="1687" w:author="Gerard Ateshian" w:date="2014-04-17T20:48:00Z">
              <w:r>
                <w:t>[ ]</w:t>
              </w:r>
            </w:ins>
          </w:p>
        </w:tc>
      </w:tr>
      <w:tr w:rsidR="00C7478A" w14:paraId="7CCBFD13" w14:textId="1670DC82" w:rsidTr="00C7478A">
        <w:tc>
          <w:tcPr>
            <w:tcW w:w="1261" w:type="pct"/>
            <w:shd w:val="clear" w:color="auto" w:fill="auto"/>
            <w:tcPrChange w:id="1688"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689"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690" w:author="Gerard Ateshian" w:date="2014-04-17T20:51:00Z">
              <w:tcPr>
                <w:tcW w:w="8028" w:type="dxa"/>
              </w:tcPr>
            </w:tcPrChange>
          </w:tcPr>
          <w:p w14:paraId="02C81935" w14:textId="18438DDD" w:rsidR="00C7478A" w:rsidRDefault="00C7478A" w:rsidP="006A0BC1">
            <w:pPr>
              <w:rPr>
                <w:ins w:id="1691" w:author="Gerard Ateshian" w:date="2014-04-17T20:48:00Z"/>
              </w:rPr>
            </w:pPr>
            <w:ins w:id="1692" w:author="Gerard Ateshian" w:date="2014-04-17T20:48:00Z">
              <w:r>
                <w:t>[</w:t>
              </w:r>
              <w:r>
                <w:rPr>
                  <w:b/>
                </w:rPr>
                <w:t>P</w:t>
              </w:r>
              <w:r>
                <w:t>]</w:t>
              </w:r>
            </w:ins>
          </w:p>
        </w:tc>
      </w:tr>
      <w:tr w:rsidR="00C7478A" w14:paraId="6031F7BD" w14:textId="517BBFA6" w:rsidTr="00C7478A">
        <w:tc>
          <w:tcPr>
            <w:tcW w:w="1261" w:type="pct"/>
            <w:shd w:val="clear" w:color="auto" w:fill="auto"/>
            <w:tcPrChange w:id="1693"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694" w:author="Gerard Ateshian" w:date="2014-04-17T20:51:00Z">
              <w:tcPr>
                <w:tcW w:w="8028" w:type="dxa"/>
                <w:shd w:val="clear" w:color="auto" w:fill="auto"/>
              </w:tcPr>
            </w:tcPrChange>
          </w:tcPr>
          <w:p w14:paraId="23E9ECE6" w14:textId="351160F4" w:rsidR="00C7478A" w:rsidRDefault="00C7478A" w:rsidP="00AF2221">
            <w:r>
              <w:t xml:space="preserve">parameters </w:t>
            </w:r>
            <w:r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59609385" r:id="rId225"/>
              </w:object>
            </w:r>
          </w:p>
        </w:tc>
        <w:tc>
          <w:tcPr>
            <w:tcW w:w="654" w:type="pct"/>
            <w:tcPrChange w:id="1695" w:author="Gerard Ateshian" w:date="2014-04-17T20:51:00Z">
              <w:tcPr>
                <w:tcW w:w="8028" w:type="dxa"/>
              </w:tcPr>
            </w:tcPrChange>
          </w:tcPr>
          <w:p w14:paraId="13742265" w14:textId="72A621D6" w:rsidR="00C7478A" w:rsidRDefault="00C7478A" w:rsidP="00AF2221">
            <w:pPr>
              <w:rPr>
                <w:ins w:id="1696" w:author="Gerard Ateshian" w:date="2014-04-17T20:48:00Z"/>
              </w:rPr>
            </w:pPr>
            <w:ins w:id="1697" w:author="Gerard Ateshian" w:date="2014-04-17T20:48:00Z">
              <w:r>
                <w:t>[ ]</w:t>
              </w:r>
            </w:ins>
          </w:p>
        </w:tc>
      </w:tr>
      <w:tr w:rsidR="00C7478A" w14:paraId="5EB6DBF9" w14:textId="69583410" w:rsidTr="00C7478A">
        <w:tc>
          <w:tcPr>
            <w:tcW w:w="1261" w:type="pct"/>
            <w:shd w:val="clear" w:color="auto" w:fill="auto"/>
            <w:tcPrChange w:id="1698"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699" w:author="Gerard Ateshian" w:date="2014-04-17T20:51:00Z">
              <w:tcPr>
                <w:tcW w:w="8028" w:type="dxa"/>
                <w:shd w:val="clear" w:color="auto" w:fill="auto"/>
              </w:tcPr>
            </w:tcPrChange>
          </w:tcPr>
          <w:p w14:paraId="4AE217C6" w14:textId="11FCC949" w:rsidR="00C7478A" w:rsidRDefault="00C7478A" w:rsidP="00AF2221">
            <w:r>
              <w:t xml:space="preserve">parameters </w:t>
            </w:r>
            <w:r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59609386" r:id="rId227"/>
              </w:object>
            </w:r>
          </w:p>
        </w:tc>
        <w:tc>
          <w:tcPr>
            <w:tcW w:w="654" w:type="pct"/>
            <w:tcPrChange w:id="1700" w:author="Gerard Ateshian" w:date="2014-04-17T20:51:00Z">
              <w:tcPr>
                <w:tcW w:w="8028" w:type="dxa"/>
              </w:tcPr>
            </w:tcPrChange>
          </w:tcPr>
          <w:p w14:paraId="77D22C91" w14:textId="6A6D04AD" w:rsidR="00C7478A" w:rsidRDefault="00C7478A" w:rsidP="00AF2221">
            <w:pPr>
              <w:rPr>
                <w:ins w:id="1701" w:author="Gerard Ateshian" w:date="2014-04-17T20:48:00Z"/>
              </w:rPr>
            </w:pPr>
            <w:ins w:id="1702"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59609387"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59609388"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59609389"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59609390"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703" w:name="_Toc385498480"/>
      <w:r>
        <w:lastRenderedPageBreak/>
        <w:t>Fiber with Exponential-Power Law, Uncoupled Formulation</w:t>
      </w:r>
      <w:bookmarkEnd w:id="1703"/>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04"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705">
          <w:tblGrid>
            <w:gridCol w:w="1548"/>
            <w:gridCol w:w="8028"/>
            <w:gridCol w:w="8028"/>
          </w:tblGrid>
        </w:tblGridChange>
      </w:tblGrid>
      <w:tr w:rsidR="00C7478A" w14:paraId="7E28BE7A" w14:textId="40DD3762" w:rsidTr="00C7478A">
        <w:tc>
          <w:tcPr>
            <w:tcW w:w="0" w:type="auto"/>
            <w:shd w:val="clear" w:color="auto" w:fill="auto"/>
            <w:tcPrChange w:id="1706"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707"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59609391" r:id="rId237"/>
              </w:object>
            </w:r>
            <w:r>
              <w:t>, representing a measure of the fiber modulus</w:t>
            </w:r>
          </w:p>
        </w:tc>
        <w:tc>
          <w:tcPr>
            <w:tcW w:w="0" w:type="auto"/>
            <w:tcPrChange w:id="1708" w:author="Gerard Ateshian" w:date="2014-04-17T20:49:00Z">
              <w:tcPr>
                <w:tcW w:w="8028" w:type="dxa"/>
              </w:tcPr>
            </w:tcPrChange>
          </w:tcPr>
          <w:p w14:paraId="01A26EF1" w14:textId="148038DB" w:rsidR="00C7478A" w:rsidRPr="00AF2221" w:rsidRDefault="00C7478A" w:rsidP="00AF2221">
            <w:pPr>
              <w:rPr>
                <w:ins w:id="1709" w:author="Gerard Ateshian" w:date="2014-04-17T20:48:00Z"/>
                <w:position w:val="-10"/>
              </w:rPr>
            </w:pPr>
            <w:ins w:id="1710" w:author="Gerard Ateshian" w:date="2014-04-17T20:48:00Z">
              <w:r>
                <w:t>[</w:t>
              </w:r>
              <w:r>
                <w:rPr>
                  <w:b/>
                </w:rPr>
                <w:t>P</w:t>
              </w:r>
              <w:r>
                <w:t>]</w:t>
              </w:r>
            </w:ins>
          </w:p>
        </w:tc>
      </w:tr>
      <w:tr w:rsidR="00C7478A" w14:paraId="518C71C6" w14:textId="4F86B9D7" w:rsidTr="00C7478A">
        <w:tc>
          <w:tcPr>
            <w:tcW w:w="0" w:type="auto"/>
            <w:shd w:val="clear" w:color="auto" w:fill="auto"/>
            <w:tcPrChange w:id="1711"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712"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59609392" r:id="rId239"/>
              </w:object>
            </w:r>
            <w:r>
              <w:t>, coefficient of exponential argument</w:t>
            </w:r>
          </w:p>
        </w:tc>
        <w:tc>
          <w:tcPr>
            <w:tcW w:w="0" w:type="auto"/>
            <w:tcPrChange w:id="1713" w:author="Gerard Ateshian" w:date="2014-04-17T20:49:00Z">
              <w:tcPr>
                <w:tcW w:w="8028" w:type="dxa"/>
              </w:tcPr>
            </w:tcPrChange>
          </w:tcPr>
          <w:p w14:paraId="7E943FF9" w14:textId="1611F0F8" w:rsidR="00C7478A" w:rsidRPr="00AF2221" w:rsidRDefault="00C7478A" w:rsidP="00AF2221">
            <w:pPr>
              <w:rPr>
                <w:ins w:id="1714" w:author="Gerard Ateshian" w:date="2014-04-17T20:48:00Z"/>
                <w:position w:val="-6"/>
              </w:rPr>
            </w:pPr>
            <w:ins w:id="1715" w:author="Gerard Ateshian" w:date="2014-04-17T20:48:00Z">
              <w:r>
                <w:rPr>
                  <w:position w:val="-6"/>
                </w:rPr>
                <w:t>[ ]</w:t>
              </w:r>
            </w:ins>
          </w:p>
        </w:tc>
      </w:tr>
      <w:tr w:rsidR="00C7478A" w14:paraId="24B0FDFF" w14:textId="18673B14" w:rsidTr="00C7478A">
        <w:tc>
          <w:tcPr>
            <w:tcW w:w="0" w:type="auto"/>
            <w:shd w:val="clear" w:color="auto" w:fill="auto"/>
            <w:tcPrChange w:id="1716"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717"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59609393" r:id="rId241"/>
              </w:object>
            </w:r>
            <w:r>
              <w:t>, power of exponential argument</w:t>
            </w:r>
          </w:p>
        </w:tc>
        <w:tc>
          <w:tcPr>
            <w:tcW w:w="0" w:type="auto"/>
            <w:tcPrChange w:id="1718" w:author="Gerard Ateshian" w:date="2014-04-17T20:49:00Z">
              <w:tcPr>
                <w:tcW w:w="8028" w:type="dxa"/>
              </w:tcPr>
            </w:tcPrChange>
          </w:tcPr>
          <w:p w14:paraId="4B523F6A" w14:textId="4956118A" w:rsidR="00C7478A" w:rsidRPr="00AF2221" w:rsidRDefault="00C7478A" w:rsidP="00AF2221">
            <w:pPr>
              <w:rPr>
                <w:ins w:id="1719" w:author="Gerard Ateshian" w:date="2014-04-17T20:48:00Z"/>
                <w:position w:val="-10"/>
              </w:rPr>
            </w:pPr>
            <w:ins w:id="1720" w:author="Gerard Ateshian" w:date="2014-04-17T20:48:00Z">
              <w:r>
                <w:rPr>
                  <w:position w:val="-10"/>
                </w:rPr>
                <w:t>[ ]</w:t>
              </w:r>
            </w:ins>
          </w:p>
        </w:tc>
      </w:tr>
      <w:tr w:rsidR="00C7478A" w14:paraId="217CA3CC" w14:textId="2D57947C" w:rsidTr="00C7478A">
        <w:tc>
          <w:tcPr>
            <w:tcW w:w="0" w:type="auto"/>
            <w:shd w:val="clear" w:color="auto" w:fill="auto"/>
            <w:tcPrChange w:id="1721"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722"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59609394" r:id="rId243"/>
              </w:object>
            </w:r>
            <w:r>
              <w:t>, spherical angle for fiber orientation in local coordinate system</w:t>
            </w:r>
            <w:del w:id="1723" w:author="Gerard Ateshian" w:date="2014-04-17T20:49:00Z">
              <w:r w:rsidDel="00C7478A">
                <w:delText xml:space="preserve"> (in degrees)</w:delText>
              </w:r>
            </w:del>
          </w:p>
        </w:tc>
        <w:tc>
          <w:tcPr>
            <w:tcW w:w="0" w:type="auto"/>
            <w:tcPrChange w:id="1724" w:author="Gerard Ateshian" w:date="2014-04-17T20:49:00Z">
              <w:tcPr>
                <w:tcW w:w="8028" w:type="dxa"/>
              </w:tcPr>
            </w:tcPrChange>
          </w:tcPr>
          <w:p w14:paraId="13E81DC2" w14:textId="35982A33" w:rsidR="00C7478A" w:rsidRPr="00C7478A" w:rsidRDefault="00C7478A" w:rsidP="00AF2221">
            <w:pPr>
              <w:rPr>
                <w:ins w:id="1725" w:author="Gerard Ateshian" w:date="2014-04-17T20:48:00Z"/>
                <w:position w:val="-6"/>
              </w:rPr>
            </w:pPr>
            <w:ins w:id="1726"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727"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728"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59609395" r:id="rId245"/>
              </w:object>
            </w:r>
            <w:r>
              <w:t>, spherical angle for fiber orientation in local coordinate system</w:t>
            </w:r>
            <w:del w:id="1729" w:author="Gerard Ateshian" w:date="2014-04-17T20:49:00Z">
              <w:r w:rsidDel="00C7478A">
                <w:delText xml:space="preserve"> (in degrees)</w:delText>
              </w:r>
            </w:del>
          </w:p>
        </w:tc>
        <w:tc>
          <w:tcPr>
            <w:tcW w:w="0" w:type="auto"/>
            <w:tcPrChange w:id="1730" w:author="Gerard Ateshian" w:date="2014-04-17T20:49:00Z">
              <w:tcPr>
                <w:tcW w:w="8028" w:type="dxa"/>
              </w:tcPr>
            </w:tcPrChange>
          </w:tcPr>
          <w:p w14:paraId="518272F0" w14:textId="3C659736" w:rsidR="00C7478A" w:rsidRPr="00AF2221" w:rsidRDefault="00C7478A" w:rsidP="00AF2221">
            <w:pPr>
              <w:rPr>
                <w:ins w:id="1731" w:author="Gerard Ateshian" w:date="2014-04-17T20:48:00Z"/>
                <w:position w:val="-10"/>
              </w:rPr>
            </w:pPr>
            <w:ins w:id="1732" w:author="Gerard Ateshian" w:date="2014-04-17T20:48:00Z">
              <w:r>
                <w:rPr>
                  <w:position w:val="-10"/>
                </w:rPr>
                <w:t>[</w:t>
              </w:r>
            </w:ins>
            <w:ins w:id="1733" w:author="Gerard Ateshian" w:date="2014-04-17T20:49:00Z">
              <w:r>
                <w:rPr>
                  <w:b/>
                  <w:position w:val="-10"/>
                </w:rPr>
                <w:t>deg</w:t>
              </w:r>
            </w:ins>
            <w:ins w:id="1734"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59609396"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59609397"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59609398"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59609399"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59609400"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59609401"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59609402"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59609403"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59609404"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59609405"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59609406"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59609407"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59609408"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59609409"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59609410"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59609411"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59609412"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lastRenderedPageBreak/>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59609413"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59609414"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735" w:name="_Toc385498481"/>
      <w:r>
        <w:lastRenderedPageBreak/>
        <w:t>Fung Orthotropic</w:t>
      </w:r>
      <w:bookmarkEnd w:id="1735"/>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36"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737">
          <w:tblGrid>
            <w:gridCol w:w="1728"/>
            <w:gridCol w:w="7848"/>
            <w:gridCol w:w="7848"/>
          </w:tblGrid>
        </w:tblGridChange>
      </w:tblGrid>
      <w:tr w:rsidR="00C7478A" w14:paraId="466C0FA3" w14:textId="10493D9A" w:rsidTr="00C7478A">
        <w:tc>
          <w:tcPr>
            <w:tcW w:w="1497" w:type="pct"/>
            <w:shd w:val="clear" w:color="auto" w:fill="auto"/>
            <w:tcPrChange w:id="1738"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739"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59609415" r:id="rId285"/>
              </w:object>
            </w:r>
            <w:r>
              <w:t xml:space="preserve"> modulus</w:t>
            </w:r>
          </w:p>
        </w:tc>
        <w:tc>
          <w:tcPr>
            <w:tcW w:w="892" w:type="pct"/>
            <w:tcPrChange w:id="1740" w:author="Gerard Ateshian" w:date="2014-04-17T20:50:00Z">
              <w:tcPr>
                <w:tcW w:w="7848" w:type="dxa"/>
              </w:tcPr>
            </w:tcPrChange>
          </w:tcPr>
          <w:p w14:paraId="64CD0600" w14:textId="2EA77ABE" w:rsidR="00C7478A" w:rsidRPr="00AF2221" w:rsidRDefault="00C7478A" w:rsidP="00AF2221">
            <w:pPr>
              <w:rPr>
                <w:ins w:id="1741" w:author="Gerard Ateshian" w:date="2014-04-17T20:49:00Z"/>
                <w:position w:val="-12"/>
              </w:rPr>
            </w:pPr>
            <w:ins w:id="1742" w:author="Gerard Ateshian" w:date="2014-04-17T20:49:00Z">
              <w:r>
                <w:t>[</w:t>
              </w:r>
              <w:r>
                <w:rPr>
                  <w:b/>
                </w:rPr>
                <w:t>P</w:t>
              </w:r>
              <w:r>
                <w:t>]</w:t>
              </w:r>
            </w:ins>
          </w:p>
        </w:tc>
      </w:tr>
      <w:tr w:rsidR="00C7478A" w14:paraId="3911024C" w14:textId="286C0BAA" w:rsidTr="00C7478A">
        <w:tc>
          <w:tcPr>
            <w:tcW w:w="1497" w:type="pct"/>
            <w:shd w:val="clear" w:color="auto" w:fill="auto"/>
            <w:tcPrChange w:id="1743"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744"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59609416" r:id="rId287"/>
              </w:object>
            </w:r>
            <w:r>
              <w:t xml:space="preserve"> modulus</w:t>
            </w:r>
          </w:p>
        </w:tc>
        <w:tc>
          <w:tcPr>
            <w:tcW w:w="892" w:type="pct"/>
            <w:tcPrChange w:id="1745" w:author="Gerard Ateshian" w:date="2014-04-17T20:50:00Z">
              <w:tcPr>
                <w:tcW w:w="7848" w:type="dxa"/>
              </w:tcPr>
            </w:tcPrChange>
          </w:tcPr>
          <w:p w14:paraId="54082E2E" w14:textId="6A1C956D" w:rsidR="00C7478A" w:rsidRPr="00AF2221" w:rsidRDefault="00C7478A" w:rsidP="00AF2221">
            <w:pPr>
              <w:rPr>
                <w:ins w:id="1746" w:author="Gerard Ateshian" w:date="2014-04-17T20:49:00Z"/>
                <w:position w:val="-12"/>
              </w:rPr>
            </w:pPr>
            <w:ins w:id="1747" w:author="Gerard Ateshian" w:date="2014-04-17T20:49:00Z">
              <w:r>
                <w:t>[</w:t>
              </w:r>
              <w:r>
                <w:rPr>
                  <w:b/>
                </w:rPr>
                <w:t>P</w:t>
              </w:r>
              <w:r>
                <w:t>]</w:t>
              </w:r>
            </w:ins>
          </w:p>
        </w:tc>
      </w:tr>
      <w:tr w:rsidR="00C7478A" w14:paraId="4FCF4438" w14:textId="58E0881B" w:rsidTr="00C7478A">
        <w:tc>
          <w:tcPr>
            <w:tcW w:w="1497" w:type="pct"/>
            <w:shd w:val="clear" w:color="auto" w:fill="auto"/>
            <w:tcPrChange w:id="1748"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749"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59609417" r:id="rId289"/>
              </w:object>
            </w:r>
            <w:r>
              <w:t xml:space="preserve"> modulus</w:t>
            </w:r>
          </w:p>
        </w:tc>
        <w:tc>
          <w:tcPr>
            <w:tcW w:w="892" w:type="pct"/>
            <w:tcPrChange w:id="1750" w:author="Gerard Ateshian" w:date="2014-04-17T20:50:00Z">
              <w:tcPr>
                <w:tcW w:w="7848" w:type="dxa"/>
              </w:tcPr>
            </w:tcPrChange>
          </w:tcPr>
          <w:p w14:paraId="38D25524" w14:textId="659D5E99" w:rsidR="00C7478A" w:rsidRPr="00AF2221" w:rsidRDefault="00C7478A" w:rsidP="00AF2221">
            <w:pPr>
              <w:rPr>
                <w:ins w:id="1751" w:author="Gerard Ateshian" w:date="2014-04-17T20:49:00Z"/>
                <w:position w:val="-12"/>
              </w:rPr>
            </w:pPr>
            <w:ins w:id="1752" w:author="Gerard Ateshian" w:date="2014-04-17T20:49:00Z">
              <w:r>
                <w:t>[</w:t>
              </w:r>
              <w:r>
                <w:rPr>
                  <w:b/>
                </w:rPr>
                <w:t>P</w:t>
              </w:r>
              <w:r>
                <w:t>]</w:t>
              </w:r>
            </w:ins>
          </w:p>
        </w:tc>
      </w:tr>
      <w:tr w:rsidR="00C7478A" w14:paraId="53EE450A" w14:textId="78191E0A" w:rsidTr="00C7478A">
        <w:tc>
          <w:tcPr>
            <w:tcW w:w="1497" w:type="pct"/>
            <w:shd w:val="clear" w:color="auto" w:fill="auto"/>
            <w:tcPrChange w:id="1753"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754"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59609418" r:id="rId291"/>
              </w:object>
            </w:r>
            <w:r>
              <w:t xml:space="preserve"> modulus</w:t>
            </w:r>
          </w:p>
        </w:tc>
        <w:tc>
          <w:tcPr>
            <w:tcW w:w="892" w:type="pct"/>
            <w:tcPrChange w:id="1755" w:author="Gerard Ateshian" w:date="2014-04-17T20:50:00Z">
              <w:tcPr>
                <w:tcW w:w="7848" w:type="dxa"/>
              </w:tcPr>
            </w:tcPrChange>
          </w:tcPr>
          <w:p w14:paraId="76A26F46" w14:textId="6142F1EA" w:rsidR="00C7478A" w:rsidRPr="00AF2221" w:rsidRDefault="00C7478A" w:rsidP="00AF2221">
            <w:pPr>
              <w:rPr>
                <w:ins w:id="1756" w:author="Gerard Ateshian" w:date="2014-04-17T20:49:00Z"/>
                <w:position w:val="-12"/>
              </w:rPr>
            </w:pPr>
            <w:ins w:id="1757" w:author="Gerard Ateshian" w:date="2014-04-17T20:49:00Z">
              <w:r>
                <w:t>[</w:t>
              </w:r>
              <w:r>
                <w:rPr>
                  <w:b/>
                </w:rPr>
                <w:t>P</w:t>
              </w:r>
              <w:r>
                <w:t>]</w:t>
              </w:r>
            </w:ins>
          </w:p>
        </w:tc>
      </w:tr>
      <w:tr w:rsidR="00C7478A" w14:paraId="3B8C7D2A" w14:textId="5093C431" w:rsidTr="00C7478A">
        <w:tc>
          <w:tcPr>
            <w:tcW w:w="1497" w:type="pct"/>
            <w:shd w:val="clear" w:color="auto" w:fill="auto"/>
            <w:tcPrChange w:id="1758"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759"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59609419" r:id="rId293"/>
              </w:object>
            </w:r>
            <w:r>
              <w:t xml:space="preserve"> modulus</w:t>
            </w:r>
          </w:p>
        </w:tc>
        <w:tc>
          <w:tcPr>
            <w:tcW w:w="892" w:type="pct"/>
            <w:tcPrChange w:id="1760" w:author="Gerard Ateshian" w:date="2014-04-17T20:50:00Z">
              <w:tcPr>
                <w:tcW w:w="7848" w:type="dxa"/>
              </w:tcPr>
            </w:tcPrChange>
          </w:tcPr>
          <w:p w14:paraId="4FDA7E11" w14:textId="60479225" w:rsidR="00C7478A" w:rsidRPr="00AF2221" w:rsidRDefault="00C7478A" w:rsidP="00AF2221">
            <w:pPr>
              <w:rPr>
                <w:ins w:id="1761" w:author="Gerard Ateshian" w:date="2014-04-17T20:49:00Z"/>
                <w:position w:val="-12"/>
              </w:rPr>
            </w:pPr>
            <w:ins w:id="1762" w:author="Gerard Ateshian" w:date="2014-04-17T20:49:00Z">
              <w:r>
                <w:t>[</w:t>
              </w:r>
              <w:r>
                <w:rPr>
                  <w:b/>
                </w:rPr>
                <w:t>P</w:t>
              </w:r>
              <w:r>
                <w:t>]</w:t>
              </w:r>
            </w:ins>
          </w:p>
        </w:tc>
      </w:tr>
      <w:tr w:rsidR="00C7478A" w14:paraId="70A2B9DD" w14:textId="0C232C18" w:rsidTr="00C7478A">
        <w:tc>
          <w:tcPr>
            <w:tcW w:w="1497" w:type="pct"/>
            <w:shd w:val="clear" w:color="auto" w:fill="auto"/>
            <w:tcPrChange w:id="1763"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764"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59609420" r:id="rId295"/>
              </w:object>
            </w:r>
            <w:r>
              <w:t xml:space="preserve"> modulus</w:t>
            </w:r>
          </w:p>
        </w:tc>
        <w:tc>
          <w:tcPr>
            <w:tcW w:w="892" w:type="pct"/>
            <w:tcPrChange w:id="1765" w:author="Gerard Ateshian" w:date="2014-04-17T20:50:00Z">
              <w:tcPr>
                <w:tcW w:w="7848" w:type="dxa"/>
              </w:tcPr>
            </w:tcPrChange>
          </w:tcPr>
          <w:p w14:paraId="3C5F46FF" w14:textId="34BE841D" w:rsidR="00C7478A" w:rsidRPr="00AF2221" w:rsidRDefault="00C7478A" w:rsidP="00AF2221">
            <w:pPr>
              <w:rPr>
                <w:ins w:id="1766" w:author="Gerard Ateshian" w:date="2014-04-17T20:49:00Z"/>
                <w:position w:val="-12"/>
              </w:rPr>
            </w:pPr>
            <w:ins w:id="1767" w:author="Gerard Ateshian" w:date="2014-04-17T20:49:00Z">
              <w:r>
                <w:t>[</w:t>
              </w:r>
              <w:r>
                <w:rPr>
                  <w:b/>
                </w:rPr>
                <w:t>P</w:t>
              </w:r>
              <w:r>
                <w:t>]</w:t>
              </w:r>
            </w:ins>
          </w:p>
        </w:tc>
      </w:tr>
      <w:tr w:rsidR="00C7478A" w14:paraId="65BC1DA4" w14:textId="2E3379E8" w:rsidTr="00C7478A">
        <w:tc>
          <w:tcPr>
            <w:tcW w:w="1497" w:type="pct"/>
            <w:shd w:val="clear" w:color="auto" w:fill="auto"/>
            <w:tcPrChange w:id="1768"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769"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59609421" r:id="rId297"/>
              </w:object>
            </w:r>
            <w:r>
              <w:t xml:space="preserve"> modulus</w:t>
            </w:r>
          </w:p>
        </w:tc>
        <w:tc>
          <w:tcPr>
            <w:tcW w:w="892" w:type="pct"/>
            <w:tcPrChange w:id="1770" w:author="Gerard Ateshian" w:date="2014-04-17T20:50:00Z">
              <w:tcPr>
                <w:tcW w:w="7848" w:type="dxa"/>
              </w:tcPr>
            </w:tcPrChange>
          </w:tcPr>
          <w:p w14:paraId="07D887E3" w14:textId="0BDF0AE1" w:rsidR="00C7478A" w:rsidRPr="00AF2221" w:rsidRDefault="00C7478A" w:rsidP="00AF2221">
            <w:pPr>
              <w:rPr>
                <w:ins w:id="1771" w:author="Gerard Ateshian" w:date="2014-04-17T20:49:00Z"/>
                <w:position w:val="-12"/>
              </w:rPr>
            </w:pPr>
            <w:ins w:id="1772" w:author="Gerard Ateshian" w:date="2014-04-17T20:49:00Z">
              <w:r>
                <w:t>[</w:t>
              </w:r>
              <w:r>
                <w:rPr>
                  <w:b/>
                </w:rPr>
                <w:t>P</w:t>
              </w:r>
              <w:r>
                <w:t>]</w:t>
              </w:r>
            </w:ins>
          </w:p>
        </w:tc>
      </w:tr>
      <w:tr w:rsidR="00C7478A" w14:paraId="24F6428A" w14:textId="18E1B156" w:rsidTr="00C7478A">
        <w:tc>
          <w:tcPr>
            <w:tcW w:w="1497" w:type="pct"/>
            <w:shd w:val="clear" w:color="auto" w:fill="auto"/>
            <w:tcPrChange w:id="1773"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774"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59609422" r:id="rId299"/>
              </w:object>
            </w:r>
            <w:r>
              <w:t xml:space="preserve"> modulus</w:t>
            </w:r>
          </w:p>
        </w:tc>
        <w:tc>
          <w:tcPr>
            <w:tcW w:w="892" w:type="pct"/>
            <w:tcPrChange w:id="1775" w:author="Gerard Ateshian" w:date="2014-04-17T20:50:00Z">
              <w:tcPr>
                <w:tcW w:w="7848" w:type="dxa"/>
              </w:tcPr>
            </w:tcPrChange>
          </w:tcPr>
          <w:p w14:paraId="255CE79E" w14:textId="06B11203" w:rsidR="00C7478A" w:rsidRPr="00AF2221" w:rsidRDefault="00C7478A" w:rsidP="00AF2221">
            <w:pPr>
              <w:rPr>
                <w:ins w:id="1776" w:author="Gerard Ateshian" w:date="2014-04-17T20:49:00Z"/>
                <w:position w:val="-12"/>
              </w:rPr>
            </w:pPr>
            <w:ins w:id="1777" w:author="Gerard Ateshian" w:date="2014-04-17T20:49:00Z">
              <w:r>
                <w:t>[</w:t>
              </w:r>
              <w:r>
                <w:rPr>
                  <w:b/>
                </w:rPr>
                <w:t>P</w:t>
              </w:r>
              <w:r>
                <w:t>]</w:t>
              </w:r>
            </w:ins>
          </w:p>
        </w:tc>
      </w:tr>
      <w:tr w:rsidR="00C7478A" w14:paraId="5EAD115D" w14:textId="782E54CA" w:rsidTr="00C7478A">
        <w:tc>
          <w:tcPr>
            <w:tcW w:w="1497" w:type="pct"/>
            <w:shd w:val="clear" w:color="auto" w:fill="auto"/>
            <w:tcPrChange w:id="1778"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779"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59609423" r:id="rId301"/>
              </w:object>
            </w:r>
            <w:r>
              <w:t xml:space="preserve"> modulus</w:t>
            </w:r>
          </w:p>
        </w:tc>
        <w:tc>
          <w:tcPr>
            <w:tcW w:w="892" w:type="pct"/>
            <w:tcPrChange w:id="1780" w:author="Gerard Ateshian" w:date="2014-04-17T20:50:00Z">
              <w:tcPr>
                <w:tcW w:w="7848" w:type="dxa"/>
              </w:tcPr>
            </w:tcPrChange>
          </w:tcPr>
          <w:p w14:paraId="2477B2A9" w14:textId="520CC060" w:rsidR="00C7478A" w:rsidRPr="00AF2221" w:rsidRDefault="00C7478A" w:rsidP="00AF2221">
            <w:pPr>
              <w:rPr>
                <w:ins w:id="1781" w:author="Gerard Ateshian" w:date="2014-04-17T20:49:00Z"/>
                <w:position w:val="-12"/>
              </w:rPr>
            </w:pPr>
            <w:ins w:id="1782" w:author="Gerard Ateshian" w:date="2014-04-17T20:49:00Z">
              <w:r>
                <w:t>[</w:t>
              </w:r>
              <w:r>
                <w:rPr>
                  <w:b/>
                </w:rPr>
                <w:t>P</w:t>
              </w:r>
              <w:r>
                <w:t>]</w:t>
              </w:r>
            </w:ins>
          </w:p>
        </w:tc>
      </w:tr>
      <w:tr w:rsidR="00C7478A" w14:paraId="299EEC5B" w14:textId="1F0DB8D1" w:rsidTr="00C7478A">
        <w:tc>
          <w:tcPr>
            <w:tcW w:w="1497" w:type="pct"/>
            <w:shd w:val="clear" w:color="auto" w:fill="auto"/>
            <w:tcPrChange w:id="1783"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784"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59609424" r:id="rId303"/>
              </w:object>
            </w:r>
            <w:r>
              <w:t xml:space="preserve"> coefficient</w:t>
            </w:r>
          </w:p>
        </w:tc>
        <w:tc>
          <w:tcPr>
            <w:tcW w:w="892" w:type="pct"/>
            <w:tcPrChange w:id="1785" w:author="Gerard Ateshian" w:date="2014-04-17T20:50:00Z">
              <w:tcPr>
                <w:tcW w:w="7848" w:type="dxa"/>
              </w:tcPr>
            </w:tcPrChange>
          </w:tcPr>
          <w:p w14:paraId="6C77DEF9" w14:textId="4E3D010F" w:rsidR="00C7478A" w:rsidRPr="00AF2221" w:rsidRDefault="00C7478A" w:rsidP="00AF2221">
            <w:pPr>
              <w:rPr>
                <w:ins w:id="1786" w:author="Gerard Ateshian" w:date="2014-04-17T20:49:00Z"/>
                <w:position w:val="-6"/>
              </w:rPr>
            </w:pPr>
            <w:ins w:id="1787" w:author="Gerard Ateshian" w:date="2014-04-17T20:49:00Z">
              <w:r>
                <w:t>[</w:t>
              </w:r>
              <w:r>
                <w:rPr>
                  <w:b/>
                </w:rPr>
                <w:t>P</w:t>
              </w:r>
              <w:r>
                <w:t>]</w:t>
              </w:r>
            </w:ins>
          </w:p>
        </w:tc>
      </w:tr>
      <w:tr w:rsidR="00C7478A" w14:paraId="23219DA0" w14:textId="4DB1E760" w:rsidTr="00C7478A">
        <w:tc>
          <w:tcPr>
            <w:tcW w:w="1497" w:type="pct"/>
            <w:shd w:val="clear" w:color="auto" w:fill="auto"/>
            <w:tcPrChange w:id="1788"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789"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790" w:author="Gerard Ateshian" w:date="2014-04-17T20:50:00Z">
              <w:tcPr>
                <w:tcW w:w="7848" w:type="dxa"/>
              </w:tcPr>
            </w:tcPrChange>
          </w:tcPr>
          <w:p w14:paraId="3D061D86" w14:textId="155E82A8" w:rsidR="00C7478A" w:rsidRDefault="00C7478A" w:rsidP="006A0BC1">
            <w:pPr>
              <w:rPr>
                <w:ins w:id="1791" w:author="Gerard Ateshian" w:date="2014-04-17T20:49:00Z"/>
              </w:rPr>
            </w:pPr>
            <w:ins w:id="1792"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59609425"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r w:rsidR="00233060">
        <w:fldChar w:fldCharType="begin"/>
      </w:r>
      <w:r w:rsidR="00233060">
        <w:instrText xml:space="preserve"> SEQ MTSec \c \* Arabic \* MERGEFORMAT </w:instrText>
      </w:r>
      <w:r w:rsidR="00233060">
        <w:fldChar w:fldCharType="separate"/>
      </w:r>
      <w:r w:rsidR="00873D59">
        <w:rPr>
          <w:noProof/>
        </w:rPr>
        <w:instrText>0</w:instrText>
      </w:r>
      <w:r w:rsidR="00233060">
        <w:rPr>
          <w:noProof/>
        </w:rPr>
        <w:fldChar w:fldCharType="end"/>
      </w:r>
      <w:r>
        <w:instrText>.</w:instrText>
      </w:r>
      <w:r w:rsidR="00233060">
        <w:fldChar w:fldCharType="begin"/>
      </w:r>
      <w:r w:rsidR="00233060">
        <w:instrText xml:space="preserve"> SEQ MTEqn \c \* Arabic \* MERGEFORMAT </w:instrText>
      </w:r>
      <w:r w:rsidR="00233060">
        <w:fldChar w:fldCharType="separate"/>
      </w:r>
      <w:r w:rsidR="00873D59">
        <w:rPr>
          <w:noProof/>
        </w:rPr>
        <w:instrText>1</w:instrText>
      </w:r>
      <w:r w:rsidR="00233060">
        <w:rPr>
          <w:noProof/>
        </w:rPr>
        <w:fldChar w:fldCharType="end"/>
      </w:r>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59609426"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59609427"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59609428"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59609429"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793" w:name="_Ref167535344"/>
      <w:bookmarkStart w:id="1794" w:name="_Ref299864027"/>
      <w:bookmarkStart w:id="1795" w:name="_Toc385498482"/>
      <w:r>
        <w:lastRenderedPageBreak/>
        <w:t>Mooney-Rivlin</w:t>
      </w:r>
      <w:bookmarkEnd w:id="1793"/>
      <w:bookmarkEnd w:id="1794"/>
      <w:bookmarkEnd w:id="1795"/>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96"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797">
          <w:tblGrid>
            <w:gridCol w:w="1188"/>
            <w:gridCol w:w="8388"/>
            <w:gridCol w:w="8388"/>
          </w:tblGrid>
        </w:tblGridChange>
      </w:tblGrid>
      <w:tr w:rsidR="00C7478A" w14:paraId="6AF714A8" w14:textId="5EE2EF13" w:rsidTr="00C7478A">
        <w:tc>
          <w:tcPr>
            <w:tcW w:w="750" w:type="pct"/>
            <w:shd w:val="clear" w:color="auto" w:fill="auto"/>
            <w:tcPrChange w:id="1798"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799"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800" w:author="Gerard Ateshian" w:date="2014-04-17T20:50:00Z">
              <w:tcPr>
                <w:tcW w:w="8388" w:type="dxa"/>
              </w:tcPr>
            </w:tcPrChange>
          </w:tcPr>
          <w:p w14:paraId="42FA8EF5" w14:textId="47C77365" w:rsidR="00C7478A" w:rsidRDefault="00C7478A" w:rsidP="006A0BC1">
            <w:pPr>
              <w:rPr>
                <w:ins w:id="1801" w:author="Gerard Ateshian" w:date="2014-04-17T20:49:00Z"/>
              </w:rPr>
            </w:pPr>
            <w:ins w:id="1802" w:author="Gerard Ateshian" w:date="2014-04-17T20:49:00Z">
              <w:r>
                <w:t>[</w:t>
              </w:r>
              <w:r>
                <w:rPr>
                  <w:b/>
                </w:rPr>
                <w:t>P</w:t>
              </w:r>
              <w:r>
                <w:t>]</w:t>
              </w:r>
            </w:ins>
          </w:p>
        </w:tc>
      </w:tr>
      <w:tr w:rsidR="00C7478A" w14:paraId="1FA82E25" w14:textId="214B2BCA" w:rsidTr="00C7478A">
        <w:tc>
          <w:tcPr>
            <w:tcW w:w="750" w:type="pct"/>
            <w:shd w:val="clear" w:color="auto" w:fill="auto"/>
            <w:tcPrChange w:id="1803"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804"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805" w:author="Gerard Ateshian" w:date="2014-04-17T20:50:00Z">
              <w:tcPr>
                <w:tcW w:w="8388" w:type="dxa"/>
              </w:tcPr>
            </w:tcPrChange>
          </w:tcPr>
          <w:p w14:paraId="5BDBB59B" w14:textId="49A2CACC" w:rsidR="00C7478A" w:rsidRDefault="00C7478A" w:rsidP="006A0BC1">
            <w:pPr>
              <w:rPr>
                <w:ins w:id="1806" w:author="Gerard Ateshian" w:date="2014-04-17T20:49:00Z"/>
              </w:rPr>
            </w:pPr>
            <w:ins w:id="1807" w:author="Gerard Ateshian" w:date="2014-04-17T20:49:00Z">
              <w:r>
                <w:t>[</w:t>
              </w:r>
              <w:r>
                <w:rPr>
                  <w:b/>
                </w:rPr>
                <w:t>P</w:t>
              </w:r>
              <w:r>
                <w:t>]</w:t>
              </w:r>
            </w:ins>
          </w:p>
        </w:tc>
      </w:tr>
      <w:tr w:rsidR="00C7478A" w14:paraId="23908244" w14:textId="16D2D141" w:rsidTr="00C7478A">
        <w:tc>
          <w:tcPr>
            <w:tcW w:w="750" w:type="pct"/>
            <w:shd w:val="clear" w:color="auto" w:fill="auto"/>
            <w:tcPrChange w:id="1808"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809"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810" w:author="Gerard Ateshian" w:date="2014-04-17T20:50:00Z">
              <w:tcPr>
                <w:tcW w:w="8388" w:type="dxa"/>
              </w:tcPr>
            </w:tcPrChange>
          </w:tcPr>
          <w:p w14:paraId="30B26B34" w14:textId="054ADD8A" w:rsidR="00C7478A" w:rsidRDefault="00C7478A" w:rsidP="006A0BC1">
            <w:pPr>
              <w:rPr>
                <w:ins w:id="1811" w:author="Gerard Ateshian" w:date="2014-04-17T20:49:00Z"/>
              </w:rPr>
            </w:pPr>
            <w:ins w:id="1812"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59609430"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59609431" r:id="rId317"/>
        </w:object>
      </w:r>
      <w:proofErr w:type="gramStart"/>
      <w:r w:rsidR="006A0BC1">
        <w:t>and</w:t>
      </w:r>
      <w:proofErr w:type="gramEnd"/>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59609432"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59609433"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59609434"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59609435"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59609436"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813"/>
      <w:r w:rsidR="00FA2E2E">
        <w:t>10000</w:t>
      </w:r>
      <w:commentRangeEnd w:id="1813"/>
      <w:r w:rsidR="00FA2E2E">
        <w:rPr>
          <w:rStyle w:val="CommentReference"/>
        </w:rPr>
        <w:commentReference w:id="1813"/>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814" w:name="_Toc385498483"/>
      <w:r>
        <w:lastRenderedPageBreak/>
        <w:t>Muscle Material</w:t>
      </w:r>
      <w:bookmarkEnd w:id="181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15" w:author="Steve Maas" w:date="2014-04-21T10: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617"/>
        <w:gridCol w:w="6131"/>
        <w:gridCol w:w="828"/>
        <w:tblGridChange w:id="1816">
          <w:tblGrid>
            <w:gridCol w:w="2617"/>
            <w:gridCol w:w="6959"/>
            <w:gridCol w:w="6959"/>
          </w:tblGrid>
        </w:tblGridChange>
      </w:tblGrid>
      <w:tr w:rsidR="0058106C" w14:paraId="7DACB65B" w14:textId="53E3A269" w:rsidTr="0058106C">
        <w:tc>
          <w:tcPr>
            <w:tcW w:w="2617" w:type="dxa"/>
            <w:shd w:val="clear" w:color="auto" w:fill="auto"/>
            <w:tcPrChange w:id="1817" w:author="Steve Maas" w:date="2014-04-21T10:12:00Z">
              <w:tcPr>
                <w:tcW w:w="2088" w:type="dxa"/>
                <w:shd w:val="clear" w:color="auto" w:fill="auto"/>
              </w:tcPr>
            </w:tcPrChange>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Change w:id="1818" w:author="Steve Maas" w:date="2014-04-21T10:12:00Z">
              <w:tcPr>
                <w:tcW w:w="7488" w:type="dxa"/>
                <w:shd w:val="clear" w:color="auto" w:fill="auto"/>
              </w:tcPr>
            </w:tcPrChange>
          </w:tcPr>
          <w:p w14:paraId="735ACE64" w14:textId="77777777" w:rsidR="0058106C" w:rsidRDefault="0058106C" w:rsidP="006A0BC1">
            <w:r>
              <w:t>along fiber shear modulus</w:t>
            </w:r>
          </w:p>
        </w:tc>
        <w:tc>
          <w:tcPr>
            <w:tcW w:w="828" w:type="dxa"/>
            <w:tcPrChange w:id="1819" w:author="Steve Maas" w:date="2014-04-21T10:12:00Z">
              <w:tcPr>
                <w:tcW w:w="6959" w:type="dxa"/>
              </w:tcPr>
            </w:tcPrChange>
          </w:tcPr>
          <w:p w14:paraId="5EDA6AF6" w14:textId="416EA2C9" w:rsidR="0058106C" w:rsidRDefault="0058106C" w:rsidP="006A0BC1">
            <w:pPr>
              <w:rPr>
                <w:ins w:id="1820" w:author="Steve Maas" w:date="2014-04-21T10:12:00Z"/>
              </w:rPr>
            </w:pPr>
            <w:ins w:id="1821" w:author="Steve Maas" w:date="2014-04-21T10:12:00Z">
              <w:r>
                <w:t>[</w:t>
              </w:r>
              <w:r>
                <w:rPr>
                  <w:b/>
                </w:rPr>
                <w:t>P</w:t>
              </w:r>
              <w:r>
                <w:t>]</w:t>
              </w:r>
            </w:ins>
          </w:p>
        </w:tc>
      </w:tr>
      <w:tr w:rsidR="0058106C" w14:paraId="4B5315C7" w14:textId="7C4650E1" w:rsidTr="0058106C">
        <w:tc>
          <w:tcPr>
            <w:tcW w:w="2617" w:type="dxa"/>
            <w:shd w:val="clear" w:color="auto" w:fill="auto"/>
            <w:tcPrChange w:id="1822" w:author="Steve Maas" w:date="2014-04-21T10:12:00Z">
              <w:tcPr>
                <w:tcW w:w="2088" w:type="dxa"/>
                <w:shd w:val="clear" w:color="auto" w:fill="auto"/>
              </w:tcPr>
            </w:tcPrChange>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Change w:id="1823" w:author="Steve Maas" w:date="2014-04-21T10:12:00Z">
              <w:tcPr>
                <w:tcW w:w="7488" w:type="dxa"/>
                <w:shd w:val="clear" w:color="auto" w:fill="auto"/>
              </w:tcPr>
            </w:tcPrChange>
          </w:tcPr>
          <w:p w14:paraId="5E039AB6" w14:textId="77777777" w:rsidR="0058106C" w:rsidRDefault="0058106C" w:rsidP="006A0BC1">
            <w:r>
              <w:t>cross fiber shear modulus</w:t>
            </w:r>
          </w:p>
        </w:tc>
        <w:tc>
          <w:tcPr>
            <w:tcW w:w="828" w:type="dxa"/>
            <w:tcPrChange w:id="1824" w:author="Steve Maas" w:date="2014-04-21T10:12:00Z">
              <w:tcPr>
                <w:tcW w:w="6959" w:type="dxa"/>
              </w:tcPr>
            </w:tcPrChange>
          </w:tcPr>
          <w:p w14:paraId="3099CF0F" w14:textId="4C67D1E2" w:rsidR="0058106C" w:rsidRDefault="0058106C" w:rsidP="006A0BC1">
            <w:pPr>
              <w:rPr>
                <w:ins w:id="1825" w:author="Steve Maas" w:date="2014-04-21T10:12:00Z"/>
              </w:rPr>
            </w:pPr>
            <w:ins w:id="1826" w:author="Steve Maas" w:date="2014-04-21T10:12:00Z">
              <w:r>
                <w:t>[</w:t>
              </w:r>
              <w:r>
                <w:rPr>
                  <w:b/>
                </w:rPr>
                <w:t>P</w:t>
              </w:r>
              <w:r>
                <w:t>]</w:t>
              </w:r>
            </w:ins>
          </w:p>
        </w:tc>
      </w:tr>
      <w:tr w:rsidR="0058106C" w14:paraId="25F6F7BA" w14:textId="17A94E17" w:rsidTr="0058106C">
        <w:tc>
          <w:tcPr>
            <w:tcW w:w="2617" w:type="dxa"/>
            <w:shd w:val="clear" w:color="auto" w:fill="auto"/>
            <w:tcPrChange w:id="1827" w:author="Steve Maas" w:date="2014-04-21T10:12:00Z">
              <w:tcPr>
                <w:tcW w:w="2088" w:type="dxa"/>
                <w:shd w:val="clear" w:color="auto" w:fill="auto"/>
              </w:tcPr>
            </w:tcPrChange>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Change w:id="1828" w:author="Steve Maas" w:date="2014-04-21T10:12:00Z">
              <w:tcPr>
                <w:tcW w:w="7488" w:type="dxa"/>
                <w:shd w:val="clear" w:color="auto" w:fill="auto"/>
              </w:tcPr>
            </w:tcPrChange>
          </w:tcPr>
          <w:p w14:paraId="75219FA8" w14:textId="77777777" w:rsidR="0058106C" w:rsidRDefault="0058106C" w:rsidP="006A0BC1">
            <w:r>
              <w:t>exponential stress coefficients</w:t>
            </w:r>
          </w:p>
        </w:tc>
        <w:tc>
          <w:tcPr>
            <w:tcW w:w="828" w:type="dxa"/>
            <w:tcPrChange w:id="1829" w:author="Steve Maas" w:date="2014-04-21T10:12:00Z">
              <w:tcPr>
                <w:tcW w:w="6959" w:type="dxa"/>
              </w:tcPr>
            </w:tcPrChange>
          </w:tcPr>
          <w:p w14:paraId="55258173" w14:textId="45EBB546" w:rsidR="0058106C" w:rsidRDefault="0058106C" w:rsidP="006A0BC1">
            <w:pPr>
              <w:rPr>
                <w:ins w:id="1830" w:author="Steve Maas" w:date="2014-04-21T10:12:00Z"/>
              </w:rPr>
            </w:pPr>
            <w:ins w:id="1831" w:author="Steve Maas" w:date="2014-04-21T10:13:00Z">
              <w:r>
                <w:t>[</w:t>
              </w:r>
              <w:r>
                <w:rPr>
                  <w:b/>
                </w:rPr>
                <w:t>P</w:t>
              </w:r>
              <w:r>
                <w:t>]</w:t>
              </w:r>
            </w:ins>
          </w:p>
        </w:tc>
      </w:tr>
      <w:tr w:rsidR="0058106C" w14:paraId="09388AF1" w14:textId="1AE4025B" w:rsidTr="0058106C">
        <w:tc>
          <w:tcPr>
            <w:tcW w:w="2617" w:type="dxa"/>
            <w:shd w:val="clear" w:color="auto" w:fill="auto"/>
            <w:tcPrChange w:id="1832" w:author="Steve Maas" w:date="2014-04-21T10:12:00Z">
              <w:tcPr>
                <w:tcW w:w="2088" w:type="dxa"/>
                <w:shd w:val="clear" w:color="auto" w:fill="auto"/>
              </w:tcPr>
            </w:tcPrChange>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Change w:id="1833" w:author="Steve Maas" w:date="2014-04-21T10:12:00Z">
              <w:tcPr>
                <w:tcW w:w="7488" w:type="dxa"/>
                <w:shd w:val="clear" w:color="auto" w:fill="auto"/>
              </w:tcPr>
            </w:tcPrChange>
          </w:tcPr>
          <w:p w14:paraId="705BB4EB" w14:textId="77777777" w:rsidR="0058106C" w:rsidRPr="005C23E2" w:rsidRDefault="0058106C" w:rsidP="006A0BC1">
            <w:pPr>
              <w:tabs>
                <w:tab w:val="center" w:pos="3640"/>
                <w:tab w:val="right" w:pos="7280"/>
              </w:tabs>
            </w:pPr>
            <w:r>
              <w:t>fiber uncrimping factor</w:t>
            </w:r>
          </w:p>
        </w:tc>
        <w:tc>
          <w:tcPr>
            <w:tcW w:w="828" w:type="dxa"/>
            <w:tcPrChange w:id="1834" w:author="Steve Maas" w:date="2014-04-21T10:12:00Z">
              <w:tcPr>
                <w:tcW w:w="6959" w:type="dxa"/>
              </w:tcPr>
            </w:tcPrChange>
          </w:tcPr>
          <w:p w14:paraId="383B0DEA" w14:textId="48F09C43" w:rsidR="0058106C" w:rsidRDefault="0058106C">
            <w:pPr>
              <w:tabs>
                <w:tab w:val="center" w:pos="3640"/>
                <w:tab w:val="right" w:pos="7280"/>
              </w:tabs>
              <w:rPr>
                <w:ins w:id="1835" w:author="Steve Maas" w:date="2014-04-21T10:12:00Z"/>
              </w:rPr>
            </w:pPr>
            <w:ins w:id="1836" w:author="Steve Maas" w:date="2014-04-21T10:13:00Z">
              <w:r>
                <w:t>[</w:t>
              </w:r>
            </w:ins>
            <w:ins w:id="1837" w:author="Steve Maas" w:date="2014-04-21T10:16:00Z">
              <w:r>
                <w:t xml:space="preserve"> </w:t>
              </w:r>
            </w:ins>
            <w:ins w:id="1838" w:author="Steve Maas" w:date="2014-04-21T10:13:00Z">
              <w:r>
                <w:t>]</w:t>
              </w:r>
            </w:ins>
          </w:p>
        </w:tc>
      </w:tr>
      <w:tr w:rsidR="0058106C" w14:paraId="6E14FA58" w14:textId="4C918DF8" w:rsidTr="0058106C">
        <w:tc>
          <w:tcPr>
            <w:tcW w:w="2617" w:type="dxa"/>
            <w:shd w:val="clear" w:color="auto" w:fill="auto"/>
            <w:tcPrChange w:id="1839" w:author="Steve Maas" w:date="2014-04-21T10:12:00Z">
              <w:tcPr>
                <w:tcW w:w="2088" w:type="dxa"/>
                <w:shd w:val="clear" w:color="auto" w:fill="auto"/>
              </w:tcPr>
            </w:tcPrChange>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Change w:id="1840" w:author="Steve Maas" w:date="2014-04-21T10:12:00Z">
              <w:tcPr>
                <w:tcW w:w="7488" w:type="dxa"/>
                <w:shd w:val="clear" w:color="auto" w:fill="auto"/>
              </w:tcPr>
            </w:tcPrChange>
          </w:tcPr>
          <w:p w14:paraId="2EC24670" w14:textId="77777777" w:rsidR="0058106C" w:rsidRDefault="0058106C" w:rsidP="006A0BC1">
            <w:r>
              <w:t>optimal fiber length</w:t>
            </w:r>
          </w:p>
        </w:tc>
        <w:tc>
          <w:tcPr>
            <w:tcW w:w="828" w:type="dxa"/>
            <w:tcPrChange w:id="1841" w:author="Steve Maas" w:date="2014-04-21T10:12:00Z">
              <w:tcPr>
                <w:tcW w:w="6959" w:type="dxa"/>
              </w:tcPr>
            </w:tcPrChange>
          </w:tcPr>
          <w:p w14:paraId="07003345" w14:textId="51A795DF" w:rsidR="0058106C" w:rsidRPr="0058106C" w:rsidRDefault="0058106C" w:rsidP="006A0BC1">
            <w:pPr>
              <w:rPr>
                <w:ins w:id="1842" w:author="Steve Maas" w:date="2014-04-21T10:12:00Z"/>
              </w:rPr>
            </w:pPr>
            <w:ins w:id="1843" w:author="Steve Maas" w:date="2014-04-21T10:13:00Z">
              <w:r>
                <w:t>[</w:t>
              </w:r>
            </w:ins>
            <w:ins w:id="1844" w:author="Steve Maas" w:date="2014-04-21T10:16:00Z">
              <w:r>
                <w:t xml:space="preserve"> </w:t>
              </w:r>
            </w:ins>
            <w:ins w:id="1845" w:author="Steve Maas" w:date="2014-04-21T10:13:00Z">
              <w:r>
                <w:t>]</w:t>
              </w:r>
            </w:ins>
          </w:p>
        </w:tc>
      </w:tr>
      <w:tr w:rsidR="0058106C" w14:paraId="148E09F6" w14:textId="2DBB9F2E" w:rsidTr="0058106C">
        <w:tc>
          <w:tcPr>
            <w:tcW w:w="2617" w:type="dxa"/>
            <w:shd w:val="clear" w:color="auto" w:fill="auto"/>
            <w:tcPrChange w:id="1846" w:author="Steve Maas" w:date="2014-04-21T10:12:00Z">
              <w:tcPr>
                <w:tcW w:w="2088" w:type="dxa"/>
                <w:shd w:val="clear" w:color="auto" w:fill="auto"/>
              </w:tcPr>
            </w:tcPrChange>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Change w:id="1847" w:author="Steve Maas" w:date="2014-04-21T10:12:00Z">
              <w:tcPr>
                <w:tcW w:w="7488" w:type="dxa"/>
                <w:shd w:val="clear" w:color="auto" w:fill="auto"/>
              </w:tcPr>
            </w:tcPrChange>
          </w:tcPr>
          <w:p w14:paraId="47E0C262" w14:textId="77777777" w:rsidR="0058106C" w:rsidRDefault="0058106C" w:rsidP="006A0BC1">
            <w:r>
              <w:t>maximum isometric stress</w:t>
            </w:r>
          </w:p>
        </w:tc>
        <w:tc>
          <w:tcPr>
            <w:tcW w:w="828" w:type="dxa"/>
            <w:tcPrChange w:id="1848" w:author="Steve Maas" w:date="2014-04-21T10:12:00Z">
              <w:tcPr>
                <w:tcW w:w="6959" w:type="dxa"/>
              </w:tcPr>
            </w:tcPrChange>
          </w:tcPr>
          <w:p w14:paraId="11D67BA2" w14:textId="07CE079E" w:rsidR="0058106C" w:rsidRDefault="0058106C" w:rsidP="006A0BC1">
            <w:pPr>
              <w:rPr>
                <w:ins w:id="1849" w:author="Steve Maas" w:date="2014-04-21T10:12:00Z"/>
              </w:rPr>
            </w:pPr>
            <w:ins w:id="1850" w:author="Steve Maas" w:date="2014-04-21T10:13:00Z">
              <w:r>
                <w:t>[</w:t>
              </w:r>
              <w:r>
                <w:rPr>
                  <w:b/>
                </w:rPr>
                <w:t>P</w:t>
              </w:r>
              <w:r>
                <w:t>]</w:t>
              </w:r>
            </w:ins>
          </w:p>
        </w:tc>
      </w:tr>
      <w:tr w:rsidR="0058106C" w14:paraId="70B5D672" w14:textId="6C51BA1C" w:rsidTr="0058106C">
        <w:tc>
          <w:tcPr>
            <w:tcW w:w="2617" w:type="dxa"/>
            <w:shd w:val="clear" w:color="auto" w:fill="auto"/>
            <w:tcPrChange w:id="1851" w:author="Steve Maas" w:date="2014-04-21T10:12:00Z">
              <w:tcPr>
                <w:tcW w:w="2088" w:type="dxa"/>
                <w:shd w:val="clear" w:color="auto" w:fill="auto"/>
              </w:tcPr>
            </w:tcPrChange>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Change w:id="1852" w:author="Steve Maas" w:date="2014-04-21T10:12:00Z">
              <w:tcPr>
                <w:tcW w:w="7488" w:type="dxa"/>
                <w:shd w:val="clear" w:color="auto" w:fill="auto"/>
              </w:tcPr>
            </w:tcPrChange>
          </w:tcPr>
          <w:p w14:paraId="121CAA16" w14:textId="77777777" w:rsidR="0058106C" w:rsidRDefault="0058106C" w:rsidP="006A0BC1">
            <w:r>
              <w:t>fiber stretch for straightened fibers</w:t>
            </w:r>
          </w:p>
        </w:tc>
        <w:tc>
          <w:tcPr>
            <w:tcW w:w="828" w:type="dxa"/>
            <w:tcPrChange w:id="1853" w:author="Steve Maas" w:date="2014-04-21T10:12:00Z">
              <w:tcPr>
                <w:tcW w:w="6959" w:type="dxa"/>
              </w:tcPr>
            </w:tcPrChange>
          </w:tcPr>
          <w:p w14:paraId="165DB039" w14:textId="252D7C8E" w:rsidR="0058106C" w:rsidRPr="0058106C" w:rsidRDefault="0058106C" w:rsidP="006A0BC1">
            <w:pPr>
              <w:rPr>
                <w:ins w:id="1854" w:author="Steve Maas" w:date="2014-04-21T10:12:00Z"/>
              </w:rPr>
            </w:pPr>
            <w:ins w:id="1855" w:author="Steve Maas" w:date="2014-04-21T10:13:00Z">
              <w:r>
                <w:t>[</w:t>
              </w:r>
            </w:ins>
            <w:ins w:id="1856" w:author="Steve Maas" w:date="2014-04-21T10:16:00Z">
              <w:r>
                <w:t xml:space="preserve"> </w:t>
              </w:r>
            </w:ins>
            <w:ins w:id="1857" w:author="Steve Maas" w:date="2014-04-21T10:13:00Z">
              <w:r>
                <w:t>]</w:t>
              </w:r>
            </w:ins>
          </w:p>
        </w:tc>
      </w:tr>
      <w:tr w:rsidR="0058106C" w14:paraId="3A453B76" w14:textId="233E2B7D" w:rsidTr="0058106C">
        <w:tc>
          <w:tcPr>
            <w:tcW w:w="2617" w:type="dxa"/>
            <w:shd w:val="clear" w:color="auto" w:fill="auto"/>
            <w:tcPrChange w:id="1858" w:author="Steve Maas" w:date="2014-04-21T10:12:00Z">
              <w:tcPr>
                <w:tcW w:w="2088" w:type="dxa"/>
                <w:shd w:val="clear" w:color="auto" w:fill="auto"/>
              </w:tcPr>
            </w:tcPrChange>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Change w:id="1859" w:author="Steve Maas" w:date="2014-04-21T10:12:00Z">
              <w:tcPr>
                <w:tcW w:w="7488" w:type="dxa"/>
                <w:shd w:val="clear" w:color="auto" w:fill="auto"/>
              </w:tcPr>
            </w:tcPrChange>
          </w:tcPr>
          <w:p w14:paraId="51EADDA1" w14:textId="77777777" w:rsidR="0058106C" w:rsidRDefault="0058106C" w:rsidP="006A0BC1">
            <w:r>
              <w:t>bulk modulus</w:t>
            </w:r>
          </w:p>
        </w:tc>
        <w:tc>
          <w:tcPr>
            <w:tcW w:w="828" w:type="dxa"/>
            <w:tcPrChange w:id="1860" w:author="Steve Maas" w:date="2014-04-21T10:12:00Z">
              <w:tcPr>
                <w:tcW w:w="6959" w:type="dxa"/>
              </w:tcPr>
            </w:tcPrChange>
          </w:tcPr>
          <w:p w14:paraId="23171767" w14:textId="3478D626" w:rsidR="0058106C" w:rsidRDefault="0058106C" w:rsidP="006A0BC1">
            <w:pPr>
              <w:rPr>
                <w:ins w:id="1861" w:author="Steve Maas" w:date="2014-04-21T10:12:00Z"/>
              </w:rPr>
            </w:pPr>
            <w:ins w:id="1862" w:author="Steve Maas" w:date="2014-04-21T10:13:00Z">
              <w:r>
                <w:t>[</w:t>
              </w:r>
              <w:r>
                <w:rPr>
                  <w:b/>
                </w:rPr>
                <w:t>P</w:t>
              </w:r>
              <w:r>
                <w:t>]</w:t>
              </w:r>
            </w:ins>
          </w:p>
        </w:tc>
      </w:tr>
      <w:tr w:rsidR="0058106C" w14:paraId="2A1046F4" w14:textId="47E99EB6" w:rsidTr="0058106C">
        <w:tc>
          <w:tcPr>
            <w:tcW w:w="2617" w:type="dxa"/>
            <w:shd w:val="clear" w:color="auto" w:fill="auto"/>
            <w:tcPrChange w:id="1863" w:author="Steve Maas" w:date="2014-04-21T10:12:00Z">
              <w:tcPr>
                <w:tcW w:w="2088" w:type="dxa"/>
                <w:shd w:val="clear" w:color="auto" w:fill="auto"/>
              </w:tcPr>
            </w:tcPrChange>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Change w:id="1864" w:author="Steve Maas" w:date="2014-04-21T10:12:00Z">
              <w:tcPr>
                <w:tcW w:w="7488" w:type="dxa"/>
                <w:shd w:val="clear" w:color="auto" w:fill="auto"/>
              </w:tcPr>
            </w:tcPrChange>
          </w:tcPr>
          <w:p w14:paraId="5DB5FF4E" w14:textId="77777777" w:rsidR="0058106C" w:rsidRDefault="0058106C" w:rsidP="006A0BC1">
            <w:r>
              <w:t>activation level</w:t>
            </w:r>
          </w:p>
        </w:tc>
        <w:tc>
          <w:tcPr>
            <w:tcW w:w="828" w:type="dxa"/>
            <w:tcPrChange w:id="1865" w:author="Steve Maas" w:date="2014-04-21T10:12:00Z">
              <w:tcPr>
                <w:tcW w:w="6959" w:type="dxa"/>
              </w:tcPr>
            </w:tcPrChange>
          </w:tcPr>
          <w:p w14:paraId="687A9337" w14:textId="77777777" w:rsidR="0058106C" w:rsidRDefault="0058106C" w:rsidP="006A0BC1">
            <w:pPr>
              <w:rPr>
                <w:ins w:id="1866" w:author="Steve Maas" w:date="2014-04-21T10:12:00Z"/>
              </w:rPr>
            </w:pP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59609437"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59609438"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59609439"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59609440"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59609441"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59609442"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59609443"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59609444"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59609445" r:id="rId345"/>
        </w:object>
      </w:r>
      <w:r>
        <w:t xml:space="preserve">continuity </w:t>
      </w:r>
      <w:proofErr w:type="gramStart"/>
      <w:r>
        <w:t xml:space="preserve">at </w:t>
      </w:r>
      <w:proofErr w:type="gramEnd"/>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59609446"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59609447"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867" w:name="_Toc385498484"/>
      <w:r>
        <w:lastRenderedPageBreak/>
        <w:t>Ogden</w:t>
      </w:r>
      <w:bookmarkEnd w:id="1867"/>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68"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869">
          <w:tblGrid>
            <w:gridCol w:w="1188"/>
            <w:gridCol w:w="8388"/>
            <w:gridCol w:w="8388"/>
          </w:tblGrid>
        </w:tblGridChange>
      </w:tblGrid>
      <w:tr w:rsidR="00C7478A" w14:paraId="4D63A791" w14:textId="341B6F83" w:rsidTr="00C7478A">
        <w:tc>
          <w:tcPr>
            <w:tcW w:w="731" w:type="pct"/>
            <w:shd w:val="clear" w:color="auto" w:fill="auto"/>
            <w:tcPrChange w:id="1870"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871"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872" w:author="Gerard Ateshian" w:date="2014-04-17T20:50:00Z">
              <w:tcPr>
                <w:tcW w:w="8388" w:type="dxa"/>
              </w:tcPr>
            </w:tcPrChange>
          </w:tcPr>
          <w:p w14:paraId="1B91B541" w14:textId="2D7D0847" w:rsidR="00C7478A" w:rsidRDefault="00C7478A" w:rsidP="006A0BC1">
            <w:pPr>
              <w:rPr>
                <w:ins w:id="1873" w:author="Gerard Ateshian" w:date="2014-04-17T20:50:00Z"/>
              </w:rPr>
            </w:pPr>
            <w:ins w:id="1874" w:author="Gerard Ateshian" w:date="2014-04-17T20:50:00Z">
              <w:r>
                <w:t>[</w:t>
              </w:r>
              <w:r>
                <w:rPr>
                  <w:b/>
                </w:rPr>
                <w:t>P</w:t>
              </w:r>
              <w:r>
                <w:t>]</w:t>
              </w:r>
            </w:ins>
          </w:p>
        </w:tc>
      </w:tr>
      <w:tr w:rsidR="00C7478A" w14:paraId="2A77976B" w14:textId="3FE34F16" w:rsidTr="00C7478A">
        <w:tc>
          <w:tcPr>
            <w:tcW w:w="731" w:type="pct"/>
            <w:shd w:val="clear" w:color="auto" w:fill="auto"/>
            <w:tcPrChange w:id="1875"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876"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877" w:author="Gerard Ateshian" w:date="2014-04-17T20:50:00Z">
              <w:tcPr>
                <w:tcW w:w="8388" w:type="dxa"/>
              </w:tcPr>
            </w:tcPrChange>
          </w:tcPr>
          <w:p w14:paraId="0E5DDBFB" w14:textId="30B35D3E" w:rsidR="00C7478A" w:rsidRDefault="00C7478A" w:rsidP="006A0BC1">
            <w:pPr>
              <w:rPr>
                <w:ins w:id="1878" w:author="Gerard Ateshian" w:date="2014-04-17T20:50:00Z"/>
              </w:rPr>
            </w:pPr>
            <w:ins w:id="1879" w:author="Gerard Ateshian" w:date="2014-04-17T20:50:00Z">
              <w:r>
                <w:t>[ ]</w:t>
              </w:r>
            </w:ins>
          </w:p>
        </w:tc>
      </w:tr>
      <w:tr w:rsidR="00C7478A" w14:paraId="5888AC74" w14:textId="41CCEF9F" w:rsidTr="00C7478A">
        <w:tc>
          <w:tcPr>
            <w:tcW w:w="731" w:type="pct"/>
            <w:shd w:val="clear" w:color="auto" w:fill="auto"/>
            <w:tcPrChange w:id="1880"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881"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882" w:author="Gerard Ateshian" w:date="2014-04-17T20:50:00Z">
              <w:tcPr>
                <w:tcW w:w="8388" w:type="dxa"/>
              </w:tcPr>
            </w:tcPrChange>
          </w:tcPr>
          <w:p w14:paraId="6E116C84" w14:textId="6C0CD801" w:rsidR="00C7478A" w:rsidRDefault="00C7478A" w:rsidP="006A0BC1">
            <w:pPr>
              <w:rPr>
                <w:ins w:id="1883" w:author="Gerard Ateshian" w:date="2014-04-17T20:50:00Z"/>
              </w:rPr>
            </w:pPr>
            <w:ins w:id="1884"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59609448"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59609449"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59609450"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59609451"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59609452"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885" w:name="_Toc385498485"/>
      <w:r>
        <w:lastRenderedPageBreak/>
        <w:t>Tendon Material</w:t>
      </w:r>
      <w:bookmarkEnd w:id="1885"/>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59609453"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59609454"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59609455"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59609456"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59609457"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59609458" r:id="rId371"/>
        </w:object>
      </w:r>
      <w:r>
        <w:t xml:space="preserve">continuity </w:t>
      </w:r>
      <w:proofErr w:type="gramStart"/>
      <w:r>
        <w:t xml:space="preserve">at </w:t>
      </w:r>
      <w:proofErr w:type="gramEnd"/>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59609459"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86" w:author="Steve Maas" w:date="2014-04-21T10: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88"/>
        <w:gridCol w:w="6860"/>
        <w:gridCol w:w="828"/>
        <w:tblGridChange w:id="1887">
          <w:tblGrid>
            <w:gridCol w:w="2617"/>
            <w:gridCol w:w="6959"/>
            <w:gridCol w:w="6959"/>
          </w:tblGrid>
        </w:tblGridChange>
      </w:tblGrid>
      <w:tr w:rsidR="0058106C" w14:paraId="2A8E46B1" w14:textId="4A2B9B14" w:rsidTr="0058106C">
        <w:tc>
          <w:tcPr>
            <w:tcW w:w="1888" w:type="dxa"/>
            <w:shd w:val="clear" w:color="auto" w:fill="auto"/>
            <w:tcPrChange w:id="1888" w:author="Steve Maas" w:date="2014-04-21T10:14:00Z">
              <w:tcPr>
                <w:tcW w:w="2617" w:type="dxa"/>
                <w:shd w:val="clear" w:color="auto" w:fill="auto"/>
              </w:tcPr>
            </w:tcPrChange>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Change w:id="1889" w:author="Steve Maas" w:date="2014-04-21T10:14:00Z">
              <w:tcPr>
                <w:tcW w:w="6959" w:type="dxa"/>
                <w:shd w:val="clear" w:color="auto" w:fill="auto"/>
              </w:tcPr>
            </w:tcPrChange>
          </w:tcPr>
          <w:p w14:paraId="2C6E9D1E" w14:textId="77777777" w:rsidR="0058106C" w:rsidRDefault="0058106C" w:rsidP="006A0BC1">
            <w:r>
              <w:t>along fiber shear modulus</w:t>
            </w:r>
          </w:p>
        </w:tc>
        <w:tc>
          <w:tcPr>
            <w:tcW w:w="828" w:type="dxa"/>
            <w:tcPrChange w:id="1890" w:author="Steve Maas" w:date="2014-04-21T10:14:00Z">
              <w:tcPr>
                <w:tcW w:w="6959" w:type="dxa"/>
              </w:tcPr>
            </w:tcPrChange>
          </w:tcPr>
          <w:p w14:paraId="05E93598" w14:textId="747C8740" w:rsidR="0058106C" w:rsidRDefault="0058106C" w:rsidP="006A0BC1">
            <w:pPr>
              <w:rPr>
                <w:ins w:id="1891" w:author="Steve Maas" w:date="2014-04-21T10:14:00Z"/>
              </w:rPr>
            </w:pPr>
            <w:ins w:id="1892" w:author="Steve Maas" w:date="2014-04-21T10:14:00Z">
              <w:r>
                <w:t>[</w:t>
              </w:r>
              <w:r>
                <w:rPr>
                  <w:b/>
                </w:rPr>
                <w:t>P</w:t>
              </w:r>
              <w:r>
                <w:t>]</w:t>
              </w:r>
            </w:ins>
          </w:p>
        </w:tc>
      </w:tr>
      <w:tr w:rsidR="0058106C" w14:paraId="2B7AB318" w14:textId="5EB9CE33" w:rsidTr="0058106C">
        <w:tc>
          <w:tcPr>
            <w:tcW w:w="1888" w:type="dxa"/>
            <w:shd w:val="clear" w:color="auto" w:fill="auto"/>
            <w:tcPrChange w:id="1893" w:author="Steve Maas" w:date="2014-04-21T10:14:00Z">
              <w:tcPr>
                <w:tcW w:w="2617" w:type="dxa"/>
                <w:shd w:val="clear" w:color="auto" w:fill="auto"/>
              </w:tcPr>
            </w:tcPrChange>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Change w:id="1894" w:author="Steve Maas" w:date="2014-04-21T10:14:00Z">
              <w:tcPr>
                <w:tcW w:w="6959" w:type="dxa"/>
                <w:shd w:val="clear" w:color="auto" w:fill="auto"/>
              </w:tcPr>
            </w:tcPrChange>
          </w:tcPr>
          <w:p w14:paraId="797F80BC" w14:textId="77777777" w:rsidR="0058106C" w:rsidRDefault="0058106C" w:rsidP="006A0BC1">
            <w:r>
              <w:t>cross fiber shear modulus</w:t>
            </w:r>
          </w:p>
        </w:tc>
        <w:tc>
          <w:tcPr>
            <w:tcW w:w="828" w:type="dxa"/>
            <w:tcPrChange w:id="1895" w:author="Steve Maas" w:date="2014-04-21T10:14:00Z">
              <w:tcPr>
                <w:tcW w:w="6959" w:type="dxa"/>
              </w:tcPr>
            </w:tcPrChange>
          </w:tcPr>
          <w:p w14:paraId="19286D65" w14:textId="685D8FA5" w:rsidR="0058106C" w:rsidRDefault="0058106C" w:rsidP="006A0BC1">
            <w:pPr>
              <w:rPr>
                <w:ins w:id="1896" w:author="Steve Maas" w:date="2014-04-21T10:14:00Z"/>
              </w:rPr>
            </w:pPr>
            <w:ins w:id="1897" w:author="Steve Maas" w:date="2014-04-21T10:14:00Z">
              <w:r>
                <w:t>[</w:t>
              </w:r>
              <w:r>
                <w:rPr>
                  <w:b/>
                </w:rPr>
                <w:t>P</w:t>
              </w:r>
              <w:r>
                <w:t>]</w:t>
              </w:r>
            </w:ins>
          </w:p>
        </w:tc>
      </w:tr>
      <w:tr w:rsidR="0058106C" w14:paraId="445895D6" w14:textId="3EF980A0" w:rsidTr="0058106C">
        <w:tc>
          <w:tcPr>
            <w:tcW w:w="1888" w:type="dxa"/>
            <w:shd w:val="clear" w:color="auto" w:fill="auto"/>
            <w:tcPrChange w:id="1898" w:author="Steve Maas" w:date="2014-04-21T10:14:00Z">
              <w:tcPr>
                <w:tcW w:w="2617" w:type="dxa"/>
                <w:shd w:val="clear" w:color="auto" w:fill="auto"/>
              </w:tcPr>
            </w:tcPrChange>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Change w:id="1899" w:author="Steve Maas" w:date="2014-04-21T10:14:00Z">
              <w:tcPr>
                <w:tcW w:w="6959" w:type="dxa"/>
                <w:shd w:val="clear" w:color="auto" w:fill="auto"/>
              </w:tcPr>
            </w:tcPrChange>
          </w:tcPr>
          <w:p w14:paraId="2637C3A0" w14:textId="77777777" w:rsidR="0058106C" w:rsidRDefault="0058106C" w:rsidP="006A0BC1">
            <w:r>
              <w:t>exponential stress coefficients</w:t>
            </w:r>
          </w:p>
        </w:tc>
        <w:tc>
          <w:tcPr>
            <w:tcW w:w="828" w:type="dxa"/>
            <w:tcPrChange w:id="1900" w:author="Steve Maas" w:date="2014-04-21T10:14:00Z">
              <w:tcPr>
                <w:tcW w:w="6959" w:type="dxa"/>
              </w:tcPr>
            </w:tcPrChange>
          </w:tcPr>
          <w:p w14:paraId="04C8582A" w14:textId="685C8E45" w:rsidR="0058106C" w:rsidRDefault="0058106C" w:rsidP="006A0BC1">
            <w:pPr>
              <w:rPr>
                <w:ins w:id="1901" w:author="Steve Maas" w:date="2014-04-21T10:14:00Z"/>
              </w:rPr>
            </w:pPr>
            <w:ins w:id="1902" w:author="Steve Maas" w:date="2014-04-21T10:14:00Z">
              <w:r>
                <w:t>[</w:t>
              </w:r>
              <w:r>
                <w:rPr>
                  <w:b/>
                </w:rPr>
                <w:t>P</w:t>
              </w:r>
              <w:r>
                <w:t>]</w:t>
              </w:r>
            </w:ins>
          </w:p>
        </w:tc>
      </w:tr>
      <w:tr w:rsidR="0058106C" w14:paraId="4CFE313E" w14:textId="14EAF52A" w:rsidTr="0058106C">
        <w:tc>
          <w:tcPr>
            <w:tcW w:w="1888" w:type="dxa"/>
            <w:shd w:val="clear" w:color="auto" w:fill="auto"/>
            <w:tcPrChange w:id="1903" w:author="Steve Maas" w:date="2014-04-21T10:14:00Z">
              <w:tcPr>
                <w:tcW w:w="2617" w:type="dxa"/>
                <w:shd w:val="clear" w:color="auto" w:fill="auto"/>
              </w:tcPr>
            </w:tcPrChange>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Change w:id="1904" w:author="Steve Maas" w:date="2014-04-21T10:14:00Z">
              <w:tcPr>
                <w:tcW w:w="6959" w:type="dxa"/>
                <w:shd w:val="clear" w:color="auto" w:fill="auto"/>
              </w:tcPr>
            </w:tcPrChange>
          </w:tcPr>
          <w:p w14:paraId="5D637EA4" w14:textId="77777777" w:rsidR="0058106C" w:rsidRPr="005C23E2" w:rsidRDefault="0058106C" w:rsidP="006A0BC1">
            <w:pPr>
              <w:tabs>
                <w:tab w:val="center" w:pos="3640"/>
                <w:tab w:val="right" w:pos="7280"/>
              </w:tabs>
            </w:pPr>
            <w:r>
              <w:t>fiber uncrimping factor</w:t>
            </w:r>
          </w:p>
        </w:tc>
        <w:tc>
          <w:tcPr>
            <w:tcW w:w="828" w:type="dxa"/>
            <w:tcPrChange w:id="1905" w:author="Steve Maas" w:date="2014-04-21T10:14:00Z">
              <w:tcPr>
                <w:tcW w:w="6959" w:type="dxa"/>
              </w:tcPr>
            </w:tcPrChange>
          </w:tcPr>
          <w:p w14:paraId="14CBFEB0" w14:textId="5D1026AE" w:rsidR="0058106C" w:rsidRPr="0058106C" w:rsidRDefault="0058106C">
            <w:pPr>
              <w:tabs>
                <w:tab w:val="center" w:pos="3640"/>
                <w:tab w:val="right" w:pos="7280"/>
              </w:tabs>
              <w:rPr>
                <w:ins w:id="1906" w:author="Steve Maas" w:date="2014-04-21T10:14:00Z"/>
              </w:rPr>
            </w:pPr>
            <w:ins w:id="1907" w:author="Steve Maas" w:date="2014-04-21T10:14:00Z">
              <w:r>
                <w:t>[</w:t>
              </w:r>
            </w:ins>
            <w:ins w:id="1908" w:author="Steve Maas" w:date="2014-04-21T10:16:00Z">
              <w:r>
                <w:t xml:space="preserve"> </w:t>
              </w:r>
            </w:ins>
            <w:ins w:id="1909" w:author="Steve Maas" w:date="2014-04-21T10:14:00Z">
              <w:r>
                <w:t>]</w:t>
              </w:r>
            </w:ins>
          </w:p>
        </w:tc>
      </w:tr>
      <w:tr w:rsidR="0058106C" w14:paraId="74DBBECF" w14:textId="70F662C7" w:rsidTr="0058106C">
        <w:tc>
          <w:tcPr>
            <w:tcW w:w="1888" w:type="dxa"/>
            <w:shd w:val="clear" w:color="auto" w:fill="auto"/>
            <w:tcPrChange w:id="1910" w:author="Steve Maas" w:date="2014-04-21T10:14:00Z">
              <w:tcPr>
                <w:tcW w:w="2617" w:type="dxa"/>
                <w:shd w:val="clear" w:color="auto" w:fill="auto"/>
              </w:tcPr>
            </w:tcPrChange>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Change w:id="1911" w:author="Steve Maas" w:date="2014-04-21T10:14:00Z">
              <w:tcPr>
                <w:tcW w:w="6959" w:type="dxa"/>
                <w:shd w:val="clear" w:color="auto" w:fill="auto"/>
              </w:tcPr>
            </w:tcPrChange>
          </w:tcPr>
          <w:p w14:paraId="6B3BEC0E" w14:textId="77777777" w:rsidR="0058106C" w:rsidRDefault="0058106C" w:rsidP="006A0BC1">
            <w:r>
              <w:t>fiber stretch for straightened fibers</w:t>
            </w:r>
          </w:p>
        </w:tc>
        <w:tc>
          <w:tcPr>
            <w:tcW w:w="828" w:type="dxa"/>
            <w:tcPrChange w:id="1912" w:author="Steve Maas" w:date="2014-04-21T10:14:00Z">
              <w:tcPr>
                <w:tcW w:w="6959" w:type="dxa"/>
              </w:tcPr>
            </w:tcPrChange>
          </w:tcPr>
          <w:p w14:paraId="37385904" w14:textId="4FA8CBE8" w:rsidR="0058106C" w:rsidRDefault="0058106C" w:rsidP="006A0BC1">
            <w:pPr>
              <w:rPr>
                <w:ins w:id="1913" w:author="Steve Maas" w:date="2014-04-21T10:14:00Z"/>
              </w:rPr>
            </w:pPr>
            <w:ins w:id="1914" w:author="Steve Maas" w:date="2014-04-21T10:14:00Z">
              <w:r>
                <w:t>[</w:t>
              </w:r>
            </w:ins>
            <w:ins w:id="1915" w:author="Steve Maas" w:date="2014-04-21T10:16:00Z">
              <w:r>
                <w:t xml:space="preserve"> </w:t>
              </w:r>
            </w:ins>
            <w:ins w:id="1916" w:author="Steve Maas" w:date="2014-04-21T10:14:00Z">
              <w:r>
                <w:t>]</w:t>
              </w:r>
            </w:ins>
          </w:p>
        </w:tc>
      </w:tr>
      <w:tr w:rsidR="0058106C" w14:paraId="31F382FA" w14:textId="07BBB783" w:rsidTr="0058106C">
        <w:tc>
          <w:tcPr>
            <w:tcW w:w="1888" w:type="dxa"/>
            <w:shd w:val="clear" w:color="auto" w:fill="auto"/>
            <w:tcPrChange w:id="1917" w:author="Steve Maas" w:date="2014-04-21T10:14:00Z">
              <w:tcPr>
                <w:tcW w:w="2617" w:type="dxa"/>
                <w:shd w:val="clear" w:color="auto" w:fill="auto"/>
              </w:tcPr>
            </w:tcPrChange>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Change w:id="1918" w:author="Steve Maas" w:date="2014-04-21T10:14:00Z">
              <w:tcPr>
                <w:tcW w:w="6959" w:type="dxa"/>
                <w:shd w:val="clear" w:color="auto" w:fill="auto"/>
              </w:tcPr>
            </w:tcPrChange>
          </w:tcPr>
          <w:p w14:paraId="3C9B6EB9" w14:textId="77777777" w:rsidR="0058106C" w:rsidRDefault="0058106C" w:rsidP="006A0BC1">
            <w:r>
              <w:t>bulk modulus</w:t>
            </w:r>
          </w:p>
        </w:tc>
        <w:tc>
          <w:tcPr>
            <w:tcW w:w="828" w:type="dxa"/>
            <w:tcPrChange w:id="1919" w:author="Steve Maas" w:date="2014-04-21T10:14:00Z">
              <w:tcPr>
                <w:tcW w:w="6959" w:type="dxa"/>
              </w:tcPr>
            </w:tcPrChange>
          </w:tcPr>
          <w:p w14:paraId="477BD3E3" w14:textId="39C60BFD" w:rsidR="0058106C" w:rsidRDefault="0058106C" w:rsidP="006A0BC1">
            <w:pPr>
              <w:rPr>
                <w:ins w:id="1920" w:author="Steve Maas" w:date="2014-04-21T10:14:00Z"/>
              </w:rPr>
            </w:pPr>
            <w:ins w:id="1921" w:author="Steve Maas" w:date="2014-04-21T10:14:00Z">
              <w:r>
                <w:t>[</w:t>
              </w:r>
              <w:r>
                <w:rPr>
                  <w:b/>
                </w:rPr>
                <w:t>P</w:t>
              </w:r>
              <w:r>
                <w:t>]</w:t>
              </w:r>
            </w:ins>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922" w:name="_Toc385498486"/>
      <w:r>
        <w:lastRenderedPageBreak/>
        <w:t>Tension-Compression Nonlinear Orthotropic</w:t>
      </w:r>
      <w:bookmarkEnd w:id="1922"/>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23"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1924">
          <w:tblGrid>
            <w:gridCol w:w="2088"/>
            <w:gridCol w:w="7488"/>
            <w:gridCol w:w="7488"/>
          </w:tblGrid>
        </w:tblGridChange>
      </w:tblGrid>
      <w:tr w:rsidR="00C7478A" w14:paraId="7570FEC9" w14:textId="3F4DD3F8" w:rsidTr="00C7478A">
        <w:tc>
          <w:tcPr>
            <w:tcW w:w="1130" w:type="pct"/>
            <w:shd w:val="clear" w:color="auto" w:fill="auto"/>
            <w:tcPrChange w:id="1925"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1926"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1927" w:author="Gerard Ateshian" w:date="2014-04-17T20:52:00Z">
              <w:tcPr>
                <w:tcW w:w="7488" w:type="dxa"/>
              </w:tcPr>
            </w:tcPrChange>
          </w:tcPr>
          <w:p w14:paraId="27C9B1AE" w14:textId="3A20FE3F" w:rsidR="00C7478A" w:rsidRDefault="00C7478A" w:rsidP="006A0BC1">
            <w:pPr>
              <w:rPr>
                <w:ins w:id="1928" w:author="Gerard Ateshian" w:date="2014-04-17T20:51:00Z"/>
              </w:rPr>
            </w:pPr>
            <w:ins w:id="1929" w:author="Gerard Ateshian" w:date="2014-04-17T20:51:00Z">
              <w:r>
                <w:t>[</w:t>
              </w:r>
              <w:r>
                <w:rPr>
                  <w:b/>
                </w:rPr>
                <w:t>P</w:t>
              </w:r>
              <w:r>
                <w:t>]</w:t>
              </w:r>
            </w:ins>
          </w:p>
        </w:tc>
      </w:tr>
      <w:tr w:rsidR="00C7478A" w14:paraId="240C5599" w14:textId="7FB218DA" w:rsidTr="00C7478A">
        <w:tc>
          <w:tcPr>
            <w:tcW w:w="1130" w:type="pct"/>
            <w:shd w:val="clear" w:color="auto" w:fill="auto"/>
            <w:tcPrChange w:id="1930"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1931"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1932" w:author="Gerard Ateshian" w:date="2014-04-17T20:52:00Z">
              <w:tcPr>
                <w:tcW w:w="7488" w:type="dxa"/>
              </w:tcPr>
            </w:tcPrChange>
          </w:tcPr>
          <w:p w14:paraId="6E706FAF" w14:textId="1EC678D4" w:rsidR="00C7478A" w:rsidRDefault="00C7478A" w:rsidP="006A0BC1">
            <w:pPr>
              <w:rPr>
                <w:ins w:id="1933" w:author="Gerard Ateshian" w:date="2014-04-17T20:51:00Z"/>
              </w:rPr>
            </w:pPr>
            <w:ins w:id="1934" w:author="Gerard Ateshian" w:date="2014-04-17T20:51:00Z">
              <w:r>
                <w:t>[</w:t>
              </w:r>
              <w:r>
                <w:rPr>
                  <w:b/>
                </w:rPr>
                <w:t>P</w:t>
              </w:r>
              <w:r>
                <w:t>]</w:t>
              </w:r>
            </w:ins>
          </w:p>
        </w:tc>
      </w:tr>
      <w:tr w:rsidR="00C7478A" w14:paraId="5A7117F8" w14:textId="6A797C97" w:rsidTr="00C7478A">
        <w:tc>
          <w:tcPr>
            <w:tcW w:w="1130" w:type="pct"/>
            <w:shd w:val="clear" w:color="auto" w:fill="auto"/>
            <w:tcPrChange w:id="1935"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1936"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1937" w:author="Gerard Ateshian" w:date="2014-04-17T20:52:00Z">
              <w:tcPr>
                <w:tcW w:w="7488" w:type="dxa"/>
              </w:tcPr>
            </w:tcPrChange>
          </w:tcPr>
          <w:p w14:paraId="51AD9BF9" w14:textId="3F1615F6" w:rsidR="00C7478A" w:rsidRDefault="00C7478A" w:rsidP="006A0BC1">
            <w:pPr>
              <w:rPr>
                <w:ins w:id="1938" w:author="Gerard Ateshian" w:date="2014-04-17T20:51:00Z"/>
              </w:rPr>
            </w:pPr>
            <w:ins w:id="1939" w:author="Gerard Ateshian" w:date="2014-04-17T20:51:00Z">
              <w:r>
                <w:t>[</w:t>
              </w:r>
              <w:r>
                <w:rPr>
                  <w:b/>
                </w:rPr>
                <w:t>P</w:t>
              </w:r>
              <w:r>
                <w:t>]</w:t>
              </w:r>
            </w:ins>
          </w:p>
        </w:tc>
      </w:tr>
      <w:tr w:rsidR="00C7478A" w14:paraId="75BB81B9" w14:textId="0C45879C" w:rsidTr="00C7478A">
        <w:tc>
          <w:tcPr>
            <w:tcW w:w="1130" w:type="pct"/>
            <w:shd w:val="clear" w:color="auto" w:fill="auto"/>
            <w:tcPrChange w:id="1940"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1941"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1942" w:author="Gerard Ateshian" w:date="2014-04-17T20:52:00Z">
              <w:tcPr>
                <w:tcW w:w="7488" w:type="dxa"/>
              </w:tcPr>
            </w:tcPrChange>
          </w:tcPr>
          <w:p w14:paraId="62703194" w14:textId="4D555A01" w:rsidR="00C7478A" w:rsidRDefault="00C7478A" w:rsidP="006A0BC1">
            <w:pPr>
              <w:rPr>
                <w:ins w:id="1943" w:author="Gerard Ateshian" w:date="2014-04-17T20:51:00Z"/>
              </w:rPr>
            </w:pPr>
            <w:ins w:id="1944" w:author="Gerard Ateshian" w:date="2014-04-17T20:51:00Z">
              <w:r>
                <w:t>[ ]</w:t>
              </w:r>
            </w:ins>
          </w:p>
        </w:tc>
      </w:tr>
      <w:tr w:rsidR="00C7478A" w14:paraId="5E3651A9" w14:textId="052AE6AB" w:rsidTr="00C7478A">
        <w:tc>
          <w:tcPr>
            <w:tcW w:w="1130" w:type="pct"/>
            <w:shd w:val="clear" w:color="auto" w:fill="auto"/>
            <w:tcPrChange w:id="1945"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1946"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1947" w:author="Gerard Ateshian" w:date="2014-04-17T20:52:00Z">
              <w:tcPr>
                <w:tcW w:w="7488" w:type="dxa"/>
              </w:tcPr>
            </w:tcPrChange>
          </w:tcPr>
          <w:p w14:paraId="59DFD0D0" w14:textId="5E6AB7D2" w:rsidR="00C7478A" w:rsidRDefault="00C7478A" w:rsidP="006A0BC1">
            <w:pPr>
              <w:rPr>
                <w:ins w:id="1948" w:author="Gerard Ateshian" w:date="2014-04-17T20:51:00Z"/>
              </w:rPr>
            </w:pPr>
            <w:ins w:id="1949" w:author="Gerard Ateshian" w:date="2014-04-17T20:51:00Z">
              <w:r>
                <w:t>[</w:t>
              </w:r>
              <w:r>
                <w:rPr>
                  <w:b/>
                </w:rPr>
                <w:t>P</w:t>
              </w:r>
              <w:r>
                <w:t>]</w:t>
              </w:r>
            </w:ins>
          </w:p>
        </w:tc>
      </w:tr>
      <w:tr w:rsidR="00C7478A" w14:paraId="7AA7EB02" w14:textId="7A5A9938" w:rsidTr="00C7478A">
        <w:tc>
          <w:tcPr>
            <w:tcW w:w="1130" w:type="pct"/>
            <w:shd w:val="clear" w:color="auto" w:fill="auto"/>
            <w:tcPrChange w:id="1950"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1951"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1952" w:author="Gerard Ateshian" w:date="2014-04-17T20:52:00Z">
              <w:tcPr>
                <w:tcW w:w="7488" w:type="dxa"/>
              </w:tcPr>
            </w:tcPrChange>
          </w:tcPr>
          <w:p w14:paraId="00B4FB80" w14:textId="77777777" w:rsidR="00C7478A" w:rsidRDefault="00C7478A" w:rsidP="006A0BC1">
            <w:pPr>
              <w:rPr>
                <w:ins w:id="1953"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59609460"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59609461"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59609462"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59609463"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59609464"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59609465"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954" w:name="_Toc385498487"/>
      <w:r>
        <w:lastRenderedPageBreak/>
        <w:t>Transversely Isotropic Mooney-Rivlin</w:t>
      </w:r>
      <w:bookmarkEnd w:id="1954"/>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55" w:author="Steve Maas" w:date="2014-04-21T10:17:00Z">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523"/>
        <w:gridCol w:w="648"/>
        <w:tblGridChange w:id="1956">
          <w:tblGrid>
            <w:gridCol w:w="1405"/>
            <w:gridCol w:w="6893"/>
            <w:gridCol w:w="6893"/>
          </w:tblGrid>
        </w:tblGridChange>
      </w:tblGrid>
      <w:tr w:rsidR="0058106C" w14:paraId="688FCC00" w14:textId="05768A2B" w:rsidTr="0058106C">
        <w:tc>
          <w:tcPr>
            <w:tcW w:w="1405" w:type="dxa"/>
            <w:shd w:val="clear" w:color="auto" w:fill="auto"/>
            <w:tcPrChange w:id="1957" w:author="Steve Maas" w:date="2014-04-21T10:17:00Z">
              <w:tcPr>
                <w:tcW w:w="1405" w:type="dxa"/>
                <w:shd w:val="clear" w:color="auto" w:fill="auto"/>
              </w:tcPr>
            </w:tcPrChange>
          </w:tcPr>
          <w:p w14:paraId="03FEA61B" w14:textId="77777777" w:rsidR="0058106C" w:rsidRDefault="0058106C" w:rsidP="006A0BC1">
            <w:pPr>
              <w:pStyle w:val="code"/>
            </w:pPr>
            <w:r>
              <w:t>&lt;c1&gt;</w:t>
            </w:r>
          </w:p>
        </w:tc>
        <w:tc>
          <w:tcPr>
            <w:tcW w:w="7523" w:type="dxa"/>
            <w:shd w:val="clear" w:color="auto" w:fill="auto"/>
            <w:tcPrChange w:id="1958" w:author="Steve Maas" w:date="2014-04-21T10:17:00Z">
              <w:tcPr>
                <w:tcW w:w="6893" w:type="dxa"/>
                <w:shd w:val="clear" w:color="auto" w:fill="auto"/>
              </w:tcPr>
            </w:tcPrChange>
          </w:tcPr>
          <w:p w14:paraId="5B37038B" w14:textId="77777777" w:rsidR="0058106C" w:rsidRDefault="0058106C" w:rsidP="006A0BC1">
            <w:r>
              <w:t>Mooney-Rivlin coefficient 1</w:t>
            </w:r>
          </w:p>
        </w:tc>
        <w:tc>
          <w:tcPr>
            <w:tcW w:w="648" w:type="dxa"/>
            <w:tcPrChange w:id="1959" w:author="Steve Maas" w:date="2014-04-21T10:17:00Z">
              <w:tcPr>
                <w:tcW w:w="6893" w:type="dxa"/>
              </w:tcPr>
            </w:tcPrChange>
          </w:tcPr>
          <w:p w14:paraId="2F9F3411" w14:textId="50071D8A" w:rsidR="0058106C" w:rsidRDefault="0058106C" w:rsidP="006A0BC1">
            <w:pPr>
              <w:rPr>
                <w:ins w:id="1960" w:author="Steve Maas" w:date="2014-04-21T10:17:00Z"/>
              </w:rPr>
            </w:pPr>
            <w:ins w:id="1961" w:author="Steve Maas" w:date="2014-04-21T10:17:00Z">
              <w:r>
                <w:t>[</w:t>
              </w:r>
              <w:r>
                <w:rPr>
                  <w:b/>
                </w:rPr>
                <w:t>P</w:t>
              </w:r>
              <w:r>
                <w:t>]</w:t>
              </w:r>
            </w:ins>
          </w:p>
        </w:tc>
      </w:tr>
      <w:tr w:rsidR="0058106C" w14:paraId="0691287B" w14:textId="099D3C9B" w:rsidTr="0058106C">
        <w:tc>
          <w:tcPr>
            <w:tcW w:w="1405" w:type="dxa"/>
            <w:shd w:val="clear" w:color="auto" w:fill="auto"/>
            <w:tcPrChange w:id="1962" w:author="Steve Maas" w:date="2014-04-21T10:17:00Z">
              <w:tcPr>
                <w:tcW w:w="1405" w:type="dxa"/>
                <w:shd w:val="clear" w:color="auto" w:fill="auto"/>
              </w:tcPr>
            </w:tcPrChange>
          </w:tcPr>
          <w:p w14:paraId="6F921A67" w14:textId="77777777" w:rsidR="0058106C" w:rsidRDefault="0058106C" w:rsidP="006A0BC1">
            <w:pPr>
              <w:pStyle w:val="code"/>
            </w:pPr>
            <w:r>
              <w:t>&lt;c2&gt;</w:t>
            </w:r>
          </w:p>
        </w:tc>
        <w:tc>
          <w:tcPr>
            <w:tcW w:w="7523" w:type="dxa"/>
            <w:shd w:val="clear" w:color="auto" w:fill="auto"/>
            <w:tcPrChange w:id="1963" w:author="Steve Maas" w:date="2014-04-21T10:17:00Z">
              <w:tcPr>
                <w:tcW w:w="6893" w:type="dxa"/>
                <w:shd w:val="clear" w:color="auto" w:fill="auto"/>
              </w:tcPr>
            </w:tcPrChange>
          </w:tcPr>
          <w:p w14:paraId="530BCBAA" w14:textId="77777777" w:rsidR="0058106C" w:rsidRDefault="0058106C" w:rsidP="006A0BC1">
            <w:r>
              <w:t>Mooney-Rivlin coefficient 2</w:t>
            </w:r>
          </w:p>
        </w:tc>
        <w:tc>
          <w:tcPr>
            <w:tcW w:w="648" w:type="dxa"/>
            <w:tcPrChange w:id="1964" w:author="Steve Maas" w:date="2014-04-21T10:17:00Z">
              <w:tcPr>
                <w:tcW w:w="6893" w:type="dxa"/>
              </w:tcPr>
            </w:tcPrChange>
          </w:tcPr>
          <w:p w14:paraId="702AC446" w14:textId="3C051C96" w:rsidR="0058106C" w:rsidRDefault="0058106C" w:rsidP="006A0BC1">
            <w:pPr>
              <w:rPr>
                <w:ins w:id="1965" w:author="Steve Maas" w:date="2014-04-21T10:17:00Z"/>
              </w:rPr>
            </w:pPr>
            <w:ins w:id="1966" w:author="Steve Maas" w:date="2014-04-21T10:17:00Z">
              <w:r>
                <w:t>[</w:t>
              </w:r>
              <w:r>
                <w:rPr>
                  <w:b/>
                </w:rPr>
                <w:t>P</w:t>
              </w:r>
              <w:r>
                <w:t>]</w:t>
              </w:r>
            </w:ins>
          </w:p>
        </w:tc>
      </w:tr>
      <w:tr w:rsidR="0058106C" w14:paraId="10B09BCD" w14:textId="33B89396" w:rsidTr="0058106C">
        <w:tc>
          <w:tcPr>
            <w:tcW w:w="1405" w:type="dxa"/>
            <w:shd w:val="clear" w:color="auto" w:fill="auto"/>
            <w:tcPrChange w:id="1967" w:author="Steve Maas" w:date="2014-04-21T10:17:00Z">
              <w:tcPr>
                <w:tcW w:w="1405" w:type="dxa"/>
                <w:shd w:val="clear" w:color="auto" w:fill="auto"/>
              </w:tcPr>
            </w:tcPrChange>
          </w:tcPr>
          <w:p w14:paraId="09CAA37F" w14:textId="77777777" w:rsidR="0058106C" w:rsidRDefault="0058106C" w:rsidP="006A0BC1">
            <w:pPr>
              <w:pStyle w:val="code"/>
            </w:pPr>
            <w:r>
              <w:t>&lt;c3&gt;</w:t>
            </w:r>
          </w:p>
        </w:tc>
        <w:tc>
          <w:tcPr>
            <w:tcW w:w="7523" w:type="dxa"/>
            <w:shd w:val="clear" w:color="auto" w:fill="auto"/>
            <w:tcPrChange w:id="1968" w:author="Steve Maas" w:date="2014-04-21T10:17:00Z">
              <w:tcPr>
                <w:tcW w:w="6893" w:type="dxa"/>
                <w:shd w:val="clear" w:color="auto" w:fill="auto"/>
              </w:tcPr>
            </w:tcPrChange>
          </w:tcPr>
          <w:p w14:paraId="3DEEE414" w14:textId="77777777" w:rsidR="0058106C" w:rsidRDefault="0058106C" w:rsidP="006A0BC1">
            <w:r>
              <w:t>Exponential stress coefficient</w:t>
            </w:r>
          </w:p>
        </w:tc>
        <w:tc>
          <w:tcPr>
            <w:tcW w:w="648" w:type="dxa"/>
            <w:tcPrChange w:id="1969" w:author="Steve Maas" w:date="2014-04-21T10:17:00Z">
              <w:tcPr>
                <w:tcW w:w="6893" w:type="dxa"/>
              </w:tcPr>
            </w:tcPrChange>
          </w:tcPr>
          <w:p w14:paraId="4B02B988" w14:textId="2B267E16" w:rsidR="0058106C" w:rsidRDefault="0058106C" w:rsidP="006A0BC1">
            <w:pPr>
              <w:rPr>
                <w:ins w:id="1970" w:author="Steve Maas" w:date="2014-04-21T10:17:00Z"/>
              </w:rPr>
            </w:pPr>
            <w:ins w:id="1971" w:author="Steve Maas" w:date="2014-04-21T10:18:00Z">
              <w:r>
                <w:t>[</w:t>
              </w:r>
              <w:r>
                <w:rPr>
                  <w:b/>
                </w:rPr>
                <w:t>P</w:t>
              </w:r>
              <w:r>
                <w:t>]</w:t>
              </w:r>
            </w:ins>
          </w:p>
        </w:tc>
      </w:tr>
      <w:tr w:rsidR="0058106C" w14:paraId="2842564A" w14:textId="429480A8" w:rsidTr="0058106C">
        <w:tc>
          <w:tcPr>
            <w:tcW w:w="1405" w:type="dxa"/>
            <w:shd w:val="clear" w:color="auto" w:fill="auto"/>
            <w:tcPrChange w:id="1972" w:author="Steve Maas" w:date="2014-04-21T10:17:00Z">
              <w:tcPr>
                <w:tcW w:w="1405" w:type="dxa"/>
                <w:shd w:val="clear" w:color="auto" w:fill="auto"/>
              </w:tcPr>
            </w:tcPrChange>
          </w:tcPr>
          <w:p w14:paraId="6255B45A" w14:textId="77777777" w:rsidR="0058106C" w:rsidRDefault="0058106C" w:rsidP="006A0BC1">
            <w:pPr>
              <w:pStyle w:val="code"/>
            </w:pPr>
            <w:r>
              <w:t>&lt;c4&gt;</w:t>
            </w:r>
          </w:p>
        </w:tc>
        <w:tc>
          <w:tcPr>
            <w:tcW w:w="7523" w:type="dxa"/>
            <w:shd w:val="clear" w:color="auto" w:fill="auto"/>
            <w:tcPrChange w:id="1973" w:author="Steve Maas" w:date="2014-04-21T10:17:00Z">
              <w:tcPr>
                <w:tcW w:w="6893" w:type="dxa"/>
                <w:shd w:val="clear" w:color="auto" w:fill="auto"/>
              </w:tcPr>
            </w:tcPrChange>
          </w:tcPr>
          <w:p w14:paraId="0CF4D955" w14:textId="77777777" w:rsidR="0058106C" w:rsidRDefault="0058106C" w:rsidP="006A0BC1">
            <w:r>
              <w:t>Fiber uncrimping coefficient</w:t>
            </w:r>
          </w:p>
        </w:tc>
        <w:tc>
          <w:tcPr>
            <w:tcW w:w="648" w:type="dxa"/>
            <w:tcPrChange w:id="1974" w:author="Steve Maas" w:date="2014-04-21T10:17:00Z">
              <w:tcPr>
                <w:tcW w:w="6893" w:type="dxa"/>
              </w:tcPr>
            </w:tcPrChange>
          </w:tcPr>
          <w:p w14:paraId="5618763C" w14:textId="7EBFD26D" w:rsidR="0058106C" w:rsidRDefault="0058106C" w:rsidP="006A0BC1">
            <w:pPr>
              <w:rPr>
                <w:ins w:id="1975" w:author="Steve Maas" w:date="2014-04-21T10:17:00Z"/>
              </w:rPr>
            </w:pPr>
            <w:ins w:id="1976" w:author="Steve Maas" w:date="2014-04-21T10:18:00Z">
              <w:r>
                <w:t>[ ]</w:t>
              </w:r>
            </w:ins>
          </w:p>
        </w:tc>
      </w:tr>
      <w:tr w:rsidR="0058106C" w14:paraId="3D077C34" w14:textId="037CC766" w:rsidTr="0058106C">
        <w:tc>
          <w:tcPr>
            <w:tcW w:w="1405" w:type="dxa"/>
            <w:shd w:val="clear" w:color="auto" w:fill="auto"/>
            <w:tcPrChange w:id="1977" w:author="Steve Maas" w:date="2014-04-21T10:17:00Z">
              <w:tcPr>
                <w:tcW w:w="1405" w:type="dxa"/>
                <w:shd w:val="clear" w:color="auto" w:fill="auto"/>
              </w:tcPr>
            </w:tcPrChange>
          </w:tcPr>
          <w:p w14:paraId="13F52881" w14:textId="77777777" w:rsidR="0058106C" w:rsidRDefault="0058106C" w:rsidP="006A0BC1">
            <w:pPr>
              <w:pStyle w:val="code"/>
            </w:pPr>
            <w:r>
              <w:t>&lt;c5&gt;</w:t>
            </w:r>
          </w:p>
        </w:tc>
        <w:tc>
          <w:tcPr>
            <w:tcW w:w="7523" w:type="dxa"/>
            <w:shd w:val="clear" w:color="auto" w:fill="auto"/>
            <w:tcPrChange w:id="1978" w:author="Steve Maas" w:date="2014-04-21T10:17:00Z">
              <w:tcPr>
                <w:tcW w:w="6893" w:type="dxa"/>
                <w:shd w:val="clear" w:color="auto" w:fill="auto"/>
              </w:tcPr>
            </w:tcPrChange>
          </w:tcPr>
          <w:p w14:paraId="3F1FAB9D" w14:textId="77777777" w:rsidR="0058106C" w:rsidRDefault="0058106C" w:rsidP="006A0BC1">
            <w:r>
              <w:t>Modulus of straightened fibers</w:t>
            </w:r>
          </w:p>
        </w:tc>
        <w:tc>
          <w:tcPr>
            <w:tcW w:w="648" w:type="dxa"/>
            <w:tcPrChange w:id="1979" w:author="Steve Maas" w:date="2014-04-21T10:17:00Z">
              <w:tcPr>
                <w:tcW w:w="6893" w:type="dxa"/>
              </w:tcPr>
            </w:tcPrChange>
          </w:tcPr>
          <w:p w14:paraId="64FA413C" w14:textId="1FF8A7E5" w:rsidR="0058106C" w:rsidRDefault="0058106C" w:rsidP="006A0BC1">
            <w:pPr>
              <w:rPr>
                <w:ins w:id="1980" w:author="Steve Maas" w:date="2014-04-21T10:17:00Z"/>
              </w:rPr>
            </w:pPr>
            <w:ins w:id="1981" w:author="Steve Maas" w:date="2014-04-21T10:18:00Z">
              <w:r>
                <w:t>[</w:t>
              </w:r>
              <w:r>
                <w:rPr>
                  <w:b/>
                </w:rPr>
                <w:t>P</w:t>
              </w:r>
              <w:r>
                <w:t>]</w:t>
              </w:r>
            </w:ins>
          </w:p>
        </w:tc>
      </w:tr>
      <w:tr w:rsidR="0058106C" w14:paraId="273E610B" w14:textId="6FA588F0" w:rsidTr="0058106C">
        <w:tc>
          <w:tcPr>
            <w:tcW w:w="1405" w:type="dxa"/>
            <w:shd w:val="clear" w:color="auto" w:fill="auto"/>
            <w:tcPrChange w:id="1982" w:author="Steve Maas" w:date="2014-04-21T10:17:00Z">
              <w:tcPr>
                <w:tcW w:w="1405" w:type="dxa"/>
                <w:shd w:val="clear" w:color="auto" w:fill="auto"/>
              </w:tcPr>
            </w:tcPrChange>
          </w:tcPr>
          <w:p w14:paraId="6334AC62" w14:textId="77777777" w:rsidR="0058106C" w:rsidRDefault="0058106C" w:rsidP="006A0BC1">
            <w:pPr>
              <w:pStyle w:val="code"/>
            </w:pPr>
            <w:r>
              <w:t>&lt;k&gt;</w:t>
            </w:r>
          </w:p>
        </w:tc>
        <w:tc>
          <w:tcPr>
            <w:tcW w:w="7523" w:type="dxa"/>
            <w:shd w:val="clear" w:color="auto" w:fill="auto"/>
            <w:tcPrChange w:id="1983" w:author="Steve Maas" w:date="2014-04-21T10:17:00Z">
              <w:tcPr>
                <w:tcW w:w="6893" w:type="dxa"/>
                <w:shd w:val="clear" w:color="auto" w:fill="auto"/>
              </w:tcPr>
            </w:tcPrChange>
          </w:tcPr>
          <w:p w14:paraId="76C60F1A" w14:textId="77777777" w:rsidR="0058106C" w:rsidRDefault="0058106C" w:rsidP="006A0BC1">
            <w:r>
              <w:t>Bulk modulus</w:t>
            </w:r>
          </w:p>
        </w:tc>
        <w:tc>
          <w:tcPr>
            <w:tcW w:w="648" w:type="dxa"/>
            <w:tcPrChange w:id="1984" w:author="Steve Maas" w:date="2014-04-21T10:17:00Z">
              <w:tcPr>
                <w:tcW w:w="6893" w:type="dxa"/>
              </w:tcPr>
            </w:tcPrChange>
          </w:tcPr>
          <w:p w14:paraId="3C835FD7" w14:textId="214DBF41" w:rsidR="0058106C" w:rsidRDefault="0058106C" w:rsidP="006A0BC1">
            <w:pPr>
              <w:rPr>
                <w:ins w:id="1985" w:author="Steve Maas" w:date="2014-04-21T10:17:00Z"/>
              </w:rPr>
            </w:pPr>
            <w:ins w:id="1986" w:author="Steve Maas" w:date="2014-04-21T10:18:00Z">
              <w:r>
                <w:t>[</w:t>
              </w:r>
              <w:r>
                <w:rPr>
                  <w:b/>
                </w:rPr>
                <w:t>P</w:t>
              </w:r>
              <w:r>
                <w:t>]</w:t>
              </w:r>
            </w:ins>
          </w:p>
        </w:tc>
      </w:tr>
      <w:tr w:rsidR="0058106C" w14:paraId="08222772" w14:textId="1700904D" w:rsidTr="0058106C">
        <w:tc>
          <w:tcPr>
            <w:tcW w:w="1405" w:type="dxa"/>
            <w:shd w:val="clear" w:color="auto" w:fill="auto"/>
            <w:tcPrChange w:id="1987" w:author="Steve Maas" w:date="2014-04-21T10:17:00Z">
              <w:tcPr>
                <w:tcW w:w="1405" w:type="dxa"/>
                <w:shd w:val="clear" w:color="auto" w:fill="auto"/>
              </w:tcPr>
            </w:tcPrChange>
          </w:tcPr>
          <w:p w14:paraId="1F1D9B92" w14:textId="77777777" w:rsidR="0058106C" w:rsidRDefault="0058106C" w:rsidP="006A0BC1">
            <w:pPr>
              <w:pStyle w:val="code"/>
            </w:pPr>
            <w:r>
              <w:t>&lt;lam_max&gt;</w:t>
            </w:r>
          </w:p>
        </w:tc>
        <w:tc>
          <w:tcPr>
            <w:tcW w:w="7523" w:type="dxa"/>
            <w:shd w:val="clear" w:color="auto" w:fill="auto"/>
            <w:tcPrChange w:id="1988" w:author="Steve Maas" w:date="2014-04-21T10:17:00Z">
              <w:tcPr>
                <w:tcW w:w="6893" w:type="dxa"/>
                <w:shd w:val="clear" w:color="auto" w:fill="auto"/>
              </w:tcPr>
            </w:tcPrChange>
          </w:tcPr>
          <w:p w14:paraId="4DE5E8D6" w14:textId="77777777" w:rsidR="0058106C" w:rsidRDefault="0058106C" w:rsidP="006A0BC1">
            <w:r>
              <w:t>Fiber stretch for straightened fibers</w:t>
            </w:r>
          </w:p>
        </w:tc>
        <w:tc>
          <w:tcPr>
            <w:tcW w:w="648" w:type="dxa"/>
            <w:tcPrChange w:id="1989" w:author="Steve Maas" w:date="2014-04-21T10:17:00Z">
              <w:tcPr>
                <w:tcW w:w="6893" w:type="dxa"/>
              </w:tcPr>
            </w:tcPrChange>
          </w:tcPr>
          <w:p w14:paraId="0BACA19C" w14:textId="3EAEE9E5" w:rsidR="0058106C" w:rsidRDefault="0058106C" w:rsidP="006A0BC1">
            <w:pPr>
              <w:rPr>
                <w:ins w:id="1990" w:author="Steve Maas" w:date="2014-04-21T10:17:00Z"/>
              </w:rPr>
            </w:pPr>
            <w:ins w:id="1991" w:author="Steve Maas" w:date="2014-04-21T10:18:00Z">
              <w:r>
                <w:t>[ ]</w:t>
              </w:r>
            </w:ins>
          </w:p>
        </w:tc>
      </w:tr>
      <w:tr w:rsidR="0058106C" w14:paraId="20A8E4AA" w14:textId="78C083A8" w:rsidTr="0058106C">
        <w:tblPrEx>
          <w:tblLook w:val="0000" w:firstRow="0" w:lastRow="0" w:firstColumn="0" w:lastColumn="0" w:noHBand="0" w:noVBand="0"/>
          <w:tblPrExChange w:id="1992" w:author="Steve Maas" w:date="2014-04-21T10:17:00Z">
            <w:tblPrEx>
              <w:tblLook w:val="0000" w:firstRow="0" w:lastRow="0" w:firstColumn="0" w:lastColumn="0" w:noHBand="0" w:noVBand="0"/>
            </w:tblPrEx>
          </w:tblPrExChange>
        </w:tblPrEx>
        <w:trPr>
          <w:trHeight w:val="170"/>
          <w:trPrChange w:id="1993" w:author="Steve Maas" w:date="2014-04-21T10:17:00Z">
            <w:trPr>
              <w:trHeight w:val="170"/>
            </w:trPr>
          </w:trPrChange>
        </w:trPr>
        <w:tc>
          <w:tcPr>
            <w:tcW w:w="1405" w:type="dxa"/>
            <w:shd w:val="clear" w:color="auto" w:fill="auto"/>
            <w:tcPrChange w:id="1994" w:author="Steve Maas" w:date="2014-04-21T10:17:00Z">
              <w:tcPr>
                <w:tcW w:w="1405" w:type="dxa"/>
                <w:shd w:val="clear" w:color="auto" w:fill="auto"/>
              </w:tcPr>
            </w:tcPrChange>
          </w:tcPr>
          <w:p w14:paraId="215001C1" w14:textId="77777777" w:rsidR="0058106C" w:rsidRDefault="0058106C" w:rsidP="006A0BC1">
            <w:pPr>
              <w:pStyle w:val="code"/>
            </w:pPr>
            <w:r>
              <w:t>&lt;fiber&gt;</w:t>
            </w:r>
          </w:p>
        </w:tc>
        <w:tc>
          <w:tcPr>
            <w:tcW w:w="7523" w:type="dxa"/>
            <w:shd w:val="clear" w:color="auto" w:fill="auto"/>
            <w:tcPrChange w:id="1995" w:author="Steve Maas" w:date="2014-04-21T10:17:00Z">
              <w:tcPr>
                <w:tcW w:w="6893" w:type="dxa"/>
                <w:shd w:val="clear" w:color="auto" w:fill="auto"/>
              </w:tcPr>
            </w:tcPrChange>
          </w:tcPr>
          <w:p w14:paraId="15600B94" w14:textId="77777777" w:rsidR="0058106C" w:rsidRDefault="0058106C">
            <w:r>
              <w:t>Fiber distribution option</w:t>
            </w:r>
          </w:p>
        </w:tc>
        <w:tc>
          <w:tcPr>
            <w:tcW w:w="648" w:type="dxa"/>
            <w:tcPrChange w:id="1996" w:author="Steve Maas" w:date="2014-04-21T10:17:00Z">
              <w:tcPr>
                <w:tcW w:w="6893" w:type="dxa"/>
              </w:tcPr>
            </w:tcPrChange>
          </w:tcPr>
          <w:p w14:paraId="0C87C7C2" w14:textId="77777777" w:rsidR="0058106C" w:rsidRDefault="0058106C">
            <w:pPr>
              <w:rPr>
                <w:ins w:id="1997" w:author="Steve Maas" w:date="2014-04-21T10:17:00Z"/>
              </w:rPr>
            </w:pP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59609466"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59609467"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59609468"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59609469"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59609470"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59609471"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59609472"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59609473"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59609474"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59609475"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59609476"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59609477"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59609478"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59609479"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59609480"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59609481"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59609482"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59609483"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59609484"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998" w:name="_Toc385498488"/>
      <w:r>
        <w:lastRenderedPageBreak/>
        <w:t>Transversely Isotropic Veronda-Westmann</w:t>
      </w:r>
      <w:bookmarkEnd w:id="1998"/>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99" w:author="Steve Maas" w:date="2014-04-21T10:19:00Z">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433"/>
        <w:gridCol w:w="738"/>
        <w:tblGridChange w:id="2000">
          <w:tblGrid>
            <w:gridCol w:w="1405"/>
            <w:gridCol w:w="6623"/>
            <w:gridCol w:w="6623"/>
          </w:tblGrid>
        </w:tblGridChange>
      </w:tblGrid>
      <w:tr w:rsidR="0058106C" w14:paraId="6E082629" w14:textId="49CDADFD" w:rsidTr="0058106C">
        <w:tc>
          <w:tcPr>
            <w:tcW w:w="1405" w:type="dxa"/>
            <w:shd w:val="clear" w:color="auto" w:fill="auto"/>
            <w:tcPrChange w:id="2001" w:author="Steve Maas" w:date="2014-04-21T10:19:00Z">
              <w:tcPr>
                <w:tcW w:w="1405" w:type="dxa"/>
                <w:shd w:val="clear" w:color="auto" w:fill="auto"/>
              </w:tcPr>
            </w:tcPrChange>
          </w:tcPr>
          <w:p w14:paraId="679B8B8E" w14:textId="77777777" w:rsidR="0058106C" w:rsidRDefault="0058106C" w:rsidP="006A0BC1">
            <w:pPr>
              <w:pStyle w:val="code"/>
            </w:pPr>
            <w:r>
              <w:t>&lt;c1&gt;</w:t>
            </w:r>
          </w:p>
        </w:tc>
        <w:tc>
          <w:tcPr>
            <w:tcW w:w="7433" w:type="dxa"/>
            <w:shd w:val="clear" w:color="auto" w:fill="auto"/>
            <w:tcPrChange w:id="2002" w:author="Steve Maas" w:date="2014-04-21T10:19:00Z">
              <w:tcPr>
                <w:tcW w:w="6623" w:type="dxa"/>
                <w:shd w:val="clear" w:color="auto" w:fill="auto"/>
              </w:tcPr>
            </w:tcPrChange>
          </w:tcPr>
          <w:p w14:paraId="5545B39B" w14:textId="77777777" w:rsidR="0058106C" w:rsidRDefault="0058106C" w:rsidP="006A0BC1">
            <w:r>
              <w:t>Veronda-Westmann coefficient 1</w:t>
            </w:r>
          </w:p>
        </w:tc>
        <w:tc>
          <w:tcPr>
            <w:tcW w:w="738" w:type="dxa"/>
            <w:tcPrChange w:id="2003" w:author="Steve Maas" w:date="2014-04-21T10:19:00Z">
              <w:tcPr>
                <w:tcW w:w="6623" w:type="dxa"/>
              </w:tcPr>
            </w:tcPrChange>
          </w:tcPr>
          <w:p w14:paraId="72989661" w14:textId="68B991F5" w:rsidR="0058106C" w:rsidRDefault="0058106C" w:rsidP="006A0BC1">
            <w:pPr>
              <w:rPr>
                <w:ins w:id="2004" w:author="Steve Maas" w:date="2014-04-21T10:19:00Z"/>
              </w:rPr>
            </w:pPr>
            <w:ins w:id="2005" w:author="Steve Maas" w:date="2014-04-21T10:19:00Z">
              <w:r>
                <w:t>[</w:t>
              </w:r>
              <w:r>
                <w:rPr>
                  <w:b/>
                </w:rPr>
                <w:t>P</w:t>
              </w:r>
              <w:r>
                <w:t>]</w:t>
              </w:r>
            </w:ins>
          </w:p>
        </w:tc>
      </w:tr>
      <w:tr w:rsidR="0058106C" w14:paraId="5EB26105" w14:textId="62CDEE6A" w:rsidTr="0058106C">
        <w:tc>
          <w:tcPr>
            <w:tcW w:w="1405" w:type="dxa"/>
            <w:shd w:val="clear" w:color="auto" w:fill="auto"/>
            <w:tcPrChange w:id="2006" w:author="Steve Maas" w:date="2014-04-21T10:19:00Z">
              <w:tcPr>
                <w:tcW w:w="1405" w:type="dxa"/>
                <w:shd w:val="clear" w:color="auto" w:fill="auto"/>
              </w:tcPr>
            </w:tcPrChange>
          </w:tcPr>
          <w:p w14:paraId="49ACDF77" w14:textId="77777777" w:rsidR="0058106C" w:rsidRDefault="0058106C" w:rsidP="006A0BC1">
            <w:pPr>
              <w:pStyle w:val="code"/>
            </w:pPr>
            <w:r>
              <w:t>&lt;c2&gt;</w:t>
            </w:r>
          </w:p>
        </w:tc>
        <w:tc>
          <w:tcPr>
            <w:tcW w:w="7433" w:type="dxa"/>
            <w:shd w:val="clear" w:color="auto" w:fill="auto"/>
            <w:tcPrChange w:id="2007" w:author="Steve Maas" w:date="2014-04-21T10:19:00Z">
              <w:tcPr>
                <w:tcW w:w="6623" w:type="dxa"/>
                <w:shd w:val="clear" w:color="auto" w:fill="auto"/>
              </w:tcPr>
            </w:tcPrChange>
          </w:tcPr>
          <w:p w14:paraId="0805B9B7" w14:textId="77777777" w:rsidR="0058106C" w:rsidRDefault="0058106C" w:rsidP="006A0BC1">
            <w:r>
              <w:t>Veronda-Westmann coefficient 2</w:t>
            </w:r>
          </w:p>
        </w:tc>
        <w:tc>
          <w:tcPr>
            <w:tcW w:w="738" w:type="dxa"/>
            <w:tcPrChange w:id="2008" w:author="Steve Maas" w:date="2014-04-21T10:19:00Z">
              <w:tcPr>
                <w:tcW w:w="6623" w:type="dxa"/>
              </w:tcPr>
            </w:tcPrChange>
          </w:tcPr>
          <w:p w14:paraId="114036FF" w14:textId="159A51C5" w:rsidR="0058106C" w:rsidRDefault="0058106C" w:rsidP="006A0BC1">
            <w:pPr>
              <w:rPr>
                <w:ins w:id="2009" w:author="Steve Maas" w:date="2014-04-21T10:19:00Z"/>
              </w:rPr>
            </w:pPr>
            <w:ins w:id="2010" w:author="Steve Maas" w:date="2014-04-21T10:19:00Z">
              <w:r>
                <w:t>[</w:t>
              </w:r>
              <w:r>
                <w:rPr>
                  <w:b/>
                </w:rPr>
                <w:t xml:space="preserve"> </w:t>
              </w:r>
              <w:r>
                <w:t>]</w:t>
              </w:r>
            </w:ins>
          </w:p>
        </w:tc>
      </w:tr>
      <w:tr w:rsidR="0058106C" w14:paraId="16F5BD2F" w14:textId="678A89FC" w:rsidTr="0058106C">
        <w:tc>
          <w:tcPr>
            <w:tcW w:w="1405" w:type="dxa"/>
            <w:shd w:val="clear" w:color="auto" w:fill="auto"/>
            <w:tcPrChange w:id="2011" w:author="Steve Maas" w:date="2014-04-21T10:19:00Z">
              <w:tcPr>
                <w:tcW w:w="1405" w:type="dxa"/>
                <w:shd w:val="clear" w:color="auto" w:fill="auto"/>
              </w:tcPr>
            </w:tcPrChange>
          </w:tcPr>
          <w:p w14:paraId="7C40D7DA" w14:textId="77777777" w:rsidR="0058106C" w:rsidRDefault="0058106C" w:rsidP="006A0BC1">
            <w:pPr>
              <w:pStyle w:val="code"/>
            </w:pPr>
            <w:r>
              <w:t>&lt;c3&gt;</w:t>
            </w:r>
          </w:p>
        </w:tc>
        <w:tc>
          <w:tcPr>
            <w:tcW w:w="7433" w:type="dxa"/>
            <w:shd w:val="clear" w:color="auto" w:fill="auto"/>
            <w:tcPrChange w:id="2012" w:author="Steve Maas" w:date="2014-04-21T10:19:00Z">
              <w:tcPr>
                <w:tcW w:w="6623" w:type="dxa"/>
                <w:shd w:val="clear" w:color="auto" w:fill="auto"/>
              </w:tcPr>
            </w:tcPrChange>
          </w:tcPr>
          <w:p w14:paraId="5EA5BAA2" w14:textId="77777777" w:rsidR="0058106C" w:rsidRDefault="0058106C" w:rsidP="006A0BC1">
            <w:r>
              <w:t>Exponential stress coefficient</w:t>
            </w:r>
          </w:p>
        </w:tc>
        <w:tc>
          <w:tcPr>
            <w:tcW w:w="738" w:type="dxa"/>
            <w:tcPrChange w:id="2013" w:author="Steve Maas" w:date="2014-04-21T10:19:00Z">
              <w:tcPr>
                <w:tcW w:w="6623" w:type="dxa"/>
              </w:tcPr>
            </w:tcPrChange>
          </w:tcPr>
          <w:p w14:paraId="48DC6EF9" w14:textId="4533A0C1" w:rsidR="0058106C" w:rsidRDefault="0058106C" w:rsidP="006A0BC1">
            <w:pPr>
              <w:rPr>
                <w:ins w:id="2014" w:author="Steve Maas" w:date="2014-04-21T10:19:00Z"/>
              </w:rPr>
            </w:pPr>
            <w:ins w:id="2015" w:author="Steve Maas" w:date="2014-04-21T10:19:00Z">
              <w:r>
                <w:t>[</w:t>
              </w:r>
              <w:r>
                <w:rPr>
                  <w:b/>
                </w:rPr>
                <w:t>P</w:t>
              </w:r>
              <w:r>
                <w:t>]</w:t>
              </w:r>
            </w:ins>
          </w:p>
        </w:tc>
      </w:tr>
      <w:tr w:rsidR="0058106C" w14:paraId="1E32DD86" w14:textId="4B9A2BE9" w:rsidTr="0058106C">
        <w:tc>
          <w:tcPr>
            <w:tcW w:w="1405" w:type="dxa"/>
            <w:shd w:val="clear" w:color="auto" w:fill="auto"/>
            <w:tcPrChange w:id="2016" w:author="Steve Maas" w:date="2014-04-21T10:19:00Z">
              <w:tcPr>
                <w:tcW w:w="1405" w:type="dxa"/>
                <w:shd w:val="clear" w:color="auto" w:fill="auto"/>
              </w:tcPr>
            </w:tcPrChange>
          </w:tcPr>
          <w:p w14:paraId="6C676FDD" w14:textId="77777777" w:rsidR="0058106C" w:rsidRDefault="0058106C" w:rsidP="006A0BC1">
            <w:pPr>
              <w:pStyle w:val="code"/>
            </w:pPr>
            <w:r>
              <w:t>&lt;c4&gt;</w:t>
            </w:r>
          </w:p>
        </w:tc>
        <w:tc>
          <w:tcPr>
            <w:tcW w:w="7433" w:type="dxa"/>
            <w:shd w:val="clear" w:color="auto" w:fill="auto"/>
            <w:tcPrChange w:id="2017" w:author="Steve Maas" w:date="2014-04-21T10:19:00Z">
              <w:tcPr>
                <w:tcW w:w="6623" w:type="dxa"/>
                <w:shd w:val="clear" w:color="auto" w:fill="auto"/>
              </w:tcPr>
            </w:tcPrChange>
          </w:tcPr>
          <w:p w14:paraId="573B6F8A" w14:textId="77777777" w:rsidR="0058106C" w:rsidRDefault="0058106C" w:rsidP="006A0BC1">
            <w:r>
              <w:t>Fiber uncrimping coefficient</w:t>
            </w:r>
          </w:p>
        </w:tc>
        <w:tc>
          <w:tcPr>
            <w:tcW w:w="738" w:type="dxa"/>
            <w:tcPrChange w:id="2018" w:author="Steve Maas" w:date="2014-04-21T10:19:00Z">
              <w:tcPr>
                <w:tcW w:w="6623" w:type="dxa"/>
              </w:tcPr>
            </w:tcPrChange>
          </w:tcPr>
          <w:p w14:paraId="7493613C" w14:textId="68AAEBCB" w:rsidR="0058106C" w:rsidRDefault="0058106C" w:rsidP="006A0BC1">
            <w:pPr>
              <w:rPr>
                <w:ins w:id="2019" w:author="Steve Maas" w:date="2014-04-21T10:19:00Z"/>
              </w:rPr>
            </w:pPr>
            <w:ins w:id="2020" w:author="Steve Maas" w:date="2014-04-21T10:19:00Z">
              <w:r>
                <w:t>[ ]</w:t>
              </w:r>
            </w:ins>
          </w:p>
        </w:tc>
      </w:tr>
      <w:tr w:rsidR="0058106C" w14:paraId="3F9BB15C" w14:textId="55062199" w:rsidTr="0058106C">
        <w:tc>
          <w:tcPr>
            <w:tcW w:w="1405" w:type="dxa"/>
            <w:shd w:val="clear" w:color="auto" w:fill="auto"/>
            <w:tcPrChange w:id="2021" w:author="Steve Maas" w:date="2014-04-21T10:19:00Z">
              <w:tcPr>
                <w:tcW w:w="1405" w:type="dxa"/>
                <w:shd w:val="clear" w:color="auto" w:fill="auto"/>
              </w:tcPr>
            </w:tcPrChange>
          </w:tcPr>
          <w:p w14:paraId="20690FBC" w14:textId="77777777" w:rsidR="0058106C" w:rsidRDefault="0058106C" w:rsidP="006A0BC1">
            <w:pPr>
              <w:pStyle w:val="code"/>
            </w:pPr>
            <w:r>
              <w:t>&lt;c5&gt;</w:t>
            </w:r>
          </w:p>
        </w:tc>
        <w:tc>
          <w:tcPr>
            <w:tcW w:w="7433" w:type="dxa"/>
            <w:shd w:val="clear" w:color="auto" w:fill="auto"/>
            <w:tcPrChange w:id="2022" w:author="Steve Maas" w:date="2014-04-21T10:19:00Z">
              <w:tcPr>
                <w:tcW w:w="6623" w:type="dxa"/>
                <w:shd w:val="clear" w:color="auto" w:fill="auto"/>
              </w:tcPr>
            </w:tcPrChange>
          </w:tcPr>
          <w:p w14:paraId="798D5FA8" w14:textId="77777777" w:rsidR="0058106C" w:rsidRDefault="0058106C" w:rsidP="006A0BC1">
            <w:r>
              <w:t>Modulus of straightened fibers</w:t>
            </w:r>
          </w:p>
        </w:tc>
        <w:tc>
          <w:tcPr>
            <w:tcW w:w="738" w:type="dxa"/>
            <w:tcPrChange w:id="2023" w:author="Steve Maas" w:date="2014-04-21T10:19:00Z">
              <w:tcPr>
                <w:tcW w:w="6623" w:type="dxa"/>
              </w:tcPr>
            </w:tcPrChange>
          </w:tcPr>
          <w:p w14:paraId="6743CC83" w14:textId="0024C93B" w:rsidR="0058106C" w:rsidRDefault="0058106C" w:rsidP="006A0BC1">
            <w:pPr>
              <w:rPr>
                <w:ins w:id="2024" w:author="Steve Maas" w:date="2014-04-21T10:19:00Z"/>
              </w:rPr>
            </w:pPr>
            <w:ins w:id="2025" w:author="Steve Maas" w:date="2014-04-21T10:19:00Z">
              <w:r>
                <w:t>[</w:t>
              </w:r>
              <w:r>
                <w:rPr>
                  <w:b/>
                </w:rPr>
                <w:t>P</w:t>
              </w:r>
              <w:r>
                <w:t>]</w:t>
              </w:r>
            </w:ins>
          </w:p>
        </w:tc>
      </w:tr>
      <w:tr w:rsidR="0058106C" w14:paraId="55601398" w14:textId="2F09A6F1" w:rsidTr="0058106C">
        <w:tc>
          <w:tcPr>
            <w:tcW w:w="1405" w:type="dxa"/>
            <w:shd w:val="clear" w:color="auto" w:fill="auto"/>
            <w:tcPrChange w:id="2026" w:author="Steve Maas" w:date="2014-04-21T10:19:00Z">
              <w:tcPr>
                <w:tcW w:w="1405" w:type="dxa"/>
                <w:shd w:val="clear" w:color="auto" w:fill="auto"/>
              </w:tcPr>
            </w:tcPrChange>
          </w:tcPr>
          <w:p w14:paraId="52EFDDAE" w14:textId="77777777" w:rsidR="0058106C" w:rsidRDefault="0058106C" w:rsidP="006A0BC1">
            <w:pPr>
              <w:pStyle w:val="code"/>
            </w:pPr>
            <w:r>
              <w:t>&lt;k&gt;</w:t>
            </w:r>
          </w:p>
        </w:tc>
        <w:tc>
          <w:tcPr>
            <w:tcW w:w="7433" w:type="dxa"/>
            <w:shd w:val="clear" w:color="auto" w:fill="auto"/>
            <w:tcPrChange w:id="2027" w:author="Steve Maas" w:date="2014-04-21T10:19:00Z">
              <w:tcPr>
                <w:tcW w:w="6623" w:type="dxa"/>
                <w:shd w:val="clear" w:color="auto" w:fill="auto"/>
              </w:tcPr>
            </w:tcPrChange>
          </w:tcPr>
          <w:p w14:paraId="57182C15" w14:textId="77777777" w:rsidR="0058106C" w:rsidRDefault="0058106C" w:rsidP="006A0BC1">
            <w:r>
              <w:t>Bulk modulus</w:t>
            </w:r>
          </w:p>
        </w:tc>
        <w:tc>
          <w:tcPr>
            <w:tcW w:w="738" w:type="dxa"/>
            <w:tcPrChange w:id="2028" w:author="Steve Maas" w:date="2014-04-21T10:19:00Z">
              <w:tcPr>
                <w:tcW w:w="6623" w:type="dxa"/>
              </w:tcPr>
            </w:tcPrChange>
          </w:tcPr>
          <w:p w14:paraId="20562DDD" w14:textId="1E4880ED" w:rsidR="0058106C" w:rsidRDefault="0058106C" w:rsidP="006A0BC1">
            <w:pPr>
              <w:rPr>
                <w:ins w:id="2029" w:author="Steve Maas" w:date="2014-04-21T10:19:00Z"/>
              </w:rPr>
            </w:pPr>
            <w:ins w:id="2030" w:author="Steve Maas" w:date="2014-04-21T10:19:00Z">
              <w:r>
                <w:t>[</w:t>
              </w:r>
              <w:r>
                <w:rPr>
                  <w:b/>
                </w:rPr>
                <w:t>P</w:t>
              </w:r>
              <w:r>
                <w:t>]</w:t>
              </w:r>
            </w:ins>
          </w:p>
        </w:tc>
      </w:tr>
      <w:tr w:rsidR="0058106C" w14:paraId="0767C63D" w14:textId="252A479C" w:rsidTr="0058106C">
        <w:tc>
          <w:tcPr>
            <w:tcW w:w="1405" w:type="dxa"/>
            <w:shd w:val="clear" w:color="auto" w:fill="auto"/>
            <w:tcPrChange w:id="2031" w:author="Steve Maas" w:date="2014-04-21T10:19:00Z">
              <w:tcPr>
                <w:tcW w:w="1405" w:type="dxa"/>
                <w:shd w:val="clear" w:color="auto" w:fill="auto"/>
              </w:tcPr>
            </w:tcPrChange>
          </w:tcPr>
          <w:p w14:paraId="61DC929F" w14:textId="77777777" w:rsidR="0058106C" w:rsidRDefault="0058106C" w:rsidP="006A0BC1">
            <w:pPr>
              <w:pStyle w:val="code"/>
            </w:pPr>
            <w:r>
              <w:t>&lt;lam_max&gt;</w:t>
            </w:r>
          </w:p>
        </w:tc>
        <w:tc>
          <w:tcPr>
            <w:tcW w:w="7433" w:type="dxa"/>
            <w:shd w:val="clear" w:color="auto" w:fill="auto"/>
            <w:tcPrChange w:id="2032" w:author="Steve Maas" w:date="2014-04-21T10:19:00Z">
              <w:tcPr>
                <w:tcW w:w="6623" w:type="dxa"/>
                <w:shd w:val="clear" w:color="auto" w:fill="auto"/>
              </w:tcPr>
            </w:tcPrChange>
          </w:tcPr>
          <w:p w14:paraId="65F1C6E2" w14:textId="77777777" w:rsidR="0058106C" w:rsidRDefault="0058106C" w:rsidP="006A0BC1">
            <w:r>
              <w:t>Fiber stretch for straightened fibers</w:t>
            </w:r>
          </w:p>
        </w:tc>
        <w:tc>
          <w:tcPr>
            <w:tcW w:w="738" w:type="dxa"/>
            <w:tcPrChange w:id="2033" w:author="Steve Maas" w:date="2014-04-21T10:19:00Z">
              <w:tcPr>
                <w:tcW w:w="6623" w:type="dxa"/>
              </w:tcPr>
            </w:tcPrChange>
          </w:tcPr>
          <w:p w14:paraId="6209FAB8" w14:textId="5E86C92E" w:rsidR="0058106C" w:rsidRDefault="0058106C" w:rsidP="006A0BC1">
            <w:pPr>
              <w:rPr>
                <w:ins w:id="2034" w:author="Steve Maas" w:date="2014-04-21T10:19:00Z"/>
              </w:rPr>
            </w:pPr>
            <w:ins w:id="2035" w:author="Steve Maas" w:date="2014-04-21T10:19:00Z">
              <w:r>
                <w:t>[ ]</w:t>
              </w:r>
            </w:ins>
          </w:p>
        </w:tc>
      </w:tr>
      <w:tr w:rsidR="0058106C" w14:paraId="13F5C8B4" w14:textId="33E456E3" w:rsidTr="0058106C">
        <w:tblPrEx>
          <w:tblLook w:val="0000" w:firstRow="0" w:lastRow="0" w:firstColumn="0" w:lastColumn="0" w:noHBand="0" w:noVBand="0"/>
          <w:tblPrExChange w:id="2036" w:author="Steve Maas" w:date="2014-04-21T10:19:00Z">
            <w:tblPrEx>
              <w:tblLook w:val="0000" w:firstRow="0" w:lastRow="0" w:firstColumn="0" w:lastColumn="0" w:noHBand="0" w:noVBand="0"/>
            </w:tblPrEx>
          </w:tblPrExChange>
        </w:tblPrEx>
        <w:trPr>
          <w:trHeight w:val="170"/>
          <w:trPrChange w:id="2037" w:author="Steve Maas" w:date="2014-04-21T10:19:00Z">
            <w:trPr>
              <w:trHeight w:val="170"/>
            </w:trPr>
          </w:trPrChange>
        </w:trPr>
        <w:tc>
          <w:tcPr>
            <w:tcW w:w="1405" w:type="dxa"/>
            <w:shd w:val="clear" w:color="auto" w:fill="auto"/>
            <w:tcPrChange w:id="2038" w:author="Steve Maas" w:date="2014-04-21T10:19:00Z">
              <w:tcPr>
                <w:tcW w:w="1405" w:type="dxa"/>
                <w:shd w:val="clear" w:color="auto" w:fill="auto"/>
              </w:tcPr>
            </w:tcPrChange>
          </w:tcPr>
          <w:p w14:paraId="332CC87C" w14:textId="77777777" w:rsidR="0058106C" w:rsidRDefault="0058106C" w:rsidP="006A0BC1">
            <w:pPr>
              <w:pStyle w:val="code"/>
            </w:pPr>
            <w:r>
              <w:t>&lt;fiber&gt;</w:t>
            </w:r>
          </w:p>
        </w:tc>
        <w:tc>
          <w:tcPr>
            <w:tcW w:w="7433" w:type="dxa"/>
            <w:shd w:val="clear" w:color="auto" w:fill="auto"/>
            <w:tcPrChange w:id="2039" w:author="Steve Maas" w:date="2014-04-21T10:19:00Z">
              <w:tcPr>
                <w:tcW w:w="6623" w:type="dxa"/>
                <w:shd w:val="clear" w:color="auto" w:fill="auto"/>
              </w:tcPr>
            </w:tcPrChange>
          </w:tcPr>
          <w:p w14:paraId="58140AF9" w14:textId="77777777" w:rsidR="0058106C" w:rsidRDefault="0058106C">
            <w:r>
              <w:t>Fiber distribution option.</w:t>
            </w:r>
          </w:p>
        </w:tc>
        <w:tc>
          <w:tcPr>
            <w:tcW w:w="738" w:type="dxa"/>
            <w:tcPrChange w:id="2040" w:author="Steve Maas" w:date="2014-04-21T10:19:00Z">
              <w:tcPr>
                <w:tcW w:w="6623" w:type="dxa"/>
              </w:tcPr>
            </w:tcPrChange>
          </w:tcPr>
          <w:p w14:paraId="59E60779" w14:textId="77777777" w:rsidR="0058106C" w:rsidRDefault="0058106C">
            <w:pPr>
              <w:rPr>
                <w:ins w:id="2041" w:author="Steve Maas" w:date="2014-04-21T10:19:00Z"/>
              </w:rPr>
            </w:pP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59609485"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59609486"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042" w:name="_Ref167529968"/>
      <w:bookmarkStart w:id="2043" w:name="_Toc385498489"/>
      <w:r>
        <w:lastRenderedPageBreak/>
        <w:t>Uncoupled Solid Mixture</w:t>
      </w:r>
      <w:bookmarkEnd w:id="2042"/>
      <w:bookmarkEnd w:id="2043"/>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44"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2045">
          <w:tblGrid>
            <w:gridCol w:w="1188"/>
            <w:gridCol w:w="8388"/>
            <w:gridCol w:w="8388"/>
          </w:tblGrid>
        </w:tblGridChange>
      </w:tblGrid>
      <w:tr w:rsidR="00C7478A" w14:paraId="7204526F" w14:textId="2A4EB921" w:rsidTr="00C7478A">
        <w:tc>
          <w:tcPr>
            <w:tcW w:w="1002" w:type="pct"/>
            <w:shd w:val="clear" w:color="auto" w:fill="auto"/>
            <w:tcPrChange w:id="2046"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2047"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2048" w:author="Gerard Ateshian" w:date="2014-04-17T20:52:00Z">
              <w:tcPr>
                <w:tcW w:w="8388" w:type="dxa"/>
              </w:tcPr>
            </w:tcPrChange>
          </w:tcPr>
          <w:p w14:paraId="2920FAE9" w14:textId="77777777" w:rsidR="00C7478A" w:rsidRDefault="00C7478A" w:rsidP="006A0BC1">
            <w:pPr>
              <w:rPr>
                <w:ins w:id="2049" w:author="Gerard Ateshian" w:date="2014-04-17T20:52:00Z"/>
              </w:rPr>
            </w:pPr>
          </w:p>
        </w:tc>
      </w:tr>
      <w:tr w:rsidR="00C7478A" w14:paraId="6E4CE9C1" w14:textId="714680E7" w:rsidTr="00C7478A">
        <w:tc>
          <w:tcPr>
            <w:tcW w:w="1002" w:type="pct"/>
            <w:shd w:val="clear" w:color="auto" w:fill="auto"/>
            <w:tcPrChange w:id="2050"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2051"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2052" w:author="Gerard Ateshian" w:date="2014-04-17T20:52:00Z">
              <w:tcPr>
                <w:tcW w:w="8388" w:type="dxa"/>
              </w:tcPr>
            </w:tcPrChange>
          </w:tcPr>
          <w:p w14:paraId="38CC09F7" w14:textId="06A71FE0" w:rsidR="00C7478A" w:rsidRDefault="00C7478A" w:rsidP="006A0BC1">
            <w:pPr>
              <w:rPr>
                <w:ins w:id="2053" w:author="Gerard Ateshian" w:date="2014-04-17T20:52:00Z"/>
              </w:rPr>
            </w:pPr>
            <w:ins w:id="2054"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055" w:name="_Toc385498490"/>
      <w:bookmarkStart w:id="2056" w:name="_Ref167535458"/>
      <w:r>
        <w:lastRenderedPageBreak/>
        <w:t>Veronda-Westmann</w:t>
      </w:r>
      <w:bookmarkEnd w:id="2055"/>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57"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2058">
          <w:tblGrid>
            <w:gridCol w:w="1188"/>
            <w:gridCol w:w="8388"/>
            <w:gridCol w:w="8388"/>
          </w:tblGrid>
        </w:tblGridChange>
      </w:tblGrid>
      <w:tr w:rsidR="00C7478A" w14:paraId="39FA5791" w14:textId="3109F9A4" w:rsidTr="00C7478A">
        <w:tc>
          <w:tcPr>
            <w:tcW w:w="997" w:type="pct"/>
            <w:shd w:val="clear" w:color="auto" w:fill="auto"/>
            <w:tcPrChange w:id="2059"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2060"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2061" w:author="Gerard Ateshian" w:date="2014-04-17T20:52:00Z">
              <w:tcPr>
                <w:tcW w:w="8388" w:type="dxa"/>
              </w:tcPr>
            </w:tcPrChange>
          </w:tcPr>
          <w:p w14:paraId="66BAE5C9" w14:textId="0059E8DB" w:rsidR="00C7478A" w:rsidRDefault="00C7478A" w:rsidP="00B2391B">
            <w:pPr>
              <w:rPr>
                <w:ins w:id="2062" w:author="Gerard Ateshian" w:date="2014-04-17T20:47:00Z"/>
              </w:rPr>
            </w:pPr>
            <w:ins w:id="2063" w:author="Gerard Ateshian" w:date="2014-04-17T20:48:00Z">
              <w:r>
                <w:t>[</w:t>
              </w:r>
              <w:r>
                <w:rPr>
                  <w:b/>
                </w:rPr>
                <w:t>P</w:t>
              </w:r>
              <w:r>
                <w:t>]</w:t>
              </w:r>
            </w:ins>
          </w:p>
        </w:tc>
      </w:tr>
      <w:tr w:rsidR="00C7478A" w14:paraId="793689BA" w14:textId="2B0E4EBA" w:rsidTr="00C7478A">
        <w:tc>
          <w:tcPr>
            <w:tcW w:w="997" w:type="pct"/>
            <w:shd w:val="clear" w:color="auto" w:fill="auto"/>
            <w:tcPrChange w:id="2064"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2065"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2066" w:author="Gerard Ateshian" w:date="2014-04-17T20:52:00Z">
              <w:tcPr>
                <w:tcW w:w="8388" w:type="dxa"/>
              </w:tcPr>
            </w:tcPrChange>
          </w:tcPr>
          <w:p w14:paraId="5EEEEEF7" w14:textId="1446DBA6" w:rsidR="00C7478A" w:rsidRDefault="00C7478A" w:rsidP="00B2391B">
            <w:pPr>
              <w:rPr>
                <w:ins w:id="2067" w:author="Gerard Ateshian" w:date="2014-04-17T20:47:00Z"/>
              </w:rPr>
            </w:pPr>
            <w:ins w:id="2068" w:author="Gerard Ateshian" w:date="2014-04-17T20:48:00Z">
              <w:r>
                <w:t>[ ]</w:t>
              </w:r>
            </w:ins>
          </w:p>
        </w:tc>
      </w:tr>
      <w:tr w:rsidR="00C7478A" w14:paraId="565CE85F" w14:textId="0F5258D1" w:rsidTr="00C7478A">
        <w:tc>
          <w:tcPr>
            <w:tcW w:w="997" w:type="pct"/>
            <w:shd w:val="clear" w:color="auto" w:fill="auto"/>
            <w:tcPrChange w:id="2069"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2070"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2071" w:author="Gerard Ateshian" w:date="2014-04-17T20:52:00Z">
              <w:tcPr>
                <w:tcW w:w="8388" w:type="dxa"/>
              </w:tcPr>
            </w:tcPrChange>
          </w:tcPr>
          <w:p w14:paraId="652610A8" w14:textId="7D652AB9" w:rsidR="00C7478A" w:rsidRDefault="00C7478A" w:rsidP="00B2391B">
            <w:pPr>
              <w:rPr>
                <w:ins w:id="2072" w:author="Gerard Ateshian" w:date="2014-04-17T20:47:00Z"/>
              </w:rPr>
            </w:pPr>
            <w:ins w:id="2073"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59609487"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074" w:name="_Toc385498491"/>
      <w:r>
        <w:lastRenderedPageBreak/>
        <w:t xml:space="preserve">Mooney-Rivlin </w:t>
      </w:r>
      <w:r w:rsidR="00B2391B">
        <w:t>V</w:t>
      </w:r>
      <w:r w:rsidR="00B2391B" w:rsidRPr="005F4027">
        <w:t>on Mises Distribut</w:t>
      </w:r>
      <w:r w:rsidR="00B2391B">
        <w:t>ed Fibers</w:t>
      </w:r>
      <w:bookmarkEnd w:id="2056"/>
      <w:bookmarkEnd w:id="207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Change w:id="2075" w:author="Steve Maas" w:date="2014-04-21T10:20:00Z">
          <w:tblPr>
            <w:tblStyle w:val="TableGrid"/>
            <w:tblW w:w="0" w:type="auto"/>
            <w:tblLook w:val="04A0" w:firstRow="1" w:lastRow="0" w:firstColumn="1" w:lastColumn="0" w:noHBand="0" w:noVBand="1"/>
          </w:tblPr>
        </w:tblPrChange>
      </w:tblPr>
      <w:tblGrid>
        <w:gridCol w:w="1663"/>
        <w:gridCol w:w="7230"/>
        <w:gridCol w:w="683"/>
        <w:tblGridChange w:id="2076">
          <w:tblGrid>
            <w:gridCol w:w="1668"/>
            <w:gridCol w:w="6848"/>
            <w:gridCol w:w="6848"/>
          </w:tblGrid>
        </w:tblGridChange>
      </w:tblGrid>
      <w:tr w:rsidR="0058106C" w:rsidRPr="005F4027" w14:paraId="4B0CFCF5" w14:textId="1C664B6C" w:rsidTr="0058106C">
        <w:tc>
          <w:tcPr>
            <w:tcW w:w="1663" w:type="dxa"/>
            <w:tcPrChange w:id="2077" w:author="Steve Maas" w:date="2014-04-21T10:20:00Z">
              <w:tcPr>
                <w:tcW w:w="1668" w:type="dxa"/>
              </w:tcPr>
            </w:tcPrChange>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Change w:id="2078" w:author="Steve Maas" w:date="2014-04-21T10:20:00Z">
              <w:tcPr>
                <w:tcW w:w="6848" w:type="dxa"/>
              </w:tcPr>
            </w:tcPrChange>
          </w:tcPr>
          <w:p w14:paraId="1A55077D" w14:textId="77777777" w:rsidR="0058106C" w:rsidRPr="005F4027" w:rsidRDefault="0058106C" w:rsidP="00B2391B">
            <w:r w:rsidRPr="005F4027">
              <w:t>Mooney-Rivlin coefficient 1</w:t>
            </w:r>
          </w:p>
        </w:tc>
        <w:tc>
          <w:tcPr>
            <w:tcW w:w="648" w:type="dxa"/>
            <w:tcPrChange w:id="2079" w:author="Steve Maas" w:date="2014-04-21T10:20:00Z">
              <w:tcPr>
                <w:tcW w:w="6848" w:type="dxa"/>
              </w:tcPr>
            </w:tcPrChange>
          </w:tcPr>
          <w:p w14:paraId="1B681E31" w14:textId="7EEB1F95" w:rsidR="0058106C" w:rsidRPr="005F4027" w:rsidRDefault="0058106C" w:rsidP="00B2391B">
            <w:pPr>
              <w:rPr>
                <w:ins w:id="2080" w:author="Steve Maas" w:date="2014-04-21T10:20:00Z"/>
              </w:rPr>
            </w:pPr>
            <w:ins w:id="2081" w:author="Steve Maas" w:date="2014-04-21T10:20:00Z">
              <w:r>
                <w:t>[</w:t>
              </w:r>
              <w:r>
                <w:rPr>
                  <w:b/>
                </w:rPr>
                <w:t>P</w:t>
              </w:r>
              <w:r>
                <w:t>]</w:t>
              </w:r>
            </w:ins>
          </w:p>
        </w:tc>
      </w:tr>
      <w:tr w:rsidR="0058106C" w:rsidRPr="005F4027" w14:paraId="11F94D5A" w14:textId="045AFADF" w:rsidTr="0058106C">
        <w:tc>
          <w:tcPr>
            <w:tcW w:w="1663" w:type="dxa"/>
            <w:tcPrChange w:id="2082" w:author="Steve Maas" w:date="2014-04-21T10:20:00Z">
              <w:tcPr>
                <w:tcW w:w="1668" w:type="dxa"/>
              </w:tcPr>
            </w:tcPrChange>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Change w:id="2083" w:author="Steve Maas" w:date="2014-04-21T10:20:00Z">
              <w:tcPr>
                <w:tcW w:w="6848" w:type="dxa"/>
              </w:tcPr>
            </w:tcPrChange>
          </w:tcPr>
          <w:p w14:paraId="60254C9F" w14:textId="77777777" w:rsidR="0058106C" w:rsidRPr="005F4027" w:rsidRDefault="0058106C" w:rsidP="00B2391B">
            <w:r w:rsidRPr="005F4027">
              <w:t>Mooney-Rivlin coefficient 2</w:t>
            </w:r>
          </w:p>
        </w:tc>
        <w:tc>
          <w:tcPr>
            <w:tcW w:w="648" w:type="dxa"/>
            <w:tcPrChange w:id="2084" w:author="Steve Maas" w:date="2014-04-21T10:20:00Z">
              <w:tcPr>
                <w:tcW w:w="6848" w:type="dxa"/>
              </w:tcPr>
            </w:tcPrChange>
          </w:tcPr>
          <w:p w14:paraId="3156F1EA" w14:textId="1D279F20" w:rsidR="0058106C" w:rsidRPr="005F4027" w:rsidRDefault="0058106C" w:rsidP="00B2391B">
            <w:pPr>
              <w:rPr>
                <w:ins w:id="2085" w:author="Steve Maas" w:date="2014-04-21T10:20:00Z"/>
              </w:rPr>
            </w:pPr>
            <w:ins w:id="2086" w:author="Steve Maas" w:date="2014-04-21T10:20:00Z">
              <w:r>
                <w:t>[</w:t>
              </w:r>
              <w:r>
                <w:rPr>
                  <w:b/>
                </w:rPr>
                <w:t>P</w:t>
              </w:r>
              <w:r>
                <w:t>]</w:t>
              </w:r>
            </w:ins>
          </w:p>
        </w:tc>
      </w:tr>
      <w:tr w:rsidR="0058106C" w:rsidRPr="005F4027" w14:paraId="7861A5BE" w14:textId="6F8B5A9F" w:rsidTr="0058106C">
        <w:tc>
          <w:tcPr>
            <w:tcW w:w="1663" w:type="dxa"/>
            <w:tcPrChange w:id="2087" w:author="Steve Maas" w:date="2014-04-21T10:20:00Z">
              <w:tcPr>
                <w:tcW w:w="1668" w:type="dxa"/>
              </w:tcPr>
            </w:tcPrChange>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Change w:id="2088" w:author="Steve Maas" w:date="2014-04-21T10:20:00Z">
              <w:tcPr>
                <w:tcW w:w="6848" w:type="dxa"/>
              </w:tcPr>
            </w:tcPrChange>
          </w:tcPr>
          <w:p w14:paraId="738CB751" w14:textId="77777777" w:rsidR="0058106C" w:rsidRPr="005F4027" w:rsidRDefault="0058106C" w:rsidP="00B2391B">
            <w:r w:rsidRPr="005F4027">
              <w:t>Exponential stress coefficient</w:t>
            </w:r>
          </w:p>
        </w:tc>
        <w:tc>
          <w:tcPr>
            <w:tcW w:w="648" w:type="dxa"/>
            <w:tcPrChange w:id="2089" w:author="Steve Maas" w:date="2014-04-21T10:20:00Z">
              <w:tcPr>
                <w:tcW w:w="6848" w:type="dxa"/>
              </w:tcPr>
            </w:tcPrChange>
          </w:tcPr>
          <w:p w14:paraId="502083F1" w14:textId="14105C2E" w:rsidR="0058106C" w:rsidRPr="005F4027" w:rsidRDefault="0058106C" w:rsidP="00B2391B">
            <w:pPr>
              <w:rPr>
                <w:ins w:id="2090" w:author="Steve Maas" w:date="2014-04-21T10:20:00Z"/>
              </w:rPr>
            </w:pPr>
            <w:ins w:id="2091" w:author="Steve Maas" w:date="2014-04-21T10:20:00Z">
              <w:r>
                <w:t>[</w:t>
              </w:r>
              <w:r>
                <w:rPr>
                  <w:b/>
                </w:rPr>
                <w:t>P</w:t>
              </w:r>
              <w:r>
                <w:t>]</w:t>
              </w:r>
            </w:ins>
          </w:p>
        </w:tc>
      </w:tr>
      <w:tr w:rsidR="0058106C" w:rsidRPr="005F4027" w14:paraId="780ABFE0" w14:textId="0A7289E6" w:rsidTr="0058106C">
        <w:tc>
          <w:tcPr>
            <w:tcW w:w="1663" w:type="dxa"/>
            <w:tcPrChange w:id="2092" w:author="Steve Maas" w:date="2014-04-21T10:20:00Z">
              <w:tcPr>
                <w:tcW w:w="1668" w:type="dxa"/>
              </w:tcPr>
            </w:tcPrChange>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Change w:id="2093" w:author="Steve Maas" w:date="2014-04-21T10:20:00Z">
              <w:tcPr>
                <w:tcW w:w="6848" w:type="dxa"/>
              </w:tcPr>
            </w:tcPrChange>
          </w:tcPr>
          <w:p w14:paraId="57D741F9" w14:textId="77777777" w:rsidR="0058106C" w:rsidRPr="005F4027" w:rsidRDefault="0058106C" w:rsidP="00B2391B">
            <w:r w:rsidRPr="005F4027">
              <w:t xml:space="preserve">Fiber </w:t>
            </w:r>
            <w:r>
              <w:t>uncri</w:t>
            </w:r>
            <w:r w:rsidRPr="005F4027">
              <w:t>mping coefficient</w:t>
            </w:r>
          </w:p>
        </w:tc>
        <w:tc>
          <w:tcPr>
            <w:tcW w:w="648" w:type="dxa"/>
            <w:tcPrChange w:id="2094" w:author="Steve Maas" w:date="2014-04-21T10:20:00Z">
              <w:tcPr>
                <w:tcW w:w="6848" w:type="dxa"/>
              </w:tcPr>
            </w:tcPrChange>
          </w:tcPr>
          <w:p w14:paraId="6720EBC2" w14:textId="52AD041C" w:rsidR="0058106C" w:rsidRPr="005F4027" w:rsidRDefault="0058106C" w:rsidP="00B2391B">
            <w:pPr>
              <w:rPr>
                <w:ins w:id="2095" w:author="Steve Maas" w:date="2014-04-21T10:20:00Z"/>
              </w:rPr>
            </w:pPr>
            <w:ins w:id="2096" w:author="Steve Maas" w:date="2014-04-21T10:20:00Z">
              <w:r>
                <w:t>[ ]</w:t>
              </w:r>
            </w:ins>
          </w:p>
        </w:tc>
      </w:tr>
      <w:tr w:rsidR="0058106C" w:rsidRPr="005F4027" w14:paraId="273A5BE2" w14:textId="75015BF2" w:rsidTr="0058106C">
        <w:tc>
          <w:tcPr>
            <w:tcW w:w="1663" w:type="dxa"/>
            <w:tcPrChange w:id="2097" w:author="Steve Maas" w:date="2014-04-21T10:20:00Z">
              <w:tcPr>
                <w:tcW w:w="1668" w:type="dxa"/>
              </w:tcPr>
            </w:tcPrChange>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Change w:id="2098" w:author="Steve Maas" w:date="2014-04-21T10:20:00Z">
              <w:tcPr>
                <w:tcW w:w="6848" w:type="dxa"/>
              </w:tcPr>
            </w:tcPrChange>
          </w:tcPr>
          <w:p w14:paraId="13E73073" w14:textId="77777777" w:rsidR="0058106C" w:rsidRPr="005F4027" w:rsidRDefault="0058106C" w:rsidP="00B2391B">
            <w:r w:rsidRPr="005F4027">
              <w:t>Modulus of straightened fibers</w:t>
            </w:r>
          </w:p>
        </w:tc>
        <w:tc>
          <w:tcPr>
            <w:tcW w:w="648" w:type="dxa"/>
            <w:tcPrChange w:id="2099" w:author="Steve Maas" w:date="2014-04-21T10:20:00Z">
              <w:tcPr>
                <w:tcW w:w="6848" w:type="dxa"/>
              </w:tcPr>
            </w:tcPrChange>
          </w:tcPr>
          <w:p w14:paraId="50315763" w14:textId="5283973D" w:rsidR="0058106C" w:rsidRPr="005F4027" w:rsidRDefault="0058106C" w:rsidP="00B2391B">
            <w:pPr>
              <w:rPr>
                <w:ins w:id="2100" w:author="Steve Maas" w:date="2014-04-21T10:20:00Z"/>
              </w:rPr>
            </w:pPr>
            <w:ins w:id="2101" w:author="Steve Maas" w:date="2014-04-21T10:20:00Z">
              <w:r>
                <w:t>[</w:t>
              </w:r>
              <w:r>
                <w:rPr>
                  <w:b/>
                </w:rPr>
                <w:t>P</w:t>
              </w:r>
              <w:r>
                <w:t>]</w:t>
              </w:r>
            </w:ins>
          </w:p>
        </w:tc>
      </w:tr>
      <w:tr w:rsidR="0058106C" w:rsidRPr="005F4027" w14:paraId="2EE4C6BF" w14:textId="0FF25034" w:rsidTr="0058106C">
        <w:tc>
          <w:tcPr>
            <w:tcW w:w="1663" w:type="dxa"/>
            <w:tcPrChange w:id="2102" w:author="Steve Maas" w:date="2014-04-21T10:20:00Z">
              <w:tcPr>
                <w:tcW w:w="1668" w:type="dxa"/>
              </w:tcPr>
            </w:tcPrChange>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Change w:id="2103" w:author="Steve Maas" w:date="2014-04-21T10:20:00Z">
              <w:tcPr>
                <w:tcW w:w="6848" w:type="dxa"/>
              </w:tcPr>
            </w:tcPrChange>
          </w:tcPr>
          <w:p w14:paraId="2F1AB6D5" w14:textId="77777777" w:rsidR="0058106C" w:rsidRPr="005F4027" w:rsidRDefault="0058106C" w:rsidP="00B2391B">
            <w:r w:rsidRPr="005F4027">
              <w:t>Bulk modulus</w:t>
            </w:r>
          </w:p>
        </w:tc>
        <w:tc>
          <w:tcPr>
            <w:tcW w:w="648" w:type="dxa"/>
            <w:tcPrChange w:id="2104" w:author="Steve Maas" w:date="2014-04-21T10:20:00Z">
              <w:tcPr>
                <w:tcW w:w="6848" w:type="dxa"/>
              </w:tcPr>
            </w:tcPrChange>
          </w:tcPr>
          <w:p w14:paraId="5DFB8932" w14:textId="1D4DDCAC" w:rsidR="0058106C" w:rsidRPr="005F4027" w:rsidRDefault="0058106C" w:rsidP="00B2391B">
            <w:pPr>
              <w:rPr>
                <w:ins w:id="2105" w:author="Steve Maas" w:date="2014-04-21T10:20:00Z"/>
              </w:rPr>
            </w:pPr>
            <w:ins w:id="2106" w:author="Steve Maas" w:date="2014-04-21T10:20:00Z">
              <w:r>
                <w:t>[</w:t>
              </w:r>
              <w:r>
                <w:rPr>
                  <w:b/>
                </w:rPr>
                <w:t>P</w:t>
              </w:r>
              <w:r>
                <w:t>]</w:t>
              </w:r>
            </w:ins>
          </w:p>
        </w:tc>
      </w:tr>
      <w:tr w:rsidR="0058106C" w:rsidRPr="005F4027" w14:paraId="140A5EA5" w14:textId="15CB26BF" w:rsidTr="0058106C">
        <w:tc>
          <w:tcPr>
            <w:tcW w:w="1663" w:type="dxa"/>
            <w:tcPrChange w:id="2107" w:author="Steve Maas" w:date="2014-04-21T10:20:00Z">
              <w:tcPr>
                <w:tcW w:w="1668" w:type="dxa"/>
              </w:tcPr>
            </w:tcPrChange>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Change w:id="2108" w:author="Steve Maas" w:date="2014-04-21T10:20:00Z">
              <w:tcPr>
                <w:tcW w:w="6848" w:type="dxa"/>
              </w:tcPr>
            </w:tcPrChange>
          </w:tcPr>
          <w:p w14:paraId="118E1D65" w14:textId="77777777" w:rsidR="0058106C" w:rsidRPr="005F4027" w:rsidRDefault="0058106C" w:rsidP="00B2391B">
            <w:r w:rsidRPr="005F4027">
              <w:t>Fiber stretch for straightened fibers</w:t>
            </w:r>
          </w:p>
        </w:tc>
        <w:tc>
          <w:tcPr>
            <w:tcW w:w="648" w:type="dxa"/>
            <w:tcPrChange w:id="2109" w:author="Steve Maas" w:date="2014-04-21T10:20:00Z">
              <w:tcPr>
                <w:tcW w:w="6848" w:type="dxa"/>
              </w:tcPr>
            </w:tcPrChange>
          </w:tcPr>
          <w:p w14:paraId="2D9A3039" w14:textId="4F178056" w:rsidR="0058106C" w:rsidRPr="005F4027" w:rsidRDefault="0058106C" w:rsidP="00B2391B">
            <w:pPr>
              <w:rPr>
                <w:ins w:id="2110" w:author="Steve Maas" w:date="2014-04-21T10:20:00Z"/>
              </w:rPr>
            </w:pPr>
            <w:ins w:id="2111" w:author="Steve Maas" w:date="2014-04-21T10:20:00Z">
              <w:r>
                <w:t>[ ]</w:t>
              </w:r>
            </w:ins>
          </w:p>
        </w:tc>
      </w:tr>
      <w:tr w:rsidR="0058106C" w:rsidRPr="005F4027" w14:paraId="32157E06" w14:textId="0F38D573" w:rsidTr="0058106C">
        <w:tc>
          <w:tcPr>
            <w:tcW w:w="1663" w:type="dxa"/>
            <w:tcPrChange w:id="2112" w:author="Steve Maas" w:date="2014-04-21T10:20:00Z">
              <w:tcPr>
                <w:tcW w:w="1668" w:type="dxa"/>
              </w:tcPr>
            </w:tcPrChange>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Change w:id="2113" w:author="Steve Maas" w:date="2014-04-21T10:20:00Z">
              <w:tcPr>
                <w:tcW w:w="6848" w:type="dxa"/>
              </w:tcPr>
            </w:tcPrChange>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Change w:id="2114" w:author="Steve Maas" w:date="2014-04-21T10:20:00Z">
              <w:tcPr>
                <w:tcW w:w="6848" w:type="dxa"/>
              </w:tcPr>
            </w:tcPrChange>
          </w:tcPr>
          <w:p w14:paraId="12614EFB" w14:textId="53A33284" w:rsidR="0058106C" w:rsidRPr="005F4027" w:rsidRDefault="0058106C" w:rsidP="00B2391B">
            <w:pPr>
              <w:rPr>
                <w:ins w:id="2115" w:author="Steve Maas" w:date="2014-04-21T10:20:00Z"/>
              </w:rPr>
            </w:pPr>
            <w:ins w:id="2116" w:author="Steve Maas" w:date="2014-04-21T10:20:00Z">
              <w:r>
                <w:t>[rad]</w:t>
              </w:r>
            </w:ins>
          </w:p>
        </w:tc>
      </w:tr>
      <w:tr w:rsidR="0058106C" w:rsidRPr="005F4027" w14:paraId="65EF0270" w14:textId="3A1FC17C" w:rsidTr="0058106C">
        <w:tc>
          <w:tcPr>
            <w:tcW w:w="1663" w:type="dxa"/>
            <w:tcPrChange w:id="2117" w:author="Steve Maas" w:date="2014-04-21T10:20:00Z">
              <w:tcPr>
                <w:tcW w:w="1668" w:type="dxa"/>
              </w:tcPr>
            </w:tcPrChange>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Change w:id="2118" w:author="Steve Maas" w:date="2014-04-21T10:20:00Z">
              <w:tcPr>
                <w:tcW w:w="6848" w:type="dxa"/>
              </w:tcPr>
            </w:tcPrChange>
          </w:tcPr>
          <w:p w14:paraId="2847CF78" w14:textId="77777777" w:rsidR="0058106C" w:rsidRPr="005F4027" w:rsidRDefault="0058106C" w:rsidP="00B2391B">
            <w:r w:rsidRPr="005F4027">
              <w:t xml:space="preserve">Fiber concentration factor </w:t>
            </w:r>
          </w:p>
        </w:tc>
        <w:tc>
          <w:tcPr>
            <w:tcW w:w="648" w:type="dxa"/>
            <w:tcPrChange w:id="2119" w:author="Steve Maas" w:date="2014-04-21T10:20:00Z">
              <w:tcPr>
                <w:tcW w:w="6848" w:type="dxa"/>
              </w:tcPr>
            </w:tcPrChange>
          </w:tcPr>
          <w:p w14:paraId="6F4E84C4" w14:textId="36D5D289" w:rsidR="0058106C" w:rsidRPr="005F4027" w:rsidRDefault="0058106C" w:rsidP="00B2391B">
            <w:pPr>
              <w:rPr>
                <w:ins w:id="2120" w:author="Steve Maas" w:date="2014-04-21T10:20:00Z"/>
              </w:rPr>
            </w:pPr>
            <w:ins w:id="2121" w:author="Steve Maas" w:date="2014-04-21T10:20:00Z">
              <w:r>
                <w:t>[ ]</w:t>
              </w:r>
            </w:ins>
          </w:p>
        </w:tc>
      </w:tr>
      <w:tr w:rsidR="0058106C" w:rsidRPr="005F4027" w14:paraId="32130D8C" w14:textId="3248416C" w:rsidTr="0058106C">
        <w:tc>
          <w:tcPr>
            <w:tcW w:w="1663" w:type="dxa"/>
            <w:tcPrChange w:id="2122" w:author="Steve Maas" w:date="2014-04-21T10:20:00Z">
              <w:tcPr>
                <w:tcW w:w="1668" w:type="dxa"/>
              </w:tcPr>
            </w:tcPrChange>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Change w:id="2123" w:author="Steve Maas" w:date="2014-04-21T10:20:00Z">
              <w:tcPr>
                <w:tcW w:w="6848" w:type="dxa"/>
              </w:tcPr>
            </w:tcPrChange>
          </w:tcPr>
          <w:p w14:paraId="578C07C6" w14:textId="77777777" w:rsidR="0058106C" w:rsidRPr="005F4027" w:rsidRDefault="0058106C" w:rsidP="00B2391B">
            <w:r w:rsidRPr="005F4027">
              <w:t>Choice of von Mises distribution</w:t>
            </w:r>
          </w:p>
        </w:tc>
        <w:tc>
          <w:tcPr>
            <w:tcW w:w="648" w:type="dxa"/>
            <w:tcPrChange w:id="2124" w:author="Steve Maas" w:date="2014-04-21T10:20:00Z">
              <w:tcPr>
                <w:tcW w:w="6848" w:type="dxa"/>
              </w:tcPr>
            </w:tcPrChange>
          </w:tcPr>
          <w:p w14:paraId="1902AD92" w14:textId="77777777" w:rsidR="0058106C" w:rsidRPr="005F4027" w:rsidRDefault="0058106C" w:rsidP="00B2391B">
            <w:pPr>
              <w:rPr>
                <w:ins w:id="2125" w:author="Steve Maas" w:date="2014-04-21T10:20:00Z"/>
              </w:rPr>
            </w:pPr>
          </w:p>
        </w:tc>
      </w:tr>
      <w:tr w:rsidR="0058106C" w:rsidRPr="00AB55EE" w14:paraId="3633FEBB" w14:textId="16C96BA5" w:rsidTr="0058106C">
        <w:tc>
          <w:tcPr>
            <w:tcW w:w="1663" w:type="dxa"/>
            <w:tcPrChange w:id="2126" w:author="Steve Maas" w:date="2014-04-21T10:20:00Z">
              <w:tcPr>
                <w:tcW w:w="1668" w:type="dxa"/>
              </w:tcPr>
            </w:tcPrChange>
          </w:tcPr>
          <w:p w14:paraId="1FFB8CCD" w14:textId="77777777" w:rsidR="0058106C" w:rsidRPr="00DA1B54" w:rsidRDefault="0058106C" w:rsidP="00B2391B">
            <w:pPr>
              <w:rPr>
                <w:rFonts w:ascii="Courier New" w:hAnsi="Courier New" w:cs="Courier New"/>
              </w:rPr>
            </w:pPr>
          </w:p>
        </w:tc>
        <w:tc>
          <w:tcPr>
            <w:tcW w:w="7265" w:type="dxa"/>
            <w:tcPrChange w:id="2127" w:author="Steve Maas" w:date="2014-04-21T10:20:00Z">
              <w:tcPr>
                <w:tcW w:w="6848" w:type="dxa"/>
              </w:tcPr>
            </w:tcPrChange>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Change w:id="2128" w:author="Steve Maas" w:date="2014-04-21T10:20:00Z">
              <w:tcPr>
                <w:tcW w:w="6848" w:type="dxa"/>
              </w:tcPr>
            </w:tcPrChange>
          </w:tcPr>
          <w:p w14:paraId="483355DC" w14:textId="77777777" w:rsidR="0058106C" w:rsidRPr="00AB55EE" w:rsidRDefault="0058106C" w:rsidP="00B2391B">
            <w:pPr>
              <w:rPr>
                <w:ins w:id="2129" w:author="Steve Maas" w:date="2014-04-21T10:20:00Z"/>
                <w:lang w:val="fr-FR"/>
              </w:rPr>
            </w:pPr>
          </w:p>
        </w:tc>
      </w:tr>
      <w:tr w:rsidR="0058106C" w:rsidRPr="005F4027" w14:paraId="132C74D8" w14:textId="7471A63F" w:rsidTr="0058106C">
        <w:tc>
          <w:tcPr>
            <w:tcW w:w="1663" w:type="dxa"/>
            <w:tcPrChange w:id="2130" w:author="Steve Maas" w:date="2014-04-21T10:20:00Z">
              <w:tcPr>
                <w:tcW w:w="1668" w:type="dxa"/>
              </w:tcPr>
            </w:tcPrChange>
          </w:tcPr>
          <w:p w14:paraId="03C015AB" w14:textId="77777777" w:rsidR="0058106C" w:rsidRPr="00AB55EE" w:rsidRDefault="0058106C" w:rsidP="00B2391B">
            <w:pPr>
              <w:rPr>
                <w:rFonts w:ascii="Courier New" w:hAnsi="Courier New" w:cs="Courier New"/>
                <w:lang w:val="fr-FR"/>
              </w:rPr>
            </w:pPr>
          </w:p>
        </w:tc>
        <w:tc>
          <w:tcPr>
            <w:tcW w:w="7265" w:type="dxa"/>
            <w:tcPrChange w:id="2131" w:author="Steve Maas" w:date="2014-04-21T10:20:00Z">
              <w:tcPr>
                <w:tcW w:w="6848" w:type="dxa"/>
              </w:tcPr>
            </w:tcPrChange>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Change w:id="2132" w:author="Steve Maas" w:date="2014-04-21T10:20:00Z">
              <w:tcPr>
                <w:tcW w:w="6848" w:type="dxa"/>
              </w:tcPr>
            </w:tcPrChange>
          </w:tcPr>
          <w:p w14:paraId="4703AA1C" w14:textId="77777777" w:rsidR="0058106C" w:rsidRPr="005F4027" w:rsidRDefault="0058106C" w:rsidP="00B2391B">
            <w:pPr>
              <w:rPr>
                <w:ins w:id="2133" w:author="Steve Maas" w:date="2014-04-21T10:20:00Z"/>
              </w:rPr>
            </w:pPr>
          </w:p>
        </w:tc>
      </w:tr>
      <w:tr w:rsidR="0058106C" w:rsidRPr="005F4027" w14:paraId="16AE246D" w14:textId="72A1CB50" w:rsidTr="0058106C">
        <w:tc>
          <w:tcPr>
            <w:tcW w:w="1663" w:type="dxa"/>
            <w:tcPrChange w:id="2134" w:author="Steve Maas" w:date="2014-04-21T10:20:00Z">
              <w:tcPr>
                <w:tcW w:w="1668" w:type="dxa"/>
              </w:tcPr>
            </w:tcPrChange>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Change w:id="2135" w:author="Steve Maas" w:date="2014-04-21T10:20:00Z">
              <w:tcPr>
                <w:tcW w:w="6848" w:type="dxa"/>
              </w:tcPr>
            </w:tcPrChange>
          </w:tcPr>
          <w:p w14:paraId="1A10EF04" w14:textId="77777777" w:rsidR="0058106C" w:rsidRPr="005F4027" w:rsidRDefault="0058106C" w:rsidP="00B2391B">
            <w:r w:rsidRPr="005F4027">
              <w:t xml:space="preserve">Exponent </w:t>
            </w:r>
            <w:r>
              <w:t>(only for vmc = 2)</w:t>
            </w:r>
          </w:p>
        </w:tc>
        <w:tc>
          <w:tcPr>
            <w:tcW w:w="648" w:type="dxa"/>
            <w:tcPrChange w:id="2136" w:author="Steve Maas" w:date="2014-04-21T10:20:00Z">
              <w:tcPr>
                <w:tcW w:w="6848" w:type="dxa"/>
              </w:tcPr>
            </w:tcPrChange>
          </w:tcPr>
          <w:p w14:paraId="44019F6B" w14:textId="77777777" w:rsidR="0058106C" w:rsidRPr="005F4027" w:rsidRDefault="0058106C" w:rsidP="00B2391B">
            <w:pPr>
              <w:rPr>
                <w:ins w:id="2137" w:author="Steve Maas" w:date="2014-04-21T10:20:00Z"/>
              </w:rPr>
            </w:pPr>
          </w:p>
        </w:tc>
      </w:tr>
      <w:tr w:rsidR="0058106C" w:rsidRPr="005F4027" w14:paraId="0F92976B" w14:textId="0D4DA052" w:rsidTr="0058106C">
        <w:tc>
          <w:tcPr>
            <w:tcW w:w="1663" w:type="dxa"/>
            <w:tcPrChange w:id="2138" w:author="Steve Maas" w:date="2014-04-21T10:20:00Z">
              <w:tcPr>
                <w:tcW w:w="1668" w:type="dxa"/>
              </w:tcPr>
            </w:tcPrChange>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Change w:id="2139" w:author="Steve Maas" w:date="2014-04-21T10:20:00Z">
              <w:tcPr>
                <w:tcW w:w="6848" w:type="dxa"/>
              </w:tcPr>
            </w:tcPrChange>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Change w:id="2140" w:author="Steve Maas" w:date="2014-04-21T10:20:00Z">
              <w:tcPr>
                <w:tcW w:w="6848" w:type="dxa"/>
              </w:tcPr>
            </w:tcPrChange>
          </w:tcPr>
          <w:p w14:paraId="760C1219" w14:textId="77777777" w:rsidR="0058106C" w:rsidRPr="005F4027" w:rsidRDefault="0058106C" w:rsidP="00B2391B">
            <w:pPr>
              <w:rPr>
                <w:ins w:id="2141" w:author="Steve Maas" w:date="2014-04-21T10:20:00Z"/>
              </w:rPr>
            </w:pPr>
          </w:p>
        </w:tc>
      </w:tr>
      <w:tr w:rsidR="0058106C" w:rsidRPr="005F4027" w14:paraId="77BB080D" w14:textId="481F3EA5" w:rsidTr="0058106C">
        <w:tc>
          <w:tcPr>
            <w:tcW w:w="1663" w:type="dxa"/>
            <w:tcPrChange w:id="2142" w:author="Steve Maas" w:date="2014-04-21T10:20:00Z">
              <w:tcPr>
                <w:tcW w:w="1668" w:type="dxa"/>
              </w:tcPr>
            </w:tcPrChange>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Change w:id="2143" w:author="Steve Maas" w:date="2014-04-21T10:20:00Z">
              <w:tcPr>
                <w:tcW w:w="6848" w:type="dxa"/>
              </w:tcPr>
            </w:tcPrChange>
          </w:tcPr>
          <w:p w14:paraId="55BE11BB" w14:textId="77777777" w:rsidR="0058106C" w:rsidRPr="005F4027" w:rsidRDefault="0058106C" w:rsidP="00B2391B">
            <w:r>
              <w:t>Reference frame of the plane of the fibers</w:t>
            </w:r>
          </w:p>
        </w:tc>
        <w:tc>
          <w:tcPr>
            <w:tcW w:w="648" w:type="dxa"/>
            <w:tcPrChange w:id="2144" w:author="Steve Maas" w:date="2014-04-21T10:20:00Z">
              <w:tcPr>
                <w:tcW w:w="6848" w:type="dxa"/>
              </w:tcPr>
            </w:tcPrChange>
          </w:tcPr>
          <w:p w14:paraId="71B319A1" w14:textId="77777777" w:rsidR="0058106C" w:rsidRDefault="0058106C" w:rsidP="00B2391B">
            <w:pPr>
              <w:rPr>
                <w:ins w:id="2145" w:author="Steve Maas" w:date="2014-04-21T10:20:00Z"/>
              </w:rPr>
            </w:pP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59609488"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59609489"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59609490"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59609491"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59609492"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146" w:name="_Ref162411714"/>
      <w:bookmarkStart w:id="2147" w:name="_Ref162412566"/>
      <w:bookmarkStart w:id="2148" w:name="_Toc385498492"/>
      <w:r>
        <w:lastRenderedPageBreak/>
        <w:t>Compressible Materials</w:t>
      </w:r>
      <w:bookmarkEnd w:id="2146"/>
      <w:bookmarkEnd w:id="2147"/>
      <w:bookmarkEnd w:id="2148"/>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2149"/>
      <w:r w:rsidR="008B53FE">
        <w:t>locking</w:t>
      </w:r>
      <w:commentRangeEnd w:id="2149"/>
      <w:r w:rsidR="001D2633">
        <w:rPr>
          <w:rStyle w:val="CommentReference"/>
        </w:rPr>
        <w:commentReference w:id="2149"/>
      </w:r>
      <w:r w:rsidR="008B53FE">
        <w:t>.</w:t>
      </w:r>
    </w:p>
    <w:p w14:paraId="6F7D1E7E" w14:textId="7B8098D6" w:rsidR="00183AC8" w:rsidRDefault="00183AC8" w:rsidP="00183AC8">
      <w:pPr>
        <w:pStyle w:val="Heading4"/>
      </w:pPr>
      <w:bookmarkStart w:id="2150" w:name="_Toc385498493"/>
      <w:r>
        <w:t>Carter-Hayes</w:t>
      </w:r>
      <w:bookmarkEnd w:id="2150"/>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51"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2152">
          <w:tblGrid>
            <w:gridCol w:w="1141"/>
            <w:gridCol w:w="8435"/>
            <w:gridCol w:w="8435"/>
          </w:tblGrid>
        </w:tblGridChange>
      </w:tblGrid>
      <w:tr w:rsidR="00C7478A" w14:paraId="06AC3F3B" w14:textId="2654C58A" w:rsidTr="00C7478A">
        <w:tc>
          <w:tcPr>
            <w:tcW w:w="0" w:type="auto"/>
            <w:shd w:val="clear" w:color="auto" w:fill="auto"/>
            <w:tcPrChange w:id="2153"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2154"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59609493" r:id="rId442"/>
              </w:object>
            </w:r>
            <w:r>
              <w:t xml:space="preserve"> </w:t>
            </w:r>
          </w:p>
        </w:tc>
        <w:tc>
          <w:tcPr>
            <w:tcW w:w="0" w:type="auto"/>
            <w:tcPrChange w:id="2155" w:author="Gerard Ateshian" w:date="2014-04-17T20:53:00Z">
              <w:tcPr>
                <w:tcW w:w="8435" w:type="dxa"/>
              </w:tcPr>
            </w:tcPrChange>
          </w:tcPr>
          <w:p w14:paraId="1D2B02F2" w14:textId="13038A7D" w:rsidR="00C7478A" w:rsidRDefault="00C7478A" w:rsidP="00AF2221">
            <w:pPr>
              <w:rPr>
                <w:ins w:id="2156" w:author="Gerard Ateshian" w:date="2014-04-17T20:52:00Z"/>
              </w:rPr>
            </w:pPr>
            <w:ins w:id="2157" w:author="Gerard Ateshian" w:date="2014-04-17T20:52:00Z">
              <w:r>
                <w:t>[</w:t>
              </w:r>
              <w:r>
                <w:rPr>
                  <w:b/>
                </w:rPr>
                <w:t>P</w:t>
              </w:r>
              <w:r>
                <w:t>]</w:t>
              </w:r>
            </w:ins>
          </w:p>
        </w:tc>
      </w:tr>
      <w:tr w:rsidR="00C7478A" w14:paraId="3FF572EA" w14:textId="161CC027" w:rsidTr="00C7478A">
        <w:tc>
          <w:tcPr>
            <w:tcW w:w="0" w:type="auto"/>
            <w:shd w:val="clear" w:color="auto" w:fill="auto"/>
            <w:tcPrChange w:id="2158"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2159" w:author="Gerard Ateshian" w:date="2014-04-17T20:53:00Z">
              <w:tcPr>
                <w:tcW w:w="8748" w:type="dxa"/>
                <w:shd w:val="clear" w:color="auto" w:fill="auto"/>
              </w:tcPr>
            </w:tcPrChange>
          </w:tcPr>
          <w:p w14:paraId="1BEF21EE" w14:textId="09FB1F8F" w:rsidR="00C7478A" w:rsidRDefault="00C7478A" w:rsidP="00AF2221">
            <w:r>
              <w:t xml:space="preserve">reference density </w:t>
            </w:r>
            <w:r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59609494" r:id="rId444"/>
              </w:object>
            </w:r>
            <w:r>
              <w:t xml:space="preserve"> </w:t>
            </w:r>
          </w:p>
        </w:tc>
        <w:tc>
          <w:tcPr>
            <w:tcW w:w="0" w:type="auto"/>
            <w:tcPrChange w:id="2160" w:author="Gerard Ateshian" w:date="2014-04-17T20:53:00Z">
              <w:tcPr>
                <w:tcW w:w="8435" w:type="dxa"/>
              </w:tcPr>
            </w:tcPrChange>
          </w:tcPr>
          <w:p w14:paraId="68046185" w14:textId="09E4AC2A" w:rsidR="00C7478A" w:rsidRDefault="00C7478A" w:rsidP="00AF2221">
            <w:pPr>
              <w:rPr>
                <w:ins w:id="2161" w:author="Gerard Ateshian" w:date="2014-04-17T20:52:00Z"/>
              </w:rPr>
            </w:pPr>
            <w:ins w:id="2162" w:author="Gerard Ateshian" w:date="2014-04-17T20:52:00Z">
              <w:r>
                <w:t>[</w:t>
              </w:r>
              <w:r w:rsidRPr="00C7478A">
                <w:rPr>
                  <w:b/>
                  <w:rPrChange w:id="2163" w:author="Gerard Ateshian" w:date="2014-04-17T20:53:00Z">
                    <w:rPr/>
                  </w:rPrChange>
                </w:rPr>
                <w:t>M</w:t>
              </w:r>
              <w:r>
                <w:t>/</w:t>
              </w:r>
              <w:r w:rsidRPr="00C7478A">
                <w:rPr>
                  <w:b/>
                  <w:rPrChange w:id="2164" w:author="Gerard Ateshian" w:date="2014-04-17T20:53:00Z">
                    <w:rPr/>
                  </w:rPrChange>
                </w:rPr>
                <w:t>L</w:t>
              </w:r>
              <w:r w:rsidRPr="00C7478A">
                <w:rPr>
                  <w:vertAlign w:val="superscript"/>
                  <w:rPrChange w:id="2165" w:author="Gerard Ateshian" w:date="2014-04-17T20:53:00Z">
                    <w:rPr/>
                  </w:rPrChange>
                </w:rPr>
                <w:t>3</w:t>
              </w:r>
              <w:r>
                <w:t>]</w:t>
              </w:r>
            </w:ins>
          </w:p>
        </w:tc>
      </w:tr>
      <w:tr w:rsidR="00C7478A" w14:paraId="7506A29D" w14:textId="0B1E24DB" w:rsidTr="00C7478A">
        <w:tc>
          <w:tcPr>
            <w:tcW w:w="0" w:type="auto"/>
            <w:shd w:val="clear" w:color="auto" w:fill="auto"/>
            <w:tcPrChange w:id="2166"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2167" w:author="Gerard Ateshian" w:date="2014-04-17T20:53:00Z">
              <w:tcPr>
                <w:tcW w:w="8748" w:type="dxa"/>
                <w:shd w:val="clear" w:color="auto" w:fill="auto"/>
              </w:tcPr>
            </w:tcPrChange>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59609495" r:id="rId446"/>
              </w:object>
            </w:r>
            <w:r>
              <w:t xml:space="preserve"> </w:t>
            </w:r>
          </w:p>
        </w:tc>
        <w:tc>
          <w:tcPr>
            <w:tcW w:w="0" w:type="auto"/>
            <w:tcPrChange w:id="2168" w:author="Gerard Ateshian" w:date="2014-04-17T20:53:00Z">
              <w:tcPr>
                <w:tcW w:w="8435" w:type="dxa"/>
              </w:tcPr>
            </w:tcPrChange>
          </w:tcPr>
          <w:p w14:paraId="1E788A80" w14:textId="24AD7710" w:rsidR="00C7478A" w:rsidRDefault="00C7478A" w:rsidP="00AF2221">
            <w:pPr>
              <w:rPr>
                <w:ins w:id="2169" w:author="Gerard Ateshian" w:date="2014-04-17T20:52:00Z"/>
              </w:rPr>
            </w:pPr>
            <w:ins w:id="2170" w:author="Gerard Ateshian" w:date="2014-04-17T20:53:00Z">
              <w:r>
                <w:t>[ ]</w:t>
              </w:r>
            </w:ins>
          </w:p>
        </w:tc>
      </w:tr>
      <w:tr w:rsidR="00C7478A" w14:paraId="0095626C" w14:textId="11661909" w:rsidTr="00C7478A">
        <w:tc>
          <w:tcPr>
            <w:tcW w:w="0" w:type="auto"/>
            <w:shd w:val="clear" w:color="auto" w:fill="auto"/>
            <w:tcPrChange w:id="2171"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2172"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59609496" r:id="rId448"/>
              </w:object>
            </w:r>
            <w:r>
              <w:t xml:space="preserve"> </w:t>
            </w:r>
          </w:p>
        </w:tc>
        <w:tc>
          <w:tcPr>
            <w:tcW w:w="0" w:type="auto"/>
            <w:tcPrChange w:id="2173" w:author="Gerard Ateshian" w:date="2014-04-17T20:53:00Z">
              <w:tcPr>
                <w:tcW w:w="8435" w:type="dxa"/>
              </w:tcPr>
            </w:tcPrChange>
          </w:tcPr>
          <w:p w14:paraId="14DB1B28" w14:textId="2DBD764F" w:rsidR="00C7478A" w:rsidRDefault="00C7478A" w:rsidP="00AF2221">
            <w:pPr>
              <w:rPr>
                <w:ins w:id="2174" w:author="Gerard Ateshian" w:date="2014-04-17T20:52:00Z"/>
              </w:rPr>
            </w:pPr>
            <w:ins w:id="2175" w:author="Gerard Ateshian" w:date="2014-04-17T20:53:00Z">
              <w:r>
                <w:t>[ ]</w:t>
              </w:r>
            </w:ins>
          </w:p>
        </w:tc>
      </w:tr>
      <w:tr w:rsidR="00C7478A" w14:paraId="48CF58CB" w14:textId="34AD7971" w:rsidTr="00C7478A">
        <w:tc>
          <w:tcPr>
            <w:tcW w:w="0" w:type="auto"/>
            <w:shd w:val="clear" w:color="auto" w:fill="auto"/>
            <w:tcPrChange w:id="2176"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2177"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2178" w:author="Gerard Ateshian" w:date="2014-04-17T20:53:00Z">
              <w:tcPr>
                <w:tcW w:w="8435" w:type="dxa"/>
              </w:tcPr>
            </w:tcPrChange>
          </w:tcPr>
          <w:p w14:paraId="7E18A875" w14:textId="587071D7" w:rsidR="00C7478A" w:rsidRDefault="00C7478A" w:rsidP="00183AC8">
            <w:pPr>
              <w:rPr>
                <w:ins w:id="2179" w:author="Gerard Ateshian" w:date="2014-04-17T20:52:00Z"/>
              </w:rPr>
            </w:pPr>
            <w:ins w:id="2180"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59609497"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59609498"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59609499"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59609500"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59609501"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59609502"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181" w:author="Steve Maas" w:date="2014-01-02T13:04:00Z">
        <w:r w:rsidR="00873D59">
          <w:t>3.12.3</w:t>
        </w:r>
      </w:ins>
      <w:del w:id="2182"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59609503"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59609504"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59609505"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183" w:name="_Toc385498494"/>
      <w:r>
        <w:lastRenderedPageBreak/>
        <w:t>Cell Growth</w:t>
      </w:r>
      <w:bookmarkEnd w:id="2183"/>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84"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2185">
          <w:tblGrid>
            <w:gridCol w:w="1548"/>
            <w:gridCol w:w="8028"/>
            <w:gridCol w:w="8028"/>
          </w:tblGrid>
        </w:tblGridChange>
      </w:tblGrid>
      <w:tr w:rsidR="00C7478A" w14:paraId="5D275ED4" w14:textId="5D9ADD3F" w:rsidTr="00C7478A">
        <w:tc>
          <w:tcPr>
            <w:tcW w:w="0" w:type="auto"/>
            <w:shd w:val="clear" w:color="auto" w:fill="auto"/>
            <w:tcPrChange w:id="2186"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2187" w:author="Gerard Ateshian" w:date="2014-04-17T20:54:00Z">
              <w:tcPr>
                <w:tcW w:w="8028" w:type="dxa"/>
                <w:shd w:val="clear" w:color="auto" w:fill="auto"/>
              </w:tcPr>
            </w:tcPrChange>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59609506" r:id="rId468"/>
              </w:object>
            </w:r>
          </w:p>
        </w:tc>
        <w:tc>
          <w:tcPr>
            <w:tcW w:w="0" w:type="auto"/>
            <w:tcPrChange w:id="2188" w:author="Gerard Ateshian" w:date="2014-04-17T20:54:00Z">
              <w:tcPr>
                <w:tcW w:w="8028" w:type="dxa"/>
              </w:tcPr>
            </w:tcPrChange>
          </w:tcPr>
          <w:p w14:paraId="1926A2DD" w14:textId="2BF56510" w:rsidR="00C7478A" w:rsidRDefault="00C7478A" w:rsidP="00AF2221">
            <w:pPr>
              <w:rPr>
                <w:ins w:id="2189" w:author="Gerard Ateshian" w:date="2014-04-17T20:53:00Z"/>
              </w:rPr>
            </w:pPr>
            <w:ins w:id="2190" w:author="Gerard Ateshian" w:date="2014-04-17T20:53:00Z">
              <w:r>
                <w:t>[ ]</w:t>
              </w:r>
            </w:ins>
          </w:p>
        </w:tc>
      </w:tr>
      <w:tr w:rsidR="00C7478A" w14:paraId="083A27B9" w14:textId="7A42BE1D" w:rsidTr="00C7478A">
        <w:tc>
          <w:tcPr>
            <w:tcW w:w="0" w:type="auto"/>
            <w:shd w:val="clear" w:color="auto" w:fill="auto"/>
            <w:tcPrChange w:id="2191"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2192" w:author="Gerard Ateshian" w:date="2014-04-17T20:54:00Z">
              <w:tcPr>
                <w:tcW w:w="8028" w:type="dxa"/>
                <w:shd w:val="clear" w:color="auto" w:fill="auto"/>
              </w:tcPr>
            </w:tcPrChange>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59609507" r:id="rId470"/>
              </w:object>
            </w:r>
            <w:r>
              <w:t xml:space="preserve"> </w:t>
            </w:r>
          </w:p>
        </w:tc>
        <w:tc>
          <w:tcPr>
            <w:tcW w:w="0" w:type="auto"/>
            <w:tcPrChange w:id="2193" w:author="Gerard Ateshian" w:date="2014-04-17T20:54:00Z">
              <w:tcPr>
                <w:tcW w:w="8028" w:type="dxa"/>
              </w:tcPr>
            </w:tcPrChange>
          </w:tcPr>
          <w:p w14:paraId="6D8469D3" w14:textId="0032EEB5" w:rsidR="00C7478A" w:rsidRDefault="00C7478A" w:rsidP="00AF2221">
            <w:pPr>
              <w:rPr>
                <w:ins w:id="2194" w:author="Gerard Ateshian" w:date="2014-04-17T20:53:00Z"/>
              </w:rPr>
            </w:pPr>
            <w:ins w:id="2195" w:author="Gerard Ateshian" w:date="2014-04-17T20:53:00Z">
              <w:r>
                <w:t>[</w:t>
              </w:r>
              <w:r w:rsidRPr="00C7478A">
                <w:rPr>
                  <w:b/>
                  <w:rPrChange w:id="2196" w:author="Gerard Ateshian" w:date="2014-04-17T20:53:00Z">
                    <w:rPr/>
                  </w:rPrChange>
                </w:rPr>
                <w:t>n</w:t>
              </w:r>
              <w:r>
                <w:t>/</w:t>
              </w:r>
              <w:r w:rsidRPr="00C7478A">
                <w:rPr>
                  <w:b/>
                  <w:rPrChange w:id="2197" w:author="Gerard Ateshian" w:date="2014-04-17T20:53:00Z">
                    <w:rPr/>
                  </w:rPrChange>
                </w:rPr>
                <w:t>L</w:t>
              </w:r>
              <w:r w:rsidRPr="00C7478A">
                <w:rPr>
                  <w:vertAlign w:val="superscript"/>
                  <w:rPrChange w:id="2198" w:author="Gerard Ateshian" w:date="2014-04-17T20:53:00Z">
                    <w:rPr/>
                  </w:rPrChange>
                </w:rPr>
                <w:t>3</w:t>
              </w:r>
              <w:r>
                <w:t>]</w:t>
              </w:r>
            </w:ins>
          </w:p>
        </w:tc>
      </w:tr>
      <w:tr w:rsidR="00C7478A" w14:paraId="217A9277" w14:textId="0BDCB745" w:rsidTr="00C7478A">
        <w:tc>
          <w:tcPr>
            <w:tcW w:w="0" w:type="auto"/>
            <w:shd w:val="clear" w:color="auto" w:fill="auto"/>
            <w:tcPrChange w:id="2199"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2200" w:author="Gerard Ateshian" w:date="2014-04-17T20:54:00Z">
              <w:tcPr>
                <w:tcW w:w="8028" w:type="dxa"/>
                <w:shd w:val="clear" w:color="auto" w:fill="auto"/>
              </w:tcPr>
            </w:tcPrChange>
          </w:tcPr>
          <w:p w14:paraId="761868D4" w14:textId="3F78CBA1" w:rsidR="00C7478A" w:rsidRDefault="00C7478A" w:rsidP="00AF2221">
            <w:r>
              <w:t xml:space="preserve">extracellular osmolarity, </w:t>
            </w:r>
            <w:r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59609508" r:id="rId472"/>
              </w:object>
            </w:r>
          </w:p>
        </w:tc>
        <w:tc>
          <w:tcPr>
            <w:tcW w:w="0" w:type="auto"/>
            <w:tcPrChange w:id="2201" w:author="Gerard Ateshian" w:date="2014-04-17T20:54:00Z">
              <w:tcPr>
                <w:tcW w:w="8028" w:type="dxa"/>
              </w:tcPr>
            </w:tcPrChange>
          </w:tcPr>
          <w:p w14:paraId="2D6F9009" w14:textId="7B134FF9" w:rsidR="00C7478A" w:rsidRDefault="00C7478A" w:rsidP="00AF2221">
            <w:pPr>
              <w:rPr>
                <w:ins w:id="2202" w:author="Gerard Ateshian" w:date="2014-04-17T20:53:00Z"/>
              </w:rPr>
            </w:pPr>
            <w:ins w:id="2203"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59609509"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59609510"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59609511"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59609512"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59609513"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59609514"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59609515"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59609516"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59609517"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59609518"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59609519"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204" w:name="_Ref167527013"/>
      <w:bookmarkStart w:id="2205" w:name="_Toc385498495"/>
      <w:r w:rsidRPr="0097532C">
        <w:lastRenderedPageBreak/>
        <w:t>Donnan Equilibrium Swelling</w:t>
      </w:r>
      <w:bookmarkEnd w:id="2204"/>
      <w:bookmarkEnd w:id="2205"/>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06"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07">
          <w:tblGrid>
            <w:gridCol w:w="1548"/>
            <w:gridCol w:w="8028"/>
            <w:gridCol w:w="8028"/>
          </w:tblGrid>
        </w:tblGridChange>
      </w:tblGrid>
      <w:tr w:rsidR="00C7478A" w14:paraId="3F02016D" w14:textId="42BF2CF3" w:rsidTr="00C7478A">
        <w:tc>
          <w:tcPr>
            <w:tcW w:w="0" w:type="auto"/>
            <w:shd w:val="clear" w:color="auto" w:fill="auto"/>
            <w:tcPrChange w:id="2208"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2209" w:author="Gerard Ateshian" w:date="2014-04-17T20:54:00Z">
              <w:tcPr>
                <w:tcW w:w="8028" w:type="dxa"/>
                <w:shd w:val="clear" w:color="auto" w:fill="auto"/>
              </w:tcPr>
            </w:tcPrChange>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59609520" r:id="rId496"/>
              </w:object>
            </w:r>
          </w:p>
        </w:tc>
        <w:tc>
          <w:tcPr>
            <w:tcW w:w="0" w:type="auto"/>
            <w:tcPrChange w:id="2210" w:author="Gerard Ateshian" w:date="2014-04-17T20:54:00Z">
              <w:tcPr>
                <w:tcW w:w="8028" w:type="dxa"/>
              </w:tcPr>
            </w:tcPrChange>
          </w:tcPr>
          <w:p w14:paraId="3B2C2F09" w14:textId="5BB9C21C" w:rsidR="00C7478A" w:rsidRDefault="00C7478A" w:rsidP="00AF2221">
            <w:pPr>
              <w:rPr>
                <w:ins w:id="2211" w:author="Gerard Ateshian" w:date="2014-04-17T20:54:00Z"/>
              </w:rPr>
            </w:pPr>
            <w:ins w:id="2212" w:author="Gerard Ateshian" w:date="2014-04-17T20:54:00Z">
              <w:r>
                <w:t>[ ]</w:t>
              </w:r>
            </w:ins>
          </w:p>
        </w:tc>
      </w:tr>
      <w:tr w:rsidR="00C7478A" w14:paraId="675DA299" w14:textId="29152E0F" w:rsidTr="00C7478A">
        <w:tc>
          <w:tcPr>
            <w:tcW w:w="0" w:type="auto"/>
            <w:shd w:val="clear" w:color="auto" w:fill="auto"/>
            <w:tcPrChange w:id="2213"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2214" w:author="Gerard Ateshian" w:date="2014-04-17T20:54:00Z">
              <w:tcPr>
                <w:tcW w:w="8028" w:type="dxa"/>
                <w:shd w:val="clear" w:color="auto" w:fill="auto"/>
              </w:tcPr>
            </w:tcPrChange>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59609521" r:id="rId498"/>
              </w:object>
            </w:r>
          </w:p>
        </w:tc>
        <w:tc>
          <w:tcPr>
            <w:tcW w:w="0" w:type="auto"/>
            <w:tcPrChange w:id="2215" w:author="Gerard Ateshian" w:date="2014-04-17T20:54:00Z">
              <w:tcPr>
                <w:tcW w:w="8028" w:type="dxa"/>
              </w:tcPr>
            </w:tcPrChange>
          </w:tcPr>
          <w:p w14:paraId="2C94BB5C" w14:textId="005887F7" w:rsidR="00C7478A" w:rsidRDefault="00C7478A" w:rsidP="00AF2221">
            <w:pPr>
              <w:rPr>
                <w:ins w:id="2216" w:author="Gerard Ateshian" w:date="2014-04-17T20:54:00Z"/>
              </w:rPr>
            </w:pPr>
            <w:ins w:id="2217"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2218"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2219" w:author="Gerard Ateshian" w:date="2014-04-17T20:54:00Z">
              <w:tcPr>
                <w:tcW w:w="8028" w:type="dxa"/>
                <w:shd w:val="clear" w:color="auto" w:fill="auto"/>
              </w:tcPr>
            </w:tcPrChange>
          </w:tcPr>
          <w:p w14:paraId="731CC058" w14:textId="56694114" w:rsidR="00C7478A" w:rsidRDefault="00C7478A" w:rsidP="00AF2221">
            <w:r>
              <w:t xml:space="preserve">external bath osmolarity, </w:t>
            </w:r>
            <w:r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59609522" r:id="rId500"/>
              </w:object>
            </w:r>
          </w:p>
        </w:tc>
        <w:tc>
          <w:tcPr>
            <w:tcW w:w="0" w:type="auto"/>
            <w:tcPrChange w:id="2220" w:author="Gerard Ateshian" w:date="2014-04-17T20:54:00Z">
              <w:tcPr>
                <w:tcW w:w="8028" w:type="dxa"/>
              </w:tcPr>
            </w:tcPrChange>
          </w:tcPr>
          <w:p w14:paraId="38C0E90F" w14:textId="5F64AF66" w:rsidR="00C7478A" w:rsidRDefault="00C7478A" w:rsidP="00AF2221">
            <w:pPr>
              <w:rPr>
                <w:ins w:id="2221" w:author="Gerard Ateshian" w:date="2014-04-17T20:54:00Z"/>
              </w:rPr>
            </w:pPr>
            <w:ins w:id="2222"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59609523"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59609524"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59609525"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59609526"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59609527"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59609528"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59609529"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59609530"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59609531"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59609532"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59609533"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59609534"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59609535"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59609536"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59609537"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59609538"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59609539" r:id="rId534"/>
        </w:object>
      </w:r>
      <w:r>
        <w:t xml:space="preserve"> </w:t>
      </w:r>
      <w:proofErr w:type="gramStart"/>
      <w:r>
        <w:t xml:space="preserve">or </w:t>
      </w:r>
      <w:proofErr w:type="gramEnd"/>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59609540"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59609541"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59609542" r:id="rId540"/>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223" w:name="_Ref167525631"/>
      <w:bookmarkStart w:id="2224" w:name="_Toc385498496"/>
      <w:r w:rsidRPr="0097532C">
        <w:lastRenderedPageBreak/>
        <w:t>Ellipsoidal Fiber Distribution</w:t>
      </w:r>
      <w:bookmarkEnd w:id="2223"/>
      <w:bookmarkEnd w:id="222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25"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26">
          <w:tblGrid>
            <w:gridCol w:w="1548"/>
            <w:gridCol w:w="8028"/>
            <w:gridCol w:w="8028"/>
          </w:tblGrid>
        </w:tblGridChange>
      </w:tblGrid>
      <w:tr w:rsidR="00C7478A" w14:paraId="0B079B34" w14:textId="1E44195C" w:rsidTr="00C7478A">
        <w:tc>
          <w:tcPr>
            <w:tcW w:w="1264" w:type="pct"/>
            <w:shd w:val="clear" w:color="auto" w:fill="auto"/>
            <w:tcPrChange w:id="2227"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2228" w:author="Gerard Ateshian" w:date="2014-04-17T20:55:00Z">
              <w:tcPr>
                <w:tcW w:w="8028" w:type="dxa"/>
                <w:shd w:val="clear" w:color="auto" w:fill="auto"/>
              </w:tcPr>
            </w:tcPrChange>
          </w:tcPr>
          <w:p w14:paraId="070CA44C" w14:textId="3EA46F00" w:rsidR="00C7478A" w:rsidRDefault="00C7478A" w:rsidP="00AF2221">
            <w:r>
              <w:t xml:space="preserve">parameters </w:t>
            </w:r>
            <w:r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59609543" r:id="rId542"/>
              </w:object>
            </w:r>
          </w:p>
        </w:tc>
        <w:tc>
          <w:tcPr>
            <w:tcW w:w="655" w:type="pct"/>
            <w:tcPrChange w:id="2229" w:author="Gerard Ateshian" w:date="2014-04-17T20:55:00Z">
              <w:tcPr>
                <w:tcW w:w="8028" w:type="dxa"/>
              </w:tcPr>
            </w:tcPrChange>
          </w:tcPr>
          <w:p w14:paraId="358D9964" w14:textId="4E4E195E" w:rsidR="00C7478A" w:rsidRDefault="00C7478A" w:rsidP="00AF2221">
            <w:pPr>
              <w:rPr>
                <w:ins w:id="2230" w:author="Gerard Ateshian" w:date="2014-04-17T20:54:00Z"/>
              </w:rPr>
            </w:pPr>
            <w:ins w:id="2231" w:author="Gerard Ateshian" w:date="2014-04-17T20:54:00Z">
              <w:r>
                <w:t>[ ]</w:t>
              </w:r>
            </w:ins>
          </w:p>
        </w:tc>
      </w:tr>
      <w:tr w:rsidR="00C7478A" w14:paraId="5AEC580B" w14:textId="1442694C" w:rsidTr="00C7478A">
        <w:tc>
          <w:tcPr>
            <w:tcW w:w="1264" w:type="pct"/>
            <w:shd w:val="clear" w:color="auto" w:fill="auto"/>
            <w:tcPrChange w:id="2232"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2233" w:author="Gerard Ateshian" w:date="2014-04-17T20:55:00Z">
              <w:tcPr>
                <w:tcW w:w="8028" w:type="dxa"/>
                <w:shd w:val="clear" w:color="auto" w:fill="auto"/>
              </w:tcPr>
            </w:tcPrChange>
          </w:tcPr>
          <w:p w14:paraId="69436E53" w14:textId="11E5E420" w:rsidR="00C7478A" w:rsidRDefault="00C7478A" w:rsidP="00AF2221">
            <w:r>
              <w:t xml:space="preserve">parameters </w:t>
            </w:r>
            <w:r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59609544" r:id="rId544"/>
              </w:object>
            </w:r>
          </w:p>
        </w:tc>
        <w:tc>
          <w:tcPr>
            <w:tcW w:w="655" w:type="pct"/>
            <w:tcPrChange w:id="2234" w:author="Gerard Ateshian" w:date="2014-04-17T20:55:00Z">
              <w:tcPr>
                <w:tcW w:w="8028" w:type="dxa"/>
              </w:tcPr>
            </w:tcPrChange>
          </w:tcPr>
          <w:p w14:paraId="52CE4586" w14:textId="40D71194" w:rsidR="00C7478A" w:rsidRDefault="00C7478A" w:rsidP="00AF2221">
            <w:pPr>
              <w:rPr>
                <w:ins w:id="2235" w:author="Gerard Ateshian" w:date="2014-04-17T20:54:00Z"/>
              </w:rPr>
            </w:pPr>
            <w:ins w:id="2236"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59609545"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59609546"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59609547"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59609548"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59609549"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59609550"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59609551"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59609552"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59609553"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59609554"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59609555"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9609556"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59609557"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237" w:name="_Toc385498497"/>
      <w:r>
        <w:lastRenderedPageBreak/>
        <w:t>Ellipsoidal Fiber Distribution Neo-Hookean</w:t>
      </w:r>
      <w:bookmarkEnd w:id="223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38"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39">
          <w:tblGrid>
            <w:gridCol w:w="1548"/>
            <w:gridCol w:w="8028"/>
            <w:gridCol w:w="8028"/>
          </w:tblGrid>
        </w:tblGridChange>
      </w:tblGrid>
      <w:tr w:rsidR="00C7478A" w14:paraId="1B634E5A" w14:textId="0FD038CA" w:rsidTr="00C7478A">
        <w:tc>
          <w:tcPr>
            <w:tcW w:w="1264" w:type="pct"/>
            <w:shd w:val="clear" w:color="auto" w:fill="auto"/>
            <w:tcPrChange w:id="2240"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2241"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2242" w:author="Gerard Ateshian" w:date="2014-04-17T20:55:00Z">
              <w:tcPr>
                <w:tcW w:w="8028" w:type="dxa"/>
              </w:tcPr>
            </w:tcPrChange>
          </w:tcPr>
          <w:p w14:paraId="421F5F52" w14:textId="663BDBC2" w:rsidR="00C7478A" w:rsidRPr="00C7478A" w:rsidRDefault="00C7478A" w:rsidP="006A0BC1">
            <w:pPr>
              <w:rPr>
                <w:ins w:id="2243" w:author="Gerard Ateshian" w:date="2014-04-17T20:55:00Z"/>
              </w:rPr>
            </w:pPr>
            <w:ins w:id="2244" w:author="Gerard Ateshian" w:date="2014-04-17T20:55:00Z">
              <w:r>
                <w:t>[</w:t>
              </w:r>
              <w:r>
                <w:rPr>
                  <w:b/>
                </w:rPr>
                <w:t>P</w:t>
              </w:r>
              <w:r>
                <w:t>]</w:t>
              </w:r>
            </w:ins>
          </w:p>
        </w:tc>
      </w:tr>
      <w:tr w:rsidR="00C7478A" w14:paraId="6AC1F1BA" w14:textId="4898A0A2" w:rsidTr="00C7478A">
        <w:tc>
          <w:tcPr>
            <w:tcW w:w="1264" w:type="pct"/>
            <w:shd w:val="clear" w:color="auto" w:fill="auto"/>
            <w:tcPrChange w:id="2245"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2246"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2247" w:author="Gerard Ateshian" w:date="2014-04-17T20:55:00Z">
              <w:tcPr>
                <w:tcW w:w="8028" w:type="dxa"/>
              </w:tcPr>
            </w:tcPrChange>
          </w:tcPr>
          <w:p w14:paraId="22574A82" w14:textId="216A81E9" w:rsidR="00C7478A" w:rsidRDefault="00C7478A" w:rsidP="006A0BC1">
            <w:pPr>
              <w:rPr>
                <w:ins w:id="2248" w:author="Gerard Ateshian" w:date="2014-04-17T20:55:00Z"/>
              </w:rPr>
            </w:pPr>
            <w:ins w:id="2249" w:author="Gerard Ateshian" w:date="2014-04-17T20:55:00Z">
              <w:r>
                <w:t>[ ]</w:t>
              </w:r>
            </w:ins>
          </w:p>
        </w:tc>
      </w:tr>
      <w:tr w:rsidR="00C7478A" w14:paraId="7D999ED9" w14:textId="09D22709" w:rsidTr="00C7478A">
        <w:tc>
          <w:tcPr>
            <w:tcW w:w="1264" w:type="pct"/>
            <w:shd w:val="clear" w:color="auto" w:fill="auto"/>
            <w:tcPrChange w:id="2250"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2251" w:author="Gerard Ateshian" w:date="2014-04-17T20:55:00Z">
              <w:tcPr>
                <w:tcW w:w="8028" w:type="dxa"/>
                <w:shd w:val="clear" w:color="auto" w:fill="auto"/>
              </w:tcPr>
            </w:tcPrChange>
          </w:tcPr>
          <w:p w14:paraId="5A0E9C93" w14:textId="0D775409" w:rsidR="00C7478A" w:rsidRDefault="00C7478A" w:rsidP="00AF2221">
            <w:r>
              <w:t xml:space="preserve">parameters </w:t>
            </w:r>
            <w:r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59609558" r:id="rId572"/>
              </w:object>
            </w:r>
          </w:p>
        </w:tc>
        <w:tc>
          <w:tcPr>
            <w:tcW w:w="655" w:type="pct"/>
            <w:tcPrChange w:id="2252" w:author="Gerard Ateshian" w:date="2014-04-17T20:55:00Z">
              <w:tcPr>
                <w:tcW w:w="8028" w:type="dxa"/>
              </w:tcPr>
            </w:tcPrChange>
          </w:tcPr>
          <w:p w14:paraId="5E303486" w14:textId="0E0698B8" w:rsidR="00C7478A" w:rsidRDefault="00C7478A" w:rsidP="00AF2221">
            <w:pPr>
              <w:rPr>
                <w:ins w:id="2253" w:author="Gerard Ateshian" w:date="2014-04-17T20:55:00Z"/>
              </w:rPr>
            </w:pPr>
            <w:ins w:id="2254" w:author="Gerard Ateshian" w:date="2014-04-17T20:55:00Z">
              <w:r>
                <w:t>[ ]</w:t>
              </w:r>
            </w:ins>
          </w:p>
        </w:tc>
      </w:tr>
      <w:tr w:rsidR="00C7478A" w14:paraId="19AFED56" w14:textId="7A5BD19E" w:rsidTr="00C7478A">
        <w:tc>
          <w:tcPr>
            <w:tcW w:w="1264" w:type="pct"/>
            <w:shd w:val="clear" w:color="auto" w:fill="auto"/>
            <w:tcPrChange w:id="2255"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2256" w:author="Gerard Ateshian" w:date="2014-04-17T20:55:00Z">
              <w:tcPr>
                <w:tcW w:w="8028" w:type="dxa"/>
                <w:shd w:val="clear" w:color="auto" w:fill="auto"/>
              </w:tcPr>
            </w:tcPrChange>
          </w:tcPr>
          <w:p w14:paraId="22906CF0" w14:textId="69896454" w:rsidR="00C7478A" w:rsidRDefault="00C7478A" w:rsidP="00AF2221">
            <w:r>
              <w:t xml:space="preserve">parameters </w:t>
            </w:r>
            <w:r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59609559" r:id="rId574"/>
              </w:object>
            </w:r>
          </w:p>
        </w:tc>
        <w:tc>
          <w:tcPr>
            <w:tcW w:w="655" w:type="pct"/>
            <w:tcPrChange w:id="2257" w:author="Gerard Ateshian" w:date="2014-04-17T20:55:00Z">
              <w:tcPr>
                <w:tcW w:w="8028" w:type="dxa"/>
              </w:tcPr>
            </w:tcPrChange>
          </w:tcPr>
          <w:p w14:paraId="2F858B8B" w14:textId="31CA9B4D" w:rsidR="00C7478A" w:rsidRDefault="00C7478A" w:rsidP="00AF2221">
            <w:pPr>
              <w:rPr>
                <w:ins w:id="2258" w:author="Gerard Ateshian" w:date="2014-04-17T20:55:00Z"/>
              </w:rPr>
            </w:pPr>
            <w:ins w:id="2259"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59609560"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59609561"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59609562"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260" w:name="_Toc385498498"/>
      <w:r>
        <w:lastRenderedPageBreak/>
        <w:t>Ellipsoidal Fiber Distribution with Donnan Equilibrium Swelling</w:t>
      </w:r>
      <w:bookmarkEnd w:id="226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61"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62">
          <w:tblGrid>
            <w:gridCol w:w="1548"/>
            <w:gridCol w:w="8028"/>
            <w:gridCol w:w="8028"/>
          </w:tblGrid>
        </w:tblGridChange>
      </w:tblGrid>
      <w:tr w:rsidR="00C7478A" w14:paraId="1F413534" w14:textId="5E1DED10" w:rsidTr="00C7478A">
        <w:tc>
          <w:tcPr>
            <w:tcW w:w="0" w:type="auto"/>
            <w:shd w:val="clear" w:color="auto" w:fill="auto"/>
            <w:tcPrChange w:id="2263"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2264" w:author="Gerard Ateshian" w:date="2014-04-17T20:56:00Z">
              <w:tcPr>
                <w:tcW w:w="8028" w:type="dxa"/>
                <w:shd w:val="clear" w:color="auto" w:fill="auto"/>
              </w:tcPr>
            </w:tcPrChange>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59609563" r:id="rId582"/>
              </w:object>
            </w:r>
          </w:p>
        </w:tc>
        <w:tc>
          <w:tcPr>
            <w:tcW w:w="0" w:type="auto"/>
            <w:tcPrChange w:id="2265" w:author="Gerard Ateshian" w:date="2014-04-17T20:56:00Z">
              <w:tcPr>
                <w:tcW w:w="8028" w:type="dxa"/>
              </w:tcPr>
            </w:tcPrChange>
          </w:tcPr>
          <w:p w14:paraId="3D1C5A9A" w14:textId="79588A94" w:rsidR="00C7478A" w:rsidRDefault="00C7478A" w:rsidP="00AF2221">
            <w:pPr>
              <w:rPr>
                <w:ins w:id="2266" w:author="Gerard Ateshian" w:date="2014-04-17T20:55:00Z"/>
              </w:rPr>
            </w:pPr>
            <w:ins w:id="2267" w:author="Gerard Ateshian" w:date="2014-04-17T20:55:00Z">
              <w:r>
                <w:t>[ ]</w:t>
              </w:r>
            </w:ins>
          </w:p>
        </w:tc>
      </w:tr>
      <w:tr w:rsidR="00C7478A" w14:paraId="6512A91D" w14:textId="03CC8CFB" w:rsidTr="00C7478A">
        <w:tc>
          <w:tcPr>
            <w:tcW w:w="0" w:type="auto"/>
            <w:shd w:val="clear" w:color="auto" w:fill="auto"/>
            <w:tcPrChange w:id="2268"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2269" w:author="Gerard Ateshian" w:date="2014-04-17T20:56:00Z">
              <w:tcPr>
                <w:tcW w:w="8028" w:type="dxa"/>
                <w:shd w:val="clear" w:color="auto" w:fill="auto"/>
              </w:tcPr>
            </w:tcPrChange>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59609564" r:id="rId584"/>
              </w:object>
            </w:r>
          </w:p>
        </w:tc>
        <w:tc>
          <w:tcPr>
            <w:tcW w:w="0" w:type="auto"/>
            <w:tcPrChange w:id="2270" w:author="Gerard Ateshian" w:date="2014-04-17T20:56:00Z">
              <w:tcPr>
                <w:tcW w:w="8028" w:type="dxa"/>
              </w:tcPr>
            </w:tcPrChange>
          </w:tcPr>
          <w:p w14:paraId="59493427" w14:textId="54C9367E" w:rsidR="00C7478A" w:rsidRDefault="00C7478A" w:rsidP="00AF2221">
            <w:pPr>
              <w:rPr>
                <w:ins w:id="2271" w:author="Gerard Ateshian" w:date="2014-04-17T20:55:00Z"/>
              </w:rPr>
            </w:pPr>
            <w:ins w:id="2272" w:author="Gerard Ateshian" w:date="2014-04-17T20:55:00Z">
              <w:r>
                <w:t>[</w:t>
              </w:r>
              <w:r w:rsidRPr="00C7478A">
                <w:rPr>
                  <w:b/>
                  <w:rPrChange w:id="2273" w:author="Gerard Ateshian" w:date="2014-04-17T20:55:00Z">
                    <w:rPr/>
                  </w:rPrChange>
                </w:rPr>
                <w:t>n</w:t>
              </w:r>
              <w:r>
                <w:t>/</w:t>
              </w:r>
              <w:r w:rsidRPr="00C7478A">
                <w:rPr>
                  <w:b/>
                  <w:rPrChange w:id="2274" w:author="Gerard Ateshian" w:date="2014-04-17T20:55:00Z">
                    <w:rPr/>
                  </w:rPrChange>
                </w:rPr>
                <w:t>L</w:t>
              </w:r>
              <w:r w:rsidRPr="00C7478A">
                <w:rPr>
                  <w:vertAlign w:val="superscript"/>
                  <w:rPrChange w:id="2275" w:author="Gerard Ateshian" w:date="2014-04-17T20:55:00Z">
                    <w:rPr/>
                  </w:rPrChange>
                </w:rPr>
                <w:t>3</w:t>
              </w:r>
              <w:r>
                <w:t>]</w:t>
              </w:r>
            </w:ins>
          </w:p>
        </w:tc>
      </w:tr>
      <w:tr w:rsidR="00C7478A" w14:paraId="3BA71D51" w14:textId="68629422" w:rsidTr="00C7478A">
        <w:tc>
          <w:tcPr>
            <w:tcW w:w="0" w:type="auto"/>
            <w:shd w:val="clear" w:color="auto" w:fill="auto"/>
            <w:tcPrChange w:id="2276"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2277" w:author="Gerard Ateshian" w:date="2014-04-17T20:56:00Z">
              <w:tcPr>
                <w:tcW w:w="8028" w:type="dxa"/>
                <w:shd w:val="clear" w:color="auto" w:fill="auto"/>
              </w:tcPr>
            </w:tcPrChange>
          </w:tcPr>
          <w:p w14:paraId="39097A57" w14:textId="2C1FC45B" w:rsidR="00C7478A" w:rsidRDefault="00C7478A" w:rsidP="00AF2221">
            <w:r>
              <w:t xml:space="preserve">external bath osmolarity, </w:t>
            </w:r>
            <w:r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59609565" r:id="rId586"/>
              </w:object>
            </w:r>
          </w:p>
        </w:tc>
        <w:tc>
          <w:tcPr>
            <w:tcW w:w="0" w:type="auto"/>
            <w:tcPrChange w:id="2278" w:author="Gerard Ateshian" w:date="2014-04-17T20:56:00Z">
              <w:tcPr>
                <w:tcW w:w="8028" w:type="dxa"/>
              </w:tcPr>
            </w:tcPrChange>
          </w:tcPr>
          <w:p w14:paraId="28D9BFA2" w14:textId="5AE97065" w:rsidR="00C7478A" w:rsidRDefault="00C7478A" w:rsidP="00AF2221">
            <w:pPr>
              <w:rPr>
                <w:ins w:id="2279" w:author="Gerard Ateshian" w:date="2014-04-17T20:55:00Z"/>
              </w:rPr>
            </w:pPr>
            <w:ins w:id="2280"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2281"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2282" w:author="Gerard Ateshian" w:date="2014-04-17T20:56:00Z">
              <w:tcPr>
                <w:tcW w:w="8028" w:type="dxa"/>
                <w:shd w:val="clear" w:color="auto" w:fill="auto"/>
              </w:tcPr>
            </w:tcPrChange>
          </w:tcPr>
          <w:p w14:paraId="040F7C98" w14:textId="0615BD25" w:rsidR="00C7478A" w:rsidRDefault="00C7478A" w:rsidP="00AF2221">
            <w:r>
              <w:t xml:space="preserve">parameters </w:t>
            </w:r>
            <w:r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59609566" r:id="rId588"/>
              </w:object>
            </w:r>
          </w:p>
        </w:tc>
        <w:tc>
          <w:tcPr>
            <w:tcW w:w="0" w:type="auto"/>
            <w:tcPrChange w:id="2283" w:author="Gerard Ateshian" w:date="2014-04-17T20:56:00Z">
              <w:tcPr>
                <w:tcW w:w="8028" w:type="dxa"/>
              </w:tcPr>
            </w:tcPrChange>
          </w:tcPr>
          <w:p w14:paraId="4E7DE492" w14:textId="4889A6E9" w:rsidR="00C7478A" w:rsidRDefault="00C7478A" w:rsidP="00AF2221">
            <w:pPr>
              <w:rPr>
                <w:ins w:id="2284" w:author="Gerard Ateshian" w:date="2014-04-17T20:55:00Z"/>
              </w:rPr>
            </w:pPr>
            <w:ins w:id="2285" w:author="Gerard Ateshian" w:date="2014-04-17T20:56:00Z">
              <w:r>
                <w:t>[ ]</w:t>
              </w:r>
            </w:ins>
          </w:p>
        </w:tc>
      </w:tr>
      <w:tr w:rsidR="00C7478A" w14:paraId="26B42EA5" w14:textId="4EB68C1B" w:rsidTr="00C7478A">
        <w:tc>
          <w:tcPr>
            <w:tcW w:w="0" w:type="auto"/>
            <w:shd w:val="clear" w:color="auto" w:fill="auto"/>
            <w:tcPrChange w:id="2286"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2287" w:author="Gerard Ateshian" w:date="2014-04-17T20:56:00Z">
              <w:tcPr>
                <w:tcW w:w="8028" w:type="dxa"/>
                <w:shd w:val="clear" w:color="auto" w:fill="auto"/>
              </w:tcPr>
            </w:tcPrChange>
          </w:tcPr>
          <w:p w14:paraId="1743FFAC" w14:textId="71641F7E" w:rsidR="00C7478A" w:rsidRDefault="00C7478A" w:rsidP="00AF2221">
            <w:r>
              <w:t xml:space="preserve">parameters </w:t>
            </w:r>
            <w:r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59609567" r:id="rId590"/>
              </w:object>
            </w:r>
          </w:p>
        </w:tc>
        <w:tc>
          <w:tcPr>
            <w:tcW w:w="0" w:type="auto"/>
            <w:tcPrChange w:id="2288" w:author="Gerard Ateshian" w:date="2014-04-17T20:56:00Z">
              <w:tcPr>
                <w:tcW w:w="8028" w:type="dxa"/>
              </w:tcPr>
            </w:tcPrChange>
          </w:tcPr>
          <w:p w14:paraId="4C29C432" w14:textId="012465DC" w:rsidR="00C7478A" w:rsidRDefault="00C7478A" w:rsidP="00AF2221">
            <w:pPr>
              <w:rPr>
                <w:ins w:id="2289" w:author="Gerard Ateshian" w:date="2014-04-17T20:55:00Z"/>
              </w:rPr>
            </w:pPr>
            <w:ins w:id="2290"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59609568"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59609569"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59609570"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291" w:name="_Toc385498499"/>
      <w:r>
        <w:lastRenderedPageBreak/>
        <w:t>Fiber with Exponential-Power Law</w:t>
      </w:r>
      <w:bookmarkEnd w:id="229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92"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2293">
          <w:tblGrid>
            <w:gridCol w:w="1548"/>
            <w:gridCol w:w="8028"/>
            <w:gridCol w:w="8028"/>
          </w:tblGrid>
        </w:tblGridChange>
      </w:tblGrid>
      <w:tr w:rsidR="00632EDA" w14:paraId="28BF3AC3" w14:textId="758B9D19" w:rsidTr="00632EDA">
        <w:tc>
          <w:tcPr>
            <w:tcW w:w="0" w:type="auto"/>
            <w:shd w:val="clear" w:color="auto" w:fill="auto"/>
            <w:tcPrChange w:id="2294"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2295"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59609571" r:id="rId598"/>
              </w:object>
            </w:r>
            <w:r>
              <w:t>, representing a measure of the fiber modulus</w:t>
            </w:r>
          </w:p>
        </w:tc>
        <w:tc>
          <w:tcPr>
            <w:tcW w:w="0" w:type="auto"/>
            <w:tcPrChange w:id="2296" w:author="Gerard Ateshian" w:date="2014-04-17T20:56:00Z">
              <w:tcPr>
                <w:tcW w:w="8028" w:type="dxa"/>
              </w:tcPr>
            </w:tcPrChange>
          </w:tcPr>
          <w:p w14:paraId="0816AF1D" w14:textId="072E2016" w:rsidR="00632EDA" w:rsidRPr="00AF2221" w:rsidRDefault="00632EDA" w:rsidP="00AF2221">
            <w:pPr>
              <w:rPr>
                <w:ins w:id="2297" w:author="Gerard Ateshian" w:date="2014-04-17T20:56:00Z"/>
                <w:position w:val="-10"/>
              </w:rPr>
            </w:pPr>
            <w:ins w:id="2298"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2299"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2300"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59609572" r:id="rId600"/>
              </w:object>
            </w:r>
            <w:r>
              <w:t>, coefficient of exponential argument</w:t>
            </w:r>
          </w:p>
        </w:tc>
        <w:tc>
          <w:tcPr>
            <w:tcW w:w="0" w:type="auto"/>
            <w:tcPrChange w:id="2301" w:author="Gerard Ateshian" w:date="2014-04-17T20:56:00Z">
              <w:tcPr>
                <w:tcW w:w="8028" w:type="dxa"/>
              </w:tcPr>
            </w:tcPrChange>
          </w:tcPr>
          <w:p w14:paraId="20A497CD" w14:textId="0F918F83" w:rsidR="00632EDA" w:rsidRPr="00AF2221" w:rsidRDefault="00632EDA" w:rsidP="00AF2221">
            <w:pPr>
              <w:rPr>
                <w:ins w:id="2302" w:author="Gerard Ateshian" w:date="2014-04-17T20:56:00Z"/>
                <w:position w:val="-6"/>
              </w:rPr>
            </w:pPr>
            <w:ins w:id="2303" w:author="Gerard Ateshian" w:date="2014-04-17T20:56:00Z">
              <w:r>
                <w:rPr>
                  <w:position w:val="-6"/>
                </w:rPr>
                <w:t>[ ]</w:t>
              </w:r>
            </w:ins>
          </w:p>
        </w:tc>
      </w:tr>
      <w:tr w:rsidR="00632EDA" w14:paraId="1A758FD1" w14:textId="656052C9" w:rsidTr="00632EDA">
        <w:tc>
          <w:tcPr>
            <w:tcW w:w="0" w:type="auto"/>
            <w:shd w:val="clear" w:color="auto" w:fill="auto"/>
            <w:tcPrChange w:id="2304"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2305"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59609573" r:id="rId602"/>
              </w:object>
            </w:r>
            <w:r>
              <w:t>, power of exponential argument</w:t>
            </w:r>
          </w:p>
        </w:tc>
        <w:tc>
          <w:tcPr>
            <w:tcW w:w="0" w:type="auto"/>
            <w:tcPrChange w:id="2306" w:author="Gerard Ateshian" w:date="2014-04-17T20:56:00Z">
              <w:tcPr>
                <w:tcW w:w="8028" w:type="dxa"/>
              </w:tcPr>
            </w:tcPrChange>
          </w:tcPr>
          <w:p w14:paraId="3B54D584" w14:textId="5E3B4BCF" w:rsidR="00632EDA" w:rsidRPr="00AF2221" w:rsidRDefault="00632EDA" w:rsidP="00AF2221">
            <w:pPr>
              <w:rPr>
                <w:ins w:id="2307" w:author="Gerard Ateshian" w:date="2014-04-17T20:56:00Z"/>
                <w:position w:val="-10"/>
              </w:rPr>
            </w:pPr>
            <w:ins w:id="2308" w:author="Gerard Ateshian" w:date="2014-04-17T20:56:00Z">
              <w:r>
                <w:rPr>
                  <w:position w:val="-10"/>
                </w:rPr>
                <w:t>[ ]</w:t>
              </w:r>
            </w:ins>
          </w:p>
        </w:tc>
      </w:tr>
      <w:tr w:rsidR="00632EDA" w14:paraId="380BDD3F" w14:textId="40900364" w:rsidTr="00632EDA">
        <w:tc>
          <w:tcPr>
            <w:tcW w:w="0" w:type="auto"/>
            <w:shd w:val="clear" w:color="auto" w:fill="auto"/>
            <w:tcPrChange w:id="2309"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2310"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59609574" r:id="rId604"/>
              </w:object>
            </w:r>
            <w:r>
              <w:t>, spherical angle for fiber orientation in local coordinate system</w:t>
            </w:r>
            <w:del w:id="2311" w:author="Gerard Ateshian" w:date="2014-04-17T20:56:00Z">
              <w:r w:rsidDel="00632EDA">
                <w:delText xml:space="preserve"> (in degrees)</w:delText>
              </w:r>
            </w:del>
          </w:p>
        </w:tc>
        <w:tc>
          <w:tcPr>
            <w:tcW w:w="0" w:type="auto"/>
            <w:tcPrChange w:id="2312" w:author="Gerard Ateshian" w:date="2014-04-17T20:56:00Z">
              <w:tcPr>
                <w:tcW w:w="8028" w:type="dxa"/>
              </w:tcPr>
            </w:tcPrChange>
          </w:tcPr>
          <w:p w14:paraId="6FDEF661" w14:textId="23D83F62" w:rsidR="00632EDA" w:rsidRPr="00AF2221" w:rsidRDefault="00632EDA" w:rsidP="00AF2221">
            <w:pPr>
              <w:rPr>
                <w:ins w:id="2313" w:author="Gerard Ateshian" w:date="2014-04-17T20:56:00Z"/>
                <w:position w:val="-6"/>
              </w:rPr>
            </w:pPr>
            <w:ins w:id="2314" w:author="Gerard Ateshian" w:date="2014-04-17T20:56:00Z">
              <w:r>
                <w:rPr>
                  <w:position w:val="-6"/>
                </w:rPr>
                <w:t>[</w:t>
              </w:r>
              <w:r w:rsidRPr="00632EDA">
                <w:rPr>
                  <w:b/>
                  <w:position w:val="-6"/>
                  <w:rPrChange w:id="2315"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2316"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2317"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59609575" r:id="rId606"/>
              </w:object>
            </w:r>
            <w:r>
              <w:t>, spherical angle for fiber orientation in local coordinate system</w:t>
            </w:r>
            <w:del w:id="2318" w:author="Gerard Ateshian" w:date="2014-04-17T20:56:00Z">
              <w:r w:rsidDel="00632EDA">
                <w:delText xml:space="preserve"> (in degrees)</w:delText>
              </w:r>
            </w:del>
          </w:p>
        </w:tc>
        <w:tc>
          <w:tcPr>
            <w:tcW w:w="0" w:type="auto"/>
            <w:tcPrChange w:id="2319" w:author="Gerard Ateshian" w:date="2014-04-17T20:56:00Z">
              <w:tcPr>
                <w:tcW w:w="8028" w:type="dxa"/>
              </w:tcPr>
            </w:tcPrChange>
          </w:tcPr>
          <w:p w14:paraId="06DF6344" w14:textId="548D9612" w:rsidR="00632EDA" w:rsidRPr="00AF2221" w:rsidRDefault="00632EDA" w:rsidP="00AF2221">
            <w:pPr>
              <w:rPr>
                <w:ins w:id="2320" w:author="Gerard Ateshian" w:date="2014-04-17T20:56:00Z"/>
                <w:position w:val="-10"/>
              </w:rPr>
            </w:pPr>
            <w:ins w:id="2321"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1.5pt;height:18pt" o:ole="">
            <v:imagedata r:id="rId607" o:title=""/>
          </v:shape>
          <o:OLEObject Type="Embed" ProgID="Equation.DSMT4" ShapeID="_x0000_i1312" DrawAspect="Content" ObjectID="_1459609576"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59609577"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59609578"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59609579"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59609580"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59609581"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59609582"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59609583"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59609584"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59609585"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59609586"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59609587"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59609588"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59609589"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59609590"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59609591"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59609592"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59609593"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2322" w:name="_Ref173929189"/>
      <w:bookmarkStart w:id="2323" w:name="_Toc385498500"/>
      <w:r>
        <w:lastRenderedPageBreak/>
        <w:t>Holmes-Mow</w:t>
      </w:r>
      <w:bookmarkEnd w:id="2322"/>
      <w:bookmarkEnd w:id="2323"/>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24"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2325">
          <w:tblGrid>
            <w:gridCol w:w="1548"/>
            <w:gridCol w:w="8028"/>
            <w:gridCol w:w="8028"/>
          </w:tblGrid>
        </w:tblGridChange>
      </w:tblGrid>
      <w:tr w:rsidR="00632EDA" w14:paraId="2630A440" w14:textId="617B5F1D" w:rsidTr="00632EDA">
        <w:tc>
          <w:tcPr>
            <w:tcW w:w="1014" w:type="pct"/>
            <w:shd w:val="clear" w:color="auto" w:fill="auto"/>
            <w:tcPrChange w:id="2326"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2327"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2328" w:author="Gerard Ateshian" w:date="2014-04-17T20:57:00Z">
              <w:tcPr>
                <w:tcW w:w="8028" w:type="dxa"/>
              </w:tcPr>
            </w:tcPrChange>
          </w:tcPr>
          <w:p w14:paraId="54FCD2AC" w14:textId="41E41751" w:rsidR="00632EDA" w:rsidRDefault="00632EDA" w:rsidP="006A0BC1">
            <w:pPr>
              <w:rPr>
                <w:ins w:id="2329" w:author="Gerard Ateshian" w:date="2014-04-17T20:57:00Z"/>
              </w:rPr>
            </w:pPr>
            <w:ins w:id="2330" w:author="Gerard Ateshian" w:date="2014-04-17T20:57:00Z">
              <w:r>
                <w:t>[</w:t>
              </w:r>
              <w:r>
                <w:rPr>
                  <w:b/>
                </w:rPr>
                <w:t>P</w:t>
              </w:r>
              <w:r>
                <w:t>]</w:t>
              </w:r>
            </w:ins>
          </w:p>
        </w:tc>
      </w:tr>
      <w:tr w:rsidR="00632EDA" w14:paraId="7283C5D4" w14:textId="022AE2FC" w:rsidTr="00632EDA">
        <w:tc>
          <w:tcPr>
            <w:tcW w:w="1014" w:type="pct"/>
            <w:shd w:val="clear" w:color="auto" w:fill="auto"/>
            <w:tcPrChange w:id="2331"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2332"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2333" w:author="Gerard Ateshian" w:date="2014-04-17T20:57:00Z">
              <w:tcPr>
                <w:tcW w:w="8028" w:type="dxa"/>
              </w:tcPr>
            </w:tcPrChange>
          </w:tcPr>
          <w:p w14:paraId="42529080" w14:textId="665F635A" w:rsidR="00632EDA" w:rsidRDefault="00632EDA" w:rsidP="006A0BC1">
            <w:pPr>
              <w:rPr>
                <w:ins w:id="2334" w:author="Gerard Ateshian" w:date="2014-04-17T20:57:00Z"/>
              </w:rPr>
            </w:pPr>
            <w:ins w:id="2335" w:author="Gerard Ateshian" w:date="2014-04-17T20:57:00Z">
              <w:r>
                <w:t>[ ]</w:t>
              </w:r>
            </w:ins>
          </w:p>
        </w:tc>
      </w:tr>
      <w:tr w:rsidR="00632EDA" w14:paraId="0293040F" w14:textId="747E45C2" w:rsidTr="00632EDA">
        <w:tc>
          <w:tcPr>
            <w:tcW w:w="1014" w:type="pct"/>
            <w:shd w:val="clear" w:color="auto" w:fill="auto"/>
            <w:tcPrChange w:id="2336"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2337"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2338" w:author="Gerard Ateshian" w:date="2014-04-17T20:57:00Z">
              <w:tcPr>
                <w:tcW w:w="8028" w:type="dxa"/>
              </w:tcPr>
            </w:tcPrChange>
          </w:tcPr>
          <w:p w14:paraId="2B470A5B" w14:textId="7473673B" w:rsidR="00632EDA" w:rsidRDefault="00632EDA" w:rsidP="006A0BC1">
            <w:pPr>
              <w:rPr>
                <w:ins w:id="2339" w:author="Gerard Ateshian" w:date="2014-04-17T20:57:00Z"/>
              </w:rPr>
            </w:pPr>
            <w:ins w:id="2340"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59609594"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59609595"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59609596"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59609597"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59609598"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59609599"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59609600"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341" w:name="_Toc385498501"/>
      <w:r>
        <w:lastRenderedPageBreak/>
        <w:t>Isotropic Elastic</w:t>
      </w:r>
      <w:bookmarkEnd w:id="2341"/>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42"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343">
          <w:tblGrid>
            <w:gridCol w:w="828"/>
            <w:gridCol w:w="8748"/>
            <w:gridCol w:w="8748"/>
          </w:tblGrid>
        </w:tblGridChange>
      </w:tblGrid>
      <w:tr w:rsidR="00632EDA" w14:paraId="6AC282A3" w14:textId="59794E06" w:rsidTr="00632EDA">
        <w:tc>
          <w:tcPr>
            <w:tcW w:w="1000" w:type="pct"/>
            <w:shd w:val="clear" w:color="auto" w:fill="auto"/>
            <w:tcPrChange w:id="2344"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2345"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2346" w:author="Gerard Ateshian" w:date="2014-04-17T20:57:00Z">
              <w:tcPr>
                <w:tcW w:w="8748" w:type="dxa"/>
              </w:tcPr>
            </w:tcPrChange>
          </w:tcPr>
          <w:p w14:paraId="1DB316D8" w14:textId="716E8CD6" w:rsidR="00632EDA" w:rsidRDefault="00632EDA" w:rsidP="006A0BC1">
            <w:pPr>
              <w:rPr>
                <w:ins w:id="2347" w:author="Gerard Ateshian" w:date="2014-04-17T20:57:00Z"/>
              </w:rPr>
            </w:pPr>
            <w:ins w:id="2348" w:author="Gerard Ateshian" w:date="2014-04-17T20:57:00Z">
              <w:r>
                <w:t>[</w:t>
              </w:r>
              <w:r>
                <w:rPr>
                  <w:b/>
                </w:rPr>
                <w:t>P</w:t>
              </w:r>
              <w:r>
                <w:t>]</w:t>
              </w:r>
            </w:ins>
          </w:p>
        </w:tc>
      </w:tr>
      <w:tr w:rsidR="00632EDA" w14:paraId="0C6C7EF8" w14:textId="7A802E10" w:rsidTr="00632EDA">
        <w:tc>
          <w:tcPr>
            <w:tcW w:w="1000" w:type="pct"/>
            <w:shd w:val="clear" w:color="auto" w:fill="auto"/>
            <w:tcPrChange w:id="2349"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2350"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2351" w:author="Gerard Ateshian" w:date="2014-04-17T20:57:00Z">
              <w:tcPr>
                <w:tcW w:w="8748" w:type="dxa"/>
              </w:tcPr>
            </w:tcPrChange>
          </w:tcPr>
          <w:p w14:paraId="22741499" w14:textId="391DE39B" w:rsidR="00632EDA" w:rsidRDefault="00632EDA" w:rsidP="006A0BC1">
            <w:pPr>
              <w:rPr>
                <w:ins w:id="2352" w:author="Gerard Ateshian" w:date="2014-04-17T20:57:00Z"/>
              </w:rPr>
            </w:pPr>
            <w:ins w:id="2353"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59609601"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59609602"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59609603"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59609604"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59609605"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59609606"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354" w:name="_Toc385498502"/>
      <w:r>
        <w:lastRenderedPageBreak/>
        <w:t>Orthotropic</w:t>
      </w:r>
      <w:r w:rsidR="00D51B77">
        <w:t xml:space="preserve"> Elastic</w:t>
      </w:r>
      <w:bookmarkEnd w:id="2354"/>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55"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2356">
          <w:tblGrid>
            <w:gridCol w:w="1728"/>
            <w:gridCol w:w="7848"/>
            <w:gridCol w:w="7848"/>
          </w:tblGrid>
        </w:tblGridChange>
      </w:tblGrid>
      <w:tr w:rsidR="00632EDA" w14:paraId="129D9B1B" w14:textId="64CBBC79" w:rsidTr="00632EDA">
        <w:tc>
          <w:tcPr>
            <w:tcW w:w="773" w:type="pct"/>
            <w:shd w:val="clear" w:color="auto" w:fill="auto"/>
            <w:tcPrChange w:id="2357"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2358"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2359" w:author="Gerard Ateshian" w:date="2014-04-17T20:58:00Z">
              <w:tcPr>
                <w:tcW w:w="7848" w:type="dxa"/>
              </w:tcPr>
            </w:tcPrChange>
          </w:tcPr>
          <w:p w14:paraId="770A5235" w14:textId="2789A334" w:rsidR="00632EDA" w:rsidRDefault="00632EDA" w:rsidP="006A0BC1">
            <w:pPr>
              <w:rPr>
                <w:ins w:id="2360" w:author="Gerard Ateshian" w:date="2014-04-17T20:57:00Z"/>
              </w:rPr>
            </w:pPr>
            <w:ins w:id="2361" w:author="Gerard Ateshian" w:date="2014-04-17T20:57:00Z">
              <w:r>
                <w:t>[</w:t>
              </w:r>
              <w:r>
                <w:rPr>
                  <w:b/>
                </w:rPr>
                <w:t>P</w:t>
              </w:r>
              <w:r>
                <w:t>]</w:t>
              </w:r>
            </w:ins>
          </w:p>
        </w:tc>
      </w:tr>
      <w:tr w:rsidR="00632EDA" w14:paraId="603A0067" w14:textId="6200BCCE" w:rsidTr="00632EDA">
        <w:tc>
          <w:tcPr>
            <w:tcW w:w="773" w:type="pct"/>
            <w:shd w:val="clear" w:color="auto" w:fill="auto"/>
            <w:tcPrChange w:id="2362"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2363"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2364" w:author="Gerard Ateshian" w:date="2014-04-17T20:58:00Z">
              <w:tcPr>
                <w:tcW w:w="7848" w:type="dxa"/>
              </w:tcPr>
            </w:tcPrChange>
          </w:tcPr>
          <w:p w14:paraId="515806EC" w14:textId="64AEDBFE" w:rsidR="00632EDA" w:rsidRDefault="00632EDA" w:rsidP="006A0BC1">
            <w:pPr>
              <w:rPr>
                <w:ins w:id="2365" w:author="Gerard Ateshian" w:date="2014-04-17T20:57:00Z"/>
              </w:rPr>
            </w:pPr>
            <w:ins w:id="2366" w:author="Gerard Ateshian" w:date="2014-04-17T20:57:00Z">
              <w:r>
                <w:t>[</w:t>
              </w:r>
              <w:r>
                <w:rPr>
                  <w:b/>
                </w:rPr>
                <w:t>P</w:t>
              </w:r>
              <w:r>
                <w:t>]</w:t>
              </w:r>
            </w:ins>
          </w:p>
        </w:tc>
      </w:tr>
      <w:tr w:rsidR="00632EDA" w14:paraId="7526D2A9" w14:textId="390E6EA4" w:rsidTr="00632EDA">
        <w:tc>
          <w:tcPr>
            <w:tcW w:w="773" w:type="pct"/>
            <w:shd w:val="clear" w:color="auto" w:fill="auto"/>
            <w:tcPrChange w:id="2367"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2368"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2369" w:author="Gerard Ateshian" w:date="2014-04-17T20:58:00Z">
              <w:tcPr>
                <w:tcW w:w="7848" w:type="dxa"/>
              </w:tcPr>
            </w:tcPrChange>
          </w:tcPr>
          <w:p w14:paraId="79B75A6C" w14:textId="233A80FB" w:rsidR="00632EDA" w:rsidRDefault="00632EDA" w:rsidP="006A0BC1">
            <w:pPr>
              <w:rPr>
                <w:ins w:id="2370" w:author="Gerard Ateshian" w:date="2014-04-17T20:57:00Z"/>
              </w:rPr>
            </w:pPr>
            <w:ins w:id="2371" w:author="Gerard Ateshian" w:date="2014-04-17T20:57:00Z">
              <w:r>
                <w:t>[</w:t>
              </w:r>
              <w:r>
                <w:rPr>
                  <w:b/>
                </w:rPr>
                <w:t>P</w:t>
              </w:r>
              <w:r>
                <w:t>]</w:t>
              </w:r>
            </w:ins>
          </w:p>
        </w:tc>
      </w:tr>
      <w:tr w:rsidR="00632EDA" w14:paraId="5144049E" w14:textId="0A14E111" w:rsidTr="00632EDA">
        <w:tc>
          <w:tcPr>
            <w:tcW w:w="773" w:type="pct"/>
            <w:shd w:val="clear" w:color="auto" w:fill="auto"/>
            <w:tcPrChange w:id="2372"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2373"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2374" w:author="Gerard Ateshian" w:date="2014-04-17T20:58:00Z">
              <w:tcPr>
                <w:tcW w:w="7848" w:type="dxa"/>
              </w:tcPr>
            </w:tcPrChange>
          </w:tcPr>
          <w:p w14:paraId="5E0AF828" w14:textId="1672F1A1" w:rsidR="00632EDA" w:rsidRDefault="00632EDA" w:rsidP="006A0BC1">
            <w:pPr>
              <w:rPr>
                <w:ins w:id="2375" w:author="Gerard Ateshian" w:date="2014-04-17T20:57:00Z"/>
              </w:rPr>
            </w:pPr>
            <w:ins w:id="2376" w:author="Gerard Ateshian" w:date="2014-04-17T20:57:00Z">
              <w:r>
                <w:t>[</w:t>
              </w:r>
              <w:r>
                <w:rPr>
                  <w:b/>
                </w:rPr>
                <w:t>P</w:t>
              </w:r>
              <w:r>
                <w:t>]</w:t>
              </w:r>
            </w:ins>
          </w:p>
        </w:tc>
      </w:tr>
      <w:tr w:rsidR="00632EDA" w14:paraId="1A6E3A77" w14:textId="65DEEC19" w:rsidTr="00632EDA">
        <w:tc>
          <w:tcPr>
            <w:tcW w:w="773" w:type="pct"/>
            <w:shd w:val="clear" w:color="auto" w:fill="auto"/>
            <w:tcPrChange w:id="2377"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2378"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2379" w:author="Gerard Ateshian" w:date="2014-04-17T20:58:00Z">
              <w:tcPr>
                <w:tcW w:w="7848" w:type="dxa"/>
              </w:tcPr>
            </w:tcPrChange>
          </w:tcPr>
          <w:p w14:paraId="3414658E" w14:textId="52AC7C2A" w:rsidR="00632EDA" w:rsidRDefault="00632EDA" w:rsidP="006A0BC1">
            <w:pPr>
              <w:rPr>
                <w:ins w:id="2380" w:author="Gerard Ateshian" w:date="2014-04-17T20:57:00Z"/>
              </w:rPr>
            </w:pPr>
            <w:ins w:id="2381" w:author="Gerard Ateshian" w:date="2014-04-17T20:57:00Z">
              <w:r>
                <w:t>[</w:t>
              </w:r>
              <w:r>
                <w:rPr>
                  <w:b/>
                </w:rPr>
                <w:t>P</w:t>
              </w:r>
              <w:r>
                <w:t>]</w:t>
              </w:r>
            </w:ins>
          </w:p>
        </w:tc>
      </w:tr>
      <w:tr w:rsidR="00632EDA" w14:paraId="3255A964" w14:textId="0D88D6B3" w:rsidTr="00632EDA">
        <w:tc>
          <w:tcPr>
            <w:tcW w:w="773" w:type="pct"/>
            <w:shd w:val="clear" w:color="auto" w:fill="auto"/>
            <w:tcPrChange w:id="2382"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2383"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2384" w:author="Gerard Ateshian" w:date="2014-04-17T20:58:00Z">
              <w:tcPr>
                <w:tcW w:w="7848" w:type="dxa"/>
              </w:tcPr>
            </w:tcPrChange>
          </w:tcPr>
          <w:p w14:paraId="55A149E6" w14:textId="3E242675" w:rsidR="00632EDA" w:rsidRDefault="00632EDA" w:rsidP="006A0BC1">
            <w:pPr>
              <w:rPr>
                <w:ins w:id="2385" w:author="Gerard Ateshian" w:date="2014-04-17T20:57:00Z"/>
              </w:rPr>
            </w:pPr>
            <w:ins w:id="2386" w:author="Gerard Ateshian" w:date="2014-04-17T20:57:00Z">
              <w:r>
                <w:t>[</w:t>
              </w:r>
              <w:r>
                <w:rPr>
                  <w:b/>
                </w:rPr>
                <w:t>P</w:t>
              </w:r>
              <w:r>
                <w:t>]</w:t>
              </w:r>
            </w:ins>
          </w:p>
        </w:tc>
      </w:tr>
      <w:tr w:rsidR="00632EDA" w14:paraId="5FF15C8B" w14:textId="279CD13A" w:rsidTr="00632EDA">
        <w:tc>
          <w:tcPr>
            <w:tcW w:w="773" w:type="pct"/>
            <w:shd w:val="clear" w:color="auto" w:fill="auto"/>
            <w:tcPrChange w:id="2387"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2388"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2389" w:author="Gerard Ateshian" w:date="2014-04-17T20:58:00Z">
              <w:tcPr>
                <w:tcW w:w="7848" w:type="dxa"/>
              </w:tcPr>
            </w:tcPrChange>
          </w:tcPr>
          <w:p w14:paraId="46135B49" w14:textId="0BE4301F" w:rsidR="00632EDA" w:rsidRDefault="00632EDA" w:rsidP="006A0BC1">
            <w:pPr>
              <w:rPr>
                <w:ins w:id="2390" w:author="Gerard Ateshian" w:date="2014-04-17T20:57:00Z"/>
              </w:rPr>
            </w:pPr>
            <w:ins w:id="2391" w:author="Gerard Ateshian" w:date="2014-04-17T20:57:00Z">
              <w:r>
                <w:t>[ ]</w:t>
              </w:r>
            </w:ins>
          </w:p>
        </w:tc>
      </w:tr>
      <w:tr w:rsidR="00632EDA" w14:paraId="102610C9" w14:textId="6FA1E8B7" w:rsidTr="00632EDA">
        <w:tc>
          <w:tcPr>
            <w:tcW w:w="773" w:type="pct"/>
            <w:shd w:val="clear" w:color="auto" w:fill="auto"/>
            <w:tcPrChange w:id="2392"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2393"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2394" w:author="Gerard Ateshian" w:date="2014-04-17T20:58:00Z">
              <w:tcPr>
                <w:tcW w:w="7848" w:type="dxa"/>
              </w:tcPr>
            </w:tcPrChange>
          </w:tcPr>
          <w:p w14:paraId="3169B595" w14:textId="4C16D207" w:rsidR="00632EDA" w:rsidRDefault="00632EDA" w:rsidP="006A0BC1">
            <w:pPr>
              <w:rPr>
                <w:ins w:id="2395" w:author="Gerard Ateshian" w:date="2014-04-17T20:57:00Z"/>
              </w:rPr>
            </w:pPr>
            <w:ins w:id="2396" w:author="Gerard Ateshian" w:date="2014-04-17T20:57:00Z">
              <w:r>
                <w:t>[ ]</w:t>
              </w:r>
            </w:ins>
          </w:p>
        </w:tc>
      </w:tr>
      <w:tr w:rsidR="00632EDA" w14:paraId="679FF269" w14:textId="3F67EDC5" w:rsidTr="00632EDA">
        <w:tc>
          <w:tcPr>
            <w:tcW w:w="773" w:type="pct"/>
            <w:shd w:val="clear" w:color="auto" w:fill="auto"/>
            <w:tcPrChange w:id="2397"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2398"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2399" w:author="Gerard Ateshian" w:date="2014-04-17T20:58:00Z">
              <w:tcPr>
                <w:tcW w:w="7848" w:type="dxa"/>
              </w:tcPr>
            </w:tcPrChange>
          </w:tcPr>
          <w:p w14:paraId="111973D7" w14:textId="22843C4C" w:rsidR="00632EDA" w:rsidRDefault="00632EDA" w:rsidP="006A0BC1">
            <w:pPr>
              <w:rPr>
                <w:ins w:id="2400" w:author="Gerard Ateshian" w:date="2014-04-17T20:57:00Z"/>
              </w:rPr>
            </w:pPr>
            <w:ins w:id="2401"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59609607"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402" w:name="_Ref167525595"/>
      <w:bookmarkStart w:id="2403" w:name="_Toc385498503"/>
      <w:r w:rsidRPr="008A7ED7">
        <w:lastRenderedPageBreak/>
        <w:t>Neo</w:t>
      </w:r>
      <w:r>
        <w:t>-Hookean</w:t>
      </w:r>
      <w:bookmarkEnd w:id="2402"/>
      <w:bookmarkEnd w:id="2403"/>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04"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405">
          <w:tblGrid>
            <w:gridCol w:w="828"/>
            <w:gridCol w:w="8748"/>
            <w:gridCol w:w="8748"/>
          </w:tblGrid>
        </w:tblGridChange>
      </w:tblGrid>
      <w:tr w:rsidR="00632EDA" w14:paraId="0BA645A7" w14:textId="216445DC" w:rsidTr="00632EDA">
        <w:tc>
          <w:tcPr>
            <w:tcW w:w="1000" w:type="pct"/>
            <w:shd w:val="clear" w:color="auto" w:fill="auto"/>
            <w:tcPrChange w:id="2406"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2407"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2408" w:author="Gerard Ateshian" w:date="2014-04-17T20:58:00Z">
              <w:tcPr>
                <w:tcW w:w="8748" w:type="dxa"/>
              </w:tcPr>
            </w:tcPrChange>
          </w:tcPr>
          <w:p w14:paraId="1ED8BA60" w14:textId="7A9E2444" w:rsidR="00632EDA" w:rsidRDefault="00632EDA" w:rsidP="006A0BC1">
            <w:pPr>
              <w:rPr>
                <w:ins w:id="2409" w:author="Gerard Ateshian" w:date="2014-04-17T20:58:00Z"/>
              </w:rPr>
            </w:pPr>
            <w:ins w:id="2410" w:author="Gerard Ateshian" w:date="2014-04-17T20:58:00Z">
              <w:r>
                <w:t>[</w:t>
              </w:r>
              <w:r>
                <w:rPr>
                  <w:b/>
                </w:rPr>
                <w:t>P</w:t>
              </w:r>
              <w:r>
                <w:t>]</w:t>
              </w:r>
            </w:ins>
          </w:p>
        </w:tc>
      </w:tr>
      <w:tr w:rsidR="00632EDA" w14:paraId="78D8DB8E" w14:textId="7B72CA37" w:rsidTr="00632EDA">
        <w:tc>
          <w:tcPr>
            <w:tcW w:w="1000" w:type="pct"/>
            <w:shd w:val="clear" w:color="auto" w:fill="auto"/>
            <w:tcPrChange w:id="2411"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2412"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2413" w:author="Gerard Ateshian" w:date="2014-04-17T20:58:00Z">
              <w:tcPr>
                <w:tcW w:w="8748" w:type="dxa"/>
              </w:tcPr>
            </w:tcPrChange>
          </w:tcPr>
          <w:p w14:paraId="7DC49BE9" w14:textId="1FE230D4" w:rsidR="00632EDA" w:rsidRDefault="00632EDA" w:rsidP="006A0BC1">
            <w:pPr>
              <w:rPr>
                <w:ins w:id="2414" w:author="Gerard Ateshian" w:date="2014-04-17T20:58:00Z"/>
              </w:rPr>
            </w:pPr>
            <w:ins w:id="2415"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59609608"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59609609"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59609610"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2416" w:name="_Ref173929713"/>
      <w:bookmarkStart w:id="2417" w:name="_Toc385498504"/>
      <w:r>
        <w:lastRenderedPageBreak/>
        <w:t>Ogden Unconstrained</w:t>
      </w:r>
      <w:bookmarkEnd w:id="2416"/>
      <w:bookmarkEnd w:id="2417"/>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18"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2419">
          <w:tblGrid>
            <w:gridCol w:w="1188"/>
            <w:gridCol w:w="8388"/>
            <w:gridCol w:w="8388"/>
          </w:tblGrid>
        </w:tblGridChange>
      </w:tblGrid>
      <w:tr w:rsidR="00632EDA" w14:paraId="7E4FB3F2" w14:textId="05B2EC3C" w:rsidTr="00632EDA">
        <w:tc>
          <w:tcPr>
            <w:tcW w:w="731" w:type="pct"/>
            <w:shd w:val="clear" w:color="auto" w:fill="auto"/>
            <w:tcPrChange w:id="2420"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2421"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2422" w:author="Gerard Ateshian" w:date="2014-04-17T20:59:00Z">
              <w:tcPr>
                <w:tcW w:w="8388" w:type="dxa"/>
              </w:tcPr>
            </w:tcPrChange>
          </w:tcPr>
          <w:p w14:paraId="3C1D5C6A" w14:textId="0A8CB903" w:rsidR="00632EDA" w:rsidRDefault="00632EDA" w:rsidP="006A0BC1">
            <w:pPr>
              <w:rPr>
                <w:ins w:id="2423" w:author="Gerard Ateshian" w:date="2014-04-17T20:58:00Z"/>
              </w:rPr>
            </w:pPr>
            <w:ins w:id="2424" w:author="Gerard Ateshian" w:date="2014-04-17T20:58:00Z">
              <w:r>
                <w:t>[</w:t>
              </w:r>
              <w:r>
                <w:rPr>
                  <w:b/>
                </w:rPr>
                <w:t>P</w:t>
              </w:r>
              <w:r>
                <w:t>]</w:t>
              </w:r>
            </w:ins>
          </w:p>
        </w:tc>
      </w:tr>
      <w:tr w:rsidR="00632EDA" w14:paraId="52E7B27E" w14:textId="4D6F2533" w:rsidTr="00632EDA">
        <w:tc>
          <w:tcPr>
            <w:tcW w:w="731" w:type="pct"/>
            <w:shd w:val="clear" w:color="auto" w:fill="auto"/>
            <w:tcPrChange w:id="2425"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2426"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2427" w:author="Gerard Ateshian" w:date="2014-04-17T20:59:00Z">
              <w:tcPr>
                <w:tcW w:w="8388" w:type="dxa"/>
              </w:tcPr>
            </w:tcPrChange>
          </w:tcPr>
          <w:p w14:paraId="3BF2F570" w14:textId="53A27112" w:rsidR="00632EDA" w:rsidRDefault="00632EDA" w:rsidP="006A0BC1">
            <w:pPr>
              <w:rPr>
                <w:ins w:id="2428" w:author="Gerard Ateshian" w:date="2014-04-17T20:58:00Z"/>
              </w:rPr>
            </w:pPr>
            <w:ins w:id="2429" w:author="Gerard Ateshian" w:date="2014-04-17T20:58:00Z">
              <w:r>
                <w:t>[ ]</w:t>
              </w:r>
            </w:ins>
          </w:p>
        </w:tc>
      </w:tr>
      <w:tr w:rsidR="00632EDA" w14:paraId="63F0530E" w14:textId="72BE9058" w:rsidTr="00632EDA">
        <w:tc>
          <w:tcPr>
            <w:tcW w:w="731" w:type="pct"/>
            <w:shd w:val="clear" w:color="auto" w:fill="auto"/>
            <w:tcPrChange w:id="2430"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2431"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2432" w:author="Gerard Ateshian" w:date="2014-04-17T20:59:00Z">
              <w:tcPr>
                <w:tcW w:w="8388" w:type="dxa"/>
              </w:tcPr>
            </w:tcPrChange>
          </w:tcPr>
          <w:p w14:paraId="13B464D3" w14:textId="19D8963C" w:rsidR="00632EDA" w:rsidRDefault="00632EDA" w:rsidP="006A0BC1">
            <w:pPr>
              <w:rPr>
                <w:ins w:id="2433" w:author="Gerard Ateshian" w:date="2014-04-17T20:58:00Z"/>
              </w:rPr>
            </w:pPr>
            <w:ins w:id="2434"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59609611"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59609612"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59609613"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59609614"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59609615"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59609616"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435" w:name="_Ref167525452"/>
    </w:p>
    <w:p w14:paraId="09C7EB17" w14:textId="77777777" w:rsidR="00F304F2" w:rsidRDefault="00F304F2" w:rsidP="007E6082">
      <w:pPr>
        <w:pStyle w:val="Heading4"/>
      </w:pPr>
      <w:bookmarkStart w:id="2436" w:name="_Toc385498505"/>
      <w:r>
        <w:lastRenderedPageBreak/>
        <w:t>Perfect Osmometer Equilibrium Osmotic Pressure</w:t>
      </w:r>
      <w:bookmarkEnd w:id="2436"/>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37"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2438">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2439"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2440"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59609617" r:id="rId690"/>
              </w:object>
            </w:r>
          </w:p>
        </w:tc>
        <w:tc>
          <w:tcPr>
            <w:tcW w:w="0" w:type="auto"/>
            <w:tcBorders>
              <w:top w:val="single" w:sz="4" w:space="0" w:color="auto"/>
              <w:left w:val="single" w:sz="4" w:space="0" w:color="auto"/>
              <w:bottom w:val="single" w:sz="4" w:space="0" w:color="auto"/>
              <w:right w:val="single" w:sz="4" w:space="0" w:color="auto"/>
            </w:tcBorders>
            <w:tcPrChange w:id="2441"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2442" w:author="Gerard Ateshian" w:date="2014-04-17T20:59:00Z"/>
              </w:rPr>
            </w:pPr>
            <w:ins w:id="2443"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2444"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2445"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59609618" r:id="rId692"/>
              </w:object>
            </w:r>
          </w:p>
        </w:tc>
        <w:tc>
          <w:tcPr>
            <w:tcW w:w="0" w:type="auto"/>
            <w:tcBorders>
              <w:top w:val="single" w:sz="4" w:space="0" w:color="auto"/>
              <w:left w:val="single" w:sz="4" w:space="0" w:color="auto"/>
              <w:bottom w:val="single" w:sz="4" w:space="0" w:color="auto"/>
              <w:right w:val="single" w:sz="4" w:space="0" w:color="auto"/>
            </w:tcBorders>
            <w:tcPrChange w:id="2446"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2447" w:author="Gerard Ateshian" w:date="2014-04-17T20:59:00Z"/>
              </w:rPr>
            </w:pPr>
            <w:ins w:id="2448" w:author="Gerard Ateshian" w:date="2014-04-17T20:59:00Z">
              <w:r>
                <w:t>[</w:t>
              </w:r>
              <w:r w:rsidRPr="00632EDA">
                <w:rPr>
                  <w:b/>
                  <w:rPrChange w:id="2449" w:author="Gerard Ateshian" w:date="2014-04-17T20:59:00Z">
                    <w:rPr/>
                  </w:rPrChange>
                </w:rPr>
                <w:t>n</w:t>
              </w:r>
              <w:r>
                <w:t>/</w:t>
              </w:r>
              <w:r w:rsidRPr="00632EDA">
                <w:rPr>
                  <w:b/>
                  <w:rPrChange w:id="2450" w:author="Gerard Ateshian" w:date="2014-04-17T20:59:00Z">
                    <w:rPr/>
                  </w:rPrChange>
                </w:rPr>
                <w:t>L</w:t>
              </w:r>
              <w:r w:rsidRPr="00632EDA">
                <w:rPr>
                  <w:vertAlign w:val="superscript"/>
                  <w:rPrChange w:id="2451"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2452"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2453"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r>
              <w:t xml:space="preserve">external bath osmolarity, </w:t>
            </w:r>
            <w:r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59609619" r:id="rId694"/>
              </w:object>
            </w:r>
          </w:p>
        </w:tc>
        <w:tc>
          <w:tcPr>
            <w:tcW w:w="0" w:type="auto"/>
            <w:tcBorders>
              <w:top w:val="single" w:sz="4" w:space="0" w:color="auto"/>
              <w:left w:val="single" w:sz="4" w:space="0" w:color="auto"/>
              <w:bottom w:val="single" w:sz="4" w:space="0" w:color="auto"/>
              <w:right w:val="single" w:sz="4" w:space="0" w:color="auto"/>
            </w:tcBorders>
            <w:tcPrChange w:id="2454"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2455" w:author="Gerard Ateshian" w:date="2014-04-17T20:59:00Z"/>
              </w:rPr>
            </w:pPr>
            <w:ins w:id="2456"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59609620"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59609621"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59609622"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59609623"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59609624"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59609625"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59609626"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59609627"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457" w:name="_Ref173928732"/>
      <w:bookmarkStart w:id="2458" w:name="_Ref173928733"/>
      <w:bookmarkStart w:id="2459" w:name="_Ref173928734"/>
      <w:bookmarkStart w:id="2460" w:name="_Ref173928735"/>
      <w:bookmarkStart w:id="2461" w:name="_Toc385498506"/>
      <w:r>
        <w:lastRenderedPageBreak/>
        <w:t>Solid Mixture</w:t>
      </w:r>
      <w:bookmarkEnd w:id="2435"/>
      <w:bookmarkEnd w:id="2457"/>
      <w:bookmarkEnd w:id="2458"/>
      <w:bookmarkEnd w:id="2459"/>
      <w:bookmarkEnd w:id="2460"/>
      <w:bookmarkEnd w:id="2461"/>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462" w:name="_Toc385498507"/>
      <w:r>
        <w:lastRenderedPageBreak/>
        <w:t>Spherical</w:t>
      </w:r>
      <w:r w:rsidRPr="0097532C">
        <w:t xml:space="preserve"> Fiber Distribution</w:t>
      </w:r>
      <w:bookmarkEnd w:id="2462"/>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63"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2464">
          <w:tblGrid>
            <w:gridCol w:w="1548"/>
            <w:gridCol w:w="8028"/>
            <w:gridCol w:w="8028"/>
          </w:tblGrid>
        </w:tblGridChange>
      </w:tblGrid>
      <w:tr w:rsidR="00632EDA" w14:paraId="451D9744" w14:textId="7A9F3DFC" w:rsidTr="00632EDA">
        <w:tc>
          <w:tcPr>
            <w:tcW w:w="1787" w:type="pct"/>
            <w:shd w:val="clear" w:color="auto" w:fill="auto"/>
            <w:tcPrChange w:id="2465"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2466" w:author="Gerard Ateshian" w:date="2014-04-17T20:59:00Z">
              <w:tcPr>
                <w:tcW w:w="8028" w:type="dxa"/>
                <w:shd w:val="clear" w:color="auto" w:fill="auto"/>
              </w:tcPr>
            </w:tcPrChange>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59609628" r:id="rId712"/>
              </w:object>
            </w:r>
          </w:p>
        </w:tc>
        <w:tc>
          <w:tcPr>
            <w:tcW w:w="819" w:type="pct"/>
            <w:tcPrChange w:id="2467" w:author="Gerard Ateshian" w:date="2014-04-17T20:59:00Z">
              <w:tcPr>
                <w:tcW w:w="8028" w:type="dxa"/>
              </w:tcPr>
            </w:tcPrChange>
          </w:tcPr>
          <w:p w14:paraId="4A19DFDC" w14:textId="0DA7E617" w:rsidR="00632EDA" w:rsidRDefault="00632EDA" w:rsidP="00AF2221">
            <w:pPr>
              <w:rPr>
                <w:ins w:id="2468" w:author="Gerard Ateshian" w:date="2014-04-17T20:59:00Z"/>
              </w:rPr>
            </w:pPr>
            <w:ins w:id="2469" w:author="Gerard Ateshian" w:date="2014-04-17T20:59:00Z">
              <w:r>
                <w:t>[ ]</w:t>
              </w:r>
            </w:ins>
          </w:p>
        </w:tc>
      </w:tr>
      <w:tr w:rsidR="00632EDA" w14:paraId="456F59E5" w14:textId="5DADE9BD" w:rsidTr="00632EDA">
        <w:tc>
          <w:tcPr>
            <w:tcW w:w="1787" w:type="pct"/>
            <w:shd w:val="clear" w:color="auto" w:fill="auto"/>
            <w:tcPrChange w:id="2470"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2471" w:author="Gerard Ateshian" w:date="2014-04-17T20:59:00Z">
              <w:tcPr>
                <w:tcW w:w="8028" w:type="dxa"/>
                <w:shd w:val="clear" w:color="auto" w:fill="auto"/>
              </w:tcPr>
            </w:tcPrChange>
          </w:tcPr>
          <w:p w14:paraId="0090934B" w14:textId="5FA5783B" w:rsidR="00632EDA" w:rsidRDefault="00632EDA" w:rsidP="00AF2221">
            <w:r>
              <w:t xml:space="preserve">parameter </w:t>
            </w:r>
            <w:r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59609629" r:id="rId714"/>
              </w:object>
            </w:r>
          </w:p>
        </w:tc>
        <w:tc>
          <w:tcPr>
            <w:tcW w:w="819" w:type="pct"/>
            <w:tcPrChange w:id="2472" w:author="Gerard Ateshian" w:date="2014-04-17T20:59:00Z">
              <w:tcPr>
                <w:tcW w:w="8028" w:type="dxa"/>
              </w:tcPr>
            </w:tcPrChange>
          </w:tcPr>
          <w:p w14:paraId="73ECEA4C" w14:textId="7D32B939" w:rsidR="00632EDA" w:rsidRDefault="00632EDA" w:rsidP="00AF2221">
            <w:pPr>
              <w:rPr>
                <w:ins w:id="2473" w:author="Gerard Ateshian" w:date="2014-04-17T20:59:00Z"/>
              </w:rPr>
            </w:pPr>
            <w:ins w:id="2474" w:author="Gerard Ateshian" w:date="2014-04-17T20:59:00Z">
              <w:r>
                <w:t>[ ]</w:t>
              </w:r>
            </w:ins>
          </w:p>
        </w:tc>
      </w:tr>
      <w:tr w:rsidR="00632EDA" w14:paraId="08BA5C4F" w14:textId="62E5625D" w:rsidTr="00632EDA">
        <w:tc>
          <w:tcPr>
            <w:tcW w:w="1787" w:type="pct"/>
            <w:shd w:val="clear" w:color="auto" w:fill="auto"/>
            <w:tcPrChange w:id="2475"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2476" w:author="Gerard Ateshian" w:date="2014-04-17T20:59:00Z">
              <w:tcPr>
                <w:tcW w:w="8028" w:type="dxa"/>
                <w:shd w:val="clear" w:color="auto" w:fill="auto"/>
              </w:tcPr>
            </w:tcPrChange>
          </w:tcPr>
          <w:p w14:paraId="1C050C6C" w14:textId="7C1C6591" w:rsidR="00632EDA" w:rsidRDefault="00632EDA" w:rsidP="00AF2221">
            <w:r>
              <w:t xml:space="preserve">parameters </w:t>
            </w:r>
            <w:r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59609630" r:id="rId716"/>
              </w:object>
            </w:r>
          </w:p>
        </w:tc>
        <w:tc>
          <w:tcPr>
            <w:tcW w:w="819" w:type="pct"/>
            <w:tcPrChange w:id="2477" w:author="Gerard Ateshian" w:date="2014-04-17T20:59:00Z">
              <w:tcPr>
                <w:tcW w:w="8028" w:type="dxa"/>
              </w:tcPr>
            </w:tcPrChange>
          </w:tcPr>
          <w:p w14:paraId="14FB7443" w14:textId="6A20C863" w:rsidR="00632EDA" w:rsidRDefault="00632EDA" w:rsidP="00AF2221">
            <w:pPr>
              <w:rPr>
                <w:ins w:id="2478" w:author="Gerard Ateshian" w:date="2014-04-17T20:59:00Z"/>
              </w:rPr>
            </w:pPr>
            <w:ins w:id="2479"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59609631"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59609632"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59609633"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59609634"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59609635"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59609636"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59609637"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59609638"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59609639"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59609640"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59609641"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59609642"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59609643"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59609644"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59609645"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59609646"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59609647"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59609648"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480" w:name="_Toc385498508"/>
      <w:r>
        <w:t>Spherical</w:t>
      </w:r>
      <w:r w:rsidRPr="0097532C">
        <w:t xml:space="preserve"> Fiber Distribution</w:t>
      </w:r>
      <w:r>
        <w:t xml:space="preserve"> from Solid-Bound Molecule</w:t>
      </w:r>
      <w:bookmarkEnd w:id="2480"/>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81"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2482">
          <w:tblGrid>
            <w:gridCol w:w="1548"/>
            <w:gridCol w:w="8028"/>
            <w:gridCol w:w="8028"/>
          </w:tblGrid>
        </w:tblGridChange>
      </w:tblGrid>
      <w:tr w:rsidR="00632EDA" w14:paraId="159D73FA" w14:textId="794CD127" w:rsidTr="00632EDA">
        <w:tc>
          <w:tcPr>
            <w:tcW w:w="1331" w:type="dxa"/>
            <w:shd w:val="clear" w:color="auto" w:fill="auto"/>
            <w:tcPrChange w:id="2483"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2484" w:author="Gerard Ateshian" w:date="2014-04-17T21:00:00Z">
              <w:tcPr>
                <w:tcW w:w="8028" w:type="dxa"/>
                <w:shd w:val="clear" w:color="auto" w:fill="auto"/>
              </w:tcPr>
            </w:tcPrChange>
          </w:tcPr>
          <w:p w14:paraId="09FEF8DA" w14:textId="5927AF9D" w:rsidR="00632EDA" w:rsidRDefault="00632EDA" w:rsidP="00AF2221">
            <w:r>
              <w:t xml:space="preserve">parameter </w:t>
            </w:r>
            <w:r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59609649" r:id="rId754"/>
              </w:object>
            </w:r>
          </w:p>
        </w:tc>
        <w:tc>
          <w:tcPr>
            <w:tcW w:w="3868" w:type="dxa"/>
            <w:tcPrChange w:id="2485" w:author="Gerard Ateshian" w:date="2014-04-17T21:00:00Z">
              <w:tcPr>
                <w:tcW w:w="8028" w:type="dxa"/>
              </w:tcPr>
            </w:tcPrChange>
          </w:tcPr>
          <w:p w14:paraId="1300B749" w14:textId="11968586" w:rsidR="00632EDA" w:rsidRDefault="00632EDA" w:rsidP="00AF2221">
            <w:pPr>
              <w:rPr>
                <w:ins w:id="2486" w:author="Gerard Ateshian" w:date="2014-04-17T21:00:00Z"/>
              </w:rPr>
            </w:pPr>
            <w:ins w:id="2487" w:author="Gerard Ateshian" w:date="2014-04-17T21:00:00Z">
              <w:r>
                <w:t>[ ]</w:t>
              </w:r>
            </w:ins>
          </w:p>
        </w:tc>
      </w:tr>
      <w:tr w:rsidR="00632EDA" w14:paraId="4031B957" w14:textId="1D843793" w:rsidTr="00632EDA">
        <w:tc>
          <w:tcPr>
            <w:tcW w:w="1331" w:type="dxa"/>
            <w:shd w:val="clear" w:color="auto" w:fill="auto"/>
            <w:tcPrChange w:id="2488"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2489" w:author="Gerard Ateshian" w:date="2014-04-17T21:00:00Z">
              <w:tcPr>
                <w:tcW w:w="8028" w:type="dxa"/>
                <w:shd w:val="clear" w:color="auto" w:fill="auto"/>
              </w:tcPr>
            </w:tcPrChange>
          </w:tcPr>
          <w:p w14:paraId="43E4EBAA" w14:textId="426BF1CF" w:rsidR="00632EDA" w:rsidRDefault="00632EDA" w:rsidP="00AF2221">
            <w:r>
              <w:t xml:space="preserve">parameter </w:t>
            </w:r>
            <w:r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59609650" r:id="rId756"/>
              </w:object>
            </w:r>
          </w:p>
        </w:tc>
        <w:tc>
          <w:tcPr>
            <w:tcW w:w="3868" w:type="dxa"/>
            <w:tcPrChange w:id="2490" w:author="Gerard Ateshian" w:date="2014-04-17T21:00:00Z">
              <w:tcPr>
                <w:tcW w:w="8028" w:type="dxa"/>
              </w:tcPr>
            </w:tcPrChange>
          </w:tcPr>
          <w:p w14:paraId="7454C3E3" w14:textId="568D0DFD" w:rsidR="00632EDA" w:rsidRDefault="00632EDA" w:rsidP="00AF2221">
            <w:pPr>
              <w:rPr>
                <w:ins w:id="2491" w:author="Gerard Ateshian" w:date="2014-04-17T21:00:00Z"/>
              </w:rPr>
            </w:pPr>
            <w:ins w:id="2492" w:author="Gerard Ateshian" w:date="2014-04-17T21:00:00Z">
              <w:r>
                <w:t>[ ]</w:t>
              </w:r>
            </w:ins>
          </w:p>
        </w:tc>
      </w:tr>
      <w:tr w:rsidR="00632EDA" w14:paraId="58749896" w14:textId="72EBD239" w:rsidTr="00632EDA">
        <w:tc>
          <w:tcPr>
            <w:tcW w:w="1331" w:type="dxa"/>
            <w:shd w:val="clear" w:color="auto" w:fill="auto"/>
            <w:tcPrChange w:id="2493" w:author="Gerard Ateshian" w:date="2014-04-17T21:00:00Z">
              <w:tcPr>
                <w:tcW w:w="1548" w:type="dxa"/>
                <w:shd w:val="clear" w:color="auto" w:fill="auto"/>
              </w:tcPr>
            </w:tcPrChange>
          </w:tcPr>
          <w:p w14:paraId="1BC10E0B" w14:textId="26B3C3EE" w:rsidR="00632EDA" w:rsidRDefault="00632EDA" w:rsidP="00AF2221">
            <w:pPr>
              <w:pStyle w:val="code"/>
            </w:pPr>
            <w:del w:id="2494" w:author="Gerard Ateshian" w:date="2014-04-17T21:00:00Z">
              <w:r w:rsidRPr="00AF2221" w:rsidDel="00632EDA">
                <w:rPr>
                  <w:position w:val="-10"/>
                </w:rPr>
                <w:object w:dxaOrig="200" w:dyaOrig="260" w14:anchorId="529A7BCD">
                  <v:shape id="_x0000_i1387" type="#_x0000_t75" style="width:10pt;height:13.5pt" o:ole="">
                    <v:imagedata r:id="rId757" o:title=""/>
                  </v:shape>
                  <o:OLEObject Type="Embed" ProgID="Equation.DSMT4" ShapeID="_x0000_i1387" DrawAspect="Content" ObjectID="_1459609651" r:id="rId758"/>
                </w:object>
              </w:r>
            </w:del>
            <w:r>
              <w:t>&lt;ksi0&gt;</w:t>
            </w:r>
          </w:p>
        </w:tc>
        <w:tc>
          <w:tcPr>
            <w:tcW w:w="4377" w:type="dxa"/>
            <w:shd w:val="clear" w:color="auto" w:fill="auto"/>
            <w:tcPrChange w:id="2495" w:author="Gerard Ateshian" w:date="2014-04-17T21:00:00Z">
              <w:tcPr>
                <w:tcW w:w="8028" w:type="dxa"/>
                <w:shd w:val="clear" w:color="auto" w:fill="auto"/>
              </w:tcPr>
            </w:tcPrChange>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59609652" r:id="rId760"/>
              </w:object>
            </w:r>
            <w:r>
              <w:t xml:space="preserve"> </w:t>
            </w:r>
          </w:p>
        </w:tc>
        <w:tc>
          <w:tcPr>
            <w:tcW w:w="3868" w:type="dxa"/>
            <w:tcPrChange w:id="2496" w:author="Gerard Ateshian" w:date="2014-04-17T21:00:00Z">
              <w:tcPr>
                <w:tcW w:w="8028" w:type="dxa"/>
              </w:tcPr>
            </w:tcPrChange>
          </w:tcPr>
          <w:p w14:paraId="5BECD129" w14:textId="40FF091C" w:rsidR="00632EDA" w:rsidRDefault="00632EDA" w:rsidP="00AF2221">
            <w:pPr>
              <w:rPr>
                <w:ins w:id="2497" w:author="Gerard Ateshian" w:date="2014-04-17T21:00:00Z"/>
              </w:rPr>
            </w:pPr>
            <w:ins w:id="2498" w:author="Gerard Ateshian" w:date="2014-04-17T21:00:00Z">
              <w:r>
                <w:t>[</w:t>
              </w:r>
              <w:r>
                <w:rPr>
                  <w:b/>
                </w:rPr>
                <w:t>P</w:t>
              </w:r>
              <w:r>
                <w:t>]</w:t>
              </w:r>
            </w:ins>
          </w:p>
        </w:tc>
      </w:tr>
      <w:tr w:rsidR="00632EDA" w14:paraId="3651E904" w14:textId="272106DC" w:rsidTr="00632EDA">
        <w:tc>
          <w:tcPr>
            <w:tcW w:w="1331" w:type="dxa"/>
            <w:shd w:val="clear" w:color="auto" w:fill="auto"/>
            <w:tcPrChange w:id="2499"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2500" w:author="Gerard Ateshian" w:date="2014-04-17T21:00:00Z">
              <w:tcPr>
                <w:tcW w:w="8028" w:type="dxa"/>
                <w:shd w:val="clear" w:color="auto" w:fill="auto"/>
              </w:tcPr>
            </w:tcPrChange>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59609653" r:id="rId762"/>
              </w:object>
            </w:r>
          </w:p>
        </w:tc>
        <w:tc>
          <w:tcPr>
            <w:tcW w:w="3868" w:type="dxa"/>
            <w:tcPrChange w:id="2501" w:author="Gerard Ateshian" w:date="2014-04-17T21:00:00Z">
              <w:tcPr>
                <w:tcW w:w="8028" w:type="dxa"/>
              </w:tcPr>
            </w:tcPrChange>
          </w:tcPr>
          <w:p w14:paraId="3910EE27" w14:textId="002EDA2C" w:rsidR="00632EDA" w:rsidRDefault="00632EDA" w:rsidP="00AF2221">
            <w:pPr>
              <w:rPr>
                <w:ins w:id="2502" w:author="Gerard Ateshian" w:date="2014-04-17T21:00:00Z"/>
              </w:rPr>
            </w:pPr>
            <w:ins w:id="2503" w:author="Gerard Ateshian" w:date="2014-04-17T21:00:00Z">
              <w:r>
                <w:t>[ ]</w:t>
              </w:r>
            </w:ins>
          </w:p>
        </w:tc>
      </w:tr>
      <w:tr w:rsidR="00632EDA" w14:paraId="63CC7232" w14:textId="598D2BE7" w:rsidTr="00632EDA">
        <w:tc>
          <w:tcPr>
            <w:tcW w:w="1331" w:type="dxa"/>
            <w:shd w:val="clear" w:color="auto" w:fill="auto"/>
            <w:tcPrChange w:id="2504"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2505" w:author="Gerard Ateshian" w:date="2014-04-17T21:00:00Z">
              <w:tcPr>
                <w:tcW w:w="8028" w:type="dxa"/>
                <w:shd w:val="clear" w:color="auto" w:fill="auto"/>
              </w:tcPr>
            </w:tcPrChange>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59609654" r:id="rId764"/>
              </w:object>
            </w:r>
            <w:r>
              <w:t xml:space="preserve"> </w:t>
            </w:r>
          </w:p>
        </w:tc>
        <w:tc>
          <w:tcPr>
            <w:tcW w:w="3868" w:type="dxa"/>
            <w:tcPrChange w:id="2506" w:author="Gerard Ateshian" w:date="2014-04-17T21:00:00Z">
              <w:tcPr>
                <w:tcW w:w="8028" w:type="dxa"/>
              </w:tcPr>
            </w:tcPrChange>
          </w:tcPr>
          <w:p w14:paraId="17DA1FAD" w14:textId="20747C57" w:rsidR="00632EDA" w:rsidRDefault="00632EDA" w:rsidP="00AF2221">
            <w:pPr>
              <w:rPr>
                <w:ins w:id="2507" w:author="Gerard Ateshian" w:date="2014-04-17T21:00:00Z"/>
              </w:rPr>
            </w:pPr>
            <w:ins w:id="2508" w:author="Gerard Ateshian" w:date="2014-04-17T21:00:00Z">
              <w:r>
                <w:t>[</w:t>
              </w:r>
              <w:r w:rsidRPr="00632EDA">
                <w:rPr>
                  <w:b/>
                  <w:rPrChange w:id="2509" w:author="Gerard Ateshian" w:date="2014-04-17T21:00:00Z">
                    <w:rPr/>
                  </w:rPrChange>
                </w:rPr>
                <w:t>M</w:t>
              </w:r>
              <w:r>
                <w:t>/</w:t>
              </w:r>
              <w:r w:rsidRPr="00632EDA">
                <w:rPr>
                  <w:b/>
                  <w:rPrChange w:id="2510" w:author="Gerard Ateshian" w:date="2014-04-17T21:00:00Z">
                    <w:rPr/>
                  </w:rPrChange>
                </w:rPr>
                <w:t>L</w:t>
              </w:r>
              <w:r w:rsidRPr="00632EDA">
                <w:rPr>
                  <w:vertAlign w:val="superscript"/>
                  <w:rPrChange w:id="2511" w:author="Gerard Ateshian" w:date="2014-04-17T21:00:00Z">
                    <w:rPr/>
                  </w:rPrChange>
                </w:rPr>
                <w:t>3</w:t>
              </w:r>
              <w:r>
                <w:t>]</w:t>
              </w:r>
            </w:ins>
          </w:p>
        </w:tc>
      </w:tr>
      <w:tr w:rsidR="00632EDA" w14:paraId="1F186EFD" w14:textId="25FDF2C3" w:rsidTr="00632EDA">
        <w:tc>
          <w:tcPr>
            <w:tcW w:w="1331" w:type="dxa"/>
            <w:shd w:val="clear" w:color="auto" w:fill="auto"/>
            <w:tcPrChange w:id="2512"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2513" w:author="Gerard Ateshian" w:date="2014-04-17T21:00:00Z">
              <w:tcPr>
                <w:tcW w:w="8028" w:type="dxa"/>
                <w:shd w:val="clear" w:color="auto" w:fill="auto"/>
              </w:tcPr>
            </w:tcPrChange>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59609655" r:id="rId766"/>
              </w:object>
            </w:r>
            <w:r>
              <w:t xml:space="preserve"> </w:t>
            </w:r>
          </w:p>
        </w:tc>
        <w:tc>
          <w:tcPr>
            <w:tcW w:w="3868" w:type="dxa"/>
            <w:tcPrChange w:id="2514" w:author="Gerard Ateshian" w:date="2014-04-17T21:00:00Z">
              <w:tcPr>
                <w:tcW w:w="8028" w:type="dxa"/>
              </w:tcPr>
            </w:tcPrChange>
          </w:tcPr>
          <w:p w14:paraId="1A56DE30" w14:textId="2FD2CB7B" w:rsidR="00632EDA" w:rsidRDefault="00632EDA" w:rsidP="00AF2221">
            <w:pPr>
              <w:rPr>
                <w:ins w:id="2515" w:author="Gerard Ateshian" w:date="2014-04-17T21:00:00Z"/>
              </w:rPr>
            </w:pPr>
            <w:ins w:id="2516"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59609656"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59609657"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59609658"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59609659"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59609660"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59609661"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59609662"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59609663"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59609664" r:id="rId784"/>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59609665"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59609666"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59609667"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59609668"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59609669" r:id="rId794"/>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59609670"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59609671"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517" w:author="Steve Maas" w:date="2014-01-02T13:04:00Z">
        <w:r w:rsidR="00873D59">
          <w:t>3.12.3</w:t>
        </w:r>
      </w:ins>
      <w:del w:id="2518"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59609672"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59609673"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59609674"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59609675"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59609676"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59609677" r:id="rId810"/>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59609678"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59609679"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59609680"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59609681"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rPr>
          <w:ins w:id="2519" w:author="Steve Maas" w:date="2014-04-21T10:22:00Z"/>
        </w:rPr>
      </w:pPr>
      <w:r>
        <w:t>&lt;/</w:t>
      </w:r>
      <w:r w:rsidR="00E0644D">
        <w:t>solid</w:t>
      </w:r>
      <w:r>
        <w:t>&gt;</w:t>
      </w:r>
    </w:p>
    <w:p w14:paraId="43FAB0C7" w14:textId="77777777" w:rsidR="0058106C" w:rsidRDefault="0058106C" w:rsidP="00941062">
      <w:pPr>
        <w:pStyle w:val="code"/>
      </w:pPr>
    </w:p>
    <w:p w14:paraId="77D819C8" w14:textId="386204A5" w:rsidR="00D43B68" w:rsidRDefault="00D43B68" w:rsidP="00941062">
      <w:ins w:id="2520" w:author="Gerard Ateshian" w:date="2014-04-17T21:01:00Z">
        <w:r>
          <w:br w:type="page"/>
        </w:r>
      </w:ins>
    </w:p>
    <w:p w14:paraId="1A2DCE7C" w14:textId="0F554120" w:rsidR="00D43B68" w:rsidRPr="00D43B68" w:rsidRDefault="00941062">
      <w:pPr>
        <w:pStyle w:val="Heading4"/>
      </w:pPr>
      <w:del w:id="2521" w:author="Gerard Ateshian" w:date="2014-04-17T21:01:00Z">
        <w:r w:rsidDel="00D43B68">
          <w:lastRenderedPageBreak/>
          <w:br w:type="page"/>
        </w:r>
      </w:del>
      <w:bookmarkStart w:id="2522" w:name="_Toc385498509"/>
      <w:r w:rsidR="00D3541E">
        <w:t>Coupled Transversely Isotropic Mooney-Rivlin</w:t>
      </w:r>
      <w:bookmarkEnd w:id="2522"/>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23"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856"/>
        <w:gridCol w:w="558"/>
        <w:tblGridChange w:id="2524">
          <w:tblGrid>
            <w:gridCol w:w="1188"/>
            <w:gridCol w:w="8388"/>
            <w:gridCol w:w="8388"/>
          </w:tblGrid>
        </w:tblGridChange>
      </w:tblGrid>
      <w:tr w:rsidR="0058106C" w14:paraId="6FDEA887" w14:textId="0044628E" w:rsidTr="0058106C">
        <w:tc>
          <w:tcPr>
            <w:tcW w:w="1162" w:type="dxa"/>
            <w:shd w:val="clear" w:color="auto" w:fill="auto"/>
            <w:tcPrChange w:id="2525" w:author="Steve Maas" w:date="2014-04-21T10:23:00Z">
              <w:tcPr>
                <w:tcW w:w="1188" w:type="dxa"/>
                <w:shd w:val="clear" w:color="auto" w:fill="auto"/>
              </w:tcPr>
            </w:tcPrChange>
          </w:tcPr>
          <w:p w14:paraId="3E00AF52" w14:textId="77777777" w:rsidR="0058106C" w:rsidRDefault="0058106C" w:rsidP="00A2605F">
            <w:pPr>
              <w:pStyle w:val="code"/>
            </w:pPr>
            <w:r>
              <w:t>c1</w:t>
            </w:r>
          </w:p>
        </w:tc>
        <w:tc>
          <w:tcPr>
            <w:tcW w:w="7856" w:type="dxa"/>
            <w:shd w:val="clear" w:color="auto" w:fill="auto"/>
            <w:tcPrChange w:id="2526" w:author="Steve Maas" w:date="2014-04-21T10:23:00Z">
              <w:tcPr>
                <w:tcW w:w="8388" w:type="dxa"/>
                <w:shd w:val="clear" w:color="auto" w:fill="auto"/>
              </w:tcPr>
            </w:tcPrChange>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Change w:id="2527" w:author="Steve Maas" w:date="2014-04-21T10:23:00Z">
              <w:tcPr>
                <w:tcW w:w="8388" w:type="dxa"/>
              </w:tcPr>
            </w:tcPrChange>
          </w:tcPr>
          <w:p w14:paraId="5A8599DB" w14:textId="2B5CAF23" w:rsidR="0058106C" w:rsidRDefault="0058106C" w:rsidP="00A2605F">
            <w:pPr>
              <w:jc w:val="left"/>
              <w:rPr>
                <w:ins w:id="2528" w:author="Steve Maas" w:date="2014-04-21T10:23:00Z"/>
              </w:rPr>
            </w:pPr>
            <w:ins w:id="2529" w:author="Steve Maas" w:date="2014-04-21T10:23:00Z">
              <w:r>
                <w:t>[</w:t>
              </w:r>
              <w:r>
                <w:rPr>
                  <w:b/>
                </w:rPr>
                <w:t>P</w:t>
              </w:r>
              <w:r>
                <w:t>]</w:t>
              </w:r>
            </w:ins>
          </w:p>
        </w:tc>
      </w:tr>
      <w:tr w:rsidR="0058106C" w14:paraId="1A07D1EA" w14:textId="526C5035" w:rsidTr="0058106C">
        <w:tc>
          <w:tcPr>
            <w:tcW w:w="1162" w:type="dxa"/>
            <w:shd w:val="clear" w:color="auto" w:fill="auto"/>
            <w:tcPrChange w:id="2530" w:author="Steve Maas" w:date="2014-04-21T10:23:00Z">
              <w:tcPr>
                <w:tcW w:w="1188" w:type="dxa"/>
                <w:shd w:val="clear" w:color="auto" w:fill="auto"/>
              </w:tcPr>
            </w:tcPrChange>
          </w:tcPr>
          <w:p w14:paraId="4BF435D5" w14:textId="77777777" w:rsidR="0058106C" w:rsidRDefault="0058106C" w:rsidP="00F53772">
            <w:pPr>
              <w:pStyle w:val="code"/>
            </w:pPr>
            <w:r>
              <w:t>c2</w:t>
            </w:r>
          </w:p>
        </w:tc>
        <w:tc>
          <w:tcPr>
            <w:tcW w:w="7856" w:type="dxa"/>
            <w:shd w:val="clear" w:color="auto" w:fill="auto"/>
            <w:tcPrChange w:id="2531" w:author="Steve Maas" w:date="2014-04-21T10:23:00Z">
              <w:tcPr>
                <w:tcW w:w="8388" w:type="dxa"/>
                <w:shd w:val="clear" w:color="auto" w:fill="auto"/>
              </w:tcPr>
            </w:tcPrChange>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Change w:id="2532" w:author="Steve Maas" w:date="2014-04-21T10:23:00Z">
              <w:tcPr>
                <w:tcW w:w="8388" w:type="dxa"/>
              </w:tcPr>
            </w:tcPrChange>
          </w:tcPr>
          <w:p w14:paraId="204DEDD4" w14:textId="1DB7A99C" w:rsidR="0058106C" w:rsidRDefault="0058106C" w:rsidP="00A2605F">
            <w:pPr>
              <w:jc w:val="left"/>
              <w:rPr>
                <w:ins w:id="2533" w:author="Steve Maas" w:date="2014-04-21T10:23:00Z"/>
              </w:rPr>
            </w:pPr>
            <w:ins w:id="2534" w:author="Steve Maas" w:date="2014-04-21T10:23:00Z">
              <w:r>
                <w:t>[</w:t>
              </w:r>
              <w:r>
                <w:rPr>
                  <w:b/>
                </w:rPr>
                <w:t>P</w:t>
              </w:r>
              <w:r>
                <w:t>]</w:t>
              </w:r>
            </w:ins>
          </w:p>
        </w:tc>
      </w:tr>
      <w:tr w:rsidR="0058106C" w14:paraId="00BE85DD" w14:textId="68A9990F" w:rsidTr="0058106C">
        <w:tc>
          <w:tcPr>
            <w:tcW w:w="1162" w:type="dxa"/>
            <w:shd w:val="clear" w:color="auto" w:fill="auto"/>
            <w:tcPrChange w:id="2535" w:author="Steve Maas" w:date="2014-04-21T10:23:00Z">
              <w:tcPr>
                <w:tcW w:w="1188" w:type="dxa"/>
                <w:shd w:val="clear" w:color="auto" w:fill="auto"/>
              </w:tcPr>
            </w:tcPrChange>
          </w:tcPr>
          <w:p w14:paraId="390CAFB0" w14:textId="77777777" w:rsidR="0058106C" w:rsidRDefault="0058106C" w:rsidP="00F53772">
            <w:pPr>
              <w:pStyle w:val="code"/>
            </w:pPr>
            <w:r>
              <w:t>c3</w:t>
            </w:r>
          </w:p>
        </w:tc>
        <w:tc>
          <w:tcPr>
            <w:tcW w:w="7856" w:type="dxa"/>
            <w:shd w:val="clear" w:color="auto" w:fill="auto"/>
            <w:tcPrChange w:id="2536" w:author="Steve Maas" w:date="2014-04-21T10:23:00Z">
              <w:tcPr>
                <w:tcW w:w="8388" w:type="dxa"/>
                <w:shd w:val="clear" w:color="auto" w:fill="auto"/>
              </w:tcPr>
            </w:tcPrChange>
          </w:tcPr>
          <w:p w14:paraId="36BCB6D3" w14:textId="77777777" w:rsidR="0058106C" w:rsidRDefault="0058106C" w:rsidP="00A2605F">
            <w:pPr>
              <w:jc w:val="left"/>
            </w:pPr>
            <w:r>
              <w:t xml:space="preserve">exponential multiplier </w:t>
            </w:r>
          </w:p>
        </w:tc>
        <w:tc>
          <w:tcPr>
            <w:tcW w:w="558" w:type="dxa"/>
            <w:tcPrChange w:id="2537" w:author="Steve Maas" w:date="2014-04-21T10:23:00Z">
              <w:tcPr>
                <w:tcW w:w="8388" w:type="dxa"/>
              </w:tcPr>
            </w:tcPrChange>
          </w:tcPr>
          <w:p w14:paraId="4D61B362" w14:textId="29F27B9F" w:rsidR="0058106C" w:rsidRDefault="0058106C" w:rsidP="00A2605F">
            <w:pPr>
              <w:jc w:val="left"/>
              <w:rPr>
                <w:ins w:id="2538" w:author="Steve Maas" w:date="2014-04-21T10:23:00Z"/>
              </w:rPr>
            </w:pPr>
            <w:ins w:id="2539" w:author="Steve Maas" w:date="2014-04-21T10:23:00Z">
              <w:r>
                <w:t>[</w:t>
              </w:r>
              <w:r>
                <w:rPr>
                  <w:b/>
                </w:rPr>
                <w:t>P</w:t>
              </w:r>
              <w:r>
                <w:t>]</w:t>
              </w:r>
            </w:ins>
          </w:p>
        </w:tc>
      </w:tr>
      <w:tr w:rsidR="0058106C" w14:paraId="55251A8C" w14:textId="382B95C3" w:rsidTr="0058106C">
        <w:tc>
          <w:tcPr>
            <w:tcW w:w="1162" w:type="dxa"/>
            <w:shd w:val="clear" w:color="auto" w:fill="auto"/>
            <w:tcPrChange w:id="2540" w:author="Steve Maas" w:date="2014-04-21T10:23:00Z">
              <w:tcPr>
                <w:tcW w:w="1188" w:type="dxa"/>
                <w:shd w:val="clear" w:color="auto" w:fill="auto"/>
              </w:tcPr>
            </w:tcPrChange>
          </w:tcPr>
          <w:p w14:paraId="28220E28" w14:textId="77777777" w:rsidR="0058106C" w:rsidRDefault="0058106C" w:rsidP="00F53772">
            <w:pPr>
              <w:pStyle w:val="code"/>
            </w:pPr>
            <w:r>
              <w:t>c4</w:t>
            </w:r>
          </w:p>
        </w:tc>
        <w:tc>
          <w:tcPr>
            <w:tcW w:w="7856" w:type="dxa"/>
            <w:shd w:val="clear" w:color="auto" w:fill="auto"/>
            <w:tcPrChange w:id="2541" w:author="Steve Maas" w:date="2014-04-21T10:23:00Z">
              <w:tcPr>
                <w:tcW w:w="8388" w:type="dxa"/>
                <w:shd w:val="clear" w:color="auto" w:fill="auto"/>
              </w:tcPr>
            </w:tcPrChange>
          </w:tcPr>
          <w:p w14:paraId="3D85E814" w14:textId="77777777" w:rsidR="0058106C" w:rsidRDefault="0058106C" w:rsidP="00A2605F">
            <w:pPr>
              <w:jc w:val="left"/>
            </w:pPr>
            <w:r>
              <w:t>fiber scale factor</w:t>
            </w:r>
          </w:p>
        </w:tc>
        <w:tc>
          <w:tcPr>
            <w:tcW w:w="558" w:type="dxa"/>
            <w:tcPrChange w:id="2542" w:author="Steve Maas" w:date="2014-04-21T10:23:00Z">
              <w:tcPr>
                <w:tcW w:w="8388" w:type="dxa"/>
              </w:tcPr>
            </w:tcPrChange>
          </w:tcPr>
          <w:p w14:paraId="7B1D278A" w14:textId="567D5435" w:rsidR="0058106C" w:rsidRDefault="0058106C" w:rsidP="00A2605F">
            <w:pPr>
              <w:jc w:val="left"/>
              <w:rPr>
                <w:ins w:id="2543" w:author="Steve Maas" w:date="2014-04-21T10:23:00Z"/>
              </w:rPr>
            </w:pPr>
            <w:ins w:id="2544" w:author="Steve Maas" w:date="2014-04-21T10:23:00Z">
              <w:r>
                <w:t>[ ]</w:t>
              </w:r>
            </w:ins>
          </w:p>
        </w:tc>
      </w:tr>
      <w:tr w:rsidR="0058106C" w14:paraId="774C5A70" w14:textId="2882C0D6" w:rsidTr="0058106C">
        <w:tc>
          <w:tcPr>
            <w:tcW w:w="1162" w:type="dxa"/>
            <w:shd w:val="clear" w:color="auto" w:fill="auto"/>
            <w:tcPrChange w:id="2545" w:author="Steve Maas" w:date="2014-04-21T10:23:00Z">
              <w:tcPr>
                <w:tcW w:w="1188" w:type="dxa"/>
                <w:shd w:val="clear" w:color="auto" w:fill="auto"/>
              </w:tcPr>
            </w:tcPrChange>
          </w:tcPr>
          <w:p w14:paraId="0B7855C3" w14:textId="77777777" w:rsidR="0058106C" w:rsidRDefault="0058106C" w:rsidP="00F53772">
            <w:pPr>
              <w:pStyle w:val="code"/>
            </w:pPr>
            <w:r>
              <w:t>c5</w:t>
            </w:r>
          </w:p>
        </w:tc>
        <w:tc>
          <w:tcPr>
            <w:tcW w:w="7856" w:type="dxa"/>
            <w:shd w:val="clear" w:color="auto" w:fill="auto"/>
            <w:tcPrChange w:id="2546" w:author="Steve Maas" w:date="2014-04-21T10:23:00Z">
              <w:tcPr>
                <w:tcW w:w="8388" w:type="dxa"/>
                <w:shd w:val="clear" w:color="auto" w:fill="auto"/>
              </w:tcPr>
            </w:tcPrChange>
          </w:tcPr>
          <w:p w14:paraId="227ED8B5" w14:textId="77777777" w:rsidR="0058106C" w:rsidRDefault="0058106C" w:rsidP="00A2605F">
            <w:pPr>
              <w:jc w:val="left"/>
            </w:pPr>
            <w:r>
              <w:t>fiber modulus in linear region</w:t>
            </w:r>
          </w:p>
        </w:tc>
        <w:tc>
          <w:tcPr>
            <w:tcW w:w="558" w:type="dxa"/>
            <w:tcPrChange w:id="2547" w:author="Steve Maas" w:date="2014-04-21T10:23:00Z">
              <w:tcPr>
                <w:tcW w:w="8388" w:type="dxa"/>
              </w:tcPr>
            </w:tcPrChange>
          </w:tcPr>
          <w:p w14:paraId="3B2C9434" w14:textId="2114601B" w:rsidR="0058106C" w:rsidRDefault="0058106C" w:rsidP="00A2605F">
            <w:pPr>
              <w:jc w:val="left"/>
              <w:rPr>
                <w:ins w:id="2548" w:author="Steve Maas" w:date="2014-04-21T10:23:00Z"/>
              </w:rPr>
            </w:pPr>
            <w:ins w:id="2549" w:author="Steve Maas" w:date="2014-04-21T10:23:00Z">
              <w:r>
                <w:t>[</w:t>
              </w:r>
              <w:r>
                <w:rPr>
                  <w:b/>
                </w:rPr>
                <w:t>P</w:t>
              </w:r>
              <w:r>
                <w:t>]</w:t>
              </w:r>
            </w:ins>
          </w:p>
        </w:tc>
      </w:tr>
      <w:tr w:rsidR="0058106C" w14:paraId="289844C9" w14:textId="383E6D27" w:rsidTr="0058106C">
        <w:tc>
          <w:tcPr>
            <w:tcW w:w="1162" w:type="dxa"/>
            <w:shd w:val="clear" w:color="auto" w:fill="auto"/>
            <w:tcPrChange w:id="2550" w:author="Steve Maas" w:date="2014-04-21T10:23:00Z">
              <w:tcPr>
                <w:tcW w:w="1188" w:type="dxa"/>
                <w:shd w:val="clear" w:color="auto" w:fill="auto"/>
              </w:tcPr>
            </w:tcPrChange>
          </w:tcPr>
          <w:p w14:paraId="47366DDA" w14:textId="77777777" w:rsidR="0058106C" w:rsidRDefault="0058106C" w:rsidP="00F53772">
            <w:pPr>
              <w:pStyle w:val="code"/>
            </w:pPr>
            <w:r>
              <w:t>lam_max</w:t>
            </w:r>
          </w:p>
        </w:tc>
        <w:tc>
          <w:tcPr>
            <w:tcW w:w="7856" w:type="dxa"/>
            <w:shd w:val="clear" w:color="auto" w:fill="auto"/>
            <w:tcPrChange w:id="2551" w:author="Steve Maas" w:date="2014-04-21T10:23:00Z">
              <w:tcPr>
                <w:tcW w:w="8388" w:type="dxa"/>
                <w:shd w:val="clear" w:color="auto" w:fill="auto"/>
              </w:tcPr>
            </w:tcPrChange>
          </w:tcPr>
          <w:p w14:paraId="0E212515" w14:textId="77777777" w:rsidR="0058106C" w:rsidRDefault="0058106C" w:rsidP="00A2605F">
            <w:pPr>
              <w:jc w:val="left"/>
            </w:pPr>
            <w:r>
              <w:t xml:space="preserve">maximum fiber straightening stretch </w:t>
            </w:r>
          </w:p>
        </w:tc>
        <w:tc>
          <w:tcPr>
            <w:tcW w:w="558" w:type="dxa"/>
            <w:tcPrChange w:id="2552" w:author="Steve Maas" w:date="2014-04-21T10:23:00Z">
              <w:tcPr>
                <w:tcW w:w="8388" w:type="dxa"/>
              </w:tcPr>
            </w:tcPrChange>
          </w:tcPr>
          <w:p w14:paraId="4DEE37FA" w14:textId="25B7A009" w:rsidR="0058106C" w:rsidRDefault="0058106C" w:rsidP="00A2605F">
            <w:pPr>
              <w:jc w:val="left"/>
              <w:rPr>
                <w:ins w:id="2553" w:author="Steve Maas" w:date="2014-04-21T10:23:00Z"/>
              </w:rPr>
            </w:pPr>
            <w:ins w:id="2554" w:author="Steve Maas" w:date="2014-04-21T10:23:00Z">
              <w:r>
                <w:t>[ ]</w:t>
              </w:r>
            </w:ins>
          </w:p>
        </w:tc>
      </w:tr>
      <w:tr w:rsidR="0058106C" w14:paraId="092287E2" w14:textId="46E63E3F" w:rsidTr="0058106C">
        <w:tc>
          <w:tcPr>
            <w:tcW w:w="1162" w:type="dxa"/>
            <w:shd w:val="clear" w:color="auto" w:fill="auto"/>
            <w:tcPrChange w:id="2555" w:author="Steve Maas" w:date="2014-04-21T10:23:00Z">
              <w:tcPr>
                <w:tcW w:w="1188" w:type="dxa"/>
                <w:shd w:val="clear" w:color="auto" w:fill="auto"/>
              </w:tcPr>
            </w:tcPrChange>
          </w:tcPr>
          <w:p w14:paraId="7493A8A9" w14:textId="77777777" w:rsidR="0058106C" w:rsidRDefault="0058106C" w:rsidP="00F53772">
            <w:pPr>
              <w:pStyle w:val="code"/>
            </w:pPr>
            <w:r>
              <w:t>k</w:t>
            </w:r>
          </w:p>
        </w:tc>
        <w:tc>
          <w:tcPr>
            <w:tcW w:w="7856" w:type="dxa"/>
            <w:shd w:val="clear" w:color="auto" w:fill="auto"/>
            <w:tcPrChange w:id="2556" w:author="Steve Maas" w:date="2014-04-21T10:23:00Z">
              <w:tcPr>
                <w:tcW w:w="8388" w:type="dxa"/>
                <w:shd w:val="clear" w:color="auto" w:fill="auto"/>
              </w:tcPr>
            </w:tcPrChange>
          </w:tcPr>
          <w:p w14:paraId="5FBA4CD6" w14:textId="77777777" w:rsidR="0058106C" w:rsidRDefault="0058106C" w:rsidP="00A2605F">
            <w:pPr>
              <w:jc w:val="left"/>
            </w:pPr>
            <w:r>
              <w:t>bulk-like modulus</w:t>
            </w:r>
          </w:p>
        </w:tc>
        <w:tc>
          <w:tcPr>
            <w:tcW w:w="558" w:type="dxa"/>
            <w:tcPrChange w:id="2557" w:author="Steve Maas" w:date="2014-04-21T10:23:00Z">
              <w:tcPr>
                <w:tcW w:w="8388" w:type="dxa"/>
              </w:tcPr>
            </w:tcPrChange>
          </w:tcPr>
          <w:p w14:paraId="09EEDB38" w14:textId="108343E7" w:rsidR="0058106C" w:rsidRDefault="0058106C" w:rsidP="00A2605F">
            <w:pPr>
              <w:jc w:val="left"/>
              <w:rPr>
                <w:ins w:id="2558" w:author="Steve Maas" w:date="2014-04-21T10:23:00Z"/>
              </w:rPr>
            </w:pPr>
            <w:ins w:id="2559" w:author="Steve Maas" w:date="2014-04-21T10:23:00Z">
              <w:r>
                <w:t>[</w:t>
              </w:r>
              <w:r>
                <w:rPr>
                  <w:b/>
                </w:rPr>
                <w:t>P</w:t>
              </w:r>
              <w:r>
                <w:t>]</w:t>
              </w:r>
            </w:ins>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59609682"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59609683"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59609684" r:id="rId824"/>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59609685"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2560" w:author="Gerard Ateshian" w:date="2014-04-17T21:01:00Z">
        <w:r>
          <w:br w:type="page"/>
        </w:r>
      </w:ins>
    </w:p>
    <w:p w14:paraId="266E8B5B" w14:textId="061DCE92" w:rsidR="00241B41" w:rsidRDefault="00241B41" w:rsidP="007D6F0D">
      <w:pPr>
        <w:pStyle w:val="Heading4"/>
      </w:pPr>
      <w:del w:id="2561" w:author="Gerard Ateshian" w:date="2014-04-17T21:01:00Z">
        <w:r w:rsidDel="00D43B68">
          <w:lastRenderedPageBreak/>
          <w:br w:type="page"/>
        </w:r>
      </w:del>
      <w:bookmarkStart w:id="2562" w:name="_Toc385498510"/>
      <w:r>
        <w:t>Coupled Transversely Isotropic Veronda-Westmann</w:t>
      </w:r>
      <w:bookmarkEnd w:id="2562"/>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63"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586"/>
        <w:gridCol w:w="828"/>
        <w:tblGridChange w:id="2564">
          <w:tblGrid>
            <w:gridCol w:w="1188"/>
            <w:gridCol w:w="8388"/>
            <w:gridCol w:w="8388"/>
          </w:tblGrid>
        </w:tblGridChange>
      </w:tblGrid>
      <w:tr w:rsidR="00D76AC5" w14:paraId="202925A6" w14:textId="7B288CD8" w:rsidTr="00D76AC5">
        <w:tc>
          <w:tcPr>
            <w:tcW w:w="1162" w:type="dxa"/>
            <w:shd w:val="clear" w:color="auto" w:fill="auto"/>
            <w:tcPrChange w:id="2565" w:author="Steve Maas" w:date="2014-04-21T10:23:00Z">
              <w:tcPr>
                <w:tcW w:w="1188" w:type="dxa"/>
                <w:shd w:val="clear" w:color="auto" w:fill="auto"/>
              </w:tcPr>
            </w:tcPrChange>
          </w:tcPr>
          <w:p w14:paraId="17612BFB" w14:textId="77777777" w:rsidR="00D76AC5" w:rsidRDefault="00D76AC5" w:rsidP="00CA2D19">
            <w:pPr>
              <w:pStyle w:val="code"/>
            </w:pPr>
            <w:r>
              <w:t>c1</w:t>
            </w:r>
          </w:p>
        </w:tc>
        <w:tc>
          <w:tcPr>
            <w:tcW w:w="7586" w:type="dxa"/>
            <w:shd w:val="clear" w:color="auto" w:fill="auto"/>
            <w:tcPrChange w:id="2566" w:author="Steve Maas" w:date="2014-04-21T10:23:00Z">
              <w:tcPr>
                <w:tcW w:w="8388" w:type="dxa"/>
                <w:shd w:val="clear" w:color="auto" w:fill="auto"/>
              </w:tcPr>
            </w:tcPrChange>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Change w:id="2567" w:author="Steve Maas" w:date="2014-04-21T10:23:00Z">
              <w:tcPr>
                <w:tcW w:w="8388" w:type="dxa"/>
              </w:tcPr>
            </w:tcPrChange>
          </w:tcPr>
          <w:p w14:paraId="5DB02B89" w14:textId="3C114E56" w:rsidR="00D76AC5" w:rsidRDefault="00D76AC5" w:rsidP="00A2605F">
            <w:pPr>
              <w:jc w:val="left"/>
              <w:rPr>
                <w:ins w:id="2568" w:author="Steve Maas" w:date="2014-04-21T10:23:00Z"/>
              </w:rPr>
            </w:pPr>
            <w:ins w:id="2569" w:author="Steve Maas" w:date="2014-04-21T10:23:00Z">
              <w:r>
                <w:t>[</w:t>
              </w:r>
              <w:r>
                <w:rPr>
                  <w:b/>
                </w:rPr>
                <w:t>P</w:t>
              </w:r>
              <w:r>
                <w:t>]</w:t>
              </w:r>
            </w:ins>
          </w:p>
        </w:tc>
      </w:tr>
      <w:tr w:rsidR="00D76AC5" w14:paraId="570CA0ED" w14:textId="4A83045B" w:rsidTr="00D76AC5">
        <w:tc>
          <w:tcPr>
            <w:tcW w:w="1162" w:type="dxa"/>
            <w:shd w:val="clear" w:color="auto" w:fill="auto"/>
            <w:tcPrChange w:id="2570" w:author="Steve Maas" w:date="2014-04-21T10:23:00Z">
              <w:tcPr>
                <w:tcW w:w="1188" w:type="dxa"/>
                <w:shd w:val="clear" w:color="auto" w:fill="auto"/>
              </w:tcPr>
            </w:tcPrChange>
          </w:tcPr>
          <w:p w14:paraId="65960F0B" w14:textId="77777777" w:rsidR="00D76AC5" w:rsidRDefault="00D76AC5" w:rsidP="00CA2D19">
            <w:pPr>
              <w:pStyle w:val="code"/>
            </w:pPr>
            <w:r>
              <w:t>c2</w:t>
            </w:r>
          </w:p>
        </w:tc>
        <w:tc>
          <w:tcPr>
            <w:tcW w:w="7586" w:type="dxa"/>
            <w:shd w:val="clear" w:color="auto" w:fill="auto"/>
            <w:tcPrChange w:id="2571" w:author="Steve Maas" w:date="2014-04-21T10:23:00Z">
              <w:tcPr>
                <w:tcW w:w="8388" w:type="dxa"/>
                <w:shd w:val="clear" w:color="auto" w:fill="auto"/>
              </w:tcPr>
            </w:tcPrChange>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Change w:id="2572" w:author="Steve Maas" w:date="2014-04-21T10:23:00Z">
              <w:tcPr>
                <w:tcW w:w="8388" w:type="dxa"/>
              </w:tcPr>
            </w:tcPrChange>
          </w:tcPr>
          <w:p w14:paraId="1F4AEBE1" w14:textId="7EF7128E" w:rsidR="00D76AC5" w:rsidRDefault="00D76AC5" w:rsidP="00A2605F">
            <w:pPr>
              <w:jc w:val="left"/>
              <w:rPr>
                <w:ins w:id="2573" w:author="Steve Maas" w:date="2014-04-21T10:23:00Z"/>
              </w:rPr>
            </w:pPr>
            <w:ins w:id="2574" w:author="Steve Maas" w:date="2014-04-21T10:23:00Z">
              <w:r>
                <w:t>[ ]</w:t>
              </w:r>
            </w:ins>
          </w:p>
        </w:tc>
      </w:tr>
      <w:tr w:rsidR="00D76AC5" w14:paraId="5B6B1058" w14:textId="1847E1E5" w:rsidTr="00D76AC5">
        <w:tc>
          <w:tcPr>
            <w:tcW w:w="1162" w:type="dxa"/>
            <w:shd w:val="clear" w:color="auto" w:fill="auto"/>
            <w:tcPrChange w:id="2575" w:author="Steve Maas" w:date="2014-04-21T10:23:00Z">
              <w:tcPr>
                <w:tcW w:w="1188" w:type="dxa"/>
                <w:shd w:val="clear" w:color="auto" w:fill="auto"/>
              </w:tcPr>
            </w:tcPrChange>
          </w:tcPr>
          <w:p w14:paraId="1A867F4A" w14:textId="77777777" w:rsidR="00D76AC5" w:rsidRDefault="00D76AC5" w:rsidP="00CA2D19">
            <w:pPr>
              <w:pStyle w:val="code"/>
            </w:pPr>
            <w:r>
              <w:t>c3</w:t>
            </w:r>
          </w:p>
        </w:tc>
        <w:tc>
          <w:tcPr>
            <w:tcW w:w="7586" w:type="dxa"/>
            <w:shd w:val="clear" w:color="auto" w:fill="auto"/>
            <w:tcPrChange w:id="2576" w:author="Steve Maas" w:date="2014-04-21T10:23:00Z">
              <w:tcPr>
                <w:tcW w:w="8388" w:type="dxa"/>
                <w:shd w:val="clear" w:color="auto" w:fill="auto"/>
              </w:tcPr>
            </w:tcPrChange>
          </w:tcPr>
          <w:p w14:paraId="34CDEF88" w14:textId="77777777" w:rsidR="00D76AC5" w:rsidRDefault="00D76AC5" w:rsidP="00A2605F">
            <w:pPr>
              <w:jc w:val="left"/>
            </w:pPr>
            <w:r>
              <w:t xml:space="preserve">exponential multiplier </w:t>
            </w:r>
          </w:p>
        </w:tc>
        <w:tc>
          <w:tcPr>
            <w:tcW w:w="828" w:type="dxa"/>
            <w:tcPrChange w:id="2577" w:author="Steve Maas" w:date="2014-04-21T10:23:00Z">
              <w:tcPr>
                <w:tcW w:w="8388" w:type="dxa"/>
              </w:tcPr>
            </w:tcPrChange>
          </w:tcPr>
          <w:p w14:paraId="18B1C8CA" w14:textId="678FBF34" w:rsidR="00D76AC5" w:rsidRDefault="00D76AC5" w:rsidP="00A2605F">
            <w:pPr>
              <w:jc w:val="left"/>
              <w:rPr>
                <w:ins w:id="2578" w:author="Steve Maas" w:date="2014-04-21T10:23:00Z"/>
              </w:rPr>
            </w:pPr>
            <w:ins w:id="2579" w:author="Steve Maas" w:date="2014-04-21T10:23:00Z">
              <w:r>
                <w:t>[</w:t>
              </w:r>
              <w:r>
                <w:rPr>
                  <w:b/>
                </w:rPr>
                <w:t>P</w:t>
              </w:r>
              <w:r>
                <w:t>]</w:t>
              </w:r>
            </w:ins>
          </w:p>
        </w:tc>
      </w:tr>
      <w:tr w:rsidR="00D76AC5" w14:paraId="50AB8082" w14:textId="7770A281" w:rsidTr="00D76AC5">
        <w:tc>
          <w:tcPr>
            <w:tcW w:w="1162" w:type="dxa"/>
            <w:shd w:val="clear" w:color="auto" w:fill="auto"/>
            <w:tcPrChange w:id="2580" w:author="Steve Maas" w:date="2014-04-21T10:23:00Z">
              <w:tcPr>
                <w:tcW w:w="1188" w:type="dxa"/>
                <w:shd w:val="clear" w:color="auto" w:fill="auto"/>
              </w:tcPr>
            </w:tcPrChange>
          </w:tcPr>
          <w:p w14:paraId="355ED4F0" w14:textId="77777777" w:rsidR="00D76AC5" w:rsidRDefault="00D76AC5" w:rsidP="00CA2D19">
            <w:pPr>
              <w:pStyle w:val="code"/>
            </w:pPr>
            <w:r>
              <w:t>c4</w:t>
            </w:r>
          </w:p>
        </w:tc>
        <w:tc>
          <w:tcPr>
            <w:tcW w:w="7586" w:type="dxa"/>
            <w:shd w:val="clear" w:color="auto" w:fill="auto"/>
            <w:tcPrChange w:id="2581" w:author="Steve Maas" w:date="2014-04-21T10:23:00Z">
              <w:tcPr>
                <w:tcW w:w="8388" w:type="dxa"/>
                <w:shd w:val="clear" w:color="auto" w:fill="auto"/>
              </w:tcPr>
            </w:tcPrChange>
          </w:tcPr>
          <w:p w14:paraId="121BD448" w14:textId="77777777" w:rsidR="00D76AC5" w:rsidRDefault="00D76AC5" w:rsidP="00A2605F">
            <w:pPr>
              <w:jc w:val="left"/>
            </w:pPr>
            <w:r>
              <w:t>fiber scale factor</w:t>
            </w:r>
          </w:p>
        </w:tc>
        <w:tc>
          <w:tcPr>
            <w:tcW w:w="828" w:type="dxa"/>
            <w:tcPrChange w:id="2582" w:author="Steve Maas" w:date="2014-04-21T10:23:00Z">
              <w:tcPr>
                <w:tcW w:w="8388" w:type="dxa"/>
              </w:tcPr>
            </w:tcPrChange>
          </w:tcPr>
          <w:p w14:paraId="371726C0" w14:textId="10A72435" w:rsidR="00D76AC5" w:rsidRDefault="00D76AC5" w:rsidP="00A2605F">
            <w:pPr>
              <w:jc w:val="left"/>
              <w:rPr>
                <w:ins w:id="2583" w:author="Steve Maas" w:date="2014-04-21T10:23:00Z"/>
              </w:rPr>
            </w:pPr>
            <w:ins w:id="2584" w:author="Steve Maas" w:date="2014-04-21T10:23:00Z">
              <w:r>
                <w:t>[ ]</w:t>
              </w:r>
            </w:ins>
          </w:p>
        </w:tc>
      </w:tr>
      <w:tr w:rsidR="00D76AC5" w14:paraId="25DAA0BA" w14:textId="0E365F35" w:rsidTr="00D76AC5">
        <w:tc>
          <w:tcPr>
            <w:tcW w:w="1162" w:type="dxa"/>
            <w:shd w:val="clear" w:color="auto" w:fill="auto"/>
            <w:tcPrChange w:id="2585" w:author="Steve Maas" w:date="2014-04-21T10:23:00Z">
              <w:tcPr>
                <w:tcW w:w="1188" w:type="dxa"/>
                <w:shd w:val="clear" w:color="auto" w:fill="auto"/>
              </w:tcPr>
            </w:tcPrChange>
          </w:tcPr>
          <w:p w14:paraId="5E6DD776" w14:textId="77777777" w:rsidR="00D76AC5" w:rsidRDefault="00D76AC5" w:rsidP="00CA2D19">
            <w:pPr>
              <w:pStyle w:val="code"/>
            </w:pPr>
            <w:r>
              <w:t>c5</w:t>
            </w:r>
          </w:p>
        </w:tc>
        <w:tc>
          <w:tcPr>
            <w:tcW w:w="7586" w:type="dxa"/>
            <w:shd w:val="clear" w:color="auto" w:fill="auto"/>
            <w:tcPrChange w:id="2586" w:author="Steve Maas" w:date="2014-04-21T10:23:00Z">
              <w:tcPr>
                <w:tcW w:w="8388" w:type="dxa"/>
                <w:shd w:val="clear" w:color="auto" w:fill="auto"/>
              </w:tcPr>
            </w:tcPrChange>
          </w:tcPr>
          <w:p w14:paraId="36EFBAB6" w14:textId="77777777" w:rsidR="00D76AC5" w:rsidRDefault="00D76AC5" w:rsidP="00A2605F">
            <w:pPr>
              <w:jc w:val="left"/>
            </w:pPr>
            <w:r>
              <w:t>fiber modulus in linear region</w:t>
            </w:r>
          </w:p>
        </w:tc>
        <w:tc>
          <w:tcPr>
            <w:tcW w:w="828" w:type="dxa"/>
            <w:tcPrChange w:id="2587" w:author="Steve Maas" w:date="2014-04-21T10:23:00Z">
              <w:tcPr>
                <w:tcW w:w="8388" w:type="dxa"/>
              </w:tcPr>
            </w:tcPrChange>
          </w:tcPr>
          <w:p w14:paraId="56EF245B" w14:textId="7724B175" w:rsidR="00D76AC5" w:rsidRDefault="00D76AC5" w:rsidP="00A2605F">
            <w:pPr>
              <w:jc w:val="left"/>
              <w:rPr>
                <w:ins w:id="2588" w:author="Steve Maas" w:date="2014-04-21T10:23:00Z"/>
              </w:rPr>
            </w:pPr>
            <w:ins w:id="2589" w:author="Steve Maas" w:date="2014-04-21T10:23:00Z">
              <w:r>
                <w:t>[</w:t>
              </w:r>
              <w:r>
                <w:rPr>
                  <w:b/>
                </w:rPr>
                <w:t>P</w:t>
              </w:r>
              <w:r>
                <w:t>]</w:t>
              </w:r>
            </w:ins>
          </w:p>
        </w:tc>
      </w:tr>
      <w:tr w:rsidR="00D76AC5" w14:paraId="20D90EC0" w14:textId="2F52A86D" w:rsidTr="00D76AC5">
        <w:tc>
          <w:tcPr>
            <w:tcW w:w="1162" w:type="dxa"/>
            <w:shd w:val="clear" w:color="auto" w:fill="auto"/>
            <w:tcPrChange w:id="2590" w:author="Steve Maas" w:date="2014-04-21T10:23:00Z">
              <w:tcPr>
                <w:tcW w:w="1188" w:type="dxa"/>
                <w:shd w:val="clear" w:color="auto" w:fill="auto"/>
              </w:tcPr>
            </w:tcPrChange>
          </w:tcPr>
          <w:p w14:paraId="4F54B36C" w14:textId="77777777" w:rsidR="00D76AC5" w:rsidRDefault="00D76AC5" w:rsidP="00CA2D19">
            <w:pPr>
              <w:pStyle w:val="code"/>
            </w:pPr>
            <w:r>
              <w:t>lam_max</w:t>
            </w:r>
          </w:p>
        </w:tc>
        <w:tc>
          <w:tcPr>
            <w:tcW w:w="7586" w:type="dxa"/>
            <w:shd w:val="clear" w:color="auto" w:fill="auto"/>
            <w:tcPrChange w:id="2591" w:author="Steve Maas" w:date="2014-04-21T10:23:00Z">
              <w:tcPr>
                <w:tcW w:w="8388" w:type="dxa"/>
                <w:shd w:val="clear" w:color="auto" w:fill="auto"/>
              </w:tcPr>
            </w:tcPrChange>
          </w:tcPr>
          <w:p w14:paraId="7F740462" w14:textId="77777777" w:rsidR="00D76AC5" w:rsidRDefault="00D76AC5" w:rsidP="00A2605F">
            <w:pPr>
              <w:jc w:val="left"/>
            </w:pPr>
            <w:r>
              <w:t xml:space="preserve">maximum fiber straightening stretch </w:t>
            </w:r>
          </w:p>
        </w:tc>
        <w:tc>
          <w:tcPr>
            <w:tcW w:w="828" w:type="dxa"/>
            <w:tcPrChange w:id="2592" w:author="Steve Maas" w:date="2014-04-21T10:23:00Z">
              <w:tcPr>
                <w:tcW w:w="8388" w:type="dxa"/>
              </w:tcPr>
            </w:tcPrChange>
          </w:tcPr>
          <w:p w14:paraId="1114309F" w14:textId="55B8DC26" w:rsidR="00D76AC5" w:rsidRDefault="00D76AC5" w:rsidP="00A2605F">
            <w:pPr>
              <w:jc w:val="left"/>
              <w:rPr>
                <w:ins w:id="2593" w:author="Steve Maas" w:date="2014-04-21T10:23:00Z"/>
              </w:rPr>
            </w:pPr>
            <w:ins w:id="2594" w:author="Steve Maas" w:date="2014-04-21T10:23:00Z">
              <w:r>
                <w:t>[ ]</w:t>
              </w:r>
            </w:ins>
          </w:p>
        </w:tc>
      </w:tr>
      <w:tr w:rsidR="00D76AC5" w14:paraId="06F6A96E" w14:textId="4E9A0121" w:rsidTr="00D76AC5">
        <w:tc>
          <w:tcPr>
            <w:tcW w:w="1162" w:type="dxa"/>
            <w:shd w:val="clear" w:color="auto" w:fill="auto"/>
            <w:tcPrChange w:id="2595" w:author="Steve Maas" w:date="2014-04-21T10:23:00Z">
              <w:tcPr>
                <w:tcW w:w="1188" w:type="dxa"/>
                <w:shd w:val="clear" w:color="auto" w:fill="auto"/>
              </w:tcPr>
            </w:tcPrChange>
          </w:tcPr>
          <w:p w14:paraId="4217AC00" w14:textId="77777777" w:rsidR="00D76AC5" w:rsidRDefault="00D76AC5" w:rsidP="00CA2D19">
            <w:pPr>
              <w:pStyle w:val="code"/>
            </w:pPr>
            <w:r>
              <w:t>k</w:t>
            </w:r>
          </w:p>
        </w:tc>
        <w:tc>
          <w:tcPr>
            <w:tcW w:w="7586" w:type="dxa"/>
            <w:shd w:val="clear" w:color="auto" w:fill="auto"/>
            <w:tcPrChange w:id="2596" w:author="Steve Maas" w:date="2014-04-21T10:23:00Z">
              <w:tcPr>
                <w:tcW w:w="8388" w:type="dxa"/>
                <w:shd w:val="clear" w:color="auto" w:fill="auto"/>
              </w:tcPr>
            </w:tcPrChange>
          </w:tcPr>
          <w:p w14:paraId="212E4415" w14:textId="77777777" w:rsidR="00D76AC5" w:rsidRDefault="00D76AC5" w:rsidP="00A2605F">
            <w:pPr>
              <w:jc w:val="left"/>
            </w:pPr>
            <w:r>
              <w:t>bulk-like modulus</w:t>
            </w:r>
          </w:p>
        </w:tc>
        <w:tc>
          <w:tcPr>
            <w:tcW w:w="828" w:type="dxa"/>
            <w:tcPrChange w:id="2597" w:author="Steve Maas" w:date="2014-04-21T10:23:00Z">
              <w:tcPr>
                <w:tcW w:w="8388" w:type="dxa"/>
              </w:tcPr>
            </w:tcPrChange>
          </w:tcPr>
          <w:p w14:paraId="052A1FC4" w14:textId="2FE28761" w:rsidR="00D76AC5" w:rsidRDefault="00D76AC5" w:rsidP="00A2605F">
            <w:pPr>
              <w:jc w:val="left"/>
              <w:rPr>
                <w:ins w:id="2598" w:author="Steve Maas" w:date="2014-04-21T10:23:00Z"/>
              </w:rPr>
            </w:pPr>
            <w:ins w:id="2599" w:author="Steve Maas" w:date="2014-04-21T10:23:00Z">
              <w:r>
                <w:t>[</w:t>
              </w:r>
              <w:r>
                <w:rPr>
                  <w:b/>
                </w:rPr>
                <w:t>P</w:t>
              </w:r>
              <w:r>
                <w:t>]</w:t>
              </w:r>
            </w:ins>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59609686"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59609687"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59609688" r:id="rId832"/>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59609689"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600" w:name="_Toc385498511"/>
      <w:r w:rsidRPr="005A3C4B">
        <w:lastRenderedPageBreak/>
        <w:t>Viscoelastic Solids</w:t>
      </w:r>
      <w:bookmarkEnd w:id="2600"/>
    </w:p>
    <w:p w14:paraId="059EB5C5" w14:textId="77777777" w:rsidR="006A0BC1" w:rsidRPr="0097532C" w:rsidRDefault="0095496A" w:rsidP="006A0BC1">
      <w:pPr>
        <w:pStyle w:val="Heading3"/>
      </w:pPr>
      <w:bookmarkStart w:id="2601" w:name="_Toc385498512"/>
      <w:r>
        <w:t>Uncoupled</w:t>
      </w:r>
      <w:r w:rsidR="006A0BC1" w:rsidRPr="0097532C">
        <w:t xml:space="preserve"> Viscoelastic Materials</w:t>
      </w:r>
      <w:bookmarkEnd w:id="2601"/>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02"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2603">
          <w:tblGrid>
            <w:gridCol w:w="1728"/>
            <w:gridCol w:w="7848"/>
            <w:gridCol w:w="7848"/>
          </w:tblGrid>
        </w:tblGridChange>
      </w:tblGrid>
      <w:tr w:rsidR="00D43B68" w:rsidRPr="00690318" w14:paraId="2AA73B74" w14:textId="0A3951D7" w:rsidTr="00D43B68">
        <w:tc>
          <w:tcPr>
            <w:tcW w:w="958" w:type="pct"/>
            <w:shd w:val="clear" w:color="auto" w:fill="auto"/>
            <w:tcPrChange w:id="2604"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2605"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2606" w:author="Gerard Ateshian" w:date="2014-04-17T21:03:00Z">
              <w:tcPr>
                <w:tcW w:w="7848" w:type="dxa"/>
              </w:tcPr>
            </w:tcPrChange>
          </w:tcPr>
          <w:p w14:paraId="54054EEA" w14:textId="221AAC2B" w:rsidR="00D43B68" w:rsidRPr="00690318" w:rsidRDefault="00D43B68" w:rsidP="006E3A74">
            <w:pPr>
              <w:rPr>
                <w:ins w:id="2607" w:author="Gerard Ateshian" w:date="2014-04-17T21:03:00Z"/>
              </w:rPr>
            </w:pPr>
            <w:ins w:id="2608" w:author="Gerard Ateshian" w:date="2014-04-17T21:03:00Z">
              <w:r>
                <w:t>[</w:t>
              </w:r>
              <w:r w:rsidRPr="00D43B68">
                <w:rPr>
                  <w:b/>
                  <w:rPrChange w:id="2609" w:author="Gerard Ateshian" w:date="2014-04-17T21:03:00Z">
                    <w:rPr/>
                  </w:rPrChange>
                </w:rPr>
                <w:t>t</w:t>
              </w:r>
              <w:r>
                <w:t>]</w:t>
              </w:r>
            </w:ins>
          </w:p>
        </w:tc>
      </w:tr>
      <w:tr w:rsidR="00D43B68" w:rsidRPr="00690318" w14:paraId="4AB726A8" w14:textId="6AB14E7B" w:rsidTr="00D43B68">
        <w:tc>
          <w:tcPr>
            <w:tcW w:w="958" w:type="pct"/>
            <w:shd w:val="clear" w:color="auto" w:fill="auto"/>
            <w:tcPrChange w:id="2610"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2611"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2612" w:author="Gerard Ateshian" w:date="2014-04-17T21:03:00Z">
              <w:tcPr>
                <w:tcW w:w="7848" w:type="dxa"/>
              </w:tcPr>
            </w:tcPrChange>
          </w:tcPr>
          <w:p w14:paraId="2F1CBEF8" w14:textId="744BAA9C" w:rsidR="00D43B68" w:rsidRPr="00690318" w:rsidRDefault="00D43B68" w:rsidP="006E3A74">
            <w:pPr>
              <w:rPr>
                <w:ins w:id="2613" w:author="Gerard Ateshian" w:date="2014-04-17T21:03:00Z"/>
              </w:rPr>
            </w:pPr>
            <w:ins w:id="2614" w:author="Gerard Ateshian" w:date="2014-04-17T21:03:00Z">
              <w:r>
                <w:t>[ ]</w:t>
              </w:r>
            </w:ins>
          </w:p>
        </w:tc>
      </w:tr>
      <w:tr w:rsidR="00D43B68" w:rsidRPr="00690318" w14:paraId="596CC895" w14:textId="7CD6F45A" w:rsidTr="00D43B68">
        <w:tc>
          <w:tcPr>
            <w:tcW w:w="958" w:type="pct"/>
            <w:shd w:val="clear" w:color="auto" w:fill="auto"/>
            <w:tcPrChange w:id="2615"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616"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617" w:author="Gerard Ateshian" w:date="2014-04-17T21:03:00Z">
              <w:tcPr>
                <w:tcW w:w="7848" w:type="dxa"/>
              </w:tcPr>
            </w:tcPrChange>
          </w:tcPr>
          <w:p w14:paraId="5D690CBE" w14:textId="77777777" w:rsidR="00D43B68" w:rsidRPr="00690318" w:rsidRDefault="00D43B68" w:rsidP="006E3A74">
            <w:pPr>
              <w:rPr>
                <w:ins w:id="2618"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59609690"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59609691" r:id="rId838"/>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59609692"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59609693"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59609694"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59609695" r:id="rId846"/>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59609696" r:id="rId848"/>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59609697" r:id="rId850"/>
        </w:object>
      </w:r>
      <w:r w:rsidRPr="00690318">
        <w:t xml:space="preserve"> coefficients. Instead, only the values that are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59609698"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59609699"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59609700"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59609701" r:id="rId858"/>
        </w:object>
      </w:r>
      <w:r w:rsidRPr="00690318">
        <w:t xml:space="preserve">have to be entered. </w:t>
      </w:r>
    </w:p>
    <w:p w14:paraId="4C9B3DAF" w14:textId="77777777" w:rsidR="009F2D41" w:rsidRPr="00690318" w:rsidRDefault="009F2D41" w:rsidP="009F2D41"/>
    <w:p w14:paraId="7A9A2FAC" w14:textId="2DD9447D" w:rsidR="009F2D41" w:rsidRPr="00690318" w:rsidRDefault="009F2D41" w:rsidP="009F2D41">
      <w:r w:rsidRPr="00690318">
        <w:t xml:space="preserve">The </w:t>
      </w:r>
      <w:r w:rsidRPr="00690318">
        <w:rPr>
          <w:i/>
        </w:rPr>
        <w:t xml:space="preserve">elastic </w:t>
      </w:r>
      <w:r w:rsidRPr="00690318">
        <w:t>parameter describes the elastic material as given in Section </w:t>
      </w:r>
      <w:del w:id="2619"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ins w:id="2620" w:author="Steve Maas" w:date="2014-04-21T10:24:00Z">
        <w:r w:rsidR="00D76AC5">
          <w:fldChar w:fldCharType="begin"/>
        </w:r>
        <w:r w:rsidR="00D76AC5">
          <w:instrText xml:space="preserve"> REF _Ref385839204 \r \h </w:instrText>
        </w:r>
      </w:ins>
      <w:r w:rsidR="00D76AC5">
        <w:fldChar w:fldCharType="separate"/>
      </w:r>
      <w:ins w:id="2621" w:author="Steve Maas" w:date="2014-04-21T10:24:00Z">
        <w:r w:rsidR="00D76AC5">
          <w:t>4.1</w:t>
        </w:r>
        <w:r w:rsidR="00D76AC5">
          <w:fldChar w:fldCharType="end"/>
        </w:r>
      </w:ins>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622" w:name="_Toc337555811"/>
      <w:bookmarkStart w:id="2623" w:name="_Toc350247046"/>
      <w:bookmarkStart w:id="2624" w:name="_Toc350354932"/>
      <w:bookmarkStart w:id="2625" w:name="_Toc350439890"/>
      <w:bookmarkStart w:id="2626" w:name="_Toc352596296"/>
      <w:bookmarkStart w:id="2627" w:name="_Toc363725069"/>
      <w:bookmarkStart w:id="2628" w:name="_Toc337555812"/>
      <w:bookmarkStart w:id="2629" w:name="_Toc350247047"/>
      <w:bookmarkStart w:id="2630" w:name="_Toc350354933"/>
      <w:bookmarkStart w:id="2631" w:name="_Toc350439891"/>
      <w:bookmarkStart w:id="2632" w:name="_Toc352596297"/>
      <w:bookmarkStart w:id="2633" w:name="_Toc363725070"/>
      <w:bookmarkStart w:id="2634" w:name="_Toc200951632"/>
      <w:bookmarkStart w:id="2635" w:name="_Toc385498513"/>
      <w:bookmarkEnd w:id="2622"/>
      <w:bookmarkEnd w:id="2623"/>
      <w:bookmarkEnd w:id="2624"/>
      <w:bookmarkEnd w:id="2625"/>
      <w:bookmarkEnd w:id="2626"/>
      <w:bookmarkEnd w:id="2627"/>
      <w:bookmarkEnd w:id="2628"/>
      <w:bookmarkEnd w:id="2629"/>
      <w:bookmarkEnd w:id="2630"/>
      <w:bookmarkEnd w:id="2631"/>
      <w:bookmarkEnd w:id="2632"/>
      <w:bookmarkEnd w:id="2633"/>
      <w:r w:rsidRPr="00690318">
        <w:lastRenderedPageBreak/>
        <w:t>Compressible Viscoelastic Materials</w:t>
      </w:r>
      <w:bookmarkEnd w:id="2634"/>
      <w:bookmarkEnd w:id="2635"/>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36"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637">
          <w:tblGrid>
            <w:gridCol w:w="1728"/>
            <w:gridCol w:w="7848"/>
            <w:gridCol w:w="7848"/>
          </w:tblGrid>
        </w:tblGridChange>
      </w:tblGrid>
      <w:tr w:rsidR="00D43B68" w:rsidRPr="00690318" w14:paraId="2131919A" w14:textId="57B3F678" w:rsidTr="00D43B68">
        <w:tc>
          <w:tcPr>
            <w:tcW w:w="939" w:type="pct"/>
            <w:shd w:val="clear" w:color="auto" w:fill="auto"/>
            <w:tcPrChange w:id="2638"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639"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640" w:author="Gerard Ateshian" w:date="2014-04-17T21:04:00Z">
              <w:tcPr>
                <w:tcW w:w="7848" w:type="dxa"/>
              </w:tcPr>
            </w:tcPrChange>
          </w:tcPr>
          <w:p w14:paraId="2E033EAC" w14:textId="6B4DA908" w:rsidR="00D43B68" w:rsidRPr="00690318" w:rsidRDefault="00D43B68" w:rsidP="006E3A74">
            <w:pPr>
              <w:rPr>
                <w:ins w:id="2641" w:author="Gerard Ateshian" w:date="2014-04-17T21:03:00Z"/>
              </w:rPr>
            </w:pPr>
            <w:ins w:id="2642" w:author="Gerard Ateshian" w:date="2014-04-17T21:03:00Z">
              <w:r>
                <w:t>[</w:t>
              </w:r>
              <w:r>
                <w:rPr>
                  <w:b/>
                </w:rPr>
                <w:t>t</w:t>
              </w:r>
              <w:r>
                <w:t>]</w:t>
              </w:r>
            </w:ins>
          </w:p>
        </w:tc>
      </w:tr>
      <w:tr w:rsidR="00D43B68" w:rsidRPr="00690318" w14:paraId="218FB522" w14:textId="4D882799" w:rsidTr="00D43B68">
        <w:tc>
          <w:tcPr>
            <w:tcW w:w="939" w:type="pct"/>
            <w:shd w:val="clear" w:color="auto" w:fill="auto"/>
            <w:tcPrChange w:id="2643"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644"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645" w:author="Gerard Ateshian" w:date="2014-04-17T21:04:00Z">
              <w:tcPr>
                <w:tcW w:w="7848" w:type="dxa"/>
              </w:tcPr>
            </w:tcPrChange>
          </w:tcPr>
          <w:p w14:paraId="7B63ED9F" w14:textId="1D5A9963" w:rsidR="00D43B68" w:rsidRPr="00690318" w:rsidRDefault="00D43B68" w:rsidP="006E3A74">
            <w:pPr>
              <w:rPr>
                <w:ins w:id="2646" w:author="Gerard Ateshian" w:date="2014-04-17T21:03:00Z"/>
              </w:rPr>
            </w:pPr>
            <w:ins w:id="2647" w:author="Gerard Ateshian" w:date="2014-04-17T21:03:00Z">
              <w:r>
                <w:t>[ ]</w:t>
              </w:r>
            </w:ins>
          </w:p>
        </w:tc>
      </w:tr>
      <w:tr w:rsidR="00D43B68" w:rsidRPr="00690318" w14:paraId="311ECF8C" w14:textId="439FF32F" w:rsidTr="00D43B68">
        <w:tc>
          <w:tcPr>
            <w:tcW w:w="939" w:type="pct"/>
            <w:shd w:val="clear" w:color="auto" w:fill="auto"/>
            <w:tcPrChange w:id="2648"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649"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650" w:author="Gerard Ateshian" w:date="2014-04-17T21:04:00Z">
              <w:tcPr>
                <w:tcW w:w="7848" w:type="dxa"/>
              </w:tcPr>
            </w:tcPrChange>
          </w:tcPr>
          <w:p w14:paraId="6A4126D1" w14:textId="77777777" w:rsidR="00D43B68" w:rsidRPr="00690318" w:rsidRDefault="00D43B68" w:rsidP="006E3A74">
            <w:pPr>
              <w:rPr>
                <w:ins w:id="2651"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59609702" r:id="rId860"/>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59609703"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59609704" r:id="rId864"/>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59609705" r:id="rId866"/>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59609706" r:id="rId868"/>
        </w:object>
      </w:r>
      <w:r w:rsidRPr="00690318">
        <w:t xml:space="preserve"> coefficients. Instead, only the values that are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59609707"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59609708"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59609709"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59609710" r:id="rId876"/>
        </w:object>
      </w:r>
      <w:r w:rsidRPr="00690318">
        <w:t xml:space="preserve">have to be entered. </w:t>
      </w:r>
    </w:p>
    <w:p w14:paraId="28F95F3E" w14:textId="77777777" w:rsidR="009F2D41" w:rsidRPr="00690318" w:rsidRDefault="009F2D41" w:rsidP="009F2D41"/>
    <w:p w14:paraId="01C797C8" w14:textId="2947A0B2" w:rsidR="009F2D41" w:rsidRPr="00690318" w:rsidRDefault="009F2D41" w:rsidP="009F2D41">
      <w:r w:rsidRPr="00690318">
        <w:t xml:space="preserve">The </w:t>
      </w:r>
      <w:r w:rsidRPr="00690318">
        <w:rPr>
          <w:i/>
        </w:rPr>
        <w:t xml:space="preserve">elastic </w:t>
      </w:r>
      <w:r w:rsidRPr="00690318">
        <w:t>parameter describes the elastic material as given in Section </w:t>
      </w:r>
      <w:ins w:id="2652" w:author="Steve Maas" w:date="2014-04-21T10:24:00Z">
        <w:r w:rsidR="00D76AC5">
          <w:fldChar w:fldCharType="begin"/>
        </w:r>
        <w:r w:rsidR="00D76AC5">
          <w:instrText xml:space="preserve"> REF _Ref385839223 \r \h </w:instrText>
        </w:r>
      </w:ins>
      <w:r w:rsidR="00D76AC5">
        <w:fldChar w:fldCharType="separate"/>
      </w:r>
      <w:ins w:id="2653" w:author="Steve Maas" w:date="2014-04-21T10:24:00Z">
        <w:r w:rsidR="00D76AC5">
          <w:t>4.1</w:t>
        </w:r>
        <w:r w:rsidR="00D76AC5">
          <w:fldChar w:fldCharType="end"/>
        </w:r>
      </w:ins>
      <w:del w:id="2654"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655" w:name="_Toc200951633"/>
      <w:bookmarkStart w:id="2656" w:name="_Toc385498514"/>
      <w:r w:rsidRPr="00690318">
        <w:t>Multigeneration Solids</w:t>
      </w:r>
      <w:bookmarkEnd w:id="2655"/>
      <w:bookmarkEnd w:id="2656"/>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59609711"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59609712"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59609713" r:id="rId882"/>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59609714"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9609715" r:id="rId886"/>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59609716"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59609717" r:id="rId890"/>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59609718"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59609719"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59609720"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59609721"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59609722"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59609723" r:id="rId902"/>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59609724" r:id="rId904"/>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59609725" r:id="rId906"/>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59609726"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59609727" r:id="rId910"/>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59609728" r:id="rId912"/>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59609729" r:id="rId914"/>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59609730" r:id="rId916"/>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59609731"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59609732"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59609733"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59609734"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59609735" r:id="rId926"/>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59609736"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59609737"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657" w:name="_Toc200951634"/>
      <w:bookmarkStart w:id="2658" w:name="_Toc385498515"/>
      <w:r w:rsidRPr="00690318">
        <w:t>General Specification of Multigeneration Solids</w:t>
      </w:r>
      <w:bookmarkEnd w:id="2657"/>
      <w:bookmarkEnd w:id="2658"/>
    </w:p>
    <w:p w14:paraId="05816BAC" w14:textId="2A920F66" w:rsidR="006E3A74" w:rsidRPr="00690318" w:rsidRDefault="006E3A74" w:rsidP="006E3A74">
      <w:r w:rsidRPr="00690318">
        <w:t xml:space="preserve">The material type for a multigeneration solid is </w:t>
      </w:r>
      <w:r w:rsidRPr="00690318">
        <w:rPr>
          <w:i/>
        </w:rPr>
        <w:t>“multigeneration”</w:t>
      </w:r>
      <w:ins w:id="2659"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665" w:author="Steve Maas" w:date="2014-01-02T12:59:00Z">
        <w:r w:rsidR="004275BE">
          <w:t xml:space="preserve">elastic </w:t>
        </w:r>
      </w:ins>
      <w:r w:rsidRPr="00690318">
        <w:t>materials described</w:t>
      </w:r>
      <w:del w:id="2666" w:author="Steve Maas" w:date="2014-01-02T12:59:00Z">
        <w:r w:rsidRPr="00690318" w:rsidDel="004275BE">
          <w:delText xml:space="preserve"> in </w:delText>
        </w:r>
      </w:del>
      <w:del w:id="2667" w:author="Steve Maas" w:date="2014-01-02T12:58:00Z">
        <w:r w:rsidRPr="00690318" w:rsidDel="004275BE">
          <w:delText>S</w:delText>
        </w:r>
      </w:del>
      <w:del w:id="2668" w:author="Steve Maas" w:date="2014-01-02T12:59:00Z">
        <w:r w:rsidRPr="00690318" w:rsidDel="004275BE">
          <w:delText>ection</w:delText>
        </w:r>
      </w:del>
      <w:del w:id="2669"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670" w:author="Steve Maas" w:date="2014-01-02T12:59:00Z">
              <w:r w:rsidRPr="00690318" w:rsidDel="004275BE">
                <w:delText>solid</w:delText>
              </w:r>
            </w:del>
            <w:ins w:id="2671"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672" w:author="Steve Maas" w:date="2014-01-02T13:06:00Z">
              <w:r w:rsidRPr="00690318" w:rsidDel="00873D59">
                <w:delText xml:space="preserve">specification </w:delText>
              </w:r>
            </w:del>
            <w:ins w:id="2673" w:author="Steve Maas" w:date="2014-01-02T13:06:00Z">
              <w:r w:rsidR="00873D59">
                <w:t>Definition</w:t>
              </w:r>
              <w:r w:rsidR="00873D59" w:rsidRPr="00690318">
                <w:t xml:space="preserve"> </w:t>
              </w:r>
            </w:ins>
            <w:r w:rsidRPr="00690318">
              <w:t xml:space="preserve">of </w:t>
            </w:r>
            <w:del w:id="2674" w:author="Steve Maas" w:date="2014-01-02T12:59:00Z">
              <w:r w:rsidRPr="00690318" w:rsidDel="004275BE">
                <w:delText xml:space="preserve">the solid matrix of </w:delText>
              </w:r>
            </w:del>
            <w:ins w:id="2675" w:author="Steve Maas" w:date="2014-01-02T12:59:00Z">
              <w:r w:rsidR="004275BE">
                <w:t xml:space="preserve">a </w:t>
              </w:r>
            </w:ins>
            <w:del w:id="2676"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677" w:author="Steve Maas" w:date="2014-01-02T13:00:00Z"/>
        </w:rPr>
      </w:pPr>
      <w:r w:rsidRPr="00690318">
        <w:t xml:space="preserve">The </w:t>
      </w:r>
      <w:r w:rsidRPr="00690318">
        <w:rPr>
          <w:rStyle w:val="codeChar"/>
        </w:rPr>
        <w:t>&lt;</w:t>
      </w:r>
      <w:del w:id="2678" w:author="Steve Maas" w:date="2014-01-02T12:59:00Z">
        <w:r w:rsidRPr="00690318" w:rsidDel="004275BE">
          <w:rPr>
            <w:rStyle w:val="codeChar"/>
          </w:rPr>
          <w:delText>solid</w:delText>
        </w:r>
      </w:del>
      <w:ins w:id="2679" w:author="Steve Maas" w:date="2014-01-02T12:59:00Z">
        <w:r w:rsidR="004275BE">
          <w:rPr>
            <w:rStyle w:val="codeChar"/>
          </w:rPr>
          <w:t>generation</w:t>
        </w:r>
      </w:ins>
      <w:r w:rsidRPr="00690318">
        <w:rPr>
          <w:rStyle w:val="codeChar"/>
        </w:rPr>
        <w:t>&gt;</w:t>
      </w:r>
      <w:r w:rsidRPr="00690318">
        <w:t xml:space="preserve"> tag </w:t>
      </w:r>
      <w:ins w:id="2680" w:author="Steve Maas" w:date="2014-01-02T12:59:00Z">
        <w:r w:rsidR="004275BE">
          <w:t>defines a new generation. It takes the following child elements.</w:t>
        </w:r>
      </w:ins>
    </w:p>
    <w:p w14:paraId="4B434DCB" w14:textId="77777777" w:rsidR="004275BE" w:rsidRDefault="004275BE" w:rsidP="006E3A74">
      <w:pPr>
        <w:rPr>
          <w:ins w:id="2681" w:author="Steve Maas" w:date="2014-01-02T13:00:00Z"/>
        </w:rPr>
      </w:pPr>
    </w:p>
    <w:tbl>
      <w:tblPr>
        <w:tblStyle w:val="TableGrid"/>
        <w:tblW w:w="5000" w:type="pct"/>
        <w:tblLook w:val="04A0" w:firstRow="1" w:lastRow="0" w:firstColumn="1" w:lastColumn="0" w:noHBand="0" w:noVBand="1"/>
        <w:tblPrChange w:id="2682"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683">
          <w:tblGrid>
            <w:gridCol w:w="3078"/>
            <w:gridCol w:w="6498"/>
            <w:gridCol w:w="6498"/>
          </w:tblGrid>
        </w:tblGridChange>
      </w:tblGrid>
      <w:tr w:rsidR="00D43B68" w14:paraId="1381E532" w14:textId="5FC1C856" w:rsidTr="00D43B68">
        <w:trPr>
          <w:ins w:id="2684" w:author="Steve Maas" w:date="2014-01-02T13:00:00Z"/>
        </w:trPr>
        <w:tc>
          <w:tcPr>
            <w:tcW w:w="1192" w:type="pct"/>
            <w:tcPrChange w:id="2685" w:author="Gerard Ateshian" w:date="2014-04-17T21:04:00Z">
              <w:tcPr>
                <w:tcW w:w="3078" w:type="dxa"/>
              </w:tcPr>
            </w:tcPrChange>
          </w:tcPr>
          <w:p w14:paraId="16049034" w14:textId="4AB6043B" w:rsidR="00D43B68" w:rsidRPr="004275BE" w:rsidRDefault="00D43B68" w:rsidP="006E3A74">
            <w:pPr>
              <w:rPr>
                <w:ins w:id="2686" w:author="Steve Maas" w:date="2014-01-02T13:00:00Z"/>
                <w:rFonts w:ascii="Courier New" w:hAnsi="Courier New" w:cs="Courier New"/>
                <w:rPrChange w:id="2687" w:author="Steve Maas" w:date="2014-01-02T13:00:00Z">
                  <w:rPr>
                    <w:ins w:id="2688" w:author="Steve Maas" w:date="2014-01-02T13:00:00Z"/>
                  </w:rPr>
                </w:rPrChange>
              </w:rPr>
            </w:pPr>
            <w:ins w:id="2689" w:author="Steve Maas" w:date="2014-01-02T13:00:00Z">
              <w:r w:rsidRPr="004275BE">
                <w:rPr>
                  <w:rFonts w:ascii="Courier New" w:hAnsi="Courier New" w:cs="Courier New"/>
                  <w:rPrChange w:id="2690" w:author="Steve Maas" w:date="2014-01-02T13:00:00Z">
                    <w:rPr/>
                  </w:rPrChange>
                </w:rPr>
                <w:t>&lt;start_time&gt;</w:t>
              </w:r>
            </w:ins>
          </w:p>
        </w:tc>
        <w:tc>
          <w:tcPr>
            <w:tcW w:w="3528" w:type="pct"/>
            <w:tcPrChange w:id="2691" w:author="Gerard Ateshian" w:date="2014-04-17T21:04:00Z">
              <w:tcPr>
                <w:tcW w:w="6498" w:type="dxa"/>
              </w:tcPr>
            </w:tcPrChange>
          </w:tcPr>
          <w:p w14:paraId="481CCA18" w14:textId="28437B4E" w:rsidR="00D43B68" w:rsidRDefault="00D43B68" w:rsidP="006E3A74">
            <w:pPr>
              <w:rPr>
                <w:ins w:id="2692" w:author="Steve Maas" w:date="2014-01-02T13:00:00Z"/>
              </w:rPr>
            </w:pPr>
            <w:ins w:id="2693" w:author="Steve Maas" w:date="2014-01-02T13:00:00Z">
              <w:r>
                <w:t>“birth”-time for this generation</w:t>
              </w:r>
            </w:ins>
          </w:p>
        </w:tc>
        <w:tc>
          <w:tcPr>
            <w:tcW w:w="280" w:type="pct"/>
            <w:tcPrChange w:id="2694" w:author="Gerard Ateshian" w:date="2014-04-17T21:04:00Z">
              <w:tcPr>
                <w:tcW w:w="6498" w:type="dxa"/>
              </w:tcPr>
            </w:tcPrChange>
          </w:tcPr>
          <w:p w14:paraId="282F659C" w14:textId="54372B6D" w:rsidR="00D43B68" w:rsidRDefault="00D43B68" w:rsidP="006E3A74">
            <w:pPr>
              <w:rPr>
                <w:ins w:id="2695" w:author="Gerard Ateshian" w:date="2014-04-17T21:04:00Z"/>
              </w:rPr>
            </w:pPr>
            <w:ins w:id="2696" w:author="Gerard Ateshian" w:date="2014-04-17T21:04:00Z">
              <w:r>
                <w:t>[</w:t>
              </w:r>
              <w:r>
                <w:rPr>
                  <w:b/>
                </w:rPr>
                <w:t>t</w:t>
              </w:r>
              <w:r>
                <w:t>]</w:t>
              </w:r>
            </w:ins>
          </w:p>
        </w:tc>
      </w:tr>
      <w:tr w:rsidR="00D43B68" w14:paraId="67D0A77B" w14:textId="3D59C765" w:rsidTr="00D43B68">
        <w:trPr>
          <w:ins w:id="2697" w:author="Steve Maas" w:date="2014-01-02T13:00:00Z"/>
        </w:trPr>
        <w:tc>
          <w:tcPr>
            <w:tcW w:w="1192" w:type="pct"/>
            <w:tcPrChange w:id="2698" w:author="Gerard Ateshian" w:date="2014-04-17T21:04:00Z">
              <w:tcPr>
                <w:tcW w:w="3078" w:type="dxa"/>
              </w:tcPr>
            </w:tcPrChange>
          </w:tcPr>
          <w:p w14:paraId="794266E8" w14:textId="43CD3083" w:rsidR="00D43B68" w:rsidRPr="004275BE" w:rsidRDefault="00D43B68" w:rsidP="006E3A74">
            <w:pPr>
              <w:rPr>
                <w:ins w:id="2699" w:author="Steve Maas" w:date="2014-01-02T13:00:00Z"/>
                <w:rFonts w:ascii="Courier New" w:hAnsi="Courier New" w:cs="Courier New"/>
                <w:rPrChange w:id="2700" w:author="Steve Maas" w:date="2014-01-02T13:00:00Z">
                  <w:rPr>
                    <w:ins w:id="2701" w:author="Steve Maas" w:date="2014-01-02T13:00:00Z"/>
                  </w:rPr>
                </w:rPrChange>
              </w:rPr>
            </w:pPr>
            <w:ins w:id="2702" w:author="Steve Maas" w:date="2014-01-02T13:00:00Z">
              <w:r w:rsidRPr="004275BE">
                <w:rPr>
                  <w:rFonts w:ascii="Courier New" w:hAnsi="Courier New" w:cs="Courier New"/>
                  <w:rPrChange w:id="2703" w:author="Steve Maas" w:date="2014-01-02T13:00:00Z">
                    <w:rPr/>
                  </w:rPrChange>
                </w:rPr>
                <w:t>&lt;solid&gt;</w:t>
              </w:r>
            </w:ins>
          </w:p>
        </w:tc>
        <w:tc>
          <w:tcPr>
            <w:tcW w:w="3528" w:type="pct"/>
            <w:tcPrChange w:id="2704" w:author="Gerard Ateshian" w:date="2014-04-17T21:04:00Z">
              <w:tcPr>
                <w:tcW w:w="6498" w:type="dxa"/>
              </w:tcPr>
            </w:tcPrChange>
          </w:tcPr>
          <w:p w14:paraId="0372D7E2" w14:textId="46B2BF0C" w:rsidR="00D43B68" w:rsidRDefault="00D43B68" w:rsidP="006E3A74">
            <w:pPr>
              <w:rPr>
                <w:ins w:id="2705" w:author="Steve Maas" w:date="2014-01-02T13:00:00Z"/>
              </w:rPr>
            </w:pPr>
            <w:ins w:id="2706" w:author="Steve Maas" w:date="2014-01-02T13:00:00Z">
              <w:r>
                <w:t>Specification of the constitutive model for this generation</w:t>
              </w:r>
            </w:ins>
          </w:p>
        </w:tc>
        <w:tc>
          <w:tcPr>
            <w:tcW w:w="280" w:type="pct"/>
            <w:tcPrChange w:id="2707" w:author="Gerard Ateshian" w:date="2014-04-17T21:04:00Z">
              <w:tcPr>
                <w:tcW w:w="6498" w:type="dxa"/>
              </w:tcPr>
            </w:tcPrChange>
          </w:tcPr>
          <w:p w14:paraId="38435099" w14:textId="77777777" w:rsidR="00D43B68" w:rsidRDefault="00D43B68" w:rsidP="006E3A74">
            <w:pPr>
              <w:rPr>
                <w:ins w:id="2708" w:author="Gerard Ateshian" w:date="2014-04-17T21:04:00Z"/>
              </w:rPr>
            </w:pPr>
          </w:p>
        </w:tc>
      </w:tr>
    </w:tbl>
    <w:p w14:paraId="700C4ACC" w14:textId="77777777" w:rsidR="004275BE" w:rsidRDefault="004275BE" w:rsidP="006E3A74">
      <w:pPr>
        <w:rPr>
          <w:ins w:id="2709" w:author="Steve Maas" w:date="2014-01-02T12:59:00Z"/>
        </w:rPr>
      </w:pPr>
    </w:p>
    <w:p w14:paraId="6A6DACC7" w14:textId="77777777" w:rsidR="004275BE" w:rsidRDefault="004275BE" w:rsidP="006E3A74">
      <w:pPr>
        <w:rPr>
          <w:ins w:id="2710" w:author="Steve Maas" w:date="2014-01-02T12:59:00Z"/>
        </w:rPr>
      </w:pPr>
    </w:p>
    <w:p w14:paraId="65CABDEB" w14:textId="4E348338" w:rsidR="006E3A74" w:rsidRPr="00690318" w:rsidRDefault="004275BE" w:rsidP="006E3A74">
      <w:ins w:id="2711" w:author="Steve Maas" w:date="2014-01-02T13:01:00Z">
        <w:r>
          <w:t xml:space="preserve">The </w:t>
        </w:r>
        <w:r>
          <w:rPr>
            <w:i/>
          </w:rPr>
          <w:t xml:space="preserve">solid </w:t>
        </w:r>
      </w:ins>
      <w:del w:id="2712" w:author="Steve Maas" w:date="2014-01-02T13:01:00Z">
        <w:r w:rsidR="006E3A74" w:rsidRPr="00690318" w:rsidDel="004275BE">
          <w:delText xml:space="preserve">encloses </w:delText>
        </w:r>
      </w:del>
      <w:ins w:id="2713" w:author="Steve Maas" w:date="2014-01-02T13:01:00Z">
        <w:r>
          <w:t xml:space="preserve">element defins </w:t>
        </w:r>
      </w:ins>
      <w:del w:id="2714"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715"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716" w:author="Steve Maas" w:date="2014-01-02T13:01:00Z"/>
        </w:rPr>
      </w:pPr>
      <w:r w:rsidRPr="00690318">
        <w:t>&lt;material id="1" name="Growing Solid" type="multigeneration"&gt;</w:t>
      </w:r>
    </w:p>
    <w:p w14:paraId="4F9AE4EB" w14:textId="19A820FD" w:rsidR="004275BE" w:rsidRDefault="004275BE" w:rsidP="006E3A74">
      <w:pPr>
        <w:pStyle w:val="code"/>
        <w:rPr>
          <w:ins w:id="2717" w:author="Steve Maas" w:date="2014-01-02T13:01:00Z"/>
        </w:rPr>
      </w:pPr>
      <w:ins w:id="2718" w:author="Steve Maas" w:date="2014-01-02T13:01:00Z">
        <w:r>
          <w:tab/>
          <w:t>&lt;generation id="1"&gt;</w:t>
        </w:r>
      </w:ins>
    </w:p>
    <w:p w14:paraId="620637FD" w14:textId="201C0E7B" w:rsidR="004275BE" w:rsidRPr="00690318" w:rsidRDefault="004275BE">
      <w:pPr>
        <w:pStyle w:val="code"/>
        <w:ind w:left="720"/>
        <w:pPrChange w:id="2719" w:author="Steve Maas" w:date="2014-01-02T13:02:00Z">
          <w:pPr>
            <w:pStyle w:val="code"/>
          </w:pPr>
        </w:pPrChange>
      </w:pPr>
      <w:ins w:id="2720" w:author="Steve Maas" w:date="2014-01-02T13:01:00Z">
        <w:r>
          <w:tab/>
          <w:t>&lt;start_time&gt;0.0&lt;/start_time&gt;</w:t>
        </w:r>
      </w:ins>
    </w:p>
    <w:p w14:paraId="1488B8CC" w14:textId="433E4FCA" w:rsidR="006E3A74" w:rsidRPr="00690318" w:rsidRDefault="006E3A74">
      <w:pPr>
        <w:pStyle w:val="code"/>
        <w:ind w:left="720"/>
        <w:pPrChange w:id="2721" w:author="Steve Maas" w:date="2014-01-02T13:02:00Z">
          <w:pPr>
            <w:pStyle w:val="code"/>
          </w:pPr>
        </w:pPrChange>
      </w:pPr>
      <w:r w:rsidRPr="00690318">
        <w:tab/>
        <w:t>&lt;solid type="Holmes-Mow"</w:t>
      </w:r>
      <w:del w:id="2722"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723"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2724"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2725" w:author="Steve Maas" w:date="2014-01-02T13:02:00Z">
          <w:pPr>
            <w:pStyle w:val="code"/>
          </w:pPr>
        </w:pPrChange>
      </w:pPr>
      <w:r w:rsidRPr="00690318">
        <w:lastRenderedPageBreak/>
        <w:tab/>
      </w:r>
      <w:r w:rsidRPr="00690318">
        <w:tab/>
        <w:t>&lt;v&gt;0&lt;/v&gt;</w:t>
      </w:r>
    </w:p>
    <w:p w14:paraId="1D39E3FE" w14:textId="77777777" w:rsidR="006E3A74" w:rsidRPr="00690318" w:rsidRDefault="006E3A74">
      <w:pPr>
        <w:pStyle w:val="code"/>
        <w:ind w:left="720"/>
        <w:pPrChange w:id="2726"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2727" w:author="Steve Maas" w:date="2014-01-02T13:02:00Z"/>
        </w:rPr>
        <w:pPrChange w:id="2728" w:author="Steve Maas" w:date="2014-01-02T13:02:00Z">
          <w:pPr>
            <w:pStyle w:val="code"/>
          </w:pPr>
        </w:pPrChange>
      </w:pPr>
      <w:r w:rsidRPr="00690318">
        <w:tab/>
        <w:t>&lt;/solid&gt;</w:t>
      </w:r>
    </w:p>
    <w:p w14:paraId="6F6437EF" w14:textId="7AEB4BBC" w:rsidR="004275BE" w:rsidRDefault="004275BE" w:rsidP="009339D1">
      <w:pPr>
        <w:pStyle w:val="code"/>
        <w:rPr>
          <w:ins w:id="2729" w:author="Steve Maas" w:date="2014-01-02T13:02:00Z"/>
        </w:rPr>
      </w:pPr>
      <w:ins w:id="2730" w:author="Steve Maas" w:date="2014-01-02T13:02:00Z">
        <w:r>
          <w:tab/>
          <w:t>&lt;/generation&gt;</w:t>
        </w:r>
      </w:ins>
    </w:p>
    <w:p w14:paraId="31BEAC78" w14:textId="334E2E61" w:rsidR="004275BE" w:rsidRDefault="004275BE" w:rsidP="00FE00A6">
      <w:pPr>
        <w:pStyle w:val="code"/>
        <w:rPr>
          <w:ins w:id="2731" w:author="Steve Maas" w:date="2014-01-02T13:02:00Z"/>
        </w:rPr>
      </w:pPr>
      <w:ins w:id="2732" w:author="Steve Maas" w:date="2014-01-02T13:02:00Z">
        <w:r>
          <w:tab/>
          <w:t>&lt;generation id="2"&gt;</w:t>
        </w:r>
      </w:ins>
    </w:p>
    <w:p w14:paraId="7537CD72" w14:textId="74D6322C" w:rsidR="004275BE" w:rsidRPr="00690318" w:rsidRDefault="004275BE">
      <w:pPr>
        <w:pStyle w:val="code"/>
      </w:pPr>
      <w:ins w:id="2733" w:author="Steve Maas" w:date="2014-01-02T13:02:00Z">
        <w:r>
          <w:tab/>
        </w:r>
        <w:r>
          <w:tab/>
          <w:t>&lt;start_time&gt;1.0&lt;/start_time&gt;</w:t>
        </w:r>
      </w:ins>
    </w:p>
    <w:p w14:paraId="151D40D1" w14:textId="584FC81B" w:rsidR="006E3A74" w:rsidRPr="00690318" w:rsidRDefault="006E3A74">
      <w:pPr>
        <w:pStyle w:val="code"/>
        <w:ind w:left="720"/>
        <w:pPrChange w:id="2734" w:author="Steve Maas" w:date="2014-01-02T13:02:00Z">
          <w:pPr>
            <w:pStyle w:val="code"/>
          </w:pPr>
        </w:pPrChange>
      </w:pPr>
      <w:r w:rsidRPr="00690318">
        <w:tab/>
        <w:t>&lt;solid type="Holmes-Mow"</w:t>
      </w:r>
      <w:del w:id="2735"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736"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2737"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738"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739"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740" w:author="Steve Maas" w:date="2014-01-02T13:02:00Z"/>
        </w:rPr>
        <w:pPrChange w:id="2741"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742" w:author="Steve Maas" w:date="2014-01-02T13:02:00Z">
          <w:pPr>
            <w:pStyle w:val="code"/>
          </w:pPr>
        </w:pPrChange>
      </w:pPr>
      <w:ins w:id="2743"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59609738"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744" w:name="_Ref162415183"/>
      <w:bookmarkStart w:id="2745" w:name="_Toc385498516"/>
      <w:r w:rsidRPr="0097532C">
        <w:lastRenderedPageBreak/>
        <w:t>Biphasic Materials</w:t>
      </w:r>
      <w:bookmarkEnd w:id="2744"/>
      <w:bookmarkEnd w:id="2745"/>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59609739"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59609740"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59609741" r:id="rId939"/>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59609742"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746" w:name="_Toc385498517"/>
      <w:r w:rsidRPr="0097532C">
        <w:lastRenderedPageBreak/>
        <w:t>General Specification of Biphasic Materials</w:t>
      </w:r>
      <w:bookmarkEnd w:id="2746"/>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47"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1"/>
        <w:gridCol w:w="436"/>
        <w:tblGridChange w:id="2748">
          <w:tblGrid>
            <w:gridCol w:w="2329"/>
            <w:gridCol w:w="7249"/>
            <w:gridCol w:w="7249"/>
          </w:tblGrid>
        </w:tblGridChange>
      </w:tblGrid>
      <w:tr w:rsidR="00D43B68" w14:paraId="64838525" w14:textId="40F0BF42" w:rsidTr="00D43B68">
        <w:tc>
          <w:tcPr>
            <w:tcW w:w="0" w:type="auto"/>
            <w:shd w:val="clear" w:color="auto" w:fill="auto"/>
            <w:tcPrChange w:id="2749"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750"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751" w:author="Gerard Ateshian" w:date="2014-04-17T21:04:00Z">
              <w:tcPr>
                <w:tcW w:w="7249" w:type="dxa"/>
              </w:tcPr>
            </w:tcPrChange>
          </w:tcPr>
          <w:p w14:paraId="6EE61E7E" w14:textId="77777777" w:rsidR="00D43B68" w:rsidRPr="000B272C" w:rsidRDefault="00D43B68" w:rsidP="006A0BC1">
            <w:pPr>
              <w:rPr>
                <w:ins w:id="2752" w:author="Gerard Ateshian" w:date="2014-04-17T21:04:00Z"/>
              </w:rPr>
            </w:pPr>
          </w:p>
        </w:tc>
      </w:tr>
      <w:tr w:rsidR="00D43B68" w14:paraId="4C6E671E" w14:textId="0D2CA79C" w:rsidTr="00D43B68">
        <w:tc>
          <w:tcPr>
            <w:tcW w:w="0" w:type="auto"/>
            <w:shd w:val="clear" w:color="auto" w:fill="auto"/>
            <w:tcPrChange w:id="2753"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754" w:author="Gerard Ateshian" w:date="2014-04-17T21:04:00Z">
              <w:tcPr>
                <w:tcW w:w="7513" w:type="dxa"/>
                <w:shd w:val="clear" w:color="auto" w:fill="auto"/>
              </w:tcPr>
            </w:tcPrChange>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59609743" r:id="rId943"/>
              </w:object>
            </w:r>
            <w:r w:rsidRPr="000B272C">
              <w:t xml:space="preserve"> in the reference configuration (</w:t>
            </w:r>
            <w:r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59609744" r:id="rId945"/>
              </w:object>
            </w:r>
            <w:r w:rsidRPr="000B272C">
              <w:t>)</w:t>
            </w:r>
          </w:p>
        </w:tc>
        <w:tc>
          <w:tcPr>
            <w:tcW w:w="0" w:type="auto"/>
            <w:tcPrChange w:id="2755" w:author="Gerard Ateshian" w:date="2014-04-17T21:04:00Z">
              <w:tcPr>
                <w:tcW w:w="7249" w:type="dxa"/>
              </w:tcPr>
            </w:tcPrChange>
          </w:tcPr>
          <w:p w14:paraId="0526CB71" w14:textId="09F1AFD8" w:rsidR="00D43B68" w:rsidRPr="000B272C" w:rsidRDefault="00D43B68" w:rsidP="00AF2221">
            <w:pPr>
              <w:rPr>
                <w:ins w:id="2756" w:author="Gerard Ateshian" w:date="2014-04-17T21:04:00Z"/>
              </w:rPr>
            </w:pPr>
            <w:ins w:id="2757" w:author="Gerard Ateshian" w:date="2014-04-17T21:04:00Z">
              <w:r>
                <w:t>[ ]</w:t>
              </w:r>
            </w:ins>
          </w:p>
        </w:tc>
      </w:tr>
      <w:tr w:rsidR="00D43B68" w14:paraId="07CFCE88" w14:textId="3C575145" w:rsidTr="00D43B68">
        <w:tblPrEx>
          <w:tblLook w:val="0000" w:firstRow="0" w:lastRow="0" w:firstColumn="0" w:lastColumn="0" w:noHBand="0" w:noVBand="0"/>
          <w:tblPrExChange w:id="2758" w:author="Gerard Ateshian" w:date="2014-04-17T21:04:00Z">
            <w:tblPrEx>
              <w:tblLook w:val="0000" w:firstRow="0" w:lastRow="0" w:firstColumn="0" w:lastColumn="0" w:noHBand="0" w:noVBand="0"/>
            </w:tblPrEx>
          </w:tblPrExChange>
        </w:tblPrEx>
        <w:trPr>
          <w:trHeight w:val="270"/>
          <w:trPrChange w:id="2759" w:author="Gerard Ateshian" w:date="2014-04-17T21:04:00Z">
            <w:trPr>
              <w:trHeight w:val="270"/>
            </w:trPr>
          </w:trPrChange>
        </w:trPr>
        <w:tc>
          <w:tcPr>
            <w:tcW w:w="0" w:type="auto"/>
            <w:shd w:val="clear" w:color="auto" w:fill="auto"/>
            <w:tcPrChange w:id="2760"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761"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762" w:author="Gerard Ateshian" w:date="2014-04-17T21:04:00Z">
              <w:tcPr>
                <w:tcW w:w="7249" w:type="dxa"/>
              </w:tcPr>
            </w:tcPrChange>
          </w:tcPr>
          <w:p w14:paraId="7CD585C6" w14:textId="77777777" w:rsidR="00D43B68" w:rsidRDefault="00D43B68">
            <w:pPr>
              <w:rPr>
                <w:ins w:id="2763" w:author="Gerard Ateshian" w:date="2014-04-17T21:04:00Z"/>
              </w:rPr>
            </w:pPr>
          </w:p>
        </w:tc>
      </w:tr>
      <w:tr w:rsidR="00D43B68" w14:paraId="511F2DD5" w14:textId="267A0899" w:rsidTr="00D43B68">
        <w:tblPrEx>
          <w:tblLook w:val="0000" w:firstRow="0" w:lastRow="0" w:firstColumn="0" w:lastColumn="0" w:noHBand="0" w:noVBand="0"/>
          <w:tblPrExChange w:id="2764" w:author="Gerard Ateshian" w:date="2014-04-17T21:04:00Z">
            <w:tblPrEx>
              <w:tblLook w:val="0000" w:firstRow="0" w:lastRow="0" w:firstColumn="0" w:lastColumn="0" w:noHBand="0" w:noVBand="0"/>
            </w:tblPrEx>
          </w:tblPrExChange>
        </w:tblPrEx>
        <w:trPr>
          <w:trHeight w:val="270"/>
          <w:trPrChange w:id="2765" w:author="Gerard Ateshian" w:date="2014-04-17T21:04:00Z">
            <w:trPr>
              <w:trHeight w:val="270"/>
            </w:trPr>
          </w:trPrChange>
        </w:trPr>
        <w:tc>
          <w:tcPr>
            <w:tcW w:w="0" w:type="auto"/>
            <w:shd w:val="clear" w:color="auto" w:fill="auto"/>
            <w:tcPrChange w:id="2766"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767"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59609745" r:id="rId947"/>
              </w:object>
            </w:r>
          </w:p>
        </w:tc>
        <w:tc>
          <w:tcPr>
            <w:tcW w:w="0" w:type="auto"/>
            <w:tcPrChange w:id="2768" w:author="Gerard Ateshian" w:date="2014-04-17T21:04:00Z">
              <w:tcPr>
                <w:tcW w:w="7249" w:type="dxa"/>
              </w:tcPr>
            </w:tcPrChange>
          </w:tcPr>
          <w:p w14:paraId="32A89F3D" w14:textId="77777777" w:rsidR="00D43B68" w:rsidRDefault="00D43B68" w:rsidP="00AF2221">
            <w:pPr>
              <w:rPr>
                <w:ins w:id="2769"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59609746"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770" w:name="_Ref162413399"/>
      <w:bookmarkStart w:id="2771" w:name="_Toc385498518"/>
      <w:r w:rsidRPr="0097532C">
        <w:lastRenderedPageBreak/>
        <w:t>Permeability Materials</w:t>
      </w:r>
      <w:bookmarkEnd w:id="2770"/>
      <w:bookmarkEnd w:id="2771"/>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772" w:name="_Ref288636620"/>
      <w:bookmarkStart w:id="2773" w:name="_Toc385498519"/>
      <w:r>
        <w:lastRenderedPageBreak/>
        <w:t>Constant Isotropic Permeability</w:t>
      </w:r>
      <w:bookmarkEnd w:id="2772"/>
      <w:bookmarkEnd w:id="2773"/>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74"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775">
          <w:tblGrid>
            <w:gridCol w:w="1548"/>
            <w:gridCol w:w="8030"/>
            <w:gridCol w:w="8030"/>
          </w:tblGrid>
        </w:tblGridChange>
      </w:tblGrid>
      <w:tr w:rsidR="00D43B68" w14:paraId="37F93544" w14:textId="0670A84E" w:rsidTr="00D43B68">
        <w:tc>
          <w:tcPr>
            <w:tcW w:w="1106" w:type="pct"/>
            <w:shd w:val="clear" w:color="auto" w:fill="auto"/>
            <w:tcPrChange w:id="2776"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777"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778" w:author="Gerard Ateshian" w:date="2014-04-17T21:05:00Z">
              <w:tcPr>
                <w:tcW w:w="8030" w:type="dxa"/>
              </w:tcPr>
            </w:tcPrChange>
          </w:tcPr>
          <w:p w14:paraId="2AF567C4" w14:textId="5389EBB6" w:rsidR="00D43B68" w:rsidRDefault="00D43B68" w:rsidP="006A0BC1">
            <w:pPr>
              <w:rPr>
                <w:ins w:id="2779" w:author="Gerard Ateshian" w:date="2014-04-17T21:04:00Z"/>
              </w:rPr>
            </w:pPr>
            <w:ins w:id="2780" w:author="Gerard Ateshian" w:date="2014-04-17T21:05:00Z">
              <w:r>
                <w:t>[</w:t>
              </w:r>
              <w:r w:rsidRPr="00D43B68">
                <w:rPr>
                  <w:b/>
                  <w:rPrChange w:id="2781" w:author="Gerard Ateshian" w:date="2014-04-17T21:05:00Z">
                    <w:rPr/>
                  </w:rPrChange>
                </w:rPr>
                <w:t>L</w:t>
              </w:r>
              <w:r w:rsidRPr="00D43B68">
                <w:rPr>
                  <w:vertAlign w:val="superscript"/>
                  <w:rPrChange w:id="2782" w:author="Gerard Ateshian" w:date="2014-04-17T21:05:00Z">
                    <w:rPr/>
                  </w:rPrChange>
                </w:rPr>
                <w:t>4</w:t>
              </w:r>
              <w:r>
                <w:t>/</w:t>
              </w:r>
              <w:r w:rsidRPr="00D43B68">
                <w:rPr>
                  <w:b/>
                  <w:rPrChange w:id="2783" w:author="Gerard Ateshian" w:date="2014-04-17T21:05:00Z">
                    <w:rPr/>
                  </w:rPrChange>
                </w:rPr>
                <w:t>F</w:t>
              </w:r>
              <w:r w:rsidRPr="00D43B68">
                <w:rPr>
                  <w:rPrChange w:id="2784" w:author="Gerard Ateshian" w:date="2014-04-17T21:06:00Z">
                    <w:rPr>
                      <w:b/>
                    </w:rPr>
                  </w:rPrChange>
                </w:rPr>
                <w:sym w:font="Symbol" w:char="F0D7"/>
              </w:r>
              <w:r w:rsidRPr="00D43B68">
                <w:rPr>
                  <w:b/>
                  <w:rPrChange w:id="2785"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59609747"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59609748"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786" w:name="_Toc385498520"/>
      <w:r>
        <w:lastRenderedPageBreak/>
        <w:t>Holmes-Mow</w:t>
      </w:r>
      <w:bookmarkEnd w:id="2786"/>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87"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788">
          <w:tblGrid>
            <w:gridCol w:w="1728"/>
            <w:gridCol w:w="7848"/>
            <w:gridCol w:w="7848"/>
          </w:tblGrid>
        </w:tblGridChange>
      </w:tblGrid>
      <w:tr w:rsidR="00D43B68" w14:paraId="1267EDAB" w14:textId="799339DF" w:rsidTr="00D43B68">
        <w:tc>
          <w:tcPr>
            <w:tcW w:w="732" w:type="pct"/>
            <w:shd w:val="clear" w:color="auto" w:fill="auto"/>
            <w:tcPrChange w:id="2789"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790" w:author="Gerard Ateshian" w:date="2014-04-17T21:06:00Z">
              <w:tcPr>
                <w:tcW w:w="7848" w:type="dxa"/>
                <w:shd w:val="clear" w:color="auto" w:fill="auto"/>
              </w:tcPr>
            </w:tcPrChange>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59609749" r:id="rId955"/>
              </w:object>
            </w:r>
            <w:r>
              <w:t xml:space="preserve"> in the reference state</w:t>
            </w:r>
          </w:p>
        </w:tc>
        <w:tc>
          <w:tcPr>
            <w:tcW w:w="623" w:type="pct"/>
            <w:tcPrChange w:id="2791" w:author="Gerard Ateshian" w:date="2014-04-17T21:06:00Z">
              <w:tcPr>
                <w:tcW w:w="7848" w:type="dxa"/>
              </w:tcPr>
            </w:tcPrChange>
          </w:tcPr>
          <w:p w14:paraId="20201AE6" w14:textId="744ABB37" w:rsidR="00D43B68" w:rsidRDefault="00D43B68" w:rsidP="00AF2221">
            <w:pPr>
              <w:rPr>
                <w:ins w:id="2792" w:author="Gerard Ateshian" w:date="2014-04-17T21:06:00Z"/>
              </w:rPr>
            </w:pPr>
            <w:ins w:id="2793"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794"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795" w:author="Gerard Ateshian" w:date="2014-04-17T21:06:00Z">
              <w:tcPr>
                <w:tcW w:w="7848" w:type="dxa"/>
                <w:shd w:val="clear" w:color="auto" w:fill="auto"/>
              </w:tcPr>
            </w:tcPrChange>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59609750" r:id="rId957"/>
              </w:object>
            </w:r>
            <w:r w:rsidDel="00C526D6">
              <w:t xml:space="preserve"> (</w:t>
            </w:r>
            <w:r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59609751" r:id="rId959"/>
              </w:object>
            </w:r>
            <w:r w:rsidDel="00C526D6">
              <w:t>)</w:t>
            </w:r>
          </w:p>
        </w:tc>
        <w:tc>
          <w:tcPr>
            <w:tcW w:w="623" w:type="pct"/>
            <w:tcPrChange w:id="2796" w:author="Gerard Ateshian" w:date="2014-04-17T21:06:00Z">
              <w:tcPr>
                <w:tcW w:w="7848" w:type="dxa"/>
              </w:tcPr>
            </w:tcPrChange>
          </w:tcPr>
          <w:p w14:paraId="50CD6CFD" w14:textId="71FD11D5" w:rsidR="00D43B68" w:rsidRDefault="00D43B68" w:rsidP="00AF2221">
            <w:pPr>
              <w:rPr>
                <w:ins w:id="2797" w:author="Gerard Ateshian" w:date="2014-04-17T21:06:00Z"/>
              </w:rPr>
            </w:pPr>
            <w:ins w:id="2798" w:author="Gerard Ateshian" w:date="2014-04-17T21:06:00Z">
              <w:r>
                <w:t>[ ]</w:t>
              </w:r>
            </w:ins>
          </w:p>
        </w:tc>
      </w:tr>
      <w:tr w:rsidR="00D43B68" w14:paraId="4AC8DAE2" w14:textId="73DAFC99" w:rsidTr="00D43B68">
        <w:tc>
          <w:tcPr>
            <w:tcW w:w="732" w:type="pct"/>
            <w:shd w:val="clear" w:color="auto" w:fill="auto"/>
            <w:tcPrChange w:id="2799"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800" w:author="Gerard Ateshian" w:date="2014-04-17T21:06:00Z">
              <w:tcPr>
                <w:tcW w:w="7848" w:type="dxa"/>
                <w:shd w:val="clear" w:color="auto" w:fill="auto"/>
              </w:tcPr>
            </w:tcPrChange>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59609752" r:id="rId961"/>
              </w:object>
            </w:r>
            <w:r>
              <w:t xml:space="preserve"> </w:t>
            </w:r>
            <w:r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59609753" r:id="rId963"/>
              </w:object>
            </w:r>
          </w:p>
        </w:tc>
        <w:tc>
          <w:tcPr>
            <w:tcW w:w="623" w:type="pct"/>
            <w:tcPrChange w:id="2801" w:author="Gerard Ateshian" w:date="2014-04-17T21:06:00Z">
              <w:tcPr>
                <w:tcW w:w="7848" w:type="dxa"/>
              </w:tcPr>
            </w:tcPrChange>
          </w:tcPr>
          <w:p w14:paraId="33197FDB" w14:textId="14A2051A" w:rsidR="00D43B68" w:rsidRDefault="00D43B68" w:rsidP="00AF2221">
            <w:pPr>
              <w:rPr>
                <w:ins w:id="2802" w:author="Gerard Ateshian" w:date="2014-04-17T21:06:00Z"/>
              </w:rPr>
            </w:pPr>
            <w:ins w:id="2803"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59609754"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59609755" r:id="rId967"/>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59609756"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804" w:name="_Toc385498521"/>
      <w:r>
        <w:lastRenderedPageBreak/>
        <w:t>Referentially Isotropic Permeability</w:t>
      </w:r>
      <w:bookmarkEnd w:id="2804"/>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05"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806">
          <w:tblGrid>
            <w:gridCol w:w="1728"/>
            <w:gridCol w:w="7848"/>
            <w:gridCol w:w="7848"/>
          </w:tblGrid>
        </w:tblGridChange>
      </w:tblGrid>
      <w:tr w:rsidR="00D43B68" w14:paraId="3711E126" w14:textId="0A87E684" w:rsidTr="00D43B68">
        <w:tc>
          <w:tcPr>
            <w:tcW w:w="748" w:type="pct"/>
            <w:shd w:val="clear" w:color="auto" w:fill="auto"/>
            <w:tcPrChange w:id="2807"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808" w:author="Gerard Ateshian" w:date="2014-04-17T21:06:00Z">
              <w:tcPr>
                <w:tcW w:w="7848" w:type="dxa"/>
                <w:shd w:val="clear" w:color="auto" w:fill="auto"/>
              </w:tcPr>
            </w:tcPrChange>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59609757" r:id="rId971"/>
              </w:object>
            </w:r>
          </w:p>
        </w:tc>
        <w:tc>
          <w:tcPr>
            <w:tcW w:w="636" w:type="pct"/>
            <w:tcPrChange w:id="2809" w:author="Gerard Ateshian" w:date="2014-04-17T21:06:00Z">
              <w:tcPr>
                <w:tcW w:w="7848" w:type="dxa"/>
              </w:tcPr>
            </w:tcPrChange>
          </w:tcPr>
          <w:p w14:paraId="1AA30370" w14:textId="3BF21982" w:rsidR="00D43B68" w:rsidRDefault="00D43B68" w:rsidP="00AF2221">
            <w:pPr>
              <w:rPr>
                <w:ins w:id="2810" w:author="Gerard Ateshian" w:date="2014-04-17T21:06:00Z"/>
              </w:rPr>
            </w:pPr>
            <w:ins w:id="2811"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812"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813" w:author="Gerard Ateshian" w:date="2014-04-17T21:06:00Z">
              <w:tcPr>
                <w:tcW w:w="7848" w:type="dxa"/>
                <w:shd w:val="clear" w:color="auto" w:fill="auto"/>
              </w:tcPr>
            </w:tcPrChange>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59609758" r:id="rId973"/>
              </w:object>
            </w:r>
          </w:p>
        </w:tc>
        <w:tc>
          <w:tcPr>
            <w:tcW w:w="636" w:type="pct"/>
            <w:tcPrChange w:id="2814" w:author="Gerard Ateshian" w:date="2014-04-17T21:06:00Z">
              <w:tcPr>
                <w:tcW w:w="7848" w:type="dxa"/>
              </w:tcPr>
            </w:tcPrChange>
          </w:tcPr>
          <w:p w14:paraId="56DE12FD" w14:textId="51C96F63" w:rsidR="00D43B68" w:rsidRDefault="00D43B68" w:rsidP="00AF2221">
            <w:pPr>
              <w:rPr>
                <w:ins w:id="2815" w:author="Gerard Ateshian" w:date="2014-04-17T21:06:00Z"/>
              </w:rPr>
            </w:pPr>
            <w:ins w:id="2816"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817"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818" w:author="Gerard Ateshian" w:date="2014-04-17T21:06:00Z">
              <w:tcPr>
                <w:tcW w:w="7848" w:type="dxa"/>
                <w:shd w:val="clear" w:color="auto" w:fill="auto"/>
              </w:tcPr>
            </w:tcPrChange>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59609759" r:id="rId975"/>
              </w:object>
            </w:r>
          </w:p>
        </w:tc>
        <w:tc>
          <w:tcPr>
            <w:tcW w:w="636" w:type="pct"/>
            <w:tcPrChange w:id="2819" w:author="Gerard Ateshian" w:date="2014-04-17T21:06:00Z">
              <w:tcPr>
                <w:tcW w:w="7848" w:type="dxa"/>
              </w:tcPr>
            </w:tcPrChange>
          </w:tcPr>
          <w:p w14:paraId="1AB9D5DB" w14:textId="37C30DAB" w:rsidR="00D43B68" w:rsidRDefault="00D43B68" w:rsidP="00AF2221">
            <w:pPr>
              <w:rPr>
                <w:ins w:id="2820" w:author="Gerard Ateshian" w:date="2014-04-17T21:06:00Z"/>
              </w:rPr>
            </w:pPr>
            <w:ins w:id="2821"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822"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823" w:author="Gerard Ateshian" w:date="2014-04-17T21:06:00Z">
              <w:tcPr>
                <w:tcW w:w="7848" w:type="dxa"/>
                <w:shd w:val="clear" w:color="auto" w:fill="auto"/>
              </w:tcPr>
            </w:tcPrChange>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59609760" r:id="rId977"/>
              </w:object>
            </w:r>
            <w:r>
              <w:t xml:space="preserve"> (</w:t>
            </w:r>
            <w:r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59609761" r:id="rId979"/>
              </w:object>
            </w:r>
            <w:r>
              <w:t>)</w:t>
            </w:r>
          </w:p>
        </w:tc>
        <w:tc>
          <w:tcPr>
            <w:tcW w:w="636" w:type="pct"/>
            <w:tcPrChange w:id="2824" w:author="Gerard Ateshian" w:date="2014-04-17T21:06:00Z">
              <w:tcPr>
                <w:tcW w:w="7848" w:type="dxa"/>
              </w:tcPr>
            </w:tcPrChange>
          </w:tcPr>
          <w:p w14:paraId="585E97D5" w14:textId="50F037C1" w:rsidR="00D43B68" w:rsidRDefault="00D43B68" w:rsidP="00AF2221">
            <w:pPr>
              <w:rPr>
                <w:ins w:id="2825" w:author="Gerard Ateshian" w:date="2014-04-17T21:06:00Z"/>
              </w:rPr>
            </w:pPr>
            <w:ins w:id="2826" w:author="Gerard Ateshian" w:date="2014-04-17T21:06:00Z">
              <w:r>
                <w:t>[ ]</w:t>
              </w:r>
            </w:ins>
          </w:p>
        </w:tc>
      </w:tr>
      <w:tr w:rsidR="00D43B68" w14:paraId="16E72CC4" w14:textId="3FF3B2F3" w:rsidTr="00D43B68">
        <w:tc>
          <w:tcPr>
            <w:tcW w:w="748" w:type="pct"/>
            <w:shd w:val="clear" w:color="auto" w:fill="auto"/>
            <w:tcPrChange w:id="2827"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828" w:author="Gerard Ateshian" w:date="2014-04-17T21:06:00Z">
              <w:tcPr>
                <w:tcW w:w="7848" w:type="dxa"/>
                <w:shd w:val="clear" w:color="auto" w:fill="auto"/>
              </w:tcPr>
            </w:tcPrChange>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59609762" r:id="rId981"/>
              </w:object>
            </w:r>
            <w:r>
              <w:t xml:space="preserve"> (</w:t>
            </w:r>
            <w:r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59609763" r:id="rId983"/>
              </w:object>
            </w:r>
            <w:r>
              <w:t>)</w:t>
            </w:r>
          </w:p>
        </w:tc>
        <w:tc>
          <w:tcPr>
            <w:tcW w:w="636" w:type="pct"/>
            <w:tcPrChange w:id="2829" w:author="Gerard Ateshian" w:date="2014-04-17T21:06:00Z">
              <w:tcPr>
                <w:tcW w:w="7848" w:type="dxa"/>
              </w:tcPr>
            </w:tcPrChange>
          </w:tcPr>
          <w:p w14:paraId="0324F5B0" w14:textId="2A97D0C4" w:rsidR="00D43B68" w:rsidRDefault="00D43B68" w:rsidP="00AF2221">
            <w:pPr>
              <w:rPr>
                <w:ins w:id="2830" w:author="Gerard Ateshian" w:date="2014-04-17T21:06:00Z"/>
              </w:rPr>
            </w:pPr>
            <w:ins w:id="2831"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59609764" r:id="rId985"/>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59609765"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59609766"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59609767"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59609768"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59609769" r:id="rId995"/>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59609770"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832" w:name="_Toc385498522"/>
      <w:r>
        <w:lastRenderedPageBreak/>
        <w:t>Referentially Orthotropic Permeability</w:t>
      </w:r>
      <w:bookmarkEnd w:id="2832"/>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33"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834">
          <w:tblGrid>
            <w:gridCol w:w="1638"/>
            <w:gridCol w:w="7938"/>
            <w:gridCol w:w="7938"/>
          </w:tblGrid>
        </w:tblGridChange>
      </w:tblGrid>
      <w:tr w:rsidR="00D43B68" w14:paraId="60841396" w14:textId="03B0CC1B" w:rsidTr="00D43B68">
        <w:tc>
          <w:tcPr>
            <w:tcW w:w="0" w:type="auto"/>
            <w:shd w:val="clear" w:color="auto" w:fill="auto"/>
            <w:tcPrChange w:id="2835"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836" w:author="Gerard Ateshian" w:date="2014-04-17T21:07:00Z">
              <w:tcPr>
                <w:tcW w:w="7938" w:type="dxa"/>
                <w:shd w:val="clear" w:color="auto" w:fill="auto"/>
              </w:tcPr>
            </w:tcPrChange>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59609771" r:id="rId999"/>
              </w:object>
            </w:r>
          </w:p>
        </w:tc>
        <w:tc>
          <w:tcPr>
            <w:tcW w:w="0" w:type="auto"/>
            <w:tcPrChange w:id="2837" w:author="Gerard Ateshian" w:date="2014-04-17T21:07:00Z">
              <w:tcPr>
                <w:tcW w:w="7938" w:type="dxa"/>
              </w:tcPr>
            </w:tcPrChange>
          </w:tcPr>
          <w:p w14:paraId="3092CA6D" w14:textId="7E8ED9F0" w:rsidR="00D43B68" w:rsidRDefault="00D43B68" w:rsidP="00AF2221">
            <w:pPr>
              <w:rPr>
                <w:ins w:id="2838" w:author="Gerard Ateshian" w:date="2014-04-17T21:07:00Z"/>
              </w:rPr>
            </w:pPr>
            <w:ins w:id="2839"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840"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841" w:author="Gerard Ateshian" w:date="2014-04-17T21:07:00Z">
              <w:tcPr>
                <w:tcW w:w="7938" w:type="dxa"/>
                <w:shd w:val="clear" w:color="auto" w:fill="auto"/>
              </w:tcPr>
            </w:tcPrChange>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59609772" r:id="rId1001"/>
              </w:object>
            </w:r>
            <w:r>
              <w:t xml:space="preserve"> along orthogonal directions (</w:t>
            </w:r>
            <w:r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59609773" r:id="rId1003"/>
              </w:object>
            </w:r>
            <w:r>
              <w:t>)</w:t>
            </w:r>
          </w:p>
        </w:tc>
        <w:tc>
          <w:tcPr>
            <w:tcW w:w="0" w:type="auto"/>
            <w:tcPrChange w:id="2842" w:author="Gerard Ateshian" w:date="2014-04-17T21:07:00Z">
              <w:tcPr>
                <w:tcW w:w="7938" w:type="dxa"/>
              </w:tcPr>
            </w:tcPrChange>
          </w:tcPr>
          <w:p w14:paraId="019B8CCC" w14:textId="494BCBF1" w:rsidR="00D43B68" w:rsidRDefault="00D43B68" w:rsidP="00AF2221">
            <w:pPr>
              <w:rPr>
                <w:ins w:id="2843" w:author="Gerard Ateshian" w:date="2014-04-17T21:07:00Z"/>
              </w:rPr>
            </w:pPr>
            <w:ins w:id="2844"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845"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846" w:author="Gerard Ateshian" w:date="2014-04-17T21:07:00Z">
              <w:tcPr>
                <w:tcW w:w="7938" w:type="dxa"/>
                <w:shd w:val="clear" w:color="auto" w:fill="auto"/>
              </w:tcPr>
            </w:tcPrChange>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59609774" r:id="rId1005"/>
              </w:object>
            </w:r>
            <w:r>
              <w:t xml:space="preserve"> along orthogonal directions (</w:t>
            </w:r>
            <w:r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59609775" r:id="rId1007"/>
              </w:object>
            </w:r>
            <w:r>
              <w:t>)</w:t>
            </w:r>
          </w:p>
        </w:tc>
        <w:tc>
          <w:tcPr>
            <w:tcW w:w="0" w:type="auto"/>
            <w:tcPrChange w:id="2847" w:author="Gerard Ateshian" w:date="2014-04-17T21:07:00Z">
              <w:tcPr>
                <w:tcW w:w="7938" w:type="dxa"/>
              </w:tcPr>
            </w:tcPrChange>
          </w:tcPr>
          <w:p w14:paraId="70B66A45" w14:textId="7BDBAAD9" w:rsidR="00D43B68" w:rsidRDefault="00D43B68" w:rsidP="00AF2221">
            <w:pPr>
              <w:rPr>
                <w:ins w:id="2848" w:author="Gerard Ateshian" w:date="2014-04-17T21:07:00Z"/>
              </w:rPr>
            </w:pPr>
            <w:ins w:id="2849"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850"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851" w:author="Gerard Ateshian" w:date="2014-04-17T21:07:00Z">
              <w:tcPr>
                <w:tcW w:w="7938" w:type="dxa"/>
                <w:shd w:val="clear" w:color="auto" w:fill="auto"/>
              </w:tcPr>
            </w:tcPrChange>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59609776" r:id="rId1009"/>
              </w:object>
            </w:r>
            <w:r>
              <w:t xml:space="preserve"> (</w:t>
            </w:r>
            <w:r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59609777" r:id="rId1011"/>
              </w:object>
            </w:r>
            <w:r>
              <w:t>)</w:t>
            </w:r>
          </w:p>
        </w:tc>
        <w:tc>
          <w:tcPr>
            <w:tcW w:w="0" w:type="auto"/>
            <w:tcPrChange w:id="2852" w:author="Gerard Ateshian" w:date="2014-04-17T21:07:00Z">
              <w:tcPr>
                <w:tcW w:w="7938" w:type="dxa"/>
              </w:tcPr>
            </w:tcPrChange>
          </w:tcPr>
          <w:p w14:paraId="29BDABFC" w14:textId="35363FEB" w:rsidR="00D43B68" w:rsidRDefault="00D43B68" w:rsidP="00AF2221">
            <w:pPr>
              <w:rPr>
                <w:ins w:id="2853" w:author="Gerard Ateshian" w:date="2014-04-17T21:07:00Z"/>
              </w:rPr>
            </w:pPr>
            <w:ins w:id="2854" w:author="Gerard Ateshian" w:date="2014-04-17T21:07:00Z">
              <w:r>
                <w:t>[ ]</w:t>
              </w:r>
            </w:ins>
          </w:p>
        </w:tc>
      </w:tr>
      <w:tr w:rsidR="00D43B68" w14:paraId="2BE2D3B4" w14:textId="6C7BBEB5" w:rsidTr="00D43B68">
        <w:tc>
          <w:tcPr>
            <w:tcW w:w="0" w:type="auto"/>
            <w:shd w:val="clear" w:color="auto" w:fill="auto"/>
            <w:tcPrChange w:id="2855"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856" w:author="Gerard Ateshian" w:date="2014-04-17T21:07:00Z">
              <w:tcPr>
                <w:tcW w:w="7938" w:type="dxa"/>
                <w:shd w:val="clear" w:color="auto" w:fill="auto"/>
              </w:tcPr>
            </w:tcPrChange>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59609778" r:id="rId1013"/>
              </w:object>
            </w:r>
            <w:r>
              <w:t xml:space="preserve"> (</w:t>
            </w:r>
            <w:r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59609779" r:id="rId1015"/>
              </w:object>
            </w:r>
            <w:r>
              <w:t xml:space="preserve">, </w:t>
            </w:r>
            <w:r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59609780" r:id="rId1017"/>
              </w:object>
            </w:r>
            <w:r>
              <w:t>)</w:t>
            </w:r>
          </w:p>
        </w:tc>
        <w:tc>
          <w:tcPr>
            <w:tcW w:w="0" w:type="auto"/>
            <w:tcPrChange w:id="2857" w:author="Gerard Ateshian" w:date="2014-04-17T21:07:00Z">
              <w:tcPr>
                <w:tcW w:w="7938" w:type="dxa"/>
              </w:tcPr>
            </w:tcPrChange>
          </w:tcPr>
          <w:p w14:paraId="62500FA0" w14:textId="7D3EE239" w:rsidR="00D43B68" w:rsidRDefault="00D43B68" w:rsidP="00AF2221">
            <w:pPr>
              <w:rPr>
                <w:ins w:id="2858" w:author="Gerard Ateshian" w:date="2014-04-17T21:07:00Z"/>
              </w:rPr>
            </w:pPr>
            <w:ins w:id="2859" w:author="Gerard Ateshian" w:date="2014-04-17T21:07:00Z">
              <w:r>
                <w:t>[ ]</w:t>
              </w:r>
            </w:ins>
          </w:p>
        </w:tc>
      </w:tr>
      <w:tr w:rsidR="00D43B68" w14:paraId="71BD26D2" w14:textId="3474604A" w:rsidTr="00D43B68">
        <w:tc>
          <w:tcPr>
            <w:tcW w:w="0" w:type="auto"/>
            <w:shd w:val="clear" w:color="auto" w:fill="auto"/>
            <w:tcPrChange w:id="2860"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861" w:author="Gerard Ateshian" w:date="2014-04-17T21:07:00Z">
              <w:tcPr>
                <w:tcW w:w="7938" w:type="dxa"/>
                <w:shd w:val="clear" w:color="auto" w:fill="auto"/>
              </w:tcPr>
            </w:tcPrChange>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59609781" r:id="rId1019"/>
              </w:object>
            </w:r>
            <w:r>
              <w:t xml:space="preserve"> (</w:t>
            </w:r>
            <w:r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59609782" r:id="rId1021"/>
              </w:object>
            </w:r>
            <w:r>
              <w:t>)</w:t>
            </w:r>
          </w:p>
        </w:tc>
        <w:tc>
          <w:tcPr>
            <w:tcW w:w="0" w:type="auto"/>
            <w:tcPrChange w:id="2862" w:author="Gerard Ateshian" w:date="2014-04-17T21:07:00Z">
              <w:tcPr>
                <w:tcW w:w="7938" w:type="dxa"/>
              </w:tcPr>
            </w:tcPrChange>
          </w:tcPr>
          <w:p w14:paraId="6F9ED7B0" w14:textId="7079AC53" w:rsidR="00D43B68" w:rsidRDefault="00D43B68" w:rsidP="00AF2221">
            <w:pPr>
              <w:rPr>
                <w:ins w:id="2863" w:author="Gerard Ateshian" w:date="2014-04-17T21:07:00Z"/>
              </w:rPr>
            </w:pPr>
            <w:ins w:id="2864" w:author="Gerard Ateshian" w:date="2014-04-17T21:07:00Z">
              <w:r>
                <w:t>[ ]</w:t>
              </w:r>
            </w:ins>
          </w:p>
        </w:tc>
      </w:tr>
      <w:tr w:rsidR="00D43B68" w14:paraId="37742BE0" w14:textId="3BC56EDA" w:rsidTr="00D43B68">
        <w:tc>
          <w:tcPr>
            <w:tcW w:w="0" w:type="auto"/>
            <w:shd w:val="clear" w:color="auto" w:fill="auto"/>
            <w:tcPrChange w:id="2865"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866" w:author="Gerard Ateshian" w:date="2014-04-17T21:07:00Z">
              <w:tcPr>
                <w:tcW w:w="7938" w:type="dxa"/>
                <w:shd w:val="clear" w:color="auto" w:fill="auto"/>
              </w:tcPr>
            </w:tcPrChange>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59609783" r:id="rId1023"/>
              </w:object>
            </w:r>
            <w:r>
              <w:t xml:space="preserve"> (</w:t>
            </w:r>
            <w:r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59609784" r:id="rId1025"/>
              </w:object>
            </w:r>
            <w:r>
              <w:t xml:space="preserve">, </w:t>
            </w:r>
            <w:r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59609785" r:id="rId1027"/>
              </w:object>
            </w:r>
            <w:r>
              <w:t>)</w:t>
            </w:r>
          </w:p>
        </w:tc>
        <w:tc>
          <w:tcPr>
            <w:tcW w:w="0" w:type="auto"/>
            <w:tcPrChange w:id="2867" w:author="Gerard Ateshian" w:date="2014-04-17T21:07:00Z">
              <w:tcPr>
                <w:tcW w:w="7938" w:type="dxa"/>
              </w:tcPr>
            </w:tcPrChange>
          </w:tcPr>
          <w:p w14:paraId="203A7B09" w14:textId="06D4E3AB" w:rsidR="00D43B68" w:rsidRDefault="00D43B68" w:rsidP="00AF2221">
            <w:pPr>
              <w:rPr>
                <w:ins w:id="2868" w:author="Gerard Ateshian" w:date="2014-04-17T21:07:00Z"/>
              </w:rPr>
            </w:pPr>
            <w:ins w:id="2869"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59609786"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59609787"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59609788" r:id="rId1033"/>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59609789"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59609790"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59609791" r:id="rId1039"/>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59609792" r:id="rId1041"/>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59609793"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59609794" r:id="rId1045"/>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59609795"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870" w:name="_Toc385498523"/>
      <w:r>
        <w:lastRenderedPageBreak/>
        <w:t>Referentially Transversely Isotropic Permeability</w:t>
      </w:r>
      <w:bookmarkEnd w:id="2870"/>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71"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872">
          <w:tblGrid>
            <w:gridCol w:w="1728"/>
            <w:gridCol w:w="7848"/>
            <w:gridCol w:w="7848"/>
          </w:tblGrid>
        </w:tblGridChange>
      </w:tblGrid>
      <w:tr w:rsidR="00D43B68" w14:paraId="7A6B3A78" w14:textId="07321F7A" w:rsidTr="00D43B68">
        <w:tc>
          <w:tcPr>
            <w:tcW w:w="712" w:type="pct"/>
            <w:shd w:val="clear" w:color="auto" w:fill="auto"/>
            <w:tcPrChange w:id="2873"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874" w:author="Gerard Ateshian" w:date="2014-04-17T21:07:00Z">
              <w:tcPr>
                <w:tcW w:w="7848" w:type="dxa"/>
                <w:shd w:val="clear" w:color="auto" w:fill="auto"/>
              </w:tcPr>
            </w:tcPrChange>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59609796" r:id="rId1049"/>
              </w:object>
            </w:r>
          </w:p>
        </w:tc>
        <w:tc>
          <w:tcPr>
            <w:tcW w:w="543" w:type="pct"/>
            <w:tcPrChange w:id="2875" w:author="Gerard Ateshian" w:date="2014-04-17T21:07:00Z">
              <w:tcPr>
                <w:tcW w:w="7848" w:type="dxa"/>
              </w:tcPr>
            </w:tcPrChange>
          </w:tcPr>
          <w:p w14:paraId="28EE3E20" w14:textId="5E10F6D7" w:rsidR="00D43B68" w:rsidRDefault="00D43B68" w:rsidP="00AF2221">
            <w:pPr>
              <w:rPr>
                <w:ins w:id="2876" w:author="Gerard Ateshian" w:date="2014-04-17T21:07:00Z"/>
              </w:rPr>
            </w:pPr>
            <w:ins w:id="287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878"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879" w:author="Gerard Ateshian" w:date="2014-04-17T21:07:00Z">
              <w:tcPr>
                <w:tcW w:w="7848" w:type="dxa"/>
                <w:shd w:val="clear" w:color="auto" w:fill="auto"/>
              </w:tcPr>
            </w:tcPrChange>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59609797" r:id="rId1051"/>
              </w:object>
            </w:r>
          </w:p>
        </w:tc>
        <w:tc>
          <w:tcPr>
            <w:tcW w:w="543" w:type="pct"/>
            <w:tcPrChange w:id="2880" w:author="Gerard Ateshian" w:date="2014-04-17T21:07:00Z">
              <w:tcPr>
                <w:tcW w:w="7848" w:type="dxa"/>
              </w:tcPr>
            </w:tcPrChange>
          </w:tcPr>
          <w:p w14:paraId="52FABE07" w14:textId="4BDA78EF" w:rsidR="00D43B68" w:rsidRDefault="00D43B68" w:rsidP="00AF2221">
            <w:pPr>
              <w:rPr>
                <w:ins w:id="2881" w:author="Gerard Ateshian" w:date="2014-04-17T21:07:00Z"/>
              </w:rPr>
            </w:pPr>
            <w:ins w:id="288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883"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884" w:author="Gerard Ateshian" w:date="2014-04-17T21:07:00Z">
              <w:tcPr>
                <w:tcW w:w="7848" w:type="dxa"/>
                <w:shd w:val="clear" w:color="auto" w:fill="auto"/>
              </w:tcPr>
            </w:tcPrChange>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59609798" r:id="rId1053"/>
              </w:object>
            </w:r>
          </w:p>
        </w:tc>
        <w:tc>
          <w:tcPr>
            <w:tcW w:w="543" w:type="pct"/>
            <w:tcPrChange w:id="2885" w:author="Gerard Ateshian" w:date="2014-04-17T21:07:00Z">
              <w:tcPr>
                <w:tcW w:w="7848" w:type="dxa"/>
              </w:tcPr>
            </w:tcPrChange>
          </w:tcPr>
          <w:p w14:paraId="09F214ED" w14:textId="175E5912" w:rsidR="00D43B68" w:rsidRDefault="00D43B68" w:rsidP="00AF2221">
            <w:pPr>
              <w:rPr>
                <w:ins w:id="2886" w:author="Gerard Ateshian" w:date="2014-04-17T21:07:00Z"/>
              </w:rPr>
            </w:pPr>
            <w:ins w:id="288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888"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889" w:author="Gerard Ateshian" w:date="2014-04-17T21:07:00Z">
              <w:tcPr>
                <w:tcW w:w="7848" w:type="dxa"/>
                <w:shd w:val="clear" w:color="auto" w:fill="auto"/>
              </w:tcPr>
            </w:tcPrChange>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59609799" r:id="rId1055"/>
              </w:object>
            </w:r>
          </w:p>
        </w:tc>
        <w:tc>
          <w:tcPr>
            <w:tcW w:w="543" w:type="pct"/>
            <w:tcPrChange w:id="2890" w:author="Gerard Ateshian" w:date="2014-04-17T21:07:00Z">
              <w:tcPr>
                <w:tcW w:w="7848" w:type="dxa"/>
              </w:tcPr>
            </w:tcPrChange>
          </w:tcPr>
          <w:p w14:paraId="1A63E885" w14:textId="198BBEC4" w:rsidR="00D43B68" w:rsidRDefault="00D43B68" w:rsidP="00AF2221">
            <w:pPr>
              <w:rPr>
                <w:ins w:id="2891" w:author="Gerard Ateshian" w:date="2014-04-17T21:07:00Z"/>
              </w:rPr>
            </w:pPr>
            <w:ins w:id="289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893"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894" w:author="Gerard Ateshian" w:date="2014-04-17T21:07:00Z">
              <w:tcPr>
                <w:tcW w:w="7848" w:type="dxa"/>
                <w:shd w:val="clear" w:color="auto" w:fill="auto"/>
              </w:tcPr>
            </w:tcPrChange>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59609800" r:id="rId1057"/>
              </w:object>
            </w:r>
          </w:p>
        </w:tc>
        <w:tc>
          <w:tcPr>
            <w:tcW w:w="543" w:type="pct"/>
            <w:tcPrChange w:id="2895" w:author="Gerard Ateshian" w:date="2014-04-17T21:07:00Z">
              <w:tcPr>
                <w:tcW w:w="7848" w:type="dxa"/>
              </w:tcPr>
            </w:tcPrChange>
          </w:tcPr>
          <w:p w14:paraId="651CEEF2" w14:textId="212213A9" w:rsidR="00D43B68" w:rsidRDefault="00D43B68" w:rsidP="00AF2221">
            <w:pPr>
              <w:rPr>
                <w:ins w:id="2896" w:author="Gerard Ateshian" w:date="2014-04-17T21:07:00Z"/>
              </w:rPr>
            </w:pPr>
            <w:ins w:id="289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898"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2899" w:author="Gerard Ateshian" w:date="2014-04-17T21:07:00Z">
              <w:tcPr>
                <w:tcW w:w="7848" w:type="dxa"/>
                <w:shd w:val="clear" w:color="auto" w:fill="auto"/>
              </w:tcPr>
            </w:tcPrChange>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59609801" r:id="rId1059"/>
              </w:object>
            </w:r>
            <w:r>
              <w:t xml:space="preserve"> (</w:t>
            </w:r>
            <w:r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59609802" r:id="rId1061"/>
              </w:object>
            </w:r>
            <w:r>
              <w:t>)</w:t>
            </w:r>
          </w:p>
        </w:tc>
        <w:tc>
          <w:tcPr>
            <w:tcW w:w="543" w:type="pct"/>
            <w:tcPrChange w:id="2900" w:author="Gerard Ateshian" w:date="2014-04-17T21:07:00Z">
              <w:tcPr>
                <w:tcW w:w="7848" w:type="dxa"/>
              </w:tcPr>
            </w:tcPrChange>
          </w:tcPr>
          <w:p w14:paraId="19151545" w14:textId="3359058C" w:rsidR="00D43B68" w:rsidRDefault="00D43B68" w:rsidP="00AF2221">
            <w:pPr>
              <w:rPr>
                <w:ins w:id="2901" w:author="Gerard Ateshian" w:date="2014-04-17T21:07:00Z"/>
              </w:rPr>
            </w:pPr>
            <w:ins w:id="2902" w:author="Gerard Ateshian" w:date="2014-04-17T21:07:00Z">
              <w:r>
                <w:t>[ ]</w:t>
              </w:r>
            </w:ins>
          </w:p>
        </w:tc>
      </w:tr>
      <w:tr w:rsidR="00D43B68" w14:paraId="3F4F542E" w14:textId="58DDAF4A" w:rsidTr="00D43B68">
        <w:tc>
          <w:tcPr>
            <w:tcW w:w="712" w:type="pct"/>
            <w:shd w:val="clear" w:color="auto" w:fill="auto"/>
            <w:tcPrChange w:id="2903"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2904" w:author="Gerard Ateshian" w:date="2014-04-17T21:07:00Z">
              <w:tcPr>
                <w:tcW w:w="7848" w:type="dxa"/>
                <w:shd w:val="clear" w:color="auto" w:fill="auto"/>
              </w:tcPr>
            </w:tcPrChange>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59609803" r:id="rId1063"/>
              </w:object>
            </w:r>
            <w:r>
              <w:t xml:space="preserve"> (</w:t>
            </w:r>
            <w:r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59609804" r:id="rId1065"/>
              </w:object>
            </w:r>
            <w:r>
              <w:t>)</w:t>
            </w:r>
          </w:p>
        </w:tc>
        <w:tc>
          <w:tcPr>
            <w:tcW w:w="543" w:type="pct"/>
            <w:tcPrChange w:id="2905" w:author="Gerard Ateshian" w:date="2014-04-17T21:07:00Z">
              <w:tcPr>
                <w:tcW w:w="7848" w:type="dxa"/>
              </w:tcPr>
            </w:tcPrChange>
          </w:tcPr>
          <w:p w14:paraId="4B9A7EB4" w14:textId="7936ACD0" w:rsidR="00D43B68" w:rsidRDefault="00D43B68" w:rsidP="00AF2221">
            <w:pPr>
              <w:rPr>
                <w:ins w:id="2906" w:author="Gerard Ateshian" w:date="2014-04-17T21:07:00Z"/>
              </w:rPr>
            </w:pPr>
            <w:ins w:id="2907" w:author="Gerard Ateshian" w:date="2014-04-17T21:07:00Z">
              <w:r>
                <w:t>[ ]</w:t>
              </w:r>
            </w:ins>
          </w:p>
        </w:tc>
      </w:tr>
      <w:tr w:rsidR="00D43B68" w14:paraId="222E8034" w14:textId="00FB8A8C" w:rsidTr="00D43B68">
        <w:tc>
          <w:tcPr>
            <w:tcW w:w="712" w:type="pct"/>
            <w:shd w:val="clear" w:color="auto" w:fill="auto"/>
            <w:tcPrChange w:id="2908"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2909" w:author="Gerard Ateshian" w:date="2014-04-17T21:07:00Z">
              <w:tcPr>
                <w:tcW w:w="7848" w:type="dxa"/>
                <w:shd w:val="clear" w:color="auto" w:fill="auto"/>
              </w:tcPr>
            </w:tcPrChange>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59609805" r:id="rId1067"/>
              </w:object>
            </w:r>
            <w:r>
              <w:t xml:space="preserve"> (</w:t>
            </w:r>
            <w:r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59609806" r:id="rId1069"/>
              </w:object>
            </w:r>
            <w:r>
              <w:t>)</w:t>
            </w:r>
          </w:p>
        </w:tc>
        <w:tc>
          <w:tcPr>
            <w:tcW w:w="543" w:type="pct"/>
            <w:tcPrChange w:id="2910" w:author="Gerard Ateshian" w:date="2014-04-17T21:07:00Z">
              <w:tcPr>
                <w:tcW w:w="7848" w:type="dxa"/>
              </w:tcPr>
            </w:tcPrChange>
          </w:tcPr>
          <w:p w14:paraId="4CFED774" w14:textId="4190A96A" w:rsidR="00D43B68" w:rsidRDefault="00D43B68" w:rsidP="00AF2221">
            <w:pPr>
              <w:rPr>
                <w:ins w:id="2911" w:author="Gerard Ateshian" w:date="2014-04-17T21:07:00Z"/>
              </w:rPr>
            </w:pPr>
            <w:ins w:id="2912" w:author="Gerard Ateshian" w:date="2014-04-17T21:07:00Z">
              <w:r>
                <w:t>[ ]</w:t>
              </w:r>
            </w:ins>
          </w:p>
        </w:tc>
      </w:tr>
      <w:tr w:rsidR="00D43B68" w14:paraId="23411DDA" w14:textId="679C58A1" w:rsidTr="00D43B68">
        <w:tc>
          <w:tcPr>
            <w:tcW w:w="712" w:type="pct"/>
            <w:shd w:val="clear" w:color="auto" w:fill="auto"/>
            <w:tcPrChange w:id="2913"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2914" w:author="Gerard Ateshian" w:date="2014-04-17T21:07:00Z">
              <w:tcPr>
                <w:tcW w:w="7848" w:type="dxa"/>
                <w:shd w:val="clear" w:color="auto" w:fill="auto"/>
              </w:tcPr>
            </w:tcPrChange>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59609807" r:id="rId1071"/>
              </w:object>
            </w:r>
            <w:r>
              <w:t xml:space="preserve"> (</w:t>
            </w:r>
            <w:r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59609808" r:id="rId1073"/>
              </w:object>
            </w:r>
            <w:r>
              <w:t>)</w:t>
            </w:r>
          </w:p>
        </w:tc>
        <w:tc>
          <w:tcPr>
            <w:tcW w:w="543" w:type="pct"/>
            <w:tcPrChange w:id="2915" w:author="Gerard Ateshian" w:date="2014-04-17T21:07:00Z">
              <w:tcPr>
                <w:tcW w:w="7848" w:type="dxa"/>
              </w:tcPr>
            </w:tcPrChange>
          </w:tcPr>
          <w:p w14:paraId="7400F579" w14:textId="65C0191A" w:rsidR="00D43B68" w:rsidRDefault="00D43B68" w:rsidP="00AF2221">
            <w:pPr>
              <w:rPr>
                <w:ins w:id="2916" w:author="Gerard Ateshian" w:date="2014-04-17T21:07:00Z"/>
              </w:rPr>
            </w:pPr>
            <w:ins w:id="2917" w:author="Gerard Ateshian" w:date="2014-04-17T21:07:00Z">
              <w:r>
                <w:t>[ ]</w:t>
              </w:r>
            </w:ins>
          </w:p>
        </w:tc>
      </w:tr>
      <w:tr w:rsidR="00D43B68" w14:paraId="333AE918" w14:textId="63D60CC1" w:rsidTr="00D43B68">
        <w:tc>
          <w:tcPr>
            <w:tcW w:w="712" w:type="pct"/>
            <w:shd w:val="clear" w:color="auto" w:fill="auto"/>
            <w:tcPrChange w:id="2918"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2919" w:author="Gerard Ateshian" w:date="2014-04-17T21:07:00Z">
              <w:tcPr>
                <w:tcW w:w="7848" w:type="dxa"/>
                <w:shd w:val="clear" w:color="auto" w:fill="auto"/>
              </w:tcPr>
            </w:tcPrChange>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59609809" r:id="rId1075"/>
              </w:object>
            </w:r>
            <w:r>
              <w:t xml:space="preserve"> (</w:t>
            </w:r>
            <w:r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59609810" r:id="rId1077"/>
              </w:object>
            </w:r>
            <w:r>
              <w:t>)</w:t>
            </w:r>
          </w:p>
        </w:tc>
        <w:tc>
          <w:tcPr>
            <w:tcW w:w="543" w:type="pct"/>
            <w:tcPrChange w:id="2920" w:author="Gerard Ateshian" w:date="2014-04-17T21:07:00Z">
              <w:tcPr>
                <w:tcW w:w="7848" w:type="dxa"/>
              </w:tcPr>
            </w:tcPrChange>
          </w:tcPr>
          <w:p w14:paraId="25B4343D" w14:textId="158FF33C" w:rsidR="00D43B68" w:rsidRDefault="00D43B68" w:rsidP="00AF2221">
            <w:pPr>
              <w:rPr>
                <w:ins w:id="2921" w:author="Gerard Ateshian" w:date="2014-04-17T21:07:00Z"/>
              </w:rPr>
            </w:pPr>
            <w:ins w:id="2922" w:author="Gerard Ateshian" w:date="2014-04-17T21:07:00Z">
              <w:r>
                <w:t>[ ]</w:t>
              </w:r>
            </w:ins>
          </w:p>
        </w:tc>
      </w:tr>
      <w:tr w:rsidR="00D43B68" w14:paraId="2CB1E51E" w14:textId="0D44BFC3" w:rsidTr="00D43B68">
        <w:tc>
          <w:tcPr>
            <w:tcW w:w="712" w:type="pct"/>
            <w:shd w:val="clear" w:color="auto" w:fill="auto"/>
            <w:tcPrChange w:id="2923"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2924" w:author="Gerard Ateshian" w:date="2014-04-17T21:07:00Z">
              <w:tcPr>
                <w:tcW w:w="7848" w:type="dxa"/>
                <w:shd w:val="clear" w:color="auto" w:fill="auto"/>
              </w:tcPr>
            </w:tcPrChange>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59609811" r:id="rId1079"/>
              </w:object>
            </w:r>
            <w:r>
              <w:t xml:space="preserve"> (</w:t>
            </w:r>
            <w:r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59609812" r:id="rId1081"/>
              </w:object>
            </w:r>
            <w:r>
              <w:t>)</w:t>
            </w:r>
          </w:p>
        </w:tc>
        <w:tc>
          <w:tcPr>
            <w:tcW w:w="543" w:type="pct"/>
            <w:tcPrChange w:id="2925" w:author="Gerard Ateshian" w:date="2014-04-17T21:07:00Z">
              <w:tcPr>
                <w:tcW w:w="7848" w:type="dxa"/>
              </w:tcPr>
            </w:tcPrChange>
          </w:tcPr>
          <w:p w14:paraId="217D46C7" w14:textId="4E72F0C7" w:rsidR="00D43B68" w:rsidRDefault="00D43B68" w:rsidP="00AF2221">
            <w:pPr>
              <w:rPr>
                <w:ins w:id="2926" w:author="Gerard Ateshian" w:date="2014-04-17T21:07:00Z"/>
              </w:rPr>
            </w:pPr>
            <w:ins w:id="2927"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59609813" r:id="rId1083"/>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59609814"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59609815"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59609816"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59609817"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59609818" r:id="rId1093"/>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59609819" r:id="rId1095"/>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59609820"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59609821" r:id="rId1099"/>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59609822"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928" w:name="_Toc385498524"/>
      <w:r>
        <w:lastRenderedPageBreak/>
        <w:t>Fluid Supply Materials</w:t>
      </w:r>
      <w:bookmarkEnd w:id="2928"/>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59609823"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59609824" r:id="rId1105"/>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59609825" r:id="rId1107"/>
        </w:object>
      </w:r>
      <w:r w:rsidR="00F25218">
        <w:t xml:space="preserve"> </w:t>
      </w:r>
      <w:proofErr w:type="gramStart"/>
      <w:r w:rsidR="00F25218">
        <w:t>has</w:t>
      </w:r>
      <w:proofErr w:type="gramEnd"/>
      <w:r w:rsidR="00F25218">
        <w:t xml:space="preserve"> units of reciprocal time</w:t>
      </w:r>
      <w:ins w:id="2929" w:author="Gerard Ateshian" w:date="2014-04-17T21:54:00Z">
        <w:r w:rsidR="003F0FB9">
          <w:t xml:space="preserve"> [</w:t>
        </w:r>
        <w:r w:rsidR="003F0FB9" w:rsidRPr="003F0FB9">
          <w:rPr>
            <w:b/>
            <w:rPrChange w:id="2930" w:author="Gerard Ateshian" w:date="2014-04-17T21:54:00Z">
              <w:rPr/>
            </w:rPrChange>
          </w:rPr>
          <w:t>t</w:t>
        </w:r>
        <w:r w:rsidR="003F0FB9" w:rsidRPr="003F0FB9">
          <w:rPr>
            <w:vertAlign w:val="superscript"/>
            <w:rPrChange w:id="2931"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932" w:name="_Toc385498525"/>
      <w:r>
        <w:lastRenderedPageBreak/>
        <w:t>Starling Equation</w:t>
      </w:r>
      <w:bookmarkEnd w:id="2932"/>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33"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2934">
          <w:tblGrid>
            <w:gridCol w:w="1728"/>
            <w:gridCol w:w="7848"/>
            <w:gridCol w:w="7848"/>
          </w:tblGrid>
        </w:tblGridChange>
      </w:tblGrid>
      <w:tr w:rsidR="009E7456" w14:paraId="2249E809" w14:textId="08079949" w:rsidTr="00585E5A">
        <w:tc>
          <w:tcPr>
            <w:tcW w:w="689" w:type="pct"/>
            <w:shd w:val="clear" w:color="auto" w:fill="auto"/>
            <w:tcPrChange w:id="2935"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2936" w:author="Gerard Ateshian" w:date="2014-04-17T21:11:00Z">
              <w:tcPr>
                <w:tcW w:w="7848" w:type="dxa"/>
                <w:shd w:val="clear" w:color="auto" w:fill="auto"/>
              </w:tcPr>
            </w:tcPrChange>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59609826" r:id="rId1109"/>
              </w:object>
            </w:r>
          </w:p>
        </w:tc>
        <w:tc>
          <w:tcPr>
            <w:tcW w:w="896" w:type="pct"/>
            <w:tcPrChange w:id="2937" w:author="Gerard Ateshian" w:date="2014-04-17T21:11:00Z">
              <w:tcPr>
                <w:tcW w:w="7848" w:type="dxa"/>
              </w:tcPr>
            </w:tcPrChange>
          </w:tcPr>
          <w:p w14:paraId="26904057" w14:textId="2E3399FD" w:rsidR="009E7456" w:rsidRDefault="009E7456" w:rsidP="00AF2221">
            <w:pPr>
              <w:rPr>
                <w:ins w:id="2938" w:author="Gerard Ateshian" w:date="2014-04-17T21:08:00Z"/>
              </w:rPr>
            </w:pPr>
            <w:ins w:id="2939" w:author="Gerard Ateshian" w:date="2014-04-17T21:10:00Z">
              <w:r>
                <w:t>[</w:t>
              </w:r>
              <w:r w:rsidRPr="009E7456">
                <w:rPr>
                  <w:b/>
                  <w:rPrChange w:id="2940" w:author="Gerard Ateshian" w:date="2014-04-17T21:10:00Z">
                    <w:rPr/>
                  </w:rPrChange>
                </w:rPr>
                <w:t>L</w:t>
              </w:r>
              <w:r w:rsidRPr="009E7456">
                <w:rPr>
                  <w:vertAlign w:val="superscript"/>
                  <w:rPrChange w:id="2941" w:author="Gerard Ateshian" w:date="2014-04-17T21:10:00Z">
                    <w:rPr/>
                  </w:rPrChange>
                </w:rPr>
                <w:t>2</w:t>
              </w:r>
              <w:r>
                <w:t>/</w:t>
              </w:r>
              <w:r w:rsidRPr="009E7456">
                <w:rPr>
                  <w:b/>
                  <w:rPrChange w:id="2942" w:author="Gerard Ateshian" w:date="2014-04-17T21:10:00Z">
                    <w:rPr/>
                  </w:rPrChange>
                </w:rPr>
                <w:t>F</w:t>
              </w:r>
              <w:r>
                <w:sym w:font="Symbol" w:char="F0D7"/>
              </w:r>
              <w:r w:rsidRPr="009E7456">
                <w:rPr>
                  <w:b/>
                  <w:rPrChange w:id="2943" w:author="Gerard Ateshian" w:date="2014-04-17T21:10:00Z">
                    <w:rPr/>
                  </w:rPrChange>
                </w:rPr>
                <w:t>t</w:t>
              </w:r>
              <w:r>
                <w:t>]</w:t>
              </w:r>
            </w:ins>
          </w:p>
        </w:tc>
      </w:tr>
      <w:tr w:rsidR="009E7456" w14:paraId="5951E44F" w14:textId="070113A3" w:rsidTr="00585E5A">
        <w:tc>
          <w:tcPr>
            <w:tcW w:w="689" w:type="pct"/>
            <w:shd w:val="clear" w:color="auto" w:fill="auto"/>
            <w:tcPrChange w:id="2944"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2945" w:author="Gerard Ateshian" w:date="2014-04-17T21:11:00Z">
              <w:tcPr>
                <w:tcW w:w="7848" w:type="dxa"/>
                <w:shd w:val="clear" w:color="auto" w:fill="auto"/>
              </w:tcPr>
            </w:tcPrChange>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59609827" r:id="rId1111"/>
              </w:object>
            </w:r>
          </w:p>
        </w:tc>
        <w:tc>
          <w:tcPr>
            <w:tcW w:w="896" w:type="pct"/>
            <w:tcPrChange w:id="2946" w:author="Gerard Ateshian" w:date="2014-04-17T21:11:00Z">
              <w:tcPr>
                <w:tcW w:w="7848" w:type="dxa"/>
              </w:tcPr>
            </w:tcPrChange>
          </w:tcPr>
          <w:p w14:paraId="4F5B1960" w14:textId="062227AF" w:rsidR="009E7456" w:rsidRDefault="009E7456" w:rsidP="00AF2221">
            <w:pPr>
              <w:rPr>
                <w:ins w:id="2947" w:author="Gerard Ateshian" w:date="2014-04-17T21:08:00Z"/>
              </w:rPr>
            </w:pPr>
            <w:ins w:id="2948"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59609828" r:id="rId1113"/>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59609829"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949" w:name="_Toc385498526"/>
      <w:r>
        <w:t>Biphasic-Solute Materials</w:t>
      </w:r>
      <w:bookmarkEnd w:id="2949"/>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59609830"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59609831"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59609832"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59609833"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59609834"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59609835"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59609836" r:id="rId1130"/>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59609837"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59609838"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59609839"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59609840" r:id="rId1138"/>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59609841"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59609842" r:id="rId1142"/>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59609843"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59609844"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59609845"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59609846" r:id="rId1150"/>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59609847"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59609848"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59609849"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59609850" r:id="rId1158"/>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59609851"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59609852" r:id="rId1162"/>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59609853"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59609854"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59609855"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59609856" r:id="rId1170"/>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59609857"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59609858"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59609859"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59609860" r:id="rId1178"/>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59609861" r:id="rId1180"/>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59609862"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59609863"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59609864"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59609865"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9609866" r:id="rId1190"/>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59609867" r:id="rId1192"/>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59609868"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59609869" r:id="rId1196"/>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59609870"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59609871"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59609872"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59609873"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59609874"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59609875"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59609876" r:id="rId1210"/>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59609877"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59609878"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59609879"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59609880" r:id="rId1218"/>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950" w:name="_Toc385498527"/>
      <w:r>
        <w:t>Guidelines for Biphasic-Solute Analyses</w:t>
      </w:r>
      <w:bookmarkEnd w:id="2950"/>
    </w:p>
    <w:p w14:paraId="070AFA22" w14:textId="77777777" w:rsidR="00D71BBF" w:rsidRDefault="00D71BBF" w:rsidP="00D71BBF">
      <w:pPr>
        <w:pStyle w:val="Heading4"/>
      </w:pPr>
      <w:bookmarkStart w:id="2951" w:name="_Ref188327319"/>
      <w:bookmarkStart w:id="2952" w:name="_Toc385498528"/>
      <w:r>
        <w:t>Prescribed Boundary Conditions</w:t>
      </w:r>
      <w:bookmarkEnd w:id="2951"/>
      <w:bookmarkEnd w:id="2952"/>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59609881" r:id="rId1220"/>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59609882"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59609883" r:id="rId1224"/>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59609884" r:id="rId1226"/>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59609885"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59609886"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953" w:author="Steve Maas" w:date="2014-01-02T13:04:00Z">
        <w:r w:rsidR="00873D59">
          <w:t>3.9.3</w:t>
        </w:r>
      </w:ins>
      <w:del w:id="2954" w:author="Steve Maas" w:date="2014-01-02T13:04:00Z">
        <w:r w:rsidR="00B951E2" w:rsidDel="00873D59">
          <w:delText>3.8.3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59609887"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955" w:name="_Toc385498529"/>
      <w:r>
        <w:t>Prescribed Initial Conditions</w:t>
      </w:r>
      <w:bookmarkEnd w:id="2955"/>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59609888"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59609889"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59609890"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59609891"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59609892"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59609893"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956" w:name="_Ref192767660"/>
      <w:bookmarkStart w:id="2957" w:name="_Toc385498530"/>
      <w:r w:rsidRPr="0097532C">
        <w:lastRenderedPageBreak/>
        <w:t>General Specification of Biphasic-Solute Materials</w:t>
      </w:r>
      <w:bookmarkEnd w:id="2956"/>
      <w:bookmarkEnd w:id="2957"/>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59609894"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59609895"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59609896"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59609897"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59609898"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59609899"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59609900"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59609901"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59609902"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59609903"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59609904"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958" w:author="Steve Maas" w:date="2014-01-02T13:04:00Z">
        <w:r w:rsidR="00873D59">
          <w:t>3.12.2</w:t>
        </w:r>
      </w:ins>
      <w:del w:id="2959"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59609905"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59609906"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59609907"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59609908" r:id="rId1274"/>
        </w:object>
      </w:r>
      <w:r w:rsidRPr="00B27FE9">
        <w:t xml:space="preserve"> </w:t>
      </w:r>
      <w:ins w:id="2960" w:author="Gerard Ateshian" w:date="2014-04-17T21:55:00Z">
        <w:r w:rsidR="003F0FB9">
          <w:t>[</w:t>
        </w:r>
        <w:r w:rsidR="003F0FB9" w:rsidRPr="003F0FB9">
          <w:rPr>
            <w:b/>
            <w:rPrChange w:id="2961" w:author="Gerard Ateshian" w:date="2014-04-17T21:55:00Z">
              <w:rPr/>
            </w:rPrChange>
          </w:rPr>
          <w:t>F</w:t>
        </w:r>
        <w:r w:rsidR="003F0FB9">
          <w:sym w:font="Symbol" w:char="F0D7"/>
        </w:r>
        <w:r w:rsidR="003F0FB9" w:rsidRPr="003F0FB9">
          <w:rPr>
            <w:b/>
            <w:rPrChange w:id="2962" w:author="Gerard Ateshian" w:date="2014-04-17T21:55:00Z">
              <w:rPr/>
            </w:rPrChange>
          </w:rPr>
          <w:t>L</w:t>
        </w:r>
        <w:r w:rsidR="003F0FB9">
          <w:t>/</w:t>
        </w:r>
        <w:r w:rsidR="003F0FB9" w:rsidRPr="003F0FB9">
          <w:rPr>
            <w:b/>
            <w:rPrChange w:id="2963" w:author="Gerard Ateshian" w:date="2014-04-17T21:55:00Z">
              <w:rPr/>
            </w:rPrChange>
          </w:rPr>
          <w:t>n</w:t>
        </w:r>
        <w:r w:rsidR="003F0FB9">
          <w:sym w:font="Symbol" w:char="F0D7"/>
        </w:r>
        <w:r w:rsidR="003F0FB9" w:rsidRPr="003F0FB9">
          <w:rPr>
            <w:b/>
            <w:rPrChange w:id="2964"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59609909" r:id="rId1276"/>
        </w:object>
      </w:r>
      <w:r w:rsidRPr="00B27FE9">
        <w:t xml:space="preserve"> </w:t>
      </w:r>
      <w:ins w:id="2965"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966" w:name="_Ref162420101"/>
      <w:bookmarkStart w:id="2967" w:name="_Toc385498531"/>
      <w:r w:rsidRPr="0097532C">
        <w:lastRenderedPageBreak/>
        <w:t>Diffusivity Materials</w:t>
      </w:r>
      <w:bookmarkEnd w:id="2966"/>
      <w:bookmarkEnd w:id="2967"/>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59609910"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968" w:name="_Toc385498532"/>
      <w:r w:rsidRPr="00B27FE9">
        <w:t>Constant Isotropic Diffusivity</w:t>
      </w:r>
      <w:bookmarkEnd w:id="2968"/>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69"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2970">
          <w:tblGrid>
            <w:gridCol w:w="2065"/>
            <w:gridCol w:w="7513"/>
            <w:gridCol w:w="7513"/>
          </w:tblGrid>
        </w:tblGridChange>
      </w:tblGrid>
      <w:tr w:rsidR="00585E5A" w14:paraId="1050AAAD" w14:textId="39578503" w:rsidTr="00585E5A">
        <w:tc>
          <w:tcPr>
            <w:tcW w:w="913" w:type="pct"/>
            <w:shd w:val="clear" w:color="auto" w:fill="auto"/>
            <w:tcPrChange w:id="2971"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2972" w:author="Gerard Ateshian" w:date="2014-04-17T21:11:00Z">
              <w:tcPr>
                <w:tcW w:w="7513" w:type="dxa"/>
                <w:shd w:val="clear" w:color="auto" w:fill="auto"/>
              </w:tcPr>
            </w:tcPrChange>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59609911" r:id="rId1280"/>
              </w:object>
            </w:r>
            <w:r w:rsidRPr="000B272C">
              <w:t xml:space="preserve"> of solute (diffusivity in solution)</w:t>
            </w:r>
          </w:p>
        </w:tc>
        <w:tc>
          <w:tcPr>
            <w:tcW w:w="417" w:type="pct"/>
            <w:tcPrChange w:id="2973" w:author="Gerard Ateshian" w:date="2014-04-17T21:11:00Z">
              <w:tcPr>
                <w:tcW w:w="7513" w:type="dxa"/>
              </w:tcPr>
            </w:tcPrChange>
          </w:tcPr>
          <w:p w14:paraId="6D9687D3" w14:textId="01843C32" w:rsidR="00585E5A" w:rsidRPr="000B272C" w:rsidRDefault="00585E5A" w:rsidP="00AF2221">
            <w:pPr>
              <w:rPr>
                <w:ins w:id="2974" w:author="Gerard Ateshian" w:date="2014-04-17T21:11:00Z"/>
              </w:rPr>
            </w:pPr>
            <w:ins w:id="2975" w:author="Gerard Ateshian" w:date="2014-04-17T21:11:00Z">
              <w:r>
                <w:t>[</w:t>
              </w:r>
              <w:r w:rsidRPr="00585E5A">
                <w:rPr>
                  <w:b/>
                  <w:rPrChange w:id="2976" w:author="Gerard Ateshian" w:date="2014-04-17T21:11:00Z">
                    <w:rPr/>
                  </w:rPrChange>
                </w:rPr>
                <w:t>L</w:t>
              </w:r>
              <w:r w:rsidRPr="00585E5A">
                <w:rPr>
                  <w:vertAlign w:val="superscript"/>
                  <w:rPrChange w:id="2977" w:author="Gerard Ateshian" w:date="2014-04-17T21:11:00Z">
                    <w:rPr/>
                  </w:rPrChange>
                </w:rPr>
                <w:t>2</w:t>
              </w:r>
              <w:r>
                <w:t>/</w:t>
              </w:r>
              <w:r w:rsidRPr="00585E5A">
                <w:rPr>
                  <w:b/>
                  <w:rPrChange w:id="2978" w:author="Gerard Ateshian" w:date="2014-04-17T21:11:00Z">
                    <w:rPr/>
                  </w:rPrChange>
                </w:rPr>
                <w:t>t</w:t>
              </w:r>
              <w:r>
                <w:t>]</w:t>
              </w:r>
            </w:ins>
          </w:p>
        </w:tc>
      </w:tr>
      <w:tr w:rsidR="00585E5A" w14:paraId="15B17465" w14:textId="42E58B49" w:rsidTr="00585E5A">
        <w:tc>
          <w:tcPr>
            <w:tcW w:w="913" w:type="pct"/>
            <w:shd w:val="clear" w:color="auto" w:fill="auto"/>
            <w:tcPrChange w:id="2979"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2980" w:author="Gerard Ateshian" w:date="2014-04-17T21:11:00Z">
              <w:tcPr>
                <w:tcW w:w="7513" w:type="dxa"/>
                <w:shd w:val="clear" w:color="auto" w:fill="auto"/>
              </w:tcPr>
            </w:tcPrChange>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59609912" r:id="rId1282"/>
              </w:object>
            </w:r>
            <w:r w:rsidRPr="000B272C">
              <w:t xml:space="preserve"> of solute in biphasic-solute mixture</w:t>
            </w:r>
          </w:p>
        </w:tc>
        <w:tc>
          <w:tcPr>
            <w:tcW w:w="417" w:type="pct"/>
            <w:tcPrChange w:id="2981" w:author="Gerard Ateshian" w:date="2014-04-17T21:11:00Z">
              <w:tcPr>
                <w:tcW w:w="7513" w:type="dxa"/>
              </w:tcPr>
            </w:tcPrChange>
          </w:tcPr>
          <w:p w14:paraId="7B1D3D11" w14:textId="36F63E64" w:rsidR="00585E5A" w:rsidRPr="000B272C" w:rsidRDefault="00585E5A" w:rsidP="00AF2221">
            <w:pPr>
              <w:rPr>
                <w:ins w:id="2982" w:author="Gerard Ateshian" w:date="2014-04-17T21:11:00Z"/>
              </w:rPr>
            </w:pPr>
            <w:ins w:id="2983"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59609913"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59609914" r:id="rId1286"/>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59609915"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984" w:name="_Toc385498533"/>
      <w:r>
        <w:lastRenderedPageBreak/>
        <w:t>Constant Orthotropic Diffusivity</w:t>
      </w:r>
      <w:bookmarkEnd w:id="2984"/>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85"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2986">
          <w:tblGrid>
            <w:gridCol w:w="2065"/>
            <w:gridCol w:w="7513"/>
            <w:gridCol w:w="7513"/>
          </w:tblGrid>
        </w:tblGridChange>
      </w:tblGrid>
      <w:tr w:rsidR="00585E5A" w14:paraId="3BCFC57D" w14:textId="485FA718" w:rsidTr="00585E5A">
        <w:tc>
          <w:tcPr>
            <w:tcW w:w="1048" w:type="pct"/>
            <w:shd w:val="clear" w:color="auto" w:fill="auto"/>
            <w:tcPrChange w:id="2987"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2988" w:author="Gerard Ateshian" w:date="2014-04-17T21:12:00Z">
              <w:tcPr>
                <w:tcW w:w="7513" w:type="dxa"/>
                <w:shd w:val="clear" w:color="auto" w:fill="auto"/>
              </w:tcPr>
            </w:tcPrChange>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59609916" r:id="rId1290"/>
              </w:object>
            </w:r>
            <w:r w:rsidRPr="000B272C">
              <w:t xml:space="preserve"> of solute (diffusivity in solution)</w:t>
            </w:r>
          </w:p>
        </w:tc>
        <w:tc>
          <w:tcPr>
            <w:tcW w:w="479" w:type="pct"/>
            <w:tcPrChange w:id="2989" w:author="Gerard Ateshian" w:date="2014-04-17T21:12:00Z">
              <w:tcPr>
                <w:tcW w:w="7513" w:type="dxa"/>
              </w:tcPr>
            </w:tcPrChange>
          </w:tcPr>
          <w:p w14:paraId="189A207C" w14:textId="49C4BF4D" w:rsidR="00585E5A" w:rsidRPr="000B272C" w:rsidRDefault="00585E5A" w:rsidP="00AF2221">
            <w:pPr>
              <w:rPr>
                <w:ins w:id="2990" w:author="Gerard Ateshian" w:date="2014-04-17T21:12:00Z"/>
              </w:rPr>
            </w:pPr>
            <w:ins w:id="2991"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2992"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2993" w:author="Gerard Ateshian" w:date="2014-04-17T21:12:00Z">
              <w:tcPr>
                <w:tcW w:w="7513" w:type="dxa"/>
                <w:shd w:val="clear" w:color="auto" w:fill="auto"/>
              </w:tcPr>
            </w:tcPrChange>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59609917" r:id="rId1292"/>
              </w:object>
            </w:r>
            <w:r>
              <w:t xml:space="preserve"> along orthogonal directions (</w:t>
            </w:r>
            <w:r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59609918" r:id="rId1294"/>
              </w:object>
            </w:r>
            <w:r>
              <w:t>)</w:t>
            </w:r>
          </w:p>
        </w:tc>
        <w:tc>
          <w:tcPr>
            <w:tcW w:w="479" w:type="pct"/>
            <w:tcPrChange w:id="2994" w:author="Gerard Ateshian" w:date="2014-04-17T21:12:00Z">
              <w:tcPr>
                <w:tcW w:w="7513" w:type="dxa"/>
              </w:tcPr>
            </w:tcPrChange>
          </w:tcPr>
          <w:p w14:paraId="141376E4" w14:textId="1BEBC8D6" w:rsidR="00585E5A" w:rsidRDefault="00585E5A" w:rsidP="00AF2221">
            <w:pPr>
              <w:rPr>
                <w:ins w:id="2995" w:author="Gerard Ateshian" w:date="2014-04-17T21:12:00Z"/>
              </w:rPr>
            </w:pPr>
            <w:ins w:id="2996"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59609919" r:id="rId1296"/>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59609920"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59609921" r:id="rId1300"/>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59609922"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2997" w:name="_Toc385498534"/>
      <w:r>
        <w:lastRenderedPageBreak/>
        <w:t>Referentially Isotropic Diffusivity</w:t>
      </w:r>
      <w:bookmarkEnd w:id="2997"/>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98"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2999">
          <w:tblGrid>
            <w:gridCol w:w="1728"/>
            <w:gridCol w:w="7848"/>
            <w:gridCol w:w="7848"/>
          </w:tblGrid>
        </w:tblGridChange>
      </w:tblGrid>
      <w:tr w:rsidR="00585E5A" w14:paraId="30968360" w14:textId="70CCD20A" w:rsidTr="00585E5A">
        <w:tc>
          <w:tcPr>
            <w:tcW w:w="1050" w:type="pct"/>
            <w:shd w:val="clear" w:color="auto" w:fill="auto"/>
            <w:tcPrChange w:id="3000"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3001" w:author="Gerard Ateshian" w:date="2014-04-17T21:12:00Z">
              <w:tcPr>
                <w:tcW w:w="7848" w:type="dxa"/>
                <w:shd w:val="clear" w:color="auto" w:fill="auto"/>
              </w:tcPr>
            </w:tcPrChange>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59609923" r:id="rId1304"/>
              </w:object>
            </w:r>
          </w:p>
        </w:tc>
        <w:tc>
          <w:tcPr>
            <w:tcW w:w="480" w:type="pct"/>
            <w:tcPrChange w:id="3002" w:author="Gerard Ateshian" w:date="2014-04-17T21:12:00Z">
              <w:tcPr>
                <w:tcW w:w="7848" w:type="dxa"/>
              </w:tcPr>
            </w:tcPrChange>
          </w:tcPr>
          <w:p w14:paraId="7CA2B6BA" w14:textId="2FF1EE13" w:rsidR="00585E5A" w:rsidRDefault="00585E5A" w:rsidP="00AF2221">
            <w:pPr>
              <w:rPr>
                <w:ins w:id="3003" w:author="Gerard Ateshian" w:date="2014-04-17T21:12:00Z"/>
              </w:rPr>
            </w:pPr>
            <w:ins w:id="3004"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3005"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3006" w:author="Gerard Ateshian" w:date="2014-04-17T21:12:00Z">
              <w:tcPr>
                <w:tcW w:w="7848" w:type="dxa"/>
                <w:shd w:val="clear" w:color="auto" w:fill="auto"/>
              </w:tcPr>
            </w:tcPrChange>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59609924" r:id="rId1306"/>
              </w:object>
            </w:r>
          </w:p>
        </w:tc>
        <w:tc>
          <w:tcPr>
            <w:tcW w:w="480" w:type="pct"/>
            <w:tcPrChange w:id="3007" w:author="Gerard Ateshian" w:date="2014-04-17T21:12:00Z">
              <w:tcPr>
                <w:tcW w:w="7848" w:type="dxa"/>
              </w:tcPr>
            </w:tcPrChange>
          </w:tcPr>
          <w:p w14:paraId="4D2E89DA" w14:textId="6F472810" w:rsidR="00585E5A" w:rsidRDefault="00585E5A" w:rsidP="00AF2221">
            <w:pPr>
              <w:rPr>
                <w:ins w:id="3008" w:author="Gerard Ateshian" w:date="2014-04-17T21:12:00Z"/>
              </w:rPr>
            </w:pPr>
            <w:ins w:id="3009"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3010"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3011" w:author="Gerard Ateshian" w:date="2014-04-17T21:12:00Z">
              <w:tcPr>
                <w:tcW w:w="7848" w:type="dxa"/>
                <w:shd w:val="clear" w:color="auto" w:fill="auto"/>
              </w:tcPr>
            </w:tcPrChange>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59609925" r:id="rId1308"/>
              </w:object>
            </w:r>
          </w:p>
        </w:tc>
        <w:tc>
          <w:tcPr>
            <w:tcW w:w="480" w:type="pct"/>
            <w:tcPrChange w:id="3012" w:author="Gerard Ateshian" w:date="2014-04-17T21:12:00Z">
              <w:tcPr>
                <w:tcW w:w="7848" w:type="dxa"/>
              </w:tcPr>
            </w:tcPrChange>
          </w:tcPr>
          <w:p w14:paraId="6A401334" w14:textId="17D8F3DD" w:rsidR="00585E5A" w:rsidRDefault="00585E5A" w:rsidP="00AF2221">
            <w:pPr>
              <w:rPr>
                <w:ins w:id="3013" w:author="Gerard Ateshian" w:date="2014-04-17T21:12:00Z"/>
              </w:rPr>
            </w:pPr>
            <w:ins w:id="3014"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3015"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3016" w:author="Gerard Ateshian" w:date="2014-04-17T21:12:00Z">
              <w:tcPr>
                <w:tcW w:w="7848" w:type="dxa"/>
                <w:shd w:val="clear" w:color="auto" w:fill="auto"/>
              </w:tcPr>
            </w:tcPrChange>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59609926" r:id="rId1310"/>
              </w:object>
            </w:r>
          </w:p>
        </w:tc>
        <w:tc>
          <w:tcPr>
            <w:tcW w:w="480" w:type="pct"/>
            <w:tcPrChange w:id="3017" w:author="Gerard Ateshian" w:date="2014-04-17T21:12:00Z">
              <w:tcPr>
                <w:tcW w:w="7848" w:type="dxa"/>
              </w:tcPr>
            </w:tcPrChange>
          </w:tcPr>
          <w:p w14:paraId="6CDA0E20" w14:textId="7910171C" w:rsidR="00585E5A" w:rsidRDefault="00585E5A" w:rsidP="00AF2221">
            <w:pPr>
              <w:rPr>
                <w:ins w:id="3018" w:author="Gerard Ateshian" w:date="2014-04-17T21:12:00Z"/>
              </w:rPr>
            </w:pPr>
            <w:ins w:id="3019"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3020"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3021" w:author="Gerard Ateshian" w:date="2014-04-17T21:12:00Z">
              <w:tcPr>
                <w:tcW w:w="7848" w:type="dxa"/>
                <w:shd w:val="clear" w:color="auto" w:fill="auto"/>
              </w:tcPr>
            </w:tcPrChange>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59609927" r:id="rId1312"/>
              </w:object>
            </w:r>
            <w:r>
              <w:t xml:space="preserve"> (</w:t>
            </w:r>
            <w:r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59609928" r:id="rId1314"/>
              </w:object>
            </w:r>
            <w:r>
              <w:t>)</w:t>
            </w:r>
          </w:p>
        </w:tc>
        <w:tc>
          <w:tcPr>
            <w:tcW w:w="480" w:type="pct"/>
            <w:tcPrChange w:id="3022" w:author="Gerard Ateshian" w:date="2014-04-17T21:12:00Z">
              <w:tcPr>
                <w:tcW w:w="7848" w:type="dxa"/>
              </w:tcPr>
            </w:tcPrChange>
          </w:tcPr>
          <w:p w14:paraId="76AA1DDD" w14:textId="7953855B" w:rsidR="00585E5A" w:rsidRDefault="00585E5A" w:rsidP="00AF2221">
            <w:pPr>
              <w:rPr>
                <w:ins w:id="3023" w:author="Gerard Ateshian" w:date="2014-04-17T21:12:00Z"/>
              </w:rPr>
            </w:pPr>
            <w:ins w:id="3024" w:author="Gerard Ateshian" w:date="2014-04-17T21:12:00Z">
              <w:r>
                <w:t>[ ]</w:t>
              </w:r>
            </w:ins>
          </w:p>
        </w:tc>
      </w:tr>
      <w:tr w:rsidR="00585E5A" w14:paraId="47395E13" w14:textId="7748B19A" w:rsidTr="00585E5A">
        <w:tc>
          <w:tcPr>
            <w:tcW w:w="1050" w:type="pct"/>
            <w:shd w:val="clear" w:color="auto" w:fill="auto"/>
            <w:tcPrChange w:id="3025"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3026" w:author="Gerard Ateshian" w:date="2014-04-17T21:12:00Z">
              <w:tcPr>
                <w:tcW w:w="7848" w:type="dxa"/>
                <w:shd w:val="clear" w:color="auto" w:fill="auto"/>
              </w:tcPr>
            </w:tcPrChange>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59609929" r:id="rId1316"/>
              </w:object>
            </w:r>
            <w:r>
              <w:t xml:space="preserve"> (</w:t>
            </w:r>
            <w:r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59609930" r:id="rId1318"/>
              </w:object>
            </w:r>
            <w:r>
              <w:t>)</w:t>
            </w:r>
          </w:p>
        </w:tc>
        <w:tc>
          <w:tcPr>
            <w:tcW w:w="480" w:type="pct"/>
            <w:tcPrChange w:id="3027" w:author="Gerard Ateshian" w:date="2014-04-17T21:12:00Z">
              <w:tcPr>
                <w:tcW w:w="7848" w:type="dxa"/>
              </w:tcPr>
            </w:tcPrChange>
          </w:tcPr>
          <w:p w14:paraId="3AD246C6" w14:textId="142FDB63" w:rsidR="00585E5A" w:rsidRDefault="00585E5A" w:rsidP="00AF2221">
            <w:pPr>
              <w:rPr>
                <w:ins w:id="3028" w:author="Gerard Ateshian" w:date="2014-04-17T21:12:00Z"/>
              </w:rPr>
            </w:pPr>
            <w:ins w:id="3029"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59609931" r:id="rId1320"/>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59609932"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59609933"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59609934"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59609935"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59609936" r:id="rId1330"/>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59609937"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030" w:name="_Toc385498535"/>
      <w:r>
        <w:lastRenderedPageBreak/>
        <w:t>Referentially Orthotropic Diffusivity</w:t>
      </w:r>
      <w:bookmarkEnd w:id="3030"/>
    </w:p>
    <w:p w14:paraId="241A75AB" w14:textId="167F2E4A" w:rsidR="006A0BC1" w:rsidRDefault="006A0BC1" w:rsidP="006A0BC1">
      <w:r>
        <w:t xml:space="preserve">The material type for a </w:t>
      </w:r>
      <w:del w:id="3031"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32"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3033">
          <w:tblGrid>
            <w:gridCol w:w="1669"/>
            <w:gridCol w:w="7907"/>
            <w:gridCol w:w="7907"/>
          </w:tblGrid>
        </w:tblGridChange>
      </w:tblGrid>
      <w:tr w:rsidR="00585E5A" w14:paraId="10FB58D3" w14:textId="6FAE5D76" w:rsidTr="00585E5A">
        <w:tc>
          <w:tcPr>
            <w:tcW w:w="0" w:type="auto"/>
            <w:shd w:val="clear" w:color="auto" w:fill="auto"/>
            <w:tcPrChange w:id="3034"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3035" w:author="Gerard Ateshian" w:date="2014-04-17T21:13:00Z">
              <w:tcPr>
                <w:tcW w:w="7938" w:type="dxa"/>
                <w:shd w:val="clear" w:color="auto" w:fill="auto"/>
              </w:tcPr>
            </w:tcPrChange>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59609938" r:id="rId1334"/>
              </w:object>
            </w:r>
          </w:p>
        </w:tc>
        <w:tc>
          <w:tcPr>
            <w:tcW w:w="0" w:type="auto"/>
            <w:tcPrChange w:id="3036" w:author="Gerard Ateshian" w:date="2014-04-17T21:13:00Z">
              <w:tcPr>
                <w:tcW w:w="7907" w:type="dxa"/>
              </w:tcPr>
            </w:tcPrChange>
          </w:tcPr>
          <w:p w14:paraId="0F44626B" w14:textId="4218CEF0" w:rsidR="00585E5A" w:rsidRDefault="00585E5A" w:rsidP="00AF2221">
            <w:pPr>
              <w:rPr>
                <w:ins w:id="3037" w:author="Gerard Ateshian" w:date="2014-04-17T21:12:00Z"/>
              </w:rPr>
            </w:pPr>
            <w:ins w:id="3038"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3039"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3040" w:author="Gerard Ateshian" w:date="2014-04-17T21:13:00Z">
              <w:tcPr>
                <w:tcW w:w="7938" w:type="dxa"/>
                <w:shd w:val="clear" w:color="auto" w:fill="auto"/>
              </w:tcPr>
            </w:tcPrChange>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59609939" r:id="rId1336"/>
              </w:object>
            </w:r>
          </w:p>
        </w:tc>
        <w:tc>
          <w:tcPr>
            <w:tcW w:w="0" w:type="auto"/>
            <w:tcPrChange w:id="3041" w:author="Gerard Ateshian" w:date="2014-04-17T21:13:00Z">
              <w:tcPr>
                <w:tcW w:w="7907" w:type="dxa"/>
              </w:tcPr>
            </w:tcPrChange>
          </w:tcPr>
          <w:p w14:paraId="51325258" w14:textId="4CC7B27D" w:rsidR="00585E5A" w:rsidRDefault="00585E5A" w:rsidP="00AF2221">
            <w:pPr>
              <w:rPr>
                <w:ins w:id="3042" w:author="Gerard Ateshian" w:date="2014-04-17T21:12:00Z"/>
              </w:rPr>
            </w:pPr>
            <w:ins w:id="3043"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3044"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3045" w:author="Gerard Ateshian" w:date="2014-04-17T21:13:00Z">
              <w:tcPr>
                <w:tcW w:w="7938" w:type="dxa"/>
                <w:shd w:val="clear" w:color="auto" w:fill="auto"/>
              </w:tcPr>
            </w:tcPrChange>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59609940" r:id="rId1338"/>
              </w:object>
            </w:r>
            <w:r>
              <w:t xml:space="preserve"> along orthogonal directions (</w:t>
            </w:r>
            <w:r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59609941" r:id="rId1340"/>
              </w:object>
            </w:r>
            <w:r>
              <w:t>)</w:t>
            </w:r>
          </w:p>
        </w:tc>
        <w:tc>
          <w:tcPr>
            <w:tcW w:w="0" w:type="auto"/>
            <w:tcPrChange w:id="3046" w:author="Gerard Ateshian" w:date="2014-04-17T21:13:00Z">
              <w:tcPr>
                <w:tcW w:w="7907" w:type="dxa"/>
              </w:tcPr>
            </w:tcPrChange>
          </w:tcPr>
          <w:p w14:paraId="69CF1228" w14:textId="2417556E" w:rsidR="00585E5A" w:rsidRDefault="00585E5A" w:rsidP="00AF2221">
            <w:pPr>
              <w:rPr>
                <w:ins w:id="3047" w:author="Gerard Ateshian" w:date="2014-04-17T21:12:00Z"/>
              </w:rPr>
            </w:pPr>
            <w:ins w:id="3048"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3049"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3050" w:author="Gerard Ateshian" w:date="2014-04-17T21:13:00Z">
              <w:tcPr>
                <w:tcW w:w="7938" w:type="dxa"/>
                <w:shd w:val="clear" w:color="auto" w:fill="auto"/>
              </w:tcPr>
            </w:tcPrChange>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59609942" r:id="rId1342"/>
              </w:object>
            </w:r>
            <w:r>
              <w:t xml:space="preserve"> along orthogonal directions (</w:t>
            </w:r>
            <w:r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59609943" r:id="rId1344"/>
              </w:object>
            </w:r>
            <w:r>
              <w:t>)</w:t>
            </w:r>
          </w:p>
        </w:tc>
        <w:tc>
          <w:tcPr>
            <w:tcW w:w="0" w:type="auto"/>
            <w:tcPrChange w:id="3051" w:author="Gerard Ateshian" w:date="2014-04-17T21:13:00Z">
              <w:tcPr>
                <w:tcW w:w="7907" w:type="dxa"/>
              </w:tcPr>
            </w:tcPrChange>
          </w:tcPr>
          <w:p w14:paraId="22CAFB2E" w14:textId="2E3525A5" w:rsidR="00585E5A" w:rsidRDefault="00585E5A" w:rsidP="00AF2221">
            <w:pPr>
              <w:rPr>
                <w:ins w:id="3052" w:author="Gerard Ateshian" w:date="2014-04-17T21:12:00Z"/>
              </w:rPr>
            </w:pPr>
            <w:ins w:id="3053"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3054"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3055" w:author="Gerard Ateshian" w:date="2014-04-17T21:13:00Z">
              <w:tcPr>
                <w:tcW w:w="7938" w:type="dxa"/>
                <w:shd w:val="clear" w:color="auto" w:fill="auto"/>
              </w:tcPr>
            </w:tcPrChange>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59609944" r:id="rId1346"/>
              </w:object>
            </w:r>
            <w:r>
              <w:t xml:space="preserve"> (</w:t>
            </w:r>
            <w:r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59609945" r:id="rId1348"/>
              </w:object>
            </w:r>
            <w:r>
              <w:t>)</w:t>
            </w:r>
          </w:p>
        </w:tc>
        <w:tc>
          <w:tcPr>
            <w:tcW w:w="0" w:type="auto"/>
            <w:tcPrChange w:id="3056" w:author="Gerard Ateshian" w:date="2014-04-17T21:13:00Z">
              <w:tcPr>
                <w:tcW w:w="7907" w:type="dxa"/>
              </w:tcPr>
            </w:tcPrChange>
          </w:tcPr>
          <w:p w14:paraId="4EEB6605" w14:textId="47F1E5C3" w:rsidR="00585E5A" w:rsidRDefault="00585E5A" w:rsidP="00AF2221">
            <w:pPr>
              <w:rPr>
                <w:ins w:id="3057" w:author="Gerard Ateshian" w:date="2014-04-17T21:12:00Z"/>
              </w:rPr>
            </w:pPr>
            <w:ins w:id="3058" w:author="Gerard Ateshian" w:date="2014-04-17T21:12:00Z">
              <w:r>
                <w:t>[ ]</w:t>
              </w:r>
            </w:ins>
          </w:p>
        </w:tc>
      </w:tr>
      <w:tr w:rsidR="00585E5A" w14:paraId="4365008F" w14:textId="37B59BAB" w:rsidTr="00585E5A">
        <w:tc>
          <w:tcPr>
            <w:tcW w:w="0" w:type="auto"/>
            <w:shd w:val="clear" w:color="auto" w:fill="auto"/>
            <w:tcPrChange w:id="3059"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3060" w:author="Gerard Ateshian" w:date="2014-04-17T21:13:00Z">
              <w:tcPr>
                <w:tcW w:w="7938" w:type="dxa"/>
                <w:shd w:val="clear" w:color="auto" w:fill="auto"/>
              </w:tcPr>
            </w:tcPrChange>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59609946" r:id="rId1350"/>
              </w:object>
            </w:r>
            <w:r>
              <w:t xml:space="preserve"> (</w:t>
            </w:r>
            <w:r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59609947" r:id="rId1352"/>
              </w:object>
            </w:r>
            <w:r>
              <w:t xml:space="preserve">, </w:t>
            </w:r>
            <w:r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59609948" r:id="rId1354"/>
              </w:object>
            </w:r>
            <w:r>
              <w:t>)</w:t>
            </w:r>
          </w:p>
        </w:tc>
        <w:tc>
          <w:tcPr>
            <w:tcW w:w="0" w:type="auto"/>
            <w:tcPrChange w:id="3061" w:author="Gerard Ateshian" w:date="2014-04-17T21:13:00Z">
              <w:tcPr>
                <w:tcW w:w="7907" w:type="dxa"/>
              </w:tcPr>
            </w:tcPrChange>
          </w:tcPr>
          <w:p w14:paraId="4D21BE65" w14:textId="260833DF" w:rsidR="00585E5A" w:rsidRDefault="00585E5A" w:rsidP="00AF2221">
            <w:pPr>
              <w:rPr>
                <w:ins w:id="3062" w:author="Gerard Ateshian" w:date="2014-04-17T21:12:00Z"/>
              </w:rPr>
            </w:pPr>
            <w:ins w:id="3063" w:author="Gerard Ateshian" w:date="2014-04-17T21:12:00Z">
              <w:r>
                <w:t>[ ]</w:t>
              </w:r>
            </w:ins>
          </w:p>
        </w:tc>
      </w:tr>
      <w:tr w:rsidR="00585E5A" w14:paraId="13F9C902" w14:textId="22920947" w:rsidTr="00585E5A">
        <w:tc>
          <w:tcPr>
            <w:tcW w:w="0" w:type="auto"/>
            <w:shd w:val="clear" w:color="auto" w:fill="auto"/>
            <w:tcPrChange w:id="3064"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3065" w:author="Gerard Ateshian" w:date="2014-04-17T21:13:00Z">
              <w:tcPr>
                <w:tcW w:w="7938" w:type="dxa"/>
                <w:shd w:val="clear" w:color="auto" w:fill="auto"/>
              </w:tcPr>
            </w:tcPrChange>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59609949" r:id="rId1356"/>
              </w:object>
            </w:r>
            <w:r>
              <w:t xml:space="preserve"> (</w:t>
            </w:r>
            <w:r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59609950" r:id="rId1358"/>
              </w:object>
            </w:r>
            <w:r>
              <w:t>)</w:t>
            </w:r>
          </w:p>
        </w:tc>
        <w:tc>
          <w:tcPr>
            <w:tcW w:w="0" w:type="auto"/>
            <w:tcPrChange w:id="3066" w:author="Gerard Ateshian" w:date="2014-04-17T21:13:00Z">
              <w:tcPr>
                <w:tcW w:w="7907" w:type="dxa"/>
              </w:tcPr>
            </w:tcPrChange>
          </w:tcPr>
          <w:p w14:paraId="577AA170" w14:textId="23BAB72C" w:rsidR="00585E5A" w:rsidRDefault="00585E5A" w:rsidP="00AF2221">
            <w:pPr>
              <w:rPr>
                <w:ins w:id="3067" w:author="Gerard Ateshian" w:date="2014-04-17T21:12:00Z"/>
              </w:rPr>
            </w:pPr>
            <w:ins w:id="3068" w:author="Gerard Ateshian" w:date="2014-04-17T21:12:00Z">
              <w:r>
                <w:t>[ ]</w:t>
              </w:r>
            </w:ins>
          </w:p>
        </w:tc>
      </w:tr>
      <w:tr w:rsidR="00585E5A" w14:paraId="53D16062" w14:textId="16902BD1" w:rsidTr="00585E5A">
        <w:tc>
          <w:tcPr>
            <w:tcW w:w="0" w:type="auto"/>
            <w:shd w:val="clear" w:color="auto" w:fill="auto"/>
            <w:tcPrChange w:id="3069"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3070" w:author="Gerard Ateshian" w:date="2014-04-17T21:13:00Z">
              <w:tcPr>
                <w:tcW w:w="7938" w:type="dxa"/>
                <w:shd w:val="clear" w:color="auto" w:fill="auto"/>
              </w:tcPr>
            </w:tcPrChange>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59609951" r:id="rId1360"/>
              </w:object>
            </w:r>
            <w:r>
              <w:t xml:space="preserve"> (</w:t>
            </w:r>
            <w:r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59609952" r:id="rId1362"/>
              </w:object>
            </w:r>
            <w:r>
              <w:t xml:space="preserve">, </w:t>
            </w:r>
            <w:r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59609953" r:id="rId1364"/>
              </w:object>
            </w:r>
            <w:r>
              <w:t>)</w:t>
            </w:r>
          </w:p>
        </w:tc>
        <w:tc>
          <w:tcPr>
            <w:tcW w:w="0" w:type="auto"/>
            <w:tcPrChange w:id="3071" w:author="Gerard Ateshian" w:date="2014-04-17T21:13:00Z">
              <w:tcPr>
                <w:tcW w:w="7907" w:type="dxa"/>
              </w:tcPr>
            </w:tcPrChange>
          </w:tcPr>
          <w:p w14:paraId="33EDBA82" w14:textId="4D11DF90" w:rsidR="00585E5A" w:rsidRDefault="00585E5A" w:rsidP="00AF2221">
            <w:pPr>
              <w:rPr>
                <w:ins w:id="3072" w:author="Gerard Ateshian" w:date="2014-04-17T21:12:00Z"/>
              </w:rPr>
            </w:pPr>
            <w:ins w:id="3073"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59609954"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59609955"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59609956" r:id="rId1370"/>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59609957"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59609958"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59609959" r:id="rId1376"/>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59609960" r:id="rId1378"/>
        </w:object>
      </w:r>
      <w:r>
        <w:t>,</w:t>
      </w:r>
    </w:p>
    <w:p w14:paraId="7F4CE2AE" w14:textId="1D462EE2"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59609961"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3074" w:author="Gerard Ateshian" w:date="2014-01-07T09:58:00Z">
        <w:r w:rsidDel="005467AD">
          <w:delText xml:space="preserve">permeability </w:delText>
        </w:r>
      </w:del>
      <w:ins w:id="3075"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59609962" r:id="rId1382"/>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59609963"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3076" w:author="Gerard Ateshian" w:date="2014-01-07T09:51:00Z"/>
        </w:rPr>
      </w:pPr>
      <w:ins w:id="3077" w:author="Gerard Ateshian" w:date="2014-01-07T09:51:00Z">
        <w:r>
          <w:br w:type="page"/>
        </w:r>
      </w:ins>
    </w:p>
    <w:p w14:paraId="16F83162" w14:textId="6B9ED65E" w:rsidR="00C14B72" w:rsidRDefault="00C14B72" w:rsidP="00C14B72">
      <w:pPr>
        <w:pStyle w:val="Heading4"/>
        <w:rPr>
          <w:ins w:id="3078" w:author="Gerard Ateshian" w:date="2014-01-07T09:51:00Z"/>
        </w:rPr>
      </w:pPr>
      <w:bookmarkStart w:id="3079" w:name="_Toc385498536"/>
      <w:ins w:id="3080" w:author="Gerard Ateshian" w:date="2014-01-07T09:52:00Z">
        <w:r>
          <w:lastRenderedPageBreak/>
          <w:t xml:space="preserve">Albro Isotropic </w:t>
        </w:r>
      </w:ins>
      <w:ins w:id="3081" w:author="Gerard Ateshian" w:date="2014-01-07T09:51:00Z">
        <w:r>
          <w:t>Diffusivity</w:t>
        </w:r>
        <w:bookmarkEnd w:id="3079"/>
      </w:ins>
    </w:p>
    <w:p w14:paraId="4A8B3CD1" w14:textId="19D3EA6F" w:rsidR="00C14B72" w:rsidRDefault="00C14B72" w:rsidP="00C14B72">
      <w:pPr>
        <w:rPr>
          <w:ins w:id="3082" w:author="Gerard Ateshian" w:date="2014-01-07T09:51:00Z"/>
        </w:rPr>
      </w:pPr>
      <w:ins w:id="3083" w:author="Gerard Ateshian" w:date="2014-01-07T09:51:00Z">
        <w:r>
          <w:t xml:space="preserve">The material type for a </w:t>
        </w:r>
      </w:ins>
      <w:ins w:id="3084" w:author="Gerard Ateshian" w:date="2014-01-07T09:53:00Z">
        <w:r>
          <w:t xml:space="preserve">porosity and concentration-dependent </w:t>
        </w:r>
      </w:ins>
      <w:ins w:id="3085" w:author="Gerard Ateshian" w:date="2014-01-07T09:51:00Z">
        <w:r>
          <w:t xml:space="preserve">diffusivity which is </w:t>
        </w:r>
      </w:ins>
      <w:ins w:id="3086" w:author="Gerard Ateshian" w:date="2014-01-07T09:53:00Z">
        <w:r>
          <w:t xml:space="preserve">isotropic </w:t>
        </w:r>
      </w:ins>
      <w:ins w:id="3087" w:author="Gerard Ateshian" w:date="2014-01-07T09:51:00Z">
        <w:r>
          <w:t xml:space="preserve">is </w:t>
        </w:r>
        <w:r>
          <w:rPr>
            <w:i/>
          </w:rPr>
          <w:t>“diff-</w:t>
        </w:r>
      </w:ins>
      <w:ins w:id="3088" w:author="Gerard Ateshian" w:date="2014-01-07T09:53:00Z">
        <w:r>
          <w:rPr>
            <w:i/>
          </w:rPr>
          <w:t>Albro</w:t>
        </w:r>
      </w:ins>
      <w:ins w:id="3089" w:author="Gerard Ateshian" w:date="2014-01-07T09:51:00Z">
        <w:r>
          <w:rPr>
            <w:i/>
          </w:rPr>
          <w:t>-</w:t>
        </w:r>
      </w:ins>
      <w:ins w:id="3090" w:author="Gerard Ateshian" w:date="2014-01-07T09:53:00Z">
        <w:r>
          <w:rPr>
            <w:i/>
          </w:rPr>
          <w:t>iso</w:t>
        </w:r>
      </w:ins>
      <w:ins w:id="3091" w:author="Gerard Ateshian" w:date="2014-01-07T09:51:00Z">
        <w:r>
          <w:rPr>
            <w:i/>
          </w:rPr>
          <w:t>”</w:t>
        </w:r>
        <w:r>
          <w:t>. The following material parameters need to be defined:</w:t>
        </w:r>
      </w:ins>
    </w:p>
    <w:p w14:paraId="5AA8EAF3" w14:textId="77777777" w:rsidR="00C14B72" w:rsidRDefault="00C14B72" w:rsidP="00C14B72">
      <w:pPr>
        <w:rPr>
          <w:ins w:id="3092"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93"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3094">
          <w:tblGrid>
            <w:gridCol w:w="1669"/>
            <w:gridCol w:w="7907"/>
            <w:gridCol w:w="7907"/>
          </w:tblGrid>
        </w:tblGridChange>
      </w:tblGrid>
      <w:tr w:rsidR="00585E5A" w14:paraId="4F9D9FC1" w14:textId="5C94E5E7" w:rsidTr="00585E5A">
        <w:trPr>
          <w:ins w:id="3095" w:author="Gerard Ateshian" w:date="2014-01-07T09:51:00Z"/>
        </w:trPr>
        <w:tc>
          <w:tcPr>
            <w:tcW w:w="0" w:type="auto"/>
            <w:shd w:val="clear" w:color="auto" w:fill="auto"/>
            <w:tcPrChange w:id="3096" w:author="Gerard Ateshian" w:date="2014-04-17T21:14:00Z">
              <w:tcPr>
                <w:tcW w:w="1669" w:type="dxa"/>
                <w:shd w:val="clear" w:color="auto" w:fill="auto"/>
              </w:tcPr>
            </w:tcPrChange>
          </w:tcPr>
          <w:p w14:paraId="1D4A61FE" w14:textId="77777777" w:rsidR="00585E5A" w:rsidRDefault="00585E5A" w:rsidP="00C14B72">
            <w:pPr>
              <w:pStyle w:val="code"/>
              <w:rPr>
                <w:ins w:id="3097" w:author="Gerard Ateshian" w:date="2014-01-07T09:51:00Z"/>
              </w:rPr>
            </w:pPr>
            <w:ins w:id="3098" w:author="Gerard Ateshian" w:date="2014-01-07T09:51:00Z">
              <w:r>
                <w:t>&lt;free_diff&gt;</w:t>
              </w:r>
            </w:ins>
          </w:p>
        </w:tc>
        <w:tc>
          <w:tcPr>
            <w:tcW w:w="0" w:type="auto"/>
            <w:shd w:val="clear" w:color="auto" w:fill="auto"/>
            <w:tcPrChange w:id="3099" w:author="Gerard Ateshian" w:date="2014-04-17T21:14:00Z">
              <w:tcPr>
                <w:tcW w:w="7907" w:type="dxa"/>
                <w:shd w:val="clear" w:color="auto" w:fill="auto"/>
              </w:tcPr>
            </w:tcPrChange>
          </w:tcPr>
          <w:p w14:paraId="499E0E76" w14:textId="77777777" w:rsidR="00585E5A" w:rsidRDefault="00585E5A" w:rsidP="00C14B72">
            <w:pPr>
              <w:rPr>
                <w:ins w:id="3100" w:author="Gerard Ateshian" w:date="2014-01-07T09:51:00Z"/>
              </w:rPr>
            </w:pPr>
            <w:ins w:id="3101" w:author="Gerard Ateshian" w:date="2014-01-07T09:51:00Z">
              <w:r>
                <w:t xml:space="preserve">free diffusivity </w:t>
              </w:r>
            </w:ins>
            <w:ins w:id="3102"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59609964" r:id="rId1385"/>
                </w:object>
              </w:r>
            </w:ins>
          </w:p>
        </w:tc>
        <w:tc>
          <w:tcPr>
            <w:tcW w:w="0" w:type="auto"/>
            <w:tcPrChange w:id="3103" w:author="Gerard Ateshian" w:date="2014-04-17T21:14:00Z">
              <w:tcPr>
                <w:tcW w:w="7907" w:type="dxa"/>
              </w:tcPr>
            </w:tcPrChange>
          </w:tcPr>
          <w:p w14:paraId="5744BD96" w14:textId="2C38A8D7" w:rsidR="00585E5A" w:rsidRDefault="00585E5A" w:rsidP="00C14B72">
            <w:pPr>
              <w:rPr>
                <w:ins w:id="3104" w:author="Gerard Ateshian" w:date="2014-04-17T21:13:00Z"/>
              </w:rPr>
            </w:pPr>
            <w:ins w:id="3105"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3106" w:author="Gerard Ateshian" w:date="2014-01-07T09:51:00Z"/>
        </w:trPr>
        <w:tc>
          <w:tcPr>
            <w:tcW w:w="0" w:type="auto"/>
            <w:shd w:val="clear" w:color="auto" w:fill="auto"/>
            <w:tcPrChange w:id="3107" w:author="Gerard Ateshian" w:date="2014-04-17T21:14:00Z">
              <w:tcPr>
                <w:tcW w:w="1669" w:type="dxa"/>
                <w:shd w:val="clear" w:color="auto" w:fill="auto"/>
              </w:tcPr>
            </w:tcPrChange>
          </w:tcPr>
          <w:p w14:paraId="6D06959D" w14:textId="20F22102" w:rsidR="00585E5A" w:rsidRDefault="00585E5A" w:rsidP="00C14B72">
            <w:pPr>
              <w:pStyle w:val="code"/>
              <w:rPr>
                <w:ins w:id="3108" w:author="Gerard Ateshian" w:date="2014-01-07T09:51:00Z"/>
              </w:rPr>
            </w:pPr>
            <w:ins w:id="3109" w:author="Gerard Ateshian" w:date="2014-01-07T09:51:00Z">
              <w:r>
                <w:t>&lt;</w:t>
              </w:r>
            </w:ins>
            <w:ins w:id="3110" w:author="Gerard Ateshian" w:date="2014-01-07T09:53:00Z">
              <w:r>
                <w:t>cdinv</w:t>
              </w:r>
            </w:ins>
            <w:ins w:id="3111" w:author="Gerard Ateshian" w:date="2014-01-07T09:51:00Z">
              <w:r>
                <w:t>&gt;</w:t>
              </w:r>
            </w:ins>
          </w:p>
        </w:tc>
        <w:tc>
          <w:tcPr>
            <w:tcW w:w="0" w:type="auto"/>
            <w:shd w:val="clear" w:color="auto" w:fill="auto"/>
            <w:tcPrChange w:id="3112" w:author="Gerard Ateshian" w:date="2014-04-17T21:14:00Z">
              <w:tcPr>
                <w:tcW w:w="7907" w:type="dxa"/>
                <w:shd w:val="clear" w:color="auto" w:fill="auto"/>
              </w:tcPr>
            </w:tcPrChange>
          </w:tcPr>
          <w:p w14:paraId="30A69475" w14:textId="1368C33D" w:rsidR="00585E5A" w:rsidRPr="00006A43" w:rsidRDefault="00585E5A" w:rsidP="00C14B72">
            <w:pPr>
              <w:rPr>
                <w:ins w:id="3113" w:author="Gerard Ateshian" w:date="2014-01-07T09:51:00Z"/>
              </w:rPr>
            </w:pPr>
            <w:ins w:id="3114" w:author="Gerard Ateshian" w:date="2014-01-07T09:55:00Z">
              <w:r>
                <w:t>inverse</w:t>
              </w:r>
            </w:ins>
            <w:ins w:id="3115" w:author="Gerard Ateshian" w:date="2014-01-07T09:54:00Z">
              <w:r>
                <w:t xml:space="preserve"> of characteristic concentration for concentration-dependence</w:t>
              </w:r>
            </w:ins>
            <w:ins w:id="3116" w:author="Gerard Ateshian" w:date="2014-01-07T09:51:00Z">
              <w:r>
                <w:t xml:space="preserve"> </w:t>
              </w:r>
            </w:ins>
            <w:ins w:id="3117" w:author="Gerard Ateshian" w:date="2014-01-07T09:51:00Z">
              <w:r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59609965" r:id="rId1387"/>
                </w:object>
              </w:r>
            </w:ins>
          </w:p>
        </w:tc>
        <w:tc>
          <w:tcPr>
            <w:tcW w:w="0" w:type="auto"/>
            <w:tcPrChange w:id="3118" w:author="Gerard Ateshian" w:date="2014-04-17T21:14:00Z">
              <w:tcPr>
                <w:tcW w:w="7907" w:type="dxa"/>
              </w:tcPr>
            </w:tcPrChange>
          </w:tcPr>
          <w:p w14:paraId="7E8944CC" w14:textId="0EC2944A" w:rsidR="00585E5A" w:rsidRDefault="00585E5A" w:rsidP="00C14B72">
            <w:pPr>
              <w:rPr>
                <w:ins w:id="3119" w:author="Gerard Ateshian" w:date="2014-04-17T21:13:00Z"/>
              </w:rPr>
            </w:pPr>
            <w:ins w:id="3120" w:author="Gerard Ateshian" w:date="2014-04-17T21:13:00Z">
              <w:r>
                <w:t>[</w:t>
              </w:r>
              <w:r w:rsidRPr="00585E5A">
                <w:rPr>
                  <w:b/>
                  <w:rPrChange w:id="3121" w:author="Gerard Ateshian" w:date="2014-04-17T21:13:00Z">
                    <w:rPr/>
                  </w:rPrChange>
                </w:rPr>
                <w:t>L</w:t>
              </w:r>
              <w:r w:rsidRPr="00585E5A">
                <w:rPr>
                  <w:vertAlign w:val="superscript"/>
                  <w:rPrChange w:id="3122" w:author="Gerard Ateshian" w:date="2014-04-17T21:13:00Z">
                    <w:rPr/>
                  </w:rPrChange>
                </w:rPr>
                <w:t>3</w:t>
              </w:r>
              <w:r>
                <w:t>/</w:t>
              </w:r>
              <w:r w:rsidRPr="00585E5A">
                <w:rPr>
                  <w:b/>
                  <w:rPrChange w:id="3123" w:author="Gerard Ateshian" w:date="2014-04-17T21:13:00Z">
                    <w:rPr/>
                  </w:rPrChange>
                </w:rPr>
                <w:t>n</w:t>
              </w:r>
              <w:r>
                <w:t>]</w:t>
              </w:r>
            </w:ins>
          </w:p>
        </w:tc>
      </w:tr>
      <w:tr w:rsidR="00585E5A" w14:paraId="008D95B3" w14:textId="73212FC2" w:rsidTr="00585E5A">
        <w:trPr>
          <w:ins w:id="3124" w:author="Gerard Ateshian" w:date="2014-01-07T09:51:00Z"/>
        </w:trPr>
        <w:tc>
          <w:tcPr>
            <w:tcW w:w="0" w:type="auto"/>
            <w:shd w:val="clear" w:color="auto" w:fill="auto"/>
            <w:tcPrChange w:id="3125" w:author="Gerard Ateshian" w:date="2014-04-17T21:14:00Z">
              <w:tcPr>
                <w:tcW w:w="1669" w:type="dxa"/>
                <w:shd w:val="clear" w:color="auto" w:fill="auto"/>
              </w:tcPr>
            </w:tcPrChange>
          </w:tcPr>
          <w:p w14:paraId="10CC5A82" w14:textId="1F76E0D6" w:rsidR="00585E5A" w:rsidRDefault="00585E5A" w:rsidP="00C14B72">
            <w:pPr>
              <w:pStyle w:val="code"/>
              <w:rPr>
                <w:ins w:id="3126" w:author="Gerard Ateshian" w:date="2014-01-07T09:51:00Z"/>
              </w:rPr>
            </w:pPr>
            <w:ins w:id="3127" w:author="Gerard Ateshian" w:date="2014-01-07T09:51:00Z">
              <w:r>
                <w:t>&lt;</w:t>
              </w:r>
            </w:ins>
            <w:ins w:id="3128" w:author="Gerard Ateshian" w:date="2014-01-07T09:54:00Z">
              <w:r>
                <w:t>alphad</w:t>
              </w:r>
            </w:ins>
            <w:ins w:id="3129" w:author="Gerard Ateshian" w:date="2014-01-07T09:51:00Z">
              <w:r>
                <w:t>&gt;</w:t>
              </w:r>
            </w:ins>
          </w:p>
          <w:p w14:paraId="0AB8E128" w14:textId="77777777" w:rsidR="00585E5A" w:rsidRDefault="00585E5A" w:rsidP="00C14B72">
            <w:pPr>
              <w:pStyle w:val="code"/>
              <w:rPr>
                <w:ins w:id="3130" w:author="Gerard Ateshian" w:date="2014-01-07T09:51:00Z"/>
              </w:rPr>
            </w:pPr>
          </w:p>
        </w:tc>
        <w:tc>
          <w:tcPr>
            <w:tcW w:w="0" w:type="auto"/>
            <w:shd w:val="clear" w:color="auto" w:fill="auto"/>
            <w:tcPrChange w:id="3131" w:author="Gerard Ateshian" w:date="2014-04-17T21:14:00Z">
              <w:tcPr>
                <w:tcW w:w="7907" w:type="dxa"/>
                <w:shd w:val="clear" w:color="auto" w:fill="auto"/>
              </w:tcPr>
            </w:tcPrChange>
          </w:tcPr>
          <w:p w14:paraId="71A275C9" w14:textId="18F3FB85" w:rsidR="00585E5A" w:rsidRDefault="00585E5A" w:rsidP="00C14B72">
            <w:pPr>
              <w:rPr>
                <w:ins w:id="3132" w:author="Gerard Ateshian" w:date="2014-01-07T09:51:00Z"/>
              </w:rPr>
            </w:pPr>
            <w:ins w:id="3133" w:author="Gerard Ateshian" w:date="2014-01-07T09:55:00Z">
              <w:r>
                <w:t>coefficient of porosity-dependence</w:t>
              </w:r>
            </w:ins>
            <w:ins w:id="3134" w:author="Gerard Ateshian" w:date="2014-01-07T09:51:00Z">
              <w:r>
                <w:t xml:space="preserve"> </w:t>
              </w:r>
            </w:ins>
            <w:ins w:id="3135"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59609966" r:id="rId1389"/>
                </w:object>
              </w:r>
            </w:ins>
          </w:p>
        </w:tc>
        <w:tc>
          <w:tcPr>
            <w:tcW w:w="0" w:type="auto"/>
            <w:tcPrChange w:id="3136" w:author="Gerard Ateshian" w:date="2014-04-17T21:14:00Z">
              <w:tcPr>
                <w:tcW w:w="7907" w:type="dxa"/>
              </w:tcPr>
            </w:tcPrChange>
          </w:tcPr>
          <w:p w14:paraId="5B321ABD" w14:textId="59BF9015" w:rsidR="00585E5A" w:rsidRDefault="00585E5A" w:rsidP="00C14B72">
            <w:pPr>
              <w:rPr>
                <w:ins w:id="3137" w:author="Gerard Ateshian" w:date="2014-04-17T21:13:00Z"/>
              </w:rPr>
            </w:pPr>
            <w:ins w:id="3138" w:author="Gerard Ateshian" w:date="2014-04-17T21:13:00Z">
              <w:r>
                <w:t>[ ]</w:t>
              </w:r>
            </w:ins>
          </w:p>
        </w:tc>
      </w:tr>
    </w:tbl>
    <w:p w14:paraId="1C09AB21" w14:textId="77777777" w:rsidR="00C14B72" w:rsidRDefault="00C14B72" w:rsidP="00C14B72">
      <w:pPr>
        <w:rPr>
          <w:ins w:id="3139" w:author="Gerard Ateshian" w:date="2014-01-07T09:51:00Z"/>
        </w:rPr>
      </w:pPr>
    </w:p>
    <w:p w14:paraId="39F6CDE8" w14:textId="701C4893" w:rsidR="00C14B72" w:rsidRDefault="00C14B72" w:rsidP="00C14B72">
      <w:pPr>
        <w:rPr>
          <w:ins w:id="3140" w:author="Gerard Ateshian" w:date="2014-01-07T09:51:00Z"/>
        </w:rPr>
      </w:pPr>
      <w:ins w:id="3141" w:author="Gerard Ateshian" w:date="2014-01-07T09:51:00Z">
        <w:r>
          <w:t xml:space="preserve">This material uses a </w:t>
        </w:r>
      </w:ins>
      <w:ins w:id="3142" w:author="Gerard Ateshian" w:date="2014-01-07T09:55:00Z">
        <w:r>
          <w:t>porosity and concentration</w:t>
        </w:r>
      </w:ins>
      <w:ins w:id="3143" w:author="Gerard Ateshian" w:date="2014-01-07T09:51:00Z">
        <w:r>
          <w:t xml:space="preserve">-dependent diffusivity tensor that </w:t>
        </w:r>
      </w:ins>
      <w:ins w:id="3144" w:author="Gerard Ateshian" w:date="2014-01-07T09:56:00Z">
        <w:r>
          <w:t>remains isotropic with deformation</w:t>
        </w:r>
      </w:ins>
      <w:ins w:id="3145" w:author="Gerard Ateshian" w:date="2014-01-07T09:51:00Z">
        <w:r>
          <w:t>:</w:t>
        </w:r>
      </w:ins>
    </w:p>
    <w:p w14:paraId="4C460A9B" w14:textId="77777777" w:rsidR="00C14B72" w:rsidRDefault="00C14B72" w:rsidP="00C14B72">
      <w:pPr>
        <w:pStyle w:val="MTDisplayEquation"/>
        <w:rPr>
          <w:ins w:id="3146" w:author="Gerard Ateshian" w:date="2014-01-07T09:51:00Z"/>
        </w:rPr>
      </w:pPr>
      <w:ins w:id="3147" w:author="Gerard Ateshian" w:date="2014-01-07T09:51:00Z">
        <w:r>
          <w:tab/>
        </w:r>
      </w:ins>
      <w:ins w:id="3148" w:author="Gerard Ateshian" w:date="2014-01-07T09:51:00Z">
        <w:r w:rsidRPr="00C14B72">
          <w:rPr>
            <w:position w:val="-32"/>
            <w:rPrChange w:id="3149"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59609967" r:id="rId1391"/>
          </w:object>
        </w:r>
      </w:ins>
      <w:ins w:id="3150" w:author="Gerard Ateshian" w:date="2014-01-07T09:51:00Z">
        <w:r>
          <w:t>,</w:t>
        </w:r>
      </w:ins>
    </w:p>
    <w:p w14:paraId="3611C788" w14:textId="1AEB837C" w:rsidR="00C14B72" w:rsidRDefault="00BC495E" w:rsidP="00C14B72">
      <w:pPr>
        <w:rPr>
          <w:ins w:id="3151" w:author="Gerard Ateshian" w:date="2014-01-07T09:51:00Z"/>
        </w:rPr>
      </w:pPr>
      <w:proofErr w:type="gramStart"/>
      <w:ins w:id="3152" w:author="Gerard Ateshian" w:date="2014-01-07T09:51:00Z">
        <w:r>
          <w:t>where</w:t>
        </w:r>
        <w:proofErr w:type="gramEnd"/>
        <w:r>
          <w:t xml:space="preserve"> </w:t>
        </w:r>
      </w:ins>
      <w:ins w:id="3153"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9609968" r:id="rId1393"/>
          </w:object>
        </w:r>
      </w:ins>
      <w:ins w:id="3154" w:author="Gerard Ateshian" w:date="2014-01-07T10:00:00Z">
        <w:r w:rsidR="005467AD">
          <w:t xml:space="preserve"> and </w:t>
        </w:r>
      </w:ins>
      <w:ins w:id="3155" w:author="Gerard Ateshian" w:date="2014-01-07T09:51:00Z">
        <w:r>
          <w:t xml:space="preserve">the porosity </w:t>
        </w:r>
      </w:ins>
      <w:ins w:id="3156"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59609969" r:id="rId1395"/>
          </w:object>
        </w:r>
      </w:ins>
      <w:ins w:id="3157"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3158" w:author="Gerard Ateshian" w:date="2014-01-07T09:51:00Z"/>
        </w:rPr>
      </w:pPr>
      <w:ins w:id="3159" w:author="Gerard Ateshian" w:date="2014-01-07T09:51:00Z">
        <w:r>
          <w:tab/>
        </w:r>
      </w:ins>
      <w:ins w:id="3160" w:author="Gerard Ateshian" w:date="2014-01-07T09:51:00Z">
        <w:r w:rsidR="00BC495E" w:rsidRPr="00BC495E">
          <w:rPr>
            <w:position w:val="-24"/>
            <w:rPrChange w:id="3161"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59609970" r:id="rId1397"/>
          </w:object>
        </w:r>
      </w:ins>
      <w:ins w:id="3162" w:author="Gerard Ateshian" w:date="2014-01-07T09:51:00Z">
        <w:r w:rsidR="00BC495E">
          <w:t>.</w:t>
        </w:r>
      </w:ins>
    </w:p>
    <w:p w14:paraId="4E967B54" w14:textId="3A0936B8" w:rsidR="00C14B72" w:rsidRDefault="00C14B72" w:rsidP="00BC495E">
      <w:pPr>
        <w:rPr>
          <w:ins w:id="3163" w:author="Gerard Ateshian" w:date="2014-01-07T09:51:00Z"/>
        </w:rPr>
      </w:pPr>
      <w:ins w:id="3164"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59609971" r:id="rId1398"/>
          </w:object>
        </w:r>
      </w:ins>
      <w:ins w:id="3165" w:author="Gerard Ateshian" w:date="2014-01-07T09:51:00Z">
        <w:r w:rsidRPr="00A16AEB">
          <w:t xml:space="preserve"> </w:t>
        </w:r>
        <w:proofErr w:type="gramStart"/>
        <w:r>
          <w:t>is</w:t>
        </w:r>
        <w:proofErr w:type="gramEnd"/>
        <w:r>
          <w:t xml:space="preserve"> the Jacobian of the deformation, i.e. </w:t>
        </w:r>
      </w:ins>
      <w:ins w:id="3166"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59609972" r:id="rId1399"/>
          </w:object>
        </w:r>
      </w:ins>
      <w:ins w:id="3167" w:author="Gerard Ateshian" w:date="2014-01-07T09:51:00Z">
        <w:r>
          <w:t xml:space="preserve"> where</w:t>
        </w:r>
        <w:r>
          <w:rPr>
            <w:b/>
          </w:rPr>
          <w:t xml:space="preserve"> </w:t>
        </w:r>
      </w:ins>
      <w:ins w:id="3168"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59609973" r:id="rId1400"/>
          </w:object>
        </w:r>
      </w:ins>
      <w:ins w:id="3169" w:author="Gerard Ateshian" w:date="2014-01-07T09:51:00Z">
        <w:r w:rsidRPr="00A16AEB">
          <w:t xml:space="preserve"> </w:t>
        </w:r>
        <w:r>
          <w:t>is the deformation gradient</w:t>
        </w:r>
      </w:ins>
      <w:ins w:id="3170" w:author="Gerard Ateshian" w:date="2014-01-07T09:58:00Z">
        <w:r w:rsidR="00BC495E">
          <w:t xml:space="preserve"> and </w:t>
        </w:r>
      </w:ins>
      <w:ins w:id="3171"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59609974" r:id="rId1402"/>
          </w:object>
        </w:r>
      </w:ins>
      <w:ins w:id="3172" w:author="Gerard Ateshian" w:date="2014-01-07T09:58:00Z">
        <w:r w:rsidR="00BC495E">
          <w:t xml:space="preserve"> is the referential solid volume fraction</w:t>
        </w:r>
      </w:ins>
      <w:ins w:id="3173" w:author="Gerard Ateshian" w:date="2014-01-07T09:51:00Z">
        <w:r>
          <w:t>.</w:t>
        </w:r>
      </w:ins>
      <w:ins w:id="3174" w:author="Gerard Ateshian" w:date="2014-01-07T10:01:00Z">
        <w:r w:rsidR="005467AD">
          <w:t xml:space="preserve"> Here, </w:t>
        </w:r>
      </w:ins>
      <w:ins w:id="3175"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59609975" r:id="rId1404"/>
          </w:object>
        </w:r>
      </w:ins>
      <w:ins w:id="3176" w:author="Gerard Ateshian" w:date="2014-01-07T10:01:00Z">
        <w:r w:rsidR="005467AD">
          <w:t xml:space="preserve"> represents the actual concentration of the solute whose diffusivity is given </w:t>
        </w:r>
        <w:proofErr w:type="gramStart"/>
        <w:r w:rsidR="005467AD">
          <w:t xml:space="preserve">by </w:t>
        </w:r>
      </w:ins>
      <w:proofErr w:type="gramEnd"/>
      <w:ins w:id="3177"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59609976" r:id="rId1406"/>
          </w:object>
        </w:r>
      </w:ins>
      <w:ins w:id="3178" w:author="Gerard Ateshian" w:date="2014-01-07T10:02:00Z">
        <w:r w:rsidR="005467AD">
          <w:t>.  This constitutive relation is based on the experimental findings reported by Albro et al.</w:t>
        </w:r>
      </w:ins>
      <w:ins w:id="3179"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3180" w:author="Gerard Ateshian" w:date="2014-01-07T10:18:00Z">
        <w:r w:rsidR="00AA6727">
          <w:t>.</w:t>
        </w:r>
      </w:ins>
    </w:p>
    <w:p w14:paraId="7E06207A" w14:textId="77777777" w:rsidR="00C14B72" w:rsidRDefault="00C14B72" w:rsidP="00C14B72">
      <w:pPr>
        <w:rPr>
          <w:ins w:id="3181" w:author="Gerard Ateshian" w:date="2014-01-07T09:51:00Z"/>
        </w:rPr>
      </w:pPr>
    </w:p>
    <w:p w14:paraId="4C18D5CA" w14:textId="77777777" w:rsidR="00C14B72" w:rsidRPr="00B27FE9" w:rsidRDefault="00C14B72" w:rsidP="00C14B72">
      <w:pPr>
        <w:pStyle w:val="Example"/>
        <w:rPr>
          <w:ins w:id="3182" w:author="Gerard Ateshian" w:date="2014-01-07T09:51:00Z"/>
        </w:rPr>
      </w:pPr>
      <w:ins w:id="3183" w:author="Gerard Ateshian" w:date="2014-01-07T09:51:00Z">
        <w:r w:rsidRPr="00B27FE9">
          <w:t>Example:</w:t>
        </w:r>
      </w:ins>
    </w:p>
    <w:p w14:paraId="4AF145CE" w14:textId="607EE5C6" w:rsidR="00214C54" w:rsidRPr="00214C54" w:rsidRDefault="00214C54" w:rsidP="00214C54">
      <w:pPr>
        <w:rPr>
          <w:ins w:id="3184" w:author="Gerard Ateshian" w:date="2014-01-07T10:07:00Z"/>
          <w:rFonts w:ascii="Courier New" w:hAnsi="Courier New"/>
          <w:sz w:val="22"/>
        </w:rPr>
      </w:pPr>
      <w:ins w:id="3185"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3186" w:author="Gerard Ateshian" w:date="2014-01-07T10:07:00Z"/>
          <w:rFonts w:ascii="Courier New" w:hAnsi="Courier New"/>
          <w:sz w:val="22"/>
        </w:rPr>
      </w:pPr>
      <w:ins w:id="3187"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3188" w:author="Gerard Ateshian" w:date="2014-01-07T10:07:00Z"/>
          <w:rFonts w:ascii="Courier New" w:hAnsi="Courier New"/>
          <w:sz w:val="22"/>
        </w:rPr>
      </w:pPr>
      <w:ins w:id="3189"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3190" w:author="Gerard Ateshian" w:date="2014-01-07T10:07:00Z"/>
          <w:rFonts w:ascii="Courier New" w:hAnsi="Courier New"/>
          <w:sz w:val="22"/>
        </w:rPr>
      </w:pPr>
      <w:ins w:id="3191"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3192" w:author="Gerard Ateshian" w:date="2014-01-07T10:07:00Z"/>
          <w:rFonts w:ascii="Courier New" w:hAnsi="Courier New"/>
          <w:sz w:val="22"/>
        </w:rPr>
      </w:pPr>
      <w:ins w:id="3193"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3194" w:author="Gerard Ateshian" w:date="2014-01-07T10:07:00Z"/>
          <w:rFonts w:ascii="Courier New" w:hAnsi="Courier New"/>
          <w:sz w:val="22"/>
        </w:rPr>
      </w:pPr>
      <w:ins w:id="3195"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3196" w:author="Gerard Ateshian" w:date="2014-01-07T10:07:00Z"/>
          <w:rFonts w:ascii="Courier New" w:hAnsi="Courier New"/>
          <w:sz w:val="22"/>
        </w:rPr>
      </w:pPr>
      <w:ins w:id="3197"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3198" w:author="Gerard Ateshian" w:date="2014-01-07T10:07:00Z"/>
          <w:rFonts w:ascii="Courier New" w:hAnsi="Courier New"/>
          <w:sz w:val="22"/>
        </w:rPr>
      </w:pPr>
      <w:ins w:id="3199"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3200" w:author="Gerard Ateshian" w:date="2014-01-07T10:07:00Z"/>
          <w:rFonts w:ascii="Courier New" w:hAnsi="Courier New"/>
          <w:sz w:val="22"/>
        </w:rPr>
      </w:pPr>
      <w:ins w:id="3201"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3202" w:author="Gerard Ateshian" w:date="2014-01-07T10:07:00Z"/>
          <w:rFonts w:ascii="Courier New" w:hAnsi="Courier New"/>
          <w:sz w:val="22"/>
        </w:rPr>
      </w:pPr>
      <w:ins w:id="3203"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204" w:name="_Ref162420103"/>
      <w:bookmarkStart w:id="3205" w:name="_Toc385498537"/>
      <w:r w:rsidRPr="00B27FE9">
        <w:lastRenderedPageBreak/>
        <w:t>Solubility Materials</w:t>
      </w:r>
      <w:bookmarkEnd w:id="3204"/>
      <w:bookmarkEnd w:id="3205"/>
    </w:p>
    <w:p w14:paraId="0B0BD944" w14:textId="77777777" w:rsidR="006A0BC1" w:rsidRPr="00B27FE9" w:rsidRDefault="006A0BC1" w:rsidP="006A0BC1">
      <w:pPr>
        <w:pStyle w:val="Heading4"/>
      </w:pPr>
      <w:bookmarkStart w:id="3206" w:name="_Toc385498538"/>
      <w:r w:rsidRPr="00B27FE9">
        <w:t>Constant Solubility</w:t>
      </w:r>
      <w:bookmarkEnd w:id="3206"/>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07"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3208">
          <w:tblGrid>
            <w:gridCol w:w="2065"/>
            <w:gridCol w:w="7513"/>
            <w:gridCol w:w="7513"/>
          </w:tblGrid>
        </w:tblGridChange>
      </w:tblGrid>
      <w:tr w:rsidR="00585E5A" w14:paraId="1D105058" w14:textId="3FF65306" w:rsidTr="00585E5A">
        <w:tc>
          <w:tcPr>
            <w:tcW w:w="1921" w:type="pct"/>
            <w:shd w:val="clear" w:color="auto" w:fill="auto"/>
            <w:tcPrChange w:id="3209"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3210" w:author="Gerard Ateshian" w:date="2014-04-17T21:14:00Z">
              <w:tcPr>
                <w:tcW w:w="7513" w:type="dxa"/>
                <w:shd w:val="clear" w:color="auto" w:fill="auto"/>
              </w:tcPr>
            </w:tcPrChange>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59609977" r:id="rId1408"/>
              </w:object>
            </w:r>
          </w:p>
        </w:tc>
        <w:tc>
          <w:tcPr>
            <w:tcW w:w="734" w:type="pct"/>
            <w:tcPrChange w:id="3211" w:author="Gerard Ateshian" w:date="2014-04-17T21:14:00Z">
              <w:tcPr>
                <w:tcW w:w="7513" w:type="dxa"/>
              </w:tcPr>
            </w:tcPrChange>
          </w:tcPr>
          <w:p w14:paraId="67DBF2C8" w14:textId="7BFDC82E" w:rsidR="00585E5A" w:rsidRPr="000B272C" w:rsidRDefault="00585E5A" w:rsidP="00AF2221">
            <w:pPr>
              <w:rPr>
                <w:ins w:id="3212" w:author="Gerard Ateshian" w:date="2014-04-17T21:14:00Z"/>
              </w:rPr>
            </w:pPr>
            <w:ins w:id="3213"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59609978"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214" w:name="_Ref162420105"/>
      <w:bookmarkStart w:id="3215" w:name="_Toc385498539"/>
      <w:r w:rsidRPr="00B27FE9">
        <w:lastRenderedPageBreak/>
        <w:t>Osmotic Coefficient Materials</w:t>
      </w:r>
      <w:bookmarkEnd w:id="3214"/>
      <w:bookmarkEnd w:id="3215"/>
    </w:p>
    <w:p w14:paraId="1167F702" w14:textId="77777777" w:rsidR="006A0BC1" w:rsidRPr="00B27FE9" w:rsidRDefault="006A0BC1" w:rsidP="006A0BC1">
      <w:pPr>
        <w:pStyle w:val="Heading4"/>
      </w:pPr>
      <w:bookmarkStart w:id="3216" w:name="_Toc385498540"/>
      <w:r w:rsidRPr="00B27FE9">
        <w:t>Constant Osmotic Coefficient</w:t>
      </w:r>
      <w:bookmarkEnd w:id="3216"/>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17"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3218">
          <w:tblGrid>
            <w:gridCol w:w="2065"/>
            <w:gridCol w:w="7513"/>
            <w:gridCol w:w="7513"/>
          </w:tblGrid>
        </w:tblGridChange>
      </w:tblGrid>
      <w:tr w:rsidR="00585E5A" w14:paraId="63CBD6D2" w14:textId="7FEC2063" w:rsidTr="00585E5A">
        <w:tc>
          <w:tcPr>
            <w:tcW w:w="1639" w:type="pct"/>
            <w:shd w:val="clear" w:color="auto" w:fill="auto"/>
            <w:tcPrChange w:id="3219"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3220"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59609979" r:id="rId1412"/>
              </w:object>
            </w:r>
          </w:p>
        </w:tc>
        <w:tc>
          <w:tcPr>
            <w:tcW w:w="509" w:type="pct"/>
            <w:tcPrChange w:id="3221" w:author="Gerard Ateshian" w:date="2014-04-17T21:14:00Z">
              <w:tcPr>
                <w:tcW w:w="7513" w:type="dxa"/>
              </w:tcPr>
            </w:tcPrChange>
          </w:tcPr>
          <w:p w14:paraId="20A3677C" w14:textId="37C5BAB7" w:rsidR="00585E5A" w:rsidRPr="000B272C" w:rsidRDefault="00585E5A" w:rsidP="00AF2221">
            <w:pPr>
              <w:rPr>
                <w:ins w:id="3222" w:author="Gerard Ateshian" w:date="2014-04-17T21:14:00Z"/>
              </w:rPr>
            </w:pPr>
            <w:ins w:id="3223"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59609980"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224" w:name="_Ref366847643"/>
      <w:bookmarkStart w:id="3225" w:name="_Ref240797904"/>
      <w:bookmarkStart w:id="3226" w:name="_Ref240797910"/>
      <w:bookmarkStart w:id="3227" w:name="_Toc385498541"/>
      <w:r>
        <w:lastRenderedPageBreak/>
        <w:t xml:space="preserve">Triphasic </w:t>
      </w:r>
      <w:r w:rsidR="00AC155B">
        <w:t xml:space="preserve">and Multiphasic </w:t>
      </w:r>
      <w:r>
        <w:t>Materials</w:t>
      </w:r>
      <w:bookmarkEnd w:id="3224"/>
      <w:bookmarkEnd w:id="3225"/>
      <w:bookmarkEnd w:id="3226"/>
      <w:bookmarkEnd w:id="3227"/>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59609981"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59609982"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59609983"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59609984"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59609985"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59609986"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59609987"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59609988"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59609989"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59609990"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59609991"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59609992" r:id="rId143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59609993"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59609994"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59609995"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59609996" r:id="rId1447"/>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59609997"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59609998" r:id="rId145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59609999"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59610000"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59610001" r:id="rId1457"/>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59610002"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59610003"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59610004" r:id="rId1463"/>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59610005"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59610006"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59610007"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59610008" r:id="rId1471"/>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59610009"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59610010"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59610011"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59610012"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59610013"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59610014"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59610015" r:id="rId1485"/>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59610016"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59610017"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59610018"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59610019"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59610020"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59610021"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59610022"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59610023"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59610024"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59610025"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59610026" r:id="rId1507"/>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59610027"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59610028"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59610029"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59610030"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59610031" r:id="rId1517"/>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59610032" r:id="rId1519"/>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59610033"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59610034"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59610035"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59610036"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9610037" r:id="rId1529"/>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59610038"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59610039"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59610040"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59610041"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59610042"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59610043"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59610044"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59610045"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59610046"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59610047"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59610048" r:id="rId1551"/>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59610049"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59610050"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59610051"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59610052"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59610053" r:id="rId1561"/>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3228" w:author="Steve Maas" w:date="2014-01-02T13:13:00Z"/>
        </w:rPr>
      </w:pPr>
      <w:ins w:id="3229" w:author="Steve Maas" w:date="2014-01-02T13:13:00Z">
        <w:r>
          <w:t xml:space="preserve">Also see section </w:t>
        </w:r>
        <w:r>
          <w:fldChar w:fldCharType="begin"/>
        </w:r>
        <w:r>
          <w:instrText xml:space="preserve"> REF _Ref376431879 \r \h </w:instrText>
        </w:r>
      </w:ins>
      <w:r>
        <w:fldChar w:fldCharType="separate"/>
      </w:r>
      <w:ins w:id="3230"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3231"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3232" w:name="_Ref188932651"/>
      <w:bookmarkStart w:id="3233" w:name="_Toc385498542"/>
      <w:r w:rsidRPr="0097532C">
        <w:t xml:space="preserve">General Specification of </w:t>
      </w:r>
      <w:r w:rsidR="007960DE">
        <w:t xml:space="preserve">Multiphasic </w:t>
      </w:r>
      <w:r w:rsidRPr="0097532C">
        <w:t>Materials</w:t>
      </w:r>
      <w:bookmarkEnd w:id="3232"/>
      <w:bookmarkEnd w:id="3233"/>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59610054"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59610055"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59610056"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59610057"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59610058" r:id="rId1571"/>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34"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4"/>
        <w:gridCol w:w="817"/>
        <w:tblGridChange w:id="3235">
          <w:tblGrid>
            <w:gridCol w:w="3121"/>
            <w:gridCol w:w="6457"/>
            <w:gridCol w:w="6457"/>
          </w:tblGrid>
        </w:tblGridChange>
      </w:tblGrid>
      <w:tr w:rsidR="003A2EFE" w14:paraId="1B1E61B2" w14:textId="4CACC56E" w:rsidTr="003A2EFE">
        <w:tc>
          <w:tcPr>
            <w:tcW w:w="0" w:type="auto"/>
            <w:shd w:val="clear" w:color="auto" w:fill="auto"/>
            <w:tcPrChange w:id="3236"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3237"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3238" w:author="Gerard Ateshian" w:date="2014-04-17T21:19:00Z">
              <w:tcPr>
                <w:tcW w:w="6457" w:type="dxa"/>
              </w:tcPr>
            </w:tcPrChange>
          </w:tcPr>
          <w:p w14:paraId="1B1EE348" w14:textId="77777777" w:rsidR="003A2EFE" w:rsidRPr="000B272C" w:rsidRDefault="003A2EFE" w:rsidP="001F1A55">
            <w:pPr>
              <w:rPr>
                <w:ins w:id="3239" w:author="Gerard Ateshian" w:date="2014-04-17T21:19:00Z"/>
              </w:rPr>
            </w:pPr>
          </w:p>
        </w:tc>
      </w:tr>
      <w:tr w:rsidR="003A2EFE" w14:paraId="0DD206BF" w14:textId="0B01FE3A" w:rsidTr="003A2EFE">
        <w:tblPrEx>
          <w:tblLook w:val="0000" w:firstRow="0" w:lastRow="0" w:firstColumn="0" w:lastColumn="0" w:noHBand="0" w:noVBand="0"/>
          <w:tblPrExChange w:id="3240" w:author="Gerard Ateshian" w:date="2014-04-17T21:19:00Z">
            <w:tblPrEx>
              <w:tblLook w:val="0000" w:firstRow="0" w:lastRow="0" w:firstColumn="0" w:lastColumn="0" w:noHBand="0" w:noVBand="0"/>
            </w:tblPrEx>
          </w:tblPrExChange>
        </w:tblPrEx>
        <w:trPr>
          <w:trHeight w:val="270"/>
          <w:trPrChange w:id="3241" w:author="Gerard Ateshian" w:date="2014-04-17T21:19:00Z">
            <w:trPr>
              <w:trHeight w:val="270"/>
            </w:trPr>
          </w:trPrChange>
        </w:trPr>
        <w:tc>
          <w:tcPr>
            <w:tcW w:w="0" w:type="auto"/>
            <w:shd w:val="clear" w:color="auto" w:fill="auto"/>
            <w:tcPrChange w:id="3242"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3243" w:author="Gerard Ateshian" w:date="2014-04-17T21:19:00Z">
              <w:tcPr>
                <w:tcW w:w="6457" w:type="dxa"/>
                <w:shd w:val="clear" w:color="auto" w:fill="auto"/>
              </w:tcPr>
            </w:tcPrChange>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59610059" r:id="rId1573"/>
              </w:object>
            </w:r>
            <w:r w:rsidRPr="000B272C">
              <w:t xml:space="preserve"> in the reference configuration</w:t>
            </w:r>
          </w:p>
        </w:tc>
        <w:tc>
          <w:tcPr>
            <w:tcW w:w="0" w:type="auto"/>
            <w:tcPrChange w:id="3244" w:author="Gerard Ateshian" w:date="2014-04-17T21:19:00Z">
              <w:tcPr>
                <w:tcW w:w="6457" w:type="dxa"/>
              </w:tcPr>
            </w:tcPrChange>
          </w:tcPr>
          <w:p w14:paraId="6682ABF8" w14:textId="5BA8C7B8" w:rsidR="003A2EFE" w:rsidRPr="000B272C" w:rsidRDefault="003A2EFE" w:rsidP="00AF2221">
            <w:pPr>
              <w:rPr>
                <w:ins w:id="3245" w:author="Gerard Ateshian" w:date="2014-04-17T21:19:00Z"/>
              </w:rPr>
            </w:pPr>
            <w:ins w:id="3246" w:author="Gerard Ateshian" w:date="2014-04-17T21:19:00Z">
              <w:r>
                <w:t>[ ]</w:t>
              </w:r>
            </w:ins>
          </w:p>
        </w:tc>
      </w:tr>
      <w:tr w:rsidR="003A2EFE" w14:paraId="2725CD50" w14:textId="3E0C2C13" w:rsidTr="003A2EFE">
        <w:tblPrEx>
          <w:tblLook w:val="0000" w:firstRow="0" w:lastRow="0" w:firstColumn="0" w:lastColumn="0" w:noHBand="0" w:noVBand="0"/>
          <w:tblPrExChange w:id="3247" w:author="Gerard Ateshian" w:date="2014-04-17T21:19:00Z">
            <w:tblPrEx>
              <w:tblLook w:val="0000" w:firstRow="0" w:lastRow="0" w:firstColumn="0" w:lastColumn="0" w:noHBand="0" w:noVBand="0"/>
            </w:tblPrEx>
          </w:tblPrExChange>
        </w:tblPrEx>
        <w:trPr>
          <w:trHeight w:val="270"/>
          <w:trPrChange w:id="3248" w:author="Gerard Ateshian" w:date="2014-04-17T21:19:00Z">
            <w:trPr>
              <w:trHeight w:val="270"/>
            </w:trPr>
          </w:trPrChange>
        </w:trPr>
        <w:tc>
          <w:tcPr>
            <w:tcW w:w="0" w:type="auto"/>
            <w:shd w:val="clear" w:color="auto" w:fill="auto"/>
            <w:tcPrChange w:id="3249"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3250" w:author="Gerard Ateshian" w:date="2014-04-17T21:19:00Z">
              <w:tcPr>
                <w:tcW w:w="6457" w:type="dxa"/>
                <w:shd w:val="clear" w:color="auto" w:fill="auto"/>
              </w:tcPr>
            </w:tcPrChange>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59610060" r:id="rId1575"/>
              </w:object>
            </w:r>
            <w:r>
              <w:t xml:space="preserve"> in the reference configuration</w:t>
            </w:r>
          </w:p>
        </w:tc>
        <w:tc>
          <w:tcPr>
            <w:tcW w:w="0" w:type="auto"/>
            <w:tcPrChange w:id="3251" w:author="Gerard Ateshian" w:date="2014-04-17T21:19:00Z">
              <w:tcPr>
                <w:tcW w:w="6457" w:type="dxa"/>
              </w:tcPr>
            </w:tcPrChange>
          </w:tcPr>
          <w:p w14:paraId="7403ACB7" w14:textId="074FE397" w:rsidR="003A2EFE" w:rsidRDefault="003A2EFE" w:rsidP="00AF2221">
            <w:pPr>
              <w:rPr>
                <w:ins w:id="3252" w:author="Gerard Ateshian" w:date="2014-04-17T21:19:00Z"/>
              </w:rPr>
            </w:pPr>
            <w:ins w:id="3253" w:author="Gerard Ateshian" w:date="2014-04-17T21:19:00Z">
              <w:r>
                <w:t>[</w:t>
              </w:r>
              <w:r w:rsidRPr="003A2EFE">
                <w:rPr>
                  <w:b/>
                  <w:rPrChange w:id="3254" w:author="Gerard Ateshian" w:date="2014-04-17T21:19:00Z">
                    <w:rPr/>
                  </w:rPrChange>
                </w:rPr>
                <w:t>n</w:t>
              </w:r>
              <w:r>
                <w:t>/</w:t>
              </w:r>
              <w:r w:rsidRPr="003A2EFE">
                <w:rPr>
                  <w:b/>
                  <w:rPrChange w:id="3255" w:author="Gerard Ateshian" w:date="2014-04-17T21:19:00Z">
                    <w:rPr/>
                  </w:rPrChange>
                </w:rPr>
                <w:t>L</w:t>
              </w:r>
              <w:r w:rsidRPr="003A2EFE">
                <w:rPr>
                  <w:vertAlign w:val="superscript"/>
                  <w:rPrChange w:id="3256"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3257" w:author="Gerard Ateshian" w:date="2014-04-17T21:19:00Z">
            <w:tblPrEx>
              <w:tblLook w:val="0000" w:firstRow="0" w:lastRow="0" w:firstColumn="0" w:lastColumn="0" w:noHBand="0" w:noVBand="0"/>
            </w:tblPrEx>
          </w:tblPrExChange>
        </w:tblPrEx>
        <w:trPr>
          <w:trHeight w:val="270"/>
          <w:trPrChange w:id="3258" w:author="Gerard Ateshian" w:date="2014-04-17T21:19:00Z">
            <w:trPr>
              <w:trHeight w:val="270"/>
            </w:trPr>
          </w:trPrChange>
        </w:trPr>
        <w:tc>
          <w:tcPr>
            <w:tcW w:w="0" w:type="auto"/>
            <w:shd w:val="clear" w:color="auto" w:fill="auto"/>
            <w:tcPrChange w:id="3259"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3260" w:author="Gerard Ateshian" w:date="2014-04-17T21:19:00Z">
              <w:tcPr>
                <w:tcW w:w="6457" w:type="dxa"/>
                <w:shd w:val="clear" w:color="auto" w:fill="auto"/>
              </w:tcPr>
            </w:tcPrChange>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59610061" r:id="rId1577"/>
              </w:object>
            </w:r>
          </w:p>
        </w:tc>
        <w:tc>
          <w:tcPr>
            <w:tcW w:w="0" w:type="auto"/>
            <w:tcPrChange w:id="3261" w:author="Gerard Ateshian" w:date="2014-04-17T21:19:00Z">
              <w:tcPr>
                <w:tcW w:w="6457" w:type="dxa"/>
              </w:tcPr>
            </w:tcPrChange>
          </w:tcPr>
          <w:p w14:paraId="190FDB15" w14:textId="77777777" w:rsidR="003A2EFE" w:rsidRDefault="003A2EFE" w:rsidP="00AF2221">
            <w:pPr>
              <w:rPr>
                <w:ins w:id="3262" w:author="Gerard Ateshian" w:date="2014-04-17T21:19:00Z"/>
              </w:rPr>
            </w:pPr>
          </w:p>
        </w:tc>
      </w:tr>
      <w:tr w:rsidR="003A2EFE" w14:paraId="1AE3DD68" w14:textId="10547FB6" w:rsidTr="003A2EFE">
        <w:tblPrEx>
          <w:tblLook w:val="0000" w:firstRow="0" w:lastRow="0" w:firstColumn="0" w:lastColumn="0" w:noHBand="0" w:noVBand="0"/>
          <w:tblPrExChange w:id="3263" w:author="Gerard Ateshian" w:date="2014-04-17T21:19:00Z">
            <w:tblPrEx>
              <w:tblLook w:val="0000" w:firstRow="0" w:lastRow="0" w:firstColumn="0" w:lastColumn="0" w:noHBand="0" w:noVBand="0"/>
            </w:tblPrEx>
          </w:tblPrExChange>
        </w:tblPrEx>
        <w:trPr>
          <w:trHeight w:val="270"/>
          <w:trPrChange w:id="3264" w:author="Gerard Ateshian" w:date="2014-04-17T21:19:00Z">
            <w:trPr>
              <w:trHeight w:val="270"/>
            </w:trPr>
          </w:trPrChange>
        </w:trPr>
        <w:tc>
          <w:tcPr>
            <w:tcW w:w="0" w:type="auto"/>
            <w:shd w:val="clear" w:color="auto" w:fill="auto"/>
            <w:tcPrChange w:id="3265"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3266" w:author="Gerard Ateshian" w:date="2014-04-17T21:19:00Z">
              <w:tcPr>
                <w:tcW w:w="6457" w:type="dxa"/>
                <w:shd w:val="clear" w:color="auto" w:fill="auto"/>
              </w:tcPr>
            </w:tcPrChange>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59610062" r:id="rId1579"/>
              </w:object>
            </w:r>
          </w:p>
        </w:tc>
        <w:tc>
          <w:tcPr>
            <w:tcW w:w="0" w:type="auto"/>
            <w:tcPrChange w:id="3267" w:author="Gerard Ateshian" w:date="2014-04-17T21:19:00Z">
              <w:tcPr>
                <w:tcW w:w="6457" w:type="dxa"/>
              </w:tcPr>
            </w:tcPrChange>
          </w:tcPr>
          <w:p w14:paraId="14B41CBF" w14:textId="77777777" w:rsidR="003A2EFE" w:rsidRDefault="003A2EFE" w:rsidP="00AF2221">
            <w:pPr>
              <w:rPr>
                <w:ins w:id="3268" w:author="Gerard Ateshian" w:date="2014-04-17T21:19:00Z"/>
              </w:rPr>
            </w:pPr>
          </w:p>
        </w:tc>
      </w:tr>
      <w:tr w:rsidR="003A2EFE" w14:paraId="4EEF0FDB" w14:textId="5CBF84A1" w:rsidTr="003A2EFE">
        <w:tblPrEx>
          <w:tblLook w:val="0000" w:firstRow="0" w:lastRow="0" w:firstColumn="0" w:lastColumn="0" w:noHBand="0" w:noVBand="0"/>
          <w:tblPrExChange w:id="3269" w:author="Gerard Ateshian" w:date="2014-04-17T21:19:00Z">
            <w:tblPrEx>
              <w:tblLook w:val="0000" w:firstRow="0" w:lastRow="0" w:firstColumn="0" w:lastColumn="0" w:noHBand="0" w:noVBand="0"/>
            </w:tblPrEx>
          </w:tblPrExChange>
        </w:tblPrEx>
        <w:trPr>
          <w:trHeight w:val="270"/>
          <w:trPrChange w:id="3270" w:author="Gerard Ateshian" w:date="2014-04-17T21:19:00Z">
            <w:trPr>
              <w:trHeight w:val="270"/>
            </w:trPr>
          </w:trPrChange>
        </w:trPr>
        <w:tc>
          <w:tcPr>
            <w:tcW w:w="0" w:type="auto"/>
            <w:shd w:val="clear" w:color="auto" w:fill="auto"/>
            <w:tcPrChange w:id="3271"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3272" w:author="Gerard Ateshian" w:date="2014-04-17T21:19:00Z">
              <w:tcPr>
                <w:tcW w:w="6457" w:type="dxa"/>
                <w:shd w:val="clear" w:color="auto" w:fill="auto"/>
              </w:tcPr>
            </w:tcPrChange>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59610063" r:id="rId1581"/>
              </w:object>
            </w:r>
          </w:p>
        </w:tc>
        <w:tc>
          <w:tcPr>
            <w:tcW w:w="0" w:type="auto"/>
            <w:tcPrChange w:id="3273" w:author="Gerard Ateshian" w:date="2014-04-17T21:19:00Z">
              <w:tcPr>
                <w:tcW w:w="6457" w:type="dxa"/>
              </w:tcPr>
            </w:tcPrChange>
          </w:tcPr>
          <w:p w14:paraId="3A500C00" w14:textId="77777777" w:rsidR="003A2EFE" w:rsidRDefault="003A2EFE" w:rsidP="00AF2221">
            <w:pPr>
              <w:rPr>
                <w:ins w:id="3274" w:author="Gerard Ateshian" w:date="2014-04-17T21:19:00Z"/>
              </w:rPr>
            </w:pPr>
          </w:p>
        </w:tc>
      </w:tr>
      <w:tr w:rsidR="003A2EFE" w14:paraId="4D69AB05" w14:textId="2BE92AFA" w:rsidTr="003A2EFE">
        <w:tblPrEx>
          <w:tblLook w:val="0000" w:firstRow="0" w:lastRow="0" w:firstColumn="0" w:lastColumn="0" w:noHBand="0" w:noVBand="0"/>
          <w:tblPrExChange w:id="3275" w:author="Gerard Ateshian" w:date="2014-04-17T21:19:00Z">
            <w:tblPrEx>
              <w:tblLook w:val="0000" w:firstRow="0" w:lastRow="0" w:firstColumn="0" w:lastColumn="0" w:noHBand="0" w:noVBand="0"/>
            </w:tblPrEx>
          </w:tblPrExChange>
        </w:tblPrEx>
        <w:trPr>
          <w:trHeight w:val="270"/>
          <w:trPrChange w:id="3276" w:author="Gerard Ateshian" w:date="2014-04-17T21:19:00Z">
            <w:trPr>
              <w:trHeight w:val="270"/>
            </w:trPr>
          </w:trPrChange>
        </w:trPr>
        <w:tc>
          <w:tcPr>
            <w:tcW w:w="0" w:type="auto"/>
            <w:shd w:val="clear" w:color="auto" w:fill="auto"/>
            <w:tcPrChange w:id="3277"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3278"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3279" w:author="Gerard Ateshian" w:date="2014-04-17T21:19:00Z">
              <w:tcPr>
                <w:tcW w:w="6457" w:type="dxa"/>
              </w:tcPr>
            </w:tcPrChange>
          </w:tcPr>
          <w:p w14:paraId="2B227D88" w14:textId="77777777" w:rsidR="003A2EFE" w:rsidRDefault="003A2EFE" w:rsidP="00350D5F">
            <w:pPr>
              <w:rPr>
                <w:ins w:id="3280" w:author="Gerard Ateshian" w:date="2014-04-17T21:19:00Z"/>
              </w:rPr>
            </w:pPr>
          </w:p>
        </w:tc>
      </w:tr>
      <w:tr w:rsidR="003A2EFE" w14:paraId="22B51E16" w14:textId="65369389" w:rsidTr="003A2EFE">
        <w:tblPrEx>
          <w:tblLook w:val="0000" w:firstRow="0" w:lastRow="0" w:firstColumn="0" w:lastColumn="0" w:noHBand="0" w:noVBand="0"/>
          <w:tblPrExChange w:id="3281" w:author="Gerard Ateshian" w:date="2014-04-17T21:19:00Z">
            <w:tblPrEx>
              <w:tblLook w:val="0000" w:firstRow="0" w:lastRow="0" w:firstColumn="0" w:lastColumn="0" w:noHBand="0" w:noVBand="0"/>
            </w:tblPrEx>
          </w:tblPrExChange>
        </w:tblPrEx>
        <w:trPr>
          <w:trHeight w:val="270"/>
          <w:trPrChange w:id="3282" w:author="Gerard Ateshian" w:date="2014-04-17T21:19:00Z">
            <w:trPr>
              <w:trHeight w:val="270"/>
            </w:trPr>
          </w:trPrChange>
        </w:trPr>
        <w:tc>
          <w:tcPr>
            <w:tcW w:w="0" w:type="auto"/>
            <w:shd w:val="clear" w:color="auto" w:fill="auto"/>
            <w:tcPrChange w:id="3283"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3284"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3285" w:author="Gerard Ateshian" w:date="2014-04-17T21:19:00Z">
              <w:tcPr>
                <w:tcW w:w="6457" w:type="dxa"/>
              </w:tcPr>
            </w:tcPrChange>
          </w:tcPr>
          <w:p w14:paraId="79C6D365" w14:textId="77777777" w:rsidR="003A2EFE" w:rsidRDefault="003A2EFE" w:rsidP="00C83DD5">
            <w:pPr>
              <w:rPr>
                <w:ins w:id="3286"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59610064"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287" w:author="Steve Maas" w:date="2014-01-02T13:04:00Z">
        <w:r w:rsidR="00873D59">
          <w:t>3.12.2</w:t>
        </w:r>
      </w:ins>
      <w:del w:id="3288"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59610065"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59610066"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59610067"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289" w:author="Steve Maas" w:date="2014-01-02T13:04:00Z">
        <w:r w:rsidR="00873D59">
          <w:t>3.12.2</w:t>
        </w:r>
      </w:ins>
      <w:del w:id="3290"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291"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3292">
          <w:tblGrid>
            <w:gridCol w:w="3168"/>
            <w:gridCol w:w="6408"/>
            <w:gridCol w:w="6408"/>
          </w:tblGrid>
        </w:tblGridChange>
      </w:tblGrid>
      <w:tr w:rsidR="00EE7403" w14:paraId="1ACA6AF0" w14:textId="5C2C7D80" w:rsidTr="00EE7403">
        <w:tc>
          <w:tcPr>
            <w:tcW w:w="0" w:type="auto"/>
            <w:shd w:val="clear" w:color="auto" w:fill="auto"/>
            <w:tcPrChange w:id="3293"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3294" w:author="Gerard Ateshian" w:date="2014-04-17T21:44:00Z">
              <w:tcPr>
                <w:tcW w:w="6408" w:type="dxa"/>
                <w:shd w:val="clear" w:color="auto" w:fill="auto"/>
              </w:tcPr>
            </w:tcPrChange>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59610068" r:id="rId1591"/>
              </w:object>
            </w:r>
            <w:r>
              <w:t xml:space="preserve"> .</w:t>
            </w:r>
          </w:p>
        </w:tc>
        <w:tc>
          <w:tcPr>
            <w:tcW w:w="0" w:type="auto"/>
            <w:tcPrChange w:id="3295" w:author="Gerard Ateshian" w:date="2014-04-17T21:44:00Z">
              <w:tcPr>
                <w:tcW w:w="6408" w:type="dxa"/>
              </w:tcPr>
            </w:tcPrChange>
          </w:tcPr>
          <w:p w14:paraId="31D7845F" w14:textId="6ABD70F9" w:rsidR="00EE7403" w:rsidRDefault="00EE7403" w:rsidP="00AF2221">
            <w:pPr>
              <w:rPr>
                <w:ins w:id="3296" w:author="Gerard Ateshian" w:date="2014-04-17T21:43:00Z"/>
              </w:rPr>
            </w:pPr>
            <w:ins w:id="3297" w:author="Gerard Ateshian" w:date="2014-04-17T21:43:00Z">
              <w:r>
                <w:t>[</w:t>
              </w:r>
            </w:ins>
            <w:ins w:id="3298" w:author="Gerard Ateshian" w:date="2014-04-17T21:44:00Z">
              <w:r w:rsidRPr="00EE7403">
                <w:rPr>
                  <w:b/>
                  <w:rPrChange w:id="3299" w:author="Gerard Ateshian" w:date="2014-04-17T21:44:00Z">
                    <w:rPr/>
                  </w:rPrChange>
                </w:rPr>
                <w:t>M</w:t>
              </w:r>
              <w:r>
                <w:t>/</w:t>
              </w:r>
              <w:r w:rsidRPr="00EE7403">
                <w:rPr>
                  <w:b/>
                  <w:rPrChange w:id="3300" w:author="Gerard Ateshian" w:date="2014-04-17T21:44:00Z">
                    <w:rPr/>
                  </w:rPrChange>
                </w:rPr>
                <w:t>L</w:t>
              </w:r>
              <w:r w:rsidRPr="00EE7403">
                <w:rPr>
                  <w:vertAlign w:val="superscript"/>
                  <w:rPrChange w:id="3301" w:author="Gerard Ateshian" w:date="2014-04-17T21:44:00Z">
                    <w:rPr/>
                  </w:rPrChange>
                </w:rPr>
                <w:t>3</w:t>
              </w:r>
            </w:ins>
            <w:ins w:id="3302" w:author="Gerard Ateshian" w:date="2014-04-17T21:43:00Z">
              <w:r>
                <w:t>]</w:t>
              </w:r>
            </w:ins>
          </w:p>
        </w:tc>
      </w:tr>
      <w:tr w:rsidR="00EE7403" w14:paraId="783978E7" w14:textId="33FE076E" w:rsidTr="00EE7403">
        <w:tc>
          <w:tcPr>
            <w:tcW w:w="0" w:type="auto"/>
            <w:shd w:val="clear" w:color="auto" w:fill="auto"/>
            <w:tcPrChange w:id="3303"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3304" w:author="Gerard Ateshian" w:date="2014-04-17T21:44:00Z">
              <w:tcPr>
                <w:tcW w:w="6408" w:type="dxa"/>
                <w:shd w:val="clear" w:color="auto" w:fill="auto"/>
              </w:tcPr>
            </w:tcPrChange>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59610069" r:id="rId1593"/>
              </w:object>
            </w:r>
            <w:r>
              <w:t xml:space="preserve"> (zero by default)</w:t>
            </w:r>
          </w:p>
        </w:tc>
        <w:tc>
          <w:tcPr>
            <w:tcW w:w="0" w:type="auto"/>
            <w:tcPrChange w:id="3305" w:author="Gerard Ateshian" w:date="2014-04-17T21:44:00Z">
              <w:tcPr>
                <w:tcW w:w="6408" w:type="dxa"/>
              </w:tcPr>
            </w:tcPrChange>
          </w:tcPr>
          <w:p w14:paraId="336FD569" w14:textId="42AE34E9" w:rsidR="00EE7403" w:rsidRDefault="00EE7403" w:rsidP="00AF2221">
            <w:pPr>
              <w:rPr>
                <w:ins w:id="3306" w:author="Gerard Ateshian" w:date="2014-04-17T21:43:00Z"/>
              </w:rPr>
            </w:pPr>
            <w:ins w:id="3307"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3308"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3309" w:author="Gerard Ateshian" w:date="2014-04-17T21:44:00Z">
              <w:tcPr>
                <w:tcW w:w="6408" w:type="dxa"/>
                <w:shd w:val="clear" w:color="auto" w:fill="auto"/>
              </w:tcPr>
            </w:tcPrChange>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59610070" r:id="rId1595"/>
              </w:object>
            </w:r>
            <w:r>
              <w:t xml:space="preserve"> (none by default)</w:t>
            </w:r>
          </w:p>
        </w:tc>
        <w:tc>
          <w:tcPr>
            <w:tcW w:w="0" w:type="auto"/>
            <w:tcPrChange w:id="3310" w:author="Gerard Ateshian" w:date="2014-04-17T21:44:00Z">
              <w:tcPr>
                <w:tcW w:w="6408" w:type="dxa"/>
              </w:tcPr>
            </w:tcPrChange>
          </w:tcPr>
          <w:p w14:paraId="11C78774" w14:textId="3030B795" w:rsidR="00EE7403" w:rsidRDefault="00EE7403" w:rsidP="00AF2221">
            <w:pPr>
              <w:rPr>
                <w:ins w:id="3311" w:author="Gerard Ateshian" w:date="2014-04-17T21:43:00Z"/>
              </w:rPr>
            </w:pPr>
            <w:ins w:id="3312"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59610071"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59610072" r:id="rId1599"/>
        </w:object>
      </w:r>
      <w:ins w:id="3313" w:author="Gerard Ateshian" w:date="2014-04-17T21:56:00Z">
        <w:r w:rsidR="003F0FB9" w:rsidRPr="003F0FB9">
          <w:rPr>
            <w:rPrChange w:id="3314"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59610073" r:id="rId1601"/>
        </w:object>
      </w:r>
      <w:ins w:id="3315" w:author="Gerard Ateshian" w:date="2014-04-17T21:56:00Z">
        <w:r w:rsidR="003F0FB9" w:rsidRPr="003F0FB9">
          <w:rPr>
            <w:rPrChange w:id="3316" w:author="Gerard Ateshian" w:date="2014-04-17T21:56:00Z">
              <w:rPr>
                <w:position w:val="-6"/>
              </w:rPr>
            </w:rPrChange>
          </w:rPr>
          <w:t xml:space="preserve"> [</w:t>
        </w:r>
        <w:r w:rsidR="003F0FB9">
          <w:rPr>
            <w:b/>
          </w:rPr>
          <w:t>T</w:t>
        </w:r>
        <w:r w:rsidR="003F0FB9" w:rsidRPr="003F0FB9">
          <w:rPr>
            <w:rPrChange w:id="3317"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59610074" r:id="rId1603"/>
        </w:object>
      </w:r>
      <w:r w:rsidRPr="00B27FE9">
        <w:t xml:space="preserve"> </w:t>
      </w:r>
      <w:ins w:id="3318" w:author="Gerard Ateshian" w:date="2014-04-17T21:56:00Z">
        <w:r w:rsidR="003F0FB9">
          <w:t>[</w:t>
        </w:r>
        <w:r w:rsidR="003F0FB9" w:rsidRPr="003F0FB9">
          <w:rPr>
            <w:b/>
            <w:rPrChange w:id="3319" w:author="Gerard Ateshian" w:date="2014-04-17T21:56:00Z">
              <w:rPr/>
            </w:rPrChange>
          </w:rPr>
          <w:t>Q</w:t>
        </w:r>
        <w:r w:rsidR="003F0FB9">
          <w:t>/</w:t>
        </w:r>
        <w:r w:rsidR="003F0FB9" w:rsidRPr="003F0FB9">
          <w:rPr>
            <w:b/>
            <w:rPrChange w:id="3320"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321" w:name="_Toc385498543"/>
      <w:r>
        <w:lastRenderedPageBreak/>
        <w:t>Solvent Supply Materials</w:t>
      </w:r>
      <w:bookmarkEnd w:id="3321"/>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59610075"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59610076" r:id="rId1607"/>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59610077" r:id="rId1609"/>
        </w:object>
      </w:r>
      <w:r w:rsidR="007D189B">
        <w:t xml:space="preserve"> </w:t>
      </w:r>
      <w:proofErr w:type="gramStart"/>
      <w:r w:rsidR="007D189B">
        <w:t>has</w:t>
      </w:r>
      <w:proofErr w:type="gramEnd"/>
      <w:r w:rsidR="007D189B">
        <w:t xml:space="preserve"> units of reciprocal time</w:t>
      </w:r>
      <w:ins w:id="3322" w:author="Gerard Ateshian" w:date="2014-04-17T21:48:00Z">
        <w:r w:rsidR="00EE7403">
          <w:t xml:space="preserve"> [</w:t>
        </w:r>
        <w:r w:rsidR="00EE7403" w:rsidRPr="00EE7403">
          <w:rPr>
            <w:b/>
            <w:rPrChange w:id="3323" w:author="Gerard Ateshian" w:date="2014-04-17T21:48:00Z">
              <w:rPr/>
            </w:rPrChange>
          </w:rPr>
          <w:t>t</w:t>
        </w:r>
        <w:r w:rsidR="00EE7403" w:rsidRPr="00EE7403">
          <w:rPr>
            <w:vertAlign w:val="superscript"/>
            <w:rPrChange w:id="3324"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325" w:name="_Toc385498544"/>
      <w:r>
        <w:lastRenderedPageBreak/>
        <w:t>Starling Equation</w:t>
      </w:r>
      <w:bookmarkEnd w:id="3325"/>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26"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3327">
          <w:tblGrid>
            <w:gridCol w:w="1818"/>
            <w:gridCol w:w="7758"/>
            <w:gridCol w:w="7758"/>
          </w:tblGrid>
        </w:tblGridChange>
      </w:tblGrid>
      <w:tr w:rsidR="003A2EFE" w14:paraId="2CE7397B" w14:textId="173B0079" w:rsidTr="00152AB9">
        <w:tc>
          <w:tcPr>
            <w:tcW w:w="1127" w:type="pct"/>
            <w:shd w:val="clear" w:color="auto" w:fill="auto"/>
            <w:tcPrChange w:id="3328"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3329" w:author="Gerard Ateshian" w:date="2014-04-17T21:21:00Z">
              <w:tcPr>
                <w:tcW w:w="7758" w:type="dxa"/>
                <w:shd w:val="clear" w:color="auto" w:fill="auto"/>
              </w:tcPr>
            </w:tcPrChange>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59610078" r:id="rId1611"/>
              </w:object>
            </w:r>
          </w:p>
        </w:tc>
        <w:tc>
          <w:tcPr>
            <w:tcW w:w="607" w:type="pct"/>
            <w:tcPrChange w:id="3330" w:author="Gerard Ateshian" w:date="2014-04-17T21:21:00Z">
              <w:tcPr>
                <w:tcW w:w="7758" w:type="dxa"/>
              </w:tcPr>
            </w:tcPrChange>
          </w:tcPr>
          <w:p w14:paraId="4D8DCCF7" w14:textId="651C1206" w:rsidR="003A2EFE" w:rsidRDefault="003A2EFE" w:rsidP="00AF2221">
            <w:pPr>
              <w:rPr>
                <w:ins w:id="3331" w:author="Gerard Ateshian" w:date="2014-04-17T21:19:00Z"/>
              </w:rPr>
            </w:pPr>
            <w:ins w:id="3332" w:author="Gerard Ateshian" w:date="2014-04-17T21:20:00Z">
              <w:r>
                <w:t>[</w:t>
              </w:r>
              <w:r w:rsidRPr="003A2EFE">
                <w:rPr>
                  <w:b/>
                  <w:rPrChange w:id="3333" w:author="Gerard Ateshian" w:date="2014-04-17T21:20:00Z">
                    <w:rPr/>
                  </w:rPrChange>
                </w:rPr>
                <w:t>L</w:t>
              </w:r>
              <w:r w:rsidRPr="003A2EFE">
                <w:rPr>
                  <w:vertAlign w:val="superscript"/>
                  <w:rPrChange w:id="3334" w:author="Gerard Ateshian" w:date="2014-04-17T21:20:00Z">
                    <w:rPr/>
                  </w:rPrChange>
                </w:rPr>
                <w:t>2</w:t>
              </w:r>
              <w:r>
                <w:t>/</w:t>
              </w:r>
              <w:r w:rsidRPr="003A2EFE">
                <w:rPr>
                  <w:b/>
                  <w:rPrChange w:id="3335" w:author="Gerard Ateshian" w:date="2014-04-17T21:20:00Z">
                    <w:rPr/>
                  </w:rPrChange>
                </w:rPr>
                <w:t>F</w:t>
              </w:r>
              <w:r>
                <w:sym w:font="Symbol" w:char="F0D7"/>
              </w:r>
              <w:r w:rsidRPr="003A2EFE">
                <w:rPr>
                  <w:b/>
                  <w:rPrChange w:id="3336" w:author="Gerard Ateshian" w:date="2014-04-17T21:20:00Z">
                    <w:rPr/>
                  </w:rPrChange>
                </w:rPr>
                <w:t>t</w:t>
              </w:r>
              <w:r>
                <w:t>]</w:t>
              </w:r>
            </w:ins>
          </w:p>
        </w:tc>
      </w:tr>
      <w:tr w:rsidR="003A2EFE" w14:paraId="7BEE70A8" w14:textId="53FD039C" w:rsidTr="00152AB9">
        <w:tc>
          <w:tcPr>
            <w:tcW w:w="1127" w:type="pct"/>
            <w:shd w:val="clear" w:color="auto" w:fill="auto"/>
            <w:tcPrChange w:id="3337"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3338" w:author="Gerard Ateshian" w:date="2014-04-17T21:21:00Z">
              <w:tcPr>
                <w:tcW w:w="7758" w:type="dxa"/>
                <w:shd w:val="clear" w:color="auto" w:fill="auto"/>
              </w:tcPr>
            </w:tcPrChange>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59610079" r:id="rId1613"/>
              </w:object>
            </w:r>
          </w:p>
        </w:tc>
        <w:tc>
          <w:tcPr>
            <w:tcW w:w="607" w:type="pct"/>
            <w:tcPrChange w:id="3339" w:author="Gerard Ateshian" w:date="2014-04-17T21:21:00Z">
              <w:tcPr>
                <w:tcW w:w="7758" w:type="dxa"/>
              </w:tcPr>
            </w:tcPrChange>
          </w:tcPr>
          <w:p w14:paraId="2C805662" w14:textId="052824C0" w:rsidR="003A2EFE" w:rsidRDefault="003A2EFE" w:rsidP="00AF2221">
            <w:pPr>
              <w:rPr>
                <w:ins w:id="3340" w:author="Gerard Ateshian" w:date="2014-04-17T21:19:00Z"/>
              </w:rPr>
            </w:pPr>
            <w:ins w:id="3341" w:author="Gerard Ateshian" w:date="2014-04-17T21:20:00Z">
              <w:r>
                <w:t>[</w:t>
              </w:r>
              <w:r>
                <w:rPr>
                  <w:b/>
                </w:rPr>
                <w:t>P</w:t>
              </w:r>
              <w:r>
                <w:t>]</w:t>
              </w:r>
            </w:ins>
          </w:p>
        </w:tc>
      </w:tr>
      <w:tr w:rsidR="003A2EFE" w14:paraId="35309DB4" w14:textId="527EB7DB" w:rsidTr="00152AB9">
        <w:tc>
          <w:tcPr>
            <w:tcW w:w="1127" w:type="pct"/>
            <w:shd w:val="clear" w:color="auto" w:fill="auto"/>
            <w:tcPrChange w:id="3342"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3343" w:author="Gerard Ateshian" w:date="2014-04-17T21:21:00Z">
              <w:tcPr>
                <w:tcW w:w="7758" w:type="dxa"/>
                <w:shd w:val="clear" w:color="auto" w:fill="auto"/>
              </w:tcPr>
            </w:tcPrChange>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59610080" r:id="rId1615"/>
              </w:object>
            </w:r>
            <w:r>
              <w:t xml:space="preserve"> </w:t>
            </w:r>
          </w:p>
        </w:tc>
        <w:tc>
          <w:tcPr>
            <w:tcW w:w="607" w:type="pct"/>
            <w:tcPrChange w:id="3344" w:author="Gerard Ateshian" w:date="2014-04-17T21:21:00Z">
              <w:tcPr>
                <w:tcW w:w="7758" w:type="dxa"/>
              </w:tcPr>
            </w:tcPrChange>
          </w:tcPr>
          <w:p w14:paraId="6260269F" w14:textId="00295FED" w:rsidR="003A2EFE" w:rsidRDefault="00152AB9" w:rsidP="00AF2221">
            <w:pPr>
              <w:rPr>
                <w:ins w:id="3345" w:author="Gerard Ateshian" w:date="2014-04-17T21:19:00Z"/>
              </w:rPr>
            </w:pPr>
            <w:ins w:id="3346" w:author="Gerard Ateshian" w:date="2014-04-17T21:21:00Z">
              <w:r>
                <w:t>[</w:t>
              </w:r>
              <w:r w:rsidRPr="00152AB9">
                <w:rPr>
                  <w:b/>
                  <w:rPrChange w:id="3347" w:author="Gerard Ateshian" w:date="2014-04-17T21:21:00Z">
                    <w:rPr/>
                  </w:rPrChange>
                </w:rPr>
                <w:t>L</w:t>
              </w:r>
              <w:r w:rsidRPr="00152AB9">
                <w:rPr>
                  <w:vertAlign w:val="superscript"/>
                  <w:rPrChange w:id="3348" w:author="Gerard Ateshian" w:date="2014-04-17T21:21:00Z">
                    <w:rPr/>
                  </w:rPrChange>
                </w:rPr>
                <w:t>3</w:t>
              </w:r>
              <w:r>
                <w:t>/</w:t>
              </w:r>
              <w:r w:rsidRPr="00152AB9">
                <w:rPr>
                  <w:b/>
                  <w:rPrChange w:id="3349"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3350"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3351" w:author="Gerard Ateshian" w:date="2014-04-17T21:21:00Z">
              <w:tcPr>
                <w:tcW w:w="7758" w:type="dxa"/>
                <w:shd w:val="clear" w:color="auto" w:fill="auto"/>
              </w:tcPr>
            </w:tcPrChange>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59610081" r:id="rId1617"/>
              </w:object>
            </w:r>
          </w:p>
        </w:tc>
        <w:tc>
          <w:tcPr>
            <w:tcW w:w="607" w:type="pct"/>
            <w:tcPrChange w:id="3352" w:author="Gerard Ateshian" w:date="2014-04-17T21:21:00Z">
              <w:tcPr>
                <w:tcW w:w="7758" w:type="dxa"/>
              </w:tcPr>
            </w:tcPrChange>
          </w:tcPr>
          <w:p w14:paraId="7E993EA1" w14:textId="4E51B986" w:rsidR="003A2EFE" w:rsidRDefault="00152AB9" w:rsidP="00AF2221">
            <w:pPr>
              <w:rPr>
                <w:ins w:id="3353" w:author="Gerard Ateshian" w:date="2014-04-17T21:19:00Z"/>
              </w:rPr>
            </w:pPr>
            <w:ins w:id="3354" w:author="Gerard Ateshian" w:date="2014-04-17T21:21:00Z">
              <w:r>
                <w:t>[</w:t>
              </w:r>
              <w:r w:rsidRPr="00152AB9">
                <w:rPr>
                  <w:b/>
                  <w:rPrChange w:id="3355" w:author="Gerard Ateshian" w:date="2014-04-17T21:21:00Z">
                    <w:rPr/>
                  </w:rPrChange>
                </w:rPr>
                <w:t>n</w:t>
              </w:r>
              <w:r>
                <w:t>/</w:t>
              </w:r>
              <w:r w:rsidRPr="00152AB9">
                <w:rPr>
                  <w:b/>
                  <w:rPrChange w:id="3356" w:author="Gerard Ateshian" w:date="2014-04-17T21:21:00Z">
                    <w:rPr/>
                  </w:rPrChange>
                </w:rPr>
                <w:t>L</w:t>
              </w:r>
              <w:r w:rsidRPr="00152AB9">
                <w:rPr>
                  <w:vertAlign w:val="superscript"/>
                  <w:rPrChange w:id="3357"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59610082" r:id="rId1619"/>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59610083"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358" w:name="_Toc385498545"/>
      <w:r>
        <w:lastRenderedPageBreak/>
        <w:t>Chemical Reactions</w:t>
      </w:r>
      <w:bookmarkEnd w:id="3358"/>
    </w:p>
    <w:p w14:paraId="45114879" w14:textId="43162140" w:rsidR="00A61269" w:rsidRPr="00A61269" w:rsidRDefault="00A61269">
      <w:pPr>
        <w:pStyle w:val="Heading3"/>
      </w:pPr>
      <w:bookmarkStart w:id="3359" w:name="_Toc385498546"/>
      <w:r>
        <w:t>Guidelines for Chemical Reaction Analyses</w:t>
      </w:r>
      <w:bookmarkEnd w:id="3359"/>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59610084"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59610085"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59610086"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59610087" r:id="rId1629"/>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59610088"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59610089"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59610090"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59610091"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59610092"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59610093"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59610094"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59610095"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59610096" r:id="rId1647"/>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59610097"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59610098"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59610099"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59610100" r:id="rId1655"/>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59610101"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59610102" r:id="rId1659"/>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59610103"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59610104" r:id="rId1663"/>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59610105"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59610106"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59610107"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59610108"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59610109"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59610110"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59610111"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59610112"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59610113" r:id="rId1681"/>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59610114"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59610115"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59610116"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59610117" r:id="rId1689"/>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59610118"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59610119"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59610120"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59610121"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59610122" r:id="rId1699"/>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59610123"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59610124" r:id="rId1703"/>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59610125" r:id="rId1705"/>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59610126"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59610127"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59610128"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59610129" r:id="rId1713"/>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59610130"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59610131" r:id="rId1717"/>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59610132"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59610133" r:id="rId1721"/>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59610134"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59610135" r:id="rId1725"/>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59610136"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59610137"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59610138" r:id="rId1731"/>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59610139"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59610140"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59610141"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59610142"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59610143"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59610144"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59610145"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59610146"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59610147" r:id="rId1749"/>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59610148"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59610149"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59610150"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360" w:name="_Toc385498547"/>
      <w:r>
        <w:t>General Specification for Chemical Reactions</w:t>
      </w:r>
      <w:bookmarkEnd w:id="3360"/>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59610151"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59610152"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59610153"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59610154"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61"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3362">
          <w:tblGrid>
            <w:gridCol w:w="3121"/>
            <w:gridCol w:w="6457"/>
            <w:gridCol w:w="6457"/>
          </w:tblGrid>
        </w:tblGridChange>
      </w:tblGrid>
      <w:tr w:rsidR="00152AB9" w14:paraId="46F6EF1F" w14:textId="0A982157" w:rsidTr="00152AB9">
        <w:tc>
          <w:tcPr>
            <w:tcW w:w="891" w:type="pct"/>
            <w:shd w:val="clear" w:color="auto" w:fill="auto"/>
            <w:tcPrChange w:id="3363"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3364" w:author="Gerard Ateshian" w:date="2014-04-17T21:22:00Z">
              <w:tcPr>
                <w:tcW w:w="6457" w:type="dxa"/>
                <w:shd w:val="clear" w:color="auto" w:fill="auto"/>
              </w:tcPr>
            </w:tcPrChange>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59610155" r:id="rId1765"/>
              </w:object>
            </w:r>
            <w:r>
              <w:t xml:space="preserve"> </w:t>
            </w:r>
          </w:p>
        </w:tc>
        <w:tc>
          <w:tcPr>
            <w:tcW w:w="722" w:type="pct"/>
            <w:tcPrChange w:id="3365" w:author="Gerard Ateshian" w:date="2014-04-17T21:22:00Z">
              <w:tcPr>
                <w:tcW w:w="6457" w:type="dxa"/>
              </w:tcPr>
            </w:tcPrChange>
          </w:tcPr>
          <w:p w14:paraId="0943B54A" w14:textId="636BEC82" w:rsidR="00152AB9" w:rsidRDefault="00152AB9" w:rsidP="00AF2221">
            <w:pPr>
              <w:rPr>
                <w:ins w:id="3366" w:author="Gerard Ateshian" w:date="2014-04-17T21:22:00Z"/>
              </w:rPr>
            </w:pPr>
            <w:ins w:id="3367" w:author="Gerard Ateshian" w:date="2014-04-17T21:22:00Z">
              <w:r>
                <w:t>[ ]</w:t>
              </w:r>
            </w:ins>
          </w:p>
        </w:tc>
      </w:tr>
      <w:tr w:rsidR="00152AB9" w14:paraId="385C07F4" w14:textId="058E9195" w:rsidTr="00152AB9">
        <w:tblPrEx>
          <w:tblLook w:val="0000" w:firstRow="0" w:lastRow="0" w:firstColumn="0" w:lastColumn="0" w:noHBand="0" w:noVBand="0"/>
          <w:tblPrExChange w:id="3368" w:author="Gerard Ateshian" w:date="2014-04-17T21:22:00Z">
            <w:tblPrEx>
              <w:tblLook w:val="0000" w:firstRow="0" w:lastRow="0" w:firstColumn="0" w:lastColumn="0" w:noHBand="0" w:noVBand="0"/>
            </w:tblPrEx>
          </w:tblPrExChange>
        </w:tblPrEx>
        <w:trPr>
          <w:trHeight w:val="270"/>
          <w:trPrChange w:id="3369" w:author="Gerard Ateshian" w:date="2014-04-17T21:22:00Z">
            <w:trPr>
              <w:trHeight w:val="270"/>
            </w:trPr>
          </w:trPrChange>
        </w:trPr>
        <w:tc>
          <w:tcPr>
            <w:tcW w:w="891" w:type="pct"/>
            <w:shd w:val="clear" w:color="auto" w:fill="auto"/>
            <w:tcPrChange w:id="3370"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3371" w:author="Gerard Ateshian" w:date="2014-04-17T21:22:00Z">
              <w:tcPr>
                <w:tcW w:w="6457" w:type="dxa"/>
                <w:shd w:val="clear" w:color="auto" w:fill="auto"/>
              </w:tcPr>
            </w:tcPrChange>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59610156" r:id="rId1767"/>
              </w:object>
            </w:r>
            <w:r>
              <w:t xml:space="preserve"> </w:t>
            </w:r>
          </w:p>
        </w:tc>
        <w:tc>
          <w:tcPr>
            <w:tcW w:w="722" w:type="pct"/>
            <w:tcPrChange w:id="3372" w:author="Gerard Ateshian" w:date="2014-04-17T21:22:00Z">
              <w:tcPr>
                <w:tcW w:w="6457" w:type="dxa"/>
              </w:tcPr>
            </w:tcPrChange>
          </w:tcPr>
          <w:p w14:paraId="4973AF5C" w14:textId="3E5D1A48" w:rsidR="00152AB9" w:rsidRDefault="00152AB9" w:rsidP="00AF2221">
            <w:pPr>
              <w:rPr>
                <w:ins w:id="3373" w:author="Gerard Ateshian" w:date="2014-04-17T21:22:00Z"/>
              </w:rPr>
            </w:pPr>
            <w:ins w:id="3374" w:author="Gerard Ateshian" w:date="2014-04-17T21:22:00Z">
              <w:r>
                <w:t>[ ]</w:t>
              </w:r>
            </w:ins>
          </w:p>
        </w:tc>
      </w:tr>
      <w:tr w:rsidR="00152AB9" w14:paraId="0B5FA9C3" w14:textId="761B3908" w:rsidTr="00152AB9">
        <w:tblPrEx>
          <w:tblLook w:val="0000" w:firstRow="0" w:lastRow="0" w:firstColumn="0" w:lastColumn="0" w:noHBand="0" w:noVBand="0"/>
          <w:tblPrExChange w:id="3375" w:author="Gerard Ateshian" w:date="2014-04-17T21:22:00Z">
            <w:tblPrEx>
              <w:tblLook w:val="0000" w:firstRow="0" w:lastRow="0" w:firstColumn="0" w:lastColumn="0" w:noHBand="0" w:noVBand="0"/>
            </w:tblPrEx>
          </w:tblPrExChange>
        </w:tblPrEx>
        <w:trPr>
          <w:trHeight w:val="270"/>
          <w:trPrChange w:id="3376" w:author="Gerard Ateshian" w:date="2014-04-17T21:22:00Z">
            <w:trPr>
              <w:trHeight w:val="270"/>
            </w:trPr>
          </w:trPrChange>
        </w:trPr>
        <w:tc>
          <w:tcPr>
            <w:tcW w:w="891" w:type="pct"/>
            <w:shd w:val="clear" w:color="auto" w:fill="auto"/>
            <w:tcPrChange w:id="3377"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3378" w:author="Gerard Ateshian" w:date="2014-04-17T21:22:00Z">
              <w:tcPr>
                <w:tcW w:w="6457" w:type="dxa"/>
                <w:shd w:val="clear" w:color="auto" w:fill="auto"/>
              </w:tcPr>
            </w:tcPrChange>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59610157" r:id="rId1769"/>
              </w:object>
            </w:r>
          </w:p>
        </w:tc>
        <w:tc>
          <w:tcPr>
            <w:tcW w:w="722" w:type="pct"/>
            <w:tcPrChange w:id="3379" w:author="Gerard Ateshian" w:date="2014-04-17T21:22:00Z">
              <w:tcPr>
                <w:tcW w:w="6457" w:type="dxa"/>
              </w:tcPr>
            </w:tcPrChange>
          </w:tcPr>
          <w:p w14:paraId="0D67D53B" w14:textId="0F0460C7" w:rsidR="00152AB9" w:rsidRDefault="00152AB9" w:rsidP="00AF2221">
            <w:pPr>
              <w:rPr>
                <w:ins w:id="3380" w:author="Gerard Ateshian" w:date="2014-04-17T21:22:00Z"/>
              </w:rPr>
            </w:pPr>
            <w:ins w:id="3381" w:author="Gerard Ateshian" w:date="2014-04-17T21:22:00Z">
              <w:r>
                <w:t>[</w:t>
              </w:r>
              <w:r w:rsidRPr="00152AB9">
                <w:rPr>
                  <w:b/>
                  <w:rPrChange w:id="3382" w:author="Gerard Ateshian" w:date="2014-04-17T21:22:00Z">
                    <w:rPr/>
                  </w:rPrChange>
                </w:rPr>
                <w:t>L</w:t>
              </w:r>
              <w:r w:rsidRPr="00152AB9">
                <w:rPr>
                  <w:vertAlign w:val="superscript"/>
                  <w:rPrChange w:id="3383" w:author="Gerard Ateshian" w:date="2014-04-17T21:22:00Z">
                    <w:rPr/>
                  </w:rPrChange>
                </w:rPr>
                <w:t>3</w:t>
              </w:r>
              <w:r>
                <w:t>/</w:t>
              </w:r>
              <w:r w:rsidRPr="00152AB9">
                <w:rPr>
                  <w:b/>
                  <w:rPrChange w:id="3384"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385" w:author="Steve Maas" w:date="2014-01-02T13:04:00Z">
        <w:r w:rsidR="00873D59">
          <w:t>3.12.2</w:t>
        </w:r>
      </w:ins>
      <w:del w:id="3386"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387" w:name="_Toc385498548"/>
      <w:r>
        <w:t>Chemical Reaction Materials</w:t>
      </w:r>
      <w:bookmarkEnd w:id="3387"/>
    </w:p>
    <w:p w14:paraId="5FCB1FE4" w14:textId="77777777" w:rsidR="007B076C" w:rsidRPr="007B076C" w:rsidRDefault="007B076C"/>
    <w:p w14:paraId="29F01F67" w14:textId="7BF16C69" w:rsidR="00541FBD" w:rsidRDefault="00541FBD" w:rsidP="0016320C">
      <w:pPr>
        <w:pStyle w:val="Heading4"/>
      </w:pPr>
      <w:bookmarkStart w:id="3388" w:name="_Toc385498549"/>
      <w:r>
        <w:t>Law of Mass Action for Forward Reactions</w:t>
      </w:r>
      <w:bookmarkEnd w:id="3388"/>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389"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3390">
          <w:tblGrid>
            <w:gridCol w:w="2586"/>
            <w:gridCol w:w="3690"/>
          </w:tblGrid>
        </w:tblGridChange>
      </w:tblGrid>
      <w:tr w:rsidR="00EE7403" w14:paraId="7DF4F823" w14:textId="28410B09" w:rsidTr="00EE7403">
        <w:trPr>
          <w:trHeight w:val="270"/>
          <w:trPrChange w:id="3391" w:author="Gerard Ateshian" w:date="2014-04-17T21:46:00Z">
            <w:trPr>
              <w:trHeight w:val="270"/>
            </w:trPr>
          </w:trPrChange>
        </w:trPr>
        <w:tc>
          <w:tcPr>
            <w:tcW w:w="2060" w:type="pct"/>
            <w:shd w:val="clear" w:color="auto" w:fill="auto"/>
            <w:tcPrChange w:id="3392"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3393" w:author="Gerard Ateshian" w:date="2014-04-17T21:46:00Z">
              <w:tcPr>
                <w:tcW w:w="6457" w:type="dxa"/>
                <w:shd w:val="clear" w:color="auto" w:fill="auto"/>
              </w:tcPr>
            </w:tcPrChange>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59610158"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59610159" r:id="rId1773"/>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3394" w:author="Gerard Ateshian" w:date="2014-04-17T21:27:00Z">
        <w:r w:rsidR="00152AB9">
          <w:t xml:space="preserve"> The units of </w:t>
        </w:r>
      </w:ins>
      <w:ins w:id="3395" w:author="Gerard Ateshian" w:date="2014-04-17T21:28:00Z">
        <w:r w:rsidR="00152AB9" w:rsidRPr="00152AB9">
          <w:rPr>
            <w:position w:val="-10"/>
            <w:rPrChange w:id="3396" w:author="Gerard Ateshian" w:date="2014-04-17T21:28:00Z">
              <w:rPr>
                <w:position w:val="-10"/>
              </w:rPr>
            </w:rPrChange>
          </w:rPr>
          <w:object w:dxaOrig="220" w:dyaOrig="400" w14:anchorId="66C41E14">
            <v:shape id="_x0000_i1896" type="#_x0000_t75" style="width:11.5pt;height:20pt" o:ole="">
              <v:imagedata r:id="rId1774" o:title=""/>
            </v:shape>
            <o:OLEObject Type="Embed" ProgID="Equation.DSMT4" ShapeID="_x0000_i1896" DrawAspect="Content" ObjectID="_1459610160" r:id="rId1775"/>
          </w:object>
        </w:r>
      </w:ins>
      <w:ins w:id="3397" w:author="Gerard Ateshian" w:date="2014-04-17T21:28:00Z">
        <w:r w:rsidR="00152AB9">
          <w:t xml:space="preserve"> are [</w:t>
        </w:r>
        <w:r w:rsidR="00152AB9" w:rsidRPr="00152AB9">
          <w:rPr>
            <w:b/>
            <w:rPrChange w:id="3398" w:author="Gerard Ateshian" w:date="2014-04-17T21:28:00Z">
              <w:rPr/>
            </w:rPrChange>
          </w:rPr>
          <w:t>n</w:t>
        </w:r>
        <w:r w:rsidR="00152AB9">
          <w:t>/</w:t>
        </w:r>
        <w:r w:rsidR="00152AB9" w:rsidRPr="00152AB9">
          <w:rPr>
            <w:b/>
            <w:rPrChange w:id="3399" w:author="Gerard Ateshian" w:date="2014-04-17T21:28:00Z">
              <w:rPr/>
            </w:rPrChange>
          </w:rPr>
          <w:t>L</w:t>
        </w:r>
        <w:r w:rsidR="00152AB9" w:rsidRPr="00152AB9">
          <w:rPr>
            <w:vertAlign w:val="superscript"/>
            <w:rPrChange w:id="3400" w:author="Gerard Ateshian" w:date="2014-04-17T21:28:00Z">
              <w:rPr/>
            </w:rPrChange>
          </w:rPr>
          <w:t>3</w:t>
        </w:r>
        <w:r w:rsidR="00152AB9">
          <w:sym w:font="Symbol" w:char="F0D7"/>
        </w:r>
        <w:r w:rsidR="00152AB9" w:rsidRPr="00152AB9">
          <w:rPr>
            <w:b/>
            <w:rPrChange w:id="3401" w:author="Gerard Ateshian" w:date="2014-04-17T21:28:00Z">
              <w:rPr/>
            </w:rPrChange>
          </w:rPr>
          <w:t>t</w:t>
        </w:r>
        <w:r w:rsidR="00152AB9">
          <w:t>]</w:t>
        </w:r>
      </w:ins>
      <w:ins w:id="3402" w:author="Gerard Ateshian" w:date="2014-04-17T21:29:00Z">
        <w:r w:rsidR="00152AB9">
          <w:t xml:space="preserve"> and those of </w:t>
        </w:r>
      </w:ins>
      <w:ins w:id="3403" w:author="Gerard Ateshian" w:date="2014-04-17T21:29:00Z">
        <w:r w:rsidR="00152AB9" w:rsidRPr="00152AB9">
          <w:rPr>
            <w:position w:val="-4"/>
          </w:rPr>
          <w:object w:dxaOrig="300" w:dyaOrig="320" w14:anchorId="091067A3">
            <v:shape id="_x0000_i1897" type="#_x0000_t75" style="width:15.5pt;height:16pt" o:ole="">
              <v:imagedata r:id="rId1776" o:title=""/>
            </v:shape>
            <o:OLEObject Type="Embed" ProgID="Equation.DSMT4" ShapeID="_x0000_i1897" DrawAspect="Content" ObjectID="_1459610161" r:id="rId1777"/>
          </w:object>
        </w:r>
      </w:ins>
      <w:ins w:id="3404" w:author="Gerard Ateshian" w:date="2014-04-17T21:29:00Z">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3405"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8" o:title=""/>
          </v:shape>
          <o:OLEObject Type="Embed" ProgID="Equation.DSMT4" ShapeID="_x0000_i1898" DrawAspect="Content" ObjectID="_1459610162" r:id="rId1779"/>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406" w:name="_Toc385498550"/>
      <w:r>
        <w:t>Law of Mass Action for Reversible Reactions</w:t>
      </w:r>
      <w:bookmarkEnd w:id="3406"/>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07"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3408">
          <w:tblGrid>
            <w:gridCol w:w="2920"/>
            <w:gridCol w:w="4775"/>
          </w:tblGrid>
        </w:tblGridChange>
      </w:tblGrid>
      <w:tr w:rsidR="00EE7403" w14:paraId="6718F53A" w14:textId="5AF72C82" w:rsidTr="00EE7403">
        <w:trPr>
          <w:trHeight w:val="270"/>
          <w:trPrChange w:id="3409" w:author="Gerard Ateshian" w:date="2014-04-17T21:46:00Z">
            <w:trPr>
              <w:trHeight w:val="270"/>
            </w:trPr>
          </w:trPrChange>
        </w:trPr>
        <w:tc>
          <w:tcPr>
            <w:tcW w:w="1897" w:type="pct"/>
            <w:shd w:val="clear" w:color="auto" w:fill="auto"/>
            <w:tcPrChange w:id="3410"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3411" w:author="Gerard Ateshian" w:date="2014-04-17T21:46:00Z">
              <w:tcPr>
                <w:tcW w:w="2493" w:type="pct"/>
                <w:shd w:val="clear" w:color="auto" w:fill="auto"/>
              </w:tcPr>
            </w:tcPrChange>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80" o:title=""/>
                </v:shape>
                <o:OLEObject Type="Embed" ProgID="Equation.DSMT4" ShapeID="_x0000_i1899" DrawAspect="Content" ObjectID="_1459610163" r:id="rId1781"/>
              </w:object>
            </w:r>
            <w:r>
              <w:t xml:space="preserve"> </w:t>
            </w:r>
          </w:p>
        </w:tc>
      </w:tr>
      <w:tr w:rsidR="00EE7403" w14:paraId="5A9F9DC7" w14:textId="7F24BD65" w:rsidTr="00EE7403">
        <w:trPr>
          <w:trHeight w:val="270"/>
          <w:trPrChange w:id="3412" w:author="Gerard Ateshian" w:date="2014-04-17T21:46:00Z">
            <w:trPr>
              <w:trHeight w:val="270"/>
            </w:trPr>
          </w:trPrChange>
        </w:trPr>
        <w:tc>
          <w:tcPr>
            <w:tcW w:w="1897" w:type="pct"/>
            <w:shd w:val="clear" w:color="auto" w:fill="auto"/>
            <w:tcPrChange w:id="3413"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3414" w:author="Gerard Ateshian" w:date="2014-04-17T21:46:00Z">
              <w:tcPr>
                <w:tcW w:w="2493" w:type="pct"/>
                <w:shd w:val="clear" w:color="auto" w:fill="auto"/>
              </w:tcPr>
            </w:tcPrChange>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2" o:title=""/>
                </v:shape>
                <o:OLEObject Type="Embed" ProgID="Equation.DSMT4" ShapeID="_x0000_i1900" DrawAspect="Content" ObjectID="_1459610164" r:id="rId1783"/>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4" o:title=""/>
          </v:shape>
          <o:OLEObject Type="Embed" ProgID="Equation.DSMT4" ShapeID="_x0000_i1901" DrawAspect="Content" ObjectID="_1459610165" r:id="rId1785"/>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6" o:title=""/>
          </v:shape>
          <o:OLEObject Type="Embed" ProgID="Equation.DSMT4" ShapeID="_x0000_i1902" DrawAspect="Content" ObjectID="_1459610166" r:id="rId1787"/>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3415" w:author="Gerard Ateshian" w:date="2014-04-17T21:30:00Z">
        <w:r w:rsidR="00363CC1">
          <w:t xml:space="preserve"> The units of </w:t>
        </w:r>
      </w:ins>
      <w:ins w:id="3416" w:author="Gerard Ateshian" w:date="2014-04-17T21:30:00Z">
        <w:r w:rsidR="00363CC1" w:rsidRPr="00363CC1">
          <w:rPr>
            <w:position w:val="-12"/>
            <w:rPrChange w:id="3417" w:author="Gerard Ateshian" w:date="2014-04-17T21:30:00Z">
              <w:rPr>
                <w:position w:val="-12"/>
              </w:rPr>
            </w:rPrChange>
          </w:rPr>
          <w:object w:dxaOrig="320" w:dyaOrig="420" w14:anchorId="734AACC0">
            <v:shape id="_x0000_i1903" type="#_x0000_t75" style="width:16pt;height:21.5pt" o:ole="">
              <v:imagedata r:id="rId1788" o:title=""/>
            </v:shape>
            <o:OLEObject Type="Embed" ProgID="Equation.DSMT4" ShapeID="_x0000_i1903" DrawAspect="Content" ObjectID="_1459610167" r:id="rId1789"/>
          </w:object>
        </w:r>
      </w:ins>
      <w:ins w:id="3418" w:author="Gerard Ateshian" w:date="2014-04-17T21:30:00Z">
        <w:r w:rsidR="00363CC1">
          <w:t xml:space="preserve"> and </w:t>
        </w:r>
      </w:ins>
      <w:ins w:id="3419" w:author="Gerard Ateshian" w:date="2014-04-17T21:30:00Z">
        <w:r w:rsidR="00363CC1" w:rsidRPr="00363CC1">
          <w:rPr>
            <w:position w:val="-12"/>
            <w:rPrChange w:id="3420" w:author="Gerard Ateshian" w:date="2014-04-17T21:30:00Z">
              <w:rPr>
                <w:position w:val="-12"/>
              </w:rPr>
            </w:rPrChange>
          </w:rPr>
          <w:object w:dxaOrig="300" w:dyaOrig="420" w14:anchorId="1757A369">
            <v:shape id="_x0000_i1904" type="#_x0000_t75" style="width:15.5pt;height:21.5pt" o:ole="">
              <v:imagedata r:id="rId1790" o:title=""/>
            </v:shape>
            <o:OLEObject Type="Embed" ProgID="Equation.DSMT4" ShapeID="_x0000_i1904" DrawAspect="Content" ObjectID="_1459610168" r:id="rId1791"/>
          </w:object>
        </w:r>
      </w:ins>
      <w:ins w:id="3421"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ins>
      <w:ins w:id="3422" w:author="Gerard Ateshian" w:date="2014-04-17T21:30:00Z">
        <w:r w:rsidR="00363CC1" w:rsidRPr="00152AB9">
          <w:rPr>
            <w:position w:val="-4"/>
          </w:rPr>
          <w:object w:dxaOrig="300" w:dyaOrig="320" w14:anchorId="12D22868">
            <v:shape id="_x0000_i1905" type="#_x0000_t75" style="width:15.5pt;height:16pt" o:ole="">
              <v:imagedata r:id="rId1776" o:title=""/>
            </v:shape>
            <o:OLEObject Type="Embed" ProgID="Equation.DSMT4" ShapeID="_x0000_i1905" DrawAspect="Content" ObjectID="_1459610169" r:id="rId1792"/>
          </w:object>
        </w:r>
      </w:ins>
      <w:ins w:id="3423"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3" o:title=""/>
          </v:shape>
          <o:OLEObject Type="Embed" ProgID="Equation.DSMT4" ShapeID="_x0000_i1906" DrawAspect="Content" ObjectID="_1459610170" r:id="rId1794"/>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424" w:name="_Toc385498551"/>
      <w:r>
        <w:t>Michaelis-Menten Reaction</w:t>
      </w:r>
      <w:bookmarkEnd w:id="3424"/>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25"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3426">
          <w:tblGrid>
            <w:gridCol w:w="3121"/>
            <w:gridCol w:w="6457"/>
            <w:gridCol w:w="6457"/>
          </w:tblGrid>
        </w:tblGridChange>
      </w:tblGrid>
      <w:tr w:rsidR="00C1289F" w14:paraId="68C7EE9F" w14:textId="35572428" w:rsidTr="00C1289F">
        <w:trPr>
          <w:trHeight w:val="270"/>
          <w:trPrChange w:id="3427" w:author="Gerard Ateshian" w:date="2014-04-17T21:32:00Z">
            <w:trPr>
              <w:trHeight w:val="270"/>
            </w:trPr>
          </w:trPrChange>
        </w:trPr>
        <w:tc>
          <w:tcPr>
            <w:tcW w:w="1138" w:type="pct"/>
            <w:shd w:val="clear" w:color="auto" w:fill="auto"/>
            <w:tcPrChange w:id="3428"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3429" w:author="Gerard Ateshian" w:date="2014-04-17T21:32:00Z">
              <w:tcPr>
                <w:tcW w:w="6457" w:type="dxa"/>
                <w:shd w:val="clear" w:color="auto" w:fill="auto"/>
              </w:tcPr>
            </w:tcPrChange>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5" o:title=""/>
                </v:shape>
                <o:OLEObject Type="Embed" ProgID="Equation.DSMT4" ShapeID="_x0000_i1907" DrawAspect="Content" ObjectID="_1459610171" r:id="rId1796"/>
              </w:object>
            </w:r>
            <w:r>
              <w:t xml:space="preserve"> </w:t>
            </w:r>
          </w:p>
        </w:tc>
        <w:tc>
          <w:tcPr>
            <w:tcW w:w="527" w:type="pct"/>
            <w:tcPrChange w:id="3430" w:author="Gerard Ateshian" w:date="2014-04-17T21:32:00Z">
              <w:tcPr>
                <w:tcW w:w="6457" w:type="dxa"/>
              </w:tcPr>
            </w:tcPrChange>
          </w:tcPr>
          <w:p w14:paraId="6B12F283" w14:textId="6AF445E4" w:rsidR="00C1289F" w:rsidRDefault="00C1289F" w:rsidP="00AF2221">
            <w:pPr>
              <w:rPr>
                <w:ins w:id="3431" w:author="Gerard Ateshian" w:date="2014-04-17T21:31:00Z"/>
              </w:rPr>
            </w:pPr>
            <w:ins w:id="3432"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3433" w:author="Gerard Ateshian" w:date="2014-04-17T21:32:00Z">
            <w:trPr>
              <w:trHeight w:val="270"/>
            </w:trPr>
          </w:trPrChange>
        </w:trPr>
        <w:tc>
          <w:tcPr>
            <w:tcW w:w="1138" w:type="pct"/>
            <w:shd w:val="clear" w:color="auto" w:fill="auto"/>
            <w:tcPrChange w:id="3434"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3435" w:author="Gerard Ateshian" w:date="2014-04-17T21:32:00Z">
              <w:tcPr>
                <w:tcW w:w="6457" w:type="dxa"/>
                <w:shd w:val="clear" w:color="auto" w:fill="auto"/>
              </w:tcPr>
            </w:tcPrChange>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7" o:title=""/>
                </v:shape>
                <o:OLEObject Type="Embed" ProgID="Equation.DSMT4" ShapeID="_x0000_i1908" DrawAspect="Content" ObjectID="_1459610172" r:id="rId1798"/>
              </w:object>
            </w:r>
            <w:r>
              <w:t xml:space="preserve"> </w:t>
            </w:r>
          </w:p>
        </w:tc>
        <w:tc>
          <w:tcPr>
            <w:tcW w:w="527" w:type="pct"/>
            <w:tcPrChange w:id="3436" w:author="Gerard Ateshian" w:date="2014-04-17T21:32:00Z">
              <w:tcPr>
                <w:tcW w:w="6457" w:type="dxa"/>
              </w:tcPr>
            </w:tcPrChange>
          </w:tcPr>
          <w:p w14:paraId="68A1317F" w14:textId="6A2EA0F4" w:rsidR="00C1289F" w:rsidRDefault="00C1289F" w:rsidP="00C1289F">
            <w:pPr>
              <w:rPr>
                <w:ins w:id="3437" w:author="Gerard Ateshian" w:date="2014-04-17T21:31:00Z"/>
              </w:rPr>
            </w:pPr>
            <w:ins w:id="3438"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3439" w:author="Gerard Ateshian" w:date="2014-04-17T21:32:00Z">
            <w:trPr>
              <w:trHeight w:val="270"/>
            </w:trPr>
          </w:trPrChange>
        </w:trPr>
        <w:tc>
          <w:tcPr>
            <w:tcW w:w="1138" w:type="pct"/>
            <w:shd w:val="clear" w:color="auto" w:fill="auto"/>
            <w:tcPrChange w:id="3440"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3441"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3442" w:author="Gerard Ateshian" w:date="2014-04-17T21:32:00Z">
              <w:tcPr>
                <w:tcW w:w="6457" w:type="dxa"/>
              </w:tcPr>
            </w:tcPrChange>
          </w:tcPr>
          <w:p w14:paraId="6AC67D83" w14:textId="5B19631F" w:rsidR="00C1289F" w:rsidRDefault="00C1289F" w:rsidP="00BA44FB">
            <w:pPr>
              <w:rPr>
                <w:ins w:id="3443" w:author="Gerard Ateshian" w:date="2014-04-17T21:31:00Z"/>
              </w:rPr>
            </w:pPr>
            <w:ins w:id="3444"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9" o:title=""/>
          </v:shape>
          <o:OLEObject Type="Embed" ProgID="Equation.DSMT4" ShapeID="_x0000_i1909" DrawAspect="Content" ObjectID="_1459610173" r:id="rId1800"/>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1" o:title=""/>
          </v:shape>
          <o:OLEObject Type="Embed" ProgID="Equation.DSMT4" ShapeID="_x0000_i1910" DrawAspect="Content" ObjectID="_1459610174" r:id="rId1802"/>
        </w:object>
      </w:r>
      <w:r>
        <w:t xml:space="preserve"> into the </w:t>
      </w:r>
      <w:proofErr w:type="gramStart"/>
      <w:r>
        <w:t xml:space="preserve">product </w:t>
      </w:r>
      <w:proofErr w:type="gramEnd"/>
      <w:r w:rsidR="00AF2221" w:rsidRPr="00AF2221">
        <w:rPr>
          <w:position w:val="-4"/>
        </w:rPr>
        <w:object w:dxaOrig="320" w:dyaOrig="300" w14:anchorId="0995B99F">
          <v:shape id="_x0000_i1911" type="#_x0000_t75" style="width:16.5pt;height:14pt" o:ole="">
            <v:imagedata r:id="rId1803" o:title=""/>
          </v:shape>
          <o:OLEObject Type="Embed" ProgID="Equation.DSMT4" ShapeID="_x0000_i1911" DrawAspect="Content" ObjectID="_1459610175" r:id="rId1804"/>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5" o:title=""/>
          </v:shape>
          <o:OLEObject Type="Embed" ProgID="Equation.DSMT4" ShapeID="_x0000_i1912" DrawAspect="Content" ObjectID="_1459610176" r:id="rId1806"/>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13" type="#_x0000_t75" style="width:13.5pt;height:16.5pt" o:ole="">
            <v:imagedata r:id="rId1807" o:title=""/>
          </v:shape>
          <o:OLEObject Type="Embed" ProgID="Equation.DSMT4" ShapeID="_x0000_i1913" DrawAspect="Content" ObjectID="_1459610177" r:id="rId1808"/>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9" o:title=""/>
          </v:shape>
          <o:OLEObject Type="Embed" ProgID="Equation.DSMT4" ShapeID="_x0000_i1914" DrawAspect="Content" ObjectID="_1459610178" r:id="rId1810"/>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11" o:title=""/>
          </v:shape>
          <o:OLEObject Type="Embed" ProgID="Equation.DSMT4" ShapeID="_x0000_i1915" DrawAspect="Content" ObjectID="_1459610179" r:id="rId1812"/>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3" o:title=""/>
          </v:shape>
          <o:OLEObject Type="Embed" ProgID="Equation.DSMT4" ShapeID="_x0000_i1916" DrawAspect="Content" ObjectID="_1459610180" r:id="rId1814"/>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7" type="#_x0000_t75" style="width:56.5pt;height:19.5pt" o:ole="">
            <v:imagedata r:id="rId1815" o:title=""/>
          </v:shape>
          <o:OLEObject Type="Embed" ProgID="Equation.DSMT4" ShapeID="_x0000_i1917" DrawAspect="Content" ObjectID="_1459610181" r:id="rId1816"/>
        </w:object>
      </w:r>
      <w:r w:rsidR="00901BF1">
        <w:t xml:space="preserve">, so that </w:t>
      </w:r>
      <w:r w:rsidR="00AF2221" w:rsidRPr="00AF2221">
        <w:rPr>
          <w:position w:val="-10"/>
        </w:rPr>
        <w:object w:dxaOrig="700" w:dyaOrig="380" w14:anchorId="0528E5F0">
          <v:shape id="_x0000_i1918" type="#_x0000_t75" style="width:34.5pt;height:19.5pt" o:ole="">
            <v:imagedata r:id="rId1817" o:title=""/>
          </v:shape>
          <o:OLEObject Type="Embed" ProgID="Equation.DSMT4" ShapeID="_x0000_i1918" DrawAspect="Content" ObjectID="_1459610182" r:id="rId1818"/>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9" o:title=""/>
          </v:shape>
          <o:OLEObject Type="Embed" ProgID="Equation.DSMT4" ShapeID="_x0000_i1919" DrawAspect="Content" ObjectID="_1459610183" r:id="rId1820"/>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445" w:name="_Ref366858813"/>
      <w:bookmarkStart w:id="3446" w:name="_Toc385498552"/>
      <w:r>
        <w:t>Specific Reaction Rate Materials</w:t>
      </w:r>
      <w:bookmarkEnd w:id="3445"/>
      <w:bookmarkEnd w:id="3446"/>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447" w:name="_Toc385498553"/>
      <w:r>
        <w:t>Constant Reaction Rate</w:t>
      </w:r>
      <w:bookmarkEnd w:id="3447"/>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48"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3449">
          <w:tblGrid>
            <w:gridCol w:w="3121"/>
            <w:gridCol w:w="6457"/>
            <w:gridCol w:w="6457"/>
          </w:tblGrid>
        </w:tblGridChange>
      </w:tblGrid>
      <w:tr w:rsidR="00C1289F" w14:paraId="22D32E17" w14:textId="552C77FC" w:rsidTr="00C1289F">
        <w:trPr>
          <w:trHeight w:val="270"/>
          <w:trPrChange w:id="3450" w:author="Gerard Ateshian" w:date="2014-04-17T21:35:00Z">
            <w:trPr>
              <w:trHeight w:val="270"/>
            </w:trPr>
          </w:trPrChange>
        </w:trPr>
        <w:tc>
          <w:tcPr>
            <w:tcW w:w="581" w:type="pct"/>
            <w:shd w:val="clear" w:color="auto" w:fill="auto"/>
            <w:tcPrChange w:id="3451"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3452" w:author="Gerard Ateshian" w:date="2014-04-17T21:35:00Z">
              <w:tcPr>
                <w:tcW w:w="6457" w:type="dxa"/>
                <w:shd w:val="clear" w:color="auto" w:fill="auto"/>
              </w:tcPr>
            </w:tcPrChange>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21" o:title=""/>
                </v:shape>
                <o:OLEObject Type="Embed" ProgID="Equation.DSMT4" ShapeID="_x0000_i1920" DrawAspect="Content" ObjectID="_1459610184" r:id="rId1822"/>
              </w:object>
            </w:r>
            <w:r>
              <w:t xml:space="preserve"> </w:t>
            </w:r>
          </w:p>
        </w:tc>
        <w:tc>
          <w:tcPr>
            <w:tcW w:w="1260" w:type="pct"/>
            <w:tcPrChange w:id="3453" w:author="Gerard Ateshian" w:date="2014-04-17T21:35:00Z">
              <w:tcPr>
                <w:tcW w:w="6457" w:type="dxa"/>
              </w:tcPr>
            </w:tcPrChange>
          </w:tcPr>
          <w:p w14:paraId="2603DF95" w14:textId="4F84E113" w:rsidR="00C1289F" w:rsidRDefault="00C1289F" w:rsidP="00AF2221">
            <w:pPr>
              <w:rPr>
                <w:ins w:id="3454" w:author="Gerard Ateshian" w:date="2014-04-17T21:34:00Z"/>
              </w:rPr>
            </w:pPr>
            <w:ins w:id="3455"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456" w:name="_Toc385498554"/>
      <w:r>
        <w:t>Huiskes Reaction Rate</w:t>
      </w:r>
      <w:bookmarkEnd w:id="3456"/>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57"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3458">
          <w:tblGrid>
            <w:gridCol w:w="3121"/>
            <w:gridCol w:w="6457"/>
            <w:gridCol w:w="6457"/>
          </w:tblGrid>
        </w:tblGridChange>
      </w:tblGrid>
      <w:tr w:rsidR="00C1289F" w14:paraId="6B3477A9" w14:textId="37B0D242" w:rsidTr="00EE7403">
        <w:trPr>
          <w:trHeight w:val="270"/>
          <w:trPrChange w:id="3459" w:author="Gerard Ateshian" w:date="2014-04-17T21:41:00Z">
            <w:trPr>
              <w:trHeight w:val="270"/>
            </w:trPr>
          </w:trPrChange>
        </w:trPr>
        <w:tc>
          <w:tcPr>
            <w:tcW w:w="815" w:type="pct"/>
            <w:shd w:val="clear" w:color="auto" w:fill="auto"/>
            <w:tcPrChange w:id="3460"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3461" w:author="Gerard Ateshian" w:date="2014-04-17T21:41:00Z">
              <w:tcPr>
                <w:tcW w:w="6457" w:type="dxa"/>
                <w:shd w:val="clear" w:color="auto" w:fill="auto"/>
              </w:tcPr>
            </w:tcPrChange>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3" o:title=""/>
                </v:shape>
                <o:OLEObject Type="Embed" ProgID="Equation.DSMT4" ShapeID="_x0000_i1921" DrawAspect="Content" ObjectID="_1459610185" r:id="rId1824"/>
              </w:object>
            </w:r>
          </w:p>
        </w:tc>
        <w:tc>
          <w:tcPr>
            <w:tcW w:w="804" w:type="pct"/>
            <w:tcPrChange w:id="3462" w:author="Gerard Ateshian" w:date="2014-04-17T21:41:00Z">
              <w:tcPr>
                <w:tcW w:w="6457" w:type="dxa"/>
              </w:tcPr>
            </w:tcPrChange>
          </w:tcPr>
          <w:p w14:paraId="157F12AF" w14:textId="0CB1017D" w:rsidR="00C1289F" w:rsidRDefault="00EE7403" w:rsidP="00AF2221">
            <w:pPr>
              <w:rPr>
                <w:ins w:id="3463" w:author="Gerard Ateshian" w:date="2014-04-17T21:35:00Z"/>
              </w:rPr>
            </w:pPr>
            <w:ins w:id="3464" w:author="Gerard Ateshian" w:date="2014-04-17T21:41:00Z">
              <w:r>
                <w:t>[</w:t>
              </w:r>
              <w:r w:rsidRPr="00EE7403">
                <w:rPr>
                  <w:i/>
                  <w:rPrChange w:id="3465" w:author="Gerard Ateshian" w:date="2014-04-17T21:41:00Z">
                    <w:rPr/>
                  </w:rPrChange>
                </w:rPr>
                <w:t>units vary</w:t>
              </w:r>
              <w:r>
                <w:t>]</w:t>
              </w:r>
            </w:ins>
          </w:p>
        </w:tc>
      </w:tr>
      <w:tr w:rsidR="00C1289F" w14:paraId="2C4D907B" w14:textId="46FC7BD8" w:rsidTr="00EE7403">
        <w:trPr>
          <w:trHeight w:val="270"/>
          <w:trPrChange w:id="3466" w:author="Gerard Ateshian" w:date="2014-04-17T21:41:00Z">
            <w:trPr>
              <w:trHeight w:val="270"/>
            </w:trPr>
          </w:trPrChange>
        </w:trPr>
        <w:tc>
          <w:tcPr>
            <w:tcW w:w="815" w:type="pct"/>
            <w:shd w:val="clear" w:color="auto" w:fill="auto"/>
            <w:tcPrChange w:id="3467"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3468" w:author="Gerard Ateshian" w:date="2014-04-17T21:41:00Z">
              <w:tcPr>
                <w:tcW w:w="6457" w:type="dxa"/>
                <w:shd w:val="clear" w:color="auto" w:fill="auto"/>
              </w:tcPr>
            </w:tcPrChange>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5" o:title=""/>
                </v:shape>
                <o:OLEObject Type="Embed" ProgID="Equation.DSMT4" ShapeID="_x0000_i1922" DrawAspect="Content" ObjectID="_1459610186" r:id="rId1826"/>
              </w:object>
            </w:r>
            <w:r>
              <w:t xml:space="preserve"> </w:t>
            </w:r>
          </w:p>
        </w:tc>
        <w:tc>
          <w:tcPr>
            <w:tcW w:w="804" w:type="pct"/>
            <w:tcPrChange w:id="3469" w:author="Gerard Ateshian" w:date="2014-04-17T21:41:00Z">
              <w:tcPr>
                <w:tcW w:w="6457" w:type="dxa"/>
              </w:tcPr>
            </w:tcPrChange>
          </w:tcPr>
          <w:p w14:paraId="5F27F71E" w14:textId="70AD92ED" w:rsidR="00C1289F" w:rsidRDefault="00C1289F" w:rsidP="00AF2221">
            <w:pPr>
              <w:rPr>
                <w:ins w:id="3470" w:author="Gerard Ateshian" w:date="2014-04-17T21:35:00Z"/>
              </w:rPr>
            </w:pPr>
            <w:ins w:id="3471" w:author="Gerard Ateshian" w:date="2014-04-17T21:38:00Z">
              <w:r>
                <w:t>[</w:t>
              </w:r>
              <w:r w:rsidRPr="00C1289F">
                <w:rPr>
                  <w:b/>
                  <w:rPrChange w:id="3472" w:author="Gerard Ateshian" w:date="2014-04-17T21:39:00Z">
                    <w:rPr/>
                  </w:rPrChange>
                </w:rPr>
                <w:t>F</w:t>
              </w:r>
              <w:r>
                <w:sym w:font="Symbol" w:char="F0D7"/>
              </w:r>
              <w:r w:rsidRPr="00C1289F">
                <w:rPr>
                  <w:b/>
                  <w:rPrChange w:id="3473" w:author="Gerard Ateshian" w:date="2014-04-17T21:39:00Z">
                    <w:rPr/>
                  </w:rPrChange>
                </w:rPr>
                <w:t>L</w:t>
              </w:r>
              <w:r>
                <w:t>/</w:t>
              </w:r>
              <w:r w:rsidRPr="00C1289F">
                <w:rPr>
                  <w:b/>
                  <w:rPrChange w:id="3474"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7" o:title=""/>
          </v:shape>
          <o:OLEObject Type="Embed" ProgID="Equation.DSMT4" ShapeID="_x0000_i1923" DrawAspect="Content" ObjectID="_1459610187" r:id="rId1828"/>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24" type="#_x0000_t75" style="width:18pt;height:18pt" o:ole="">
            <v:imagedata r:id="rId1829" o:title=""/>
          </v:shape>
          <o:OLEObject Type="Embed" ProgID="Equation.DSMT4" ShapeID="_x0000_i1924" DrawAspect="Content" ObjectID="_1459610188" r:id="rId1830"/>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31" o:title=""/>
          </v:shape>
          <o:OLEObject Type="Embed" ProgID="Equation.DSMT4" ShapeID="_x0000_i1925" DrawAspect="Content" ObjectID="_1459610189" r:id="rId1832"/>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3" o:title=""/>
          </v:shape>
          <o:OLEObject Type="Embed" ProgID="Equation.DSMT4" ShapeID="_x0000_i1926" DrawAspect="Content" ObjectID="_1459610190" r:id="rId1834"/>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7" type="#_x0000_t75" style="width:61.5pt;height:19.5pt" o:ole="">
            <v:imagedata r:id="rId1835" o:title=""/>
          </v:shape>
          <o:OLEObject Type="Embed" ProgID="Equation.DSMT4" ShapeID="_x0000_i1927" DrawAspect="Content" ObjectID="_1459610191" r:id="rId1836"/>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7" o:title=""/>
          </v:shape>
          <o:OLEObject Type="Embed" ProgID="Equation.DSMT4" ShapeID="_x0000_i1928" DrawAspect="Content" ObjectID="_1459610192" r:id="rId1838"/>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9" o:title=""/>
          </v:shape>
          <o:OLEObject Type="Embed" ProgID="Equation.DSMT4" ShapeID="_x0000_i1929" DrawAspect="Content" ObjectID="_1459610193" r:id="rId1840"/>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1" o:title=""/>
          </v:shape>
          <o:OLEObject Type="Embed" ProgID="Equation.DSMT4" ShapeID="_x0000_i1930" DrawAspect="Content" ObjectID="_1459610194" r:id="rId1842"/>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475" w:name="_Toc385498555"/>
      <w:r>
        <w:lastRenderedPageBreak/>
        <w:t>Rigid Body</w:t>
      </w:r>
      <w:bookmarkEnd w:id="3475"/>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76"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3477">
          <w:tblGrid>
            <w:gridCol w:w="2329"/>
            <w:gridCol w:w="7248"/>
            <w:gridCol w:w="7248"/>
          </w:tblGrid>
        </w:tblGridChange>
      </w:tblGrid>
      <w:tr w:rsidR="00EE7403" w14:paraId="031E43D1" w14:textId="606D24AF" w:rsidTr="00EE7403">
        <w:trPr>
          <w:trHeight w:val="220"/>
          <w:trPrChange w:id="3478" w:author="Gerard Ateshian" w:date="2014-04-17T21:42:00Z">
            <w:trPr>
              <w:trHeight w:val="220"/>
            </w:trPr>
          </w:trPrChange>
        </w:trPr>
        <w:tc>
          <w:tcPr>
            <w:tcW w:w="1848" w:type="pct"/>
            <w:shd w:val="clear" w:color="auto" w:fill="auto"/>
            <w:tcPrChange w:id="3479"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3480"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3481" w:author="Gerard Ateshian" w:date="2014-04-17T21:42:00Z">
              <w:tcPr>
                <w:tcW w:w="7248" w:type="dxa"/>
              </w:tcPr>
            </w:tcPrChange>
          </w:tcPr>
          <w:p w14:paraId="562525EA" w14:textId="73D1BDC8" w:rsidR="00EE7403" w:rsidRDefault="00EE7403">
            <w:pPr>
              <w:rPr>
                <w:ins w:id="3482" w:author="Gerard Ateshian" w:date="2014-04-17T21:42:00Z"/>
              </w:rPr>
            </w:pPr>
            <w:ins w:id="3483" w:author="Gerard Ateshian" w:date="2014-04-17T21:42:00Z">
              <w:r>
                <w:t>[</w:t>
              </w:r>
              <w:r w:rsidRPr="00EE7403">
                <w:rPr>
                  <w:b/>
                  <w:rPrChange w:id="3484" w:author="Gerard Ateshian" w:date="2014-04-17T21:42:00Z">
                    <w:rPr/>
                  </w:rPrChange>
                </w:rPr>
                <w:t>M</w:t>
              </w:r>
              <w:r>
                <w:t>/</w:t>
              </w:r>
              <w:r w:rsidRPr="00EE7403">
                <w:rPr>
                  <w:b/>
                  <w:rPrChange w:id="3485" w:author="Gerard Ateshian" w:date="2014-04-17T21:42:00Z">
                    <w:rPr/>
                  </w:rPrChange>
                </w:rPr>
                <w:t>L</w:t>
              </w:r>
              <w:r w:rsidRPr="00EE7403">
                <w:rPr>
                  <w:vertAlign w:val="superscript"/>
                  <w:rPrChange w:id="3486"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3487" w:author="Gerard Ateshian" w:date="2014-04-17T21:42:00Z">
            <w:tblPrEx>
              <w:tblLook w:val="01E0" w:firstRow="1" w:lastRow="1" w:firstColumn="1" w:lastColumn="1" w:noHBand="0" w:noVBand="0"/>
            </w:tblPrEx>
          </w:tblPrExChange>
        </w:tblPrEx>
        <w:tc>
          <w:tcPr>
            <w:tcW w:w="1848" w:type="pct"/>
            <w:shd w:val="clear" w:color="auto" w:fill="auto"/>
            <w:tcPrChange w:id="3488"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3489"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3490" w:author="Gerard Ateshian" w:date="2014-04-17T21:42:00Z">
              <w:tcPr>
                <w:tcW w:w="7248" w:type="dxa"/>
              </w:tcPr>
            </w:tcPrChange>
          </w:tcPr>
          <w:p w14:paraId="43AF7B4A" w14:textId="506A9439" w:rsidR="00EE7403" w:rsidRDefault="00EE7403" w:rsidP="006A0BC1">
            <w:pPr>
              <w:rPr>
                <w:ins w:id="3491" w:author="Gerard Ateshian" w:date="2014-04-17T21:42:00Z"/>
              </w:rPr>
            </w:pPr>
            <w:ins w:id="3492" w:author="Gerard Ateshian" w:date="2014-04-17T21:42:00Z">
              <w:r>
                <w:t>[</w:t>
              </w:r>
              <w:r w:rsidRPr="00EE7403">
                <w:rPr>
                  <w:b/>
                  <w:rPrChange w:id="3493"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3494" w:author="Gerard Ateshian" w:date="2014-04-17T21:42:00Z">
            <w:tblPrEx>
              <w:tblLook w:val="01E0" w:firstRow="1" w:lastRow="1" w:firstColumn="1" w:lastColumn="1" w:noHBand="0" w:noVBand="0"/>
            </w:tblPrEx>
          </w:tblPrExChange>
        </w:tblPrEx>
        <w:tc>
          <w:tcPr>
            <w:tcW w:w="1848" w:type="pct"/>
            <w:shd w:val="clear" w:color="auto" w:fill="auto"/>
            <w:tcPrChange w:id="3495"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3496"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3497" w:author="Gerard Ateshian" w:date="2014-04-17T21:42:00Z">
              <w:tcPr>
                <w:tcW w:w="7248" w:type="dxa"/>
              </w:tcPr>
            </w:tcPrChange>
          </w:tcPr>
          <w:p w14:paraId="75344EDB" w14:textId="5C24A660" w:rsidR="00EE7403" w:rsidRDefault="00EE7403" w:rsidP="006A0BC1">
            <w:pPr>
              <w:rPr>
                <w:ins w:id="3498" w:author="Gerard Ateshian" w:date="2014-04-17T21:42:00Z"/>
              </w:rPr>
            </w:pPr>
            <w:ins w:id="3499"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3500" w:author="Gerard Ateshian" w:date="2014-04-17T21:42:00Z">
            <w:tblPrEx>
              <w:tblLook w:val="01E0" w:firstRow="1" w:lastRow="1" w:firstColumn="1" w:lastColumn="1" w:noHBand="0" w:noVBand="0"/>
            </w:tblPrEx>
          </w:tblPrExChange>
        </w:tblPrEx>
        <w:tc>
          <w:tcPr>
            <w:tcW w:w="1848" w:type="pct"/>
            <w:shd w:val="clear" w:color="auto" w:fill="auto"/>
            <w:tcPrChange w:id="3501"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3502"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3503" w:author="Gerard Ateshian" w:date="2014-04-17T21:42:00Z">
              <w:tcPr>
                <w:tcW w:w="7248" w:type="dxa"/>
              </w:tcPr>
            </w:tcPrChange>
          </w:tcPr>
          <w:p w14:paraId="19ECFEA9" w14:textId="050FA9E3" w:rsidR="00EE7403" w:rsidRDefault="00EE7403" w:rsidP="006A0BC1">
            <w:pPr>
              <w:rPr>
                <w:ins w:id="3504" w:author="Gerard Ateshian" w:date="2014-04-17T21:42:00Z"/>
              </w:rPr>
            </w:pPr>
            <w:ins w:id="3505"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506" w:author="Steve Maas" w:date="2014-01-02T13:04:00Z">
        <w:r w:rsidR="00873D59">
          <w:t>3.11.1</w:t>
        </w:r>
      </w:ins>
      <w:del w:id="3507"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508" w:name="_Ref230581893"/>
      <w:bookmarkStart w:id="3509" w:name="_Ref230582111"/>
      <w:bookmarkStart w:id="3510" w:name="_Toc385498556"/>
      <w:r>
        <w:lastRenderedPageBreak/>
        <w:t>Restart Input file</w:t>
      </w:r>
      <w:bookmarkEnd w:id="3508"/>
      <w:bookmarkEnd w:id="3509"/>
      <w:bookmarkEnd w:id="3510"/>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511" w:name="_Toc385498557"/>
      <w:r>
        <w:t>The Archive Section</w:t>
      </w:r>
      <w:bookmarkEnd w:id="3511"/>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512" w:name="_Toc385498558"/>
      <w:r>
        <w:lastRenderedPageBreak/>
        <w:t>The Control Section</w:t>
      </w:r>
      <w:bookmarkEnd w:id="3512"/>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513" w:name="_Toc385498559"/>
      <w:r>
        <w:t>The LoadData Section</w:t>
      </w:r>
      <w:bookmarkEnd w:id="3513"/>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514" w:name="_Toc385498560"/>
      <w:r>
        <w:t>Example</w:t>
      </w:r>
      <w:bookmarkEnd w:id="3514"/>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515" w:name="_Ref293568242"/>
      <w:bookmarkStart w:id="3516" w:name="_Toc385498561"/>
      <w:r>
        <w:lastRenderedPageBreak/>
        <w:t>Multi-step Analysis</w:t>
      </w:r>
      <w:bookmarkEnd w:id="3515"/>
      <w:bookmarkEnd w:id="3516"/>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517" w:name="_Toc385498562"/>
      <w:r>
        <w:t xml:space="preserve">The Step </w:t>
      </w:r>
      <w:r w:rsidR="00D153DC">
        <w:t>S</w:t>
      </w:r>
      <w:r>
        <w:t>ection</w:t>
      </w:r>
      <w:bookmarkEnd w:id="3517"/>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3518" w:author="Steve Maas" w:date="2014-01-02T11:25:00Z">
        <w:r w:rsidDel="008B2763">
          <w:delText>1</w:delText>
        </w:r>
      </w:del>
      <w:ins w:id="3519"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520" w:name="_Toc385498563"/>
      <w:r>
        <w:t>Control Settings</w:t>
      </w:r>
      <w:bookmarkEnd w:id="3520"/>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3521" w:name="_Toc385498564"/>
      <w:del w:id="3522" w:author="Steve Maas" w:date="2014-01-02T11:28:00Z">
        <w:r w:rsidDel="00B24DAD">
          <w:delText xml:space="preserve">Boundary </w:delText>
        </w:r>
        <w:r w:rsidR="00B37A5F" w:rsidDel="00B24DAD">
          <w:delText xml:space="preserve">and Loads </w:delText>
        </w:r>
        <w:r w:rsidDel="00B24DAD">
          <w:delText>Settings</w:delText>
        </w:r>
      </w:del>
      <w:ins w:id="3523" w:author="Steve Maas" w:date="2014-01-02T11:28:00Z">
        <w:r w:rsidR="00B24DAD">
          <w:t>Boundary Conditions</w:t>
        </w:r>
      </w:ins>
      <w:bookmarkEnd w:id="3521"/>
    </w:p>
    <w:p w14:paraId="4D273171" w14:textId="77777777" w:rsidR="00B24DAD" w:rsidRDefault="00B24DAD" w:rsidP="006A0BC1">
      <w:pPr>
        <w:rPr>
          <w:ins w:id="3524" w:author="Steve Maas" w:date="2014-01-02T11:32:00Z"/>
        </w:rPr>
      </w:pPr>
      <w:ins w:id="3525" w:author="Steve Maas" w:date="2014-01-02T11:29:00Z">
        <w:r>
          <w:t>In a multi-step analysis boundary conditions can be applied that are only active during the step.</w:t>
        </w:r>
      </w:ins>
      <w:ins w:id="3526"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3527" w:author="Steve Maas" w:date="2014-01-02T11:29:00Z">
        <w:r>
          <w:t xml:space="preserve"> </w:t>
        </w:r>
      </w:ins>
      <w:ins w:id="3528" w:author="Steve Maas" w:date="2014-01-02T11:30:00Z">
        <w:r>
          <w:t>of the FEBio input file. These section</w:t>
        </w:r>
      </w:ins>
      <w:ins w:id="3529" w:author="Steve Maas" w:date="2014-01-02T11:31:00Z">
        <w:r>
          <w:t>s</w:t>
        </w:r>
      </w:ins>
      <w:ins w:id="3530" w:author="Steve Maas" w:date="2014-01-02T11:30:00Z">
        <w:r>
          <w:t xml:space="preserve"> can thus be placed inside the </w:t>
        </w:r>
      </w:ins>
      <w:ins w:id="3531" w:author="Steve Maas" w:date="2014-01-02T11:31:00Z">
        <w:r>
          <w:rPr>
            <w:i/>
          </w:rPr>
          <w:t xml:space="preserve">Step </w:t>
        </w:r>
        <w:r>
          <w:t xml:space="preserve">section to define a boundary condition that is only active during the step. </w:t>
        </w:r>
      </w:ins>
      <w:del w:id="3532"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3533" w:author="Steve Maas" w:date="2014-01-02T11:31:00Z">
        <w:r w:rsidR="00B37A5F" w:rsidDel="00B24DAD">
          <w:delText>i</w:delText>
        </w:r>
        <w:r w:rsidR="006A0BC1" w:rsidDel="00B24DAD">
          <w:delText>t</w:delText>
        </w:r>
      </w:del>
      <w:ins w:id="3534"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3535" w:author="Steve Maas" w:date="2014-01-02T11:31:00Z">
        <w:r>
          <w:t xml:space="preserve">corresponding boundary </w:t>
        </w:r>
      </w:ins>
      <w:r w:rsidR="006A0BC1">
        <w:t xml:space="preserve">conditions remain enforced during </w:t>
      </w:r>
      <w:del w:id="3536" w:author="Steve Maas" w:date="2014-01-02T11:31:00Z">
        <w:r w:rsidR="006A0BC1" w:rsidDel="00B24DAD">
          <w:delText>the entire simulation</w:delText>
        </w:r>
      </w:del>
      <w:ins w:id="3537" w:author="Steve Maas" w:date="2014-01-02T11:31:00Z">
        <w:r>
          <w:t>all the steps</w:t>
        </w:r>
      </w:ins>
      <w:r w:rsidR="006A0BC1">
        <w:t>.</w:t>
      </w:r>
    </w:p>
    <w:p w14:paraId="760176B3" w14:textId="77777777" w:rsidR="00B24DAD" w:rsidRDefault="00B24DAD" w:rsidP="006A0BC1">
      <w:pPr>
        <w:rPr>
          <w:ins w:id="3538" w:author="Steve Maas" w:date="2014-01-02T11:32:00Z"/>
        </w:rPr>
      </w:pPr>
    </w:p>
    <w:p w14:paraId="6829D738" w14:textId="0C496C16" w:rsidR="00B24DAD" w:rsidRDefault="00B24DAD">
      <w:pPr>
        <w:pStyle w:val="Heading3"/>
        <w:rPr>
          <w:ins w:id="3539" w:author="Steve Maas" w:date="2014-01-02T11:32:00Z"/>
        </w:rPr>
        <w:pPrChange w:id="3540" w:author="Steve Maas" w:date="2014-01-02T11:32:00Z">
          <w:pPr/>
        </w:pPrChange>
      </w:pPr>
      <w:bookmarkStart w:id="3541" w:name="_Toc385498565"/>
      <w:ins w:id="3542" w:author="Steve Maas" w:date="2014-01-02T11:32:00Z">
        <w:r>
          <w:t>Relative Boundary Conditions</w:t>
        </w:r>
        <w:bookmarkEnd w:id="3541"/>
      </w:ins>
    </w:p>
    <w:p w14:paraId="7C519646" w14:textId="02BCCA6B" w:rsidR="006A0BC1" w:rsidRDefault="00B24DAD" w:rsidP="006A0BC1">
      <w:ins w:id="3543" w:author="Steve Maas" w:date="2014-01-02T11:32:00Z">
        <w:r>
          <w:t xml:space="preserve">Some boundary conditions </w:t>
        </w:r>
      </w:ins>
      <w:ins w:id="3544" w:author="Steve Maas" w:date="2014-01-02T11:33:00Z">
        <w:r>
          <w:t>can be defined as relative boundary conditions</w:t>
        </w:r>
      </w:ins>
      <w:ins w:id="3545" w:author="Steve Maas" w:date="2014-01-02T11:34:00Z">
        <w:r>
          <w:t>.</w:t>
        </w:r>
      </w:ins>
      <w:ins w:id="3546" w:author="Steve Maas" w:date="2014-01-02T11:33:00Z">
        <w:r>
          <w:t xml:space="preserve"> </w:t>
        </w:r>
      </w:ins>
      <w:ins w:id="3547" w:author="Steve Maas" w:date="2014-01-02T11:34:00Z">
        <w:r>
          <w:t xml:space="preserve">This </w:t>
        </w:r>
      </w:ins>
      <w:ins w:id="3548" w:author="Steve Maas" w:date="2014-01-02T11:33:00Z">
        <w:r>
          <w:t>means that the corresponding condition</w:t>
        </w:r>
      </w:ins>
      <w:ins w:id="3549" w:author="Steve Maas" w:date="2014-01-02T11:34:00Z">
        <w:r>
          <w:t>s</w:t>
        </w:r>
      </w:ins>
      <w:ins w:id="3550" w:author="Steve Maas" w:date="2014-01-02T11:33:00Z">
        <w:r>
          <w:t xml:space="preserve"> will be applied to the final configuration of the previous step</w:t>
        </w:r>
      </w:ins>
      <w:ins w:id="3551" w:author="Steve Maas" w:date="2014-01-02T11:34:00Z">
        <w:r>
          <w:t xml:space="preserve"> and not to the original reference configuration</w:t>
        </w:r>
      </w:ins>
      <w:ins w:id="3552" w:author="Steve Maas" w:date="2014-01-02T11:33:00Z">
        <w:r>
          <w:t xml:space="preserve">. </w:t>
        </w:r>
      </w:ins>
      <w:del w:id="3553"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3554" w:author="Steve Maas" w:date="2014-01-02T11:34:00Z">
        <w:r>
          <w:t>For example, if a prescribed displacement is defined as relative the displacement will be taken with respect of the positions of the f</w:t>
        </w:r>
      </w:ins>
      <w:ins w:id="3555"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3556" w:name="_Toc385498566"/>
      <w:r>
        <w:t>An Example</w:t>
      </w:r>
      <w:bookmarkEnd w:id="3556"/>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557" w:name="_Ref292524274"/>
      <w:bookmarkStart w:id="3558" w:name="_Ref293568253"/>
      <w:bookmarkStart w:id="3559" w:name="_Ref293568696"/>
      <w:bookmarkStart w:id="3560" w:name="_Toc385498567"/>
      <w:r>
        <w:lastRenderedPageBreak/>
        <w:t>Parameter Optimization</w:t>
      </w:r>
      <w:bookmarkEnd w:id="3557"/>
      <w:bookmarkEnd w:id="3558"/>
      <w:bookmarkEnd w:id="3559"/>
      <w:bookmarkEnd w:id="3560"/>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561" w:name="_Toc385498568"/>
      <w:r>
        <w:t xml:space="preserve">Optimization </w:t>
      </w:r>
      <w:r w:rsidR="00D153DC">
        <w:t>I</w:t>
      </w:r>
      <w:r>
        <w:t xml:space="preserve">nput </w:t>
      </w:r>
      <w:r w:rsidR="00D153DC">
        <w:t>F</w:t>
      </w:r>
      <w:r>
        <w:t>ile</w:t>
      </w:r>
      <w:bookmarkEnd w:id="3561"/>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562" w:name="_Toc385498569"/>
      <w:r>
        <w:t xml:space="preserve">Model </w:t>
      </w:r>
      <w:r w:rsidR="00FD648A">
        <w:t>S</w:t>
      </w:r>
      <w:r>
        <w:t>ection</w:t>
      </w:r>
      <w:bookmarkEnd w:id="3562"/>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563" w:name="_Toc385498570"/>
      <w:r>
        <w:t xml:space="preserve">Options </w:t>
      </w:r>
      <w:r w:rsidR="00FD648A">
        <w:t>S</w:t>
      </w:r>
      <w:r>
        <w:t>ection</w:t>
      </w:r>
      <w:bookmarkEnd w:id="3563"/>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31" type="#_x0000_t75" style="width:135.5pt;height:40pt" o:ole="">
            <v:imagedata r:id="rId1843" o:title=""/>
          </v:shape>
          <o:OLEObject Type="Embed" ProgID="Equation.DSMT4" ShapeID="_x0000_i1931" DrawAspect="Content" ObjectID="_1459610195" r:id="rId1844"/>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5" o:title=""/>
          </v:shape>
          <o:OLEObject Type="Embed" ProgID="Equation.DSMT4" ShapeID="_x0000_i1932" DrawAspect="Content" ObjectID="_1459610196" r:id="rId1846"/>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33" type="#_x0000_t75" style="width:36.5pt;height:19.5pt" o:ole="">
            <v:imagedata r:id="rId1847" o:title=""/>
          </v:shape>
          <o:OLEObject Type="Embed" ProgID="Equation.DSMT4" ShapeID="_x0000_i1933" DrawAspect="Content" ObjectID="_1459610197" r:id="rId1848"/>
        </w:object>
      </w:r>
      <w:r>
        <w:t xml:space="preserve"> are the experimentally (or otherwise) obtained data with standard deviation </w:t>
      </w:r>
      <w:r w:rsidR="00AF2221" w:rsidRPr="00AF2221">
        <w:rPr>
          <w:position w:val="-12"/>
        </w:rPr>
        <w:object w:dxaOrig="279" w:dyaOrig="360" w14:anchorId="2534B539">
          <v:shape id="_x0000_i1934" type="#_x0000_t75" style="width:14pt;height:18pt" o:ole="">
            <v:imagedata r:id="rId1849" o:title=""/>
          </v:shape>
          <o:OLEObject Type="Embed" ProgID="Equation.DSMT4" ShapeID="_x0000_i1934" DrawAspect="Content" ObjectID="_1459610198" r:id="rId1850"/>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5" type="#_x0000_t75" style="width:287.5pt;height:34pt" o:ole="">
            <v:imagedata r:id="rId1851" o:title=""/>
          </v:shape>
          <o:OLEObject Type="Embed" ProgID="Equation.DSMT4" ShapeID="_x0000_i1935" DrawAspect="Content" ObjectID="_1459610199" r:id="rId1852"/>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6" type="#_x0000_t75" style="width:21.5pt;height:18pt" o:ole="">
            <v:imagedata r:id="rId1853" o:title=""/>
          </v:shape>
          <o:OLEObject Type="Embed" ProgID="Equation.DSMT4" ShapeID="_x0000_i1936" DrawAspect="Content" ObjectID="_1459610200" r:id="rId1854"/>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7" type="#_x0000_t75" style="width:76pt;height:19.5pt" o:ole="">
            <v:imagedata r:id="rId1855" o:title=""/>
          </v:shape>
          <o:OLEObject Type="Embed" ProgID="Equation.DSMT4" ShapeID="_x0000_i1937" DrawAspect="Content" ObjectID="_1459610201" r:id="rId1856"/>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8" type="#_x0000_t75" style="width:10pt;height:10.5pt" o:ole="">
            <v:imagedata r:id="rId1857" o:title=""/>
          </v:shape>
          <o:OLEObject Type="Embed" ProgID="Equation.DSMT4" ShapeID="_x0000_i1938" DrawAspect="Content" ObjectID="_1459610202" r:id="rId1858"/>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3564" w:name="_Toc385498571"/>
      <w:r>
        <w:t xml:space="preserve">Function </w:t>
      </w:r>
      <w:r w:rsidR="00FD648A">
        <w:t>S</w:t>
      </w:r>
      <w:r>
        <w:t>ection</w:t>
      </w:r>
      <w:bookmarkEnd w:id="3564"/>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lastRenderedPageBreak/>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565" w:name="_Toc385498572"/>
      <w:r>
        <w:t>Parameters Section</w:t>
      </w:r>
      <w:bookmarkEnd w:id="3565"/>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3566"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3567" w:author="Steve Maas" w:date="2013-12-30T14:23:00Z"/>
        </w:rPr>
      </w:pPr>
    </w:p>
    <w:p w14:paraId="1FA9453A" w14:textId="60C18CB6" w:rsidR="00B50762" w:rsidRDefault="00B50762" w:rsidP="00422C54">
      <w:ins w:id="3568" w:author="Steve Maas" w:date="2013-12-30T14:23:00Z">
        <w:r>
          <w:t>For most materials, the following format is used to reference a parameter.</w:t>
        </w:r>
      </w:ins>
    </w:p>
    <w:p w14:paraId="4BD34C48" w14:textId="77777777" w:rsidR="00422C54" w:rsidRDefault="00422C54" w:rsidP="00422C54">
      <w:pPr>
        <w:pStyle w:val="code"/>
        <w:rPr>
          <w:ins w:id="3569" w:author="Steve Maas" w:date="2013-12-30T14:23:00Z"/>
        </w:rPr>
      </w:pPr>
    </w:p>
    <w:p w14:paraId="76431128" w14:textId="3F22C59F" w:rsidR="00B50762" w:rsidDel="00B50762" w:rsidRDefault="00B50762" w:rsidP="00422C54">
      <w:pPr>
        <w:pStyle w:val="code"/>
        <w:rPr>
          <w:del w:id="3570" w:author="Steve Maas" w:date="2013-12-30T14:23:00Z"/>
        </w:rPr>
      </w:pPr>
    </w:p>
    <w:p w14:paraId="04224698" w14:textId="06B97A89" w:rsidR="00422C54" w:rsidRDefault="00422C54" w:rsidP="00422C54">
      <w:pPr>
        <w:pStyle w:val="code"/>
        <w:rPr>
          <w:ins w:id="3571" w:author="Steve Maas" w:date="2013-12-30T14:23:00Z"/>
        </w:rPr>
      </w:pPr>
      <w:r>
        <w:tab/>
      </w:r>
      <w:r w:rsidRPr="00422C54">
        <w:t>material_name.parameter</w:t>
      </w:r>
      <w:del w:id="3572" w:author="Steve Maas" w:date="2013-12-30T14:29:00Z">
        <w:r w:rsidRPr="00422C54" w:rsidDel="00B50762">
          <w:delText>_name</w:delText>
        </w:r>
      </w:del>
      <w:del w:id="3573"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3574" w:author="Steve Maas" w:date="2013-12-30T14:23:00Z"/>
        </w:rPr>
      </w:pPr>
    </w:p>
    <w:p w14:paraId="18C9F712" w14:textId="701C8A0D" w:rsidR="00B50762" w:rsidRDefault="00B50762" w:rsidP="00422C54">
      <w:pPr>
        <w:pStyle w:val="code"/>
        <w:rPr>
          <w:ins w:id="3575" w:author="Steve Maas" w:date="2013-12-30T14:24:00Z"/>
          <w:rFonts w:ascii="Times New Roman" w:hAnsi="Times New Roman"/>
          <w:sz w:val="24"/>
        </w:rPr>
      </w:pPr>
      <w:ins w:id="3576" w:author="Steve Maas" w:date="2013-12-30T14:23:00Z">
        <w:r w:rsidRPr="00B50762">
          <w:rPr>
            <w:rFonts w:ascii="Times New Roman" w:hAnsi="Times New Roman"/>
            <w:sz w:val="24"/>
            <w:rPrChange w:id="3577" w:author="Steve Maas" w:date="2013-12-30T14:24:00Z">
              <w:rPr>
                <w:rFonts w:ascii="Times New Roman" w:hAnsi="Times New Roman"/>
              </w:rPr>
            </w:rPrChange>
          </w:rPr>
          <w:t>For</w:t>
        </w:r>
      </w:ins>
      <w:ins w:id="3578" w:author="Steve Maas" w:date="2013-12-30T14:24:00Z">
        <w:r>
          <w:rPr>
            <w:rFonts w:ascii="Times New Roman" w:hAnsi="Times New Roman"/>
            <w:sz w:val="24"/>
          </w:rPr>
          <w:t xml:space="preserve"> example</w:t>
        </w:r>
      </w:ins>
      <w:ins w:id="3579" w:author="Steve Maas" w:date="2013-12-30T14:29:00Z">
        <w:r>
          <w:rPr>
            <w:rFonts w:ascii="Times New Roman" w:hAnsi="Times New Roman"/>
            <w:sz w:val="24"/>
          </w:rPr>
          <w:t>, a</w:t>
        </w:r>
      </w:ins>
      <w:ins w:id="3580" w:author="Steve Maas" w:date="2013-12-30T14:24:00Z">
        <w:r>
          <w:rPr>
            <w:rFonts w:ascii="Times New Roman" w:hAnsi="Times New Roman"/>
            <w:sz w:val="24"/>
          </w:rPr>
          <w:t>ssume a material</w:t>
        </w:r>
      </w:ins>
      <w:ins w:id="3581"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3582" w:author="Steve Maas" w:date="2013-12-30T14:24:00Z">
        <w:r>
          <w:rPr>
            <w:rFonts w:ascii="Times New Roman" w:hAnsi="Times New Roman"/>
            <w:sz w:val="24"/>
          </w:rPr>
          <w:t>of type neo-Hookean is defined. Then we can reference the Young’s modulus (E)</w:t>
        </w:r>
      </w:ins>
      <w:ins w:id="3583"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3584" w:author="Steve Maas" w:date="2013-12-30T14:24:00Z"/>
          <w:rFonts w:ascii="Times New Roman" w:hAnsi="Times New Roman"/>
          <w:sz w:val="24"/>
        </w:rPr>
      </w:pPr>
    </w:p>
    <w:p w14:paraId="3F128693" w14:textId="21B0BB8A" w:rsidR="00B50762" w:rsidRPr="00B50762" w:rsidDel="00B50762" w:rsidRDefault="00B50762" w:rsidP="00422C54">
      <w:pPr>
        <w:pStyle w:val="code"/>
        <w:rPr>
          <w:del w:id="3585" w:author="Steve Maas" w:date="2013-12-30T14:24:00Z"/>
          <w:rFonts w:ascii="Times New Roman" w:hAnsi="Times New Roman"/>
          <w:sz w:val="24"/>
          <w:rPrChange w:id="3586" w:author="Steve Maas" w:date="2013-12-30T14:24:00Z">
            <w:rPr>
              <w:del w:id="3587" w:author="Steve Maas" w:date="2013-12-30T14:24:00Z"/>
            </w:rPr>
          </w:rPrChange>
        </w:rPr>
      </w:pPr>
    </w:p>
    <w:p w14:paraId="5C133653" w14:textId="77777777" w:rsidR="00B50762" w:rsidRDefault="00B50762" w:rsidP="00422C54">
      <w:pPr>
        <w:pStyle w:val="code"/>
        <w:rPr>
          <w:ins w:id="3588" w:author="Steve Maas" w:date="2013-12-30T14:25:00Z"/>
        </w:rPr>
      </w:pPr>
      <w:ins w:id="3589" w:author="Steve Maas" w:date="2013-12-30T14:25:00Z">
        <w:r>
          <w:t>name="Mat</w:t>
        </w:r>
      </w:ins>
      <w:ins w:id="3590" w:author="Steve Maas" w:date="2013-12-30T14:24:00Z">
        <w:r>
          <w:t>erial1.E</w:t>
        </w:r>
      </w:ins>
      <w:ins w:id="3591" w:author="Steve Maas" w:date="2013-12-30T14:25:00Z">
        <w:r>
          <w:t>"</w:t>
        </w:r>
      </w:ins>
    </w:p>
    <w:p w14:paraId="77E1104E" w14:textId="77777777" w:rsidR="00B50762" w:rsidRDefault="00B50762" w:rsidP="00422C54">
      <w:pPr>
        <w:pStyle w:val="code"/>
        <w:rPr>
          <w:ins w:id="3592" w:author="Steve Maas" w:date="2013-12-30T14:25:00Z"/>
        </w:rPr>
      </w:pPr>
    </w:p>
    <w:p w14:paraId="41942FE5" w14:textId="57721D3B" w:rsidR="00B50762" w:rsidRDefault="00B50762" w:rsidP="00422C54">
      <w:pPr>
        <w:pStyle w:val="code"/>
        <w:rPr>
          <w:ins w:id="3593" w:author="Steve Maas" w:date="2013-12-30T14:29:00Z"/>
          <w:rFonts w:ascii="Times New Roman" w:hAnsi="Times New Roman"/>
          <w:sz w:val="24"/>
        </w:rPr>
      </w:pPr>
      <w:ins w:id="3594" w:author="Steve Maas" w:date="2013-12-30T14:25:00Z">
        <w:r>
          <w:rPr>
            <w:rFonts w:ascii="Times New Roman" w:hAnsi="Times New Roman"/>
            <w:sz w:val="24"/>
          </w:rPr>
          <w:t xml:space="preserve">In FEBio many materials define nested parameters, meaning the material properties have parameters of their own. </w:t>
        </w:r>
      </w:ins>
      <w:ins w:id="3595"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3596"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3597" w:author="Steve Maas" w:date="2013-12-30T14:29:00Z"/>
        </w:rPr>
      </w:pPr>
      <w:ins w:id="3598"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3599" w:author="Steve Maas" w:date="2013-12-30T14:29:00Z"/>
          <w:rFonts w:ascii="Times New Roman" w:hAnsi="Times New Roman"/>
          <w:sz w:val="24"/>
        </w:rPr>
      </w:pPr>
    </w:p>
    <w:p w14:paraId="14F3566C" w14:textId="23730CC4" w:rsidR="00B50762" w:rsidRDefault="00B50762" w:rsidP="00422C54">
      <w:pPr>
        <w:pStyle w:val="code"/>
        <w:rPr>
          <w:ins w:id="3600" w:author="Steve Maas" w:date="2013-12-30T14:30:00Z"/>
          <w:rFonts w:ascii="Times New Roman" w:hAnsi="Times New Roman"/>
          <w:sz w:val="24"/>
        </w:rPr>
      </w:pPr>
      <w:ins w:id="3601" w:author="Steve Maas" w:date="2013-12-30T14:29:00Z">
        <w:r>
          <w:rPr>
            <w:rFonts w:ascii="Times New Roman" w:hAnsi="Times New Roman"/>
            <w:sz w:val="24"/>
          </w:rPr>
          <w:t xml:space="preserve">For instance, assume </w:t>
        </w:r>
      </w:ins>
      <w:ins w:id="3602" w:author="Steve Maas" w:date="2013-12-30T14:30:00Z">
        <w:r>
          <w:rPr>
            <w:rFonts w:ascii="Times New Roman" w:hAnsi="Times New Roman"/>
            <w:sz w:val="24"/>
          </w:rPr>
          <w:t xml:space="preserve">a biphasic material, named </w:t>
        </w:r>
        <w:r w:rsidRPr="00B50762">
          <w:rPr>
            <w:rFonts w:ascii="Times New Roman" w:hAnsi="Times New Roman"/>
            <w:i/>
            <w:sz w:val="24"/>
            <w:rPrChange w:id="3603" w:author="Steve Maas" w:date="2013-12-30T14:30:00Z">
              <w:rPr>
                <w:rFonts w:ascii="Times New Roman" w:hAnsi="Times New Roman"/>
                <w:sz w:val="24"/>
              </w:rPr>
            </w:rPrChange>
          </w:rPr>
          <w:t>Material</w:t>
        </w:r>
      </w:ins>
      <w:ins w:id="3604" w:author="Steve Maas" w:date="2013-12-30T14:41:00Z">
        <w:r w:rsidR="001A1F06">
          <w:rPr>
            <w:rFonts w:ascii="Times New Roman" w:hAnsi="Times New Roman"/>
            <w:i/>
            <w:sz w:val="24"/>
          </w:rPr>
          <w:t>1</w:t>
        </w:r>
      </w:ins>
      <w:ins w:id="3605" w:author="Steve Maas" w:date="2013-12-30T14:30:00Z">
        <w:r>
          <w:rPr>
            <w:rFonts w:ascii="Times New Roman" w:hAnsi="Times New Roman"/>
            <w:sz w:val="24"/>
          </w:rPr>
          <w:t xml:space="preserve"> is defined. To reference the </w:t>
        </w:r>
        <w:r w:rsidRPr="00B50762">
          <w:rPr>
            <w:rFonts w:ascii="Times New Roman" w:hAnsi="Times New Roman"/>
            <w:i/>
            <w:sz w:val="24"/>
            <w:rPrChange w:id="3606"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3607" w:author="Steve Maas" w:date="2013-12-30T14:30:00Z"/>
          <w:rFonts w:ascii="Times New Roman" w:hAnsi="Times New Roman"/>
          <w:sz w:val="24"/>
        </w:rPr>
      </w:pPr>
    </w:p>
    <w:p w14:paraId="3DC54F64" w14:textId="04BAD49E" w:rsidR="00B50762" w:rsidRPr="00422C54" w:rsidRDefault="00B50762" w:rsidP="00B50762">
      <w:pPr>
        <w:pStyle w:val="code"/>
        <w:rPr>
          <w:ins w:id="3608" w:author="Steve Maas" w:date="2013-12-30T14:30:00Z"/>
        </w:rPr>
      </w:pPr>
      <w:ins w:id="3609" w:author="Steve Maas" w:date="2013-12-30T14:31:00Z">
        <w:r>
          <w:t>n</w:t>
        </w:r>
      </w:ins>
      <w:ins w:id="3610" w:author="Steve Maas" w:date="2013-12-30T14:30:00Z">
        <w:r>
          <w:t>ame="M</w:t>
        </w:r>
        <w:r w:rsidRPr="00422C54">
          <w:t>aterial</w:t>
        </w:r>
        <w:r>
          <w:t>1</w:t>
        </w:r>
        <w:r w:rsidRPr="00422C54">
          <w:t>.</w:t>
        </w:r>
      </w:ins>
      <w:ins w:id="3611" w:author="Steve Maas" w:date="2013-12-30T14:31:00Z">
        <w:r>
          <w:t>permeability</w:t>
        </w:r>
      </w:ins>
      <w:ins w:id="3612" w:author="Steve Maas" w:date="2013-12-30T14:30:00Z">
        <w:r w:rsidRPr="00422C54">
          <w:t>.</w:t>
        </w:r>
      </w:ins>
      <w:ins w:id="3613" w:author="Steve Maas" w:date="2013-12-30T14:31:00Z">
        <w:r>
          <w:t>perm"</w:t>
        </w:r>
      </w:ins>
    </w:p>
    <w:p w14:paraId="0230E62D" w14:textId="77777777" w:rsidR="00B50762" w:rsidRDefault="00B50762" w:rsidP="00422C54">
      <w:pPr>
        <w:pStyle w:val="code"/>
        <w:rPr>
          <w:ins w:id="3614" w:author="Steve Maas" w:date="2013-12-30T14:32:00Z"/>
          <w:rFonts w:ascii="Times New Roman" w:hAnsi="Times New Roman"/>
          <w:sz w:val="24"/>
        </w:rPr>
      </w:pPr>
    </w:p>
    <w:p w14:paraId="0E7B7091" w14:textId="2BBDF3DD" w:rsidR="00B50762" w:rsidRDefault="00B50762" w:rsidP="00422C54">
      <w:pPr>
        <w:pStyle w:val="code"/>
        <w:rPr>
          <w:ins w:id="3615" w:author="Steve Maas" w:date="2013-12-30T14:32:00Z"/>
          <w:rFonts w:ascii="Times New Roman" w:hAnsi="Times New Roman"/>
          <w:sz w:val="24"/>
        </w:rPr>
      </w:pPr>
      <w:ins w:id="3616"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3617" w:author="Steve Maas" w:date="2013-12-30T14:32:00Z"/>
          <w:rFonts w:ascii="Times New Roman" w:hAnsi="Times New Roman"/>
          <w:sz w:val="24"/>
        </w:rPr>
      </w:pPr>
    </w:p>
    <w:p w14:paraId="5996D7DF" w14:textId="26692A5A" w:rsidR="00B50762" w:rsidRDefault="00B50762" w:rsidP="00422C54">
      <w:pPr>
        <w:pStyle w:val="code"/>
        <w:rPr>
          <w:ins w:id="3618" w:author="Steve Maas" w:date="2013-12-30T14:32:00Z"/>
          <w:rFonts w:ascii="Times New Roman" w:hAnsi="Times New Roman"/>
          <w:sz w:val="24"/>
        </w:rPr>
      </w:pPr>
      <w:ins w:id="3619"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3620" w:author="Steve Maas" w:date="2013-12-30T14:28:00Z"/>
          <w:rFonts w:ascii="Times New Roman" w:hAnsi="Times New Roman"/>
          <w:sz w:val="24"/>
        </w:rPr>
      </w:pPr>
    </w:p>
    <w:p w14:paraId="148BC604" w14:textId="46F58725" w:rsidR="00E340C1" w:rsidRDefault="00E340C1" w:rsidP="00422C54">
      <w:pPr>
        <w:pStyle w:val="code"/>
        <w:rPr>
          <w:ins w:id="3621" w:author="Steve Maas" w:date="2013-12-30T14:36:00Z"/>
          <w:rFonts w:ascii="Times New Roman" w:hAnsi="Times New Roman"/>
          <w:sz w:val="24"/>
        </w:rPr>
      </w:pPr>
      <w:ins w:id="3622" w:author="Steve Maas" w:date="2013-12-30T14:35:00Z">
        <w:r>
          <w:rPr>
            <w:rFonts w:ascii="Times New Roman" w:hAnsi="Times New Roman"/>
            <w:sz w:val="24"/>
          </w:rPr>
          <w:t>For multiply nested properties, the syntax extends naturally. For instance, assume a biphasic material wi</w:t>
        </w:r>
      </w:ins>
      <w:ins w:id="3623" w:author="Steve Maas" w:date="2013-12-30T14:37:00Z">
        <w:r>
          <w:rPr>
            <w:rFonts w:ascii="Times New Roman" w:hAnsi="Times New Roman"/>
            <w:sz w:val="24"/>
          </w:rPr>
          <w:t>t</w:t>
        </w:r>
      </w:ins>
      <w:ins w:id="3624" w:author="Steve Maas" w:date="2013-12-30T14:35:00Z">
        <w:r>
          <w:rPr>
            <w:rFonts w:ascii="Times New Roman" w:hAnsi="Times New Roman"/>
            <w:sz w:val="24"/>
          </w:rPr>
          <w:t>h a visco-elastic material, having a neo-Hookean material as a solid matrix. In th</w:t>
        </w:r>
      </w:ins>
      <w:ins w:id="3625" w:author="Steve Maas" w:date="2013-12-30T14:37:00Z">
        <w:r>
          <w:rPr>
            <w:rFonts w:ascii="Times New Roman" w:hAnsi="Times New Roman"/>
            <w:sz w:val="24"/>
          </w:rPr>
          <w:t>is</w:t>
        </w:r>
      </w:ins>
      <w:ins w:id="3626" w:author="Steve Maas" w:date="2013-12-30T14:35:00Z">
        <w:r>
          <w:rPr>
            <w:rFonts w:ascii="Times New Roman" w:hAnsi="Times New Roman"/>
            <w:sz w:val="24"/>
          </w:rPr>
          <w:t xml:space="preserve"> case, the Young</w:t>
        </w:r>
      </w:ins>
      <w:ins w:id="3627"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628" w:author="Steve Maas" w:date="2013-12-30T14:36:00Z"/>
          <w:rFonts w:ascii="Times New Roman" w:hAnsi="Times New Roman"/>
          <w:sz w:val="24"/>
        </w:rPr>
      </w:pPr>
    </w:p>
    <w:p w14:paraId="022DC118" w14:textId="58388EC2" w:rsidR="00E340C1" w:rsidRDefault="00E340C1" w:rsidP="00422C54">
      <w:pPr>
        <w:pStyle w:val="code"/>
        <w:rPr>
          <w:ins w:id="3629" w:author="Steve Maas" w:date="2013-12-30T14:36:00Z"/>
          <w:rFonts w:ascii="Times New Roman" w:hAnsi="Times New Roman"/>
          <w:sz w:val="24"/>
        </w:rPr>
      </w:pPr>
      <w:ins w:id="3630"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631" w:author="Steve Maas" w:date="2013-12-30T14:37:00Z"/>
          <w:rFonts w:ascii="Times New Roman" w:hAnsi="Times New Roman"/>
          <w:sz w:val="24"/>
        </w:rPr>
      </w:pPr>
    </w:p>
    <w:p w14:paraId="544E7BAB" w14:textId="3E00B2B8" w:rsidR="00E340C1" w:rsidRDefault="00E340C1" w:rsidP="00422C54">
      <w:pPr>
        <w:pStyle w:val="code"/>
        <w:rPr>
          <w:ins w:id="3632" w:author="Steve Maas" w:date="2013-12-30T14:39:00Z"/>
          <w:rFonts w:ascii="Times New Roman" w:hAnsi="Times New Roman"/>
          <w:sz w:val="24"/>
        </w:rPr>
      </w:pPr>
      <w:ins w:id="3633"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634" w:author="Steve Maas" w:date="2013-12-30T14:39:00Z">
              <w:rPr>
                <w:rFonts w:ascii="Times New Roman" w:hAnsi="Times New Roman"/>
                <w:sz w:val="24"/>
              </w:rPr>
            </w:rPrChange>
          </w:rPr>
          <w:t>solid</w:t>
        </w:r>
        <w:r>
          <w:rPr>
            <w:rFonts w:ascii="Times New Roman" w:hAnsi="Times New Roman"/>
            <w:sz w:val="24"/>
          </w:rPr>
          <w:t xml:space="preserve"> is a solid </w:t>
        </w:r>
      </w:ins>
      <w:ins w:id="3635"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636" w:author="Steve Maas" w:date="2013-12-30T14:39:00Z"/>
          <w:rFonts w:ascii="Times New Roman" w:hAnsi="Times New Roman"/>
          <w:sz w:val="24"/>
        </w:rPr>
      </w:pPr>
    </w:p>
    <w:p w14:paraId="3BD50586" w14:textId="49714BB5" w:rsidR="00E340C1" w:rsidRPr="002D1B6A" w:rsidRDefault="00E340C1" w:rsidP="00422C54">
      <w:pPr>
        <w:pStyle w:val="code"/>
        <w:rPr>
          <w:ins w:id="3637" w:author="Steve Maas" w:date="2013-12-30T14:36:00Z"/>
          <w:rFonts w:ascii="Times New Roman" w:hAnsi="Times New Roman"/>
          <w:sz w:val="24"/>
        </w:rPr>
      </w:pPr>
      <w:ins w:id="3638" w:author="Steve Maas" w:date="2013-12-30T14:39:00Z">
        <w:r>
          <w:t>name="M</w:t>
        </w:r>
        <w:r w:rsidRPr="00422C54">
          <w:t>aterial</w:t>
        </w:r>
        <w:r>
          <w:t>1</w:t>
        </w:r>
        <w:r w:rsidRPr="00422C54">
          <w:t>.</w:t>
        </w:r>
        <w:r>
          <w:t>solid</w:t>
        </w:r>
        <w:r w:rsidRPr="00422C54">
          <w:t>.</w:t>
        </w:r>
      </w:ins>
      <w:ins w:id="3639" w:author="Steve Maas" w:date="2013-12-30T14:40:00Z">
        <w:r>
          <w:t>solid1.</w:t>
        </w:r>
      </w:ins>
      <w:ins w:id="3640" w:author="Steve Maas" w:date="2013-12-30T14:39:00Z">
        <w:r>
          <w:t>E"</w:t>
        </w:r>
      </w:ins>
    </w:p>
    <w:p w14:paraId="3B5C1A84" w14:textId="513834A2" w:rsidR="00B50762" w:rsidRPr="002D1B6A" w:rsidRDefault="00B50762" w:rsidP="00422C54">
      <w:pPr>
        <w:pStyle w:val="code"/>
        <w:rPr>
          <w:ins w:id="3641" w:author="Steve Maas" w:date="2013-12-30T14:25:00Z"/>
        </w:rPr>
      </w:pPr>
      <w:ins w:id="3642" w:author="Steve Maas" w:date="2013-12-30T14:29:00Z">
        <w:r>
          <w:rPr>
            <w:rFonts w:ascii="Times New Roman" w:hAnsi="Times New Roman"/>
            <w:sz w:val="24"/>
          </w:rPr>
          <w:tab/>
        </w:r>
      </w:ins>
    </w:p>
    <w:p w14:paraId="430EC3F1" w14:textId="6817E60B" w:rsidR="00B50762" w:rsidRDefault="00422C54" w:rsidP="00422C54">
      <w:pPr>
        <w:pStyle w:val="code"/>
        <w:rPr>
          <w:ins w:id="3643" w:author="Steve Maas" w:date="2013-12-30T14:24:00Z"/>
        </w:rPr>
      </w:pPr>
      <w:r>
        <w:tab/>
      </w:r>
    </w:p>
    <w:p w14:paraId="31FADFEE" w14:textId="5B5E697A" w:rsidR="00422C54" w:rsidRPr="00422C54" w:rsidDel="00E340C1" w:rsidRDefault="00422C54" w:rsidP="00422C54">
      <w:pPr>
        <w:pStyle w:val="code"/>
        <w:rPr>
          <w:del w:id="3644" w:author="Steve Maas" w:date="2013-12-30T14:33:00Z"/>
        </w:rPr>
      </w:pPr>
      <w:del w:id="3645"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3646" w:author="Steve Maas" w:date="2013-12-30T14:40:00Z"/>
        </w:rPr>
      </w:pPr>
      <w:del w:id="3647"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648" w:author="Steve Maas" w:date="2013-12-30T14:40:00Z"/>
        </w:rPr>
      </w:pPr>
      <w:del w:id="3649"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650" w:author="Steve Maas" w:date="2013-12-30T14:40:00Z"/>
        </w:rPr>
      </w:pPr>
      <w:del w:id="3651"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652" w:author="Steve Maas" w:date="2013-12-30T14:40:00Z"/>
        </w:rPr>
      </w:pPr>
      <w:del w:id="3653"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654" w:author="Steve Maas" w:date="2013-12-30T14:40:00Z"/>
        </w:rPr>
      </w:pPr>
      <w:del w:id="3655"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656" w:author="Steve Maas" w:date="2013-12-30T14:40:00Z"/>
        </w:rPr>
      </w:pPr>
      <w:del w:id="3657"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658" w:author="Steve Maas" w:date="2013-12-30T14:40:00Z"/>
        </w:rPr>
      </w:pPr>
      <w:del w:id="3659"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660" w:author="Steve Maas" w:date="2013-12-30T14:40:00Z"/>
        </w:rPr>
      </w:pPr>
      <w:del w:id="3661"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662" w:author="Steve Maas" w:date="2013-12-30T14:40:00Z"/>
        </w:rPr>
      </w:pPr>
      <w:del w:id="3663"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664" w:author="Steve Maas" w:date="2013-12-30T14:40:00Z"/>
        </w:rPr>
      </w:pPr>
      <w:del w:id="3665"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666" w:author="Steve Maas" w:date="2013-12-30T14:40:00Z"/>
        </w:rPr>
      </w:pPr>
      <w:del w:id="3667"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668"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3669"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670"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lastRenderedPageBreak/>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3671" w:name="_Toc315443445"/>
      <w:bookmarkStart w:id="3672" w:name="_Toc315942963"/>
      <w:bookmarkStart w:id="3673" w:name="_Toc315943227"/>
      <w:bookmarkStart w:id="3674" w:name="_Toc315943491"/>
      <w:bookmarkStart w:id="3675" w:name="_Toc385498573"/>
      <w:bookmarkEnd w:id="3671"/>
      <w:bookmarkEnd w:id="3672"/>
      <w:bookmarkEnd w:id="3673"/>
      <w:bookmarkEnd w:id="3674"/>
      <w:r>
        <w:t>Load</w:t>
      </w:r>
      <w:r w:rsidR="00FD648A">
        <w:t xml:space="preserve"> </w:t>
      </w:r>
      <w:r>
        <w:t>Data Section</w:t>
      </w:r>
      <w:bookmarkEnd w:id="3675"/>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676" w:author="Steve Maas" w:date="2014-01-02T13:04:00Z">
        <w:r w:rsidR="00873D59">
          <w:t>3.13</w:t>
        </w:r>
      </w:ins>
      <w:del w:id="3677"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39" type="#_x0000_t75" style="width:36.5pt;height:19.5pt" o:ole="">
            <v:imagedata r:id="rId1859" o:title=""/>
          </v:shape>
          <o:OLEObject Type="Embed" ProgID="Equation.DSMT4" ShapeID="_x0000_i1939" DrawAspect="Content" ObjectID="_1459610203" r:id="rId1860"/>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678" w:name="_Toc385498574"/>
      <w:r>
        <w:t xml:space="preserve">Running a </w:t>
      </w:r>
      <w:r w:rsidR="00FD648A">
        <w:t>P</w:t>
      </w:r>
      <w:r>
        <w:t xml:space="preserve">arameter </w:t>
      </w:r>
      <w:r w:rsidR="00FD648A">
        <w:t>O</w:t>
      </w:r>
      <w:r>
        <w:t>ptimization</w:t>
      </w:r>
      <w:bookmarkEnd w:id="3678"/>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679" w:name="_Toc385498575"/>
      <w:r>
        <w:t xml:space="preserve">An </w:t>
      </w:r>
      <w:r w:rsidR="00FD648A">
        <w:t>E</w:t>
      </w:r>
      <w:r>
        <w:t xml:space="preserve">xample </w:t>
      </w:r>
      <w:r w:rsidR="00FD648A">
        <w:t>I</w:t>
      </w:r>
      <w:r>
        <w:t xml:space="preserve">nput </w:t>
      </w:r>
      <w:r w:rsidR="00FD648A">
        <w:t>F</w:t>
      </w:r>
      <w:r>
        <w:t>ile</w:t>
      </w:r>
      <w:bookmarkEnd w:id="3679"/>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680" w:name="_Toc385498576"/>
      <w:r>
        <w:lastRenderedPageBreak/>
        <w:t>Troubleshooting</w:t>
      </w:r>
      <w:bookmarkEnd w:id="3680"/>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681"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3681"/>
    </w:p>
    <w:p w14:paraId="51F0D12C" w14:textId="2827E703" w:rsidR="00744FD9" w:rsidRDefault="00744FD9">
      <w:pPr>
        <w:rPr>
          <w:ins w:id="3682"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683" w:author="Steve Maas" w:date="2014-01-02T14:03:00Z"/>
        </w:rPr>
      </w:pPr>
    </w:p>
    <w:p w14:paraId="4D8C656A" w14:textId="726FC599" w:rsidR="007B44DC" w:rsidRDefault="007B44DC">
      <w:pPr>
        <w:rPr>
          <w:ins w:id="3684" w:author="Steve Maas" w:date="2014-01-02T13:15:00Z"/>
        </w:rPr>
      </w:pPr>
      <w:ins w:id="3685" w:author="Steve Maas" w:date="2014-01-02T14:03:00Z">
        <w:r>
          <w:t xml:space="preserve">A well-defined finite element model contains a </w:t>
        </w:r>
      </w:ins>
      <w:ins w:id="3686" w:author="Steve Maas" w:date="2014-01-02T14:05:00Z">
        <w:r>
          <w:t>finite element</w:t>
        </w:r>
      </w:ins>
      <w:ins w:id="3687" w:author="Steve Maas" w:date="2014-01-02T14:03:00Z">
        <w:r>
          <w:t xml:space="preserve"> mesh, a valid material and properly defined boundary and contact conditions </w:t>
        </w:r>
      </w:ins>
      <w:ins w:id="3688" w:author="Steve Maas" w:date="2014-01-02T14:05:00Z">
        <w:r>
          <w:t xml:space="preserve">in order </w:t>
        </w:r>
      </w:ins>
      <w:ins w:id="3689" w:author="Steve Maas" w:date="2014-01-02T14:03:00Z">
        <w:r>
          <w:t>to define a unique solution to the problem under study. We will look at ea</w:t>
        </w:r>
      </w:ins>
      <w:ins w:id="3690" w:author="Steve Maas" w:date="2014-01-02T14:04:00Z">
        <w:r>
          <w:t>ch of these requirements in more detail in the following sections.</w:t>
        </w:r>
      </w:ins>
    </w:p>
    <w:p w14:paraId="7CA082A0" w14:textId="77777777" w:rsidR="004816A2" w:rsidRDefault="004816A2">
      <w:pPr>
        <w:rPr>
          <w:ins w:id="3691" w:author="Steve Maas" w:date="2014-01-02T13:15:00Z"/>
        </w:rPr>
      </w:pPr>
    </w:p>
    <w:p w14:paraId="34C01D1A" w14:textId="6ED7F4D9" w:rsidR="004816A2" w:rsidRDefault="004816A2">
      <w:pPr>
        <w:pStyle w:val="Heading3"/>
        <w:rPr>
          <w:ins w:id="3692" w:author="Steve Maas" w:date="2014-01-02T13:15:00Z"/>
        </w:rPr>
        <w:pPrChange w:id="3693" w:author="Steve Maas" w:date="2014-01-02T13:15:00Z">
          <w:pPr/>
        </w:pPrChange>
      </w:pPr>
      <w:bookmarkStart w:id="3694" w:name="_Toc385498578"/>
      <w:ins w:id="3695" w:author="Steve Maas" w:date="2014-01-02T13:15:00Z">
        <w:r>
          <w:t>The Finite Element Mesh</w:t>
        </w:r>
        <w:bookmarkEnd w:id="3694"/>
      </w:ins>
    </w:p>
    <w:p w14:paraId="31F3BE4A" w14:textId="5471810D" w:rsidR="004816A2" w:rsidRDefault="004816A2">
      <w:pPr>
        <w:rPr>
          <w:ins w:id="3696" w:author="Steve Maas" w:date="2014-01-02T13:20:00Z"/>
        </w:rPr>
      </w:pPr>
      <w:ins w:id="3697" w:author="Steve Maas" w:date="2014-01-02T13:15:00Z">
        <w:r>
          <w:t xml:space="preserve">A finite element mesh is required to solve a problem with FEBio. The mesh defines a discretization of the problem domain in </w:t>
        </w:r>
      </w:ins>
      <w:ins w:id="3698" w:author="Steve Maas" w:date="2014-01-02T13:16:00Z">
        <w:r>
          <w:t xml:space="preserve">nodes and </w:t>
        </w:r>
      </w:ins>
      <w:ins w:id="3699" w:author="Steve Maas" w:date="2014-01-02T13:15:00Z">
        <w:r>
          <w:t>connected e</w:t>
        </w:r>
      </w:ins>
      <w:ins w:id="3700" w:author="Steve Maas" w:date="2014-01-02T13:16:00Z">
        <w:r>
          <w:t xml:space="preserve">lements. </w:t>
        </w:r>
      </w:ins>
      <w:ins w:id="3701" w:author="Steve Maas" w:date="2014-01-02T13:17:00Z">
        <w:r>
          <w:t xml:space="preserve">FEBio only supports certain elements and thus the mesh must be composed of elements from this set. See section </w:t>
        </w:r>
      </w:ins>
      <w:ins w:id="3702" w:author="Steve Maas" w:date="2014-01-02T13:18:00Z">
        <w:r>
          <w:fldChar w:fldCharType="begin"/>
        </w:r>
        <w:r>
          <w:instrText xml:space="preserve"> REF _Ref376432008 \r \h </w:instrText>
        </w:r>
      </w:ins>
      <w:r>
        <w:fldChar w:fldCharType="separate"/>
      </w:r>
      <w:ins w:id="3703" w:author="Steve Maas" w:date="2014-01-02T13:18:00Z">
        <w:r>
          <w:t>3.6.2</w:t>
        </w:r>
        <w:r>
          <w:fldChar w:fldCharType="end"/>
        </w:r>
        <w:r w:rsidR="00CF3CDA">
          <w:t xml:space="preserve"> for a discussion of the supported elements. In addition, FEBio assumes a specific ordering of the nodes of an element. </w:t>
        </w:r>
      </w:ins>
      <w:ins w:id="3704"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705" w:author="Steve Maas" w:date="2014-01-02T13:20:00Z">
        <w:r w:rsidR="00CF3CDA">
          <w:t>of the elements are not defined in the proper order.</w:t>
        </w:r>
      </w:ins>
    </w:p>
    <w:p w14:paraId="60771BC7" w14:textId="77777777" w:rsidR="00CF3CDA" w:rsidRDefault="00CF3CDA">
      <w:pPr>
        <w:rPr>
          <w:ins w:id="3706" w:author="Steve Maas" w:date="2014-01-02T13:21:00Z"/>
        </w:rPr>
      </w:pPr>
    </w:p>
    <w:p w14:paraId="6CC6912D" w14:textId="77777777" w:rsidR="00CF3CDA" w:rsidRDefault="00CF3CDA">
      <w:pPr>
        <w:rPr>
          <w:ins w:id="3707" w:author="Steve Maas" w:date="2014-01-02T13:24:00Z"/>
        </w:rPr>
      </w:pPr>
      <w:ins w:id="3708"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709" w:author="Steve Maas" w:date="2014-01-02T13:22:00Z">
        <w:r>
          <w:t xml:space="preserve">of high curvature. </w:t>
        </w:r>
      </w:ins>
      <w:ins w:id="3710" w:author="Steve Maas" w:date="2014-01-02T13:24:00Z">
        <w:r>
          <w:t>The only solution around this issue might be to remesh the problematic area.</w:t>
        </w:r>
      </w:ins>
    </w:p>
    <w:p w14:paraId="0E5A3EB3" w14:textId="77777777" w:rsidR="00CF3CDA" w:rsidRDefault="00CF3CDA">
      <w:pPr>
        <w:rPr>
          <w:ins w:id="3711" w:author="Steve Maas" w:date="2014-01-02T13:24:00Z"/>
        </w:rPr>
      </w:pPr>
    </w:p>
    <w:p w14:paraId="2170AECF" w14:textId="216C84BE" w:rsidR="00CF3CDA" w:rsidRDefault="00CF3CDA">
      <w:pPr>
        <w:pStyle w:val="Heading3"/>
        <w:rPr>
          <w:ins w:id="3712" w:author="Steve Maas" w:date="2014-01-02T13:24:00Z"/>
        </w:rPr>
        <w:pPrChange w:id="3713" w:author="Steve Maas" w:date="2014-01-02T13:24:00Z">
          <w:pPr/>
        </w:pPrChange>
      </w:pPr>
      <w:ins w:id="3714" w:author="Steve Maas" w:date="2014-01-02T13:24:00Z">
        <w:r>
          <w:lastRenderedPageBreak/>
          <w:t xml:space="preserve"> </w:t>
        </w:r>
        <w:bookmarkStart w:id="3715" w:name="_Toc385498579"/>
        <w:r>
          <w:t>Materials</w:t>
        </w:r>
        <w:bookmarkEnd w:id="3715"/>
      </w:ins>
    </w:p>
    <w:p w14:paraId="6D2FA016" w14:textId="5A7BD4A2" w:rsidR="004816A2" w:rsidRDefault="00CF3CDA">
      <w:pPr>
        <w:rPr>
          <w:ins w:id="3716" w:author="Steve Maas" w:date="2014-01-02T13:32:00Z"/>
        </w:rPr>
      </w:pPr>
      <w:ins w:id="3717" w:author="Steve Maas" w:date="2014-01-02T13:25:00Z">
        <w:r>
          <w:t xml:space="preserve">A material in FEBio defines the constitutive response of the domain to which the </w:t>
        </w:r>
      </w:ins>
      <w:ins w:id="3718" w:author="Steve Maas" w:date="2014-01-02T13:41:00Z">
        <w:r w:rsidR="005A4B5E">
          <w:t>material</w:t>
        </w:r>
      </w:ins>
      <w:ins w:id="3719" w:author="Steve Maas" w:date="2014-01-02T13:25:00Z">
        <w:r>
          <w:t xml:space="preserve"> is </w:t>
        </w:r>
      </w:ins>
      <w:ins w:id="3720" w:author="Steve Maas" w:date="2014-01-02T13:40:00Z">
        <w:r w:rsidR="005A4B5E">
          <w:t>assigned</w:t>
        </w:r>
      </w:ins>
      <w:ins w:id="3721" w:author="Steve Maas" w:date="2014-01-02T13:25:00Z">
        <w:r>
          <w:t xml:space="preserve">. </w:t>
        </w:r>
      </w:ins>
      <w:ins w:id="3722" w:author="Steve Maas" w:date="2014-01-02T13:26:00Z">
        <w:r>
          <w:t xml:space="preserve">See </w:t>
        </w:r>
        <w:r>
          <w:fldChar w:fldCharType="begin"/>
        </w:r>
        <w:r>
          <w:instrText xml:space="preserve"> REF _Ref162410857 \r \h </w:instrText>
        </w:r>
      </w:ins>
      <w:r>
        <w:fldChar w:fldCharType="separate"/>
      </w:r>
      <w:ins w:id="3723" w:author="Steve Maas" w:date="2014-01-02T13:26:00Z">
        <w:r>
          <w:t>Chapter 4</w:t>
        </w:r>
        <w:r>
          <w:fldChar w:fldCharType="end"/>
        </w:r>
        <w:r>
          <w:t xml:space="preserve"> for a detailed list of all the available materials</w:t>
        </w:r>
      </w:ins>
      <w:ins w:id="3724" w:author="Steve Maas" w:date="2014-01-02T13:41:00Z">
        <w:r w:rsidR="005A4B5E">
          <w:t xml:space="preserve"> in FEBio</w:t>
        </w:r>
      </w:ins>
      <w:ins w:id="3725" w:author="Steve Maas" w:date="2014-01-02T13:26:00Z">
        <w:r>
          <w:t xml:space="preserve">. </w:t>
        </w:r>
      </w:ins>
      <w:ins w:id="3726" w:author="Steve Maas" w:date="2014-01-02T13:27:00Z">
        <w:r>
          <w:t xml:space="preserve">It is important to understand that the </w:t>
        </w:r>
      </w:ins>
      <w:ins w:id="3727"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3728" w:author="Steve Maas" w:date="2014-01-02T13:31:00Z">
        <w:r w:rsidR="00722043">
          <w:t xml:space="preserve">cases of invalid material use are caught, in many </w:t>
        </w:r>
      </w:ins>
      <w:ins w:id="3729" w:author="Steve Maas" w:date="2014-01-02T13:36:00Z">
        <w:r w:rsidR="00722043">
          <w:t>situations</w:t>
        </w:r>
      </w:ins>
      <w:ins w:id="3730" w:author="Steve Maas" w:date="2014-01-02T13:31:00Z">
        <w:r w:rsidR="00722043">
          <w:t xml:space="preserve"> the resulting behavior is undefined. The following </w:t>
        </w:r>
      </w:ins>
      <w:ins w:id="3731" w:author="Steve Maas" w:date="2014-01-02T13:32:00Z">
        <w:r w:rsidR="00722043">
          <w:t>table</w:t>
        </w:r>
      </w:ins>
      <w:ins w:id="3732" w:author="Steve Maas" w:date="2014-01-02T13:31:00Z">
        <w:r w:rsidR="00722043">
          <w:t xml:space="preserve"> shows </w:t>
        </w:r>
      </w:ins>
      <w:ins w:id="3733" w:author="Steve Maas" w:date="2014-01-02T13:32:00Z">
        <w:r w:rsidR="00722043">
          <w:t>a list of some of FEBio’s special materials and the modules in which they can be used.</w:t>
        </w:r>
      </w:ins>
    </w:p>
    <w:p w14:paraId="6BD7AFE2" w14:textId="77777777" w:rsidR="00722043" w:rsidRDefault="00722043">
      <w:pPr>
        <w:rPr>
          <w:ins w:id="3734" w:author="Steve Maas" w:date="2014-01-02T13:32:00Z"/>
        </w:rPr>
      </w:pPr>
    </w:p>
    <w:tbl>
      <w:tblPr>
        <w:tblStyle w:val="TableGrid"/>
        <w:tblW w:w="0" w:type="auto"/>
        <w:tblLook w:val="04A0" w:firstRow="1" w:lastRow="0" w:firstColumn="1" w:lastColumn="0" w:noHBand="0" w:noVBand="1"/>
        <w:tblPrChange w:id="3735"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3736">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3737" w:author="Steve Maas" w:date="2014-01-02T13:32:00Z"/>
        </w:trPr>
        <w:tc>
          <w:tcPr>
            <w:tcW w:w="4574" w:type="dxa"/>
            <w:tcPrChange w:id="3738" w:author="Steve Maas" w:date="2014-01-02T13:33:00Z">
              <w:tcPr>
                <w:tcW w:w="1596" w:type="dxa"/>
              </w:tcPr>
            </w:tcPrChange>
          </w:tcPr>
          <w:p w14:paraId="37D0BFF6" w14:textId="5DE44E1C" w:rsidR="00722043" w:rsidRPr="00722043" w:rsidRDefault="00722043" w:rsidP="004816A2">
            <w:pPr>
              <w:rPr>
                <w:ins w:id="3739" w:author="Steve Maas" w:date="2014-01-02T13:32:00Z"/>
                <w:b/>
                <w:rPrChange w:id="3740" w:author="Steve Maas" w:date="2014-01-02T13:32:00Z">
                  <w:rPr>
                    <w:ins w:id="3741" w:author="Steve Maas" w:date="2014-01-02T13:32:00Z"/>
                  </w:rPr>
                </w:rPrChange>
              </w:rPr>
            </w:pPr>
            <w:ins w:id="3742" w:author="Steve Maas" w:date="2014-01-02T13:32:00Z">
              <w:r>
                <w:rPr>
                  <w:b/>
                </w:rPr>
                <w:t>Material</w:t>
              </w:r>
            </w:ins>
          </w:p>
        </w:tc>
        <w:tc>
          <w:tcPr>
            <w:tcW w:w="737" w:type="dxa"/>
            <w:tcPrChange w:id="3743" w:author="Steve Maas" w:date="2014-01-02T13:33:00Z">
              <w:tcPr>
                <w:tcW w:w="1596" w:type="dxa"/>
              </w:tcPr>
            </w:tcPrChange>
          </w:tcPr>
          <w:p w14:paraId="5E612286" w14:textId="745FD673" w:rsidR="00722043" w:rsidRPr="00722043" w:rsidRDefault="00722043" w:rsidP="004816A2">
            <w:pPr>
              <w:rPr>
                <w:ins w:id="3744" w:author="Steve Maas" w:date="2014-01-02T13:32:00Z"/>
                <w:b/>
                <w:rPrChange w:id="3745" w:author="Steve Maas" w:date="2014-01-02T13:32:00Z">
                  <w:rPr>
                    <w:ins w:id="3746" w:author="Steve Maas" w:date="2014-01-02T13:32:00Z"/>
                  </w:rPr>
                </w:rPrChange>
              </w:rPr>
            </w:pPr>
            <w:ins w:id="3747" w:author="Steve Maas" w:date="2014-01-02T13:32:00Z">
              <w:r>
                <w:rPr>
                  <w:b/>
                </w:rPr>
                <w:t>Solid</w:t>
              </w:r>
            </w:ins>
          </w:p>
        </w:tc>
        <w:tc>
          <w:tcPr>
            <w:tcW w:w="1097" w:type="dxa"/>
            <w:tcPrChange w:id="3748" w:author="Steve Maas" w:date="2014-01-02T13:33:00Z">
              <w:tcPr>
                <w:tcW w:w="1596" w:type="dxa"/>
                <w:gridSpan w:val="2"/>
              </w:tcPr>
            </w:tcPrChange>
          </w:tcPr>
          <w:p w14:paraId="4F764692" w14:textId="1F4A1DC2" w:rsidR="00722043" w:rsidRPr="00722043" w:rsidRDefault="00722043" w:rsidP="004816A2">
            <w:pPr>
              <w:rPr>
                <w:ins w:id="3749" w:author="Steve Maas" w:date="2014-01-02T13:32:00Z"/>
                <w:b/>
                <w:rPrChange w:id="3750" w:author="Steve Maas" w:date="2014-01-02T13:33:00Z">
                  <w:rPr>
                    <w:ins w:id="3751" w:author="Steve Maas" w:date="2014-01-02T13:32:00Z"/>
                  </w:rPr>
                </w:rPrChange>
              </w:rPr>
            </w:pPr>
            <w:ins w:id="3752" w:author="Steve Maas" w:date="2014-01-02T13:33:00Z">
              <w:r>
                <w:rPr>
                  <w:b/>
                </w:rPr>
                <w:t>Biphasic</w:t>
              </w:r>
            </w:ins>
          </w:p>
        </w:tc>
        <w:tc>
          <w:tcPr>
            <w:tcW w:w="897" w:type="dxa"/>
            <w:tcPrChange w:id="3753" w:author="Steve Maas" w:date="2014-01-02T13:33:00Z">
              <w:tcPr>
                <w:tcW w:w="1596" w:type="dxa"/>
                <w:gridSpan w:val="2"/>
              </w:tcPr>
            </w:tcPrChange>
          </w:tcPr>
          <w:p w14:paraId="077E2B5B" w14:textId="6D7B251C" w:rsidR="00722043" w:rsidRPr="00722043" w:rsidRDefault="00722043" w:rsidP="004816A2">
            <w:pPr>
              <w:rPr>
                <w:ins w:id="3754" w:author="Steve Maas" w:date="2014-01-02T13:32:00Z"/>
                <w:b/>
                <w:rPrChange w:id="3755" w:author="Steve Maas" w:date="2014-01-02T13:33:00Z">
                  <w:rPr>
                    <w:ins w:id="3756" w:author="Steve Maas" w:date="2014-01-02T13:32:00Z"/>
                  </w:rPr>
                </w:rPrChange>
              </w:rPr>
            </w:pPr>
            <w:ins w:id="3757" w:author="Steve Maas" w:date="2014-01-02T13:33:00Z">
              <w:r>
                <w:rPr>
                  <w:b/>
                </w:rPr>
                <w:t>Solute</w:t>
              </w:r>
            </w:ins>
          </w:p>
        </w:tc>
        <w:tc>
          <w:tcPr>
            <w:tcW w:w="1443" w:type="dxa"/>
            <w:tcPrChange w:id="3758" w:author="Steve Maas" w:date="2014-01-02T13:33:00Z">
              <w:tcPr>
                <w:tcW w:w="1596" w:type="dxa"/>
                <w:gridSpan w:val="3"/>
              </w:tcPr>
            </w:tcPrChange>
          </w:tcPr>
          <w:p w14:paraId="0E51ED25" w14:textId="07CDDF3A" w:rsidR="00722043" w:rsidRPr="00722043" w:rsidRDefault="00722043" w:rsidP="004816A2">
            <w:pPr>
              <w:rPr>
                <w:ins w:id="3759" w:author="Steve Maas" w:date="2014-01-02T13:32:00Z"/>
                <w:b/>
                <w:rPrChange w:id="3760" w:author="Steve Maas" w:date="2014-01-02T13:33:00Z">
                  <w:rPr>
                    <w:ins w:id="3761" w:author="Steve Maas" w:date="2014-01-02T13:32:00Z"/>
                  </w:rPr>
                </w:rPrChange>
              </w:rPr>
            </w:pPr>
            <w:ins w:id="3762" w:author="Steve Maas" w:date="2014-01-02T13:33:00Z">
              <w:r w:rsidRPr="00722043">
                <w:rPr>
                  <w:b/>
                  <w:rPrChange w:id="3763" w:author="Steve Maas" w:date="2014-01-02T13:33:00Z">
                    <w:rPr/>
                  </w:rPrChange>
                </w:rPr>
                <w:t>Multiphasic</w:t>
              </w:r>
            </w:ins>
          </w:p>
        </w:tc>
        <w:tc>
          <w:tcPr>
            <w:tcW w:w="720" w:type="dxa"/>
            <w:tcPrChange w:id="3764" w:author="Steve Maas" w:date="2014-01-02T13:33:00Z">
              <w:tcPr>
                <w:tcW w:w="1596" w:type="dxa"/>
                <w:gridSpan w:val="3"/>
              </w:tcPr>
            </w:tcPrChange>
          </w:tcPr>
          <w:p w14:paraId="780368EC" w14:textId="7FF964D8" w:rsidR="00722043" w:rsidRPr="00722043" w:rsidRDefault="00722043" w:rsidP="004816A2">
            <w:pPr>
              <w:rPr>
                <w:ins w:id="3765" w:author="Steve Maas" w:date="2014-01-02T13:32:00Z"/>
                <w:b/>
                <w:rPrChange w:id="3766" w:author="Steve Maas" w:date="2014-01-02T13:33:00Z">
                  <w:rPr>
                    <w:ins w:id="3767" w:author="Steve Maas" w:date="2014-01-02T13:32:00Z"/>
                  </w:rPr>
                </w:rPrChange>
              </w:rPr>
            </w:pPr>
            <w:ins w:id="3768" w:author="Steve Maas" w:date="2014-01-02T13:33:00Z">
              <w:r>
                <w:rPr>
                  <w:b/>
                </w:rPr>
                <w:t>Heat</w:t>
              </w:r>
            </w:ins>
          </w:p>
        </w:tc>
      </w:tr>
      <w:tr w:rsidR="00722043" w14:paraId="4EB70269" w14:textId="77777777" w:rsidTr="00722043">
        <w:trPr>
          <w:ins w:id="3769" w:author="Steve Maas" w:date="2014-01-02T13:32:00Z"/>
        </w:trPr>
        <w:tc>
          <w:tcPr>
            <w:tcW w:w="4574" w:type="dxa"/>
            <w:tcPrChange w:id="3770" w:author="Steve Maas" w:date="2014-01-02T13:33:00Z">
              <w:tcPr>
                <w:tcW w:w="1596" w:type="dxa"/>
              </w:tcPr>
            </w:tcPrChange>
          </w:tcPr>
          <w:p w14:paraId="0021F8A5" w14:textId="1D9EBC30" w:rsidR="00722043" w:rsidRPr="00722043" w:rsidRDefault="00722043" w:rsidP="004816A2">
            <w:pPr>
              <w:rPr>
                <w:ins w:id="3771" w:author="Steve Maas" w:date="2014-01-02T13:32:00Z"/>
                <w:i/>
                <w:rPrChange w:id="3772" w:author="Steve Maas" w:date="2014-01-02T13:34:00Z">
                  <w:rPr>
                    <w:ins w:id="3773" w:author="Steve Maas" w:date="2014-01-02T13:32:00Z"/>
                  </w:rPr>
                </w:rPrChange>
              </w:rPr>
            </w:pPr>
            <w:ins w:id="3774" w:author="Steve Maas" w:date="2014-01-02T13:33:00Z">
              <w:r w:rsidRPr="00722043">
                <w:rPr>
                  <w:i/>
                  <w:rPrChange w:id="3775" w:author="Steve Maas" w:date="2014-01-02T13:34:00Z">
                    <w:rPr/>
                  </w:rPrChange>
                </w:rPr>
                <w:t>biphasic</w:t>
              </w:r>
            </w:ins>
          </w:p>
        </w:tc>
        <w:tc>
          <w:tcPr>
            <w:tcW w:w="737" w:type="dxa"/>
            <w:tcPrChange w:id="3776" w:author="Steve Maas" w:date="2014-01-02T13:33:00Z">
              <w:tcPr>
                <w:tcW w:w="1596" w:type="dxa"/>
              </w:tcPr>
            </w:tcPrChange>
          </w:tcPr>
          <w:p w14:paraId="324C8917" w14:textId="77777777" w:rsidR="00722043" w:rsidRDefault="00722043" w:rsidP="004816A2">
            <w:pPr>
              <w:rPr>
                <w:ins w:id="3777" w:author="Steve Maas" w:date="2014-01-02T13:32:00Z"/>
              </w:rPr>
            </w:pPr>
          </w:p>
        </w:tc>
        <w:tc>
          <w:tcPr>
            <w:tcW w:w="1097" w:type="dxa"/>
            <w:tcPrChange w:id="3778" w:author="Steve Maas" w:date="2014-01-02T13:33:00Z">
              <w:tcPr>
                <w:tcW w:w="1596" w:type="dxa"/>
                <w:gridSpan w:val="2"/>
              </w:tcPr>
            </w:tcPrChange>
          </w:tcPr>
          <w:p w14:paraId="3D340535" w14:textId="24682295" w:rsidR="00722043" w:rsidRPr="00722043" w:rsidRDefault="00722043">
            <w:pPr>
              <w:jc w:val="center"/>
              <w:rPr>
                <w:ins w:id="3779" w:author="Steve Maas" w:date="2014-01-02T13:32:00Z"/>
                <w:b/>
                <w:rPrChange w:id="3780" w:author="Steve Maas" w:date="2014-01-02T13:35:00Z">
                  <w:rPr>
                    <w:ins w:id="3781" w:author="Steve Maas" w:date="2014-01-02T13:32:00Z"/>
                  </w:rPr>
                </w:rPrChange>
              </w:rPr>
              <w:pPrChange w:id="3782" w:author="Steve Maas" w:date="2014-01-02T13:35:00Z">
                <w:pPr/>
              </w:pPrChange>
            </w:pPr>
            <w:ins w:id="3783" w:author="Steve Maas" w:date="2014-01-02T13:35:00Z">
              <w:r w:rsidRPr="00722043">
                <w:rPr>
                  <w:b/>
                  <w:rPrChange w:id="3784" w:author="Steve Maas" w:date="2014-01-02T13:35:00Z">
                    <w:rPr/>
                  </w:rPrChange>
                </w:rPr>
                <w:t>YES</w:t>
              </w:r>
            </w:ins>
          </w:p>
        </w:tc>
        <w:tc>
          <w:tcPr>
            <w:tcW w:w="897" w:type="dxa"/>
            <w:tcPrChange w:id="3785" w:author="Steve Maas" w:date="2014-01-02T13:33:00Z">
              <w:tcPr>
                <w:tcW w:w="1596" w:type="dxa"/>
                <w:gridSpan w:val="2"/>
              </w:tcPr>
            </w:tcPrChange>
          </w:tcPr>
          <w:p w14:paraId="0FB89FEB" w14:textId="00C3F1F7" w:rsidR="00722043" w:rsidRDefault="00722043">
            <w:pPr>
              <w:jc w:val="center"/>
              <w:rPr>
                <w:ins w:id="3786" w:author="Steve Maas" w:date="2014-01-02T13:32:00Z"/>
                <w:b/>
                <w:bCs/>
                <w:i/>
                <w:iCs/>
                <w:caps/>
              </w:rPr>
              <w:pPrChange w:id="3787" w:author="Steve Maas" w:date="2014-01-02T13:35:00Z">
                <w:pPr>
                  <w:spacing w:before="120" w:after="120"/>
                  <w:outlineLvl w:val="4"/>
                </w:pPr>
              </w:pPrChange>
            </w:pPr>
            <w:ins w:id="3788" w:author="Steve Maas" w:date="2014-01-02T13:35:00Z">
              <w:r w:rsidRPr="00B04003">
                <w:rPr>
                  <w:b/>
                </w:rPr>
                <w:t>YES</w:t>
              </w:r>
            </w:ins>
          </w:p>
        </w:tc>
        <w:tc>
          <w:tcPr>
            <w:tcW w:w="1443" w:type="dxa"/>
            <w:tcPrChange w:id="3789" w:author="Steve Maas" w:date="2014-01-02T13:33:00Z">
              <w:tcPr>
                <w:tcW w:w="1596" w:type="dxa"/>
                <w:gridSpan w:val="3"/>
              </w:tcPr>
            </w:tcPrChange>
          </w:tcPr>
          <w:p w14:paraId="38DBAFCC" w14:textId="78263F1C" w:rsidR="00722043" w:rsidRPr="00722043" w:rsidRDefault="00722043">
            <w:pPr>
              <w:jc w:val="center"/>
              <w:rPr>
                <w:ins w:id="3790" w:author="Steve Maas" w:date="2014-01-02T13:32:00Z"/>
                <w:b/>
                <w:rPrChange w:id="3791" w:author="Steve Maas" w:date="2014-01-02T13:35:00Z">
                  <w:rPr>
                    <w:ins w:id="3792" w:author="Steve Maas" w:date="2014-01-02T13:32:00Z"/>
                  </w:rPr>
                </w:rPrChange>
              </w:rPr>
              <w:pPrChange w:id="3793" w:author="Steve Maas" w:date="2014-01-02T13:35:00Z">
                <w:pPr/>
              </w:pPrChange>
            </w:pPr>
            <w:ins w:id="3794" w:author="Steve Maas" w:date="2014-01-02T13:35:00Z">
              <w:r w:rsidRPr="00B04003">
                <w:rPr>
                  <w:b/>
                </w:rPr>
                <w:t>YES</w:t>
              </w:r>
            </w:ins>
          </w:p>
        </w:tc>
        <w:tc>
          <w:tcPr>
            <w:tcW w:w="720" w:type="dxa"/>
            <w:tcPrChange w:id="3795" w:author="Steve Maas" w:date="2014-01-02T13:33:00Z">
              <w:tcPr>
                <w:tcW w:w="1596" w:type="dxa"/>
                <w:gridSpan w:val="3"/>
              </w:tcPr>
            </w:tcPrChange>
          </w:tcPr>
          <w:p w14:paraId="5EF3EC24" w14:textId="77777777" w:rsidR="00722043" w:rsidRDefault="00722043" w:rsidP="004816A2">
            <w:pPr>
              <w:rPr>
                <w:ins w:id="3796" w:author="Steve Maas" w:date="2014-01-02T13:32:00Z"/>
              </w:rPr>
            </w:pPr>
          </w:p>
        </w:tc>
      </w:tr>
      <w:tr w:rsidR="00722043" w14:paraId="16AA5102" w14:textId="77777777" w:rsidTr="00722043">
        <w:trPr>
          <w:ins w:id="3797" w:author="Steve Maas" w:date="2014-01-02T13:35:00Z"/>
        </w:trPr>
        <w:tc>
          <w:tcPr>
            <w:tcW w:w="4574" w:type="dxa"/>
          </w:tcPr>
          <w:p w14:paraId="3F9B48F2" w14:textId="166D900E" w:rsidR="00722043" w:rsidRPr="00FE00A6" w:rsidRDefault="00722043" w:rsidP="004816A2">
            <w:pPr>
              <w:rPr>
                <w:ins w:id="3798" w:author="Steve Maas" w:date="2014-01-02T13:35:00Z"/>
                <w:i/>
              </w:rPr>
            </w:pPr>
            <w:ins w:id="3799" w:author="Steve Maas" w:date="2014-01-02T13:35:00Z">
              <w:r>
                <w:rPr>
                  <w:i/>
                </w:rPr>
                <w:t>biphasic-solute</w:t>
              </w:r>
            </w:ins>
          </w:p>
        </w:tc>
        <w:tc>
          <w:tcPr>
            <w:tcW w:w="737" w:type="dxa"/>
          </w:tcPr>
          <w:p w14:paraId="434A3246" w14:textId="77777777" w:rsidR="00722043" w:rsidRDefault="00722043" w:rsidP="004816A2">
            <w:pPr>
              <w:rPr>
                <w:ins w:id="3800" w:author="Steve Maas" w:date="2014-01-02T13:35:00Z"/>
              </w:rPr>
            </w:pPr>
          </w:p>
        </w:tc>
        <w:tc>
          <w:tcPr>
            <w:tcW w:w="1097" w:type="dxa"/>
          </w:tcPr>
          <w:p w14:paraId="1077706A" w14:textId="77777777" w:rsidR="00722043" w:rsidRPr="00FE00A6" w:rsidRDefault="00722043" w:rsidP="00722043">
            <w:pPr>
              <w:jc w:val="center"/>
              <w:rPr>
                <w:ins w:id="3801" w:author="Steve Maas" w:date="2014-01-02T13:35:00Z"/>
                <w:b/>
              </w:rPr>
            </w:pPr>
          </w:p>
        </w:tc>
        <w:tc>
          <w:tcPr>
            <w:tcW w:w="897" w:type="dxa"/>
          </w:tcPr>
          <w:p w14:paraId="512042D6" w14:textId="043C35AB" w:rsidR="00722043" w:rsidRPr="00B04003" w:rsidRDefault="00722043" w:rsidP="00FE00A6">
            <w:pPr>
              <w:jc w:val="center"/>
              <w:rPr>
                <w:ins w:id="3802" w:author="Steve Maas" w:date="2014-01-02T13:35:00Z"/>
                <w:b/>
              </w:rPr>
            </w:pPr>
            <w:ins w:id="3803" w:author="Steve Maas" w:date="2014-01-02T13:35:00Z">
              <w:r w:rsidRPr="00B04003">
                <w:rPr>
                  <w:b/>
                </w:rPr>
                <w:t>YES</w:t>
              </w:r>
            </w:ins>
          </w:p>
        </w:tc>
        <w:tc>
          <w:tcPr>
            <w:tcW w:w="1443" w:type="dxa"/>
          </w:tcPr>
          <w:p w14:paraId="5DB0EBA6" w14:textId="14E386AA" w:rsidR="00722043" w:rsidRPr="00B04003" w:rsidRDefault="00722043" w:rsidP="00722043">
            <w:pPr>
              <w:jc w:val="center"/>
              <w:rPr>
                <w:ins w:id="3804" w:author="Steve Maas" w:date="2014-01-02T13:35:00Z"/>
                <w:b/>
              </w:rPr>
            </w:pPr>
            <w:ins w:id="3805" w:author="Steve Maas" w:date="2014-01-02T13:35:00Z">
              <w:r w:rsidRPr="00B04003">
                <w:rPr>
                  <w:b/>
                </w:rPr>
                <w:t>YES</w:t>
              </w:r>
            </w:ins>
          </w:p>
        </w:tc>
        <w:tc>
          <w:tcPr>
            <w:tcW w:w="720" w:type="dxa"/>
          </w:tcPr>
          <w:p w14:paraId="674D2C53" w14:textId="77777777" w:rsidR="00722043" w:rsidRDefault="00722043" w:rsidP="004816A2">
            <w:pPr>
              <w:rPr>
                <w:ins w:id="3806" w:author="Steve Maas" w:date="2014-01-02T13:35:00Z"/>
              </w:rPr>
            </w:pPr>
          </w:p>
        </w:tc>
      </w:tr>
      <w:tr w:rsidR="00722043" w14:paraId="3801ECFB" w14:textId="77777777" w:rsidTr="00722043">
        <w:trPr>
          <w:ins w:id="3807" w:author="Steve Maas" w:date="2014-01-02T13:35:00Z"/>
        </w:trPr>
        <w:tc>
          <w:tcPr>
            <w:tcW w:w="4574" w:type="dxa"/>
          </w:tcPr>
          <w:p w14:paraId="198018D6" w14:textId="0FB81BB9" w:rsidR="00722043" w:rsidRDefault="00722043" w:rsidP="004816A2">
            <w:pPr>
              <w:rPr>
                <w:ins w:id="3808" w:author="Steve Maas" w:date="2014-01-02T13:35:00Z"/>
                <w:i/>
              </w:rPr>
            </w:pPr>
            <w:ins w:id="3809" w:author="Steve Maas" w:date="2014-01-02T13:35:00Z">
              <w:r>
                <w:rPr>
                  <w:i/>
                </w:rPr>
                <w:t>triphasic</w:t>
              </w:r>
            </w:ins>
          </w:p>
        </w:tc>
        <w:tc>
          <w:tcPr>
            <w:tcW w:w="737" w:type="dxa"/>
          </w:tcPr>
          <w:p w14:paraId="62458B87" w14:textId="77777777" w:rsidR="00722043" w:rsidRDefault="00722043" w:rsidP="004816A2">
            <w:pPr>
              <w:rPr>
                <w:ins w:id="3810" w:author="Steve Maas" w:date="2014-01-02T13:35:00Z"/>
              </w:rPr>
            </w:pPr>
          </w:p>
        </w:tc>
        <w:tc>
          <w:tcPr>
            <w:tcW w:w="1097" w:type="dxa"/>
          </w:tcPr>
          <w:p w14:paraId="2106A651" w14:textId="77777777" w:rsidR="00722043" w:rsidRPr="00FE00A6" w:rsidRDefault="00722043" w:rsidP="00722043">
            <w:pPr>
              <w:jc w:val="center"/>
              <w:rPr>
                <w:ins w:id="3811" w:author="Steve Maas" w:date="2014-01-02T13:35:00Z"/>
                <w:b/>
              </w:rPr>
            </w:pPr>
          </w:p>
        </w:tc>
        <w:tc>
          <w:tcPr>
            <w:tcW w:w="897" w:type="dxa"/>
          </w:tcPr>
          <w:p w14:paraId="172736F6" w14:textId="70CB47F8" w:rsidR="00722043" w:rsidRPr="00B04003" w:rsidRDefault="00722043" w:rsidP="00722043">
            <w:pPr>
              <w:jc w:val="center"/>
              <w:rPr>
                <w:ins w:id="3812" w:author="Steve Maas" w:date="2014-01-02T13:35:00Z"/>
                <w:b/>
              </w:rPr>
            </w:pPr>
            <w:ins w:id="3813" w:author="Steve Maas" w:date="2014-01-02T13:35:00Z">
              <w:r w:rsidRPr="00B04003">
                <w:rPr>
                  <w:b/>
                </w:rPr>
                <w:t>YES</w:t>
              </w:r>
            </w:ins>
          </w:p>
        </w:tc>
        <w:tc>
          <w:tcPr>
            <w:tcW w:w="1443" w:type="dxa"/>
          </w:tcPr>
          <w:p w14:paraId="5674446C" w14:textId="4194F6B8" w:rsidR="00722043" w:rsidRPr="00B04003" w:rsidRDefault="00722043" w:rsidP="00722043">
            <w:pPr>
              <w:jc w:val="center"/>
              <w:rPr>
                <w:ins w:id="3814" w:author="Steve Maas" w:date="2014-01-02T13:35:00Z"/>
                <w:b/>
              </w:rPr>
            </w:pPr>
            <w:ins w:id="3815" w:author="Steve Maas" w:date="2014-01-02T13:35:00Z">
              <w:r w:rsidRPr="00B04003">
                <w:rPr>
                  <w:b/>
                </w:rPr>
                <w:t>YES</w:t>
              </w:r>
            </w:ins>
          </w:p>
        </w:tc>
        <w:tc>
          <w:tcPr>
            <w:tcW w:w="720" w:type="dxa"/>
          </w:tcPr>
          <w:p w14:paraId="4571C0E5" w14:textId="77777777" w:rsidR="00722043" w:rsidRDefault="00722043" w:rsidP="004816A2">
            <w:pPr>
              <w:rPr>
                <w:ins w:id="3816" w:author="Steve Maas" w:date="2014-01-02T13:35:00Z"/>
              </w:rPr>
            </w:pPr>
          </w:p>
        </w:tc>
      </w:tr>
      <w:tr w:rsidR="00722043" w14:paraId="023BC56A" w14:textId="77777777" w:rsidTr="00722043">
        <w:trPr>
          <w:ins w:id="3817" w:author="Steve Maas" w:date="2014-01-02T13:35:00Z"/>
        </w:trPr>
        <w:tc>
          <w:tcPr>
            <w:tcW w:w="4574" w:type="dxa"/>
          </w:tcPr>
          <w:p w14:paraId="107A66C5" w14:textId="23DB0267" w:rsidR="00722043" w:rsidRDefault="00722043" w:rsidP="004816A2">
            <w:pPr>
              <w:rPr>
                <w:ins w:id="3818" w:author="Steve Maas" w:date="2014-01-02T13:35:00Z"/>
                <w:i/>
              </w:rPr>
            </w:pPr>
            <w:ins w:id="3819" w:author="Steve Maas" w:date="2014-01-02T13:36:00Z">
              <w:r>
                <w:rPr>
                  <w:i/>
                </w:rPr>
                <w:t>m</w:t>
              </w:r>
            </w:ins>
            <w:ins w:id="3820" w:author="Steve Maas" w:date="2014-01-02T13:35:00Z">
              <w:r>
                <w:rPr>
                  <w:i/>
                </w:rPr>
                <w:t>ultiphasic</w:t>
              </w:r>
            </w:ins>
          </w:p>
        </w:tc>
        <w:tc>
          <w:tcPr>
            <w:tcW w:w="737" w:type="dxa"/>
          </w:tcPr>
          <w:p w14:paraId="42C54877" w14:textId="77777777" w:rsidR="00722043" w:rsidRDefault="00722043" w:rsidP="004816A2">
            <w:pPr>
              <w:rPr>
                <w:ins w:id="3821" w:author="Steve Maas" w:date="2014-01-02T13:35:00Z"/>
              </w:rPr>
            </w:pPr>
          </w:p>
        </w:tc>
        <w:tc>
          <w:tcPr>
            <w:tcW w:w="1097" w:type="dxa"/>
          </w:tcPr>
          <w:p w14:paraId="2579E036" w14:textId="77777777" w:rsidR="00722043" w:rsidRPr="00FE00A6" w:rsidRDefault="00722043" w:rsidP="00722043">
            <w:pPr>
              <w:jc w:val="center"/>
              <w:rPr>
                <w:ins w:id="3822" w:author="Steve Maas" w:date="2014-01-02T13:35:00Z"/>
                <w:b/>
              </w:rPr>
            </w:pPr>
          </w:p>
        </w:tc>
        <w:tc>
          <w:tcPr>
            <w:tcW w:w="897" w:type="dxa"/>
          </w:tcPr>
          <w:p w14:paraId="4F9B4F6F" w14:textId="77777777" w:rsidR="00722043" w:rsidRPr="00B04003" w:rsidRDefault="00722043" w:rsidP="00722043">
            <w:pPr>
              <w:jc w:val="center"/>
              <w:rPr>
                <w:ins w:id="3823" w:author="Steve Maas" w:date="2014-01-02T13:35:00Z"/>
                <w:b/>
              </w:rPr>
            </w:pPr>
          </w:p>
        </w:tc>
        <w:tc>
          <w:tcPr>
            <w:tcW w:w="1443" w:type="dxa"/>
          </w:tcPr>
          <w:p w14:paraId="14432AAC" w14:textId="5ED5731F" w:rsidR="00722043" w:rsidRPr="00B04003" w:rsidRDefault="00722043" w:rsidP="00722043">
            <w:pPr>
              <w:jc w:val="center"/>
              <w:rPr>
                <w:ins w:id="3824" w:author="Steve Maas" w:date="2014-01-02T13:35:00Z"/>
                <w:b/>
              </w:rPr>
            </w:pPr>
            <w:ins w:id="3825" w:author="Steve Maas" w:date="2014-01-02T13:36:00Z">
              <w:r w:rsidRPr="00B04003">
                <w:rPr>
                  <w:b/>
                </w:rPr>
                <w:t>YES</w:t>
              </w:r>
            </w:ins>
          </w:p>
        </w:tc>
        <w:tc>
          <w:tcPr>
            <w:tcW w:w="720" w:type="dxa"/>
          </w:tcPr>
          <w:p w14:paraId="6FC8B7B0" w14:textId="77777777" w:rsidR="00722043" w:rsidRDefault="00722043" w:rsidP="004816A2">
            <w:pPr>
              <w:rPr>
                <w:ins w:id="3826" w:author="Steve Maas" w:date="2014-01-02T13:35:00Z"/>
              </w:rPr>
            </w:pPr>
          </w:p>
        </w:tc>
      </w:tr>
      <w:tr w:rsidR="00722043" w14:paraId="5E806941" w14:textId="77777777" w:rsidTr="00722043">
        <w:trPr>
          <w:ins w:id="3827" w:author="Steve Maas" w:date="2014-01-02T13:36:00Z"/>
        </w:trPr>
        <w:tc>
          <w:tcPr>
            <w:tcW w:w="4574" w:type="dxa"/>
          </w:tcPr>
          <w:p w14:paraId="39EB82BD" w14:textId="0CF97107" w:rsidR="00722043" w:rsidRDefault="00722043" w:rsidP="00FE00A6">
            <w:pPr>
              <w:rPr>
                <w:ins w:id="3828" w:author="Steve Maas" w:date="2014-01-02T13:36:00Z"/>
                <w:i/>
              </w:rPr>
            </w:pPr>
            <w:ins w:id="3829" w:author="Steve Maas" w:date="2014-01-02T13:36:00Z">
              <w:r>
                <w:rPr>
                  <w:i/>
                </w:rPr>
                <w:t>isotropic Fourier</w:t>
              </w:r>
            </w:ins>
          </w:p>
        </w:tc>
        <w:tc>
          <w:tcPr>
            <w:tcW w:w="737" w:type="dxa"/>
          </w:tcPr>
          <w:p w14:paraId="1B0361B5" w14:textId="77777777" w:rsidR="00722043" w:rsidRDefault="00722043" w:rsidP="004816A2">
            <w:pPr>
              <w:rPr>
                <w:ins w:id="3830" w:author="Steve Maas" w:date="2014-01-02T13:36:00Z"/>
              </w:rPr>
            </w:pPr>
          </w:p>
        </w:tc>
        <w:tc>
          <w:tcPr>
            <w:tcW w:w="1097" w:type="dxa"/>
          </w:tcPr>
          <w:p w14:paraId="6BC81672" w14:textId="77777777" w:rsidR="00722043" w:rsidRPr="00FE00A6" w:rsidRDefault="00722043" w:rsidP="00722043">
            <w:pPr>
              <w:jc w:val="center"/>
              <w:rPr>
                <w:ins w:id="3831" w:author="Steve Maas" w:date="2014-01-02T13:36:00Z"/>
                <w:b/>
              </w:rPr>
            </w:pPr>
          </w:p>
        </w:tc>
        <w:tc>
          <w:tcPr>
            <w:tcW w:w="897" w:type="dxa"/>
          </w:tcPr>
          <w:p w14:paraId="76120E5E" w14:textId="77777777" w:rsidR="00722043" w:rsidRPr="00B04003" w:rsidRDefault="00722043" w:rsidP="00722043">
            <w:pPr>
              <w:jc w:val="center"/>
              <w:rPr>
                <w:ins w:id="3832" w:author="Steve Maas" w:date="2014-01-02T13:36:00Z"/>
                <w:b/>
              </w:rPr>
            </w:pPr>
          </w:p>
        </w:tc>
        <w:tc>
          <w:tcPr>
            <w:tcW w:w="1443" w:type="dxa"/>
          </w:tcPr>
          <w:p w14:paraId="2DBE2F33" w14:textId="77777777" w:rsidR="00722043" w:rsidRPr="00B04003" w:rsidRDefault="00722043" w:rsidP="00722043">
            <w:pPr>
              <w:jc w:val="center"/>
              <w:rPr>
                <w:ins w:id="3833" w:author="Steve Maas" w:date="2014-01-02T13:36:00Z"/>
                <w:b/>
              </w:rPr>
            </w:pPr>
          </w:p>
        </w:tc>
        <w:tc>
          <w:tcPr>
            <w:tcW w:w="720" w:type="dxa"/>
          </w:tcPr>
          <w:p w14:paraId="74258586" w14:textId="5871CCDE" w:rsidR="00722043" w:rsidRDefault="00722043">
            <w:pPr>
              <w:jc w:val="center"/>
              <w:rPr>
                <w:ins w:id="3834" w:author="Steve Maas" w:date="2014-01-02T13:36:00Z"/>
              </w:rPr>
              <w:pPrChange w:id="3835" w:author="Steve Maas" w:date="2014-01-02T13:36:00Z">
                <w:pPr/>
              </w:pPrChange>
            </w:pPr>
            <w:ins w:id="3836" w:author="Steve Maas" w:date="2014-01-02T13:36:00Z">
              <w:r w:rsidRPr="00B04003">
                <w:rPr>
                  <w:b/>
                </w:rPr>
                <w:t>YES</w:t>
              </w:r>
            </w:ins>
          </w:p>
        </w:tc>
      </w:tr>
    </w:tbl>
    <w:p w14:paraId="64C4C6F3" w14:textId="77777777" w:rsidR="00722043" w:rsidRDefault="00722043" w:rsidP="00FE00A6">
      <w:pPr>
        <w:rPr>
          <w:ins w:id="3837" w:author="Steve Maas" w:date="2014-01-02T13:36:00Z"/>
        </w:rPr>
      </w:pPr>
    </w:p>
    <w:p w14:paraId="2C980431" w14:textId="4FCD7236" w:rsidR="00722043" w:rsidRDefault="00722043">
      <w:pPr>
        <w:rPr>
          <w:ins w:id="3838" w:author="Steve Maas" w:date="2014-01-02T13:38:00Z"/>
        </w:rPr>
      </w:pPr>
      <w:ins w:id="3839" w:author="Steve Maas" w:date="2014-01-02T13:36:00Z">
        <w:r>
          <w:t xml:space="preserve">In addition to using the proper materials for a given module, it is also important to understand that most material </w:t>
        </w:r>
      </w:ins>
      <w:ins w:id="3840" w:author="Steve Maas" w:date="2014-01-02T13:37:00Z">
        <w:r>
          <w:t xml:space="preserve">parameters </w:t>
        </w:r>
      </w:ins>
      <w:ins w:id="3841" w:author="Steve Maas" w:date="2014-01-02T13:36:00Z">
        <w:r>
          <w:t xml:space="preserve">have a limited range in which </w:t>
        </w:r>
      </w:ins>
      <w:ins w:id="3842" w:author="Steve Maas" w:date="2014-01-02T13:37:00Z">
        <w:r>
          <w:t xml:space="preserve">they define valid constitutive behavior. For example, in a neo-Hookean material the </w:t>
        </w:r>
      </w:ins>
      <w:ins w:id="3843" w:author="Steve Maas" w:date="2014-01-02T13:38:00Z">
        <w:r>
          <w:t>Young’s modulus must be positive and the Poisson’s ratio must larger th</w:t>
        </w:r>
      </w:ins>
      <w:ins w:id="3844" w:author="Steve Maas" w:date="2014-01-02T13:42:00Z">
        <w:r w:rsidR="005A4B5E">
          <w:t>a</w:t>
        </w:r>
      </w:ins>
      <w:ins w:id="3845"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3846" w:author="Steve Maas" w:date="2014-01-02T13:39:00Z"/>
        </w:rPr>
      </w:pPr>
    </w:p>
    <w:p w14:paraId="16E25F8C" w14:textId="52099854" w:rsidR="00722043" w:rsidRDefault="00722043">
      <w:pPr>
        <w:rPr>
          <w:ins w:id="3847" w:author="Steve Maas" w:date="2014-01-02T13:42:00Z"/>
        </w:rPr>
      </w:pPr>
      <w:ins w:id="3848" w:author="Steve Maas" w:date="2014-01-02T13:39:00Z">
        <w:r>
          <w:t xml:space="preserve">Since material parameters can be defined as functions of time </w:t>
        </w:r>
      </w:ins>
      <w:ins w:id="3849" w:author="Steve Maas" w:date="2014-01-02T13:40:00Z">
        <w:r w:rsidR="005A4B5E">
          <w:t xml:space="preserve">through </w:t>
        </w:r>
      </w:ins>
      <w:ins w:id="3850" w:author="Steve Maas" w:date="2014-01-02T13:39:00Z">
        <w:r>
          <w:t xml:space="preserve">a loadcurve, FEBio will check all parameters at the beginning of each time step. </w:t>
        </w:r>
      </w:ins>
      <w:ins w:id="3851"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3852" w:author="Steve Maas" w:date="2014-01-02T13:42:00Z"/>
        </w:rPr>
      </w:pPr>
    </w:p>
    <w:p w14:paraId="6F09FF6B" w14:textId="387EAF83" w:rsidR="005A4B5E" w:rsidRDefault="005A4B5E">
      <w:pPr>
        <w:rPr>
          <w:ins w:id="3853" w:author="Steve Maas" w:date="2014-01-02T13:51:00Z"/>
        </w:rPr>
      </w:pPr>
      <w:ins w:id="3854" w:author="Steve Maas" w:date="2014-01-02T13:49:00Z">
        <w:r>
          <w:t>S</w:t>
        </w:r>
      </w:ins>
      <w:ins w:id="3855" w:author="Steve Maas" w:date="2014-01-02T13:42:00Z">
        <w:r>
          <w:t>ome constitutive models are only valid for a limited amount of deformation. All materials in FEBio are designed for large deformation</w:t>
        </w:r>
      </w:ins>
      <w:ins w:id="3856" w:author="Steve Maas" w:date="2014-01-02T13:50:00Z">
        <w:r>
          <w:t xml:space="preserve"> (in the sense that they are objective under arbitrary deformation)</w:t>
        </w:r>
      </w:ins>
      <w:ins w:id="3857" w:author="Steve Maas" w:date="2014-01-02T13:42:00Z">
        <w:r>
          <w:t xml:space="preserve">, but that does not imply unlimited deformation. When the deformation becomes too large, the material response may become unphysical and although FEBio </w:t>
        </w:r>
      </w:ins>
      <w:ins w:id="3858" w:author="Steve Maas" w:date="2014-01-02T13:44:00Z">
        <w:r>
          <w:t xml:space="preserve">gives an answer, the result may be meaningless (see section </w:t>
        </w:r>
        <w:r>
          <w:fldChar w:fldCharType="begin"/>
        </w:r>
        <w:r>
          <w:instrText xml:space="preserve"> REF _Ref376433627 \r \h </w:instrText>
        </w:r>
      </w:ins>
      <w:r>
        <w:fldChar w:fldCharType="separate"/>
      </w:r>
      <w:ins w:id="3859" w:author="Steve Maas" w:date="2014-01-02T13:44:00Z">
        <w:r>
          <w:t>8.6</w:t>
        </w:r>
        <w:r>
          <w:fldChar w:fldCharType="end"/>
        </w:r>
      </w:ins>
      <w:ins w:id="3860" w:author="Steve Maas" w:date="2014-01-02T13:45:00Z">
        <w:r>
          <w:t xml:space="preserve"> for a discussion on interpreting the result). Some materials also become unstable at extremely large deformations. A classical example is the Mooney-Rivlin material. For a certain range of values</w:t>
        </w:r>
      </w:ins>
      <w:ins w:id="3861" w:author="Steve Maas" w:date="2014-01-02T13:47:00Z">
        <w:r>
          <w:t xml:space="preserve"> of the material parameters</w:t>
        </w:r>
      </w:ins>
      <w:ins w:id="3862" w:author="Steve Maas" w:date="2014-01-02T13:45:00Z">
        <w:r>
          <w:t xml:space="preserve">, </w:t>
        </w:r>
      </w:ins>
      <w:ins w:id="3863" w:author="Steve Maas" w:date="2014-01-02T13:46:00Z">
        <w:r>
          <w:t xml:space="preserve">and under certain loading conditions, </w:t>
        </w:r>
      </w:ins>
      <w:ins w:id="3864" w:author="Steve Maas" w:date="2014-01-02T13:45:00Z">
        <w:r>
          <w:t xml:space="preserve">the stress-strain </w:t>
        </w:r>
      </w:ins>
      <w:ins w:id="3865" w:author="Steve Maas" w:date="2014-01-02T13:46:00Z">
        <w:r>
          <w:t xml:space="preserve">response </w:t>
        </w:r>
      </w:ins>
      <w:ins w:id="3866" w:author="Steve Maas" w:date="2014-01-02T13:47:00Z">
        <w:r>
          <w:t>can have</w:t>
        </w:r>
      </w:ins>
      <w:ins w:id="3867" w:author="Steve Maas" w:date="2014-01-02T13:46:00Z">
        <w:r>
          <w:t xml:space="preserve"> a zero slope at large deformations. In th</w:t>
        </w:r>
      </w:ins>
      <w:ins w:id="3868"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3869" w:author="Steve Maas" w:date="2014-01-02T13:51:00Z"/>
        </w:rPr>
      </w:pPr>
    </w:p>
    <w:p w14:paraId="1AA29B3F" w14:textId="33E74F05" w:rsidR="00F4139F" w:rsidRDefault="00F4139F">
      <w:pPr>
        <w:pStyle w:val="Heading3"/>
        <w:rPr>
          <w:ins w:id="3870" w:author="Steve Maas" w:date="2014-01-02T13:51:00Z"/>
        </w:rPr>
        <w:pPrChange w:id="3871" w:author="Steve Maas" w:date="2014-01-02T13:51:00Z">
          <w:pPr/>
        </w:pPrChange>
      </w:pPr>
      <w:bookmarkStart w:id="3872" w:name="_Toc385498580"/>
      <w:ins w:id="3873" w:author="Steve Maas" w:date="2014-01-02T13:51:00Z">
        <w:r>
          <w:t>Boundary Conditions</w:t>
        </w:r>
        <w:bookmarkEnd w:id="3872"/>
      </w:ins>
    </w:p>
    <w:p w14:paraId="7A5C82DA" w14:textId="77777777" w:rsidR="00F4139F" w:rsidRDefault="00F4139F">
      <w:pPr>
        <w:rPr>
          <w:ins w:id="3874" w:author="Steve Maas" w:date="2014-01-02T13:57:00Z"/>
        </w:rPr>
      </w:pPr>
      <w:ins w:id="3875" w:author="Steve Maas" w:date="2014-01-02T13:52:00Z">
        <w:r>
          <w:t>Boundary conditions are necessary to uniquely define the solution of the problem under study. Improperly defined boundary conditions can lead to underconstrained</w:t>
        </w:r>
      </w:ins>
      <w:ins w:id="3876" w:author="Steve Maas" w:date="2014-01-02T13:53:00Z">
        <w:r>
          <w:t xml:space="preserve"> or</w:t>
        </w:r>
      </w:ins>
      <w:ins w:id="3877" w:author="Steve Maas" w:date="2014-01-02T13:52:00Z">
        <w:r>
          <w:t xml:space="preserve"> overconstra</w:t>
        </w:r>
      </w:ins>
      <w:ins w:id="3878" w:author="Steve Maas" w:date="2014-01-02T13:53:00Z">
        <w:r>
          <w:t>ined problems.</w:t>
        </w:r>
      </w:ins>
    </w:p>
    <w:p w14:paraId="1B2853F7" w14:textId="77777777" w:rsidR="00F4139F" w:rsidRDefault="00F4139F">
      <w:pPr>
        <w:rPr>
          <w:ins w:id="3879" w:author="Steve Maas" w:date="2014-01-02T13:57:00Z"/>
        </w:rPr>
      </w:pPr>
    </w:p>
    <w:p w14:paraId="73AF480D" w14:textId="46F0A36C" w:rsidR="00F4139F" w:rsidRPr="00FE00A6" w:rsidRDefault="00F4139F">
      <w:pPr>
        <w:rPr>
          <w:ins w:id="3880" w:author="Steve Maas" w:date="2014-01-02T13:26:00Z"/>
        </w:rPr>
      </w:pPr>
      <w:ins w:id="3881" w:author="Steve Maas" w:date="2014-01-02T13:53:00Z">
        <w:r>
          <w:t xml:space="preserve">If the problem is underconstrained the solution is not uniquely defined and FEBio will not be able to find a solution. The most common </w:t>
        </w:r>
      </w:ins>
      <w:ins w:id="3882" w:author="Steve Maas" w:date="2014-01-02T13:54:00Z">
        <w:r>
          <w:t xml:space="preserve">example of an undercontrained problem is one where </w:t>
        </w:r>
        <w:r>
          <w:lastRenderedPageBreak/>
          <w:t xml:space="preserve">the rigid body modes are not constrained. A rigid body mode is a mode </w:t>
        </w:r>
      </w:ins>
      <w:ins w:id="3883" w:author="Steve Maas" w:date="2014-01-02T13:58:00Z">
        <w:r>
          <w:t xml:space="preserve">of </w:t>
        </w:r>
      </w:ins>
      <w:ins w:id="3884" w:author="Steve Maas" w:date="2014-01-02T13:54:00Z">
        <w:r>
          <w:t xml:space="preserve">deformation that does alter the stress in the body. </w:t>
        </w:r>
      </w:ins>
      <w:ins w:id="3885" w:author="Steve Maas" w:date="2014-01-02T13:55:00Z">
        <w:r>
          <w:t>Affine t</w:t>
        </w:r>
      </w:ins>
      <w:ins w:id="3886" w:author="Steve Maas" w:date="2014-01-02T13:54:00Z">
        <w:r>
          <w:t xml:space="preserve">ranslation and rotation </w:t>
        </w:r>
      </w:ins>
      <w:ins w:id="3887"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3888" w:author="Steve Maas" w:date="2014-01-02T13:59:00Z"/>
        </w:rPr>
      </w:pPr>
    </w:p>
    <w:p w14:paraId="18BA453F" w14:textId="7C885477" w:rsidR="00F4139F" w:rsidRPr="00FE00A6" w:rsidRDefault="00F4139F">
      <w:ins w:id="3889" w:author="Steve Maas" w:date="2014-01-02T13:59:00Z">
        <w:r>
          <w:t>If the problem is over-constrained, FEBio will usually find an answer but it is probably not the solution that was sought. The most common ca</w:t>
        </w:r>
      </w:ins>
      <w:ins w:id="3890" w:author="Steve Maas" w:date="2014-01-02T14:02:00Z">
        <w:r w:rsidR="00D34721">
          <w:t>u</w:t>
        </w:r>
      </w:ins>
      <w:ins w:id="3891" w:author="Steve Maas" w:date="2014-01-02T13:59:00Z">
        <w:r>
          <w:t xml:space="preserve">se of an over-constrained model is one that has conflicting boundary conditions. </w:t>
        </w:r>
      </w:ins>
      <w:ins w:id="3892"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3893" w:author="Steve Maas" w:date="2014-01-02T13:51:00Z"/>
        </w:rPr>
      </w:pPr>
      <w:del w:id="3894"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3895" w:author="Steve Maas" w:date="2014-01-02T14:01:00Z"/>
        </w:rPr>
      </w:pPr>
      <w:del w:id="3896"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3897" w:author="Steve Maas" w:date="2014-01-02T14:01:00Z"/>
        </w:rPr>
      </w:pPr>
      <w:del w:id="3898"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3899" w:author="Steve Maas" w:date="2014-01-02T14:01:00Z"/>
        </w:rPr>
      </w:pPr>
      <w:del w:id="3900"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3901" w:author="Steve Maas" w:date="2014-01-02T14:01:00Z"/>
        </w:rPr>
      </w:pPr>
      <w:del w:id="3902"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3903" w:author="Steve Maas" w:date="2014-01-02T13:23:00Z"/>
        </w:rPr>
      </w:pPr>
      <w:del w:id="3904"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3905" w:name="_Toc385498581"/>
      <w:r>
        <w:t xml:space="preserve">Debugging a </w:t>
      </w:r>
      <w:r w:rsidR="00FD648A">
        <w:t>M</w:t>
      </w:r>
      <w:r>
        <w:t>odel</w:t>
      </w:r>
      <w:bookmarkEnd w:id="3905"/>
    </w:p>
    <w:p w14:paraId="21507319" w14:textId="006FEBF1" w:rsidR="00744FD9" w:rsidRDefault="00744FD9">
      <w:pPr>
        <w:rPr>
          <w:ins w:id="3906" w:author="Steve Maas" w:date="2014-01-02T14:06:00Z"/>
        </w:rPr>
      </w:pPr>
      <w:del w:id="3907" w:author="Steve Maas" w:date="2014-01-02T14:05:00Z">
        <w:r w:rsidDel="007B44DC">
          <w:delText xml:space="preserve">Discuss the debugging capabilities in FEBio (debug mode). </w:delText>
        </w:r>
        <w:r w:rsidR="00847E07" w:rsidDel="007B44DC">
          <w:delText>Look at the convergence norms</w:delText>
        </w:r>
      </w:del>
      <w:ins w:id="3908" w:author="Steve Maas" w:date="2014-01-02T14:05:00Z">
        <w:r w:rsidR="007B44DC">
          <w:t xml:space="preserve">When a model is not running as expected, the first thing to </w:t>
        </w:r>
      </w:ins>
      <w:ins w:id="3909" w:author="Steve Maas" w:date="2014-01-02T14:34:00Z">
        <w:r w:rsidR="00F47A31">
          <w:t>try</w:t>
        </w:r>
      </w:ins>
      <w:ins w:id="3910" w:author="Steve Maas" w:date="2014-01-02T14:05:00Z">
        <w:r w:rsidR="007B44DC">
          <w:t xml:space="preserve"> is rerun the problem using FEBio</w:t>
        </w:r>
      </w:ins>
      <w:ins w:id="3911" w:author="Steve Maas" w:date="2014-01-02T14:06:00Z">
        <w:r w:rsidR="007B44DC">
          <w:t>’s debug mode</w:t>
        </w:r>
      </w:ins>
      <w:r w:rsidR="00847E07">
        <w:t>.</w:t>
      </w:r>
      <w:ins w:id="3912" w:author="Steve Maas" w:date="2014-01-02T14:06:00Z">
        <w:r w:rsidR="007B44DC">
          <w:t xml:space="preserve"> Debug mode can be activated by adding a –g on the command line. For example,</w:t>
        </w:r>
      </w:ins>
    </w:p>
    <w:p w14:paraId="4D50FE67" w14:textId="77777777" w:rsidR="007B44DC" w:rsidRDefault="007B44DC">
      <w:pPr>
        <w:rPr>
          <w:ins w:id="3913" w:author="Steve Maas" w:date="2014-01-02T14:06:00Z"/>
        </w:rPr>
      </w:pPr>
    </w:p>
    <w:p w14:paraId="373C928E" w14:textId="67108C06" w:rsidR="007B44DC" w:rsidRDefault="007B44DC">
      <w:pPr>
        <w:pStyle w:val="Code0"/>
        <w:rPr>
          <w:ins w:id="3914" w:author="Steve Maas" w:date="2014-01-02T14:06:00Z"/>
        </w:rPr>
        <w:pPrChange w:id="3915" w:author="Steve Maas" w:date="2014-01-02T14:06:00Z">
          <w:pPr/>
        </w:pPrChange>
      </w:pPr>
      <w:ins w:id="3916" w:author="Steve Maas" w:date="2014-01-02T14:07:00Z">
        <w:r>
          <w:t>&gt;</w:t>
        </w:r>
      </w:ins>
      <w:ins w:id="3917" w:author="Steve Maas" w:date="2014-01-02T14:06:00Z">
        <w:r>
          <w:t xml:space="preserve">febio </w:t>
        </w:r>
      </w:ins>
      <w:ins w:id="3918" w:author="Steve Maas" w:date="2014-01-02T14:07:00Z">
        <w:r>
          <w:t>–i file.feb -g</w:t>
        </w:r>
      </w:ins>
    </w:p>
    <w:p w14:paraId="62059144" w14:textId="77777777" w:rsidR="007B44DC" w:rsidRDefault="007B44DC">
      <w:pPr>
        <w:rPr>
          <w:ins w:id="3919" w:author="Steve Maas" w:date="2014-01-02T14:06:00Z"/>
        </w:rPr>
      </w:pPr>
    </w:p>
    <w:p w14:paraId="209313B8" w14:textId="1D883B7D" w:rsidR="007B44DC" w:rsidRDefault="007B44DC">
      <w:pPr>
        <w:rPr>
          <w:ins w:id="3920" w:author="Steve Maas" w:date="2014-01-02T14:08:00Z"/>
        </w:rPr>
      </w:pPr>
      <w:ins w:id="3921"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3922" w:author="Steve Maas" w:date="2014-01-02T14:08:00Z">
        <w:r>
          <w:t>disappear</w:t>
        </w:r>
      </w:ins>
      <w:ins w:id="3923" w:author="Steve Maas" w:date="2014-01-02T14:07:00Z">
        <w:r>
          <w:t xml:space="preserve"> </w:t>
        </w:r>
      </w:ins>
      <w:ins w:id="3924" w:author="Steve Maas" w:date="2014-01-02T14:08:00Z">
        <w:r>
          <w:t>at some point might indicate a rigid body mode.)</w:t>
        </w:r>
      </w:ins>
    </w:p>
    <w:p w14:paraId="69A29703" w14:textId="77777777" w:rsidR="007B44DC" w:rsidRDefault="007B44DC">
      <w:pPr>
        <w:rPr>
          <w:ins w:id="3925" w:author="Steve Maas" w:date="2014-01-02T14:09:00Z"/>
        </w:rPr>
      </w:pPr>
    </w:p>
    <w:p w14:paraId="0E5EE562" w14:textId="336D2819" w:rsidR="007B44DC" w:rsidRPr="00FE00A6" w:rsidRDefault="007B44DC">
      <w:ins w:id="3926" w:author="Steve Maas" w:date="2014-01-02T14:09:00Z">
        <w:r>
          <w:t>Since storing all non-converged states may make the plot-file too large for post-processing, debug mode can also be turned on during the analy</w:t>
        </w:r>
      </w:ins>
      <w:ins w:id="3927" w:author="Steve Maas" w:date="2014-01-02T14:12:00Z">
        <w:r w:rsidR="000839BA">
          <w:t>si</w:t>
        </w:r>
      </w:ins>
      <w:ins w:id="3928" w:author="Steve Maas" w:date="2014-01-02T14:09:00Z">
        <w:r>
          <w:t xml:space="preserve">s. </w:t>
        </w:r>
      </w:ins>
      <w:ins w:id="3929" w:author="Steve Maas" w:date="2014-01-02T14:10:00Z">
        <w:r>
          <w:t>To do this, start the problem normally (without the debug flag –g). Then, right before the problem starts to fail, interrupt the run (using ctrl+c)</w:t>
        </w:r>
      </w:ins>
      <w:ins w:id="3930" w:author="Steve Maas" w:date="2014-01-02T14:11:00Z">
        <w:r w:rsidR="000839BA">
          <w:t xml:space="preserve"> and wait for </w:t>
        </w:r>
      </w:ins>
      <w:ins w:id="3931" w:author="Steve Maas" w:date="2014-01-02T14:12:00Z">
        <w:r w:rsidR="000839BA">
          <w:t xml:space="preserve">the </w:t>
        </w:r>
      </w:ins>
      <w:ins w:id="3932" w:author="Steve Maas" w:date="2014-01-02T14:11:00Z">
        <w:r w:rsidR="000839BA">
          <w:t>FEBio prompt to appear.</w:t>
        </w:r>
      </w:ins>
      <w:ins w:id="3933" w:author="Steve Maas" w:date="2014-01-02T14:10:00Z">
        <w:r>
          <w:t xml:space="preserve"> </w:t>
        </w:r>
      </w:ins>
      <w:ins w:id="3934" w:author="Steve Maas" w:date="2014-01-02T14:11:00Z">
        <w:r w:rsidR="000839BA">
          <w:t xml:space="preserve">Once it appears, </w:t>
        </w:r>
      </w:ins>
      <w:ins w:id="3935" w:author="Steve Maas" w:date="2014-01-02T14:10:00Z">
        <w:r>
          <w:t xml:space="preserve">enter </w:t>
        </w:r>
        <w:r>
          <w:rPr>
            <w:i/>
          </w:rPr>
          <w:t xml:space="preserve">debug </w:t>
        </w:r>
      </w:ins>
      <w:ins w:id="3936"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3937" w:author="Steve Maas" w:date="2014-01-02T14:35:00Z"/>
        </w:rPr>
      </w:pPr>
      <w:bookmarkStart w:id="3938" w:name="_Toc385498582"/>
      <w:r>
        <w:t xml:space="preserve">Common </w:t>
      </w:r>
      <w:r w:rsidR="00FD648A">
        <w:t>I</w:t>
      </w:r>
      <w:r>
        <w:t>ssues</w:t>
      </w:r>
      <w:bookmarkEnd w:id="3938"/>
    </w:p>
    <w:p w14:paraId="4C6E6D2F" w14:textId="718B77C6" w:rsidR="00F47A31" w:rsidRPr="00FE00A6" w:rsidRDefault="00F47A31">
      <w:pPr>
        <w:pPrChange w:id="3939" w:author="Steve Maas" w:date="2014-01-02T14:35:00Z">
          <w:pPr>
            <w:pStyle w:val="Heading2"/>
          </w:pPr>
        </w:pPrChange>
      </w:pPr>
      <w:ins w:id="3940" w:author="Steve Maas" w:date="2014-01-02T14:35:00Z">
        <w:r>
          <w:t>In this section we take a look a</w:t>
        </w:r>
      </w:ins>
      <w:ins w:id="3941" w:author="Steve Maas" w:date="2014-01-02T14:36:00Z">
        <w:r>
          <w:t>t</w:t>
        </w:r>
      </w:ins>
      <w:ins w:id="3942" w:author="Steve Maas" w:date="2014-01-02T14:35:00Z">
        <w:r>
          <w:t xml:space="preserve"> some of the most common problems you may run into when solving a finite </w:t>
        </w:r>
      </w:ins>
      <w:ins w:id="3943" w:author="Steve Maas" w:date="2014-01-02T14:36:00Z">
        <w:r>
          <w:t>element</w:t>
        </w:r>
      </w:ins>
      <w:ins w:id="3944" w:author="Steve Maas" w:date="2014-01-02T14:35:00Z">
        <w:r>
          <w:t xml:space="preserve"> </w:t>
        </w:r>
      </w:ins>
      <w:ins w:id="3945" w:author="Steve Maas" w:date="2014-01-02T14:36:00Z">
        <w:r>
          <w:t xml:space="preserve">problem with FEBio. We’ll discuss possible causes </w:t>
        </w:r>
      </w:ins>
      <w:ins w:id="3946" w:author="Steve Maas" w:date="2014-01-02T14:56:00Z">
        <w:r w:rsidR="00A21D16">
          <w:t xml:space="preserve">of </w:t>
        </w:r>
      </w:ins>
      <w:ins w:id="3947" w:author="Steve Maas" w:date="2014-01-02T14:36:00Z">
        <w:r>
          <w:t xml:space="preserve">and </w:t>
        </w:r>
      </w:ins>
      <w:ins w:id="3948" w:author="Steve Maas" w:date="2014-01-02T14:37:00Z">
        <w:r>
          <w:t>solutions to these issues.</w:t>
        </w:r>
      </w:ins>
    </w:p>
    <w:p w14:paraId="60BB3832" w14:textId="1D4C2788" w:rsidR="00F47A31" w:rsidRDefault="00F47A31">
      <w:pPr>
        <w:pStyle w:val="Heading3"/>
        <w:rPr>
          <w:ins w:id="3949" w:author="Steve Maas" w:date="2014-01-02T14:35:00Z"/>
        </w:rPr>
        <w:pPrChange w:id="3950" w:author="Steve Maas" w:date="2014-01-02T14:35:00Z">
          <w:pPr/>
        </w:pPrChange>
      </w:pPr>
      <w:bookmarkStart w:id="3951" w:name="_Toc385498583"/>
      <w:ins w:id="3952" w:author="Steve Maas" w:date="2014-01-02T14:35:00Z">
        <w:r>
          <w:t>Invert</w:t>
        </w:r>
      </w:ins>
      <w:ins w:id="3953" w:author="Steve Maas" w:date="2014-01-02T14:39:00Z">
        <w:r w:rsidR="00360647">
          <w:t>ed</w:t>
        </w:r>
      </w:ins>
      <w:ins w:id="3954" w:author="Steve Maas" w:date="2014-01-02T14:35:00Z">
        <w:r>
          <w:t xml:space="preserve"> elements</w:t>
        </w:r>
        <w:bookmarkEnd w:id="3951"/>
      </w:ins>
    </w:p>
    <w:p w14:paraId="03B76A14" w14:textId="33147084" w:rsidR="00360647" w:rsidRDefault="00360647">
      <w:pPr>
        <w:rPr>
          <w:ins w:id="3955" w:author="Steve Maas" w:date="2014-01-02T14:43:00Z"/>
        </w:rPr>
      </w:pPr>
      <w:ins w:id="3956" w:author="Steve Maas" w:date="2014-01-02T14:37:00Z">
        <w:r>
          <w:t>When a</w:t>
        </w:r>
      </w:ins>
      <w:ins w:id="3957" w:author="Steve Maas" w:date="2014-01-02T14:38:00Z">
        <w:r>
          <w:t>n</w:t>
        </w:r>
      </w:ins>
      <w:ins w:id="3958" w:author="Steve Maas" w:date="2014-01-02T14:37:00Z">
        <w:r>
          <w:t xml:space="preserve"> element inverts, the element becomes so distorted that in certain areas of the element the Jacobian becomes zero or negative. </w:t>
        </w:r>
      </w:ins>
      <w:ins w:id="3959" w:author="Steve Maas" w:date="2014-01-02T14:38:00Z">
        <w:r>
          <w:t xml:space="preserve">In order to obtain a physically realistic solution, the Jacobian of the deformation must be positive at all points of the domain. Thus, when a negative </w:t>
        </w:r>
      </w:ins>
      <w:ins w:id="3960" w:author="Steve Maas" w:date="2014-01-02T14:56:00Z">
        <w:r w:rsidR="00A21D16">
          <w:t>J</w:t>
        </w:r>
      </w:ins>
      <w:ins w:id="3961" w:author="Steve Maas" w:date="2014-01-02T14:38:00Z">
        <w:r>
          <w:t xml:space="preserve">acobian is found in an element, FEBio cannot continue. </w:t>
        </w:r>
      </w:ins>
      <w:ins w:id="3962"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3963" w:author="Steve Maas" w:date="2014-01-02T14:41:00Z">
        <w:r w:rsidR="00CC61FF">
          <w:t>. T</w:t>
        </w:r>
      </w:ins>
      <w:ins w:id="3964" w:author="Steve Maas" w:date="2014-01-02T14:40:00Z">
        <w:r>
          <w:t xml:space="preserve">he </w:t>
        </w:r>
      </w:ins>
      <w:ins w:id="3965" w:author="Steve Maas" w:date="2014-01-02T14:41:00Z">
        <w:r>
          <w:t>combination</w:t>
        </w:r>
      </w:ins>
      <w:ins w:id="3966" w:author="Steve Maas" w:date="2014-01-02T14:40:00Z">
        <w:r>
          <w:t xml:space="preserve"> of a reduced time step and a refactored stiffness matrix</w:t>
        </w:r>
      </w:ins>
      <w:ins w:id="3967" w:author="Steve Maas" w:date="2014-01-02T14:41:00Z">
        <w:r w:rsidR="00CC61FF">
          <w:t xml:space="preserve"> will often be sufficient to overcome the negative Jacobian. </w:t>
        </w:r>
      </w:ins>
      <w:ins w:id="3968" w:author="Steve Maas" w:date="2014-01-02T14:42:00Z">
        <w:r w:rsidR="00CC61FF">
          <w:t xml:space="preserve">However, when it is not, you may have run into a </w:t>
        </w:r>
        <w:r w:rsidR="00CC61FF">
          <w:lastRenderedPageBreak/>
          <w:t xml:space="preserve">more serious problem. </w:t>
        </w:r>
      </w:ins>
      <w:ins w:id="3969" w:author="Steve Maas" w:date="2014-01-02T14:43:00Z">
        <w:r w:rsidR="00CC61FF">
          <w:t xml:space="preserve">These are some of the common causes that may require additional user intervention. </w:t>
        </w:r>
      </w:ins>
    </w:p>
    <w:p w14:paraId="4896F3B2" w14:textId="77777777" w:rsidR="00CC61FF" w:rsidRDefault="00CC61FF">
      <w:pPr>
        <w:rPr>
          <w:ins w:id="3970" w:author="Steve Maas" w:date="2014-01-02T14:43:00Z"/>
        </w:rPr>
      </w:pPr>
    </w:p>
    <w:p w14:paraId="620FE268" w14:textId="1708DC55" w:rsidR="00CC61FF" w:rsidRDefault="00CC61FF">
      <w:pPr>
        <w:pStyle w:val="Heading4"/>
        <w:rPr>
          <w:ins w:id="3971" w:author="Steve Maas" w:date="2014-01-02T14:43:00Z"/>
        </w:rPr>
        <w:pPrChange w:id="3972" w:author="Steve Maas" w:date="2014-01-02T14:55:00Z">
          <w:pPr/>
        </w:pPrChange>
      </w:pPr>
      <w:bookmarkStart w:id="3973" w:name="_Toc385498584"/>
      <w:ins w:id="3974" w:author="Steve Maas" w:date="2014-01-02T14:43:00Z">
        <w:r>
          <w:t>Material instability</w:t>
        </w:r>
        <w:bookmarkEnd w:id="3973"/>
      </w:ins>
    </w:p>
    <w:p w14:paraId="4CD4B3F7" w14:textId="0F544E2C" w:rsidR="00CC61FF" w:rsidRDefault="00CC61FF">
      <w:pPr>
        <w:rPr>
          <w:ins w:id="3975" w:author="Steve Maas" w:date="2014-01-02T14:45:00Z"/>
        </w:rPr>
      </w:pPr>
      <w:ins w:id="3976" w:author="Steve Maas" w:date="2014-01-02T14:44:00Z">
        <w:r>
          <w:t xml:space="preserve">At large deformations, some materials can become unstable. This is usually caused by a softening of the material at large deformations. When the material softens too much the </w:t>
        </w:r>
      </w:ins>
      <w:ins w:id="3977" w:author="Steve Maas" w:date="2014-01-02T14:45:00Z">
        <w:r>
          <w:t>global</w:t>
        </w:r>
      </w:ins>
      <w:ins w:id="3978" w:author="Steve Maas" w:date="2014-01-02T14:44:00Z">
        <w:r>
          <w:t xml:space="preserve"> </w:t>
        </w:r>
      </w:ins>
      <w:ins w:id="3979" w:author="Steve Maas" w:date="2014-01-02T14:45:00Z">
        <w:r>
          <w:t xml:space="preserve">stiffness matrix can become ill-conditioned and FEBio will not be able to find the correct solution. Unfortunately, there is no easy solution around this issue and you may </w:t>
        </w:r>
      </w:ins>
      <w:ins w:id="3980" w:author="Steve Maas" w:date="2014-01-02T14:57:00Z">
        <w:r w:rsidR="00A21D16">
          <w:t>need</w:t>
        </w:r>
      </w:ins>
      <w:ins w:id="3981" w:author="Steve Maas" w:date="2014-01-02T14:45:00Z">
        <w:r>
          <w:t xml:space="preserve"> to consider using a different constitutive model. </w:t>
        </w:r>
      </w:ins>
    </w:p>
    <w:p w14:paraId="730BC238" w14:textId="77777777" w:rsidR="00CC61FF" w:rsidRDefault="00CC61FF">
      <w:pPr>
        <w:rPr>
          <w:ins w:id="3982" w:author="Steve Maas" w:date="2014-01-02T14:46:00Z"/>
        </w:rPr>
      </w:pPr>
    </w:p>
    <w:p w14:paraId="603726F7" w14:textId="17832991" w:rsidR="00CC61FF" w:rsidRDefault="00CC61FF">
      <w:pPr>
        <w:pStyle w:val="Heading4"/>
        <w:rPr>
          <w:ins w:id="3983" w:author="Steve Maas" w:date="2014-01-02T14:46:00Z"/>
        </w:rPr>
        <w:pPrChange w:id="3984" w:author="Steve Maas" w:date="2014-01-02T14:55:00Z">
          <w:pPr/>
        </w:pPrChange>
      </w:pPr>
      <w:bookmarkStart w:id="3985" w:name="_Toc385498585"/>
      <w:ins w:id="3986" w:author="Steve Maas" w:date="2014-01-02T14:46:00Z">
        <w:r>
          <w:t>Time step too large</w:t>
        </w:r>
        <w:bookmarkEnd w:id="3985"/>
      </w:ins>
    </w:p>
    <w:p w14:paraId="27F25A69" w14:textId="35D23097" w:rsidR="00CC61FF" w:rsidRDefault="00CC61FF">
      <w:pPr>
        <w:rPr>
          <w:ins w:id="3987" w:author="Steve Maas" w:date="2014-01-02T14:48:00Z"/>
        </w:rPr>
      </w:pPr>
      <w:ins w:id="3988" w:author="Steve Maas" w:date="2014-01-02T14:46:00Z">
        <w:r>
          <w:t xml:space="preserve">Altough the auto-time stepper will automatically adjust the time step in case of trouble, it is designed to work within user defined </w:t>
        </w:r>
      </w:ins>
      <w:ins w:id="3989" w:author="Steve Maas" w:date="2014-01-02T14:57:00Z">
        <w:r w:rsidR="00A21D16">
          <w:t>limits</w:t>
        </w:r>
      </w:ins>
      <w:ins w:id="3990" w:author="Steve Maas" w:date="2014-01-02T14:46:00Z">
        <w:r>
          <w:t xml:space="preserve"> and sometimes they are not set properly to solve the problem. The most common issue is that the minimum time step is set too large. Cutting back the </w:t>
        </w:r>
      </w:ins>
      <w:ins w:id="3991" w:author="Steve Maas" w:date="2014-01-02T14:47:00Z">
        <w:r>
          <w:t xml:space="preserve">minimum </w:t>
        </w:r>
      </w:ins>
      <w:ins w:id="3992" w:author="Steve Maas" w:date="2014-01-02T14:57:00Z">
        <w:r w:rsidR="00A21D16">
          <w:t>in addition to</w:t>
        </w:r>
      </w:ins>
      <w:ins w:id="3993" w:author="Steve Maas" w:date="2014-01-02T14:47:00Z">
        <w:r>
          <w:t xml:space="preserve"> the </w:t>
        </w:r>
      </w:ins>
      <w:ins w:id="3994" w:author="Steve Maas" w:date="2014-01-02T14:46:00Z">
        <w:r>
          <w:t xml:space="preserve">initial </w:t>
        </w:r>
      </w:ins>
      <w:ins w:id="3995" w:author="Steve Maas" w:date="2014-01-02T14:48:00Z">
        <w:r>
          <w:t>time step can often help in preventing negative Jacobians.</w:t>
        </w:r>
      </w:ins>
    </w:p>
    <w:p w14:paraId="660DB750" w14:textId="77777777" w:rsidR="00CC61FF" w:rsidRDefault="00CC61FF">
      <w:pPr>
        <w:rPr>
          <w:ins w:id="3996" w:author="Steve Maas" w:date="2014-01-02T14:48:00Z"/>
        </w:rPr>
      </w:pPr>
    </w:p>
    <w:p w14:paraId="373E59EB" w14:textId="6AC321D8" w:rsidR="00CC61FF" w:rsidRDefault="00CC61FF">
      <w:pPr>
        <w:pStyle w:val="Heading4"/>
        <w:rPr>
          <w:ins w:id="3997" w:author="Steve Maas" w:date="2014-01-02T14:48:00Z"/>
        </w:rPr>
        <w:pPrChange w:id="3998" w:author="Steve Maas" w:date="2014-01-02T14:56:00Z">
          <w:pPr/>
        </w:pPrChange>
      </w:pPr>
      <w:bookmarkStart w:id="3999" w:name="_Toc385498586"/>
      <w:ins w:id="4000" w:author="Steve Maas" w:date="2014-01-02T14:48:00Z">
        <w:r>
          <w:t>Elements too distorted</w:t>
        </w:r>
        <w:bookmarkEnd w:id="3999"/>
      </w:ins>
    </w:p>
    <w:p w14:paraId="6E0C6EC0" w14:textId="4E9F3452" w:rsidR="00CC61FF" w:rsidRDefault="00CC61FF">
      <w:pPr>
        <w:rPr>
          <w:ins w:id="4001" w:author="Steve Maas" w:date="2014-01-02T14:49:00Z"/>
        </w:rPr>
      </w:pPr>
      <w:ins w:id="4002"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4003" w:author="Steve Maas" w:date="2014-01-02T14:49:00Z"/>
        </w:rPr>
      </w:pPr>
    </w:p>
    <w:p w14:paraId="3D023280" w14:textId="08E9784B" w:rsidR="00CC61FF" w:rsidRDefault="00CC61FF">
      <w:pPr>
        <w:pStyle w:val="Heading4"/>
        <w:rPr>
          <w:ins w:id="4004" w:author="Steve Maas" w:date="2014-01-02T14:49:00Z"/>
        </w:rPr>
        <w:pPrChange w:id="4005" w:author="Steve Maas" w:date="2014-01-02T14:56:00Z">
          <w:pPr/>
        </w:pPrChange>
      </w:pPr>
      <w:bookmarkStart w:id="4006" w:name="_Toc385498587"/>
      <w:ins w:id="4007" w:author="Steve Maas" w:date="2014-01-02T14:49:00Z">
        <w:r>
          <w:t>Shells are too thick</w:t>
        </w:r>
        <w:bookmarkEnd w:id="4006"/>
      </w:ins>
    </w:p>
    <w:p w14:paraId="51F0AC74" w14:textId="15E2A303" w:rsidR="000C24E2" w:rsidRDefault="00CC61FF">
      <w:pPr>
        <w:rPr>
          <w:ins w:id="4008" w:author="Steve Maas" w:date="2014-01-02T14:53:00Z"/>
        </w:rPr>
      </w:pPr>
      <w:ins w:id="4009" w:author="Steve Maas" w:date="2014-01-02T14:50:00Z">
        <w:r>
          <w:t xml:space="preserve">A shell is an element where it is assumed </w:t>
        </w:r>
      </w:ins>
      <w:ins w:id="4010" w:author="Steve Maas" w:date="2014-01-02T14:52:00Z">
        <w:r w:rsidR="000C24E2">
          <w:t xml:space="preserve">that </w:t>
        </w:r>
      </w:ins>
      <w:ins w:id="4011" w:author="Steve Maas" w:date="2014-01-02T14:58:00Z">
        <w:r w:rsidR="00A21D16">
          <w:t>one</w:t>
        </w:r>
      </w:ins>
      <w:ins w:id="4012" w:author="Steve Maas" w:date="2014-01-02T14:50:00Z">
        <w:r>
          <w:t xml:space="preserve"> dimension is much smaller compared to the other two directions. When the mesh is really fine, this assumption may no longer be valid and it could happen that the </w:t>
        </w:r>
      </w:ins>
      <w:ins w:id="4013" w:author="Steve Maas" w:date="2014-01-02T14:52:00Z">
        <w:r w:rsidR="000C24E2">
          <w:t xml:space="preserve">shell </w:t>
        </w:r>
      </w:ins>
      <w:ins w:id="4014" w:author="Steve Maas" w:date="2014-01-02T14:50:00Z">
        <w:r>
          <w:t xml:space="preserve">becomes too thick. When a shell gets too thick it can create negative Jacobians in the </w:t>
        </w:r>
      </w:ins>
      <w:ins w:id="4015" w:author="Steve Maas" w:date="2014-01-02T14:51:00Z">
        <w:r w:rsidR="000C24E2">
          <w:t xml:space="preserve">out-of-plane </w:t>
        </w:r>
      </w:ins>
      <w:ins w:id="4016" w:author="Steve Maas" w:date="2014-01-02T14:50:00Z">
        <w:r>
          <w:t>integration points</w:t>
        </w:r>
      </w:ins>
      <w:ins w:id="4017" w:author="Steve Maas" w:date="2014-01-02T14:51:00Z">
        <w:r w:rsidR="000C24E2">
          <w:t>, especially in area</w:t>
        </w:r>
      </w:ins>
      <w:ins w:id="4018" w:author="Steve Maas" w:date="2014-01-02T14:52:00Z">
        <w:r w:rsidR="000C24E2">
          <w:t>s</w:t>
        </w:r>
      </w:ins>
      <w:ins w:id="4019" w:author="Steve Maas" w:date="2014-01-02T14:51:00Z">
        <w:r w:rsidR="000C24E2">
          <w:t xml:space="preserve"> of high curvature. </w:t>
        </w:r>
      </w:ins>
      <w:ins w:id="4020"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4021" w:author="Steve Maas" w:date="2014-01-02T14:53:00Z"/>
        </w:rPr>
      </w:pPr>
    </w:p>
    <w:p w14:paraId="4E5CE27E" w14:textId="77777777" w:rsidR="000C24E2" w:rsidRDefault="000C24E2">
      <w:pPr>
        <w:pStyle w:val="Heading4"/>
        <w:rPr>
          <w:ins w:id="4022" w:author="Steve Maas" w:date="2014-01-02T14:53:00Z"/>
        </w:rPr>
        <w:pPrChange w:id="4023" w:author="Steve Maas" w:date="2014-01-02T14:56:00Z">
          <w:pPr/>
        </w:pPrChange>
      </w:pPr>
      <w:bookmarkStart w:id="4024" w:name="_Toc385498588"/>
      <w:ins w:id="4025" w:author="Steve Maas" w:date="2014-01-02T14:53:00Z">
        <w:r>
          <w:t>Rigid body modes</w:t>
        </w:r>
        <w:bookmarkEnd w:id="4024"/>
      </w:ins>
    </w:p>
    <w:p w14:paraId="18582754" w14:textId="4CFF0EB6" w:rsidR="00CC61FF" w:rsidRPr="00FE00A6" w:rsidRDefault="000C24E2">
      <w:pPr>
        <w:rPr>
          <w:ins w:id="4026" w:author="Steve Maas" w:date="2014-01-02T14:39:00Z"/>
        </w:rPr>
      </w:pPr>
      <w:ins w:id="4027" w:author="Steve Maas" w:date="2014-01-02T14:53:00Z">
        <w:r>
          <w:t xml:space="preserve">A rigid body mode is a mode of deformation that does not alter the stress in the body. Uniform translation or rotation </w:t>
        </w:r>
      </w:ins>
      <w:ins w:id="4028" w:author="Steve Maas" w:date="2014-01-02T14:54:00Z">
        <w:r>
          <w:t xml:space="preserve">of the entire model are two possible rigid body modes. In the presence of a rigid body mode, the solution is not uniquely defined and FEBio will most likely throw negative Jacobians. </w:t>
        </w:r>
      </w:ins>
      <w:ins w:id="4029" w:author="Steve Maas" w:date="2014-01-02T14:55:00Z">
        <w:r>
          <w:t xml:space="preserve">The solution is to identify the rigid body mode and to eliminate it by applying additional constraints to the model. </w:t>
        </w:r>
      </w:ins>
      <w:ins w:id="4030" w:author="Steve Maas" w:date="2014-01-02T14:53:00Z">
        <w:r>
          <w:t xml:space="preserve"> </w:t>
        </w:r>
      </w:ins>
    </w:p>
    <w:p w14:paraId="518235D8" w14:textId="7CC603B3" w:rsidR="00744FD9" w:rsidRPr="00CC61FF" w:rsidDel="00CC61FF" w:rsidRDefault="00744FD9">
      <w:pPr>
        <w:rPr>
          <w:del w:id="4031" w:author="Steve Maas" w:date="2014-01-02T14:43:00Z"/>
          <w:i/>
          <w:rPrChange w:id="4032" w:author="Steve Maas" w:date="2014-01-02T14:43:00Z">
            <w:rPr>
              <w:del w:id="4033" w:author="Steve Maas" w:date="2014-01-02T14:43:00Z"/>
            </w:rPr>
          </w:rPrChange>
        </w:rPr>
      </w:pPr>
      <w:del w:id="4034" w:author="Steve Maas" w:date="2014-01-02T14:43:00Z">
        <w:r w:rsidRPr="00CC61FF" w:rsidDel="00CC61FF">
          <w:rPr>
            <w:i/>
            <w:rPrChange w:id="4035"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4036" w:author="Steve Maas" w:date="2014-01-02T14:55:00Z"/>
          <w:i/>
          <w:rPrChange w:id="4037" w:author="Steve Maas" w:date="2014-01-02T14:43:00Z">
            <w:rPr>
              <w:del w:id="4038" w:author="Steve Maas" w:date="2014-01-02T14:55:00Z"/>
            </w:rPr>
          </w:rPrChange>
        </w:rPr>
      </w:pPr>
      <w:del w:id="4039" w:author="Steve Maas" w:date="2014-01-02T14:55:00Z">
        <w:r w:rsidRPr="00CC61FF" w:rsidDel="000C24E2">
          <w:rPr>
            <w:i/>
            <w:rPrChange w:id="4040"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4041" w:author="Steve Maas" w:date="2014-01-02T14:55:00Z"/>
        </w:rPr>
      </w:pPr>
      <w:del w:id="4042"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4043" w:author="Steve Maas" w:date="2014-01-02T14:55:00Z"/>
        </w:rPr>
      </w:pPr>
      <w:del w:id="4044" w:author="Steve Maas" w:date="2014-01-02T14:55:00Z">
        <w:r w:rsidDel="000C24E2">
          <w:delText xml:space="preserve">elements getting too distorted. </w:delText>
        </w:r>
      </w:del>
    </w:p>
    <w:p w14:paraId="77E1F4D1" w14:textId="400AF593" w:rsidR="00F47A31" w:rsidRDefault="00340BE6">
      <w:pPr>
        <w:rPr>
          <w:ins w:id="4045" w:author="Steve Maas" w:date="2014-01-02T14:35:00Z"/>
        </w:rPr>
        <w:pPrChange w:id="4046" w:author="Steve Maas" w:date="2014-01-02T14:35:00Z">
          <w:pPr>
            <w:pStyle w:val="ListParagraph"/>
            <w:numPr>
              <w:numId w:val="55"/>
            </w:numPr>
            <w:ind w:hanging="360"/>
          </w:pPr>
        </w:pPrChange>
      </w:pPr>
      <w:del w:id="4047" w:author="Steve Maas" w:date="2014-01-02T14:55:00Z">
        <w:r w:rsidDel="000C24E2">
          <w:delText>Rigid bodies underconstrained</w:delText>
        </w:r>
      </w:del>
    </w:p>
    <w:p w14:paraId="3A6319D3" w14:textId="3563B047" w:rsidR="00F47A31" w:rsidRDefault="00F47A31">
      <w:pPr>
        <w:pStyle w:val="Heading3"/>
        <w:pPrChange w:id="4048" w:author="Steve Maas" w:date="2014-01-02T14:35:00Z">
          <w:pPr>
            <w:pStyle w:val="ListParagraph"/>
            <w:numPr>
              <w:numId w:val="55"/>
            </w:numPr>
            <w:ind w:hanging="360"/>
          </w:pPr>
        </w:pPrChange>
      </w:pPr>
      <w:bookmarkStart w:id="4049" w:name="_Toc385498589"/>
      <w:ins w:id="4050" w:author="Steve Maas" w:date="2014-01-02T14:35:00Z">
        <w:r>
          <w:t>Failure to converge</w:t>
        </w:r>
      </w:ins>
      <w:bookmarkEnd w:id="4049"/>
    </w:p>
    <w:p w14:paraId="3FAC7A49" w14:textId="686C1618" w:rsidR="00744FD9" w:rsidRDefault="00744FD9" w:rsidP="00744FD9">
      <w:pPr>
        <w:rPr>
          <w:ins w:id="4051" w:author="Steve Maas" w:date="2014-01-02T15:19:00Z"/>
        </w:rPr>
      </w:pPr>
      <w:del w:id="4052" w:author="Steve Maas" w:date="2014-01-02T15:10:00Z">
        <w:r w:rsidDel="00973685">
          <w:delText>Non-convergence</w:delText>
        </w:r>
      </w:del>
      <w:ins w:id="4053" w:author="Steve Maas" w:date="2014-01-02T15:11:00Z">
        <w:r w:rsidR="00973685">
          <w:t xml:space="preserve">FEBio uses an iterative method to solve the nonlinear finite element equations. </w:t>
        </w:r>
      </w:ins>
      <w:ins w:id="4054"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4055"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4056"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4057" w:author="Steve Maas" w:date="2014-01-02T15:19:00Z"/>
        </w:rPr>
      </w:pPr>
    </w:p>
    <w:p w14:paraId="18311C05" w14:textId="307D7126" w:rsidR="00235934" w:rsidRDefault="00235934" w:rsidP="00744FD9">
      <w:pPr>
        <w:rPr>
          <w:ins w:id="4058" w:author="Steve Maas" w:date="2014-01-02T15:20:00Z"/>
        </w:rPr>
      </w:pPr>
      <w:ins w:id="4059" w:author="Steve Maas" w:date="2014-01-02T15:19:00Z">
        <w:r>
          <w:t xml:space="preserve">Sometimes it happens that FEBio cannot converge </w:t>
        </w:r>
      </w:ins>
      <w:ins w:id="4060"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4061" w:author="Steve Maas" w:date="2014-01-02T15:43:00Z">
        <w:r w:rsidR="001875BA">
          <w:t>manifest themselves in convergence problems before the element actually inverts</w:t>
        </w:r>
      </w:ins>
      <w:ins w:id="4062" w:author="Steve Maas" w:date="2014-01-02T15:20:00Z">
        <w:r w:rsidR="001875BA">
          <w:t>.</w:t>
        </w:r>
      </w:ins>
    </w:p>
    <w:p w14:paraId="2FE44F59" w14:textId="77777777" w:rsidR="00235934" w:rsidRDefault="00235934" w:rsidP="00744FD9">
      <w:pPr>
        <w:rPr>
          <w:ins w:id="4063" w:author="Steve Maas" w:date="2014-01-02T15:20:00Z"/>
        </w:rPr>
      </w:pPr>
    </w:p>
    <w:p w14:paraId="64C4CC04" w14:textId="0EAA014A" w:rsidR="00235934" w:rsidRDefault="00B908BB">
      <w:pPr>
        <w:pStyle w:val="Heading4"/>
        <w:rPr>
          <w:ins w:id="4064" w:author="Steve Maas" w:date="2014-01-02T15:21:00Z"/>
        </w:rPr>
        <w:pPrChange w:id="4065" w:author="Steve Maas" w:date="2014-01-02T15:29:00Z">
          <w:pPr/>
        </w:pPrChange>
      </w:pPr>
      <w:bookmarkStart w:id="4066" w:name="_Ref376440249"/>
      <w:bookmarkStart w:id="4067" w:name="_Toc385498590"/>
      <w:ins w:id="4068" w:author="Steve Maas" w:date="2014-01-02T15:21:00Z">
        <w:r>
          <w:t>No loads applied</w:t>
        </w:r>
        <w:bookmarkEnd w:id="4066"/>
        <w:bookmarkEnd w:id="4067"/>
      </w:ins>
    </w:p>
    <w:p w14:paraId="608FFB56" w14:textId="6EB1A19A" w:rsidR="00B908BB" w:rsidRDefault="00B908BB">
      <w:pPr>
        <w:rPr>
          <w:ins w:id="4069" w:author="Steve Maas" w:date="2014-01-02T15:24:00Z"/>
        </w:rPr>
      </w:pPr>
      <w:ins w:id="4070" w:author="Steve Maas" w:date="2014-01-02T15:21:00Z">
        <w:r>
          <w:t xml:space="preserve">Ironically, when no loads are applied, FEBio will often struggle to find a solution. The reason (and solution!) is simple. </w:t>
        </w:r>
      </w:ins>
      <w:ins w:id="4071"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4072" w:author="Steve Maas" w:date="2014-01-02T15:37:00Z">
        <w:r w:rsidR="001F1DE6">
          <w:t xml:space="preserve">be </w:t>
        </w:r>
      </w:ins>
      <w:ins w:id="4073" w:author="Steve Maas" w:date="2014-01-02T15:22:00Z">
        <w:r>
          <w:t xml:space="preserve">able to satisfy the convergence criteria. </w:t>
        </w:r>
      </w:ins>
    </w:p>
    <w:p w14:paraId="0E5CE6F9" w14:textId="77777777" w:rsidR="00B908BB" w:rsidRDefault="00B908BB">
      <w:pPr>
        <w:rPr>
          <w:ins w:id="4074" w:author="Steve Maas" w:date="2014-01-02T15:24:00Z"/>
        </w:rPr>
      </w:pPr>
    </w:p>
    <w:p w14:paraId="1D159203" w14:textId="7A2D4201" w:rsidR="00B908BB" w:rsidRDefault="00B908BB">
      <w:pPr>
        <w:rPr>
          <w:ins w:id="4075" w:author="Steve Maas" w:date="2014-01-02T15:26:00Z"/>
        </w:rPr>
      </w:pPr>
      <w:ins w:id="4076" w:author="Steve Maas" w:date="2014-01-02T15:24:00Z">
        <w:r>
          <w:t xml:space="preserve">FEBio can actually detect this situation. It looks at the residual norm and when </w:t>
        </w:r>
      </w:ins>
      <w:ins w:id="4077" w:author="Steve Maas" w:date="2014-01-02T15:25:00Z">
        <w:r>
          <w:t xml:space="preserve">this is smaller than a user-defined limit it assumes that no loads are present and moves on </w:t>
        </w:r>
      </w:ins>
      <w:ins w:id="4078" w:author="Steve Maas" w:date="2014-01-02T15:37:00Z">
        <w:r w:rsidR="001F1DE6">
          <w:t xml:space="preserve">to </w:t>
        </w:r>
      </w:ins>
      <w:ins w:id="4079" w:author="Steve Maas" w:date="2014-01-02T15:25:00Z">
        <w:r>
          <w:t xml:space="preserve">the next time step. However, this limit is actually problem dependent and it can happen that for your particular problem the limit is </w:t>
        </w:r>
      </w:ins>
      <w:ins w:id="4080" w:author="Steve Maas" w:date="2014-01-02T15:37:00Z">
        <w:r w:rsidR="001F1DE6">
          <w:t xml:space="preserve">set </w:t>
        </w:r>
      </w:ins>
      <w:ins w:id="4081" w:author="Steve Maas" w:date="2014-01-02T15:25:00Z">
        <w:r>
          <w:t xml:space="preserve">too small. In that case, the solution is to increase the limit. This can be done by setting the </w:t>
        </w:r>
      </w:ins>
      <w:ins w:id="4082"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4083" w:author="Steve Maas" w:date="2014-01-02T15:26:00Z"/>
        </w:rPr>
      </w:pPr>
    </w:p>
    <w:p w14:paraId="23A28149" w14:textId="2B0EEBC1" w:rsidR="00B908BB" w:rsidRDefault="00B908BB">
      <w:pPr>
        <w:pStyle w:val="Code0"/>
        <w:rPr>
          <w:ins w:id="4084" w:author="Steve Maas" w:date="2014-01-02T15:26:00Z"/>
        </w:rPr>
        <w:pPrChange w:id="4085" w:author="Steve Maas" w:date="2014-01-02T15:26:00Z">
          <w:pPr/>
        </w:pPrChange>
      </w:pPr>
      <w:ins w:id="4086" w:author="Steve Maas" w:date="2014-01-02T15:26:00Z">
        <w:r>
          <w:t>&lt;min_residual&gt;1e-15&lt;/min_residual&gt;</w:t>
        </w:r>
      </w:ins>
    </w:p>
    <w:p w14:paraId="22CDD31A" w14:textId="77777777" w:rsidR="00B908BB" w:rsidRDefault="00B908BB">
      <w:pPr>
        <w:rPr>
          <w:ins w:id="4087" w:author="Steve Maas" w:date="2014-01-02T15:26:00Z"/>
        </w:rPr>
      </w:pPr>
    </w:p>
    <w:p w14:paraId="0B1040BA" w14:textId="77777777" w:rsidR="00B908BB" w:rsidRDefault="00B908BB">
      <w:pPr>
        <w:rPr>
          <w:ins w:id="4088" w:author="Steve Maas" w:date="2014-01-02T15:28:00Z"/>
        </w:rPr>
      </w:pPr>
      <w:ins w:id="4089" w:author="Steve Maas" w:date="2014-01-02T15:26:00Z">
        <w:r>
          <w:t xml:space="preserve">If </w:t>
        </w:r>
      </w:ins>
      <w:ins w:id="4090" w:author="Steve Maas" w:date="2014-01-02T15:27:00Z">
        <w:r>
          <w:t>the residual norm now drops below this value, FEBio will consider the time step converged and move on to the next time step.</w:t>
        </w:r>
      </w:ins>
    </w:p>
    <w:p w14:paraId="6E3B7E0C" w14:textId="77777777" w:rsidR="00B908BB" w:rsidRDefault="00B908BB">
      <w:pPr>
        <w:rPr>
          <w:ins w:id="4091" w:author="Steve Maas" w:date="2014-01-02T15:28:00Z"/>
        </w:rPr>
      </w:pPr>
    </w:p>
    <w:p w14:paraId="4D284970" w14:textId="631A52A4" w:rsidR="00B908BB" w:rsidRDefault="00B908BB">
      <w:pPr>
        <w:pStyle w:val="Heading4"/>
        <w:rPr>
          <w:ins w:id="4092" w:author="Steve Maas" w:date="2014-01-02T15:28:00Z"/>
        </w:rPr>
        <w:pPrChange w:id="4093" w:author="Steve Maas" w:date="2014-01-02T15:29:00Z">
          <w:pPr/>
        </w:pPrChange>
      </w:pPr>
      <w:bookmarkStart w:id="4094" w:name="_Toc385498591"/>
      <w:ins w:id="4095" w:author="Steve Maas" w:date="2014-01-02T15:28:00Z">
        <w:r>
          <w:t>Convergence Tolerance Too Tight</w:t>
        </w:r>
      </w:ins>
      <w:bookmarkEnd w:id="4094"/>
      <w:ins w:id="4096" w:author="Steve Maas" w:date="2014-01-02T15:27:00Z">
        <w:r>
          <w:t xml:space="preserve"> </w:t>
        </w:r>
      </w:ins>
    </w:p>
    <w:p w14:paraId="5A50E7F9" w14:textId="5154F3A8" w:rsidR="00B908BB" w:rsidRDefault="00B908BB">
      <w:pPr>
        <w:rPr>
          <w:ins w:id="4097" w:author="Steve Maas" w:date="2014-01-02T15:31:00Z"/>
        </w:rPr>
      </w:pPr>
      <w:ins w:id="4098" w:author="Steve Maas" w:date="2014-01-02T15:28:00Z">
        <w:r>
          <w:t xml:space="preserve">In some cases, the default convergence tolerances are too tight and FEBio will not be able to converge. In that case, adjusting the affected </w:t>
        </w:r>
      </w:ins>
      <w:ins w:id="4099" w:author="Steve Maas" w:date="2014-01-02T15:29:00Z">
        <w:r>
          <w:t>convergence</w:t>
        </w:r>
      </w:ins>
      <w:ins w:id="4100" w:author="Steve Maas" w:date="2014-01-02T15:28:00Z">
        <w:r>
          <w:t xml:space="preserve"> </w:t>
        </w:r>
      </w:ins>
      <w:ins w:id="4101" w:author="Steve Maas" w:date="2014-01-02T15:29:00Z">
        <w:r>
          <w:t xml:space="preserve">norms is a possible solution. </w:t>
        </w:r>
      </w:ins>
      <w:ins w:id="4102" w:author="Steve Maas" w:date="2014-01-02T15:30:00Z">
        <w:r>
          <w:t xml:space="preserve">This is done by editing the corresponding norms in the Control section of the input file. However, </w:t>
        </w:r>
      </w:ins>
      <w:ins w:id="4103" w:author="Steve Maas" w:date="2014-01-02T15:31:00Z">
        <w:r w:rsidR="001F1DE6">
          <w:t xml:space="preserve">this should only be done when no other cause can be identified for the convergence problems. </w:t>
        </w:r>
      </w:ins>
    </w:p>
    <w:p w14:paraId="4BF000A1" w14:textId="77777777" w:rsidR="001F1DE6" w:rsidRDefault="001F1DE6">
      <w:pPr>
        <w:rPr>
          <w:ins w:id="4104" w:author="Steve Maas" w:date="2014-01-02T15:31:00Z"/>
        </w:rPr>
      </w:pPr>
    </w:p>
    <w:p w14:paraId="431465B3" w14:textId="1B11374E" w:rsidR="001F1DE6" w:rsidRDefault="001F1DE6">
      <w:pPr>
        <w:pStyle w:val="Heading4"/>
        <w:rPr>
          <w:ins w:id="4105" w:author="Steve Maas" w:date="2014-01-02T15:32:00Z"/>
        </w:rPr>
        <w:pPrChange w:id="4106" w:author="Steve Maas" w:date="2014-01-02T15:31:00Z">
          <w:pPr/>
        </w:pPrChange>
      </w:pPr>
      <w:bookmarkStart w:id="4107" w:name="_Toc385498592"/>
      <w:ins w:id="4108" w:author="Steve Maas" w:date="2014-01-02T15:32:00Z">
        <w:r>
          <w:t>Forcing convergence</w:t>
        </w:r>
        <w:bookmarkEnd w:id="4107"/>
      </w:ins>
    </w:p>
    <w:p w14:paraId="4D1F6AB8" w14:textId="77777777" w:rsidR="001F1DE6" w:rsidRDefault="001F1DE6" w:rsidP="00847E07">
      <w:pPr>
        <w:rPr>
          <w:ins w:id="4109" w:author="Steve Maas" w:date="2014-01-02T15:40:00Z"/>
        </w:rPr>
      </w:pPr>
      <w:ins w:id="4110" w:author="Steve Maas" w:date="2014-01-02T15:32:00Z">
        <w:r>
          <w:t xml:space="preserve">It is possible to force a time step to converge. This can be done by interrupting the run (using ctrl+c) </w:t>
        </w:r>
      </w:ins>
      <w:ins w:id="4111"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4112" w:author="Steve Maas" w:date="2014-01-02T15:35:00Z">
        <w:r>
          <w:fldChar w:fldCharType="begin"/>
        </w:r>
        <w:r>
          <w:instrText xml:space="preserve"> REF _Ref376440249 \r \h </w:instrText>
        </w:r>
      </w:ins>
      <w:r>
        <w:fldChar w:fldCharType="separate"/>
      </w:r>
      <w:ins w:id="4113" w:author="Steve Maas" w:date="2014-01-02T15:35:00Z">
        <w:r>
          <w:t xml:space="preserve">8.3.2.1. </w:t>
        </w:r>
        <w:r>
          <w:fldChar w:fldCharType="end"/>
        </w:r>
        <w:r>
          <w:t xml:space="preserve">) or when you want to store the current state to the plot </w:t>
        </w:r>
      </w:ins>
      <w:ins w:id="4114" w:author="Steve Maas" w:date="2014-01-02T15:39:00Z">
        <w:r>
          <w:t xml:space="preserve">file </w:t>
        </w:r>
      </w:ins>
      <w:ins w:id="4115"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4116" w:author="Steve Maas" w:date="2014-01-02T15:40:00Z"/>
        </w:rPr>
        <w:pPrChange w:id="4117" w:author="Steve Maas" w:date="2014-01-02T15:40:00Z">
          <w:pPr/>
        </w:pPrChange>
      </w:pPr>
      <w:bookmarkStart w:id="4118" w:name="_Toc385498593"/>
      <w:ins w:id="4119" w:author="Steve Maas" w:date="2014-01-02T15:40:00Z">
        <w:r>
          <w:t>Problems due to Contact</w:t>
        </w:r>
        <w:bookmarkEnd w:id="4118"/>
      </w:ins>
    </w:p>
    <w:p w14:paraId="736DD6E8" w14:textId="21472401" w:rsidR="001F1DE6" w:rsidRPr="00FE00A6" w:rsidRDefault="001F1DE6">
      <w:pPr>
        <w:rPr>
          <w:ins w:id="4120" w:author="Steve Maas" w:date="2014-01-02T15:40:00Z"/>
        </w:rPr>
      </w:pPr>
      <w:ins w:id="4121" w:author="Steve Maas" w:date="2014-01-02T15:40:00Z">
        <w:r>
          <w:t>When contact interfaces are defined</w:t>
        </w:r>
      </w:ins>
      <w:ins w:id="4122" w:author="Steve Maas" w:date="2014-01-02T15:43:00Z">
        <w:r w:rsidR="001875BA">
          <w:t>,</w:t>
        </w:r>
      </w:ins>
      <w:ins w:id="4123" w:author="Steve Maas" w:date="2014-01-02T15:40:00Z">
        <w:r>
          <w:t xml:space="preserve"> convergence problems </w:t>
        </w:r>
      </w:ins>
      <w:ins w:id="4124" w:author="Steve Maas" w:date="2014-01-02T15:41:00Z">
        <w:r>
          <w:t xml:space="preserve">can often be traced back to problems with the contact interfaces. </w:t>
        </w:r>
      </w:ins>
      <w:ins w:id="4125" w:author="Steve Maas" w:date="2014-01-02T15:43:00Z">
        <w:r w:rsidR="001875BA">
          <w:t xml:space="preserve">See section </w:t>
        </w:r>
      </w:ins>
      <w:ins w:id="4126" w:author="Steve Maas" w:date="2014-01-02T15:44:00Z">
        <w:r w:rsidR="001875BA">
          <w:fldChar w:fldCharType="begin"/>
        </w:r>
        <w:r w:rsidR="001875BA">
          <w:instrText xml:space="preserve"> REF _Ref376440776 \r \h </w:instrText>
        </w:r>
      </w:ins>
      <w:r w:rsidR="001875BA">
        <w:fldChar w:fldCharType="separate"/>
      </w:r>
      <w:ins w:id="4127"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4128" w:author="Steve Maas" w:date="2014-01-02T15:39:00Z"/>
        </w:rPr>
      </w:pPr>
      <w:ins w:id="4129" w:author="Steve Maas" w:date="2014-01-02T15:36:00Z">
        <w:r>
          <w:t xml:space="preserve"> </w:t>
        </w:r>
      </w:ins>
    </w:p>
    <w:p w14:paraId="6CE4BA8C" w14:textId="64B5A223" w:rsidR="00744FD9" w:rsidDel="001F1DE6" w:rsidRDefault="00744FD9" w:rsidP="007D6F0D">
      <w:pPr>
        <w:pStyle w:val="ListParagraph"/>
        <w:numPr>
          <w:ilvl w:val="0"/>
          <w:numId w:val="56"/>
        </w:numPr>
        <w:rPr>
          <w:del w:id="4130" w:author="Steve Maas" w:date="2014-01-02T15:39:00Z"/>
        </w:rPr>
      </w:pPr>
      <w:del w:id="4131"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4132" w:author="Steve Maas" w:date="2014-01-02T15:39:00Z"/>
        </w:rPr>
      </w:pPr>
      <w:del w:id="4133"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4134" w:author="Steve Maas" w:date="2014-01-02T15:39:00Z"/>
        </w:rPr>
      </w:pPr>
      <w:del w:id="4135"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4136" w:author="Steve Maas" w:date="2014-01-02T15:39:00Z"/>
        </w:rPr>
      </w:pPr>
    </w:p>
    <w:p w14:paraId="23D6B954" w14:textId="43170932" w:rsidR="000140F2" w:rsidDel="001F1DE6" w:rsidRDefault="000140F2" w:rsidP="000140F2">
      <w:pPr>
        <w:rPr>
          <w:del w:id="4137"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4138" w:name="_Ref376440776"/>
      <w:bookmarkStart w:id="4139" w:name="_Toc385498594"/>
      <w:ins w:id="4140" w:author="Steve Maas" w:date="2014-01-02T15:18:00Z">
        <w:r>
          <w:t>G</w:t>
        </w:r>
      </w:ins>
      <w:del w:id="4141" w:author="Steve Maas" w:date="2014-01-02T15:18:00Z">
        <w:r w:rsidR="00847E07" w:rsidDel="00973685">
          <w:delText xml:space="preserve">Debugging </w:delText>
        </w:r>
      </w:del>
      <w:ins w:id="4142" w:author="Steve Maas" w:date="2014-01-02T15:18:00Z">
        <w:r w:rsidR="00973685">
          <w:t xml:space="preserve">uidelines for </w:t>
        </w:r>
      </w:ins>
      <w:r w:rsidR="00847E07">
        <w:t>Contact</w:t>
      </w:r>
      <w:ins w:id="4143" w:author="Steve Maas" w:date="2014-01-02T15:18:00Z">
        <w:r w:rsidR="00973685">
          <w:t xml:space="preserve"> Problems</w:t>
        </w:r>
      </w:ins>
      <w:bookmarkEnd w:id="4138"/>
      <w:bookmarkEnd w:id="4139"/>
    </w:p>
    <w:p w14:paraId="06AE9710" w14:textId="716A9ED0" w:rsidR="00AF4453" w:rsidRDefault="00AF4453">
      <w:pPr>
        <w:rPr>
          <w:ins w:id="4144" w:author="Steve Maas" w:date="2014-01-02T15:47:00Z"/>
        </w:rPr>
      </w:pPr>
      <w:ins w:id="4145"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4146" w:author="Steve Maas" w:date="2014-01-02T15:47:00Z">
        <w:r>
          <w:t>It is hoped that the guidelines presented in this section may prevent many of the most common problems with contact.</w:t>
        </w:r>
      </w:ins>
    </w:p>
    <w:p w14:paraId="7A0D75BC" w14:textId="77777777" w:rsidR="00AF4453" w:rsidRDefault="00AF4453">
      <w:pPr>
        <w:rPr>
          <w:ins w:id="4147" w:author="Steve Maas" w:date="2014-01-02T15:48:00Z"/>
        </w:rPr>
      </w:pPr>
    </w:p>
    <w:p w14:paraId="294813C0" w14:textId="0A48032F" w:rsidR="00AF4453" w:rsidRDefault="00AF4453">
      <w:pPr>
        <w:rPr>
          <w:ins w:id="4148" w:author="Steve Maas" w:date="2014-01-02T15:48:00Z"/>
        </w:rPr>
      </w:pPr>
      <w:ins w:id="4149" w:author="Steve Maas" w:date="2014-01-02T15:48:00Z">
        <w:r>
          <w:t xml:space="preserve">Most of the contact algorithms implemented in FEBio </w:t>
        </w:r>
      </w:ins>
      <w:ins w:id="4150" w:author="Steve Maas" w:date="2014-01-02T15:49:00Z">
        <w:r>
          <w:t>offer two contact enforcement methods</w:t>
        </w:r>
      </w:ins>
      <w:ins w:id="4151" w:author="Steve Maas" w:date="2014-01-02T15:48:00Z">
        <w:r>
          <w:t xml:space="preserve">: </w:t>
        </w:r>
      </w:ins>
      <w:ins w:id="4152" w:author="Steve Maas" w:date="2014-01-02T15:49:00Z">
        <w:r>
          <w:t xml:space="preserve">a </w:t>
        </w:r>
      </w:ins>
      <w:ins w:id="4153" w:author="Steve Maas" w:date="2014-01-02T15:48:00Z">
        <w:r>
          <w:t xml:space="preserve">penalty method and </w:t>
        </w:r>
      </w:ins>
      <w:ins w:id="4154" w:author="Steve Maas" w:date="2014-01-02T15:49:00Z">
        <w:r>
          <w:t>an augmented Lagrangian method. Since the strategies fo</w:t>
        </w:r>
        <w:r w:rsidR="0045012B">
          <w:t>r these two methods are slightl</w:t>
        </w:r>
      </w:ins>
      <w:ins w:id="4155" w:author="Steve Maas" w:date="2014-01-02T15:51:00Z">
        <w:r w:rsidR="0045012B">
          <w:t>y</w:t>
        </w:r>
      </w:ins>
      <w:ins w:id="4156" w:author="Steve Maas" w:date="2014-01-02T15:49:00Z">
        <w:r>
          <w:t xml:space="preserve"> different, we will look at them separately.</w:t>
        </w:r>
      </w:ins>
      <w:ins w:id="4157" w:author="Steve Maas" w:date="2014-01-02T15:50:00Z">
        <w:r>
          <w:t xml:space="preserve"> These algorithms are discussed in much more detail in the FEBio Theory Manual.</w:t>
        </w:r>
      </w:ins>
    </w:p>
    <w:p w14:paraId="225B7299" w14:textId="77777777" w:rsidR="00AF4453" w:rsidRDefault="00AF4453">
      <w:pPr>
        <w:rPr>
          <w:ins w:id="4158" w:author="Steve Maas" w:date="2014-01-02T15:50:00Z"/>
        </w:rPr>
      </w:pPr>
    </w:p>
    <w:p w14:paraId="0DD97266" w14:textId="0F9E31AB" w:rsidR="00AF4453" w:rsidRDefault="00AF4453">
      <w:pPr>
        <w:pStyle w:val="Heading3"/>
        <w:rPr>
          <w:ins w:id="4159" w:author="Steve Maas" w:date="2014-01-02T15:50:00Z"/>
        </w:rPr>
        <w:pPrChange w:id="4160" w:author="Steve Maas" w:date="2014-01-02T15:50:00Z">
          <w:pPr/>
        </w:pPrChange>
      </w:pPr>
      <w:bookmarkStart w:id="4161" w:name="_Toc385498595"/>
      <w:ins w:id="4162" w:author="Steve Maas" w:date="2014-01-02T15:50:00Z">
        <w:r>
          <w:t>The penalty method</w:t>
        </w:r>
        <w:bookmarkEnd w:id="4161"/>
      </w:ins>
    </w:p>
    <w:p w14:paraId="4A192C2F" w14:textId="7503A811" w:rsidR="0045012B" w:rsidRDefault="0045012B">
      <w:pPr>
        <w:rPr>
          <w:ins w:id="4163" w:author="Steve Maas" w:date="2014-01-02T15:54:00Z"/>
        </w:rPr>
      </w:pPr>
      <w:ins w:id="4164" w:author="Steve Maas" w:date="2014-01-02T15:51:00Z">
        <w:r>
          <w:t xml:space="preserve">The penalty method enforces contact by </w:t>
        </w:r>
      </w:ins>
      <w:ins w:id="4165" w:author="Steve Maas" w:date="2014-01-02T15:52:00Z">
        <w:r>
          <w:t>“</w:t>
        </w:r>
      </w:ins>
      <w:ins w:id="4166" w:author="Steve Maas" w:date="2014-01-02T15:51:00Z">
        <w:r>
          <w:t>penalizing</w:t>
        </w:r>
      </w:ins>
      <w:ins w:id="4167" w:author="Steve Maas" w:date="2014-01-02T15:52:00Z">
        <w:r>
          <w:t xml:space="preserve">” </w:t>
        </w:r>
      </w:ins>
      <w:ins w:id="4168" w:author="Steve Maas" w:date="2014-01-02T15:58:00Z">
        <w:r>
          <w:t xml:space="preserve">(in an energy sense) any </w:t>
        </w:r>
      </w:ins>
      <w:ins w:id="4169" w:author="Steve Maas" w:date="2014-01-02T15:52:00Z">
        <w:r>
          <w:t>deviation from the contact constraint. In other words, when the two contacting surfaces penetrate</w:t>
        </w:r>
      </w:ins>
      <w:ins w:id="4170" w:author="Steve Maas" w:date="2014-01-02T15:54:00Z">
        <w:r>
          <w:t>,</w:t>
        </w:r>
      </w:ins>
      <w:ins w:id="4171" w:author="Steve Maas" w:date="2014-01-02T15:52:00Z">
        <w:r>
          <w:t xml:space="preserve"> a force is generated proportional to the distance of </w:t>
        </w:r>
      </w:ins>
      <w:ins w:id="4172" w:author="Steve Maas" w:date="2014-01-02T15:54:00Z">
        <w:r>
          <w:t>penetration</w:t>
        </w:r>
      </w:ins>
      <w:ins w:id="4173" w:author="Steve Maas" w:date="2014-01-02T15:52:00Z">
        <w:r>
          <w:t xml:space="preserve">, </w:t>
        </w:r>
      </w:ins>
      <w:ins w:id="4174" w:author="Steve Maas" w:date="2014-01-02T15:54:00Z">
        <w:r>
          <w:t>which</w:t>
        </w:r>
      </w:ins>
      <w:ins w:id="4175" w:author="Steve Maas" w:date="2014-01-02T15:52:00Z">
        <w:r>
          <w:t xml:space="preserve"> has the effect that the surfaces will </w:t>
        </w:r>
      </w:ins>
      <w:ins w:id="4176" w:author="Steve Maas" w:date="2014-01-02T15:59:00Z">
        <w:r>
          <w:t xml:space="preserve">now </w:t>
        </w:r>
      </w:ins>
      <w:ins w:id="4177" w:author="Steve Maas" w:date="2014-01-02T15:52:00Z">
        <w:r>
          <w:t xml:space="preserve">repell each other. The </w:t>
        </w:r>
      </w:ins>
      <w:ins w:id="4178" w:author="Steve Maas" w:date="2014-01-02T15:53:00Z">
        <w:r>
          <w:t>strength</w:t>
        </w:r>
      </w:ins>
      <w:ins w:id="4179" w:author="Steve Maas" w:date="2014-01-02T15:52:00Z">
        <w:r>
          <w:t xml:space="preserve"> </w:t>
        </w:r>
      </w:ins>
      <w:ins w:id="4180"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4181" w:author="Steve Maas" w:date="2014-01-02T15:54:00Z"/>
        </w:rPr>
      </w:pPr>
    </w:p>
    <w:p w14:paraId="4627CF38" w14:textId="6FE23FC9" w:rsidR="00AF4453" w:rsidRDefault="0045012B">
      <w:pPr>
        <w:rPr>
          <w:ins w:id="4182" w:author="Steve Maas" w:date="2014-01-02T16:02:00Z"/>
        </w:rPr>
      </w:pPr>
      <w:ins w:id="4183"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4184" w:author="Steve Maas" w:date="2014-01-02T15:56:00Z">
        <w:r>
          <w:t xml:space="preserve">cause the problem to become unstable since the contact force (and corresponding stiffness) will </w:t>
        </w:r>
      </w:ins>
      <w:ins w:id="4185" w:author="Steve Maas" w:date="2014-01-02T15:57:00Z">
        <w:r>
          <w:t xml:space="preserve">dominate the other forces in the model. </w:t>
        </w:r>
      </w:ins>
      <w:ins w:id="4186" w:author="Steve Maas" w:date="2014-01-02T15:59:00Z">
        <w:r>
          <w:t xml:space="preserve">Choosing a good penalty factor can thus be often difficult and </w:t>
        </w:r>
      </w:ins>
      <w:ins w:id="4187" w:author="Steve Maas" w:date="2014-01-02T16:00:00Z">
        <w:r>
          <w:t xml:space="preserve">may require several attempts before getting it “right”. To help with choosing a penalty factor, FEBio offers the </w:t>
        </w:r>
      </w:ins>
      <w:ins w:id="4188" w:author="Steve Maas" w:date="2014-01-02T16:01:00Z">
        <w:r>
          <w:rPr>
            <w:i/>
          </w:rPr>
          <w:t xml:space="preserve">auto_penalty </w:t>
        </w:r>
        <w:r>
          <w:t xml:space="preserve">option for many of its contact interfaces which will </w:t>
        </w:r>
        <w:r w:rsidR="00ED646C">
          <w:t>estimate a good penalty factor based on element size</w:t>
        </w:r>
      </w:ins>
      <w:ins w:id="4189" w:author="Steve Maas" w:date="2014-01-02T16:02:00Z">
        <w:r w:rsidR="00ED646C">
          <w:t xml:space="preserve"> and initial</w:t>
        </w:r>
      </w:ins>
      <w:ins w:id="4190" w:author="Steve Maas" w:date="2014-01-02T16:01:00Z">
        <w:r w:rsidR="00ED646C">
          <w:t xml:space="preserve"> material stiffness</w:t>
        </w:r>
      </w:ins>
      <w:ins w:id="4191"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4192" w:author="Steve Maas" w:date="2014-01-02T16:02:00Z"/>
        </w:rPr>
      </w:pPr>
    </w:p>
    <w:p w14:paraId="55B6048B" w14:textId="2173F2FB" w:rsidR="00ED646C" w:rsidRDefault="00ED646C">
      <w:pPr>
        <w:pStyle w:val="Heading3"/>
        <w:rPr>
          <w:ins w:id="4193" w:author="Steve Maas" w:date="2014-01-02T16:02:00Z"/>
        </w:rPr>
        <w:pPrChange w:id="4194" w:author="Steve Maas" w:date="2014-01-02T16:02:00Z">
          <w:pPr/>
        </w:pPrChange>
      </w:pPr>
      <w:bookmarkStart w:id="4195" w:name="_Toc385498596"/>
      <w:ins w:id="4196" w:author="Steve Maas" w:date="2014-01-02T16:02:00Z">
        <w:r>
          <w:t>Augmented Lagrangian Method</w:t>
        </w:r>
        <w:bookmarkEnd w:id="4195"/>
      </w:ins>
    </w:p>
    <w:p w14:paraId="42D93285" w14:textId="487B8B07" w:rsidR="00ED646C" w:rsidRDefault="00ED646C">
      <w:pPr>
        <w:rPr>
          <w:ins w:id="4197" w:author="Steve Maas" w:date="2014-01-02T16:06:00Z"/>
        </w:rPr>
      </w:pPr>
      <w:ins w:id="4198" w:author="Steve Maas" w:date="2014-01-02T16:03:00Z">
        <w:r>
          <w:t>In theory, in the presence of constraints, the corresponding Lagrange multipliers must be calculated which</w:t>
        </w:r>
      </w:ins>
      <w:ins w:id="4199" w:author="Steve Maas" w:date="2014-01-02T16:04:00Z">
        <w:r>
          <w:t>,</w:t>
        </w:r>
      </w:ins>
      <w:ins w:id="4200" w:author="Steve Maas" w:date="2014-01-02T16:03:00Z">
        <w:r>
          <w:t xml:space="preserve"> in the case of contact</w:t>
        </w:r>
      </w:ins>
      <w:ins w:id="4201" w:author="Steve Maas" w:date="2014-01-02T16:04:00Z">
        <w:r>
          <w:t>,</w:t>
        </w:r>
      </w:ins>
      <w:ins w:id="4202" w:author="Steve Maas" w:date="2014-01-02T16:03:00Z">
        <w:r>
          <w:t xml:space="preserve"> correspond to the contact forces that enforce the contact constraint exactly. </w:t>
        </w:r>
      </w:ins>
      <w:ins w:id="4203" w:author="Steve Maas" w:date="2014-01-02T16:04:00Z">
        <w:r>
          <w:t xml:space="preserve">Unfortunately, the exact evaluation of these Lagrange multiplies is numerically very challenging and therefore in FEBio it was </w:t>
        </w:r>
      </w:ins>
      <w:ins w:id="4204" w:author="Steve Maas" w:date="2014-01-02T16:06:00Z">
        <w:r>
          <w:t>decided</w:t>
        </w:r>
      </w:ins>
      <w:ins w:id="4205" w:author="Steve Maas" w:date="2014-01-02T16:04:00Z">
        <w:r>
          <w:t xml:space="preserve"> to evaluate these Lagrange multipliers in an iterative method, named the </w:t>
        </w:r>
      </w:ins>
      <w:ins w:id="4206" w:author="Steve Maas" w:date="2014-01-02T16:05:00Z">
        <w:r>
          <w:rPr>
            <w:i/>
          </w:rPr>
          <w:t xml:space="preserve">Augmented Lagrangian </w:t>
        </w:r>
        <w:r>
          <w:t xml:space="preserve">method. </w:t>
        </w:r>
      </w:ins>
      <w:ins w:id="4207" w:author="Steve Maas" w:date="2014-01-02T16:06:00Z">
        <w:r>
          <w:t xml:space="preserve">Using this </w:t>
        </w:r>
        <w:r>
          <w:lastRenderedPageBreak/>
          <w:t>method, FEBio will solve a time step several times</w:t>
        </w:r>
      </w:ins>
      <w:ins w:id="4208" w:author="Steve Maas" w:date="2014-01-02T16:11:00Z">
        <w:r>
          <w:t xml:space="preserve"> (these iterations are termed </w:t>
        </w:r>
        <w:r>
          <w:rPr>
            <w:i/>
          </w:rPr>
          <w:t>augmentations</w:t>
        </w:r>
        <w:r>
          <w:t>)</w:t>
        </w:r>
      </w:ins>
      <w:ins w:id="4209" w:author="Steve Maas" w:date="2014-01-02T16:06:00Z">
        <w:r>
          <w:t>, where each time the approximate Lagrange mutlipliers are updated</w:t>
        </w:r>
      </w:ins>
      <w:ins w:id="4210" w:author="Steve Maas" w:date="2014-01-02T16:11:00Z">
        <w:r>
          <w:t xml:space="preserve"> (or </w:t>
        </w:r>
        <w:r>
          <w:rPr>
            <w:i/>
          </w:rPr>
          <w:t>augmented</w:t>
        </w:r>
        <w:r>
          <w:t>)</w:t>
        </w:r>
      </w:ins>
      <w:ins w:id="4211" w:author="Steve Maas" w:date="2014-01-02T16:06:00Z">
        <w:r>
          <w:t xml:space="preserve">. </w:t>
        </w:r>
      </w:ins>
    </w:p>
    <w:p w14:paraId="458409C5" w14:textId="77777777" w:rsidR="00ED646C" w:rsidRDefault="00ED646C">
      <w:pPr>
        <w:rPr>
          <w:ins w:id="4212" w:author="Steve Maas" w:date="2014-01-02T16:07:00Z"/>
        </w:rPr>
      </w:pPr>
    </w:p>
    <w:p w14:paraId="0B6F09FF" w14:textId="09600A38" w:rsidR="00ED646C" w:rsidRDefault="00ED646C">
      <w:pPr>
        <w:rPr>
          <w:ins w:id="4213" w:author="Steve Maas" w:date="2014-01-02T16:11:00Z"/>
        </w:rPr>
      </w:pPr>
      <w:ins w:id="4214" w:author="Steve Maas" w:date="2014-01-02T16:07:00Z">
        <w:r>
          <w:t>The obvious drawback of this method is that now each time step has to be solved several times. However, the advantage of avoiding the numerical problems of obtain</w:t>
        </w:r>
      </w:ins>
      <w:ins w:id="4215" w:author="Steve Maas" w:date="2014-01-02T16:08:00Z">
        <w:r>
          <w:t>ing</w:t>
        </w:r>
      </w:ins>
      <w:ins w:id="4216" w:author="Steve Maas" w:date="2014-01-02T16:07:00Z">
        <w:r>
          <w:t xml:space="preserve"> the exact Lagrange multipliers </w:t>
        </w:r>
      </w:ins>
      <w:ins w:id="4217" w:author="Steve Maas" w:date="2014-01-02T16:08:00Z">
        <w:r>
          <w:t xml:space="preserve">and </w:t>
        </w:r>
      </w:ins>
      <w:ins w:id="4218" w:author="Steve Maas" w:date="2014-01-02T16:09:00Z">
        <w:r>
          <w:t>the</w:t>
        </w:r>
      </w:ins>
      <w:ins w:id="4219" w:author="Steve Maas" w:date="2014-01-02T16:08:00Z">
        <w:r>
          <w:t xml:space="preserve"> </w:t>
        </w:r>
      </w:ins>
      <w:ins w:id="4220"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4221" w:author="Steve Maas" w:date="2014-01-02T16:10:00Z">
        <w:r>
          <w:t>to</w:t>
        </w:r>
      </w:ins>
      <w:ins w:id="4222" w:author="Steve Maas" w:date="2014-01-02T16:09:00Z">
        <w:r>
          <w:t xml:space="preserve"> the penalty </w:t>
        </w:r>
      </w:ins>
      <w:ins w:id="4223" w:author="Steve Maas" w:date="2014-01-02T16:10:00Z">
        <w:r>
          <w:t xml:space="preserve">method. </w:t>
        </w:r>
      </w:ins>
    </w:p>
    <w:p w14:paraId="43097893" w14:textId="77777777" w:rsidR="002357E5" w:rsidRDefault="002357E5">
      <w:pPr>
        <w:rPr>
          <w:ins w:id="4224" w:author="Steve Maas" w:date="2014-01-02T16:11:00Z"/>
        </w:rPr>
      </w:pPr>
    </w:p>
    <w:p w14:paraId="5D637D5C" w14:textId="6200D18E" w:rsidR="002357E5" w:rsidRDefault="002357E5">
      <w:pPr>
        <w:rPr>
          <w:ins w:id="4225" w:author="Steve Maas" w:date="2014-01-02T16:13:00Z"/>
        </w:rPr>
      </w:pPr>
      <w:ins w:id="4226" w:author="Steve Maas" w:date="2014-01-02T16:11:00Z">
        <w:r>
          <w:t xml:space="preserve">So why not just use the augmented Lagrangian method? Well, often the penalty method will give good results and since the penalty method is much faster, it is often the </w:t>
        </w:r>
      </w:ins>
      <w:ins w:id="4227" w:author="Steve Maas" w:date="2014-01-02T16:13:00Z">
        <w:r>
          <w:t>preferred</w:t>
        </w:r>
      </w:ins>
      <w:ins w:id="4228" w:author="Steve Maas" w:date="2014-01-02T16:11:00Z">
        <w:r>
          <w:t xml:space="preserve"> choice</w:t>
        </w:r>
      </w:ins>
      <w:ins w:id="4229" w:author="Steve Maas" w:date="2014-01-02T16:13:00Z">
        <w:r>
          <w:t xml:space="preserve"> of many analysists</w:t>
        </w:r>
      </w:ins>
      <w:ins w:id="4230" w:author="Steve Maas" w:date="2014-01-02T16:11:00Z">
        <w:r>
          <w:t xml:space="preserve">. </w:t>
        </w:r>
      </w:ins>
    </w:p>
    <w:p w14:paraId="5474225B" w14:textId="77777777" w:rsidR="002357E5" w:rsidRDefault="002357E5">
      <w:pPr>
        <w:rPr>
          <w:ins w:id="4231" w:author="Steve Maas" w:date="2014-01-02T16:13:00Z"/>
        </w:rPr>
      </w:pPr>
    </w:p>
    <w:p w14:paraId="0656DADF" w14:textId="4E644F15" w:rsidR="002357E5" w:rsidRDefault="002357E5">
      <w:pPr>
        <w:rPr>
          <w:ins w:id="4232" w:author="Steve Maas" w:date="2014-01-02T16:18:00Z"/>
        </w:rPr>
      </w:pPr>
      <w:ins w:id="4233" w:author="Steve Maas" w:date="2014-01-02T16:13:00Z">
        <w:r>
          <w:t xml:space="preserve">In many cases, users are only interested in the final time step. For these users it </w:t>
        </w:r>
      </w:ins>
      <w:ins w:id="4234" w:author="Steve Maas" w:date="2014-01-02T16:14:00Z">
        <w:r>
          <w:t xml:space="preserve">may be </w:t>
        </w:r>
      </w:ins>
      <w:ins w:id="4235" w:author="Steve Maas" w:date="2014-01-02T16:13:00Z">
        <w:r>
          <w:t xml:space="preserve">of interest that it </w:t>
        </w:r>
      </w:ins>
      <w:ins w:id="4236" w:author="Steve Maas" w:date="2014-01-02T16:14:00Z">
        <w:r>
          <w:t xml:space="preserve">is </w:t>
        </w:r>
      </w:ins>
      <w:ins w:id="4237" w:author="Steve Maas" w:date="2014-01-02T16:13:00Z">
        <w:r>
          <w:t xml:space="preserve">possible to </w:t>
        </w:r>
      </w:ins>
      <w:ins w:id="4238" w:author="Steve Maas" w:date="2014-01-02T16:14:00Z">
        <w:r>
          <w:t xml:space="preserve">use the augmented Lagrange method only in the final time step. </w:t>
        </w:r>
      </w:ins>
      <w:ins w:id="4239" w:author="Steve Maas" w:date="2014-01-02T16:15:00Z">
        <w:r>
          <w:t xml:space="preserve">This can be done by defining a loadcurve for the </w:t>
        </w:r>
        <w:r>
          <w:rPr>
            <w:i/>
          </w:rPr>
          <w:t xml:space="preserve">laugon </w:t>
        </w:r>
        <w:r>
          <w:t xml:space="preserve">contact parameter. Then, define </w:t>
        </w:r>
      </w:ins>
      <w:ins w:id="4240" w:author="Steve Maas" w:date="2014-01-02T16:16:00Z">
        <w:r>
          <w:t>the corresponding</w:t>
        </w:r>
      </w:ins>
      <w:ins w:id="4241" w:author="Steve Maas" w:date="2014-01-02T16:15:00Z">
        <w:r>
          <w:t xml:space="preserve"> loadcurve </w:t>
        </w:r>
      </w:ins>
      <w:ins w:id="4242"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4243" w:author="Steve Maas" w:date="2014-01-02T16:18:00Z"/>
        </w:rPr>
      </w:pPr>
    </w:p>
    <w:p w14:paraId="3E99E3C8" w14:textId="76809094" w:rsidR="002357E5" w:rsidRDefault="002357E5">
      <w:pPr>
        <w:pStyle w:val="Heading3"/>
        <w:rPr>
          <w:ins w:id="4244" w:author="Steve Maas" w:date="2014-01-02T16:18:00Z"/>
        </w:rPr>
        <w:pPrChange w:id="4245" w:author="Steve Maas" w:date="2014-01-02T16:18:00Z">
          <w:pPr/>
        </w:pPrChange>
      </w:pPr>
      <w:bookmarkStart w:id="4246" w:name="_Toc385498597"/>
      <w:ins w:id="4247" w:author="Steve Maas" w:date="2014-01-02T16:18:00Z">
        <w:r>
          <w:t>Initial Separation</w:t>
        </w:r>
        <w:bookmarkEnd w:id="4246"/>
      </w:ins>
    </w:p>
    <w:p w14:paraId="30C451BD" w14:textId="50FA4B03" w:rsidR="002357E5" w:rsidRPr="00FE00A6" w:rsidRDefault="002357E5">
      <w:pPr>
        <w:rPr>
          <w:ins w:id="4248" w:author="Steve Maas" w:date="2014-01-02T16:14:00Z"/>
        </w:rPr>
      </w:pPr>
      <w:ins w:id="4249"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4250" w:author="Steve Maas" w:date="2014-01-02T16:21:00Z">
        <w:r w:rsidR="00997C6C">
          <w:t xml:space="preserve">Another way around this issue is to first use a displacement to bring the </w:t>
        </w:r>
      </w:ins>
      <w:ins w:id="4251" w:author="Steve Maas" w:date="2014-01-02T16:22:00Z">
        <w:r w:rsidR="00997C6C">
          <w:t>surfaces in contact and then replace the displacement with a force.</w:t>
        </w:r>
      </w:ins>
    </w:p>
    <w:p w14:paraId="02DAECC9" w14:textId="5B2E1F27" w:rsidR="00847E07" w:rsidDel="002357E5" w:rsidRDefault="00847E07">
      <w:pPr>
        <w:rPr>
          <w:del w:id="4252" w:author="Steve Maas" w:date="2014-01-02T16:18:00Z"/>
        </w:rPr>
      </w:pPr>
      <w:del w:id="4253"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4254" w:author="Steve Maas" w:date="2014-01-02T16:18:00Z"/>
        </w:rPr>
      </w:pPr>
      <w:del w:id="4255"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4256" w:author="Steve Maas" w:date="2014-01-02T16:18:00Z"/>
        </w:rPr>
      </w:pPr>
      <w:del w:id="4257"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4258" w:author="Steve Maas" w:date="2014-01-02T16:18:00Z"/>
        </w:rPr>
      </w:pPr>
      <w:del w:id="4259"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4260" w:name="_Ref376431879"/>
      <w:bookmarkStart w:id="4261" w:name="_Toc385498598"/>
      <w:r>
        <w:t>Guidelines for Multiphasic Analyses</w:t>
      </w:r>
      <w:bookmarkEnd w:id="4260"/>
      <w:bookmarkEnd w:id="4261"/>
    </w:p>
    <w:p w14:paraId="3A4C47FE" w14:textId="77777777" w:rsidR="009339D1" w:rsidRPr="00AB593C" w:rsidRDefault="009339D1" w:rsidP="009339D1">
      <w:pPr>
        <w:pStyle w:val="Heading3"/>
      </w:pPr>
      <w:bookmarkStart w:id="4262" w:name="_Toc385498599"/>
      <w:r>
        <w:t>Initial State of Swelling</w:t>
      </w:r>
      <w:bookmarkEnd w:id="4262"/>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4263" w:author="Steve Maas" w:date="2014-01-02T13:04:00Z">
        <w:r>
          <w:t>3.4.1</w:t>
        </w:r>
      </w:ins>
      <w:del w:id="4264"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265" w:author="Steve Maas" w:date="2014-01-02T13:04:00Z">
        <w:r>
          <w:t>3.8.1</w:t>
        </w:r>
      </w:ins>
      <w:del w:id="4266"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267" w:name="_Ref188326917"/>
      <w:bookmarkStart w:id="4268" w:name="_Toc385498600"/>
      <w:r>
        <w:t>Prescribed Boundary Conditions</w:t>
      </w:r>
      <w:bookmarkEnd w:id="4267"/>
      <w:bookmarkEnd w:id="4268"/>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0" type="#_x0000_t75" style="width:36.5pt;height:19.5pt" o:ole="">
            <v:imagedata r:id="rId1861" o:title=""/>
          </v:shape>
          <o:OLEObject Type="Embed" ProgID="Equation.DSMT4" ShapeID="_x0000_i1940" DrawAspect="Content" ObjectID="_1459610204" r:id="rId1862"/>
        </w:object>
      </w:r>
      <w:r>
        <w:t xml:space="preserve"> </w:t>
      </w:r>
      <w:proofErr w:type="gramStart"/>
      <w:r>
        <w:t xml:space="preserve">and </w:t>
      </w:r>
      <w:proofErr w:type="gramEnd"/>
      <w:r w:rsidRPr="00AF2221">
        <w:rPr>
          <w:position w:val="-14"/>
        </w:rPr>
        <w:object w:dxaOrig="740" w:dyaOrig="400" w14:anchorId="496482BC">
          <v:shape id="_x0000_i1941" type="#_x0000_t75" style="width:37.5pt;height:19.5pt" o:ole="">
            <v:imagedata r:id="rId1863" o:title=""/>
          </v:shape>
          <o:OLEObject Type="Embed" ProgID="Equation.DSMT4" ShapeID="_x0000_i1941" DrawAspect="Content" ObjectID="_1459610205" r:id="rId186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2" type="#_x0000_t75" style="width:67.5pt;height:21.5pt" o:ole="">
            <v:imagedata r:id="rId1865" o:title=""/>
          </v:shape>
          <o:OLEObject Type="Embed" ProgID="Equation.DSMT4" ShapeID="_x0000_i1942" DrawAspect="Content" ObjectID="_1459610206" r:id="rId1866"/>
        </w:object>
      </w:r>
      <w:r>
        <w:t xml:space="preserve">It follows that the effective fluid pressure in the external environment is </w:t>
      </w:r>
      <w:r w:rsidRPr="00AF2221">
        <w:rPr>
          <w:position w:val="-16"/>
        </w:rPr>
        <w:object w:dxaOrig="2000" w:dyaOrig="440" w14:anchorId="609C1D94">
          <v:shape id="_x0000_i1943" type="#_x0000_t75" style="width:100pt;height:22pt" o:ole="">
            <v:imagedata r:id="rId1867" o:title=""/>
          </v:shape>
          <o:OLEObject Type="Embed" ProgID="Equation.DSMT4" ShapeID="_x0000_i1943" DrawAspect="Content" ObjectID="_1459610207" r:id="rId1868"/>
        </w:object>
      </w:r>
      <w:r>
        <w:t xml:space="preserve"> and the effective concentrations </w:t>
      </w:r>
      <w:proofErr w:type="gramStart"/>
      <w:r>
        <w:t xml:space="preserve">are </w:t>
      </w:r>
      <w:proofErr w:type="gramEnd"/>
      <w:r w:rsidRPr="00AF2221">
        <w:rPr>
          <w:position w:val="-18"/>
        </w:rPr>
        <w:object w:dxaOrig="1240" w:dyaOrig="460" w14:anchorId="60278E81">
          <v:shape id="_x0000_i1944" type="#_x0000_t75" style="width:62pt;height:22.5pt" o:ole="">
            <v:imagedata r:id="rId1869" o:title=""/>
          </v:shape>
          <o:OLEObject Type="Embed" ProgID="Equation.DSMT4" ShapeID="_x0000_i1944" DrawAspect="Content" ObjectID="_1459610208" r:id="rId1870"/>
        </w:object>
      </w:r>
      <w:r w:rsidRPr="00AF2221">
        <w:rPr>
          <w:position w:val="-18"/>
        </w:rPr>
        <w:object w:dxaOrig="1219" w:dyaOrig="460" w14:anchorId="6892DF99">
          <v:shape id="_x0000_i1945" type="#_x0000_t75" style="width:61.5pt;height:22.5pt" o:ole="">
            <v:imagedata r:id="rId1871" o:title=""/>
          </v:shape>
          <o:OLEObject Type="Embed" ProgID="Equation.DSMT4" ShapeID="_x0000_i1945" DrawAspect="Content" ObjectID="_1459610209" r:id="rId1872"/>
        </w:object>
      </w:r>
      <w:r>
        <w:t>.  Therefore, in multiphasic analyses, whenever the external environment contains solutes</w:t>
      </w:r>
      <w:r w:rsidRPr="00AF2221">
        <w:rPr>
          <w:position w:val="-14"/>
        </w:rPr>
        <w:object w:dxaOrig="240" w:dyaOrig="400" w14:anchorId="6598F0A2">
          <v:shape id="_x0000_i1946" type="#_x0000_t75" style="width:12pt;height:19.5pt" o:ole="">
            <v:imagedata r:id="rId1873" o:title=""/>
          </v:shape>
          <o:OLEObject Type="Embed" ProgID="Equation.DSMT4" ShapeID="_x0000_i1946" DrawAspect="Content" ObjectID="_1459610210" r:id="rId1874"/>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7" type="#_x0000_t75" style="width:36.5pt;height:19.5pt" o:ole="">
            <v:imagedata r:id="rId1875" o:title=""/>
          </v:shape>
          <o:OLEObject Type="Embed" ProgID="Equation.DSMT4" ShapeID="_x0000_i1947" DrawAspect="Content" ObjectID="_1459610211" r:id="rId1876"/>
        </w:object>
      </w:r>
      <w:r>
        <w:t xml:space="preserve"> also implies that prescribed mixture normal tractions (Section </w:t>
      </w:r>
      <w:r>
        <w:fldChar w:fldCharType="begin"/>
      </w:r>
      <w:r>
        <w:instrText xml:space="preserve"> REF _Ref194576545 \r \h </w:instrText>
      </w:r>
      <w:r>
        <w:fldChar w:fldCharType="separate"/>
      </w:r>
      <w:ins w:id="4269" w:author="Steve Maas" w:date="2014-01-02T13:04:00Z">
        <w:r>
          <w:t>3.9.3</w:t>
        </w:r>
      </w:ins>
      <w:del w:id="4270" w:author="Steve Maas" w:date="2014-01-02T13:04:00Z">
        <w:r w:rsidDel="00873D59">
          <w:delText>3.8.3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48" type="#_x0000_t75" style="width:36.5pt;height:19.5pt" o:ole="">
            <v:imagedata r:id="rId1877" o:title=""/>
          </v:shape>
          <o:OLEObject Type="Embed" ProgID="Equation.DSMT4" ShapeID="_x0000_i1948" DrawAspect="Content" ObjectID="_1459610212" r:id="rId1878"/>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9" type="#_x0000_t75" style="width:37.5pt;height:19.5pt" o:ole="">
            <v:imagedata r:id="rId1879" o:title=""/>
          </v:shape>
          <o:OLEObject Type="Embed" ProgID="Equation.DSMT4" ShapeID="_x0000_i1949" DrawAspect="Content" ObjectID="_1459610213" r:id="rId1880"/>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0" type="#_x0000_t75" style="width:62pt;height:22.5pt" o:ole="">
            <v:imagedata r:id="rId1881" o:title=""/>
          </v:shape>
          <o:OLEObject Type="Embed" ProgID="Equation.DSMT4" ShapeID="_x0000_i1950" DrawAspect="Content" ObjectID="_1459610214" r:id="rId1882"/>
        </w:object>
      </w:r>
      <w:r w:rsidRPr="00AF2221">
        <w:rPr>
          <w:position w:val="-18"/>
        </w:rPr>
        <w:object w:dxaOrig="1219" w:dyaOrig="460" w14:anchorId="5D97F546">
          <v:shape id="_x0000_i1951" type="#_x0000_t75" style="width:61.5pt;height:22.5pt" o:ole="">
            <v:imagedata r:id="rId1883" o:title=""/>
          </v:shape>
          <o:OLEObject Type="Embed" ProgID="Equation.DSMT4" ShapeID="_x0000_i1951" DrawAspect="Content" ObjectID="_1459610215" r:id="rId1884"/>
        </w:object>
      </w:r>
      <w:r>
        <w:t>.</w:t>
      </w:r>
    </w:p>
    <w:p w14:paraId="0EBCE4D3" w14:textId="77777777" w:rsidR="009339D1" w:rsidRDefault="009339D1" w:rsidP="009339D1">
      <w:pPr>
        <w:pStyle w:val="Heading3"/>
      </w:pPr>
      <w:bookmarkStart w:id="4271" w:name="_Toc385498601"/>
      <w:r>
        <w:t>Prescribed Initial Conditions</w:t>
      </w:r>
      <w:bookmarkEnd w:id="4271"/>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2" type="#_x0000_t75" style="width:13.5pt;height:19.5pt" o:ole="">
            <v:imagedata r:id="rId1885" o:title=""/>
          </v:shape>
          <o:OLEObject Type="Embed" ProgID="Equation.DSMT4" ShapeID="_x0000_i1952" DrawAspect="Content" ObjectID="_1459610216" r:id="rId1886"/>
        </w:object>
      </w:r>
      <w:r>
        <w:t xml:space="preserve"> and effective concentrations </w:t>
      </w:r>
      <w:r w:rsidRPr="00AF2221">
        <w:rPr>
          <w:position w:val="-14"/>
        </w:rPr>
        <w:object w:dxaOrig="279" w:dyaOrig="420" w14:anchorId="612A9B0C">
          <v:shape id="_x0000_i1953" type="#_x0000_t75" style="width:14pt;height:21.5pt" o:ole="">
            <v:imagedata r:id="rId1887" o:title=""/>
          </v:shape>
          <o:OLEObject Type="Embed" ProgID="Equation.DSMT4" ShapeID="_x0000_i1953" DrawAspect="Content" ObjectID="_1459610217" r:id="rId1888"/>
        </w:object>
      </w:r>
      <w:r w:rsidRPr="00AF2221">
        <w:rPr>
          <w:position w:val="-10"/>
        </w:rPr>
        <w:object w:dxaOrig="980" w:dyaOrig="300" w14:anchorId="3A8AFF3D">
          <v:shape id="_x0000_i1954" type="#_x0000_t75" style="width:49.5pt;height:14pt" o:ole="">
            <v:imagedata r:id="rId1889" o:title=""/>
          </v:shape>
          <o:OLEObject Type="Embed" ProgID="Equation.DSMT4" ShapeID="_x0000_i1954" DrawAspect="Content" ObjectID="_1459610218" r:id="rId1890"/>
        </w:object>
      </w:r>
      <w:r>
        <w:t xml:space="preserve">, the initial conditions inside the material should be set to </w:t>
      </w:r>
      <w:r w:rsidRPr="00AF2221">
        <w:rPr>
          <w:position w:val="-14"/>
        </w:rPr>
        <w:object w:dxaOrig="720" w:dyaOrig="400" w14:anchorId="016EA5E0">
          <v:shape id="_x0000_i1955" type="#_x0000_t75" style="width:36.5pt;height:19.5pt" o:ole="">
            <v:imagedata r:id="rId1891" o:title=""/>
          </v:shape>
          <o:OLEObject Type="Embed" ProgID="Equation.DSMT4" ShapeID="_x0000_i1955" DrawAspect="Content" ObjectID="_1459610219" r:id="rId1892"/>
        </w:object>
      </w:r>
      <w:r>
        <w:t xml:space="preserve"> and </w:t>
      </w:r>
      <w:r w:rsidRPr="00AF2221">
        <w:rPr>
          <w:position w:val="-14"/>
        </w:rPr>
        <w:object w:dxaOrig="840" w:dyaOrig="420" w14:anchorId="0CDE2645">
          <v:shape id="_x0000_i1956" type="#_x0000_t75" style="width:42pt;height:21.5pt" o:ole="">
            <v:imagedata r:id="rId1893" o:title=""/>
          </v:shape>
          <o:OLEObject Type="Embed" ProgID="Equation.DSMT4" ShapeID="_x0000_i1956" DrawAspect="Content" ObjectID="_1459610220" r:id="rId1894"/>
        </w:object>
      </w:r>
      <w:r>
        <w:t xml:space="preserve"> in order to expedite the evaluation of the initial state of swelling.  The values of </w:t>
      </w:r>
      <w:r w:rsidRPr="00AF2221">
        <w:rPr>
          <w:position w:val="-14"/>
        </w:rPr>
        <w:object w:dxaOrig="260" w:dyaOrig="400" w14:anchorId="416ED8C5">
          <v:shape id="_x0000_i1957" type="#_x0000_t75" style="width:13.5pt;height:19.5pt" o:ole="">
            <v:imagedata r:id="rId1895" o:title=""/>
          </v:shape>
          <o:OLEObject Type="Embed" ProgID="Equation.DSMT4" ShapeID="_x0000_i1957" DrawAspect="Content" ObjectID="_1459610221" r:id="rId1896"/>
        </w:object>
      </w:r>
      <w:r>
        <w:t xml:space="preserve"> and </w:t>
      </w:r>
      <w:r w:rsidRPr="00AF2221">
        <w:rPr>
          <w:position w:val="-14"/>
        </w:rPr>
        <w:object w:dxaOrig="279" w:dyaOrig="420" w14:anchorId="547EC948">
          <v:shape id="_x0000_i1958" type="#_x0000_t75" style="width:14pt;height:21.5pt" o:ole="">
            <v:imagedata r:id="rId1897" o:title=""/>
          </v:shape>
          <o:OLEObject Type="Embed" ProgID="Equation.DSMT4" ShapeID="_x0000_i1958" DrawAspect="Content" ObjectID="_1459610222" r:id="rId1898"/>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272" w:name="_Toc385498602"/>
      <w:r>
        <w:t>Prescribed Effective Solute Flux</w:t>
      </w:r>
      <w:bookmarkEnd w:id="4272"/>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9" type="#_x0000_t75" style="width:12pt;height:10.5pt" o:ole="">
            <v:imagedata r:id="rId1899" o:title=""/>
          </v:shape>
          <o:OLEObject Type="Embed" ProgID="Equation.DSMT4" ShapeID="_x0000_i1959" DrawAspect="Content" ObjectID="_1459610223" r:id="rId1900"/>
        </w:object>
      </w:r>
      <w:r>
        <w:t xml:space="preserve"> be prescribed </w:t>
      </w:r>
      <w:proofErr w:type="gramStart"/>
      <w:r>
        <w:t xml:space="preserve">as </w:t>
      </w:r>
      <w:proofErr w:type="gramEnd"/>
      <w:r w:rsidRPr="00AF2221">
        <w:rPr>
          <w:position w:val="-18"/>
        </w:rPr>
        <w:object w:dxaOrig="1920" w:dyaOrig="440" w14:anchorId="5E33ED13">
          <v:shape id="_x0000_i1960" type="#_x0000_t75" style="width:96pt;height:22pt" o:ole="">
            <v:imagedata r:id="rId1901" o:title=""/>
          </v:shape>
          <o:OLEObject Type="Embed" ProgID="Equation.DSMT4" ShapeID="_x0000_i1960" DrawAspect="Content" ObjectID="_1459610224" r:id="rId1902"/>
        </w:object>
      </w:r>
      <w:r>
        <w:t xml:space="preserve">, where </w:t>
      </w:r>
      <w:r w:rsidRPr="00AF2221">
        <w:rPr>
          <w:position w:val="-12"/>
        </w:rPr>
        <w:object w:dxaOrig="300" w:dyaOrig="380" w14:anchorId="091AD75C">
          <v:shape id="_x0000_i1961" type="#_x0000_t75" style="width:14pt;height:19.5pt" o:ole="">
            <v:imagedata r:id="rId1903" o:title=""/>
          </v:shape>
          <o:OLEObject Type="Embed" ProgID="Equation.DSMT4" ShapeID="_x0000_i1961" DrawAspect="Content" ObjectID="_1459610225" r:id="rId1904"/>
        </w:object>
      </w:r>
      <w:r>
        <w:t xml:space="preserve"> is the effective solute flux. For a mixture containing only neutral solutes (</w:t>
      </w:r>
      <w:r w:rsidRPr="00AF2221">
        <w:rPr>
          <w:position w:val="-10"/>
        </w:rPr>
        <w:object w:dxaOrig="1080" w:dyaOrig="360" w14:anchorId="65C495A6">
          <v:shape id="_x0000_i1962" type="#_x0000_t75" style="width:54pt;height:18pt" o:ole="">
            <v:imagedata r:id="rId1905" o:title=""/>
          </v:shape>
          <o:OLEObject Type="Embed" ProgID="Equation.DSMT4" ShapeID="_x0000_i1962" DrawAspect="Content" ObjectID="_1459610226" r:id="rId1906"/>
        </w:object>
      </w:r>
      <w:r>
        <w:t xml:space="preserve"> ), it follows </w:t>
      </w:r>
      <w:proofErr w:type="gramStart"/>
      <w:r>
        <w:t xml:space="preserve">that </w:t>
      </w:r>
      <w:proofErr w:type="gramEnd"/>
      <w:r w:rsidRPr="00AF2221">
        <w:rPr>
          <w:position w:val="-12"/>
        </w:rPr>
        <w:object w:dxaOrig="800" w:dyaOrig="380" w14:anchorId="41ADE81B">
          <v:shape id="_x0000_i1963" type="#_x0000_t75" style="width:40pt;height:19.5pt" o:ole="">
            <v:imagedata r:id="rId1907" o:title=""/>
          </v:shape>
          <o:OLEObject Type="Embed" ProgID="Equation.DSMT4" ShapeID="_x0000_i1963" DrawAspect="Content" ObjectID="_1459610227" r:id="rId1908"/>
        </w:object>
      </w:r>
      <w:r>
        <w:t>.</w:t>
      </w:r>
    </w:p>
    <w:p w14:paraId="305E3179" w14:textId="77777777" w:rsidR="009339D1" w:rsidRDefault="009339D1" w:rsidP="009339D1">
      <w:pPr>
        <w:pStyle w:val="Heading3"/>
      </w:pPr>
      <w:bookmarkStart w:id="4273" w:name="_Toc385498603"/>
      <w:r>
        <w:t>Prescribed Electric Current Density</w:t>
      </w:r>
      <w:bookmarkEnd w:id="4273"/>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4" type="#_x0000_t75" style="width:79.5pt;height:28pt" o:ole="">
            <v:imagedata r:id="rId1909" o:title=""/>
          </v:shape>
          <o:OLEObject Type="Embed" ProgID="Equation.DSMT4" ShapeID="_x0000_i1964" DrawAspect="Content" ObjectID="_1459610228" r:id="rId1910"/>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5" type="#_x0000_t75" style="width:58pt;height:21.5pt" o:ole="">
            <v:imagedata r:id="rId1911" o:title=""/>
          </v:shape>
          <o:OLEObject Type="Embed" ProgID="Equation.DSMT4" ShapeID="_x0000_i1965" DrawAspect="Content" ObjectID="_1459610229" r:id="rId1912"/>
        </w:object>
      </w:r>
      <w:r>
        <w:t xml:space="preserve"> of ion fluxes may be prescribed at a boundary, it follows that only the normal component </w:t>
      </w:r>
      <w:r w:rsidRPr="00AF2221">
        <w:rPr>
          <w:position w:val="-14"/>
        </w:rPr>
        <w:object w:dxaOrig="1080" w:dyaOrig="400" w14:anchorId="07D89E68">
          <v:shape id="_x0000_i1966" type="#_x0000_t75" style="width:54pt;height:19.5pt" o:ole="">
            <v:imagedata r:id="rId1913" o:title=""/>
          </v:shape>
          <o:OLEObject Type="Embed" ProgID="Equation.DSMT4" ShapeID="_x0000_i1966" DrawAspect="Content" ObjectID="_1459610230" r:id="rId1914"/>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67" type="#_x0000_t75" style="width:13.5pt;height:19.5pt" o:ole="">
            <v:imagedata r:id="rId1915" o:title=""/>
          </v:shape>
          <o:OLEObject Type="Embed" ProgID="Equation.DSMT4" ShapeID="_x0000_i1967" DrawAspect="Content" ObjectID="_1459610231" r:id="rId1916"/>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8" type="#_x0000_t75" style="width:38pt;height:21.5pt" o:ole="">
            <v:imagedata r:id="rId1917" o:title=""/>
          </v:shape>
          <o:OLEObject Type="Embed" ProgID="Equation.DSMT4" ShapeID="_x0000_i1968" DrawAspect="Content" ObjectID="_1459610232" r:id="rId1918"/>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69" type="#_x0000_t75" style="width:70pt;height:22.5pt" o:ole="">
            <v:imagedata r:id="rId1919" o:title=""/>
          </v:shape>
          <o:OLEObject Type="Embed" ProgID="Equation.DSMT4" ShapeID="_x0000_i1969" DrawAspect="Content" ObjectID="_1459610233" r:id="rId1920"/>
        </w:object>
      </w:r>
      <w:r>
        <w:t xml:space="preserve">. Since </w:t>
      </w:r>
      <w:r w:rsidRPr="00AF2221">
        <w:rPr>
          <w:position w:val="-4"/>
        </w:rPr>
        <w:object w:dxaOrig="780" w:dyaOrig="300" w14:anchorId="3C23EC5B">
          <v:shape id="_x0000_i1970" type="#_x0000_t75" style="width:39.5pt;height:14pt" o:ole="">
            <v:imagedata r:id="rId1921" o:title=""/>
          </v:shape>
          <o:OLEObject Type="Embed" ProgID="Equation.DSMT4" ShapeID="_x0000_i1970" DrawAspect="Content" ObjectID="_1459610234" r:id="rId1922"/>
        </w:object>
      </w:r>
      <w:r>
        <w:t xml:space="preserve"> and </w:t>
      </w:r>
      <w:r w:rsidRPr="00AF2221">
        <w:rPr>
          <w:position w:val="-4"/>
        </w:rPr>
        <w:object w:dxaOrig="780" w:dyaOrig="300" w14:anchorId="492F30E1">
          <v:shape id="_x0000_i1971" type="#_x0000_t75" style="width:39.5pt;height:14pt" o:ole="">
            <v:imagedata r:id="rId1923" o:title=""/>
          </v:shape>
          <o:OLEObject Type="Embed" ProgID="Equation.DSMT4" ShapeID="_x0000_i1971" DrawAspect="Content" ObjectID="_1459610235" r:id="rId1924"/>
        </w:object>
      </w:r>
      <w:r>
        <w:t xml:space="preserve"> in a triphasic mixture, the corresponding effective fluxes are given by </w:t>
      </w:r>
      <w:r w:rsidRPr="00AF2221">
        <w:rPr>
          <w:position w:val="-12"/>
        </w:rPr>
        <w:object w:dxaOrig="2140" w:dyaOrig="380" w14:anchorId="32730F11">
          <v:shape id="_x0000_i1972" type="#_x0000_t75" style="width:107.5pt;height:19.5pt" o:ole="">
            <v:imagedata r:id="rId1925" o:title=""/>
          </v:shape>
          <o:OLEObject Type="Embed" ProgID="Equation.DSMT4" ShapeID="_x0000_i1972" DrawAspect="Content" ObjectID="_1459610236" r:id="rId1926"/>
        </w:object>
      </w:r>
      <w:r>
        <w:t xml:space="preserve"> </w:t>
      </w:r>
      <w:proofErr w:type="gramStart"/>
      <w:r>
        <w:t xml:space="preserve">and </w:t>
      </w:r>
      <w:proofErr w:type="gramEnd"/>
      <w:r w:rsidRPr="00AF2221">
        <w:rPr>
          <w:position w:val="-12"/>
        </w:rPr>
        <w:object w:dxaOrig="1140" w:dyaOrig="380" w14:anchorId="0315C52A">
          <v:shape id="_x0000_i1973" type="#_x0000_t75" style="width:58pt;height:19.5pt" o:ole="">
            <v:imagedata r:id="rId1927" o:title=""/>
          </v:shape>
          <o:OLEObject Type="Embed" ProgID="Equation.DSMT4" ShapeID="_x0000_i1973" DrawAspect="Content" ObjectID="_1459610237" r:id="rId1928"/>
        </w:object>
      </w:r>
      <w:r>
        <w:t>.</w:t>
      </w:r>
    </w:p>
    <w:p w14:paraId="1820FF67" w14:textId="77777777" w:rsidR="009339D1" w:rsidRDefault="009339D1" w:rsidP="009339D1">
      <w:pPr>
        <w:pStyle w:val="Heading3"/>
      </w:pPr>
      <w:bookmarkStart w:id="4274" w:name="_Toc385498604"/>
      <w:r>
        <w:lastRenderedPageBreak/>
        <w:t>Electrical Grounding</w:t>
      </w:r>
      <w:bookmarkEnd w:id="4274"/>
    </w:p>
    <w:p w14:paraId="5EA64E76" w14:textId="44F2D1E2" w:rsidR="009339D1" w:rsidRDefault="009339D1" w:rsidP="009339D1">
      <w:pPr>
        <w:rPr>
          <w:ins w:id="4275"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4276" w:author="Steve Maas" w:date="2014-01-02T13:22:00Z"/>
        </w:rPr>
      </w:pPr>
    </w:p>
    <w:p w14:paraId="194B64A9" w14:textId="2924A96B" w:rsidR="00CF3CDA" w:rsidRDefault="00CF3CDA">
      <w:pPr>
        <w:pStyle w:val="Heading2"/>
        <w:rPr>
          <w:ins w:id="4277" w:author="Steve Maas" w:date="2014-01-02T13:22:00Z"/>
        </w:rPr>
        <w:pPrChange w:id="4278" w:author="Steve Maas" w:date="2014-01-02T13:22:00Z">
          <w:pPr/>
        </w:pPrChange>
      </w:pPr>
      <w:bookmarkStart w:id="4279" w:name="_Ref376433627"/>
      <w:bookmarkStart w:id="4280" w:name="_Toc385498605"/>
      <w:ins w:id="4281" w:author="Steve Maas" w:date="2014-01-02T13:22:00Z">
        <w:r>
          <w:t>Understanding the Solution</w:t>
        </w:r>
        <w:bookmarkEnd w:id="4279"/>
        <w:bookmarkEnd w:id="4280"/>
      </w:ins>
    </w:p>
    <w:p w14:paraId="553BB2B8" w14:textId="6F2D88A3" w:rsidR="00061F56" w:rsidRDefault="00061F56">
      <w:pPr>
        <w:rPr>
          <w:ins w:id="4282" w:author="Steve Maas" w:date="2014-01-02T16:44:00Z"/>
        </w:rPr>
      </w:pPr>
      <w:ins w:id="4283" w:author="Steve Maas" w:date="2014-01-02T16:44:00Z">
        <w:r>
          <w:t xml:space="preserve">Okay, FEBio found a solution. </w:t>
        </w:r>
      </w:ins>
      <w:ins w:id="4284" w:author="Steve Maas" w:date="2014-01-02T16:45:00Z">
        <w:r>
          <w:t>Great</w:t>
        </w:r>
      </w:ins>
      <w:ins w:id="4285" w:author="Steve Maas" w:date="2014-01-02T16:44:00Z">
        <w:r>
          <w:t xml:space="preserve">, </w:t>
        </w:r>
      </w:ins>
      <w:ins w:id="4286" w:author="Steve Maas" w:date="2014-01-02T16:45:00Z">
        <w:r>
          <w:t xml:space="preserve">but </w:t>
        </w:r>
      </w:ins>
      <w:ins w:id="4287" w:author="Steve Maas" w:date="2014-01-02T16:44:00Z">
        <w:r>
          <w:t xml:space="preserve">how do you know it is the right one? Well, </w:t>
        </w:r>
      </w:ins>
      <w:ins w:id="4288" w:author="Steve Maas" w:date="2014-01-02T16:45:00Z">
        <w:r>
          <w:t xml:space="preserve">it turns out </w:t>
        </w:r>
      </w:ins>
      <w:ins w:id="4289" w:author="Steve Maas" w:date="2014-01-02T16:44:00Z">
        <w:r>
          <w:t xml:space="preserve">this is in fact a harder question than it may seem. </w:t>
        </w:r>
      </w:ins>
      <w:ins w:id="4290" w:author="Steve Maas" w:date="2014-01-02T16:45:00Z">
        <w:r>
          <w:t xml:space="preserve">In any </w:t>
        </w:r>
      </w:ins>
      <w:ins w:id="4291" w:author="Steve Maas" w:date="2014-01-02T16:46:00Z">
        <w:r>
          <w:t>finite element model there are numerous assumptions and approximation</w:t>
        </w:r>
      </w:ins>
      <w:ins w:id="4292" w:author="Steve Maas" w:date="2014-01-02T16:47:00Z">
        <w:r>
          <w:t>s</w:t>
        </w:r>
      </w:ins>
      <w:ins w:id="4293" w:author="Steve Maas" w:date="2014-01-02T16:46:00Z">
        <w:r>
          <w:t xml:space="preserve"> and trying to discuss all of these </w:t>
        </w:r>
      </w:ins>
      <w:ins w:id="4294" w:author="Steve Maas" w:date="2014-01-02T16:47:00Z">
        <w:r>
          <w:t>is outside the scope of this section</w:t>
        </w:r>
      </w:ins>
      <w:ins w:id="4295" w:author="Steve Maas" w:date="2014-01-02T16:46:00Z">
        <w:r>
          <w:t xml:space="preserve">. </w:t>
        </w:r>
      </w:ins>
      <w:ins w:id="4296" w:author="Steve Maas" w:date="2014-01-02T16:47:00Z">
        <w:r>
          <w:t xml:space="preserve">Instead, we’ll look at some of the most typical problems that </w:t>
        </w:r>
      </w:ins>
      <w:ins w:id="4297" w:author="Steve Maas" w:date="2014-01-02T16:48:00Z">
        <w:r>
          <w:t xml:space="preserve">FEBio users </w:t>
        </w:r>
      </w:ins>
      <w:ins w:id="4298" w:author="Steve Maas" w:date="2014-01-02T16:47:00Z">
        <w:r>
          <w:t>have run into</w:t>
        </w:r>
      </w:ins>
      <w:ins w:id="4299" w:author="Steve Maas" w:date="2014-01-02T16:48:00Z">
        <w:r>
          <w:t>.</w:t>
        </w:r>
      </w:ins>
      <w:ins w:id="4300" w:author="Steve Maas" w:date="2014-01-02T16:47:00Z">
        <w:r>
          <w:t xml:space="preserve"> </w:t>
        </w:r>
      </w:ins>
    </w:p>
    <w:p w14:paraId="44A88EF0" w14:textId="77777777" w:rsidR="00061F56" w:rsidRDefault="00061F56">
      <w:pPr>
        <w:rPr>
          <w:ins w:id="4301" w:author="Steve Maas" w:date="2014-01-02T16:48:00Z"/>
        </w:rPr>
      </w:pPr>
    </w:p>
    <w:p w14:paraId="40DFC7EE" w14:textId="4D756A22" w:rsidR="00061F56" w:rsidRDefault="00061F56">
      <w:pPr>
        <w:pStyle w:val="Heading3"/>
        <w:rPr>
          <w:ins w:id="4302" w:author="Steve Maas" w:date="2014-01-02T16:44:00Z"/>
        </w:rPr>
        <w:pPrChange w:id="4303" w:author="Steve Maas" w:date="2014-01-02T16:48:00Z">
          <w:pPr/>
        </w:pPrChange>
      </w:pPr>
      <w:bookmarkStart w:id="4304" w:name="_Toc385498606"/>
      <w:ins w:id="4305" w:author="Steve Maas" w:date="2014-01-02T16:48:00Z">
        <w:r>
          <w:t>Mesh convergence</w:t>
        </w:r>
      </w:ins>
      <w:bookmarkEnd w:id="4304"/>
    </w:p>
    <w:p w14:paraId="31FFC193" w14:textId="124822BB" w:rsidR="00061F56" w:rsidRDefault="00061F56">
      <w:pPr>
        <w:rPr>
          <w:ins w:id="4306" w:author="Steve Maas" w:date="2014-01-02T16:53:00Z"/>
        </w:rPr>
      </w:pPr>
      <w:ins w:id="4307" w:author="Steve Maas" w:date="2014-01-02T16:50:00Z">
        <w:r>
          <w:t>The</w:t>
        </w:r>
      </w:ins>
      <w:ins w:id="4308" w:author="Steve Maas" w:date="2014-01-02T16:49:00Z">
        <w:r>
          <w:t xml:space="preserve"> solution </w:t>
        </w:r>
      </w:ins>
      <w:ins w:id="4309" w:author="Steve Maas" w:date="2014-01-02T16:50:00Z">
        <w:r>
          <w:t xml:space="preserve">calculated by FEBio </w:t>
        </w:r>
      </w:ins>
      <w:ins w:id="4310" w:author="Steve Maas" w:date="2014-01-02T16:49:00Z">
        <w:r>
          <w:t xml:space="preserve">only applies to the mesh for which it was solved. However, the “exact” solution must be independent of the mesh and therefore a mesh convergence study is almost always </w:t>
        </w:r>
      </w:ins>
      <w:ins w:id="4311" w:author="Steve Maas" w:date="2014-01-02T16:50:00Z">
        <w:r>
          <w:t>necessary</w:t>
        </w:r>
      </w:ins>
      <w:ins w:id="4312" w:author="Steve Maas" w:date="2014-01-02T16:49:00Z">
        <w:r>
          <w:t xml:space="preserve"> </w:t>
        </w:r>
      </w:ins>
      <w:ins w:id="4313" w:author="Steve Maas" w:date="2014-01-02T16:50:00Z">
        <w:r>
          <w:t xml:space="preserve">to make sure the FEBio solution is close to this exact solution. In practice this means that a </w:t>
        </w:r>
      </w:ins>
      <w:ins w:id="4314" w:author="Steve Maas" w:date="2014-01-02T16:51:00Z">
        <w:r>
          <w:t>model</w:t>
        </w:r>
      </w:ins>
      <w:ins w:id="4315" w:author="Steve Maas" w:date="2014-01-02T16:50:00Z">
        <w:r>
          <w:t xml:space="preserve"> must be run several times with an increasingly finer mesh </w:t>
        </w:r>
      </w:ins>
      <w:ins w:id="4316" w:author="Steve Maas" w:date="2014-01-02T16:51:00Z">
        <w:r>
          <w:t xml:space="preserve">to find out at which mesh density the FEBio solution no longer changes. </w:t>
        </w:r>
      </w:ins>
    </w:p>
    <w:p w14:paraId="3C39CA53" w14:textId="77777777" w:rsidR="004A7278" w:rsidRDefault="004A7278">
      <w:pPr>
        <w:rPr>
          <w:ins w:id="4317" w:author="Steve Maas" w:date="2014-01-02T16:53:00Z"/>
        </w:rPr>
      </w:pPr>
    </w:p>
    <w:p w14:paraId="10139E5C" w14:textId="5BAED87B" w:rsidR="004A7278" w:rsidRDefault="004A7278">
      <w:pPr>
        <w:pStyle w:val="Heading3"/>
        <w:rPr>
          <w:ins w:id="4318" w:author="Steve Maas" w:date="2014-01-02T16:48:00Z"/>
        </w:rPr>
        <w:pPrChange w:id="4319" w:author="Steve Maas" w:date="2014-01-02T16:53:00Z">
          <w:pPr/>
        </w:pPrChange>
      </w:pPr>
      <w:bookmarkStart w:id="4320" w:name="_Toc385498607"/>
      <w:ins w:id="4321" w:author="Steve Maas" w:date="2014-01-02T16:53:00Z">
        <w:r>
          <w:t>Constraint enforcement</w:t>
        </w:r>
      </w:ins>
      <w:bookmarkEnd w:id="4320"/>
    </w:p>
    <w:p w14:paraId="6D71BDCE" w14:textId="0D7BBB3E" w:rsidR="00F4139F" w:rsidRDefault="004A7278">
      <w:pPr>
        <w:rPr>
          <w:ins w:id="4322" w:author="Steve Maas" w:date="2014-01-02T16:54:00Z"/>
        </w:rPr>
      </w:pPr>
      <w:ins w:id="4323"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4324" w:author="Steve Maas" w:date="2014-01-02T16:56:00Z">
        <w:r>
          <w:t xml:space="preserve">used in FEBio </w:t>
        </w:r>
      </w:ins>
      <w:ins w:id="4325" w:author="Steve Maas" w:date="2014-01-02T16:54:00Z">
        <w:r>
          <w:t xml:space="preserve">are incompressibility and contact. </w:t>
        </w:r>
      </w:ins>
    </w:p>
    <w:p w14:paraId="570702A8" w14:textId="77777777" w:rsidR="004A7278" w:rsidRDefault="004A7278">
      <w:pPr>
        <w:rPr>
          <w:ins w:id="4326" w:author="Steve Maas" w:date="2014-01-02T16:56:00Z"/>
        </w:rPr>
      </w:pPr>
    </w:p>
    <w:p w14:paraId="69038E24" w14:textId="77777777" w:rsidR="004A7278" w:rsidRDefault="004A7278">
      <w:pPr>
        <w:rPr>
          <w:ins w:id="4327" w:author="Steve Maas" w:date="2014-01-02T17:01:00Z"/>
        </w:rPr>
      </w:pPr>
      <w:ins w:id="4328" w:author="Steve Maas" w:date="2014-01-02T17:00:00Z">
        <w:r>
          <w:t>For uncoupled materials, i</w:t>
        </w:r>
      </w:ins>
      <w:ins w:id="4329" w:author="Steve Maas" w:date="2014-01-02T16:56:00Z">
        <w:r>
          <w:t xml:space="preserve">ncompressibility </w:t>
        </w:r>
      </w:ins>
      <w:ins w:id="4330" w:author="Steve Maas" w:date="2014-01-02T16:57:00Z">
        <w:r>
          <w:t xml:space="preserve">(for hexahedral elements) </w:t>
        </w:r>
      </w:ins>
      <w:ins w:id="4331" w:author="Steve Maas" w:date="2014-01-02T16:56:00Z">
        <w:r>
          <w:t xml:space="preserve">is handled </w:t>
        </w:r>
      </w:ins>
      <w:ins w:id="4332" w:author="Steve Maas" w:date="2014-01-02T16:59:00Z">
        <w:r>
          <w:t xml:space="preserve">in FEBio </w:t>
        </w:r>
      </w:ins>
      <w:ins w:id="4333" w:author="Steve Maas" w:date="2014-01-02T16:56:00Z">
        <w:r>
          <w:t xml:space="preserve">using a three-field </w:t>
        </w:r>
      </w:ins>
      <w:ins w:id="4334" w:author="Steve Maas" w:date="2014-01-02T16:57:00Z">
        <w:r>
          <w:t>formulation in addition to the enforcement of the incompressibility constraint. This constrain</w:t>
        </w:r>
      </w:ins>
      <w:ins w:id="4335" w:author="Steve Maas" w:date="2014-01-02T16:58:00Z">
        <w:r>
          <w:t>t</w:t>
        </w:r>
      </w:ins>
      <w:ins w:id="4336" w:author="Steve Maas" w:date="2014-01-02T16:57:00Z">
        <w:r>
          <w:t xml:space="preserve"> is usually enforced using a penalty formulation (although an augmented Lagrangian method is also available). </w:t>
        </w:r>
      </w:ins>
      <w:ins w:id="4337" w:author="Steve Maas" w:date="2014-01-02T16:58:00Z">
        <w:r>
          <w:t>To inspect whether the incompressibility constrain</w:t>
        </w:r>
      </w:ins>
      <w:ins w:id="4338" w:author="Steve Maas" w:date="2014-01-02T16:59:00Z">
        <w:r>
          <w:t>t</w:t>
        </w:r>
      </w:ins>
      <w:ins w:id="4339" w:author="Steve Maas" w:date="2014-01-02T16:58:00Z">
        <w:r>
          <w:t xml:space="preserve"> is satisfied sufficiently the user can look at the volume ratio which has to be close to one. </w:t>
        </w:r>
      </w:ins>
      <w:ins w:id="4340" w:author="Steve Maas" w:date="2014-01-02T16:59:00Z">
        <w:r>
          <w:t xml:space="preserve">If it deviates from one too much the user needs to increase the </w:t>
        </w:r>
      </w:ins>
      <w:ins w:id="4341" w:author="Steve Maas" w:date="2014-01-02T17:00:00Z">
        <w:r>
          <w:t xml:space="preserve">“bulk modulus” of the material. </w:t>
        </w:r>
      </w:ins>
    </w:p>
    <w:p w14:paraId="2F03663F" w14:textId="77777777" w:rsidR="004A7278" w:rsidRDefault="004A7278">
      <w:pPr>
        <w:rPr>
          <w:ins w:id="4342" w:author="Steve Maas" w:date="2014-01-02T17:01:00Z"/>
        </w:rPr>
      </w:pPr>
    </w:p>
    <w:p w14:paraId="7BB297F0" w14:textId="0A0A561F" w:rsidR="004A7278" w:rsidRDefault="004A7278">
      <w:pPr>
        <w:rPr>
          <w:ins w:id="4343" w:author="Steve Maas" w:date="2014-01-02T16:56:00Z"/>
        </w:rPr>
      </w:pPr>
      <w:ins w:id="4344" w:author="Steve Maas" w:date="2014-01-02T17:00:00Z">
        <w:r>
          <w:t xml:space="preserve">For coupled materials, incompressibility is </w:t>
        </w:r>
      </w:ins>
      <w:ins w:id="4345" w:author="Steve Maas" w:date="2014-01-02T17:01:00Z">
        <w:r>
          <w:t xml:space="preserve">not treated explicitly and </w:t>
        </w:r>
      </w:ins>
      <w:ins w:id="4346" w:author="Steve Maas" w:date="2014-01-02T17:00:00Z">
        <w:r>
          <w:t xml:space="preserve">care must be taken when </w:t>
        </w:r>
      </w:ins>
      <w:ins w:id="4347" w:author="Steve Maas" w:date="2014-01-02T17:01:00Z">
        <w:r>
          <w:t xml:space="preserve">using coupled materials in a near-incompressible regime (e.g. setting the Poisson’s ratio too close to 0.5 for a neo-Hookean material). </w:t>
        </w:r>
      </w:ins>
      <w:ins w:id="4348" w:author="Steve Maas" w:date="2014-01-02T17:02:00Z">
        <w:r w:rsidR="0085430D">
          <w:t xml:space="preserve">In that case, the solution will most likely “lock” which manifests itself in displacements that are too small. </w:t>
        </w:r>
      </w:ins>
      <w:ins w:id="4349" w:author="Steve Maas" w:date="2014-01-02T17:03:00Z">
        <w:r w:rsidR="0085430D">
          <w:t xml:space="preserve">Inspection of the volume ratio may not be sufficient to identify locking. </w:t>
        </w:r>
      </w:ins>
      <w:ins w:id="4350" w:author="Steve Maas" w:date="2014-01-02T17:04:00Z">
        <w:r w:rsidR="0085430D">
          <w:t>However</w:t>
        </w:r>
      </w:ins>
      <w:ins w:id="4351" w:author="Steve Maas" w:date="2014-01-02T17:03:00Z">
        <w:r w:rsidR="0085430D">
          <w:t xml:space="preserve">, a mesh convergence study </w:t>
        </w:r>
      </w:ins>
      <w:ins w:id="4352" w:author="Steve Maas" w:date="2014-01-02T17:04:00Z">
        <w:r w:rsidR="0085430D">
          <w:t>will often help in identifying this problem.</w:t>
        </w:r>
      </w:ins>
    </w:p>
    <w:p w14:paraId="1DD1262F" w14:textId="77777777" w:rsidR="004A7278" w:rsidRDefault="004A7278">
      <w:pPr>
        <w:rPr>
          <w:ins w:id="4353" w:author="Steve Maas" w:date="2014-01-02T17:04:00Z"/>
        </w:rPr>
      </w:pPr>
    </w:p>
    <w:p w14:paraId="499695B0" w14:textId="645A96D4" w:rsidR="0085430D" w:rsidRDefault="0085430D">
      <w:pPr>
        <w:rPr>
          <w:ins w:id="4354" w:author="Steve Maas" w:date="2014-01-02T17:06:00Z"/>
        </w:rPr>
      </w:pPr>
      <w:ins w:id="4355" w:author="Steve Maas" w:date="2014-01-02T17:04:00Z">
        <w:r>
          <w:lastRenderedPageBreak/>
          <w:t>When a contact constraint is not sufficiently enforced, the contact</w:t>
        </w:r>
      </w:ins>
      <w:ins w:id="4356" w:author="Steve Maas" w:date="2014-01-02T17:05:00Z">
        <w:r>
          <w:t>ing</w:t>
        </w:r>
      </w:ins>
      <w:ins w:id="4357" w:author="Steve Maas" w:date="2014-01-02T17:04:00Z">
        <w:r>
          <w:t xml:space="preserve"> surfac</w:t>
        </w:r>
      </w:ins>
      <w:ins w:id="4358" w:author="Steve Maas" w:date="2014-01-02T17:05:00Z">
        <w:r>
          <w:t xml:space="preserve">es will have penetrated. This problem is usually identified easily by looking at the deformed model in a post-processing software (e.g. PostView). </w:t>
        </w:r>
      </w:ins>
      <w:ins w:id="4359" w:author="Steve Maas" w:date="2014-01-02T17:06:00Z">
        <w:r>
          <w:t>Increasing the penalty factor and/or decreasing the augmented Lagrangian tolerance should solve this problem.</w:t>
        </w:r>
      </w:ins>
    </w:p>
    <w:p w14:paraId="7374845C" w14:textId="77777777" w:rsidR="0085430D" w:rsidRDefault="0085430D">
      <w:pPr>
        <w:rPr>
          <w:ins w:id="4360" w:author="Steve Maas" w:date="2014-01-02T14:33:00Z"/>
        </w:rPr>
      </w:pPr>
    </w:p>
    <w:p w14:paraId="742E08A0" w14:textId="31B47836" w:rsidR="00DF1A47" w:rsidRPr="00FE00A6" w:rsidDel="0085430D" w:rsidRDefault="00DF1A47">
      <w:pPr>
        <w:rPr>
          <w:del w:id="4361" w:author="Steve Maas" w:date="2014-01-02T17:06:00Z"/>
        </w:rPr>
      </w:pPr>
      <w:bookmarkStart w:id="4362" w:name="_Toc376446466"/>
      <w:bookmarkStart w:id="4363" w:name="_Toc376446695"/>
      <w:bookmarkStart w:id="4364" w:name="_Toc376446924"/>
      <w:bookmarkStart w:id="4365" w:name="_Toc376447153"/>
      <w:bookmarkStart w:id="4366" w:name="_Toc376787098"/>
      <w:bookmarkStart w:id="4367" w:name="_Toc376787329"/>
      <w:bookmarkStart w:id="4368" w:name="_Toc376787560"/>
      <w:bookmarkStart w:id="4369" w:name="_Toc376858660"/>
      <w:bookmarkStart w:id="4370" w:name="_Toc377547140"/>
      <w:bookmarkStart w:id="4371" w:name="_Toc377547386"/>
      <w:bookmarkEnd w:id="4362"/>
      <w:bookmarkEnd w:id="4363"/>
      <w:bookmarkEnd w:id="4364"/>
      <w:bookmarkEnd w:id="4365"/>
      <w:bookmarkEnd w:id="4366"/>
      <w:bookmarkEnd w:id="4367"/>
      <w:bookmarkEnd w:id="4368"/>
      <w:bookmarkEnd w:id="4369"/>
      <w:bookmarkEnd w:id="4370"/>
      <w:bookmarkEnd w:id="4371"/>
    </w:p>
    <w:p w14:paraId="59A843D7" w14:textId="5D8E4E98" w:rsidR="00590133" w:rsidRDefault="00590133" w:rsidP="007D6F0D">
      <w:pPr>
        <w:pStyle w:val="Heading2"/>
      </w:pPr>
      <w:bookmarkStart w:id="4372" w:name="_Toc385498608"/>
      <w:r>
        <w:t>Limitations of FEBio</w:t>
      </w:r>
      <w:bookmarkEnd w:id="4372"/>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4373" w:author="Steve Maas" w:date="2014-01-02T14:14:00Z"/>
        </w:rPr>
      </w:pPr>
    </w:p>
    <w:p w14:paraId="3FE3A5E7" w14:textId="376B9A5F" w:rsidR="00DE1D8A" w:rsidRDefault="00DE1D8A">
      <w:pPr>
        <w:pStyle w:val="Heading3"/>
        <w:rPr>
          <w:ins w:id="4374" w:author="Steve Maas" w:date="2014-01-02T14:15:00Z"/>
        </w:rPr>
        <w:pPrChange w:id="4375" w:author="Steve Maas" w:date="2014-01-02T14:14:00Z">
          <w:pPr/>
        </w:pPrChange>
      </w:pPr>
      <w:bookmarkStart w:id="4376" w:name="_Toc385498609"/>
      <w:ins w:id="4377" w:author="Steve Maas" w:date="2014-01-02T14:15:00Z">
        <w:r>
          <w:t>Geometrical instabilities</w:t>
        </w:r>
        <w:bookmarkEnd w:id="4376"/>
      </w:ins>
    </w:p>
    <w:p w14:paraId="6012419A" w14:textId="6B61E62B" w:rsidR="00DE1D8A" w:rsidRDefault="00DE1D8A">
      <w:pPr>
        <w:rPr>
          <w:ins w:id="4378" w:author="Steve Maas" w:date="2014-01-02T14:21:00Z"/>
        </w:rPr>
      </w:pPr>
      <w:ins w:id="4379" w:author="Steve Maas" w:date="2014-01-02T14:15:00Z">
        <w:r>
          <w:t xml:space="preserve">A geometrical instability is a point in the solution </w:t>
        </w:r>
      </w:ins>
      <w:ins w:id="4380" w:author="Steve Maas" w:date="2014-01-02T14:16:00Z">
        <w:r>
          <w:t xml:space="preserve">at which </w:t>
        </w:r>
      </w:ins>
      <w:ins w:id="4381" w:author="Steve Maas" w:date="2014-01-02T14:15:00Z">
        <w:r>
          <w:t>several paths for continuing the solution</w:t>
        </w:r>
      </w:ins>
      <w:ins w:id="4382" w:author="Steve Maas" w:date="2014-01-02T14:16:00Z">
        <w:r>
          <w:t xml:space="preserve"> are possible. </w:t>
        </w:r>
      </w:ins>
      <w:ins w:id="4383" w:author="Steve Maas" w:date="2014-01-02T14:17:00Z">
        <w:r>
          <w:t>T</w:t>
        </w:r>
      </w:ins>
      <w:ins w:id="4384" w:author="Steve Maas" w:date="2014-01-02T14:16:00Z">
        <w:r>
          <w:t>ypical example</w:t>
        </w:r>
      </w:ins>
      <w:ins w:id="4385" w:author="Steve Maas" w:date="2014-01-02T14:17:00Z">
        <w:r>
          <w:t>s</w:t>
        </w:r>
      </w:ins>
      <w:ins w:id="4386" w:author="Steve Maas" w:date="2014-01-02T14:16:00Z">
        <w:r>
          <w:t xml:space="preserve"> </w:t>
        </w:r>
      </w:ins>
      <w:ins w:id="4387" w:author="Steve Maas" w:date="2014-01-02T14:17:00Z">
        <w:r>
          <w:t xml:space="preserve">are </w:t>
        </w:r>
      </w:ins>
      <w:ins w:id="4388" w:author="Steve Maas" w:date="2014-01-02T14:16:00Z">
        <w:r>
          <w:t xml:space="preserve">buckling </w:t>
        </w:r>
      </w:ins>
      <w:ins w:id="4389" w:author="Steve Maas" w:date="2014-01-02T14:17:00Z">
        <w:r>
          <w:t>of a column or inflation of a balloon</w:t>
        </w:r>
      </w:ins>
      <w:ins w:id="4390" w:author="Steve Maas" w:date="2014-01-02T14:16:00Z">
        <w:r>
          <w:t xml:space="preserve">. </w:t>
        </w:r>
      </w:ins>
      <w:ins w:id="4391" w:author="Steve Maas" w:date="2014-01-02T14:17:00Z">
        <w:r>
          <w:t>FEBio’s Newton based solvers cannot handle buckling since usually at these points, the material</w:t>
        </w:r>
      </w:ins>
      <w:ins w:id="4392" w:author="Steve Maas" w:date="2014-01-02T14:18:00Z">
        <w:r>
          <w:t xml:space="preserve">’s elasticity tangent is not uniquely defined. Although in some cases FEBio will be able to pass </w:t>
        </w:r>
      </w:ins>
      <w:ins w:id="4393" w:author="Steve Maas" w:date="2014-01-02T14:19:00Z">
        <w:r>
          <w:t xml:space="preserve">a </w:t>
        </w:r>
      </w:ins>
      <w:ins w:id="4394" w:author="Steve Maas" w:date="2014-01-02T14:18:00Z">
        <w:r>
          <w:t>buckling point</w:t>
        </w:r>
      </w:ins>
      <w:ins w:id="4395" w:author="Steve Maas" w:date="2014-01-02T14:19:00Z">
        <w:r>
          <w:t xml:space="preserve">, in most cases, FEBio will not be able to converge </w:t>
        </w:r>
      </w:ins>
      <w:ins w:id="4396" w:author="Steve Maas" w:date="2014-01-02T14:20:00Z">
        <w:r>
          <w:t>to a solution</w:t>
        </w:r>
      </w:ins>
      <w:ins w:id="4397" w:author="Steve Maas" w:date="2014-01-02T14:19:00Z">
        <w:r>
          <w:t xml:space="preserve">. </w:t>
        </w:r>
      </w:ins>
    </w:p>
    <w:p w14:paraId="25C7F962" w14:textId="03B6DE86" w:rsidR="00DE1D8A" w:rsidRDefault="00DE1D8A">
      <w:pPr>
        <w:pStyle w:val="Heading3"/>
        <w:rPr>
          <w:ins w:id="4398" w:author="Steve Maas" w:date="2014-01-02T14:21:00Z"/>
        </w:rPr>
        <w:pPrChange w:id="4399" w:author="Steve Maas" w:date="2014-01-02T14:21:00Z">
          <w:pPr/>
        </w:pPrChange>
      </w:pPr>
      <w:bookmarkStart w:id="4400" w:name="_Toc385498610"/>
      <w:ins w:id="4401" w:author="Steve Maas" w:date="2014-01-02T14:21:00Z">
        <w:r>
          <w:t>Material instabilities</w:t>
        </w:r>
        <w:bookmarkEnd w:id="4400"/>
      </w:ins>
    </w:p>
    <w:p w14:paraId="19837DD1" w14:textId="4E55CE27" w:rsidR="00DE1D8A" w:rsidRDefault="009A09E2">
      <w:pPr>
        <w:rPr>
          <w:ins w:id="4402" w:author="Steve Maas" w:date="2014-01-02T14:22:00Z"/>
        </w:rPr>
      </w:pPr>
      <w:ins w:id="4403" w:author="Steve Maas" w:date="2014-01-02T14:21:00Z">
        <w:r>
          <w:t xml:space="preserve">A material instability is </w:t>
        </w:r>
      </w:ins>
      <w:ins w:id="4404" w:author="Steve Maas" w:date="2014-01-02T14:22:00Z">
        <w:r>
          <w:t xml:space="preserve">a </w:t>
        </w:r>
      </w:ins>
      <w:ins w:id="4405" w:author="Steve Maas" w:date="2014-01-02T14:21:00Z">
        <w:r>
          <w:t xml:space="preserve">point in the stress-strain response where the slope of the stress-strain curve effectively becomes zero. </w:t>
        </w:r>
      </w:ins>
      <w:ins w:id="4406"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4407" w:author="Steve Maas" w:date="2014-01-02T14:24:00Z"/>
        </w:rPr>
      </w:pPr>
    </w:p>
    <w:p w14:paraId="4CD27D11" w14:textId="7887B84F" w:rsidR="009A09E2" w:rsidDel="009A09E2" w:rsidRDefault="009A09E2">
      <w:pPr>
        <w:rPr>
          <w:del w:id="4408" w:author="Steve Maas" w:date="2014-01-02T14:26:00Z"/>
        </w:rPr>
        <w:pPrChange w:id="4409" w:author="Steve Maas" w:date="2014-01-02T14:26:00Z">
          <w:pPr>
            <w:pStyle w:val="ListParagraph"/>
            <w:numPr>
              <w:numId w:val="58"/>
            </w:numPr>
            <w:tabs>
              <w:tab w:val="num" w:pos="720"/>
            </w:tabs>
            <w:ind w:hanging="360"/>
          </w:pPr>
        </w:pPrChange>
      </w:pPr>
      <w:ins w:id="4410"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4411" w:author="Steve Maas" w:date="2014-01-02T14:26:00Z">
        <w:r>
          <w:t xml:space="preserve">and even if it finds a solution, it may not to useful. </w:t>
        </w:r>
      </w:ins>
    </w:p>
    <w:p w14:paraId="5FADBD22" w14:textId="77777777" w:rsidR="009A09E2" w:rsidRPr="00FE00A6" w:rsidRDefault="009A09E2" w:rsidP="00FE00A6">
      <w:pPr>
        <w:rPr>
          <w:ins w:id="4412" w:author="Steve Maas" w:date="2014-01-02T14:26:00Z"/>
        </w:rPr>
      </w:pPr>
    </w:p>
    <w:p w14:paraId="587DF599" w14:textId="332FBF71" w:rsidR="00590133" w:rsidDel="009A09E2" w:rsidRDefault="009A09E2">
      <w:pPr>
        <w:pStyle w:val="Heading3"/>
        <w:rPr>
          <w:del w:id="4413" w:author="Steve Maas" w:date="2014-01-02T14:26:00Z"/>
        </w:rPr>
        <w:pPrChange w:id="4414" w:author="Steve Maas" w:date="2014-01-02T14:26:00Z">
          <w:pPr>
            <w:pStyle w:val="ListParagraph"/>
            <w:numPr>
              <w:numId w:val="58"/>
            </w:numPr>
            <w:tabs>
              <w:tab w:val="num" w:pos="720"/>
            </w:tabs>
            <w:ind w:hanging="360"/>
          </w:pPr>
        </w:pPrChange>
      </w:pPr>
      <w:bookmarkStart w:id="4415" w:name="_Toc385498611"/>
      <w:ins w:id="4416" w:author="Steve Maas" w:date="2014-01-02T14:27:00Z">
        <w:r>
          <w:t>Re</w:t>
        </w:r>
      </w:ins>
      <w:r w:rsidR="0063263E">
        <w:t>me</w:t>
      </w:r>
      <w:ins w:id="4417" w:author="Steve Maas" w:date="2014-01-02T14:27:00Z">
        <w:r>
          <w:t>shing</w:t>
        </w:r>
      </w:ins>
      <w:del w:id="4418"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4415"/>
      </w:del>
    </w:p>
    <w:p w14:paraId="45607322" w14:textId="77777777" w:rsidR="009A09E2" w:rsidRDefault="009A09E2">
      <w:pPr>
        <w:pStyle w:val="Heading3"/>
        <w:rPr>
          <w:ins w:id="4419" w:author="Steve Maas" w:date="2014-01-02T14:26:00Z"/>
        </w:rPr>
        <w:pPrChange w:id="4420" w:author="Steve Maas" w:date="2014-01-02T14:26:00Z">
          <w:pPr>
            <w:pStyle w:val="ListParagraph"/>
            <w:numPr>
              <w:numId w:val="58"/>
            </w:numPr>
            <w:tabs>
              <w:tab w:val="num" w:pos="720"/>
            </w:tabs>
            <w:ind w:hanging="360"/>
          </w:pPr>
        </w:pPrChange>
      </w:pPr>
      <w:bookmarkStart w:id="4421" w:name="_Toc385498612"/>
      <w:bookmarkEnd w:id="4421"/>
    </w:p>
    <w:p w14:paraId="202DC362" w14:textId="0403C7F3" w:rsidR="009A09E2" w:rsidRDefault="009A09E2">
      <w:pPr>
        <w:rPr>
          <w:ins w:id="4422" w:author="Steve Maas" w:date="2014-01-02T14:26:00Z"/>
        </w:rPr>
        <w:pPrChange w:id="4423" w:author="Steve Maas" w:date="2014-01-02T14:26:00Z">
          <w:pPr>
            <w:pStyle w:val="ListParagraph"/>
            <w:numPr>
              <w:numId w:val="58"/>
            </w:numPr>
            <w:tabs>
              <w:tab w:val="num" w:pos="720"/>
            </w:tabs>
            <w:ind w:hanging="360"/>
          </w:pPr>
        </w:pPrChange>
      </w:pPr>
      <w:ins w:id="4424" w:author="Steve Maas" w:date="2014-01-02T14:27:00Z">
        <w:r>
          <w:t>FEBio is designed to solve problems that can undergo large deformations. However, when the deformations become too large</w:t>
        </w:r>
      </w:ins>
      <w:ins w:id="4425" w:author="Steve Maas" w:date="2014-01-02T14:28:00Z">
        <w:r>
          <w:t xml:space="preserve"> it can happen that the finite element mesh cannot be distorted any further without inverting elements. In that case, FEBio will not be able to continue the solution and will most likely terminate </w:t>
        </w:r>
      </w:ins>
      <w:ins w:id="4426" w:author="Steve Maas" w:date="2014-01-02T14:29:00Z">
        <w:r>
          <w:t>with</w:t>
        </w:r>
      </w:ins>
      <w:ins w:id="4427" w:author="Steve Maas" w:date="2014-01-02T14:28:00Z">
        <w:r>
          <w:t xml:space="preserve"> </w:t>
        </w:r>
      </w:ins>
      <w:ins w:id="4428" w:author="Steve Maas" w:date="2014-01-02T14:29:00Z">
        <w:r>
          <w:t xml:space="preserve">a negative jacobian error message. </w:t>
        </w:r>
      </w:ins>
    </w:p>
    <w:p w14:paraId="16AD4CE3" w14:textId="77777777" w:rsidR="009A09E2" w:rsidRDefault="009A09E2">
      <w:pPr>
        <w:rPr>
          <w:ins w:id="4429" w:author="Steve Maas" w:date="2014-01-02T14:30:00Z"/>
        </w:rPr>
        <w:pPrChange w:id="4430" w:author="Steve Maas" w:date="2014-01-02T14:26:00Z">
          <w:pPr>
            <w:pStyle w:val="ListParagraph"/>
            <w:numPr>
              <w:numId w:val="58"/>
            </w:numPr>
            <w:tabs>
              <w:tab w:val="num" w:pos="720"/>
            </w:tabs>
            <w:ind w:hanging="360"/>
          </w:pPr>
        </w:pPrChange>
      </w:pPr>
    </w:p>
    <w:p w14:paraId="7C5A23E2" w14:textId="1C6F481C" w:rsidR="00D0053D" w:rsidRDefault="009A09E2">
      <w:pPr>
        <w:rPr>
          <w:ins w:id="4431" w:author="Steve Maas" w:date="2014-01-02T16:22:00Z"/>
        </w:rPr>
        <w:pPrChange w:id="4432" w:author="Steve Maas" w:date="2014-01-02T14:26:00Z">
          <w:pPr>
            <w:pStyle w:val="ListParagraph"/>
            <w:numPr>
              <w:numId w:val="58"/>
            </w:numPr>
            <w:tabs>
              <w:tab w:val="num" w:pos="720"/>
            </w:tabs>
            <w:ind w:hanging="360"/>
          </w:pPr>
        </w:pPrChange>
      </w:pPr>
      <w:ins w:id="4433" w:author="Steve Maas" w:date="2014-01-02T14:30:00Z">
        <w:r>
          <w:t>One possible solution to this problem is to remesh the model at th</w:t>
        </w:r>
      </w:ins>
      <w:ins w:id="4434" w:author="Steve Maas" w:date="2014-01-02T14:31:00Z">
        <w:r>
          <w:t>e</w:t>
        </w:r>
      </w:ins>
      <w:ins w:id="4435" w:author="Steve Maas" w:date="2014-01-02T14:30:00Z">
        <w:r>
          <w:t xml:space="preserve"> point</w:t>
        </w:r>
      </w:ins>
      <w:ins w:id="4436" w:author="Steve Maas" w:date="2014-01-02T14:31:00Z">
        <w:r>
          <w:t xml:space="preserve"> at which the deformation become too large</w:t>
        </w:r>
      </w:ins>
      <w:ins w:id="4437" w:author="Steve Maas" w:date="2014-01-02T14:30:00Z">
        <w:r>
          <w:t xml:space="preserve">, but currently FEBio does not have any remeshing capabilities. </w:t>
        </w:r>
      </w:ins>
      <w:del w:id="4438"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4439" w:author="Steve Maas" w:date="2014-01-02T14:31:00Z">
        <w:r w:rsidR="00DF1A47">
          <w:t xml:space="preserve">The only remedy at this point is to plan ahead and design your mesh in such a way that the elements will not invert in the range of deformation that you are </w:t>
        </w:r>
      </w:ins>
      <w:ins w:id="4440" w:author="Steve Maas" w:date="2014-01-02T14:32:00Z">
        <w:r w:rsidR="00DF1A47">
          <w:t>interested</w:t>
        </w:r>
      </w:ins>
      <w:ins w:id="4441" w:author="Steve Maas" w:date="2014-01-02T14:31:00Z">
        <w:r w:rsidR="00DF1A47">
          <w:t xml:space="preserve"> </w:t>
        </w:r>
      </w:ins>
      <w:ins w:id="4442" w:author="Steve Maas" w:date="2014-01-02T14:32:00Z">
        <w:r w:rsidR="00DF1A47">
          <w:t>in (e.g. place a butterfly mesh in sharp corners or make the mesh finer in areas of larger deformation).</w:t>
        </w:r>
      </w:ins>
    </w:p>
    <w:p w14:paraId="2D1C8A6F" w14:textId="77777777" w:rsidR="00997C6C" w:rsidRDefault="00997C6C">
      <w:pPr>
        <w:rPr>
          <w:ins w:id="4443" w:author="Steve Maas" w:date="2014-01-02T16:22:00Z"/>
        </w:rPr>
        <w:pPrChange w:id="4444"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4445" w:author="Steve Maas" w:date="2014-01-02T16:23:00Z"/>
        </w:rPr>
        <w:pPrChange w:id="4446" w:author="Steve Maas" w:date="2014-01-02T16:22:00Z">
          <w:pPr>
            <w:pStyle w:val="ListParagraph"/>
            <w:numPr>
              <w:numId w:val="58"/>
            </w:numPr>
            <w:tabs>
              <w:tab w:val="num" w:pos="720"/>
            </w:tabs>
            <w:ind w:hanging="360"/>
          </w:pPr>
        </w:pPrChange>
      </w:pPr>
      <w:bookmarkStart w:id="4447" w:name="_Toc385498613"/>
      <w:ins w:id="4448" w:author="Steve Maas" w:date="2014-01-02T16:23:00Z">
        <w:r>
          <w:lastRenderedPageBreak/>
          <w:t>Force-driven Problems</w:t>
        </w:r>
        <w:bookmarkEnd w:id="4447"/>
      </w:ins>
    </w:p>
    <w:p w14:paraId="311E7AA0" w14:textId="39D72FC2" w:rsidR="00997C6C" w:rsidRDefault="00997C6C">
      <w:pPr>
        <w:rPr>
          <w:ins w:id="4449" w:author="Steve Maas" w:date="2014-01-02T16:32:00Z"/>
        </w:rPr>
        <w:pPrChange w:id="4450" w:author="Steve Maas" w:date="2014-01-02T16:23:00Z">
          <w:pPr>
            <w:pStyle w:val="ListParagraph"/>
            <w:numPr>
              <w:numId w:val="58"/>
            </w:numPr>
            <w:tabs>
              <w:tab w:val="num" w:pos="720"/>
            </w:tabs>
            <w:ind w:hanging="360"/>
          </w:pPr>
        </w:pPrChange>
      </w:pPr>
      <w:ins w:id="4451"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4452" w:author="Steve Maas" w:date="2014-01-02T16:26:00Z">
        <w:r>
          <w:rPr>
            <w:rStyle w:val="FootnoteReference"/>
          </w:rPr>
          <w:footnoteReference w:id="9"/>
        </w:r>
      </w:ins>
      <w:ins w:id="4455" w:author="Steve Maas" w:date="2014-01-02T16:23:00Z">
        <w:r>
          <w:t>.</w:t>
        </w:r>
      </w:ins>
      <w:ins w:id="4456" w:author="Steve Maas" w:date="2014-01-02T16:27:00Z">
        <w:r>
          <w:t xml:space="preserve"> The cause of this </w:t>
        </w:r>
      </w:ins>
      <w:ins w:id="4457" w:author="Steve Maas" w:date="2014-01-02T16:28:00Z">
        <w:r>
          <w:t>instability</w:t>
        </w:r>
      </w:ins>
      <w:ins w:id="4458" w:author="Steve Maas" w:date="2014-01-02T16:27:00Z">
        <w:r>
          <w:t xml:space="preserve"> can easily </w:t>
        </w:r>
      </w:ins>
      <w:ins w:id="4459"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4460" w:author="Steve Maas" w:date="2014-01-02T16:30:00Z">
        <w:r>
          <w:t xml:space="preserve">box must generate stresses which balance the applied forces exactly. Unfortunately, the numerical solution will only be approximate </w:t>
        </w:r>
      </w:ins>
      <w:ins w:id="4461" w:author="Steve Maas" w:date="2014-01-02T16:31:00Z">
        <w:r>
          <w:t xml:space="preserve">due to numerical round-off errors inherent in the calculation. Even the slightest deviation </w:t>
        </w:r>
        <w:r w:rsidR="00432E39">
          <w:t xml:space="preserve">from balancing the forces exactly will create a net-force which </w:t>
        </w:r>
      </w:ins>
      <w:ins w:id="4462" w:author="Steve Maas" w:date="2014-01-02T16:32:00Z">
        <w:r w:rsidR="00432E39">
          <w:t>in turn causes the model to fly off in the unconstrained direction</w:t>
        </w:r>
      </w:ins>
      <w:ins w:id="4463" w:author="Steve Maas" w:date="2014-01-02T16:33:00Z">
        <w:r w:rsidR="00432E39">
          <w:t xml:space="preserve"> (in which a rigid body mode now exists)</w:t>
        </w:r>
      </w:ins>
      <w:ins w:id="4464" w:author="Steve Maas" w:date="2014-01-02T16:32:00Z">
        <w:r w:rsidR="00432E39">
          <w:t>.</w:t>
        </w:r>
      </w:ins>
    </w:p>
    <w:p w14:paraId="7BD96979" w14:textId="77777777" w:rsidR="00432E39" w:rsidRDefault="00432E39">
      <w:pPr>
        <w:rPr>
          <w:ins w:id="4465" w:author="Steve Maas" w:date="2014-01-02T16:32:00Z"/>
        </w:rPr>
        <w:pPrChange w:id="4466" w:author="Steve Maas" w:date="2014-01-02T16:23:00Z">
          <w:pPr>
            <w:pStyle w:val="ListParagraph"/>
            <w:numPr>
              <w:numId w:val="58"/>
            </w:numPr>
            <w:tabs>
              <w:tab w:val="num" w:pos="720"/>
            </w:tabs>
            <w:ind w:hanging="360"/>
          </w:pPr>
        </w:pPrChange>
      </w:pPr>
    </w:p>
    <w:p w14:paraId="297BFAAE" w14:textId="4AF90F89" w:rsidR="00432E39" w:rsidRDefault="00432E39">
      <w:pPr>
        <w:rPr>
          <w:ins w:id="4467" w:author="Steve Maas" w:date="2014-01-02T17:06:00Z"/>
        </w:rPr>
        <w:pPrChange w:id="4468" w:author="Steve Maas" w:date="2014-01-02T16:23:00Z">
          <w:pPr>
            <w:pStyle w:val="ListParagraph"/>
            <w:numPr>
              <w:numId w:val="58"/>
            </w:numPr>
            <w:tabs>
              <w:tab w:val="num" w:pos="720"/>
            </w:tabs>
            <w:ind w:hanging="360"/>
          </w:pPr>
        </w:pPrChange>
      </w:pPr>
      <w:ins w:id="4469"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4470"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4471" w:author="Steve Maas" w:date="2014-01-02T17:06:00Z"/>
        </w:rPr>
        <w:pPrChange w:id="4472"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4473" w:author="Steve Maas" w:date="2014-01-02T17:07:00Z"/>
        </w:rPr>
        <w:pPrChange w:id="4474" w:author="Steve Maas" w:date="2014-01-02T17:06:00Z">
          <w:pPr>
            <w:pStyle w:val="ListParagraph"/>
            <w:numPr>
              <w:numId w:val="58"/>
            </w:numPr>
            <w:tabs>
              <w:tab w:val="num" w:pos="720"/>
            </w:tabs>
            <w:ind w:hanging="360"/>
          </w:pPr>
        </w:pPrChange>
      </w:pPr>
      <w:bookmarkStart w:id="4475" w:name="_Toc385498614"/>
      <w:ins w:id="4476" w:author="Steve Maas" w:date="2014-01-02T17:07:00Z">
        <w:r>
          <w:t xml:space="preserve">Solutions obtained on </w:t>
        </w:r>
      </w:ins>
      <w:ins w:id="4477" w:author="Steve Maas" w:date="2014-01-02T17:06:00Z">
        <w:r>
          <w:t xml:space="preserve">Multi-processor </w:t>
        </w:r>
      </w:ins>
      <w:ins w:id="4478" w:author="Steve Maas" w:date="2014-01-02T17:07:00Z">
        <w:r>
          <w:t>Machines</w:t>
        </w:r>
        <w:bookmarkEnd w:id="4475"/>
      </w:ins>
    </w:p>
    <w:p w14:paraId="32BBF32B" w14:textId="5431C6A9" w:rsidR="0085430D" w:rsidRDefault="0085430D">
      <w:pPr>
        <w:rPr>
          <w:ins w:id="4479" w:author="Steve Maas" w:date="2014-01-02T17:12:00Z"/>
        </w:rPr>
        <w:pPrChange w:id="4480" w:author="Steve Maas" w:date="2014-01-02T17:07:00Z">
          <w:pPr>
            <w:pStyle w:val="ListParagraph"/>
            <w:numPr>
              <w:numId w:val="58"/>
            </w:numPr>
            <w:tabs>
              <w:tab w:val="num" w:pos="720"/>
            </w:tabs>
            <w:ind w:hanging="360"/>
          </w:pPr>
        </w:pPrChange>
      </w:pPr>
      <w:ins w:id="4481" w:author="Steve Maas" w:date="2014-01-02T17:07:00Z">
        <w:r>
          <w:t xml:space="preserve">Although </w:t>
        </w:r>
      </w:ins>
      <w:ins w:id="4482" w:author="Steve Maas" w:date="2014-01-02T17:08:00Z">
        <w:r>
          <w:t xml:space="preserve">technically </w:t>
        </w:r>
      </w:ins>
      <w:ins w:id="4483"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4484" w:author="Steve Maas" w:date="2014-01-02T17:08:00Z">
        <w:r>
          <w:t xml:space="preserve">This is caused by the fact that on multi-processor machines the same calculations can be executed in a different order and due to </w:t>
        </w:r>
      </w:ins>
      <w:ins w:id="4485" w:author="Steve Maas" w:date="2014-01-02T17:09:00Z">
        <w:r>
          <w:t xml:space="preserve">the accumulation of </w:t>
        </w:r>
      </w:ins>
      <w:ins w:id="4486" w:author="Steve Maas" w:date="2014-01-02T17:08:00Z">
        <w:r>
          <w:t xml:space="preserve">numerical round-off errors </w:t>
        </w:r>
      </w:ins>
      <w:ins w:id="4487" w:author="Steve Maas" w:date="2014-01-02T17:09:00Z">
        <w:r>
          <w:t>may result in slightly different answers. Th</w:t>
        </w:r>
      </w:ins>
      <w:ins w:id="4488" w:author="Steve Maas" w:date="2014-01-02T17:10:00Z">
        <w:r>
          <w:t xml:space="preserve">e type of problems that are mostly affected by this are problems that are close too being ill-conditioned. Also, problems that have many time steps or require many iterations </w:t>
        </w:r>
      </w:ins>
      <w:ins w:id="4489" w:author="Steve Maas" w:date="2014-01-02T17:12:00Z">
        <w:r>
          <w:t>for</w:t>
        </w:r>
      </w:ins>
      <w:ins w:id="4490" w:author="Steve Maas" w:date="2014-01-02T17:10:00Z">
        <w:r>
          <w:t xml:space="preserve"> each time step</w:t>
        </w:r>
      </w:ins>
      <w:ins w:id="4491" w:author="Steve Maas" w:date="2014-01-02T17:12:00Z">
        <w:r w:rsidR="0063263E">
          <w:t xml:space="preserve"> may be affected by this. </w:t>
        </w:r>
      </w:ins>
    </w:p>
    <w:p w14:paraId="539347AE" w14:textId="77777777" w:rsidR="0063263E" w:rsidRDefault="0063263E">
      <w:pPr>
        <w:rPr>
          <w:ins w:id="4492" w:author="Steve Maas" w:date="2014-01-02T17:12:00Z"/>
        </w:rPr>
        <w:pPrChange w:id="4493"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4494" w:author="Steve Maas" w:date="2014-01-02T17:07:00Z">
          <w:pPr>
            <w:pStyle w:val="ListParagraph"/>
            <w:numPr>
              <w:numId w:val="58"/>
            </w:numPr>
            <w:tabs>
              <w:tab w:val="num" w:pos="720"/>
            </w:tabs>
            <w:ind w:hanging="360"/>
          </w:pPr>
        </w:pPrChange>
      </w:pPr>
      <w:ins w:id="4495" w:author="Steve Maas" w:date="2014-01-02T17:12:00Z">
        <w:r>
          <w:t xml:space="preserve">If you experience </w:t>
        </w:r>
      </w:ins>
      <w:ins w:id="4496" w:author="Steve Maas" w:date="2014-01-02T17:13:00Z">
        <w:r>
          <w:t>different answers for the same problem</w:t>
        </w:r>
      </w:ins>
      <w:ins w:id="4497" w:author="Steve Maas" w:date="2014-01-02T17:12:00Z">
        <w:r>
          <w:t xml:space="preserve">, </w:t>
        </w:r>
      </w:ins>
      <w:r w:rsidR="00121748">
        <w:t>try running the model on just one processor (if possible)</w:t>
      </w:r>
      <w:ins w:id="4498" w:author="Steve Maas" w:date="2014-01-02T17:13:00Z">
        <w:r>
          <w:t xml:space="preserve">. </w:t>
        </w:r>
        <w:proofErr w:type="gramStart"/>
        <w:r>
          <w:t xml:space="preserve">See section </w:t>
        </w:r>
        <w:r>
          <w:fldChar w:fldCharType="begin"/>
        </w:r>
        <w:r>
          <w:instrText xml:space="preserve"> REF _Ref376446157 \r \h </w:instrText>
        </w:r>
      </w:ins>
      <w:r>
        <w:fldChar w:fldCharType="separate"/>
      </w:r>
      <w:ins w:id="4499" w:author="Steve Maas" w:date="2014-01-02T17:13:00Z">
        <w:r>
          <w:t>2.6</w:t>
        </w:r>
        <w:r>
          <w:fldChar w:fldCharType="end"/>
        </w:r>
        <w:r>
          <w:t xml:space="preserve"> for more information on how to run FEBio on multi-processor machines.</w:t>
        </w:r>
      </w:ins>
      <w:proofErr w:type="gramEnd"/>
    </w:p>
    <w:p w14:paraId="5B9587E7" w14:textId="77777777" w:rsidR="000140F2" w:rsidRDefault="000140F2" w:rsidP="000140F2"/>
    <w:p w14:paraId="24CAA91C" w14:textId="471C1580" w:rsidR="000140F2" w:rsidRDefault="000140F2" w:rsidP="007D6F0D">
      <w:pPr>
        <w:pStyle w:val="Heading2"/>
      </w:pPr>
      <w:bookmarkStart w:id="4500"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4500"/>
    </w:p>
    <w:p w14:paraId="37897DD1" w14:textId="7CB68764" w:rsidR="00DB69A3" w:rsidRDefault="00DB69A3">
      <w:pPr>
        <w:rPr>
          <w:ins w:id="4501" w:author="Steve Maas" w:date="2014-01-02T16:40:00Z"/>
        </w:rPr>
      </w:pPr>
      <w:ins w:id="4502" w:author="Steve Maas" w:date="2014-01-02T16:38:00Z">
        <w:r>
          <w:t xml:space="preserve">When you get here, you may be ready to pull all your hair out, but fret not, all is not lost. </w:t>
        </w:r>
      </w:ins>
      <w:ins w:id="4503" w:author="Steve Maas" w:date="2014-01-02T16:39:00Z">
        <w:r>
          <w:t xml:space="preserve">In fact, some people may have run into a similar issue and found a solution. The first place to find these </w:t>
        </w:r>
      </w:ins>
      <w:ins w:id="4504" w:author="Steve Maas" w:date="2014-01-02T16:40:00Z">
        <w:r>
          <w:t>people</w:t>
        </w:r>
      </w:ins>
      <w:ins w:id="4505" w:author="Steve Maas" w:date="2014-01-02T16:39:00Z">
        <w:r>
          <w:t xml:space="preserve"> </w:t>
        </w:r>
      </w:ins>
      <w:ins w:id="4506" w:author="Steve Maas" w:date="2014-01-02T16:40:00Z">
        <w:r>
          <w:t>is on the FEBio user’s forum (</w:t>
        </w:r>
      </w:ins>
      <w:ins w:id="4507" w:author="Steve Maas" w:date="2014-01-02T16:41:00Z">
        <w:r>
          <w:fldChar w:fldCharType="begin"/>
        </w:r>
        <w:r>
          <w:instrText xml:space="preserve"> HYPERLINK "</w:instrText>
        </w:r>
      </w:ins>
      <w:ins w:id="4508" w:author="Steve Maas" w:date="2014-01-02T16:40:00Z">
        <w:r w:rsidRPr="00DB69A3">
          <w:instrText>http://mrlforums.sci.utah.edu/forums/forum.php</w:instrText>
        </w:r>
      </w:ins>
      <w:ins w:id="4509" w:author="Steve Maas" w:date="2014-01-02T16:41:00Z">
        <w:r>
          <w:instrText xml:space="preserve">" </w:instrText>
        </w:r>
        <w:r>
          <w:fldChar w:fldCharType="separate"/>
        </w:r>
      </w:ins>
      <w:ins w:id="4510" w:author="Steve Maas" w:date="2014-01-02T16:40:00Z">
        <w:r w:rsidRPr="00251CA6">
          <w:rPr>
            <w:rStyle w:val="Hyperlink"/>
          </w:rPr>
          <w:t>http://mrlforums.sci.utah.edu/forums/forum.php</w:t>
        </w:r>
      </w:ins>
      <w:ins w:id="4511" w:author="Steve Maas" w:date="2014-01-02T16:41:00Z">
        <w:r>
          <w:fldChar w:fldCharType="end"/>
        </w:r>
      </w:ins>
      <w:ins w:id="4512" w:author="Steve Maas" w:date="2014-01-02T16:40:00Z">
        <w:r>
          <w:t xml:space="preserve">). </w:t>
        </w:r>
      </w:ins>
      <w:ins w:id="4513"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4514" w:author="Steve Maas" w:date="2014-01-02T16:43:00Z">
        <w:r w:rsidR="00061F56">
          <w:t>’t hesitate to use it!</w:t>
        </w:r>
      </w:ins>
    </w:p>
    <w:p w14:paraId="096B1684" w14:textId="77777777" w:rsidR="00DB69A3" w:rsidRDefault="00DB69A3">
      <w:pPr>
        <w:rPr>
          <w:ins w:id="4515" w:author="Steve Maas" w:date="2014-01-02T16:38:00Z"/>
        </w:rPr>
      </w:pPr>
    </w:p>
    <w:p w14:paraId="475C0D32" w14:textId="004D2DFD" w:rsidR="000140F2" w:rsidDel="00061F56" w:rsidRDefault="000140F2">
      <w:pPr>
        <w:rPr>
          <w:del w:id="4516" w:author="Steve Maas" w:date="2014-01-02T16:43:00Z"/>
        </w:rPr>
      </w:pPr>
      <w:del w:id="4517"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518" w:name="_Toc385498616"/>
      <w:r>
        <w:lastRenderedPageBreak/>
        <w:t xml:space="preserve">Configuration </w:t>
      </w:r>
      <w:r w:rsidR="00E67A22">
        <w:t>F</w:t>
      </w:r>
      <w:r>
        <w:t>ile</w:t>
      </w:r>
      <w:bookmarkEnd w:id="4518"/>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4519" w:author="Steve Maas" w:date="2014-01-02T11:08:00Z"/>
        </w:trPr>
        <w:tc>
          <w:tcPr>
            <w:tcW w:w="2448" w:type="dxa"/>
            <w:shd w:val="clear" w:color="auto" w:fill="auto"/>
          </w:tcPr>
          <w:p w14:paraId="14B62B6B" w14:textId="4EB42321" w:rsidR="00470C94" w:rsidRDefault="00470C94" w:rsidP="006A0BC1">
            <w:pPr>
              <w:pStyle w:val="code"/>
              <w:rPr>
                <w:ins w:id="4520" w:author="Steve Maas" w:date="2014-01-02T11:08:00Z"/>
              </w:rPr>
            </w:pPr>
            <w:ins w:id="4521" w:author="Steve Maas" w:date="2014-01-02T11:08:00Z">
              <w:r>
                <w:t>import</w:t>
              </w:r>
            </w:ins>
          </w:p>
        </w:tc>
        <w:tc>
          <w:tcPr>
            <w:tcW w:w="7128" w:type="dxa"/>
            <w:shd w:val="clear" w:color="auto" w:fill="auto"/>
          </w:tcPr>
          <w:p w14:paraId="2BAC5DAC" w14:textId="52E1FC7F" w:rsidR="00470C94" w:rsidRDefault="00470C94" w:rsidP="006A0BC1">
            <w:pPr>
              <w:rPr>
                <w:ins w:id="4522" w:author="Steve Maas" w:date="2014-01-02T11:08:00Z"/>
              </w:rPr>
            </w:pPr>
            <w:ins w:id="4523"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4524" w:author="Steve Maas" w:date="2014-01-02T11:08:00Z"/>
        </w:rPr>
      </w:pPr>
      <w:r>
        <w:t>FEBio supports several linear solvers, such as</w:t>
      </w:r>
      <w:del w:id="4525"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4526" w:author="Steve Maas" w:date="2014-01-02T11:09:00Z">
        <w:r w:rsidDel="00470C94">
          <w:delText xml:space="preserve">the SuperLU and the </w:delText>
        </w:r>
      </w:del>
      <w:r>
        <w:t>Pardiso solver are available on most platforms.</w:t>
      </w:r>
      <w:ins w:id="4527"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4528" w:author="Steve Maas" w:date="2014-01-02T11:09:00Z">
        <w:r>
          <w:t xml:space="preserve">As of </w:t>
        </w:r>
      </w:ins>
      <w:ins w:id="4529" w:author="Steve Maas" w:date="2014-01-02T11:10:00Z">
        <w:r>
          <w:t xml:space="preserve">FEBio 2.0 the user can create and use plugins designed for FEBio. These plugins extend the standard capabilities without the need to recompile the FEBio code. </w:t>
        </w:r>
      </w:ins>
      <w:ins w:id="4530" w:author="Steve Maas" w:date="2014-01-02T11:11:00Z">
        <w:r>
          <w:t xml:space="preserve">See Appendix B for more information on </w:t>
        </w:r>
      </w:ins>
      <w:ins w:id="4531" w:author="Steve Maas" w:date="2014-01-02T11:12:00Z">
        <w:r>
          <w:t xml:space="preserve">using </w:t>
        </w:r>
      </w:ins>
      <w:ins w:id="4532" w:author="Steve Maas" w:date="2014-01-02T11:11:00Z">
        <w:r>
          <w:t>pl</w:t>
        </w:r>
      </w:ins>
      <w:ins w:id="4533"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4534" w:name="_Toc385498617"/>
      <w:del w:id="4535" w:author="Steve Maas" w:date="2014-01-02T11:12:00Z">
        <w:r w:rsidDel="00470C94">
          <w:lastRenderedPageBreak/>
          <w:delText>LSDYNA Database Format</w:delText>
        </w:r>
      </w:del>
      <w:ins w:id="4536" w:author="Steve Maas" w:date="2014-01-02T11:12:00Z">
        <w:r w:rsidR="00470C94">
          <w:t>FEBio Plugins</w:t>
        </w:r>
      </w:ins>
      <w:bookmarkEnd w:id="4534"/>
    </w:p>
    <w:p w14:paraId="406503EE" w14:textId="2495BB91" w:rsidR="00470C94" w:rsidRDefault="00860308">
      <w:pPr>
        <w:rPr>
          <w:ins w:id="4537" w:author="Steve Maas" w:date="2014-01-02T11:15:00Z"/>
        </w:rPr>
        <w:pPrChange w:id="4538" w:author="Steve Maas" w:date="2014-01-02T11:13:00Z">
          <w:pPr>
            <w:pStyle w:val="code"/>
          </w:pPr>
        </w:pPrChange>
      </w:pPr>
      <w:r>
        <w:t xml:space="preserve">As of version </w:t>
      </w:r>
      <w:del w:id="4539" w:author="Steve Maas" w:date="2014-01-02T11:12:00Z">
        <w:r w:rsidDel="00470C94">
          <w:delText>1</w:delText>
        </w:r>
      </w:del>
      <w:ins w:id="4540" w:author="Steve Maas" w:date="2014-01-02T11:12:00Z">
        <w:r w:rsidR="00470C94">
          <w:t>2</w:t>
        </w:r>
      </w:ins>
      <w:r>
        <w:t>.</w:t>
      </w:r>
      <w:del w:id="4541" w:author="Steve Maas" w:date="2014-01-02T11:12:00Z">
        <w:r w:rsidDel="00470C94">
          <w:delText>4</w:delText>
        </w:r>
      </w:del>
      <w:ins w:id="4542" w:author="Steve Maas" w:date="2014-01-02T11:12:00Z">
        <w:r w:rsidR="00470C94">
          <w:t>0</w:t>
        </w:r>
      </w:ins>
      <w:r>
        <w:t xml:space="preserve"> </w:t>
      </w:r>
      <w:del w:id="4543" w:author="Steve Maas" w:date="2014-01-02T11:12:00Z">
        <w:r w:rsidDel="00470C94">
          <w:delText xml:space="preserve">the LSDYNA </w:delText>
        </w:r>
      </w:del>
      <w:ins w:id="4544" w:author="Steve Maas" w:date="2014-01-02T11:12:00Z">
        <w:r w:rsidR="00470C94">
          <w:t>FEBio supports plugins.</w:t>
        </w:r>
      </w:ins>
      <w:ins w:id="4545" w:author="Steve Maas" w:date="2014-01-02T11:13:00Z">
        <w:r w:rsidR="00470C94">
          <w:t xml:space="preserve"> Plugins are dynamic libraries which extend the capabilities of FEBio at runtime without the need to recompile the entire source code. </w:t>
        </w:r>
      </w:ins>
      <w:ins w:id="4546" w:author="Steve Maas" w:date="2014-01-02T11:14:00Z">
        <w:r w:rsidR="00470C94">
          <w:t>This</w:t>
        </w:r>
      </w:ins>
      <w:ins w:id="4547" w:author="Steve Maas" w:date="2014-01-02T11:13:00Z">
        <w:r w:rsidR="00470C94">
          <w:t xml:space="preserve"> offers the user</w:t>
        </w:r>
      </w:ins>
      <w:ins w:id="4548" w:author="Steve Maas" w:date="2014-01-02T11:14:00Z">
        <w:r w:rsidR="00470C94">
          <w:t xml:space="preserve"> a powerful mechanism for extending the default feature set of FEBio with little effort. </w:t>
        </w:r>
      </w:ins>
      <w:ins w:id="4549" w:author="Steve Maas" w:date="2014-01-02T11:15:00Z">
        <w:r w:rsidR="007E2409">
          <w:t>The FEBio developer</w:t>
        </w:r>
      </w:ins>
      <w:ins w:id="4550" w:author="Steve Maas" w:date="2014-01-02T11:22:00Z">
        <w:r w:rsidR="00993E3A">
          <w:t>’</w:t>
        </w:r>
      </w:ins>
      <w:ins w:id="4551"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4552" w:author="Steve Maas" w:date="2014-01-02T11:15:00Z"/>
        </w:rPr>
        <w:pPrChange w:id="4553" w:author="Steve Maas" w:date="2014-01-02T11:13:00Z">
          <w:pPr>
            <w:pStyle w:val="code"/>
          </w:pPr>
        </w:pPrChange>
      </w:pPr>
    </w:p>
    <w:p w14:paraId="78D216A6" w14:textId="116DBC1E" w:rsidR="007E2409" w:rsidRDefault="007E2409">
      <w:pPr>
        <w:rPr>
          <w:ins w:id="4554" w:author="Steve Maas" w:date="2014-01-02T11:18:00Z"/>
        </w:rPr>
        <w:pPrChange w:id="4555" w:author="Steve Maas" w:date="2014-01-02T11:16:00Z">
          <w:pPr>
            <w:pStyle w:val="code"/>
          </w:pPr>
        </w:pPrChange>
      </w:pPr>
      <w:ins w:id="4556" w:author="Steve Maas" w:date="2014-01-02T11:15:00Z">
        <w:r>
          <w:t xml:space="preserve">A plugin is compiled into a dynamic library </w:t>
        </w:r>
      </w:ins>
      <w:ins w:id="4557" w:author="Steve Maas" w:date="2014-01-02T11:16:00Z">
        <w:r>
          <w:t xml:space="preserve">(dll) or shared object (so) and containes the compiled code of the library. </w:t>
        </w:r>
      </w:ins>
      <w:ins w:id="4558" w:author="Steve Maas" w:date="2014-01-02T11:17:00Z">
        <w:r>
          <w:t xml:space="preserve">In order to use this plugin, you must add the path and name to the plugin file in the FEBio configuration file (see Appendix A for a discussion of the configuration file). For each plugin, </w:t>
        </w:r>
      </w:ins>
      <w:ins w:id="4559"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4560" w:author="Steve Maas" w:date="2014-01-02T11:18:00Z"/>
        </w:rPr>
        <w:pPrChange w:id="4561" w:author="Steve Maas" w:date="2014-01-02T11:16:00Z">
          <w:pPr>
            <w:pStyle w:val="code"/>
          </w:pPr>
        </w:pPrChange>
      </w:pPr>
    </w:p>
    <w:p w14:paraId="7D33407D" w14:textId="0252D287" w:rsidR="007E2409" w:rsidRPr="00645EA5" w:rsidRDefault="007E2409">
      <w:pPr>
        <w:rPr>
          <w:ins w:id="4562" w:author="Steve Maas" w:date="2014-01-02T11:18:00Z"/>
          <w:rFonts w:cs="Courier New"/>
          <w:szCs w:val="22"/>
        </w:rPr>
        <w:pPrChange w:id="4563" w:author="Steve Maas" w:date="2014-01-02T11:16:00Z">
          <w:pPr>
            <w:pStyle w:val="code"/>
          </w:pPr>
        </w:pPrChange>
      </w:pPr>
      <w:ins w:id="4564" w:author="Steve Maas" w:date="2014-01-02T11:19:00Z">
        <w:r>
          <w:rPr>
            <w:rFonts w:ascii="Courier New" w:hAnsi="Courier New" w:cs="Courier New"/>
            <w:sz w:val="22"/>
            <w:szCs w:val="22"/>
          </w:rPr>
          <w:t>&lt;import&gt;myplugin.dll&lt;/import&gt;</w:t>
        </w:r>
      </w:ins>
    </w:p>
    <w:p w14:paraId="39D67755" w14:textId="77777777" w:rsidR="007E2409" w:rsidRDefault="007E2409">
      <w:pPr>
        <w:rPr>
          <w:ins w:id="4565" w:author="Steve Maas" w:date="2014-01-02T11:18:00Z"/>
        </w:rPr>
        <w:pPrChange w:id="4566" w:author="Steve Maas" w:date="2014-01-02T11:16:00Z">
          <w:pPr>
            <w:pStyle w:val="code"/>
          </w:pPr>
        </w:pPrChange>
      </w:pPr>
    </w:p>
    <w:p w14:paraId="73ACC6B3" w14:textId="1D876238" w:rsidR="007E2409" w:rsidRDefault="007E2409">
      <w:pPr>
        <w:rPr>
          <w:ins w:id="4567" w:author="Steve Maas" w:date="2014-01-02T11:19:00Z"/>
        </w:rPr>
        <w:pPrChange w:id="4568" w:author="Steve Maas" w:date="2014-01-02T11:16:00Z">
          <w:pPr>
            <w:pStyle w:val="code"/>
          </w:pPr>
        </w:pPrChange>
      </w:pPr>
      <w:ins w:id="4569" w:author="Steve Maas" w:date="2014-01-02T11:19:00Z">
        <w:r>
          <w:t>You may need to add the full path to the plugin if FEBio has problems locating the plugin.</w:t>
        </w:r>
      </w:ins>
    </w:p>
    <w:p w14:paraId="432FD83D" w14:textId="77777777" w:rsidR="007E2409" w:rsidRDefault="007E2409">
      <w:pPr>
        <w:rPr>
          <w:ins w:id="4570" w:author="Steve Maas" w:date="2014-01-02T11:19:00Z"/>
        </w:rPr>
        <w:pPrChange w:id="4571" w:author="Steve Maas" w:date="2014-01-02T11:16:00Z">
          <w:pPr>
            <w:pStyle w:val="code"/>
          </w:pPr>
        </w:pPrChange>
      </w:pPr>
    </w:p>
    <w:p w14:paraId="273D9D99" w14:textId="01D3B5AD" w:rsidR="007E2409" w:rsidRPr="00B0194F" w:rsidRDefault="007E2409" w:rsidP="007E2409">
      <w:pPr>
        <w:rPr>
          <w:ins w:id="4572" w:author="Steve Maas" w:date="2014-01-02T11:19:00Z"/>
          <w:rFonts w:ascii="Courier New" w:hAnsi="Courier New" w:cs="Courier New"/>
          <w:sz w:val="22"/>
          <w:szCs w:val="22"/>
        </w:rPr>
      </w:pPr>
      <w:ins w:id="4573"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4574" w:author="Steve Maas" w:date="2014-01-02T11:13:00Z"/>
        </w:rPr>
        <w:pPrChange w:id="4575" w:author="Steve Maas" w:date="2014-01-02T11:16:00Z">
          <w:pPr>
            <w:pStyle w:val="code"/>
          </w:pPr>
        </w:pPrChange>
      </w:pPr>
    </w:p>
    <w:p w14:paraId="1F5BFCA9" w14:textId="78C6A790" w:rsidR="00860308" w:rsidDel="00470C94" w:rsidRDefault="00860308">
      <w:pPr>
        <w:jc w:val="left"/>
        <w:rPr>
          <w:del w:id="4576" w:author="Steve Maas" w:date="2014-01-02T11:12:00Z"/>
        </w:rPr>
        <w:pPrChange w:id="4577" w:author="Steve Maas" w:date="2014-01-02T11:12:00Z">
          <w:pPr/>
        </w:pPrChange>
      </w:pPr>
      <w:del w:id="4578"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4579" w:author="Steve Maas" w:date="2014-01-02T11:12:00Z"/>
        </w:rPr>
        <w:pPrChange w:id="4580" w:author="Steve Maas" w:date="2014-01-02T11:12:00Z">
          <w:pPr/>
        </w:pPrChange>
      </w:pPr>
    </w:p>
    <w:p w14:paraId="28BA0B9A" w14:textId="24DFF4DD" w:rsidR="00860308" w:rsidDel="00470C94" w:rsidRDefault="00A951A8">
      <w:pPr>
        <w:jc w:val="left"/>
        <w:rPr>
          <w:del w:id="4581" w:author="Steve Maas" w:date="2014-01-02T11:12:00Z"/>
        </w:rPr>
        <w:pPrChange w:id="4582" w:author="Steve Maas" w:date="2014-01-02T11:12:00Z">
          <w:pPr>
            <w:pStyle w:val="code"/>
          </w:pPr>
        </w:pPrChange>
      </w:pPr>
      <w:del w:id="4583" w:author="Steve Maas" w:date="2014-01-02T11:12:00Z">
        <w:r w:rsidDel="00470C94">
          <w:delText>&lt;plotfile type="lsdyna"/&gt;</w:delText>
        </w:r>
      </w:del>
    </w:p>
    <w:p w14:paraId="045BC91F" w14:textId="3EC197EE" w:rsidR="00860308" w:rsidRPr="00860308" w:rsidDel="00470C94" w:rsidRDefault="00860308">
      <w:pPr>
        <w:jc w:val="left"/>
        <w:rPr>
          <w:del w:id="4584" w:author="Steve Maas" w:date="2014-01-02T11:12:00Z"/>
        </w:rPr>
        <w:pPrChange w:id="4585" w:author="Steve Maas" w:date="2014-01-02T11:12:00Z">
          <w:pPr/>
        </w:pPrChange>
      </w:pPr>
    </w:p>
    <w:p w14:paraId="503F6A40" w14:textId="0CA25BDF" w:rsidR="00860308" w:rsidDel="00470C94" w:rsidRDefault="00860308">
      <w:pPr>
        <w:jc w:val="left"/>
        <w:rPr>
          <w:del w:id="4586" w:author="Steve Maas" w:date="2014-01-02T11:12:00Z"/>
        </w:rPr>
        <w:pPrChange w:id="4587" w:author="Steve Maas" w:date="2014-01-02T11:12:00Z">
          <w:pPr/>
        </w:pPrChange>
      </w:pPr>
      <w:del w:id="4588"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4589" w:author="Steve Maas" w:date="2014-01-02T11:12:00Z"/>
        </w:rPr>
        <w:pPrChange w:id="4590" w:author="Steve Maas" w:date="2014-01-02T11:12:00Z">
          <w:pPr/>
        </w:pPrChange>
      </w:pPr>
    </w:p>
    <w:p w14:paraId="30BBC303" w14:textId="5CA5D5AD" w:rsidR="00860308" w:rsidDel="00470C94" w:rsidRDefault="00860308">
      <w:pPr>
        <w:jc w:val="left"/>
        <w:rPr>
          <w:del w:id="4591" w:author="Steve Maas" w:date="2014-01-02T11:12:00Z"/>
        </w:rPr>
        <w:pPrChange w:id="4592" w:author="Steve Maas" w:date="2014-01-02T11:12:00Z">
          <w:pPr/>
        </w:pPrChange>
      </w:pPr>
      <w:del w:id="4593"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4594" w:author="Steve Maas" w:date="2014-01-02T11:12:00Z"/>
        </w:rPr>
        <w:pPrChange w:id="4595"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4596" w:author="Steve Maas" w:date="2014-01-02T11:12:00Z"/>
        </w:trPr>
        <w:tc>
          <w:tcPr>
            <w:tcW w:w="2628" w:type="dxa"/>
            <w:shd w:val="clear" w:color="auto" w:fill="auto"/>
          </w:tcPr>
          <w:p w14:paraId="43D35F9F" w14:textId="31ED5F14" w:rsidR="00860308" w:rsidRPr="000B272C" w:rsidDel="00470C94" w:rsidRDefault="007E2409">
            <w:pPr>
              <w:jc w:val="left"/>
              <w:rPr>
                <w:del w:id="4597" w:author="Steve Maas" w:date="2014-01-02T11:12:00Z"/>
                <w:b/>
                <w:i/>
              </w:rPr>
              <w:pPrChange w:id="4598" w:author="Steve Maas" w:date="2014-01-02T11:12:00Z">
                <w:pPr/>
              </w:pPrChange>
            </w:pPr>
            <w:ins w:id="4599" w:author="Steve Maas" w:date="2014-01-02T11:19:00Z">
              <w:r>
                <w:rPr>
                  <w:b/>
                  <w:i/>
                </w:rPr>
                <w:t>erer</w:t>
              </w:r>
            </w:ins>
            <w:del w:id="4600"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4601" w:author="Steve Maas" w:date="2014-01-02T11:12:00Z"/>
                <w:b/>
                <w:i/>
              </w:rPr>
              <w:pPrChange w:id="4602" w:author="Steve Maas" w:date="2014-01-02T11:12:00Z">
                <w:pPr/>
              </w:pPrChange>
            </w:pPr>
            <w:del w:id="4603" w:author="Steve Maas" w:date="2014-01-02T11:12:00Z">
              <w:r w:rsidRPr="000B272C" w:rsidDel="00470C94">
                <w:rPr>
                  <w:b/>
                  <w:i/>
                </w:rPr>
                <w:delText>FEBio data field</w:delText>
              </w:r>
            </w:del>
          </w:p>
        </w:tc>
      </w:tr>
      <w:tr w:rsidR="00860308" w:rsidDel="00470C94" w14:paraId="4AF8B55B" w14:textId="379E9DF8" w:rsidTr="00A35CD6">
        <w:trPr>
          <w:del w:id="4604" w:author="Steve Maas" w:date="2014-01-02T11:12:00Z"/>
        </w:trPr>
        <w:tc>
          <w:tcPr>
            <w:tcW w:w="2628" w:type="dxa"/>
            <w:shd w:val="clear" w:color="auto" w:fill="auto"/>
          </w:tcPr>
          <w:p w14:paraId="17C9FF12" w14:textId="55540CCB" w:rsidR="00860308" w:rsidDel="00470C94" w:rsidRDefault="00860308">
            <w:pPr>
              <w:jc w:val="left"/>
              <w:rPr>
                <w:del w:id="4605" w:author="Steve Maas" w:date="2014-01-02T11:12:00Z"/>
              </w:rPr>
              <w:pPrChange w:id="4606" w:author="Steve Maas" w:date="2014-01-02T11:12:00Z">
                <w:pPr/>
              </w:pPrChange>
            </w:pPr>
            <w:del w:id="4607"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4608" w:author="Steve Maas" w:date="2014-01-02T11:12:00Z"/>
              </w:rPr>
              <w:pPrChange w:id="4609" w:author="Steve Maas" w:date="2014-01-02T11:12:00Z">
                <w:pPr/>
              </w:pPrChange>
            </w:pPr>
            <w:del w:id="4610" w:author="Steve Maas" w:date="2014-01-02T11:12:00Z">
              <w:r w:rsidDel="00470C94">
                <w:delText>DISPLACEMENT</w:delText>
              </w:r>
            </w:del>
          </w:p>
        </w:tc>
      </w:tr>
      <w:tr w:rsidR="00860308" w:rsidDel="00470C94" w14:paraId="17C56C59" w14:textId="46F74EF2" w:rsidTr="00A35CD6">
        <w:trPr>
          <w:del w:id="4611" w:author="Steve Maas" w:date="2014-01-02T11:12:00Z"/>
        </w:trPr>
        <w:tc>
          <w:tcPr>
            <w:tcW w:w="2628" w:type="dxa"/>
            <w:shd w:val="clear" w:color="auto" w:fill="auto"/>
          </w:tcPr>
          <w:p w14:paraId="42523462" w14:textId="4E1E0294" w:rsidR="00860308" w:rsidDel="00470C94" w:rsidRDefault="00860308">
            <w:pPr>
              <w:jc w:val="left"/>
              <w:rPr>
                <w:del w:id="4612" w:author="Steve Maas" w:date="2014-01-02T11:12:00Z"/>
              </w:rPr>
              <w:pPrChange w:id="4613" w:author="Steve Maas" w:date="2014-01-02T11:12:00Z">
                <w:pPr/>
              </w:pPrChange>
            </w:pPr>
            <w:del w:id="4614"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4615" w:author="Steve Maas" w:date="2014-01-02T11:12:00Z"/>
              </w:rPr>
              <w:pPrChange w:id="4616" w:author="Steve Maas" w:date="2014-01-02T11:12:00Z">
                <w:pPr/>
              </w:pPrChange>
            </w:pPr>
            <w:del w:id="4617" w:author="Steve Maas" w:date="2014-01-02T11:12:00Z">
              <w:r w:rsidDel="00470C94">
                <w:delText>NONE</w:delText>
              </w:r>
            </w:del>
          </w:p>
        </w:tc>
      </w:tr>
      <w:tr w:rsidR="00860308" w:rsidDel="00470C94" w14:paraId="368CF9D1" w14:textId="58F4F482" w:rsidTr="00A35CD6">
        <w:trPr>
          <w:del w:id="4618" w:author="Steve Maas" w:date="2014-01-02T11:12:00Z"/>
        </w:trPr>
        <w:tc>
          <w:tcPr>
            <w:tcW w:w="2628" w:type="dxa"/>
            <w:shd w:val="clear" w:color="auto" w:fill="auto"/>
          </w:tcPr>
          <w:p w14:paraId="0BDA5758" w14:textId="189C673E" w:rsidR="00860308" w:rsidRPr="00552529" w:rsidDel="00470C94" w:rsidRDefault="00860308">
            <w:pPr>
              <w:jc w:val="left"/>
              <w:rPr>
                <w:del w:id="4619" w:author="Steve Maas" w:date="2014-01-02T11:12:00Z"/>
                <w:b/>
                <w:bCs/>
                <w:caps/>
                <w:smallCaps/>
              </w:rPr>
              <w:pPrChange w:id="4620"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4621" w:author="Steve Maas" w:date="2014-01-02T11:12:00Z"/>
              </w:rPr>
              <w:pPrChange w:id="4622" w:author="Steve Maas" w:date="2014-01-02T11:12:00Z">
                <w:pPr/>
              </w:pPrChange>
            </w:pPr>
            <w:del w:id="4623" w:author="Steve Maas" w:date="2014-01-02T11:12:00Z">
              <w:r w:rsidDel="00470C94">
                <w:delText>VELOCITY</w:delText>
              </w:r>
            </w:del>
          </w:p>
        </w:tc>
      </w:tr>
      <w:tr w:rsidR="00860308" w:rsidDel="00470C94" w14:paraId="50DDC1BF" w14:textId="78C46D3A" w:rsidTr="00A35CD6">
        <w:trPr>
          <w:del w:id="4624" w:author="Steve Maas" w:date="2014-01-02T11:12:00Z"/>
        </w:trPr>
        <w:tc>
          <w:tcPr>
            <w:tcW w:w="2628" w:type="dxa"/>
            <w:shd w:val="clear" w:color="auto" w:fill="auto"/>
          </w:tcPr>
          <w:p w14:paraId="5958A017" w14:textId="4854F7A4" w:rsidR="00860308" w:rsidDel="00470C94" w:rsidRDefault="00860308">
            <w:pPr>
              <w:jc w:val="left"/>
              <w:rPr>
                <w:del w:id="4625" w:author="Steve Maas" w:date="2014-01-02T11:12:00Z"/>
                <w:b/>
                <w:bCs/>
                <w:caps/>
                <w:smallCaps/>
              </w:rPr>
              <w:pPrChange w:id="4626"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4627" w:author="Steve Maas" w:date="2014-01-02T11:12:00Z"/>
              </w:rPr>
              <w:pPrChange w:id="4628" w:author="Steve Maas" w:date="2014-01-02T11:12:00Z">
                <w:pPr/>
              </w:pPrChange>
            </w:pPr>
            <w:del w:id="4629" w:author="Steve Maas" w:date="2014-01-02T11:12:00Z">
              <w:r w:rsidDel="00470C94">
                <w:delText>FLUID_FLUX</w:delText>
              </w:r>
            </w:del>
          </w:p>
        </w:tc>
      </w:tr>
      <w:tr w:rsidR="00860308" w:rsidDel="00470C94" w14:paraId="2818604D" w14:textId="1AE987C9" w:rsidTr="00A35CD6">
        <w:trPr>
          <w:del w:id="4630" w:author="Steve Maas" w:date="2014-01-02T11:12:00Z"/>
        </w:trPr>
        <w:tc>
          <w:tcPr>
            <w:tcW w:w="2628" w:type="dxa"/>
            <w:shd w:val="clear" w:color="auto" w:fill="auto"/>
          </w:tcPr>
          <w:p w14:paraId="665EAD9A" w14:textId="229F404F" w:rsidR="00860308" w:rsidDel="00470C94" w:rsidRDefault="00860308">
            <w:pPr>
              <w:jc w:val="left"/>
              <w:rPr>
                <w:del w:id="4631" w:author="Steve Maas" w:date="2014-01-02T11:12:00Z"/>
                <w:b/>
                <w:bCs/>
                <w:caps/>
                <w:smallCaps/>
              </w:rPr>
              <w:pPrChange w:id="4632"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633" w:author="Steve Maas" w:date="2014-01-02T11:12:00Z"/>
              </w:rPr>
              <w:pPrChange w:id="4634" w:author="Steve Maas" w:date="2014-01-02T11:12:00Z">
                <w:pPr/>
              </w:pPrChange>
            </w:pPr>
            <w:del w:id="4635" w:author="Steve Maas" w:date="2014-01-02T11:12:00Z">
              <w:r w:rsidDel="00470C94">
                <w:delText>CONTACT_TRACTION</w:delText>
              </w:r>
            </w:del>
          </w:p>
        </w:tc>
      </w:tr>
      <w:tr w:rsidR="00860308" w:rsidDel="00470C94" w14:paraId="2B4D2B83" w14:textId="28F188B0" w:rsidTr="00A35CD6">
        <w:trPr>
          <w:del w:id="4636" w:author="Steve Maas" w:date="2014-01-02T11:12:00Z"/>
        </w:trPr>
        <w:tc>
          <w:tcPr>
            <w:tcW w:w="2628" w:type="dxa"/>
            <w:shd w:val="clear" w:color="auto" w:fill="auto"/>
          </w:tcPr>
          <w:p w14:paraId="4A3339FF" w14:textId="0C0AD82E" w:rsidR="00860308" w:rsidDel="00470C94" w:rsidRDefault="00860308">
            <w:pPr>
              <w:jc w:val="left"/>
              <w:rPr>
                <w:del w:id="4637" w:author="Steve Maas" w:date="2014-01-02T11:12:00Z"/>
                <w:b/>
                <w:bCs/>
                <w:caps/>
                <w:smallCaps/>
              </w:rPr>
              <w:pPrChange w:id="4638"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639" w:author="Steve Maas" w:date="2014-01-02T11:12:00Z"/>
              </w:rPr>
              <w:pPrChange w:id="4640" w:author="Steve Maas" w:date="2014-01-02T11:12:00Z">
                <w:pPr/>
              </w:pPrChange>
            </w:pPr>
            <w:del w:id="4641" w:author="Steve Maas" w:date="2014-01-02T11:12:00Z">
              <w:r w:rsidDel="00470C94">
                <w:delText>REACTION_FORCE</w:delText>
              </w:r>
            </w:del>
          </w:p>
        </w:tc>
      </w:tr>
      <w:tr w:rsidR="00860308" w:rsidDel="00470C94" w14:paraId="0FAA3FD4" w14:textId="79A1E47C" w:rsidTr="00A35CD6">
        <w:trPr>
          <w:del w:id="4642" w:author="Steve Maas" w:date="2014-01-02T11:12:00Z"/>
        </w:trPr>
        <w:tc>
          <w:tcPr>
            <w:tcW w:w="2628" w:type="dxa"/>
            <w:shd w:val="clear" w:color="auto" w:fill="auto"/>
          </w:tcPr>
          <w:p w14:paraId="4A8B041A" w14:textId="55158142" w:rsidR="00860308" w:rsidDel="00470C94" w:rsidRDefault="00860308">
            <w:pPr>
              <w:jc w:val="left"/>
              <w:rPr>
                <w:del w:id="4643" w:author="Steve Maas" w:date="2014-01-02T11:12:00Z"/>
                <w:rFonts w:cs="Arial"/>
                <w:b/>
                <w:bCs/>
                <w:caps/>
                <w:smallCaps/>
                <w:kern w:val="32"/>
              </w:rPr>
              <w:pPrChange w:id="4644"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645" w:author="Steve Maas" w:date="2014-01-02T11:12:00Z"/>
              </w:rPr>
              <w:pPrChange w:id="4646" w:author="Steve Maas" w:date="2014-01-02T11:12:00Z">
                <w:pPr/>
              </w:pPrChange>
            </w:pPr>
            <w:del w:id="4647" w:author="Steve Maas" w:date="2014-01-02T11:12:00Z">
              <w:r w:rsidDel="00470C94">
                <w:delText>MATERIAL_FIBER</w:delText>
              </w:r>
            </w:del>
          </w:p>
        </w:tc>
      </w:tr>
      <w:tr w:rsidR="00860308" w:rsidDel="00470C94" w14:paraId="254652B9" w14:textId="3E232686" w:rsidTr="00A35CD6">
        <w:trPr>
          <w:del w:id="4648" w:author="Steve Maas" w:date="2014-01-02T11:12:00Z"/>
        </w:trPr>
        <w:tc>
          <w:tcPr>
            <w:tcW w:w="2628" w:type="dxa"/>
            <w:shd w:val="clear" w:color="auto" w:fill="auto"/>
          </w:tcPr>
          <w:p w14:paraId="115F5354" w14:textId="441570EA" w:rsidR="00860308" w:rsidDel="00470C94" w:rsidRDefault="00860308">
            <w:pPr>
              <w:jc w:val="left"/>
              <w:rPr>
                <w:del w:id="4649" w:author="Steve Maas" w:date="2014-01-02T11:12:00Z"/>
              </w:rPr>
              <w:pPrChange w:id="4650" w:author="Steve Maas" w:date="2014-01-02T11:12:00Z">
                <w:pPr/>
              </w:pPrChange>
            </w:pPr>
            <w:del w:id="4651"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652" w:author="Steve Maas" w:date="2014-01-02T11:12:00Z"/>
              </w:rPr>
              <w:pPrChange w:id="4653" w:author="Steve Maas" w:date="2014-01-02T11:12:00Z">
                <w:pPr/>
              </w:pPrChange>
            </w:pPr>
            <w:del w:id="4654" w:author="Steve Maas" w:date="2014-01-02T11:12:00Z">
              <w:r w:rsidDel="00470C94">
                <w:delText>NONE</w:delText>
              </w:r>
            </w:del>
          </w:p>
        </w:tc>
      </w:tr>
      <w:tr w:rsidR="00860308" w:rsidDel="00470C94" w14:paraId="53EDB3DA" w14:textId="352FE5AA" w:rsidTr="00A35CD6">
        <w:trPr>
          <w:del w:id="4655" w:author="Steve Maas" w:date="2014-01-02T11:12:00Z"/>
        </w:trPr>
        <w:tc>
          <w:tcPr>
            <w:tcW w:w="2628" w:type="dxa"/>
            <w:shd w:val="clear" w:color="auto" w:fill="auto"/>
          </w:tcPr>
          <w:p w14:paraId="15E04EF6" w14:textId="6589AC08" w:rsidR="00860308" w:rsidDel="00470C94" w:rsidRDefault="00860308">
            <w:pPr>
              <w:jc w:val="left"/>
              <w:rPr>
                <w:del w:id="4656" w:author="Steve Maas" w:date="2014-01-02T11:12:00Z"/>
                <w:b/>
                <w:bCs/>
                <w:caps/>
                <w:smallCaps/>
              </w:rPr>
              <w:pPrChange w:id="4657"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658" w:author="Steve Maas" w:date="2014-01-02T11:12:00Z"/>
              </w:rPr>
              <w:pPrChange w:id="4659" w:author="Steve Maas" w:date="2014-01-02T11:12:00Z">
                <w:pPr/>
              </w:pPrChange>
            </w:pPr>
            <w:del w:id="4660" w:author="Steve Maas" w:date="2014-01-02T11:12:00Z">
              <w:r w:rsidDel="00470C94">
                <w:delText>ACCELERATION</w:delText>
              </w:r>
            </w:del>
          </w:p>
        </w:tc>
      </w:tr>
      <w:tr w:rsidR="00860308" w:rsidDel="00470C94" w14:paraId="0175C6B5" w14:textId="4411EB9A" w:rsidTr="00A35CD6">
        <w:trPr>
          <w:del w:id="4661" w:author="Steve Maas" w:date="2014-01-02T11:12:00Z"/>
        </w:trPr>
        <w:tc>
          <w:tcPr>
            <w:tcW w:w="2628" w:type="dxa"/>
            <w:shd w:val="clear" w:color="auto" w:fill="auto"/>
          </w:tcPr>
          <w:p w14:paraId="611986B6" w14:textId="098A84FA" w:rsidR="00860308" w:rsidDel="00470C94" w:rsidRDefault="00860308">
            <w:pPr>
              <w:jc w:val="left"/>
              <w:rPr>
                <w:del w:id="4662" w:author="Steve Maas" w:date="2014-01-02T11:12:00Z"/>
                <w:b/>
                <w:bCs/>
                <w:caps/>
                <w:smallCaps/>
              </w:rPr>
              <w:pPrChange w:id="4663"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664" w:author="Steve Maas" w:date="2014-01-02T11:12:00Z"/>
              </w:rPr>
              <w:pPrChange w:id="4665" w:author="Steve Maas" w:date="2014-01-02T11:12:00Z">
                <w:pPr/>
              </w:pPrChange>
            </w:pPr>
            <w:del w:id="4666" w:author="Steve Maas" w:date="2014-01-02T11:12:00Z">
              <w:r w:rsidDel="00470C94">
                <w:delText>FLUID_FLUX</w:delText>
              </w:r>
            </w:del>
          </w:p>
        </w:tc>
      </w:tr>
      <w:tr w:rsidR="00860308" w:rsidDel="00470C94" w14:paraId="679AB27B" w14:textId="26098572" w:rsidTr="00A35CD6">
        <w:trPr>
          <w:del w:id="4667" w:author="Steve Maas" w:date="2014-01-02T11:12:00Z"/>
        </w:trPr>
        <w:tc>
          <w:tcPr>
            <w:tcW w:w="2628" w:type="dxa"/>
            <w:shd w:val="clear" w:color="auto" w:fill="auto"/>
          </w:tcPr>
          <w:p w14:paraId="1E54C162" w14:textId="7E885373" w:rsidR="00860308" w:rsidDel="00470C94" w:rsidRDefault="00860308">
            <w:pPr>
              <w:jc w:val="left"/>
              <w:rPr>
                <w:del w:id="4668" w:author="Steve Maas" w:date="2014-01-02T11:12:00Z"/>
                <w:b/>
                <w:bCs/>
                <w:caps/>
                <w:smallCaps/>
              </w:rPr>
              <w:pPrChange w:id="4669"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670" w:author="Steve Maas" w:date="2014-01-02T11:12:00Z"/>
              </w:rPr>
              <w:pPrChange w:id="4671" w:author="Steve Maas" w:date="2014-01-02T11:12:00Z">
                <w:pPr/>
              </w:pPrChange>
            </w:pPr>
            <w:del w:id="4672" w:author="Steve Maas" w:date="2014-01-02T11:12:00Z">
              <w:r w:rsidDel="00470C94">
                <w:delText>CONTACT_TRACTION</w:delText>
              </w:r>
            </w:del>
          </w:p>
        </w:tc>
      </w:tr>
      <w:tr w:rsidR="00860308" w:rsidDel="00470C94" w14:paraId="4BE159A1" w14:textId="4129E1F6" w:rsidTr="00A35CD6">
        <w:trPr>
          <w:del w:id="4673" w:author="Steve Maas" w:date="2014-01-02T11:12:00Z"/>
        </w:trPr>
        <w:tc>
          <w:tcPr>
            <w:tcW w:w="2628" w:type="dxa"/>
            <w:shd w:val="clear" w:color="auto" w:fill="auto"/>
          </w:tcPr>
          <w:p w14:paraId="34BDF64F" w14:textId="56512787" w:rsidR="00860308" w:rsidDel="00470C94" w:rsidRDefault="00860308">
            <w:pPr>
              <w:jc w:val="left"/>
              <w:rPr>
                <w:del w:id="4674" w:author="Steve Maas" w:date="2014-01-02T11:12:00Z"/>
                <w:b/>
                <w:bCs/>
                <w:caps/>
                <w:smallCaps/>
              </w:rPr>
              <w:pPrChange w:id="4675"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676" w:author="Steve Maas" w:date="2014-01-02T11:12:00Z"/>
              </w:rPr>
              <w:pPrChange w:id="4677" w:author="Steve Maas" w:date="2014-01-02T11:12:00Z">
                <w:pPr/>
              </w:pPrChange>
            </w:pPr>
            <w:del w:id="4678" w:author="Steve Maas" w:date="2014-01-02T11:12:00Z">
              <w:r w:rsidDel="00470C94">
                <w:delText>REACTION_FORCE</w:delText>
              </w:r>
            </w:del>
          </w:p>
        </w:tc>
      </w:tr>
      <w:tr w:rsidR="00860308" w:rsidDel="00470C94" w14:paraId="3F86140B" w14:textId="3D40A73C" w:rsidTr="00A35CD6">
        <w:trPr>
          <w:del w:id="4679" w:author="Steve Maas" w:date="2014-01-02T11:12:00Z"/>
        </w:trPr>
        <w:tc>
          <w:tcPr>
            <w:tcW w:w="2628" w:type="dxa"/>
            <w:shd w:val="clear" w:color="auto" w:fill="auto"/>
          </w:tcPr>
          <w:p w14:paraId="1F384597" w14:textId="7ECE61FF" w:rsidR="00860308" w:rsidDel="00470C94" w:rsidRDefault="00860308">
            <w:pPr>
              <w:jc w:val="left"/>
              <w:rPr>
                <w:del w:id="4680" w:author="Steve Maas" w:date="2014-01-02T11:12:00Z"/>
                <w:b/>
                <w:bCs/>
                <w:caps/>
                <w:smallCaps/>
              </w:rPr>
              <w:pPrChange w:id="4681"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4682" w:author="Steve Maas" w:date="2014-01-02T11:12:00Z"/>
              </w:rPr>
              <w:pPrChange w:id="4683" w:author="Steve Maas" w:date="2014-01-02T11:12:00Z">
                <w:pPr/>
              </w:pPrChange>
            </w:pPr>
            <w:del w:id="4684" w:author="Steve Maas" w:date="2014-01-02T11:12:00Z">
              <w:r w:rsidDel="00470C94">
                <w:delText>MATERIAL_FIBER</w:delText>
              </w:r>
            </w:del>
          </w:p>
        </w:tc>
      </w:tr>
      <w:tr w:rsidR="00860308" w:rsidDel="00470C94" w14:paraId="19E91BF0" w14:textId="0C42310B" w:rsidTr="00A35CD6">
        <w:trPr>
          <w:del w:id="4685" w:author="Steve Maas" w:date="2014-01-02T11:12:00Z"/>
        </w:trPr>
        <w:tc>
          <w:tcPr>
            <w:tcW w:w="2628" w:type="dxa"/>
            <w:shd w:val="clear" w:color="auto" w:fill="auto"/>
          </w:tcPr>
          <w:p w14:paraId="15BBADE2" w14:textId="1B154403" w:rsidR="00860308" w:rsidDel="00470C94" w:rsidRDefault="00860308">
            <w:pPr>
              <w:jc w:val="left"/>
              <w:rPr>
                <w:del w:id="4686" w:author="Steve Maas" w:date="2014-01-02T11:12:00Z"/>
              </w:rPr>
              <w:pPrChange w:id="4687" w:author="Steve Maas" w:date="2014-01-02T11:12:00Z">
                <w:pPr/>
              </w:pPrChange>
            </w:pPr>
            <w:del w:id="4688"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4689" w:author="Steve Maas" w:date="2014-01-02T11:12:00Z"/>
              </w:rPr>
              <w:pPrChange w:id="4690" w:author="Steve Maas" w:date="2014-01-02T11:12:00Z">
                <w:pPr/>
              </w:pPrChange>
            </w:pPr>
            <w:del w:id="4691" w:author="Steve Maas" w:date="2014-01-02T11:12:00Z">
              <w:r w:rsidDel="00470C94">
                <w:delText>NONE</w:delText>
              </w:r>
            </w:del>
          </w:p>
        </w:tc>
      </w:tr>
      <w:tr w:rsidR="00860308" w:rsidDel="00470C94" w14:paraId="746AD688" w14:textId="22E84253" w:rsidTr="00A35CD6">
        <w:trPr>
          <w:del w:id="4692" w:author="Steve Maas" w:date="2014-01-02T11:12:00Z"/>
        </w:trPr>
        <w:tc>
          <w:tcPr>
            <w:tcW w:w="2628" w:type="dxa"/>
            <w:shd w:val="clear" w:color="auto" w:fill="auto"/>
          </w:tcPr>
          <w:p w14:paraId="1EE1735F" w14:textId="62601FF4" w:rsidR="00860308" w:rsidDel="00470C94" w:rsidRDefault="00860308">
            <w:pPr>
              <w:jc w:val="left"/>
              <w:rPr>
                <w:del w:id="4693" w:author="Steve Maas" w:date="2014-01-02T11:12:00Z"/>
                <w:b/>
                <w:bCs/>
                <w:caps/>
                <w:smallCaps/>
              </w:rPr>
              <w:pPrChange w:id="4694"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4695" w:author="Steve Maas" w:date="2014-01-02T11:12:00Z"/>
              </w:rPr>
              <w:pPrChange w:id="4696" w:author="Steve Maas" w:date="2014-01-02T11:12:00Z">
                <w:pPr/>
              </w:pPrChange>
            </w:pPr>
            <w:del w:id="4697" w:author="Steve Maas" w:date="2014-01-02T11:12:00Z">
              <w:r w:rsidDel="00470C94">
                <w:delText>FLUID_PRESSURE</w:delText>
              </w:r>
            </w:del>
          </w:p>
        </w:tc>
      </w:tr>
      <w:tr w:rsidR="00860308" w:rsidDel="00470C94" w14:paraId="23707B40" w14:textId="32DEE806" w:rsidTr="00A35CD6">
        <w:trPr>
          <w:del w:id="4698" w:author="Steve Maas" w:date="2014-01-02T11:12:00Z"/>
        </w:trPr>
        <w:tc>
          <w:tcPr>
            <w:tcW w:w="2628" w:type="dxa"/>
            <w:shd w:val="clear" w:color="auto" w:fill="auto"/>
          </w:tcPr>
          <w:p w14:paraId="41B51AE3" w14:textId="43453561" w:rsidR="00860308" w:rsidDel="00470C94" w:rsidRDefault="00860308">
            <w:pPr>
              <w:jc w:val="left"/>
              <w:rPr>
                <w:del w:id="4699" w:author="Steve Maas" w:date="2014-01-02T11:12:00Z"/>
                <w:b/>
                <w:bCs/>
                <w:caps/>
                <w:smallCaps/>
              </w:rPr>
              <w:pPrChange w:id="4700"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4701" w:author="Steve Maas" w:date="2014-01-02T11:12:00Z"/>
              </w:rPr>
              <w:pPrChange w:id="4702" w:author="Steve Maas" w:date="2014-01-02T11:12:00Z">
                <w:pPr/>
              </w:pPrChange>
            </w:pPr>
            <w:del w:id="4703" w:author="Steve Maas" w:date="2014-01-02T11:12:00Z">
              <w:r w:rsidDel="00470C94">
                <w:delText>CONTACT_PRESSURE</w:delText>
              </w:r>
            </w:del>
          </w:p>
        </w:tc>
      </w:tr>
      <w:tr w:rsidR="00860308" w:rsidDel="00470C94" w14:paraId="7C1E5151" w14:textId="41F5BB71" w:rsidTr="00A35CD6">
        <w:trPr>
          <w:del w:id="4704" w:author="Steve Maas" w:date="2014-01-02T11:12:00Z"/>
        </w:trPr>
        <w:tc>
          <w:tcPr>
            <w:tcW w:w="2628" w:type="dxa"/>
            <w:shd w:val="clear" w:color="auto" w:fill="auto"/>
          </w:tcPr>
          <w:p w14:paraId="2D34FCE0" w14:textId="2C77F630" w:rsidR="00860308" w:rsidDel="00470C94" w:rsidRDefault="00860308">
            <w:pPr>
              <w:jc w:val="left"/>
              <w:rPr>
                <w:del w:id="4705" w:author="Steve Maas" w:date="2014-01-02T11:12:00Z"/>
                <w:b/>
                <w:bCs/>
                <w:caps/>
                <w:smallCaps/>
              </w:rPr>
              <w:pPrChange w:id="4706"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4707" w:author="Steve Maas" w:date="2014-01-02T11:12:00Z"/>
              </w:rPr>
              <w:pPrChange w:id="4708" w:author="Steve Maas" w:date="2014-01-02T11:12:00Z">
                <w:pPr/>
              </w:pPrChange>
            </w:pPr>
            <w:del w:id="4709" w:author="Steve Maas" w:date="2014-01-02T11:12:00Z">
              <w:r w:rsidDel="00470C94">
                <w:delText>CONTACT_GAP</w:delText>
              </w:r>
            </w:del>
          </w:p>
        </w:tc>
      </w:tr>
      <w:tr w:rsidR="00860308" w:rsidDel="00470C94" w14:paraId="76047802" w14:textId="77ED126C" w:rsidTr="00A35CD6">
        <w:trPr>
          <w:del w:id="4710" w:author="Steve Maas" w:date="2014-01-02T11:12:00Z"/>
        </w:trPr>
        <w:tc>
          <w:tcPr>
            <w:tcW w:w="2628" w:type="dxa"/>
            <w:shd w:val="clear" w:color="auto" w:fill="auto"/>
          </w:tcPr>
          <w:p w14:paraId="322294C0" w14:textId="17B899A5" w:rsidR="00860308" w:rsidDel="00470C94" w:rsidRDefault="00860308">
            <w:pPr>
              <w:jc w:val="left"/>
              <w:rPr>
                <w:del w:id="4711" w:author="Steve Maas" w:date="2014-01-02T11:12:00Z"/>
              </w:rPr>
              <w:pPrChange w:id="4712" w:author="Steve Maas" w:date="2014-01-02T11:12:00Z">
                <w:pPr/>
              </w:pPrChange>
            </w:pPr>
            <w:del w:id="4713"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4714" w:author="Steve Maas" w:date="2014-01-02T11:12:00Z"/>
              </w:rPr>
              <w:pPrChange w:id="4715" w:author="Steve Maas" w:date="2014-01-02T11:12:00Z">
                <w:pPr/>
              </w:pPrChange>
            </w:pPr>
            <w:del w:id="4716" w:author="Steve Maas" w:date="2014-01-02T11:12:00Z">
              <w:r w:rsidDel="00470C94">
                <w:delText>PLASTIC_STRAIN</w:delText>
              </w:r>
            </w:del>
          </w:p>
        </w:tc>
      </w:tr>
      <w:tr w:rsidR="00860308" w:rsidDel="00470C94" w14:paraId="4FC9D84D" w14:textId="324EA3F8" w:rsidTr="00A35CD6">
        <w:trPr>
          <w:del w:id="4717" w:author="Steve Maas" w:date="2014-01-02T11:12:00Z"/>
        </w:trPr>
        <w:tc>
          <w:tcPr>
            <w:tcW w:w="2628" w:type="dxa"/>
            <w:shd w:val="clear" w:color="auto" w:fill="auto"/>
          </w:tcPr>
          <w:p w14:paraId="247CE5D4" w14:textId="5CE8A3C8" w:rsidR="00860308" w:rsidDel="00470C94" w:rsidRDefault="00860308">
            <w:pPr>
              <w:jc w:val="left"/>
              <w:rPr>
                <w:del w:id="4718" w:author="Steve Maas" w:date="2014-01-02T11:12:00Z"/>
                <w:b/>
                <w:bCs/>
                <w:caps/>
                <w:smallCaps/>
              </w:rPr>
              <w:pPrChange w:id="4719"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4720" w:author="Steve Maas" w:date="2014-01-02T11:12:00Z"/>
              </w:rPr>
              <w:pPrChange w:id="4721" w:author="Steve Maas" w:date="2014-01-02T11:12:00Z">
                <w:pPr/>
              </w:pPrChange>
            </w:pPr>
            <w:del w:id="4722" w:author="Steve Maas" w:date="2014-01-02T11:12:00Z">
              <w:r w:rsidDel="00470C94">
                <w:delText>FIBER_STRAIN</w:delText>
              </w:r>
            </w:del>
          </w:p>
        </w:tc>
      </w:tr>
      <w:tr w:rsidR="00860308" w:rsidDel="00470C94" w14:paraId="504AA796" w14:textId="2BB83D20" w:rsidTr="00A35CD6">
        <w:trPr>
          <w:del w:id="4723" w:author="Steve Maas" w:date="2014-01-02T11:12:00Z"/>
        </w:trPr>
        <w:tc>
          <w:tcPr>
            <w:tcW w:w="2628" w:type="dxa"/>
            <w:shd w:val="clear" w:color="auto" w:fill="auto"/>
          </w:tcPr>
          <w:p w14:paraId="0D7BD093" w14:textId="0DF541E8" w:rsidR="00860308" w:rsidDel="00470C94" w:rsidRDefault="00860308">
            <w:pPr>
              <w:jc w:val="left"/>
              <w:rPr>
                <w:del w:id="4724" w:author="Steve Maas" w:date="2014-01-02T11:12:00Z"/>
                <w:b/>
                <w:bCs/>
                <w:caps/>
                <w:smallCaps/>
              </w:rPr>
              <w:pPrChange w:id="4725"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4726" w:author="Steve Maas" w:date="2014-01-02T11:12:00Z"/>
                <w:rFonts w:cs="Arial"/>
                <w:b/>
                <w:bCs/>
                <w:caps/>
                <w:kern w:val="32"/>
              </w:rPr>
              <w:pPrChange w:id="4727" w:author="Steve Maas" w:date="2014-01-02T11:12:00Z">
                <w:pPr>
                  <w:keepNext/>
                  <w:numPr>
                    <w:numId w:val="42"/>
                  </w:numPr>
                  <w:spacing w:before="240" w:after="60"/>
                  <w:ind w:left="360" w:hanging="360"/>
                  <w:outlineLvl w:val="0"/>
                </w:pPr>
              </w:pPrChange>
            </w:pPr>
            <w:del w:id="4728" w:author="Steve Maas" w:date="2014-01-02T11:12:00Z">
              <w:r w:rsidDel="00470C94">
                <w:delText>DEV_FIBER_STRAIN</w:delText>
              </w:r>
            </w:del>
          </w:p>
        </w:tc>
      </w:tr>
    </w:tbl>
    <w:p w14:paraId="5B0C083F" w14:textId="2F7C7DC3" w:rsidR="00860308" w:rsidDel="00470C94" w:rsidRDefault="007E2409" w:rsidP="00993E3A">
      <w:pPr>
        <w:rPr>
          <w:del w:id="4729" w:author="Steve Maas" w:date="2014-01-02T11:12:00Z"/>
        </w:rPr>
      </w:pPr>
      <w:ins w:id="4730" w:author="Steve Maas" w:date="2014-01-02T11:20:00Z">
        <w:r>
          <w:t>When FEBio starts, it will first load all the plugins that are defined in the configuration file before it reads the input file. This way, sections in the input file that require the plugin</w:t>
        </w:r>
      </w:ins>
      <w:ins w:id="4731" w:author="Steve Maas" w:date="2014-01-02T11:21:00Z">
        <w:r>
          <w:t>’s capabilities will already be av</w:t>
        </w:r>
      </w:ins>
    </w:p>
    <w:p w14:paraId="77A54228" w14:textId="6B435690" w:rsidR="00DE23F6" w:rsidDel="00470C94" w:rsidRDefault="00DE23F6" w:rsidP="008B2763">
      <w:pPr>
        <w:rPr>
          <w:del w:id="4732" w:author="Steve Maas" w:date="2014-01-02T11:12:00Z"/>
        </w:rPr>
      </w:pPr>
    </w:p>
    <w:p w14:paraId="19E8009B" w14:textId="115CC7F4" w:rsidR="00DE23F6" w:rsidDel="00470C94" w:rsidRDefault="00DE23F6">
      <w:pPr>
        <w:rPr>
          <w:del w:id="4733" w:author="Steve Maas" w:date="2014-01-02T11:12:00Z"/>
        </w:rPr>
      </w:pPr>
    </w:p>
    <w:p w14:paraId="746BE863" w14:textId="2F6F9603" w:rsidR="00DE23F6" w:rsidDel="00470C94" w:rsidRDefault="00DE23F6">
      <w:pPr>
        <w:rPr>
          <w:del w:id="4734" w:author="Steve Maas" w:date="2014-01-02T11:12:00Z"/>
        </w:rPr>
      </w:pPr>
    </w:p>
    <w:p w14:paraId="6ABF1300" w14:textId="66DAB7AC" w:rsidR="00DE23F6" w:rsidDel="00470C94" w:rsidRDefault="00DE23F6">
      <w:pPr>
        <w:rPr>
          <w:del w:id="4735" w:author="Steve Maas" w:date="2014-01-02T11:12:00Z"/>
        </w:rPr>
      </w:pPr>
    </w:p>
    <w:p w14:paraId="3F48DCB6" w14:textId="6FC51F5E" w:rsidR="00DE23F6" w:rsidDel="00470C94" w:rsidRDefault="00DE23F6">
      <w:pPr>
        <w:rPr>
          <w:del w:id="4736" w:author="Steve Maas" w:date="2014-01-02T11:12:00Z"/>
        </w:rPr>
      </w:pPr>
    </w:p>
    <w:p w14:paraId="694819AA" w14:textId="785149D6" w:rsidR="00DE23F6" w:rsidDel="00470C94" w:rsidRDefault="00DE23F6">
      <w:pPr>
        <w:rPr>
          <w:del w:id="4737" w:author="Steve Maas" w:date="2014-01-02T11:12:00Z"/>
        </w:rPr>
      </w:pPr>
    </w:p>
    <w:p w14:paraId="0E0D9003" w14:textId="618A9E23" w:rsidR="00DE23F6" w:rsidDel="00470C94" w:rsidRDefault="00DE23F6">
      <w:pPr>
        <w:rPr>
          <w:del w:id="4738" w:author="Steve Maas" w:date="2014-01-02T11:12:00Z"/>
        </w:rPr>
      </w:pPr>
    </w:p>
    <w:p w14:paraId="395A833B" w14:textId="1DE1873F" w:rsidR="00DE23F6" w:rsidDel="00470C94" w:rsidRDefault="00DE23F6">
      <w:pPr>
        <w:rPr>
          <w:del w:id="4739" w:author="Steve Maas" w:date="2014-01-02T11:12:00Z"/>
        </w:rPr>
      </w:pPr>
    </w:p>
    <w:p w14:paraId="6069347D" w14:textId="7029BBAE" w:rsidR="00860308" w:rsidDel="00470C94" w:rsidRDefault="00860308">
      <w:pPr>
        <w:rPr>
          <w:del w:id="4740" w:author="Steve Maas" w:date="2014-01-02T11:12:00Z"/>
        </w:rPr>
      </w:pPr>
      <w:del w:id="4741"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4742" w:author="Steve Maas" w:date="2014-01-02T11:12:00Z"/>
        </w:rPr>
      </w:pPr>
    </w:p>
    <w:p w14:paraId="5476C6B3" w14:textId="6F32015F" w:rsidR="00860308" w:rsidRPr="00B27FE9" w:rsidDel="00470C94" w:rsidRDefault="00860308">
      <w:pPr>
        <w:rPr>
          <w:del w:id="4743" w:author="Steve Maas" w:date="2014-01-02T11:12:00Z"/>
        </w:rPr>
        <w:pPrChange w:id="4744" w:author="Steve Maas" w:date="2014-01-02T11:21:00Z">
          <w:pPr>
            <w:pStyle w:val="code"/>
          </w:pPr>
        </w:pPrChange>
      </w:pPr>
      <w:del w:id="4745" w:author="Steve Maas" w:date="2014-01-02T11:12:00Z">
        <w:r w:rsidRPr="00B27FE9" w:rsidDel="00470C94">
          <w:delText>&lt;Output&gt;</w:delText>
        </w:r>
      </w:del>
    </w:p>
    <w:p w14:paraId="6BB19F6F" w14:textId="7584E3C7" w:rsidR="00860308" w:rsidRPr="00B27FE9" w:rsidDel="00470C94" w:rsidRDefault="00860308">
      <w:pPr>
        <w:rPr>
          <w:del w:id="4746" w:author="Steve Maas" w:date="2014-01-02T11:12:00Z"/>
        </w:rPr>
        <w:pPrChange w:id="4747" w:author="Steve Maas" w:date="2014-01-02T11:21:00Z">
          <w:pPr>
            <w:pStyle w:val="code"/>
          </w:pPr>
        </w:pPrChange>
      </w:pPr>
      <w:del w:id="4748" w:author="Steve Maas" w:date="2014-01-02T11:12:00Z">
        <w:r w:rsidRPr="00B27FE9" w:rsidDel="00470C94">
          <w:tab/>
          <w:delText>&lt;plotfile&gt;</w:delText>
        </w:r>
      </w:del>
    </w:p>
    <w:p w14:paraId="183E606F" w14:textId="5FF8A6B0" w:rsidR="00860308" w:rsidRPr="00B27FE9" w:rsidDel="00470C94" w:rsidRDefault="00860308">
      <w:pPr>
        <w:rPr>
          <w:del w:id="4749" w:author="Steve Maas" w:date="2014-01-02T11:12:00Z"/>
        </w:rPr>
        <w:pPrChange w:id="4750" w:author="Steve Maas" w:date="2014-01-02T11:21:00Z">
          <w:pPr>
            <w:pStyle w:val="code"/>
          </w:pPr>
        </w:pPrChange>
      </w:pPr>
      <w:del w:id="4751"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4752" w:author="Steve Maas" w:date="2014-01-02T11:12:00Z"/>
        </w:rPr>
        <w:pPrChange w:id="4753" w:author="Steve Maas" w:date="2014-01-02T11:21:00Z">
          <w:pPr>
            <w:pStyle w:val="code"/>
          </w:pPr>
        </w:pPrChange>
      </w:pPr>
      <w:del w:id="4754"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4755" w:author="Steve Maas" w:date="2014-01-02T11:12:00Z"/>
        </w:rPr>
        <w:pPrChange w:id="4756" w:author="Steve Maas" w:date="2014-01-02T11:21:00Z">
          <w:pPr>
            <w:pStyle w:val="code"/>
          </w:pPr>
        </w:pPrChange>
      </w:pPr>
      <w:del w:id="4757"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4758" w:author="Steve Maas" w:date="2014-01-02T11:12:00Z"/>
        </w:rPr>
        <w:pPrChange w:id="4759" w:author="Steve Maas" w:date="2014-01-02T11:21:00Z">
          <w:pPr>
            <w:pStyle w:val="code"/>
          </w:pPr>
        </w:pPrChange>
      </w:pPr>
      <w:del w:id="4760"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4761" w:author="Steve Maas" w:date="2014-01-02T11:12:00Z"/>
        </w:rPr>
        <w:pPrChange w:id="4762" w:author="Steve Maas" w:date="2014-01-02T11:21:00Z">
          <w:pPr>
            <w:pStyle w:val="code"/>
          </w:pPr>
        </w:pPrChange>
      </w:pPr>
      <w:del w:id="4763" w:author="Steve Maas" w:date="2014-01-02T11:12:00Z">
        <w:r w:rsidRPr="00B27FE9" w:rsidDel="00470C94">
          <w:tab/>
          <w:delText>&lt;/plotfile&gt;</w:delText>
        </w:r>
      </w:del>
    </w:p>
    <w:p w14:paraId="35E828B8" w14:textId="5F9FF37F" w:rsidR="00860308" w:rsidRDefault="00860308">
      <w:pPr>
        <w:rPr>
          <w:ins w:id="4764" w:author="Steve Maas" w:date="2014-01-02T11:21:00Z"/>
        </w:rPr>
        <w:pPrChange w:id="4765" w:author="Steve Maas" w:date="2014-01-02T11:21:00Z">
          <w:pPr>
            <w:pStyle w:val="code"/>
          </w:pPr>
        </w:pPrChange>
      </w:pPr>
      <w:del w:id="4766" w:author="Steve Maas" w:date="2014-01-02T11:12:00Z">
        <w:r w:rsidRPr="00B27FE9" w:rsidDel="00470C94">
          <w:delText>&lt;/Output&gt;</w:delText>
        </w:r>
      </w:del>
      <w:ins w:id="4767"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4768"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4769" w:name="_Toc385498618"/>
      <w:r w:rsidR="006A0BC1">
        <w:lastRenderedPageBreak/>
        <w:t>References</w:t>
      </w:r>
      <w:bookmarkEnd w:id="476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477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4770"/>
    </w:p>
    <w:p w14:paraId="7078C31C" w14:textId="77777777" w:rsidR="00711A1D" w:rsidRPr="00711A1D" w:rsidRDefault="00711A1D" w:rsidP="00711A1D">
      <w:pPr>
        <w:rPr>
          <w:noProof/>
        </w:rPr>
      </w:pPr>
      <w:bookmarkStart w:id="4771" w:name="_ENREF_2"/>
      <w:r w:rsidRPr="00711A1D">
        <w:rPr>
          <w:noProof/>
        </w:rPr>
        <w:t>[2]</w:t>
      </w:r>
      <w:r w:rsidRPr="00711A1D">
        <w:rPr>
          <w:noProof/>
        </w:rPr>
        <w:tab/>
        <w:t>Gee, M. W., Dohrmann, C. R., Key, S. W., and Wall, W. A., 2009, "A uniform nodal strain tetrahedron with isochoric stabilization," Int. J. Numer. Meth. Engng(78), pp. 429-443.</w:t>
      </w:r>
      <w:bookmarkEnd w:id="4771"/>
    </w:p>
    <w:p w14:paraId="29B64F22" w14:textId="77777777" w:rsidR="00711A1D" w:rsidRPr="00711A1D" w:rsidRDefault="00711A1D" w:rsidP="00711A1D">
      <w:pPr>
        <w:rPr>
          <w:noProof/>
        </w:rPr>
      </w:pPr>
      <w:bookmarkStart w:id="477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4772"/>
    </w:p>
    <w:p w14:paraId="52715185" w14:textId="77777777" w:rsidR="00711A1D" w:rsidRPr="00711A1D" w:rsidRDefault="00711A1D" w:rsidP="00711A1D">
      <w:pPr>
        <w:rPr>
          <w:noProof/>
        </w:rPr>
      </w:pPr>
      <w:bookmarkStart w:id="477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4773"/>
    </w:p>
    <w:p w14:paraId="250401A1" w14:textId="77777777" w:rsidR="00711A1D" w:rsidRPr="00711A1D" w:rsidRDefault="00711A1D" w:rsidP="00711A1D">
      <w:pPr>
        <w:rPr>
          <w:noProof/>
        </w:rPr>
      </w:pPr>
      <w:bookmarkStart w:id="477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4774"/>
    </w:p>
    <w:p w14:paraId="1E38F47E" w14:textId="77777777" w:rsidR="00711A1D" w:rsidRPr="00711A1D" w:rsidRDefault="00711A1D" w:rsidP="00711A1D">
      <w:pPr>
        <w:rPr>
          <w:noProof/>
        </w:rPr>
      </w:pPr>
      <w:bookmarkStart w:id="477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4775"/>
    </w:p>
    <w:p w14:paraId="0F3A1875" w14:textId="77777777" w:rsidR="00711A1D" w:rsidRPr="00711A1D" w:rsidRDefault="00711A1D" w:rsidP="00711A1D">
      <w:pPr>
        <w:rPr>
          <w:noProof/>
        </w:rPr>
      </w:pPr>
      <w:bookmarkStart w:id="4776" w:name="_ENREF_7"/>
      <w:r w:rsidRPr="00711A1D">
        <w:rPr>
          <w:noProof/>
        </w:rPr>
        <w:t>[7]</w:t>
      </w:r>
      <w:r w:rsidRPr="00711A1D">
        <w:rPr>
          <w:noProof/>
        </w:rPr>
        <w:tab/>
        <w:t>Lanir, Y., 1983, "Constitutive equations for fibrous connective tissues," J Biomech, 16(1), pp. 1-12.</w:t>
      </w:r>
      <w:bookmarkEnd w:id="4776"/>
    </w:p>
    <w:p w14:paraId="320578B4" w14:textId="77777777" w:rsidR="00711A1D" w:rsidRPr="00711A1D" w:rsidRDefault="00711A1D" w:rsidP="00711A1D">
      <w:pPr>
        <w:rPr>
          <w:noProof/>
        </w:rPr>
      </w:pPr>
      <w:bookmarkStart w:id="477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4777"/>
    </w:p>
    <w:p w14:paraId="3608330B" w14:textId="77777777" w:rsidR="00711A1D" w:rsidRPr="00711A1D" w:rsidRDefault="00711A1D" w:rsidP="00711A1D">
      <w:pPr>
        <w:rPr>
          <w:noProof/>
        </w:rPr>
      </w:pPr>
      <w:bookmarkStart w:id="4778" w:name="_ENREF_9"/>
      <w:r w:rsidRPr="00711A1D">
        <w:rPr>
          <w:noProof/>
        </w:rPr>
        <w:t>[9]</w:t>
      </w:r>
      <w:r w:rsidRPr="00711A1D">
        <w:rPr>
          <w:noProof/>
        </w:rPr>
        <w:tab/>
        <w:t>Ateshian, G. A., 2007, "Anisotropy of fibrous tissues in relation to the distribution of tensed and buckled fibers," J Biomech Eng, 129(2), pp. 240-249.</w:t>
      </w:r>
      <w:bookmarkEnd w:id="4778"/>
    </w:p>
    <w:p w14:paraId="294D485C" w14:textId="77777777" w:rsidR="00711A1D" w:rsidRPr="00711A1D" w:rsidRDefault="00711A1D" w:rsidP="00711A1D">
      <w:pPr>
        <w:rPr>
          <w:noProof/>
        </w:rPr>
      </w:pPr>
      <w:bookmarkStart w:id="4779" w:name="_ENREF_10"/>
      <w:r w:rsidRPr="00711A1D">
        <w:rPr>
          <w:noProof/>
        </w:rPr>
        <w:t>[10]</w:t>
      </w:r>
      <w:r w:rsidRPr="00711A1D">
        <w:rPr>
          <w:noProof/>
        </w:rPr>
        <w:tab/>
        <w:t>Fung, Y. C., 1993, Biomechanics : mechanical properties of living tissues, Springer-Verlag, New York.</w:t>
      </w:r>
      <w:bookmarkEnd w:id="4779"/>
    </w:p>
    <w:p w14:paraId="1B8F3DBB" w14:textId="77777777" w:rsidR="00711A1D" w:rsidRPr="00711A1D" w:rsidRDefault="00711A1D" w:rsidP="00711A1D">
      <w:pPr>
        <w:rPr>
          <w:noProof/>
        </w:rPr>
      </w:pPr>
      <w:bookmarkStart w:id="4780" w:name="_ENREF_11"/>
      <w:r w:rsidRPr="00711A1D">
        <w:rPr>
          <w:noProof/>
        </w:rPr>
        <w:t>[11]</w:t>
      </w:r>
      <w:r w:rsidRPr="00711A1D">
        <w:rPr>
          <w:noProof/>
        </w:rPr>
        <w:tab/>
        <w:t>Fung, Y. C., Fronek, K., and Patitucci, P., 1979, "Pseudoelasticity of arteries and the choice of its mathematical expression," Am J Physiol, 237(5), pp. H620-631.</w:t>
      </w:r>
      <w:bookmarkEnd w:id="4780"/>
    </w:p>
    <w:p w14:paraId="2CDD8AA6" w14:textId="77777777" w:rsidR="00711A1D" w:rsidRPr="00711A1D" w:rsidRDefault="00711A1D" w:rsidP="00711A1D">
      <w:pPr>
        <w:rPr>
          <w:noProof/>
        </w:rPr>
      </w:pPr>
      <w:bookmarkStart w:id="4781" w:name="_ENREF_12"/>
      <w:r w:rsidRPr="00711A1D">
        <w:rPr>
          <w:noProof/>
        </w:rPr>
        <w:t>[12]</w:t>
      </w:r>
      <w:r w:rsidRPr="00711A1D">
        <w:rPr>
          <w:noProof/>
        </w:rPr>
        <w:tab/>
        <w:t>Ateshian, G. A., and Costa, K. D., 2009, "A frame-invariant formulation of Fung elasticity," J Biomech, 42(6), pp. 781-785.</w:t>
      </w:r>
      <w:bookmarkEnd w:id="4781"/>
    </w:p>
    <w:p w14:paraId="4FC34E49" w14:textId="77777777" w:rsidR="00711A1D" w:rsidRPr="00711A1D" w:rsidRDefault="00711A1D" w:rsidP="00711A1D">
      <w:pPr>
        <w:rPr>
          <w:noProof/>
        </w:rPr>
      </w:pPr>
      <w:bookmarkStart w:id="4782" w:name="_ENREF_13"/>
      <w:r w:rsidRPr="00711A1D">
        <w:rPr>
          <w:noProof/>
        </w:rPr>
        <w:t>[13]</w:t>
      </w:r>
      <w:r w:rsidRPr="00711A1D">
        <w:rPr>
          <w:noProof/>
        </w:rPr>
        <w:tab/>
        <w:t>Blemker, S., 2004, "3D Modeling of Complex Muscle Architecture and Geometry," Stanford University, Stanford.</w:t>
      </w:r>
      <w:bookmarkEnd w:id="4782"/>
    </w:p>
    <w:p w14:paraId="44754525" w14:textId="77777777" w:rsidR="00711A1D" w:rsidRPr="00711A1D" w:rsidRDefault="00711A1D" w:rsidP="00711A1D">
      <w:pPr>
        <w:rPr>
          <w:noProof/>
        </w:rPr>
      </w:pPr>
      <w:bookmarkStart w:id="478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4783"/>
    </w:p>
    <w:p w14:paraId="7B80718C" w14:textId="77777777" w:rsidR="00711A1D" w:rsidRPr="00711A1D" w:rsidRDefault="00711A1D" w:rsidP="00711A1D">
      <w:pPr>
        <w:rPr>
          <w:noProof/>
        </w:rPr>
      </w:pPr>
      <w:bookmarkStart w:id="4784" w:name="_ENREF_15"/>
      <w:r w:rsidRPr="00711A1D">
        <w:rPr>
          <w:noProof/>
        </w:rPr>
        <w:t>[15]</w:t>
      </w:r>
      <w:r w:rsidRPr="00711A1D">
        <w:rPr>
          <w:noProof/>
        </w:rPr>
        <w:tab/>
        <w:t>Spencer, A. J. M., 1984, Continuum Theory of the Mechanics of Fibre-Reinforced Composites, Springer-Verlag, New York.</w:t>
      </w:r>
      <w:bookmarkEnd w:id="4784"/>
    </w:p>
    <w:p w14:paraId="3B8E8EF7" w14:textId="77777777" w:rsidR="00711A1D" w:rsidRPr="00711A1D" w:rsidRDefault="00711A1D" w:rsidP="00711A1D">
      <w:pPr>
        <w:rPr>
          <w:noProof/>
        </w:rPr>
      </w:pPr>
      <w:bookmarkStart w:id="478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4785"/>
    </w:p>
    <w:p w14:paraId="33382BC3" w14:textId="77777777" w:rsidR="00711A1D" w:rsidRPr="00711A1D" w:rsidRDefault="00711A1D" w:rsidP="00711A1D">
      <w:pPr>
        <w:rPr>
          <w:noProof/>
        </w:rPr>
      </w:pPr>
      <w:bookmarkStart w:id="478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4786"/>
    </w:p>
    <w:p w14:paraId="78F4B469" w14:textId="77777777" w:rsidR="00711A1D" w:rsidRPr="00711A1D" w:rsidRDefault="00711A1D" w:rsidP="00711A1D">
      <w:pPr>
        <w:rPr>
          <w:noProof/>
        </w:rPr>
      </w:pPr>
      <w:bookmarkStart w:id="4787" w:name="_ENREF_18"/>
      <w:r w:rsidRPr="00711A1D">
        <w:rPr>
          <w:noProof/>
        </w:rPr>
        <w:t>[18]</w:t>
      </w:r>
      <w:r w:rsidRPr="00711A1D">
        <w:rPr>
          <w:noProof/>
        </w:rPr>
        <w:tab/>
        <w:t>Quapp, K. M., and Weiss, J. A., 1998, "Material characterization of human medial collateral ligament," J Biomech Eng, 120(6), pp. 757-763.</w:t>
      </w:r>
      <w:bookmarkEnd w:id="4787"/>
    </w:p>
    <w:p w14:paraId="32CA7FF9" w14:textId="77777777" w:rsidR="00711A1D" w:rsidRPr="00711A1D" w:rsidRDefault="00711A1D" w:rsidP="00711A1D">
      <w:pPr>
        <w:rPr>
          <w:noProof/>
        </w:rPr>
      </w:pPr>
      <w:bookmarkStart w:id="4788"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4788"/>
    </w:p>
    <w:p w14:paraId="16AAC6F4" w14:textId="77777777" w:rsidR="00711A1D" w:rsidRPr="00711A1D" w:rsidRDefault="00711A1D" w:rsidP="00711A1D">
      <w:pPr>
        <w:rPr>
          <w:noProof/>
        </w:rPr>
      </w:pPr>
      <w:bookmarkStart w:id="4789" w:name="_ENREF_20"/>
      <w:r w:rsidRPr="00711A1D">
        <w:rPr>
          <w:noProof/>
        </w:rPr>
        <w:t>[20]</w:t>
      </w:r>
      <w:r w:rsidRPr="00711A1D">
        <w:rPr>
          <w:noProof/>
        </w:rPr>
        <w:tab/>
        <w:t>Veronda, D. R., and Westmann, R. A., 1970, "Mechanical Characterization of Skin - Finite Deformations," J. Biomechanics, Vol. 3, pp. 111-124.</w:t>
      </w:r>
      <w:bookmarkEnd w:id="4789"/>
    </w:p>
    <w:p w14:paraId="1320DA6A" w14:textId="77777777" w:rsidR="00711A1D" w:rsidRPr="00711A1D" w:rsidRDefault="00711A1D" w:rsidP="00711A1D">
      <w:pPr>
        <w:rPr>
          <w:noProof/>
        </w:rPr>
      </w:pPr>
      <w:bookmarkStart w:id="479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4790"/>
    </w:p>
    <w:p w14:paraId="52C64EC2" w14:textId="77777777" w:rsidR="00711A1D" w:rsidRPr="00711A1D" w:rsidRDefault="00711A1D" w:rsidP="00711A1D">
      <w:pPr>
        <w:rPr>
          <w:noProof/>
        </w:rPr>
      </w:pPr>
      <w:bookmarkStart w:id="479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4791"/>
    </w:p>
    <w:p w14:paraId="498B1043" w14:textId="77777777" w:rsidR="00711A1D" w:rsidRPr="00711A1D" w:rsidRDefault="00711A1D" w:rsidP="00711A1D">
      <w:pPr>
        <w:rPr>
          <w:noProof/>
        </w:rPr>
      </w:pPr>
      <w:bookmarkStart w:id="4792" w:name="_ENREF_23"/>
      <w:r w:rsidRPr="00711A1D">
        <w:rPr>
          <w:noProof/>
        </w:rPr>
        <w:t>[23]</w:t>
      </w:r>
      <w:r w:rsidRPr="00711A1D">
        <w:rPr>
          <w:noProof/>
        </w:rPr>
        <w:tab/>
        <w:t>Bonet, J., and Wood, R. D., 1997, Nonlinear continuum mechanics for finite element analysis, Cambridge University Press.</w:t>
      </w:r>
      <w:bookmarkEnd w:id="4792"/>
    </w:p>
    <w:p w14:paraId="01797796" w14:textId="77777777" w:rsidR="00711A1D" w:rsidRPr="00711A1D" w:rsidRDefault="00711A1D" w:rsidP="00711A1D">
      <w:pPr>
        <w:rPr>
          <w:noProof/>
        </w:rPr>
      </w:pPr>
      <w:bookmarkStart w:id="4793" w:name="_ENREF_24"/>
      <w:r w:rsidRPr="00711A1D">
        <w:rPr>
          <w:noProof/>
        </w:rPr>
        <w:t>[24]</w:t>
      </w:r>
      <w:r w:rsidRPr="00711A1D">
        <w:rPr>
          <w:noProof/>
        </w:rPr>
        <w:tab/>
        <w:t>Carter, D. R., and Hayes, W. C., 1976, "Bone compressive strength: the influence of density and strain rate," Science, 194(4270), pp. 1174-1176.</w:t>
      </w:r>
      <w:bookmarkEnd w:id="4793"/>
    </w:p>
    <w:p w14:paraId="4BE3FAA8" w14:textId="77777777" w:rsidR="00711A1D" w:rsidRPr="00711A1D" w:rsidRDefault="00711A1D" w:rsidP="00711A1D">
      <w:pPr>
        <w:rPr>
          <w:noProof/>
        </w:rPr>
      </w:pPr>
      <w:bookmarkStart w:id="4794" w:name="_ENREF_25"/>
      <w:r w:rsidRPr="00711A1D">
        <w:rPr>
          <w:noProof/>
        </w:rPr>
        <w:t>[25]</w:t>
      </w:r>
      <w:r w:rsidRPr="00711A1D">
        <w:rPr>
          <w:noProof/>
        </w:rPr>
        <w:tab/>
        <w:t>Carter, D. R., and Hayes, W. C., 1977, "The compressive behavior of bone as a two-phase porous structure," J Bone Joint Surg Am, 59(7), pp. 954-962.</w:t>
      </w:r>
      <w:bookmarkEnd w:id="4794"/>
    </w:p>
    <w:p w14:paraId="6764EF22" w14:textId="77777777" w:rsidR="00711A1D" w:rsidRPr="00711A1D" w:rsidRDefault="00711A1D" w:rsidP="00711A1D">
      <w:pPr>
        <w:rPr>
          <w:noProof/>
        </w:rPr>
      </w:pPr>
      <w:bookmarkStart w:id="4795" w:name="_ENREF_26"/>
      <w:r w:rsidRPr="00711A1D">
        <w:rPr>
          <w:noProof/>
        </w:rPr>
        <w:t>[26]</w:t>
      </w:r>
      <w:r w:rsidRPr="00711A1D">
        <w:rPr>
          <w:noProof/>
        </w:rPr>
        <w:tab/>
        <w:t>Overbeek, J. T., 1956, "The Donnan equilibrium," Prog Biophys Biophys Chem, 6, pp. 57-84.</w:t>
      </w:r>
      <w:bookmarkEnd w:id="4795"/>
    </w:p>
    <w:p w14:paraId="2295E82B" w14:textId="77777777" w:rsidR="00711A1D" w:rsidRPr="00711A1D" w:rsidRDefault="00711A1D" w:rsidP="00711A1D">
      <w:pPr>
        <w:rPr>
          <w:noProof/>
        </w:rPr>
      </w:pPr>
      <w:bookmarkStart w:id="479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4796"/>
    </w:p>
    <w:p w14:paraId="45694551" w14:textId="77777777" w:rsidR="00711A1D" w:rsidRPr="00711A1D" w:rsidRDefault="00711A1D" w:rsidP="00711A1D">
      <w:pPr>
        <w:rPr>
          <w:noProof/>
        </w:rPr>
      </w:pPr>
      <w:bookmarkStart w:id="479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4797"/>
    </w:p>
    <w:p w14:paraId="66E68CCA" w14:textId="77777777" w:rsidR="00711A1D" w:rsidRPr="00711A1D" w:rsidRDefault="00711A1D" w:rsidP="00711A1D">
      <w:pPr>
        <w:rPr>
          <w:noProof/>
        </w:rPr>
      </w:pPr>
      <w:bookmarkStart w:id="479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4798"/>
    </w:p>
    <w:p w14:paraId="31C6FEAF" w14:textId="77777777" w:rsidR="00711A1D" w:rsidRPr="00711A1D" w:rsidRDefault="00711A1D" w:rsidP="00711A1D">
      <w:pPr>
        <w:rPr>
          <w:noProof/>
        </w:rPr>
      </w:pPr>
      <w:bookmarkStart w:id="479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4799"/>
    </w:p>
    <w:p w14:paraId="5121E746" w14:textId="77777777" w:rsidR="00711A1D" w:rsidRPr="00711A1D" w:rsidRDefault="00711A1D" w:rsidP="00711A1D">
      <w:pPr>
        <w:rPr>
          <w:noProof/>
        </w:rPr>
      </w:pPr>
      <w:bookmarkStart w:id="4800" w:name="_ENREF_31"/>
      <w:r w:rsidRPr="00711A1D">
        <w:rPr>
          <w:noProof/>
        </w:rPr>
        <w:t>[31]</w:t>
      </w:r>
      <w:r w:rsidRPr="00711A1D">
        <w:rPr>
          <w:noProof/>
        </w:rPr>
        <w:tab/>
        <w:t>Ateshian, G. A., and Ricken, T., 2010, "Multigenerational interstitial growth of biological tissues," Biomech Model Mechanobiol, 9(6), pp. 689-702.</w:t>
      </w:r>
      <w:bookmarkEnd w:id="4800"/>
    </w:p>
    <w:p w14:paraId="7C381329" w14:textId="77777777" w:rsidR="00711A1D" w:rsidRPr="00711A1D" w:rsidRDefault="00711A1D" w:rsidP="00711A1D">
      <w:pPr>
        <w:rPr>
          <w:noProof/>
        </w:rPr>
      </w:pPr>
      <w:bookmarkStart w:id="480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4801"/>
    </w:p>
    <w:p w14:paraId="5FE113E8" w14:textId="77777777" w:rsidR="00711A1D" w:rsidRPr="00711A1D" w:rsidRDefault="00711A1D" w:rsidP="00711A1D">
      <w:pPr>
        <w:rPr>
          <w:noProof/>
        </w:rPr>
      </w:pPr>
      <w:bookmarkStart w:id="480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4802"/>
    </w:p>
    <w:p w14:paraId="36FDCD92" w14:textId="77777777" w:rsidR="00711A1D" w:rsidRPr="00711A1D" w:rsidRDefault="00711A1D" w:rsidP="00711A1D">
      <w:pPr>
        <w:rPr>
          <w:noProof/>
        </w:rPr>
      </w:pPr>
      <w:bookmarkStart w:id="480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4803"/>
    </w:p>
    <w:p w14:paraId="26462A35" w14:textId="77777777" w:rsidR="00711A1D" w:rsidRPr="00711A1D" w:rsidRDefault="00711A1D" w:rsidP="00711A1D">
      <w:pPr>
        <w:rPr>
          <w:noProof/>
        </w:rPr>
      </w:pPr>
      <w:bookmarkStart w:id="4804" w:name="_ENREF_35"/>
      <w:r w:rsidRPr="00711A1D">
        <w:rPr>
          <w:noProof/>
        </w:rPr>
        <w:t>[35]</w:t>
      </w:r>
      <w:r w:rsidRPr="00711A1D">
        <w:rPr>
          <w:noProof/>
        </w:rPr>
        <w:tab/>
        <w:t>Weinans, H., Huiskes, R., and Grootenboer, H. J., 1992, "The behavior of adaptive bone-remodeling simulation models," J Biomech, 25(12), pp. 1425-1441.</w:t>
      </w:r>
      <w:bookmarkEnd w:id="480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64" w:author="weiss" w:date="2012-04-05T16:36:00Z" w:initials="w">
    <w:p w14:paraId="1F873030" w14:textId="77777777" w:rsidR="0003388B" w:rsidRDefault="0003388B">
      <w:pPr>
        <w:pStyle w:val="CommentText"/>
      </w:pPr>
      <w:r>
        <w:rPr>
          <w:rStyle w:val="CommentReference"/>
        </w:rPr>
        <w:annotationRef/>
      </w:r>
      <w:r>
        <w:t>A simple figure would be helpful.</w:t>
      </w:r>
    </w:p>
  </w:comment>
  <w:comment w:id="1612" w:author="weiss" w:date="2012-04-05T16:36:00Z" w:initials="w">
    <w:p w14:paraId="20505464" w14:textId="77777777" w:rsidR="0003388B" w:rsidRDefault="0003388B">
      <w:pPr>
        <w:pStyle w:val="CommentText"/>
      </w:pPr>
      <w:r>
        <w:rPr>
          <w:rStyle w:val="CommentReference"/>
        </w:rPr>
        <w:annotationRef/>
      </w:r>
      <w:r>
        <w:t>Steve – perhaps you could specify how to use the displacement based elements here, and what the differences are in terms of results etc.</w:t>
      </w:r>
    </w:p>
  </w:comment>
  <w:comment w:id="1813" w:author="weiss" w:date="2012-04-05T16:36:00Z" w:initials="w">
    <w:p w14:paraId="44C24796" w14:textId="77777777" w:rsidR="0003388B" w:rsidRDefault="0003388B">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2149" w:author="weiss" w:date="2012-04-05T16:37:00Z" w:initials="w">
    <w:p w14:paraId="6C41155D" w14:textId="77777777" w:rsidR="0003388B" w:rsidRDefault="0003388B">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224F2" w14:textId="77777777" w:rsidR="00233060" w:rsidRDefault="00233060">
      <w:r>
        <w:separator/>
      </w:r>
    </w:p>
  </w:endnote>
  <w:endnote w:type="continuationSeparator" w:id="0">
    <w:p w14:paraId="2F2AD870" w14:textId="77777777" w:rsidR="00233060" w:rsidRDefault="00233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29E9D" w14:textId="77777777" w:rsidR="00233060" w:rsidRDefault="00233060">
      <w:r>
        <w:separator/>
      </w:r>
    </w:p>
  </w:footnote>
  <w:footnote w:type="continuationSeparator" w:id="0">
    <w:p w14:paraId="6CF81E1F" w14:textId="77777777" w:rsidR="00233060" w:rsidRDefault="00233060">
      <w:r>
        <w:continuationSeparator/>
      </w:r>
    </w:p>
  </w:footnote>
  <w:footnote w:id="1">
    <w:p w14:paraId="2EECF9A7" w14:textId="1DEABEEA" w:rsidR="0003388B" w:rsidRDefault="0003388B">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03388B" w:rsidRDefault="0003388B">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03388B" w:rsidRDefault="0003388B">
      <w:pPr>
        <w:pStyle w:val="FootnoteText"/>
      </w:pPr>
      <w:r>
        <w:rPr>
          <w:rStyle w:val="FootnoteReference"/>
        </w:rPr>
        <w:footnoteRef/>
      </w:r>
      <w:r>
        <w:t xml:space="preserve"> FEBio continues to read </w:t>
      </w:r>
      <w:ins w:id="436" w:author="Steve Maas" w:date="2013-12-30T14:46:00Z">
        <w:r>
          <w:t xml:space="preserve">some </w:t>
        </w:r>
      </w:ins>
      <w:r>
        <w:t>older formats, but they are considered to be obsolete.</w:t>
      </w:r>
    </w:p>
  </w:footnote>
  <w:footnote w:id="4">
    <w:p w14:paraId="75238AE5" w14:textId="77777777" w:rsidR="0003388B" w:rsidRDefault="0003388B"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03388B" w:rsidRDefault="0003388B">
      <w:pPr>
        <w:pStyle w:val="FootnoteText"/>
      </w:pPr>
      <w:ins w:id="1563" w:author="Steve Maas" w:date="2014-01-15T10:51:00Z">
        <w:r>
          <w:rPr>
            <w:rStyle w:val="FootnoteReference"/>
          </w:rPr>
          <w:footnoteRef/>
        </w:r>
        <w:r>
          <w:t xml:space="preserve"> As of FEBio version 2.0, the LSDYNA database is no longer supported. The FEBio </w:t>
        </w:r>
      </w:ins>
      <w:ins w:id="1564" w:author="Steve Maas" w:date="2014-01-15T10:52:00Z">
        <w:r>
          <w:t>database</w:t>
        </w:r>
      </w:ins>
      <w:ins w:id="1565" w:author="Steve Maas" w:date="2014-01-15T10:51:00Z">
        <w:r>
          <w:t xml:space="preserve"> format</w:t>
        </w:r>
      </w:ins>
      <w:ins w:id="1566" w:author="Steve Maas" w:date="2014-01-15T10:52:00Z">
        <w:r>
          <w:t xml:space="preserve"> is the only format that will be supported from now on.</w:t>
        </w:r>
      </w:ins>
    </w:p>
  </w:footnote>
  <w:footnote w:id="6">
    <w:p w14:paraId="2FB68287" w14:textId="77777777" w:rsidR="0003388B" w:rsidRPr="00112C98" w:rsidRDefault="0003388B">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03388B" w:rsidRPr="009339D1" w:rsidRDefault="0003388B">
      <w:pPr>
        <w:pStyle w:val="FootnoteText"/>
      </w:pPr>
      <w:ins w:id="2660" w:author="Steve Maas" w:date="2014-01-02T13:05:00Z">
        <w:r>
          <w:rPr>
            <w:rStyle w:val="FootnoteReference"/>
          </w:rPr>
          <w:footnoteRef/>
        </w:r>
        <w:r>
          <w:t xml:space="preserve"> As of FEBio </w:t>
        </w:r>
      </w:ins>
      <w:ins w:id="2661" w:author="Steve Maas" w:date="2014-01-02T13:06:00Z">
        <w:r>
          <w:t xml:space="preserve">version </w:t>
        </w:r>
      </w:ins>
      <w:ins w:id="2662" w:author="Steve Maas" w:date="2014-01-02T13:05:00Z">
        <w:r>
          <w:t>2</w:t>
        </w:r>
      </w:ins>
      <w:ins w:id="2663" w:author="Steve Maas" w:date="2014-01-02T13:06:00Z">
        <w:r>
          <w:t>.0</w:t>
        </w:r>
      </w:ins>
      <w:ins w:id="2664"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03388B" w:rsidRDefault="0003388B">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03388B" w:rsidRDefault="0003388B">
      <w:pPr>
        <w:pStyle w:val="FootnoteText"/>
      </w:pPr>
      <w:ins w:id="4453" w:author="Steve Maas" w:date="2014-01-02T16:26:00Z">
        <w:r>
          <w:rPr>
            <w:rStyle w:val="FootnoteReference"/>
          </w:rPr>
          <w:footnoteRef/>
        </w:r>
        <w:r>
          <w:t xml:space="preserve"> As of FEBio 2.0, some feature</w:t>
        </w:r>
      </w:ins>
      <w:ins w:id="4454"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03388B" w:rsidRDefault="0003388B"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03388B" w:rsidRDefault="0003388B"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03388B" w:rsidRDefault="0003388B"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31F4">
      <w:rPr>
        <w:rStyle w:val="PageNumber"/>
        <w:noProof/>
      </w:rPr>
      <w:t>3</w:t>
    </w:r>
    <w:r>
      <w:rPr>
        <w:rStyle w:val="PageNumber"/>
      </w:rPr>
      <w:fldChar w:fldCharType="end"/>
    </w:r>
  </w:p>
  <w:p w14:paraId="4C9E34C0" w14:textId="77777777" w:rsidR="0003388B" w:rsidRDefault="0003388B"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63CC1"/>
    <w:rsid w:val="00370D1D"/>
    <w:rsid w:val="0037104E"/>
    <w:rsid w:val="00373631"/>
    <w:rsid w:val="003758C4"/>
    <w:rsid w:val="00376BD9"/>
    <w:rsid w:val="00380391"/>
    <w:rsid w:val="00382EEB"/>
    <w:rsid w:val="003841F2"/>
    <w:rsid w:val="0038493E"/>
    <w:rsid w:val="003862C6"/>
    <w:rsid w:val="00394462"/>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619D"/>
    <w:rsid w:val="009F703A"/>
    <w:rsid w:val="00A0145B"/>
    <w:rsid w:val="00A06947"/>
    <w:rsid w:val="00A0697D"/>
    <w:rsid w:val="00A10B80"/>
    <w:rsid w:val="00A16055"/>
    <w:rsid w:val="00A1636E"/>
    <w:rsid w:val="00A21D16"/>
    <w:rsid w:val="00A2261A"/>
    <w:rsid w:val="00A231E8"/>
    <w:rsid w:val="00A23771"/>
    <w:rsid w:val="00A24A65"/>
    <w:rsid w:val="00A2605F"/>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578EA"/>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B56CC"/>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image" Target="media/image897.wmf"/><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image" Target="media/image929.wmf"/><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image" Target="media/image908.wmf"/><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oleObject" Target="embeddings/oleObject943.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oleObject" Target="embeddings/oleObject905.bin"/><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image" Target="media/image881.wmf"/><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oleObject" Target="embeddings/oleObject916.bin"/><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oleObject" Target="embeddings/oleObject927.bin"/><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image" Target="media/image889.wmf"/><Relationship Id="rId1909" Type="http://schemas.openxmlformats.org/officeDocument/2006/relationships/image" Target="media/image938.wmf"/><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image" Target="media/image900.wmf"/><Relationship Id="rId1900" Type="http://schemas.openxmlformats.org/officeDocument/2006/relationships/oleObject" Target="embeddings/oleObject935.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e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image" Target="media/image911.wmf"/><Relationship Id="rId1715" Type="http://schemas.openxmlformats.org/officeDocument/2006/relationships/oleObject" Target="embeddings/oleObject842.bin"/><Relationship Id="rId1922" Type="http://schemas.openxmlformats.org/officeDocument/2006/relationships/oleObject" Target="embeddings/oleObject946.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oleObject" Target="embeddings/oleObject887.bin"/><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image" Target="media/image933.wmf"/><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oleObject" Target="embeddings/oleObject930.bin"/><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oleObject" Target="embeddings/oleObject909.bin"/><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image" Target="media/image941.wmf"/><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oleObject" Target="embeddings/oleObject882.bin"/><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image" Target="media/image914.wmf"/><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image" Target="media/image893.wmf"/><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image" Target="media/image925.wmf"/><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603" Type="http://schemas.openxmlformats.org/officeDocument/2006/relationships/oleObject" Target="embeddings/oleObject786.bin"/><Relationship Id="rId1810" Type="http://schemas.openxmlformats.org/officeDocument/2006/relationships/oleObject" Target="embeddings/oleObject890.bin"/><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oleObject" Target="embeddings/oleObject939.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oleObject" Target="embeddings/oleObject41.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oleObject" Target="embeddings/oleObject901.bin"/><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oleObject" Target="embeddings/oleObject912.bin"/><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image" Target="media/image944.wmf"/><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oleObject" Target="embeddings/oleObject923.bin"/><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image" Target="media/image885.wmf"/><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emf"/><Relationship Id="rId1825" Type="http://schemas.openxmlformats.org/officeDocument/2006/relationships/image" Target="media/image896.wmf"/><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image" Target="media/image907.wmf"/><Relationship Id="rId41" Type="http://schemas.openxmlformats.org/officeDocument/2006/relationships/image" Target="media/image9.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oleObject" Target="embeddings/oleObject942.bin"/><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image" Target="media/image918.wmf"/><Relationship Id="rId1729" Type="http://schemas.openxmlformats.org/officeDocument/2006/relationships/oleObject" Target="embeddings/oleObject849.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image" Target="media/image880.wmf"/><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oleObject" Target="embeddings/oleObject915.bin"/><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oleObject" Target="embeddings/oleObject894.bin"/><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oleObject" Target="embeddings/oleObject926.bin"/><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image" Target="media/image937.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image" Target="media/image899.wmf"/><Relationship Id="rId1929" Type="http://schemas.openxmlformats.org/officeDocument/2006/relationships/fontTable" Target="fontTable.xml"/><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image" Target="media/image910.wmf"/><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oleObject" Target="embeddings/oleObject945.bin"/><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image" Target="media/image921.wmf"/><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oleObject" Target="embeddings/oleObject886.bin"/><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image" Target="media/image932.wmf"/><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oleObject" Target="embeddings/oleObject897.bin"/><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oleObject" Target="embeddings/oleObject908.bin"/><Relationship Id="rId1706" Type="http://schemas.openxmlformats.org/officeDocument/2006/relationships/image" Target="media/image837.wmf"/><Relationship Id="rId1913" Type="http://schemas.openxmlformats.org/officeDocument/2006/relationships/image" Target="media/image940.wmf"/><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oleObject" Target="embeddings/oleObject919.bin"/><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oleObject" Target="embeddings/oleObject881.bin"/><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image" Target="media/image892.wmf"/><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image" Target="media/image924.wmf"/><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image" Target="media/image903.wmf"/><Relationship Id="rId182" Type="http://schemas.openxmlformats.org/officeDocument/2006/relationships/image" Target="media/image78.wmf"/><Relationship Id="rId1906" Type="http://schemas.openxmlformats.org/officeDocument/2006/relationships/oleObject" Target="embeddings/oleObject938.bin"/><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oleObject" Target="embeddings/oleObject900.bin"/><Relationship Id="rId1928" Type="http://schemas.openxmlformats.org/officeDocument/2006/relationships/oleObject" Target="embeddings/oleObject949.bin"/><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oleObject" Target="embeddings/oleObject911.bin"/><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oleObject" Target="embeddings/oleObject922.bin"/><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1801" Type="http://schemas.openxmlformats.org/officeDocument/2006/relationships/image" Target="media/image884.wmf"/><Relationship Id="rId382" Type="http://schemas.openxmlformats.org/officeDocument/2006/relationships/image" Target="media/image178.wmf"/><Relationship Id="rId687" Type="http://schemas.openxmlformats.org/officeDocument/2006/relationships/image" Target="media/image331.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oleObject" Target="embeddings/oleObject891.bin"/><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oleObject" Target="embeddings/oleObject933.bin"/><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image" Target="media/image895.wmf"/><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oleObject" Target="embeddings/oleObject902.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image" Target="media/image934.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image" Target="media/image906.wmf"/><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oleObject" Target="embeddings/oleObject941.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oleObject" Target="embeddings/oleObject913.bin"/><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1923" Type="http://schemas.openxmlformats.org/officeDocument/2006/relationships/image" Target="media/image945.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image" Target="media/image886.wmf"/><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image" Target="media/image928.wmf"/><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oleObject" Target="embeddings/oleObject925.bin"/><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oleObject" Target="embeddings/oleObject904.bin"/><Relationship Id="rId181" Type="http://schemas.openxmlformats.org/officeDocument/2006/relationships/oleObject" Target="embeddings/oleObject75.bin"/><Relationship Id="rId1905" Type="http://schemas.openxmlformats.org/officeDocument/2006/relationships/image" Target="media/image936.wmf"/><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1927" Type="http://schemas.openxmlformats.org/officeDocument/2006/relationships/image" Target="media/image94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image" Target="media/image909.wmf"/><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image" Target="media/image888.wmf"/><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image" Target="media/image920.wmf"/><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image" Target="media/image931.wmf"/><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oleObject" Target="embeddings/oleObject896.bin"/><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oleObject" Target="embeddings/oleObject907.bin"/><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image" Target="media/image939.wmf"/><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image" Target="media/image883.wmf"/><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oleObject" Target="embeddings/oleObject918.bin"/><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emf"/><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image" Target="media/image891.wmf"/><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image" Target="media/image902.wmf"/><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oleObject" Target="embeddings/oleObject937.bin"/><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image" Target="media/image913.wmf"/><Relationship Id="rId1719" Type="http://schemas.openxmlformats.org/officeDocument/2006/relationships/oleObject" Target="embeddings/oleObject844.bin"/><Relationship Id="rId1926" Type="http://schemas.openxmlformats.org/officeDocument/2006/relationships/oleObject" Target="embeddings/oleObject948.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oleObject" Target="embeddings/oleObject910.bin"/><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oleObject" Target="embeddings/oleObject889.bin"/><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oleObject" Target="embeddings/oleObject921.bin"/><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oleObject" Target="embeddings/oleObject932.bin"/><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image" Target="media/image894.wmf"/><Relationship Id="rId195" Type="http://schemas.openxmlformats.org/officeDocument/2006/relationships/oleObject" Target="embeddings/oleObject82.bin"/><Relationship Id="rId1919" Type="http://schemas.openxmlformats.org/officeDocument/2006/relationships/image" Target="media/image943.wmf"/><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e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image" Target="media/image905.wmf"/><Relationship Id="rId1703" Type="http://schemas.openxmlformats.org/officeDocument/2006/relationships/oleObject" Target="embeddings/oleObject836.bin"/><Relationship Id="rId1910" Type="http://schemas.openxmlformats.org/officeDocument/2006/relationships/oleObject" Target="embeddings/oleObject940.bin"/><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oleObject" Target="embeddings/oleObject884.bin"/><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image" Target="media/image916.wmf"/><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image" Target="media/image927.wmf"/><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1607" Type="http://schemas.openxmlformats.org/officeDocument/2006/relationships/oleObject" Target="embeddings/oleObject788.bin"/><Relationship Id="rId1814" Type="http://schemas.openxmlformats.org/officeDocument/2006/relationships/oleObject" Target="embeddings/oleObject892.bin"/><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oleObject" Target="embeddings/oleObject903.bin"/><Relationship Id="rId1903" Type="http://schemas.openxmlformats.org/officeDocument/2006/relationships/image" Target="media/image935.wmf"/><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oleObject" Target="embeddings/oleObject914.bin"/><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1925" Type="http://schemas.openxmlformats.org/officeDocument/2006/relationships/image" Target="media/image946.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image" Target="media/image887.wmf"/><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image" Target="media/image919.wmf"/><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image" Target="media/image898.wmf"/><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image" Target="media/image930.wmf"/><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oleObject" Target="embeddings/oleObject895.bin"/><Relationship Id="rId194" Type="http://schemas.openxmlformats.org/officeDocument/2006/relationships/image" Target="media/image84.wmf"/><Relationship Id="rId1918" Type="http://schemas.openxmlformats.org/officeDocument/2006/relationships/oleObject" Target="embeddings/oleObject944.bin"/><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oleObject" Target="embeddings/oleObject906.bin"/><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image" Target="media/image882.wmf"/><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oleObject" Target="embeddings/oleObject917.bin"/><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oleObject" Target="embeddings/oleObject928.bin"/><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606" Type="http://schemas.openxmlformats.org/officeDocument/2006/relationships/image" Target="media/image787.wmf"/><Relationship Id="rId1813" Type="http://schemas.openxmlformats.org/officeDocument/2006/relationships/image" Target="media/image890.wmf"/><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image" Target="media/image901.wmf"/><Relationship Id="rId1902" Type="http://schemas.openxmlformats.org/officeDocument/2006/relationships/oleObject" Target="embeddings/oleObject936.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image" Target="media/image912.wmf"/><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1924" Type="http://schemas.openxmlformats.org/officeDocument/2006/relationships/oleObject" Target="embeddings/oleObject947.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image" Target="media/image923.wmf"/><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oleObject" Target="embeddings/oleObject888.bin"/><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oleObject" Target="embeddings/oleObject920.bin"/><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oleObject" Target="embeddings/oleObject899.bin"/><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oleObject" Target="embeddings/oleObject931.bin"/><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1612" Type="http://schemas.openxmlformats.org/officeDocument/2006/relationships/image" Target="media/image790.wmf"/><Relationship Id="rId1917" Type="http://schemas.openxmlformats.org/officeDocument/2006/relationships/image" Target="media/image942.wmf"/><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e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image" Target="media/image904.wmf"/><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oleObject" Target="embeddings/oleObject883.bin"/><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image" Target="media/image915.wmf"/><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930" Type="http://schemas.openxmlformats.org/officeDocument/2006/relationships/theme" Target="theme/theme1.xml"/><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85" Type="http://schemas.openxmlformats.org/officeDocument/2006/relationships/image" Target="media/image926.wmf"/><Relationship Id="rId603" Type="http://schemas.openxmlformats.org/officeDocument/2006/relationships/image" Target="media/image289.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9489A-189B-4C38-A2C5-C713D6012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204</Pages>
  <Words>59578</Words>
  <Characters>339600</Characters>
  <Application>Microsoft Office Word</Application>
  <DocSecurity>0</DocSecurity>
  <Lines>2830</Lines>
  <Paragraphs>796</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398382</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271</cp:revision>
  <cp:lastPrinted>2012-01-23T17:06:00Z</cp:lastPrinted>
  <dcterms:created xsi:type="dcterms:W3CDTF">2013-03-05T16:20:00Z</dcterms:created>
  <dcterms:modified xsi:type="dcterms:W3CDTF">2014-04-21T23:59:00Z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