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7-31T15:25:00Z">
        <w:r w:rsidR="00B61FE0">
          <w:rPr>
            <w:b/>
            <w:noProof/>
          </w:rPr>
          <w:t>July 31, 2014</w:t>
        </w:r>
      </w:ins>
      <w:ins w:id="1" w:author="Steve Maas" w:date="2014-07-24T18:34:00Z">
        <w:del w:id="2" w:author="Gerard" w:date="2014-07-29T23:23:00Z">
          <w:r w:rsidR="00884421" w:rsidDel="00F11BA7">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D6355">
        <w:fldChar w:fldCharType="begin"/>
      </w:r>
      <w:r w:rsidR="006D6355">
        <w:instrText xml:space="preserve"> HYPERLINK "http://mrl.sci.utah.edu/software/febio" \t "_blank" </w:instrText>
      </w:r>
      <w:r w:rsidR="006D6355">
        <w:fldChar w:fldCharType="separate"/>
      </w:r>
      <w:r w:rsidRPr="00F04491">
        <w:rPr>
          <w:rStyle w:val="Hyperlink"/>
        </w:rPr>
        <w:t>http://mrl.sci.utah.edu/software/febio</w:t>
      </w:r>
      <w:r w:rsidR="006D6355">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D6355"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3"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4"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ins>
      <w:r w:rsidR="001B13CD">
        <w:rPr>
          <w:noProof/>
        </w:rPr>
      </w:r>
      <w:r w:rsidR="001B13CD">
        <w:rPr>
          <w:noProof/>
        </w:rPr>
        <w:fldChar w:fldCharType="separate"/>
      </w:r>
      <w:ins w:id="5"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6" w:author="Gerard" w:date="2014-07-29T23:58:00Z"/>
          <w:rFonts w:asciiTheme="minorHAnsi" w:eastAsiaTheme="minorEastAsia" w:hAnsiTheme="minorHAnsi" w:cstheme="minorBidi"/>
          <w:smallCaps w:val="0"/>
          <w:noProof/>
          <w:sz w:val="24"/>
          <w:szCs w:val="24"/>
          <w:lang w:eastAsia="ja-JP"/>
        </w:rPr>
      </w:pPr>
      <w:ins w:id="7" w:author="Gerard" w:date="2014-07-29T23:58:00Z">
        <w:r>
          <w:rPr>
            <w:noProof/>
          </w:rPr>
          <w:t>1.1. Overview of FEBio</w:t>
        </w:r>
        <w:r>
          <w:rPr>
            <w:noProof/>
          </w:rPr>
          <w:tab/>
        </w:r>
        <w:r>
          <w:rPr>
            <w:noProof/>
          </w:rPr>
          <w:fldChar w:fldCharType="begin"/>
        </w:r>
        <w:r>
          <w:rPr>
            <w:noProof/>
          </w:rPr>
          <w:instrText xml:space="preserve"> PAGEREF _Toc268297648 \h </w:instrText>
        </w:r>
      </w:ins>
      <w:r>
        <w:rPr>
          <w:noProof/>
        </w:rPr>
      </w:r>
      <w:r>
        <w:rPr>
          <w:noProof/>
        </w:rPr>
        <w:fldChar w:fldCharType="separate"/>
      </w:r>
      <w:ins w:id="8"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9" w:author="Gerard" w:date="2014-07-29T23:58:00Z"/>
          <w:rFonts w:asciiTheme="minorHAnsi" w:eastAsiaTheme="minorEastAsia" w:hAnsiTheme="minorHAnsi" w:cstheme="minorBidi"/>
          <w:smallCaps w:val="0"/>
          <w:noProof/>
          <w:sz w:val="24"/>
          <w:szCs w:val="24"/>
          <w:lang w:eastAsia="ja-JP"/>
        </w:rPr>
      </w:pPr>
      <w:ins w:id="10" w:author="Gerard" w:date="2014-07-29T23:58:00Z">
        <w:r>
          <w:rPr>
            <w:noProof/>
          </w:rPr>
          <w:t>1.2. About this document</w:t>
        </w:r>
        <w:r>
          <w:rPr>
            <w:noProof/>
          </w:rPr>
          <w:tab/>
        </w:r>
        <w:r>
          <w:rPr>
            <w:noProof/>
          </w:rPr>
          <w:fldChar w:fldCharType="begin"/>
        </w:r>
        <w:r>
          <w:rPr>
            <w:noProof/>
          </w:rPr>
          <w:instrText xml:space="preserve"> PAGEREF _Toc268297649 \h </w:instrText>
        </w:r>
      </w:ins>
      <w:r>
        <w:rPr>
          <w:noProof/>
        </w:rPr>
      </w:r>
      <w:r>
        <w:rPr>
          <w:noProof/>
        </w:rPr>
        <w:fldChar w:fldCharType="separate"/>
      </w:r>
      <w:ins w:id="11"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2" w:author="Gerard" w:date="2014-07-29T23:58:00Z"/>
          <w:rFonts w:asciiTheme="minorHAnsi" w:eastAsiaTheme="minorEastAsia" w:hAnsiTheme="minorHAnsi" w:cstheme="minorBidi"/>
          <w:smallCaps w:val="0"/>
          <w:noProof/>
          <w:sz w:val="24"/>
          <w:szCs w:val="24"/>
          <w:lang w:eastAsia="ja-JP"/>
        </w:rPr>
      </w:pPr>
      <w:ins w:id="13" w:author="Gerard" w:date="2014-07-29T23:58:00Z">
        <w:r>
          <w:rPr>
            <w:noProof/>
          </w:rPr>
          <w:t>1.3. Units in FEBio</w:t>
        </w:r>
        <w:r>
          <w:rPr>
            <w:noProof/>
          </w:rPr>
          <w:tab/>
        </w:r>
        <w:r>
          <w:rPr>
            <w:noProof/>
          </w:rPr>
          <w:fldChar w:fldCharType="begin"/>
        </w:r>
        <w:r>
          <w:rPr>
            <w:noProof/>
          </w:rPr>
          <w:instrText xml:space="preserve"> PAGEREF _Toc268297650 \h </w:instrText>
        </w:r>
      </w:ins>
      <w:r>
        <w:rPr>
          <w:noProof/>
        </w:rPr>
      </w:r>
      <w:r>
        <w:rPr>
          <w:noProof/>
        </w:rPr>
        <w:fldChar w:fldCharType="separate"/>
      </w:r>
      <w:ins w:id="14"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15" w:author="Gerard" w:date="2014-07-29T23:58:00Z"/>
          <w:rFonts w:asciiTheme="minorHAnsi" w:eastAsiaTheme="minorEastAsia" w:hAnsiTheme="minorHAnsi" w:cstheme="minorBidi"/>
          <w:b w:val="0"/>
          <w:bCs w:val="0"/>
          <w:caps w:val="0"/>
          <w:noProof/>
          <w:sz w:val="24"/>
          <w:szCs w:val="24"/>
          <w:lang w:eastAsia="ja-JP"/>
        </w:rPr>
      </w:pPr>
      <w:ins w:id="16"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ins>
      <w:r>
        <w:rPr>
          <w:noProof/>
        </w:rPr>
      </w:r>
      <w:r>
        <w:rPr>
          <w:noProof/>
        </w:rPr>
        <w:fldChar w:fldCharType="separate"/>
      </w:r>
      <w:ins w:id="17"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18" w:author="Gerard" w:date="2014-07-29T23:58:00Z"/>
          <w:rFonts w:asciiTheme="minorHAnsi" w:eastAsiaTheme="minorEastAsia" w:hAnsiTheme="minorHAnsi" w:cstheme="minorBidi"/>
          <w:smallCaps w:val="0"/>
          <w:noProof/>
          <w:sz w:val="24"/>
          <w:szCs w:val="24"/>
          <w:lang w:eastAsia="ja-JP"/>
        </w:rPr>
      </w:pPr>
      <w:ins w:id="19" w:author="Gerard" w:date="2014-07-29T23:58:00Z">
        <w:r>
          <w:rPr>
            <w:noProof/>
          </w:rPr>
          <w:t>2.1. Running FEBio on Windows</w:t>
        </w:r>
        <w:r>
          <w:rPr>
            <w:noProof/>
          </w:rPr>
          <w:tab/>
        </w:r>
        <w:r>
          <w:rPr>
            <w:noProof/>
          </w:rPr>
          <w:fldChar w:fldCharType="begin"/>
        </w:r>
        <w:r>
          <w:rPr>
            <w:noProof/>
          </w:rPr>
          <w:instrText xml:space="preserve"> PAGEREF _Toc268297652 \h </w:instrText>
        </w:r>
      </w:ins>
      <w:r>
        <w:rPr>
          <w:noProof/>
        </w:rPr>
      </w:r>
      <w:r>
        <w:rPr>
          <w:noProof/>
        </w:rPr>
        <w:fldChar w:fldCharType="separate"/>
      </w:r>
      <w:ins w:id="20"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1" w:author="Gerard" w:date="2014-07-29T23:58:00Z"/>
          <w:rFonts w:asciiTheme="minorHAnsi" w:eastAsiaTheme="minorEastAsia" w:hAnsiTheme="minorHAnsi" w:cstheme="minorBidi"/>
          <w:i w:val="0"/>
          <w:iCs w:val="0"/>
          <w:noProof/>
          <w:sz w:val="24"/>
          <w:szCs w:val="24"/>
          <w:lang w:eastAsia="ja-JP"/>
        </w:rPr>
      </w:pPr>
      <w:ins w:id="22"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ins>
      <w:r>
        <w:rPr>
          <w:noProof/>
        </w:rPr>
      </w:r>
      <w:r>
        <w:rPr>
          <w:noProof/>
        </w:rPr>
        <w:fldChar w:fldCharType="separate"/>
      </w:r>
      <w:ins w:id="23"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24" w:author="Gerard" w:date="2014-07-29T23:58:00Z"/>
          <w:rFonts w:asciiTheme="minorHAnsi" w:eastAsiaTheme="minorEastAsia" w:hAnsiTheme="minorHAnsi" w:cstheme="minorBidi"/>
          <w:i w:val="0"/>
          <w:iCs w:val="0"/>
          <w:noProof/>
          <w:sz w:val="24"/>
          <w:szCs w:val="24"/>
          <w:lang w:eastAsia="ja-JP"/>
        </w:rPr>
      </w:pPr>
      <w:ins w:id="25"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ins>
      <w:r>
        <w:rPr>
          <w:noProof/>
        </w:rPr>
      </w:r>
      <w:r>
        <w:rPr>
          <w:noProof/>
        </w:rPr>
        <w:fldChar w:fldCharType="separate"/>
      </w:r>
      <w:ins w:id="26"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27" w:author="Gerard" w:date="2014-07-29T23:58:00Z"/>
          <w:rFonts w:asciiTheme="minorHAnsi" w:eastAsiaTheme="minorEastAsia" w:hAnsiTheme="minorHAnsi" w:cstheme="minorBidi"/>
          <w:i w:val="0"/>
          <w:iCs w:val="0"/>
          <w:noProof/>
          <w:sz w:val="24"/>
          <w:szCs w:val="24"/>
          <w:lang w:eastAsia="ja-JP"/>
        </w:rPr>
      </w:pPr>
      <w:ins w:id="28"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ins>
      <w:r>
        <w:rPr>
          <w:noProof/>
        </w:rPr>
      </w:r>
      <w:r>
        <w:rPr>
          <w:noProof/>
        </w:rPr>
        <w:fldChar w:fldCharType="separate"/>
      </w:r>
      <w:ins w:id="29"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0" w:author="Gerard" w:date="2014-07-29T23:58:00Z"/>
          <w:rFonts w:asciiTheme="minorHAnsi" w:eastAsiaTheme="minorEastAsia" w:hAnsiTheme="minorHAnsi" w:cstheme="minorBidi"/>
          <w:smallCaps w:val="0"/>
          <w:noProof/>
          <w:sz w:val="24"/>
          <w:szCs w:val="24"/>
          <w:lang w:eastAsia="ja-JP"/>
        </w:rPr>
      </w:pPr>
      <w:ins w:id="31" w:author="Gerard" w:date="2014-07-29T23:58:00Z">
        <w:r>
          <w:rPr>
            <w:noProof/>
          </w:rPr>
          <w:t>2.2. Running FEBio on Linux or MAC</w:t>
        </w:r>
        <w:r>
          <w:rPr>
            <w:noProof/>
          </w:rPr>
          <w:tab/>
        </w:r>
        <w:r>
          <w:rPr>
            <w:noProof/>
          </w:rPr>
          <w:fldChar w:fldCharType="begin"/>
        </w:r>
        <w:r>
          <w:rPr>
            <w:noProof/>
          </w:rPr>
          <w:instrText xml:space="preserve"> PAGEREF _Toc268297656 \h </w:instrText>
        </w:r>
      </w:ins>
      <w:r>
        <w:rPr>
          <w:noProof/>
        </w:rPr>
      </w:r>
      <w:r>
        <w:rPr>
          <w:noProof/>
        </w:rPr>
        <w:fldChar w:fldCharType="separate"/>
      </w:r>
      <w:ins w:id="32"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33" w:author="Gerard" w:date="2014-07-29T23:58:00Z"/>
          <w:rFonts w:asciiTheme="minorHAnsi" w:eastAsiaTheme="minorEastAsia" w:hAnsiTheme="minorHAnsi" w:cstheme="minorBidi"/>
          <w:smallCaps w:val="0"/>
          <w:noProof/>
          <w:sz w:val="24"/>
          <w:szCs w:val="24"/>
          <w:lang w:eastAsia="ja-JP"/>
        </w:rPr>
      </w:pPr>
      <w:ins w:id="34" w:author="Gerard" w:date="2014-07-29T23:58:00Z">
        <w:r>
          <w:rPr>
            <w:noProof/>
          </w:rPr>
          <w:t>2.3. The Command Line</w:t>
        </w:r>
        <w:r>
          <w:rPr>
            <w:noProof/>
          </w:rPr>
          <w:tab/>
        </w:r>
        <w:r>
          <w:rPr>
            <w:noProof/>
          </w:rPr>
          <w:fldChar w:fldCharType="begin"/>
        </w:r>
        <w:r>
          <w:rPr>
            <w:noProof/>
          </w:rPr>
          <w:instrText xml:space="preserve"> PAGEREF _Toc268297657 \h </w:instrText>
        </w:r>
      </w:ins>
      <w:r>
        <w:rPr>
          <w:noProof/>
        </w:rPr>
      </w:r>
      <w:r>
        <w:rPr>
          <w:noProof/>
        </w:rPr>
        <w:fldChar w:fldCharType="separate"/>
      </w:r>
      <w:ins w:id="35"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36" w:author="Gerard" w:date="2014-07-29T23:58:00Z"/>
          <w:rFonts w:asciiTheme="minorHAnsi" w:eastAsiaTheme="minorEastAsia" w:hAnsiTheme="minorHAnsi" w:cstheme="minorBidi"/>
          <w:smallCaps w:val="0"/>
          <w:noProof/>
          <w:sz w:val="24"/>
          <w:szCs w:val="24"/>
          <w:lang w:eastAsia="ja-JP"/>
        </w:rPr>
      </w:pPr>
      <w:ins w:id="37" w:author="Gerard" w:date="2014-07-29T23:58:00Z">
        <w:r>
          <w:rPr>
            <w:noProof/>
          </w:rPr>
          <w:t>2.4. The FEBio Prompt</w:t>
        </w:r>
        <w:r>
          <w:rPr>
            <w:noProof/>
          </w:rPr>
          <w:tab/>
        </w:r>
        <w:r>
          <w:rPr>
            <w:noProof/>
          </w:rPr>
          <w:fldChar w:fldCharType="begin"/>
        </w:r>
        <w:r>
          <w:rPr>
            <w:noProof/>
          </w:rPr>
          <w:instrText xml:space="preserve"> PAGEREF _Toc268297658 \h </w:instrText>
        </w:r>
      </w:ins>
      <w:r>
        <w:rPr>
          <w:noProof/>
        </w:rPr>
      </w:r>
      <w:r>
        <w:rPr>
          <w:noProof/>
        </w:rPr>
        <w:fldChar w:fldCharType="separate"/>
      </w:r>
      <w:ins w:id="38"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39" w:author="Gerard" w:date="2014-07-29T23:58:00Z"/>
          <w:rFonts w:asciiTheme="minorHAnsi" w:eastAsiaTheme="minorEastAsia" w:hAnsiTheme="minorHAnsi" w:cstheme="minorBidi"/>
          <w:smallCaps w:val="0"/>
          <w:noProof/>
          <w:sz w:val="24"/>
          <w:szCs w:val="24"/>
          <w:lang w:eastAsia="ja-JP"/>
        </w:rPr>
      </w:pPr>
      <w:ins w:id="40" w:author="Gerard" w:date="2014-07-29T23:58:00Z">
        <w:r>
          <w:rPr>
            <w:noProof/>
          </w:rPr>
          <w:t>2.5. The Configuration File</w:t>
        </w:r>
        <w:r>
          <w:rPr>
            <w:noProof/>
          </w:rPr>
          <w:tab/>
        </w:r>
        <w:r>
          <w:rPr>
            <w:noProof/>
          </w:rPr>
          <w:fldChar w:fldCharType="begin"/>
        </w:r>
        <w:r>
          <w:rPr>
            <w:noProof/>
          </w:rPr>
          <w:instrText xml:space="preserve"> PAGEREF _Toc268297659 \h </w:instrText>
        </w:r>
      </w:ins>
      <w:r>
        <w:rPr>
          <w:noProof/>
        </w:rPr>
      </w:r>
      <w:r>
        <w:rPr>
          <w:noProof/>
        </w:rPr>
        <w:fldChar w:fldCharType="separate"/>
      </w:r>
      <w:ins w:id="41"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2" w:author="Gerard" w:date="2014-07-29T23:58:00Z"/>
          <w:rFonts w:asciiTheme="minorHAnsi" w:eastAsiaTheme="minorEastAsia" w:hAnsiTheme="minorHAnsi" w:cstheme="minorBidi"/>
          <w:smallCaps w:val="0"/>
          <w:noProof/>
          <w:sz w:val="24"/>
          <w:szCs w:val="24"/>
          <w:lang w:eastAsia="ja-JP"/>
        </w:rPr>
      </w:pPr>
      <w:ins w:id="43" w:author="Gerard" w:date="2014-07-29T23:58:00Z">
        <w:r>
          <w:rPr>
            <w:noProof/>
          </w:rPr>
          <w:t>2.6. Using Multiple Processors</w:t>
        </w:r>
        <w:r>
          <w:rPr>
            <w:noProof/>
          </w:rPr>
          <w:tab/>
        </w:r>
        <w:r>
          <w:rPr>
            <w:noProof/>
          </w:rPr>
          <w:fldChar w:fldCharType="begin"/>
        </w:r>
        <w:r>
          <w:rPr>
            <w:noProof/>
          </w:rPr>
          <w:instrText xml:space="preserve"> PAGEREF _Toc268297660 \h </w:instrText>
        </w:r>
      </w:ins>
      <w:r>
        <w:rPr>
          <w:noProof/>
        </w:rPr>
      </w:r>
      <w:r>
        <w:rPr>
          <w:noProof/>
        </w:rPr>
        <w:fldChar w:fldCharType="separate"/>
      </w:r>
      <w:ins w:id="44"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45" w:author="Gerard" w:date="2014-07-29T23:58:00Z"/>
          <w:rFonts w:asciiTheme="minorHAnsi" w:eastAsiaTheme="minorEastAsia" w:hAnsiTheme="minorHAnsi" w:cstheme="minorBidi"/>
          <w:smallCaps w:val="0"/>
          <w:noProof/>
          <w:sz w:val="24"/>
          <w:szCs w:val="24"/>
          <w:lang w:eastAsia="ja-JP"/>
        </w:rPr>
      </w:pPr>
      <w:ins w:id="46" w:author="Gerard" w:date="2014-07-29T23:58:00Z">
        <w:r>
          <w:rPr>
            <w:noProof/>
          </w:rPr>
          <w:t>2.7. FEBio Output</w:t>
        </w:r>
        <w:r>
          <w:rPr>
            <w:noProof/>
          </w:rPr>
          <w:tab/>
        </w:r>
        <w:r>
          <w:rPr>
            <w:noProof/>
          </w:rPr>
          <w:fldChar w:fldCharType="begin"/>
        </w:r>
        <w:r>
          <w:rPr>
            <w:noProof/>
          </w:rPr>
          <w:instrText xml:space="preserve"> PAGEREF _Toc268297661 \h </w:instrText>
        </w:r>
      </w:ins>
      <w:r>
        <w:rPr>
          <w:noProof/>
        </w:rPr>
      </w:r>
      <w:r>
        <w:rPr>
          <w:noProof/>
        </w:rPr>
        <w:fldChar w:fldCharType="separate"/>
      </w:r>
      <w:ins w:id="47"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48" w:author="Gerard" w:date="2014-07-29T23:58:00Z"/>
          <w:rFonts w:asciiTheme="minorHAnsi" w:eastAsiaTheme="minorEastAsia" w:hAnsiTheme="minorHAnsi" w:cstheme="minorBidi"/>
          <w:smallCaps w:val="0"/>
          <w:noProof/>
          <w:sz w:val="24"/>
          <w:szCs w:val="24"/>
          <w:lang w:eastAsia="ja-JP"/>
        </w:rPr>
      </w:pPr>
      <w:ins w:id="49" w:author="Gerard" w:date="2014-07-29T23:58:00Z">
        <w:r>
          <w:rPr>
            <w:noProof/>
          </w:rPr>
          <w:t>2.8. Advanced Options</w:t>
        </w:r>
        <w:r>
          <w:rPr>
            <w:noProof/>
          </w:rPr>
          <w:tab/>
        </w:r>
        <w:r>
          <w:rPr>
            <w:noProof/>
          </w:rPr>
          <w:fldChar w:fldCharType="begin"/>
        </w:r>
        <w:r>
          <w:rPr>
            <w:noProof/>
          </w:rPr>
          <w:instrText xml:space="preserve"> PAGEREF _Toc268297662 \h </w:instrText>
        </w:r>
      </w:ins>
      <w:r>
        <w:rPr>
          <w:noProof/>
        </w:rPr>
      </w:r>
      <w:r>
        <w:rPr>
          <w:noProof/>
        </w:rPr>
        <w:fldChar w:fldCharType="separate"/>
      </w:r>
      <w:ins w:id="50"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1" w:author="Gerard" w:date="2014-07-29T23:58:00Z"/>
          <w:rFonts w:asciiTheme="minorHAnsi" w:eastAsiaTheme="minorEastAsia" w:hAnsiTheme="minorHAnsi" w:cstheme="minorBidi"/>
          <w:i w:val="0"/>
          <w:iCs w:val="0"/>
          <w:noProof/>
          <w:sz w:val="24"/>
          <w:szCs w:val="24"/>
          <w:lang w:eastAsia="ja-JP"/>
        </w:rPr>
      </w:pPr>
      <w:ins w:id="52"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ins>
      <w:r>
        <w:rPr>
          <w:noProof/>
        </w:rPr>
      </w:r>
      <w:r>
        <w:rPr>
          <w:noProof/>
        </w:rPr>
        <w:fldChar w:fldCharType="separate"/>
      </w:r>
      <w:ins w:id="53"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54" w:author="Gerard" w:date="2014-07-29T23:58:00Z"/>
          <w:rFonts w:asciiTheme="minorHAnsi" w:eastAsiaTheme="minorEastAsia" w:hAnsiTheme="minorHAnsi" w:cstheme="minorBidi"/>
          <w:i w:val="0"/>
          <w:iCs w:val="0"/>
          <w:noProof/>
          <w:sz w:val="24"/>
          <w:szCs w:val="24"/>
          <w:lang w:eastAsia="ja-JP"/>
        </w:rPr>
      </w:pPr>
      <w:ins w:id="55"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ins>
      <w:r>
        <w:rPr>
          <w:noProof/>
        </w:rPr>
      </w:r>
      <w:r>
        <w:rPr>
          <w:noProof/>
        </w:rPr>
        <w:fldChar w:fldCharType="separate"/>
      </w:r>
      <w:ins w:id="56"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57" w:author="Gerard" w:date="2014-07-29T23:58:00Z"/>
          <w:rFonts w:asciiTheme="minorHAnsi" w:eastAsiaTheme="minorEastAsia" w:hAnsiTheme="minorHAnsi" w:cstheme="minorBidi"/>
          <w:i w:val="0"/>
          <w:iCs w:val="0"/>
          <w:noProof/>
          <w:sz w:val="24"/>
          <w:szCs w:val="24"/>
          <w:lang w:eastAsia="ja-JP"/>
        </w:rPr>
      </w:pPr>
      <w:ins w:id="58"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ins>
      <w:r>
        <w:rPr>
          <w:noProof/>
        </w:rPr>
      </w:r>
      <w:r>
        <w:rPr>
          <w:noProof/>
        </w:rPr>
        <w:fldChar w:fldCharType="separate"/>
      </w:r>
      <w:ins w:id="59"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0" w:author="Gerard" w:date="2014-07-29T23:58:00Z"/>
          <w:rFonts w:asciiTheme="minorHAnsi" w:eastAsiaTheme="minorEastAsia" w:hAnsiTheme="minorHAnsi" w:cstheme="minorBidi"/>
          <w:i w:val="0"/>
          <w:iCs w:val="0"/>
          <w:noProof/>
          <w:sz w:val="24"/>
          <w:szCs w:val="24"/>
          <w:lang w:eastAsia="ja-JP"/>
        </w:rPr>
      </w:pPr>
      <w:ins w:id="61"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ins>
      <w:r>
        <w:rPr>
          <w:noProof/>
        </w:rPr>
      </w:r>
      <w:r>
        <w:rPr>
          <w:noProof/>
        </w:rPr>
        <w:fldChar w:fldCharType="separate"/>
      </w:r>
      <w:ins w:id="62"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63" w:author="Gerard" w:date="2014-07-29T23:58:00Z"/>
          <w:rFonts w:asciiTheme="minorHAnsi" w:eastAsiaTheme="minorEastAsia" w:hAnsiTheme="minorHAnsi" w:cstheme="minorBidi"/>
          <w:b w:val="0"/>
          <w:bCs w:val="0"/>
          <w:caps w:val="0"/>
          <w:noProof/>
          <w:sz w:val="24"/>
          <w:szCs w:val="24"/>
          <w:lang w:eastAsia="ja-JP"/>
        </w:rPr>
      </w:pPr>
      <w:ins w:id="64"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ins>
      <w:r>
        <w:rPr>
          <w:noProof/>
        </w:rPr>
      </w:r>
      <w:r>
        <w:rPr>
          <w:noProof/>
        </w:rPr>
        <w:fldChar w:fldCharType="separate"/>
      </w:r>
      <w:ins w:id="65"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66" w:author="Gerard" w:date="2014-07-29T23:58:00Z"/>
          <w:rFonts w:asciiTheme="minorHAnsi" w:eastAsiaTheme="minorEastAsia" w:hAnsiTheme="minorHAnsi" w:cstheme="minorBidi"/>
          <w:smallCaps w:val="0"/>
          <w:noProof/>
          <w:sz w:val="24"/>
          <w:szCs w:val="24"/>
          <w:lang w:eastAsia="ja-JP"/>
        </w:rPr>
      </w:pPr>
      <w:ins w:id="67" w:author="Gerard" w:date="2014-07-29T23:58:00Z">
        <w:r>
          <w:rPr>
            <w:noProof/>
          </w:rPr>
          <w:t>3.1. Free Format Overview</w:t>
        </w:r>
        <w:r>
          <w:rPr>
            <w:noProof/>
          </w:rPr>
          <w:tab/>
        </w:r>
        <w:r>
          <w:rPr>
            <w:noProof/>
          </w:rPr>
          <w:fldChar w:fldCharType="begin"/>
        </w:r>
        <w:r>
          <w:rPr>
            <w:noProof/>
          </w:rPr>
          <w:instrText xml:space="preserve"> PAGEREF _Toc268297668 \h </w:instrText>
        </w:r>
      </w:ins>
      <w:r>
        <w:rPr>
          <w:noProof/>
        </w:rPr>
      </w:r>
      <w:r>
        <w:rPr>
          <w:noProof/>
        </w:rPr>
        <w:fldChar w:fldCharType="separate"/>
      </w:r>
      <w:ins w:id="68"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69" w:author="Gerard" w:date="2014-07-29T23:58:00Z"/>
          <w:rFonts w:asciiTheme="minorHAnsi" w:eastAsiaTheme="minorEastAsia" w:hAnsiTheme="minorHAnsi" w:cstheme="minorBidi"/>
          <w:smallCaps w:val="0"/>
          <w:noProof/>
          <w:sz w:val="24"/>
          <w:szCs w:val="24"/>
          <w:lang w:eastAsia="ja-JP"/>
        </w:rPr>
      </w:pPr>
      <w:ins w:id="70" w:author="Gerard" w:date="2014-07-29T23:58:00Z">
        <w:r>
          <w:rPr>
            <w:noProof/>
          </w:rPr>
          <w:t>3.2. Format Specification Versions</w:t>
        </w:r>
        <w:r>
          <w:rPr>
            <w:noProof/>
          </w:rPr>
          <w:tab/>
        </w:r>
        <w:r>
          <w:rPr>
            <w:noProof/>
          </w:rPr>
          <w:fldChar w:fldCharType="begin"/>
        </w:r>
        <w:r>
          <w:rPr>
            <w:noProof/>
          </w:rPr>
          <w:instrText xml:space="preserve"> PAGEREF _Toc268297669 \h </w:instrText>
        </w:r>
      </w:ins>
      <w:r>
        <w:rPr>
          <w:noProof/>
        </w:rPr>
      </w:r>
      <w:r>
        <w:rPr>
          <w:noProof/>
        </w:rPr>
        <w:fldChar w:fldCharType="separate"/>
      </w:r>
      <w:ins w:id="71"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2" w:author="Gerard" w:date="2014-07-29T23:58:00Z"/>
          <w:rFonts w:asciiTheme="minorHAnsi" w:eastAsiaTheme="minorEastAsia" w:hAnsiTheme="minorHAnsi" w:cstheme="minorBidi"/>
          <w:smallCaps w:val="0"/>
          <w:noProof/>
          <w:sz w:val="24"/>
          <w:szCs w:val="24"/>
          <w:lang w:eastAsia="ja-JP"/>
        </w:rPr>
      </w:pPr>
      <w:ins w:id="73" w:author="Gerard" w:date="2014-07-29T23:58:00Z">
        <w:r>
          <w:rPr>
            <w:noProof/>
          </w:rPr>
          <w:t>3.3. Multiple Input Files</w:t>
        </w:r>
        <w:r>
          <w:rPr>
            <w:noProof/>
          </w:rPr>
          <w:tab/>
        </w:r>
        <w:r>
          <w:rPr>
            <w:noProof/>
          </w:rPr>
          <w:fldChar w:fldCharType="begin"/>
        </w:r>
        <w:r>
          <w:rPr>
            <w:noProof/>
          </w:rPr>
          <w:instrText xml:space="preserve"> PAGEREF _Toc268297670 \h </w:instrText>
        </w:r>
      </w:ins>
      <w:r>
        <w:rPr>
          <w:noProof/>
        </w:rPr>
      </w:r>
      <w:r>
        <w:rPr>
          <w:noProof/>
        </w:rPr>
        <w:fldChar w:fldCharType="separate"/>
      </w:r>
      <w:ins w:id="74"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75" w:author="Gerard" w:date="2014-07-29T23:58:00Z"/>
          <w:rFonts w:asciiTheme="minorHAnsi" w:eastAsiaTheme="minorEastAsia" w:hAnsiTheme="minorHAnsi" w:cstheme="minorBidi"/>
          <w:smallCaps w:val="0"/>
          <w:noProof/>
          <w:sz w:val="24"/>
          <w:szCs w:val="24"/>
          <w:lang w:eastAsia="ja-JP"/>
        </w:rPr>
      </w:pPr>
      <w:ins w:id="76" w:author="Gerard" w:date="2014-07-29T23:58:00Z">
        <w:r>
          <w:rPr>
            <w:noProof/>
          </w:rPr>
          <w:t>3.4. Module Section</w:t>
        </w:r>
        <w:r>
          <w:rPr>
            <w:noProof/>
          </w:rPr>
          <w:tab/>
        </w:r>
        <w:r>
          <w:rPr>
            <w:noProof/>
          </w:rPr>
          <w:fldChar w:fldCharType="begin"/>
        </w:r>
        <w:r>
          <w:rPr>
            <w:noProof/>
          </w:rPr>
          <w:instrText xml:space="preserve"> PAGEREF _Toc268297671 \h </w:instrText>
        </w:r>
      </w:ins>
      <w:r>
        <w:rPr>
          <w:noProof/>
        </w:rPr>
      </w:r>
      <w:r>
        <w:rPr>
          <w:noProof/>
        </w:rPr>
        <w:fldChar w:fldCharType="separate"/>
      </w:r>
      <w:ins w:id="77"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78" w:author="Gerard" w:date="2014-07-29T23:58:00Z"/>
          <w:rFonts w:asciiTheme="minorHAnsi" w:eastAsiaTheme="minorEastAsia" w:hAnsiTheme="minorHAnsi" w:cstheme="minorBidi"/>
          <w:smallCaps w:val="0"/>
          <w:noProof/>
          <w:sz w:val="24"/>
          <w:szCs w:val="24"/>
          <w:lang w:eastAsia="ja-JP"/>
        </w:rPr>
      </w:pPr>
      <w:ins w:id="79" w:author="Gerard" w:date="2014-07-29T23:58:00Z">
        <w:r>
          <w:rPr>
            <w:noProof/>
          </w:rPr>
          <w:t>3.5. Control Section</w:t>
        </w:r>
        <w:r>
          <w:rPr>
            <w:noProof/>
          </w:rPr>
          <w:tab/>
        </w:r>
        <w:r>
          <w:rPr>
            <w:noProof/>
          </w:rPr>
          <w:fldChar w:fldCharType="begin"/>
        </w:r>
        <w:r>
          <w:rPr>
            <w:noProof/>
          </w:rPr>
          <w:instrText xml:space="preserve"> PAGEREF _Toc268297672 \h </w:instrText>
        </w:r>
      </w:ins>
      <w:r>
        <w:rPr>
          <w:noProof/>
        </w:rPr>
      </w:r>
      <w:r>
        <w:rPr>
          <w:noProof/>
        </w:rPr>
        <w:fldChar w:fldCharType="separate"/>
      </w:r>
      <w:ins w:id="80"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1" w:author="Gerard" w:date="2014-07-29T23:58:00Z"/>
          <w:rFonts w:asciiTheme="minorHAnsi" w:eastAsiaTheme="minorEastAsia" w:hAnsiTheme="minorHAnsi" w:cstheme="minorBidi"/>
          <w:i w:val="0"/>
          <w:iCs w:val="0"/>
          <w:noProof/>
          <w:sz w:val="24"/>
          <w:szCs w:val="24"/>
          <w:lang w:eastAsia="ja-JP"/>
        </w:rPr>
      </w:pPr>
      <w:ins w:id="82"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ins>
      <w:r>
        <w:rPr>
          <w:noProof/>
        </w:rPr>
      </w:r>
      <w:r>
        <w:rPr>
          <w:noProof/>
        </w:rPr>
        <w:fldChar w:fldCharType="separate"/>
      </w:r>
      <w:ins w:id="83"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84" w:author="Gerard" w:date="2014-07-29T23:58:00Z"/>
          <w:rFonts w:asciiTheme="minorHAnsi" w:eastAsiaTheme="minorEastAsia" w:hAnsiTheme="minorHAnsi" w:cstheme="minorBidi"/>
          <w:i w:val="0"/>
          <w:iCs w:val="0"/>
          <w:noProof/>
          <w:sz w:val="24"/>
          <w:szCs w:val="24"/>
          <w:lang w:eastAsia="ja-JP"/>
        </w:rPr>
      </w:pPr>
      <w:ins w:id="85"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ins>
      <w:r>
        <w:rPr>
          <w:noProof/>
        </w:rPr>
      </w:r>
      <w:r>
        <w:rPr>
          <w:noProof/>
        </w:rPr>
        <w:fldChar w:fldCharType="separate"/>
      </w:r>
      <w:ins w:id="86"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87" w:author="Gerard" w:date="2014-07-29T23:58:00Z"/>
          <w:rFonts w:asciiTheme="minorHAnsi" w:eastAsiaTheme="minorEastAsia" w:hAnsiTheme="minorHAnsi" w:cstheme="minorBidi"/>
          <w:i w:val="0"/>
          <w:iCs w:val="0"/>
          <w:noProof/>
          <w:sz w:val="24"/>
          <w:szCs w:val="24"/>
          <w:lang w:eastAsia="ja-JP"/>
        </w:rPr>
      </w:pPr>
      <w:ins w:id="88"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ins>
      <w:r>
        <w:rPr>
          <w:noProof/>
        </w:rPr>
      </w:r>
      <w:r>
        <w:rPr>
          <w:noProof/>
        </w:rPr>
        <w:fldChar w:fldCharType="separate"/>
      </w:r>
      <w:ins w:id="89"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0" w:author="Gerard" w:date="2014-07-29T23:58:00Z"/>
          <w:rFonts w:asciiTheme="minorHAnsi" w:eastAsiaTheme="minorEastAsia" w:hAnsiTheme="minorHAnsi" w:cstheme="minorBidi"/>
          <w:i w:val="0"/>
          <w:iCs w:val="0"/>
          <w:noProof/>
          <w:sz w:val="24"/>
          <w:szCs w:val="24"/>
          <w:lang w:eastAsia="ja-JP"/>
        </w:rPr>
      </w:pPr>
      <w:ins w:id="91"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ins>
      <w:r>
        <w:rPr>
          <w:noProof/>
        </w:rPr>
      </w:r>
      <w:r>
        <w:rPr>
          <w:noProof/>
        </w:rPr>
        <w:fldChar w:fldCharType="separate"/>
      </w:r>
      <w:ins w:id="92"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93" w:author="Gerard" w:date="2014-07-29T23:58:00Z"/>
          <w:rFonts w:asciiTheme="minorHAnsi" w:eastAsiaTheme="minorEastAsia" w:hAnsiTheme="minorHAnsi" w:cstheme="minorBidi"/>
          <w:smallCaps w:val="0"/>
          <w:noProof/>
          <w:sz w:val="24"/>
          <w:szCs w:val="24"/>
          <w:lang w:eastAsia="ja-JP"/>
        </w:rPr>
      </w:pPr>
      <w:ins w:id="94" w:author="Gerard" w:date="2014-07-29T23:58:00Z">
        <w:r>
          <w:rPr>
            <w:noProof/>
          </w:rPr>
          <w:t>3.6. Globals Section</w:t>
        </w:r>
        <w:r>
          <w:rPr>
            <w:noProof/>
          </w:rPr>
          <w:tab/>
        </w:r>
        <w:r>
          <w:rPr>
            <w:noProof/>
          </w:rPr>
          <w:fldChar w:fldCharType="begin"/>
        </w:r>
        <w:r>
          <w:rPr>
            <w:noProof/>
          </w:rPr>
          <w:instrText xml:space="preserve"> PAGEREF _Toc268297677 \h </w:instrText>
        </w:r>
      </w:ins>
      <w:r>
        <w:rPr>
          <w:noProof/>
        </w:rPr>
      </w:r>
      <w:r>
        <w:rPr>
          <w:noProof/>
        </w:rPr>
        <w:fldChar w:fldCharType="separate"/>
      </w:r>
      <w:ins w:id="95"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96" w:author="Gerard" w:date="2014-07-29T23:58:00Z"/>
          <w:rFonts w:asciiTheme="minorHAnsi" w:eastAsiaTheme="minorEastAsia" w:hAnsiTheme="minorHAnsi" w:cstheme="minorBidi"/>
          <w:i w:val="0"/>
          <w:iCs w:val="0"/>
          <w:noProof/>
          <w:sz w:val="24"/>
          <w:szCs w:val="24"/>
          <w:lang w:eastAsia="ja-JP"/>
        </w:rPr>
      </w:pPr>
      <w:ins w:id="97"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ins>
      <w:r>
        <w:rPr>
          <w:noProof/>
        </w:rPr>
      </w:r>
      <w:r>
        <w:rPr>
          <w:noProof/>
        </w:rPr>
        <w:fldChar w:fldCharType="separate"/>
      </w:r>
      <w:ins w:id="98"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99" w:author="Gerard" w:date="2014-07-29T23:58:00Z"/>
          <w:rFonts w:asciiTheme="minorHAnsi" w:eastAsiaTheme="minorEastAsia" w:hAnsiTheme="minorHAnsi" w:cstheme="minorBidi"/>
          <w:i w:val="0"/>
          <w:iCs w:val="0"/>
          <w:noProof/>
          <w:sz w:val="24"/>
          <w:szCs w:val="24"/>
          <w:lang w:eastAsia="ja-JP"/>
        </w:rPr>
      </w:pPr>
      <w:ins w:id="100"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ins>
      <w:r>
        <w:rPr>
          <w:noProof/>
        </w:rPr>
      </w:r>
      <w:r>
        <w:rPr>
          <w:noProof/>
        </w:rPr>
        <w:fldChar w:fldCharType="separate"/>
      </w:r>
      <w:ins w:id="101"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2" w:author="Gerard" w:date="2014-07-29T23:58:00Z"/>
          <w:rFonts w:asciiTheme="minorHAnsi" w:eastAsiaTheme="minorEastAsia" w:hAnsiTheme="minorHAnsi" w:cstheme="minorBidi"/>
          <w:i w:val="0"/>
          <w:iCs w:val="0"/>
          <w:noProof/>
          <w:sz w:val="24"/>
          <w:szCs w:val="24"/>
          <w:lang w:eastAsia="ja-JP"/>
        </w:rPr>
      </w:pPr>
      <w:ins w:id="103"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ins>
      <w:r>
        <w:rPr>
          <w:noProof/>
        </w:rPr>
      </w:r>
      <w:r>
        <w:rPr>
          <w:noProof/>
        </w:rPr>
        <w:fldChar w:fldCharType="separate"/>
      </w:r>
      <w:ins w:id="104"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05" w:author="Gerard" w:date="2014-07-29T23:58:00Z"/>
          <w:rFonts w:asciiTheme="minorHAnsi" w:eastAsiaTheme="minorEastAsia" w:hAnsiTheme="minorHAnsi" w:cstheme="minorBidi"/>
          <w:smallCaps w:val="0"/>
          <w:noProof/>
          <w:sz w:val="24"/>
          <w:szCs w:val="24"/>
          <w:lang w:eastAsia="ja-JP"/>
        </w:rPr>
      </w:pPr>
      <w:ins w:id="106" w:author="Gerard" w:date="2014-07-29T23:58:00Z">
        <w:r>
          <w:rPr>
            <w:noProof/>
          </w:rPr>
          <w:t>3.7. Material Section</w:t>
        </w:r>
        <w:r>
          <w:rPr>
            <w:noProof/>
          </w:rPr>
          <w:tab/>
        </w:r>
        <w:r>
          <w:rPr>
            <w:noProof/>
          </w:rPr>
          <w:fldChar w:fldCharType="begin"/>
        </w:r>
        <w:r>
          <w:rPr>
            <w:noProof/>
          </w:rPr>
          <w:instrText xml:space="preserve"> PAGEREF _Toc268297681 \h </w:instrText>
        </w:r>
      </w:ins>
      <w:r>
        <w:rPr>
          <w:noProof/>
        </w:rPr>
      </w:r>
      <w:r>
        <w:rPr>
          <w:noProof/>
        </w:rPr>
        <w:fldChar w:fldCharType="separate"/>
      </w:r>
      <w:ins w:id="107"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08" w:author="Gerard" w:date="2014-07-29T23:58:00Z"/>
          <w:rFonts w:asciiTheme="minorHAnsi" w:eastAsiaTheme="minorEastAsia" w:hAnsiTheme="minorHAnsi" w:cstheme="minorBidi"/>
          <w:smallCaps w:val="0"/>
          <w:noProof/>
          <w:sz w:val="24"/>
          <w:szCs w:val="24"/>
          <w:lang w:eastAsia="ja-JP"/>
        </w:rPr>
      </w:pPr>
      <w:ins w:id="109" w:author="Gerard" w:date="2014-07-29T23:58:00Z">
        <w:r>
          <w:rPr>
            <w:noProof/>
          </w:rPr>
          <w:t>3.8. Geometry Section</w:t>
        </w:r>
        <w:r>
          <w:rPr>
            <w:noProof/>
          </w:rPr>
          <w:tab/>
        </w:r>
        <w:r>
          <w:rPr>
            <w:noProof/>
          </w:rPr>
          <w:fldChar w:fldCharType="begin"/>
        </w:r>
        <w:r>
          <w:rPr>
            <w:noProof/>
          </w:rPr>
          <w:instrText xml:space="preserve"> PAGEREF _Toc268297682 \h </w:instrText>
        </w:r>
      </w:ins>
      <w:r>
        <w:rPr>
          <w:noProof/>
        </w:rPr>
      </w:r>
      <w:r>
        <w:rPr>
          <w:noProof/>
        </w:rPr>
        <w:fldChar w:fldCharType="separate"/>
      </w:r>
      <w:ins w:id="110"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1" w:author="Gerard" w:date="2014-07-29T23:58:00Z"/>
          <w:rFonts w:asciiTheme="minorHAnsi" w:eastAsiaTheme="minorEastAsia" w:hAnsiTheme="minorHAnsi" w:cstheme="minorBidi"/>
          <w:i w:val="0"/>
          <w:iCs w:val="0"/>
          <w:noProof/>
          <w:sz w:val="24"/>
          <w:szCs w:val="24"/>
          <w:lang w:eastAsia="ja-JP"/>
        </w:rPr>
      </w:pPr>
      <w:ins w:id="112"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ins>
      <w:r>
        <w:rPr>
          <w:noProof/>
        </w:rPr>
      </w:r>
      <w:r>
        <w:rPr>
          <w:noProof/>
        </w:rPr>
        <w:fldChar w:fldCharType="separate"/>
      </w:r>
      <w:ins w:id="113"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14" w:author="Gerard" w:date="2014-07-29T23:58:00Z"/>
          <w:rFonts w:asciiTheme="minorHAnsi" w:eastAsiaTheme="minorEastAsia" w:hAnsiTheme="minorHAnsi" w:cstheme="minorBidi"/>
          <w:i w:val="0"/>
          <w:iCs w:val="0"/>
          <w:noProof/>
          <w:sz w:val="24"/>
          <w:szCs w:val="24"/>
          <w:lang w:eastAsia="ja-JP"/>
        </w:rPr>
      </w:pPr>
      <w:ins w:id="115"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ins>
      <w:r>
        <w:rPr>
          <w:noProof/>
        </w:rPr>
      </w:r>
      <w:r>
        <w:rPr>
          <w:noProof/>
        </w:rPr>
        <w:fldChar w:fldCharType="separate"/>
      </w:r>
      <w:ins w:id="116"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17" w:author="Gerard" w:date="2014-07-29T23:58:00Z"/>
          <w:rFonts w:asciiTheme="minorHAnsi" w:eastAsiaTheme="minorEastAsia" w:hAnsiTheme="minorHAnsi" w:cstheme="minorBidi"/>
          <w:noProof/>
          <w:sz w:val="24"/>
          <w:szCs w:val="24"/>
          <w:lang w:eastAsia="ja-JP"/>
        </w:rPr>
      </w:pPr>
      <w:ins w:id="118" w:author="Gerard" w:date="2014-07-29T23:58:00Z">
        <w:r>
          <w:rPr>
            <w:noProof/>
          </w:rPr>
          <w:t>3.8.2.1. Solid Elements</w:t>
        </w:r>
        <w:r>
          <w:rPr>
            <w:noProof/>
          </w:rPr>
          <w:tab/>
        </w:r>
        <w:r>
          <w:rPr>
            <w:noProof/>
          </w:rPr>
          <w:fldChar w:fldCharType="begin"/>
        </w:r>
        <w:r>
          <w:rPr>
            <w:noProof/>
          </w:rPr>
          <w:instrText xml:space="preserve"> PAGEREF _Toc268297685 \h </w:instrText>
        </w:r>
      </w:ins>
      <w:r>
        <w:rPr>
          <w:noProof/>
        </w:rPr>
      </w:r>
      <w:r>
        <w:rPr>
          <w:noProof/>
        </w:rPr>
        <w:fldChar w:fldCharType="separate"/>
      </w:r>
      <w:ins w:id="119"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0" w:author="Gerard" w:date="2014-07-29T23:58:00Z"/>
          <w:rFonts w:asciiTheme="minorHAnsi" w:eastAsiaTheme="minorEastAsia" w:hAnsiTheme="minorHAnsi" w:cstheme="minorBidi"/>
          <w:noProof/>
          <w:sz w:val="24"/>
          <w:szCs w:val="24"/>
          <w:lang w:eastAsia="ja-JP"/>
        </w:rPr>
      </w:pPr>
      <w:ins w:id="121" w:author="Gerard" w:date="2014-07-29T23:58:00Z">
        <w:r>
          <w:rPr>
            <w:noProof/>
          </w:rPr>
          <w:t>3.8.2.2. Shell Elements</w:t>
        </w:r>
        <w:r>
          <w:rPr>
            <w:noProof/>
          </w:rPr>
          <w:tab/>
        </w:r>
        <w:r>
          <w:rPr>
            <w:noProof/>
          </w:rPr>
          <w:fldChar w:fldCharType="begin"/>
        </w:r>
        <w:r>
          <w:rPr>
            <w:noProof/>
          </w:rPr>
          <w:instrText xml:space="preserve"> PAGEREF _Toc268297686 \h </w:instrText>
        </w:r>
      </w:ins>
      <w:r>
        <w:rPr>
          <w:noProof/>
        </w:rPr>
      </w:r>
      <w:r>
        <w:rPr>
          <w:noProof/>
        </w:rPr>
        <w:fldChar w:fldCharType="separate"/>
      </w:r>
      <w:ins w:id="122"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23" w:author="Gerard" w:date="2014-07-29T23:58:00Z"/>
          <w:rFonts w:asciiTheme="minorHAnsi" w:eastAsiaTheme="minorEastAsia" w:hAnsiTheme="minorHAnsi" w:cstheme="minorBidi"/>
          <w:noProof/>
          <w:sz w:val="24"/>
          <w:szCs w:val="24"/>
          <w:lang w:eastAsia="ja-JP"/>
        </w:rPr>
      </w:pPr>
      <w:ins w:id="124" w:author="Gerard" w:date="2014-07-29T23:58:00Z">
        <w:r>
          <w:rPr>
            <w:noProof/>
          </w:rPr>
          <w:t>3.8.2.3. Surface Elements</w:t>
        </w:r>
        <w:r>
          <w:rPr>
            <w:noProof/>
          </w:rPr>
          <w:tab/>
        </w:r>
        <w:r>
          <w:rPr>
            <w:noProof/>
          </w:rPr>
          <w:fldChar w:fldCharType="begin"/>
        </w:r>
        <w:r>
          <w:rPr>
            <w:noProof/>
          </w:rPr>
          <w:instrText xml:space="preserve"> PAGEREF _Toc268297687 \h </w:instrText>
        </w:r>
      </w:ins>
      <w:r>
        <w:rPr>
          <w:noProof/>
        </w:rPr>
      </w:r>
      <w:r>
        <w:rPr>
          <w:noProof/>
        </w:rPr>
        <w:fldChar w:fldCharType="separate"/>
      </w:r>
      <w:ins w:id="125"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26" w:author="Gerard" w:date="2014-07-29T23:58:00Z"/>
          <w:rFonts w:asciiTheme="minorHAnsi" w:eastAsiaTheme="minorEastAsia" w:hAnsiTheme="minorHAnsi" w:cstheme="minorBidi"/>
          <w:i w:val="0"/>
          <w:iCs w:val="0"/>
          <w:noProof/>
          <w:sz w:val="24"/>
          <w:szCs w:val="24"/>
          <w:lang w:eastAsia="ja-JP"/>
        </w:rPr>
      </w:pPr>
      <w:ins w:id="127"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ins>
      <w:r>
        <w:rPr>
          <w:noProof/>
        </w:rPr>
      </w:r>
      <w:r>
        <w:rPr>
          <w:noProof/>
        </w:rPr>
        <w:fldChar w:fldCharType="separate"/>
      </w:r>
      <w:ins w:id="128"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29" w:author="Gerard" w:date="2014-07-29T23:58:00Z"/>
          <w:rFonts w:asciiTheme="minorHAnsi" w:eastAsiaTheme="minorEastAsia" w:hAnsiTheme="minorHAnsi" w:cstheme="minorBidi"/>
          <w:i w:val="0"/>
          <w:iCs w:val="0"/>
          <w:noProof/>
          <w:sz w:val="24"/>
          <w:szCs w:val="24"/>
          <w:lang w:eastAsia="ja-JP"/>
        </w:rPr>
      </w:pPr>
      <w:ins w:id="130"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ins>
      <w:r>
        <w:rPr>
          <w:noProof/>
        </w:rPr>
      </w:r>
      <w:r>
        <w:rPr>
          <w:noProof/>
        </w:rPr>
        <w:fldChar w:fldCharType="separate"/>
      </w:r>
      <w:ins w:id="131"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2" w:author="Gerard" w:date="2014-07-29T23:58:00Z"/>
          <w:rFonts w:asciiTheme="minorHAnsi" w:eastAsiaTheme="minorEastAsia" w:hAnsiTheme="minorHAnsi" w:cstheme="minorBidi"/>
          <w:i w:val="0"/>
          <w:iCs w:val="0"/>
          <w:noProof/>
          <w:sz w:val="24"/>
          <w:szCs w:val="24"/>
          <w:lang w:eastAsia="ja-JP"/>
        </w:rPr>
      </w:pPr>
      <w:ins w:id="133"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ins>
      <w:r>
        <w:rPr>
          <w:noProof/>
        </w:rPr>
      </w:r>
      <w:r>
        <w:rPr>
          <w:noProof/>
        </w:rPr>
        <w:fldChar w:fldCharType="separate"/>
      </w:r>
      <w:ins w:id="134"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35" w:author="Gerard" w:date="2014-07-29T23:58:00Z"/>
          <w:rFonts w:asciiTheme="minorHAnsi" w:eastAsiaTheme="minorEastAsia" w:hAnsiTheme="minorHAnsi" w:cstheme="minorBidi"/>
          <w:smallCaps w:val="0"/>
          <w:noProof/>
          <w:sz w:val="24"/>
          <w:szCs w:val="24"/>
          <w:lang w:eastAsia="ja-JP"/>
        </w:rPr>
      </w:pPr>
      <w:ins w:id="136" w:author="Gerard" w:date="2014-07-29T23:58:00Z">
        <w:r>
          <w:rPr>
            <w:noProof/>
          </w:rPr>
          <w:t>3.9. Initial Section</w:t>
        </w:r>
        <w:r>
          <w:rPr>
            <w:noProof/>
          </w:rPr>
          <w:tab/>
        </w:r>
        <w:r>
          <w:rPr>
            <w:noProof/>
          </w:rPr>
          <w:fldChar w:fldCharType="begin"/>
        </w:r>
        <w:r>
          <w:rPr>
            <w:noProof/>
          </w:rPr>
          <w:instrText xml:space="preserve"> PAGEREF _Toc268297691 \h </w:instrText>
        </w:r>
      </w:ins>
      <w:r>
        <w:rPr>
          <w:noProof/>
        </w:rPr>
      </w:r>
      <w:r>
        <w:rPr>
          <w:noProof/>
        </w:rPr>
        <w:fldChar w:fldCharType="separate"/>
      </w:r>
      <w:ins w:id="137"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38" w:author="Gerard" w:date="2014-07-29T23:58:00Z"/>
          <w:rFonts w:asciiTheme="minorHAnsi" w:eastAsiaTheme="minorEastAsia" w:hAnsiTheme="minorHAnsi" w:cstheme="minorBidi"/>
          <w:i w:val="0"/>
          <w:iCs w:val="0"/>
          <w:noProof/>
          <w:sz w:val="24"/>
          <w:szCs w:val="24"/>
          <w:lang w:eastAsia="ja-JP"/>
        </w:rPr>
      </w:pPr>
      <w:ins w:id="139"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ins>
      <w:r>
        <w:rPr>
          <w:noProof/>
        </w:rPr>
      </w:r>
      <w:r>
        <w:rPr>
          <w:noProof/>
        </w:rPr>
        <w:fldChar w:fldCharType="separate"/>
      </w:r>
      <w:ins w:id="140"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1" w:author="Gerard" w:date="2014-07-29T23:58:00Z"/>
          <w:rFonts w:asciiTheme="minorHAnsi" w:eastAsiaTheme="minorEastAsia" w:hAnsiTheme="minorHAnsi" w:cstheme="minorBidi"/>
          <w:i w:val="0"/>
          <w:iCs w:val="0"/>
          <w:noProof/>
          <w:sz w:val="24"/>
          <w:szCs w:val="24"/>
          <w:lang w:eastAsia="ja-JP"/>
        </w:rPr>
      </w:pPr>
      <w:ins w:id="142"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ins>
      <w:r>
        <w:rPr>
          <w:noProof/>
        </w:rPr>
      </w:r>
      <w:r>
        <w:rPr>
          <w:noProof/>
        </w:rPr>
        <w:fldChar w:fldCharType="separate"/>
      </w:r>
      <w:ins w:id="143"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44" w:author="Gerard" w:date="2014-07-29T23:58:00Z"/>
          <w:rFonts w:asciiTheme="minorHAnsi" w:eastAsiaTheme="minorEastAsia" w:hAnsiTheme="minorHAnsi" w:cstheme="minorBidi"/>
          <w:i w:val="0"/>
          <w:iCs w:val="0"/>
          <w:noProof/>
          <w:sz w:val="24"/>
          <w:szCs w:val="24"/>
          <w:lang w:eastAsia="ja-JP"/>
        </w:rPr>
      </w:pPr>
      <w:ins w:id="145"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ins>
      <w:r>
        <w:rPr>
          <w:noProof/>
        </w:rPr>
      </w:r>
      <w:r>
        <w:rPr>
          <w:noProof/>
        </w:rPr>
        <w:fldChar w:fldCharType="separate"/>
      </w:r>
      <w:ins w:id="146"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47" w:author="Gerard" w:date="2014-07-29T23:58:00Z"/>
          <w:rFonts w:asciiTheme="minorHAnsi" w:eastAsiaTheme="minorEastAsia" w:hAnsiTheme="minorHAnsi" w:cstheme="minorBidi"/>
          <w:smallCaps w:val="0"/>
          <w:noProof/>
          <w:sz w:val="24"/>
          <w:szCs w:val="24"/>
          <w:lang w:eastAsia="ja-JP"/>
        </w:rPr>
      </w:pPr>
      <w:ins w:id="148" w:author="Gerard" w:date="2014-07-29T23:58:00Z">
        <w:r>
          <w:rPr>
            <w:noProof/>
          </w:rPr>
          <w:t>3.10. Boundary Section</w:t>
        </w:r>
        <w:r>
          <w:rPr>
            <w:noProof/>
          </w:rPr>
          <w:tab/>
        </w:r>
        <w:r>
          <w:rPr>
            <w:noProof/>
          </w:rPr>
          <w:fldChar w:fldCharType="begin"/>
        </w:r>
        <w:r>
          <w:rPr>
            <w:noProof/>
          </w:rPr>
          <w:instrText xml:space="preserve"> PAGEREF _Toc268297695 \h </w:instrText>
        </w:r>
      </w:ins>
      <w:r>
        <w:rPr>
          <w:noProof/>
        </w:rPr>
      </w:r>
      <w:r>
        <w:rPr>
          <w:noProof/>
        </w:rPr>
        <w:fldChar w:fldCharType="separate"/>
      </w:r>
      <w:ins w:id="149"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0" w:author="Gerard" w:date="2014-07-29T23:58:00Z"/>
          <w:rFonts w:asciiTheme="minorHAnsi" w:eastAsiaTheme="minorEastAsia" w:hAnsiTheme="minorHAnsi" w:cstheme="minorBidi"/>
          <w:i w:val="0"/>
          <w:iCs w:val="0"/>
          <w:noProof/>
          <w:sz w:val="24"/>
          <w:szCs w:val="24"/>
          <w:lang w:eastAsia="ja-JP"/>
        </w:rPr>
      </w:pPr>
      <w:ins w:id="151" w:author="Gerard" w:date="2014-07-29T23:58:00Z">
        <w:r w:rsidRPr="004D2B72">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_Toc268297696 \h </w:instrText>
        </w:r>
      </w:ins>
      <w:r>
        <w:rPr>
          <w:noProof/>
        </w:rPr>
      </w:r>
      <w:r>
        <w:rPr>
          <w:noProof/>
        </w:rPr>
        <w:fldChar w:fldCharType="separate"/>
      </w:r>
      <w:ins w:id="152"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53" w:author="Gerard" w:date="2014-07-29T23:58:00Z"/>
          <w:rFonts w:asciiTheme="minorHAnsi" w:eastAsiaTheme="minorEastAsia" w:hAnsiTheme="minorHAnsi" w:cstheme="minorBidi"/>
          <w:i w:val="0"/>
          <w:iCs w:val="0"/>
          <w:noProof/>
          <w:sz w:val="24"/>
          <w:szCs w:val="24"/>
          <w:lang w:eastAsia="ja-JP"/>
        </w:rPr>
      </w:pPr>
      <w:ins w:id="154"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ins>
      <w:r>
        <w:rPr>
          <w:noProof/>
        </w:rPr>
      </w:r>
      <w:r>
        <w:rPr>
          <w:noProof/>
        </w:rPr>
        <w:fldChar w:fldCharType="separate"/>
      </w:r>
      <w:ins w:id="155"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56" w:author="Gerard" w:date="2014-07-29T23:58:00Z"/>
          <w:rFonts w:asciiTheme="minorHAnsi" w:eastAsiaTheme="minorEastAsia" w:hAnsiTheme="minorHAnsi" w:cstheme="minorBidi"/>
          <w:smallCaps w:val="0"/>
          <w:noProof/>
          <w:sz w:val="24"/>
          <w:szCs w:val="24"/>
          <w:lang w:eastAsia="ja-JP"/>
        </w:rPr>
      </w:pPr>
      <w:ins w:id="157" w:author="Gerard" w:date="2014-07-29T23:58:00Z">
        <w:r>
          <w:rPr>
            <w:noProof/>
          </w:rPr>
          <w:t>3.11. Loads Section</w:t>
        </w:r>
        <w:r>
          <w:rPr>
            <w:noProof/>
          </w:rPr>
          <w:tab/>
        </w:r>
        <w:r>
          <w:rPr>
            <w:noProof/>
          </w:rPr>
          <w:fldChar w:fldCharType="begin"/>
        </w:r>
        <w:r>
          <w:rPr>
            <w:noProof/>
          </w:rPr>
          <w:instrText xml:space="preserve"> PAGEREF _Toc268297698 \h </w:instrText>
        </w:r>
      </w:ins>
      <w:r>
        <w:rPr>
          <w:noProof/>
        </w:rPr>
      </w:r>
      <w:r>
        <w:rPr>
          <w:noProof/>
        </w:rPr>
        <w:fldChar w:fldCharType="separate"/>
      </w:r>
      <w:ins w:id="158"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59" w:author="Gerard" w:date="2014-07-29T23:58:00Z"/>
          <w:rFonts w:asciiTheme="minorHAnsi" w:eastAsiaTheme="minorEastAsia" w:hAnsiTheme="minorHAnsi" w:cstheme="minorBidi"/>
          <w:i w:val="0"/>
          <w:iCs w:val="0"/>
          <w:noProof/>
          <w:sz w:val="24"/>
          <w:szCs w:val="24"/>
          <w:lang w:eastAsia="ja-JP"/>
        </w:rPr>
      </w:pPr>
      <w:ins w:id="160"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ins>
      <w:r>
        <w:rPr>
          <w:noProof/>
        </w:rPr>
      </w:r>
      <w:r>
        <w:rPr>
          <w:noProof/>
        </w:rPr>
        <w:fldChar w:fldCharType="separate"/>
      </w:r>
      <w:ins w:id="161"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2" w:author="Gerard" w:date="2014-07-29T23:58:00Z"/>
          <w:rFonts w:asciiTheme="minorHAnsi" w:eastAsiaTheme="minorEastAsia" w:hAnsiTheme="minorHAnsi" w:cstheme="minorBidi"/>
          <w:i w:val="0"/>
          <w:iCs w:val="0"/>
          <w:noProof/>
          <w:sz w:val="24"/>
          <w:szCs w:val="24"/>
          <w:lang w:eastAsia="ja-JP"/>
        </w:rPr>
      </w:pPr>
      <w:ins w:id="163"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ins>
      <w:r>
        <w:rPr>
          <w:noProof/>
        </w:rPr>
      </w:r>
      <w:r>
        <w:rPr>
          <w:noProof/>
        </w:rPr>
        <w:fldChar w:fldCharType="separate"/>
      </w:r>
      <w:ins w:id="164"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65" w:author="Gerard" w:date="2014-07-29T23:58:00Z"/>
          <w:rFonts w:asciiTheme="minorHAnsi" w:eastAsiaTheme="minorEastAsia" w:hAnsiTheme="minorHAnsi" w:cstheme="minorBidi"/>
          <w:noProof/>
          <w:sz w:val="24"/>
          <w:szCs w:val="24"/>
          <w:lang w:eastAsia="ja-JP"/>
        </w:rPr>
      </w:pPr>
      <w:ins w:id="166" w:author="Gerard" w:date="2014-07-29T23:58:00Z">
        <w:r>
          <w:rPr>
            <w:noProof/>
          </w:rPr>
          <w:t>3.11.2.1. Pressure Load</w:t>
        </w:r>
        <w:r>
          <w:rPr>
            <w:noProof/>
          </w:rPr>
          <w:tab/>
        </w:r>
        <w:r>
          <w:rPr>
            <w:noProof/>
          </w:rPr>
          <w:fldChar w:fldCharType="begin"/>
        </w:r>
        <w:r>
          <w:rPr>
            <w:noProof/>
          </w:rPr>
          <w:instrText xml:space="preserve"> PAGEREF _Toc268297701 \h </w:instrText>
        </w:r>
      </w:ins>
      <w:r>
        <w:rPr>
          <w:noProof/>
        </w:rPr>
      </w:r>
      <w:r>
        <w:rPr>
          <w:noProof/>
        </w:rPr>
        <w:fldChar w:fldCharType="separate"/>
      </w:r>
      <w:ins w:id="167"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68" w:author="Gerard" w:date="2014-07-29T23:58:00Z"/>
          <w:rFonts w:asciiTheme="minorHAnsi" w:eastAsiaTheme="minorEastAsia" w:hAnsiTheme="minorHAnsi" w:cstheme="minorBidi"/>
          <w:noProof/>
          <w:sz w:val="24"/>
          <w:szCs w:val="24"/>
          <w:lang w:eastAsia="ja-JP"/>
        </w:rPr>
      </w:pPr>
      <w:ins w:id="169" w:author="Gerard" w:date="2014-07-29T23:58:00Z">
        <w:r>
          <w:rPr>
            <w:noProof/>
          </w:rPr>
          <w:t>3.11.2.2. Traction Load</w:t>
        </w:r>
        <w:r>
          <w:rPr>
            <w:noProof/>
          </w:rPr>
          <w:tab/>
        </w:r>
        <w:r>
          <w:rPr>
            <w:noProof/>
          </w:rPr>
          <w:fldChar w:fldCharType="begin"/>
        </w:r>
        <w:r>
          <w:rPr>
            <w:noProof/>
          </w:rPr>
          <w:instrText xml:space="preserve"> PAGEREF _Toc268297702 \h </w:instrText>
        </w:r>
      </w:ins>
      <w:r>
        <w:rPr>
          <w:noProof/>
        </w:rPr>
      </w:r>
      <w:r>
        <w:rPr>
          <w:noProof/>
        </w:rPr>
        <w:fldChar w:fldCharType="separate"/>
      </w:r>
      <w:ins w:id="170"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1" w:author="Gerard" w:date="2014-07-29T23:58:00Z"/>
          <w:rFonts w:asciiTheme="minorHAnsi" w:eastAsiaTheme="minorEastAsia" w:hAnsiTheme="minorHAnsi" w:cstheme="minorBidi"/>
          <w:noProof/>
          <w:sz w:val="24"/>
          <w:szCs w:val="24"/>
          <w:lang w:eastAsia="ja-JP"/>
        </w:rPr>
      </w:pPr>
      <w:ins w:id="172" w:author="Gerard" w:date="2014-07-29T23:58:00Z">
        <w:r>
          <w:rPr>
            <w:noProof/>
          </w:rPr>
          <w:t>3.11.2.3. Mixture Normal Traction</w:t>
        </w:r>
        <w:r>
          <w:rPr>
            <w:noProof/>
          </w:rPr>
          <w:tab/>
        </w:r>
        <w:r>
          <w:rPr>
            <w:noProof/>
          </w:rPr>
          <w:fldChar w:fldCharType="begin"/>
        </w:r>
        <w:r>
          <w:rPr>
            <w:noProof/>
          </w:rPr>
          <w:instrText xml:space="preserve"> PAGEREF _Toc268297703 \h </w:instrText>
        </w:r>
      </w:ins>
      <w:r>
        <w:rPr>
          <w:noProof/>
        </w:rPr>
      </w:r>
      <w:r>
        <w:rPr>
          <w:noProof/>
        </w:rPr>
        <w:fldChar w:fldCharType="separate"/>
      </w:r>
      <w:ins w:id="173"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74" w:author="Gerard" w:date="2014-07-29T23:58:00Z"/>
          <w:rFonts w:asciiTheme="minorHAnsi" w:eastAsiaTheme="minorEastAsia" w:hAnsiTheme="minorHAnsi" w:cstheme="minorBidi"/>
          <w:noProof/>
          <w:sz w:val="24"/>
          <w:szCs w:val="24"/>
          <w:lang w:eastAsia="ja-JP"/>
        </w:rPr>
      </w:pPr>
      <w:ins w:id="175" w:author="Gerard" w:date="2014-07-29T23:58:00Z">
        <w:r>
          <w:rPr>
            <w:noProof/>
          </w:rPr>
          <w:t>3.11.2.4. Fluid Flux</w:t>
        </w:r>
        <w:r>
          <w:rPr>
            <w:noProof/>
          </w:rPr>
          <w:tab/>
        </w:r>
        <w:r>
          <w:rPr>
            <w:noProof/>
          </w:rPr>
          <w:fldChar w:fldCharType="begin"/>
        </w:r>
        <w:r>
          <w:rPr>
            <w:noProof/>
          </w:rPr>
          <w:instrText xml:space="preserve"> PAGEREF _Toc268297704 \h </w:instrText>
        </w:r>
      </w:ins>
      <w:r>
        <w:rPr>
          <w:noProof/>
        </w:rPr>
      </w:r>
      <w:r>
        <w:rPr>
          <w:noProof/>
        </w:rPr>
        <w:fldChar w:fldCharType="separate"/>
      </w:r>
      <w:ins w:id="176"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77" w:author="Gerard" w:date="2014-07-29T23:58:00Z"/>
          <w:rFonts w:asciiTheme="minorHAnsi" w:eastAsiaTheme="minorEastAsia" w:hAnsiTheme="minorHAnsi" w:cstheme="minorBidi"/>
          <w:noProof/>
          <w:sz w:val="24"/>
          <w:szCs w:val="24"/>
          <w:lang w:eastAsia="ja-JP"/>
        </w:rPr>
      </w:pPr>
      <w:ins w:id="178" w:author="Gerard" w:date="2014-07-29T23:58:00Z">
        <w:r>
          <w:rPr>
            <w:noProof/>
          </w:rPr>
          <w:t>3.11.2.5. Solute Flux</w:t>
        </w:r>
        <w:r>
          <w:rPr>
            <w:noProof/>
          </w:rPr>
          <w:tab/>
        </w:r>
        <w:r>
          <w:rPr>
            <w:noProof/>
          </w:rPr>
          <w:fldChar w:fldCharType="begin"/>
        </w:r>
        <w:r>
          <w:rPr>
            <w:noProof/>
          </w:rPr>
          <w:instrText xml:space="preserve"> PAGEREF _Toc268297705 \h </w:instrText>
        </w:r>
      </w:ins>
      <w:r>
        <w:rPr>
          <w:noProof/>
        </w:rPr>
      </w:r>
      <w:r>
        <w:rPr>
          <w:noProof/>
        </w:rPr>
        <w:fldChar w:fldCharType="separate"/>
      </w:r>
      <w:ins w:id="179"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0" w:author="Gerard" w:date="2014-07-29T23:58:00Z"/>
          <w:rFonts w:asciiTheme="minorHAnsi" w:eastAsiaTheme="minorEastAsia" w:hAnsiTheme="minorHAnsi" w:cstheme="minorBidi"/>
          <w:noProof/>
          <w:sz w:val="24"/>
          <w:szCs w:val="24"/>
          <w:lang w:eastAsia="ja-JP"/>
        </w:rPr>
      </w:pPr>
      <w:ins w:id="181" w:author="Gerard" w:date="2014-07-29T23:58:00Z">
        <w:r>
          <w:rPr>
            <w:noProof/>
          </w:rPr>
          <w:t>3.11.2.6. Heat Flux</w:t>
        </w:r>
        <w:r>
          <w:rPr>
            <w:noProof/>
          </w:rPr>
          <w:tab/>
        </w:r>
        <w:r>
          <w:rPr>
            <w:noProof/>
          </w:rPr>
          <w:fldChar w:fldCharType="begin"/>
        </w:r>
        <w:r>
          <w:rPr>
            <w:noProof/>
          </w:rPr>
          <w:instrText xml:space="preserve"> PAGEREF _Toc268297706 \h </w:instrText>
        </w:r>
      </w:ins>
      <w:r>
        <w:rPr>
          <w:noProof/>
        </w:rPr>
      </w:r>
      <w:r>
        <w:rPr>
          <w:noProof/>
        </w:rPr>
        <w:fldChar w:fldCharType="separate"/>
      </w:r>
      <w:ins w:id="182"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83" w:author="Gerard" w:date="2014-07-29T23:58:00Z"/>
          <w:rFonts w:asciiTheme="minorHAnsi" w:eastAsiaTheme="minorEastAsia" w:hAnsiTheme="minorHAnsi" w:cstheme="minorBidi"/>
          <w:noProof/>
          <w:sz w:val="24"/>
          <w:szCs w:val="24"/>
          <w:lang w:eastAsia="ja-JP"/>
        </w:rPr>
      </w:pPr>
      <w:ins w:id="184" w:author="Gerard" w:date="2014-07-29T23:58:00Z">
        <w:r>
          <w:rPr>
            <w:noProof/>
          </w:rPr>
          <w:t>3.11.2.7. Convective Heat Flux</w:t>
        </w:r>
        <w:r>
          <w:rPr>
            <w:noProof/>
          </w:rPr>
          <w:tab/>
        </w:r>
        <w:r>
          <w:rPr>
            <w:noProof/>
          </w:rPr>
          <w:fldChar w:fldCharType="begin"/>
        </w:r>
        <w:r>
          <w:rPr>
            <w:noProof/>
          </w:rPr>
          <w:instrText xml:space="preserve"> PAGEREF _Toc268297707 \h </w:instrText>
        </w:r>
      </w:ins>
      <w:r>
        <w:rPr>
          <w:noProof/>
        </w:rPr>
      </w:r>
      <w:r>
        <w:rPr>
          <w:noProof/>
        </w:rPr>
        <w:fldChar w:fldCharType="separate"/>
      </w:r>
      <w:ins w:id="185"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86" w:author="Gerard" w:date="2014-07-29T23:58:00Z"/>
          <w:rFonts w:asciiTheme="minorHAnsi" w:eastAsiaTheme="minorEastAsia" w:hAnsiTheme="minorHAnsi" w:cstheme="minorBidi"/>
          <w:i w:val="0"/>
          <w:iCs w:val="0"/>
          <w:noProof/>
          <w:sz w:val="24"/>
          <w:szCs w:val="24"/>
          <w:lang w:eastAsia="ja-JP"/>
        </w:rPr>
      </w:pPr>
      <w:ins w:id="187"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ins>
      <w:r>
        <w:rPr>
          <w:noProof/>
        </w:rPr>
      </w:r>
      <w:r>
        <w:rPr>
          <w:noProof/>
        </w:rPr>
        <w:fldChar w:fldCharType="separate"/>
      </w:r>
      <w:ins w:id="188"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89" w:author="Gerard" w:date="2014-07-29T23:58:00Z"/>
          <w:rFonts w:asciiTheme="minorHAnsi" w:eastAsiaTheme="minorEastAsia" w:hAnsiTheme="minorHAnsi" w:cstheme="minorBidi"/>
          <w:noProof/>
          <w:sz w:val="24"/>
          <w:szCs w:val="24"/>
          <w:lang w:eastAsia="ja-JP"/>
        </w:rPr>
      </w:pPr>
      <w:ins w:id="190" w:author="Gerard" w:date="2014-07-29T23:58:00Z">
        <w:r>
          <w:rPr>
            <w:noProof/>
          </w:rPr>
          <w:t>3.11.3.1. Constant Body Force</w:t>
        </w:r>
        <w:r>
          <w:rPr>
            <w:noProof/>
          </w:rPr>
          <w:tab/>
        </w:r>
        <w:r>
          <w:rPr>
            <w:noProof/>
          </w:rPr>
          <w:fldChar w:fldCharType="begin"/>
        </w:r>
        <w:r>
          <w:rPr>
            <w:noProof/>
          </w:rPr>
          <w:instrText xml:space="preserve"> PAGEREF _Toc268297709 \h </w:instrText>
        </w:r>
      </w:ins>
      <w:r>
        <w:rPr>
          <w:noProof/>
        </w:rPr>
      </w:r>
      <w:r>
        <w:rPr>
          <w:noProof/>
        </w:rPr>
        <w:fldChar w:fldCharType="separate"/>
      </w:r>
      <w:ins w:id="191"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2" w:author="Gerard" w:date="2014-07-29T23:58:00Z"/>
          <w:rFonts w:asciiTheme="minorHAnsi" w:eastAsiaTheme="minorEastAsia" w:hAnsiTheme="minorHAnsi" w:cstheme="minorBidi"/>
          <w:noProof/>
          <w:sz w:val="24"/>
          <w:szCs w:val="24"/>
          <w:lang w:eastAsia="ja-JP"/>
        </w:rPr>
      </w:pPr>
      <w:ins w:id="193" w:author="Gerard" w:date="2014-07-29T23:58:00Z">
        <w:r>
          <w:rPr>
            <w:noProof/>
          </w:rPr>
          <w:t>3.11.3.2. Non-Constant Body Force</w:t>
        </w:r>
        <w:r>
          <w:rPr>
            <w:noProof/>
          </w:rPr>
          <w:tab/>
        </w:r>
        <w:r>
          <w:rPr>
            <w:noProof/>
          </w:rPr>
          <w:fldChar w:fldCharType="begin"/>
        </w:r>
        <w:r>
          <w:rPr>
            <w:noProof/>
          </w:rPr>
          <w:instrText xml:space="preserve"> PAGEREF _Toc268297710 \h </w:instrText>
        </w:r>
      </w:ins>
      <w:r>
        <w:rPr>
          <w:noProof/>
        </w:rPr>
      </w:r>
      <w:r>
        <w:rPr>
          <w:noProof/>
        </w:rPr>
        <w:fldChar w:fldCharType="separate"/>
      </w:r>
      <w:ins w:id="194"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195" w:author="Gerard" w:date="2014-07-29T23:58:00Z"/>
          <w:rFonts w:asciiTheme="minorHAnsi" w:eastAsiaTheme="minorEastAsia" w:hAnsiTheme="minorHAnsi" w:cstheme="minorBidi"/>
          <w:noProof/>
          <w:sz w:val="24"/>
          <w:szCs w:val="24"/>
          <w:lang w:eastAsia="ja-JP"/>
        </w:rPr>
      </w:pPr>
      <w:ins w:id="196" w:author="Gerard" w:date="2014-07-29T23:58:00Z">
        <w:r>
          <w:rPr>
            <w:noProof/>
          </w:rPr>
          <w:t>3.11.3.3. Centrifugal Force</w:t>
        </w:r>
        <w:r>
          <w:rPr>
            <w:noProof/>
          </w:rPr>
          <w:tab/>
        </w:r>
        <w:r>
          <w:rPr>
            <w:noProof/>
          </w:rPr>
          <w:fldChar w:fldCharType="begin"/>
        </w:r>
        <w:r>
          <w:rPr>
            <w:noProof/>
          </w:rPr>
          <w:instrText xml:space="preserve"> PAGEREF _Toc268297711 \h </w:instrText>
        </w:r>
      </w:ins>
      <w:r>
        <w:rPr>
          <w:noProof/>
        </w:rPr>
      </w:r>
      <w:r>
        <w:rPr>
          <w:noProof/>
        </w:rPr>
        <w:fldChar w:fldCharType="separate"/>
      </w:r>
      <w:ins w:id="197"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198" w:author="Gerard" w:date="2014-07-29T23:58:00Z"/>
          <w:rFonts w:asciiTheme="minorHAnsi" w:eastAsiaTheme="minorEastAsia" w:hAnsiTheme="minorHAnsi" w:cstheme="minorBidi"/>
          <w:noProof/>
          <w:sz w:val="24"/>
          <w:szCs w:val="24"/>
          <w:lang w:eastAsia="ja-JP"/>
        </w:rPr>
      </w:pPr>
      <w:ins w:id="199" w:author="Gerard" w:date="2014-07-29T23:58:00Z">
        <w:r>
          <w:rPr>
            <w:noProof/>
          </w:rPr>
          <w:t>3.11.3.4. Heat source</w:t>
        </w:r>
        <w:r>
          <w:rPr>
            <w:noProof/>
          </w:rPr>
          <w:tab/>
        </w:r>
        <w:r>
          <w:rPr>
            <w:noProof/>
          </w:rPr>
          <w:fldChar w:fldCharType="begin"/>
        </w:r>
        <w:r>
          <w:rPr>
            <w:noProof/>
          </w:rPr>
          <w:instrText xml:space="preserve"> PAGEREF _Toc268297712 \h </w:instrText>
        </w:r>
      </w:ins>
      <w:r>
        <w:rPr>
          <w:noProof/>
        </w:rPr>
      </w:r>
      <w:r>
        <w:rPr>
          <w:noProof/>
        </w:rPr>
        <w:fldChar w:fldCharType="separate"/>
      </w:r>
      <w:ins w:id="200"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1" w:author="Gerard" w:date="2014-07-29T23:58:00Z"/>
          <w:rFonts w:asciiTheme="minorHAnsi" w:eastAsiaTheme="minorEastAsia" w:hAnsiTheme="minorHAnsi" w:cstheme="minorBidi"/>
          <w:smallCaps w:val="0"/>
          <w:noProof/>
          <w:sz w:val="24"/>
          <w:szCs w:val="24"/>
          <w:lang w:eastAsia="ja-JP"/>
        </w:rPr>
      </w:pPr>
      <w:ins w:id="202" w:author="Gerard" w:date="2014-07-29T23:58:00Z">
        <w:r>
          <w:rPr>
            <w:noProof/>
          </w:rPr>
          <w:t>3.12. Contact Section</w:t>
        </w:r>
        <w:r>
          <w:rPr>
            <w:noProof/>
          </w:rPr>
          <w:tab/>
        </w:r>
        <w:r>
          <w:rPr>
            <w:noProof/>
          </w:rPr>
          <w:fldChar w:fldCharType="begin"/>
        </w:r>
        <w:r>
          <w:rPr>
            <w:noProof/>
          </w:rPr>
          <w:instrText xml:space="preserve"> PAGEREF _Toc268297713 \h </w:instrText>
        </w:r>
      </w:ins>
      <w:r>
        <w:rPr>
          <w:noProof/>
        </w:rPr>
      </w:r>
      <w:r>
        <w:rPr>
          <w:noProof/>
        </w:rPr>
        <w:fldChar w:fldCharType="separate"/>
      </w:r>
      <w:ins w:id="203"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04" w:author="Gerard" w:date="2014-07-29T23:58:00Z"/>
          <w:rFonts w:asciiTheme="minorHAnsi" w:eastAsiaTheme="minorEastAsia" w:hAnsiTheme="minorHAnsi" w:cstheme="minorBidi"/>
          <w:i w:val="0"/>
          <w:iCs w:val="0"/>
          <w:noProof/>
          <w:sz w:val="24"/>
          <w:szCs w:val="24"/>
          <w:lang w:eastAsia="ja-JP"/>
        </w:rPr>
      </w:pPr>
      <w:ins w:id="205"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ins>
      <w:r>
        <w:rPr>
          <w:noProof/>
        </w:rPr>
      </w:r>
      <w:r>
        <w:rPr>
          <w:noProof/>
        </w:rPr>
        <w:fldChar w:fldCharType="separate"/>
      </w:r>
      <w:ins w:id="206"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07" w:author="Gerard" w:date="2014-07-29T23:58:00Z"/>
          <w:rFonts w:asciiTheme="minorHAnsi" w:eastAsiaTheme="minorEastAsia" w:hAnsiTheme="minorHAnsi" w:cstheme="minorBidi"/>
          <w:i w:val="0"/>
          <w:iCs w:val="0"/>
          <w:noProof/>
          <w:sz w:val="24"/>
          <w:szCs w:val="24"/>
          <w:lang w:eastAsia="ja-JP"/>
        </w:rPr>
      </w:pPr>
      <w:ins w:id="208"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ins>
      <w:r>
        <w:rPr>
          <w:noProof/>
        </w:rPr>
      </w:r>
      <w:r>
        <w:rPr>
          <w:noProof/>
        </w:rPr>
        <w:fldChar w:fldCharType="separate"/>
      </w:r>
      <w:ins w:id="209"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0" w:author="Gerard" w:date="2014-07-29T23:58:00Z"/>
          <w:rFonts w:asciiTheme="minorHAnsi" w:eastAsiaTheme="minorEastAsia" w:hAnsiTheme="minorHAnsi" w:cstheme="minorBidi"/>
          <w:i w:val="0"/>
          <w:iCs w:val="0"/>
          <w:noProof/>
          <w:sz w:val="24"/>
          <w:szCs w:val="24"/>
          <w:lang w:eastAsia="ja-JP"/>
        </w:rPr>
      </w:pPr>
      <w:ins w:id="211"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ins>
      <w:r>
        <w:rPr>
          <w:noProof/>
        </w:rPr>
      </w:r>
      <w:r>
        <w:rPr>
          <w:noProof/>
        </w:rPr>
        <w:fldChar w:fldCharType="separate"/>
      </w:r>
      <w:ins w:id="212"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13" w:author="Gerard" w:date="2014-07-29T23:58:00Z"/>
          <w:rFonts w:asciiTheme="minorHAnsi" w:eastAsiaTheme="minorEastAsia" w:hAnsiTheme="minorHAnsi" w:cstheme="minorBidi"/>
          <w:i w:val="0"/>
          <w:iCs w:val="0"/>
          <w:noProof/>
          <w:sz w:val="24"/>
          <w:szCs w:val="24"/>
          <w:lang w:eastAsia="ja-JP"/>
        </w:rPr>
      </w:pPr>
      <w:ins w:id="214"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ins>
      <w:r>
        <w:rPr>
          <w:noProof/>
        </w:rPr>
      </w:r>
      <w:r>
        <w:rPr>
          <w:noProof/>
        </w:rPr>
        <w:fldChar w:fldCharType="separate"/>
      </w:r>
      <w:ins w:id="215"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16" w:author="Gerard" w:date="2014-07-29T23:58:00Z"/>
          <w:rFonts w:asciiTheme="minorHAnsi" w:eastAsiaTheme="minorEastAsia" w:hAnsiTheme="minorHAnsi" w:cstheme="minorBidi"/>
          <w:i w:val="0"/>
          <w:iCs w:val="0"/>
          <w:noProof/>
          <w:sz w:val="24"/>
          <w:szCs w:val="24"/>
          <w:lang w:eastAsia="ja-JP"/>
        </w:rPr>
      </w:pPr>
      <w:ins w:id="217"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ins>
      <w:r>
        <w:rPr>
          <w:noProof/>
        </w:rPr>
      </w:r>
      <w:r>
        <w:rPr>
          <w:noProof/>
        </w:rPr>
        <w:fldChar w:fldCharType="separate"/>
      </w:r>
      <w:ins w:id="218"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19" w:author="Gerard" w:date="2014-07-29T23:58:00Z"/>
          <w:rFonts w:asciiTheme="minorHAnsi" w:eastAsiaTheme="minorEastAsia" w:hAnsiTheme="minorHAnsi" w:cstheme="minorBidi"/>
          <w:i w:val="0"/>
          <w:iCs w:val="0"/>
          <w:noProof/>
          <w:sz w:val="24"/>
          <w:szCs w:val="24"/>
          <w:lang w:eastAsia="ja-JP"/>
        </w:rPr>
      </w:pPr>
      <w:ins w:id="220"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ins>
      <w:r>
        <w:rPr>
          <w:noProof/>
        </w:rPr>
      </w:r>
      <w:r>
        <w:rPr>
          <w:noProof/>
        </w:rPr>
        <w:fldChar w:fldCharType="separate"/>
      </w:r>
      <w:ins w:id="221"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2" w:author="Gerard" w:date="2014-07-29T23:58:00Z"/>
          <w:rFonts w:asciiTheme="minorHAnsi" w:eastAsiaTheme="minorEastAsia" w:hAnsiTheme="minorHAnsi" w:cstheme="minorBidi"/>
          <w:i w:val="0"/>
          <w:iCs w:val="0"/>
          <w:noProof/>
          <w:sz w:val="24"/>
          <w:szCs w:val="24"/>
          <w:lang w:eastAsia="ja-JP"/>
        </w:rPr>
      </w:pPr>
      <w:ins w:id="223"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ins>
      <w:r>
        <w:rPr>
          <w:noProof/>
        </w:rPr>
      </w:r>
      <w:r>
        <w:rPr>
          <w:noProof/>
        </w:rPr>
        <w:fldChar w:fldCharType="separate"/>
      </w:r>
      <w:ins w:id="224"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25" w:author="Gerard" w:date="2014-07-29T23:58:00Z"/>
          <w:rFonts w:asciiTheme="minorHAnsi" w:eastAsiaTheme="minorEastAsia" w:hAnsiTheme="minorHAnsi" w:cstheme="minorBidi"/>
          <w:i w:val="0"/>
          <w:iCs w:val="0"/>
          <w:noProof/>
          <w:sz w:val="24"/>
          <w:szCs w:val="24"/>
          <w:lang w:eastAsia="ja-JP"/>
        </w:rPr>
      </w:pPr>
      <w:ins w:id="226"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ins>
      <w:r>
        <w:rPr>
          <w:noProof/>
        </w:rPr>
      </w:r>
      <w:r>
        <w:rPr>
          <w:noProof/>
        </w:rPr>
        <w:fldChar w:fldCharType="separate"/>
      </w:r>
      <w:ins w:id="227"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28" w:author="Gerard" w:date="2014-07-29T23:58:00Z"/>
          <w:rFonts w:asciiTheme="minorHAnsi" w:eastAsiaTheme="minorEastAsia" w:hAnsiTheme="minorHAnsi" w:cstheme="minorBidi"/>
          <w:smallCaps w:val="0"/>
          <w:noProof/>
          <w:sz w:val="24"/>
          <w:szCs w:val="24"/>
          <w:lang w:eastAsia="ja-JP"/>
        </w:rPr>
      </w:pPr>
      <w:ins w:id="229" w:author="Gerard" w:date="2014-07-29T23:58:00Z">
        <w:r>
          <w:rPr>
            <w:noProof/>
          </w:rPr>
          <w:t>3.13. Constraints Section</w:t>
        </w:r>
        <w:r>
          <w:rPr>
            <w:noProof/>
          </w:rPr>
          <w:tab/>
        </w:r>
        <w:r>
          <w:rPr>
            <w:noProof/>
          </w:rPr>
          <w:fldChar w:fldCharType="begin"/>
        </w:r>
        <w:r>
          <w:rPr>
            <w:noProof/>
          </w:rPr>
          <w:instrText xml:space="preserve"> PAGEREF _Toc268297722 \h </w:instrText>
        </w:r>
      </w:ins>
      <w:r>
        <w:rPr>
          <w:noProof/>
        </w:rPr>
      </w:r>
      <w:r>
        <w:rPr>
          <w:noProof/>
        </w:rPr>
        <w:fldChar w:fldCharType="separate"/>
      </w:r>
      <w:ins w:id="230"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1" w:author="Gerard" w:date="2014-07-29T23:58:00Z"/>
          <w:rFonts w:asciiTheme="minorHAnsi" w:eastAsiaTheme="minorEastAsia" w:hAnsiTheme="minorHAnsi" w:cstheme="minorBidi"/>
          <w:i w:val="0"/>
          <w:iCs w:val="0"/>
          <w:noProof/>
          <w:sz w:val="24"/>
          <w:szCs w:val="24"/>
          <w:lang w:eastAsia="ja-JP"/>
        </w:rPr>
      </w:pPr>
      <w:ins w:id="232"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ins>
      <w:r>
        <w:rPr>
          <w:noProof/>
        </w:rPr>
      </w:r>
      <w:r>
        <w:rPr>
          <w:noProof/>
        </w:rPr>
        <w:fldChar w:fldCharType="separate"/>
      </w:r>
      <w:ins w:id="233"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34" w:author="Gerard" w:date="2014-07-29T23:58:00Z"/>
          <w:rFonts w:asciiTheme="minorHAnsi" w:eastAsiaTheme="minorEastAsia" w:hAnsiTheme="minorHAnsi" w:cstheme="minorBidi"/>
          <w:smallCaps w:val="0"/>
          <w:noProof/>
          <w:sz w:val="24"/>
          <w:szCs w:val="24"/>
          <w:lang w:eastAsia="ja-JP"/>
        </w:rPr>
      </w:pPr>
      <w:ins w:id="235" w:author="Gerard" w:date="2014-07-29T23:58:00Z">
        <w:r>
          <w:rPr>
            <w:noProof/>
          </w:rPr>
          <w:t>3.14. Discrete Section</w:t>
        </w:r>
        <w:r>
          <w:rPr>
            <w:noProof/>
          </w:rPr>
          <w:tab/>
        </w:r>
        <w:r>
          <w:rPr>
            <w:noProof/>
          </w:rPr>
          <w:fldChar w:fldCharType="begin"/>
        </w:r>
        <w:r>
          <w:rPr>
            <w:noProof/>
          </w:rPr>
          <w:instrText xml:space="preserve"> PAGEREF _Toc268297724 \h </w:instrText>
        </w:r>
      </w:ins>
      <w:r>
        <w:rPr>
          <w:noProof/>
        </w:rPr>
      </w:r>
      <w:r>
        <w:rPr>
          <w:noProof/>
        </w:rPr>
        <w:fldChar w:fldCharType="separate"/>
      </w:r>
      <w:ins w:id="236"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37" w:author="Gerard" w:date="2014-07-29T23:58:00Z"/>
          <w:rFonts w:asciiTheme="minorHAnsi" w:eastAsiaTheme="minorEastAsia" w:hAnsiTheme="minorHAnsi" w:cstheme="minorBidi"/>
          <w:i w:val="0"/>
          <w:iCs w:val="0"/>
          <w:noProof/>
          <w:sz w:val="24"/>
          <w:szCs w:val="24"/>
          <w:lang w:eastAsia="ja-JP"/>
        </w:rPr>
      </w:pPr>
      <w:ins w:id="238"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ins>
      <w:r>
        <w:rPr>
          <w:noProof/>
        </w:rPr>
      </w:r>
      <w:r>
        <w:rPr>
          <w:noProof/>
        </w:rPr>
        <w:fldChar w:fldCharType="separate"/>
      </w:r>
      <w:ins w:id="239"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0" w:author="Gerard" w:date="2014-07-29T23:58:00Z"/>
          <w:rFonts w:asciiTheme="minorHAnsi" w:eastAsiaTheme="minorEastAsia" w:hAnsiTheme="minorHAnsi" w:cstheme="minorBidi"/>
          <w:smallCaps w:val="0"/>
          <w:noProof/>
          <w:sz w:val="24"/>
          <w:szCs w:val="24"/>
          <w:lang w:eastAsia="ja-JP"/>
        </w:rPr>
      </w:pPr>
      <w:ins w:id="241" w:author="Gerard" w:date="2014-07-29T23:58:00Z">
        <w:r>
          <w:rPr>
            <w:noProof/>
          </w:rPr>
          <w:t>3.15. LoadData Section</w:t>
        </w:r>
        <w:r>
          <w:rPr>
            <w:noProof/>
          </w:rPr>
          <w:tab/>
        </w:r>
        <w:r>
          <w:rPr>
            <w:noProof/>
          </w:rPr>
          <w:fldChar w:fldCharType="begin"/>
        </w:r>
        <w:r>
          <w:rPr>
            <w:noProof/>
          </w:rPr>
          <w:instrText xml:space="preserve"> PAGEREF _Toc268297726 \h </w:instrText>
        </w:r>
      </w:ins>
      <w:r>
        <w:rPr>
          <w:noProof/>
        </w:rPr>
      </w:r>
      <w:r>
        <w:rPr>
          <w:noProof/>
        </w:rPr>
        <w:fldChar w:fldCharType="separate"/>
      </w:r>
      <w:ins w:id="242"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43" w:author="Gerard" w:date="2014-07-29T23:58:00Z"/>
          <w:rFonts w:asciiTheme="minorHAnsi" w:eastAsiaTheme="minorEastAsia" w:hAnsiTheme="minorHAnsi" w:cstheme="minorBidi"/>
          <w:smallCaps w:val="0"/>
          <w:noProof/>
          <w:sz w:val="24"/>
          <w:szCs w:val="24"/>
          <w:lang w:eastAsia="ja-JP"/>
        </w:rPr>
      </w:pPr>
      <w:ins w:id="244" w:author="Gerard" w:date="2014-07-29T23:58:00Z">
        <w:r>
          <w:rPr>
            <w:noProof/>
          </w:rPr>
          <w:t>3.16. Output Section</w:t>
        </w:r>
        <w:r>
          <w:rPr>
            <w:noProof/>
          </w:rPr>
          <w:tab/>
        </w:r>
        <w:r>
          <w:rPr>
            <w:noProof/>
          </w:rPr>
          <w:fldChar w:fldCharType="begin"/>
        </w:r>
        <w:r>
          <w:rPr>
            <w:noProof/>
          </w:rPr>
          <w:instrText xml:space="preserve"> PAGEREF _Toc268297727 \h </w:instrText>
        </w:r>
      </w:ins>
      <w:r>
        <w:rPr>
          <w:noProof/>
        </w:rPr>
      </w:r>
      <w:r>
        <w:rPr>
          <w:noProof/>
        </w:rPr>
        <w:fldChar w:fldCharType="separate"/>
      </w:r>
      <w:ins w:id="245"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46" w:author="Gerard" w:date="2014-07-29T23:58:00Z"/>
          <w:rFonts w:asciiTheme="minorHAnsi" w:eastAsiaTheme="minorEastAsia" w:hAnsiTheme="minorHAnsi" w:cstheme="minorBidi"/>
          <w:i w:val="0"/>
          <w:iCs w:val="0"/>
          <w:noProof/>
          <w:sz w:val="24"/>
          <w:szCs w:val="24"/>
          <w:lang w:eastAsia="ja-JP"/>
        </w:rPr>
      </w:pPr>
      <w:ins w:id="247"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ins>
      <w:r>
        <w:rPr>
          <w:noProof/>
        </w:rPr>
      </w:r>
      <w:r>
        <w:rPr>
          <w:noProof/>
        </w:rPr>
        <w:fldChar w:fldCharType="separate"/>
      </w:r>
      <w:ins w:id="248"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49" w:author="Gerard" w:date="2014-07-29T23:58:00Z"/>
          <w:rFonts w:asciiTheme="minorHAnsi" w:eastAsiaTheme="minorEastAsia" w:hAnsiTheme="minorHAnsi" w:cstheme="minorBidi"/>
          <w:noProof/>
          <w:sz w:val="24"/>
          <w:szCs w:val="24"/>
          <w:lang w:eastAsia="ja-JP"/>
        </w:rPr>
      </w:pPr>
      <w:ins w:id="250" w:author="Gerard" w:date="2014-07-29T23:58:00Z">
        <w:r>
          <w:rPr>
            <w:noProof/>
          </w:rPr>
          <w:t>3.16.1.1. Node_Data Class</w:t>
        </w:r>
        <w:r>
          <w:rPr>
            <w:noProof/>
          </w:rPr>
          <w:tab/>
        </w:r>
        <w:r>
          <w:rPr>
            <w:noProof/>
          </w:rPr>
          <w:fldChar w:fldCharType="begin"/>
        </w:r>
        <w:r>
          <w:rPr>
            <w:noProof/>
          </w:rPr>
          <w:instrText xml:space="preserve"> PAGEREF _Toc268297729 \h </w:instrText>
        </w:r>
      </w:ins>
      <w:r>
        <w:rPr>
          <w:noProof/>
        </w:rPr>
      </w:r>
      <w:r>
        <w:rPr>
          <w:noProof/>
        </w:rPr>
        <w:fldChar w:fldCharType="separate"/>
      </w:r>
      <w:ins w:id="251"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2" w:author="Gerard" w:date="2014-07-29T23:58:00Z"/>
          <w:rFonts w:asciiTheme="minorHAnsi" w:eastAsiaTheme="minorEastAsia" w:hAnsiTheme="minorHAnsi" w:cstheme="minorBidi"/>
          <w:noProof/>
          <w:sz w:val="24"/>
          <w:szCs w:val="24"/>
          <w:lang w:eastAsia="ja-JP"/>
        </w:rPr>
      </w:pPr>
      <w:ins w:id="253" w:author="Gerard" w:date="2014-07-29T23:58:00Z">
        <w:r>
          <w:rPr>
            <w:noProof/>
          </w:rPr>
          <w:t>3.16.1.2. Element_Data Class</w:t>
        </w:r>
        <w:r>
          <w:rPr>
            <w:noProof/>
          </w:rPr>
          <w:tab/>
        </w:r>
        <w:r>
          <w:rPr>
            <w:noProof/>
          </w:rPr>
          <w:fldChar w:fldCharType="begin"/>
        </w:r>
        <w:r>
          <w:rPr>
            <w:noProof/>
          </w:rPr>
          <w:instrText xml:space="preserve"> PAGEREF _Toc268297730 \h </w:instrText>
        </w:r>
      </w:ins>
      <w:r>
        <w:rPr>
          <w:noProof/>
        </w:rPr>
      </w:r>
      <w:r>
        <w:rPr>
          <w:noProof/>
        </w:rPr>
        <w:fldChar w:fldCharType="separate"/>
      </w:r>
      <w:ins w:id="254"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55" w:author="Gerard" w:date="2014-07-29T23:58:00Z"/>
          <w:rFonts w:asciiTheme="minorHAnsi" w:eastAsiaTheme="minorEastAsia" w:hAnsiTheme="minorHAnsi" w:cstheme="minorBidi"/>
          <w:noProof/>
          <w:sz w:val="24"/>
          <w:szCs w:val="24"/>
          <w:lang w:eastAsia="ja-JP"/>
        </w:rPr>
      </w:pPr>
      <w:ins w:id="256" w:author="Gerard" w:date="2014-07-29T23:58:00Z">
        <w:r>
          <w:rPr>
            <w:noProof/>
          </w:rPr>
          <w:t>3.16.1.3. Rigid_Body_Data Class</w:t>
        </w:r>
        <w:r>
          <w:rPr>
            <w:noProof/>
          </w:rPr>
          <w:tab/>
        </w:r>
        <w:r>
          <w:rPr>
            <w:noProof/>
          </w:rPr>
          <w:fldChar w:fldCharType="begin"/>
        </w:r>
        <w:r>
          <w:rPr>
            <w:noProof/>
          </w:rPr>
          <w:instrText xml:space="preserve"> PAGEREF _Toc268297731 \h </w:instrText>
        </w:r>
      </w:ins>
      <w:r>
        <w:rPr>
          <w:noProof/>
        </w:rPr>
      </w:r>
      <w:r>
        <w:rPr>
          <w:noProof/>
        </w:rPr>
        <w:fldChar w:fldCharType="separate"/>
      </w:r>
      <w:ins w:id="257"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58" w:author="Gerard" w:date="2014-07-29T23:58:00Z"/>
          <w:rFonts w:asciiTheme="minorHAnsi" w:eastAsiaTheme="minorEastAsia" w:hAnsiTheme="minorHAnsi" w:cstheme="minorBidi"/>
          <w:i w:val="0"/>
          <w:iCs w:val="0"/>
          <w:noProof/>
          <w:sz w:val="24"/>
          <w:szCs w:val="24"/>
          <w:lang w:eastAsia="ja-JP"/>
        </w:rPr>
      </w:pPr>
      <w:ins w:id="259"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ins>
      <w:r>
        <w:rPr>
          <w:noProof/>
        </w:rPr>
      </w:r>
      <w:r>
        <w:rPr>
          <w:noProof/>
        </w:rPr>
        <w:fldChar w:fldCharType="separate"/>
      </w:r>
      <w:ins w:id="260"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1" w:author="Gerard" w:date="2014-07-29T23:58:00Z"/>
          <w:rFonts w:asciiTheme="minorHAnsi" w:eastAsiaTheme="minorEastAsia" w:hAnsiTheme="minorHAnsi" w:cstheme="minorBidi"/>
          <w:b w:val="0"/>
          <w:bCs w:val="0"/>
          <w:caps w:val="0"/>
          <w:noProof/>
          <w:sz w:val="24"/>
          <w:szCs w:val="24"/>
          <w:lang w:eastAsia="ja-JP"/>
        </w:rPr>
      </w:pPr>
      <w:ins w:id="262"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ins>
      <w:r>
        <w:rPr>
          <w:noProof/>
        </w:rPr>
      </w:r>
      <w:r>
        <w:rPr>
          <w:noProof/>
        </w:rPr>
        <w:fldChar w:fldCharType="separate"/>
      </w:r>
      <w:ins w:id="263"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64" w:author="Gerard" w:date="2014-07-29T23:58:00Z"/>
          <w:rFonts w:asciiTheme="minorHAnsi" w:eastAsiaTheme="minorEastAsia" w:hAnsiTheme="minorHAnsi" w:cstheme="minorBidi"/>
          <w:smallCaps w:val="0"/>
          <w:noProof/>
          <w:sz w:val="24"/>
          <w:szCs w:val="24"/>
          <w:lang w:eastAsia="ja-JP"/>
        </w:rPr>
      </w:pPr>
      <w:ins w:id="265" w:author="Gerard" w:date="2014-07-29T23:58:00Z">
        <w:r>
          <w:rPr>
            <w:noProof/>
          </w:rPr>
          <w:t>4.1. Elastic Solids</w:t>
        </w:r>
        <w:r>
          <w:rPr>
            <w:noProof/>
          </w:rPr>
          <w:tab/>
        </w:r>
        <w:r>
          <w:rPr>
            <w:noProof/>
          </w:rPr>
          <w:fldChar w:fldCharType="begin"/>
        </w:r>
        <w:r>
          <w:rPr>
            <w:noProof/>
          </w:rPr>
          <w:instrText xml:space="preserve"> PAGEREF _Toc268297734 \h </w:instrText>
        </w:r>
      </w:ins>
      <w:r>
        <w:rPr>
          <w:noProof/>
        </w:rPr>
      </w:r>
      <w:r>
        <w:rPr>
          <w:noProof/>
        </w:rPr>
        <w:fldChar w:fldCharType="separate"/>
      </w:r>
      <w:ins w:id="266"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67" w:author="Gerard" w:date="2014-07-29T23:58:00Z"/>
          <w:rFonts w:asciiTheme="minorHAnsi" w:eastAsiaTheme="minorEastAsia" w:hAnsiTheme="minorHAnsi" w:cstheme="minorBidi"/>
          <w:i w:val="0"/>
          <w:iCs w:val="0"/>
          <w:noProof/>
          <w:sz w:val="24"/>
          <w:szCs w:val="24"/>
          <w:lang w:eastAsia="ja-JP"/>
        </w:rPr>
      </w:pPr>
      <w:ins w:id="268"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ins>
      <w:r>
        <w:rPr>
          <w:noProof/>
        </w:rPr>
      </w:r>
      <w:r>
        <w:rPr>
          <w:noProof/>
        </w:rPr>
        <w:fldChar w:fldCharType="separate"/>
      </w:r>
      <w:ins w:id="269"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0" w:author="Gerard" w:date="2014-07-29T23:58:00Z"/>
          <w:rFonts w:asciiTheme="minorHAnsi" w:eastAsiaTheme="minorEastAsia" w:hAnsiTheme="minorHAnsi" w:cstheme="minorBidi"/>
          <w:noProof/>
          <w:sz w:val="24"/>
          <w:szCs w:val="24"/>
          <w:lang w:eastAsia="ja-JP"/>
        </w:rPr>
      </w:pPr>
      <w:ins w:id="271" w:author="Gerard" w:date="2014-07-29T23:58:00Z">
        <w:r>
          <w:rPr>
            <w:noProof/>
          </w:rPr>
          <w:t>4.1.1.1. Transversely Isotropic Materials</w:t>
        </w:r>
        <w:r>
          <w:rPr>
            <w:noProof/>
          </w:rPr>
          <w:tab/>
        </w:r>
        <w:r>
          <w:rPr>
            <w:noProof/>
          </w:rPr>
          <w:fldChar w:fldCharType="begin"/>
        </w:r>
        <w:r>
          <w:rPr>
            <w:noProof/>
          </w:rPr>
          <w:instrText xml:space="preserve"> PAGEREF _Toc268297736 \h </w:instrText>
        </w:r>
      </w:ins>
      <w:r>
        <w:rPr>
          <w:noProof/>
        </w:rPr>
      </w:r>
      <w:r>
        <w:rPr>
          <w:noProof/>
        </w:rPr>
        <w:fldChar w:fldCharType="separate"/>
      </w:r>
      <w:ins w:id="272"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73" w:author="Gerard" w:date="2014-07-29T23:58:00Z"/>
          <w:rFonts w:asciiTheme="minorHAnsi" w:eastAsiaTheme="minorEastAsia" w:hAnsiTheme="minorHAnsi" w:cstheme="minorBidi"/>
          <w:noProof/>
          <w:sz w:val="24"/>
          <w:szCs w:val="24"/>
          <w:lang w:eastAsia="ja-JP"/>
        </w:rPr>
      </w:pPr>
      <w:ins w:id="274" w:author="Gerard" w:date="2014-07-29T23:58:00Z">
        <w:r>
          <w:rPr>
            <w:noProof/>
          </w:rPr>
          <w:t>4.1.1.2. Orthotropic Materials</w:t>
        </w:r>
        <w:r>
          <w:rPr>
            <w:noProof/>
          </w:rPr>
          <w:tab/>
        </w:r>
        <w:r>
          <w:rPr>
            <w:noProof/>
          </w:rPr>
          <w:fldChar w:fldCharType="begin"/>
        </w:r>
        <w:r>
          <w:rPr>
            <w:noProof/>
          </w:rPr>
          <w:instrText xml:space="preserve"> PAGEREF _Toc268297737 \h </w:instrText>
        </w:r>
      </w:ins>
      <w:r>
        <w:rPr>
          <w:noProof/>
        </w:rPr>
      </w:r>
      <w:r>
        <w:rPr>
          <w:noProof/>
        </w:rPr>
        <w:fldChar w:fldCharType="separate"/>
      </w:r>
      <w:ins w:id="275"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76" w:author="Gerard" w:date="2014-07-29T23:58:00Z"/>
          <w:rFonts w:asciiTheme="minorHAnsi" w:eastAsiaTheme="minorEastAsia" w:hAnsiTheme="minorHAnsi" w:cstheme="minorBidi"/>
          <w:i w:val="0"/>
          <w:iCs w:val="0"/>
          <w:noProof/>
          <w:sz w:val="24"/>
          <w:szCs w:val="24"/>
          <w:lang w:eastAsia="ja-JP"/>
        </w:rPr>
      </w:pPr>
      <w:ins w:id="277"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ins>
      <w:r>
        <w:rPr>
          <w:noProof/>
        </w:rPr>
      </w:r>
      <w:r>
        <w:rPr>
          <w:noProof/>
        </w:rPr>
        <w:fldChar w:fldCharType="separate"/>
      </w:r>
      <w:ins w:id="278"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79" w:author="Gerard" w:date="2014-07-29T23:58:00Z"/>
          <w:rFonts w:asciiTheme="minorHAnsi" w:eastAsiaTheme="minorEastAsia" w:hAnsiTheme="minorHAnsi" w:cstheme="minorBidi"/>
          <w:noProof/>
          <w:sz w:val="24"/>
          <w:szCs w:val="24"/>
          <w:lang w:eastAsia="ja-JP"/>
        </w:rPr>
      </w:pPr>
      <w:ins w:id="280" w:author="Gerard" w:date="2014-07-29T23:58:00Z">
        <w:r>
          <w:rPr>
            <w:noProof/>
          </w:rPr>
          <w:t>4.1.2.1. Arruda-Boyce</w:t>
        </w:r>
        <w:r>
          <w:rPr>
            <w:noProof/>
          </w:rPr>
          <w:tab/>
        </w:r>
        <w:r>
          <w:rPr>
            <w:noProof/>
          </w:rPr>
          <w:fldChar w:fldCharType="begin"/>
        </w:r>
        <w:r>
          <w:rPr>
            <w:noProof/>
          </w:rPr>
          <w:instrText xml:space="preserve"> PAGEREF _Toc268297739 \h </w:instrText>
        </w:r>
      </w:ins>
      <w:r>
        <w:rPr>
          <w:noProof/>
        </w:rPr>
      </w:r>
      <w:r>
        <w:rPr>
          <w:noProof/>
        </w:rPr>
        <w:fldChar w:fldCharType="separate"/>
      </w:r>
      <w:ins w:id="281"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2" w:author="Gerard" w:date="2014-07-29T23:58:00Z"/>
          <w:rFonts w:asciiTheme="minorHAnsi" w:eastAsiaTheme="minorEastAsia" w:hAnsiTheme="minorHAnsi" w:cstheme="minorBidi"/>
          <w:noProof/>
          <w:sz w:val="24"/>
          <w:szCs w:val="24"/>
          <w:lang w:eastAsia="ja-JP"/>
        </w:rPr>
      </w:pPr>
      <w:ins w:id="283" w:author="Gerard" w:date="2014-07-29T23:58:00Z">
        <w:r>
          <w:rPr>
            <w:noProof/>
          </w:rPr>
          <w:t>4.1.2.2. Ellipsoidal Fiber Distribution</w:t>
        </w:r>
        <w:r>
          <w:rPr>
            <w:noProof/>
          </w:rPr>
          <w:tab/>
        </w:r>
        <w:r>
          <w:rPr>
            <w:noProof/>
          </w:rPr>
          <w:fldChar w:fldCharType="begin"/>
        </w:r>
        <w:r>
          <w:rPr>
            <w:noProof/>
          </w:rPr>
          <w:instrText xml:space="preserve"> PAGEREF _Toc268297740 \h </w:instrText>
        </w:r>
      </w:ins>
      <w:r>
        <w:rPr>
          <w:noProof/>
        </w:rPr>
      </w:r>
      <w:r>
        <w:rPr>
          <w:noProof/>
        </w:rPr>
        <w:fldChar w:fldCharType="separate"/>
      </w:r>
      <w:ins w:id="284"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85" w:author="Gerard" w:date="2014-07-29T23:58:00Z"/>
          <w:rFonts w:asciiTheme="minorHAnsi" w:eastAsiaTheme="minorEastAsia" w:hAnsiTheme="minorHAnsi" w:cstheme="minorBidi"/>
          <w:noProof/>
          <w:sz w:val="24"/>
          <w:szCs w:val="24"/>
          <w:lang w:eastAsia="ja-JP"/>
        </w:rPr>
      </w:pPr>
      <w:ins w:id="286"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ins>
      <w:r>
        <w:rPr>
          <w:noProof/>
        </w:rPr>
      </w:r>
      <w:r>
        <w:rPr>
          <w:noProof/>
        </w:rPr>
        <w:fldChar w:fldCharType="separate"/>
      </w:r>
      <w:ins w:id="287"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88" w:author="Gerard" w:date="2014-07-29T23:58:00Z"/>
          <w:rFonts w:asciiTheme="minorHAnsi" w:eastAsiaTheme="minorEastAsia" w:hAnsiTheme="minorHAnsi" w:cstheme="minorBidi"/>
          <w:noProof/>
          <w:sz w:val="24"/>
          <w:szCs w:val="24"/>
          <w:lang w:eastAsia="ja-JP"/>
        </w:rPr>
      </w:pPr>
      <w:ins w:id="289"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ins>
      <w:r>
        <w:rPr>
          <w:noProof/>
        </w:rPr>
      </w:r>
      <w:r>
        <w:rPr>
          <w:noProof/>
        </w:rPr>
        <w:fldChar w:fldCharType="separate"/>
      </w:r>
      <w:ins w:id="290"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1" w:author="Gerard" w:date="2014-07-29T23:58:00Z"/>
          <w:rFonts w:asciiTheme="minorHAnsi" w:eastAsiaTheme="minorEastAsia" w:hAnsiTheme="minorHAnsi" w:cstheme="minorBidi"/>
          <w:noProof/>
          <w:sz w:val="24"/>
          <w:szCs w:val="24"/>
          <w:lang w:eastAsia="ja-JP"/>
        </w:rPr>
      </w:pPr>
      <w:ins w:id="292"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ins>
      <w:r>
        <w:rPr>
          <w:noProof/>
        </w:rPr>
      </w:r>
      <w:r>
        <w:rPr>
          <w:noProof/>
        </w:rPr>
        <w:fldChar w:fldCharType="separate"/>
      </w:r>
      <w:ins w:id="293"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294" w:author="Gerard" w:date="2014-07-29T23:58:00Z"/>
          <w:rFonts w:asciiTheme="minorHAnsi" w:eastAsiaTheme="minorEastAsia" w:hAnsiTheme="minorHAnsi" w:cstheme="minorBidi"/>
          <w:noProof/>
          <w:sz w:val="24"/>
          <w:szCs w:val="24"/>
          <w:lang w:eastAsia="ja-JP"/>
        </w:rPr>
      </w:pPr>
      <w:ins w:id="295" w:author="Gerard" w:date="2014-07-29T23:58:00Z">
        <w:r>
          <w:rPr>
            <w:noProof/>
          </w:rPr>
          <w:t>4.1.2.6. Fung Orthotropic</w:t>
        </w:r>
        <w:r>
          <w:rPr>
            <w:noProof/>
          </w:rPr>
          <w:tab/>
        </w:r>
        <w:r>
          <w:rPr>
            <w:noProof/>
          </w:rPr>
          <w:fldChar w:fldCharType="begin"/>
        </w:r>
        <w:r>
          <w:rPr>
            <w:noProof/>
          </w:rPr>
          <w:instrText xml:space="preserve"> PAGEREF _Toc268297744 \h </w:instrText>
        </w:r>
      </w:ins>
      <w:r>
        <w:rPr>
          <w:noProof/>
        </w:rPr>
      </w:r>
      <w:r>
        <w:rPr>
          <w:noProof/>
        </w:rPr>
        <w:fldChar w:fldCharType="separate"/>
      </w:r>
      <w:ins w:id="296"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297" w:author="Gerard" w:date="2014-07-29T23:58:00Z"/>
          <w:rFonts w:asciiTheme="minorHAnsi" w:eastAsiaTheme="minorEastAsia" w:hAnsiTheme="minorHAnsi" w:cstheme="minorBidi"/>
          <w:noProof/>
          <w:sz w:val="24"/>
          <w:szCs w:val="24"/>
          <w:lang w:eastAsia="ja-JP"/>
        </w:rPr>
      </w:pPr>
      <w:ins w:id="298" w:author="Gerard" w:date="2014-07-29T23:58:00Z">
        <w:r>
          <w:rPr>
            <w:noProof/>
          </w:rPr>
          <w:t>4.1.2.7. Mooney-Rivlin</w:t>
        </w:r>
        <w:r>
          <w:rPr>
            <w:noProof/>
          </w:rPr>
          <w:tab/>
        </w:r>
        <w:r>
          <w:rPr>
            <w:noProof/>
          </w:rPr>
          <w:fldChar w:fldCharType="begin"/>
        </w:r>
        <w:r>
          <w:rPr>
            <w:noProof/>
          </w:rPr>
          <w:instrText xml:space="preserve"> PAGEREF _Toc268297745 \h </w:instrText>
        </w:r>
      </w:ins>
      <w:r>
        <w:rPr>
          <w:noProof/>
        </w:rPr>
      </w:r>
      <w:r>
        <w:rPr>
          <w:noProof/>
        </w:rPr>
        <w:fldChar w:fldCharType="separate"/>
      </w:r>
      <w:ins w:id="299"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0" w:author="Gerard" w:date="2014-07-29T23:58:00Z"/>
          <w:rFonts w:asciiTheme="minorHAnsi" w:eastAsiaTheme="minorEastAsia" w:hAnsiTheme="minorHAnsi" w:cstheme="minorBidi"/>
          <w:noProof/>
          <w:sz w:val="24"/>
          <w:szCs w:val="24"/>
          <w:lang w:eastAsia="ja-JP"/>
        </w:rPr>
      </w:pPr>
      <w:ins w:id="301" w:author="Gerard" w:date="2014-07-29T23:58:00Z">
        <w:r>
          <w:rPr>
            <w:noProof/>
          </w:rPr>
          <w:t>4.1.2.8. Muscle Material</w:t>
        </w:r>
        <w:r>
          <w:rPr>
            <w:noProof/>
          </w:rPr>
          <w:tab/>
        </w:r>
        <w:r>
          <w:rPr>
            <w:noProof/>
          </w:rPr>
          <w:fldChar w:fldCharType="begin"/>
        </w:r>
        <w:r>
          <w:rPr>
            <w:noProof/>
          </w:rPr>
          <w:instrText xml:space="preserve"> PAGEREF _Toc268297746 \h </w:instrText>
        </w:r>
      </w:ins>
      <w:r>
        <w:rPr>
          <w:noProof/>
        </w:rPr>
      </w:r>
      <w:r>
        <w:rPr>
          <w:noProof/>
        </w:rPr>
        <w:fldChar w:fldCharType="separate"/>
      </w:r>
      <w:ins w:id="302"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03" w:author="Gerard" w:date="2014-07-29T23:58:00Z"/>
          <w:rFonts w:asciiTheme="minorHAnsi" w:eastAsiaTheme="minorEastAsia" w:hAnsiTheme="minorHAnsi" w:cstheme="minorBidi"/>
          <w:noProof/>
          <w:sz w:val="24"/>
          <w:szCs w:val="24"/>
          <w:lang w:eastAsia="ja-JP"/>
        </w:rPr>
      </w:pPr>
      <w:ins w:id="304" w:author="Gerard" w:date="2014-07-29T23:58:00Z">
        <w:r>
          <w:rPr>
            <w:noProof/>
          </w:rPr>
          <w:t>4.1.2.9. Ogden</w:t>
        </w:r>
        <w:r>
          <w:rPr>
            <w:noProof/>
          </w:rPr>
          <w:tab/>
        </w:r>
        <w:r>
          <w:rPr>
            <w:noProof/>
          </w:rPr>
          <w:fldChar w:fldCharType="begin"/>
        </w:r>
        <w:r>
          <w:rPr>
            <w:noProof/>
          </w:rPr>
          <w:instrText xml:space="preserve"> PAGEREF _Toc268297747 \h </w:instrText>
        </w:r>
      </w:ins>
      <w:r>
        <w:rPr>
          <w:noProof/>
        </w:rPr>
      </w:r>
      <w:r>
        <w:rPr>
          <w:noProof/>
        </w:rPr>
        <w:fldChar w:fldCharType="separate"/>
      </w:r>
      <w:ins w:id="305"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06" w:author="Gerard" w:date="2014-07-29T23:58:00Z"/>
          <w:rFonts w:asciiTheme="minorHAnsi" w:eastAsiaTheme="minorEastAsia" w:hAnsiTheme="minorHAnsi" w:cstheme="minorBidi"/>
          <w:noProof/>
          <w:sz w:val="24"/>
          <w:szCs w:val="24"/>
          <w:lang w:eastAsia="ja-JP"/>
        </w:rPr>
      </w:pPr>
      <w:ins w:id="307" w:author="Gerard" w:date="2014-07-29T23:58:00Z">
        <w:r>
          <w:rPr>
            <w:noProof/>
          </w:rPr>
          <w:t>4.1.2.10. Tendon Material</w:t>
        </w:r>
        <w:r>
          <w:rPr>
            <w:noProof/>
          </w:rPr>
          <w:tab/>
        </w:r>
        <w:r>
          <w:rPr>
            <w:noProof/>
          </w:rPr>
          <w:fldChar w:fldCharType="begin"/>
        </w:r>
        <w:r>
          <w:rPr>
            <w:noProof/>
          </w:rPr>
          <w:instrText xml:space="preserve"> PAGEREF _Toc268297748 \h </w:instrText>
        </w:r>
      </w:ins>
      <w:r>
        <w:rPr>
          <w:noProof/>
        </w:rPr>
      </w:r>
      <w:r>
        <w:rPr>
          <w:noProof/>
        </w:rPr>
        <w:fldChar w:fldCharType="separate"/>
      </w:r>
      <w:ins w:id="308"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09" w:author="Gerard" w:date="2014-07-29T23:58:00Z"/>
          <w:rFonts w:asciiTheme="minorHAnsi" w:eastAsiaTheme="minorEastAsia" w:hAnsiTheme="minorHAnsi" w:cstheme="minorBidi"/>
          <w:noProof/>
          <w:sz w:val="24"/>
          <w:szCs w:val="24"/>
          <w:lang w:eastAsia="ja-JP"/>
        </w:rPr>
      </w:pPr>
      <w:ins w:id="310"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ins>
      <w:r>
        <w:rPr>
          <w:noProof/>
        </w:rPr>
      </w:r>
      <w:r>
        <w:rPr>
          <w:noProof/>
        </w:rPr>
        <w:fldChar w:fldCharType="separate"/>
      </w:r>
      <w:ins w:id="311"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2" w:author="Gerard" w:date="2014-07-29T23:58:00Z"/>
          <w:rFonts w:asciiTheme="minorHAnsi" w:eastAsiaTheme="minorEastAsia" w:hAnsiTheme="minorHAnsi" w:cstheme="minorBidi"/>
          <w:noProof/>
          <w:sz w:val="24"/>
          <w:szCs w:val="24"/>
          <w:lang w:eastAsia="ja-JP"/>
        </w:rPr>
      </w:pPr>
      <w:ins w:id="313" w:author="Gerard" w:date="2014-07-29T23:58:00Z">
        <w:r>
          <w:rPr>
            <w:noProof/>
          </w:rPr>
          <w:t>4.1.2.12. Transversely Isotropic Mooney-Rivlin</w:t>
        </w:r>
        <w:r>
          <w:rPr>
            <w:noProof/>
          </w:rPr>
          <w:tab/>
        </w:r>
        <w:r>
          <w:rPr>
            <w:noProof/>
          </w:rPr>
          <w:fldChar w:fldCharType="begin"/>
        </w:r>
        <w:r>
          <w:rPr>
            <w:noProof/>
          </w:rPr>
          <w:instrText xml:space="preserve"> PAGEREF _Toc268297750 \h </w:instrText>
        </w:r>
      </w:ins>
      <w:r>
        <w:rPr>
          <w:noProof/>
        </w:rPr>
      </w:r>
      <w:r>
        <w:rPr>
          <w:noProof/>
        </w:rPr>
        <w:fldChar w:fldCharType="separate"/>
      </w:r>
      <w:ins w:id="314"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15" w:author="Gerard" w:date="2014-07-29T23:58:00Z"/>
          <w:rFonts w:asciiTheme="minorHAnsi" w:eastAsiaTheme="minorEastAsia" w:hAnsiTheme="minorHAnsi" w:cstheme="minorBidi"/>
          <w:noProof/>
          <w:sz w:val="24"/>
          <w:szCs w:val="24"/>
          <w:lang w:eastAsia="ja-JP"/>
        </w:rPr>
      </w:pPr>
      <w:ins w:id="316"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ins>
      <w:r>
        <w:rPr>
          <w:noProof/>
        </w:rPr>
      </w:r>
      <w:r>
        <w:rPr>
          <w:noProof/>
        </w:rPr>
        <w:fldChar w:fldCharType="separate"/>
      </w:r>
      <w:ins w:id="317"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18" w:author="Gerard" w:date="2014-07-29T23:58:00Z"/>
          <w:rFonts w:asciiTheme="minorHAnsi" w:eastAsiaTheme="minorEastAsia" w:hAnsiTheme="minorHAnsi" w:cstheme="minorBidi"/>
          <w:noProof/>
          <w:sz w:val="24"/>
          <w:szCs w:val="24"/>
          <w:lang w:eastAsia="ja-JP"/>
        </w:rPr>
      </w:pPr>
      <w:ins w:id="319" w:author="Gerard" w:date="2014-07-29T23:58:00Z">
        <w:r>
          <w:rPr>
            <w:noProof/>
          </w:rPr>
          <w:t>4.1.2.14. Uncoupled Solid Mixture</w:t>
        </w:r>
        <w:r>
          <w:rPr>
            <w:noProof/>
          </w:rPr>
          <w:tab/>
        </w:r>
        <w:r>
          <w:rPr>
            <w:noProof/>
          </w:rPr>
          <w:fldChar w:fldCharType="begin"/>
        </w:r>
        <w:r>
          <w:rPr>
            <w:noProof/>
          </w:rPr>
          <w:instrText xml:space="preserve"> PAGEREF _Toc268297752 \h </w:instrText>
        </w:r>
      </w:ins>
      <w:r>
        <w:rPr>
          <w:noProof/>
        </w:rPr>
      </w:r>
      <w:r>
        <w:rPr>
          <w:noProof/>
        </w:rPr>
        <w:fldChar w:fldCharType="separate"/>
      </w:r>
      <w:ins w:id="320"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1" w:author="Gerard" w:date="2014-07-29T23:58:00Z"/>
          <w:rFonts w:asciiTheme="minorHAnsi" w:eastAsiaTheme="minorEastAsia" w:hAnsiTheme="minorHAnsi" w:cstheme="minorBidi"/>
          <w:noProof/>
          <w:sz w:val="24"/>
          <w:szCs w:val="24"/>
          <w:lang w:eastAsia="ja-JP"/>
        </w:rPr>
      </w:pPr>
      <w:ins w:id="322" w:author="Gerard" w:date="2014-07-29T23:58:00Z">
        <w:r>
          <w:rPr>
            <w:noProof/>
          </w:rPr>
          <w:t>4.1.2.15. Veronda-Westmann</w:t>
        </w:r>
        <w:r>
          <w:rPr>
            <w:noProof/>
          </w:rPr>
          <w:tab/>
        </w:r>
        <w:r>
          <w:rPr>
            <w:noProof/>
          </w:rPr>
          <w:fldChar w:fldCharType="begin"/>
        </w:r>
        <w:r>
          <w:rPr>
            <w:noProof/>
          </w:rPr>
          <w:instrText xml:space="preserve"> PAGEREF _Toc268297753 \h </w:instrText>
        </w:r>
      </w:ins>
      <w:r>
        <w:rPr>
          <w:noProof/>
        </w:rPr>
      </w:r>
      <w:r>
        <w:rPr>
          <w:noProof/>
        </w:rPr>
        <w:fldChar w:fldCharType="separate"/>
      </w:r>
      <w:ins w:id="323"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24" w:author="Gerard" w:date="2014-07-29T23:58:00Z"/>
          <w:rFonts w:asciiTheme="minorHAnsi" w:eastAsiaTheme="minorEastAsia" w:hAnsiTheme="minorHAnsi" w:cstheme="minorBidi"/>
          <w:noProof/>
          <w:sz w:val="24"/>
          <w:szCs w:val="24"/>
          <w:lang w:eastAsia="ja-JP"/>
        </w:rPr>
      </w:pPr>
      <w:ins w:id="325" w:author="Gerard" w:date="2014-07-29T23:58:00Z">
        <w:r>
          <w:rPr>
            <w:noProof/>
          </w:rPr>
          <w:lastRenderedPageBreak/>
          <w:t>4.1.2.16. Mooney-Rivlin Von Mises Distributed Fibers</w:t>
        </w:r>
        <w:r>
          <w:rPr>
            <w:noProof/>
          </w:rPr>
          <w:tab/>
        </w:r>
        <w:r>
          <w:rPr>
            <w:noProof/>
          </w:rPr>
          <w:fldChar w:fldCharType="begin"/>
        </w:r>
        <w:r>
          <w:rPr>
            <w:noProof/>
          </w:rPr>
          <w:instrText xml:space="preserve"> PAGEREF _Toc268297754 \h </w:instrText>
        </w:r>
      </w:ins>
      <w:r>
        <w:rPr>
          <w:noProof/>
        </w:rPr>
      </w:r>
      <w:r>
        <w:rPr>
          <w:noProof/>
        </w:rPr>
        <w:fldChar w:fldCharType="separate"/>
      </w:r>
      <w:ins w:id="326"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27" w:author="Gerard" w:date="2014-07-29T23:58:00Z"/>
          <w:rFonts w:asciiTheme="minorHAnsi" w:eastAsiaTheme="minorEastAsia" w:hAnsiTheme="minorHAnsi" w:cstheme="minorBidi"/>
          <w:i w:val="0"/>
          <w:iCs w:val="0"/>
          <w:noProof/>
          <w:sz w:val="24"/>
          <w:szCs w:val="24"/>
          <w:lang w:eastAsia="ja-JP"/>
        </w:rPr>
      </w:pPr>
      <w:ins w:id="328"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ins>
      <w:r>
        <w:rPr>
          <w:noProof/>
        </w:rPr>
      </w:r>
      <w:r>
        <w:rPr>
          <w:noProof/>
        </w:rPr>
        <w:fldChar w:fldCharType="separate"/>
      </w:r>
      <w:ins w:id="329"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0" w:author="Gerard" w:date="2014-07-29T23:58:00Z"/>
          <w:rFonts w:asciiTheme="minorHAnsi" w:eastAsiaTheme="minorEastAsia" w:hAnsiTheme="minorHAnsi" w:cstheme="minorBidi"/>
          <w:noProof/>
          <w:sz w:val="24"/>
          <w:szCs w:val="24"/>
          <w:lang w:eastAsia="ja-JP"/>
        </w:rPr>
      </w:pPr>
      <w:ins w:id="331" w:author="Gerard" w:date="2014-07-29T23:58:00Z">
        <w:r>
          <w:rPr>
            <w:noProof/>
          </w:rPr>
          <w:t>4.1.3.1. Carter-Hayes</w:t>
        </w:r>
        <w:r>
          <w:rPr>
            <w:noProof/>
          </w:rPr>
          <w:tab/>
        </w:r>
        <w:r>
          <w:rPr>
            <w:noProof/>
          </w:rPr>
          <w:fldChar w:fldCharType="begin"/>
        </w:r>
        <w:r>
          <w:rPr>
            <w:noProof/>
          </w:rPr>
          <w:instrText xml:space="preserve"> PAGEREF _Toc268297756 \h </w:instrText>
        </w:r>
      </w:ins>
      <w:r>
        <w:rPr>
          <w:noProof/>
        </w:rPr>
      </w:r>
      <w:r>
        <w:rPr>
          <w:noProof/>
        </w:rPr>
        <w:fldChar w:fldCharType="separate"/>
      </w:r>
      <w:ins w:id="332"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33" w:author="Gerard" w:date="2014-07-29T23:58:00Z"/>
          <w:rFonts w:asciiTheme="minorHAnsi" w:eastAsiaTheme="minorEastAsia" w:hAnsiTheme="minorHAnsi" w:cstheme="minorBidi"/>
          <w:noProof/>
          <w:sz w:val="24"/>
          <w:szCs w:val="24"/>
          <w:lang w:eastAsia="ja-JP"/>
        </w:rPr>
      </w:pPr>
      <w:ins w:id="334" w:author="Gerard" w:date="2014-07-29T23:58:00Z">
        <w:r>
          <w:rPr>
            <w:noProof/>
          </w:rPr>
          <w:t>4.1.3.2. Cell Growth</w:t>
        </w:r>
        <w:r>
          <w:rPr>
            <w:noProof/>
          </w:rPr>
          <w:tab/>
        </w:r>
        <w:r>
          <w:rPr>
            <w:noProof/>
          </w:rPr>
          <w:fldChar w:fldCharType="begin"/>
        </w:r>
        <w:r>
          <w:rPr>
            <w:noProof/>
          </w:rPr>
          <w:instrText xml:space="preserve"> PAGEREF _Toc268297757 \h </w:instrText>
        </w:r>
      </w:ins>
      <w:r>
        <w:rPr>
          <w:noProof/>
        </w:rPr>
      </w:r>
      <w:r>
        <w:rPr>
          <w:noProof/>
        </w:rPr>
        <w:fldChar w:fldCharType="separate"/>
      </w:r>
      <w:ins w:id="335"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36" w:author="Gerard" w:date="2014-07-29T23:58:00Z"/>
          <w:rFonts w:asciiTheme="minorHAnsi" w:eastAsiaTheme="minorEastAsia" w:hAnsiTheme="minorHAnsi" w:cstheme="minorBidi"/>
          <w:noProof/>
          <w:sz w:val="24"/>
          <w:szCs w:val="24"/>
          <w:lang w:eastAsia="ja-JP"/>
        </w:rPr>
      </w:pPr>
      <w:ins w:id="337" w:author="Gerard" w:date="2014-07-29T23:58:00Z">
        <w:r>
          <w:rPr>
            <w:noProof/>
          </w:rPr>
          <w:t>4.1.3.3. Donnan Equilibrium Swelling</w:t>
        </w:r>
        <w:r>
          <w:rPr>
            <w:noProof/>
          </w:rPr>
          <w:tab/>
        </w:r>
        <w:r>
          <w:rPr>
            <w:noProof/>
          </w:rPr>
          <w:fldChar w:fldCharType="begin"/>
        </w:r>
        <w:r>
          <w:rPr>
            <w:noProof/>
          </w:rPr>
          <w:instrText xml:space="preserve"> PAGEREF _Toc268297758 \h </w:instrText>
        </w:r>
      </w:ins>
      <w:r>
        <w:rPr>
          <w:noProof/>
        </w:rPr>
      </w:r>
      <w:r>
        <w:rPr>
          <w:noProof/>
        </w:rPr>
        <w:fldChar w:fldCharType="separate"/>
      </w:r>
      <w:ins w:id="338"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39" w:author="Gerard" w:date="2014-07-29T23:58:00Z"/>
          <w:rFonts w:asciiTheme="minorHAnsi" w:eastAsiaTheme="minorEastAsia" w:hAnsiTheme="minorHAnsi" w:cstheme="minorBidi"/>
          <w:noProof/>
          <w:sz w:val="24"/>
          <w:szCs w:val="24"/>
          <w:lang w:eastAsia="ja-JP"/>
        </w:rPr>
      </w:pPr>
      <w:ins w:id="340" w:author="Gerard" w:date="2014-07-29T23:58:00Z">
        <w:r>
          <w:rPr>
            <w:noProof/>
          </w:rPr>
          <w:t>4.1.3.4. Ellipsoidal Fiber Distribution</w:t>
        </w:r>
        <w:r>
          <w:rPr>
            <w:noProof/>
          </w:rPr>
          <w:tab/>
        </w:r>
        <w:r>
          <w:rPr>
            <w:noProof/>
          </w:rPr>
          <w:fldChar w:fldCharType="begin"/>
        </w:r>
        <w:r>
          <w:rPr>
            <w:noProof/>
          </w:rPr>
          <w:instrText xml:space="preserve"> PAGEREF _Toc268297759 \h </w:instrText>
        </w:r>
      </w:ins>
      <w:r>
        <w:rPr>
          <w:noProof/>
        </w:rPr>
      </w:r>
      <w:r>
        <w:rPr>
          <w:noProof/>
        </w:rPr>
        <w:fldChar w:fldCharType="separate"/>
      </w:r>
      <w:ins w:id="341"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2" w:author="Gerard" w:date="2014-07-29T23:58:00Z"/>
          <w:rFonts w:asciiTheme="minorHAnsi" w:eastAsiaTheme="minorEastAsia" w:hAnsiTheme="minorHAnsi" w:cstheme="minorBidi"/>
          <w:noProof/>
          <w:sz w:val="24"/>
          <w:szCs w:val="24"/>
          <w:lang w:eastAsia="ja-JP"/>
        </w:rPr>
      </w:pPr>
      <w:ins w:id="343"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ins>
      <w:r>
        <w:rPr>
          <w:noProof/>
        </w:rPr>
      </w:r>
      <w:r>
        <w:rPr>
          <w:noProof/>
        </w:rPr>
        <w:fldChar w:fldCharType="separate"/>
      </w:r>
      <w:ins w:id="344"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45" w:author="Gerard" w:date="2014-07-29T23:58:00Z"/>
          <w:rFonts w:asciiTheme="minorHAnsi" w:eastAsiaTheme="minorEastAsia" w:hAnsiTheme="minorHAnsi" w:cstheme="minorBidi"/>
          <w:noProof/>
          <w:sz w:val="24"/>
          <w:szCs w:val="24"/>
          <w:lang w:eastAsia="ja-JP"/>
        </w:rPr>
      </w:pPr>
      <w:ins w:id="346"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ins>
      <w:r>
        <w:rPr>
          <w:noProof/>
        </w:rPr>
      </w:r>
      <w:r>
        <w:rPr>
          <w:noProof/>
        </w:rPr>
        <w:fldChar w:fldCharType="separate"/>
      </w:r>
      <w:ins w:id="347"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48" w:author="Gerard" w:date="2014-07-29T23:58:00Z"/>
          <w:rFonts w:asciiTheme="minorHAnsi" w:eastAsiaTheme="minorEastAsia" w:hAnsiTheme="minorHAnsi" w:cstheme="minorBidi"/>
          <w:noProof/>
          <w:sz w:val="24"/>
          <w:szCs w:val="24"/>
          <w:lang w:eastAsia="ja-JP"/>
        </w:rPr>
      </w:pPr>
      <w:ins w:id="349" w:author="Gerard" w:date="2014-07-29T23:58:00Z">
        <w:r>
          <w:rPr>
            <w:noProof/>
          </w:rPr>
          <w:t>4.1.3.7. Fiber with Exponential-Power Law</w:t>
        </w:r>
        <w:r>
          <w:rPr>
            <w:noProof/>
          </w:rPr>
          <w:tab/>
        </w:r>
        <w:r>
          <w:rPr>
            <w:noProof/>
          </w:rPr>
          <w:fldChar w:fldCharType="begin"/>
        </w:r>
        <w:r>
          <w:rPr>
            <w:noProof/>
          </w:rPr>
          <w:instrText xml:space="preserve"> PAGEREF _Toc268297762 \h </w:instrText>
        </w:r>
      </w:ins>
      <w:r>
        <w:rPr>
          <w:noProof/>
        </w:rPr>
      </w:r>
      <w:r>
        <w:rPr>
          <w:noProof/>
        </w:rPr>
        <w:fldChar w:fldCharType="separate"/>
      </w:r>
      <w:ins w:id="350"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1" w:author="Gerard" w:date="2014-07-29T23:58:00Z"/>
          <w:rFonts w:asciiTheme="minorHAnsi" w:eastAsiaTheme="minorEastAsia" w:hAnsiTheme="minorHAnsi" w:cstheme="minorBidi"/>
          <w:noProof/>
          <w:sz w:val="24"/>
          <w:szCs w:val="24"/>
          <w:lang w:eastAsia="ja-JP"/>
        </w:rPr>
      </w:pPr>
      <w:ins w:id="352" w:author="Gerard" w:date="2014-07-29T23:58:00Z">
        <w:r>
          <w:rPr>
            <w:noProof/>
          </w:rPr>
          <w:t>4.1.3.8. Fung Orthotropic Compressible</w:t>
        </w:r>
        <w:r>
          <w:rPr>
            <w:noProof/>
          </w:rPr>
          <w:tab/>
        </w:r>
        <w:r>
          <w:rPr>
            <w:noProof/>
          </w:rPr>
          <w:fldChar w:fldCharType="begin"/>
        </w:r>
        <w:r>
          <w:rPr>
            <w:noProof/>
          </w:rPr>
          <w:instrText xml:space="preserve"> PAGEREF _Toc268297763 \h </w:instrText>
        </w:r>
      </w:ins>
      <w:r>
        <w:rPr>
          <w:noProof/>
        </w:rPr>
      </w:r>
      <w:r>
        <w:rPr>
          <w:noProof/>
        </w:rPr>
        <w:fldChar w:fldCharType="separate"/>
      </w:r>
      <w:ins w:id="353"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54" w:author="Gerard" w:date="2014-07-29T23:58:00Z"/>
          <w:rFonts w:asciiTheme="minorHAnsi" w:eastAsiaTheme="minorEastAsia" w:hAnsiTheme="minorHAnsi" w:cstheme="minorBidi"/>
          <w:noProof/>
          <w:sz w:val="24"/>
          <w:szCs w:val="24"/>
          <w:lang w:eastAsia="ja-JP"/>
        </w:rPr>
      </w:pPr>
      <w:ins w:id="355" w:author="Gerard" w:date="2014-07-29T23:58:00Z">
        <w:r>
          <w:rPr>
            <w:noProof/>
          </w:rPr>
          <w:t>4.1.3.9. Holmes-Mow</w:t>
        </w:r>
        <w:r>
          <w:rPr>
            <w:noProof/>
          </w:rPr>
          <w:tab/>
        </w:r>
        <w:r>
          <w:rPr>
            <w:noProof/>
          </w:rPr>
          <w:fldChar w:fldCharType="begin"/>
        </w:r>
        <w:r>
          <w:rPr>
            <w:noProof/>
          </w:rPr>
          <w:instrText xml:space="preserve"> PAGEREF _Toc268297764 \h </w:instrText>
        </w:r>
      </w:ins>
      <w:r>
        <w:rPr>
          <w:noProof/>
        </w:rPr>
      </w:r>
      <w:r>
        <w:rPr>
          <w:noProof/>
        </w:rPr>
        <w:fldChar w:fldCharType="separate"/>
      </w:r>
      <w:ins w:id="356"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57" w:author="Gerard" w:date="2014-07-29T23:58:00Z"/>
          <w:rFonts w:asciiTheme="minorHAnsi" w:eastAsiaTheme="minorEastAsia" w:hAnsiTheme="minorHAnsi" w:cstheme="minorBidi"/>
          <w:noProof/>
          <w:sz w:val="24"/>
          <w:szCs w:val="24"/>
          <w:lang w:eastAsia="ja-JP"/>
        </w:rPr>
      </w:pPr>
      <w:ins w:id="358" w:author="Gerard" w:date="2014-07-29T23:58:00Z">
        <w:r>
          <w:rPr>
            <w:noProof/>
          </w:rPr>
          <w:t>4.1.3.10. Isotropic Elastic</w:t>
        </w:r>
        <w:r>
          <w:rPr>
            <w:noProof/>
          </w:rPr>
          <w:tab/>
        </w:r>
        <w:r>
          <w:rPr>
            <w:noProof/>
          </w:rPr>
          <w:fldChar w:fldCharType="begin"/>
        </w:r>
        <w:r>
          <w:rPr>
            <w:noProof/>
          </w:rPr>
          <w:instrText xml:space="preserve"> PAGEREF _Toc268297765 \h </w:instrText>
        </w:r>
      </w:ins>
      <w:r>
        <w:rPr>
          <w:noProof/>
        </w:rPr>
      </w:r>
      <w:r>
        <w:rPr>
          <w:noProof/>
        </w:rPr>
        <w:fldChar w:fldCharType="separate"/>
      </w:r>
      <w:ins w:id="359"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0" w:author="Gerard" w:date="2014-07-29T23:58:00Z"/>
          <w:rFonts w:asciiTheme="minorHAnsi" w:eastAsiaTheme="minorEastAsia" w:hAnsiTheme="minorHAnsi" w:cstheme="minorBidi"/>
          <w:noProof/>
          <w:sz w:val="24"/>
          <w:szCs w:val="24"/>
          <w:lang w:eastAsia="ja-JP"/>
        </w:rPr>
      </w:pPr>
      <w:ins w:id="361" w:author="Gerard" w:date="2014-07-29T23:58:00Z">
        <w:r>
          <w:rPr>
            <w:noProof/>
          </w:rPr>
          <w:t>4.1.3.11. Orthotropic Elastic</w:t>
        </w:r>
        <w:r>
          <w:rPr>
            <w:noProof/>
          </w:rPr>
          <w:tab/>
        </w:r>
        <w:r>
          <w:rPr>
            <w:noProof/>
          </w:rPr>
          <w:fldChar w:fldCharType="begin"/>
        </w:r>
        <w:r>
          <w:rPr>
            <w:noProof/>
          </w:rPr>
          <w:instrText xml:space="preserve"> PAGEREF _Toc268297766 \h </w:instrText>
        </w:r>
      </w:ins>
      <w:r>
        <w:rPr>
          <w:noProof/>
        </w:rPr>
      </w:r>
      <w:r>
        <w:rPr>
          <w:noProof/>
        </w:rPr>
        <w:fldChar w:fldCharType="separate"/>
      </w:r>
      <w:ins w:id="362"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63" w:author="Gerard" w:date="2014-07-29T23:58:00Z"/>
          <w:rFonts w:asciiTheme="minorHAnsi" w:eastAsiaTheme="minorEastAsia" w:hAnsiTheme="minorHAnsi" w:cstheme="minorBidi"/>
          <w:noProof/>
          <w:sz w:val="24"/>
          <w:szCs w:val="24"/>
          <w:lang w:eastAsia="ja-JP"/>
        </w:rPr>
      </w:pPr>
      <w:ins w:id="364" w:author="Gerard" w:date="2014-07-29T23:58:00Z">
        <w:r>
          <w:rPr>
            <w:noProof/>
          </w:rPr>
          <w:t>4.1.3.12. Neo-Hookean</w:t>
        </w:r>
        <w:r>
          <w:rPr>
            <w:noProof/>
          </w:rPr>
          <w:tab/>
        </w:r>
        <w:r>
          <w:rPr>
            <w:noProof/>
          </w:rPr>
          <w:fldChar w:fldCharType="begin"/>
        </w:r>
        <w:r>
          <w:rPr>
            <w:noProof/>
          </w:rPr>
          <w:instrText xml:space="preserve"> PAGEREF _Toc268297767 \h </w:instrText>
        </w:r>
      </w:ins>
      <w:r>
        <w:rPr>
          <w:noProof/>
        </w:rPr>
      </w:r>
      <w:r>
        <w:rPr>
          <w:noProof/>
        </w:rPr>
        <w:fldChar w:fldCharType="separate"/>
      </w:r>
      <w:ins w:id="365"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66" w:author="Gerard" w:date="2014-07-29T23:58:00Z"/>
          <w:rFonts w:asciiTheme="minorHAnsi" w:eastAsiaTheme="minorEastAsia" w:hAnsiTheme="minorHAnsi" w:cstheme="minorBidi"/>
          <w:noProof/>
          <w:sz w:val="24"/>
          <w:szCs w:val="24"/>
          <w:lang w:eastAsia="ja-JP"/>
        </w:rPr>
      </w:pPr>
      <w:ins w:id="367" w:author="Gerard" w:date="2014-07-29T23:58:00Z">
        <w:r>
          <w:rPr>
            <w:noProof/>
          </w:rPr>
          <w:t>4.1.3.13. Coupled Mooney-Rivlin</w:t>
        </w:r>
        <w:r>
          <w:rPr>
            <w:noProof/>
          </w:rPr>
          <w:tab/>
        </w:r>
        <w:r>
          <w:rPr>
            <w:noProof/>
          </w:rPr>
          <w:fldChar w:fldCharType="begin"/>
        </w:r>
        <w:r>
          <w:rPr>
            <w:noProof/>
          </w:rPr>
          <w:instrText xml:space="preserve"> PAGEREF _Toc268297768 \h </w:instrText>
        </w:r>
      </w:ins>
      <w:r>
        <w:rPr>
          <w:noProof/>
        </w:rPr>
      </w:r>
      <w:r>
        <w:rPr>
          <w:noProof/>
        </w:rPr>
        <w:fldChar w:fldCharType="separate"/>
      </w:r>
      <w:ins w:id="368"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69" w:author="Gerard" w:date="2014-07-29T23:58:00Z"/>
          <w:rFonts w:asciiTheme="minorHAnsi" w:eastAsiaTheme="minorEastAsia" w:hAnsiTheme="minorHAnsi" w:cstheme="minorBidi"/>
          <w:noProof/>
          <w:sz w:val="24"/>
          <w:szCs w:val="24"/>
          <w:lang w:eastAsia="ja-JP"/>
        </w:rPr>
      </w:pPr>
      <w:ins w:id="370" w:author="Gerard" w:date="2014-07-29T23:58:00Z">
        <w:r>
          <w:rPr>
            <w:noProof/>
          </w:rPr>
          <w:t>4.1.3.14. Coupled Veronda-Westmann</w:t>
        </w:r>
        <w:r>
          <w:rPr>
            <w:noProof/>
          </w:rPr>
          <w:tab/>
        </w:r>
        <w:r>
          <w:rPr>
            <w:noProof/>
          </w:rPr>
          <w:fldChar w:fldCharType="begin"/>
        </w:r>
        <w:r>
          <w:rPr>
            <w:noProof/>
          </w:rPr>
          <w:instrText xml:space="preserve"> PAGEREF _Toc268297769 \h </w:instrText>
        </w:r>
      </w:ins>
      <w:r>
        <w:rPr>
          <w:noProof/>
        </w:rPr>
      </w:r>
      <w:r>
        <w:rPr>
          <w:noProof/>
        </w:rPr>
        <w:fldChar w:fldCharType="separate"/>
      </w:r>
      <w:ins w:id="371"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2" w:author="Gerard" w:date="2014-07-29T23:58:00Z"/>
          <w:rFonts w:asciiTheme="minorHAnsi" w:eastAsiaTheme="minorEastAsia" w:hAnsiTheme="minorHAnsi" w:cstheme="minorBidi"/>
          <w:noProof/>
          <w:sz w:val="24"/>
          <w:szCs w:val="24"/>
          <w:lang w:eastAsia="ja-JP"/>
        </w:rPr>
      </w:pPr>
      <w:ins w:id="373" w:author="Gerard" w:date="2014-07-29T23:58:00Z">
        <w:r>
          <w:rPr>
            <w:noProof/>
          </w:rPr>
          <w:t>4.1.3.15. Ogden Unconstrained</w:t>
        </w:r>
        <w:r>
          <w:rPr>
            <w:noProof/>
          </w:rPr>
          <w:tab/>
        </w:r>
        <w:r>
          <w:rPr>
            <w:noProof/>
          </w:rPr>
          <w:fldChar w:fldCharType="begin"/>
        </w:r>
        <w:r>
          <w:rPr>
            <w:noProof/>
          </w:rPr>
          <w:instrText xml:space="preserve"> PAGEREF _Toc268297770 \h </w:instrText>
        </w:r>
      </w:ins>
      <w:r>
        <w:rPr>
          <w:noProof/>
        </w:rPr>
      </w:r>
      <w:r>
        <w:rPr>
          <w:noProof/>
        </w:rPr>
        <w:fldChar w:fldCharType="separate"/>
      </w:r>
      <w:ins w:id="374"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75" w:author="Gerard" w:date="2014-07-29T23:58:00Z"/>
          <w:rFonts w:asciiTheme="minorHAnsi" w:eastAsiaTheme="minorEastAsia" w:hAnsiTheme="minorHAnsi" w:cstheme="minorBidi"/>
          <w:noProof/>
          <w:sz w:val="24"/>
          <w:szCs w:val="24"/>
          <w:lang w:eastAsia="ja-JP"/>
        </w:rPr>
      </w:pPr>
      <w:ins w:id="376"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ins>
      <w:r>
        <w:rPr>
          <w:noProof/>
        </w:rPr>
      </w:r>
      <w:r>
        <w:rPr>
          <w:noProof/>
        </w:rPr>
        <w:fldChar w:fldCharType="separate"/>
      </w:r>
      <w:ins w:id="377"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78" w:author="Gerard" w:date="2014-07-29T23:58:00Z"/>
          <w:rFonts w:asciiTheme="minorHAnsi" w:eastAsiaTheme="minorEastAsia" w:hAnsiTheme="minorHAnsi" w:cstheme="minorBidi"/>
          <w:noProof/>
          <w:sz w:val="24"/>
          <w:szCs w:val="24"/>
          <w:lang w:eastAsia="ja-JP"/>
        </w:rPr>
      </w:pPr>
      <w:ins w:id="379" w:author="Gerard" w:date="2014-07-29T23:58:00Z">
        <w:r>
          <w:rPr>
            <w:noProof/>
          </w:rPr>
          <w:t>4.1.3.17. Solid Mixture</w:t>
        </w:r>
        <w:r>
          <w:rPr>
            <w:noProof/>
          </w:rPr>
          <w:tab/>
        </w:r>
        <w:r>
          <w:rPr>
            <w:noProof/>
          </w:rPr>
          <w:fldChar w:fldCharType="begin"/>
        </w:r>
        <w:r>
          <w:rPr>
            <w:noProof/>
          </w:rPr>
          <w:instrText xml:space="preserve"> PAGEREF _Toc268297772 \h </w:instrText>
        </w:r>
      </w:ins>
      <w:r>
        <w:rPr>
          <w:noProof/>
        </w:rPr>
      </w:r>
      <w:r>
        <w:rPr>
          <w:noProof/>
        </w:rPr>
        <w:fldChar w:fldCharType="separate"/>
      </w:r>
      <w:ins w:id="380"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1" w:author="Gerard" w:date="2014-07-29T23:58:00Z"/>
          <w:rFonts w:asciiTheme="minorHAnsi" w:eastAsiaTheme="minorEastAsia" w:hAnsiTheme="minorHAnsi" w:cstheme="minorBidi"/>
          <w:noProof/>
          <w:sz w:val="24"/>
          <w:szCs w:val="24"/>
          <w:lang w:eastAsia="ja-JP"/>
        </w:rPr>
      </w:pPr>
      <w:ins w:id="382" w:author="Gerard" w:date="2014-07-29T23:58:00Z">
        <w:r>
          <w:rPr>
            <w:noProof/>
          </w:rPr>
          <w:t>4.1.3.18. Spherical Fiber Distribution</w:t>
        </w:r>
        <w:r>
          <w:rPr>
            <w:noProof/>
          </w:rPr>
          <w:tab/>
        </w:r>
        <w:r>
          <w:rPr>
            <w:noProof/>
          </w:rPr>
          <w:fldChar w:fldCharType="begin"/>
        </w:r>
        <w:r>
          <w:rPr>
            <w:noProof/>
          </w:rPr>
          <w:instrText xml:space="preserve"> PAGEREF _Toc268297773 \h </w:instrText>
        </w:r>
      </w:ins>
      <w:r>
        <w:rPr>
          <w:noProof/>
        </w:rPr>
      </w:r>
      <w:r>
        <w:rPr>
          <w:noProof/>
        </w:rPr>
        <w:fldChar w:fldCharType="separate"/>
      </w:r>
      <w:ins w:id="383"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84" w:author="Gerard" w:date="2014-07-29T23:58:00Z"/>
          <w:rFonts w:asciiTheme="minorHAnsi" w:eastAsiaTheme="minorEastAsia" w:hAnsiTheme="minorHAnsi" w:cstheme="minorBidi"/>
          <w:noProof/>
          <w:sz w:val="24"/>
          <w:szCs w:val="24"/>
          <w:lang w:eastAsia="ja-JP"/>
        </w:rPr>
      </w:pPr>
      <w:ins w:id="385"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ins>
      <w:r>
        <w:rPr>
          <w:noProof/>
        </w:rPr>
      </w:r>
      <w:r>
        <w:rPr>
          <w:noProof/>
        </w:rPr>
        <w:fldChar w:fldCharType="separate"/>
      </w:r>
      <w:ins w:id="386"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87" w:author="Gerard" w:date="2014-07-29T23:58:00Z"/>
          <w:rFonts w:asciiTheme="minorHAnsi" w:eastAsiaTheme="minorEastAsia" w:hAnsiTheme="minorHAnsi" w:cstheme="minorBidi"/>
          <w:noProof/>
          <w:sz w:val="24"/>
          <w:szCs w:val="24"/>
          <w:lang w:eastAsia="ja-JP"/>
        </w:rPr>
      </w:pPr>
      <w:ins w:id="388"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ins>
      <w:r>
        <w:rPr>
          <w:noProof/>
        </w:rPr>
      </w:r>
      <w:r>
        <w:rPr>
          <w:noProof/>
        </w:rPr>
        <w:fldChar w:fldCharType="separate"/>
      </w:r>
      <w:ins w:id="389"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0" w:author="Gerard" w:date="2014-07-29T23:58:00Z"/>
          <w:rFonts w:asciiTheme="minorHAnsi" w:eastAsiaTheme="minorEastAsia" w:hAnsiTheme="minorHAnsi" w:cstheme="minorBidi"/>
          <w:noProof/>
          <w:sz w:val="24"/>
          <w:szCs w:val="24"/>
          <w:lang w:eastAsia="ja-JP"/>
        </w:rPr>
      </w:pPr>
      <w:ins w:id="391"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ins>
      <w:r>
        <w:rPr>
          <w:noProof/>
        </w:rPr>
      </w:r>
      <w:r>
        <w:rPr>
          <w:noProof/>
        </w:rPr>
        <w:fldChar w:fldCharType="separate"/>
      </w:r>
      <w:ins w:id="392"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393" w:author="Gerard" w:date="2014-07-29T23:58:00Z"/>
          <w:rFonts w:asciiTheme="minorHAnsi" w:eastAsiaTheme="minorEastAsia" w:hAnsiTheme="minorHAnsi" w:cstheme="minorBidi"/>
          <w:smallCaps w:val="0"/>
          <w:noProof/>
          <w:sz w:val="24"/>
          <w:szCs w:val="24"/>
          <w:lang w:eastAsia="ja-JP"/>
        </w:rPr>
      </w:pPr>
      <w:ins w:id="394" w:author="Gerard" w:date="2014-07-29T23:58:00Z">
        <w:r>
          <w:rPr>
            <w:noProof/>
          </w:rPr>
          <w:t>4.2. Viscoelastic Solids</w:t>
        </w:r>
        <w:r>
          <w:rPr>
            <w:noProof/>
          </w:rPr>
          <w:tab/>
        </w:r>
        <w:r>
          <w:rPr>
            <w:noProof/>
          </w:rPr>
          <w:fldChar w:fldCharType="begin"/>
        </w:r>
        <w:r>
          <w:rPr>
            <w:noProof/>
          </w:rPr>
          <w:instrText xml:space="preserve"> PAGEREF _Toc268297777 \h </w:instrText>
        </w:r>
      </w:ins>
      <w:r>
        <w:rPr>
          <w:noProof/>
        </w:rPr>
      </w:r>
      <w:r>
        <w:rPr>
          <w:noProof/>
        </w:rPr>
        <w:fldChar w:fldCharType="separate"/>
      </w:r>
      <w:ins w:id="395"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396" w:author="Gerard" w:date="2014-07-29T23:58:00Z"/>
          <w:rFonts w:asciiTheme="minorHAnsi" w:eastAsiaTheme="minorEastAsia" w:hAnsiTheme="minorHAnsi" w:cstheme="minorBidi"/>
          <w:i w:val="0"/>
          <w:iCs w:val="0"/>
          <w:noProof/>
          <w:sz w:val="24"/>
          <w:szCs w:val="24"/>
          <w:lang w:eastAsia="ja-JP"/>
        </w:rPr>
      </w:pPr>
      <w:ins w:id="397"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ins>
      <w:r>
        <w:rPr>
          <w:noProof/>
        </w:rPr>
      </w:r>
      <w:r>
        <w:rPr>
          <w:noProof/>
        </w:rPr>
        <w:fldChar w:fldCharType="separate"/>
      </w:r>
      <w:ins w:id="398"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399" w:author="Gerard" w:date="2014-07-29T23:58:00Z"/>
          <w:rFonts w:asciiTheme="minorHAnsi" w:eastAsiaTheme="minorEastAsia" w:hAnsiTheme="minorHAnsi" w:cstheme="minorBidi"/>
          <w:i w:val="0"/>
          <w:iCs w:val="0"/>
          <w:noProof/>
          <w:sz w:val="24"/>
          <w:szCs w:val="24"/>
          <w:lang w:eastAsia="ja-JP"/>
        </w:rPr>
      </w:pPr>
      <w:ins w:id="400"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ins>
      <w:r>
        <w:rPr>
          <w:noProof/>
        </w:rPr>
      </w:r>
      <w:r>
        <w:rPr>
          <w:noProof/>
        </w:rPr>
        <w:fldChar w:fldCharType="separate"/>
      </w:r>
      <w:ins w:id="401"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2" w:author="Gerard" w:date="2014-07-29T23:58:00Z"/>
          <w:rFonts w:asciiTheme="minorHAnsi" w:eastAsiaTheme="minorEastAsia" w:hAnsiTheme="minorHAnsi" w:cstheme="minorBidi"/>
          <w:smallCaps w:val="0"/>
          <w:noProof/>
          <w:sz w:val="24"/>
          <w:szCs w:val="24"/>
          <w:lang w:eastAsia="ja-JP"/>
        </w:rPr>
      </w:pPr>
      <w:ins w:id="403" w:author="Gerard" w:date="2014-07-29T23:58:00Z">
        <w:r>
          <w:rPr>
            <w:noProof/>
          </w:rPr>
          <w:t>4.3. Multigeneration Solids</w:t>
        </w:r>
        <w:r>
          <w:rPr>
            <w:noProof/>
          </w:rPr>
          <w:tab/>
        </w:r>
        <w:r>
          <w:rPr>
            <w:noProof/>
          </w:rPr>
          <w:fldChar w:fldCharType="begin"/>
        </w:r>
        <w:r>
          <w:rPr>
            <w:noProof/>
          </w:rPr>
          <w:instrText xml:space="preserve"> PAGEREF _Toc268297780 \h </w:instrText>
        </w:r>
      </w:ins>
      <w:r>
        <w:rPr>
          <w:noProof/>
        </w:rPr>
      </w:r>
      <w:r>
        <w:rPr>
          <w:noProof/>
        </w:rPr>
        <w:fldChar w:fldCharType="separate"/>
      </w:r>
      <w:ins w:id="404"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05" w:author="Gerard" w:date="2014-07-29T23:58:00Z"/>
          <w:rFonts w:asciiTheme="minorHAnsi" w:eastAsiaTheme="minorEastAsia" w:hAnsiTheme="minorHAnsi" w:cstheme="minorBidi"/>
          <w:i w:val="0"/>
          <w:iCs w:val="0"/>
          <w:noProof/>
          <w:sz w:val="24"/>
          <w:szCs w:val="24"/>
          <w:lang w:eastAsia="ja-JP"/>
        </w:rPr>
      </w:pPr>
      <w:ins w:id="406"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ins>
      <w:r>
        <w:rPr>
          <w:noProof/>
        </w:rPr>
      </w:r>
      <w:r>
        <w:rPr>
          <w:noProof/>
        </w:rPr>
        <w:fldChar w:fldCharType="separate"/>
      </w:r>
      <w:ins w:id="407"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08" w:author="Gerard" w:date="2014-07-29T23:58:00Z"/>
          <w:rFonts w:asciiTheme="minorHAnsi" w:eastAsiaTheme="minorEastAsia" w:hAnsiTheme="minorHAnsi" w:cstheme="minorBidi"/>
          <w:smallCaps w:val="0"/>
          <w:noProof/>
          <w:sz w:val="24"/>
          <w:szCs w:val="24"/>
          <w:lang w:eastAsia="ja-JP"/>
        </w:rPr>
      </w:pPr>
      <w:ins w:id="409" w:author="Gerard" w:date="2014-07-29T23:58:00Z">
        <w:r>
          <w:rPr>
            <w:noProof/>
          </w:rPr>
          <w:t>4.4. Biphasic Materials</w:t>
        </w:r>
        <w:r>
          <w:rPr>
            <w:noProof/>
          </w:rPr>
          <w:tab/>
        </w:r>
        <w:r>
          <w:rPr>
            <w:noProof/>
          </w:rPr>
          <w:fldChar w:fldCharType="begin"/>
        </w:r>
        <w:r>
          <w:rPr>
            <w:noProof/>
          </w:rPr>
          <w:instrText xml:space="preserve"> PAGEREF _Toc268297782 \h </w:instrText>
        </w:r>
      </w:ins>
      <w:r>
        <w:rPr>
          <w:noProof/>
        </w:rPr>
      </w:r>
      <w:r>
        <w:rPr>
          <w:noProof/>
        </w:rPr>
        <w:fldChar w:fldCharType="separate"/>
      </w:r>
      <w:ins w:id="410"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1" w:author="Gerard" w:date="2014-07-29T23:58:00Z"/>
          <w:rFonts w:asciiTheme="minorHAnsi" w:eastAsiaTheme="minorEastAsia" w:hAnsiTheme="minorHAnsi" w:cstheme="minorBidi"/>
          <w:i w:val="0"/>
          <w:iCs w:val="0"/>
          <w:noProof/>
          <w:sz w:val="24"/>
          <w:szCs w:val="24"/>
          <w:lang w:eastAsia="ja-JP"/>
        </w:rPr>
      </w:pPr>
      <w:ins w:id="412"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ins>
      <w:r>
        <w:rPr>
          <w:noProof/>
        </w:rPr>
      </w:r>
      <w:r>
        <w:rPr>
          <w:noProof/>
        </w:rPr>
        <w:fldChar w:fldCharType="separate"/>
      </w:r>
      <w:ins w:id="413"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14" w:author="Gerard" w:date="2014-07-29T23:58:00Z"/>
          <w:rFonts w:asciiTheme="minorHAnsi" w:eastAsiaTheme="minorEastAsia" w:hAnsiTheme="minorHAnsi" w:cstheme="minorBidi"/>
          <w:i w:val="0"/>
          <w:iCs w:val="0"/>
          <w:noProof/>
          <w:sz w:val="24"/>
          <w:szCs w:val="24"/>
          <w:lang w:eastAsia="ja-JP"/>
        </w:rPr>
      </w:pPr>
      <w:ins w:id="415"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ins>
      <w:r>
        <w:rPr>
          <w:noProof/>
        </w:rPr>
      </w:r>
      <w:r>
        <w:rPr>
          <w:noProof/>
        </w:rPr>
        <w:fldChar w:fldCharType="separate"/>
      </w:r>
      <w:ins w:id="416"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17" w:author="Gerard" w:date="2014-07-29T23:58:00Z"/>
          <w:rFonts w:asciiTheme="minorHAnsi" w:eastAsiaTheme="minorEastAsia" w:hAnsiTheme="minorHAnsi" w:cstheme="minorBidi"/>
          <w:noProof/>
          <w:sz w:val="24"/>
          <w:szCs w:val="24"/>
          <w:lang w:eastAsia="ja-JP"/>
        </w:rPr>
      </w:pPr>
      <w:ins w:id="418" w:author="Gerard" w:date="2014-07-29T23:58:00Z">
        <w:r>
          <w:rPr>
            <w:noProof/>
          </w:rPr>
          <w:t>4.4.2.1. Constant Isotropic Permeability</w:t>
        </w:r>
        <w:r>
          <w:rPr>
            <w:noProof/>
          </w:rPr>
          <w:tab/>
        </w:r>
        <w:r>
          <w:rPr>
            <w:noProof/>
          </w:rPr>
          <w:fldChar w:fldCharType="begin"/>
        </w:r>
        <w:r>
          <w:rPr>
            <w:noProof/>
          </w:rPr>
          <w:instrText xml:space="preserve"> PAGEREF _Toc268297785 \h </w:instrText>
        </w:r>
      </w:ins>
      <w:r>
        <w:rPr>
          <w:noProof/>
        </w:rPr>
      </w:r>
      <w:r>
        <w:rPr>
          <w:noProof/>
        </w:rPr>
        <w:fldChar w:fldCharType="separate"/>
      </w:r>
      <w:ins w:id="419"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0" w:author="Gerard" w:date="2014-07-29T23:58:00Z"/>
          <w:rFonts w:asciiTheme="minorHAnsi" w:eastAsiaTheme="minorEastAsia" w:hAnsiTheme="minorHAnsi" w:cstheme="minorBidi"/>
          <w:noProof/>
          <w:sz w:val="24"/>
          <w:szCs w:val="24"/>
          <w:lang w:eastAsia="ja-JP"/>
        </w:rPr>
      </w:pPr>
      <w:ins w:id="421" w:author="Gerard" w:date="2014-07-29T23:58:00Z">
        <w:r>
          <w:rPr>
            <w:noProof/>
          </w:rPr>
          <w:t>4.4.2.2. Holmes-Mow</w:t>
        </w:r>
        <w:r>
          <w:rPr>
            <w:noProof/>
          </w:rPr>
          <w:tab/>
        </w:r>
        <w:r>
          <w:rPr>
            <w:noProof/>
          </w:rPr>
          <w:fldChar w:fldCharType="begin"/>
        </w:r>
        <w:r>
          <w:rPr>
            <w:noProof/>
          </w:rPr>
          <w:instrText xml:space="preserve"> PAGEREF _Toc268297786 \h </w:instrText>
        </w:r>
      </w:ins>
      <w:r>
        <w:rPr>
          <w:noProof/>
        </w:rPr>
      </w:r>
      <w:r>
        <w:rPr>
          <w:noProof/>
        </w:rPr>
        <w:fldChar w:fldCharType="separate"/>
      </w:r>
      <w:ins w:id="422"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23" w:author="Gerard" w:date="2014-07-29T23:58:00Z"/>
          <w:rFonts w:asciiTheme="minorHAnsi" w:eastAsiaTheme="minorEastAsia" w:hAnsiTheme="minorHAnsi" w:cstheme="minorBidi"/>
          <w:noProof/>
          <w:sz w:val="24"/>
          <w:szCs w:val="24"/>
          <w:lang w:eastAsia="ja-JP"/>
        </w:rPr>
      </w:pPr>
      <w:ins w:id="424" w:author="Gerard" w:date="2014-07-29T23:58:00Z">
        <w:r>
          <w:rPr>
            <w:noProof/>
          </w:rPr>
          <w:t>4.4.2.3. Referentially Isotropic Permeability</w:t>
        </w:r>
        <w:r>
          <w:rPr>
            <w:noProof/>
          </w:rPr>
          <w:tab/>
        </w:r>
        <w:r>
          <w:rPr>
            <w:noProof/>
          </w:rPr>
          <w:fldChar w:fldCharType="begin"/>
        </w:r>
        <w:r>
          <w:rPr>
            <w:noProof/>
          </w:rPr>
          <w:instrText xml:space="preserve"> PAGEREF _Toc268297787 \h </w:instrText>
        </w:r>
      </w:ins>
      <w:r>
        <w:rPr>
          <w:noProof/>
        </w:rPr>
      </w:r>
      <w:r>
        <w:rPr>
          <w:noProof/>
        </w:rPr>
        <w:fldChar w:fldCharType="separate"/>
      </w:r>
      <w:ins w:id="425"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26" w:author="Gerard" w:date="2014-07-29T23:58:00Z"/>
          <w:rFonts w:asciiTheme="minorHAnsi" w:eastAsiaTheme="minorEastAsia" w:hAnsiTheme="minorHAnsi" w:cstheme="minorBidi"/>
          <w:noProof/>
          <w:sz w:val="24"/>
          <w:szCs w:val="24"/>
          <w:lang w:eastAsia="ja-JP"/>
        </w:rPr>
      </w:pPr>
      <w:ins w:id="427"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ins>
      <w:r>
        <w:rPr>
          <w:noProof/>
        </w:rPr>
      </w:r>
      <w:r>
        <w:rPr>
          <w:noProof/>
        </w:rPr>
        <w:fldChar w:fldCharType="separate"/>
      </w:r>
      <w:ins w:id="428"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29" w:author="Gerard" w:date="2014-07-29T23:58:00Z"/>
          <w:rFonts w:asciiTheme="minorHAnsi" w:eastAsiaTheme="minorEastAsia" w:hAnsiTheme="minorHAnsi" w:cstheme="minorBidi"/>
          <w:noProof/>
          <w:sz w:val="24"/>
          <w:szCs w:val="24"/>
          <w:lang w:eastAsia="ja-JP"/>
        </w:rPr>
      </w:pPr>
      <w:ins w:id="430"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ins>
      <w:r>
        <w:rPr>
          <w:noProof/>
        </w:rPr>
      </w:r>
      <w:r>
        <w:rPr>
          <w:noProof/>
        </w:rPr>
        <w:fldChar w:fldCharType="separate"/>
      </w:r>
      <w:ins w:id="431"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2" w:author="Gerard" w:date="2014-07-29T23:58:00Z"/>
          <w:rFonts w:asciiTheme="minorHAnsi" w:eastAsiaTheme="minorEastAsia" w:hAnsiTheme="minorHAnsi" w:cstheme="minorBidi"/>
          <w:i w:val="0"/>
          <w:iCs w:val="0"/>
          <w:noProof/>
          <w:sz w:val="24"/>
          <w:szCs w:val="24"/>
          <w:lang w:eastAsia="ja-JP"/>
        </w:rPr>
      </w:pPr>
      <w:ins w:id="433"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ins>
      <w:r>
        <w:rPr>
          <w:noProof/>
        </w:rPr>
      </w:r>
      <w:r>
        <w:rPr>
          <w:noProof/>
        </w:rPr>
        <w:fldChar w:fldCharType="separate"/>
      </w:r>
      <w:ins w:id="434"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35" w:author="Gerard" w:date="2014-07-29T23:58:00Z"/>
          <w:rFonts w:asciiTheme="minorHAnsi" w:eastAsiaTheme="minorEastAsia" w:hAnsiTheme="minorHAnsi" w:cstheme="minorBidi"/>
          <w:noProof/>
          <w:sz w:val="24"/>
          <w:szCs w:val="24"/>
          <w:lang w:eastAsia="ja-JP"/>
        </w:rPr>
      </w:pPr>
      <w:ins w:id="436" w:author="Gerard" w:date="2014-07-29T23:58:00Z">
        <w:r>
          <w:rPr>
            <w:noProof/>
          </w:rPr>
          <w:t>4.4.3.1. Starling Equation</w:t>
        </w:r>
        <w:r>
          <w:rPr>
            <w:noProof/>
          </w:rPr>
          <w:tab/>
        </w:r>
        <w:r>
          <w:rPr>
            <w:noProof/>
          </w:rPr>
          <w:fldChar w:fldCharType="begin"/>
        </w:r>
        <w:r>
          <w:rPr>
            <w:noProof/>
          </w:rPr>
          <w:instrText xml:space="preserve"> PAGEREF _Toc268297791 \h </w:instrText>
        </w:r>
      </w:ins>
      <w:r>
        <w:rPr>
          <w:noProof/>
        </w:rPr>
      </w:r>
      <w:r>
        <w:rPr>
          <w:noProof/>
        </w:rPr>
        <w:fldChar w:fldCharType="separate"/>
      </w:r>
      <w:ins w:id="437"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38" w:author="Gerard" w:date="2014-07-29T23:58:00Z"/>
          <w:rFonts w:asciiTheme="minorHAnsi" w:eastAsiaTheme="minorEastAsia" w:hAnsiTheme="minorHAnsi" w:cstheme="minorBidi"/>
          <w:smallCaps w:val="0"/>
          <w:noProof/>
          <w:sz w:val="24"/>
          <w:szCs w:val="24"/>
          <w:lang w:eastAsia="ja-JP"/>
        </w:rPr>
      </w:pPr>
      <w:ins w:id="439" w:author="Gerard" w:date="2014-07-29T23:58:00Z">
        <w:r>
          <w:rPr>
            <w:noProof/>
          </w:rPr>
          <w:t>4.5. Biphasic-Solute Materials</w:t>
        </w:r>
        <w:r>
          <w:rPr>
            <w:noProof/>
          </w:rPr>
          <w:tab/>
        </w:r>
        <w:r>
          <w:rPr>
            <w:noProof/>
          </w:rPr>
          <w:fldChar w:fldCharType="begin"/>
        </w:r>
        <w:r>
          <w:rPr>
            <w:noProof/>
          </w:rPr>
          <w:instrText xml:space="preserve"> PAGEREF _Toc268297792 \h </w:instrText>
        </w:r>
      </w:ins>
      <w:r>
        <w:rPr>
          <w:noProof/>
        </w:rPr>
      </w:r>
      <w:r>
        <w:rPr>
          <w:noProof/>
        </w:rPr>
        <w:fldChar w:fldCharType="separate"/>
      </w:r>
      <w:ins w:id="440"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1" w:author="Gerard" w:date="2014-07-29T23:58:00Z"/>
          <w:rFonts w:asciiTheme="minorHAnsi" w:eastAsiaTheme="minorEastAsia" w:hAnsiTheme="minorHAnsi" w:cstheme="minorBidi"/>
          <w:i w:val="0"/>
          <w:iCs w:val="0"/>
          <w:noProof/>
          <w:sz w:val="24"/>
          <w:szCs w:val="24"/>
          <w:lang w:eastAsia="ja-JP"/>
        </w:rPr>
      </w:pPr>
      <w:ins w:id="442"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ins>
      <w:r>
        <w:rPr>
          <w:noProof/>
        </w:rPr>
      </w:r>
      <w:r>
        <w:rPr>
          <w:noProof/>
        </w:rPr>
        <w:fldChar w:fldCharType="separate"/>
      </w:r>
      <w:ins w:id="443"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44" w:author="Gerard" w:date="2014-07-29T23:58:00Z"/>
          <w:rFonts w:asciiTheme="minorHAnsi" w:eastAsiaTheme="minorEastAsia" w:hAnsiTheme="minorHAnsi" w:cstheme="minorBidi"/>
          <w:noProof/>
          <w:sz w:val="24"/>
          <w:szCs w:val="24"/>
          <w:lang w:eastAsia="ja-JP"/>
        </w:rPr>
      </w:pPr>
      <w:ins w:id="445" w:author="Gerard" w:date="2014-07-29T23:58:00Z">
        <w:r>
          <w:rPr>
            <w:noProof/>
          </w:rPr>
          <w:t>4.5.1.1. Prescribed Boundary Conditions</w:t>
        </w:r>
        <w:r>
          <w:rPr>
            <w:noProof/>
          </w:rPr>
          <w:tab/>
        </w:r>
        <w:r>
          <w:rPr>
            <w:noProof/>
          </w:rPr>
          <w:fldChar w:fldCharType="begin"/>
        </w:r>
        <w:r>
          <w:rPr>
            <w:noProof/>
          </w:rPr>
          <w:instrText xml:space="preserve"> PAGEREF _Toc268297794 \h </w:instrText>
        </w:r>
      </w:ins>
      <w:r>
        <w:rPr>
          <w:noProof/>
        </w:rPr>
      </w:r>
      <w:r>
        <w:rPr>
          <w:noProof/>
        </w:rPr>
        <w:fldChar w:fldCharType="separate"/>
      </w:r>
      <w:ins w:id="446"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47" w:author="Gerard" w:date="2014-07-29T23:58:00Z"/>
          <w:rFonts w:asciiTheme="minorHAnsi" w:eastAsiaTheme="minorEastAsia" w:hAnsiTheme="minorHAnsi" w:cstheme="minorBidi"/>
          <w:noProof/>
          <w:sz w:val="24"/>
          <w:szCs w:val="24"/>
          <w:lang w:eastAsia="ja-JP"/>
        </w:rPr>
      </w:pPr>
      <w:ins w:id="448" w:author="Gerard" w:date="2014-07-29T23:58:00Z">
        <w:r>
          <w:rPr>
            <w:noProof/>
          </w:rPr>
          <w:t>4.5.1.2. Prescribed Initial Conditions</w:t>
        </w:r>
        <w:r>
          <w:rPr>
            <w:noProof/>
          </w:rPr>
          <w:tab/>
        </w:r>
        <w:r>
          <w:rPr>
            <w:noProof/>
          </w:rPr>
          <w:fldChar w:fldCharType="begin"/>
        </w:r>
        <w:r>
          <w:rPr>
            <w:noProof/>
          </w:rPr>
          <w:instrText xml:space="preserve"> PAGEREF _Toc268297795 \h </w:instrText>
        </w:r>
      </w:ins>
      <w:r>
        <w:rPr>
          <w:noProof/>
        </w:rPr>
      </w:r>
      <w:r>
        <w:rPr>
          <w:noProof/>
        </w:rPr>
        <w:fldChar w:fldCharType="separate"/>
      </w:r>
      <w:ins w:id="449"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0" w:author="Gerard" w:date="2014-07-29T23:58:00Z"/>
          <w:rFonts w:asciiTheme="minorHAnsi" w:eastAsiaTheme="minorEastAsia" w:hAnsiTheme="minorHAnsi" w:cstheme="minorBidi"/>
          <w:i w:val="0"/>
          <w:iCs w:val="0"/>
          <w:noProof/>
          <w:sz w:val="24"/>
          <w:szCs w:val="24"/>
          <w:lang w:eastAsia="ja-JP"/>
        </w:rPr>
      </w:pPr>
      <w:ins w:id="451"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ins>
      <w:r>
        <w:rPr>
          <w:noProof/>
        </w:rPr>
      </w:r>
      <w:r>
        <w:rPr>
          <w:noProof/>
        </w:rPr>
        <w:fldChar w:fldCharType="separate"/>
      </w:r>
      <w:ins w:id="452"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53" w:author="Gerard" w:date="2014-07-29T23:58:00Z"/>
          <w:rFonts w:asciiTheme="minorHAnsi" w:eastAsiaTheme="minorEastAsia" w:hAnsiTheme="minorHAnsi" w:cstheme="minorBidi"/>
          <w:i w:val="0"/>
          <w:iCs w:val="0"/>
          <w:noProof/>
          <w:sz w:val="24"/>
          <w:szCs w:val="24"/>
          <w:lang w:eastAsia="ja-JP"/>
        </w:rPr>
      </w:pPr>
      <w:ins w:id="454"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ins>
      <w:r>
        <w:rPr>
          <w:noProof/>
        </w:rPr>
      </w:r>
      <w:r>
        <w:rPr>
          <w:noProof/>
        </w:rPr>
        <w:fldChar w:fldCharType="separate"/>
      </w:r>
      <w:ins w:id="455"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56" w:author="Gerard" w:date="2014-07-29T23:58:00Z"/>
          <w:rFonts w:asciiTheme="minorHAnsi" w:eastAsiaTheme="minorEastAsia" w:hAnsiTheme="minorHAnsi" w:cstheme="minorBidi"/>
          <w:noProof/>
          <w:sz w:val="24"/>
          <w:szCs w:val="24"/>
          <w:lang w:eastAsia="ja-JP"/>
        </w:rPr>
      </w:pPr>
      <w:ins w:id="457" w:author="Gerard" w:date="2014-07-29T23:58:00Z">
        <w:r>
          <w:rPr>
            <w:noProof/>
          </w:rPr>
          <w:t>4.5.3.1. Constant Isotropic Diffusivity</w:t>
        </w:r>
        <w:r>
          <w:rPr>
            <w:noProof/>
          </w:rPr>
          <w:tab/>
        </w:r>
        <w:r>
          <w:rPr>
            <w:noProof/>
          </w:rPr>
          <w:fldChar w:fldCharType="begin"/>
        </w:r>
        <w:r>
          <w:rPr>
            <w:noProof/>
          </w:rPr>
          <w:instrText xml:space="preserve"> PAGEREF _Toc268297798 \h </w:instrText>
        </w:r>
      </w:ins>
      <w:r>
        <w:rPr>
          <w:noProof/>
        </w:rPr>
      </w:r>
      <w:r>
        <w:rPr>
          <w:noProof/>
        </w:rPr>
        <w:fldChar w:fldCharType="separate"/>
      </w:r>
      <w:ins w:id="458"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59" w:author="Gerard" w:date="2014-07-29T23:58:00Z"/>
          <w:rFonts w:asciiTheme="minorHAnsi" w:eastAsiaTheme="minorEastAsia" w:hAnsiTheme="minorHAnsi" w:cstheme="minorBidi"/>
          <w:noProof/>
          <w:sz w:val="24"/>
          <w:szCs w:val="24"/>
          <w:lang w:eastAsia="ja-JP"/>
        </w:rPr>
      </w:pPr>
      <w:ins w:id="460" w:author="Gerard" w:date="2014-07-29T23:58:00Z">
        <w:r>
          <w:rPr>
            <w:noProof/>
          </w:rPr>
          <w:t>4.5.3.2. Constant Orthotropic Diffusivity</w:t>
        </w:r>
        <w:r>
          <w:rPr>
            <w:noProof/>
          </w:rPr>
          <w:tab/>
        </w:r>
        <w:r>
          <w:rPr>
            <w:noProof/>
          </w:rPr>
          <w:fldChar w:fldCharType="begin"/>
        </w:r>
        <w:r>
          <w:rPr>
            <w:noProof/>
          </w:rPr>
          <w:instrText xml:space="preserve"> PAGEREF _Toc268297799 \h </w:instrText>
        </w:r>
      </w:ins>
      <w:r>
        <w:rPr>
          <w:noProof/>
        </w:rPr>
      </w:r>
      <w:r>
        <w:rPr>
          <w:noProof/>
        </w:rPr>
        <w:fldChar w:fldCharType="separate"/>
      </w:r>
      <w:ins w:id="461"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2" w:author="Gerard" w:date="2014-07-29T23:58:00Z"/>
          <w:rFonts w:asciiTheme="minorHAnsi" w:eastAsiaTheme="minorEastAsia" w:hAnsiTheme="minorHAnsi" w:cstheme="minorBidi"/>
          <w:noProof/>
          <w:sz w:val="24"/>
          <w:szCs w:val="24"/>
          <w:lang w:eastAsia="ja-JP"/>
        </w:rPr>
      </w:pPr>
      <w:ins w:id="463" w:author="Gerard" w:date="2014-07-29T23:58:00Z">
        <w:r>
          <w:rPr>
            <w:noProof/>
          </w:rPr>
          <w:t>4.5.3.3. Referentially Isotropic Diffusivity</w:t>
        </w:r>
        <w:r>
          <w:rPr>
            <w:noProof/>
          </w:rPr>
          <w:tab/>
        </w:r>
        <w:r>
          <w:rPr>
            <w:noProof/>
          </w:rPr>
          <w:fldChar w:fldCharType="begin"/>
        </w:r>
        <w:r>
          <w:rPr>
            <w:noProof/>
          </w:rPr>
          <w:instrText xml:space="preserve"> PAGEREF _Toc268297800 \h </w:instrText>
        </w:r>
      </w:ins>
      <w:r>
        <w:rPr>
          <w:noProof/>
        </w:rPr>
      </w:r>
      <w:r>
        <w:rPr>
          <w:noProof/>
        </w:rPr>
        <w:fldChar w:fldCharType="separate"/>
      </w:r>
      <w:ins w:id="464"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65" w:author="Gerard" w:date="2014-07-29T23:58:00Z"/>
          <w:rFonts w:asciiTheme="minorHAnsi" w:eastAsiaTheme="minorEastAsia" w:hAnsiTheme="minorHAnsi" w:cstheme="minorBidi"/>
          <w:noProof/>
          <w:sz w:val="24"/>
          <w:szCs w:val="24"/>
          <w:lang w:eastAsia="ja-JP"/>
        </w:rPr>
      </w:pPr>
      <w:ins w:id="466"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ins>
      <w:r>
        <w:rPr>
          <w:noProof/>
        </w:rPr>
      </w:r>
      <w:r>
        <w:rPr>
          <w:noProof/>
        </w:rPr>
        <w:fldChar w:fldCharType="separate"/>
      </w:r>
      <w:ins w:id="467"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68" w:author="Gerard" w:date="2014-07-29T23:58:00Z"/>
          <w:rFonts w:asciiTheme="minorHAnsi" w:eastAsiaTheme="minorEastAsia" w:hAnsiTheme="minorHAnsi" w:cstheme="minorBidi"/>
          <w:noProof/>
          <w:sz w:val="24"/>
          <w:szCs w:val="24"/>
          <w:lang w:eastAsia="ja-JP"/>
        </w:rPr>
      </w:pPr>
      <w:ins w:id="469" w:author="Gerard" w:date="2014-07-29T23:58:00Z">
        <w:r>
          <w:rPr>
            <w:noProof/>
          </w:rPr>
          <w:t>4.5.3.5. Albro Isotropic Diffusivity</w:t>
        </w:r>
        <w:r>
          <w:rPr>
            <w:noProof/>
          </w:rPr>
          <w:tab/>
        </w:r>
        <w:r>
          <w:rPr>
            <w:noProof/>
          </w:rPr>
          <w:fldChar w:fldCharType="begin"/>
        </w:r>
        <w:r>
          <w:rPr>
            <w:noProof/>
          </w:rPr>
          <w:instrText xml:space="preserve"> PAGEREF _Toc268297802 \h </w:instrText>
        </w:r>
      </w:ins>
      <w:r>
        <w:rPr>
          <w:noProof/>
        </w:rPr>
      </w:r>
      <w:r>
        <w:rPr>
          <w:noProof/>
        </w:rPr>
        <w:fldChar w:fldCharType="separate"/>
      </w:r>
      <w:ins w:id="470"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1" w:author="Gerard" w:date="2014-07-29T23:58:00Z"/>
          <w:rFonts w:asciiTheme="minorHAnsi" w:eastAsiaTheme="minorEastAsia" w:hAnsiTheme="minorHAnsi" w:cstheme="minorBidi"/>
          <w:i w:val="0"/>
          <w:iCs w:val="0"/>
          <w:noProof/>
          <w:sz w:val="24"/>
          <w:szCs w:val="24"/>
          <w:lang w:eastAsia="ja-JP"/>
        </w:rPr>
      </w:pPr>
      <w:ins w:id="472"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ins>
      <w:r>
        <w:rPr>
          <w:noProof/>
        </w:rPr>
      </w:r>
      <w:r>
        <w:rPr>
          <w:noProof/>
        </w:rPr>
        <w:fldChar w:fldCharType="separate"/>
      </w:r>
      <w:ins w:id="473"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74" w:author="Gerard" w:date="2014-07-29T23:58:00Z"/>
          <w:rFonts w:asciiTheme="minorHAnsi" w:eastAsiaTheme="minorEastAsia" w:hAnsiTheme="minorHAnsi" w:cstheme="minorBidi"/>
          <w:noProof/>
          <w:sz w:val="24"/>
          <w:szCs w:val="24"/>
          <w:lang w:eastAsia="ja-JP"/>
        </w:rPr>
      </w:pPr>
      <w:ins w:id="475" w:author="Gerard" w:date="2014-07-29T23:58:00Z">
        <w:r>
          <w:rPr>
            <w:noProof/>
          </w:rPr>
          <w:t>4.5.4.1. Constant Solubility</w:t>
        </w:r>
        <w:r>
          <w:rPr>
            <w:noProof/>
          </w:rPr>
          <w:tab/>
        </w:r>
        <w:r>
          <w:rPr>
            <w:noProof/>
          </w:rPr>
          <w:fldChar w:fldCharType="begin"/>
        </w:r>
        <w:r>
          <w:rPr>
            <w:noProof/>
          </w:rPr>
          <w:instrText xml:space="preserve"> PAGEREF _Toc268297804 \h </w:instrText>
        </w:r>
      </w:ins>
      <w:r>
        <w:rPr>
          <w:noProof/>
        </w:rPr>
      </w:r>
      <w:r>
        <w:rPr>
          <w:noProof/>
        </w:rPr>
        <w:fldChar w:fldCharType="separate"/>
      </w:r>
      <w:ins w:id="476"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77" w:author="Gerard" w:date="2014-07-29T23:58:00Z"/>
          <w:rFonts w:asciiTheme="minorHAnsi" w:eastAsiaTheme="minorEastAsia" w:hAnsiTheme="minorHAnsi" w:cstheme="minorBidi"/>
          <w:i w:val="0"/>
          <w:iCs w:val="0"/>
          <w:noProof/>
          <w:sz w:val="24"/>
          <w:szCs w:val="24"/>
          <w:lang w:eastAsia="ja-JP"/>
        </w:rPr>
      </w:pPr>
      <w:ins w:id="478"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ins>
      <w:r>
        <w:rPr>
          <w:noProof/>
        </w:rPr>
      </w:r>
      <w:r>
        <w:rPr>
          <w:noProof/>
        </w:rPr>
        <w:fldChar w:fldCharType="separate"/>
      </w:r>
      <w:ins w:id="479"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0" w:author="Gerard" w:date="2014-07-29T23:58:00Z"/>
          <w:rFonts w:asciiTheme="minorHAnsi" w:eastAsiaTheme="minorEastAsia" w:hAnsiTheme="minorHAnsi" w:cstheme="minorBidi"/>
          <w:noProof/>
          <w:sz w:val="24"/>
          <w:szCs w:val="24"/>
          <w:lang w:eastAsia="ja-JP"/>
        </w:rPr>
      </w:pPr>
      <w:ins w:id="481" w:author="Gerard" w:date="2014-07-29T23:58:00Z">
        <w:r>
          <w:rPr>
            <w:noProof/>
          </w:rPr>
          <w:t>4.5.5.1. Constant Osmotic Coefficient</w:t>
        </w:r>
        <w:r>
          <w:rPr>
            <w:noProof/>
          </w:rPr>
          <w:tab/>
        </w:r>
        <w:r>
          <w:rPr>
            <w:noProof/>
          </w:rPr>
          <w:fldChar w:fldCharType="begin"/>
        </w:r>
        <w:r>
          <w:rPr>
            <w:noProof/>
          </w:rPr>
          <w:instrText xml:space="preserve"> PAGEREF _Toc268297806 \h </w:instrText>
        </w:r>
      </w:ins>
      <w:r>
        <w:rPr>
          <w:noProof/>
        </w:rPr>
      </w:r>
      <w:r>
        <w:rPr>
          <w:noProof/>
        </w:rPr>
        <w:fldChar w:fldCharType="separate"/>
      </w:r>
      <w:ins w:id="482"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83" w:author="Gerard" w:date="2014-07-29T23:58:00Z"/>
          <w:rFonts w:asciiTheme="minorHAnsi" w:eastAsiaTheme="minorEastAsia" w:hAnsiTheme="minorHAnsi" w:cstheme="minorBidi"/>
          <w:smallCaps w:val="0"/>
          <w:noProof/>
          <w:sz w:val="24"/>
          <w:szCs w:val="24"/>
          <w:lang w:eastAsia="ja-JP"/>
        </w:rPr>
      </w:pPr>
      <w:ins w:id="484" w:author="Gerard" w:date="2014-07-29T23:58:00Z">
        <w:r>
          <w:rPr>
            <w:noProof/>
          </w:rPr>
          <w:t>4.6. Triphasic and Multiphasic Materials</w:t>
        </w:r>
        <w:r>
          <w:rPr>
            <w:noProof/>
          </w:rPr>
          <w:tab/>
        </w:r>
        <w:r>
          <w:rPr>
            <w:noProof/>
          </w:rPr>
          <w:fldChar w:fldCharType="begin"/>
        </w:r>
        <w:r>
          <w:rPr>
            <w:noProof/>
          </w:rPr>
          <w:instrText xml:space="preserve"> PAGEREF _Toc268297807 \h </w:instrText>
        </w:r>
      </w:ins>
      <w:r>
        <w:rPr>
          <w:noProof/>
        </w:rPr>
      </w:r>
      <w:r>
        <w:rPr>
          <w:noProof/>
        </w:rPr>
        <w:fldChar w:fldCharType="separate"/>
      </w:r>
      <w:ins w:id="485"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86" w:author="Gerard" w:date="2014-07-29T23:58:00Z"/>
          <w:rFonts w:asciiTheme="minorHAnsi" w:eastAsiaTheme="minorEastAsia" w:hAnsiTheme="minorHAnsi" w:cstheme="minorBidi"/>
          <w:i w:val="0"/>
          <w:iCs w:val="0"/>
          <w:noProof/>
          <w:sz w:val="24"/>
          <w:szCs w:val="24"/>
          <w:lang w:eastAsia="ja-JP"/>
        </w:rPr>
      </w:pPr>
      <w:ins w:id="487"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ins>
      <w:r>
        <w:rPr>
          <w:noProof/>
        </w:rPr>
      </w:r>
      <w:r>
        <w:rPr>
          <w:noProof/>
        </w:rPr>
        <w:fldChar w:fldCharType="separate"/>
      </w:r>
      <w:ins w:id="488"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89" w:author="Gerard" w:date="2014-07-29T23:58:00Z"/>
          <w:rFonts w:asciiTheme="minorHAnsi" w:eastAsiaTheme="minorEastAsia" w:hAnsiTheme="minorHAnsi" w:cstheme="minorBidi"/>
          <w:noProof/>
          <w:sz w:val="24"/>
          <w:szCs w:val="24"/>
          <w:lang w:eastAsia="ja-JP"/>
        </w:rPr>
      </w:pPr>
      <w:ins w:id="490" w:author="Gerard" w:date="2014-07-29T23:58:00Z">
        <w:r>
          <w:rPr>
            <w:noProof/>
          </w:rPr>
          <w:t>4.6.1.1. Initial State of Swelling</w:t>
        </w:r>
        <w:r>
          <w:rPr>
            <w:noProof/>
          </w:rPr>
          <w:tab/>
        </w:r>
        <w:r>
          <w:rPr>
            <w:noProof/>
          </w:rPr>
          <w:fldChar w:fldCharType="begin"/>
        </w:r>
        <w:r>
          <w:rPr>
            <w:noProof/>
          </w:rPr>
          <w:instrText xml:space="preserve"> PAGEREF _Toc268297809 \h </w:instrText>
        </w:r>
      </w:ins>
      <w:r>
        <w:rPr>
          <w:noProof/>
        </w:rPr>
      </w:r>
      <w:r>
        <w:rPr>
          <w:noProof/>
        </w:rPr>
        <w:fldChar w:fldCharType="separate"/>
      </w:r>
      <w:ins w:id="491"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2" w:author="Gerard" w:date="2014-07-29T23:58:00Z"/>
          <w:rFonts w:asciiTheme="minorHAnsi" w:eastAsiaTheme="minorEastAsia" w:hAnsiTheme="minorHAnsi" w:cstheme="minorBidi"/>
          <w:noProof/>
          <w:sz w:val="24"/>
          <w:szCs w:val="24"/>
          <w:lang w:eastAsia="ja-JP"/>
        </w:rPr>
      </w:pPr>
      <w:ins w:id="493" w:author="Gerard" w:date="2014-07-29T23:58:00Z">
        <w:r>
          <w:rPr>
            <w:noProof/>
          </w:rPr>
          <w:t>4.6.1.2. Prescribed Boundary Conditions</w:t>
        </w:r>
        <w:r>
          <w:rPr>
            <w:noProof/>
          </w:rPr>
          <w:tab/>
        </w:r>
        <w:r>
          <w:rPr>
            <w:noProof/>
          </w:rPr>
          <w:fldChar w:fldCharType="begin"/>
        </w:r>
        <w:r>
          <w:rPr>
            <w:noProof/>
          </w:rPr>
          <w:instrText xml:space="preserve"> PAGEREF _Toc268297810 \h </w:instrText>
        </w:r>
      </w:ins>
      <w:r>
        <w:rPr>
          <w:noProof/>
        </w:rPr>
      </w:r>
      <w:r>
        <w:rPr>
          <w:noProof/>
        </w:rPr>
        <w:fldChar w:fldCharType="separate"/>
      </w:r>
      <w:ins w:id="494"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495" w:author="Gerard" w:date="2014-07-29T23:58:00Z"/>
          <w:rFonts w:asciiTheme="minorHAnsi" w:eastAsiaTheme="minorEastAsia" w:hAnsiTheme="minorHAnsi" w:cstheme="minorBidi"/>
          <w:noProof/>
          <w:sz w:val="24"/>
          <w:szCs w:val="24"/>
          <w:lang w:eastAsia="ja-JP"/>
        </w:rPr>
      </w:pPr>
      <w:ins w:id="496" w:author="Gerard" w:date="2014-07-29T23:58:00Z">
        <w:r>
          <w:rPr>
            <w:noProof/>
          </w:rPr>
          <w:t>4.6.1.3. Prescribed Initial Conditions</w:t>
        </w:r>
        <w:r>
          <w:rPr>
            <w:noProof/>
          </w:rPr>
          <w:tab/>
        </w:r>
        <w:r>
          <w:rPr>
            <w:noProof/>
          </w:rPr>
          <w:fldChar w:fldCharType="begin"/>
        </w:r>
        <w:r>
          <w:rPr>
            <w:noProof/>
          </w:rPr>
          <w:instrText xml:space="preserve"> PAGEREF _Toc268297811 \h </w:instrText>
        </w:r>
      </w:ins>
      <w:r>
        <w:rPr>
          <w:noProof/>
        </w:rPr>
      </w:r>
      <w:r>
        <w:rPr>
          <w:noProof/>
        </w:rPr>
        <w:fldChar w:fldCharType="separate"/>
      </w:r>
      <w:ins w:id="497"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498" w:author="Gerard" w:date="2014-07-29T23:58:00Z"/>
          <w:rFonts w:asciiTheme="minorHAnsi" w:eastAsiaTheme="minorEastAsia" w:hAnsiTheme="minorHAnsi" w:cstheme="minorBidi"/>
          <w:noProof/>
          <w:sz w:val="24"/>
          <w:szCs w:val="24"/>
          <w:lang w:eastAsia="ja-JP"/>
        </w:rPr>
      </w:pPr>
      <w:ins w:id="499" w:author="Gerard" w:date="2014-07-29T23:58:00Z">
        <w:r>
          <w:rPr>
            <w:noProof/>
          </w:rPr>
          <w:t>4.6.1.4. Prescribed Effective Solute Flux</w:t>
        </w:r>
        <w:r>
          <w:rPr>
            <w:noProof/>
          </w:rPr>
          <w:tab/>
        </w:r>
        <w:r>
          <w:rPr>
            <w:noProof/>
          </w:rPr>
          <w:fldChar w:fldCharType="begin"/>
        </w:r>
        <w:r>
          <w:rPr>
            <w:noProof/>
          </w:rPr>
          <w:instrText xml:space="preserve"> PAGEREF _Toc268297812 \h </w:instrText>
        </w:r>
      </w:ins>
      <w:r>
        <w:rPr>
          <w:noProof/>
        </w:rPr>
      </w:r>
      <w:r>
        <w:rPr>
          <w:noProof/>
        </w:rPr>
        <w:fldChar w:fldCharType="separate"/>
      </w:r>
      <w:ins w:id="500"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1" w:author="Gerard" w:date="2014-07-29T23:58:00Z"/>
          <w:rFonts w:asciiTheme="minorHAnsi" w:eastAsiaTheme="minorEastAsia" w:hAnsiTheme="minorHAnsi" w:cstheme="minorBidi"/>
          <w:noProof/>
          <w:sz w:val="24"/>
          <w:szCs w:val="24"/>
          <w:lang w:eastAsia="ja-JP"/>
        </w:rPr>
      </w:pPr>
      <w:ins w:id="502" w:author="Gerard" w:date="2014-07-29T23:58:00Z">
        <w:r>
          <w:rPr>
            <w:noProof/>
          </w:rPr>
          <w:t>4.6.1.5. Prescribed Electric Current Density</w:t>
        </w:r>
        <w:r>
          <w:rPr>
            <w:noProof/>
          </w:rPr>
          <w:tab/>
        </w:r>
        <w:r>
          <w:rPr>
            <w:noProof/>
          </w:rPr>
          <w:fldChar w:fldCharType="begin"/>
        </w:r>
        <w:r>
          <w:rPr>
            <w:noProof/>
          </w:rPr>
          <w:instrText xml:space="preserve"> PAGEREF _Toc268297813 \h </w:instrText>
        </w:r>
      </w:ins>
      <w:r>
        <w:rPr>
          <w:noProof/>
        </w:rPr>
      </w:r>
      <w:r>
        <w:rPr>
          <w:noProof/>
        </w:rPr>
        <w:fldChar w:fldCharType="separate"/>
      </w:r>
      <w:ins w:id="503"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04" w:author="Gerard" w:date="2014-07-29T23:58:00Z"/>
          <w:rFonts w:asciiTheme="minorHAnsi" w:eastAsiaTheme="minorEastAsia" w:hAnsiTheme="minorHAnsi" w:cstheme="minorBidi"/>
          <w:noProof/>
          <w:sz w:val="24"/>
          <w:szCs w:val="24"/>
          <w:lang w:eastAsia="ja-JP"/>
        </w:rPr>
      </w:pPr>
      <w:ins w:id="505" w:author="Gerard" w:date="2014-07-29T23:58:00Z">
        <w:r>
          <w:rPr>
            <w:noProof/>
          </w:rPr>
          <w:lastRenderedPageBreak/>
          <w:t>4.6.1.6. Electrical Grounding</w:t>
        </w:r>
        <w:r>
          <w:rPr>
            <w:noProof/>
          </w:rPr>
          <w:tab/>
        </w:r>
        <w:r>
          <w:rPr>
            <w:noProof/>
          </w:rPr>
          <w:fldChar w:fldCharType="begin"/>
        </w:r>
        <w:r>
          <w:rPr>
            <w:noProof/>
          </w:rPr>
          <w:instrText xml:space="preserve"> PAGEREF _Toc268297814 \h </w:instrText>
        </w:r>
      </w:ins>
      <w:r>
        <w:rPr>
          <w:noProof/>
        </w:rPr>
      </w:r>
      <w:r>
        <w:rPr>
          <w:noProof/>
        </w:rPr>
        <w:fldChar w:fldCharType="separate"/>
      </w:r>
      <w:ins w:id="506"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07" w:author="Gerard" w:date="2014-07-29T23:58:00Z"/>
          <w:rFonts w:asciiTheme="minorHAnsi" w:eastAsiaTheme="minorEastAsia" w:hAnsiTheme="minorHAnsi" w:cstheme="minorBidi"/>
          <w:i w:val="0"/>
          <w:iCs w:val="0"/>
          <w:noProof/>
          <w:sz w:val="24"/>
          <w:szCs w:val="24"/>
          <w:lang w:eastAsia="ja-JP"/>
        </w:rPr>
      </w:pPr>
      <w:ins w:id="508"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ins>
      <w:r>
        <w:rPr>
          <w:noProof/>
        </w:rPr>
      </w:r>
      <w:r>
        <w:rPr>
          <w:noProof/>
        </w:rPr>
        <w:fldChar w:fldCharType="separate"/>
      </w:r>
      <w:ins w:id="509"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0" w:author="Gerard" w:date="2014-07-29T23:58:00Z"/>
          <w:rFonts w:asciiTheme="minorHAnsi" w:eastAsiaTheme="minorEastAsia" w:hAnsiTheme="minorHAnsi" w:cstheme="minorBidi"/>
          <w:i w:val="0"/>
          <w:iCs w:val="0"/>
          <w:noProof/>
          <w:sz w:val="24"/>
          <w:szCs w:val="24"/>
          <w:lang w:eastAsia="ja-JP"/>
        </w:rPr>
      </w:pPr>
      <w:ins w:id="511"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ins>
      <w:r>
        <w:rPr>
          <w:noProof/>
        </w:rPr>
      </w:r>
      <w:r>
        <w:rPr>
          <w:noProof/>
        </w:rPr>
        <w:fldChar w:fldCharType="separate"/>
      </w:r>
      <w:ins w:id="512"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13" w:author="Gerard" w:date="2014-07-29T23:58:00Z"/>
          <w:rFonts w:asciiTheme="minorHAnsi" w:eastAsiaTheme="minorEastAsia" w:hAnsiTheme="minorHAnsi" w:cstheme="minorBidi"/>
          <w:noProof/>
          <w:sz w:val="24"/>
          <w:szCs w:val="24"/>
          <w:lang w:eastAsia="ja-JP"/>
        </w:rPr>
      </w:pPr>
      <w:ins w:id="514" w:author="Gerard" w:date="2014-07-29T23:58:00Z">
        <w:r>
          <w:rPr>
            <w:noProof/>
          </w:rPr>
          <w:t>4.6.3.1. Starling Equation</w:t>
        </w:r>
        <w:r>
          <w:rPr>
            <w:noProof/>
          </w:rPr>
          <w:tab/>
        </w:r>
        <w:r>
          <w:rPr>
            <w:noProof/>
          </w:rPr>
          <w:fldChar w:fldCharType="begin"/>
        </w:r>
        <w:r>
          <w:rPr>
            <w:noProof/>
          </w:rPr>
          <w:instrText xml:space="preserve"> PAGEREF _Toc268297817 \h </w:instrText>
        </w:r>
      </w:ins>
      <w:r>
        <w:rPr>
          <w:noProof/>
        </w:rPr>
      </w:r>
      <w:r>
        <w:rPr>
          <w:noProof/>
        </w:rPr>
        <w:fldChar w:fldCharType="separate"/>
      </w:r>
      <w:ins w:id="515"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16" w:author="Gerard" w:date="2014-07-29T23:58:00Z"/>
          <w:rFonts w:asciiTheme="minorHAnsi" w:eastAsiaTheme="minorEastAsia" w:hAnsiTheme="minorHAnsi" w:cstheme="minorBidi"/>
          <w:smallCaps w:val="0"/>
          <w:noProof/>
          <w:sz w:val="24"/>
          <w:szCs w:val="24"/>
          <w:lang w:eastAsia="ja-JP"/>
        </w:rPr>
      </w:pPr>
      <w:ins w:id="517" w:author="Gerard" w:date="2014-07-29T23:58:00Z">
        <w:r>
          <w:rPr>
            <w:noProof/>
          </w:rPr>
          <w:t>4.7. Chemical Reactions</w:t>
        </w:r>
        <w:r>
          <w:rPr>
            <w:noProof/>
          </w:rPr>
          <w:tab/>
        </w:r>
        <w:r>
          <w:rPr>
            <w:noProof/>
          </w:rPr>
          <w:fldChar w:fldCharType="begin"/>
        </w:r>
        <w:r>
          <w:rPr>
            <w:noProof/>
          </w:rPr>
          <w:instrText xml:space="preserve"> PAGEREF _Toc268297818 \h </w:instrText>
        </w:r>
      </w:ins>
      <w:r>
        <w:rPr>
          <w:noProof/>
        </w:rPr>
      </w:r>
      <w:r>
        <w:rPr>
          <w:noProof/>
        </w:rPr>
        <w:fldChar w:fldCharType="separate"/>
      </w:r>
      <w:ins w:id="518"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19" w:author="Gerard" w:date="2014-07-29T23:58:00Z"/>
          <w:rFonts w:asciiTheme="minorHAnsi" w:eastAsiaTheme="minorEastAsia" w:hAnsiTheme="minorHAnsi" w:cstheme="minorBidi"/>
          <w:i w:val="0"/>
          <w:iCs w:val="0"/>
          <w:noProof/>
          <w:sz w:val="24"/>
          <w:szCs w:val="24"/>
          <w:lang w:eastAsia="ja-JP"/>
        </w:rPr>
      </w:pPr>
      <w:ins w:id="520"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ins>
      <w:r>
        <w:rPr>
          <w:noProof/>
        </w:rPr>
      </w:r>
      <w:r>
        <w:rPr>
          <w:noProof/>
        </w:rPr>
        <w:fldChar w:fldCharType="separate"/>
      </w:r>
      <w:ins w:id="521"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2" w:author="Gerard" w:date="2014-07-29T23:58:00Z"/>
          <w:rFonts w:asciiTheme="minorHAnsi" w:eastAsiaTheme="minorEastAsia" w:hAnsiTheme="minorHAnsi" w:cstheme="minorBidi"/>
          <w:i w:val="0"/>
          <w:iCs w:val="0"/>
          <w:noProof/>
          <w:sz w:val="24"/>
          <w:szCs w:val="24"/>
          <w:lang w:eastAsia="ja-JP"/>
        </w:rPr>
      </w:pPr>
      <w:ins w:id="523"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ins>
      <w:r>
        <w:rPr>
          <w:noProof/>
        </w:rPr>
      </w:r>
      <w:r>
        <w:rPr>
          <w:noProof/>
        </w:rPr>
        <w:fldChar w:fldCharType="separate"/>
      </w:r>
      <w:ins w:id="524"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25" w:author="Gerard" w:date="2014-07-29T23:58:00Z"/>
          <w:rFonts w:asciiTheme="minorHAnsi" w:eastAsiaTheme="minorEastAsia" w:hAnsiTheme="minorHAnsi" w:cstheme="minorBidi"/>
          <w:i w:val="0"/>
          <w:iCs w:val="0"/>
          <w:noProof/>
          <w:sz w:val="24"/>
          <w:szCs w:val="24"/>
          <w:lang w:eastAsia="ja-JP"/>
        </w:rPr>
      </w:pPr>
      <w:ins w:id="526"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ins>
      <w:r>
        <w:rPr>
          <w:noProof/>
        </w:rPr>
      </w:r>
      <w:r>
        <w:rPr>
          <w:noProof/>
        </w:rPr>
        <w:fldChar w:fldCharType="separate"/>
      </w:r>
      <w:ins w:id="527"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28" w:author="Gerard" w:date="2014-07-29T23:58:00Z"/>
          <w:rFonts w:asciiTheme="minorHAnsi" w:eastAsiaTheme="minorEastAsia" w:hAnsiTheme="minorHAnsi" w:cstheme="minorBidi"/>
          <w:noProof/>
          <w:sz w:val="24"/>
          <w:szCs w:val="24"/>
          <w:lang w:eastAsia="ja-JP"/>
        </w:rPr>
      </w:pPr>
      <w:ins w:id="529"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ins>
      <w:r>
        <w:rPr>
          <w:noProof/>
        </w:rPr>
      </w:r>
      <w:r>
        <w:rPr>
          <w:noProof/>
        </w:rPr>
        <w:fldChar w:fldCharType="separate"/>
      </w:r>
      <w:ins w:id="530"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1" w:author="Gerard" w:date="2014-07-29T23:58:00Z"/>
          <w:rFonts w:asciiTheme="minorHAnsi" w:eastAsiaTheme="minorEastAsia" w:hAnsiTheme="minorHAnsi" w:cstheme="minorBidi"/>
          <w:noProof/>
          <w:sz w:val="24"/>
          <w:szCs w:val="24"/>
          <w:lang w:eastAsia="ja-JP"/>
        </w:rPr>
      </w:pPr>
      <w:ins w:id="532"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ins>
      <w:r>
        <w:rPr>
          <w:noProof/>
        </w:rPr>
      </w:r>
      <w:r>
        <w:rPr>
          <w:noProof/>
        </w:rPr>
        <w:fldChar w:fldCharType="separate"/>
      </w:r>
      <w:ins w:id="533"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34" w:author="Gerard" w:date="2014-07-29T23:58:00Z"/>
          <w:rFonts w:asciiTheme="minorHAnsi" w:eastAsiaTheme="minorEastAsia" w:hAnsiTheme="minorHAnsi" w:cstheme="minorBidi"/>
          <w:noProof/>
          <w:sz w:val="24"/>
          <w:szCs w:val="24"/>
          <w:lang w:eastAsia="ja-JP"/>
        </w:rPr>
      </w:pPr>
      <w:ins w:id="535" w:author="Gerard" w:date="2014-07-29T23:58:00Z">
        <w:r>
          <w:rPr>
            <w:noProof/>
          </w:rPr>
          <w:t>4.7.3.3. Michaelis-Menten Reaction</w:t>
        </w:r>
        <w:r>
          <w:rPr>
            <w:noProof/>
          </w:rPr>
          <w:tab/>
        </w:r>
        <w:r>
          <w:rPr>
            <w:noProof/>
          </w:rPr>
          <w:fldChar w:fldCharType="begin"/>
        </w:r>
        <w:r>
          <w:rPr>
            <w:noProof/>
          </w:rPr>
          <w:instrText xml:space="preserve"> PAGEREF _Toc268297824 \h </w:instrText>
        </w:r>
      </w:ins>
      <w:r>
        <w:rPr>
          <w:noProof/>
        </w:rPr>
      </w:r>
      <w:r>
        <w:rPr>
          <w:noProof/>
        </w:rPr>
        <w:fldChar w:fldCharType="separate"/>
      </w:r>
      <w:ins w:id="536"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37" w:author="Gerard" w:date="2014-07-29T23:58:00Z"/>
          <w:rFonts w:asciiTheme="minorHAnsi" w:eastAsiaTheme="minorEastAsia" w:hAnsiTheme="minorHAnsi" w:cstheme="minorBidi"/>
          <w:i w:val="0"/>
          <w:iCs w:val="0"/>
          <w:noProof/>
          <w:sz w:val="24"/>
          <w:szCs w:val="24"/>
          <w:lang w:eastAsia="ja-JP"/>
        </w:rPr>
      </w:pPr>
      <w:ins w:id="538"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ins>
      <w:r>
        <w:rPr>
          <w:noProof/>
        </w:rPr>
      </w:r>
      <w:r>
        <w:rPr>
          <w:noProof/>
        </w:rPr>
        <w:fldChar w:fldCharType="separate"/>
      </w:r>
      <w:ins w:id="539"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0" w:author="Gerard" w:date="2014-07-29T23:58:00Z"/>
          <w:rFonts w:asciiTheme="minorHAnsi" w:eastAsiaTheme="minorEastAsia" w:hAnsiTheme="minorHAnsi" w:cstheme="minorBidi"/>
          <w:noProof/>
          <w:sz w:val="24"/>
          <w:szCs w:val="24"/>
          <w:lang w:eastAsia="ja-JP"/>
        </w:rPr>
      </w:pPr>
      <w:ins w:id="541" w:author="Gerard" w:date="2014-07-29T23:58:00Z">
        <w:r>
          <w:rPr>
            <w:noProof/>
          </w:rPr>
          <w:t>4.7.4.1. Constant Reaction Rate</w:t>
        </w:r>
        <w:r>
          <w:rPr>
            <w:noProof/>
          </w:rPr>
          <w:tab/>
        </w:r>
        <w:r>
          <w:rPr>
            <w:noProof/>
          </w:rPr>
          <w:fldChar w:fldCharType="begin"/>
        </w:r>
        <w:r>
          <w:rPr>
            <w:noProof/>
          </w:rPr>
          <w:instrText xml:space="preserve"> PAGEREF _Toc268297826 \h </w:instrText>
        </w:r>
      </w:ins>
      <w:r>
        <w:rPr>
          <w:noProof/>
        </w:rPr>
      </w:r>
      <w:r>
        <w:rPr>
          <w:noProof/>
        </w:rPr>
        <w:fldChar w:fldCharType="separate"/>
      </w:r>
      <w:ins w:id="542"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43" w:author="Gerard" w:date="2014-07-29T23:58:00Z"/>
          <w:rFonts w:asciiTheme="minorHAnsi" w:eastAsiaTheme="minorEastAsia" w:hAnsiTheme="minorHAnsi" w:cstheme="minorBidi"/>
          <w:noProof/>
          <w:sz w:val="24"/>
          <w:szCs w:val="24"/>
          <w:lang w:eastAsia="ja-JP"/>
        </w:rPr>
      </w:pPr>
      <w:ins w:id="544" w:author="Gerard" w:date="2014-07-29T23:58:00Z">
        <w:r>
          <w:rPr>
            <w:noProof/>
          </w:rPr>
          <w:t>4.7.4.2. Huiskes Reaction Rate</w:t>
        </w:r>
        <w:r>
          <w:rPr>
            <w:noProof/>
          </w:rPr>
          <w:tab/>
        </w:r>
        <w:r>
          <w:rPr>
            <w:noProof/>
          </w:rPr>
          <w:fldChar w:fldCharType="begin"/>
        </w:r>
        <w:r>
          <w:rPr>
            <w:noProof/>
          </w:rPr>
          <w:instrText xml:space="preserve"> PAGEREF _Toc268297827 \h </w:instrText>
        </w:r>
      </w:ins>
      <w:r>
        <w:rPr>
          <w:noProof/>
        </w:rPr>
      </w:r>
      <w:r>
        <w:rPr>
          <w:noProof/>
        </w:rPr>
        <w:fldChar w:fldCharType="separate"/>
      </w:r>
      <w:ins w:id="545"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46" w:author="Gerard" w:date="2014-07-29T23:58:00Z"/>
          <w:rFonts w:asciiTheme="minorHAnsi" w:eastAsiaTheme="minorEastAsia" w:hAnsiTheme="minorHAnsi" w:cstheme="minorBidi"/>
          <w:smallCaps w:val="0"/>
          <w:noProof/>
          <w:sz w:val="24"/>
          <w:szCs w:val="24"/>
          <w:lang w:eastAsia="ja-JP"/>
        </w:rPr>
      </w:pPr>
      <w:ins w:id="547" w:author="Gerard" w:date="2014-07-29T23:58:00Z">
        <w:r>
          <w:rPr>
            <w:noProof/>
          </w:rPr>
          <w:t>4.8. Rigid Body</w:t>
        </w:r>
        <w:r>
          <w:rPr>
            <w:noProof/>
          </w:rPr>
          <w:tab/>
        </w:r>
        <w:r>
          <w:rPr>
            <w:noProof/>
          </w:rPr>
          <w:fldChar w:fldCharType="begin"/>
        </w:r>
        <w:r>
          <w:rPr>
            <w:noProof/>
          </w:rPr>
          <w:instrText xml:space="preserve"> PAGEREF _Toc268297828 \h </w:instrText>
        </w:r>
      </w:ins>
      <w:r>
        <w:rPr>
          <w:noProof/>
        </w:rPr>
      </w:r>
      <w:r>
        <w:rPr>
          <w:noProof/>
        </w:rPr>
        <w:fldChar w:fldCharType="separate"/>
      </w:r>
      <w:ins w:id="548"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49" w:author="Gerard" w:date="2014-07-29T23:58:00Z"/>
          <w:rFonts w:asciiTheme="minorHAnsi" w:eastAsiaTheme="minorEastAsia" w:hAnsiTheme="minorHAnsi" w:cstheme="minorBidi"/>
          <w:b w:val="0"/>
          <w:bCs w:val="0"/>
          <w:caps w:val="0"/>
          <w:noProof/>
          <w:sz w:val="24"/>
          <w:szCs w:val="24"/>
          <w:lang w:eastAsia="ja-JP"/>
        </w:rPr>
      </w:pPr>
      <w:ins w:id="550"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ins>
      <w:r>
        <w:rPr>
          <w:noProof/>
        </w:rPr>
      </w:r>
      <w:r>
        <w:rPr>
          <w:noProof/>
        </w:rPr>
        <w:fldChar w:fldCharType="separate"/>
      </w:r>
      <w:ins w:id="551"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2" w:author="Gerard" w:date="2014-07-29T23:58:00Z"/>
          <w:rFonts w:asciiTheme="minorHAnsi" w:eastAsiaTheme="minorEastAsia" w:hAnsiTheme="minorHAnsi" w:cstheme="minorBidi"/>
          <w:smallCaps w:val="0"/>
          <w:noProof/>
          <w:sz w:val="24"/>
          <w:szCs w:val="24"/>
          <w:lang w:eastAsia="ja-JP"/>
        </w:rPr>
      </w:pPr>
      <w:ins w:id="553" w:author="Gerard" w:date="2014-07-29T23:58:00Z">
        <w:r>
          <w:rPr>
            <w:noProof/>
          </w:rPr>
          <w:t>5.1. The Archive Section</w:t>
        </w:r>
        <w:r>
          <w:rPr>
            <w:noProof/>
          </w:rPr>
          <w:tab/>
        </w:r>
        <w:r>
          <w:rPr>
            <w:noProof/>
          </w:rPr>
          <w:fldChar w:fldCharType="begin"/>
        </w:r>
        <w:r>
          <w:rPr>
            <w:noProof/>
          </w:rPr>
          <w:instrText xml:space="preserve"> PAGEREF _Toc268297830 \h </w:instrText>
        </w:r>
      </w:ins>
      <w:r>
        <w:rPr>
          <w:noProof/>
        </w:rPr>
      </w:r>
      <w:r>
        <w:rPr>
          <w:noProof/>
        </w:rPr>
        <w:fldChar w:fldCharType="separate"/>
      </w:r>
      <w:ins w:id="554"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55" w:author="Gerard" w:date="2014-07-29T23:58:00Z"/>
          <w:rFonts w:asciiTheme="minorHAnsi" w:eastAsiaTheme="minorEastAsia" w:hAnsiTheme="minorHAnsi" w:cstheme="minorBidi"/>
          <w:smallCaps w:val="0"/>
          <w:noProof/>
          <w:sz w:val="24"/>
          <w:szCs w:val="24"/>
          <w:lang w:eastAsia="ja-JP"/>
        </w:rPr>
      </w:pPr>
      <w:ins w:id="556" w:author="Gerard" w:date="2014-07-29T23:58:00Z">
        <w:r>
          <w:rPr>
            <w:noProof/>
          </w:rPr>
          <w:t>5.2. The Control Section</w:t>
        </w:r>
        <w:r>
          <w:rPr>
            <w:noProof/>
          </w:rPr>
          <w:tab/>
        </w:r>
        <w:r>
          <w:rPr>
            <w:noProof/>
          </w:rPr>
          <w:fldChar w:fldCharType="begin"/>
        </w:r>
        <w:r>
          <w:rPr>
            <w:noProof/>
          </w:rPr>
          <w:instrText xml:space="preserve"> PAGEREF _Toc268297831 \h </w:instrText>
        </w:r>
      </w:ins>
      <w:r>
        <w:rPr>
          <w:noProof/>
        </w:rPr>
      </w:r>
      <w:r>
        <w:rPr>
          <w:noProof/>
        </w:rPr>
        <w:fldChar w:fldCharType="separate"/>
      </w:r>
      <w:ins w:id="557"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58" w:author="Gerard" w:date="2014-07-29T23:58:00Z"/>
          <w:rFonts w:asciiTheme="minorHAnsi" w:eastAsiaTheme="minorEastAsia" w:hAnsiTheme="minorHAnsi" w:cstheme="minorBidi"/>
          <w:smallCaps w:val="0"/>
          <w:noProof/>
          <w:sz w:val="24"/>
          <w:szCs w:val="24"/>
          <w:lang w:eastAsia="ja-JP"/>
        </w:rPr>
      </w:pPr>
      <w:ins w:id="559" w:author="Gerard" w:date="2014-07-29T23:58:00Z">
        <w:r>
          <w:rPr>
            <w:noProof/>
          </w:rPr>
          <w:t>5.3. The LoadData Section</w:t>
        </w:r>
        <w:r>
          <w:rPr>
            <w:noProof/>
          </w:rPr>
          <w:tab/>
        </w:r>
        <w:r>
          <w:rPr>
            <w:noProof/>
          </w:rPr>
          <w:fldChar w:fldCharType="begin"/>
        </w:r>
        <w:r>
          <w:rPr>
            <w:noProof/>
          </w:rPr>
          <w:instrText xml:space="preserve"> PAGEREF _Toc268297832 \h </w:instrText>
        </w:r>
      </w:ins>
      <w:r>
        <w:rPr>
          <w:noProof/>
        </w:rPr>
      </w:r>
      <w:r>
        <w:rPr>
          <w:noProof/>
        </w:rPr>
        <w:fldChar w:fldCharType="separate"/>
      </w:r>
      <w:ins w:id="560"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1" w:author="Gerard" w:date="2014-07-29T23:58:00Z"/>
          <w:rFonts w:asciiTheme="minorHAnsi" w:eastAsiaTheme="minorEastAsia" w:hAnsiTheme="minorHAnsi" w:cstheme="minorBidi"/>
          <w:smallCaps w:val="0"/>
          <w:noProof/>
          <w:sz w:val="24"/>
          <w:szCs w:val="24"/>
          <w:lang w:eastAsia="ja-JP"/>
        </w:rPr>
      </w:pPr>
      <w:ins w:id="562" w:author="Gerard" w:date="2014-07-29T23:58:00Z">
        <w:r>
          <w:rPr>
            <w:noProof/>
          </w:rPr>
          <w:t>5.4. Example</w:t>
        </w:r>
        <w:r>
          <w:rPr>
            <w:noProof/>
          </w:rPr>
          <w:tab/>
        </w:r>
        <w:r>
          <w:rPr>
            <w:noProof/>
          </w:rPr>
          <w:fldChar w:fldCharType="begin"/>
        </w:r>
        <w:r>
          <w:rPr>
            <w:noProof/>
          </w:rPr>
          <w:instrText xml:space="preserve"> PAGEREF _Toc268297833 \h </w:instrText>
        </w:r>
      </w:ins>
      <w:r>
        <w:rPr>
          <w:noProof/>
        </w:rPr>
      </w:r>
      <w:r>
        <w:rPr>
          <w:noProof/>
        </w:rPr>
        <w:fldChar w:fldCharType="separate"/>
      </w:r>
      <w:ins w:id="563"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64" w:author="Gerard" w:date="2014-07-29T23:58:00Z"/>
          <w:rFonts w:asciiTheme="minorHAnsi" w:eastAsiaTheme="minorEastAsia" w:hAnsiTheme="minorHAnsi" w:cstheme="minorBidi"/>
          <w:b w:val="0"/>
          <w:bCs w:val="0"/>
          <w:caps w:val="0"/>
          <w:noProof/>
          <w:sz w:val="24"/>
          <w:szCs w:val="24"/>
          <w:lang w:eastAsia="ja-JP"/>
        </w:rPr>
      </w:pPr>
      <w:ins w:id="565"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ins>
      <w:r>
        <w:rPr>
          <w:noProof/>
        </w:rPr>
      </w:r>
      <w:r>
        <w:rPr>
          <w:noProof/>
        </w:rPr>
        <w:fldChar w:fldCharType="separate"/>
      </w:r>
      <w:ins w:id="566"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67" w:author="Gerard" w:date="2014-07-29T23:58:00Z"/>
          <w:rFonts w:asciiTheme="minorHAnsi" w:eastAsiaTheme="minorEastAsia" w:hAnsiTheme="minorHAnsi" w:cstheme="minorBidi"/>
          <w:smallCaps w:val="0"/>
          <w:noProof/>
          <w:sz w:val="24"/>
          <w:szCs w:val="24"/>
          <w:lang w:eastAsia="ja-JP"/>
        </w:rPr>
      </w:pPr>
      <w:ins w:id="568" w:author="Gerard" w:date="2014-07-29T23:58:00Z">
        <w:r>
          <w:rPr>
            <w:noProof/>
          </w:rPr>
          <w:t>6.1. The Step Section</w:t>
        </w:r>
        <w:r>
          <w:rPr>
            <w:noProof/>
          </w:rPr>
          <w:tab/>
        </w:r>
        <w:r>
          <w:rPr>
            <w:noProof/>
          </w:rPr>
          <w:fldChar w:fldCharType="begin"/>
        </w:r>
        <w:r>
          <w:rPr>
            <w:noProof/>
          </w:rPr>
          <w:instrText xml:space="preserve"> PAGEREF _Toc268297835 \h </w:instrText>
        </w:r>
      </w:ins>
      <w:r>
        <w:rPr>
          <w:noProof/>
        </w:rPr>
      </w:r>
      <w:r>
        <w:rPr>
          <w:noProof/>
        </w:rPr>
        <w:fldChar w:fldCharType="separate"/>
      </w:r>
      <w:ins w:id="569"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0" w:author="Gerard" w:date="2014-07-29T23:58:00Z"/>
          <w:rFonts w:asciiTheme="minorHAnsi" w:eastAsiaTheme="minorEastAsia" w:hAnsiTheme="minorHAnsi" w:cstheme="minorBidi"/>
          <w:i w:val="0"/>
          <w:iCs w:val="0"/>
          <w:noProof/>
          <w:sz w:val="24"/>
          <w:szCs w:val="24"/>
          <w:lang w:eastAsia="ja-JP"/>
        </w:rPr>
      </w:pPr>
      <w:ins w:id="571"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ins>
      <w:r>
        <w:rPr>
          <w:noProof/>
        </w:rPr>
      </w:r>
      <w:r>
        <w:rPr>
          <w:noProof/>
        </w:rPr>
        <w:fldChar w:fldCharType="separate"/>
      </w:r>
      <w:ins w:id="572"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73" w:author="Gerard" w:date="2014-07-29T23:58:00Z"/>
          <w:rFonts w:asciiTheme="minorHAnsi" w:eastAsiaTheme="minorEastAsia" w:hAnsiTheme="minorHAnsi" w:cstheme="minorBidi"/>
          <w:i w:val="0"/>
          <w:iCs w:val="0"/>
          <w:noProof/>
          <w:sz w:val="24"/>
          <w:szCs w:val="24"/>
          <w:lang w:eastAsia="ja-JP"/>
        </w:rPr>
      </w:pPr>
      <w:ins w:id="574"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ins>
      <w:r>
        <w:rPr>
          <w:noProof/>
        </w:rPr>
      </w:r>
      <w:r>
        <w:rPr>
          <w:noProof/>
        </w:rPr>
        <w:fldChar w:fldCharType="separate"/>
      </w:r>
      <w:ins w:id="575"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76" w:author="Gerard" w:date="2014-07-29T23:58:00Z"/>
          <w:rFonts w:asciiTheme="minorHAnsi" w:eastAsiaTheme="minorEastAsia" w:hAnsiTheme="minorHAnsi" w:cstheme="minorBidi"/>
          <w:i w:val="0"/>
          <w:iCs w:val="0"/>
          <w:noProof/>
          <w:sz w:val="24"/>
          <w:szCs w:val="24"/>
          <w:lang w:eastAsia="ja-JP"/>
        </w:rPr>
      </w:pPr>
      <w:ins w:id="577"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ins>
      <w:r>
        <w:rPr>
          <w:noProof/>
        </w:rPr>
      </w:r>
      <w:r>
        <w:rPr>
          <w:noProof/>
        </w:rPr>
        <w:fldChar w:fldCharType="separate"/>
      </w:r>
      <w:ins w:id="578"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79" w:author="Gerard" w:date="2014-07-29T23:58:00Z"/>
          <w:rFonts w:asciiTheme="minorHAnsi" w:eastAsiaTheme="minorEastAsia" w:hAnsiTheme="minorHAnsi" w:cstheme="minorBidi"/>
          <w:smallCaps w:val="0"/>
          <w:noProof/>
          <w:sz w:val="24"/>
          <w:szCs w:val="24"/>
          <w:lang w:eastAsia="ja-JP"/>
        </w:rPr>
      </w:pPr>
      <w:ins w:id="580" w:author="Gerard" w:date="2014-07-29T23:58:00Z">
        <w:r>
          <w:rPr>
            <w:noProof/>
          </w:rPr>
          <w:t>6.2. An Example</w:t>
        </w:r>
        <w:r>
          <w:rPr>
            <w:noProof/>
          </w:rPr>
          <w:tab/>
        </w:r>
        <w:r>
          <w:rPr>
            <w:noProof/>
          </w:rPr>
          <w:fldChar w:fldCharType="begin"/>
        </w:r>
        <w:r>
          <w:rPr>
            <w:noProof/>
          </w:rPr>
          <w:instrText xml:space="preserve"> PAGEREF _Toc268297839 \h </w:instrText>
        </w:r>
      </w:ins>
      <w:r>
        <w:rPr>
          <w:noProof/>
        </w:rPr>
      </w:r>
      <w:r>
        <w:rPr>
          <w:noProof/>
        </w:rPr>
        <w:fldChar w:fldCharType="separate"/>
      </w:r>
      <w:ins w:id="581"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2" w:author="Gerard" w:date="2014-07-29T23:58:00Z"/>
          <w:rFonts w:asciiTheme="minorHAnsi" w:eastAsiaTheme="minorEastAsia" w:hAnsiTheme="minorHAnsi" w:cstheme="minorBidi"/>
          <w:b w:val="0"/>
          <w:bCs w:val="0"/>
          <w:caps w:val="0"/>
          <w:noProof/>
          <w:sz w:val="24"/>
          <w:szCs w:val="24"/>
          <w:lang w:eastAsia="ja-JP"/>
        </w:rPr>
      </w:pPr>
      <w:ins w:id="583"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ins>
      <w:r>
        <w:rPr>
          <w:noProof/>
        </w:rPr>
      </w:r>
      <w:r>
        <w:rPr>
          <w:noProof/>
        </w:rPr>
        <w:fldChar w:fldCharType="separate"/>
      </w:r>
      <w:ins w:id="584"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85" w:author="Gerard" w:date="2014-07-29T23:58:00Z"/>
          <w:rFonts w:asciiTheme="minorHAnsi" w:eastAsiaTheme="minorEastAsia" w:hAnsiTheme="minorHAnsi" w:cstheme="minorBidi"/>
          <w:smallCaps w:val="0"/>
          <w:noProof/>
          <w:sz w:val="24"/>
          <w:szCs w:val="24"/>
          <w:lang w:eastAsia="ja-JP"/>
        </w:rPr>
      </w:pPr>
      <w:ins w:id="586" w:author="Gerard" w:date="2014-07-29T23:58:00Z">
        <w:r>
          <w:rPr>
            <w:noProof/>
          </w:rPr>
          <w:t>7.1. Optimization Input File</w:t>
        </w:r>
        <w:r>
          <w:rPr>
            <w:noProof/>
          </w:rPr>
          <w:tab/>
        </w:r>
        <w:r>
          <w:rPr>
            <w:noProof/>
          </w:rPr>
          <w:fldChar w:fldCharType="begin"/>
        </w:r>
        <w:r>
          <w:rPr>
            <w:noProof/>
          </w:rPr>
          <w:instrText xml:space="preserve"> PAGEREF _Toc268297841 \h </w:instrText>
        </w:r>
      </w:ins>
      <w:r>
        <w:rPr>
          <w:noProof/>
        </w:rPr>
      </w:r>
      <w:r>
        <w:rPr>
          <w:noProof/>
        </w:rPr>
        <w:fldChar w:fldCharType="separate"/>
      </w:r>
      <w:ins w:id="587"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88" w:author="Gerard" w:date="2014-07-29T23:58:00Z"/>
          <w:rFonts w:asciiTheme="minorHAnsi" w:eastAsiaTheme="minorEastAsia" w:hAnsiTheme="minorHAnsi" w:cstheme="minorBidi"/>
          <w:i w:val="0"/>
          <w:iCs w:val="0"/>
          <w:noProof/>
          <w:sz w:val="24"/>
          <w:szCs w:val="24"/>
          <w:lang w:eastAsia="ja-JP"/>
        </w:rPr>
      </w:pPr>
      <w:ins w:id="589"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ins>
      <w:r>
        <w:rPr>
          <w:noProof/>
        </w:rPr>
      </w:r>
      <w:r>
        <w:rPr>
          <w:noProof/>
        </w:rPr>
        <w:fldChar w:fldCharType="separate"/>
      </w:r>
      <w:ins w:id="590"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1" w:author="Gerard" w:date="2014-07-29T23:58:00Z"/>
          <w:rFonts w:asciiTheme="minorHAnsi" w:eastAsiaTheme="minorEastAsia" w:hAnsiTheme="minorHAnsi" w:cstheme="minorBidi"/>
          <w:i w:val="0"/>
          <w:iCs w:val="0"/>
          <w:noProof/>
          <w:sz w:val="24"/>
          <w:szCs w:val="24"/>
          <w:lang w:eastAsia="ja-JP"/>
        </w:rPr>
      </w:pPr>
      <w:ins w:id="592"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ins>
      <w:r>
        <w:rPr>
          <w:noProof/>
        </w:rPr>
      </w:r>
      <w:r>
        <w:rPr>
          <w:noProof/>
        </w:rPr>
        <w:fldChar w:fldCharType="separate"/>
      </w:r>
      <w:ins w:id="593"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594" w:author="Gerard" w:date="2014-07-29T23:58:00Z"/>
          <w:rFonts w:asciiTheme="minorHAnsi" w:eastAsiaTheme="minorEastAsia" w:hAnsiTheme="minorHAnsi" w:cstheme="minorBidi"/>
          <w:i w:val="0"/>
          <w:iCs w:val="0"/>
          <w:noProof/>
          <w:sz w:val="24"/>
          <w:szCs w:val="24"/>
          <w:lang w:eastAsia="ja-JP"/>
        </w:rPr>
      </w:pPr>
      <w:ins w:id="595"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ins>
      <w:r>
        <w:rPr>
          <w:noProof/>
        </w:rPr>
      </w:r>
      <w:r>
        <w:rPr>
          <w:noProof/>
        </w:rPr>
        <w:fldChar w:fldCharType="separate"/>
      </w:r>
      <w:ins w:id="596"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597" w:author="Gerard" w:date="2014-07-29T23:58:00Z"/>
          <w:rFonts w:asciiTheme="minorHAnsi" w:eastAsiaTheme="minorEastAsia" w:hAnsiTheme="minorHAnsi" w:cstheme="minorBidi"/>
          <w:i w:val="0"/>
          <w:iCs w:val="0"/>
          <w:noProof/>
          <w:sz w:val="24"/>
          <w:szCs w:val="24"/>
          <w:lang w:eastAsia="ja-JP"/>
        </w:rPr>
      </w:pPr>
      <w:ins w:id="598"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ins>
      <w:r>
        <w:rPr>
          <w:noProof/>
        </w:rPr>
      </w:r>
      <w:r>
        <w:rPr>
          <w:noProof/>
        </w:rPr>
        <w:fldChar w:fldCharType="separate"/>
      </w:r>
      <w:ins w:id="599"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0" w:author="Gerard" w:date="2014-07-29T23:58:00Z"/>
          <w:rFonts w:asciiTheme="minorHAnsi" w:eastAsiaTheme="minorEastAsia" w:hAnsiTheme="minorHAnsi" w:cstheme="minorBidi"/>
          <w:i w:val="0"/>
          <w:iCs w:val="0"/>
          <w:noProof/>
          <w:sz w:val="24"/>
          <w:szCs w:val="24"/>
          <w:lang w:eastAsia="ja-JP"/>
        </w:rPr>
      </w:pPr>
      <w:ins w:id="601"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ins>
      <w:r>
        <w:rPr>
          <w:noProof/>
        </w:rPr>
      </w:r>
      <w:r>
        <w:rPr>
          <w:noProof/>
        </w:rPr>
        <w:fldChar w:fldCharType="separate"/>
      </w:r>
      <w:ins w:id="602"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03" w:author="Gerard" w:date="2014-07-29T23:58:00Z"/>
          <w:rFonts w:asciiTheme="minorHAnsi" w:eastAsiaTheme="minorEastAsia" w:hAnsiTheme="minorHAnsi" w:cstheme="minorBidi"/>
          <w:i w:val="0"/>
          <w:iCs w:val="0"/>
          <w:noProof/>
          <w:sz w:val="24"/>
          <w:szCs w:val="24"/>
          <w:lang w:eastAsia="ja-JP"/>
        </w:rPr>
      </w:pPr>
      <w:ins w:id="604"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ins>
      <w:r>
        <w:rPr>
          <w:noProof/>
        </w:rPr>
      </w:r>
      <w:r>
        <w:rPr>
          <w:noProof/>
        </w:rPr>
        <w:fldChar w:fldCharType="separate"/>
      </w:r>
      <w:ins w:id="605"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06" w:author="Gerard" w:date="2014-07-29T23:58:00Z"/>
          <w:rFonts w:asciiTheme="minorHAnsi" w:eastAsiaTheme="minorEastAsia" w:hAnsiTheme="minorHAnsi" w:cstheme="minorBidi"/>
          <w:smallCaps w:val="0"/>
          <w:noProof/>
          <w:sz w:val="24"/>
          <w:szCs w:val="24"/>
          <w:lang w:eastAsia="ja-JP"/>
        </w:rPr>
      </w:pPr>
      <w:ins w:id="607" w:author="Gerard" w:date="2014-07-29T23:58:00Z">
        <w:r>
          <w:rPr>
            <w:noProof/>
          </w:rPr>
          <w:t>7.2. Running a Parameter Optimization</w:t>
        </w:r>
        <w:r>
          <w:rPr>
            <w:noProof/>
          </w:rPr>
          <w:tab/>
        </w:r>
        <w:r>
          <w:rPr>
            <w:noProof/>
          </w:rPr>
          <w:fldChar w:fldCharType="begin"/>
        </w:r>
        <w:r>
          <w:rPr>
            <w:noProof/>
          </w:rPr>
          <w:instrText xml:space="preserve"> PAGEREF _Toc268297848 \h </w:instrText>
        </w:r>
      </w:ins>
      <w:r>
        <w:rPr>
          <w:noProof/>
        </w:rPr>
      </w:r>
      <w:r>
        <w:rPr>
          <w:noProof/>
        </w:rPr>
        <w:fldChar w:fldCharType="separate"/>
      </w:r>
      <w:ins w:id="608"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09" w:author="Gerard" w:date="2014-07-29T23:58:00Z"/>
          <w:rFonts w:asciiTheme="minorHAnsi" w:eastAsiaTheme="minorEastAsia" w:hAnsiTheme="minorHAnsi" w:cstheme="minorBidi"/>
          <w:smallCaps w:val="0"/>
          <w:noProof/>
          <w:sz w:val="24"/>
          <w:szCs w:val="24"/>
          <w:lang w:eastAsia="ja-JP"/>
        </w:rPr>
      </w:pPr>
      <w:ins w:id="610" w:author="Gerard" w:date="2014-07-29T23:58:00Z">
        <w:r>
          <w:rPr>
            <w:noProof/>
          </w:rPr>
          <w:t>7.3. An Example Input File</w:t>
        </w:r>
        <w:r>
          <w:rPr>
            <w:noProof/>
          </w:rPr>
          <w:tab/>
        </w:r>
        <w:r>
          <w:rPr>
            <w:noProof/>
          </w:rPr>
          <w:fldChar w:fldCharType="begin"/>
        </w:r>
        <w:r>
          <w:rPr>
            <w:noProof/>
          </w:rPr>
          <w:instrText xml:space="preserve"> PAGEREF _Toc268297849 \h </w:instrText>
        </w:r>
      </w:ins>
      <w:r>
        <w:rPr>
          <w:noProof/>
        </w:rPr>
      </w:r>
      <w:r>
        <w:rPr>
          <w:noProof/>
        </w:rPr>
        <w:fldChar w:fldCharType="separate"/>
      </w:r>
      <w:ins w:id="611"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2" w:author="Gerard" w:date="2014-07-29T23:58:00Z"/>
          <w:rFonts w:asciiTheme="minorHAnsi" w:eastAsiaTheme="minorEastAsia" w:hAnsiTheme="minorHAnsi" w:cstheme="minorBidi"/>
          <w:b w:val="0"/>
          <w:bCs w:val="0"/>
          <w:caps w:val="0"/>
          <w:noProof/>
          <w:sz w:val="24"/>
          <w:szCs w:val="24"/>
          <w:lang w:eastAsia="ja-JP"/>
        </w:rPr>
      </w:pPr>
      <w:ins w:id="613"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ins>
      <w:r>
        <w:rPr>
          <w:noProof/>
        </w:rPr>
      </w:r>
      <w:r>
        <w:rPr>
          <w:noProof/>
        </w:rPr>
        <w:fldChar w:fldCharType="separate"/>
      </w:r>
      <w:ins w:id="614"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15" w:author="Gerard" w:date="2014-07-29T23:58:00Z"/>
          <w:rFonts w:asciiTheme="minorHAnsi" w:eastAsiaTheme="minorEastAsia" w:hAnsiTheme="minorHAnsi" w:cstheme="minorBidi"/>
          <w:smallCaps w:val="0"/>
          <w:noProof/>
          <w:sz w:val="24"/>
          <w:szCs w:val="24"/>
          <w:lang w:eastAsia="ja-JP"/>
        </w:rPr>
      </w:pPr>
      <w:ins w:id="616" w:author="Gerard" w:date="2014-07-29T23:58:00Z">
        <w:r>
          <w:rPr>
            <w:noProof/>
          </w:rPr>
          <w:t>8.1. Before You Run Your Model</w:t>
        </w:r>
        <w:r>
          <w:rPr>
            <w:noProof/>
          </w:rPr>
          <w:tab/>
        </w:r>
        <w:r>
          <w:rPr>
            <w:noProof/>
          </w:rPr>
          <w:fldChar w:fldCharType="begin"/>
        </w:r>
        <w:r>
          <w:rPr>
            <w:noProof/>
          </w:rPr>
          <w:instrText xml:space="preserve"> PAGEREF _Toc268297851 \h </w:instrText>
        </w:r>
      </w:ins>
      <w:r>
        <w:rPr>
          <w:noProof/>
        </w:rPr>
      </w:r>
      <w:r>
        <w:rPr>
          <w:noProof/>
        </w:rPr>
        <w:fldChar w:fldCharType="separate"/>
      </w:r>
      <w:ins w:id="617"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18" w:author="Gerard" w:date="2014-07-29T23:58:00Z"/>
          <w:rFonts w:asciiTheme="minorHAnsi" w:eastAsiaTheme="minorEastAsia" w:hAnsiTheme="minorHAnsi" w:cstheme="minorBidi"/>
          <w:i w:val="0"/>
          <w:iCs w:val="0"/>
          <w:noProof/>
          <w:sz w:val="24"/>
          <w:szCs w:val="24"/>
          <w:lang w:eastAsia="ja-JP"/>
        </w:rPr>
      </w:pPr>
      <w:ins w:id="619"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ins>
      <w:r>
        <w:rPr>
          <w:noProof/>
        </w:rPr>
      </w:r>
      <w:r>
        <w:rPr>
          <w:noProof/>
        </w:rPr>
        <w:fldChar w:fldCharType="separate"/>
      </w:r>
      <w:ins w:id="620"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1" w:author="Gerard" w:date="2014-07-29T23:58:00Z"/>
          <w:rFonts w:asciiTheme="minorHAnsi" w:eastAsiaTheme="minorEastAsia" w:hAnsiTheme="minorHAnsi" w:cstheme="minorBidi"/>
          <w:i w:val="0"/>
          <w:iCs w:val="0"/>
          <w:noProof/>
          <w:sz w:val="24"/>
          <w:szCs w:val="24"/>
          <w:lang w:eastAsia="ja-JP"/>
        </w:rPr>
      </w:pPr>
      <w:ins w:id="622"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ins>
      <w:r>
        <w:rPr>
          <w:noProof/>
        </w:rPr>
      </w:r>
      <w:r>
        <w:rPr>
          <w:noProof/>
        </w:rPr>
        <w:fldChar w:fldCharType="separate"/>
      </w:r>
      <w:ins w:id="623"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24" w:author="Gerard" w:date="2014-07-29T23:58:00Z"/>
          <w:rFonts w:asciiTheme="minorHAnsi" w:eastAsiaTheme="minorEastAsia" w:hAnsiTheme="minorHAnsi" w:cstheme="minorBidi"/>
          <w:i w:val="0"/>
          <w:iCs w:val="0"/>
          <w:noProof/>
          <w:sz w:val="24"/>
          <w:szCs w:val="24"/>
          <w:lang w:eastAsia="ja-JP"/>
        </w:rPr>
      </w:pPr>
      <w:ins w:id="625"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ins>
      <w:r>
        <w:rPr>
          <w:noProof/>
        </w:rPr>
      </w:r>
      <w:r>
        <w:rPr>
          <w:noProof/>
        </w:rPr>
        <w:fldChar w:fldCharType="separate"/>
      </w:r>
      <w:ins w:id="626"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27" w:author="Gerard" w:date="2014-07-29T23:58:00Z"/>
          <w:rFonts w:asciiTheme="minorHAnsi" w:eastAsiaTheme="minorEastAsia" w:hAnsiTheme="minorHAnsi" w:cstheme="minorBidi"/>
          <w:smallCaps w:val="0"/>
          <w:noProof/>
          <w:sz w:val="24"/>
          <w:szCs w:val="24"/>
          <w:lang w:eastAsia="ja-JP"/>
        </w:rPr>
      </w:pPr>
      <w:ins w:id="628" w:author="Gerard" w:date="2014-07-29T23:58:00Z">
        <w:r>
          <w:rPr>
            <w:noProof/>
          </w:rPr>
          <w:t>8.2. Debugging a Model</w:t>
        </w:r>
        <w:r>
          <w:rPr>
            <w:noProof/>
          </w:rPr>
          <w:tab/>
        </w:r>
        <w:r>
          <w:rPr>
            <w:noProof/>
          </w:rPr>
          <w:fldChar w:fldCharType="begin"/>
        </w:r>
        <w:r>
          <w:rPr>
            <w:noProof/>
          </w:rPr>
          <w:instrText xml:space="preserve"> PAGEREF _Toc268297855 \h </w:instrText>
        </w:r>
      </w:ins>
      <w:r>
        <w:rPr>
          <w:noProof/>
        </w:rPr>
      </w:r>
      <w:r>
        <w:rPr>
          <w:noProof/>
        </w:rPr>
        <w:fldChar w:fldCharType="separate"/>
      </w:r>
      <w:ins w:id="629"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0" w:author="Gerard" w:date="2014-07-29T23:58:00Z"/>
          <w:rFonts w:asciiTheme="minorHAnsi" w:eastAsiaTheme="minorEastAsia" w:hAnsiTheme="minorHAnsi" w:cstheme="minorBidi"/>
          <w:smallCaps w:val="0"/>
          <w:noProof/>
          <w:sz w:val="24"/>
          <w:szCs w:val="24"/>
          <w:lang w:eastAsia="ja-JP"/>
        </w:rPr>
      </w:pPr>
      <w:ins w:id="631" w:author="Gerard" w:date="2014-07-29T23:58:00Z">
        <w:r>
          <w:rPr>
            <w:noProof/>
          </w:rPr>
          <w:t>8.3. Common Issues</w:t>
        </w:r>
        <w:r>
          <w:rPr>
            <w:noProof/>
          </w:rPr>
          <w:tab/>
        </w:r>
        <w:r>
          <w:rPr>
            <w:noProof/>
          </w:rPr>
          <w:fldChar w:fldCharType="begin"/>
        </w:r>
        <w:r>
          <w:rPr>
            <w:noProof/>
          </w:rPr>
          <w:instrText xml:space="preserve"> PAGEREF _Toc268297856 \h </w:instrText>
        </w:r>
      </w:ins>
      <w:r>
        <w:rPr>
          <w:noProof/>
        </w:rPr>
      </w:r>
      <w:r>
        <w:rPr>
          <w:noProof/>
        </w:rPr>
        <w:fldChar w:fldCharType="separate"/>
      </w:r>
      <w:ins w:id="632"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33" w:author="Gerard" w:date="2014-07-29T23:58:00Z"/>
          <w:rFonts w:asciiTheme="minorHAnsi" w:eastAsiaTheme="minorEastAsia" w:hAnsiTheme="minorHAnsi" w:cstheme="minorBidi"/>
          <w:i w:val="0"/>
          <w:iCs w:val="0"/>
          <w:noProof/>
          <w:sz w:val="24"/>
          <w:szCs w:val="24"/>
          <w:lang w:eastAsia="ja-JP"/>
        </w:rPr>
      </w:pPr>
      <w:ins w:id="634"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ins>
      <w:r>
        <w:rPr>
          <w:noProof/>
        </w:rPr>
      </w:r>
      <w:r>
        <w:rPr>
          <w:noProof/>
        </w:rPr>
        <w:fldChar w:fldCharType="separate"/>
      </w:r>
      <w:ins w:id="635"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36" w:author="Gerard" w:date="2014-07-29T23:58:00Z"/>
          <w:rFonts w:asciiTheme="minorHAnsi" w:eastAsiaTheme="minorEastAsia" w:hAnsiTheme="minorHAnsi" w:cstheme="minorBidi"/>
          <w:noProof/>
          <w:sz w:val="24"/>
          <w:szCs w:val="24"/>
          <w:lang w:eastAsia="ja-JP"/>
        </w:rPr>
      </w:pPr>
      <w:ins w:id="637" w:author="Gerard" w:date="2014-07-29T23:58:00Z">
        <w:r>
          <w:rPr>
            <w:noProof/>
          </w:rPr>
          <w:t>8.3.1.1. Material instability</w:t>
        </w:r>
        <w:r>
          <w:rPr>
            <w:noProof/>
          </w:rPr>
          <w:tab/>
        </w:r>
        <w:r>
          <w:rPr>
            <w:noProof/>
          </w:rPr>
          <w:fldChar w:fldCharType="begin"/>
        </w:r>
        <w:r>
          <w:rPr>
            <w:noProof/>
          </w:rPr>
          <w:instrText xml:space="preserve"> PAGEREF _Toc268297858 \h </w:instrText>
        </w:r>
      </w:ins>
      <w:r>
        <w:rPr>
          <w:noProof/>
        </w:rPr>
      </w:r>
      <w:r>
        <w:rPr>
          <w:noProof/>
        </w:rPr>
        <w:fldChar w:fldCharType="separate"/>
      </w:r>
      <w:ins w:id="638"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39" w:author="Gerard" w:date="2014-07-29T23:58:00Z"/>
          <w:rFonts w:asciiTheme="minorHAnsi" w:eastAsiaTheme="minorEastAsia" w:hAnsiTheme="minorHAnsi" w:cstheme="minorBidi"/>
          <w:noProof/>
          <w:sz w:val="24"/>
          <w:szCs w:val="24"/>
          <w:lang w:eastAsia="ja-JP"/>
        </w:rPr>
      </w:pPr>
      <w:ins w:id="640" w:author="Gerard" w:date="2014-07-29T23:58:00Z">
        <w:r>
          <w:rPr>
            <w:noProof/>
          </w:rPr>
          <w:t>8.3.1.2. Time step too large</w:t>
        </w:r>
        <w:r>
          <w:rPr>
            <w:noProof/>
          </w:rPr>
          <w:tab/>
        </w:r>
        <w:r>
          <w:rPr>
            <w:noProof/>
          </w:rPr>
          <w:fldChar w:fldCharType="begin"/>
        </w:r>
        <w:r>
          <w:rPr>
            <w:noProof/>
          </w:rPr>
          <w:instrText xml:space="preserve"> PAGEREF _Toc268297859 \h </w:instrText>
        </w:r>
      </w:ins>
      <w:r>
        <w:rPr>
          <w:noProof/>
        </w:rPr>
      </w:r>
      <w:r>
        <w:rPr>
          <w:noProof/>
        </w:rPr>
        <w:fldChar w:fldCharType="separate"/>
      </w:r>
      <w:ins w:id="641"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2" w:author="Gerard" w:date="2014-07-29T23:58:00Z"/>
          <w:rFonts w:asciiTheme="minorHAnsi" w:eastAsiaTheme="minorEastAsia" w:hAnsiTheme="minorHAnsi" w:cstheme="minorBidi"/>
          <w:noProof/>
          <w:sz w:val="24"/>
          <w:szCs w:val="24"/>
          <w:lang w:eastAsia="ja-JP"/>
        </w:rPr>
      </w:pPr>
      <w:ins w:id="643" w:author="Gerard" w:date="2014-07-29T23:58:00Z">
        <w:r>
          <w:rPr>
            <w:noProof/>
          </w:rPr>
          <w:t>8.3.1.3. Elements too distorted</w:t>
        </w:r>
        <w:r>
          <w:rPr>
            <w:noProof/>
          </w:rPr>
          <w:tab/>
        </w:r>
        <w:r>
          <w:rPr>
            <w:noProof/>
          </w:rPr>
          <w:fldChar w:fldCharType="begin"/>
        </w:r>
        <w:r>
          <w:rPr>
            <w:noProof/>
          </w:rPr>
          <w:instrText xml:space="preserve"> PAGEREF _Toc268297860 \h </w:instrText>
        </w:r>
      </w:ins>
      <w:r>
        <w:rPr>
          <w:noProof/>
        </w:rPr>
      </w:r>
      <w:r>
        <w:rPr>
          <w:noProof/>
        </w:rPr>
        <w:fldChar w:fldCharType="separate"/>
      </w:r>
      <w:ins w:id="644"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45" w:author="Gerard" w:date="2014-07-29T23:58:00Z"/>
          <w:rFonts w:asciiTheme="minorHAnsi" w:eastAsiaTheme="minorEastAsia" w:hAnsiTheme="minorHAnsi" w:cstheme="minorBidi"/>
          <w:noProof/>
          <w:sz w:val="24"/>
          <w:szCs w:val="24"/>
          <w:lang w:eastAsia="ja-JP"/>
        </w:rPr>
      </w:pPr>
      <w:ins w:id="646" w:author="Gerard" w:date="2014-07-29T23:58:00Z">
        <w:r>
          <w:rPr>
            <w:noProof/>
          </w:rPr>
          <w:t>8.3.1.4. Shells are too thick</w:t>
        </w:r>
        <w:r>
          <w:rPr>
            <w:noProof/>
          </w:rPr>
          <w:tab/>
        </w:r>
        <w:r>
          <w:rPr>
            <w:noProof/>
          </w:rPr>
          <w:fldChar w:fldCharType="begin"/>
        </w:r>
        <w:r>
          <w:rPr>
            <w:noProof/>
          </w:rPr>
          <w:instrText xml:space="preserve"> PAGEREF _Toc268297861 \h </w:instrText>
        </w:r>
      </w:ins>
      <w:r>
        <w:rPr>
          <w:noProof/>
        </w:rPr>
      </w:r>
      <w:r>
        <w:rPr>
          <w:noProof/>
        </w:rPr>
        <w:fldChar w:fldCharType="separate"/>
      </w:r>
      <w:ins w:id="647"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48" w:author="Gerard" w:date="2014-07-29T23:58:00Z"/>
          <w:rFonts w:asciiTheme="minorHAnsi" w:eastAsiaTheme="minorEastAsia" w:hAnsiTheme="minorHAnsi" w:cstheme="minorBidi"/>
          <w:noProof/>
          <w:sz w:val="24"/>
          <w:szCs w:val="24"/>
          <w:lang w:eastAsia="ja-JP"/>
        </w:rPr>
      </w:pPr>
      <w:ins w:id="649" w:author="Gerard" w:date="2014-07-29T23:58:00Z">
        <w:r>
          <w:rPr>
            <w:noProof/>
          </w:rPr>
          <w:t>8.3.1.5. Rigid body modes</w:t>
        </w:r>
        <w:r>
          <w:rPr>
            <w:noProof/>
          </w:rPr>
          <w:tab/>
        </w:r>
        <w:r>
          <w:rPr>
            <w:noProof/>
          </w:rPr>
          <w:fldChar w:fldCharType="begin"/>
        </w:r>
        <w:r>
          <w:rPr>
            <w:noProof/>
          </w:rPr>
          <w:instrText xml:space="preserve"> PAGEREF _Toc268297862 \h </w:instrText>
        </w:r>
      </w:ins>
      <w:r>
        <w:rPr>
          <w:noProof/>
        </w:rPr>
      </w:r>
      <w:r>
        <w:rPr>
          <w:noProof/>
        </w:rPr>
        <w:fldChar w:fldCharType="separate"/>
      </w:r>
      <w:ins w:id="650"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1" w:author="Gerard" w:date="2014-07-29T23:58:00Z"/>
          <w:rFonts w:asciiTheme="minorHAnsi" w:eastAsiaTheme="minorEastAsia" w:hAnsiTheme="minorHAnsi" w:cstheme="minorBidi"/>
          <w:i w:val="0"/>
          <w:iCs w:val="0"/>
          <w:noProof/>
          <w:sz w:val="24"/>
          <w:szCs w:val="24"/>
          <w:lang w:eastAsia="ja-JP"/>
        </w:rPr>
      </w:pPr>
      <w:ins w:id="652"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ins>
      <w:r>
        <w:rPr>
          <w:noProof/>
        </w:rPr>
      </w:r>
      <w:r>
        <w:rPr>
          <w:noProof/>
        </w:rPr>
        <w:fldChar w:fldCharType="separate"/>
      </w:r>
      <w:ins w:id="653"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54" w:author="Gerard" w:date="2014-07-29T23:58:00Z"/>
          <w:rFonts w:asciiTheme="minorHAnsi" w:eastAsiaTheme="minorEastAsia" w:hAnsiTheme="minorHAnsi" w:cstheme="minorBidi"/>
          <w:noProof/>
          <w:sz w:val="24"/>
          <w:szCs w:val="24"/>
          <w:lang w:eastAsia="ja-JP"/>
        </w:rPr>
      </w:pPr>
      <w:ins w:id="655" w:author="Gerard" w:date="2014-07-29T23:58:00Z">
        <w:r>
          <w:rPr>
            <w:noProof/>
          </w:rPr>
          <w:t>8.3.2.1. No loads applied</w:t>
        </w:r>
        <w:r>
          <w:rPr>
            <w:noProof/>
          </w:rPr>
          <w:tab/>
        </w:r>
        <w:r>
          <w:rPr>
            <w:noProof/>
          </w:rPr>
          <w:fldChar w:fldCharType="begin"/>
        </w:r>
        <w:r>
          <w:rPr>
            <w:noProof/>
          </w:rPr>
          <w:instrText xml:space="preserve"> PAGEREF _Toc268297864 \h </w:instrText>
        </w:r>
      </w:ins>
      <w:r>
        <w:rPr>
          <w:noProof/>
        </w:rPr>
      </w:r>
      <w:r>
        <w:rPr>
          <w:noProof/>
        </w:rPr>
        <w:fldChar w:fldCharType="separate"/>
      </w:r>
      <w:ins w:id="656"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57" w:author="Gerard" w:date="2014-07-29T23:58:00Z"/>
          <w:rFonts w:asciiTheme="minorHAnsi" w:eastAsiaTheme="minorEastAsia" w:hAnsiTheme="minorHAnsi" w:cstheme="minorBidi"/>
          <w:noProof/>
          <w:sz w:val="24"/>
          <w:szCs w:val="24"/>
          <w:lang w:eastAsia="ja-JP"/>
        </w:rPr>
      </w:pPr>
      <w:ins w:id="658" w:author="Gerard" w:date="2014-07-29T23:58:00Z">
        <w:r>
          <w:rPr>
            <w:noProof/>
          </w:rPr>
          <w:t>8.3.2.2. Convergence Tolerance Too Tight</w:t>
        </w:r>
        <w:r>
          <w:rPr>
            <w:noProof/>
          </w:rPr>
          <w:tab/>
        </w:r>
        <w:r>
          <w:rPr>
            <w:noProof/>
          </w:rPr>
          <w:fldChar w:fldCharType="begin"/>
        </w:r>
        <w:r>
          <w:rPr>
            <w:noProof/>
          </w:rPr>
          <w:instrText xml:space="preserve"> PAGEREF _Toc268297865 \h </w:instrText>
        </w:r>
      </w:ins>
      <w:r>
        <w:rPr>
          <w:noProof/>
        </w:rPr>
      </w:r>
      <w:r>
        <w:rPr>
          <w:noProof/>
        </w:rPr>
        <w:fldChar w:fldCharType="separate"/>
      </w:r>
      <w:ins w:id="659"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0" w:author="Gerard" w:date="2014-07-29T23:58:00Z"/>
          <w:rFonts w:asciiTheme="minorHAnsi" w:eastAsiaTheme="minorEastAsia" w:hAnsiTheme="minorHAnsi" w:cstheme="minorBidi"/>
          <w:noProof/>
          <w:sz w:val="24"/>
          <w:szCs w:val="24"/>
          <w:lang w:eastAsia="ja-JP"/>
        </w:rPr>
      </w:pPr>
      <w:ins w:id="661" w:author="Gerard" w:date="2014-07-29T23:58:00Z">
        <w:r>
          <w:rPr>
            <w:noProof/>
          </w:rPr>
          <w:t>8.3.2.3. Forcing convergence</w:t>
        </w:r>
        <w:r>
          <w:rPr>
            <w:noProof/>
          </w:rPr>
          <w:tab/>
        </w:r>
        <w:r>
          <w:rPr>
            <w:noProof/>
          </w:rPr>
          <w:fldChar w:fldCharType="begin"/>
        </w:r>
        <w:r>
          <w:rPr>
            <w:noProof/>
          </w:rPr>
          <w:instrText xml:space="preserve"> PAGEREF _Toc268297866 \h </w:instrText>
        </w:r>
      </w:ins>
      <w:r>
        <w:rPr>
          <w:noProof/>
        </w:rPr>
      </w:r>
      <w:r>
        <w:rPr>
          <w:noProof/>
        </w:rPr>
        <w:fldChar w:fldCharType="separate"/>
      </w:r>
      <w:ins w:id="662"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63" w:author="Gerard" w:date="2014-07-29T23:58:00Z"/>
          <w:rFonts w:asciiTheme="minorHAnsi" w:eastAsiaTheme="minorEastAsia" w:hAnsiTheme="minorHAnsi" w:cstheme="minorBidi"/>
          <w:noProof/>
          <w:sz w:val="24"/>
          <w:szCs w:val="24"/>
          <w:lang w:eastAsia="ja-JP"/>
        </w:rPr>
      </w:pPr>
      <w:ins w:id="664" w:author="Gerard" w:date="2014-07-29T23:58:00Z">
        <w:r>
          <w:rPr>
            <w:noProof/>
          </w:rPr>
          <w:lastRenderedPageBreak/>
          <w:t>8.3.2.4. Problems due to Contact</w:t>
        </w:r>
        <w:r>
          <w:rPr>
            <w:noProof/>
          </w:rPr>
          <w:tab/>
        </w:r>
        <w:r>
          <w:rPr>
            <w:noProof/>
          </w:rPr>
          <w:fldChar w:fldCharType="begin"/>
        </w:r>
        <w:r>
          <w:rPr>
            <w:noProof/>
          </w:rPr>
          <w:instrText xml:space="preserve"> PAGEREF _Toc268297867 \h </w:instrText>
        </w:r>
      </w:ins>
      <w:r>
        <w:rPr>
          <w:noProof/>
        </w:rPr>
      </w:r>
      <w:r>
        <w:rPr>
          <w:noProof/>
        </w:rPr>
        <w:fldChar w:fldCharType="separate"/>
      </w:r>
      <w:ins w:id="665"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66" w:author="Gerard" w:date="2014-07-29T23:58:00Z"/>
          <w:rFonts w:asciiTheme="minorHAnsi" w:eastAsiaTheme="minorEastAsia" w:hAnsiTheme="minorHAnsi" w:cstheme="minorBidi"/>
          <w:smallCaps w:val="0"/>
          <w:noProof/>
          <w:sz w:val="24"/>
          <w:szCs w:val="24"/>
          <w:lang w:eastAsia="ja-JP"/>
        </w:rPr>
      </w:pPr>
      <w:ins w:id="667" w:author="Gerard" w:date="2014-07-29T23:58:00Z">
        <w:r>
          <w:rPr>
            <w:noProof/>
          </w:rPr>
          <w:t>8.4. Guidelines for Contact Problems</w:t>
        </w:r>
        <w:r>
          <w:rPr>
            <w:noProof/>
          </w:rPr>
          <w:tab/>
        </w:r>
        <w:r>
          <w:rPr>
            <w:noProof/>
          </w:rPr>
          <w:fldChar w:fldCharType="begin"/>
        </w:r>
        <w:r>
          <w:rPr>
            <w:noProof/>
          </w:rPr>
          <w:instrText xml:space="preserve"> PAGEREF _Toc268297868 \h </w:instrText>
        </w:r>
      </w:ins>
      <w:r>
        <w:rPr>
          <w:noProof/>
        </w:rPr>
      </w:r>
      <w:r>
        <w:rPr>
          <w:noProof/>
        </w:rPr>
        <w:fldChar w:fldCharType="separate"/>
      </w:r>
      <w:ins w:id="668"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69" w:author="Gerard" w:date="2014-07-29T23:58:00Z"/>
          <w:rFonts w:asciiTheme="minorHAnsi" w:eastAsiaTheme="minorEastAsia" w:hAnsiTheme="minorHAnsi" w:cstheme="minorBidi"/>
          <w:i w:val="0"/>
          <w:iCs w:val="0"/>
          <w:noProof/>
          <w:sz w:val="24"/>
          <w:szCs w:val="24"/>
          <w:lang w:eastAsia="ja-JP"/>
        </w:rPr>
      </w:pPr>
      <w:ins w:id="670"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ins>
      <w:r>
        <w:rPr>
          <w:noProof/>
        </w:rPr>
      </w:r>
      <w:r>
        <w:rPr>
          <w:noProof/>
        </w:rPr>
        <w:fldChar w:fldCharType="separate"/>
      </w:r>
      <w:ins w:id="671"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2" w:author="Gerard" w:date="2014-07-29T23:58:00Z"/>
          <w:rFonts w:asciiTheme="minorHAnsi" w:eastAsiaTheme="minorEastAsia" w:hAnsiTheme="minorHAnsi" w:cstheme="minorBidi"/>
          <w:i w:val="0"/>
          <w:iCs w:val="0"/>
          <w:noProof/>
          <w:sz w:val="24"/>
          <w:szCs w:val="24"/>
          <w:lang w:eastAsia="ja-JP"/>
        </w:rPr>
      </w:pPr>
      <w:ins w:id="673"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ins>
      <w:r>
        <w:rPr>
          <w:noProof/>
        </w:rPr>
      </w:r>
      <w:r>
        <w:rPr>
          <w:noProof/>
        </w:rPr>
        <w:fldChar w:fldCharType="separate"/>
      </w:r>
      <w:ins w:id="674"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75" w:author="Gerard" w:date="2014-07-29T23:58:00Z"/>
          <w:rFonts w:asciiTheme="minorHAnsi" w:eastAsiaTheme="minorEastAsia" w:hAnsiTheme="minorHAnsi" w:cstheme="minorBidi"/>
          <w:i w:val="0"/>
          <w:iCs w:val="0"/>
          <w:noProof/>
          <w:sz w:val="24"/>
          <w:szCs w:val="24"/>
          <w:lang w:eastAsia="ja-JP"/>
        </w:rPr>
      </w:pPr>
      <w:ins w:id="676"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ins>
      <w:r>
        <w:rPr>
          <w:noProof/>
        </w:rPr>
      </w:r>
      <w:r>
        <w:rPr>
          <w:noProof/>
        </w:rPr>
        <w:fldChar w:fldCharType="separate"/>
      </w:r>
      <w:ins w:id="677"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78" w:author="Gerard" w:date="2014-07-29T23:58:00Z"/>
          <w:rFonts w:asciiTheme="minorHAnsi" w:eastAsiaTheme="minorEastAsia" w:hAnsiTheme="minorHAnsi" w:cstheme="minorBidi"/>
          <w:smallCaps w:val="0"/>
          <w:noProof/>
          <w:sz w:val="24"/>
          <w:szCs w:val="24"/>
          <w:lang w:eastAsia="ja-JP"/>
        </w:rPr>
      </w:pPr>
      <w:ins w:id="679" w:author="Gerard" w:date="2014-07-29T23:58:00Z">
        <w:r>
          <w:rPr>
            <w:noProof/>
          </w:rPr>
          <w:t>8.5. Guidelines for Multiphasic Analyses</w:t>
        </w:r>
        <w:r>
          <w:rPr>
            <w:noProof/>
          </w:rPr>
          <w:tab/>
        </w:r>
        <w:r>
          <w:rPr>
            <w:noProof/>
          </w:rPr>
          <w:fldChar w:fldCharType="begin"/>
        </w:r>
        <w:r>
          <w:rPr>
            <w:noProof/>
          </w:rPr>
          <w:instrText xml:space="preserve"> PAGEREF _Toc268297872 \h </w:instrText>
        </w:r>
      </w:ins>
      <w:r>
        <w:rPr>
          <w:noProof/>
        </w:rPr>
      </w:r>
      <w:r>
        <w:rPr>
          <w:noProof/>
        </w:rPr>
        <w:fldChar w:fldCharType="separate"/>
      </w:r>
      <w:ins w:id="680"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1" w:author="Gerard" w:date="2014-07-29T23:58:00Z"/>
          <w:rFonts w:asciiTheme="minorHAnsi" w:eastAsiaTheme="minorEastAsia" w:hAnsiTheme="minorHAnsi" w:cstheme="minorBidi"/>
          <w:i w:val="0"/>
          <w:iCs w:val="0"/>
          <w:noProof/>
          <w:sz w:val="24"/>
          <w:szCs w:val="24"/>
          <w:lang w:eastAsia="ja-JP"/>
        </w:rPr>
      </w:pPr>
      <w:ins w:id="682"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ins>
      <w:r>
        <w:rPr>
          <w:noProof/>
        </w:rPr>
      </w:r>
      <w:r>
        <w:rPr>
          <w:noProof/>
        </w:rPr>
        <w:fldChar w:fldCharType="separate"/>
      </w:r>
      <w:ins w:id="683"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84" w:author="Gerard" w:date="2014-07-29T23:58:00Z"/>
          <w:rFonts w:asciiTheme="minorHAnsi" w:eastAsiaTheme="minorEastAsia" w:hAnsiTheme="minorHAnsi" w:cstheme="minorBidi"/>
          <w:i w:val="0"/>
          <w:iCs w:val="0"/>
          <w:noProof/>
          <w:sz w:val="24"/>
          <w:szCs w:val="24"/>
          <w:lang w:eastAsia="ja-JP"/>
        </w:rPr>
      </w:pPr>
      <w:ins w:id="685"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ins>
      <w:r>
        <w:rPr>
          <w:noProof/>
        </w:rPr>
      </w:r>
      <w:r>
        <w:rPr>
          <w:noProof/>
        </w:rPr>
        <w:fldChar w:fldCharType="separate"/>
      </w:r>
      <w:ins w:id="686"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87" w:author="Gerard" w:date="2014-07-29T23:58:00Z"/>
          <w:rFonts w:asciiTheme="minorHAnsi" w:eastAsiaTheme="minorEastAsia" w:hAnsiTheme="minorHAnsi" w:cstheme="minorBidi"/>
          <w:i w:val="0"/>
          <w:iCs w:val="0"/>
          <w:noProof/>
          <w:sz w:val="24"/>
          <w:szCs w:val="24"/>
          <w:lang w:eastAsia="ja-JP"/>
        </w:rPr>
      </w:pPr>
      <w:ins w:id="688"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ins>
      <w:r>
        <w:rPr>
          <w:noProof/>
        </w:rPr>
      </w:r>
      <w:r>
        <w:rPr>
          <w:noProof/>
        </w:rPr>
        <w:fldChar w:fldCharType="separate"/>
      </w:r>
      <w:ins w:id="689"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0" w:author="Gerard" w:date="2014-07-29T23:58:00Z"/>
          <w:rFonts w:asciiTheme="minorHAnsi" w:eastAsiaTheme="minorEastAsia" w:hAnsiTheme="minorHAnsi" w:cstheme="minorBidi"/>
          <w:i w:val="0"/>
          <w:iCs w:val="0"/>
          <w:noProof/>
          <w:sz w:val="24"/>
          <w:szCs w:val="24"/>
          <w:lang w:eastAsia="ja-JP"/>
        </w:rPr>
      </w:pPr>
      <w:ins w:id="691"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ins>
      <w:r>
        <w:rPr>
          <w:noProof/>
        </w:rPr>
      </w:r>
      <w:r>
        <w:rPr>
          <w:noProof/>
        </w:rPr>
        <w:fldChar w:fldCharType="separate"/>
      </w:r>
      <w:ins w:id="692"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693" w:author="Gerard" w:date="2014-07-29T23:58:00Z"/>
          <w:rFonts w:asciiTheme="minorHAnsi" w:eastAsiaTheme="minorEastAsia" w:hAnsiTheme="minorHAnsi" w:cstheme="minorBidi"/>
          <w:i w:val="0"/>
          <w:iCs w:val="0"/>
          <w:noProof/>
          <w:sz w:val="24"/>
          <w:szCs w:val="24"/>
          <w:lang w:eastAsia="ja-JP"/>
        </w:rPr>
      </w:pPr>
      <w:ins w:id="694"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ins>
      <w:r>
        <w:rPr>
          <w:noProof/>
        </w:rPr>
      </w:r>
      <w:r>
        <w:rPr>
          <w:noProof/>
        </w:rPr>
        <w:fldChar w:fldCharType="separate"/>
      </w:r>
      <w:ins w:id="695"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696" w:author="Gerard" w:date="2014-07-29T23:58:00Z"/>
          <w:rFonts w:asciiTheme="minorHAnsi" w:eastAsiaTheme="minorEastAsia" w:hAnsiTheme="minorHAnsi" w:cstheme="minorBidi"/>
          <w:i w:val="0"/>
          <w:iCs w:val="0"/>
          <w:noProof/>
          <w:sz w:val="24"/>
          <w:szCs w:val="24"/>
          <w:lang w:eastAsia="ja-JP"/>
        </w:rPr>
      </w:pPr>
      <w:ins w:id="697"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ins>
      <w:r>
        <w:rPr>
          <w:noProof/>
        </w:rPr>
      </w:r>
      <w:r>
        <w:rPr>
          <w:noProof/>
        </w:rPr>
        <w:fldChar w:fldCharType="separate"/>
      </w:r>
      <w:ins w:id="698"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699" w:author="Gerard" w:date="2014-07-29T23:58:00Z"/>
          <w:rFonts w:asciiTheme="minorHAnsi" w:eastAsiaTheme="minorEastAsia" w:hAnsiTheme="minorHAnsi" w:cstheme="minorBidi"/>
          <w:smallCaps w:val="0"/>
          <w:noProof/>
          <w:sz w:val="24"/>
          <w:szCs w:val="24"/>
          <w:lang w:eastAsia="ja-JP"/>
        </w:rPr>
      </w:pPr>
      <w:ins w:id="700" w:author="Gerard" w:date="2014-07-29T23:58:00Z">
        <w:r>
          <w:rPr>
            <w:noProof/>
          </w:rPr>
          <w:t>8.6. Understanding the Solution</w:t>
        </w:r>
        <w:r>
          <w:rPr>
            <w:noProof/>
          </w:rPr>
          <w:tab/>
        </w:r>
        <w:r>
          <w:rPr>
            <w:noProof/>
          </w:rPr>
          <w:fldChar w:fldCharType="begin"/>
        </w:r>
        <w:r>
          <w:rPr>
            <w:noProof/>
          </w:rPr>
          <w:instrText xml:space="preserve"> PAGEREF _Toc268297879 \h </w:instrText>
        </w:r>
      </w:ins>
      <w:r>
        <w:rPr>
          <w:noProof/>
        </w:rPr>
      </w:r>
      <w:r>
        <w:rPr>
          <w:noProof/>
        </w:rPr>
        <w:fldChar w:fldCharType="separate"/>
      </w:r>
      <w:ins w:id="701"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2" w:author="Gerard" w:date="2014-07-29T23:58:00Z"/>
          <w:rFonts w:asciiTheme="minorHAnsi" w:eastAsiaTheme="minorEastAsia" w:hAnsiTheme="minorHAnsi" w:cstheme="minorBidi"/>
          <w:i w:val="0"/>
          <w:iCs w:val="0"/>
          <w:noProof/>
          <w:sz w:val="24"/>
          <w:szCs w:val="24"/>
          <w:lang w:eastAsia="ja-JP"/>
        </w:rPr>
      </w:pPr>
      <w:ins w:id="703"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ins>
      <w:r>
        <w:rPr>
          <w:noProof/>
        </w:rPr>
      </w:r>
      <w:r>
        <w:rPr>
          <w:noProof/>
        </w:rPr>
        <w:fldChar w:fldCharType="separate"/>
      </w:r>
      <w:ins w:id="704"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05" w:author="Gerard" w:date="2014-07-29T23:58:00Z"/>
          <w:rFonts w:asciiTheme="minorHAnsi" w:eastAsiaTheme="minorEastAsia" w:hAnsiTheme="minorHAnsi" w:cstheme="minorBidi"/>
          <w:i w:val="0"/>
          <w:iCs w:val="0"/>
          <w:noProof/>
          <w:sz w:val="24"/>
          <w:szCs w:val="24"/>
          <w:lang w:eastAsia="ja-JP"/>
        </w:rPr>
      </w:pPr>
      <w:ins w:id="706"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ins>
      <w:r>
        <w:rPr>
          <w:noProof/>
        </w:rPr>
      </w:r>
      <w:r>
        <w:rPr>
          <w:noProof/>
        </w:rPr>
        <w:fldChar w:fldCharType="separate"/>
      </w:r>
      <w:ins w:id="707"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08" w:author="Gerard" w:date="2014-07-29T23:58:00Z"/>
          <w:rFonts w:asciiTheme="minorHAnsi" w:eastAsiaTheme="minorEastAsia" w:hAnsiTheme="minorHAnsi" w:cstheme="minorBidi"/>
          <w:smallCaps w:val="0"/>
          <w:noProof/>
          <w:sz w:val="24"/>
          <w:szCs w:val="24"/>
          <w:lang w:eastAsia="ja-JP"/>
        </w:rPr>
      </w:pPr>
      <w:ins w:id="709" w:author="Gerard" w:date="2014-07-29T23:58:00Z">
        <w:r>
          <w:rPr>
            <w:noProof/>
          </w:rPr>
          <w:t>8.7. Limitations of FEBio</w:t>
        </w:r>
        <w:r>
          <w:rPr>
            <w:noProof/>
          </w:rPr>
          <w:tab/>
        </w:r>
        <w:r>
          <w:rPr>
            <w:noProof/>
          </w:rPr>
          <w:fldChar w:fldCharType="begin"/>
        </w:r>
        <w:r>
          <w:rPr>
            <w:noProof/>
          </w:rPr>
          <w:instrText xml:space="preserve"> PAGEREF _Toc268297882 \h </w:instrText>
        </w:r>
      </w:ins>
      <w:r>
        <w:rPr>
          <w:noProof/>
        </w:rPr>
      </w:r>
      <w:r>
        <w:rPr>
          <w:noProof/>
        </w:rPr>
        <w:fldChar w:fldCharType="separate"/>
      </w:r>
      <w:ins w:id="710"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1" w:author="Gerard" w:date="2014-07-29T23:58:00Z"/>
          <w:rFonts w:asciiTheme="minorHAnsi" w:eastAsiaTheme="minorEastAsia" w:hAnsiTheme="minorHAnsi" w:cstheme="minorBidi"/>
          <w:i w:val="0"/>
          <w:iCs w:val="0"/>
          <w:noProof/>
          <w:sz w:val="24"/>
          <w:szCs w:val="24"/>
          <w:lang w:eastAsia="ja-JP"/>
        </w:rPr>
      </w:pPr>
      <w:ins w:id="712"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ins>
      <w:r>
        <w:rPr>
          <w:noProof/>
        </w:rPr>
      </w:r>
      <w:r>
        <w:rPr>
          <w:noProof/>
        </w:rPr>
        <w:fldChar w:fldCharType="separate"/>
      </w:r>
      <w:ins w:id="713"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14" w:author="Gerard" w:date="2014-07-29T23:58:00Z"/>
          <w:rFonts w:asciiTheme="minorHAnsi" w:eastAsiaTheme="minorEastAsia" w:hAnsiTheme="minorHAnsi" w:cstheme="minorBidi"/>
          <w:i w:val="0"/>
          <w:iCs w:val="0"/>
          <w:noProof/>
          <w:sz w:val="24"/>
          <w:szCs w:val="24"/>
          <w:lang w:eastAsia="ja-JP"/>
        </w:rPr>
      </w:pPr>
      <w:ins w:id="715"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ins>
      <w:r>
        <w:rPr>
          <w:noProof/>
        </w:rPr>
      </w:r>
      <w:r>
        <w:rPr>
          <w:noProof/>
        </w:rPr>
        <w:fldChar w:fldCharType="separate"/>
      </w:r>
      <w:ins w:id="716"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17" w:author="Gerard" w:date="2014-07-29T23:58:00Z"/>
          <w:rFonts w:asciiTheme="minorHAnsi" w:eastAsiaTheme="minorEastAsia" w:hAnsiTheme="minorHAnsi" w:cstheme="minorBidi"/>
          <w:i w:val="0"/>
          <w:iCs w:val="0"/>
          <w:noProof/>
          <w:sz w:val="24"/>
          <w:szCs w:val="24"/>
          <w:lang w:eastAsia="ja-JP"/>
        </w:rPr>
      </w:pPr>
      <w:ins w:id="718"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ins>
      <w:r>
        <w:rPr>
          <w:noProof/>
        </w:rPr>
      </w:r>
      <w:r>
        <w:rPr>
          <w:noProof/>
        </w:rPr>
        <w:fldChar w:fldCharType="separate"/>
      </w:r>
      <w:ins w:id="719"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0" w:author="Gerard" w:date="2014-07-29T23:58:00Z"/>
          <w:rFonts w:asciiTheme="minorHAnsi" w:eastAsiaTheme="minorEastAsia" w:hAnsiTheme="minorHAnsi" w:cstheme="minorBidi"/>
          <w:i w:val="0"/>
          <w:iCs w:val="0"/>
          <w:noProof/>
          <w:sz w:val="24"/>
          <w:szCs w:val="24"/>
          <w:lang w:eastAsia="ja-JP"/>
        </w:rPr>
      </w:pPr>
      <w:ins w:id="721"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ins>
      <w:r>
        <w:rPr>
          <w:noProof/>
        </w:rPr>
      </w:r>
      <w:r>
        <w:rPr>
          <w:noProof/>
        </w:rPr>
        <w:fldChar w:fldCharType="separate"/>
      </w:r>
      <w:ins w:id="722"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23" w:author="Gerard" w:date="2014-07-29T23:58:00Z"/>
          <w:rFonts w:asciiTheme="minorHAnsi" w:eastAsiaTheme="minorEastAsia" w:hAnsiTheme="minorHAnsi" w:cstheme="minorBidi"/>
          <w:i w:val="0"/>
          <w:iCs w:val="0"/>
          <w:noProof/>
          <w:sz w:val="24"/>
          <w:szCs w:val="24"/>
          <w:lang w:eastAsia="ja-JP"/>
        </w:rPr>
      </w:pPr>
      <w:ins w:id="724"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ins>
      <w:r>
        <w:rPr>
          <w:noProof/>
        </w:rPr>
      </w:r>
      <w:r>
        <w:rPr>
          <w:noProof/>
        </w:rPr>
        <w:fldChar w:fldCharType="separate"/>
      </w:r>
      <w:ins w:id="725"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26" w:author="Gerard" w:date="2014-07-29T23:58:00Z"/>
          <w:rFonts w:asciiTheme="minorHAnsi" w:eastAsiaTheme="minorEastAsia" w:hAnsiTheme="minorHAnsi" w:cstheme="minorBidi"/>
          <w:smallCaps w:val="0"/>
          <w:noProof/>
          <w:sz w:val="24"/>
          <w:szCs w:val="24"/>
          <w:lang w:eastAsia="ja-JP"/>
        </w:rPr>
      </w:pPr>
      <w:ins w:id="727" w:author="Gerard" w:date="2014-07-29T23:58:00Z">
        <w:r>
          <w:rPr>
            <w:noProof/>
          </w:rPr>
          <w:t>8.8. Where to Get More Help</w:t>
        </w:r>
        <w:r>
          <w:rPr>
            <w:noProof/>
          </w:rPr>
          <w:tab/>
        </w:r>
        <w:r>
          <w:rPr>
            <w:noProof/>
          </w:rPr>
          <w:fldChar w:fldCharType="begin"/>
        </w:r>
        <w:r>
          <w:rPr>
            <w:noProof/>
          </w:rPr>
          <w:instrText xml:space="preserve"> PAGEREF _Toc268297888 \h </w:instrText>
        </w:r>
      </w:ins>
      <w:r>
        <w:rPr>
          <w:noProof/>
        </w:rPr>
      </w:r>
      <w:r>
        <w:rPr>
          <w:noProof/>
        </w:rPr>
        <w:fldChar w:fldCharType="separate"/>
      </w:r>
      <w:ins w:id="728"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29" w:author="Gerard" w:date="2014-07-29T23:58:00Z"/>
          <w:rFonts w:asciiTheme="minorHAnsi" w:eastAsiaTheme="minorEastAsia" w:hAnsiTheme="minorHAnsi" w:cstheme="minorBidi"/>
          <w:b w:val="0"/>
          <w:bCs w:val="0"/>
          <w:caps w:val="0"/>
          <w:noProof/>
          <w:sz w:val="24"/>
          <w:szCs w:val="24"/>
          <w:lang w:eastAsia="ja-JP"/>
        </w:rPr>
      </w:pPr>
      <w:ins w:id="730" w:author="Gerard" w:date="2014-07-29T23:58:00Z">
        <w:r>
          <w:rPr>
            <w:noProof/>
          </w:rPr>
          <w:t>Appendix A. Configuration File</w:t>
        </w:r>
        <w:r>
          <w:rPr>
            <w:noProof/>
          </w:rPr>
          <w:tab/>
        </w:r>
        <w:r>
          <w:rPr>
            <w:noProof/>
          </w:rPr>
          <w:fldChar w:fldCharType="begin"/>
        </w:r>
        <w:r>
          <w:rPr>
            <w:noProof/>
          </w:rPr>
          <w:instrText xml:space="preserve"> PAGEREF _Toc268297889 \h </w:instrText>
        </w:r>
      </w:ins>
      <w:r>
        <w:rPr>
          <w:noProof/>
        </w:rPr>
      </w:r>
      <w:r>
        <w:rPr>
          <w:noProof/>
        </w:rPr>
        <w:fldChar w:fldCharType="separate"/>
      </w:r>
      <w:ins w:id="731"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2" w:author="Gerard" w:date="2014-07-29T23:58:00Z"/>
          <w:rFonts w:asciiTheme="minorHAnsi" w:eastAsiaTheme="minorEastAsia" w:hAnsiTheme="minorHAnsi" w:cstheme="minorBidi"/>
          <w:b w:val="0"/>
          <w:bCs w:val="0"/>
          <w:caps w:val="0"/>
          <w:noProof/>
          <w:sz w:val="24"/>
          <w:szCs w:val="24"/>
          <w:lang w:eastAsia="ja-JP"/>
        </w:rPr>
      </w:pPr>
      <w:ins w:id="733" w:author="Gerard" w:date="2014-07-29T23:58:00Z">
        <w:r>
          <w:rPr>
            <w:noProof/>
          </w:rPr>
          <w:t>Appendix B. FEBio Plugins</w:t>
        </w:r>
        <w:r>
          <w:rPr>
            <w:noProof/>
          </w:rPr>
          <w:tab/>
        </w:r>
        <w:r>
          <w:rPr>
            <w:noProof/>
          </w:rPr>
          <w:fldChar w:fldCharType="begin"/>
        </w:r>
        <w:r>
          <w:rPr>
            <w:noProof/>
          </w:rPr>
          <w:instrText xml:space="preserve"> PAGEREF _Toc268297890 \h </w:instrText>
        </w:r>
      </w:ins>
      <w:r>
        <w:rPr>
          <w:noProof/>
        </w:rPr>
      </w:r>
      <w:r>
        <w:rPr>
          <w:noProof/>
        </w:rPr>
        <w:fldChar w:fldCharType="separate"/>
      </w:r>
      <w:ins w:id="734"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35" w:author="Gerard" w:date="2014-07-29T23:58:00Z"/>
          <w:rFonts w:asciiTheme="minorHAnsi" w:eastAsiaTheme="minorEastAsia" w:hAnsiTheme="minorHAnsi" w:cstheme="minorBidi"/>
          <w:b w:val="0"/>
          <w:bCs w:val="0"/>
          <w:caps w:val="0"/>
          <w:noProof/>
          <w:sz w:val="24"/>
          <w:szCs w:val="24"/>
          <w:lang w:eastAsia="ja-JP"/>
        </w:rPr>
      </w:pPr>
      <w:ins w:id="736" w:author="Gerard" w:date="2014-07-29T23:58:00Z">
        <w:r>
          <w:rPr>
            <w:noProof/>
          </w:rPr>
          <w:t>References</w:t>
        </w:r>
        <w:r>
          <w:rPr>
            <w:noProof/>
          </w:rPr>
          <w:tab/>
        </w:r>
        <w:r>
          <w:rPr>
            <w:noProof/>
          </w:rPr>
          <w:fldChar w:fldCharType="begin"/>
        </w:r>
        <w:r>
          <w:rPr>
            <w:noProof/>
          </w:rPr>
          <w:instrText xml:space="preserve"> PAGEREF _Toc268297891 \h </w:instrText>
        </w:r>
      </w:ins>
      <w:r>
        <w:rPr>
          <w:noProof/>
        </w:rPr>
      </w:r>
      <w:r>
        <w:rPr>
          <w:noProof/>
        </w:rPr>
        <w:fldChar w:fldCharType="separate"/>
      </w:r>
      <w:ins w:id="737"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38" w:author="Gerard" w:date="2014-07-29T23:58:00Z"/>
          <w:rFonts w:asciiTheme="minorHAnsi" w:eastAsiaTheme="minorEastAsia" w:hAnsiTheme="minorHAnsi" w:cstheme="minorBidi"/>
          <w:b w:val="0"/>
          <w:bCs w:val="0"/>
          <w:caps w:val="0"/>
          <w:noProof/>
          <w:sz w:val="22"/>
          <w:szCs w:val="22"/>
        </w:rPr>
      </w:pPr>
      <w:del w:id="739" w:author="Gerard" w:date="2014-07-29T23:58:00Z">
        <w:r w:rsidRPr="001B13CD" w:rsidDel="001B13CD">
          <w:rPr>
            <w:rPrChange w:id="740" w:author="Gerard" w:date="2014-07-29T23:58:00Z">
              <w:rPr>
                <w:rStyle w:val="Hyperlink"/>
                <w:b w:val="0"/>
                <w:bCs w:val="0"/>
                <w:caps w:val="0"/>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1" w:author="Gerard" w:date="2014-07-29T23:58:00Z"/>
          <w:rFonts w:asciiTheme="minorHAnsi" w:eastAsiaTheme="minorEastAsia" w:hAnsiTheme="minorHAnsi" w:cstheme="minorBidi"/>
          <w:smallCaps w:val="0"/>
          <w:noProof/>
          <w:sz w:val="22"/>
          <w:szCs w:val="22"/>
        </w:rPr>
      </w:pPr>
      <w:del w:id="742" w:author="Gerard" w:date="2014-07-29T23:58:00Z">
        <w:r w:rsidRPr="001B13CD" w:rsidDel="001B13CD">
          <w:rPr>
            <w:rPrChange w:id="743" w:author="Gerard" w:date="2014-07-29T23:58:00Z">
              <w:rPr>
                <w:rStyle w:val="Hyperlink"/>
                <w:smallCaps w:val="0"/>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44" w:author="Gerard" w:date="2014-07-29T23:58:00Z"/>
          <w:rFonts w:asciiTheme="minorHAnsi" w:eastAsiaTheme="minorEastAsia" w:hAnsiTheme="minorHAnsi" w:cstheme="minorBidi"/>
          <w:smallCaps w:val="0"/>
          <w:noProof/>
          <w:sz w:val="22"/>
          <w:szCs w:val="22"/>
        </w:rPr>
      </w:pPr>
      <w:del w:id="745" w:author="Gerard" w:date="2014-07-29T23:58:00Z">
        <w:r w:rsidRPr="001B13CD" w:rsidDel="001B13CD">
          <w:rPr>
            <w:rPrChange w:id="746" w:author="Gerard" w:date="2014-07-29T23:58:00Z">
              <w:rPr>
                <w:rStyle w:val="Hyperlink"/>
                <w:smallCaps w:val="0"/>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47" w:author="Gerard" w:date="2014-07-29T23:58:00Z"/>
          <w:rFonts w:asciiTheme="minorHAnsi" w:eastAsiaTheme="minorEastAsia" w:hAnsiTheme="minorHAnsi" w:cstheme="minorBidi"/>
          <w:smallCaps w:val="0"/>
          <w:noProof/>
          <w:sz w:val="22"/>
          <w:szCs w:val="22"/>
        </w:rPr>
      </w:pPr>
      <w:del w:id="748" w:author="Gerard" w:date="2014-07-29T23:58:00Z">
        <w:r w:rsidRPr="001B13CD" w:rsidDel="001B13CD">
          <w:rPr>
            <w:rPrChange w:id="749" w:author="Gerard" w:date="2014-07-29T23:58:00Z">
              <w:rPr>
                <w:rStyle w:val="Hyperlink"/>
                <w:smallCaps w:val="0"/>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0" w:author="Gerard" w:date="2014-07-29T23:58:00Z"/>
          <w:rFonts w:asciiTheme="minorHAnsi" w:eastAsiaTheme="minorEastAsia" w:hAnsiTheme="minorHAnsi" w:cstheme="minorBidi"/>
          <w:b w:val="0"/>
          <w:bCs w:val="0"/>
          <w:caps w:val="0"/>
          <w:noProof/>
          <w:sz w:val="22"/>
          <w:szCs w:val="22"/>
        </w:rPr>
      </w:pPr>
      <w:del w:id="751" w:author="Gerard" w:date="2014-07-29T23:58:00Z">
        <w:r w:rsidRPr="001B13CD" w:rsidDel="001B13CD">
          <w:rPr>
            <w:rPrChange w:id="752" w:author="Gerard" w:date="2014-07-29T23:58:00Z">
              <w:rPr>
                <w:rStyle w:val="Hyperlink"/>
                <w:b w:val="0"/>
                <w:bCs w:val="0"/>
                <w:caps w:val="0"/>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53" w:author="Gerard" w:date="2014-07-29T23:58:00Z"/>
          <w:rFonts w:asciiTheme="minorHAnsi" w:eastAsiaTheme="minorEastAsia" w:hAnsiTheme="minorHAnsi" w:cstheme="minorBidi"/>
          <w:smallCaps w:val="0"/>
          <w:noProof/>
          <w:sz w:val="22"/>
          <w:szCs w:val="22"/>
        </w:rPr>
      </w:pPr>
      <w:del w:id="754" w:author="Gerard" w:date="2014-07-29T23:58:00Z">
        <w:r w:rsidRPr="001B13CD" w:rsidDel="001B13CD">
          <w:rPr>
            <w:rPrChange w:id="755" w:author="Gerard" w:date="2014-07-29T23:58:00Z">
              <w:rPr>
                <w:rStyle w:val="Hyperlink"/>
                <w:smallCaps w:val="0"/>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56" w:author="Gerard" w:date="2014-07-29T23:58:00Z"/>
          <w:rFonts w:asciiTheme="minorHAnsi" w:eastAsiaTheme="minorEastAsia" w:hAnsiTheme="minorHAnsi" w:cstheme="minorBidi"/>
          <w:i w:val="0"/>
          <w:iCs w:val="0"/>
          <w:noProof/>
          <w:sz w:val="22"/>
          <w:szCs w:val="22"/>
        </w:rPr>
      </w:pPr>
      <w:del w:id="757" w:author="Gerard" w:date="2014-07-29T23:58:00Z">
        <w:r w:rsidRPr="001B13CD" w:rsidDel="001B13CD">
          <w:rPr>
            <w:rPrChange w:id="758" w:author="Gerard" w:date="2014-07-29T23:58:00Z">
              <w:rPr>
                <w:rStyle w:val="Hyperlink"/>
                <w:i w:val="0"/>
                <w:iCs w:val="0"/>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59" w:author="Gerard" w:date="2014-07-29T23:58:00Z"/>
          <w:rFonts w:asciiTheme="minorHAnsi" w:eastAsiaTheme="minorEastAsia" w:hAnsiTheme="minorHAnsi" w:cstheme="minorBidi"/>
          <w:i w:val="0"/>
          <w:iCs w:val="0"/>
          <w:noProof/>
          <w:sz w:val="22"/>
          <w:szCs w:val="22"/>
        </w:rPr>
      </w:pPr>
      <w:del w:id="760" w:author="Gerard" w:date="2014-07-29T23:58:00Z">
        <w:r w:rsidRPr="001B13CD" w:rsidDel="001B13CD">
          <w:rPr>
            <w:rPrChange w:id="761" w:author="Gerard" w:date="2014-07-29T23:58:00Z">
              <w:rPr>
                <w:rStyle w:val="Hyperlink"/>
                <w:i w:val="0"/>
                <w:iCs w:val="0"/>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2" w:author="Gerard" w:date="2014-07-29T23:58:00Z"/>
          <w:rFonts w:asciiTheme="minorHAnsi" w:eastAsiaTheme="minorEastAsia" w:hAnsiTheme="minorHAnsi" w:cstheme="minorBidi"/>
          <w:i w:val="0"/>
          <w:iCs w:val="0"/>
          <w:noProof/>
          <w:sz w:val="22"/>
          <w:szCs w:val="22"/>
        </w:rPr>
      </w:pPr>
      <w:del w:id="763" w:author="Gerard" w:date="2014-07-29T23:58:00Z">
        <w:r w:rsidRPr="001B13CD" w:rsidDel="001B13CD">
          <w:rPr>
            <w:rPrChange w:id="764" w:author="Gerard" w:date="2014-07-29T23:58:00Z">
              <w:rPr>
                <w:rStyle w:val="Hyperlink"/>
                <w:i w:val="0"/>
                <w:iCs w:val="0"/>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65" w:author="Gerard" w:date="2014-07-29T23:58:00Z"/>
          <w:rFonts w:asciiTheme="minorHAnsi" w:eastAsiaTheme="minorEastAsia" w:hAnsiTheme="minorHAnsi" w:cstheme="minorBidi"/>
          <w:smallCaps w:val="0"/>
          <w:noProof/>
          <w:sz w:val="22"/>
          <w:szCs w:val="22"/>
        </w:rPr>
      </w:pPr>
      <w:del w:id="766" w:author="Gerard" w:date="2014-07-29T23:58:00Z">
        <w:r w:rsidRPr="001B13CD" w:rsidDel="001B13CD">
          <w:rPr>
            <w:rPrChange w:id="767" w:author="Gerard" w:date="2014-07-29T23:58:00Z">
              <w:rPr>
                <w:rStyle w:val="Hyperlink"/>
                <w:smallCaps w:val="0"/>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68" w:author="Gerard" w:date="2014-07-29T23:58:00Z"/>
          <w:rFonts w:asciiTheme="minorHAnsi" w:eastAsiaTheme="minorEastAsia" w:hAnsiTheme="minorHAnsi" w:cstheme="minorBidi"/>
          <w:smallCaps w:val="0"/>
          <w:noProof/>
          <w:sz w:val="22"/>
          <w:szCs w:val="22"/>
        </w:rPr>
      </w:pPr>
      <w:del w:id="769" w:author="Gerard" w:date="2014-07-29T23:58:00Z">
        <w:r w:rsidRPr="001B13CD" w:rsidDel="001B13CD">
          <w:rPr>
            <w:rPrChange w:id="770" w:author="Gerard" w:date="2014-07-29T23:58:00Z">
              <w:rPr>
                <w:rStyle w:val="Hyperlink"/>
                <w:smallCaps w:val="0"/>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1" w:author="Gerard" w:date="2014-07-29T23:58:00Z"/>
          <w:rFonts w:asciiTheme="minorHAnsi" w:eastAsiaTheme="minorEastAsia" w:hAnsiTheme="minorHAnsi" w:cstheme="minorBidi"/>
          <w:smallCaps w:val="0"/>
          <w:noProof/>
          <w:sz w:val="22"/>
          <w:szCs w:val="22"/>
        </w:rPr>
      </w:pPr>
      <w:del w:id="772" w:author="Gerard" w:date="2014-07-29T23:58:00Z">
        <w:r w:rsidRPr="001B13CD" w:rsidDel="001B13CD">
          <w:rPr>
            <w:rPrChange w:id="773" w:author="Gerard" w:date="2014-07-29T23:58:00Z">
              <w:rPr>
                <w:rStyle w:val="Hyperlink"/>
                <w:smallCaps w:val="0"/>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74" w:author="Gerard" w:date="2014-07-29T23:58:00Z"/>
          <w:rFonts w:asciiTheme="minorHAnsi" w:eastAsiaTheme="minorEastAsia" w:hAnsiTheme="minorHAnsi" w:cstheme="minorBidi"/>
          <w:smallCaps w:val="0"/>
          <w:noProof/>
          <w:sz w:val="22"/>
          <w:szCs w:val="22"/>
        </w:rPr>
      </w:pPr>
      <w:del w:id="775" w:author="Gerard" w:date="2014-07-29T23:58:00Z">
        <w:r w:rsidRPr="001B13CD" w:rsidDel="001B13CD">
          <w:rPr>
            <w:rPrChange w:id="776" w:author="Gerard" w:date="2014-07-29T23:58:00Z">
              <w:rPr>
                <w:rStyle w:val="Hyperlink"/>
                <w:smallCaps w:val="0"/>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77" w:author="Gerard" w:date="2014-07-29T23:58:00Z"/>
          <w:rFonts w:asciiTheme="minorHAnsi" w:eastAsiaTheme="minorEastAsia" w:hAnsiTheme="minorHAnsi" w:cstheme="minorBidi"/>
          <w:smallCaps w:val="0"/>
          <w:noProof/>
          <w:sz w:val="22"/>
          <w:szCs w:val="22"/>
        </w:rPr>
      </w:pPr>
      <w:del w:id="778" w:author="Gerard" w:date="2014-07-29T23:58:00Z">
        <w:r w:rsidRPr="001B13CD" w:rsidDel="001B13CD">
          <w:rPr>
            <w:rPrChange w:id="779" w:author="Gerard" w:date="2014-07-29T23:58:00Z">
              <w:rPr>
                <w:rStyle w:val="Hyperlink"/>
                <w:smallCaps w:val="0"/>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0" w:author="Gerard" w:date="2014-07-29T23:58:00Z"/>
          <w:rFonts w:asciiTheme="minorHAnsi" w:eastAsiaTheme="minorEastAsia" w:hAnsiTheme="minorHAnsi" w:cstheme="minorBidi"/>
          <w:smallCaps w:val="0"/>
          <w:noProof/>
          <w:sz w:val="22"/>
          <w:szCs w:val="22"/>
        </w:rPr>
      </w:pPr>
      <w:del w:id="781" w:author="Gerard" w:date="2014-07-29T23:58:00Z">
        <w:r w:rsidRPr="001B13CD" w:rsidDel="001B13CD">
          <w:rPr>
            <w:rPrChange w:id="782" w:author="Gerard" w:date="2014-07-29T23:58:00Z">
              <w:rPr>
                <w:rStyle w:val="Hyperlink"/>
                <w:smallCaps w:val="0"/>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83" w:author="Gerard" w:date="2014-07-29T23:58:00Z"/>
          <w:rFonts w:asciiTheme="minorHAnsi" w:eastAsiaTheme="minorEastAsia" w:hAnsiTheme="minorHAnsi" w:cstheme="minorBidi"/>
          <w:smallCaps w:val="0"/>
          <w:noProof/>
          <w:sz w:val="22"/>
          <w:szCs w:val="22"/>
        </w:rPr>
      </w:pPr>
      <w:del w:id="784" w:author="Gerard" w:date="2014-07-29T23:58:00Z">
        <w:r w:rsidRPr="001B13CD" w:rsidDel="001B13CD">
          <w:rPr>
            <w:rPrChange w:id="785" w:author="Gerard" w:date="2014-07-29T23:58:00Z">
              <w:rPr>
                <w:rStyle w:val="Hyperlink"/>
                <w:smallCaps w:val="0"/>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86" w:author="Gerard" w:date="2014-07-29T23:58:00Z"/>
          <w:rFonts w:asciiTheme="minorHAnsi" w:eastAsiaTheme="minorEastAsia" w:hAnsiTheme="minorHAnsi" w:cstheme="minorBidi"/>
          <w:i w:val="0"/>
          <w:iCs w:val="0"/>
          <w:noProof/>
          <w:sz w:val="22"/>
          <w:szCs w:val="22"/>
        </w:rPr>
      </w:pPr>
      <w:del w:id="787" w:author="Gerard" w:date="2014-07-29T23:58:00Z">
        <w:r w:rsidRPr="001B13CD" w:rsidDel="001B13CD">
          <w:rPr>
            <w:rPrChange w:id="788" w:author="Gerard" w:date="2014-07-29T23:58:00Z">
              <w:rPr>
                <w:rStyle w:val="Hyperlink"/>
                <w:i w:val="0"/>
                <w:iCs w:val="0"/>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89" w:author="Gerard" w:date="2014-07-29T23:58:00Z"/>
          <w:rFonts w:asciiTheme="minorHAnsi" w:eastAsiaTheme="minorEastAsia" w:hAnsiTheme="minorHAnsi" w:cstheme="minorBidi"/>
          <w:i w:val="0"/>
          <w:iCs w:val="0"/>
          <w:noProof/>
          <w:sz w:val="22"/>
          <w:szCs w:val="22"/>
        </w:rPr>
      </w:pPr>
      <w:del w:id="790" w:author="Gerard" w:date="2014-07-29T23:58:00Z">
        <w:r w:rsidRPr="001B13CD" w:rsidDel="001B13CD">
          <w:rPr>
            <w:rPrChange w:id="791" w:author="Gerard" w:date="2014-07-29T23:58:00Z">
              <w:rPr>
                <w:rStyle w:val="Hyperlink"/>
                <w:i w:val="0"/>
                <w:iCs w:val="0"/>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2" w:author="Gerard" w:date="2014-07-29T23:58:00Z"/>
          <w:rFonts w:asciiTheme="minorHAnsi" w:eastAsiaTheme="minorEastAsia" w:hAnsiTheme="minorHAnsi" w:cstheme="minorBidi"/>
          <w:i w:val="0"/>
          <w:iCs w:val="0"/>
          <w:noProof/>
          <w:sz w:val="22"/>
          <w:szCs w:val="22"/>
        </w:rPr>
      </w:pPr>
      <w:del w:id="793" w:author="Gerard" w:date="2014-07-29T23:58:00Z">
        <w:r w:rsidRPr="001B13CD" w:rsidDel="001B13CD">
          <w:rPr>
            <w:rPrChange w:id="794" w:author="Gerard" w:date="2014-07-29T23:58:00Z">
              <w:rPr>
                <w:rStyle w:val="Hyperlink"/>
                <w:i w:val="0"/>
                <w:iCs w:val="0"/>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795" w:author="Gerard" w:date="2014-07-29T23:58:00Z"/>
          <w:rFonts w:asciiTheme="minorHAnsi" w:eastAsiaTheme="minorEastAsia" w:hAnsiTheme="minorHAnsi" w:cstheme="minorBidi"/>
          <w:i w:val="0"/>
          <w:iCs w:val="0"/>
          <w:noProof/>
          <w:sz w:val="22"/>
          <w:szCs w:val="22"/>
        </w:rPr>
      </w:pPr>
      <w:del w:id="796" w:author="Gerard" w:date="2014-07-29T23:58:00Z">
        <w:r w:rsidRPr="001B13CD" w:rsidDel="001B13CD">
          <w:rPr>
            <w:rPrChange w:id="797" w:author="Gerard" w:date="2014-07-29T23:58:00Z">
              <w:rPr>
                <w:rStyle w:val="Hyperlink"/>
                <w:i w:val="0"/>
                <w:iCs w:val="0"/>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798" w:author="Gerard" w:date="2014-07-29T23:58:00Z"/>
          <w:rFonts w:asciiTheme="minorHAnsi" w:eastAsiaTheme="minorEastAsia" w:hAnsiTheme="minorHAnsi" w:cstheme="minorBidi"/>
          <w:b w:val="0"/>
          <w:bCs w:val="0"/>
          <w:caps w:val="0"/>
          <w:noProof/>
          <w:sz w:val="22"/>
          <w:szCs w:val="22"/>
        </w:rPr>
      </w:pPr>
      <w:del w:id="799" w:author="Gerard" w:date="2014-07-29T23:58:00Z">
        <w:r w:rsidRPr="001B13CD" w:rsidDel="001B13CD">
          <w:rPr>
            <w:rPrChange w:id="800" w:author="Gerard" w:date="2014-07-29T23:58:00Z">
              <w:rPr>
                <w:rStyle w:val="Hyperlink"/>
                <w:b w:val="0"/>
                <w:bCs w:val="0"/>
                <w:caps w:val="0"/>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1" w:author="Gerard" w:date="2014-07-29T23:58:00Z"/>
          <w:rFonts w:asciiTheme="minorHAnsi" w:eastAsiaTheme="minorEastAsia" w:hAnsiTheme="minorHAnsi" w:cstheme="minorBidi"/>
          <w:smallCaps w:val="0"/>
          <w:noProof/>
          <w:sz w:val="22"/>
          <w:szCs w:val="22"/>
        </w:rPr>
      </w:pPr>
      <w:del w:id="802" w:author="Gerard" w:date="2014-07-29T23:58:00Z">
        <w:r w:rsidRPr="001B13CD" w:rsidDel="001B13CD">
          <w:rPr>
            <w:rPrChange w:id="803" w:author="Gerard" w:date="2014-07-29T23:58:00Z">
              <w:rPr>
                <w:rStyle w:val="Hyperlink"/>
                <w:smallCaps w:val="0"/>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04" w:author="Gerard" w:date="2014-07-29T23:58:00Z"/>
          <w:rFonts w:asciiTheme="minorHAnsi" w:eastAsiaTheme="minorEastAsia" w:hAnsiTheme="minorHAnsi" w:cstheme="minorBidi"/>
          <w:smallCaps w:val="0"/>
          <w:noProof/>
          <w:sz w:val="22"/>
          <w:szCs w:val="22"/>
        </w:rPr>
      </w:pPr>
      <w:del w:id="805" w:author="Gerard" w:date="2014-07-29T23:58:00Z">
        <w:r w:rsidRPr="001B13CD" w:rsidDel="001B13CD">
          <w:rPr>
            <w:rPrChange w:id="806" w:author="Gerard" w:date="2014-07-29T23:58:00Z">
              <w:rPr>
                <w:rStyle w:val="Hyperlink"/>
                <w:smallCaps w:val="0"/>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07" w:author="Gerard" w:date="2014-07-29T23:58:00Z"/>
          <w:rFonts w:asciiTheme="minorHAnsi" w:eastAsiaTheme="minorEastAsia" w:hAnsiTheme="minorHAnsi" w:cstheme="minorBidi"/>
          <w:smallCaps w:val="0"/>
          <w:noProof/>
          <w:sz w:val="22"/>
          <w:szCs w:val="22"/>
        </w:rPr>
      </w:pPr>
      <w:del w:id="808" w:author="Gerard" w:date="2014-07-29T23:58:00Z">
        <w:r w:rsidRPr="001B13CD" w:rsidDel="001B13CD">
          <w:rPr>
            <w:rPrChange w:id="809" w:author="Gerard" w:date="2014-07-29T23:58:00Z">
              <w:rPr>
                <w:rStyle w:val="Hyperlink"/>
                <w:smallCaps w:val="0"/>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0" w:author="Gerard" w:date="2014-07-29T23:58:00Z"/>
          <w:rFonts w:asciiTheme="minorHAnsi" w:eastAsiaTheme="minorEastAsia" w:hAnsiTheme="minorHAnsi" w:cstheme="minorBidi"/>
          <w:smallCaps w:val="0"/>
          <w:noProof/>
          <w:sz w:val="22"/>
          <w:szCs w:val="22"/>
        </w:rPr>
      </w:pPr>
      <w:del w:id="811" w:author="Gerard" w:date="2014-07-29T23:58:00Z">
        <w:r w:rsidRPr="001B13CD" w:rsidDel="001B13CD">
          <w:rPr>
            <w:rPrChange w:id="812" w:author="Gerard" w:date="2014-07-29T23:58:00Z">
              <w:rPr>
                <w:rStyle w:val="Hyperlink"/>
                <w:smallCaps w:val="0"/>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13" w:author="Gerard" w:date="2014-07-29T23:58:00Z"/>
          <w:rFonts w:asciiTheme="minorHAnsi" w:eastAsiaTheme="minorEastAsia" w:hAnsiTheme="minorHAnsi" w:cstheme="minorBidi"/>
          <w:smallCaps w:val="0"/>
          <w:noProof/>
          <w:sz w:val="22"/>
          <w:szCs w:val="22"/>
        </w:rPr>
      </w:pPr>
      <w:del w:id="814" w:author="Gerard" w:date="2014-07-29T23:58:00Z">
        <w:r w:rsidRPr="001B13CD" w:rsidDel="001B13CD">
          <w:rPr>
            <w:rPrChange w:id="815" w:author="Gerard" w:date="2014-07-29T23:58:00Z">
              <w:rPr>
                <w:rStyle w:val="Hyperlink"/>
                <w:smallCaps w:val="0"/>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16" w:author="Gerard" w:date="2014-07-29T23:58:00Z"/>
          <w:rFonts w:asciiTheme="minorHAnsi" w:eastAsiaTheme="minorEastAsia" w:hAnsiTheme="minorHAnsi" w:cstheme="minorBidi"/>
          <w:i w:val="0"/>
          <w:iCs w:val="0"/>
          <w:noProof/>
          <w:sz w:val="22"/>
          <w:szCs w:val="22"/>
        </w:rPr>
      </w:pPr>
      <w:del w:id="817" w:author="Gerard" w:date="2014-07-29T23:58:00Z">
        <w:r w:rsidRPr="001B13CD" w:rsidDel="001B13CD">
          <w:rPr>
            <w:rPrChange w:id="818" w:author="Gerard" w:date="2014-07-29T23:58:00Z">
              <w:rPr>
                <w:rStyle w:val="Hyperlink"/>
                <w:i w:val="0"/>
                <w:iCs w:val="0"/>
                <w:noProof/>
              </w:rPr>
            </w:rPrChange>
          </w:rPr>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19" w:author="Gerard" w:date="2014-07-29T23:58:00Z"/>
          <w:rFonts w:asciiTheme="minorHAnsi" w:eastAsiaTheme="minorEastAsia" w:hAnsiTheme="minorHAnsi" w:cstheme="minorBidi"/>
          <w:i w:val="0"/>
          <w:iCs w:val="0"/>
          <w:noProof/>
          <w:sz w:val="22"/>
          <w:szCs w:val="22"/>
        </w:rPr>
      </w:pPr>
      <w:del w:id="820" w:author="Gerard" w:date="2014-07-29T23:58:00Z">
        <w:r w:rsidRPr="001B13CD" w:rsidDel="001B13CD">
          <w:rPr>
            <w:rPrChange w:id="821" w:author="Gerard" w:date="2014-07-29T23:58:00Z">
              <w:rPr>
                <w:rStyle w:val="Hyperlink"/>
                <w:i w:val="0"/>
                <w:iCs w:val="0"/>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2" w:author="Gerard" w:date="2014-07-29T23:58:00Z"/>
          <w:rFonts w:asciiTheme="minorHAnsi" w:eastAsiaTheme="minorEastAsia" w:hAnsiTheme="minorHAnsi" w:cstheme="minorBidi"/>
          <w:i w:val="0"/>
          <w:iCs w:val="0"/>
          <w:noProof/>
          <w:sz w:val="22"/>
          <w:szCs w:val="22"/>
        </w:rPr>
      </w:pPr>
      <w:del w:id="823" w:author="Gerard" w:date="2014-07-29T23:58:00Z">
        <w:r w:rsidRPr="001B13CD" w:rsidDel="001B13CD">
          <w:rPr>
            <w:rPrChange w:id="824" w:author="Gerard" w:date="2014-07-29T23:58:00Z">
              <w:rPr>
                <w:rStyle w:val="Hyperlink"/>
                <w:i w:val="0"/>
                <w:iCs w:val="0"/>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25" w:author="Gerard" w:date="2014-07-29T23:58:00Z"/>
          <w:rFonts w:asciiTheme="minorHAnsi" w:eastAsiaTheme="minorEastAsia" w:hAnsiTheme="minorHAnsi" w:cstheme="minorBidi"/>
          <w:i w:val="0"/>
          <w:iCs w:val="0"/>
          <w:noProof/>
          <w:sz w:val="22"/>
          <w:szCs w:val="22"/>
        </w:rPr>
      </w:pPr>
      <w:del w:id="826" w:author="Gerard" w:date="2014-07-29T23:58:00Z">
        <w:r w:rsidRPr="001B13CD" w:rsidDel="001B13CD">
          <w:rPr>
            <w:rPrChange w:id="827" w:author="Gerard" w:date="2014-07-29T23:58:00Z">
              <w:rPr>
                <w:rStyle w:val="Hyperlink"/>
                <w:i w:val="0"/>
                <w:iCs w:val="0"/>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28" w:author="Gerard" w:date="2014-07-29T23:58:00Z"/>
          <w:rFonts w:asciiTheme="minorHAnsi" w:eastAsiaTheme="minorEastAsia" w:hAnsiTheme="minorHAnsi" w:cstheme="minorBidi"/>
          <w:smallCaps w:val="0"/>
          <w:noProof/>
          <w:sz w:val="22"/>
          <w:szCs w:val="22"/>
        </w:rPr>
      </w:pPr>
      <w:del w:id="829" w:author="Gerard" w:date="2014-07-29T23:58:00Z">
        <w:r w:rsidRPr="001B13CD" w:rsidDel="001B13CD">
          <w:rPr>
            <w:rPrChange w:id="830" w:author="Gerard" w:date="2014-07-29T23:58:00Z">
              <w:rPr>
                <w:rStyle w:val="Hyperlink"/>
                <w:smallCaps w:val="0"/>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1" w:author="Gerard" w:date="2014-07-29T23:58:00Z"/>
          <w:rFonts w:asciiTheme="minorHAnsi" w:eastAsiaTheme="minorEastAsia" w:hAnsiTheme="minorHAnsi" w:cstheme="minorBidi"/>
          <w:i w:val="0"/>
          <w:iCs w:val="0"/>
          <w:noProof/>
          <w:sz w:val="22"/>
          <w:szCs w:val="22"/>
        </w:rPr>
      </w:pPr>
      <w:del w:id="832" w:author="Gerard" w:date="2014-07-29T23:58:00Z">
        <w:r w:rsidRPr="001B13CD" w:rsidDel="001B13CD">
          <w:rPr>
            <w:rPrChange w:id="833" w:author="Gerard" w:date="2014-07-29T23:58:00Z">
              <w:rPr>
                <w:rStyle w:val="Hyperlink"/>
                <w:i w:val="0"/>
                <w:iCs w:val="0"/>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34" w:author="Gerard" w:date="2014-07-29T23:58:00Z"/>
          <w:rFonts w:asciiTheme="minorHAnsi" w:eastAsiaTheme="minorEastAsia" w:hAnsiTheme="minorHAnsi" w:cstheme="minorBidi"/>
          <w:i w:val="0"/>
          <w:iCs w:val="0"/>
          <w:noProof/>
          <w:sz w:val="22"/>
          <w:szCs w:val="22"/>
        </w:rPr>
      </w:pPr>
      <w:del w:id="835" w:author="Gerard" w:date="2014-07-29T23:58:00Z">
        <w:r w:rsidRPr="001B13CD" w:rsidDel="001B13CD">
          <w:rPr>
            <w:rPrChange w:id="836" w:author="Gerard" w:date="2014-07-29T23:58:00Z">
              <w:rPr>
                <w:rStyle w:val="Hyperlink"/>
                <w:i w:val="0"/>
                <w:iCs w:val="0"/>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37" w:author="Gerard" w:date="2014-07-29T23:58:00Z"/>
          <w:rFonts w:asciiTheme="minorHAnsi" w:eastAsiaTheme="minorEastAsia" w:hAnsiTheme="minorHAnsi" w:cstheme="minorBidi"/>
          <w:i w:val="0"/>
          <w:iCs w:val="0"/>
          <w:noProof/>
          <w:sz w:val="22"/>
          <w:szCs w:val="22"/>
        </w:rPr>
      </w:pPr>
      <w:del w:id="838" w:author="Gerard" w:date="2014-07-29T23:58:00Z">
        <w:r w:rsidRPr="001B13CD" w:rsidDel="001B13CD">
          <w:rPr>
            <w:rPrChange w:id="839" w:author="Gerard" w:date="2014-07-29T23:58:00Z">
              <w:rPr>
                <w:rStyle w:val="Hyperlink"/>
                <w:i w:val="0"/>
                <w:iCs w:val="0"/>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0" w:author="Gerard" w:date="2014-07-29T23:58:00Z"/>
          <w:rFonts w:asciiTheme="minorHAnsi" w:eastAsiaTheme="minorEastAsia" w:hAnsiTheme="minorHAnsi" w:cstheme="minorBidi"/>
          <w:smallCaps w:val="0"/>
          <w:noProof/>
          <w:sz w:val="22"/>
          <w:szCs w:val="22"/>
        </w:rPr>
      </w:pPr>
      <w:del w:id="841" w:author="Gerard" w:date="2014-07-29T23:58:00Z">
        <w:r w:rsidRPr="001B13CD" w:rsidDel="001B13CD">
          <w:rPr>
            <w:rPrChange w:id="842" w:author="Gerard" w:date="2014-07-29T23:58:00Z">
              <w:rPr>
                <w:rStyle w:val="Hyperlink"/>
                <w:smallCaps w:val="0"/>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43" w:author="Gerard" w:date="2014-07-29T23:58:00Z"/>
          <w:rFonts w:asciiTheme="minorHAnsi" w:eastAsiaTheme="minorEastAsia" w:hAnsiTheme="minorHAnsi" w:cstheme="minorBidi"/>
          <w:smallCaps w:val="0"/>
          <w:noProof/>
          <w:sz w:val="22"/>
          <w:szCs w:val="22"/>
        </w:rPr>
      </w:pPr>
      <w:del w:id="844" w:author="Gerard" w:date="2014-07-29T23:58:00Z">
        <w:r w:rsidRPr="001B13CD" w:rsidDel="001B13CD">
          <w:rPr>
            <w:rPrChange w:id="845" w:author="Gerard" w:date="2014-07-29T23:58:00Z">
              <w:rPr>
                <w:rStyle w:val="Hyperlink"/>
                <w:smallCaps w:val="0"/>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46" w:author="Gerard" w:date="2014-07-29T23:58:00Z"/>
          <w:rFonts w:asciiTheme="minorHAnsi" w:eastAsiaTheme="minorEastAsia" w:hAnsiTheme="minorHAnsi" w:cstheme="minorBidi"/>
          <w:i w:val="0"/>
          <w:iCs w:val="0"/>
          <w:noProof/>
          <w:sz w:val="22"/>
          <w:szCs w:val="22"/>
        </w:rPr>
      </w:pPr>
      <w:del w:id="847" w:author="Gerard" w:date="2014-07-29T23:58:00Z">
        <w:r w:rsidRPr="001B13CD" w:rsidDel="001B13CD">
          <w:rPr>
            <w:rPrChange w:id="848" w:author="Gerard" w:date="2014-07-29T23:58:00Z">
              <w:rPr>
                <w:rStyle w:val="Hyperlink"/>
                <w:i w:val="0"/>
                <w:iCs w:val="0"/>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49" w:author="Gerard" w:date="2014-07-29T23:58:00Z"/>
          <w:rFonts w:asciiTheme="minorHAnsi" w:eastAsiaTheme="minorEastAsia" w:hAnsiTheme="minorHAnsi" w:cstheme="minorBidi"/>
          <w:i w:val="0"/>
          <w:iCs w:val="0"/>
          <w:noProof/>
          <w:sz w:val="22"/>
          <w:szCs w:val="22"/>
        </w:rPr>
      </w:pPr>
      <w:del w:id="850" w:author="Gerard" w:date="2014-07-29T23:58:00Z">
        <w:r w:rsidRPr="001B13CD" w:rsidDel="001B13CD">
          <w:rPr>
            <w:rPrChange w:id="851" w:author="Gerard" w:date="2014-07-29T23:58:00Z">
              <w:rPr>
                <w:rStyle w:val="Hyperlink"/>
                <w:i w:val="0"/>
                <w:iCs w:val="0"/>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2" w:author="Gerard" w:date="2014-07-29T23:58:00Z"/>
          <w:rFonts w:asciiTheme="minorHAnsi" w:eastAsiaTheme="minorEastAsia" w:hAnsiTheme="minorHAnsi" w:cstheme="minorBidi"/>
          <w:noProof/>
          <w:sz w:val="22"/>
          <w:szCs w:val="22"/>
        </w:rPr>
      </w:pPr>
      <w:del w:id="853" w:author="Gerard" w:date="2014-07-29T23:58:00Z">
        <w:r w:rsidRPr="001B13CD" w:rsidDel="001B13CD">
          <w:rPr>
            <w:rPrChange w:id="854"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55" w:author="Gerard" w:date="2014-07-29T23:58:00Z"/>
          <w:rFonts w:asciiTheme="minorHAnsi" w:eastAsiaTheme="minorEastAsia" w:hAnsiTheme="minorHAnsi" w:cstheme="minorBidi"/>
          <w:noProof/>
          <w:sz w:val="22"/>
          <w:szCs w:val="22"/>
        </w:rPr>
      </w:pPr>
      <w:del w:id="856" w:author="Gerard" w:date="2014-07-29T23:58:00Z">
        <w:r w:rsidRPr="001B13CD" w:rsidDel="001B13CD">
          <w:rPr>
            <w:rPrChange w:id="857"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58" w:author="Gerard" w:date="2014-07-29T23:58:00Z"/>
          <w:rFonts w:asciiTheme="minorHAnsi" w:eastAsiaTheme="minorEastAsia" w:hAnsiTheme="minorHAnsi" w:cstheme="minorBidi"/>
          <w:noProof/>
          <w:sz w:val="22"/>
          <w:szCs w:val="22"/>
        </w:rPr>
      </w:pPr>
      <w:del w:id="859" w:author="Gerard" w:date="2014-07-29T23:58:00Z">
        <w:r w:rsidRPr="001B13CD" w:rsidDel="001B13CD">
          <w:rPr>
            <w:rPrChange w:id="860"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1" w:author="Gerard" w:date="2014-07-29T23:58:00Z"/>
          <w:rFonts w:asciiTheme="minorHAnsi" w:eastAsiaTheme="minorEastAsia" w:hAnsiTheme="minorHAnsi" w:cstheme="minorBidi"/>
          <w:i w:val="0"/>
          <w:iCs w:val="0"/>
          <w:noProof/>
          <w:sz w:val="22"/>
          <w:szCs w:val="22"/>
        </w:rPr>
      </w:pPr>
      <w:del w:id="862" w:author="Gerard" w:date="2014-07-29T23:58:00Z">
        <w:r w:rsidRPr="001B13CD" w:rsidDel="001B13CD">
          <w:rPr>
            <w:rPrChange w:id="863" w:author="Gerard" w:date="2014-07-29T23:58:00Z">
              <w:rPr>
                <w:rStyle w:val="Hyperlink"/>
                <w:i w:val="0"/>
                <w:iCs w:val="0"/>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64" w:author="Gerard" w:date="2014-07-29T23:58:00Z"/>
          <w:rFonts w:asciiTheme="minorHAnsi" w:eastAsiaTheme="minorEastAsia" w:hAnsiTheme="minorHAnsi" w:cstheme="minorBidi"/>
          <w:i w:val="0"/>
          <w:iCs w:val="0"/>
          <w:noProof/>
          <w:sz w:val="22"/>
          <w:szCs w:val="22"/>
        </w:rPr>
      </w:pPr>
      <w:del w:id="865" w:author="Gerard" w:date="2014-07-29T23:58:00Z">
        <w:r w:rsidRPr="001B13CD" w:rsidDel="001B13CD">
          <w:rPr>
            <w:rPrChange w:id="866" w:author="Gerard" w:date="2014-07-29T23:58:00Z">
              <w:rPr>
                <w:rStyle w:val="Hyperlink"/>
                <w:i w:val="0"/>
                <w:iCs w:val="0"/>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67" w:author="Gerard" w:date="2014-07-29T23:58:00Z"/>
          <w:rFonts w:asciiTheme="minorHAnsi" w:eastAsiaTheme="minorEastAsia" w:hAnsiTheme="minorHAnsi" w:cstheme="minorBidi"/>
          <w:i w:val="0"/>
          <w:iCs w:val="0"/>
          <w:noProof/>
          <w:sz w:val="22"/>
          <w:szCs w:val="22"/>
        </w:rPr>
      </w:pPr>
      <w:del w:id="868" w:author="Gerard" w:date="2014-07-29T23:58:00Z">
        <w:r w:rsidRPr="001B13CD" w:rsidDel="001B13CD">
          <w:rPr>
            <w:rPrChange w:id="869" w:author="Gerard" w:date="2014-07-29T23:58:00Z">
              <w:rPr>
                <w:rStyle w:val="Hyperlink"/>
                <w:i w:val="0"/>
                <w:iCs w:val="0"/>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0" w:author="Gerard" w:date="2014-07-29T23:58:00Z"/>
          <w:rFonts w:asciiTheme="minorHAnsi" w:eastAsiaTheme="minorEastAsia" w:hAnsiTheme="minorHAnsi" w:cstheme="minorBidi"/>
          <w:smallCaps w:val="0"/>
          <w:noProof/>
          <w:sz w:val="22"/>
          <w:szCs w:val="22"/>
        </w:rPr>
      </w:pPr>
      <w:del w:id="871" w:author="Gerard" w:date="2014-07-29T23:58:00Z">
        <w:r w:rsidRPr="001B13CD" w:rsidDel="001B13CD">
          <w:rPr>
            <w:rPrChange w:id="872" w:author="Gerard" w:date="2014-07-29T23:58:00Z">
              <w:rPr>
                <w:rStyle w:val="Hyperlink"/>
                <w:smallCaps w:val="0"/>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73" w:author="Gerard" w:date="2014-07-29T23:58:00Z"/>
          <w:rFonts w:asciiTheme="minorHAnsi" w:eastAsiaTheme="minorEastAsia" w:hAnsiTheme="minorHAnsi" w:cstheme="minorBidi"/>
          <w:i w:val="0"/>
          <w:iCs w:val="0"/>
          <w:noProof/>
          <w:sz w:val="22"/>
          <w:szCs w:val="22"/>
        </w:rPr>
      </w:pPr>
      <w:del w:id="874" w:author="Gerard" w:date="2014-07-29T23:58:00Z">
        <w:r w:rsidRPr="001B13CD" w:rsidDel="001B13CD">
          <w:rPr>
            <w:rPrChange w:id="875" w:author="Gerard" w:date="2014-07-29T23:58:00Z">
              <w:rPr>
                <w:rStyle w:val="Hyperlink"/>
                <w:i w:val="0"/>
                <w:iCs w:val="0"/>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76" w:author="Gerard" w:date="2014-07-29T23:58:00Z"/>
          <w:rFonts w:asciiTheme="minorHAnsi" w:eastAsiaTheme="minorEastAsia" w:hAnsiTheme="minorHAnsi" w:cstheme="minorBidi"/>
          <w:i w:val="0"/>
          <w:iCs w:val="0"/>
          <w:noProof/>
          <w:sz w:val="22"/>
          <w:szCs w:val="22"/>
        </w:rPr>
      </w:pPr>
      <w:del w:id="877" w:author="Gerard" w:date="2014-07-29T23:58:00Z">
        <w:r w:rsidRPr="001B13CD" w:rsidDel="001B13CD">
          <w:rPr>
            <w:rPrChange w:id="878" w:author="Gerard" w:date="2014-07-29T23:58:00Z">
              <w:rPr>
                <w:rStyle w:val="Hyperlink"/>
                <w:i w:val="0"/>
                <w:iCs w:val="0"/>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79" w:author="Gerard" w:date="2014-07-29T23:58:00Z"/>
          <w:rFonts w:asciiTheme="minorHAnsi" w:eastAsiaTheme="minorEastAsia" w:hAnsiTheme="minorHAnsi" w:cstheme="minorBidi"/>
          <w:i w:val="0"/>
          <w:iCs w:val="0"/>
          <w:noProof/>
          <w:sz w:val="22"/>
          <w:szCs w:val="22"/>
        </w:rPr>
      </w:pPr>
      <w:del w:id="880" w:author="Gerard" w:date="2014-07-29T23:58:00Z">
        <w:r w:rsidRPr="001B13CD" w:rsidDel="001B13CD">
          <w:rPr>
            <w:rPrChange w:id="881" w:author="Gerard" w:date="2014-07-29T23:58:00Z">
              <w:rPr>
                <w:rStyle w:val="Hyperlink"/>
                <w:i w:val="0"/>
                <w:iCs w:val="0"/>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2" w:author="Gerard" w:date="2014-07-29T23:58:00Z"/>
          <w:rFonts w:asciiTheme="minorHAnsi" w:eastAsiaTheme="minorEastAsia" w:hAnsiTheme="minorHAnsi" w:cstheme="minorBidi"/>
          <w:smallCaps w:val="0"/>
          <w:noProof/>
          <w:sz w:val="22"/>
          <w:szCs w:val="22"/>
        </w:rPr>
      </w:pPr>
      <w:del w:id="883" w:author="Gerard" w:date="2014-07-29T23:58:00Z">
        <w:r w:rsidRPr="001B13CD" w:rsidDel="001B13CD">
          <w:rPr>
            <w:rPrChange w:id="884" w:author="Gerard" w:date="2014-07-29T23:58:00Z">
              <w:rPr>
                <w:rStyle w:val="Hyperlink"/>
                <w:smallCaps w:val="0"/>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85" w:author="Gerard" w:date="2014-07-29T23:58:00Z"/>
          <w:rFonts w:asciiTheme="minorHAnsi" w:eastAsiaTheme="minorEastAsia" w:hAnsiTheme="minorHAnsi" w:cstheme="minorBidi"/>
          <w:i w:val="0"/>
          <w:iCs w:val="0"/>
          <w:noProof/>
          <w:sz w:val="22"/>
          <w:szCs w:val="22"/>
        </w:rPr>
      </w:pPr>
      <w:del w:id="886" w:author="Gerard" w:date="2014-07-29T23:58:00Z">
        <w:r w:rsidRPr="001B13CD" w:rsidDel="001B13CD">
          <w:rPr>
            <w:rPrChange w:id="887" w:author="Gerard" w:date="2014-07-29T23:58:00Z">
              <w:rPr>
                <w:rStyle w:val="Hyperlink"/>
                <w:i w:val="0"/>
                <w:iCs w:val="0"/>
                <w:noProof/>
              </w:rPr>
            </w:rPrChange>
          </w:rPr>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88" w:author="Gerard" w:date="2014-07-29T23:58:00Z"/>
          <w:rFonts w:asciiTheme="minorHAnsi" w:eastAsiaTheme="minorEastAsia" w:hAnsiTheme="minorHAnsi" w:cstheme="minorBidi"/>
          <w:i w:val="0"/>
          <w:iCs w:val="0"/>
          <w:noProof/>
          <w:sz w:val="22"/>
          <w:szCs w:val="22"/>
        </w:rPr>
      </w:pPr>
      <w:del w:id="889" w:author="Gerard" w:date="2014-07-29T23:58:00Z">
        <w:r w:rsidRPr="001B13CD" w:rsidDel="001B13CD">
          <w:rPr>
            <w:rPrChange w:id="890" w:author="Gerard" w:date="2014-07-29T23:58:00Z">
              <w:rPr>
                <w:rStyle w:val="Hyperlink"/>
                <w:i w:val="0"/>
                <w:iCs w:val="0"/>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1" w:author="Gerard" w:date="2014-07-29T23:58:00Z"/>
          <w:rFonts w:asciiTheme="minorHAnsi" w:eastAsiaTheme="minorEastAsia" w:hAnsiTheme="minorHAnsi" w:cstheme="minorBidi"/>
          <w:smallCaps w:val="0"/>
          <w:noProof/>
          <w:sz w:val="22"/>
          <w:szCs w:val="22"/>
        </w:rPr>
      </w:pPr>
      <w:del w:id="892" w:author="Gerard" w:date="2014-07-29T23:58:00Z">
        <w:r w:rsidRPr="001B13CD" w:rsidDel="001B13CD">
          <w:rPr>
            <w:rPrChange w:id="893" w:author="Gerard" w:date="2014-07-29T23:58:00Z">
              <w:rPr>
                <w:rStyle w:val="Hyperlink"/>
                <w:smallCaps w:val="0"/>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894" w:author="Gerard" w:date="2014-07-29T23:58:00Z"/>
          <w:rFonts w:asciiTheme="minorHAnsi" w:eastAsiaTheme="minorEastAsia" w:hAnsiTheme="minorHAnsi" w:cstheme="minorBidi"/>
          <w:i w:val="0"/>
          <w:iCs w:val="0"/>
          <w:noProof/>
          <w:sz w:val="22"/>
          <w:szCs w:val="22"/>
        </w:rPr>
      </w:pPr>
      <w:del w:id="895" w:author="Gerard" w:date="2014-07-29T23:58:00Z">
        <w:r w:rsidRPr="001B13CD" w:rsidDel="001B13CD">
          <w:rPr>
            <w:rPrChange w:id="896" w:author="Gerard" w:date="2014-07-29T23:58:00Z">
              <w:rPr>
                <w:rStyle w:val="Hyperlink"/>
                <w:i w:val="0"/>
                <w:iCs w:val="0"/>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897" w:author="Gerard" w:date="2014-07-29T23:58:00Z"/>
          <w:rFonts w:asciiTheme="minorHAnsi" w:eastAsiaTheme="minorEastAsia" w:hAnsiTheme="minorHAnsi" w:cstheme="minorBidi"/>
          <w:i w:val="0"/>
          <w:iCs w:val="0"/>
          <w:noProof/>
          <w:sz w:val="22"/>
          <w:szCs w:val="22"/>
        </w:rPr>
      </w:pPr>
      <w:del w:id="898" w:author="Gerard" w:date="2014-07-29T23:58:00Z">
        <w:r w:rsidRPr="001B13CD" w:rsidDel="001B13CD">
          <w:rPr>
            <w:rPrChange w:id="899" w:author="Gerard" w:date="2014-07-29T23:58:00Z">
              <w:rPr>
                <w:rStyle w:val="Hyperlink"/>
                <w:i w:val="0"/>
                <w:iCs w:val="0"/>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0" w:author="Gerard" w:date="2014-07-29T23:58:00Z"/>
          <w:rFonts w:asciiTheme="minorHAnsi" w:eastAsiaTheme="minorEastAsia" w:hAnsiTheme="minorHAnsi" w:cstheme="minorBidi"/>
          <w:noProof/>
          <w:sz w:val="22"/>
          <w:szCs w:val="22"/>
        </w:rPr>
      </w:pPr>
      <w:del w:id="901" w:author="Gerard" w:date="2014-07-29T23:58:00Z">
        <w:r w:rsidRPr="001B13CD" w:rsidDel="001B13CD">
          <w:rPr>
            <w:rPrChange w:id="902"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03" w:author="Gerard" w:date="2014-07-29T23:58:00Z"/>
          <w:rFonts w:asciiTheme="minorHAnsi" w:eastAsiaTheme="minorEastAsia" w:hAnsiTheme="minorHAnsi" w:cstheme="minorBidi"/>
          <w:noProof/>
          <w:sz w:val="22"/>
          <w:szCs w:val="22"/>
        </w:rPr>
      </w:pPr>
      <w:del w:id="904" w:author="Gerard" w:date="2014-07-29T23:58:00Z">
        <w:r w:rsidRPr="001B13CD" w:rsidDel="001B13CD">
          <w:rPr>
            <w:rPrChange w:id="905"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06" w:author="Gerard" w:date="2014-07-29T23:58:00Z"/>
          <w:rFonts w:asciiTheme="minorHAnsi" w:eastAsiaTheme="minorEastAsia" w:hAnsiTheme="minorHAnsi" w:cstheme="minorBidi"/>
          <w:noProof/>
          <w:sz w:val="22"/>
          <w:szCs w:val="22"/>
        </w:rPr>
      </w:pPr>
      <w:del w:id="907" w:author="Gerard" w:date="2014-07-29T23:58:00Z">
        <w:r w:rsidRPr="001B13CD" w:rsidDel="001B13CD">
          <w:rPr>
            <w:rPrChange w:id="908"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09" w:author="Gerard" w:date="2014-07-29T23:58:00Z"/>
          <w:rFonts w:asciiTheme="minorHAnsi" w:eastAsiaTheme="minorEastAsia" w:hAnsiTheme="minorHAnsi" w:cstheme="minorBidi"/>
          <w:noProof/>
          <w:sz w:val="22"/>
          <w:szCs w:val="22"/>
        </w:rPr>
      </w:pPr>
      <w:del w:id="910" w:author="Gerard" w:date="2014-07-29T23:58:00Z">
        <w:r w:rsidRPr="001B13CD" w:rsidDel="001B13CD">
          <w:rPr>
            <w:rPrChange w:id="911"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2" w:author="Gerard" w:date="2014-07-29T23:58:00Z"/>
          <w:rFonts w:asciiTheme="minorHAnsi" w:eastAsiaTheme="minorEastAsia" w:hAnsiTheme="minorHAnsi" w:cstheme="minorBidi"/>
          <w:noProof/>
          <w:sz w:val="22"/>
          <w:szCs w:val="22"/>
        </w:rPr>
      </w:pPr>
      <w:del w:id="913" w:author="Gerard" w:date="2014-07-29T23:58:00Z">
        <w:r w:rsidRPr="001B13CD" w:rsidDel="001B13CD">
          <w:rPr>
            <w:rPrChange w:id="914"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15" w:author="Gerard" w:date="2014-07-29T23:58:00Z"/>
          <w:rFonts w:asciiTheme="minorHAnsi" w:eastAsiaTheme="minorEastAsia" w:hAnsiTheme="minorHAnsi" w:cstheme="minorBidi"/>
          <w:noProof/>
          <w:sz w:val="22"/>
          <w:szCs w:val="22"/>
        </w:rPr>
      </w:pPr>
      <w:del w:id="916" w:author="Gerard" w:date="2014-07-29T23:58:00Z">
        <w:r w:rsidRPr="001B13CD" w:rsidDel="001B13CD">
          <w:rPr>
            <w:rPrChange w:id="917"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18" w:author="Gerard" w:date="2014-07-29T23:58:00Z"/>
          <w:rFonts w:asciiTheme="minorHAnsi" w:eastAsiaTheme="minorEastAsia" w:hAnsiTheme="minorHAnsi" w:cstheme="minorBidi"/>
          <w:noProof/>
          <w:sz w:val="22"/>
          <w:szCs w:val="22"/>
        </w:rPr>
      </w:pPr>
      <w:del w:id="919" w:author="Gerard" w:date="2014-07-29T23:58:00Z">
        <w:r w:rsidRPr="001B13CD" w:rsidDel="001B13CD">
          <w:rPr>
            <w:rPrChange w:id="920"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1" w:author="Gerard" w:date="2014-07-29T23:58:00Z"/>
          <w:rFonts w:asciiTheme="minorHAnsi" w:eastAsiaTheme="minorEastAsia" w:hAnsiTheme="minorHAnsi" w:cstheme="minorBidi"/>
          <w:i w:val="0"/>
          <w:iCs w:val="0"/>
          <w:noProof/>
          <w:sz w:val="22"/>
          <w:szCs w:val="22"/>
        </w:rPr>
      </w:pPr>
      <w:del w:id="922" w:author="Gerard" w:date="2014-07-29T23:58:00Z">
        <w:r w:rsidRPr="001B13CD" w:rsidDel="001B13CD">
          <w:rPr>
            <w:rPrChange w:id="923" w:author="Gerard" w:date="2014-07-29T23:58:00Z">
              <w:rPr>
                <w:rStyle w:val="Hyperlink"/>
                <w:i w:val="0"/>
                <w:iCs w:val="0"/>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24" w:author="Gerard" w:date="2014-07-29T23:58:00Z"/>
          <w:rFonts w:asciiTheme="minorHAnsi" w:eastAsiaTheme="minorEastAsia" w:hAnsiTheme="minorHAnsi" w:cstheme="minorBidi"/>
          <w:noProof/>
          <w:sz w:val="22"/>
          <w:szCs w:val="22"/>
        </w:rPr>
      </w:pPr>
      <w:del w:id="925" w:author="Gerard" w:date="2014-07-29T23:58:00Z">
        <w:r w:rsidRPr="001B13CD" w:rsidDel="001B13CD">
          <w:rPr>
            <w:rPrChange w:id="926"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27" w:author="Gerard" w:date="2014-07-29T23:58:00Z"/>
          <w:rFonts w:asciiTheme="minorHAnsi" w:eastAsiaTheme="minorEastAsia" w:hAnsiTheme="minorHAnsi" w:cstheme="minorBidi"/>
          <w:noProof/>
          <w:sz w:val="22"/>
          <w:szCs w:val="22"/>
        </w:rPr>
      </w:pPr>
      <w:del w:id="928" w:author="Gerard" w:date="2014-07-29T23:58:00Z">
        <w:r w:rsidRPr="001B13CD" w:rsidDel="001B13CD">
          <w:rPr>
            <w:rPrChange w:id="929"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0" w:author="Gerard" w:date="2014-07-29T23:58:00Z"/>
          <w:rFonts w:asciiTheme="minorHAnsi" w:eastAsiaTheme="minorEastAsia" w:hAnsiTheme="minorHAnsi" w:cstheme="minorBidi"/>
          <w:noProof/>
          <w:sz w:val="22"/>
          <w:szCs w:val="22"/>
        </w:rPr>
      </w:pPr>
      <w:del w:id="931" w:author="Gerard" w:date="2014-07-29T23:58:00Z">
        <w:r w:rsidRPr="001B13CD" w:rsidDel="001B13CD">
          <w:rPr>
            <w:rPrChange w:id="932"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33" w:author="Gerard" w:date="2014-07-29T23:58:00Z"/>
          <w:rFonts w:asciiTheme="minorHAnsi" w:eastAsiaTheme="minorEastAsia" w:hAnsiTheme="minorHAnsi" w:cstheme="minorBidi"/>
          <w:noProof/>
          <w:sz w:val="22"/>
          <w:szCs w:val="22"/>
        </w:rPr>
      </w:pPr>
      <w:del w:id="934" w:author="Gerard" w:date="2014-07-29T23:58:00Z">
        <w:r w:rsidRPr="001B13CD" w:rsidDel="001B13CD">
          <w:rPr>
            <w:rPrChange w:id="935"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36" w:author="Gerard" w:date="2014-07-29T23:58:00Z"/>
          <w:rFonts w:asciiTheme="minorHAnsi" w:eastAsiaTheme="minorEastAsia" w:hAnsiTheme="minorHAnsi" w:cstheme="minorBidi"/>
          <w:smallCaps w:val="0"/>
          <w:noProof/>
          <w:sz w:val="22"/>
          <w:szCs w:val="22"/>
        </w:rPr>
      </w:pPr>
      <w:del w:id="937" w:author="Gerard" w:date="2014-07-29T23:58:00Z">
        <w:r w:rsidRPr="001B13CD" w:rsidDel="001B13CD">
          <w:rPr>
            <w:rPrChange w:id="938" w:author="Gerard" w:date="2014-07-29T23:58:00Z">
              <w:rPr>
                <w:rStyle w:val="Hyperlink"/>
                <w:smallCaps w:val="0"/>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39" w:author="Gerard" w:date="2014-07-29T23:58:00Z"/>
          <w:rFonts w:asciiTheme="minorHAnsi" w:eastAsiaTheme="minorEastAsia" w:hAnsiTheme="minorHAnsi" w:cstheme="minorBidi"/>
          <w:i w:val="0"/>
          <w:iCs w:val="0"/>
          <w:noProof/>
          <w:sz w:val="22"/>
          <w:szCs w:val="22"/>
        </w:rPr>
      </w:pPr>
      <w:del w:id="940" w:author="Gerard" w:date="2014-07-29T23:58:00Z">
        <w:r w:rsidRPr="001B13CD" w:rsidDel="001B13CD">
          <w:rPr>
            <w:rPrChange w:id="941" w:author="Gerard" w:date="2014-07-29T23:58:00Z">
              <w:rPr>
                <w:rStyle w:val="Hyperlink"/>
                <w:i w:val="0"/>
                <w:iCs w:val="0"/>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2" w:author="Gerard" w:date="2014-07-29T23:58:00Z"/>
          <w:rFonts w:asciiTheme="minorHAnsi" w:eastAsiaTheme="minorEastAsia" w:hAnsiTheme="minorHAnsi" w:cstheme="minorBidi"/>
          <w:i w:val="0"/>
          <w:iCs w:val="0"/>
          <w:noProof/>
          <w:sz w:val="22"/>
          <w:szCs w:val="22"/>
        </w:rPr>
      </w:pPr>
      <w:del w:id="943" w:author="Gerard" w:date="2014-07-29T23:58:00Z">
        <w:r w:rsidRPr="001B13CD" w:rsidDel="001B13CD">
          <w:rPr>
            <w:rPrChange w:id="944" w:author="Gerard" w:date="2014-07-29T23:58:00Z">
              <w:rPr>
                <w:rStyle w:val="Hyperlink"/>
                <w:i w:val="0"/>
                <w:iCs w:val="0"/>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45" w:author="Gerard" w:date="2014-07-29T23:58:00Z"/>
          <w:rFonts w:asciiTheme="minorHAnsi" w:eastAsiaTheme="minorEastAsia" w:hAnsiTheme="minorHAnsi" w:cstheme="minorBidi"/>
          <w:i w:val="0"/>
          <w:iCs w:val="0"/>
          <w:noProof/>
          <w:sz w:val="22"/>
          <w:szCs w:val="22"/>
        </w:rPr>
      </w:pPr>
      <w:del w:id="946" w:author="Gerard" w:date="2014-07-29T23:58:00Z">
        <w:r w:rsidRPr="001B13CD" w:rsidDel="001B13CD">
          <w:rPr>
            <w:rPrChange w:id="947" w:author="Gerard" w:date="2014-07-29T23:58:00Z">
              <w:rPr>
                <w:rStyle w:val="Hyperlink"/>
                <w:i w:val="0"/>
                <w:iCs w:val="0"/>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48" w:author="Gerard" w:date="2014-07-29T23:58:00Z"/>
          <w:rFonts w:asciiTheme="minorHAnsi" w:eastAsiaTheme="minorEastAsia" w:hAnsiTheme="minorHAnsi" w:cstheme="minorBidi"/>
          <w:i w:val="0"/>
          <w:iCs w:val="0"/>
          <w:noProof/>
          <w:sz w:val="22"/>
          <w:szCs w:val="22"/>
        </w:rPr>
      </w:pPr>
      <w:del w:id="949" w:author="Gerard" w:date="2014-07-29T23:58:00Z">
        <w:r w:rsidRPr="001B13CD" w:rsidDel="001B13CD">
          <w:rPr>
            <w:rPrChange w:id="950" w:author="Gerard" w:date="2014-07-29T23:58:00Z">
              <w:rPr>
                <w:rStyle w:val="Hyperlink"/>
                <w:i w:val="0"/>
                <w:iCs w:val="0"/>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1" w:author="Gerard" w:date="2014-07-29T23:58:00Z"/>
          <w:rFonts w:asciiTheme="minorHAnsi" w:eastAsiaTheme="minorEastAsia" w:hAnsiTheme="minorHAnsi" w:cstheme="minorBidi"/>
          <w:i w:val="0"/>
          <w:iCs w:val="0"/>
          <w:noProof/>
          <w:sz w:val="22"/>
          <w:szCs w:val="22"/>
        </w:rPr>
      </w:pPr>
      <w:del w:id="952" w:author="Gerard" w:date="2014-07-29T23:58:00Z">
        <w:r w:rsidRPr="001B13CD" w:rsidDel="001B13CD">
          <w:rPr>
            <w:rPrChange w:id="953" w:author="Gerard" w:date="2014-07-29T23:58:00Z">
              <w:rPr>
                <w:rStyle w:val="Hyperlink"/>
                <w:i w:val="0"/>
                <w:iCs w:val="0"/>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54" w:author="Gerard" w:date="2014-07-29T23:58:00Z"/>
          <w:rFonts w:asciiTheme="minorHAnsi" w:eastAsiaTheme="minorEastAsia" w:hAnsiTheme="minorHAnsi" w:cstheme="minorBidi"/>
          <w:i w:val="0"/>
          <w:iCs w:val="0"/>
          <w:noProof/>
          <w:sz w:val="22"/>
          <w:szCs w:val="22"/>
        </w:rPr>
      </w:pPr>
      <w:del w:id="955" w:author="Gerard" w:date="2014-07-29T23:58:00Z">
        <w:r w:rsidRPr="001B13CD" w:rsidDel="001B13CD">
          <w:rPr>
            <w:rPrChange w:id="956" w:author="Gerard" w:date="2014-07-29T23:58:00Z">
              <w:rPr>
                <w:rStyle w:val="Hyperlink"/>
                <w:i w:val="0"/>
                <w:iCs w:val="0"/>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57" w:author="Gerard" w:date="2014-07-29T23:58:00Z"/>
          <w:rFonts w:asciiTheme="minorHAnsi" w:eastAsiaTheme="minorEastAsia" w:hAnsiTheme="minorHAnsi" w:cstheme="minorBidi"/>
          <w:i w:val="0"/>
          <w:iCs w:val="0"/>
          <w:noProof/>
          <w:sz w:val="22"/>
          <w:szCs w:val="22"/>
        </w:rPr>
      </w:pPr>
      <w:del w:id="958" w:author="Gerard" w:date="2014-07-29T23:58:00Z">
        <w:r w:rsidRPr="001B13CD" w:rsidDel="001B13CD">
          <w:rPr>
            <w:rPrChange w:id="959" w:author="Gerard" w:date="2014-07-29T23:58:00Z">
              <w:rPr>
                <w:rStyle w:val="Hyperlink"/>
                <w:i w:val="0"/>
                <w:iCs w:val="0"/>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0" w:author="Gerard" w:date="2014-07-29T23:58:00Z"/>
          <w:rFonts w:asciiTheme="minorHAnsi" w:eastAsiaTheme="minorEastAsia" w:hAnsiTheme="minorHAnsi" w:cstheme="minorBidi"/>
          <w:i w:val="0"/>
          <w:iCs w:val="0"/>
          <w:noProof/>
          <w:sz w:val="22"/>
          <w:szCs w:val="22"/>
        </w:rPr>
      </w:pPr>
      <w:del w:id="961" w:author="Gerard" w:date="2014-07-29T23:58:00Z">
        <w:r w:rsidRPr="001B13CD" w:rsidDel="001B13CD">
          <w:rPr>
            <w:rPrChange w:id="962" w:author="Gerard" w:date="2014-07-29T23:58:00Z">
              <w:rPr>
                <w:rStyle w:val="Hyperlink"/>
                <w:i w:val="0"/>
                <w:iCs w:val="0"/>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63" w:author="Gerard" w:date="2014-07-29T23:58:00Z"/>
          <w:rFonts w:asciiTheme="minorHAnsi" w:eastAsiaTheme="minorEastAsia" w:hAnsiTheme="minorHAnsi" w:cstheme="minorBidi"/>
          <w:smallCaps w:val="0"/>
          <w:noProof/>
          <w:sz w:val="22"/>
          <w:szCs w:val="22"/>
        </w:rPr>
      </w:pPr>
      <w:del w:id="964" w:author="Gerard" w:date="2014-07-29T23:58:00Z">
        <w:r w:rsidRPr="001B13CD" w:rsidDel="001B13CD">
          <w:rPr>
            <w:rPrChange w:id="965" w:author="Gerard" w:date="2014-07-29T23:58:00Z">
              <w:rPr>
                <w:rStyle w:val="Hyperlink"/>
                <w:smallCaps w:val="0"/>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66" w:author="Gerard" w:date="2014-07-29T23:58:00Z"/>
          <w:rFonts w:asciiTheme="minorHAnsi" w:eastAsiaTheme="minorEastAsia" w:hAnsiTheme="minorHAnsi" w:cstheme="minorBidi"/>
          <w:i w:val="0"/>
          <w:iCs w:val="0"/>
          <w:noProof/>
          <w:sz w:val="22"/>
          <w:szCs w:val="22"/>
        </w:rPr>
      </w:pPr>
      <w:del w:id="967" w:author="Gerard" w:date="2014-07-29T23:58:00Z">
        <w:r w:rsidRPr="001B13CD" w:rsidDel="001B13CD">
          <w:rPr>
            <w:rPrChange w:id="968" w:author="Gerard" w:date="2014-07-29T23:58:00Z">
              <w:rPr>
                <w:rStyle w:val="Hyperlink"/>
                <w:i w:val="0"/>
                <w:iCs w:val="0"/>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69" w:author="Gerard" w:date="2014-07-29T23:58:00Z"/>
          <w:rFonts w:asciiTheme="minorHAnsi" w:eastAsiaTheme="minorEastAsia" w:hAnsiTheme="minorHAnsi" w:cstheme="minorBidi"/>
          <w:smallCaps w:val="0"/>
          <w:noProof/>
          <w:sz w:val="22"/>
          <w:szCs w:val="22"/>
        </w:rPr>
      </w:pPr>
      <w:del w:id="970" w:author="Gerard" w:date="2014-07-29T23:58:00Z">
        <w:r w:rsidRPr="001B13CD" w:rsidDel="001B13CD">
          <w:rPr>
            <w:rPrChange w:id="971" w:author="Gerard" w:date="2014-07-29T23:58:00Z">
              <w:rPr>
                <w:rStyle w:val="Hyperlink"/>
                <w:smallCaps w:val="0"/>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2" w:author="Gerard" w:date="2014-07-29T23:58:00Z"/>
          <w:rFonts w:asciiTheme="minorHAnsi" w:eastAsiaTheme="minorEastAsia" w:hAnsiTheme="minorHAnsi" w:cstheme="minorBidi"/>
          <w:i w:val="0"/>
          <w:iCs w:val="0"/>
          <w:noProof/>
          <w:sz w:val="22"/>
          <w:szCs w:val="22"/>
        </w:rPr>
      </w:pPr>
      <w:del w:id="973" w:author="Gerard" w:date="2014-07-29T23:58:00Z">
        <w:r w:rsidRPr="001B13CD" w:rsidDel="001B13CD">
          <w:rPr>
            <w:rPrChange w:id="974" w:author="Gerard" w:date="2014-07-29T23:58:00Z">
              <w:rPr>
                <w:rStyle w:val="Hyperlink"/>
                <w:i w:val="0"/>
                <w:iCs w:val="0"/>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75" w:author="Gerard" w:date="2014-07-29T23:58:00Z"/>
          <w:rFonts w:asciiTheme="minorHAnsi" w:eastAsiaTheme="minorEastAsia" w:hAnsiTheme="minorHAnsi" w:cstheme="minorBidi"/>
          <w:smallCaps w:val="0"/>
          <w:noProof/>
          <w:sz w:val="22"/>
          <w:szCs w:val="22"/>
        </w:rPr>
      </w:pPr>
      <w:del w:id="976" w:author="Gerard" w:date="2014-07-29T23:58:00Z">
        <w:r w:rsidRPr="001B13CD" w:rsidDel="001B13CD">
          <w:rPr>
            <w:rPrChange w:id="977" w:author="Gerard" w:date="2014-07-29T23:58:00Z">
              <w:rPr>
                <w:rStyle w:val="Hyperlink"/>
                <w:smallCaps w:val="0"/>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78" w:author="Gerard" w:date="2014-07-29T23:58:00Z"/>
          <w:rFonts w:asciiTheme="minorHAnsi" w:eastAsiaTheme="minorEastAsia" w:hAnsiTheme="minorHAnsi" w:cstheme="minorBidi"/>
          <w:smallCaps w:val="0"/>
          <w:noProof/>
          <w:sz w:val="22"/>
          <w:szCs w:val="22"/>
        </w:rPr>
      </w:pPr>
      <w:del w:id="979" w:author="Gerard" w:date="2014-07-29T23:58:00Z">
        <w:r w:rsidRPr="001B13CD" w:rsidDel="001B13CD">
          <w:rPr>
            <w:rPrChange w:id="980" w:author="Gerard" w:date="2014-07-29T23:58:00Z">
              <w:rPr>
                <w:rStyle w:val="Hyperlink"/>
                <w:smallCaps w:val="0"/>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1" w:author="Gerard" w:date="2014-07-29T23:58:00Z"/>
          <w:rFonts w:asciiTheme="minorHAnsi" w:eastAsiaTheme="minorEastAsia" w:hAnsiTheme="minorHAnsi" w:cstheme="minorBidi"/>
          <w:i w:val="0"/>
          <w:iCs w:val="0"/>
          <w:noProof/>
          <w:sz w:val="22"/>
          <w:szCs w:val="22"/>
        </w:rPr>
      </w:pPr>
      <w:del w:id="982" w:author="Gerard" w:date="2014-07-29T23:58:00Z">
        <w:r w:rsidRPr="001B13CD" w:rsidDel="001B13CD">
          <w:rPr>
            <w:rPrChange w:id="983" w:author="Gerard" w:date="2014-07-29T23:58:00Z">
              <w:rPr>
                <w:rStyle w:val="Hyperlink"/>
                <w:i w:val="0"/>
                <w:iCs w:val="0"/>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84" w:author="Gerard" w:date="2014-07-29T23:58:00Z"/>
          <w:rFonts w:asciiTheme="minorHAnsi" w:eastAsiaTheme="minorEastAsia" w:hAnsiTheme="minorHAnsi" w:cstheme="minorBidi"/>
          <w:noProof/>
          <w:sz w:val="22"/>
          <w:szCs w:val="22"/>
        </w:rPr>
      </w:pPr>
      <w:del w:id="985" w:author="Gerard" w:date="2014-07-29T23:58:00Z">
        <w:r w:rsidRPr="001B13CD" w:rsidDel="001B13CD">
          <w:rPr>
            <w:rPrChange w:id="986"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87" w:author="Gerard" w:date="2014-07-29T23:58:00Z"/>
          <w:rFonts w:asciiTheme="minorHAnsi" w:eastAsiaTheme="minorEastAsia" w:hAnsiTheme="minorHAnsi" w:cstheme="minorBidi"/>
          <w:noProof/>
          <w:sz w:val="22"/>
          <w:szCs w:val="22"/>
        </w:rPr>
      </w:pPr>
      <w:del w:id="988" w:author="Gerard" w:date="2014-07-29T23:58:00Z">
        <w:r w:rsidRPr="001B13CD" w:rsidDel="001B13CD">
          <w:rPr>
            <w:rPrChange w:id="989" w:author="Gerard" w:date="2014-07-29T23:58:00Z">
              <w:rPr>
                <w:rStyle w:val="Hyperlink"/>
                <w:noProof/>
              </w:rPr>
            </w:rPrChange>
          </w:rPr>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0" w:author="Gerard" w:date="2014-07-29T23:58:00Z"/>
          <w:rFonts w:asciiTheme="minorHAnsi" w:eastAsiaTheme="minorEastAsia" w:hAnsiTheme="minorHAnsi" w:cstheme="minorBidi"/>
          <w:noProof/>
          <w:sz w:val="22"/>
          <w:szCs w:val="22"/>
        </w:rPr>
      </w:pPr>
      <w:del w:id="991" w:author="Gerard" w:date="2014-07-29T23:58:00Z">
        <w:r w:rsidRPr="001B13CD" w:rsidDel="001B13CD">
          <w:rPr>
            <w:rPrChange w:id="992"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993" w:author="Gerard" w:date="2014-07-29T23:58:00Z"/>
          <w:rFonts w:asciiTheme="minorHAnsi" w:eastAsiaTheme="minorEastAsia" w:hAnsiTheme="minorHAnsi" w:cstheme="minorBidi"/>
          <w:i w:val="0"/>
          <w:iCs w:val="0"/>
          <w:noProof/>
          <w:sz w:val="22"/>
          <w:szCs w:val="22"/>
        </w:rPr>
      </w:pPr>
      <w:del w:id="994" w:author="Gerard" w:date="2014-07-29T23:58:00Z">
        <w:r w:rsidRPr="001B13CD" w:rsidDel="001B13CD">
          <w:rPr>
            <w:rPrChange w:id="995" w:author="Gerard" w:date="2014-07-29T23:58:00Z">
              <w:rPr>
                <w:rStyle w:val="Hyperlink"/>
                <w:i w:val="0"/>
                <w:iCs w:val="0"/>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996" w:author="Gerard" w:date="2014-07-29T23:58:00Z"/>
          <w:rFonts w:asciiTheme="minorHAnsi" w:eastAsiaTheme="minorEastAsia" w:hAnsiTheme="minorHAnsi" w:cstheme="minorBidi"/>
          <w:b w:val="0"/>
          <w:bCs w:val="0"/>
          <w:caps w:val="0"/>
          <w:noProof/>
          <w:sz w:val="22"/>
          <w:szCs w:val="22"/>
        </w:rPr>
      </w:pPr>
      <w:del w:id="997" w:author="Gerard" w:date="2014-07-29T23:58:00Z">
        <w:r w:rsidRPr="001B13CD" w:rsidDel="001B13CD">
          <w:rPr>
            <w:rPrChange w:id="998" w:author="Gerard" w:date="2014-07-29T23:58:00Z">
              <w:rPr>
                <w:rStyle w:val="Hyperlink"/>
                <w:b w:val="0"/>
                <w:bCs w:val="0"/>
                <w:caps w:val="0"/>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999" w:author="Gerard" w:date="2014-07-29T23:58:00Z"/>
          <w:rFonts w:asciiTheme="minorHAnsi" w:eastAsiaTheme="minorEastAsia" w:hAnsiTheme="minorHAnsi" w:cstheme="minorBidi"/>
          <w:smallCaps w:val="0"/>
          <w:noProof/>
          <w:sz w:val="22"/>
          <w:szCs w:val="22"/>
        </w:rPr>
      </w:pPr>
      <w:del w:id="1000" w:author="Gerard" w:date="2014-07-29T23:58:00Z">
        <w:r w:rsidRPr="001B13CD" w:rsidDel="001B13CD">
          <w:rPr>
            <w:rPrChange w:id="1001" w:author="Gerard" w:date="2014-07-29T23:58:00Z">
              <w:rPr>
                <w:rStyle w:val="Hyperlink"/>
                <w:smallCaps w:val="0"/>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2" w:author="Gerard" w:date="2014-07-29T23:58:00Z"/>
          <w:rFonts w:asciiTheme="minorHAnsi" w:eastAsiaTheme="minorEastAsia" w:hAnsiTheme="minorHAnsi" w:cstheme="minorBidi"/>
          <w:i w:val="0"/>
          <w:iCs w:val="0"/>
          <w:noProof/>
          <w:sz w:val="22"/>
          <w:szCs w:val="22"/>
        </w:rPr>
      </w:pPr>
      <w:del w:id="1003" w:author="Gerard" w:date="2014-07-29T23:58:00Z">
        <w:r w:rsidRPr="001B13CD" w:rsidDel="001B13CD">
          <w:rPr>
            <w:rPrChange w:id="1004" w:author="Gerard" w:date="2014-07-29T23:58:00Z">
              <w:rPr>
                <w:rStyle w:val="Hyperlink"/>
                <w:i w:val="0"/>
                <w:iCs w:val="0"/>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05" w:author="Gerard" w:date="2014-07-29T23:58:00Z"/>
          <w:rFonts w:asciiTheme="minorHAnsi" w:eastAsiaTheme="minorEastAsia" w:hAnsiTheme="minorHAnsi" w:cstheme="minorBidi"/>
          <w:noProof/>
          <w:sz w:val="22"/>
          <w:szCs w:val="22"/>
        </w:rPr>
      </w:pPr>
      <w:del w:id="1006" w:author="Gerard" w:date="2014-07-29T23:58:00Z">
        <w:r w:rsidRPr="001B13CD" w:rsidDel="001B13CD">
          <w:rPr>
            <w:rPrChange w:id="1007"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08" w:author="Gerard" w:date="2014-07-29T23:58:00Z"/>
          <w:rFonts w:asciiTheme="minorHAnsi" w:eastAsiaTheme="minorEastAsia" w:hAnsiTheme="minorHAnsi" w:cstheme="minorBidi"/>
          <w:noProof/>
          <w:sz w:val="22"/>
          <w:szCs w:val="22"/>
        </w:rPr>
      </w:pPr>
      <w:del w:id="1009" w:author="Gerard" w:date="2014-07-29T23:58:00Z">
        <w:r w:rsidRPr="001B13CD" w:rsidDel="001B13CD">
          <w:rPr>
            <w:rPrChange w:id="1010"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1" w:author="Gerard" w:date="2014-07-29T23:58:00Z"/>
          <w:rFonts w:asciiTheme="minorHAnsi" w:eastAsiaTheme="minorEastAsia" w:hAnsiTheme="minorHAnsi" w:cstheme="minorBidi"/>
          <w:i w:val="0"/>
          <w:iCs w:val="0"/>
          <w:noProof/>
          <w:sz w:val="22"/>
          <w:szCs w:val="22"/>
        </w:rPr>
      </w:pPr>
      <w:del w:id="1012" w:author="Gerard" w:date="2014-07-29T23:58:00Z">
        <w:r w:rsidRPr="001B13CD" w:rsidDel="001B13CD">
          <w:rPr>
            <w:rPrChange w:id="1013" w:author="Gerard" w:date="2014-07-29T23:58:00Z">
              <w:rPr>
                <w:rStyle w:val="Hyperlink"/>
                <w:i w:val="0"/>
                <w:iCs w:val="0"/>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14" w:author="Gerard" w:date="2014-07-29T23:58:00Z"/>
          <w:rFonts w:asciiTheme="minorHAnsi" w:eastAsiaTheme="minorEastAsia" w:hAnsiTheme="minorHAnsi" w:cstheme="minorBidi"/>
          <w:noProof/>
          <w:sz w:val="22"/>
          <w:szCs w:val="22"/>
        </w:rPr>
      </w:pPr>
      <w:del w:id="1015" w:author="Gerard" w:date="2014-07-29T23:58:00Z">
        <w:r w:rsidRPr="001B13CD" w:rsidDel="001B13CD">
          <w:rPr>
            <w:rPrChange w:id="1016"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17" w:author="Gerard" w:date="2014-07-29T23:58:00Z"/>
          <w:rFonts w:asciiTheme="minorHAnsi" w:eastAsiaTheme="minorEastAsia" w:hAnsiTheme="minorHAnsi" w:cstheme="minorBidi"/>
          <w:noProof/>
          <w:sz w:val="22"/>
          <w:szCs w:val="22"/>
        </w:rPr>
      </w:pPr>
      <w:del w:id="1018" w:author="Gerard" w:date="2014-07-29T23:58:00Z">
        <w:r w:rsidRPr="001B13CD" w:rsidDel="001B13CD">
          <w:rPr>
            <w:rPrChange w:id="1019"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0" w:author="Gerard" w:date="2014-07-29T23:58:00Z"/>
          <w:rFonts w:asciiTheme="minorHAnsi" w:eastAsiaTheme="minorEastAsia" w:hAnsiTheme="minorHAnsi" w:cstheme="minorBidi"/>
          <w:noProof/>
          <w:sz w:val="22"/>
          <w:szCs w:val="22"/>
        </w:rPr>
      </w:pPr>
      <w:del w:id="1021" w:author="Gerard" w:date="2014-07-29T23:58:00Z">
        <w:r w:rsidRPr="001B13CD" w:rsidDel="001B13CD">
          <w:rPr>
            <w:rPrChange w:id="1022"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23" w:author="Gerard" w:date="2014-07-29T23:58:00Z"/>
          <w:rFonts w:asciiTheme="minorHAnsi" w:eastAsiaTheme="minorEastAsia" w:hAnsiTheme="minorHAnsi" w:cstheme="minorBidi"/>
          <w:noProof/>
          <w:sz w:val="22"/>
          <w:szCs w:val="22"/>
        </w:rPr>
      </w:pPr>
      <w:del w:id="1024" w:author="Gerard" w:date="2014-07-29T23:58:00Z">
        <w:r w:rsidRPr="001B13CD" w:rsidDel="001B13CD">
          <w:rPr>
            <w:rPrChange w:id="1025"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26" w:author="Gerard" w:date="2014-07-29T23:58:00Z"/>
          <w:rFonts w:asciiTheme="minorHAnsi" w:eastAsiaTheme="minorEastAsia" w:hAnsiTheme="minorHAnsi" w:cstheme="minorBidi"/>
          <w:noProof/>
          <w:sz w:val="22"/>
          <w:szCs w:val="22"/>
        </w:rPr>
      </w:pPr>
      <w:del w:id="1027" w:author="Gerard" w:date="2014-07-29T23:58:00Z">
        <w:r w:rsidRPr="001B13CD" w:rsidDel="001B13CD">
          <w:rPr>
            <w:rPrChange w:id="1028"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29" w:author="Gerard" w:date="2014-07-29T23:58:00Z"/>
          <w:rFonts w:asciiTheme="minorHAnsi" w:eastAsiaTheme="minorEastAsia" w:hAnsiTheme="minorHAnsi" w:cstheme="minorBidi"/>
          <w:noProof/>
          <w:sz w:val="22"/>
          <w:szCs w:val="22"/>
        </w:rPr>
      </w:pPr>
      <w:del w:id="1030" w:author="Gerard" w:date="2014-07-29T23:58:00Z">
        <w:r w:rsidRPr="001B13CD" w:rsidDel="001B13CD">
          <w:rPr>
            <w:rPrChange w:id="1031"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2" w:author="Gerard" w:date="2014-07-29T23:58:00Z"/>
          <w:rFonts w:asciiTheme="minorHAnsi" w:eastAsiaTheme="minorEastAsia" w:hAnsiTheme="minorHAnsi" w:cstheme="minorBidi"/>
          <w:noProof/>
          <w:sz w:val="22"/>
          <w:szCs w:val="22"/>
        </w:rPr>
      </w:pPr>
      <w:del w:id="1033" w:author="Gerard" w:date="2014-07-29T23:58:00Z">
        <w:r w:rsidRPr="001B13CD" w:rsidDel="001B13CD">
          <w:rPr>
            <w:rPrChange w:id="1034"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35" w:author="Gerard" w:date="2014-07-29T23:58:00Z"/>
          <w:rFonts w:asciiTheme="minorHAnsi" w:eastAsiaTheme="minorEastAsia" w:hAnsiTheme="minorHAnsi" w:cstheme="minorBidi"/>
          <w:noProof/>
          <w:sz w:val="22"/>
          <w:szCs w:val="22"/>
        </w:rPr>
      </w:pPr>
      <w:del w:id="1036" w:author="Gerard" w:date="2014-07-29T23:58:00Z">
        <w:r w:rsidRPr="001B13CD" w:rsidDel="001B13CD">
          <w:rPr>
            <w:rPrChange w:id="1037"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38" w:author="Gerard" w:date="2014-07-29T23:58:00Z"/>
          <w:rFonts w:asciiTheme="minorHAnsi" w:eastAsiaTheme="minorEastAsia" w:hAnsiTheme="minorHAnsi" w:cstheme="minorBidi"/>
          <w:noProof/>
          <w:sz w:val="22"/>
          <w:szCs w:val="22"/>
        </w:rPr>
      </w:pPr>
      <w:del w:id="1039" w:author="Gerard" w:date="2014-07-29T23:58:00Z">
        <w:r w:rsidRPr="001B13CD" w:rsidDel="001B13CD">
          <w:rPr>
            <w:rPrChange w:id="1040"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1" w:author="Gerard" w:date="2014-07-29T23:58:00Z"/>
          <w:rFonts w:asciiTheme="minorHAnsi" w:eastAsiaTheme="minorEastAsia" w:hAnsiTheme="minorHAnsi" w:cstheme="minorBidi"/>
          <w:noProof/>
          <w:sz w:val="22"/>
          <w:szCs w:val="22"/>
        </w:rPr>
      </w:pPr>
      <w:del w:id="1042" w:author="Gerard" w:date="2014-07-29T23:58:00Z">
        <w:r w:rsidRPr="001B13CD" w:rsidDel="001B13CD">
          <w:rPr>
            <w:rPrChange w:id="1043"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44" w:author="Gerard" w:date="2014-07-29T23:58:00Z"/>
          <w:rFonts w:asciiTheme="minorHAnsi" w:eastAsiaTheme="minorEastAsia" w:hAnsiTheme="minorHAnsi" w:cstheme="minorBidi"/>
          <w:noProof/>
          <w:sz w:val="22"/>
          <w:szCs w:val="22"/>
        </w:rPr>
      </w:pPr>
      <w:del w:id="1045" w:author="Gerard" w:date="2014-07-29T23:58:00Z">
        <w:r w:rsidRPr="001B13CD" w:rsidDel="001B13CD">
          <w:rPr>
            <w:rPrChange w:id="1046"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47" w:author="Gerard" w:date="2014-07-29T23:58:00Z"/>
          <w:rFonts w:asciiTheme="minorHAnsi" w:eastAsiaTheme="minorEastAsia" w:hAnsiTheme="minorHAnsi" w:cstheme="minorBidi"/>
          <w:noProof/>
          <w:sz w:val="22"/>
          <w:szCs w:val="22"/>
        </w:rPr>
      </w:pPr>
      <w:del w:id="1048" w:author="Gerard" w:date="2014-07-29T23:58:00Z">
        <w:r w:rsidRPr="001B13CD" w:rsidDel="001B13CD">
          <w:rPr>
            <w:rPrChange w:id="1049"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0" w:author="Gerard" w:date="2014-07-29T23:58:00Z"/>
          <w:rFonts w:asciiTheme="minorHAnsi" w:eastAsiaTheme="minorEastAsia" w:hAnsiTheme="minorHAnsi" w:cstheme="minorBidi"/>
          <w:noProof/>
          <w:sz w:val="22"/>
          <w:szCs w:val="22"/>
        </w:rPr>
      </w:pPr>
      <w:del w:id="1051" w:author="Gerard" w:date="2014-07-29T23:58:00Z">
        <w:r w:rsidRPr="001B13CD" w:rsidDel="001B13CD">
          <w:rPr>
            <w:rPrChange w:id="1052"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53" w:author="Gerard" w:date="2014-07-29T23:58:00Z"/>
          <w:rFonts w:asciiTheme="minorHAnsi" w:eastAsiaTheme="minorEastAsia" w:hAnsiTheme="minorHAnsi" w:cstheme="minorBidi"/>
          <w:noProof/>
          <w:sz w:val="22"/>
          <w:szCs w:val="22"/>
        </w:rPr>
      </w:pPr>
      <w:del w:id="1054" w:author="Gerard" w:date="2014-07-29T23:58:00Z">
        <w:r w:rsidRPr="001B13CD" w:rsidDel="001B13CD">
          <w:rPr>
            <w:rPrChange w:id="1055"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56" w:author="Gerard" w:date="2014-07-29T23:58:00Z"/>
          <w:rFonts w:asciiTheme="minorHAnsi" w:eastAsiaTheme="minorEastAsia" w:hAnsiTheme="minorHAnsi" w:cstheme="minorBidi"/>
          <w:noProof/>
          <w:sz w:val="22"/>
          <w:szCs w:val="22"/>
        </w:rPr>
      </w:pPr>
      <w:del w:id="1057" w:author="Gerard" w:date="2014-07-29T23:58:00Z">
        <w:r w:rsidRPr="001B13CD" w:rsidDel="001B13CD">
          <w:rPr>
            <w:rPrChange w:id="1058"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59" w:author="Gerard" w:date="2014-07-29T23:58:00Z"/>
          <w:rFonts w:asciiTheme="minorHAnsi" w:eastAsiaTheme="minorEastAsia" w:hAnsiTheme="minorHAnsi" w:cstheme="minorBidi"/>
          <w:noProof/>
          <w:sz w:val="22"/>
          <w:szCs w:val="22"/>
        </w:rPr>
      </w:pPr>
      <w:del w:id="1060" w:author="Gerard" w:date="2014-07-29T23:58:00Z">
        <w:r w:rsidRPr="001B13CD" w:rsidDel="001B13CD">
          <w:rPr>
            <w:rPrChange w:id="1061" w:author="Gerard" w:date="2014-07-29T23:58:00Z">
              <w:rPr>
                <w:rStyle w:val="Hyperlink"/>
                <w:noProof/>
              </w:rPr>
            </w:rPrChange>
          </w:rPr>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2" w:author="Gerard" w:date="2014-07-29T23:58:00Z"/>
          <w:rFonts w:asciiTheme="minorHAnsi" w:eastAsiaTheme="minorEastAsia" w:hAnsiTheme="minorHAnsi" w:cstheme="minorBidi"/>
          <w:i w:val="0"/>
          <w:iCs w:val="0"/>
          <w:noProof/>
          <w:sz w:val="22"/>
          <w:szCs w:val="22"/>
        </w:rPr>
      </w:pPr>
      <w:del w:id="1063" w:author="Gerard" w:date="2014-07-29T23:58:00Z">
        <w:r w:rsidRPr="001B13CD" w:rsidDel="001B13CD">
          <w:rPr>
            <w:rPrChange w:id="1064" w:author="Gerard" w:date="2014-07-29T23:58:00Z">
              <w:rPr>
                <w:rStyle w:val="Hyperlink"/>
                <w:i w:val="0"/>
                <w:iCs w:val="0"/>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65" w:author="Gerard" w:date="2014-07-29T23:58:00Z"/>
          <w:rFonts w:asciiTheme="minorHAnsi" w:eastAsiaTheme="minorEastAsia" w:hAnsiTheme="minorHAnsi" w:cstheme="minorBidi"/>
          <w:noProof/>
          <w:sz w:val="22"/>
          <w:szCs w:val="22"/>
        </w:rPr>
      </w:pPr>
      <w:del w:id="1066" w:author="Gerard" w:date="2014-07-29T23:58:00Z">
        <w:r w:rsidRPr="001B13CD" w:rsidDel="001B13CD">
          <w:rPr>
            <w:rPrChange w:id="1067"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68" w:author="Gerard" w:date="2014-07-29T23:58:00Z"/>
          <w:rFonts w:asciiTheme="minorHAnsi" w:eastAsiaTheme="minorEastAsia" w:hAnsiTheme="minorHAnsi" w:cstheme="minorBidi"/>
          <w:noProof/>
          <w:sz w:val="22"/>
          <w:szCs w:val="22"/>
        </w:rPr>
      </w:pPr>
      <w:del w:id="1069" w:author="Gerard" w:date="2014-07-29T23:58:00Z">
        <w:r w:rsidRPr="001B13CD" w:rsidDel="001B13CD">
          <w:rPr>
            <w:rPrChange w:id="1070"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1" w:author="Gerard" w:date="2014-07-29T23:58:00Z"/>
          <w:rFonts w:asciiTheme="minorHAnsi" w:eastAsiaTheme="minorEastAsia" w:hAnsiTheme="minorHAnsi" w:cstheme="minorBidi"/>
          <w:noProof/>
          <w:sz w:val="22"/>
          <w:szCs w:val="22"/>
        </w:rPr>
      </w:pPr>
      <w:del w:id="1072" w:author="Gerard" w:date="2014-07-29T23:58:00Z">
        <w:r w:rsidRPr="001B13CD" w:rsidDel="001B13CD">
          <w:rPr>
            <w:rPrChange w:id="1073"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74" w:author="Gerard" w:date="2014-07-29T23:58:00Z"/>
          <w:rFonts w:asciiTheme="minorHAnsi" w:eastAsiaTheme="minorEastAsia" w:hAnsiTheme="minorHAnsi" w:cstheme="minorBidi"/>
          <w:noProof/>
          <w:sz w:val="22"/>
          <w:szCs w:val="22"/>
        </w:rPr>
      </w:pPr>
      <w:del w:id="1075" w:author="Gerard" w:date="2014-07-29T23:58:00Z">
        <w:r w:rsidRPr="001B13CD" w:rsidDel="001B13CD">
          <w:rPr>
            <w:rPrChange w:id="1076"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77" w:author="Gerard" w:date="2014-07-29T23:58:00Z"/>
          <w:rFonts w:asciiTheme="minorHAnsi" w:eastAsiaTheme="minorEastAsia" w:hAnsiTheme="minorHAnsi" w:cstheme="minorBidi"/>
          <w:noProof/>
          <w:sz w:val="22"/>
          <w:szCs w:val="22"/>
        </w:rPr>
      </w:pPr>
      <w:del w:id="1078" w:author="Gerard" w:date="2014-07-29T23:58:00Z">
        <w:r w:rsidRPr="001B13CD" w:rsidDel="001B13CD">
          <w:rPr>
            <w:rPrChange w:id="1079"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0" w:author="Gerard" w:date="2014-07-29T23:58:00Z"/>
          <w:rFonts w:asciiTheme="minorHAnsi" w:eastAsiaTheme="minorEastAsia" w:hAnsiTheme="minorHAnsi" w:cstheme="minorBidi"/>
          <w:noProof/>
          <w:sz w:val="22"/>
          <w:szCs w:val="22"/>
        </w:rPr>
      </w:pPr>
      <w:del w:id="1081" w:author="Gerard" w:date="2014-07-29T23:58:00Z">
        <w:r w:rsidRPr="001B13CD" w:rsidDel="001B13CD">
          <w:rPr>
            <w:rPrChange w:id="1082"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83" w:author="Gerard" w:date="2014-07-29T23:58:00Z"/>
          <w:rFonts w:asciiTheme="minorHAnsi" w:eastAsiaTheme="minorEastAsia" w:hAnsiTheme="minorHAnsi" w:cstheme="minorBidi"/>
          <w:noProof/>
          <w:sz w:val="22"/>
          <w:szCs w:val="22"/>
        </w:rPr>
      </w:pPr>
      <w:del w:id="1084" w:author="Gerard" w:date="2014-07-29T23:58:00Z">
        <w:r w:rsidRPr="001B13CD" w:rsidDel="001B13CD">
          <w:rPr>
            <w:rPrChange w:id="1085"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86" w:author="Gerard" w:date="2014-07-29T23:58:00Z"/>
          <w:rFonts w:asciiTheme="minorHAnsi" w:eastAsiaTheme="minorEastAsia" w:hAnsiTheme="minorHAnsi" w:cstheme="minorBidi"/>
          <w:noProof/>
          <w:sz w:val="22"/>
          <w:szCs w:val="22"/>
        </w:rPr>
      </w:pPr>
      <w:del w:id="1087" w:author="Gerard" w:date="2014-07-29T23:58:00Z">
        <w:r w:rsidRPr="001B13CD" w:rsidDel="001B13CD">
          <w:rPr>
            <w:rPrChange w:id="1088"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89" w:author="Gerard" w:date="2014-07-29T23:58:00Z"/>
          <w:rFonts w:asciiTheme="minorHAnsi" w:eastAsiaTheme="minorEastAsia" w:hAnsiTheme="minorHAnsi" w:cstheme="minorBidi"/>
          <w:noProof/>
          <w:sz w:val="22"/>
          <w:szCs w:val="22"/>
        </w:rPr>
      </w:pPr>
      <w:del w:id="1090" w:author="Gerard" w:date="2014-07-29T23:58:00Z">
        <w:r w:rsidRPr="001B13CD" w:rsidDel="001B13CD">
          <w:rPr>
            <w:rPrChange w:id="1091"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2" w:author="Gerard" w:date="2014-07-29T23:58:00Z"/>
          <w:rFonts w:asciiTheme="minorHAnsi" w:eastAsiaTheme="minorEastAsia" w:hAnsiTheme="minorHAnsi" w:cstheme="minorBidi"/>
          <w:noProof/>
          <w:sz w:val="22"/>
          <w:szCs w:val="22"/>
        </w:rPr>
      </w:pPr>
      <w:del w:id="1093" w:author="Gerard" w:date="2014-07-29T23:58:00Z">
        <w:r w:rsidRPr="001B13CD" w:rsidDel="001B13CD">
          <w:rPr>
            <w:rPrChange w:id="1094"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095" w:author="Gerard" w:date="2014-07-29T23:58:00Z"/>
          <w:rFonts w:asciiTheme="minorHAnsi" w:eastAsiaTheme="minorEastAsia" w:hAnsiTheme="minorHAnsi" w:cstheme="minorBidi"/>
          <w:noProof/>
          <w:sz w:val="22"/>
          <w:szCs w:val="22"/>
        </w:rPr>
      </w:pPr>
      <w:del w:id="1096" w:author="Gerard" w:date="2014-07-29T23:58:00Z">
        <w:r w:rsidRPr="001B13CD" w:rsidDel="001B13CD">
          <w:rPr>
            <w:rPrChange w:id="1097"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098" w:author="Gerard" w:date="2014-07-29T23:58:00Z"/>
          <w:rFonts w:asciiTheme="minorHAnsi" w:eastAsiaTheme="minorEastAsia" w:hAnsiTheme="minorHAnsi" w:cstheme="minorBidi"/>
          <w:noProof/>
          <w:sz w:val="22"/>
          <w:szCs w:val="22"/>
        </w:rPr>
      </w:pPr>
      <w:del w:id="1099" w:author="Gerard" w:date="2014-07-29T23:58:00Z">
        <w:r w:rsidRPr="001B13CD" w:rsidDel="001B13CD">
          <w:rPr>
            <w:rPrChange w:id="1100"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1" w:author="Gerard" w:date="2014-07-29T23:58:00Z"/>
          <w:rFonts w:asciiTheme="minorHAnsi" w:eastAsiaTheme="minorEastAsia" w:hAnsiTheme="minorHAnsi" w:cstheme="minorBidi"/>
          <w:noProof/>
          <w:sz w:val="22"/>
          <w:szCs w:val="22"/>
        </w:rPr>
      </w:pPr>
      <w:del w:id="1102" w:author="Gerard" w:date="2014-07-29T23:58:00Z">
        <w:r w:rsidRPr="001B13CD" w:rsidDel="001B13CD">
          <w:rPr>
            <w:rPrChange w:id="1103"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04" w:author="Gerard" w:date="2014-07-29T23:58:00Z"/>
          <w:rFonts w:asciiTheme="minorHAnsi" w:eastAsiaTheme="minorEastAsia" w:hAnsiTheme="minorHAnsi" w:cstheme="minorBidi"/>
          <w:noProof/>
          <w:sz w:val="22"/>
          <w:szCs w:val="22"/>
        </w:rPr>
      </w:pPr>
      <w:del w:id="1105" w:author="Gerard" w:date="2014-07-29T23:58:00Z">
        <w:r w:rsidRPr="001B13CD" w:rsidDel="001B13CD">
          <w:rPr>
            <w:rPrChange w:id="1106"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07" w:author="Gerard" w:date="2014-07-29T23:58:00Z"/>
          <w:rFonts w:asciiTheme="minorHAnsi" w:eastAsiaTheme="minorEastAsia" w:hAnsiTheme="minorHAnsi" w:cstheme="minorBidi"/>
          <w:noProof/>
          <w:sz w:val="22"/>
          <w:szCs w:val="22"/>
        </w:rPr>
      </w:pPr>
      <w:del w:id="1108" w:author="Gerard" w:date="2014-07-29T23:58:00Z">
        <w:r w:rsidRPr="001B13CD" w:rsidDel="001B13CD">
          <w:rPr>
            <w:rPrChange w:id="1109"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0" w:author="Gerard" w:date="2014-07-29T23:58:00Z"/>
          <w:rFonts w:asciiTheme="minorHAnsi" w:eastAsiaTheme="minorEastAsia" w:hAnsiTheme="minorHAnsi" w:cstheme="minorBidi"/>
          <w:noProof/>
          <w:sz w:val="22"/>
          <w:szCs w:val="22"/>
        </w:rPr>
      </w:pPr>
      <w:del w:id="1111" w:author="Gerard" w:date="2014-07-29T23:58:00Z">
        <w:r w:rsidRPr="001B13CD" w:rsidDel="001B13CD">
          <w:rPr>
            <w:rPrChange w:id="1112"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13" w:author="Gerard" w:date="2014-07-29T23:58:00Z"/>
          <w:rFonts w:asciiTheme="minorHAnsi" w:eastAsiaTheme="minorEastAsia" w:hAnsiTheme="minorHAnsi" w:cstheme="minorBidi"/>
          <w:noProof/>
          <w:sz w:val="22"/>
          <w:szCs w:val="22"/>
        </w:rPr>
      </w:pPr>
      <w:del w:id="1114" w:author="Gerard" w:date="2014-07-29T23:58:00Z">
        <w:r w:rsidRPr="001B13CD" w:rsidDel="001B13CD">
          <w:rPr>
            <w:rPrChange w:id="1115"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16" w:author="Gerard" w:date="2014-07-29T23:58:00Z"/>
          <w:rFonts w:asciiTheme="minorHAnsi" w:eastAsiaTheme="minorEastAsia" w:hAnsiTheme="minorHAnsi" w:cstheme="minorBidi"/>
          <w:noProof/>
          <w:sz w:val="22"/>
          <w:szCs w:val="22"/>
        </w:rPr>
      </w:pPr>
      <w:del w:id="1117" w:author="Gerard" w:date="2014-07-29T23:58:00Z">
        <w:r w:rsidRPr="001B13CD" w:rsidDel="001B13CD">
          <w:rPr>
            <w:rPrChange w:id="1118"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19" w:author="Gerard" w:date="2014-07-29T23:58:00Z"/>
          <w:rFonts w:asciiTheme="minorHAnsi" w:eastAsiaTheme="minorEastAsia" w:hAnsiTheme="minorHAnsi" w:cstheme="minorBidi"/>
          <w:noProof/>
          <w:sz w:val="22"/>
          <w:szCs w:val="22"/>
        </w:rPr>
      </w:pPr>
      <w:del w:id="1120" w:author="Gerard" w:date="2014-07-29T23:58:00Z">
        <w:r w:rsidRPr="001B13CD" w:rsidDel="001B13CD">
          <w:rPr>
            <w:rPrChange w:id="1121"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2" w:author="Gerard" w:date="2014-07-29T23:58:00Z"/>
          <w:rFonts w:asciiTheme="minorHAnsi" w:eastAsiaTheme="minorEastAsia" w:hAnsiTheme="minorHAnsi" w:cstheme="minorBidi"/>
          <w:noProof/>
          <w:sz w:val="22"/>
          <w:szCs w:val="22"/>
        </w:rPr>
      </w:pPr>
      <w:del w:id="1123" w:author="Gerard" w:date="2014-07-29T23:58:00Z">
        <w:r w:rsidRPr="001B13CD" w:rsidDel="001B13CD">
          <w:rPr>
            <w:rPrChange w:id="1124"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25" w:author="Gerard" w:date="2014-07-29T23:58:00Z"/>
          <w:rFonts w:asciiTheme="minorHAnsi" w:eastAsiaTheme="minorEastAsia" w:hAnsiTheme="minorHAnsi" w:cstheme="minorBidi"/>
          <w:smallCaps w:val="0"/>
          <w:noProof/>
          <w:sz w:val="22"/>
          <w:szCs w:val="22"/>
        </w:rPr>
      </w:pPr>
      <w:del w:id="1126" w:author="Gerard" w:date="2014-07-29T23:58:00Z">
        <w:r w:rsidRPr="001B13CD" w:rsidDel="001B13CD">
          <w:rPr>
            <w:rPrChange w:id="1127" w:author="Gerard" w:date="2014-07-29T23:58:00Z">
              <w:rPr>
                <w:rStyle w:val="Hyperlink"/>
                <w:smallCaps w:val="0"/>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28" w:author="Gerard" w:date="2014-07-29T23:58:00Z"/>
          <w:rFonts w:asciiTheme="minorHAnsi" w:eastAsiaTheme="minorEastAsia" w:hAnsiTheme="minorHAnsi" w:cstheme="minorBidi"/>
          <w:i w:val="0"/>
          <w:iCs w:val="0"/>
          <w:noProof/>
          <w:sz w:val="22"/>
          <w:szCs w:val="22"/>
        </w:rPr>
      </w:pPr>
      <w:del w:id="1129" w:author="Gerard" w:date="2014-07-29T23:58:00Z">
        <w:r w:rsidRPr="001B13CD" w:rsidDel="001B13CD">
          <w:rPr>
            <w:rPrChange w:id="1130" w:author="Gerard" w:date="2014-07-29T23:58:00Z">
              <w:rPr>
                <w:rStyle w:val="Hyperlink"/>
                <w:i w:val="0"/>
                <w:iCs w:val="0"/>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1" w:author="Gerard" w:date="2014-07-29T23:58:00Z"/>
          <w:rFonts w:asciiTheme="minorHAnsi" w:eastAsiaTheme="minorEastAsia" w:hAnsiTheme="minorHAnsi" w:cstheme="minorBidi"/>
          <w:i w:val="0"/>
          <w:iCs w:val="0"/>
          <w:noProof/>
          <w:sz w:val="22"/>
          <w:szCs w:val="22"/>
        </w:rPr>
      </w:pPr>
      <w:del w:id="1132" w:author="Gerard" w:date="2014-07-29T23:58:00Z">
        <w:r w:rsidRPr="001B13CD" w:rsidDel="001B13CD">
          <w:rPr>
            <w:rPrChange w:id="1133" w:author="Gerard" w:date="2014-07-29T23:58:00Z">
              <w:rPr>
                <w:rStyle w:val="Hyperlink"/>
                <w:i w:val="0"/>
                <w:iCs w:val="0"/>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34" w:author="Gerard" w:date="2014-07-29T23:58:00Z"/>
          <w:rFonts w:asciiTheme="minorHAnsi" w:eastAsiaTheme="minorEastAsia" w:hAnsiTheme="minorHAnsi" w:cstheme="minorBidi"/>
          <w:smallCaps w:val="0"/>
          <w:noProof/>
          <w:sz w:val="22"/>
          <w:szCs w:val="22"/>
        </w:rPr>
      </w:pPr>
      <w:del w:id="1135" w:author="Gerard" w:date="2014-07-29T23:58:00Z">
        <w:r w:rsidRPr="001B13CD" w:rsidDel="001B13CD">
          <w:rPr>
            <w:rPrChange w:id="1136" w:author="Gerard" w:date="2014-07-29T23:58:00Z">
              <w:rPr>
                <w:rStyle w:val="Hyperlink"/>
                <w:smallCaps w:val="0"/>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37" w:author="Gerard" w:date="2014-07-29T23:58:00Z"/>
          <w:rFonts w:asciiTheme="minorHAnsi" w:eastAsiaTheme="minorEastAsia" w:hAnsiTheme="minorHAnsi" w:cstheme="minorBidi"/>
          <w:i w:val="0"/>
          <w:iCs w:val="0"/>
          <w:noProof/>
          <w:sz w:val="22"/>
          <w:szCs w:val="22"/>
        </w:rPr>
      </w:pPr>
      <w:del w:id="1138" w:author="Gerard" w:date="2014-07-29T23:58:00Z">
        <w:r w:rsidRPr="001B13CD" w:rsidDel="001B13CD">
          <w:rPr>
            <w:rPrChange w:id="1139" w:author="Gerard" w:date="2014-07-29T23:58:00Z">
              <w:rPr>
                <w:rStyle w:val="Hyperlink"/>
                <w:i w:val="0"/>
                <w:iCs w:val="0"/>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0" w:author="Gerard" w:date="2014-07-29T23:58:00Z"/>
          <w:rFonts w:asciiTheme="minorHAnsi" w:eastAsiaTheme="minorEastAsia" w:hAnsiTheme="minorHAnsi" w:cstheme="minorBidi"/>
          <w:smallCaps w:val="0"/>
          <w:noProof/>
          <w:sz w:val="22"/>
          <w:szCs w:val="22"/>
        </w:rPr>
      </w:pPr>
      <w:del w:id="1141" w:author="Gerard" w:date="2014-07-29T23:58:00Z">
        <w:r w:rsidRPr="001B13CD" w:rsidDel="001B13CD">
          <w:rPr>
            <w:rPrChange w:id="1142" w:author="Gerard" w:date="2014-07-29T23:58:00Z">
              <w:rPr>
                <w:rStyle w:val="Hyperlink"/>
                <w:smallCaps w:val="0"/>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43" w:author="Gerard" w:date="2014-07-29T23:58:00Z"/>
          <w:rFonts w:asciiTheme="minorHAnsi" w:eastAsiaTheme="minorEastAsia" w:hAnsiTheme="minorHAnsi" w:cstheme="minorBidi"/>
          <w:i w:val="0"/>
          <w:iCs w:val="0"/>
          <w:noProof/>
          <w:sz w:val="22"/>
          <w:szCs w:val="22"/>
        </w:rPr>
      </w:pPr>
      <w:del w:id="1144" w:author="Gerard" w:date="2014-07-29T23:58:00Z">
        <w:r w:rsidRPr="001B13CD" w:rsidDel="001B13CD">
          <w:rPr>
            <w:rPrChange w:id="1145" w:author="Gerard" w:date="2014-07-29T23:58:00Z">
              <w:rPr>
                <w:rStyle w:val="Hyperlink"/>
                <w:i w:val="0"/>
                <w:iCs w:val="0"/>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46" w:author="Gerard" w:date="2014-07-29T23:58:00Z"/>
          <w:rFonts w:asciiTheme="minorHAnsi" w:eastAsiaTheme="minorEastAsia" w:hAnsiTheme="minorHAnsi" w:cstheme="minorBidi"/>
          <w:i w:val="0"/>
          <w:iCs w:val="0"/>
          <w:noProof/>
          <w:sz w:val="22"/>
          <w:szCs w:val="22"/>
        </w:rPr>
      </w:pPr>
      <w:del w:id="1147" w:author="Gerard" w:date="2014-07-29T23:58:00Z">
        <w:r w:rsidRPr="001B13CD" w:rsidDel="001B13CD">
          <w:rPr>
            <w:rPrChange w:id="1148" w:author="Gerard" w:date="2014-07-29T23:58:00Z">
              <w:rPr>
                <w:rStyle w:val="Hyperlink"/>
                <w:i w:val="0"/>
                <w:iCs w:val="0"/>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49" w:author="Gerard" w:date="2014-07-29T23:58:00Z"/>
          <w:rFonts w:asciiTheme="minorHAnsi" w:eastAsiaTheme="minorEastAsia" w:hAnsiTheme="minorHAnsi" w:cstheme="minorBidi"/>
          <w:noProof/>
          <w:sz w:val="22"/>
          <w:szCs w:val="22"/>
        </w:rPr>
      </w:pPr>
      <w:del w:id="1150" w:author="Gerard" w:date="2014-07-29T23:58:00Z">
        <w:r w:rsidRPr="001B13CD" w:rsidDel="001B13CD">
          <w:rPr>
            <w:rPrChange w:id="1151"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2" w:author="Gerard" w:date="2014-07-29T23:58:00Z"/>
          <w:rFonts w:asciiTheme="minorHAnsi" w:eastAsiaTheme="minorEastAsia" w:hAnsiTheme="minorHAnsi" w:cstheme="minorBidi"/>
          <w:noProof/>
          <w:sz w:val="22"/>
          <w:szCs w:val="22"/>
        </w:rPr>
      </w:pPr>
      <w:del w:id="1153" w:author="Gerard" w:date="2014-07-29T23:58:00Z">
        <w:r w:rsidRPr="001B13CD" w:rsidDel="001B13CD">
          <w:rPr>
            <w:rPrChange w:id="1154"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55" w:author="Gerard" w:date="2014-07-29T23:58:00Z"/>
          <w:rFonts w:asciiTheme="minorHAnsi" w:eastAsiaTheme="minorEastAsia" w:hAnsiTheme="minorHAnsi" w:cstheme="minorBidi"/>
          <w:noProof/>
          <w:sz w:val="22"/>
          <w:szCs w:val="22"/>
        </w:rPr>
      </w:pPr>
      <w:del w:id="1156" w:author="Gerard" w:date="2014-07-29T23:58:00Z">
        <w:r w:rsidRPr="001B13CD" w:rsidDel="001B13CD">
          <w:rPr>
            <w:rPrChange w:id="1157"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58" w:author="Gerard" w:date="2014-07-29T23:58:00Z"/>
          <w:rFonts w:asciiTheme="minorHAnsi" w:eastAsiaTheme="minorEastAsia" w:hAnsiTheme="minorHAnsi" w:cstheme="minorBidi"/>
          <w:noProof/>
          <w:sz w:val="22"/>
          <w:szCs w:val="22"/>
        </w:rPr>
      </w:pPr>
      <w:del w:id="1159" w:author="Gerard" w:date="2014-07-29T23:58:00Z">
        <w:r w:rsidRPr="001B13CD" w:rsidDel="001B13CD">
          <w:rPr>
            <w:rPrChange w:id="1160"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1" w:author="Gerard" w:date="2014-07-29T23:58:00Z"/>
          <w:rFonts w:asciiTheme="minorHAnsi" w:eastAsiaTheme="minorEastAsia" w:hAnsiTheme="minorHAnsi" w:cstheme="minorBidi"/>
          <w:noProof/>
          <w:sz w:val="22"/>
          <w:szCs w:val="22"/>
        </w:rPr>
      </w:pPr>
      <w:del w:id="1162" w:author="Gerard" w:date="2014-07-29T23:58:00Z">
        <w:r w:rsidRPr="001B13CD" w:rsidDel="001B13CD">
          <w:rPr>
            <w:rPrChange w:id="1163"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64" w:author="Gerard" w:date="2014-07-29T23:58:00Z"/>
          <w:rFonts w:asciiTheme="minorHAnsi" w:eastAsiaTheme="minorEastAsia" w:hAnsiTheme="minorHAnsi" w:cstheme="minorBidi"/>
          <w:i w:val="0"/>
          <w:iCs w:val="0"/>
          <w:noProof/>
          <w:sz w:val="22"/>
          <w:szCs w:val="22"/>
        </w:rPr>
      </w:pPr>
      <w:del w:id="1165" w:author="Gerard" w:date="2014-07-29T23:58:00Z">
        <w:r w:rsidRPr="001B13CD" w:rsidDel="001B13CD">
          <w:rPr>
            <w:rPrChange w:id="1166" w:author="Gerard" w:date="2014-07-29T23:58:00Z">
              <w:rPr>
                <w:rStyle w:val="Hyperlink"/>
                <w:i w:val="0"/>
                <w:iCs w:val="0"/>
                <w:noProof/>
              </w:rPr>
            </w:rPrChange>
          </w:rPr>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67" w:author="Gerard" w:date="2014-07-29T23:58:00Z"/>
          <w:rFonts w:asciiTheme="minorHAnsi" w:eastAsiaTheme="minorEastAsia" w:hAnsiTheme="minorHAnsi" w:cstheme="minorBidi"/>
          <w:noProof/>
          <w:sz w:val="22"/>
          <w:szCs w:val="22"/>
        </w:rPr>
      </w:pPr>
      <w:del w:id="1168" w:author="Gerard" w:date="2014-07-29T23:58:00Z">
        <w:r w:rsidRPr="001B13CD" w:rsidDel="001B13CD">
          <w:rPr>
            <w:rPrChange w:id="1169"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0" w:author="Gerard" w:date="2014-07-29T23:58:00Z"/>
          <w:rFonts w:asciiTheme="minorHAnsi" w:eastAsiaTheme="minorEastAsia" w:hAnsiTheme="minorHAnsi" w:cstheme="minorBidi"/>
          <w:smallCaps w:val="0"/>
          <w:noProof/>
          <w:sz w:val="22"/>
          <w:szCs w:val="22"/>
        </w:rPr>
      </w:pPr>
      <w:del w:id="1171" w:author="Gerard" w:date="2014-07-29T23:58:00Z">
        <w:r w:rsidRPr="001B13CD" w:rsidDel="001B13CD">
          <w:rPr>
            <w:rPrChange w:id="1172" w:author="Gerard" w:date="2014-07-29T23:58:00Z">
              <w:rPr>
                <w:rStyle w:val="Hyperlink"/>
                <w:smallCaps w:val="0"/>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73" w:author="Gerard" w:date="2014-07-29T23:58:00Z"/>
          <w:rFonts w:asciiTheme="minorHAnsi" w:eastAsiaTheme="minorEastAsia" w:hAnsiTheme="minorHAnsi" w:cstheme="minorBidi"/>
          <w:i w:val="0"/>
          <w:iCs w:val="0"/>
          <w:noProof/>
          <w:sz w:val="22"/>
          <w:szCs w:val="22"/>
        </w:rPr>
      </w:pPr>
      <w:del w:id="1174" w:author="Gerard" w:date="2014-07-29T23:58:00Z">
        <w:r w:rsidRPr="001B13CD" w:rsidDel="001B13CD">
          <w:rPr>
            <w:rPrChange w:id="1175" w:author="Gerard" w:date="2014-07-29T23:58:00Z">
              <w:rPr>
                <w:rStyle w:val="Hyperlink"/>
                <w:i w:val="0"/>
                <w:iCs w:val="0"/>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76" w:author="Gerard" w:date="2014-07-29T23:58:00Z"/>
          <w:rFonts w:asciiTheme="minorHAnsi" w:eastAsiaTheme="minorEastAsia" w:hAnsiTheme="minorHAnsi" w:cstheme="minorBidi"/>
          <w:noProof/>
          <w:sz w:val="22"/>
          <w:szCs w:val="22"/>
        </w:rPr>
      </w:pPr>
      <w:del w:id="1177" w:author="Gerard" w:date="2014-07-29T23:58:00Z">
        <w:r w:rsidRPr="001B13CD" w:rsidDel="001B13CD">
          <w:rPr>
            <w:rPrChange w:id="1178"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79" w:author="Gerard" w:date="2014-07-29T23:58:00Z"/>
          <w:rFonts w:asciiTheme="minorHAnsi" w:eastAsiaTheme="minorEastAsia" w:hAnsiTheme="minorHAnsi" w:cstheme="minorBidi"/>
          <w:noProof/>
          <w:sz w:val="22"/>
          <w:szCs w:val="22"/>
        </w:rPr>
      </w:pPr>
      <w:del w:id="1180" w:author="Gerard" w:date="2014-07-29T23:58:00Z">
        <w:r w:rsidRPr="001B13CD" w:rsidDel="001B13CD">
          <w:rPr>
            <w:rPrChange w:id="1181"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2" w:author="Gerard" w:date="2014-07-29T23:58:00Z"/>
          <w:rFonts w:asciiTheme="minorHAnsi" w:eastAsiaTheme="minorEastAsia" w:hAnsiTheme="minorHAnsi" w:cstheme="minorBidi"/>
          <w:i w:val="0"/>
          <w:iCs w:val="0"/>
          <w:noProof/>
          <w:sz w:val="22"/>
          <w:szCs w:val="22"/>
        </w:rPr>
      </w:pPr>
      <w:del w:id="1183" w:author="Gerard" w:date="2014-07-29T23:58:00Z">
        <w:r w:rsidRPr="001B13CD" w:rsidDel="001B13CD">
          <w:rPr>
            <w:rPrChange w:id="1184" w:author="Gerard" w:date="2014-07-29T23:58:00Z">
              <w:rPr>
                <w:rStyle w:val="Hyperlink"/>
                <w:i w:val="0"/>
                <w:iCs w:val="0"/>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85" w:author="Gerard" w:date="2014-07-29T23:58:00Z"/>
          <w:rFonts w:asciiTheme="minorHAnsi" w:eastAsiaTheme="minorEastAsia" w:hAnsiTheme="minorHAnsi" w:cstheme="minorBidi"/>
          <w:i w:val="0"/>
          <w:iCs w:val="0"/>
          <w:noProof/>
          <w:sz w:val="22"/>
          <w:szCs w:val="22"/>
        </w:rPr>
      </w:pPr>
      <w:del w:id="1186" w:author="Gerard" w:date="2014-07-29T23:58:00Z">
        <w:r w:rsidRPr="001B13CD" w:rsidDel="001B13CD">
          <w:rPr>
            <w:rPrChange w:id="1187" w:author="Gerard" w:date="2014-07-29T23:58:00Z">
              <w:rPr>
                <w:rStyle w:val="Hyperlink"/>
                <w:i w:val="0"/>
                <w:iCs w:val="0"/>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88" w:author="Gerard" w:date="2014-07-29T23:58:00Z"/>
          <w:rFonts w:asciiTheme="minorHAnsi" w:eastAsiaTheme="minorEastAsia" w:hAnsiTheme="minorHAnsi" w:cstheme="minorBidi"/>
          <w:noProof/>
          <w:sz w:val="22"/>
          <w:szCs w:val="22"/>
        </w:rPr>
      </w:pPr>
      <w:del w:id="1189" w:author="Gerard" w:date="2014-07-29T23:58:00Z">
        <w:r w:rsidRPr="001B13CD" w:rsidDel="001B13CD">
          <w:rPr>
            <w:rPrChange w:id="1190"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1" w:author="Gerard" w:date="2014-07-29T23:58:00Z"/>
          <w:rFonts w:asciiTheme="minorHAnsi" w:eastAsiaTheme="minorEastAsia" w:hAnsiTheme="minorHAnsi" w:cstheme="minorBidi"/>
          <w:noProof/>
          <w:sz w:val="22"/>
          <w:szCs w:val="22"/>
        </w:rPr>
      </w:pPr>
      <w:del w:id="1192" w:author="Gerard" w:date="2014-07-29T23:58:00Z">
        <w:r w:rsidRPr="001B13CD" w:rsidDel="001B13CD">
          <w:rPr>
            <w:rPrChange w:id="1193"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194" w:author="Gerard" w:date="2014-07-29T23:58:00Z"/>
          <w:rFonts w:asciiTheme="minorHAnsi" w:eastAsiaTheme="minorEastAsia" w:hAnsiTheme="minorHAnsi" w:cstheme="minorBidi"/>
          <w:noProof/>
          <w:sz w:val="22"/>
          <w:szCs w:val="22"/>
        </w:rPr>
      </w:pPr>
      <w:del w:id="1195" w:author="Gerard" w:date="2014-07-29T23:58:00Z">
        <w:r w:rsidRPr="001B13CD" w:rsidDel="001B13CD">
          <w:rPr>
            <w:rPrChange w:id="1196"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197" w:author="Gerard" w:date="2014-07-29T23:58:00Z"/>
          <w:rFonts w:asciiTheme="minorHAnsi" w:eastAsiaTheme="minorEastAsia" w:hAnsiTheme="minorHAnsi" w:cstheme="minorBidi"/>
          <w:noProof/>
          <w:sz w:val="22"/>
          <w:szCs w:val="22"/>
        </w:rPr>
      </w:pPr>
      <w:del w:id="1198" w:author="Gerard" w:date="2014-07-29T23:58:00Z">
        <w:r w:rsidRPr="001B13CD" w:rsidDel="001B13CD">
          <w:rPr>
            <w:rPrChange w:id="1199"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0" w:author="Gerard" w:date="2014-07-29T23:58:00Z"/>
          <w:rFonts w:asciiTheme="minorHAnsi" w:eastAsiaTheme="minorEastAsia" w:hAnsiTheme="minorHAnsi" w:cstheme="minorBidi"/>
          <w:noProof/>
          <w:sz w:val="22"/>
          <w:szCs w:val="22"/>
        </w:rPr>
      </w:pPr>
      <w:del w:id="1201" w:author="Gerard" w:date="2014-07-29T23:58:00Z">
        <w:r w:rsidRPr="001B13CD" w:rsidDel="001B13CD">
          <w:rPr>
            <w:rPrChange w:id="1202"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03" w:author="Gerard" w:date="2014-07-29T23:58:00Z"/>
          <w:rFonts w:asciiTheme="minorHAnsi" w:eastAsiaTheme="minorEastAsia" w:hAnsiTheme="minorHAnsi" w:cstheme="minorBidi"/>
          <w:i w:val="0"/>
          <w:iCs w:val="0"/>
          <w:noProof/>
          <w:sz w:val="22"/>
          <w:szCs w:val="22"/>
        </w:rPr>
      </w:pPr>
      <w:del w:id="1204" w:author="Gerard" w:date="2014-07-29T23:58:00Z">
        <w:r w:rsidRPr="001B13CD" w:rsidDel="001B13CD">
          <w:rPr>
            <w:rPrChange w:id="1205" w:author="Gerard" w:date="2014-07-29T23:58:00Z">
              <w:rPr>
                <w:rStyle w:val="Hyperlink"/>
                <w:i w:val="0"/>
                <w:iCs w:val="0"/>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06" w:author="Gerard" w:date="2014-07-29T23:58:00Z"/>
          <w:rFonts w:asciiTheme="minorHAnsi" w:eastAsiaTheme="minorEastAsia" w:hAnsiTheme="minorHAnsi" w:cstheme="minorBidi"/>
          <w:noProof/>
          <w:sz w:val="22"/>
          <w:szCs w:val="22"/>
        </w:rPr>
      </w:pPr>
      <w:del w:id="1207" w:author="Gerard" w:date="2014-07-29T23:58:00Z">
        <w:r w:rsidRPr="001B13CD" w:rsidDel="001B13CD">
          <w:rPr>
            <w:rPrChange w:id="1208"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09" w:author="Gerard" w:date="2014-07-29T23:58:00Z"/>
          <w:rFonts w:asciiTheme="minorHAnsi" w:eastAsiaTheme="minorEastAsia" w:hAnsiTheme="minorHAnsi" w:cstheme="minorBidi"/>
          <w:i w:val="0"/>
          <w:iCs w:val="0"/>
          <w:noProof/>
          <w:sz w:val="22"/>
          <w:szCs w:val="22"/>
        </w:rPr>
      </w:pPr>
      <w:del w:id="1210" w:author="Gerard" w:date="2014-07-29T23:58:00Z">
        <w:r w:rsidRPr="001B13CD" w:rsidDel="001B13CD">
          <w:rPr>
            <w:rPrChange w:id="1211" w:author="Gerard" w:date="2014-07-29T23:58:00Z">
              <w:rPr>
                <w:rStyle w:val="Hyperlink"/>
                <w:i w:val="0"/>
                <w:iCs w:val="0"/>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2" w:author="Gerard" w:date="2014-07-29T23:58:00Z"/>
          <w:rFonts w:asciiTheme="minorHAnsi" w:eastAsiaTheme="minorEastAsia" w:hAnsiTheme="minorHAnsi" w:cstheme="minorBidi"/>
          <w:noProof/>
          <w:sz w:val="22"/>
          <w:szCs w:val="22"/>
        </w:rPr>
      </w:pPr>
      <w:del w:id="1213" w:author="Gerard" w:date="2014-07-29T23:58:00Z">
        <w:r w:rsidRPr="001B13CD" w:rsidDel="001B13CD">
          <w:rPr>
            <w:rPrChange w:id="1214"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15" w:author="Gerard" w:date="2014-07-29T23:58:00Z"/>
          <w:rFonts w:asciiTheme="minorHAnsi" w:eastAsiaTheme="minorEastAsia" w:hAnsiTheme="minorHAnsi" w:cstheme="minorBidi"/>
          <w:smallCaps w:val="0"/>
          <w:noProof/>
          <w:sz w:val="22"/>
          <w:szCs w:val="22"/>
        </w:rPr>
      </w:pPr>
      <w:del w:id="1216" w:author="Gerard" w:date="2014-07-29T23:58:00Z">
        <w:r w:rsidRPr="001B13CD" w:rsidDel="001B13CD">
          <w:rPr>
            <w:rPrChange w:id="1217" w:author="Gerard" w:date="2014-07-29T23:58:00Z">
              <w:rPr>
                <w:rStyle w:val="Hyperlink"/>
                <w:smallCaps w:val="0"/>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18" w:author="Gerard" w:date="2014-07-29T23:58:00Z"/>
          <w:rFonts w:asciiTheme="minorHAnsi" w:eastAsiaTheme="minorEastAsia" w:hAnsiTheme="minorHAnsi" w:cstheme="minorBidi"/>
          <w:i w:val="0"/>
          <w:iCs w:val="0"/>
          <w:noProof/>
          <w:sz w:val="22"/>
          <w:szCs w:val="22"/>
        </w:rPr>
      </w:pPr>
      <w:del w:id="1219" w:author="Gerard" w:date="2014-07-29T23:58:00Z">
        <w:r w:rsidRPr="001B13CD" w:rsidDel="001B13CD">
          <w:rPr>
            <w:rPrChange w:id="1220" w:author="Gerard" w:date="2014-07-29T23:58:00Z">
              <w:rPr>
                <w:rStyle w:val="Hyperlink"/>
                <w:i w:val="0"/>
                <w:iCs w:val="0"/>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1" w:author="Gerard" w:date="2014-07-29T23:58:00Z"/>
          <w:rFonts w:asciiTheme="minorHAnsi" w:eastAsiaTheme="minorEastAsia" w:hAnsiTheme="minorHAnsi" w:cstheme="minorBidi"/>
          <w:noProof/>
          <w:sz w:val="22"/>
          <w:szCs w:val="22"/>
        </w:rPr>
      </w:pPr>
      <w:del w:id="1222" w:author="Gerard" w:date="2014-07-29T23:58:00Z">
        <w:r w:rsidRPr="001B13CD" w:rsidDel="001B13CD">
          <w:rPr>
            <w:rPrChange w:id="1223"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24" w:author="Gerard" w:date="2014-07-29T23:58:00Z"/>
          <w:rFonts w:asciiTheme="minorHAnsi" w:eastAsiaTheme="minorEastAsia" w:hAnsiTheme="minorHAnsi" w:cstheme="minorBidi"/>
          <w:noProof/>
          <w:sz w:val="22"/>
          <w:szCs w:val="22"/>
        </w:rPr>
      </w:pPr>
      <w:del w:id="1225" w:author="Gerard" w:date="2014-07-29T23:58:00Z">
        <w:r w:rsidRPr="001B13CD" w:rsidDel="001B13CD">
          <w:rPr>
            <w:rPrChange w:id="1226"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27" w:author="Gerard" w:date="2014-07-29T23:58:00Z"/>
          <w:rFonts w:asciiTheme="minorHAnsi" w:eastAsiaTheme="minorEastAsia" w:hAnsiTheme="minorHAnsi" w:cstheme="minorBidi"/>
          <w:noProof/>
          <w:sz w:val="22"/>
          <w:szCs w:val="22"/>
        </w:rPr>
      </w:pPr>
      <w:del w:id="1228" w:author="Gerard" w:date="2014-07-29T23:58:00Z">
        <w:r w:rsidRPr="001B13CD" w:rsidDel="001B13CD">
          <w:rPr>
            <w:rPrChange w:id="1229"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0" w:author="Gerard" w:date="2014-07-29T23:58:00Z"/>
          <w:rFonts w:asciiTheme="minorHAnsi" w:eastAsiaTheme="minorEastAsia" w:hAnsiTheme="minorHAnsi" w:cstheme="minorBidi"/>
          <w:noProof/>
          <w:sz w:val="22"/>
          <w:szCs w:val="22"/>
        </w:rPr>
      </w:pPr>
      <w:del w:id="1231" w:author="Gerard" w:date="2014-07-29T23:58:00Z">
        <w:r w:rsidRPr="001B13CD" w:rsidDel="001B13CD">
          <w:rPr>
            <w:rPrChange w:id="1232"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33" w:author="Gerard" w:date="2014-07-29T23:58:00Z"/>
          <w:rFonts w:asciiTheme="minorHAnsi" w:eastAsiaTheme="minorEastAsia" w:hAnsiTheme="minorHAnsi" w:cstheme="minorBidi"/>
          <w:noProof/>
          <w:sz w:val="22"/>
          <w:szCs w:val="22"/>
        </w:rPr>
      </w:pPr>
      <w:del w:id="1234" w:author="Gerard" w:date="2014-07-29T23:58:00Z">
        <w:r w:rsidRPr="001B13CD" w:rsidDel="001B13CD">
          <w:rPr>
            <w:rPrChange w:id="1235"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36" w:author="Gerard" w:date="2014-07-29T23:58:00Z"/>
          <w:rFonts w:asciiTheme="minorHAnsi" w:eastAsiaTheme="minorEastAsia" w:hAnsiTheme="minorHAnsi" w:cstheme="minorBidi"/>
          <w:noProof/>
          <w:sz w:val="22"/>
          <w:szCs w:val="22"/>
        </w:rPr>
      </w:pPr>
      <w:del w:id="1237" w:author="Gerard" w:date="2014-07-29T23:58:00Z">
        <w:r w:rsidRPr="001B13CD" w:rsidDel="001B13CD">
          <w:rPr>
            <w:rPrChange w:id="1238"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39" w:author="Gerard" w:date="2014-07-29T23:58:00Z"/>
          <w:rFonts w:asciiTheme="minorHAnsi" w:eastAsiaTheme="minorEastAsia" w:hAnsiTheme="minorHAnsi" w:cstheme="minorBidi"/>
          <w:i w:val="0"/>
          <w:iCs w:val="0"/>
          <w:noProof/>
          <w:sz w:val="22"/>
          <w:szCs w:val="22"/>
        </w:rPr>
      </w:pPr>
      <w:del w:id="1240" w:author="Gerard" w:date="2014-07-29T23:58:00Z">
        <w:r w:rsidRPr="001B13CD" w:rsidDel="001B13CD">
          <w:rPr>
            <w:rPrChange w:id="1241" w:author="Gerard" w:date="2014-07-29T23:58:00Z">
              <w:rPr>
                <w:rStyle w:val="Hyperlink"/>
                <w:i w:val="0"/>
                <w:iCs w:val="0"/>
                <w:noProof/>
              </w:rPr>
            </w:rPrChange>
          </w:rPr>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2" w:author="Gerard" w:date="2014-07-29T23:58:00Z"/>
          <w:rFonts w:asciiTheme="minorHAnsi" w:eastAsiaTheme="minorEastAsia" w:hAnsiTheme="minorHAnsi" w:cstheme="minorBidi"/>
          <w:i w:val="0"/>
          <w:iCs w:val="0"/>
          <w:noProof/>
          <w:sz w:val="22"/>
          <w:szCs w:val="22"/>
        </w:rPr>
      </w:pPr>
      <w:del w:id="1243" w:author="Gerard" w:date="2014-07-29T23:58:00Z">
        <w:r w:rsidRPr="001B13CD" w:rsidDel="001B13CD">
          <w:rPr>
            <w:rPrChange w:id="1244" w:author="Gerard" w:date="2014-07-29T23:58:00Z">
              <w:rPr>
                <w:rStyle w:val="Hyperlink"/>
                <w:i w:val="0"/>
                <w:iCs w:val="0"/>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45" w:author="Gerard" w:date="2014-07-29T23:58:00Z"/>
          <w:rFonts w:asciiTheme="minorHAnsi" w:eastAsiaTheme="minorEastAsia" w:hAnsiTheme="minorHAnsi" w:cstheme="minorBidi"/>
          <w:noProof/>
          <w:sz w:val="22"/>
          <w:szCs w:val="22"/>
        </w:rPr>
      </w:pPr>
      <w:del w:id="1246" w:author="Gerard" w:date="2014-07-29T23:58:00Z">
        <w:r w:rsidRPr="001B13CD" w:rsidDel="001B13CD">
          <w:rPr>
            <w:rPrChange w:id="1247"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48" w:author="Gerard" w:date="2014-07-29T23:58:00Z"/>
          <w:rFonts w:asciiTheme="minorHAnsi" w:eastAsiaTheme="minorEastAsia" w:hAnsiTheme="minorHAnsi" w:cstheme="minorBidi"/>
          <w:smallCaps w:val="0"/>
          <w:noProof/>
          <w:sz w:val="22"/>
          <w:szCs w:val="22"/>
        </w:rPr>
      </w:pPr>
      <w:del w:id="1249" w:author="Gerard" w:date="2014-07-29T23:58:00Z">
        <w:r w:rsidRPr="001B13CD" w:rsidDel="001B13CD">
          <w:rPr>
            <w:rPrChange w:id="1250" w:author="Gerard" w:date="2014-07-29T23:58:00Z">
              <w:rPr>
                <w:rStyle w:val="Hyperlink"/>
                <w:smallCaps w:val="0"/>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1" w:author="Gerard" w:date="2014-07-29T23:58:00Z"/>
          <w:rFonts w:asciiTheme="minorHAnsi" w:eastAsiaTheme="minorEastAsia" w:hAnsiTheme="minorHAnsi" w:cstheme="minorBidi"/>
          <w:i w:val="0"/>
          <w:iCs w:val="0"/>
          <w:noProof/>
          <w:sz w:val="22"/>
          <w:szCs w:val="22"/>
        </w:rPr>
      </w:pPr>
      <w:del w:id="1252" w:author="Gerard" w:date="2014-07-29T23:58:00Z">
        <w:r w:rsidRPr="001B13CD" w:rsidDel="001B13CD">
          <w:rPr>
            <w:rPrChange w:id="1253" w:author="Gerard" w:date="2014-07-29T23:58:00Z">
              <w:rPr>
                <w:rStyle w:val="Hyperlink"/>
                <w:i w:val="0"/>
                <w:iCs w:val="0"/>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54" w:author="Gerard" w:date="2014-07-29T23:58:00Z"/>
          <w:rFonts w:asciiTheme="minorHAnsi" w:eastAsiaTheme="minorEastAsia" w:hAnsiTheme="minorHAnsi" w:cstheme="minorBidi"/>
          <w:i w:val="0"/>
          <w:iCs w:val="0"/>
          <w:noProof/>
          <w:sz w:val="22"/>
          <w:szCs w:val="22"/>
        </w:rPr>
      </w:pPr>
      <w:del w:id="1255" w:author="Gerard" w:date="2014-07-29T23:58:00Z">
        <w:r w:rsidRPr="001B13CD" w:rsidDel="001B13CD">
          <w:rPr>
            <w:rPrChange w:id="1256" w:author="Gerard" w:date="2014-07-29T23:58:00Z">
              <w:rPr>
                <w:rStyle w:val="Hyperlink"/>
                <w:i w:val="0"/>
                <w:iCs w:val="0"/>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57" w:author="Gerard" w:date="2014-07-29T23:58:00Z"/>
          <w:rFonts w:asciiTheme="minorHAnsi" w:eastAsiaTheme="minorEastAsia" w:hAnsiTheme="minorHAnsi" w:cstheme="minorBidi"/>
          <w:i w:val="0"/>
          <w:iCs w:val="0"/>
          <w:noProof/>
          <w:sz w:val="22"/>
          <w:szCs w:val="22"/>
        </w:rPr>
      </w:pPr>
      <w:del w:id="1258" w:author="Gerard" w:date="2014-07-29T23:58:00Z">
        <w:r w:rsidRPr="001B13CD" w:rsidDel="001B13CD">
          <w:rPr>
            <w:rPrChange w:id="1259" w:author="Gerard" w:date="2014-07-29T23:58:00Z">
              <w:rPr>
                <w:rStyle w:val="Hyperlink"/>
                <w:i w:val="0"/>
                <w:iCs w:val="0"/>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0" w:author="Gerard" w:date="2014-07-29T23:58:00Z"/>
          <w:rFonts w:asciiTheme="minorHAnsi" w:eastAsiaTheme="minorEastAsia" w:hAnsiTheme="minorHAnsi" w:cstheme="minorBidi"/>
          <w:noProof/>
          <w:sz w:val="22"/>
          <w:szCs w:val="22"/>
        </w:rPr>
      </w:pPr>
      <w:del w:id="1261" w:author="Gerard" w:date="2014-07-29T23:58:00Z">
        <w:r w:rsidRPr="001B13CD" w:rsidDel="001B13CD">
          <w:rPr>
            <w:rPrChange w:id="1262"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63" w:author="Gerard" w:date="2014-07-29T23:58:00Z"/>
          <w:rFonts w:asciiTheme="minorHAnsi" w:eastAsiaTheme="minorEastAsia" w:hAnsiTheme="minorHAnsi" w:cstheme="minorBidi"/>
          <w:noProof/>
          <w:sz w:val="22"/>
          <w:szCs w:val="22"/>
        </w:rPr>
      </w:pPr>
      <w:del w:id="1264" w:author="Gerard" w:date="2014-07-29T23:58:00Z">
        <w:r w:rsidRPr="001B13CD" w:rsidDel="001B13CD">
          <w:rPr>
            <w:rPrChange w:id="1265"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66" w:author="Gerard" w:date="2014-07-29T23:58:00Z"/>
          <w:rFonts w:asciiTheme="minorHAnsi" w:eastAsiaTheme="minorEastAsia" w:hAnsiTheme="minorHAnsi" w:cstheme="minorBidi"/>
          <w:noProof/>
          <w:sz w:val="22"/>
          <w:szCs w:val="22"/>
        </w:rPr>
      </w:pPr>
      <w:del w:id="1267" w:author="Gerard" w:date="2014-07-29T23:58:00Z">
        <w:r w:rsidRPr="001B13CD" w:rsidDel="001B13CD">
          <w:rPr>
            <w:rPrChange w:id="1268"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69" w:author="Gerard" w:date="2014-07-29T23:58:00Z"/>
          <w:rFonts w:asciiTheme="minorHAnsi" w:eastAsiaTheme="minorEastAsia" w:hAnsiTheme="minorHAnsi" w:cstheme="minorBidi"/>
          <w:i w:val="0"/>
          <w:iCs w:val="0"/>
          <w:noProof/>
          <w:sz w:val="22"/>
          <w:szCs w:val="22"/>
        </w:rPr>
      </w:pPr>
      <w:del w:id="1270" w:author="Gerard" w:date="2014-07-29T23:58:00Z">
        <w:r w:rsidRPr="001B13CD" w:rsidDel="001B13CD">
          <w:rPr>
            <w:rPrChange w:id="1271" w:author="Gerard" w:date="2014-07-29T23:58:00Z">
              <w:rPr>
                <w:rStyle w:val="Hyperlink"/>
                <w:i w:val="0"/>
                <w:iCs w:val="0"/>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2" w:author="Gerard" w:date="2014-07-29T23:58:00Z"/>
          <w:rFonts w:asciiTheme="minorHAnsi" w:eastAsiaTheme="minorEastAsia" w:hAnsiTheme="minorHAnsi" w:cstheme="minorBidi"/>
          <w:noProof/>
          <w:sz w:val="22"/>
          <w:szCs w:val="22"/>
        </w:rPr>
      </w:pPr>
      <w:del w:id="1273" w:author="Gerard" w:date="2014-07-29T23:58:00Z">
        <w:r w:rsidRPr="001B13CD" w:rsidDel="001B13CD">
          <w:rPr>
            <w:rPrChange w:id="1274"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75" w:author="Gerard" w:date="2014-07-29T23:58:00Z"/>
          <w:rFonts w:asciiTheme="minorHAnsi" w:eastAsiaTheme="minorEastAsia" w:hAnsiTheme="minorHAnsi" w:cstheme="minorBidi"/>
          <w:noProof/>
          <w:sz w:val="22"/>
          <w:szCs w:val="22"/>
        </w:rPr>
      </w:pPr>
      <w:del w:id="1276" w:author="Gerard" w:date="2014-07-29T23:58:00Z">
        <w:r w:rsidRPr="001B13CD" w:rsidDel="001B13CD">
          <w:rPr>
            <w:rPrChange w:id="1277"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78" w:author="Gerard" w:date="2014-07-29T23:58:00Z"/>
          <w:rFonts w:asciiTheme="minorHAnsi" w:eastAsiaTheme="minorEastAsia" w:hAnsiTheme="minorHAnsi" w:cstheme="minorBidi"/>
          <w:smallCaps w:val="0"/>
          <w:noProof/>
          <w:sz w:val="22"/>
          <w:szCs w:val="22"/>
        </w:rPr>
      </w:pPr>
      <w:del w:id="1279" w:author="Gerard" w:date="2014-07-29T23:58:00Z">
        <w:r w:rsidRPr="001B13CD" w:rsidDel="001B13CD">
          <w:rPr>
            <w:rPrChange w:id="1280" w:author="Gerard" w:date="2014-07-29T23:58:00Z">
              <w:rPr>
                <w:rStyle w:val="Hyperlink"/>
                <w:smallCaps w:val="0"/>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1" w:author="Gerard" w:date="2014-07-29T23:58:00Z"/>
          <w:rFonts w:asciiTheme="minorHAnsi" w:eastAsiaTheme="minorEastAsia" w:hAnsiTheme="minorHAnsi" w:cstheme="minorBidi"/>
          <w:b w:val="0"/>
          <w:bCs w:val="0"/>
          <w:caps w:val="0"/>
          <w:noProof/>
          <w:sz w:val="22"/>
          <w:szCs w:val="22"/>
        </w:rPr>
      </w:pPr>
      <w:del w:id="1282" w:author="Gerard" w:date="2014-07-29T23:58:00Z">
        <w:r w:rsidRPr="001B13CD" w:rsidDel="001B13CD">
          <w:rPr>
            <w:rPrChange w:id="1283" w:author="Gerard" w:date="2014-07-29T23:58:00Z">
              <w:rPr>
                <w:rStyle w:val="Hyperlink"/>
                <w:b w:val="0"/>
                <w:bCs w:val="0"/>
                <w:caps w:val="0"/>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84" w:author="Gerard" w:date="2014-07-29T23:58:00Z"/>
          <w:rFonts w:asciiTheme="minorHAnsi" w:eastAsiaTheme="minorEastAsia" w:hAnsiTheme="minorHAnsi" w:cstheme="minorBidi"/>
          <w:smallCaps w:val="0"/>
          <w:noProof/>
          <w:sz w:val="22"/>
          <w:szCs w:val="22"/>
        </w:rPr>
      </w:pPr>
      <w:del w:id="1285" w:author="Gerard" w:date="2014-07-29T23:58:00Z">
        <w:r w:rsidRPr="001B13CD" w:rsidDel="001B13CD">
          <w:rPr>
            <w:rPrChange w:id="1286" w:author="Gerard" w:date="2014-07-29T23:58:00Z">
              <w:rPr>
                <w:rStyle w:val="Hyperlink"/>
                <w:smallCaps w:val="0"/>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87" w:author="Gerard" w:date="2014-07-29T23:58:00Z"/>
          <w:rFonts w:asciiTheme="minorHAnsi" w:eastAsiaTheme="minorEastAsia" w:hAnsiTheme="minorHAnsi" w:cstheme="minorBidi"/>
          <w:smallCaps w:val="0"/>
          <w:noProof/>
          <w:sz w:val="22"/>
          <w:szCs w:val="22"/>
        </w:rPr>
      </w:pPr>
      <w:del w:id="1288" w:author="Gerard" w:date="2014-07-29T23:58:00Z">
        <w:r w:rsidRPr="001B13CD" w:rsidDel="001B13CD">
          <w:rPr>
            <w:rPrChange w:id="1289" w:author="Gerard" w:date="2014-07-29T23:58:00Z">
              <w:rPr>
                <w:rStyle w:val="Hyperlink"/>
                <w:smallCaps w:val="0"/>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0" w:author="Gerard" w:date="2014-07-29T23:58:00Z"/>
          <w:rFonts w:asciiTheme="minorHAnsi" w:eastAsiaTheme="minorEastAsia" w:hAnsiTheme="minorHAnsi" w:cstheme="minorBidi"/>
          <w:smallCaps w:val="0"/>
          <w:noProof/>
          <w:sz w:val="22"/>
          <w:szCs w:val="22"/>
        </w:rPr>
      </w:pPr>
      <w:del w:id="1291" w:author="Gerard" w:date="2014-07-29T23:58:00Z">
        <w:r w:rsidRPr="001B13CD" w:rsidDel="001B13CD">
          <w:rPr>
            <w:rPrChange w:id="1292" w:author="Gerard" w:date="2014-07-29T23:58:00Z">
              <w:rPr>
                <w:rStyle w:val="Hyperlink"/>
                <w:smallCaps w:val="0"/>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293" w:author="Gerard" w:date="2014-07-29T23:58:00Z"/>
          <w:rFonts w:asciiTheme="minorHAnsi" w:eastAsiaTheme="minorEastAsia" w:hAnsiTheme="minorHAnsi" w:cstheme="minorBidi"/>
          <w:smallCaps w:val="0"/>
          <w:noProof/>
          <w:sz w:val="22"/>
          <w:szCs w:val="22"/>
        </w:rPr>
      </w:pPr>
      <w:del w:id="1294" w:author="Gerard" w:date="2014-07-29T23:58:00Z">
        <w:r w:rsidRPr="001B13CD" w:rsidDel="001B13CD">
          <w:rPr>
            <w:rPrChange w:id="1295" w:author="Gerard" w:date="2014-07-29T23:58:00Z">
              <w:rPr>
                <w:rStyle w:val="Hyperlink"/>
                <w:smallCaps w:val="0"/>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296" w:author="Gerard" w:date="2014-07-29T23:58:00Z"/>
          <w:rFonts w:asciiTheme="minorHAnsi" w:eastAsiaTheme="minorEastAsia" w:hAnsiTheme="minorHAnsi" w:cstheme="minorBidi"/>
          <w:b w:val="0"/>
          <w:bCs w:val="0"/>
          <w:caps w:val="0"/>
          <w:noProof/>
          <w:sz w:val="22"/>
          <w:szCs w:val="22"/>
        </w:rPr>
      </w:pPr>
      <w:del w:id="1297" w:author="Gerard" w:date="2014-07-29T23:58:00Z">
        <w:r w:rsidRPr="001B13CD" w:rsidDel="001B13CD">
          <w:rPr>
            <w:rPrChange w:id="1298" w:author="Gerard" w:date="2014-07-29T23:58:00Z">
              <w:rPr>
                <w:rStyle w:val="Hyperlink"/>
                <w:b w:val="0"/>
                <w:bCs w:val="0"/>
                <w:caps w:val="0"/>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299" w:author="Gerard" w:date="2014-07-29T23:58:00Z"/>
          <w:rFonts w:asciiTheme="minorHAnsi" w:eastAsiaTheme="minorEastAsia" w:hAnsiTheme="minorHAnsi" w:cstheme="minorBidi"/>
          <w:smallCaps w:val="0"/>
          <w:noProof/>
          <w:sz w:val="22"/>
          <w:szCs w:val="22"/>
        </w:rPr>
      </w:pPr>
      <w:del w:id="1300" w:author="Gerard" w:date="2014-07-29T23:58:00Z">
        <w:r w:rsidRPr="001B13CD" w:rsidDel="001B13CD">
          <w:rPr>
            <w:rPrChange w:id="1301" w:author="Gerard" w:date="2014-07-29T23:58:00Z">
              <w:rPr>
                <w:rStyle w:val="Hyperlink"/>
                <w:smallCaps w:val="0"/>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2" w:author="Gerard" w:date="2014-07-29T23:58:00Z"/>
          <w:rFonts w:asciiTheme="minorHAnsi" w:eastAsiaTheme="minorEastAsia" w:hAnsiTheme="minorHAnsi" w:cstheme="minorBidi"/>
          <w:i w:val="0"/>
          <w:iCs w:val="0"/>
          <w:noProof/>
          <w:sz w:val="22"/>
          <w:szCs w:val="22"/>
        </w:rPr>
      </w:pPr>
      <w:del w:id="1303" w:author="Gerard" w:date="2014-07-29T23:58:00Z">
        <w:r w:rsidRPr="001B13CD" w:rsidDel="001B13CD">
          <w:rPr>
            <w:rPrChange w:id="1304" w:author="Gerard" w:date="2014-07-29T23:58:00Z">
              <w:rPr>
                <w:rStyle w:val="Hyperlink"/>
                <w:i w:val="0"/>
                <w:iCs w:val="0"/>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05" w:author="Gerard" w:date="2014-07-29T23:58:00Z"/>
          <w:rFonts w:asciiTheme="minorHAnsi" w:eastAsiaTheme="minorEastAsia" w:hAnsiTheme="minorHAnsi" w:cstheme="minorBidi"/>
          <w:i w:val="0"/>
          <w:iCs w:val="0"/>
          <w:noProof/>
          <w:sz w:val="22"/>
          <w:szCs w:val="22"/>
        </w:rPr>
      </w:pPr>
      <w:del w:id="1306" w:author="Gerard" w:date="2014-07-29T23:58:00Z">
        <w:r w:rsidRPr="001B13CD" w:rsidDel="001B13CD">
          <w:rPr>
            <w:rPrChange w:id="1307" w:author="Gerard" w:date="2014-07-29T23:58:00Z">
              <w:rPr>
                <w:rStyle w:val="Hyperlink"/>
                <w:i w:val="0"/>
                <w:iCs w:val="0"/>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08" w:author="Gerard" w:date="2014-07-29T23:58:00Z"/>
          <w:rFonts w:asciiTheme="minorHAnsi" w:eastAsiaTheme="minorEastAsia" w:hAnsiTheme="minorHAnsi" w:cstheme="minorBidi"/>
          <w:i w:val="0"/>
          <w:iCs w:val="0"/>
          <w:noProof/>
          <w:sz w:val="22"/>
          <w:szCs w:val="22"/>
        </w:rPr>
      </w:pPr>
      <w:del w:id="1309" w:author="Gerard" w:date="2014-07-29T23:58:00Z">
        <w:r w:rsidRPr="001B13CD" w:rsidDel="001B13CD">
          <w:rPr>
            <w:rPrChange w:id="1310" w:author="Gerard" w:date="2014-07-29T23:58:00Z">
              <w:rPr>
                <w:rStyle w:val="Hyperlink"/>
                <w:i w:val="0"/>
                <w:iCs w:val="0"/>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1" w:author="Gerard" w:date="2014-07-29T23:58:00Z"/>
          <w:rFonts w:asciiTheme="minorHAnsi" w:eastAsiaTheme="minorEastAsia" w:hAnsiTheme="minorHAnsi" w:cstheme="minorBidi"/>
          <w:smallCaps w:val="0"/>
          <w:noProof/>
          <w:sz w:val="22"/>
          <w:szCs w:val="22"/>
        </w:rPr>
      </w:pPr>
      <w:del w:id="1312" w:author="Gerard" w:date="2014-07-29T23:58:00Z">
        <w:r w:rsidRPr="001B13CD" w:rsidDel="001B13CD">
          <w:rPr>
            <w:rPrChange w:id="1313" w:author="Gerard" w:date="2014-07-29T23:58:00Z">
              <w:rPr>
                <w:rStyle w:val="Hyperlink"/>
                <w:smallCaps w:val="0"/>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14" w:author="Gerard" w:date="2014-07-29T23:58:00Z"/>
          <w:rFonts w:asciiTheme="minorHAnsi" w:eastAsiaTheme="minorEastAsia" w:hAnsiTheme="minorHAnsi" w:cstheme="minorBidi"/>
          <w:b w:val="0"/>
          <w:bCs w:val="0"/>
          <w:caps w:val="0"/>
          <w:noProof/>
          <w:sz w:val="22"/>
          <w:szCs w:val="22"/>
        </w:rPr>
      </w:pPr>
      <w:del w:id="1315" w:author="Gerard" w:date="2014-07-29T23:58:00Z">
        <w:r w:rsidRPr="001B13CD" w:rsidDel="001B13CD">
          <w:rPr>
            <w:rPrChange w:id="1316" w:author="Gerard" w:date="2014-07-29T23:58:00Z">
              <w:rPr>
                <w:rStyle w:val="Hyperlink"/>
                <w:b w:val="0"/>
                <w:bCs w:val="0"/>
                <w:caps w:val="0"/>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17" w:author="Gerard" w:date="2014-07-29T23:58:00Z"/>
          <w:rFonts w:asciiTheme="minorHAnsi" w:eastAsiaTheme="minorEastAsia" w:hAnsiTheme="minorHAnsi" w:cstheme="minorBidi"/>
          <w:smallCaps w:val="0"/>
          <w:noProof/>
          <w:sz w:val="22"/>
          <w:szCs w:val="22"/>
        </w:rPr>
      </w:pPr>
      <w:del w:id="1318" w:author="Gerard" w:date="2014-07-29T23:58:00Z">
        <w:r w:rsidRPr="001B13CD" w:rsidDel="001B13CD">
          <w:rPr>
            <w:rPrChange w:id="1319" w:author="Gerard" w:date="2014-07-29T23:58:00Z">
              <w:rPr>
                <w:rStyle w:val="Hyperlink"/>
                <w:smallCaps w:val="0"/>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0" w:author="Gerard" w:date="2014-07-29T23:58:00Z"/>
          <w:rFonts w:asciiTheme="minorHAnsi" w:eastAsiaTheme="minorEastAsia" w:hAnsiTheme="minorHAnsi" w:cstheme="minorBidi"/>
          <w:i w:val="0"/>
          <w:iCs w:val="0"/>
          <w:noProof/>
          <w:sz w:val="22"/>
          <w:szCs w:val="22"/>
        </w:rPr>
      </w:pPr>
      <w:del w:id="1321" w:author="Gerard" w:date="2014-07-29T23:58:00Z">
        <w:r w:rsidRPr="001B13CD" w:rsidDel="001B13CD">
          <w:rPr>
            <w:rPrChange w:id="1322" w:author="Gerard" w:date="2014-07-29T23:58:00Z">
              <w:rPr>
                <w:rStyle w:val="Hyperlink"/>
                <w:i w:val="0"/>
                <w:iCs w:val="0"/>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23" w:author="Gerard" w:date="2014-07-29T23:58:00Z"/>
          <w:rFonts w:asciiTheme="minorHAnsi" w:eastAsiaTheme="minorEastAsia" w:hAnsiTheme="minorHAnsi" w:cstheme="minorBidi"/>
          <w:i w:val="0"/>
          <w:iCs w:val="0"/>
          <w:noProof/>
          <w:sz w:val="22"/>
          <w:szCs w:val="22"/>
        </w:rPr>
      </w:pPr>
      <w:del w:id="1324" w:author="Gerard" w:date="2014-07-29T23:58:00Z">
        <w:r w:rsidRPr="001B13CD" w:rsidDel="001B13CD">
          <w:rPr>
            <w:rPrChange w:id="1325" w:author="Gerard" w:date="2014-07-29T23:58:00Z">
              <w:rPr>
                <w:rStyle w:val="Hyperlink"/>
                <w:i w:val="0"/>
                <w:iCs w:val="0"/>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26" w:author="Gerard" w:date="2014-07-29T23:58:00Z"/>
          <w:rFonts w:asciiTheme="minorHAnsi" w:eastAsiaTheme="minorEastAsia" w:hAnsiTheme="minorHAnsi" w:cstheme="minorBidi"/>
          <w:i w:val="0"/>
          <w:iCs w:val="0"/>
          <w:noProof/>
          <w:sz w:val="22"/>
          <w:szCs w:val="22"/>
        </w:rPr>
      </w:pPr>
      <w:del w:id="1327" w:author="Gerard" w:date="2014-07-29T23:58:00Z">
        <w:r w:rsidRPr="001B13CD" w:rsidDel="001B13CD">
          <w:rPr>
            <w:rPrChange w:id="1328" w:author="Gerard" w:date="2014-07-29T23:58:00Z">
              <w:rPr>
                <w:rStyle w:val="Hyperlink"/>
                <w:i w:val="0"/>
                <w:iCs w:val="0"/>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29" w:author="Gerard" w:date="2014-07-29T23:58:00Z"/>
          <w:rFonts w:asciiTheme="minorHAnsi" w:eastAsiaTheme="minorEastAsia" w:hAnsiTheme="minorHAnsi" w:cstheme="minorBidi"/>
          <w:i w:val="0"/>
          <w:iCs w:val="0"/>
          <w:noProof/>
          <w:sz w:val="22"/>
          <w:szCs w:val="22"/>
        </w:rPr>
      </w:pPr>
      <w:del w:id="1330" w:author="Gerard" w:date="2014-07-29T23:58:00Z">
        <w:r w:rsidRPr="001B13CD" w:rsidDel="001B13CD">
          <w:rPr>
            <w:rPrChange w:id="1331" w:author="Gerard" w:date="2014-07-29T23:58:00Z">
              <w:rPr>
                <w:rStyle w:val="Hyperlink"/>
                <w:i w:val="0"/>
                <w:iCs w:val="0"/>
                <w:noProof/>
              </w:rPr>
            </w:rPrChange>
          </w:rPr>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2" w:author="Gerard" w:date="2014-07-29T23:58:00Z"/>
          <w:rFonts w:asciiTheme="minorHAnsi" w:eastAsiaTheme="minorEastAsia" w:hAnsiTheme="minorHAnsi" w:cstheme="minorBidi"/>
          <w:i w:val="0"/>
          <w:iCs w:val="0"/>
          <w:noProof/>
          <w:sz w:val="22"/>
          <w:szCs w:val="22"/>
        </w:rPr>
      </w:pPr>
      <w:del w:id="1333" w:author="Gerard" w:date="2014-07-29T23:58:00Z">
        <w:r w:rsidRPr="001B13CD" w:rsidDel="001B13CD">
          <w:rPr>
            <w:rPrChange w:id="1334" w:author="Gerard" w:date="2014-07-29T23:58:00Z">
              <w:rPr>
                <w:rStyle w:val="Hyperlink"/>
                <w:i w:val="0"/>
                <w:iCs w:val="0"/>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35" w:author="Gerard" w:date="2014-07-29T23:58:00Z"/>
          <w:rFonts w:asciiTheme="minorHAnsi" w:eastAsiaTheme="minorEastAsia" w:hAnsiTheme="minorHAnsi" w:cstheme="minorBidi"/>
          <w:i w:val="0"/>
          <w:iCs w:val="0"/>
          <w:noProof/>
          <w:sz w:val="22"/>
          <w:szCs w:val="22"/>
        </w:rPr>
      </w:pPr>
      <w:del w:id="1336" w:author="Gerard" w:date="2014-07-29T23:58:00Z">
        <w:r w:rsidRPr="001B13CD" w:rsidDel="001B13CD">
          <w:rPr>
            <w:rPrChange w:id="1337" w:author="Gerard" w:date="2014-07-29T23:58:00Z">
              <w:rPr>
                <w:rStyle w:val="Hyperlink"/>
                <w:i w:val="0"/>
                <w:iCs w:val="0"/>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38" w:author="Gerard" w:date="2014-07-29T23:58:00Z"/>
          <w:rFonts w:asciiTheme="minorHAnsi" w:eastAsiaTheme="minorEastAsia" w:hAnsiTheme="minorHAnsi" w:cstheme="minorBidi"/>
          <w:smallCaps w:val="0"/>
          <w:noProof/>
          <w:sz w:val="22"/>
          <w:szCs w:val="22"/>
        </w:rPr>
      </w:pPr>
      <w:del w:id="1339" w:author="Gerard" w:date="2014-07-29T23:58:00Z">
        <w:r w:rsidRPr="001B13CD" w:rsidDel="001B13CD">
          <w:rPr>
            <w:rPrChange w:id="1340" w:author="Gerard" w:date="2014-07-29T23:58:00Z">
              <w:rPr>
                <w:rStyle w:val="Hyperlink"/>
                <w:smallCaps w:val="0"/>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1" w:author="Gerard" w:date="2014-07-29T23:58:00Z"/>
          <w:rFonts w:asciiTheme="minorHAnsi" w:eastAsiaTheme="minorEastAsia" w:hAnsiTheme="minorHAnsi" w:cstheme="minorBidi"/>
          <w:smallCaps w:val="0"/>
          <w:noProof/>
          <w:sz w:val="22"/>
          <w:szCs w:val="22"/>
        </w:rPr>
      </w:pPr>
      <w:del w:id="1342" w:author="Gerard" w:date="2014-07-29T23:58:00Z">
        <w:r w:rsidRPr="001B13CD" w:rsidDel="001B13CD">
          <w:rPr>
            <w:rPrChange w:id="1343" w:author="Gerard" w:date="2014-07-29T23:58:00Z">
              <w:rPr>
                <w:rStyle w:val="Hyperlink"/>
                <w:smallCaps w:val="0"/>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44" w:author="Gerard" w:date="2014-07-29T23:58:00Z"/>
          <w:rFonts w:asciiTheme="minorHAnsi" w:eastAsiaTheme="minorEastAsia" w:hAnsiTheme="minorHAnsi" w:cstheme="minorBidi"/>
          <w:b w:val="0"/>
          <w:bCs w:val="0"/>
          <w:caps w:val="0"/>
          <w:noProof/>
          <w:sz w:val="22"/>
          <w:szCs w:val="22"/>
        </w:rPr>
      </w:pPr>
      <w:del w:id="1345" w:author="Gerard" w:date="2014-07-29T23:58:00Z">
        <w:r w:rsidRPr="001B13CD" w:rsidDel="001B13CD">
          <w:rPr>
            <w:rPrChange w:id="1346" w:author="Gerard" w:date="2014-07-29T23:58:00Z">
              <w:rPr>
                <w:rStyle w:val="Hyperlink"/>
                <w:b w:val="0"/>
                <w:bCs w:val="0"/>
                <w:caps w:val="0"/>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47" w:author="Gerard" w:date="2014-07-29T23:58:00Z"/>
          <w:rFonts w:asciiTheme="minorHAnsi" w:eastAsiaTheme="minorEastAsia" w:hAnsiTheme="minorHAnsi" w:cstheme="minorBidi"/>
          <w:smallCaps w:val="0"/>
          <w:noProof/>
          <w:sz w:val="22"/>
          <w:szCs w:val="22"/>
        </w:rPr>
      </w:pPr>
      <w:del w:id="1348" w:author="Gerard" w:date="2014-07-29T23:58:00Z">
        <w:r w:rsidRPr="001B13CD" w:rsidDel="001B13CD">
          <w:rPr>
            <w:rPrChange w:id="1349" w:author="Gerard" w:date="2014-07-29T23:58:00Z">
              <w:rPr>
                <w:rStyle w:val="Hyperlink"/>
                <w:smallCaps w:val="0"/>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0" w:author="Gerard" w:date="2014-07-29T23:58:00Z"/>
          <w:rFonts w:asciiTheme="minorHAnsi" w:eastAsiaTheme="minorEastAsia" w:hAnsiTheme="minorHAnsi" w:cstheme="minorBidi"/>
          <w:i w:val="0"/>
          <w:iCs w:val="0"/>
          <w:noProof/>
          <w:sz w:val="22"/>
          <w:szCs w:val="22"/>
        </w:rPr>
      </w:pPr>
      <w:del w:id="1351" w:author="Gerard" w:date="2014-07-29T23:58:00Z">
        <w:r w:rsidRPr="001B13CD" w:rsidDel="001B13CD">
          <w:rPr>
            <w:rPrChange w:id="1352" w:author="Gerard" w:date="2014-07-29T23:58:00Z">
              <w:rPr>
                <w:rStyle w:val="Hyperlink"/>
                <w:i w:val="0"/>
                <w:iCs w:val="0"/>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53" w:author="Gerard" w:date="2014-07-29T23:58:00Z"/>
          <w:rFonts w:asciiTheme="minorHAnsi" w:eastAsiaTheme="minorEastAsia" w:hAnsiTheme="minorHAnsi" w:cstheme="minorBidi"/>
          <w:i w:val="0"/>
          <w:iCs w:val="0"/>
          <w:noProof/>
          <w:sz w:val="22"/>
          <w:szCs w:val="22"/>
        </w:rPr>
      </w:pPr>
      <w:del w:id="1354" w:author="Gerard" w:date="2014-07-29T23:58:00Z">
        <w:r w:rsidRPr="001B13CD" w:rsidDel="001B13CD">
          <w:rPr>
            <w:rPrChange w:id="1355" w:author="Gerard" w:date="2014-07-29T23:58:00Z">
              <w:rPr>
                <w:rStyle w:val="Hyperlink"/>
                <w:i w:val="0"/>
                <w:iCs w:val="0"/>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56" w:author="Gerard" w:date="2014-07-29T23:58:00Z"/>
          <w:rFonts w:asciiTheme="minorHAnsi" w:eastAsiaTheme="minorEastAsia" w:hAnsiTheme="minorHAnsi" w:cstheme="minorBidi"/>
          <w:i w:val="0"/>
          <w:iCs w:val="0"/>
          <w:noProof/>
          <w:sz w:val="22"/>
          <w:szCs w:val="22"/>
        </w:rPr>
      </w:pPr>
      <w:del w:id="1357" w:author="Gerard" w:date="2014-07-29T23:58:00Z">
        <w:r w:rsidRPr="001B13CD" w:rsidDel="001B13CD">
          <w:rPr>
            <w:rPrChange w:id="1358" w:author="Gerard" w:date="2014-07-29T23:58:00Z">
              <w:rPr>
                <w:rStyle w:val="Hyperlink"/>
                <w:i w:val="0"/>
                <w:iCs w:val="0"/>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59" w:author="Gerard" w:date="2014-07-29T23:58:00Z"/>
          <w:rFonts w:asciiTheme="minorHAnsi" w:eastAsiaTheme="minorEastAsia" w:hAnsiTheme="minorHAnsi" w:cstheme="minorBidi"/>
          <w:smallCaps w:val="0"/>
          <w:noProof/>
          <w:sz w:val="22"/>
          <w:szCs w:val="22"/>
        </w:rPr>
      </w:pPr>
      <w:del w:id="1360" w:author="Gerard" w:date="2014-07-29T23:58:00Z">
        <w:r w:rsidRPr="001B13CD" w:rsidDel="001B13CD">
          <w:rPr>
            <w:rPrChange w:id="1361" w:author="Gerard" w:date="2014-07-29T23:58:00Z">
              <w:rPr>
                <w:rStyle w:val="Hyperlink"/>
                <w:smallCaps w:val="0"/>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2" w:author="Gerard" w:date="2014-07-29T23:58:00Z"/>
          <w:rFonts w:asciiTheme="minorHAnsi" w:eastAsiaTheme="minorEastAsia" w:hAnsiTheme="minorHAnsi" w:cstheme="minorBidi"/>
          <w:smallCaps w:val="0"/>
          <w:noProof/>
          <w:sz w:val="22"/>
          <w:szCs w:val="22"/>
        </w:rPr>
      </w:pPr>
      <w:del w:id="1363" w:author="Gerard" w:date="2014-07-29T23:58:00Z">
        <w:r w:rsidRPr="001B13CD" w:rsidDel="001B13CD">
          <w:rPr>
            <w:rPrChange w:id="1364" w:author="Gerard" w:date="2014-07-29T23:58:00Z">
              <w:rPr>
                <w:rStyle w:val="Hyperlink"/>
                <w:smallCaps w:val="0"/>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65" w:author="Gerard" w:date="2014-07-29T23:58:00Z"/>
          <w:rFonts w:asciiTheme="minorHAnsi" w:eastAsiaTheme="minorEastAsia" w:hAnsiTheme="minorHAnsi" w:cstheme="minorBidi"/>
          <w:i w:val="0"/>
          <w:iCs w:val="0"/>
          <w:noProof/>
          <w:sz w:val="22"/>
          <w:szCs w:val="22"/>
        </w:rPr>
      </w:pPr>
      <w:del w:id="1366" w:author="Gerard" w:date="2014-07-29T23:58:00Z">
        <w:r w:rsidRPr="001B13CD" w:rsidDel="001B13CD">
          <w:rPr>
            <w:rPrChange w:id="1367" w:author="Gerard" w:date="2014-07-29T23:58:00Z">
              <w:rPr>
                <w:rStyle w:val="Hyperlink"/>
                <w:i w:val="0"/>
                <w:iCs w:val="0"/>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68" w:author="Gerard" w:date="2014-07-29T23:58:00Z"/>
          <w:rFonts w:asciiTheme="minorHAnsi" w:eastAsiaTheme="minorEastAsia" w:hAnsiTheme="minorHAnsi" w:cstheme="minorBidi"/>
          <w:noProof/>
          <w:sz w:val="22"/>
          <w:szCs w:val="22"/>
        </w:rPr>
      </w:pPr>
      <w:del w:id="1369" w:author="Gerard" w:date="2014-07-29T23:58:00Z">
        <w:r w:rsidRPr="001B13CD" w:rsidDel="001B13CD">
          <w:rPr>
            <w:rPrChange w:id="1370"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1" w:author="Gerard" w:date="2014-07-29T23:58:00Z"/>
          <w:rFonts w:asciiTheme="minorHAnsi" w:eastAsiaTheme="minorEastAsia" w:hAnsiTheme="minorHAnsi" w:cstheme="minorBidi"/>
          <w:noProof/>
          <w:sz w:val="22"/>
          <w:szCs w:val="22"/>
        </w:rPr>
      </w:pPr>
      <w:del w:id="1372" w:author="Gerard" w:date="2014-07-29T23:58:00Z">
        <w:r w:rsidRPr="001B13CD" w:rsidDel="001B13CD">
          <w:rPr>
            <w:rPrChange w:id="1373"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74" w:author="Gerard" w:date="2014-07-29T23:58:00Z"/>
          <w:rFonts w:asciiTheme="minorHAnsi" w:eastAsiaTheme="minorEastAsia" w:hAnsiTheme="minorHAnsi" w:cstheme="minorBidi"/>
          <w:noProof/>
          <w:sz w:val="22"/>
          <w:szCs w:val="22"/>
        </w:rPr>
      </w:pPr>
      <w:del w:id="1375" w:author="Gerard" w:date="2014-07-29T23:58:00Z">
        <w:r w:rsidRPr="001B13CD" w:rsidDel="001B13CD">
          <w:rPr>
            <w:rPrChange w:id="1376"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77" w:author="Gerard" w:date="2014-07-29T23:58:00Z"/>
          <w:rFonts w:asciiTheme="minorHAnsi" w:eastAsiaTheme="minorEastAsia" w:hAnsiTheme="minorHAnsi" w:cstheme="minorBidi"/>
          <w:noProof/>
          <w:sz w:val="22"/>
          <w:szCs w:val="22"/>
        </w:rPr>
      </w:pPr>
      <w:del w:id="1378" w:author="Gerard" w:date="2014-07-29T23:58:00Z">
        <w:r w:rsidRPr="001B13CD" w:rsidDel="001B13CD">
          <w:rPr>
            <w:rPrChange w:id="1379"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0" w:author="Gerard" w:date="2014-07-29T23:58:00Z"/>
          <w:rFonts w:asciiTheme="minorHAnsi" w:eastAsiaTheme="minorEastAsia" w:hAnsiTheme="minorHAnsi" w:cstheme="minorBidi"/>
          <w:noProof/>
          <w:sz w:val="22"/>
          <w:szCs w:val="22"/>
        </w:rPr>
      </w:pPr>
      <w:del w:id="1381" w:author="Gerard" w:date="2014-07-29T23:58:00Z">
        <w:r w:rsidRPr="001B13CD" w:rsidDel="001B13CD">
          <w:rPr>
            <w:rPrChange w:id="1382"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83" w:author="Gerard" w:date="2014-07-29T23:58:00Z"/>
          <w:rFonts w:asciiTheme="minorHAnsi" w:eastAsiaTheme="minorEastAsia" w:hAnsiTheme="minorHAnsi" w:cstheme="minorBidi"/>
          <w:i w:val="0"/>
          <w:iCs w:val="0"/>
          <w:noProof/>
          <w:sz w:val="22"/>
          <w:szCs w:val="22"/>
        </w:rPr>
      </w:pPr>
      <w:del w:id="1384" w:author="Gerard" w:date="2014-07-29T23:58:00Z">
        <w:r w:rsidRPr="001B13CD" w:rsidDel="001B13CD">
          <w:rPr>
            <w:rPrChange w:id="1385" w:author="Gerard" w:date="2014-07-29T23:58:00Z">
              <w:rPr>
                <w:rStyle w:val="Hyperlink"/>
                <w:i w:val="0"/>
                <w:iCs w:val="0"/>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86" w:author="Gerard" w:date="2014-07-29T23:58:00Z"/>
          <w:rFonts w:asciiTheme="minorHAnsi" w:eastAsiaTheme="minorEastAsia" w:hAnsiTheme="minorHAnsi" w:cstheme="minorBidi"/>
          <w:noProof/>
          <w:sz w:val="22"/>
          <w:szCs w:val="22"/>
        </w:rPr>
      </w:pPr>
      <w:del w:id="1387" w:author="Gerard" w:date="2014-07-29T23:58:00Z">
        <w:r w:rsidRPr="001B13CD" w:rsidDel="001B13CD">
          <w:rPr>
            <w:rPrChange w:id="1388"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89" w:author="Gerard" w:date="2014-07-29T23:58:00Z"/>
          <w:rFonts w:asciiTheme="minorHAnsi" w:eastAsiaTheme="minorEastAsia" w:hAnsiTheme="minorHAnsi" w:cstheme="minorBidi"/>
          <w:noProof/>
          <w:sz w:val="22"/>
          <w:szCs w:val="22"/>
        </w:rPr>
      </w:pPr>
      <w:del w:id="1390" w:author="Gerard" w:date="2014-07-29T23:58:00Z">
        <w:r w:rsidRPr="001B13CD" w:rsidDel="001B13CD">
          <w:rPr>
            <w:rPrChange w:id="1391"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2" w:author="Gerard" w:date="2014-07-29T23:58:00Z"/>
          <w:rFonts w:asciiTheme="minorHAnsi" w:eastAsiaTheme="minorEastAsia" w:hAnsiTheme="minorHAnsi" w:cstheme="minorBidi"/>
          <w:noProof/>
          <w:sz w:val="22"/>
          <w:szCs w:val="22"/>
        </w:rPr>
      </w:pPr>
      <w:del w:id="1393" w:author="Gerard" w:date="2014-07-29T23:58:00Z">
        <w:r w:rsidRPr="001B13CD" w:rsidDel="001B13CD">
          <w:rPr>
            <w:rPrChange w:id="1394"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395" w:author="Gerard" w:date="2014-07-29T23:58:00Z"/>
          <w:rFonts w:asciiTheme="minorHAnsi" w:eastAsiaTheme="minorEastAsia" w:hAnsiTheme="minorHAnsi" w:cstheme="minorBidi"/>
          <w:noProof/>
          <w:sz w:val="22"/>
          <w:szCs w:val="22"/>
        </w:rPr>
      </w:pPr>
      <w:del w:id="1396" w:author="Gerard" w:date="2014-07-29T23:58:00Z">
        <w:r w:rsidRPr="001B13CD" w:rsidDel="001B13CD">
          <w:rPr>
            <w:rPrChange w:id="1397"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398" w:author="Gerard" w:date="2014-07-29T23:58:00Z"/>
          <w:rFonts w:asciiTheme="minorHAnsi" w:eastAsiaTheme="minorEastAsia" w:hAnsiTheme="minorHAnsi" w:cstheme="minorBidi"/>
          <w:smallCaps w:val="0"/>
          <w:noProof/>
          <w:sz w:val="22"/>
          <w:szCs w:val="22"/>
        </w:rPr>
      </w:pPr>
      <w:del w:id="1399" w:author="Gerard" w:date="2014-07-29T23:58:00Z">
        <w:r w:rsidRPr="001B13CD" w:rsidDel="001B13CD">
          <w:rPr>
            <w:rPrChange w:id="1400" w:author="Gerard" w:date="2014-07-29T23:58:00Z">
              <w:rPr>
                <w:rStyle w:val="Hyperlink"/>
                <w:smallCaps w:val="0"/>
                <w:noProof/>
              </w:rPr>
            </w:rPrChange>
          </w:rPr>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1" w:author="Gerard" w:date="2014-07-29T23:58:00Z"/>
          <w:rFonts w:asciiTheme="minorHAnsi" w:eastAsiaTheme="minorEastAsia" w:hAnsiTheme="minorHAnsi" w:cstheme="minorBidi"/>
          <w:i w:val="0"/>
          <w:iCs w:val="0"/>
          <w:noProof/>
          <w:sz w:val="22"/>
          <w:szCs w:val="22"/>
        </w:rPr>
      </w:pPr>
      <w:del w:id="1402" w:author="Gerard" w:date="2014-07-29T23:58:00Z">
        <w:r w:rsidRPr="001B13CD" w:rsidDel="001B13CD">
          <w:rPr>
            <w:rPrChange w:id="1403" w:author="Gerard" w:date="2014-07-29T23:58:00Z">
              <w:rPr>
                <w:rStyle w:val="Hyperlink"/>
                <w:i w:val="0"/>
                <w:iCs w:val="0"/>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04" w:author="Gerard" w:date="2014-07-29T23:58:00Z"/>
          <w:rFonts w:asciiTheme="minorHAnsi" w:eastAsiaTheme="minorEastAsia" w:hAnsiTheme="minorHAnsi" w:cstheme="minorBidi"/>
          <w:i w:val="0"/>
          <w:iCs w:val="0"/>
          <w:noProof/>
          <w:sz w:val="22"/>
          <w:szCs w:val="22"/>
        </w:rPr>
      </w:pPr>
      <w:del w:id="1405" w:author="Gerard" w:date="2014-07-29T23:58:00Z">
        <w:r w:rsidRPr="001B13CD" w:rsidDel="001B13CD">
          <w:rPr>
            <w:rPrChange w:id="1406" w:author="Gerard" w:date="2014-07-29T23:58:00Z">
              <w:rPr>
                <w:rStyle w:val="Hyperlink"/>
                <w:i w:val="0"/>
                <w:iCs w:val="0"/>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07" w:author="Gerard" w:date="2014-07-29T23:58:00Z"/>
          <w:rFonts w:asciiTheme="minorHAnsi" w:eastAsiaTheme="minorEastAsia" w:hAnsiTheme="minorHAnsi" w:cstheme="minorBidi"/>
          <w:i w:val="0"/>
          <w:iCs w:val="0"/>
          <w:noProof/>
          <w:sz w:val="22"/>
          <w:szCs w:val="22"/>
        </w:rPr>
      </w:pPr>
      <w:del w:id="1408" w:author="Gerard" w:date="2014-07-29T23:58:00Z">
        <w:r w:rsidRPr="001B13CD" w:rsidDel="001B13CD">
          <w:rPr>
            <w:rPrChange w:id="1409" w:author="Gerard" w:date="2014-07-29T23:58:00Z">
              <w:rPr>
                <w:rStyle w:val="Hyperlink"/>
                <w:i w:val="0"/>
                <w:iCs w:val="0"/>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0" w:author="Gerard" w:date="2014-07-29T23:58:00Z"/>
          <w:rFonts w:asciiTheme="minorHAnsi" w:eastAsiaTheme="minorEastAsia" w:hAnsiTheme="minorHAnsi" w:cstheme="minorBidi"/>
          <w:smallCaps w:val="0"/>
          <w:noProof/>
          <w:sz w:val="22"/>
          <w:szCs w:val="22"/>
        </w:rPr>
      </w:pPr>
      <w:del w:id="1411" w:author="Gerard" w:date="2014-07-29T23:58:00Z">
        <w:r w:rsidRPr="001B13CD" w:rsidDel="001B13CD">
          <w:rPr>
            <w:rPrChange w:id="1412" w:author="Gerard" w:date="2014-07-29T23:58:00Z">
              <w:rPr>
                <w:rStyle w:val="Hyperlink"/>
                <w:smallCaps w:val="0"/>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13" w:author="Gerard" w:date="2014-07-29T23:58:00Z"/>
          <w:rFonts w:asciiTheme="minorHAnsi" w:eastAsiaTheme="minorEastAsia" w:hAnsiTheme="minorHAnsi" w:cstheme="minorBidi"/>
          <w:i w:val="0"/>
          <w:iCs w:val="0"/>
          <w:noProof/>
          <w:sz w:val="22"/>
          <w:szCs w:val="22"/>
        </w:rPr>
      </w:pPr>
      <w:del w:id="1414" w:author="Gerard" w:date="2014-07-29T23:58:00Z">
        <w:r w:rsidRPr="001B13CD" w:rsidDel="001B13CD">
          <w:rPr>
            <w:rPrChange w:id="1415" w:author="Gerard" w:date="2014-07-29T23:58:00Z">
              <w:rPr>
                <w:rStyle w:val="Hyperlink"/>
                <w:i w:val="0"/>
                <w:iCs w:val="0"/>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16" w:author="Gerard" w:date="2014-07-29T23:58:00Z"/>
          <w:rFonts w:asciiTheme="minorHAnsi" w:eastAsiaTheme="minorEastAsia" w:hAnsiTheme="minorHAnsi" w:cstheme="minorBidi"/>
          <w:i w:val="0"/>
          <w:iCs w:val="0"/>
          <w:noProof/>
          <w:sz w:val="22"/>
          <w:szCs w:val="22"/>
        </w:rPr>
      </w:pPr>
      <w:del w:id="1417" w:author="Gerard" w:date="2014-07-29T23:58:00Z">
        <w:r w:rsidRPr="001B13CD" w:rsidDel="001B13CD">
          <w:rPr>
            <w:rPrChange w:id="1418" w:author="Gerard" w:date="2014-07-29T23:58:00Z">
              <w:rPr>
                <w:rStyle w:val="Hyperlink"/>
                <w:i w:val="0"/>
                <w:iCs w:val="0"/>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19" w:author="Gerard" w:date="2014-07-29T23:58:00Z"/>
          <w:rFonts w:asciiTheme="minorHAnsi" w:eastAsiaTheme="minorEastAsia" w:hAnsiTheme="minorHAnsi" w:cstheme="minorBidi"/>
          <w:i w:val="0"/>
          <w:iCs w:val="0"/>
          <w:noProof/>
          <w:sz w:val="22"/>
          <w:szCs w:val="22"/>
        </w:rPr>
      </w:pPr>
      <w:del w:id="1420" w:author="Gerard" w:date="2014-07-29T23:58:00Z">
        <w:r w:rsidRPr="001B13CD" w:rsidDel="001B13CD">
          <w:rPr>
            <w:rPrChange w:id="1421" w:author="Gerard" w:date="2014-07-29T23:58:00Z">
              <w:rPr>
                <w:rStyle w:val="Hyperlink"/>
                <w:i w:val="0"/>
                <w:iCs w:val="0"/>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2" w:author="Gerard" w:date="2014-07-29T23:58:00Z"/>
          <w:rFonts w:asciiTheme="minorHAnsi" w:eastAsiaTheme="minorEastAsia" w:hAnsiTheme="minorHAnsi" w:cstheme="minorBidi"/>
          <w:i w:val="0"/>
          <w:iCs w:val="0"/>
          <w:noProof/>
          <w:sz w:val="22"/>
          <w:szCs w:val="22"/>
        </w:rPr>
      </w:pPr>
      <w:del w:id="1423" w:author="Gerard" w:date="2014-07-29T23:58:00Z">
        <w:r w:rsidRPr="001B13CD" w:rsidDel="001B13CD">
          <w:rPr>
            <w:rPrChange w:id="1424" w:author="Gerard" w:date="2014-07-29T23:58:00Z">
              <w:rPr>
                <w:rStyle w:val="Hyperlink"/>
                <w:i w:val="0"/>
                <w:iCs w:val="0"/>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25" w:author="Gerard" w:date="2014-07-29T23:58:00Z"/>
          <w:rFonts w:asciiTheme="minorHAnsi" w:eastAsiaTheme="minorEastAsia" w:hAnsiTheme="minorHAnsi" w:cstheme="minorBidi"/>
          <w:i w:val="0"/>
          <w:iCs w:val="0"/>
          <w:noProof/>
          <w:sz w:val="22"/>
          <w:szCs w:val="22"/>
        </w:rPr>
      </w:pPr>
      <w:del w:id="1426" w:author="Gerard" w:date="2014-07-29T23:58:00Z">
        <w:r w:rsidRPr="001B13CD" w:rsidDel="001B13CD">
          <w:rPr>
            <w:rPrChange w:id="1427" w:author="Gerard" w:date="2014-07-29T23:58:00Z">
              <w:rPr>
                <w:rStyle w:val="Hyperlink"/>
                <w:i w:val="0"/>
                <w:iCs w:val="0"/>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28" w:author="Gerard" w:date="2014-07-29T23:58:00Z"/>
          <w:rFonts w:asciiTheme="minorHAnsi" w:eastAsiaTheme="minorEastAsia" w:hAnsiTheme="minorHAnsi" w:cstheme="minorBidi"/>
          <w:i w:val="0"/>
          <w:iCs w:val="0"/>
          <w:noProof/>
          <w:sz w:val="22"/>
          <w:szCs w:val="22"/>
        </w:rPr>
      </w:pPr>
      <w:del w:id="1429" w:author="Gerard" w:date="2014-07-29T23:58:00Z">
        <w:r w:rsidRPr="001B13CD" w:rsidDel="001B13CD">
          <w:rPr>
            <w:rPrChange w:id="1430" w:author="Gerard" w:date="2014-07-29T23:58:00Z">
              <w:rPr>
                <w:rStyle w:val="Hyperlink"/>
                <w:i w:val="0"/>
                <w:iCs w:val="0"/>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1" w:author="Gerard" w:date="2014-07-29T23:58:00Z"/>
          <w:rFonts w:asciiTheme="minorHAnsi" w:eastAsiaTheme="minorEastAsia" w:hAnsiTheme="minorHAnsi" w:cstheme="minorBidi"/>
          <w:smallCaps w:val="0"/>
          <w:noProof/>
          <w:sz w:val="22"/>
          <w:szCs w:val="22"/>
        </w:rPr>
      </w:pPr>
      <w:del w:id="1432" w:author="Gerard" w:date="2014-07-29T23:58:00Z">
        <w:r w:rsidRPr="001B13CD" w:rsidDel="001B13CD">
          <w:rPr>
            <w:rPrChange w:id="1433" w:author="Gerard" w:date="2014-07-29T23:58:00Z">
              <w:rPr>
                <w:rStyle w:val="Hyperlink"/>
                <w:smallCaps w:val="0"/>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34" w:author="Gerard" w:date="2014-07-29T23:58:00Z"/>
          <w:rFonts w:asciiTheme="minorHAnsi" w:eastAsiaTheme="minorEastAsia" w:hAnsiTheme="minorHAnsi" w:cstheme="minorBidi"/>
          <w:i w:val="0"/>
          <w:iCs w:val="0"/>
          <w:noProof/>
          <w:sz w:val="22"/>
          <w:szCs w:val="22"/>
        </w:rPr>
      </w:pPr>
      <w:del w:id="1435" w:author="Gerard" w:date="2014-07-29T23:58:00Z">
        <w:r w:rsidRPr="001B13CD" w:rsidDel="001B13CD">
          <w:rPr>
            <w:rPrChange w:id="1436" w:author="Gerard" w:date="2014-07-29T23:58:00Z">
              <w:rPr>
                <w:rStyle w:val="Hyperlink"/>
                <w:i w:val="0"/>
                <w:iCs w:val="0"/>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37" w:author="Gerard" w:date="2014-07-29T23:58:00Z"/>
          <w:rFonts w:asciiTheme="minorHAnsi" w:eastAsiaTheme="minorEastAsia" w:hAnsiTheme="minorHAnsi" w:cstheme="minorBidi"/>
          <w:i w:val="0"/>
          <w:iCs w:val="0"/>
          <w:noProof/>
          <w:sz w:val="22"/>
          <w:szCs w:val="22"/>
        </w:rPr>
      </w:pPr>
      <w:del w:id="1438" w:author="Gerard" w:date="2014-07-29T23:58:00Z">
        <w:r w:rsidRPr="001B13CD" w:rsidDel="001B13CD">
          <w:rPr>
            <w:rPrChange w:id="1439" w:author="Gerard" w:date="2014-07-29T23:58:00Z">
              <w:rPr>
                <w:rStyle w:val="Hyperlink"/>
                <w:i w:val="0"/>
                <w:iCs w:val="0"/>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0" w:author="Gerard" w:date="2014-07-29T23:58:00Z"/>
          <w:rFonts w:asciiTheme="minorHAnsi" w:eastAsiaTheme="minorEastAsia" w:hAnsiTheme="minorHAnsi" w:cstheme="minorBidi"/>
          <w:smallCaps w:val="0"/>
          <w:noProof/>
          <w:sz w:val="22"/>
          <w:szCs w:val="22"/>
        </w:rPr>
      </w:pPr>
      <w:del w:id="1441" w:author="Gerard" w:date="2014-07-29T23:58:00Z">
        <w:r w:rsidRPr="001B13CD" w:rsidDel="001B13CD">
          <w:rPr>
            <w:rPrChange w:id="1442" w:author="Gerard" w:date="2014-07-29T23:58:00Z">
              <w:rPr>
                <w:rStyle w:val="Hyperlink"/>
                <w:smallCaps w:val="0"/>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43" w:author="Gerard" w:date="2014-07-29T23:58:00Z"/>
          <w:rFonts w:asciiTheme="minorHAnsi" w:eastAsiaTheme="minorEastAsia" w:hAnsiTheme="minorHAnsi" w:cstheme="minorBidi"/>
          <w:i w:val="0"/>
          <w:iCs w:val="0"/>
          <w:noProof/>
          <w:sz w:val="22"/>
          <w:szCs w:val="22"/>
        </w:rPr>
      </w:pPr>
      <w:del w:id="1444" w:author="Gerard" w:date="2014-07-29T23:58:00Z">
        <w:r w:rsidRPr="001B13CD" w:rsidDel="001B13CD">
          <w:rPr>
            <w:rPrChange w:id="1445" w:author="Gerard" w:date="2014-07-29T23:58:00Z">
              <w:rPr>
                <w:rStyle w:val="Hyperlink"/>
                <w:i w:val="0"/>
                <w:iCs w:val="0"/>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46" w:author="Gerard" w:date="2014-07-29T23:58:00Z"/>
          <w:rFonts w:asciiTheme="minorHAnsi" w:eastAsiaTheme="minorEastAsia" w:hAnsiTheme="minorHAnsi" w:cstheme="minorBidi"/>
          <w:i w:val="0"/>
          <w:iCs w:val="0"/>
          <w:noProof/>
          <w:sz w:val="22"/>
          <w:szCs w:val="22"/>
        </w:rPr>
      </w:pPr>
      <w:del w:id="1447" w:author="Gerard" w:date="2014-07-29T23:58:00Z">
        <w:r w:rsidRPr="001B13CD" w:rsidDel="001B13CD">
          <w:rPr>
            <w:rPrChange w:id="1448" w:author="Gerard" w:date="2014-07-29T23:58:00Z">
              <w:rPr>
                <w:rStyle w:val="Hyperlink"/>
                <w:i w:val="0"/>
                <w:iCs w:val="0"/>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49" w:author="Gerard" w:date="2014-07-29T23:58:00Z"/>
          <w:rFonts w:asciiTheme="minorHAnsi" w:eastAsiaTheme="minorEastAsia" w:hAnsiTheme="minorHAnsi" w:cstheme="minorBidi"/>
          <w:i w:val="0"/>
          <w:iCs w:val="0"/>
          <w:noProof/>
          <w:sz w:val="22"/>
          <w:szCs w:val="22"/>
        </w:rPr>
      </w:pPr>
      <w:del w:id="1450" w:author="Gerard" w:date="2014-07-29T23:58:00Z">
        <w:r w:rsidRPr="001B13CD" w:rsidDel="001B13CD">
          <w:rPr>
            <w:rPrChange w:id="1451" w:author="Gerard" w:date="2014-07-29T23:58:00Z">
              <w:rPr>
                <w:rStyle w:val="Hyperlink"/>
                <w:i w:val="0"/>
                <w:iCs w:val="0"/>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2" w:author="Gerard" w:date="2014-07-29T23:58:00Z"/>
          <w:rFonts w:asciiTheme="minorHAnsi" w:eastAsiaTheme="minorEastAsia" w:hAnsiTheme="minorHAnsi" w:cstheme="minorBidi"/>
          <w:i w:val="0"/>
          <w:iCs w:val="0"/>
          <w:noProof/>
          <w:sz w:val="22"/>
          <w:szCs w:val="22"/>
        </w:rPr>
      </w:pPr>
      <w:del w:id="1453" w:author="Gerard" w:date="2014-07-29T23:58:00Z">
        <w:r w:rsidRPr="001B13CD" w:rsidDel="001B13CD">
          <w:rPr>
            <w:rPrChange w:id="1454" w:author="Gerard" w:date="2014-07-29T23:58:00Z">
              <w:rPr>
                <w:rStyle w:val="Hyperlink"/>
                <w:i w:val="0"/>
                <w:iCs w:val="0"/>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55" w:author="Gerard" w:date="2014-07-29T23:58:00Z"/>
          <w:rFonts w:asciiTheme="minorHAnsi" w:eastAsiaTheme="minorEastAsia" w:hAnsiTheme="minorHAnsi" w:cstheme="minorBidi"/>
          <w:i w:val="0"/>
          <w:iCs w:val="0"/>
          <w:noProof/>
          <w:sz w:val="22"/>
          <w:szCs w:val="22"/>
        </w:rPr>
      </w:pPr>
      <w:del w:id="1456" w:author="Gerard" w:date="2014-07-29T23:58:00Z">
        <w:r w:rsidRPr="001B13CD" w:rsidDel="001B13CD">
          <w:rPr>
            <w:rPrChange w:id="1457" w:author="Gerard" w:date="2014-07-29T23:58:00Z">
              <w:rPr>
                <w:rStyle w:val="Hyperlink"/>
                <w:i w:val="0"/>
                <w:iCs w:val="0"/>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58" w:author="Gerard" w:date="2014-07-29T23:58:00Z"/>
          <w:rFonts w:asciiTheme="minorHAnsi" w:eastAsiaTheme="minorEastAsia" w:hAnsiTheme="minorHAnsi" w:cstheme="minorBidi"/>
          <w:smallCaps w:val="0"/>
          <w:noProof/>
          <w:sz w:val="22"/>
          <w:szCs w:val="22"/>
        </w:rPr>
      </w:pPr>
      <w:del w:id="1459" w:author="Gerard" w:date="2014-07-29T23:58:00Z">
        <w:r w:rsidRPr="001B13CD" w:rsidDel="001B13CD">
          <w:rPr>
            <w:rPrChange w:id="1460" w:author="Gerard" w:date="2014-07-29T23:58:00Z">
              <w:rPr>
                <w:rStyle w:val="Hyperlink"/>
                <w:smallCaps w:val="0"/>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1" w:author="Gerard" w:date="2014-07-29T23:58:00Z"/>
          <w:rFonts w:asciiTheme="minorHAnsi" w:eastAsiaTheme="minorEastAsia" w:hAnsiTheme="minorHAnsi" w:cstheme="minorBidi"/>
          <w:b w:val="0"/>
          <w:bCs w:val="0"/>
          <w:caps w:val="0"/>
          <w:noProof/>
          <w:sz w:val="22"/>
          <w:szCs w:val="22"/>
        </w:rPr>
      </w:pPr>
      <w:del w:id="1462" w:author="Gerard" w:date="2014-07-29T23:58:00Z">
        <w:r w:rsidRPr="001B13CD" w:rsidDel="001B13CD">
          <w:rPr>
            <w:rPrChange w:id="1463" w:author="Gerard" w:date="2014-07-29T23:58:00Z">
              <w:rPr>
                <w:rStyle w:val="Hyperlink"/>
                <w:b w:val="0"/>
                <w:bCs w:val="0"/>
                <w:caps w:val="0"/>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64" w:author="Gerard" w:date="2014-07-29T23:58:00Z"/>
          <w:rFonts w:asciiTheme="minorHAnsi" w:eastAsiaTheme="minorEastAsia" w:hAnsiTheme="minorHAnsi" w:cstheme="minorBidi"/>
          <w:b w:val="0"/>
          <w:bCs w:val="0"/>
          <w:caps w:val="0"/>
          <w:noProof/>
          <w:sz w:val="22"/>
          <w:szCs w:val="22"/>
        </w:rPr>
      </w:pPr>
      <w:del w:id="1465" w:author="Gerard" w:date="2014-07-29T23:58:00Z">
        <w:r w:rsidRPr="001B13CD" w:rsidDel="001B13CD">
          <w:rPr>
            <w:rPrChange w:id="1466" w:author="Gerard" w:date="2014-07-29T23:58:00Z">
              <w:rPr>
                <w:rStyle w:val="Hyperlink"/>
                <w:b w:val="0"/>
                <w:bCs w:val="0"/>
                <w:caps w:val="0"/>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67" w:author="Gerard" w:date="2014-07-29T23:58:00Z"/>
          <w:rFonts w:asciiTheme="minorHAnsi" w:eastAsiaTheme="minorEastAsia" w:hAnsiTheme="minorHAnsi" w:cstheme="minorBidi"/>
          <w:b w:val="0"/>
          <w:bCs w:val="0"/>
          <w:caps w:val="0"/>
          <w:noProof/>
          <w:sz w:val="22"/>
          <w:szCs w:val="22"/>
        </w:rPr>
      </w:pPr>
      <w:del w:id="1468" w:author="Gerard" w:date="2014-07-29T23:58:00Z">
        <w:r w:rsidRPr="001B13CD" w:rsidDel="001B13CD">
          <w:rPr>
            <w:rPrChange w:id="1469" w:author="Gerard" w:date="2014-07-29T23:58:00Z">
              <w:rPr>
                <w:rStyle w:val="Hyperlink"/>
                <w:b w:val="0"/>
                <w:bCs w:val="0"/>
                <w:caps w:val="0"/>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0" w:name="_Toc268297647"/>
      <w:r>
        <w:lastRenderedPageBreak/>
        <w:t>Introduction</w:t>
      </w:r>
      <w:bookmarkEnd w:id="1470"/>
    </w:p>
    <w:p w14:paraId="497FD52E" w14:textId="77777777" w:rsidR="006A0BC1" w:rsidRPr="00070A8D" w:rsidRDefault="006A0BC1" w:rsidP="006A0BC1">
      <w:pPr>
        <w:pStyle w:val="Heading2"/>
      </w:pPr>
      <w:bookmarkStart w:id="1471" w:name="_Toc268297648"/>
      <w:r>
        <w:t>Overview of FEBio</w:t>
      </w:r>
      <w:bookmarkEnd w:id="147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472" w:name="_Toc268297649"/>
      <w:r>
        <w:t>About this document</w:t>
      </w:r>
      <w:bookmarkEnd w:id="147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473" w:name="_Toc268297650"/>
      <w:r>
        <w:t>Units in FEBio</w:t>
      </w:r>
      <w:bookmarkEnd w:id="147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74" w:name="_Ref293568163"/>
      <w:bookmarkStart w:id="1475" w:name="_Toc268297651"/>
      <w:r>
        <w:lastRenderedPageBreak/>
        <w:t>Running FEBio</w:t>
      </w:r>
      <w:bookmarkEnd w:id="1474"/>
      <w:bookmarkEnd w:id="147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76" w:name="_Toc268297652"/>
      <w:r>
        <w:t>Running FEBio on Windows</w:t>
      </w:r>
      <w:bookmarkEnd w:id="147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77" w:name="_Toc268297653"/>
      <w:r>
        <w:t>Windows XP</w:t>
      </w:r>
      <w:bookmarkEnd w:id="147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78" w:name="_Toc268297654"/>
      <w:r>
        <w:t>Windows 7</w:t>
      </w:r>
      <w:bookmarkEnd w:id="147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79" w:name="_Toc268297655"/>
      <w:r>
        <w:t>Running FEBio from Explorer</w:t>
      </w:r>
      <w:bookmarkEnd w:id="147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80" w:name="_Toc268297656"/>
      <w:r>
        <w:t>Running FEBio on Linux or MAC</w:t>
      </w:r>
      <w:bookmarkEnd w:id="148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81" w:name="_Ref172430769"/>
      <w:bookmarkStart w:id="1482" w:name="_Toc268297657"/>
      <w:r>
        <w:t>The Command Line</w:t>
      </w:r>
      <w:bookmarkEnd w:id="1481"/>
      <w:bookmarkEnd w:id="148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83" w:name="OLE_LINK1"/>
      <w:bookmarkStart w:id="1484" w:name="OLE_LINK2"/>
      <w:r w:rsidRPr="00541457">
        <w:rPr>
          <w:rStyle w:val="codeChar"/>
        </w:rPr>
        <w:t>-</w:t>
      </w:r>
      <w:r>
        <w:rPr>
          <w:rStyle w:val="codeChar"/>
        </w:rPr>
        <w:t>o</w:t>
      </w:r>
      <w:r>
        <w:t>: log file name</w:t>
      </w:r>
      <w:bookmarkEnd w:id="1483"/>
      <w:bookmarkEnd w:id="148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85" w:author="Gerard" w:date="2014-07-29T23:58:00Z">
        <w:r w:rsidR="001B13CD">
          <w:t>3.5.1</w:t>
        </w:r>
      </w:ins>
      <w:del w:id="1486"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487" w:name="_Toc268297658"/>
      <w:r>
        <w:t xml:space="preserve">The FEBio </w:t>
      </w:r>
      <w:r w:rsidR="00D153DC">
        <w:t>P</w:t>
      </w:r>
      <w:r>
        <w:t>rompt</w:t>
      </w:r>
      <w:bookmarkEnd w:id="148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488" w:name="_Ref230508346"/>
      <w:bookmarkStart w:id="1489" w:name="_Toc268297659"/>
      <w:r>
        <w:t xml:space="preserve">The </w:t>
      </w:r>
      <w:r w:rsidR="00D153DC">
        <w:t>C</w:t>
      </w:r>
      <w:r w:rsidRPr="00DF311C">
        <w:t>onfiguration</w:t>
      </w:r>
      <w:r>
        <w:t xml:space="preserve"> </w:t>
      </w:r>
      <w:r w:rsidR="00D153DC">
        <w:t>F</w:t>
      </w:r>
      <w:r>
        <w:t>ile</w:t>
      </w:r>
      <w:bookmarkEnd w:id="1488"/>
      <w:bookmarkEnd w:id="148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90" w:name="_Ref376446157"/>
      <w:bookmarkStart w:id="1491" w:name="_Toc268297660"/>
      <w:r>
        <w:t xml:space="preserve">Using </w:t>
      </w:r>
      <w:r w:rsidR="00D153DC">
        <w:t>M</w:t>
      </w:r>
      <w:r>
        <w:t xml:space="preserve">ultiple </w:t>
      </w:r>
      <w:r w:rsidR="00D153DC">
        <w:t>P</w:t>
      </w:r>
      <w:r>
        <w:t>rocessors</w:t>
      </w:r>
      <w:bookmarkEnd w:id="1490"/>
      <w:bookmarkEnd w:id="149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42183322"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492" w:name="_Ref250284432"/>
      <w:bookmarkStart w:id="1493" w:name="_Ref250285226"/>
      <w:bookmarkStart w:id="1494" w:name="_Toc268297661"/>
      <w:r>
        <w:t xml:space="preserve">FEBio </w:t>
      </w:r>
      <w:r w:rsidR="00D153DC">
        <w:t>O</w:t>
      </w:r>
      <w:r>
        <w:t>utput</w:t>
      </w:r>
      <w:bookmarkEnd w:id="1492"/>
      <w:bookmarkEnd w:id="1493"/>
      <w:bookmarkEnd w:id="149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495" w:author="Gerard" w:date="2014-07-29T23:58:00Z">
        <w:r w:rsidR="001B13CD">
          <w:t>3.16</w:t>
        </w:r>
      </w:ins>
      <w:del w:id="1496"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97" w:name="_Toc268297662"/>
      <w:r>
        <w:lastRenderedPageBreak/>
        <w:t>Advanced Options</w:t>
      </w:r>
      <w:bookmarkEnd w:id="1497"/>
    </w:p>
    <w:p w14:paraId="123FE510" w14:textId="43FCB63B" w:rsidR="006A0BC1" w:rsidRDefault="006A0BC1" w:rsidP="006A0BC1">
      <w:pPr>
        <w:pStyle w:val="Heading3"/>
      </w:pPr>
      <w:bookmarkStart w:id="1498" w:name="_Ref278195084"/>
      <w:bookmarkStart w:id="1499" w:name="_Toc268297663"/>
      <w:r>
        <w:t xml:space="preserve">Interrupting a </w:t>
      </w:r>
      <w:r w:rsidR="00D153DC">
        <w:t>R</w:t>
      </w:r>
      <w:r>
        <w:t>un</w:t>
      </w:r>
      <w:r>
        <w:rPr>
          <w:rStyle w:val="FootnoteReference"/>
        </w:rPr>
        <w:footnoteReference w:id="2"/>
      </w:r>
      <w:bookmarkEnd w:id="1498"/>
      <w:bookmarkEnd w:id="1499"/>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00" w:name="_Ref230422001"/>
      <w:bookmarkStart w:id="1501" w:name="_Toc268297664"/>
      <w:r>
        <w:t xml:space="preserve">Debugging a </w:t>
      </w:r>
      <w:r w:rsidR="00D153DC">
        <w:t>R</w:t>
      </w:r>
      <w:r>
        <w:t>un</w:t>
      </w:r>
      <w:bookmarkEnd w:id="1500"/>
      <w:bookmarkEnd w:id="1501"/>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02" w:name="_Ref254341727"/>
      <w:bookmarkStart w:id="1503" w:name="_Ref254341812"/>
      <w:bookmarkStart w:id="1504" w:name="_Toc268297665"/>
      <w:r>
        <w:t xml:space="preserve">Restarting a </w:t>
      </w:r>
      <w:r w:rsidR="00D153DC">
        <w:t>R</w:t>
      </w:r>
      <w:r>
        <w:t>un</w:t>
      </w:r>
      <w:bookmarkEnd w:id="1502"/>
      <w:bookmarkEnd w:id="1503"/>
      <w:bookmarkEnd w:id="1504"/>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05" w:name="_Ref250285572"/>
      <w:bookmarkStart w:id="1506" w:name="_Toc268297666"/>
      <w:r>
        <w:t xml:space="preserve">Input </w:t>
      </w:r>
      <w:r w:rsidR="00D153DC">
        <w:t>F</w:t>
      </w:r>
      <w:r>
        <w:t xml:space="preserve">ile </w:t>
      </w:r>
      <w:r w:rsidR="00D153DC">
        <w:t>C</w:t>
      </w:r>
      <w:r>
        <w:t>hecking</w:t>
      </w:r>
      <w:bookmarkEnd w:id="1505"/>
      <w:bookmarkEnd w:id="1506"/>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07" w:name="_Ref293568180"/>
      <w:bookmarkStart w:id="1508" w:name="_Ref293568311"/>
      <w:bookmarkStart w:id="1509" w:name="_Toc268297667"/>
      <w:r>
        <w:lastRenderedPageBreak/>
        <w:t>Free Format Input</w:t>
      </w:r>
      <w:bookmarkEnd w:id="1507"/>
      <w:bookmarkEnd w:id="1508"/>
      <w:bookmarkEnd w:id="1509"/>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10" w:name="_Ref391471945"/>
      <w:bookmarkStart w:id="1511" w:name="_Toc268297668"/>
      <w:r>
        <w:lastRenderedPageBreak/>
        <w:t xml:space="preserve">Free </w:t>
      </w:r>
      <w:r w:rsidR="00D153DC">
        <w:t>F</w:t>
      </w:r>
      <w:r>
        <w:t xml:space="preserve">ormat </w:t>
      </w:r>
      <w:r w:rsidR="00D153DC">
        <w:t>O</w:t>
      </w:r>
      <w:r>
        <w:t>verview</w:t>
      </w:r>
      <w:bookmarkEnd w:id="1510"/>
      <w:bookmarkEnd w:id="151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12" w:name="_Ref374797496"/>
      <w:bookmarkStart w:id="1513" w:name="_Toc268297669"/>
      <w:r>
        <w:t>Format Specification Versions</w:t>
      </w:r>
      <w:bookmarkEnd w:id="1512"/>
      <w:bookmarkEnd w:id="151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1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15" w:author="Steve Maas" w:date="2014-06-25T14:58:00Z"/>
        </w:rPr>
      </w:pPr>
    </w:p>
    <w:p w14:paraId="003022BF" w14:textId="61328172" w:rsidR="00663993" w:rsidRDefault="00663993">
      <w:pPr>
        <w:pStyle w:val="Heading2"/>
        <w:rPr>
          <w:ins w:id="1516" w:author="Steve Maas" w:date="2014-06-25T14:58:00Z"/>
        </w:rPr>
        <w:pPrChange w:id="1517" w:author="Steve Maas" w:date="2014-06-25T14:58:00Z">
          <w:pPr/>
        </w:pPrChange>
      </w:pPr>
      <w:bookmarkStart w:id="1518" w:name="_Toc268297670"/>
      <w:ins w:id="1519" w:author="Steve Maas" w:date="2014-06-25T14:58:00Z">
        <w:r>
          <w:t>Multiple Input Files</w:t>
        </w:r>
        <w:bookmarkEnd w:id="1518"/>
      </w:ins>
    </w:p>
    <w:p w14:paraId="04D3B4B2" w14:textId="77777777" w:rsidR="00663993" w:rsidRDefault="00663993">
      <w:pPr>
        <w:rPr>
          <w:ins w:id="1520" w:author="Steve Maas" w:date="2014-06-25T15:02:00Z"/>
        </w:rPr>
      </w:pPr>
      <w:ins w:id="1521" w:author="Steve Maas" w:date="2014-06-25T14:58:00Z">
        <w:r>
          <w:t xml:space="preserve">FEBio supports distributing the model definition across multiple input files. </w:t>
        </w:r>
      </w:ins>
      <w:ins w:id="1522" w:author="Steve Maas" w:date="2014-06-25T15:00:00Z">
        <w:r>
          <w:t>This can greatly facilitate defining large, complex models and allows the re-use of model input files without the need to create the entire model input file</w:t>
        </w:r>
      </w:ins>
      <w:ins w:id="1523" w:author="Steve Maas" w:date="2014-06-25T15:01:00Z">
        <w:r>
          <w:t xml:space="preserve"> from scratch. When using multiple input files to define a model, you must create a ma</w:t>
        </w:r>
      </w:ins>
      <w:ins w:id="1524" w:author="Steve Maas" w:date="2014-06-25T15:02:00Z">
        <w:r>
          <w:t>s</w:t>
        </w:r>
      </w:ins>
      <w:ins w:id="1525" w:author="Steve Maas" w:date="2014-06-25T15:01:00Z">
        <w:r>
          <w:t xml:space="preserve">ter input </w:t>
        </w:r>
      </w:ins>
      <w:ins w:id="1526" w:author="Steve Maas" w:date="2014-06-25T15:02:00Z">
        <w:r>
          <w:t>file that will reference all the other input files. This master file will be used to run the model in FEBio.</w:t>
        </w:r>
      </w:ins>
    </w:p>
    <w:p w14:paraId="2FD9ABFD" w14:textId="77777777" w:rsidR="00663993" w:rsidRDefault="00663993">
      <w:pPr>
        <w:rPr>
          <w:ins w:id="1527" w:author="Steve Maas" w:date="2014-06-25T15:02:00Z"/>
        </w:rPr>
      </w:pPr>
    </w:p>
    <w:p w14:paraId="16823FEF" w14:textId="402BBDD3" w:rsidR="00663993" w:rsidRDefault="00663993">
      <w:pPr>
        <w:rPr>
          <w:ins w:id="1528" w:author="Steve Maas" w:date="2014-06-25T15:04:00Z"/>
        </w:rPr>
      </w:pPr>
      <w:ins w:id="1529" w:author="Steve Maas" w:date="2014-06-25T15:03:00Z">
        <w:r>
          <w:t xml:space="preserve">All the main sections defined in section </w:t>
        </w:r>
        <w:r>
          <w:fldChar w:fldCharType="begin"/>
        </w:r>
        <w:r>
          <w:instrText xml:space="preserve"> REF _Ref391471945 \r \h </w:instrText>
        </w:r>
      </w:ins>
      <w:r>
        <w:fldChar w:fldCharType="separate"/>
      </w:r>
      <w:ins w:id="1530" w:author="Gerard" w:date="2014-07-29T23:58:00Z">
        <w:r w:rsidR="001B13CD">
          <w:t>3.1</w:t>
        </w:r>
      </w:ins>
      <w:ins w:id="153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532" w:author="Steve Maas" w:date="2014-06-25T15:17:00Z">
              <w:rPr/>
            </w:rPrChange>
          </w:rPr>
          <w:t>Material</w:t>
        </w:r>
        <w:r>
          <w:t xml:space="preserve"> section from the file </w:t>
        </w:r>
      </w:ins>
      <w:ins w:id="1533" w:author="Steve Maas" w:date="2014-06-25T15:04:00Z">
        <w:r>
          <w:t xml:space="preserve">mat.feb, defining the </w:t>
        </w:r>
        <w:r w:rsidRPr="0018477D">
          <w:rPr>
            <w:i/>
            <w:rPrChange w:id="1534" w:author="Steve Maas" w:date="2014-06-25T15:17:00Z">
              <w:rPr/>
            </w:rPrChange>
          </w:rPr>
          <w:t>Material</w:t>
        </w:r>
        <w:r>
          <w:t xml:space="preserve"> section in the master input file as follows.</w:t>
        </w:r>
      </w:ins>
    </w:p>
    <w:p w14:paraId="3C0252B5" w14:textId="77777777" w:rsidR="00663993" w:rsidRDefault="00663993">
      <w:pPr>
        <w:rPr>
          <w:ins w:id="1535" w:author="Steve Maas" w:date="2014-06-25T15:04:00Z"/>
        </w:rPr>
      </w:pPr>
    </w:p>
    <w:p w14:paraId="20605E62" w14:textId="2CC1342E" w:rsidR="00663993" w:rsidRPr="00663993" w:rsidRDefault="00663993">
      <w:pPr>
        <w:rPr>
          <w:ins w:id="1536" w:author="Steve Maas" w:date="2014-06-25T15:04:00Z"/>
          <w:rFonts w:ascii="Courier New" w:hAnsi="Courier New" w:cs="Courier New"/>
          <w:sz w:val="22"/>
          <w:szCs w:val="22"/>
          <w:rPrChange w:id="1537" w:author="Steve Maas" w:date="2014-06-25T15:08:00Z">
            <w:rPr>
              <w:ins w:id="1538" w:author="Steve Maas" w:date="2014-06-25T15:04:00Z"/>
            </w:rPr>
          </w:rPrChange>
        </w:rPr>
      </w:pPr>
      <w:ins w:id="1539" w:author="Steve Maas" w:date="2014-06-25T15:04:00Z">
        <w:r w:rsidRPr="00663993">
          <w:rPr>
            <w:rFonts w:ascii="Courier New" w:hAnsi="Courier New" w:cs="Courier New"/>
            <w:sz w:val="22"/>
            <w:szCs w:val="22"/>
            <w:rPrChange w:id="1540" w:author="Steve Maas" w:date="2014-06-25T15:08:00Z">
              <w:rPr>
                <w:rFonts w:ascii="Courier New" w:hAnsi="Courier New" w:cs="Courier New"/>
              </w:rPr>
            </w:rPrChange>
          </w:rPr>
          <w:t>&lt;Material from="mat.feb"/&gt;</w:t>
        </w:r>
      </w:ins>
    </w:p>
    <w:p w14:paraId="202AADF5" w14:textId="77777777" w:rsidR="00663993" w:rsidRDefault="00663993">
      <w:pPr>
        <w:rPr>
          <w:ins w:id="1541" w:author="Steve Maas" w:date="2014-06-25T15:04:00Z"/>
        </w:rPr>
      </w:pPr>
    </w:p>
    <w:p w14:paraId="691E19D9" w14:textId="5907738A" w:rsidR="00663993" w:rsidRDefault="00663993">
      <w:pPr>
        <w:rPr>
          <w:ins w:id="1542" w:author="Steve Maas" w:date="2014-06-25T15:07:00Z"/>
        </w:rPr>
      </w:pPr>
      <w:ins w:id="1543" w:author="Steve Maas" w:date="2014-06-25T15:04:00Z">
        <w:r>
          <w:t xml:space="preserve">FEBio will now read the </w:t>
        </w:r>
        <w:r w:rsidRPr="0018477D">
          <w:rPr>
            <w:i/>
            <w:rPrChange w:id="1544" w:author="Steve Maas" w:date="2014-06-25T15:17:00Z">
              <w:rPr/>
            </w:rPrChange>
          </w:rPr>
          <w:t>Material</w:t>
        </w:r>
        <w:r>
          <w:t xml:space="preserve"> section from this </w:t>
        </w:r>
      </w:ins>
      <w:ins w:id="1545" w:author="Steve Maas" w:date="2014-06-25T15:05:00Z">
        <w:r>
          <w:t xml:space="preserve">child </w:t>
        </w:r>
      </w:ins>
      <w:ins w:id="1546" w:author="Steve Maas" w:date="2014-06-25T15:04:00Z">
        <w:r>
          <w:t xml:space="preserve">file. The </w:t>
        </w:r>
      </w:ins>
      <w:ins w:id="1547" w:author="Steve Maas" w:date="2014-06-25T15:05:00Z">
        <w:r>
          <w:t xml:space="preserve">child file must be a valid FEBio input file, meaning it must </w:t>
        </w:r>
      </w:ins>
      <w:ins w:id="1548" w:author="Steve Maas" w:date="2014-06-25T15:17:00Z">
        <w:r w:rsidR="0018477D">
          <w:t>begin with</w:t>
        </w:r>
      </w:ins>
      <w:ins w:id="1549" w:author="Steve Maas" w:date="2014-06-25T15:05:00Z">
        <w:r>
          <w:t xml:space="preserve"> the </w:t>
        </w:r>
        <w:r w:rsidRPr="00663993">
          <w:rPr>
            <w:i/>
            <w:rPrChange w:id="1550" w:author="Steve Maas" w:date="2014-06-25T15:05:00Z">
              <w:rPr/>
            </w:rPrChange>
          </w:rPr>
          <w:t>febio_spec</w:t>
        </w:r>
        <w:r>
          <w:t xml:space="preserve"> root section, but does not have to be complete. For example, the file mat.feb only needs to define the Material </w:t>
        </w:r>
      </w:ins>
      <w:ins w:id="1551" w:author="Steve Maas" w:date="2014-06-25T15:06:00Z">
        <w:r>
          <w:t>section</w:t>
        </w:r>
      </w:ins>
      <w:ins w:id="1552" w:author="Steve Maas" w:date="2014-06-25T15:05:00Z">
        <w:r>
          <w:t>.</w:t>
        </w:r>
      </w:ins>
      <w:ins w:id="1553" w:author="Steve Maas" w:date="2014-06-25T15:06:00Z">
        <w:r>
          <w:t xml:space="preserve"> However, the child file may contain other sections. In that case, only the section referenced in the master file will be read from the child file. </w:t>
        </w:r>
      </w:ins>
      <w:ins w:id="1554" w:author="Steve Maas" w:date="2014-06-25T15:07:00Z">
        <w:r>
          <w:t xml:space="preserve">For example, if the file </w:t>
        </w:r>
        <w:r>
          <w:rPr>
            <w:i/>
          </w:rPr>
          <w:t xml:space="preserve">in.feb </w:t>
        </w:r>
        <w:r>
          <w:t xml:space="preserve">contains both the </w:t>
        </w:r>
        <w:r w:rsidRPr="0018477D">
          <w:rPr>
            <w:i/>
            <w:rPrChange w:id="1555" w:author="Steve Maas" w:date="2014-06-25T15:17:00Z">
              <w:rPr/>
            </w:rPrChange>
          </w:rPr>
          <w:t>Material</w:t>
        </w:r>
        <w:r>
          <w:t xml:space="preserve"> and the </w:t>
        </w:r>
        <w:r w:rsidRPr="0018477D">
          <w:rPr>
            <w:i/>
            <w:rPrChange w:id="1556" w:author="Steve Maas" w:date="2014-06-25T15:18:00Z">
              <w:rPr/>
            </w:rPrChange>
          </w:rPr>
          <w:t>Geometry</w:t>
        </w:r>
        <w:r>
          <w:t xml:space="preserve"> section, the master file can read both these sections as follows.</w:t>
        </w:r>
      </w:ins>
    </w:p>
    <w:p w14:paraId="1E5787E2" w14:textId="77777777" w:rsidR="00663993" w:rsidRDefault="00663993">
      <w:pPr>
        <w:rPr>
          <w:ins w:id="1557" w:author="Steve Maas" w:date="2014-06-25T15:07:00Z"/>
        </w:rPr>
      </w:pPr>
    </w:p>
    <w:p w14:paraId="1F04A50C" w14:textId="3E17CF2C" w:rsidR="00663993" w:rsidRDefault="00663993">
      <w:pPr>
        <w:rPr>
          <w:ins w:id="1558" w:author="Steve Maas" w:date="2014-06-25T15:08:00Z"/>
          <w:rFonts w:ascii="Courier New" w:hAnsi="Courier New" w:cs="Courier New"/>
          <w:sz w:val="22"/>
          <w:szCs w:val="22"/>
        </w:rPr>
      </w:pPr>
      <w:ins w:id="1559" w:author="Steve Maas" w:date="2014-06-25T15:07:00Z">
        <w:r>
          <w:rPr>
            <w:rFonts w:ascii="Courier New" w:hAnsi="Courier New" w:cs="Courier New"/>
            <w:sz w:val="22"/>
            <w:szCs w:val="22"/>
          </w:rPr>
          <w:t>&lt;Mater</w:t>
        </w:r>
      </w:ins>
      <w:ins w:id="1560" w:author="Steve Maas" w:date="2014-06-25T15:08:00Z">
        <w:r w:rsidR="008A509F">
          <w:rPr>
            <w:rFonts w:ascii="Courier New" w:hAnsi="Courier New" w:cs="Courier New"/>
            <w:sz w:val="22"/>
            <w:szCs w:val="22"/>
          </w:rPr>
          <w:t>i</w:t>
        </w:r>
      </w:ins>
      <w:ins w:id="1561" w:author="Steve Maas" w:date="2014-06-25T15:07:00Z">
        <w:r>
          <w:rPr>
            <w:rFonts w:ascii="Courier New" w:hAnsi="Courier New" w:cs="Courier New"/>
            <w:sz w:val="22"/>
            <w:szCs w:val="22"/>
          </w:rPr>
          <w:t>al from="in.feb"</w:t>
        </w:r>
      </w:ins>
      <w:ins w:id="1562" w:author="Steve Maas" w:date="2014-06-25T15:08:00Z">
        <w:r>
          <w:rPr>
            <w:rFonts w:ascii="Courier New" w:hAnsi="Courier New" w:cs="Courier New"/>
            <w:sz w:val="22"/>
            <w:szCs w:val="22"/>
          </w:rPr>
          <w:t>/&gt;</w:t>
        </w:r>
      </w:ins>
    </w:p>
    <w:p w14:paraId="55644494" w14:textId="3EC179B1" w:rsidR="00663993" w:rsidRPr="00663993" w:rsidRDefault="00663993">
      <w:pPr>
        <w:rPr>
          <w:ins w:id="1563" w:author="Steve Maas" w:date="2014-06-25T15:07:00Z"/>
          <w:rFonts w:ascii="Courier New" w:hAnsi="Courier New" w:cs="Courier New"/>
          <w:sz w:val="22"/>
          <w:szCs w:val="22"/>
          <w:rPrChange w:id="1564" w:author="Steve Maas" w:date="2014-06-25T15:07:00Z">
            <w:rPr>
              <w:ins w:id="1565" w:author="Steve Maas" w:date="2014-06-25T15:07:00Z"/>
            </w:rPr>
          </w:rPrChange>
        </w:rPr>
      </w:pPr>
      <w:ins w:id="1566" w:author="Steve Maas" w:date="2014-06-25T15:08:00Z">
        <w:r>
          <w:rPr>
            <w:rFonts w:ascii="Courier New" w:hAnsi="Courier New" w:cs="Courier New"/>
            <w:sz w:val="22"/>
            <w:szCs w:val="22"/>
          </w:rPr>
          <w:t>&lt;Geometry from="in.feb"/&gt;</w:t>
        </w:r>
      </w:ins>
    </w:p>
    <w:p w14:paraId="4AD66E0F" w14:textId="77777777" w:rsidR="00663993" w:rsidRDefault="00663993">
      <w:pPr>
        <w:rPr>
          <w:ins w:id="1567" w:author="Steve Maas" w:date="2014-06-25T15:07:00Z"/>
        </w:rPr>
      </w:pPr>
    </w:p>
    <w:p w14:paraId="529FA740" w14:textId="0DE85E8F" w:rsidR="00663993" w:rsidRDefault="008A509F">
      <w:pPr>
        <w:rPr>
          <w:ins w:id="1568" w:author="Steve Maas" w:date="2014-06-25T15:10:00Z"/>
        </w:rPr>
      </w:pPr>
      <w:ins w:id="1569" w:author="Steve Maas" w:date="2014-06-25T15:09:00Z">
        <w:r>
          <w:t xml:space="preserve">To give a more concrete example, assume that the </w:t>
        </w:r>
        <w:r w:rsidRPr="0018477D">
          <w:rPr>
            <w:i/>
            <w:rPrChange w:id="1570" w:author="Steve Maas" w:date="2014-06-25T15:18:00Z">
              <w:rPr/>
            </w:rPrChange>
          </w:rPr>
          <w:t>Material</w:t>
        </w:r>
        <w:r>
          <w:t xml:space="preserve">, </w:t>
        </w:r>
        <w:r w:rsidRPr="0018477D">
          <w:rPr>
            <w:i/>
            <w:rPrChange w:id="1571" w:author="Steve Maas" w:date="2014-06-25T15:18:00Z">
              <w:rPr/>
            </w:rPrChange>
          </w:rPr>
          <w:t>Geometry</w:t>
        </w:r>
        <w:r>
          <w:t xml:space="preserve">, and </w:t>
        </w:r>
        <w:r w:rsidRPr="0018477D">
          <w:rPr>
            <w:i/>
            <w:rPrChange w:id="1572" w:author="Steve Maas" w:date="2014-06-25T15:18:00Z">
              <w:rPr/>
            </w:rPrChange>
          </w:rPr>
          <w:t>Boundary</w:t>
        </w:r>
        <w:r>
          <w:t xml:space="preserve"> sections are defined in the files </w:t>
        </w:r>
      </w:ins>
      <w:ins w:id="157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74" w:author="Steve Maas" w:date="2014-06-25T15:18:00Z">
        <w:r w:rsidR="0018477D">
          <w:t xml:space="preserve">like </w:t>
        </w:r>
      </w:ins>
      <w:ins w:id="1575" w:author="Steve Maas" w:date="2014-06-25T15:10:00Z">
        <w:r>
          <w:t>the following.</w:t>
        </w:r>
      </w:ins>
    </w:p>
    <w:p w14:paraId="217B7B94" w14:textId="77777777" w:rsidR="008A509F" w:rsidRDefault="008A509F">
      <w:pPr>
        <w:rPr>
          <w:ins w:id="1576" w:author="Steve Maas" w:date="2014-06-25T15:10:00Z"/>
        </w:rPr>
      </w:pPr>
    </w:p>
    <w:p w14:paraId="353878AE" w14:textId="6402F58D" w:rsidR="008A509F" w:rsidRDefault="008A509F">
      <w:pPr>
        <w:rPr>
          <w:ins w:id="1577" w:author="Steve Maas" w:date="2014-06-25T15:11:00Z"/>
          <w:rFonts w:ascii="Courier New" w:hAnsi="Courier New" w:cs="Courier New"/>
          <w:sz w:val="22"/>
          <w:szCs w:val="22"/>
        </w:rPr>
      </w:pPr>
      <w:ins w:id="1578" w:author="Steve Maas" w:date="2014-06-25T15:11:00Z">
        <w:r>
          <w:rPr>
            <w:rFonts w:ascii="Courier New" w:hAnsi="Courier New" w:cs="Courier New"/>
            <w:sz w:val="22"/>
            <w:szCs w:val="22"/>
          </w:rPr>
          <w:t>&lt;febio_spec version="2.0"&gt;</w:t>
        </w:r>
      </w:ins>
    </w:p>
    <w:p w14:paraId="06F8A8A5" w14:textId="6D9D50A7" w:rsidR="008A509F" w:rsidRDefault="008A509F">
      <w:pPr>
        <w:rPr>
          <w:ins w:id="1579" w:author="Steve Maas" w:date="2014-06-25T15:11:00Z"/>
          <w:rFonts w:ascii="Courier New" w:hAnsi="Courier New" w:cs="Courier New"/>
          <w:sz w:val="22"/>
          <w:szCs w:val="22"/>
        </w:rPr>
      </w:pPr>
      <w:ins w:id="1580" w:author="Steve Maas" w:date="2014-06-25T15:11:00Z">
        <w:r>
          <w:rPr>
            <w:rFonts w:ascii="Courier New" w:hAnsi="Courier New" w:cs="Courier New"/>
            <w:sz w:val="22"/>
            <w:szCs w:val="22"/>
          </w:rPr>
          <w:tab/>
          <w:t>&lt;Control&gt;</w:t>
        </w:r>
      </w:ins>
    </w:p>
    <w:p w14:paraId="7F33D661" w14:textId="12099D8A" w:rsidR="008A509F" w:rsidRDefault="008A509F">
      <w:pPr>
        <w:rPr>
          <w:ins w:id="1581" w:author="Steve Maas" w:date="2014-06-25T15:11:00Z"/>
          <w:rFonts w:ascii="Courier New" w:hAnsi="Courier New" w:cs="Courier New"/>
          <w:sz w:val="22"/>
          <w:szCs w:val="22"/>
        </w:rPr>
      </w:pPr>
      <w:ins w:id="158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583" w:author="Steve Maas" w:date="2014-06-25T15:11:00Z"/>
          <w:rFonts w:ascii="Courier New" w:hAnsi="Courier New" w:cs="Courier New"/>
          <w:sz w:val="22"/>
          <w:szCs w:val="22"/>
        </w:rPr>
      </w:pPr>
      <w:ins w:id="158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585" w:author="Steve Maas" w:date="2014-06-25T15:11:00Z"/>
          <w:rFonts w:ascii="Courier New" w:hAnsi="Courier New" w:cs="Courier New"/>
          <w:sz w:val="22"/>
          <w:szCs w:val="22"/>
        </w:rPr>
      </w:pPr>
      <w:ins w:id="1586" w:author="Steve Maas" w:date="2014-06-25T15:11:00Z">
        <w:r>
          <w:rPr>
            <w:rFonts w:ascii="Courier New" w:hAnsi="Courier New" w:cs="Courier New"/>
            <w:sz w:val="22"/>
            <w:szCs w:val="22"/>
          </w:rPr>
          <w:tab/>
          <w:t>&lt;/Control&gt;</w:t>
        </w:r>
      </w:ins>
    </w:p>
    <w:p w14:paraId="5C9067B9" w14:textId="2B1DDE85" w:rsidR="008A509F" w:rsidRDefault="008A509F">
      <w:pPr>
        <w:rPr>
          <w:ins w:id="1587" w:author="Steve Maas" w:date="2014-06-25T15:12:00Z"/>
          <w:rFonts w:ascii="Courier New" w:hAnsi="Courier New" w:cs="Courier New"/>
          <w:sz w:val="22"/>
          <w:szCs w:val="22"/>
        </w:rPr>
      </w:pPr>
      <w:ins w:id="1588" w:author="Steve Maas" w:date="2014-06-25T15:11:00Z">
        <w:r>
          <w:rPr>
            <w:rFonts w:ascii="Courier New" w:hAnsi="Courier New" w:cs="Courier New"/>
            <w:sz w:val="22"/>
            <w:szCs w:val="22"/>
          </w:rPr>
          <w:tab/>
          <w:t>&lt;Material from="mat.feb"</w:t>
        </w:r>
      </w:ins>
      <w:ins w:id="1589" w:author="Steve Maas" w:date="2014-06-25T15:12:00Z">
        <w:r>
          <w:rPr>
            <w:rFonts w:ascii="Courier New" w:hAnsi="Courier New" w:cs="Courier New"/>
            <w:sz w:val="22"/>
            <w:szCs w:val="22"/>
          </w:rPr>
          <w:t>/&gt;</w:t>
        </w:r>
      </w:ins>
    </w:p>
    <w:p w14:paraId="53602951" w14:textId="02BE6AA7" w:rsidR="008A509F" w:rsidRDefault="008A509F">
      <w:pPr>
        <w:rPr>
          <w:ins w:id="1590" w:author="Steve Maas" w:date="2014-06-25T15:12:00Z"/>
          <w:rFonts w:ascii="Courier New" w:hAnsi="Courier New" w:cs="Courier New"/>
          <w:sz w:val="22"/>
          <w:szCs w:val="22"/>
        </w:rPr>
      </w:pPr>
      <w:ins w:id="1591" w:author="Steve Maas" w:date="2014-06-25T15:12:00Z">
        <w:r>
          <w:rPr>
            <w:rFonts w:ascii="Courier New" w:hAnsi="Courier New" w:cs="Courier New"/>
            <w:sz w:val="22"/>
            <w:szCs w:val="22"/>
          </w:rPr>
          <w:tab/>
          <w:t>&lt;Geometry from="geom.feb"/&gt;</w:t>
        </w:r>
      </w:ins>
    </w:p>
    <w:p w14:paraId="2EC2D050" w14:textId="1CF36E9C" w:rsidR="008A509F" w:rsidRDefault="008A509F">
      <w:pPr>
        <w:rPr>
          <w:ins w:id="1592" w:author="Steve Maas" w:date="2014-06-25T15:11:00Z"/>
          <w:rFonts w:ascii="Courier New" w:hAnsi="Courier New" w:cs="Courier New"/>
          <w:sz w:val="22"/>
          <w:szCs w:val="22"/>
        </w:rPr>
      </w:pPr>
      <w:ins w:id="159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594" w:author="Steve Maas" w:date="2014-06-25T15:10:00Z"/>
          <w:rFonts w:ascii="Courier New" w:hAnsi="Courier New" w:cs="Courier New"/>
          <w:sz w:val="22"/>
          <w:szCs w:val="22"/>
          <w:rPrChange w:id="1595" w:author="Steve Maas" w:date="2014-06-25T15:11:00Z">
            <w:rPr>
              <w:ins w:id="1596" w:author="Steve Maas" w:date="2014-06-25T15:10:00Z"/>
            </w:rPr>
          </w:rPrChange>
        </w:rPr>
      </w:pPr>
      <w:ins w:id="159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598" w:author="Steve Maas" w:date="2014-06-25T15:15:00Z"/>
        </w:rPr>
      </w:pPr>
      <w:ins w:id="159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600" w:author="Steve Maas" w:date="2014-06-25T15:14:00Z">
        <w:r>
          <w:rPr>
            <w:i/>
          </w:rPr>
          <w:t xml:space="preserve">from </w:t>
        </w:r>
        <w:r>
          <w:t xml:space="preserve">attribute. As mentioned above, the master file is used to run the model in FEBio. So, if the master file is called </w:t>
        </w:r>
      </w:ins>
      <w:ins w:id="1601" w:author="Steve Maas" w:date="2014-06-25T15:15:00Z">
        <w:r>
          <w:rPr>
            <w:i/>
          </w:rPr>
          <w:t>model.feb</w:t>
        </w:r>
        <w:r>
          <w:t xml:space="preserve"> then the model is run as follows.</w:t>
        </w:r>
      </w:ins>
    </w:p>
    <w:p w14:paraId="22D35C2C" w14:textId="77777777" w:rsidR="008A509F" w:rsidRDefault="008A509F" w:rsidP="00EB23E8">
      <w:pPr>
        <w:rPr>
          <w:ins w:id="1602" w:author="Steve Maas" w:date="2014-06-25T15:15:00Z"/>
        </w:rPr>
      </w:pPr>
    </w:p>
    <w:p w14:paraId="597D495C" w14:textId="012BFC3B" w:rsidR="008A509F" w:rsidRPr="008A509F" w:rsidRDefault="008A509F" w:rsidP="00EB23E8">
      <w:pPr>
        <w:rPr>
          <w:ins w:id="1603" w:author="Steve Maas" w:date="2014-06-25T15:15:00Z"/>
          <w:rFonts w:ascii="Courier New" w:hAnsi="Courier New" w:cs="Courier New"/>
          <w:sz w:val="22"/>
          <w:rPrChange w:id="1604" w:author="Steve Maas" w:date="2014-06-25T15:15:00Z">
            <w:rPr>
              <w:ins w:id="1605" w:author="Steve Maas" w:date="2014-06-25T15:15:00Z"/>
            </w:rPr>
          </w:rPrChange>
        </w:rPr>
      </w:pPr>
      <w:ins w:id="160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07" w:author="Steve Maas" w:date="2014-06-25T15:16:00Z"/>
        </w:rPr>
      </w:pPr>
      <w:ins w:id="1608" w:author="Steve Maas" w:date="2014-06-25T15:15:00Z">
        <w:r>
          <w:t xml:space="preserve">When </w:t>
        </w:r>
      </w:ins>
      <w:ins w:id="1609" w:author="Steve Maas" w:date="2014-06-25T15:16:00Z">
        <w:r>
          <w:t>FEB</w:t>
        </w:r>
      </w:ins>
      <w:ins w:id="1610" w:author="Steve Maas" w:date="2014-06-25T15:15:00Z">
        <w:r>
          <w:t>io</w:t>
        </w:r>
      </w:ins>
      <w:r w:rsidR="00181CF0">
        <w:t xml:space="preserve"> </w:t>
      </w:r>
      <w:ins w:id="161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12" w:name="_Toc268297671"/>
      <w:r>
        <w:lastRenderedPageBreak/>
        <w:t>Module Section</w:t>
      </w:r>
      <w:bookmarkEnd w:id="161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13" w:name="_Toc268297672"/>
      <w:r>
        <w:lastRenderedPageBreak/>
        <w:t>Control Section</w:t>
      </w:r>
      <w:bookmarkEnd w:id="161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14" w:name="_Toc293572196"/>
      <w:bookmarkStart w:id="1615" w:name="_Toc293572206"/>
      <w:bookmarkStart w:id="1616" w:name="_Toc293572208"/>
      <w:bookmarkStart w:id="1617" w:name="_Ref250285979"/>
      <w:bookmarkStart w:id="1618" w:name="_Ref292527008"/>
      <w:bookmarkStart w:id="1619" w:name="_Toc268297673"/>
      <w:bookmarkEnd w:id="1614"/>
      <w:bookmarkEnd w:id="1615"/>
      <w:bookmarkEnd w:id="1616"/>
      <w:r>
        <w:t>Common Parameters</w:t>
      </w:r>
      <w:bookmarkEnd w:id="1617"/>
      <w:bookmarkEnd w:id="1618"/>
      <w:bookmarkEnd w:id="161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20" w:author="Steve Maas" w:date="2014-07-23T18:39:00Z"/>
        </w:trPr>
        <w:tc>
          <w:tcPr>
            <w:tcW w:w="1933" w:type="dxa"/>
            <w:shd w:val="clear" w:color="auto" w:fill="auto"/>
          </w:tcPr>
          <w:p w14:paraId="46341975" w14:textId="6AE62558" w:rsidR="006A0BC1" w:rsidDel="003F28E1" w:rsidRDefault="006A0BC1" w:rsidP="006A0BC1">
            <w:pPr>
              <w:pStyle w:val="code"/>
              <w:jc w:val="left"/>
              <w:rPr>
                <w:del w:id="1621" w:author="Steve Maas" w:date="2014-07-23T18:39:00Z"/>
              </w:rPr>
            </w:pPr>
            <w:del w:id="162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3" w:author="Steve Maas" w:date="2014-07-23T18:39:00Z"/>
              </w:rPr>
            </w:pPr>
            <w:del w:id="162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25" w:author="Steve Maas" w:date="2014-07-23T18:39:00Z"/>
                <w:bCs/>
                <w:iCs/>
              </w:rPr>
            </w:pPr>
            <w:del w:id="162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27" w:author="Steve Maas" w:date="2014-07-23T18:39:00Z">
              <w:r w:rsidDel="003F28E1">
                <w:delText>3</w:delText>
              </w:r>
            </w:del>
            <w:ins w:id="162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29" w:author="Steve Maas" w:date="2014-07-23T18:39:00Z">
              <w:r w:rsidDel="003F28E1">
                <w:delText>4</w:delText>
              </w:r>
            </w:del>
            <w:ins w:id="163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30" o:title=""/>
          </v:shape>
          <o:OLEObject Type="Embed" ProgID="Equation.DSMT4" ShapeID="_x0000_i1026" DrawAspect="Content" ObjectID="_1342183323" r:id="rId31"/>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32" o:title=""/>
          </v:shape>
          <o:OLEObject Type="Embed" ProgID="Equation.DSMT4" ShapeID="_x0000_i1027" DrawAspect="Content" ObjectID="_1342183324" r:id="rId33"/>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34" o:title=""/>
          </v:shape>
          <o:OLEObject Type="Embed" ProgID="Equation.DSMT4" ShapeID="_x0000_i1028" DrawAspect="Content" ObjectID="_1342183325"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31" w:author="Steve Maas" w:date="2014-07-23T18:39:00Z"/>
        </w:rPr>
      </w:pPr>
      <w:del w:id="163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3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34" w:author="Steve Maas" w:date="2014-07-23T18:39:00Z"/>
        </w:trPr>
        <w:tc>
          <w:tcPr>
            <w:tcW w:w="1440" w:type="dxa"/>
            <w:shd w:val="clear" w:color="auto" w:fill="auto"/>
          </w:tcPr>
          <w:p w14:paraId="53FB658C" w14:textId="758B2739" w:rsidR="006A0BC1" w:rsidRPr="000B272C" w:rsidDel="003F28E1" w:rsidRDefault="006A0BC1" w:rsidP="006A0BC1">
            <w:pPr>
              <w:rPr>
                <w:del w:id="1635" w:author="Steve Maas" w:date="2014-07-23T18:39:00Z"/>
                <w:b/>
              </w:rPr>
            </w:pPr>
            <w:del w:id="163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37" w:author="Steve Maas" w:date="2014-07-23T18:39:00Z"/>
                <w:b/>
              </w:rPr>
            </w:pPr>
            <w:del w:id="163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39" w:author="Steve Maas" w:date="2014-07-23T18:39:00Z"/>
                <w:b/>
              </w:rPr>
            </w:pPr>
            <w:del w:id="164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41" w:author="Steve Maas" w:date="2014-07-23T18:39:00Z"/>
                <w:b/>
              </w:rPr>
            </w:pPr>
            <w:del w:id="164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43" w:author="Steve Maas" w:date="2014-07-23T18:39:00Z"/>
                <w:b/>
              </w:rPr>
            </w:pPr>
            <w:del w:id="1644" w:author="Steve Maas" w:date="2014-07-23T18:39:00Z">
              <w:r w:rsidRPr="000B272C" w:rsidDel="003F28E1">
                <w:rPr>
                  <w:b/>
                </w:rPr>
                <w:delText>MT</w:delText>
              </w:r>
            </w:del>
          </w:p>
        </w:tc>
      </w:tr>
      <w:tr w:rsidR="006A0BC1" w:rsidDel="003F28E1" w14:paraId="5A85E864" w14:textId="4F2A9DDD">
        <w:trPr>
          <w:del w:id="1645" w:author="Steve Maas" w:date="2014-07-23T18:39:00Z"/>
        </w:trPr>
        <w:tc>
          <w:tcPr>
            <w:tcW w:w="1440" w:type="dxa"/>
            <w:shd w:val="clear" w:color="auto" w:fill="auto"/>
          </w:tcPr>
          <w:p w14:paraId="61ECF68F" w14:textId="4D72C72C" w:rsidR="006A0BC1" w:rsidRPr="000B272C" w:rsidDel="003F28E1" w:rsidRDefault="006A0BC1" w:rsidP="006A0BC1">
            <w:pPr>
              <w:rPr>
                <w:del w:id="1646" w:author="Steve Maas" w:date="2014-07-23T18:39:00Z"/>
                <w:i/>
              </w:rPr>
            </w:pPr>
            <w:del w:id="164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48" w:author="Steve Maas" w:date="2014-07-23T18:39:00Z"/>
              </w:rPr>
            </w:pPr>
            <w:del w:id="164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50" w:author="Steve Maas" w:date="2014-07-23T18:39:00Z"/>
                <w:b/>
              </w:rPr>
            </w:pPr>
            <w:del w:id="165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52" w:author="Steve Maas" w:date="2014-07-23T18:39:00Z"/>
                <w:b/>
              </w:rPr>
            </w:pPr>
          </w:p>
        </w:tc>
        <w:tc>
          <w:tcPr>
            <w:tcW w:w="648" w:type="dxa"/>
            <w:shd w:val="clear" w:color="auto" w:fill="auto"/>
          </w:tcPr>
          <w:p w14:paraId="591D77B3" w14:textId="32F3D477" w:rsidR="006A0BC1" w:rsidRPr="000B272C" w:rsidDel="003F28E1" w:rsidRDefault="006A0BC1" w:rsidP="006A0BC1">
            <w:pPr>
              <w:rPr>
                <w:del w:id="1653" w:author="Steve Maas" w:date="2014-07-23T18:39:00Z"/>
                <w:b/>
              </w:rPr>
            </w:pPr>
          </w:p>
        </w:tc>
      </w:tr>
      <w:tr w:rsidR="006A0BC1" w:rsidDel="003F28E1" w14:paraId="0B324E03" w14:textId="7654462A">
        <w:trPr>
          <w:del w:id="1654" w:author="Steve Maas" w:date="2014-07-23T18:39:00Z"/>
        </w:trPr>
        <w:tc>
          <w:tcPr>
            <w:tcW w:w="1440" w:type="dxa"/>
            <w:shd w:val="clear" w:color="auto" w:fill="auto"/>
          </w:tcPr>
          <w:p w14:paraId="5E31206A" w14:textId="112660F4" w:rsidR="006A0BC1" w:rsidRPr="000B272C" w:rsidDel="003F28E1" w:rsidRDefault="006A0BC1" w:rsidP="006A0BC1">
            <w:pPr>
              <w:rPr>
                <w:del w:id="1655" w:author="Steve Maas" w:date="2014-07-23T18:39:00Z"/>
                <w:i/>
              </w:rPr>
            </w:pPr>
            <w:del w:id="165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57" w:author="Steve Maas" w:date="2014-07-23T18:39:00Z"/>
              </w:rPr>
            </w:pPr>
            <w:del w:id="165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59" w:author="Steve Maas" w:date="2014-07-23T18:39:00Z"/>
                <w:b/>
              </w:rPr>
            </w:pPr>
            <w:del w:id="166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61" w:author="Steve Maas" w:date="2014-07-23T18:39:00Z"/>
                <w:b/>
              </w:rPr>
            </w:pPr>
            <w:del w:id="166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63" w:author="Steve Maas" w:date="2014-07-23T18:39:00Z"/>
                <w:b/>
              </w:rPr>
            </w:pPr>
            <w:del w:id="1664" w:author="Steve Maas" w:date="2014-07-23T18:39:00Z">
              <w:r w:rsidRPr="000B272C" w:rsidDel="003F28E1">
                <w:rPr>
                  <w:b/>
                </w:rPr>
                <w:delText>●</w:delText>
              </w:r>
            </w:del>
          </w:p>
        </w:tc>
      </w:tr>
      <w:tr w:rsidR="006A0BC1" w:rsidDel="003F28E1" w14:paraId="2F84F43C" w14:textId="411C6C35">
        <w:trPr>
          <w:del w:id="1665" w:author="Steve Maas" w:date="2014-07-23T18:39:00Z"/>
        </w:trPr>
        <w:tc>
          <w:tcPr>
            <w:tcW w:w="1440" w:type="dxa"/>
            <w:shd w:val="clear" w:color="auto" w:fill="auto"/>
          </w:tcPr>
          <w:p w14:paraId="23E76F15" w14:textId="242AC2EF" w:rsidR="006A0BC1" w:rsidRPr="000B272C" w:rsidDel="003F28E1" w:rsidRDefault="006A0BC1" w:rsidP="006A0BC1">
            <w:pPr>
              <w:rPr>
                <w:del w:id="1666" w:author="Steve Maas" w:date="2014-07-23T18:39:00Z"/>
                <w:i/>
              </w:rPr>
            </w:pPr>
            <w:del w:id="166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68" w:author="Steve Maas" w:date="2014-07-23T18:39:00Z"/>
              </w:rPr>
            </w:pPr>
            <w:del w:id="166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70" w:author="Steve Maas" w:date="2014-07-23T18:39:00Z"/>
                <w:b/>
              </w:rPr>
            </w:pPr>
            <w:del w:id="167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72" w:author="Steve Maas" w:date="2014-07-23T18:39:00Z"/>
                <w:b/>
              </w:rPr>
            </w:pPr>
            <w:del w:id="167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74" w:author="Steve Maas" w:date="2014-07-23T18:39:00Z"/>
                <w:b/>
              </w:rPr>
            </w:pPr>
          </w:p>
        </w:tc>
      </w:tr>
      <w:tr w:rsidR="006A0BC1" w:rsidDel="003F28E1" w14:paraId="1B206872" w14:textId="6AD04999">
        <w:trPr>
          <w:del w:id="1675" w:author="Steve Maas" w:date="2014-07-23T18:39:00Z"/>
        </w:trPr>
        <w:tc>
          <w:tcPr>
            <w:tcW w:w="1440" w:type="dxa"/>
            <w:shd w:val="clear" w:color="auto" w:fill="auto"/>
          </w:tcPr>
          <w:p w14:paraId="1A9A64C9" w14:textId="342973C9" w:rsidR="006A0BC1" w:rsidRPr="000B272C" w:rsidDel="003F28E1" w:rsidRDefault="006A0BC1" w:rsidP="006A0BC1">
            <w:pPr>
              <w:rPr>
                <w:del w:id="1676" w:author="Steve Maas" w:date="2014-07-23T18:39:00Z"/>
                <w:i/>
              </w:rPr>
            </w:pPr>
            <w:del w:id="167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78" w:author="Steve Maas" w:date="2014-07-23T18:39:00Z"/>
              </w:rPr>
            </w:pPr>
            <w:del w:id="167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80" w:author="Steve Maas" w:date="2014-07-23T18:39:00Z"/>
                <w:b/>
              </w:rPr>
            </w:pPr>
            <w:del w:id="168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82" w:author="Steve Maas" w:date="2014-07-23T18:39:00Z"/>
                <w:b/>
              </w:rPr>
            </w:pPr>
            <w:del w:id="168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684" w:author="Steve Maas" w:date="2014-07-23T18:39:00Z"/>
                <w:b/>
              </w:rPr>
            </w:pPr>
            <w:del w:id="1685" w:author="Steve Maas" w:date="2014-07-23T18:39:00Z">
              <w:r w:rsidRPr="000B272C" w:rsidDel="003F28E1">
                <w:rPr>
                  <w:b/>
                </w:rPr>
                <w:delText>●</w:delText>
              </w:r>
            </w:del>
          </w:p>
        </w:tc>
      </w:tr>
      <w:tr w:rsidR="006A0BC1" w:rsidDel="003F28E1" w14:paraId="6C9D7924" w14:textId="213AE970">
        <w:trPr>
          <w:del w:id="1686" w:author="Steve Maas" w:date="2014-07-23T18:39:00Z"/>
        </w:trPr>
        <w:tc>
          <w:tcPr>
            <w:tcW w:w="1440" w:type="dxa"/>
            <w:shd w:val="clear" w:color="auto" w:fill="auto"/>
          </w:tcPr>
          <w:p w14:paraId="45539C0E" w14:textId="65618B86" w:rsidR="006A0BC1" w:rsidRPr="000B272C" w:rsidDel="003F28E1" w:rsidRDefault="006A0BC1" w:rsidP="006A0BC1">
            <w:pPr>
              <w:rPr>
                <w:del w:id="1687" w:author="Steve Maas" w:date="2014-07-23T18:39:00Z"/>
                <w:i/>
              </w:rPr>
            </w:pPr>
            <w:del w:id="168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689" w:author="Steve Maas" w:date="2014-07-23T18:39:00Z"/>
              </w:rPr>
            </w:pPr>
            <w:del w:id="169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691" w:author="Steve Maas" w:date="2014-07-23T18:39:00Z"/>
                <w:b/>
              </w:rPr>
            </w:pPr>
            <w:del w:id="169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693" w:author="Steve Maas" w:date="2014-07-23T18:39:00Z"/>
                <w:b/>
              </w:rPr>
            </w:pPr>
            <w:del w:id="169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695" w:author="Steve Maas" w:date="2014-07-23T18:39:00Z"/>
                <w:b/>
              </w:rPr>
            </w:pPr>
            <w:del w:id="1696" w:author="Steve Maas" w:date="2014-07-23T18:39:00Z">
              <w:r w:rsidRPr="000B272C" w:rsidDel="003F28E1">
                <w:rPr>
                  <w:b/>
                </w:rPr>
                <w:delText>●</w:delText>
              </w:r>
            </w:del>
          </w:p>
        </w:tc>
      </w:tr>
      <w:tr w:rsidR="006A0BC1" w:rsidDel="003F28E1" w14:paraId="00F3487F" w14:textId="0D3A5F6C">
        <w:trPr>
          <w:del w:id="1697" w:author="Steve Maas" w:date="2014-07-23T18:39:00Z"/>
        </w:trPr>
        <w:tc>
          <w:tcPr>
            <w:tcW w:w="1440" w:type="dxa"/>
            <w:shd w:val="clear" w:color="auto" w:fill="auto"/>
          </w:tcPr>
          <w:p w14:paraId="703D5106" w14:textId="45B5A90B" w:rsidR="006A0BC1" w:rsidRPr="000B272C" w:rsidDel="003F28E1" w:rsidRDefault="006A0BC1" w:rsidP="006A0BC1">
            <w:pPr>
              <w:rPr>
                <w:del w:id="1698" w:author="Steve Maas" w:date="2014-07-23T18:39:00Z"/>
                <w:i/>
              </w:rPr>
            </w:pPr>
            <w:del w:id="169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00" w:author="Steve Maas" w:date="2014-07-23T18:39:00Z"/>
              </w:rPr>
            </w:pPr>
            <w:del w:id="170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02" w:author="Steve Maas" w:date="2014-07-23T18:39:00Z"/>
                <w:b/>
              </w:rPr>
            </w:pPr>
            <w:del w:id="170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0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05" w:author="Steve Maas" w:date="2014-07-23T18:39:00Z"/>
                <w:b/>
              </w:rPr>
            </w:pPr>
          </w:p>
        </w:tc>
      </w:tr>
    </w:tbl>
    <w:p w14:paraId="1030EF3B" w14:textId="136B61F7" w:rsidR="006A0BC1" w:rsidDel="003F28E1" w:rsidRDefault="006A0BC1" w:rsidP="006A0BC1">
      <w:pPr>
        <w:rPr>
          <w:del w:id="170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07" w:name="_Toc268297674"/>
      <w:r>
        <w:t xml:space="preserve">Parameters for </w:t>
      </w:r>
      <w:r w:rsidR="00D153DC">
        <w:rPr>
          <w:i/>
        </w:rPr>
        <w:t>B</w:t>
      </w:r>
      <w:r w:rsidR="00EA184D">
        <w:rPr>
          <w:i/>
        </w:rPr>
        <w:t>iphasic</w:t>
      </w:r>
      <w:r w:rsidR="00EA184D">
        <w:t xml:space="preserve"> </w:t>
      </w:r>
      <w:r w:rsidR="00D153DC">
        <w:t>A</w:t>
      </w:r>
      <w:r>
        <w:t>nalysis</w:t>
      </w:r>
      <w:bookmarkEnd w:id="170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08" w:name="_Toc268297675"/>
      <w:r>
        <w:t xml:space="preserve">Parameters for </w:t>
      </w:r>
      <w:r w:rsidR="00D153DC">
        <w:rPr>
          <w:i/>
        </w:rPr>
        <w:t>S</w:t>
      </w:r>
      <w:r w:rsidRPr="007D6F0D">
        <w:rPr>
          <w:i/>
        </w:rPr>
        <w:t>olute</w:t>
      </w:r>
      <w:r>
        <w:t xml:space="preserve"> </w:t>
      </w:r>
      <w:r w:rsidR="00D153DC">
        <w:t>A</w:t>
      </w:r>
      <w:r>
        <w:t>nalysis</w:t>
      </w:r>
      <w:bookmarkEnd w:id="170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09" w:name="_Toc268297676"/>
      <w:r>
        <w:t xml:space="preserve">Parameters for </w:t>
      </w:r>
      <w:r w:rsidR="00D153DC">
        <w:rPr>
          <w:i/>
        </w:rPr>
        <w:t>H</w:t>
      </w:r>
      <w:r w:rsidRPr="007D6F0D">
        <w:rPr>
          <w:i/>
        </w:rPr>
        <w:t>eat</w:t>
      </w:r>
      <w:r>
        <w:t xml:space="preserve"> </w:t>
      </w:r>
      <w:r w:rsidR="00D153DC">
        <w:t>A</w:t>
      </w:r>
      <w:r>
        <w:t>nalysis</w:t>
      </w:r>
      <w:bookmarkEnd w:id="170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10" w:author="Gerard" w:date="2014-07-29T23:58:00Z">
        <w:r w:rsidR="001B13CD">
          <w:t>3.5.1</w:t>
        </w:r>
      </w:ins>
      <w:del w:id="171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12" w:name="_Toc268297677"/>
      <w:r>
        <w:lastRenderedPageBreak/>
        <w:t>Globals Section</w:t>
      </w:r>
      <w:bookmarkEnd w:id="171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13" w:name="_Toc268297678"/>
      <w:r>
        <w:t>Constants</w:t>
      </w:r>
      <w:bookmarkEnd w:id="1713"/>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36" o:title=""/>
          </v:shape>
          <o:OLEObject Type="Embed" ProgID="Equation.DSMT4" ShapeID="_x0000_i1029" DrawAspect="Content" ObjectID="_1342183326"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8" o:title=""/>
          </v:shape>
          <o:OLEObject Type="Embed" ProgID="Equation.DSMT4" ShapeID="_x0000_i1030" DrawAspect="Content" ObjectID="_1342183327" r:id="rId39"/>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0" o:title=""/>
          </v:shape>
          <o:OLEObject Type="Embed" ProgID="Equation.DSMT4" ShapeID="_x0000_i1031" DrawAspect="Content" ObjectID="_1342183328"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14" w:name="_Ref188932792"/>
      <w:bookmarkStart w:id="1715" w:name="_Toc268297679"/>
      <w:r>
        <w:t>Solutes</w:t>
      </w:r>
      <w:bookmarkEnd w:id="1714"/>
      <w:bookmarkEnd w:id="171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2" o:title=""/>
          </v:shape>
          <o:OLEObject Type="Embed" ProgID="Equation.DSMT4" ShapeID="_x0000_i1032" DrawAspect="Content" ObjectID="_1342183329" r:id="rId43"/>
        </w:object>
      </w:r>
      <w:r>
        <w:t xml:space="preserve">, molar mass </w:t>
      </w:r>
      <w:r w:rsidRPr="00AF2221">
        <w:rPr>
          <w:position w:val="-4"/>
        </w:rPr>
        <w:object w:dxaOrig="420" w:dyaOrig="300" w14:anchorId="106FF449">
          <v:shape id="_x0000_i1033" type="#_x0000_t75" style="width:21.35pt;height:14pt" o:ole="">
            <v:imagedata r:id="rId44" o:title=""/>
          </v:shape>
          <o:OLEObject Type="Embed" ProgID="Equation.DSMT4" ShapeID="_x0000_i1033" DrawAspect="Content" ObjectID="_1342183330" r:id="rId45"/>
        </w:object>
      </w:r>
      <w:r>
        <w:t xml:space="preserve">, and density </w:t>
      </w:r>
      <w:r w:rsidRPr="00AF2221">
        <w:rPr>
          <w:position w:val="-12"/>
        </w:rPr>
        <w:object w:dxaOrig="340" w:dyaOrig="380" w14:anchorId="31FB4B4B">
          <v:shape id="_x0000_i1034" type="#_x0000_t75" style="width:16.65pt;height:19.35pt" o:ole="">
            <v:imagedata r:id="rId46" o:title=""/>
          </v:shape>
          <o:OLEObject Type="Embed" ProgID="Equation.DSMT4" ShapeID="_x0000_i1034" DrawAspect="Content" ObjectID="_1342183331"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16" w:name="_Ref240797992"/>
      <w:bookmarkStart w:id="1717" w:name="_Toc268297680"/>
      <w:r>
        <w:t>Solid-Bound Molecules</w:t>
      </w:r>
      <w:bookmarkEnd w:id="1716"/>
      <w:bookmarkEnd w:id="171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18" w:name="_Ref174185715"/>
      <w:bookmarkStart w:id="1719" w:name="_Toc268297681"/>
      <w:r>
        <w:lastRenderedPageBreak/>
        <w:t>Material Section</w:t>
      </w:r>
      <w:bookmarkEnd w:id="1718"/>
      <w:bookmarkEnd w:id="171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20" w:name="_Ref178490824"/>
      <w:bookmarkStart w:id="1721" w:name="_Ref178491142"/>
      <w:bookmarkStart w:id="1722" w:name="_Toc268297682"/>
      <w:r>
        <w:lastRenderedPageBreak/>
        <w:t>Geometry Section</w:t>
      </w:r>
      <w:bookmarkEnd w:id="1720"/>
      <w:bookmarkEnd w:id="1721"/>
      <w:bookmarkEnd w:id="172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23" w:name="_Toc268297683"/>
      <w:r>
        <w:t>Nodes Section</w:t>
      </w:r>
      <w:bookmarkEnd w:id="172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24" w:name="_Ref376432008"/>
      <w:bookmarkStart w:id="1725" w:name="_Toc268297684"/>
      <w:r w:rsidRPr="00EF5020">
        <w:t>Elements</w:t>
      </w:r>
      <w:r>
        <w:t xml:space="preserve"> Section</w:t>
      </w:r>
      <w:bookmarkEnd w:id="1724"/>
      <w:bookmarkEnd w:id="172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26" w:name="_Toc350354842"/>
      <w:bookmarkStart w:id="1727" w:name="_Toc350439800"/>
      <w:bookmarkStart w:id="1728" w:name="_Toc352596206"/>
      <w:bookmarkStart w:id="1729" w:name="_Toc363724979"/>
      <w:bookmarkStart w:id="1730" w:name="_Toc268297685"/>
      <w:bookmarkEnd w:id="1726"/>
      <w:bookmarkEnd w:id="1727"/>
      <w:bookmarkEnd w:id="1728"/>
      <w:bookmarkEnd w:id="1729"/>
      <w:r>
        <w:t>Solid Elements</w:t>
      </w:r>
      <w:bookmarkEnd w:id="173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B61FE0" w:rsidRDefault="00B61FE0"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B61FE0" w:rsidRDefault="00B61FE0"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B61FE0" w:rsidRDefault="00B61FE0"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B61FE0" w:rsidRDefault="00B61FE0"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B61FE0" w:rsidRDefault="00B61FE0"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B61FE0" w:rsidRDefault="00B61FE0"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B61FE0" w:rsidRDefault="00B61FE0"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B61FE0" w:rsidRDefault="00B61FE0"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B61FE0" w:rsidRDefault="00B61FE0"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B61FE0" w:rsidRDefault="00B61FE0"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B61FE0" w:rsidRDefault="00B61FE0"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B61FE0" w:rsidRDefault="00B61FE0"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B61FE0" w:rsidRDefault="00B61FE0"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B61FE0" w:rsidRDefault="00B61FE0"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B61FE0" w:rsidRDefault="00B61FE0"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B61FE0" w:rsidRDefault="00B61FE0"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B61FE0" w:rsidRDefault="00B61FE0"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B61FE0" w:rsidRDefault="00B61FE0"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B61FE0" w:rsidRDefault="00B61FE0"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B61FE0" w:rsidRDefault="00B61FE0"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B61FE0" w:rsidRDefault="00B61FE0"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B61FE0" w:rsidRDefault="00B61FE0"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B61FE0" w:rsidRDefault="00B61FE0"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B61FE0" w:rsidRDefault="00B61FE0"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B61FE0" w:rsidRDefault="00B61FE0"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B61FE0" w:rsidRDefault="00B61FE0"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B61FE0" w:rsidRDefault="00B61FE0"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B61FE0" w:rsidRDefault="00B61FE0"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B61FE0" w:rsidRDefault="00B61FE0"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B61FE0" w:rsidRDefault="00B61FE0"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B61FE0" w:rsidRDefault="00B61FE0"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B61FE0" w:rsidRDefault="00B61FE0"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B61FE0" w:rsidRDefault="00B61FE0"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B61FE0" w:rsidRDefault="00B61FE0"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B61FE0" w:rsidRDefault="00B61FE0"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B61FE0" w:rsidRDefault="00B61FE0"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B61FE0" w:rsidRDefault="00B61FE0"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B61FE0" w:rsidRDefault="00B61FE0"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B61FE0" w:rsidRDefault="00B61FE0"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B61FE0" w:rsidRDefault="00B61FE0"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B61FE0" w:rsidRDefault="00B61FE0"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B61FE0" w:rsidRDefault="00B61FE0"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731" w:name="_Toc268297686"/>
      <w:r>
        <w:t>Shell Elements</w:t>
      </w:r>
      <w:bookmarkEnd w:id="173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B61FE0" w:rsidRDefault="00B61FE0"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B61FE0" w:rsidRDefault="00B61FE0"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B61FE0" w:rsidRDefault="00B61FE0"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B61FE0" w:rsidRDefault="00B61FE0"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B61FE0" w:rsidRDefault="00B61FE0"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B61FE0" w:rsidRDefault="00B61FE0"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B61FE0" w:rsidRDefault="00B61FE0"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B61FE0" w:rsidRDefault="00B61FE0"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B61FE0" w:rsidRDefault="00B61FE0"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B61FE0" w:rsidRDefault="00B61FE0"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B61FE0" w:rsidRDefault="00B61FE0"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B61FE0" w:rsidRDefault="00B61FE0"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B61FE0" w:rsidRDefault="00B61FE0"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B61FE0" w:rsidRDefault="00B61FE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32" w:name="_Ref376174920"/>
      <w:bookmarkStart w:id="1733" w:name="_Toc268297687"/>
      <w:r w:rsidRPr="007A75DE">
        <w:lastRenderedPageBreak/>
        <w:t>Surface Elements</w:t>
      </w:r>
      <w:bookmarkEnd w:id="1732"/>
      <w:bookmarkEnd w:id="173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34" w:name="_Ref230518438"/>
      <w:bookmarkStart w:id="1735" w:name="_Toc268297688"/>
      <w:r>
        <w:t>Element</w:t>
      </w:r>
      <w:r w:rsidR="00D153DC">
        <w:t xml:space="preserve"> </w:t>
      </w:r>
      <w:r>
        <w:t>Data Section</w:t>
      </w:r>
      <w:bookmarkEnd w:id="1734"/>
      <w:bookmarkEnd w:id="173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6" w:name="_Ref376175517"/>
      <w:bookmarkStart w:id="1737" w:name="_Toc268297689"/>
      <w:r>
        <w:t>Surface Section</w:t>
      </w:r>
      <w:bookmarkEnd w:id="1736"/>
      <w:bookmarkEnd w:id="173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38" w:author="Gerard" w:date="2014-07-29T23:58:00Z">
        <w:r w:rsidR="001B13CD">
          <w:t xml:space="preserve">3.8.2.3. </w:t>
        </w:r>
      </w:ins>
      <w:del w:id="173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40" w:name="_Ref378149880"/>
      <w:bookmarkStart w:id="1741" w:name="_Toc268297690"/>
      <w:r>
        <w:t>NodeSet Section</w:t>
      </w:r>
      <w:bookmarkEnd w:id="1740"/>
      <w:bookmarkEnd w:id="1741"/>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42" w:name="_Toc268297691"/>
      <w:r>
        <w:lastRenderedPageBreak/>
        <w:t>Initial Section</w:t>
      </w:r>
      <w:bookmarkEnd w:id="174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43" w:name="_Toc268297692"/>
      <w:r>
        <w:t>Initial Nodal Velocities</w:t>
      </w:r>
      <w:bookmarkEnd w:id="1743"/>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44" w:author="Gerard" w:date="2014-07-29T23:58:00Z">
        <w:r w:rsidR="001B13CD">
          <w:t>3.5.1</w:t>
        </w:r>
      </w:ins>
      <w:del w:id="1745"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46" w:name="_Toc268297693"/>
      <w:r>
        <w:t>Initial Nodal Effective Fluid Pressure</w:t>
      </w:r>
      <w:bookmarkEnd w:id="174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47" w:name="_Toc268297694"/>
      <w:r>
        <w:t>Initial Nodal Effective Concentration</w:t>
      </w:r>
      <w:bookmarkEnd w:id="1747"/>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48" w:author="Gerard" w:date="2014-07-29T23:58:00Z">
        <w:r w:rsidR="001B13CD">
          <w:t>3.6.2</w:t>
        </w:r>
      </w:ins>
      <w:del w:id="1749"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50" w:name="_Ref172095122"/>
      <w:bookmarkStart w:id="1751" w:name="_Toc268297695"/>
      <w:r>
        <w:lastRenderedPageBreak/>
        <w:t>Boundary Section</w:t>
      </w:r>
      <w:bookmarkEnd w:id="1750"/>
      <w:bookmarkEnd w:id="1751"/>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52" w:name="_Ref172095051"/>
      <w:bookmarkStart w:id="1753" w:name="_Toc268297696"/>
      <w:r>
        <w:t>Prescribed Nodal Degrees of Freedom</w:t>
      </w:r>
      <w:bookmarkEnd w:id="1752"/>
      <w:bookmarkEnd w:id="1753"/>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54" w:author="Gerard" w:date="2014-07-29T23:58:00Z">
        <w:r w:rsidR="001B13CD">
          <w:t>3.6.2</w:t>
        </w:r>
      </w:ins>
      <w:del w:id="1755"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56" w:author="Gerard" w:date="2014-07-29T23:58:00Z">
        <w:r w:rsidR="001B13CD">
          <w:t>3.8.5</w:t>
        </w:r>
      </w:ins>
      <w:del w:id="1757"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58" w:name="_Toc268297697"/>
      <w:r>
        <w:t>Fixed Nodal Degrees of Freedom</w:t>
      </w:r>
      <w:bookmarkEnd w:id="175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59" w:author="Gerard" w:date="2014-07-29T23:58:00Z">
        <w:r w:rsidR="001B13CD">
          <w:t>3.8.5</w:t>
        </w:r>
      </w:ins>
      <w:del w:id="1760"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61" w:name="_Toc315942749"/>
      <w:bookmarkStart w:id="1762" w:name="_Toc315943013"/>
      <w:bookmarkStart w:id="1763" w:name="_Toc315943277"/>
      <w:bookmarkStart w:id="1764" w:name="_Toc315942751"/>
      <w:bookmarkStart w:id="1765" w:name="_Toc315943015"/>
      <w:bookmarkStart w:id="1766" w:name="_Toc315943279"/>
      <w:bookmarkStart w:id="1767" w:name="_Toc315942753"/>
      <w:bookmarkStart w:id="1768" w:name="_Toc315943017"/>
      <w:bookmarkStart w:id="1769" w:name="_Toc315943281"/>
      <w:bookmarkStart w:id="1770" w:name="_Toc315942755"/>
      <w:bookmarkStart w:id="1771" w:name="_Toc315943019"/>
      <w:bookmarkStart w:id="1772" w:name="_Toc315943283"/>
      <w:bookmarkStart w:id="1773" w:name="_Toc315942758"/>
      <w:bookmarkStart w:id="1774" w:name="_Toc315943022"/>
      <w:bookmarkStart w:id="1775" w:name="_Toc315943286"/>
      <w:bookmarkStart w:id="1776" w:name="_Toc315942763"/>
      <w:bookmarkStart w:id="1777" w:name="_Toc315943027"/>
      <w:bookmarkStart w:id="1778" w:name="_Toc315943291"/>
      <w:bookmarkStart w:id="1779" w:name="_Toc315942764"/>
      <w:bookmarkStart w:id="1780" w:name="_Toc315943028"/>
      <w:bookmarkStart w:id="1781" w:name="_Toc315943292"/>
      <w:bookmarkStart w:id="1782" w:name="_Toc315942765"/>
      <w:bookmarkStart w:id="1783" w:name="_Toc315943029"/>
      <w:bookmarkStart w:id="1784" w:name="_Toc315943293"/>
      <w:bookmarkStart w:id="1785" w:name="_Toc315942768"/>
      <w:bookmarkStart w:id="1786" w:name="_Toc315943032"/>
      <w:bookmarkStart w:id="1787" w:name="_Toc315943296"/>
      <w:bookmarkStart w:id="1788" w:name="_Toc315942770"/>
      <w:bookmarkStart w:id="1789" w:name="_Toc315943034"/>
      <w:bookmarkStart w:id="1790" w:name="_Toc315943298"/>
      <w:bookmarkStart w:id="1791" w:name="_Toc315942775"/>
      <w:bookmarkStart w:id="1792" w:name="_Toc315943039"/>
      <w:bookmarkStart w:id="1793" w:name="_Toc315943303"/>
      <w:bookmarkStart w:id="1794" w:name="_Toc315942777"/>
      <w:bookmarkStart w:id="1795" w:name="_Toc315943041"/>
      <w:bookmarkStart w:id="1796" w:name="_Toc315943305"/>
      <w:bookmarkStart w:id="1797" w:name="_Toc315942782"/>
      <w:bookmarkStart w:id="1798" w:name="_Toc315943046"/>
      <w:bookmarkStart w:id="1799" w:name="_Toc315943310"/>
      <w:bookmarkStart w:id="1800" w:name="_Toc315942784"/>
      <w:bookmarkStart w:id="1801" w:name="_Toc315943048"/>
      <w:bookmarkStart w:id="1802" w:name="_Toc315943312"/>
      <w:bookmarkStart w:id="1803" w:name="_Toc315942786"/>
      <w:bookmarkStart w:id="1804" w:name="_Toc315943050"/>
      <w:bookmarkStart w:id="1805" w:name="_Toc315943314"/>
      <w:bookmarkStart w:id="1806" w:name="_Toc315942806"/>
      <w:bookmarkStart w:id="1807" w:name="_Toc315943070"/>
      <w:bookmarkStart w:id="1808" w:name="_Toc315943334"/>
      <w:bookmarkStart w:id="1809" w:name="_Toc315942809"/>
      <w:bookmarkStart w:id="1810" w:name="_Toc315943073"/>
      <w:bookmarkStart w:id="1811" w:name="_Toc315943337"/>
      <w:bookmarkStart w:id="1812" w:name="_Toc315942810"/>
      <w:bookmarkStart w:id="1813" w:name="_Toc315943074"/>
      <w:bookmarkStart w:id="1814" w:name="_Toc315943338"/>
      <w:bookmarkStart w:id="1815" w:name="_Toc315942811"/>
      <w:bookmarkStart w:id="1816" w:name="_Toc315943075"/>
      <w:bookmarkStart w:id="1817" w:name="_Toc315943339"/>
      <w:bookmarkStart w:id="1818" w:name="_Toc315942816"/>
      <w:bookmarkStart w:id="1819" w:name="_Toc315943080"/>
      <w:bookmarkStart w:id="1820" w:name="_Toc315943344"/>
      <w:bookmarkStart w:id="1821" w:name="_Toc315942818"/>
      <w:bookmarkStart w:id="1822" w:name="_Toc315943082"/>
      <w:bookmarkStart w:id="1823" w:name="_Toc315943346"/>
      <w:bookmarkStart w:id="1824" w:name="_Toc315942820"/>
      <w:bookmarkStart w:id="1825" w:name="_Toc315943084"/>
      <w:bookmarkStart w:id="1826" w:name="_Toc315943348"/>
      <w:bookmarkStart w:id="1827" w:name="_Toc315942822"/>
      <w:bookmarkStart w:id="1828" w:name="_Toc315943086"/>
      <w:bookmarkStart w:id="1829" w:name="_Toc315943350"/>
      <w:bookmarkStart w:id="1830" w:name="_Toc315942824"/>
      <w:bookmarkStart w:id="1831" w:name="_Toc315943088"/>
      <w:bookmarkStart w:id="1832" w:name="_Toc315943352"/>
      <w:bookmarkStart w:id="1833" w:name="_Toc315942829"/>
      <w:bookmarkStart w:id="1834" w:name="_Toc315943093"/>
      <w:bookmarkStart w:id="1835" w:name="_Toc315943357"/>
      <w:bookmarkStart w:id="1836" w:name="_Toc315942831"/>
      <w:bookmarkStart w:id="1837" w:name="_Toc315943095"/>
      <w:bookmarkStart w:id="1838" w:name="_Toc315943359"/>
      <w:bookmarkStart w:id="1839" w:name="_Toc315942833"/>
      <w:bookmarkStart w:id="1840" w:name="_Toc315943097"/>
      <w:bookmarkStart w:id="1841" w:name="_Toc315943361"/>
      <w:bookmarkStart w:id="1842" w:name="_Toc315942834"/>
      <w:bookmarkStart w:id="1843" w:name="_Toc315943098"/>
      <w:bookmarkStart w:id="1844" w:name="_Toc315943362"/>
      <w:bookmarkStart w:id="1845" w:name="_Toc315942839"/>
      <w:bookmarkStart w:id="1846" w:name="_Toc315943103"/>
      <w:bookmarkStart w:id="1847" w:name="_Toc315943367"/>
      <w:bookmarkStart w:id="1848" w:name="_Toc315942840"/>
      <w:bookmarkStart w:id="1849" w:name="_Toc315943104"/>
      <w:bookmarkStart w:id="1850" w:name="_Toc315943368"/>
      <w:bookmarkStart w:id="1851" w:name="_Toc315942841"/>
      <w:bookmarkStart w:id="1852" w:name="_Toc315943105"/>
      <w:bookmarkStart w:id="1853" w:name="_Toc315943369"/>
      <w:bookmarkStart w:id="1854" w:name="_Toc315942843"/>
      <w:bookmarkStart w:id="1855" w:name="_Toc315943107"/>
      <w:bookmarkStart w:id="1856" w:name="_Toc315943371"/>
      <w:bookmarkStart w:id="1857" w:name="_Toc315942845"/>
      <w:bookmarkStart w:id="1858" w:name="_Toc315943109"/>
      <w:bookmarkStart w:id="1859" w:name="_Toc315943373"/>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r>
        <w:br w:type="page"/>
      </w:r>
    </w:p>
    <w:p w14:paraId="4FC9CF1B" w14:textId="38A0E96E" w:rsidR="006A0BC1" w:rsidRDefault="0098023B" w:rsidP="0098023B">
      <w:pPr>
        <w:pStyle w:val="Heading2"/>
      </w:pPr>
      <w:bookmarkStart w:id="1860" w:name="_Toc268297698"/>
      <w:r>
        <w:lastRenderedPageBreak/>
        <w:t>Loads Section</w:t>
      </w:r>
      <w:bookmarkEnd w:id="186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61" w:name="_Toc268297699"/>
      <w:r>
        <w:t>Nodal Loads</w:t>
      </w:r>
      <w:bookmarkEnd w:id="186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62" w:author="Gerard" w:date="2014-07-29T23:58:00Z">
        <w:r w:rsidR="001B13CD">
          <w:t>3.6.2</w:t>
        </w:r>
      </w:ins>
      <w:del w:id="1863"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64" w:name="_Toc268297700"/>
      <w:r>
        <w:t>Surface Loads</w:t>
      </w:r>
      <w:bookmarkEnd w:id="186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65" w:author="Gerard" w:date="2014-07-29T23:58:00Z">
        <w:r w:rsidR="001B13CD">
          <w:t>3.8.4</w:t>
        </w:r>
      </w:ins>
      <w:del w:id="1866"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67" w:name="_Toc268297701"/>
      <w:r>
        <w:t xml:space="preserve">Pressure </w:t>
      </w:r>
      <w:r w:rsidR="004B0FC6">
        <w:t>Load</w:t>
      </w:r>
      <w:bookmarkEnd w:id="1867"/>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68" w:name="_Toc268297702"/>
      <w:r>
        <w:t>Traction Load</w:t>
      </w:r>
      <w:bookmarkEnd w:id="1868"/>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69" w:name="_Ref194576511"/>
      <w:bookmarkStart w:id="1870" w:name="_Ref194576545"/>
      <w:bookmarkStart w:id="1871" w:name="_Toc268297703"/>
      <w:r>
        <w:t>Mixture Normal Traction</w:t>
      </w:r>
      <w:bookmarkEnd w:id="1869"/>
      <w:bookmarkEnd w:id="1870"/>
      <w:bookmarkEnd w:id="1871"/>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49" o:title=""/>
          </v:shape>
          <o:OLEObject Type="Embed" ProgID="Equation.DSMT4" ShapeID="_x0000_i1035" DrawAspect="Content" ObjectID="_1342183332" r:id="rId50"/>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51" o:title=""/>
          </v:shape>
          <o:OLEObject Type="Embed" ProgID="Equation.DSMT4" ShapeID="_x0000_i1036" DrawAspect="Content" ObjectID="_1342183333" r:id="rId52"/>
        </w:object>
      </w:r>
      <w:r w:rsidRPr="00C64641">
        <w:t xml:space="preserve">; thus </w:t>
      </w:r>
      <w:r w:rsidR="00AF2221" w:rsidRPr="00AF2221">
        <w:rPr>
          <w:position w:val="-6"/>
        </w:rPr>
        <w:object w:dxaOrig="800" w:dyaOrig="260" w14:anchorId="499B6833">
          <v:shape id="_x0000_i1037" type="#_x0000_t75" style="width:40pt;height:13.35pt" o:ole="">
            <v:imagedata r:id="rId53" o:title=""/>
          </v:shape>
          <o:OLEObject Type="Embed" ProgID="Equation.DSMT4" ShapeID="_x0000_i1037" DrawAspect="Content" ObjectID="_1342183334" r:id="rId54"/>
        </w:object>
      </w:r>
      <w:r w:rsidRPr="00C64641">
        <w:t xml:space="preserve">, where </w:t>
      </w:r>
      <w:r w:rsidR="00AF2221" w:rsidRPr="00AF2221">
        <w:rPr>
          <w:position w:val="-4"/>
        </w:rPr>
        <w:object w:dxaOrig="200" w:dyaOrig="200" w14:anchorId="3915C5C7">
          <v:shape id="_x0000_i1038" type="#_x0000_t75" style="width:10pt;height:10pt" o:ole="">
            <v:imagedata r:id="rId55" o:title=""/>
          </v:shape>
          <o:OLEObject Type="Embed" ProgID="Equation.DSMT4" ShapeID="_x0000_i1038" DrawAspect="Content" ObjectID="_1342183335" r:id="rId56"/>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7" o:title=""/>
          </v:shape>
          <o:OLEObject Type="Embed" ProgID="Equation.DSMT4" ShapeID="_x0000_i1039" DrawAspect="Content" ObjectID="_1342183336" r:id="rId58"/>
        </w:object>
      </w:r>
      <w:r w:rsidRPr="00C64641">
        <w:t xml:space="preserve">, where </w:t>
      </w:r>
      <w:r w:rsidR="00AF2221" w:rsidRPr="00AF2221">
        <w:rPr>
          <w:position w:val="-10"/>
        </w:rPr>
        <w:object w:dxaOrig="240" w:dyaOrig="260" w14:anchorId="07F75263">
          <v:shape id="_x0000_i1040" type="#_x0000_t75" style="width:12pt;height:13.35pt" o:ole="">
            <v:imagedata r:id="rId59" o:title=""/>
          </v:shape>
          <o:OLEObject Type="Embed" ProgID="Equation.DSMT4" ShapeID="_x0000_i1040" DrawAspect="Content" ObjectID="_1342183337" r:id="rId60"/>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61" o:title=""/>
          </v:shape>
          <o:OLEObject Type="Embed" ProgID="Equation.DSMT4" ShapeID="_x0000_i1041" DrawAspect="Content" ObjectID="_1342183338"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3" o:title=""/>
          </v:shape>
          <o:OLEObject Type="Embed" ProgID="Equation.DSMT4" ShapeID="_x0000_i1042" DrawAspect="Content" ObjectID="_1342183339" r:id="rId64"/>
        </w:object>
      </w:r>
      <w:r w:rsidRPr="00C64641">
        <w:t xml:space="preserve">, where </w:t>
      </w:r>
      <w:r w:rsidR="00AF2221" w:rsidRPr="00AF2221">
        <w:rPr>
          <w:position w:val="-6"/>
        </w:rPr>
        <w:object w:dxaOrig="980" w:dyaOrig="320" w14:anchorId="4874D414">
          <v:shape id="_x0000_i1043" type="#_x0000_t75" style="width:49.35pt;height:16.65pt" o:ole="">
            <v:imagedata r:id="rId65" o:title=""/>
          </v:shape>
          <o:OLEObject Type="Embed" ProgID="Equation.DSMT4" ShapeID="_x0000_i1043" DrawAspect="Content" ObjectID="_1342183340"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67" o:title=""/>
          </v:shape>
          <o:OLEObject Type="Embed" ProgID="Equation.DSMT4" ShapeID="_x0000_i1044" DrawAspect="Content" ObjectID="_1342183341" r:id="rId68"/>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69" o:title=""/>
          </v:shape>
          <o:OLEObject Type="Embed" ProgID="Equation.DSMT4" ShapeID="_x0000_i1045" DrawAspect="Content" ObjectID="_1342183342"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71" o:title=""/>
          </v:shape>
          <o:OLEObject Type="Embed" ProgID="Equation.DSMT4" ShapeID="_x0000_i1046" DrawAspect="Content" ObjectID="_1342183343"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3" o:title=""/>
          </v:shape>
          <o:OLEObject Type="Embed" ProgID="Equation.DSMT4" ShapeID="_x0000_i1047" DrawAspect="Content" ObjectID="_1342183344" r:id="rId74"/>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75" o:title=""/>
          </v:shape>
          <o:OLEObject Type="Embed" ProgID="Equation.DSMT4" ShapeID="_x0000_i1048" DrawAspect="Content" ObjectID="_1342183345" r:id="rId76"/>
        </w:object>
      </w:r>
      <w:r w:rsidRPr="00C64641">
        <w:t xml:space="preserve"> and </w:t>
      </w:r>
      <w:r w:rsidR="00AF2221" w:rsidRPr="00AF2221">
        <w:rPr>
          <w:position w:val="-12"/>
        </w:rPr>
        <w:object w:dxaOrig="840" w:dyaOrig="360" w14:anchorId="7B048D93">
          <v:shape id="_x0000_i1049" type="#_x0000_t75" style="width:42pt;height:18pt" o:ole="">
            <v:imagedata r:id="rId77" o:title=""/>
          </v:shape>
          <o:OLEObject Type="Embed" ProgID="Equation.DSMT4" ShapeID="_x0000_i1049" DrawAspect="Content" ObjectID="_1342183346" r:id="rId78"/>
        </w:object>
      </w:r>
      <w:r w:rsidRPr="00C64641">
        <w:t xml:space="preserve"> (or </w:t>
      </w:r>
      <w:r w:rsidR="00AF2221" w:rsidRPr="00AF2221">
        <w:rPr>
          <w:position w:val="-12"/>
        </w:rPr>
        <w:object w:dxaOrig="600" w:dyaOrig="380" w14:anchorId="03F9E89C">
          <v:shape id="_x0000_i1050" type="#_x0000_t75" style="width:30pt;height:19.35pt" o:ole="">
            <v:imagedata r:id="rId79" o:title=""/>
          </v:shape>
          <o:OLEObject Type="Embed" ProgID="Equation.DSMT4" ShapeID="_x0000_i1050" DrawAspect="Content" ObjectID="_1342183347"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72" w:name="_Toc268297704"/>
      <w:r w:rsidRPr="00C64641">
        <w:t>Fluid Flux</w:t>
      </w:r>
      <w:bookmarkEnd w:id="187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81" o:title=""/>
          </v:shape>
          <o:OLEObject Type="Embed" ProgID="Equation.DSMT4" ShapeID="_x0000_i1051" DrawAspect="Content" ObjectID="_1342183348" r:id="rId82"/>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83" o:title=""/>
          </v:shape>
          <o:OLEObject Type="Embed" ProgID="Equation.DSMT4" ShapeID="_x0000_i1052" DrawAspect="Content" ObjectID="_1342183349" r:id="rId84"/>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5" o:title=""/>
          </v:shape>
          <o:OLEObject Type="Embed" ProgID="Equation.DSMT4" ShapeID="_x0000_i1053" DrawAspect="Content" ObjectID="_1342183350" r:id="rId86"/>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7" o:title=""/>
          </v:shape>
          <o:OLEObject Type="Embed" ProgID="Equation.DSMT4" ShapeID="_x0000_i1054" DrawAspect="Content" ObjectID="_1342183351"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89" o:title=""/>
          </v:shape>
          <o:OLEObject Type="Embed" ProgID="Equation.DSMT4" ShapeID="_x0000_i1055" DrawAspect="Content" ObjectID="_1342183352"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91" o:title=""/>
          </v:shape>
          <o:OLEObject Type="Embed" ProgID="Equation.DSMT4" ShapeID="_x0000_i1056" DrawAspect="Content" ObjectID="_1342183353" r:id="rId92"/>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93" o:title=""/>
          </v:shape>
          <o:OLEObject Type="Embed" ProgID="Equation.DSMT4" ShapeID="_x0000_i1057" DrawAspect="Content" ObjectID="_1342183354"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5" o:title=""/>
          </v:shape>
          <o:OLEObject Type="Embed" ProgID="Equation.DSMT4" ShapeID="_x0000_i1058" DrawAspect="Content" ObjectID="_1342183355" r:id="rId96"/>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97" o:title=""/>
          </v:shape>
          <o:OLEObject Type="Embed" ProgID="Equation.DSMT4" ShapeID="_x0000_i1059" DrawAspect="Content" ObjectID="_1342183356"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73" w:name="_Toc268297705"/>
      <w:r w:rsidRPr="00C64641">
        <w:lastRenderedPageBreak/>
        <w:t>Solute Flux</w:t>
      </w:r>
      <w:bookmarkEnd w:id="187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99" o:title=""/>
          </v:shape>
          <o:OLEObject Type="Embed" ProgID="Equation.DSMT4" ShapeID="_x0000_i1060" DrawAspect="Content" ObjectID="_1342183357" r:id="rId100"/>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101" o:title=""/>
          </v:shape>
          <o:OLEObject Type="Embed" ProgID="Equation.DSMT4" ShapeID="_x0000_i1061" DrawAspect="Content" ObjectID="_1342183358" r:id="rId102"/>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103" o:title=""/>
          </v:shape>
          <o:OLEObject Type="Embed" ProgID="Equation.DSMT4" ShapeID="_x0000_i1062" DrawAspect="Content" ObjectID="_1342183359" r:id="rId104"/>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105" o:title=""/>
          </v:shape>
          <o:OLEObject Type="Embed" ProgID="Equation.DSMT4" ShapeID="_x0000_i1063" DrawAspect="Content" ObjectID="_1342183360"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74" w:author="Gerard" w:date="2014-07-29T23:58:00Z">
        <w:r w:rsidR="001B13CD">
          <w:t>3.6.2</w:t>
        </w:r>
      </w:ins>
      <w:del w:id="1875"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76" w:name="_Toc268297706"/>
      <w:r>
        <w:t>Heat Flux</w:t>
      </w:r>
      <w:bookmarkEnd w:id="187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77" w:name="_Toc268297707"/>
      <w:r>
        <w:t>Convective Heat Flux</w:t>
      </w:r>
      <w:bookmarkEnd w:id="18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78" w:name="_Toc268297708"/>
      <w:r>
        <w:t xml:space="preserve">Body </w:t>
      </w:r>
      <w:r w:rsidR="002528E9">
        <w:t>Loads</w:t>
      </w:r>
      <w:bookmarkEnd w:id="187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79" w:name="_Toc268297709"/>
      <w:r>
        <w:t>Constant Body Force</w:t>
      </w:r>
      <w:bookmarkEnd w:id="187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80" w:name="_Toc268297710"/>
      <w:r>
        <w:t>Non-Constant Body Force</w:t>
      </w:r>
      <w:bookmarkEnd w:id="188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881" w:name="_Toc337555754"/>
      <w:bookmarkStart w:id="1882" w:name="_Toc350246989"/>
      <w:bookmarkStart w:id="1883" w:name="_Toc350354875"/>
      <w:bookmarkStart w:id="1884" w:name="_Toc350439833"/>
      <w:bookmarkStart w:id="1885" w:name="_Toc352596239"/>
      <w:bookmarkStart w:id="1886" w:name="_Toc363725012"/>
      <w:bookmarkStart w:id="1887" w:name="_Toc337555755"/>
      <w:bookmarkStart w:id="1888" w:name="_Toc350246990"/>
      <w:bookmarkStart w:id="1889" w:name="_Toc350354876"/>
      <w:bookmarkStart w:id="1890" w:name="_Toc350439834"/>
      <w:bookmarkStart w:id="1891" w:name="_Toc352596240"/>
      <w:bookmarkStart w:id="1892" w:name="_Toc363725013"/>
      <w:bookmarkStart w:id="1893" w:name="_Toc268297711"/>
      <w:bookmarkEnd w:id="1881"/>
      <w:bookmarkEnd w:id="1882"/>
      <w:bookmarkEnd w:id="1883"/>
      <w:bookmarkEnd w:id="1884"/>
      <w:bookmarkEnd w:id="1885"/>
      <w:bookmarkEnd w:id="1886"/>
      <w:bookmarkEnd w:id="1887"/>
      <w:bookmarkEnd w:id="1888"/>
      <w:bookmarkEnd w:id="1889"/>
      <w:bookmarkEnd w:id="1890"/>
      <w:bookmarkEnd w:id="1891"/>
      <w:bookmarkEnd w:id="1892"/>
      <w:r>
        <w:t>Centrifugal Force</w:t>
      </w:r>
      <w:bookmarkEnd w:id="189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107" o:title=""/>
          </v:shape>
          <o:OLEObject Type="Embed" ProgID="Equation.DSMT4" ShapeID="_x0000_i1064" DrawAspect="Content" ObjectID="_1342183361" r:id="rId108"/>
        </w:object>
      </w:r>
      <w:r>
        <w:t xml:space="preserve"> about a rotation axis directed along </w:t>
      </w:r>
      <w:r w:rsidR="00AF2221" w:rsidRPr="00AF2221">
        <w:rPr>
          <w:position w:val="-4"/>
        </w:rPr>
        <w:object w:dxaOrig="200" w:dyaOrig="200" w14:anchorId="5FC73536">
          <v:shape id="_x0000_i1065" type="#_x0000_t75" style="width:10pt;height:10pt" o:ole="">
            <v:imagedata r:id="rId109" o:title=""/>
          </v:shape>
          <o:OLEObject Type="Embed" ProgID="Equation.DSMT4" ShapeID="_x0000_i1065" DrawAspect="Content" ObjectID="_1342183362" r:id="rId110"/>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111" o:title=""/>
          </v:shape>
          <o:OLEObject Type="Embed" ProgID="Equation.DSMT4" ShapeID="_x0000_i1066" DrawAspect="Content" ObjectID="_1342183363"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894" w:name="_Toc268297712"/>
      <w:r>
        <w:t>Heat source</w:t>
      </w:r>
      <w:bookmarkEnd w:id="189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895" w:name="_Toc268297713"/>
      <w:r w:rsidR="00602A42">
        <w:lastRenderedPageBreak/>
        <w:t xml:space="preserve">Contact </w:t>
      </w:r>
      <w:r w:rsidR="008826A0">
        <w:t>Section</w:t>
      </w:r>
      <w:bookmarkEnd w:id="189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896" w:name="_Toc268297714"/>
      <w:r>
        <w:t>Sliding Interfaces</w:t>
      </w:r>
      <w:bookmarkEnd w:id="189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897" w:author="Gerard" w:date="2014-07-29T23:58:00Z">
        <w:r w:rsidR="001B13CD">
          <w:t xml:space="preserve">3.8.2.3. </w:t>
        </w:r>
      </w:ins>
      <w:del w:id="1898"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899" w:author="Gerard" w:date="2014-07-29T23:58:00Z">
        <w:r w:rsidR="001B13CD">
          <w:t>3.8.4</w:t>
        </w:r>
      </w:ins>
      <w:del w:id="1900"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3" o:title=""/>
          </v:shape>
          <o:OLEObject Type="Embed" ProgID="Equation.DSMT4" ShapeID="_x0000_i1067" DrawAspect="Content" ObjectID="_1342183364"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115" o:title=""/>
          </v:shape>
          <o:OLEObject Type="Embed" ProgID="Equation.DSMT4" ShapeID="_x0000_i1068" DrawAspect="Content" ObjectID="_1342183365"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7" o:title=""/>
          </v:shape>
          <o:OLEObject Type="Embed" ProgID="Equation.DSMT4" ShapeID="_x0000_i1069" DrawAspect="Content" ObjectID="_1342183366" r:id="rId118"/>
        </w:object>
      </w:r>
      <w:r>
        <w:t xml:space="preserve">, </w:t>
      </w:r>
      <w:r w:rsidRPr="00AF2221">
        <w:rPr>
          <w:position w:val="-4"/>
        </w:rPr>
        <w:object w:dxaOrig="420" w:dyaOrig="200" w14:anchorId="6960DD08">
          <v:shape id="_x0000_i1070" type="#_x0000_t75" style="width:21.35pt;height:10pt" o:ole="">
            <v:imagedata r:id="rId119" o:title=""/>
          </v:shape>
          <o:OLEObject Type="Embed" ProgID="Equation.DSMT4" ShapeID="_x0000_i1070" DrawAspect="Content" ObjectID="_1342183367"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01" w:name="_Toc268297715"/>
      <w:r>
        <w:t>Biphasic Contact</w:t>
      </w:r>
      <w:bookmarkEnd w:id="190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21" o:title=""/>
          </v:shape>
          <o:OLEObject Type="Embed" ProgID="Equation.DSMT4" ShapeID="_x0000_i1071" DrawAspect="Content" ObjectID="_1342183368"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02" w:name="_Toc268297716"/>
      <w:r>
        <w:t xml:space="preserve">Biphasic-Solute </w:t>
      </w:r>
      <w:r w:rsidR="00147151">
        <w:t xml:space="preserve">and Multiphasic </w:t>
      </w:r>
      <w:r>
        <w:t>Contact</w:t>
      </w:r>
      <w:bookmarkEnd w:id="1902"/>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23" o:title=""/>
          </v:shape>
          <o:OLEObject Type="Embed" ProgID="Equation.DSMT4" ShapeID="_x0000_i1072" DrawAspect="Content" ObjectID="_1342183369"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5" o:title=""/>
          </v:shape>
          <o:OLEObject Type="Embed" ProgID="Equation.DSMT4" ShapeID="_x0000_i1073" DrawAspect="Content" ObjectID="_1342183370"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27" o:title=""/>
          </v:shape>
          <o:OLEObject Type="Embed" ProgID="Equation.DSMT4" ShapeID="_x0000_i1074" DrawAspect="Content" ObjectID="_1342183371"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03" w:name="_Toc268297717"/>
      <w:r w:rsidRPr="00793EA8">
        <w:t>Rigid Wall Interfaces</w:t>
      </w:r>
      <w:bookmarkEnd w:id="190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29" o:title=""/>
          </v:shape>
          <o:OLEObject Type="Embed" ProgID="Equation.DSMT4" ShapeID="_x0000_i1075" DrawAspect="Content" ObjectID="_1342183372"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31" o:title=""/>
          </v:shape>
          <o:OLEObject Type="Embed" ProgID="Equation.DSMT4" ShapeID="_x0000_i1076" DrawAspect="Content" ObjectID="_1342183373"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04" w:name="_Toc268297718"/>
      <w:r>
        <w:t>Tied Interfaces</w:t>
      </w:r>
      <w:bookmarkEnd w:id="190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05" w:name="_Toc268297719"/>
      <w:r>
        <w:t>Tied Biphasic Interfaces</w:t>
      </w:r>
      <w:bookmarkEnd w:id="190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06" w:name="_Toc268297720"/>
      <w:r>
        <w:t>Rigid Interfaces</w:t>
      </w:r>
      <w:bookmarkEnd w:id="190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07" w:name="_Toc268297721"/>
      <w:r>
        <w:t>Rigid Joints</w:t>
      </w:r>
      <w:bookmarkEnd w:id="190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08" w:name="_Toc268297722"/>
      <w:r>
        <w:lastRenderedPageBreak/>
        <w:t>Constraints Section</w:t>
      </w:r>
      <w:bookmarkEnd w:id="190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09" w:name="_Ref275247132"/>
      <w:bookmarkStart w:id="1910" w:name="_Toc268297723"/>
      <w:r>
        <w:t>Rigid Body Constraints</w:t>
      </w:r>
      <w:bookmarkEnd w:id="1909"/>
      <w:bookmarkEnd w:id="191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11" w:name="_Toc268297724"/>
      <w:r>
        <w:lastRenderedPageBreak/>
        <w:t>Discrete Section</w:t>
      </w:r>
      <w:bookmarkEnd w:id="1911"/>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12" w:name="_Toc268297725"/>
      <w:r>
        <w:t>Springs</w:t>
      </w:r>
      <w:bookmarkEnd w:id="1912"/>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13" w:name="_Toc370461174"/>
      <w:bookmarkStart w:id="1914" w:name="_Toc200951584"/>
      <w:bookmarkStart w:id="1915" w:name="_Ref200951687"/>
      <w:bookmarkEnd w:id="1913"/>
      <w:r>
        <w:br w:type="page"/>
      </w:r>
    </w:p>
    <w:p w14:paraId="209C028A" w14:textId="77777777" w:rsidR="006A0BC1" w:rsidRDefault="006A0BC1" w:rsidP="006A0BC1">
      <w:pPr>
        <w:pStyle w:val="Heading2"/>
      </w:pPr>
      <w:bookmarkStart w:id="1916" w:name="_Toc377546984"/>
      <w:bookmarkStart w:id="1917" w:name="_Toc377547230"/>
      <w:bookmarkStart w:id="1918" w:name="_Toc388270517"/>
      <w:bookmarkStart w:id="1919" w:name="_Toc377546985"/>
      <w:bookmarkStart w:id="1920" w:name="_Toc377547231"/>
      <w:bookmarkStart w:id="1921" w:name="_Toc388270518"/>
      <w:bookmarkStart w:id="1922" w:name="_Toc377546986"/>
      <w:bookmarkStart w:id="1923" w:name="_Toc377547232"/>
      <w:bookmarkStart w:id="1924" w:name="_Toc388270519"/>
      <w:bookmarkStart w:id="1925" w:name="_Toc377546987"/>
      <w:bookmarkStart w:id="1926" w:name="_Toc377547233"/>
      <w:bookmarkStart w:id="1927" w:name="_Toc388270520"/>
      <w:bookmarkStart w:id="1928" w:name="_Toc377546988"/>
      <w:bookmarkStart w:id="1929" w:name="_Toc377547234"/>
      <w:bookmarkStart w:id="1930" w:name="_Toc388270521"/>
      <w:bookmarkStart w:id="1931" w:name="_Toc377546989"/>
      <w:bookmarkStart w:id="1932" w:name="_Toc377547235"/>
      <w:bookmarkStart w:id="1933" w:name="_Toc388270522"/>
      <w:bookmarkStart w:id="1934" w:name="_Toc377546990"/>
      <w:bookmarkStart w:id="1935" w:name="_Toc377547236"/>
      <w:bookmarkStart w:id="1936" w:name="_Toc388270523"/>
      <w:bookmarkStart w:id="1937" w:name="_Toc377546991"/>
      <w:bookmarkStart w:id="1938" w:name="_Toc377547237"/>
      <w:bookmarkStart w:id="1939" w:name="_Toc388270524"/>
      <w:bookmarkStart w:id="1940" w:name="_Toc377546992"/>
      <w:bookmarkStart w:id="1941" w:name="_Toc377547238"/>
      <w:bookmarkStart w:id="1942" w:name="_Toc388270525"/>
      <w:bookmarkStart w:id="1943" w:name="_Toc377546993"/>
      <w:bookmarkStart w:id="1944" w:name="_Toc377547239"/>
      <w:bookmarkStart w:id="1945" w:name="_Toc388270526"/>
      <w:bookmarkStart w:id="1946" w:name="_Toc377546994"/>
      <w:bookmarkStart w:id="1947" w:name="_Toc377547240"/>
      <w:bookmarkStart w:id="1948" w:name="_Toc388270527"/>
      <w:bookmarkStart w:id="1949" w:name="_Ref259527079"/>
      <w:bookmarkStart w:id="1950" w:name="_Toc268297726"/>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lastRenderedPageBreak/>
        <w:t>LoadData Section</w:t>
      </w:r>
      <w:bookmarkEnd w:id="1949"/>
      <w:bookmarkEnd w:id="1950"/>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B61FE0" w:rsidRDefault="00B61FE0">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B61FE0" w:rsidRDefault="00B61FE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B61FE0" w:rsidRDefault="00B61FE0">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B61FE0" w:rsidRDefault="00B61FE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B61FE0" w:rsidRDefault="00B61FE0">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B61FE0" w:rsidRDefault="00B61FE0">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B61FE0" w:rsidRDefault="00B61FE0">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B61FE0" w:rsidRDefault="00B61FE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B61FE0" w:rsidRDefault="00B61FE0">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B61FE0" w:rsidRDefault="00B61FE0">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B61FE0" w:rsidRDefault="00B61FE0">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B61FE0" w:rsidRDefault="00B61FE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B61FE0" w:rsidRDefault="00B61FE0">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B61FE0" w:rsidRDefault="00B61FE0">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51" w:name="_Ref377546765"/>
      <w:bookmarkStart w:id="1952" w:name="_Toc268297727"/>
      <w:r>
        <w:lastRenderedPageBreak/>
        <w:t>Output Section</w:t>
      </w:r>
      <w:bookmarkEnd w:id="1951"/>
      <w:bookmarkEnd w:id="195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53" w:name="_Toc311799480"/>
      <w:bookmarkStart w:id="1954" w:name="_Toc315443351"/>
      <w:bookmarkStart w:id="1955" w:name="_Toc315942869"/>
      <w:bookmarkStart w:id="1956" w:name="_Toc315943133"/>
      <w:bookmarkStart w:id="1957" w:name="_Toc315943397"/>
      <w:bookmarkStart w:id="1958" w:name="_Toc268297728"/>
      <w:bookmarkEnd w:id="1953"/>
      <w:bookmarkEnd w:id="1954"/>
      <w:bookmarkEnd w:id="1955"/>
      <w:bookmarkEnd w:id="1956"/>
      <w:bookmarkEnd w:id="1957"/>
      <w:r>
        <w:t>Logfile</w:t>
      </w:r>
      <w:bookmarkEnd w:id="195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59" w:name="_Toc268297729"/>
      <w:r>
        <w:t xml:space="preserve">Node_Data </w:t>
      </w:r>
      <w:r w:rsidR="00D153DC">
        <w:t>C</w:t>
      </w:r>
      <w:r>
        <w:t>lass</w:t>
      </w:r>
      <w:bookmarkEnd w:id="195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60" w:author="Steve Maas" w:date="2014-06-16T11:20:00Z"/>
        </w:trPr>
        <w:tc>
          <w:tcPr>
            <w:tcW w:w="1908" w:type="dxa"/>
            <w:shd w:val="clear" w:color="auto" w:fill="auto"/>
          </w:tcPr>
          <w:p w14:paraId="60FED9E1" w14:textId="0C66BB8D" w:rsidR="00234587" w:rsidRPr="00B27FE9" w:rsidRDefault="00234587" w:rsidP="006A0BC1">
            <w:pPr>
              <w:pStyle w:val="code"/>
              <w:rPr>
                <w:ins w:id="1961" w:author="Steve Maas" w:date="2014-06-16T11:20:00Z"/>
              </w:rPr>
            </w:pPr>
            <w:ins w:id="1962" w:author="Steve Maas" w:date="2014-06-16T11:20:00Z">
              <w:r>
                <w:lastRenderedPageBreak/>
                <w:t>vx</w:t>
              </w:r>
            </w:ins>
          </w:p>
        </w:tc>
        <w:tc>
          <w:tcPr>
            <w:tcW w:w="7560" w:type="dxa"/>
            <w:shd w:val="clear" w:color="auto" w:fill="auto"/>
          </w:tcPr>
          <w:p w14:paraId="2BF98885" w14:textId="34095953" w:rsidR="00234587" w:rsidRDefault="00234587" w:rsidP="006A0BC1">
            <w:pPr>
              <w:rPr>
                <w:ins w:id="1963" w:author="Steve Maas" w:date="2014-06-16T11:20:00Z"/>
              </w:rPr>
            </w:pPr>
            <w:ins w:id="1964" w:author="Steve Maas" w:date="2014-06-16T11:21:00Z">
              <w:r>
                <w:t>x-coordinate of nodal velocity</w:t>
              </w:r>
            </w:ins>
          </w:p>
        </w:tc>
      </w:tr>
      <w:tr w:rsidR="00234587" w14:paraId="6F7BD2F0" w14:textId="77777777">
        <w:trPr>
          <w:ins w:id="1965" w:author="Steve Maas" w:date="2014-06-16T11:21:00Z"/>
        </w:trPr>
        <w:tc>
          <w:tcPr>
            <w:tcW w:w="1908" w:type="dxa"/>
            <w:shd w:val="clear" w:color="auto" w:fill="auto"/>
          </w:tcPr>
          <w:p w14:paraId="39B7DA6B" w14:textId="2BB70CBC" w:rsidR="00234587" w:rsidRDefault="00234587" w:rsidP="006A0BC1">
            <w:pPr>
              <w:pStyle w:val="code"/>
              <w:rPr>
                <w:ins w:id="1966" w:author="Steve Maas" w:date="2014-06-16T11:21:00Z"/>
              </w:rPr>
            </w:pPr>
            <w:ins w:id="1967" w:author="Steve Maas" w:date="2014-06-16T11:21:00Z">
              <w:r>
                <w:t>vy</w:t>
              </w:r>
            </w:ins>
          </w:p>
        </w:tc>
        <w:tc>
          <w:tcPr>
            <w:tcW w:w="7560" w:type="dxa"/>
            <w:shd w:val="clear" w:color="auto" w:fill="auto"/>
          </w:tcPr>
          <w:p w14:paraId="5D43074C" w14:textId="4413AD68" w:rsidR="00234587" w:rsidRDefault="00234587" w:rsidP="006A0BC1">
            <w:pPr>
              <w:rPr>
                <w:ins w:id="1968" w:author="Steve Maas" w:date="2014-06-16T11:21:00Z"/>
              </w:rPr>
            </w:pPr>
            <w:ins w:id="1969" w:author="Steve Maas" w:date="2014-06-16T11:21:00Z">
              <w:r>
                <w:t>y-coordinate of nodal velocity</w:t>
              </w:r>
            </w:ins>
          </w:p>
        </w:tc>
      </w:tr>
      <w:tr w:rsidR="00234587" w14:paraId="3B1B42DF" w14:textId="77777777">
        <w:trPr>
          <w:ins w:id="1970" w:author="Steve Maas" w:date="2014-06-16T11:21:00Z"/>
        </w:trPr>
        <w:tc>
          <w:tcPr>
            <w:tcW w:w="1908" w:type="dxa"/>
            <w:shd w:val="clear" w:color="auto" w:fill="auto"/>
          </w:tcPr>
          <w:p w14:paraId="76372ADE" w14:textId="1FE12EE5" w:rsidR="00234587" w:rsidRDefault="00234587" w:rsidP="006A0BC1">
            <w:pPr>
              <w:pStyle w:val="code"/>
              <w:rPr>
                <w:ins w:id="1971" w:author="Steve Maas" w:date="2014-06-16T11:21:00Z"/>
              </w:rPr>
            </w:pPr>
            <w:ins w:id="1972" w:author="Steve Maas" w:date="2014-06-16T11:21:00Z">
              <w:r>
                <w:t>vz</w:t>
              </w:r>
            </w:ins>
          </w:p>
        </w:tc>
        <w:tc>
          <w:tcPr>
            <w:tcW w:w="7560" w:type="dxa"/>
            <w:shd w:val="clear" w:color="auto" w:fill="auto"/>
          </w:tcPr>
          <w:p w14:paraId="3D748B92" w14:textId="7080727A" w:rsidR="00234587" w:rsidRDefault="00234587" w:rsidP="006A0BC1">
            <w:pPr>
              <w:rPr>
                <w:ins w:id="1973" w:author="Steve Maas" w:date="2014-06-16T11:21:00Z"/>
              </w:rPr>
            </w:pPr>
            <w:ins w:id="1974" w:author="Steve Maas" w:date="2014-06-16T11:21:00Z">
              <w:r>
                <w:t>z-coordinate of nodal velocity</w:t>
              </w:r>
            </w:ins>
          </w:p>
        </w:tc>
      </w:tr>
      <w:tr w:rsidR="00234587" w14:paraId="3CC43A49" w14:textId="77777777">
        <w:trPr>
          <w:ins w:id="1975" w:author="Steve Maas" w:date="2014-06-16T11:23:00Z"/>
        </w:trPr>
        <w:tc>
          <w:tcPr>
            <w:tcW w:w="1908" w:type="dxa"/>
            <w:shd w:val="clear" w:color="auto" w:fill="auto"/>
          </w:tcPr>
          <w:p w14:paraId="526B90ED" w14:textId="4EFCE0DB" w:rsidR="00234587" w:rsidRDefault="00234587" w:rsidP="006A0BC1">
            <w:pPr>
              <w:pStyle w:val="code"/>
              <w:rPr>
                <w:ins w:id="1976" w:author="Steve Maas" w:date="2014-06-16T11:23:00Z"/>
              </w:rPr>
            </w:pPr>
            <w:ins w:id="1977" w:author="Steve Maas" w:date="2014-06-16T11:23:00Z">
              <w:r>
                <w:t>ax</w:t>
              </w:r>
            </w:ins>
          </w:p>
        </w:tc>
        <w:tc>
          <w:tcPr>
            <w:tcW w:w="7560" w:type="dxa"/>
            <w:shd w:val="clear" w:color="auto" w:fill="auto"/>
          </w:tcPr>
          <w:p w14:paraId="03A3C4DE" w14:textId="122DDCF1" w:rsidR="00234587" w:rsidRDefault="00234587" w:rsidP="006A0BC1">
            <w:pPr>
              <w:rPr>
                <w:ins w:id="1978" w:author="Steve Maas" w:date="2014-06-16T11:23:00Z"/>
              </w:rPr>
            </w:pPr>
            <w:ins w:id="1979" w:author="Steve Maas" w:date="2014-06-16T11:23:00Z">
              <w:r>
                <w:t>x-coordinate of nodal acceleration</w:t>
              </w:r>
            </w:ins>
          </w:p>
        </w:tc>
      </w:tr>
      <w:tr w:rsidR="00234587" w14:paraId="34A3328C" w14:textId="77777777">
        <w:trPr>
          <w:ins w:id="1980" w:author="Steve Maas" w:date="2014-06-16T11:23:00Z"/>
        </w:trPr>
        <w:tc>
          <w:tcPr>
            <w:tcW w:w="1908" w:type="dxa"/>
            <w:shd w:val="clear" w:color="auto" w:fill="auto"/>
          </w:tcPr>
          <w:p w14:paraId="19689972" w14:textId="73D6EAC4" w:rsidR="00234587" w:rsidRDefault="00234587" w:rsidP="006A0BC1">
            <w:pPr>
              <w:pStyle w:val="code"/>
              <w:rPr>
                <w:ins w:id="1981" w:author="Steve Maas" w:date="2014-06-16T11:23:00Z"/>
              </w:rPr>
            </w:pPr>
            <w:ins w:id="1982" w:author="Steve Maas" w:date="2014-06-16T11:23:00Z">
              <w:r>
                <w:t>ay</w:t>
              </w:r>
            </w:ins>
          </w:p>
        </w:tc>
        <w:tc>
          <w:tcPr>
            <w:tcW w:w="7560" w:type="dxa"/>
            <w:shd w:val="clear" w:color="auto" w:fill="auto"/>
          </w:tcPr>
          <w:p w14:paraId="5CD363A9" w14:textId="2612F2D7" w:rsidR="00234587" w:rsidRDefault="00234587" w:rsidP="006A0BC1">
            <w:pPr>
              <w:rPr>
                <w:ins w:id="1983" w:author="Steve Maas" w:date="2014-06-16T11:23:00Z"/>
              </w:rPr>
            </w:pPr>
            <w:ins w:id="1984" w:author="Steve Maas" w:date="2014-06-16T11:23:00Z">
              <w:r>
                <w:t>y-coordinate of nodal acceleration</w:t>
              </w:r>
            </w:ins>
          </w:p>
        </w:tc>
      </w:tr>
      <w:tr w:rsidR="00234587" w14:paraId="0404DD91" w14:textId="77777777">
        <w:trPr>
          <w:ins w:id="1985" w:author="Steve Maas" w:date="2014-06-16T11:23:00Z"/>
        </w:trPr>
        <w:tc>
          <w:tcPr>
            <w:tcW w:w="1908" w:type="dxa"/>
            <w:shd w:val="clear" w:color="auto" w:fill="auto"/>
          </w:tcPr>
          <w:p w14:paraId="70E0A894" w14:textId="49B4B2F5" w:rsidR="00234587" w:rsidRDefault="00234587" w:rsidP="006A0BC1">
            <w:pPr>
              <w:pStyle w:val="code"/>
              <w:rPr>
                <w:ins w:id="1986" w:author="Steve Maas" w:date="2014-06-16T11:23:00Z"/>
              </w:rPr>
            </w:pPr>
            <w:ins w:id="1987" w:author="Steve Maas" w:date="2014-06-16T11:23:00Z">
              <w:r>
                <w:t>az</w:t>
              </w:r>
            </w:ins>
          </w:p>
        </w:tc>
        <w:tc>
          <w:tcPr>
            <w:tcW w:w="7560" w:type="dxa"/>
            <w:shd w:val="clear" w:color="auto" w:fill="auto"/>
          </w:tcPr>
          <w:p w14:paraId="75B03597" w14:textId="54779746" w:rsidR="00234587" w:rsidRDefault="00234587" w:rsidP="006A0BC1">
            <w:pPr>
              <w:rPr>
                <w:ins w:id="1988" w:author="Steve Maas" w:date="2014-06-16T11:23:00Z"/>
              </w:rPr>
            </w:pPr>
            <w:ins w:id="1989" w:author="Steve Maas" w:date="2014-06-16T11:23:00Z">
              <w:r>
                <w:t>z-coordinate of nodal acceleration</w:t>
              </w:r>
            </w:ins>
          </w:p>
        </w:tc>
      </w:tr>
      <w:tr w:rsidR="00234587" w14:paraId="7FE3FC9B" w14:textId="77777777">
        <w:trPr>
          <w:ins w:id="1990" w:author="Steve Maas" w:date="2014-06-16T11:24:00Z"/>
        </w:trPr>
        <w:tc>
          <w:tcPr>
            <w:tcW w:w="1908" w:type="dxa"/>
            <w:shd w:val="clear" w:color="auto" w:fill="auto"/>
          </w:tcPr>
          <w:p w14:paraId="15D5F3A8" w14:textId="685ED2DF" w:rsidR="00234587" w:rsidRDefault="00234587" w:rsidP="006A0BC1">
            <w:pPr>
              <w:pStyle w:val="code"/>
              <w:rPr>
                <w:ins w:id="1991" w:author="Steve Maas" w:date="2014-06-16T11:24:00Z"/>
              </w:rPr>
            </w:pPr>
            <w:ins w:id="1992" w:author="Steve Maas" w:date="2014-06-16T11:24:00Z">
              <w:r>
                <w:t>Rx</w:t>
              </w:r>
            </w:ins>
          </w:p>
        </w:tc>
        <w:tc>
          <w:tcPr>
            <w:tcW w:w="7560" w:type="dxa"/>
            <w:shd w:val="clear" w:color="auto" w:fill="auto"/>
          </w:tcPr>
          <w:p w14:paraId="4BF13751" w14:textId="18CCABED" w:rsidR="00234587" w:rsidRDefault="00234587" w:rsidP="006A0BC1">
            <w:pPr>
              <w:rPr>
                <w:ins w:id="1993" w:author="Steve Maas" w:date="2014-06-16T11:24:00Z"/>
              </w:rPr>
            </w:pPr>
            <w:ins w:id="1994" w:author="Steve Maas" w:date="2014-06-16T11:24:00Z">
              <w:r>
                <w:t>x-coordinate of nodal reaction force</w:t>
              </w:r>
            </w:ins>
          </w:p>
        </w:tc>
      </w:tr>
      <w:tr w:rsidR="00234587" w14:paraId="27141E6B" w14:textId="77777777">
        <w:trPr>
          <w:ins w:id="1995" w:author="Steve Maas" w:date="2014-06-16T11:24:00Z"/>
        </w:trPr>
        <w:tc>
          <w:tcPr>
            <w:tcW w:w="1908" w:type="dxa"/>
            <w:shd w:val="clear" w:color="auto" w:fill="auto"/>
          </w:tcPr>
          <w:p w14:paraId="171DE49C" w14:textId="49DFA7BE" w:rsidR="00234587" w:rsidRDefault="00234587" w:rsidP="006A0BC1">
            <w:pPr>
              <w:pStyle w:val="code"/>
              <w:rPr>
                <w:ins w:id="1996" w:author="Steve Maas" w:date="2014-06-16T11:24:00Z"/>
              </w:rPr>
            </w:pPr>
            <w:ins w:id="1997" w:author="Steve Maas" w:date="2014-06-16T11:24:00Z">
              <w:r>
                <w:t>Ry</w:t>
              </w:r>
            </w:ins>
          </w:p>
        </w:tc>
        <w:tc>
          <w:tcPr>
            <w:tcW w:w="7560" w:type="dxa"/>
            <w:shd w:val="clear" w:color="auto" w:fill="auto"/>
          </w:tcPr>
          <w:p w14:paraId="70D7EFB6" w14:textId="2432F8B2" w:rsidR="00234587" w:rsidRDefault="00234587" w:rsidP="006A0BC1">
            <w:pPr>
              <w:rPr>
                <w:ins w:id="1998" w:author="Steve Maas" w:date="2014-06-16T11:24:00Z"/>
              </w:rPr>
            </w:pPr>
            <w:ins w:id="1999" w:author="Steve Maas" w:date="2014-06-16T11:24:00Z">
              <w:r>
                <w:t>y-coordinate of nodal reaction force</w:t>
              </w:r>
            </w:ins>
          </w:p>
        </w:tc>
      </w:tr>
      <w:tr w:rsidR="00234587" w14:paraId="78A53E0E" w14:textId="77777777">
        <w:trPr>
          <w:ins w:id="2000" w:author="Steve Maas" w:date="2014-06-16T11:24:00Z"/>
        </w:trPr>
        <w:tc>
          <w:tcPr>
            <w:tcW w:w="1908" w:type="dxa"/>
            <w:shd w:val="clear" w:color="auto" w:fill="auto"/>
          </w:tcPr>
          <w:p w14:paraId="17163AEE" w14:textId="764A982B" w:rsidR="00234587" w:rsidRDefault="00234587" w:rsidP="006A0BC1">
            <w:pPr>
              <w:pStyle w:val="code"/>
              <w:rPr>
                <w:ins w:id="2001" w:author="Steve Maas" w:date="2014-06-16T11:24:00Z"/>
              </w:rPr>
            </w:pPr>
            <w:ins w:id="2002" w:author="Steve Maas" w:date="2014-06-16T11:24:00Z">
              <w:r>
                <w:t>Rz</w:t>
              </w:r>
            </w:ins>
          </w:p>
        </w:tc>
        <w:tc>
          <w:tcPr>
            <w:tcW w:w="7560" w:type="dxa"/>
            <w:shd w:val="clear" w:color="auto" w:fill="auto"/>
          </w:tcPr>
          <w:p w14:paraId="4ADF6EAA" w14:textId="26BC97D8" w:rsidR="00234587" w:rsidRDefault="00234587" w:rsidP="006A0BC1">
            <w:pPr>
              <w:rPr>
                <w:ins w:id="2003" w:author="Steve Maas" w:date="2014-06-16T11:24:00Z"/>
              </w:rPr>
            </w:pPr>
            <w:ins w:id="2004"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05" w:author="Steve Maas" w:date="2014-06-16T11:25:00Z">
              <w:r>
                <w:t>c</w:t>
              </w:r>
            </w:ins>
            <w:del w:id="2006" w:author="Steve Maas" w:date="2014-06-16T11:25:00Z">
              <w:r w:rsidDel="00234587">
                <w:delText>C</w:delText>
              </w:r>
            </w:del>
            <w:ins w:id="2007" w:author="Steve Maas" w:date="2014-06-16T11:25:00Z">
              <w:r>
                <w:t>[</w:t>
              </w:r>
            </w:ins>
            <w:r w:rsidR="00C849CE" w:rsidRPr="00C849CE">
              <w:rPr>
                <w:i/>
              </w:rPr>
              <w:t>n</w:t>
            </w:r>
            <w:ins w:id="2008" w:author="Steve Maas" w:date="2014-06-16T11:25:00Z">
              <w:r w:rsidRPr="00234587">
                <w:rPr>
                  <w:rPrChange w:id="2009"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010"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11" w:author="Steve Maas" w:date="2014-06-16T11:27:00Z"/>
        </w:rPr>
      </w:pPr>
      <w:ins w:id="2012" w:author="Steve Maas" w:date="2014-06-16T11:27:00Z">
        <w:r>
          <w:t xml:space="preserve">For heat transfer problems the following nodal variables are available. </w:t>
        </w:r>
      </w:ins>
    </w:p>
    <w:p w14:paraId="59C74BC2" w14:textId="77777777" w:rsidR="00234587" w:rsidRDefault="00234587" w:rsidP="006A0BC1">
      <w:pPr>
        <w:rPr>
          <w:ins w:id="2013"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14" w:author="Steve Maas" w:date="2014-06-16T11:27:00Z"/>
        </w:trPr>
        <w:tc>
          <w:tcPr>
            <w:tcW w:w="1908" w:type="dxa"/>
            <w:shd w:val="clear" w:color="auto" w:fill="auto"/>
          </w:tcPr>
          <w:p w14:paraId="5E66DAE4" w14:textId="77777777" w:rsidR="00234587" w:rsidRPr="000B272C" w:rsidRDefault="00234587" w:rsidP="00234587">
            <w:pPr>
              <w:rPr>
                <w:ins w:id="2015" w:author="Steve Maas" w:date="2014-06-16T11:27:00Z"/>
                <w:b/>
              </w:rPr>
            </w:pPr>
            <w:ins w:id="2016"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17" w:author="Steve Maas" w:date="2014-06-16T11:27:00Z"/>
                <w:b/>
              </w:rPr>
            </w:pPr>
            <w:ins w:id="2018" w:author="Steve Maas" w:date="2014-06-16T11:27:00Z">
              <w:r w:rsidRPr="000B272C">
                <w:rPr>
                  <w:b/>
                </w:rPr>
                <w:t>Description</w:t>
              </w:r>
            </w:ins>
          </w:p>
        </w:tc>
      </w:tr>
      <w:tr w:rsidR="00234587" w14:paraId="76E0CA80" w14:textId="77777777" w:rsidTr="00234587">
        <w:trPr>
          <w:ins w:id="2019" w:author="Steve Maas" w:date="2014-06-16T11:27:00Z"/>
        </w:trPr>
        <w:tc>
          <w:tcPr>
            <w:tcW w:w="1908" w:type="dxa"/>
            <w:shd w:val="clear" w:color="auto" w:fill="auto"/>
          </w:tcPr>
          <w:p w14:paraId="3A0F6FED" w14:textId="3EAED6BE" w:rsidR="00234587" w:rsidRPr="00B27FE9" w:rsidRDefault="00234587" w:rsidP="00234587">
            <w:pPr>
              <w:pStyle w:val="code"/>
              <w:rPr>
                <w:ins w:id="2020" w:author="Steve Maas" w:date="2014-06-16T11:27:00Z"/>
              </w:rPr>
            </w:pPr>
            <w:ins w:id="2021" w:author="Steve Maas" w:date="2014-06-16T11:27:00Z">
              <w:r>
                <w:t>T</w:t>
              </w:r>
            </w:ins>
          </w:p>
        </w:tc>
        <w:tc>
          <w:tcPr>
            <w:tcW w:w="7668" w:type="dxa"/>
            <w:shd w:val="clear" w:color="auto" w:fill="auto"/>
          </w:tcPr>
          <w:p w14:paraId="7D45B940" w14:textId="665CD7C0" w:rsidR="00234587" w:rsidRPr="00DC355F" w:rsidRDefault="00234587" w:rsidP="00234587">
            <w:pPr>
              <w:rPr>
                <w:ins w:id="2022" w:author="Steve Maas" w:date="2014-06-16T11:27:00Z"/>
              </w:rPr>
            </w:pPr>
            <w:ins w:id="2023" w:author="Steve Maas" w:date="2014-06-16T11:27:00Z">
              <w:r>
                <w:t>Nodal temperature</w:t>
              </w:r>
            </w:ins>
          </w:p>
        </w:tc>
      </w:tr>
    </w:tbl>
    <w:p w14:paraId="3498A10A" w14:textId="77777777" w:rsidR="00234587" w:rsidRDefault="00234587" w:rsidP="006A0BC1">
      <w:pPr>
        <w:rPr>
          <w:ins w:id="2024"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25" w:name="_Toc268297730"/>
      <w:r>
        <w:t>Element_Data Class</w:t>
      </w:r>
      <w:bookmarkEnd w:id="202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2026" w:author="Gerard" w:date="2014-07-31T15:31:00Z"/>
        </w:trPr>
        <w:tc>
          <w:tcPr>
            <w:tcW w:w="2268" w:type="dxa"/>
            <w:shd w:val="clear" w:color="auto" w:fill="auto"/>
          </w:tcPr>
          <w:p w14:paraId="0C2C9D78" w14:textId="7725CA1E" w:rsidR="00B61FE0" w:rsidRDefault="00B61FE0" w:rsidP="00C258C3">
            <w:pPr>
              <w:pStyle w:val="code"/>
              <w:rPr>
                <w:ins w:id="2027" w:author="Gerard" w:date="2014-07-31T15:31:00Z"/>
              </w:rPr>
            </w:pPr>
            <w:ins w:id="2028" w:author="Gerard" w:date="2014-07-31T15:31:00Z">
              <w:r>
                <w:t>cxxxx</w:t>
              </w:r>
            </w:ins>
          </w:p>
        </w:tc>
        <w:tc>
          <w:tcPr>
            <w:tcW w:w="7308" w:type="dxa"/>
            <w:shd w:val="clear" w:color="auto" w:fill="auto"/>
          </w:tcPr>
          <w:p w14:paraId="26A1AEB5" w14:textId="101FC230" w:rsidR="00B61FE0" w:rsidRDefault="00B61FE0" w:rsidP="00C258C3">
            <w:pPr>
              <w:rPr>
                <w:ins w:id="2029" w:author="Gerard" w:date="2014-07-31T15:31:00Z"/>
              </w:rPr>
            </w:pPr>
            <w:ins w:id="2030" w:author="Gerard" w:date="2014-07-31T15:35:00Z">
              <w:r>
                <w:t>xxxx</w:t>
              </w:r>
            </w:ins>
            <w:ins w:id="2031" w:author="Gerard" w:date="2014-07-31T15:36:00Z">
              <w:r w:rsidR="001F334A">
                <w:t xml:space="preserve"> component of spatial elasticity tensor (a.k.a. c11)</w:t>
              </w:r>
            </w:ins>
          </w:p>
        </w:tc>
      </w:tr>
      <w:tr w:rsidR="00B61FE0" w14:paraId="3764CEB2" w14:textId="77777777" w:rsidTr="00C258C3">
        <w:trPr>
          <w:ins w:id="2032" w:author="Gerard" w:date="2014-07-31T15:31:00Z"/>
        </w:trPr>
        <w:tc>
          <w:tcPr>
            <w:tcW w:w="2268" w:type="dxa"/>
            <w:shd w:val="clear" w:color="auto" w:fill="auto"/>
          </w:tcPr>
          <w:p w14:paraId="3A21AA45" w14:textId="72056C47" w:rsidR="00B61FE0" w:rsidRDefault="00B61FE0" w:rsidP="00C258C3">
            <w:pPr>
              <w:pStyle w:val="code"/>
              <w:rPr>
                <w:ins w:id="2033" w:author="Gerard" w:date="2014-07-31T15:31:00Z"/>
              </w:rPr>
            </w:pPr>
            <w:ins w:id="2034" w:author="Gerard" w:date="2014-07-31T15:32:00Z">
              <w:r>
                <w:t>cxxyy</w:t>
              </w:r>
            </w:ins>
          </w:p>
        </w:tc>
        <w:tc>
          <w:tcPr>
            <w:tcW w:w="7308" w:type="dxa"/>
            <w:shd w:val="clear" w:color="auto" w:fill="auto"/>
          </w:tcPr>
          <w:p w14:paraId="388DEA5D" w14:textId="60AFE265" w:rsidR="00B61FE0" w:rsidRDefault="00B61FE0" w:rsidP="001F334A">
            <w:pPr>
              <w:rPr>
                <w:ins w:id="2035" w:author="Gerard" w:date="2014-07-31T15:31:00Z"/>
              </w:rPr>
            </w:pPr>
            <w:ins w:id="2036" w:author="Gerard" w:date="2014-07-31T15:35:00Z">
              <w:r>
                <w:t>xxyy</w:t>
              </w:r>
            </w:ins>
            <w:ins w:id="2037" w:author="Gerard" w:date="2014-07-31T15:36:00Z">
              <w:r w:rsidR="001F334A">
                <w:t xml:space="preserve"> component of spatial elasticity tensor (a.k.a. c1</w:t>
              </w:r>
              <w:r w:rsidR="001F334A">
                <w:t>2</w:t>
              </w:r>
              <w:r w:rsidR="001F334A">
                <w:t>)</w:t>
              </w:r>
            </w:ins>
          </w:p>
        </w:tc>
      </w:tr>
      <w:tr w:rsidR="00B61FE0" w14:paraId="06530E0B" w14:textId="77777777" w:rsidTr="00C258C3">
        <w:trPr>
          <w:ins w:id="2038" w:author="Gerard" w:date="2014-07-31T15:31:00Z"/>
        </w:trPr>
        <w:tc>
          <w:tcPr>
            <w:tcW w:w="2268" w:type="dxa"/>
            <w:shd w:val="clear" w:color="auto" w:fill="auto"/>
          </w:tcPr>
          <w:p w14:paraId="315A657F" w14:textId="5517C53F" w:rsidR="00B61FE0" w:rsidRDefault="00B61FE0" w:rsidP="00C258C3">
            <w:pPr>
              <w:pStyle w:val="code"/>
              <w:rPr>
                <w:ins w:id="2039" w:author="Gerard" w:date="2014-07-31T15:31:00Z"/>
              </w:rPr>
            </w:pPr>
            <w:ins w:id="2040" w:author="Gerard" w:date="2014-07-31T15:32:00Z">
              <w:r>
                <w:t>cyyyy</w:t>
              </w:r>
            </w:ins>
          </w:p>
        </w:tc>
        <w:tc>
          <w:tcPr>
            <w:tcW w:w="7308" w:type="dxa"/>
            <w:shd w:val="clear" w:color="auto" w:fill="auto"/>
          </w:tcPr>
          <w:p w14:paraId="73F48303" w14:textId="73705304" w:rsidR="00B61FE0" w:rsidRDefault="00B61FE0" w:rsidP="001F334A">
            <w:pPr>
              <w:rPr>
                <w:ins w:id="2041" w:author="Gerard" w:date="2014-07-31T15:31:00Z"/>
              </w:rPr>
            </w:pPr>
            <w:ins w:id="2042" w:author="Gerard" w:date="2014-07-31T15:35:00Z">
              <w:r>
                <w:t>yyyy</w:t>
              </w:r>
            </w:ins>
            <w:ins w:id="2043" w:author="Gerard" w:date="2014-07-31T15:36:00Z">
              <w:r w:rsidR="001F334A">
                <w:t xml:space="preserve"> component of spatial elasticity tensor (a.k.a. c</w:t>
              </w:r>
            </w:ins>
            <w:ins w:id="2044" w:author="Gerard" w:date="2014-07-31T15:37:00Z">
              <w:r w:rsidR="001F334A">
                <w:t>22</w:t>
              </w:r>
            </w:ins>
            <w:ins w:id="2045" w:author="Gerard" w:date="2014-07-31T15:36:00Z">
              <w:r w:rsidR="001F334A">
                <w:t>)</w:t>
              </w:r>
            </w:ins>
          </w:p>
        </w:tc>
      </w:tr>
      <w:tr w:rsidR="00B61FE0" w14:paraId="68D61B18" w14:textId="77777777" w:rsidTr="00C258C3">
        <w:trPr>
          <w:ins w:id="2046" w:author="Gerard" w:date="2014-07-31T15:31:00Z"/>
        </w:trPr>
        <w:tc>
          <w:tcPr>
            <w:tcW w:w="2268" w:type="dxa"/>
            <w:shd w:val="clear" w:color="auto" w:fill="auto"/>
          </w:tcPr>
          <w:p w14:paraId="3B4E6A87" w14:textId="0BF6D9A2" w:rsidR="00B61FE0" w:rsidRDefault="00B61FE0" w:rsidP="00C258C3">
            <w:pPr>
              <w:pStyle w:val="code"/>
              <w:rPr>
                <w:ins w:id="2047" w:author="Gerard" w:date="2014-07-31T15:31:00Z"/>
              </w:rPr>
            </w:pPr>
            <w:ins w:id="2048" w:author="Gerard" w:date="2014-07-31T15:32:00Z">
              <w:r>
                <w:t>cxxzz</w:t>
              </w:r>
            </w:ins>
          </w:p>
        </w:tc>
        <w:tc>
          <w:tcPr>
            <w:tcW w:w="7308" w:type="dxa"/>
            <w:shd w:val="clear" w:color="auto" w:fill="auto"/>
          </w:tcPr>
          <w:p w14:paraId="4A598F2A" w14:textId="4A873664" w:rsidR="00B61FE0" w:rsidRDefault="00B61FE0" w:rsidP="001F334A">
            <w:pPr>
              <w:rPr>
                <w:ins w:id="2049" w:author="Gerard" w:date="2014-07-31T15:31:00Z"/>
              </w:rPr>
            </w:pPr>
            <w:ins w:id="2050" w:author="Gerard" w:date="2014-07-31T15:35:00Z">
              <w:r>
                <w:t>xxzz</w:t>
              </w:r>
            </w:ins>
            <w:ins w:id="2051" w:author="Gerard" w:date="2014-07-31T15:36:00Z">
              <w:r w:rsidR="001F334A">
                <w:t xml:space="preserve"> component of spatial elasticity tensor (a.k.a. c</w:t>
              </w:r>
            </w:ins>
            <w:ins w:id="2052" w:author="Gerard" w:date="2014-07-31T15:37:00Z">
              <w:r w:rsidR="001F334A">
                <w:t>13</w:t>
              </w:r>
            </w:ins>
            <w:ins w:id="2053" w:author="Gerard" w:date="2014-07-31T15:36:00Z">
              <w:r w:rsidR="001F334A">
                <w:t>)</w:t>
              </w:r>
            </w:ins>
          </w:p>
        </w:tc>
      </w:tr>
      <w:tr w:rsidR="00B61FE0" w14:paraId="31B6C446" w14:textId="77777777" w:rsidTr="00C258C3">
        <w:trPr>
          <w:ins w:id="2054" w:author="Gerard" w:date="2014-07-31T15:31:00Z"/>
        </w:trPr>
        <w:tc>
          <w:tcPr>
            <w:tcW w:w="2268" w:type="dxa"/>
            <w:shd w:val="clear" w:color="auto" w:fill="auto"/>
          </w:tcPr>
          <w:p w14:paraId="78DA4394" w14:textId="1807C3DE" w:rsidR="00B61FE0" w:rsidRDefault="00B61FE0" w:rsidP="00C258C3">
            <w:pPr>
              <w:pStyle w:val="code"/>
              <w:rPr>
                <w:ins w:id="2055" w:author="Gerard" w:date="2014-07-31T15:31:00Z"/>
              </w:rPr>
            </w:pPr>
            <w:ins w:id="2056" w:author="Gerard" w:date="2014-07-31T15:32:00Z">
              <w:r>
                <w:t>cyyzz</w:t>
              </w:r>
            </w:ins>
          </w:p>
        </w:tc>
        <w:tc>
          <w:tcPr>
            <w:tcW w:w="7308" w:type="dxa"/>
            <w:shd w:val="clear" w:color="auto" w:fill="auto"/>
          </w:tcPr>
          <w:p w14:paraId="685F7921" w14:textId="1CE94523" w:rsidR="00B61FE0" w:rsidRDefault="00B61FE0" w:rsidP="001F334A">
            <w:pPr>
              <w:rPr>
                <w:ins w:id="2057" w:author="Gerard" w:date="2014-07-31T15:31:00Z"/>
              </w:rPr>
            </w:pPr>
            <w:ins w:id="2058" w:author="Gerard" w:date="2014-07-31T15:35:00Z">
              <w:r>
                <w:t>yyzz</w:t>
              </w:r>
            </w:ins>
            <w:ins w:id="2059" w:author="Gerard" w:date="2014-07-31T15:36:00Z">
              <w:r w:rsidR="001F334A">
                <w:t xml:space="preserve"> component of spatial elasticity tensor (a.k.a. c</w:t>
              </w:r>
            </w:ins>
            <w:ins w:id="2060" w:author="Gerard" w:date="2014-07-31T15:37:00Z">
              <w:r w:rsidR="001F334A">
                <w:t>23</w:t>
              </w:r>
            </w:ins>
            <w:ins w:id="2061" w:author="Gerard" w:date="2014-07-31T15:36:00Z">
              <w:r w:rsidR="001F334A">
                <w:t>)</w:t>
              </w:r>
            </w:ins>
          </w:p>
        </w:tc>
      </w:tr>
      <w:tr w:rsidR="00B61FE0" w14:paraId="0BD70912" w14:textId="77777777" w:rsidTr="00C258C3">
        <w:trPr>
          <w:ins w:id="2062" w:author="Gerard" w:date="2014-07-31T15:31:00Z"/>
        </w:trPr>
        <w:tc>
          <w:tcPr>
            <w:tcW w:w="2268" w:type="dxa"/>
            <w:shd w:val="clear" w:color="auto" w:fill="auto"/>
          </w:tcPr>
          <w:p w14:paraId="4B9490BD" w14:textId="7CF1CEF9" w:rsidR="00B61FE0" w:rsidRDefault="00B61FE0" w:rsidP="00C258C3">
            <w:pPr>
              <w:pStyle w:val="code"/>
              <w:rPr>
                <w:ins w:id="2063" w:author="Gerard" w:date="2014-07-31T15:31:00Z"/>
              </w:rPr>
            </w:pPr>
            <w:ins w:id="2064" w:author="Gerard" w:date="2014-07-31T15:32:00Z">
              <w:r>
                <w:t>czzzz</w:t>
              </w:r>
            </w:ins>
          </w:p>
        </w:tc>
        <w:tc>
          <w:tcPr>
            <w:tcW w:w="7308" w:type="dxa"/>
            <w:shd w:val="clear" w:color="auto" w:fill="auto"/>
          </w:tcPr>
          <w:p w14:paraId="1D817E4D" w14:textId="07EEB7D0" w:rsidR="00B61FE0" w:rsidRDefault="00B61FE0" w:rsidP="001F334A">
            <w:pPr>
              <w:rPr>
                <w:ins w:id="2065" w:author="Gerard" w:date="2014-07-31T15:31:00Z"/>
              </w:rPr>
            </w:pPr>
            <w:ins w:id="2066" w:author="Gerard" w:date="2014-07-31T15:35:00Z">
              <w:r>
                <w:t>zzzz</w:t>
              </w:r>
            </w:ins>
            <w:ins w:id="2067" w:author="Gerard" w:date="2014-07-31T15:36:00Z">
              <w:r w:rsidR="001F334A">
                <w:t xml:space="preserve"> component of spatial elasticity tensor (a.k.a. c</w:t>
              </w:r>
            </w:ins>
            <w:ins w:id="2068" w:author="Gerard" w:date="2014-07-31T15:37:00Z">
              <w:r w:rsidR="001F334A">
                <w:t>33</w:t>
              </w:r>
            </w:ins>
            <w:ins w:id="2069" w:author="Gerard" w:date="2014-07-31T15:36:00Z">
              <w:r w:rsidR="001F334A">
                <w:t>)</w:t>
              </w:r>
            </w:ins>
          </w:p>
        </w:tc>
      </w:tr>
      <w:tr w:rsidR="00B61FE0" w14:paraId="3F36A40E" w14:textId="77777777" w:rsidTr="00C258C3">
        <w:trPr>
          <w:ins w:id="2070" w:author="Gerard" w:date="2014-07-31T15:31:00Z"/>
        </w:trPr>
        <w:tc>
          <w:tcPr>
            <w:tcW w:w="2268" w:type="dxa"/>
            <w:shd w:val="clear" w:color="auto" w:fill="auto"/>
          </w:tcPr>
          <w:p w14:paraId="5383BAC0" w14:textId="639E108E" w:rsidR="00B61FE0" w:rsidRDefault="00B61FE0" w:rsidP="00C258C3">
            <w:pPr>
              <w:pStyle w:val="code"/>
              <w:rPr>
                <w:ins w:id="2071" w:author="Gerard" w:date="2014-07-31T15:31:00Z"/>
              </w:rPr>
            </w:pPr>
            <w:ins w:id="2072" w:author="Gerard" w:date="2014-07-31T15:32:00Z">
              <w:r>
                <w:t>cxxxy</w:t>
              </w:r>
            </w:ins>
          </w:p>
        </w:tc>
        <w:tc>
          <w:tcPr>
            <w:tcW w:w="7308" w:type="dxa"/>
            <w:shd w:val="clear" w:color="auto" w:fill="auto"/>
          </w:tcPr>
          <w:p w14:paraId="7FA02EF7" w14:textId="7B737362" w:rsidR="00B61FE0" w:rsidRDefault="00B61FE0" w:rsidP="001F334A">
            <w:pPr>
              <w:rPr>
                <w:ins w:id="2073" w:author="Gerard" w:date="2014-07-31T15:31:00Z"/>
              </w:rPr>
            </w:pPr>
            <w:ins w:id="2074" w:author="Gerard" w:date="2014-07-31T15:35:00Z">
              <w:r>
                <w:t>xxxy</w:t>
              </w:r>
            </w:ins>
            <w:ins w:id="2075" w:author="Gerard" w:date="2014-07-31T15:36:00Z">
              <w:r w:rsidR="001F334A">
                <w:t xml:space="preserve"> component of spatial elasticity tensor (a.k.a. c1</w:t>
              </w:r>
            </w:ins>
            <w:ins w:id="2076" w:author="Gerard" w:date="2014-07-31T15:37:00Z">
              <w:r w:rsidR="001F334A">
                <w:t>4</w:t>
              </w:r>
            </w:ins>
            <w:ins w:id="2077" w:author="Gerard" w:date="2014-07-31T15:36:00Z">
              <w:r w:rsidR="001F334A">
                <w:t>)</w:t>
              </w:r>
            </w:ins>
          </w:p>
        </w:tc>
      </w:tr>
      <w:tr w:rsidR="00B61FE0" w14:paraId="72B983F3" w14:textId="77777777" w:rsidTr="00C258C3">
        <w:trPr>
          <w:ins w:id="2078" w:author="Gerard" w:date="2014-07-31T15:31:00Z"/>
        </w:trPr>
        <w:tc>
          <w:tcPr>
            <w:tcW w:w="2268" w:type="dxa"/>
            <w:shd w:val="clear" w:color="auto" w:fill="auto"/>
          </w:tcPr>
          <w:p w14:paraId="2E407D56" w14:textId="41EDF938" w:rsidR="00B61FE0" w:rsidRDefault="00B61FE0" w:rsidP="00C258C3">
            <w:pPr>
              <w:pStyle w:val="code"/>
              <w:rPr>
                <w:ins w:id="2079" w:author="Gerard" w:date="2014-07-31T15:31:00Z"/>
              </w:rPr>
            </w:pPr>
            <w:ins w:id="2080" w:author="Gerard" w:date="2014-07-31T15:32:00Z">
              <w:r>
                <w:t>cyyxy</w:t>
              </w:r>
            </w:ins>
          </w:p>
        </w:tc>
        <w:tc>
          <w:tcPr>
            <w:tcW w:w="7308" w:type="dxa"/>
            <w:shd w:val="clear" w:color="auto" w:fill="auto"/>
          </w:tcPr>
          <w:p w14:paraId="7B151452" w14:textId="0C70A789" w:rsidR="00B61FE0" w:rsidRDefault="00B61FE0" w:rsidP="001F334A">
            <w:pPr>
              <w:rPr>
                <w:ins w:id="2081" w:author="Gerard" w:date="2014-07-31T15:31:00Z"/>
              </w:rPr>
            </w:pPr>
            <w:ins w:id="2082" w:author="Gerard" w:date="2014-07-31T15:35:00Z">
              <w:r>
                <w:t>yyxy</w:t>
              </w:r>
            </w:ins>
            <w:ins w:id="2083" w:author="Gerard" w:date="2014-07-31T15:36:00Z">
              <w:r w:rsidR="001F334A">
                <w:t xml:space="preserve"> component of spatial elasticity tensor (a.k.a. c</w:t>
              </w:r>
            </w:ins>
            <w:ins w:id="2084" w:author="Gerard" w:date="2014-07-31T15:37:00Z">
              <w:r w:rsidR="001F334A">
                <w:t>24</w:t>
              </w:r>
            </w:ins>
            <w:ins w:id="2085" w:author="Gerard" w:date="2014-07-31T15:36:00Z">
              <w:r w:rsidR="001F334A">
                <w:t>)</w:t>
              </w:r>
            </w:ins>
          </w:p>
        </w:tc>
      </w:tr>
      <w:tr w:rsidR="00B61FE0" w14:paraId="2F6CC027" w14:textId="77777777" w:rsidTr="00C258C3">
        <w:trPr>
          <w:ins w:id="2086" w:author="Gerard" w:date="2014-07-31T15:31:00Z"/>
        </w:trPr>
        <w:tc>
          <w:tcPr>
            <w:tcW w:w="2268" w:type="dxa"/>
            <w:shd w:val="clear" w:color="auto" w:fill="auto"/>
          </w:tcPr>
          <w:p w14:paraId="5207EC59" w14:textId="617EA6D1" w:rsidR="00B61FE0" w:rsidRDefault="00B61FE0" w:rsidP="00C258C3">
            <w:pPr>
              <w:pStyle w:val="code"/>
              <w:rPr>
                <w:ins w:id="2087" w:author="Gerard" w:date="2014-07-31T15:31:00Z"/>
              </w:rPr>
            </w:pPr>
            <w:ins w:id="2088" w:author="Gerard" w:date="2014-07-31T15:32:00Z">
              <w:r>
                <w:t>czzxy</w:t>
              </w:r>
            </w:ins>
          </w:p>
        </w:tc>
        <w:tc>
          <w:tcPr>
            <w:tcW w:w="7308" w:type="dxa"/>
            <w:shd w:val="clear" w:color="auto" w:fill="auto"/>
          </w:tcPr>
          <w:p w14:paraId="150301E7" w14:textId="704F3209" w:rsidR="00B61FE0" w:rsidRDefault="00B61FE0" w:rsidP="001F334A">
            <w:pPr>
              <w:rPr>
                <w:ins w:id="2089" w:author="Gerard" w:date="2014-07-31T15:31:00Z"/>
              </w:rPr>
            </w:pPr>
            <w:ins w:id="2090" w:author="Gerard" w:date="2014-07-31T15:35:00Z">
              <w:r>
                <w:t>zzxy</w:t>
              </w:r>
            </w:ins>
            <w:ins w:id="2091" w:author="Gerard" w:date="2014-07-31T15:36:00Z">
              <w:r w:rsidR="001F334A">
                <w:t xml:space="preserve"> component of spatial elasticity tensor (a.k.a. c</w:t>
              </w:r>
            </w:ins>
            <w:ins w:id="2092" w:author="Gerard" w:date="2014-07-31T15:38:00Z">
              <w:r w:rsidR="001F334A">
                <w:t>34</w:t>
              </w:r>
            </w:ins>
            <w:ins w:id="2093" w:author="Gerard" w:date="2014-07-31T15:36:00Z">
              <w:r w:rsidR="001F334A">
                <w:t>)</w:t>
              </w:r>
            </w:ins>
          </w:p>
        </w:tc>
      </w:tr>
      <w:tr w:rsidR="00B61FE0" w14:paraId="3270CBC8" w14:textId="77777777" w:rsidTr="00C258C3">
        <w:trPr>
          <w:ins w:id="2094" w:author="Gerard" w:date="2014-07-31T15:31:00Z"/>
        </w:trPr>
        <w:tc>
          <w:tcPr>
            <w:tcW w:w="2268" w:type="dxa"/>
            <w:shd w:val="clear" w:color="auto" w:fill="auto"/>
          </w:tcPr>
          <w:p w14:paraId="7A146BB6" w14:textId="52D29916" w:rsidR="00B61FE0" w:rsidRDefault="00B61FE0" w:rsidP="00C258C3">
            <w:pPr>
              <w:pStyle w:val="code"/>
              <w:rPr>
                <w:ins w:id="2095" w:author="Gerard" w:date="2014-07-31T15:31:00Z"/>
              </w:rPr>
            </w:pPr>
            <w:ins w:id="2096" w:author="Gerard" w:date="2014-07-31T15:32:00Z">
              <w:r>
                <w:t>cxyxy</w:t>
              </w:r>
            </w:ins>
          </w:p>
        </w:tc>
        <w:tc>
          <w:tcPr>
            <w:tcW w:w="7308" w:type="dxa"/>
            <w:shd w:val="clear" w:color="auto" w:fill="auto"/>
          </w:tcPr>
          <w:p w14:paraId="7C751342" w14:textId="71E40C15" w:rsidR="00B61FE0" w:rsidRDefault="00B61FE0" w:rsidP="001F334A">
            <w:pPr>
              <w:rPr>
                <w:ins w:id="2097" w:author="Gerard" w:date="2014-07-31T15:31:00Z"/>
              </w:rPr>
            </w:pPr>
            <w:ins w:id="2098" w:author="Gerard" w:date="2014-07-31T15:35:00Z">
              <w:r>
                <w:t>xyxy</w:t>
              </w:r>
            </w:ins>
            <w:ins w:id="2099" w:author="Gerard" w:date="2014-07-31T15:36:00Z">
              <w:r w:rsidR="001F334A">
                <w:t xml:space="preserve"> component of spatial elasticity tensor (a.k.a. c</w:t>
              </w:r>
            </w:ins>
            <w:ins w:id="2100" w:author="Gerard" w:date="2014-07-31T15:38:00Z">
              <w:r w:rsidR="001F334A">
                <w:t>44</w:t>
              </w:r>
            </w:ins>
            <w:ins w:id="2101" w:author="Gerard" w:date="2014-07-31T15:36:00Z">
              <w:r w:rsidR="001F334A">
                <w:t>)</w:t>
              </w:r>
            </w:ins>
          </w:p>
        </w:tc>
      </w:tr>
      <w:tr w:rsidR="00B61FE0" w14:paraId="18B00F04" w14:textId="77777777" w:rsidTr="00C258C3">
        <w:trPr>
          <w:ins w:id="2102" w:author="Gerard" w:date="2014-07-31T15:31:00Z"/>
        </w:trPr>
        <w:tc>
          <w:tcPr>
            <w:tcW w:w="2268" w:type="dxa"/>
            <w:shd w:val="clear" w:color="auto" w:fill="auto"/>
          </w:tcPr>
          <w:p w14:paraId="2C46746D" w14:textId="7447AFD0" w:rsidR="00B61FE0" w:rsidRDefault="00B61FE0" w:rsidP="00C258C3">
            <w:pPr>
              <w:pStyle w:val="code"/>
              <w:rPr>
                <w:ins w:id="2103" w:author="Gerard" w:date="2014-07-31T15:31:00Z"/>
              </w:rPr>
            </w:pPr>
            <w:ins w:id="2104" w:author="Gerard" w:date="2014-07-31T15:32:00Z">
              <w:r>
                <w:t>cxxyz</w:t>
              </w:r>
            </w:ins>
          </w:p>
        </w:tc>
        <w:tc>
          <w:tcPr>
            <w:tcW w:w="7308" w:type="dxa"/>
            <w:shd w:val="clear" w:color="auto" w:fill="auto"/>
          </w:tcPr>
          <w:p w14:paraId="25ED38FD" w14:textId="1124400F" w:rsidR="00B61FE0" w:rsidRDefault="00B61FE0" w:rsidP="001F334A">
            <w:pPr>
              <w:rPr>
                <w:ins w:id="2105" w:author="Gerard" w:date="2014-07-31T15:31:00Z"/>
              </w:rPr>
            </w:pPr>
            <w:ins w:id="2106" w:author="Gerard" w:date="2014-07-31T15:35:00Z">
              <w:r>
                <w:t>xxyz</w:t>
              </w:r>
            </w:ins>
            <w:ins w:id="2107" w:author="Gerard" w:date="2014-07-31T15:36:00Z">
              <w:r w:rsidR="001F334A">
                <w:t xml:space="preserve"> component of spatial elasticity tensor (a.k.a. c1</w:t>
              </w:r>
            </w:ins>
            <w:ins w:id="2108" w:author="Gerard" w:date="2014-07-31T15:38:00Z">
              <w:r w:rsidR="001F334A">
                <w:t>5</w:t>
              </w:r>
            </w:ins>
            <w:ins w:id="2109" w:author="Gerard" w:date="2014-07-31T15:36:00Z">
              <w:r w:rsidR="001F334A">
                <w:t>)</w:t>
              </w:r>
            </w:ins>
          </w:p>
        </w:tc>
      </w:tr>
      <w:tr w:rsidR="00B61FE0" w14:paraId="1563F767" w14:textId="77777777" w:rsidTr="00C258C3">
        <w:trPr>
          <w:ins w:id="2110" w:author="Gerard" w:date="2014-07-31T15:31:00Z"/>
        </w:trPr>
        <w:tc>
          <w:tcPr>
            <w:tcW w:w="2268" w:type="dxa"/>
            <w:shd w:val="clear" w:color="auto" w:fill="auto"/>
          </w:tcPr>
          <w:p w14:paraId="15DE83E2" w14:textId="7D30C20F" w:rsidR="00B61FE0" w:rsidRDefault="00B61FE0" w:rsidP="00C258C3">
            <w:pPr>
              <w:pStyle w:val="code"/>
              <w:rPr>
                <w:ins w:id="2111" w:author="Gerard" w:date="2014-07-31T15:31:00Z"/>
              </w:rPr>
            </w:pPr>
            <w:ins w:id="2112" w:author="Gerard" w:date="2014-07-31T15:32:00Z">
              <w:r>
                <w:t>cyyyz</w:t>
              </w:r>
            </w:ins>
          </w:p>
        </w:tc>
        <w:tc>
          <w:tcPr>
            <w:tcW w:w="7308" w:type="dxa"/>
            <w:shd w:val="clear" w:color="auto" w:fill="auto"/>
          </w:tcPr>
          <w:p w14:paraId="147631DF" w14:textId="596D9809" w:rsidR="00B61FE0" w:rsidRDefault="00B61FE0" w:rsidP="001F334A">
            <w:pPr>
              <w:rPr>
                <w:ins w:id="2113" w:author="Gerard" w:date="2014-07-31T15:31:00Z"/>
              </w:rPr>
            </w:pPr>
            <w:ins w:id="2114" w:author="Gerard" w:date="2014-07-31T15:35:00Z">
              <w:r>
                <w:t>yyyz</w:t>
              </w:r>
            </w:ins>
            <w:ins w:id="2115" w:author="Gerard" w:date="2014-07-31T15:36:00Z">
              <w:r w:rsidR="001F334A">
                <w:t xml:space="preserve"> component of spatial elasticity tensor (a.k.a. c</w:t>
              </w:r>
            </w:ins>
            <w:ins w:id="2116" w:author="Gerard" w:date="2014-07-31T15:38:00Z">
              <w:r w:rsidR="001F334A">
                <w:t>25</w:t>
              </w:r>
            </w:ins>
            <w:ins w:id="2117" w:author="Gerard" w:date="2014-07-31T15:36:00Z">
              <w:r w:rsidR="001F334A">
                <w:t>)</w:t>
              </w:r>
            </w:ins>
          </w:p>
        </w:tc>
      </w:tr>
      <w:tr w:rsidR="00B61FE0" w14:paraId="51874D48" w14:textId="77777777" w:rsidTr="00C258C3">
        <w:trPr>
          <w:ins w:id="2118" w:author="Gerard" w:date="2014-07-31T15:31:00Z"/>
        </w:trPr>
        <w:tc>
          <w:tcPr>
            <w:tcW w:w="2268" w:type="dxa"/>
            <w:shd w:val="clear" w:color="auto" w:fill="auto"/>
          </w:tcPr>
          <w:p w14:paraId="3716F785" w14:textId="5291B142" w:rsidR="00B61FE0" w:rsidRDefault="00B61FE0" w:rsidP="00C258C3">
            <w:pPr>
              <w:pStyle w:val="code"/>
              <w:rPr>
                <w:ins w:id="2119" w:author="Gerard" w:date="2014-07-31T15:31:00Z"/>
              </w:rPr>
            </w:pPr>
            <w:ins w:id="2120" w:author="Gerard" w:date="2014-07-31T15:33:00Z">
              <w:r>
                <w:t>czzyz</w:t>
              </w:r>
            </w:ins>
          </w:p>
        </w:tc>
        <w:tc>
          <w:tcPr>
            <w:tcW w:w="7308" w:type="dxa"/>
            <w:shd w:val="clear" w:color="auto" w:fill="auto"/>
          </w:tcPr>
          <w:p w14:paraId="07227FA3" w14:textId="1770F069" w:rsidR="00B61FE0" w:rsidRDefault="00B61FE0" w:rsidP="001F334A">
            <w:pPr>
              <w:rPr>
                <w:ins w:id="2121" w:author="Gerard" w:date="2014-07-31T15:31:00Z"/>
              </w:rPr>
            </w:pPr>
            <w:ins w:id="2122" w:author="Gerard" w:date="2014-07-31T15:35:00Z">
              <w:r>
                <w:t>zzyz</w:t>
              </w:r>
            </w:ins>
            <w:ins w:id="2123" w:author="Gerard" w:date="2014-07-31T15:36:00Z">
              <w:r w:rsidR="001F334A">
                <w:t xml:space="preserve"> component of spatial elasticity tensor (a.k.a. c</w:t>
              </w:r>
            </w:ins>
            <w:ins w:id="2124" w:author="Gerard" w:date="2014-07-31T15:38:00Z">
              <w:r w:rsidR="001F334A">
                <w:t>35</w:t>
              </w:r>
            </w:ins>
            <w:ins w:id="2125" w:author="Gerard" w:date="2014-07-31T15:36:00Z">
              <w:r w:rsidR="001F334A">
                <w:t>)</w:t>
              </w:r>
            </w:ins>
          </w:p>
        </w:tc>
      </w:tr>
      <w:tr w:rsidR="00B61FE0" w14:paraId="57BEF003" w14:textId="77777777" w:rsidTr="00C258C3">
        <w:trPr>
          <w:ins w:id="2126" w:author="Gerard" w:date="2014-07-31T15:31:00Z"/>
        </w:trPr>
        <w:tc>
          <w:tcPr>
            <w:tcW w:w="2268" w:type="dxa"/>
            <w:shd w:val="clear" w:color="auto" w:fill="auto"/>
          </w:tcPr>
          <w:p w14:paraId="4EAC9E6B" w14:textId="3A4A1BE6" w:rsidR="00B61FE0" w:rsidRDefault="00B61FE0" w:rsidP="00C258C3">
            <w:pPr>
              <w:pStyle w:val="code"/>
              <w:rPr>
                <w:ins w:id="2127" w:author="Gerard" w:date="2014-07-31T15:31:00Z"/>
              </w:rPr>
            </w:pPr>
            <w:ins w:id="2128" w:author="Gerard" w:date="2014-07-31T15:33:00Z">
              <w:r>
                <w:t>cxyyz</w:t>
              </w:r>
            </w:ins>
          </w:p>
        </w:tc>
        <w:tc>
          <w:tcPr>
            <w:tcW w:w="7308" w:type="dxa"/>
            <w:shd w:val="clear" w:color="auto" w:fill="auto"/>
          </w:tcPr>
          <w:p w14:paraId="4F4651DA" w14:textId="0659623B" w:rsidR="00B61FE0" w:rsidRDefault="00B61FE0" w:rsidP="001F334A">
            <w:pPr>
              <w:rPr>
                <w:ins w:id="2129" w:author="Gerard" w:date="2014-07-31T15:31:00Z"/>
              </w:rPr>
            </w:pPr>
            <w:ins w:id="2130" w:author="Gerard" w:date="2014-07-31T15:35:00Z">
              <w:r>
                <w:t>xyyz</w:t>
              </w:r>
            </w:ins>
            <w:ins w:id="2131" w:author="Gerard" w:date="2014-07-31T15:36:00Z">
              <w:r w:rsidR="001F334A">
                <w:t xml:space="preserve"> component of spatial elasticity tensor (a.k.a. c</w:t>
              </w:r>
            </w:ins>
            <w:ins w:id="2132" w:author="Gerard" w:date="2014-07-31T15:38:00Z">
              <w:r w:rsidR="001F334A">
                <w:t>45</w:t>
              </w:r>
            </w:ins>
            <w:ins w:id="2133" w:author="Gerard" w:date="2014-07-31T15:36:00Z">
              <w:r w:rsidR="001F334A">
                <w:t>)</w:t>
              </w:r>
            </w:ins>
          </w:p>
        </w:tc>
      </w:tr>
      <w:tr w:rsidR="00B61FE0" w14:paraId="4A5D884D" w14:textId="77777777" w:rsidTr="00C258C3">
        <w:trPr>
          <w:ins w:id="2134" w:author="Gerard" w:date="2014-07-31T15:31:00Z"/>
        </w:trPr>
        <w:tc>
          <w:tcPr>
            <w:tcW w:w="2268" w:type="dxa"/>
            <w:shd w:val="clear" w:color="auto" w:fill="auto"/>
          </w:tcPr>
          <w:p w14:paraId="530A786F" w14:textId="481D281C" w:rsidR="00B61FE0" w:rsidRDefault="00B61FE0" w:rsidP="00C258C3">
            <w:pPr>
              <w:pStyle w:val="code"/>
              <w:rPr>
                <w:ins w:id="2135" w:author="Gerard" w:date="2014-07-31T15:31:00Z"/>
              </w:rPr>
            </w:pPr>
            <w:ins w:id="2136" w:author="Gerard" w:date="2014-07-31T15:33:00Z">
              <w:r>
                <w:t>cyzyz</w:t>
              </w:r>
            </w:ins>
          </w:p>
        </w:tc>
        <w:tc>
          <w:tcPr>
            <w:tcW w:w="7308" w:type="dxa"/>
            <w:shd w:val="clear" w:color="auto" w:fill="auto"/>
          </w:tcPr>
          <w:p w14:paraId="53BB0FE4" w14:textId="3B0F9B70" w:rsidR="00B61FE0" w:rsidRDefault="00B61FE0" w:rsidP="001F334A">
            <w:pPr>
              <w:rPr>
                <w:ins w:id="2137" w:author="Gerard" w:date="2014-07-31T15:31:00Z"/>
              </w:rPr>
            </w:pPr>
            <w:ins w:id="2138" w:author="Gerard" w:date="2014-07-31T15:35:00Z">
              <w:r>
                <w:t>yzyz</w:t>
              </w:r>
            </w:ins>
            <w:ins w:id="2139" w:author="Gerard" w:date="2014-07-31T15:36:00Z">
              <w:r w:rsidR="001F334A">
                <w:t xml:space="preserve"> component of spatial elasticity tensor (a.k.a. c</w:t>
              </w:r>
            </w:ins>
            <w:ins w:id="2140" w:author="Gerard" w:date="2014-07-31T15:38:00Z">
              <w:r w:rsidR="001F334A">
                <w:t>55</w:t>
              </w:r>
            </w:ins>
            <w:ins w:id="2141" w:author="Gerard" w:date="2014-07-31T15:36:00Z">
              <w:r w:rsidR="001F334A">
                <w:t>)</w:t>
              </w:r>
            </w:ins>
          </w:p>
        </w:tc>
      </w:tr>
      <w:tr w:rsidR="00B61FE0" w14:paraId="519CB6F4" w14:textId="77777777" w:rsidTr="00C258C3">
        <w:trPr>
          <w:ins w:id="2142" w:author="Gerard" w:date="2014-07-31T15:31:00Z"/>
        </w:trPr>
        <w:tc>
          <w:tcPr>
            <w:tcW w:w="2268" w:type="dxa"/>
            <w:shd w:val="clear" w:color="auto" w:fill="auto"/>
          </w:tcPr>
          <w:p w14:paraId="0142D016" w14:textId="2198A70B" w:rsidR="00B61FE0" w:rsidRDefault="00B61FE0" w:rsidP="00C258C3">
            <w:pPr>
              <w:pStyle w:val="code"/>
              <w:rPr>
                <w:ins w:id="2143" w:author="Gerard" w:date="2014-07-31T15:31:00Z"/>
              </w:rPr>
            </w:pPr>
            <w:ins w:id="2144" w:author="Gerard" w:date="2014-07-31T15:33:00Z">
              <w:r>
                <w:lastRenderedPageBreak/>
                <w:t>cxxxz</w:t>
              </w:r>
            </w:ins>
          </w:p>
        </w:tc>
        <w:tc>
          <w:tcPr>
            <w:tcW w:w="7308" w:type="dxa"/>
            <w:shd w:val="clear" w:color="auto" w:fill="auto"/>
          </w:tcPr>
          <w:p w14:paraId="7B3594DC" w14:textId="65EE0AB6" w:rsidR="00B61FE0" w:rsidRDefault="00B61FE0" w:rsidP="001F334A">
            <w:pPr>
              <w:rPr>
                <w:ins w:id="2145" w:author="Gerard" w:date="2014-07-31T15:31:00Z"/>
              </w:rPr>
            </w:pPr>
            <w:ins w:id="2146" w:author="Gerard" w:date="2014-07-31T15:35:00Z">
              <w:r>
                <w:t>xxxz</w:t>
              </w:r>
            </w:ins>
            <w:ins w:id="2147" w:author="Gerard" w:date="2014-07-31T15:36:00Z">
              <w:r w:rsidR="001F334A">
                <w:t xml:space="preserve"> component of spatial elasticity tensor (a.k.a. c1</w:t>
              </w:r>
            </w:ins>
            <w:ins w:id="2148" w:author="Gerard" w:date="2014-07-31T15:38:00Z">
              <w:r w:rsidR="001F334A">
                <w:t>6</w:t>
              </w:r>
            </w:ins>
            <w:ins w:id="2149" w:author="Gerard" w:date="2014-07-31T15:36:00Z">
              <w:r w:rsidR="001F334A">
                <w:t>)</w:t>
              </w:r>
            </w:ins>
          </w:p>
        </w:tc>
      </w:tr>
      <w:tr w:rsidR="00B61FE0" w14:paraId="625FFD65" w14:textId="77777777" w:rsidTr="00C258C3">
        <w:trPr>
          <w:ins w:id="2150" w:author="Gerard" w:date="2014-07-31T15:31:00Z"/>
        </w:trPr>
        <w:tc>
          <w:tcPr>
            <w:tcW w:w="2268" w:type="dxa"/>
            <w:shd w:val="clear" w:color="auto" w:fill="auto"/>
          </w:tcPr>
          <w:p w14:paraId="04239DC3" w14:textId="784D27E9" w:rsidR="00B61FE0" w:rsidRDefault="00B61FE0" w:rsidP="00C258C3">
            <w:pPr>
              <w:pStyle w:val="code"/>
              <w:rPr>
                <w:ins w:id="2151" w:author="Gerard" w:date="2014-07-31T15:31:00Z"/>
              </w:rPr>
            </w:pPr>
            <w:ins w:id="2152" w:author="Gerard" w:date="2014-07-31T15:33:00Z">
              <w:r>
                <w:t>cyyxz</w:t>
              </w:r>
            </w:ins>
          </w:p>
        </w:tc>
        <w:tc>
          <w:tcPr>
            <w:tcW w:w="7308" w:type="dxa"/>
            <w:shd w:val="clear" w:color="auto" w:fill="auto"/>
          </w:tcPr>
          <w:p w14:paraId="656803A0" w14:textId="6A7265B7" w:rsidR="00B61FE0" w:rsidRDefault="00B61FE0" w:rsidP="001F334A">
            <w:pPr>
              <w:rPr>
                <w:ins w:id="2153" w:author="Gerard" w:date="2014-07-31T15:31:00Z"/>
              </w:rPr>
            </w:pPr>
            <w:ins w:id="2154" w:author="Gerard" w:date="2014-07-31T15:35:00Z">
              <w:r>
                <w:t>yyxz</w:t>
              </w:r>
            </w:ins>
            <w:ins w:id="2155" w:author="Gerard" w:date="2014-07-31T15:36:00Z">
              <w:r w:rsidR="001F334A">
                <w:t xml:space="preserve"> component of spatial elasticity tensor (a.k.a. c</w:t>
              </w:r>
            </w:ins>
            <w:ins w:id="2156" w:author="Gerard" w:date="2014-07-31T15:38:00Z">
              <w:r w:rsidR="001F334A">
                <w:t>26</w:t>
              </w:r>
            </w:ins>
            <w:ins w:id="2157" w:author="Gerard" w:date="2014-07-31T15:36:00Z">
              <w:r w:rsidR="001F334A">
                <w:t>)</w:t>
              </w:r>
            </w:ins>
          </w:p>
        </w:tc>
      </w:tr>
      <w:tr w:rsidR="00B61FE0" w14:paraId="1A87DC4F" w14:textId="77777777" w:rsidTr="00C258C3">
        <w:trPr>
          <w:ins w:id="2158" w:author="Gerard" w:date="2014-07-31T15:31:00Z"/>
        </w:trPr>
        <w:tc>
          <w:tcPr>
            <w:tcW w:w="2268" w:type="dxa"/>
            <w:shd w:val="clear" w:color="auto" w:fill="auto"/>
          </w:tcPr>
          <w:p w14:paraId="1788F797" w14:textId="43010A75" w:rsidR="00B61FE0" w:rsidRDefault="00B61FE0" w:rsidP="00C258C3">
            <w:pPr>
              <w:pStyle w:val="code"/>
              <w:rPr>
                <w:ins w:id="2159" w:author="Gerard" w:date="2014-07-31T15:31:00Z"/>
              </w:rPr>
            </w:pPr>
            <w:ins w:id="2160" w:author="Gerard" w:date="2014-07-31T15:33:00Z">
              <w:r>
                <w:t>czzxz</w:t>
              </w:r>
            </w:ins>
          </w:p>
        </w:tc>
        <w:tc>
          <w:tcPr>
            <w:tcW w:w="7308" w:type="dxa"/>
            <w:shd w:val="clear" w:color="auto" w:fill="auto"/>
          </w:tcPr>
          <w:p w14:paraId="7C8F24E8" w14:textId="50B9018F" w:rsidR="00B61FE0" w:rsidRDefault="00B61FE0" w:rsidP="001F334A">
            <w:pPr>
              <w:rPr>
                <w:ins w:id="2161" w:author="Gerard" w:date="2014-07-31T15:31:00Z"/>
              </w:rPr>
            </w:pPr>
            <w:ins w:id="2162" w:author="Gerard" w:date="2014-07-31T15:35:00Z">
              <w:r>
                <w:t>zzxz</w:t>
              </w:r>
            </w:ins>
            <w:ins w:id="2163" w:author="Gerard" w:date="2014-07-31T15:36:00Z">
              <w:r w:rsidR="001F334A">
                <w:t xml:space="preserve"> component of spatial elasticity tensor (a.k.a. c</w:t>
              </w:r>
            </w:ins>
            <w:ins w:id="2164" w:author="Gerard" w:date="2014-07-31T15:38:00Z">
              <w:r w:rsidR="001F334A">
                <w:t>36</w:t>
              </w:r>
            </w:ins>
            <w:ins w:id="2165" w:author="Gerard" w:date="2014-07-31T15:36:00Z">
              <w:r w:rsidR="001F334A">
                <w:t>)</w:t>
              </w:r>
            </w:ins>
          </w:p>
        </w:tc>
      </w:tr>
      <w:tr w:rsidR="00B61FE0" w14:paraId="3EEA2425" w14:textId="77777777" w:rsidTr="00C258C3">
        <w:trPr>
          <w:ins w:id="2166" w:author="Gerard" w:date="2014-07-31T15:31:00Z"/>
        </w:trPr>
        <w:tc>
          <w:tcPr>
            <w:tcW w:w="2268" w:type="dxa"/>
            <w:shd w:val="clear" w:color="auto" w:fill="auto"/>
          </w:tcPr>
          <w:p w14:paraId="691B7845" w14:textId="19FB0B3D" w:rsidR="00B61FE0" w:rsidRDefault="00B61FE0" w:rsidP="00C258C3">
            <w:pPr>
              <w:pStyle w:val="code"/>
              <w:rPr>
                <w:ins w:id="2167" w:author="Gerard" w:date="2014-07-31T15:31:00Z"/>
              </w:rPr>
            </w:pPr>
            <w:ins w:id="2168" w:author="Gerard" w:date="2014-07-31T15:33:00Z">
              <w:r>
                <w:t>cxyxz</w:t>
              </w:r>
            </w:ins>
          </w:p>
        </w:tc>
        <w:tc>
          <w:tcPr>
            <w:tcW w:w="7308" w:type="dxa"/>
            <w:shd w:val="clear" w:color="auto" w:fill="auto"/>
          </w:tcPr>
          <w:p w14:paraId="5DE1EA66" w14:textId="454412BE" w:rsidR="00B61FE0" w:rsidRDefault="00B61FE0" w:rsidP="001F334A">
            <w:pPr>
              <w:rPr>
                <w:ins w:id="2169" w:author="Gerard" w:date="2014-07-31T15:31:00Z"/>
              </w:rPr>
            </w:pPr>
            <w:ins w:id="2170" w:author="Gerard" w:date="2014-07-31T15:35:00Z">
              <w:r>
                <w:t>xyxz</w:t>
              </w:r>
            </w:ins>
            <w:ins w:id="2171" w:author="Gerard" w:date="2014-07-31T15:36:00Z">
              <w:r w:rsidR="001F334A">
                <w:t xml:space="preserve"> component of spatial elasticity tensor (a.k.a. c</w:t>
              </w:r>
            </w:ins>
            <w:ins w:id="2172" w:author="Gerard" w:date="2014-07-31T15:38:00Z">
              <w:r w:rsidR="001F334A">
                <w:t>46</w:t>
              </w:r>
            </w:ins>
            <w:ins w:id="2173" w:author="Gerard" w:date="2014-07-31T15:36:00Z">
              <w:r w:rsidR="001F334A">
                <w:t>)</w:t>
              </w:r>
            </w:ins>
          </w:p>
        </w:tc>
      </w:tr>
      <w:tr w:rsidR="00B61FE0" w14:paraId="0156BA0D" w14:textId="77777777" w:rsidTr="00C258C3">
        <w:trPr>
          <w:ins w:id="2174" w:author="Gerard" w:date="2014-07-31T15:31:00Z"/>
        </w:trPr>
        <w:tc>
          <w:tcPr>
            <w:tcW w:w="2268" w:type="dxa"/>
            <w:shd w:val="clear" w:color="auto" w:fill="auto"/>
          </w:tcPr>
          <w:p w14:paraId="37797828" w14:textId="4EEAE9BE" w:rsidR="00B61FE0" w:rsidRDefault="00B61FE0" w:rsidP="00C258C3">
            <w:pPr>
              <w:pStyle w:val="code"/>
              <w:rPr>
                <w:ins w:id="2175" w:author="Gerard" w:date="2014-07-31T15:31:00Z"/>
              </w:rPr>
            </w:pPr>
            <w:ins w:id="2176" w:author="Gerard" w:date="2014-07-31T15:34:00Z">
              <w:r>
                <w:t>cyzyz</w:t>
              </w:r>
            </w:ins>
          </w:p>
        </w:tc>
        <w:tc>
          <w:tcPr>
            <w:tcW w:w="7308" w:type="dxa"/>
            <w:shd w:val="clear" w:color="auto" w:fill="auto"/>
          </w:tcPr>
          <w:p w14:paraId="4A0372C5" w14:textId="2BE829AB" w:rsidR="00B61FE0" w:rsidRDefault="00B61FE0" w:rsidP="001F334A">
            <w:pPr>
              <w:rPr>
                <w:ins w:id="2177" w:author="Gerard" w:date="2014-07-31T15:31:00Z"/>
              </w:rPr>
            </w:pPr>
            <w:ins w:id="2178" w:author="Gerard" w:date="2014-07-31T15:35:00Z">
              <w:r>
                <w:t>yzyz</w:t>
              </w:r>
            </w:ins>
            <w:ins w:id="2179" w:author="Gerard" w:date="2014-07-31T15:36:00Z">
              <w:r w:rsidR="001F334A">
                <w:t xml:space="preserve"> component of spatial elasticity tensor (a.k.a. c</w:t>
              </w:r>
            </w:ins>
            <w:ins w:id="2180" w:author="Gerard" w:date="2014-07-31T15:38:00Z">
              <w:r w:rsidR="001F334A">
                <w:t>56</w:t>
              </w:r>
            </w:ins>
            <w:ins w:id="2181" w:author="Gerard" w:date="2014-07-31T15:36:00Z">
              <w:r w:rsidR="001F334A">
                <w:t>)</w:t>
              </w:r>
            </w:ins>
          </w:p>
        </w:tc>
      </w:tr>
      <w:tr w:rsidR="00B61FE0" w14:paraId="66D43C9A" w14:textId="77777777" w:rsidTr="00C258C3">
        <w:trPr>
          <w:ins w:id="2182" w:author="Gerard" w:date="2014-07-31T15:31:00Z"/>
        </w:trPr>
        <w:tc>
          <w:tcPr>
            <w:tcW w:w="2268" w:type="dxa"/>
            <w:shd w:val="clear" w:color="auto" w:fill="auto"/>
          </w:tcPr>
          <w:p w14:paraId="772C26F6" w14:textId="2515FBE9" w:rsidR="00B61FE0" w:rsidRDefault="00B61FE0" w:rsidP="00C258C3">
            <w:pPr>
              <w:pStyle w:val="code"/>
              <w:rPr>
                <w:ins w:id="2183" w:author="Gerard" w:date="2014-07-31T15:31:00Z"/>
              </w:rPr>
            </w:pPr>
            <w:ins w:id="2184" w:author="Gerard" w:date="2014-07-31T15:34:00Z">
              <w:r>
                <w:t>cxzxz</w:t>
              </w:r>
            </w:ins>
          </w:p>
        </w:tc>
        <w:tc>
          <w:tcPr>
            <w:tcW w:w="7308" w:type="dxa"/>
            <w:shd w:val="clear" w:color="auto" w:fill="auto"/>
          </w:tcPr>
          <w:p w14:paraId="73DFABF1" w14:textId="2116FE6D" w:rsidR="00B61FE0" w:rsidRDefault="00B61FE0" w:rsidP="001F334A">
            <w:pPr>
              <w:rPr>
                <w:ins w:id="2185" w:author="Gerard" w:date="2014-07-31T15:31:00Z"/>
              </w:rPr>
            </w:pPr>
            <w:ins w:id="2186" w:author="Gerard" w:date="2014-07-31T15:35:00Z">
              <w:r>
                <w:t>xzxz</w:t>
              </w:r>
            </w:ins>
            <w:ins w:id="2187" w:author="Gerard" w:date="2014-07-31T15:36:00Z">
              <w:r w:rsidR="001F334A">
                <w:t xml:space="preserve"> component of spatial elasticity tensor (a.k.a. c</w:t>
              </w:r>
            </w:ins>
            <w:ins w:id="2188" w:author="Gerard" w:date="2014-07-31T15:38:00Z">
              <w:r w:rsidR="001F334A">
                <w:t>66</w:t>
              </w:r>
            </w:ins>
            <w:bookmarkStart w:id="2189" w:name="_GoBack"/>
            <w:bookmarkEnd w:id="2189"/>
            <w:ins w:id="2190"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191" w:name="_Toc311799485"/>
      <w:bookmarkStart w:id="2192" w:name="_Toc315443356"/>
      <w:bookmarkStart w:id="2193" w:name="_Toc315942874"/>
      <w:bookmarkStart w:id="2194" w:name="_Toc315943138"/>
      <w:bookmarkStart w:id="2195" w:name="_Toc315943402"/>
      <w:bookmarkStart w:id="2196" w:name="_Toc311799487"/>
      <w:bookmarkStart w:id="2197" w:name="_Toc315443358"/>
      <w:bookmarkStart w:id="2198" w:name="_Toc315942876"/>
      <w:bookmarkStart w:id="2199" w:name="_Toc315943140"/>
      <w:bookmarkStart w:id="2200" w:name="_Toc315943404"/>
      <w:bookmarkStart w:id="2201" w:name="_Toc268297731"/>
      <w:bookmarkEnd w:id="2191"/>
      <w:bookmarkEnd w:id="2192"/>
      <w:bookmarkEnd w:id="2193"/>
      <w:bookmarkEnd w:id="2194"/>
      <w:bookmarkEnd w:id="2195"/>
      <w:bookmarkEnd w:id="2196"/>
      <w:bookmarkEnd w:id="2197"/>
      <w:bookmarkEnd w:id="2198"/>
      <w:bookmarkEnd w:id="2199"/>
      <w:bookmarkEnd w:id="2200"/>
      <w:r>
        <w:t>Rigid_Body_Data Class</w:t>
      </w:r>
      <w:bookmarkEnd w:id="2201"/>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202" w:name="_Toc268297732"/>
      <w:r>
        <w:t>Plotfile</w:t>
      </w:r>
      <w:bookmarkEnd w:id="2202"/>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203" w:name="_Ref162343400"/>
    </w:p>
    <w:p w14:paraId="2C1DAE2B" w14:textId="77777777" w:rsidR="006A0BC1" w:rsidRPr="00552529" w:rsidRDefault="006A0BC1" w:rsidP="006A0BC1">
      <w:pPr>
        <w:pStyle w:val="Heading1"/>
      </w:pPr>
      <w:bookmarkStart w:id="2204" w:name="_Ref162410857"/>
      <w:bookmarkStart w:id="2205" w:name="_Toc268297733"/>
      <w:r w:rsidRPr="00552529">
        <w:lastRenderedPageBreak/>
        <w:t>Materials</w:t>
      </w:r>
      <w:bookmarkEnd w:id="2203"/>
      <w:bookmarkEnd w:id="2204"/>
      <w:bookmarkEnd w:id="2205"/>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2206" w:name="_Ref385839204"/>
      <w:bookmarkStart w:id="2207" w:name="_Ref385839223"/>
      <w:bookmarkStart w:id="2208" w:name="_Toc268297734"/>
      <w:r>
        <w:t>Elastic Solids</w:t>
      </w:r>
      <w:bookmarkEnd w:id="2206"/>
      <w:bookmarkEnd w:id="2207"/>
      <w:bookmarkEnd w:id="2208"/>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2209" w:name="_Ref162429694"/>
      <w:bookmarkStart w:id="2210" w:name="_Toc268297735"/>
      <w:r>
        <w:t xml:space="preserve">Specifying </w:t>
      </w:r>
      <w:r w:rsidR="00D153DC">
        <w:t>F</w:t>
      </w:r>
      <w:r>
        <w:t xml:space="preserve">iber </w:t>
      </w:r>
      <w:r w:rsidR="00D153DC">
        <w:t>O</w:t>
      </w:r>
      <w:r>
        <w:t>rientation</w:t>
      </w:r>
      <w:bookmarkEnd w:id="2209"/>
      <w:bookmarkEnd w:id="2210"/>
    </w:p>
    <w:p w14:paraId="02E01893" w14:textId="409510C0"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ins w:id="2211" w:author="Steve Maas" w:date="2014-07-22T08:43:00Z">
        <w:r w:rsidR="00320310">
          <w:fldChar w:fldCharType="begin"/>
        </w:r>
        <w:r w:rsidR="00320310">
          <w:instrText xml:space="preserve"> REF _Ref230518438 \r \h </w:instrText>
        </w:r>
      </w:ins>
      <w:r w:rsidR="00320310">
        <w:fldChar w:fldCharType="separate"/>
      </w:r>
      <w:ins w:id="2212" w:author="Gerard" w:date="2014-07-29T23:58:00Z">
        <w:r w:rsidR="001B13CD">
          <w:t>3.8.3</w:t>
        </w:r>
      </w:ins>
      <w:ins w:id="2213"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214" w:name="_Toc268297736"/>
      <w:r>
        <w:t xml:space="preserve">Transversely Isotropic </w:t>
      </w:r>
      <w:r w:rsidR="00D153DC">
        <w:t>M</w:t>
      </w:r>
      <w:r>
        <w:t>aterials</w:t>
      </w:r>
      <w:bookmarkEnd w:id="2214"/>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B61FE0" w:rsidRDefault="00B61FE0"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B61FE0" w:rsidRDefault="00B61FE0"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B61FE0" w:rsidRDefault="00B61FE0"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B61FE0" w:rsidRDefault="00B61FE0"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B61FE0" w:rsidRDefault="00B61FE0"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B61FE0" w:rsidRDefault="00B61FE0"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B61FE0" w:rsidRDefault="00B61FE0"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B61FE0" w:rsidRDefault="00B61FE0"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B61FE0" w:rsidRPr="00827A42" w:rsidRDefault="00B61FE0"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B61FE0" w:rsidRDefault="00B61FE0"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B61FE0" w:rsidRDefault="00B61FE0"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B61FE0" w:rsidRDefault="00B61FE0"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B61FE0" w:rsidRDefault="00B61FE0"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B61FE0" w:rsidRPr="00FB79C6" w:rsidRDefault="00B61FE0"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B61FE0" w:rsidRDefault="00B61FE0"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B61FE0" w:rsidRDefault="00B61FE0"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B61FE0" w:rsidRDefault="00B61FE0"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B61FE0" w:rsidRDefault="00B61FE0"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B61FE0" w:rsidRPr="00827A42" w:rsidRDefault="00B61FE0"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B61FE0" w:rsidRPr="00FB79C6" w:rsidRDefault="00B61FE0"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B61FE0" w:rsidRPr="00827A42" w:rsidRDefault="00B61FE0"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B61FE0" w:rsidRDefault="00B61FE0"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B61FE0" w:rsidRDefault="00B61FE0"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B61FE0" w:rsidRDefault="00B61FE0"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B61FE0" w:rsidRDefault="00B61FE0"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B61FE0" w:rsidRPr="00827A42" w:rsidRDefault="00B61FE0"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B61FE0" w:rsidRPr="00FB79C6" w:rsidRDefault="00B61FE0"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B61FE0" w:rsidRDefault="00B61FE0"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B61FE0" w:rsidRDefault="00B61FE0"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B61FE0" w:rsidRDefault="00B61FE0"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B61FE0" w:rsidRDefault="00B61FE0"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B61FE0" w:rsidRPr="00827A42" w:rsidRDefault="00B61FE0"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B61FE0" w:rsidRPr="00FB79C6" w:rsidRDefault="00B61FE0"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215" w:name="_Ref167532051"/>
      <w:bookmarkStart w:id="2216" w:name="_Toc268297737"/>
      <w:r>
        <w:t xml:space="preserve">Orthotropic </w:t>
      </w:r>
      <w:r w:rsidR="00D153DC">
        <w:t>M</w:t>
      </w:r>
      <w:r>
        <w:t>aterials</w:t>
      </w:r>
      <w:bookmarkEnd w:id="2215"/>
      <w:bookmarkEnd w:id="2216"/>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34" o:title=""/>
          </v:shape>
          <o:OLEObject Type="Embed" ProgID="Equation.DSMT4" ShapeID="_x0000_i1077" DrawAspect="Content" ObjectID="_1342183374"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217" w:name="_Ref167375095"/>
      <w:bookmarkStart w:id="2218" w:name="_Toc268297738"/>
      <w:r>
        <w:lastRenderedPageBreak/>
        <w:t>Uncoupled</w:t>
      </w:r>
      <w:r w:rsidR="006A0BC1">
        <w:t xml:space="preserve"> Materials</w:t>
      </w:r>
      <w:bookmarkEnd w:id="2217"/>
      <w:bookmarkEnd w:id="2218"/>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6" o:title=""/>
          </v:shape>
          <o:OLEObject Type="Embed" ProgID="Equation.DSMT4" ShapeID="_x0000_i1078" DrawAspect="Content" ObjectID="_1342183375" r:id="rId137"/>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38" o:title=""/>
          </v:shape>
          <o:OLEObject Type="Embed" ProgID="Equation.DSMT4" ShapeID="_x0000_i1079" DrawAspect="Content" ObjectID="_1342183376" r:id="rId139"/>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40" o:title=""/>
          </v:shape>
          <o:OLEObject Type="Embed" ProgID="Equation.DSMT4" ShapeID="_x0000_i1080" DrawAspect="Content" ObjectID="_1342183377"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42" o:title=""/>
          </v:shape>
          <o:OLEObject Type="Embed" ProgID="Equation.DSMT4" ShapeID="_x0000_i1081" DrawAspect="Content" ObjectID="_1342183378" r:id="rId143"/>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44" o:title=""/>
          </v:shape>
          <o:OLEObject Type="Embed" ProgID="Equation.DSMT4" ShapeID="_x0000_i1082" DrawAspect="Content" ObjectID="_1342183379" r:id="rId145"/>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46" o:title=""/>
          </v:shape>
          <o:OLEObject Type="Embed" ProgID="Equation.DSMT4" ShapeID="_x0000_i1083" DrawAspect="Content" ObjectID="_1342183380" r:id="rId147"/>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48" o:title=""/>
          </v:shape>
          <o:OLEObject Type="Embed" ProgID="Equation.DSMT4" ShapeID="_x0000_i1084" DrawAspect="Content" ObjectID="_1342183381"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50" o:title=""/>
          </v:shape>
          <o:OLEObject Type="Embed" ProgID="Equation.DSMT4" ShapeID="_x0000_i1085" DrawAspect="Content" ObjectID="_1342183382" r:id="rId151"/>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52" o:title=""/>
          </v:shape>
          <o:OLEObject Type="Embed" ProgID="Equation.DSMT4" ShapeID="_x0000_i1086" DrawAspect="Content" ObjectID="_1342183383" r:id="rId153"/>
        </w:object>
      </w:r>
      <w:r w:rsidRPr="000230DC">
        <w:t xml:space="preserve"> and </w:t>
      </w:r>
      <w:r w:rsidR="00AF2221" w:rsidRPr="00AF2221">
        <w:rPr>
          <w:position w:val="-14"/>
        </w:rPr>
        <w:object w:dxaOrig="639" w:dyaOrig="400" w14:anchorId="3F2BA11F">
          <v:shape id="_x0000_i1087" type="#_x0000_t75" style="width:32pt;height:19.35pt" o:ole="">
            <v:imagedata r:id="rId154" o:title=""/>
          </v:shape>
          <o:OLEObject Type="Embed" ProgID="Equation.DSMT4" ShapeID="_x0000_i1087" DrawAspect="Content" ObjectID="_1342183384"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56" o:title=""/>
          </v:shape>
          <o:OLEObject Type="Embed" ProgID="Equation.DSMT4" ShapeID="_x0000_i1088" DrawAspect="Content" ObjectID="_1342183385"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58" o:title=""/>
          </v:shape>
          <o:OLEObject Type="Embed" ProgID="Equation.DSMT4" ShapeID="_x0000_i1089" DrawAspect="Content" ObjectID="_1342183386"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60" o:title=""/>
          </v:shape>
          <o:OLEObject Type="Embed" ProgID="Equation.DSMT4" ShapeID="_x0000_i1090" DrawAspect="Content" ObjectID="_1342183387" r:id="rId161"/>
        </w:object>
      </w:r>
      <w:r>
        <w:t xml:space="preserve"> to the current one </w:t>
      </w:r>
      <w:r w:rsidR="00AF2221" w:rsidRPr="00AF2221">
        <w:rPr>
          <w:position w:val="-14"/>
        </w:rPr>
        <w:object w:dxaOrig="580" w:dyaOrig="400" w14:anchorId="10671EFE">
          <v:shape id="_x0000_i1091" type="#_x0000_t75" style="width:29.35pt;height:19.35pt" o:ole="">
            <v:imagedata r:id="rId162" o:title=""/>
          </v:shape>
          <o:OLEObject Type="Embed" ProgID="Equation.DSMT4" ShapeID="_x0000_i1091" DrawAspect="Content" ObjectID="_1342183388"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4" o:title=""/>
          </v:shape>
          <o:OLEObject Type="Embed" ProgID="Equation.DSMT4" ShapeID="_x0000_i1092" DrawAspect="Content" ObjectID="_1342183389"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66" o:title=""/>
          </v:shape>
          <o:OLEObject Type="Embed" ProgID="Equation.DSMT4" ShapeID="_x0000_i1093" DrawAspect="Content" ObjectID="_1342183390"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68" o:title=""/>
          </v:shape>
          <o:OLEObject Type="Embed" ProgID="Equation.DSMT4" ShapeID="_x0000_i1094" DrawAspect="Content" ObjectID="_1342183391"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219" w:name="_Toc268297739"/>
      <w:r>
        <w:lastRenderedPageBreak/>
        <w:t>Arruda-Boyce</w:t>
      </w:r>
      <w:bookmarkEnd w:id="2219"/>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70" o:title=""/>
          </v:shape>
          <o:OLEObject Type="Embed" ProgID="Equation.DSMT4" ShapeID="_x0000_i1095" DrawAspect="Content" ObjectID="_1342183392" r:id="rId171"/>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72" o:title=""/>
          </v:shape>
          <o:OLEObject Type="Embed" ProgID="Equation.DSMT4" ShapeID="_x0000_i1096" DrawAspect="Content" ObjectID="_1342183393" r:id="rId173"/>
        </w:object>
      </w:r>
      <w:r>
        <w:t xml:space="preserve"> and </w:t>
      </w:r>
      <w:r w:rsidR="00AF2221" w:rsidRPr="00AF2221">
        <w:rPr>
          <w:position w:val="-12"/>
        </w:rPr>
        <w:object w:dxaOrig="220" w:dyaOrig="360" w14:anchorId="788FDD14">
          <v:shape id="_x0000_i1097" type="#_x0000_t75" style="width:10.65pt;height:18pt" o:ole="">
            <v:imagedata r:id="rId174" o:title=""/>
          </v:shape>
          <o:OLEObject Type="Embed" ProgID="Equation.DSMT4" ShapeID="_x0000_i1097" DrawAspect="Content" ObjectID="_1342183394"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76" o:title=""/>
          </v:shape>
          <o:OLEObject Type="Embed" ProgID="Equation.DSMT4" ShapeID="_x0000_i1098" DrawAspect="Content" ObjectID="_1342183395" r:id="rId177"/>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8" o:title=""/>
          </v:shape>
          <o:OLEObject Type="Embed" ProgID="Equation.DSMT4" ShapeID="_x0000_i1099" DrawAspect="Content" ObjectID="_1342183396" r:id="rId179"/>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80" o:title=""/>
          </v:shape>
          <o:OLEObject Type="Embed" ProgID="Equation.DSMT4" ShapeID="_x0000_i1100" DrawAspect="Content" ObjectID="_1342183397"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220" w:name="_Ref167535331"/>
      <w:bookmarkStart w:id="2221" w:name="_Toc268297740"/>
      <w:r w:rsidRPr="0097532C">
        <w:lastRenderedPageBreak/>
        <w:t>Ellipsoidal Fiber Distribution</w:t>
      </w:r>
      <w:bookmarkEnd w:id="2220"/>
      <w:bookmarkEnd w:id="2221"/>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82" o:title=""/>
                </v:shape>
                <o:OLEObject Type="Embed" ProgID="Equation.DSMT4" ShapeID="_x0000_i1101" DrawAspect="Content" ObjectID="_1342183398" r:id="rId183"/>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84" o:title=""/>
                </v:shape>
                <o:OLEObject Type="Embed" ProgID="Equation.DSMT4" ShapeID="_x0000_i1102" DrawAspect="Content" ObjectID="_1342183399" r:id="rId185"/>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86" o:title=""/>
          </v:shape>
          <o:OLEObject Type="Embed" ProgID="Equation.DSMT4" ShapeID="_x0000_i1103" DrawAspect="Content" ObjectID="_1342183400"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188" o:title=""/>
          </v:shape>
          <o:OLEObject Type="Embed" ProgID="Equation.DSMT4" ShapeID="_x0000_i1104" DrawAspect="Content" ObjectID="_1342183401" r:id="rId189"/>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190" o:title=""/>
          </v:shape>
          <o:OLEObject Type="Embed" ProgID="Equation.DSMT4" ShapeID="_x0000_i1105" DrawAspect="Content" ObjectID="_1342183402" r:id="rId191"/>
        </w:object>
      </w:r>
      <w:r w:rsidR="006A0BC1">
        <w:t xml:space="preserve"> is the square of the fiber stretch </w:t>
      </w:r>
      <w:r w:rsidRPr="00AF2221">
        <w:rPr>
          <w:position w:val="-12"/>
        </w:rPr>
        <w:object w:dxaOrig="279" w:dyaOrig="400" w14:anchorId="60A01504">
          <v:shape id="_x0000_i1106" type="#_x0000_t75" style="width:14pt;height:19.35pt" o:ole="">
            <v:imagedata r:id="rId192" o:title=""/>
          </v:shape>
          <o:OLEObject Type="Embed" ProgID="Equation.DSMT4" ShapeID="_x0000_i1106" DrawAspect="Content" ObjectID="_1342183403" r:id="rId193"/>
        </w:object>
      </w:r>
      <w:r w:rsidR="006A0BC1">
        <w:t xml:space="preserve">, </w:t>
      </w:r>
      <w:r w:rsidRPr="00AF2221">
        <w:rPr>
          <w:position w:val="-6"/>
        </w:rPr>
        <w:object w:dxaOrig="260" w:dyaOrig="279" w14:anchorId="12911F07">
          <v:shape id="_x0000_i1107" type="#_x0000_t75" style="width:13.35pt;height:14pt" o:ole="">
            <v:imagedata r:id="rId194" o:title=""/>
          </v:shape>
          <o:OLEObject Type="Embed" ProgID="Equation.DSMT4" ShapeID="_x0000_i1107" DrawAspect="Content" ObjectID="_1342183404"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196" o:title=""/>
          </v:shape>
          <o:OLEObject Type="Embed" ProgID="Equation.DSMT4" ShapeID="_x0000_i1108" DrawAspect="Content" ObjectID="_1342183405" r:id="rId197"/>
        </w:object>
      </w:r>
      <w:r w:rsidR="006A0BC1">
        <w:t xml:space="preserve">, </w:t>
      </w:r>
      <w:r w:rsidRPr="00AF2221">
        <w:rPr>
          <w:position w:val="-12"/>
        </w:rPr>
        <w:object w:dxaOrig="1219" w:dyaOrig="400" w14:anchorId="100A7472">
          <v:shape id="_x0000_i1109" type="#_x0000_t75" style="width:61.35pt;height:19.35pt" o:ole="">
            <v:imagedata r:id="rId198" o:title=""/>
          </v:shape>
          <o:OLEObject Type="Embed" ProgID="Equation.DSMT4" ShapeID="_x0000_i1109" DrawAspect="Content" ObjectID="_1342183406" r:id="rId199"/>
        </w:object>
      </w:r>
      <w:r w:rsidR="006A0BC1">
        <w:t xml:space="preserve">, and </w:t>
      </w:r>
      <w:r w:rsidRPr="00AF2221">
        <w:rPr>
          <w:position w:val="-14"/>
        </w:rPr>
        <w:object w:dxaOrig="540" w:dyaOrig="400" w14:anchorId="57458C84">
          <v:shape id="_x0000_i1110" type="#_x0000_t75" style="width:27.35pt;height:19.35pt" o:ole="">
            <v:imagedata r:id="rId200" o:title=""/>
          </v:shape>
          <o:OLEObject Type="Embed" ProgID="Equation.DSMT4" ShapeID="_x0000_i1110" DrawAspect="Content" ObjectID="_1342183407"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202" o:title=""/>
          </v:shape>
          <o:OLEObject Type="Embed" ProgID="Equation.DSMT4" ShapeID="_x0000_i1111" DrawAspect="Content" ObjectID="_1342183408" r:id="rId203"/>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204" o:title=""/>
          </v:shape>
          <o:OLEObject Type="Embed" ProgID="Equation.DSMT4" ShapeID="_x0000_i1112" DrawAspect="Content" ObjectID="_1342183409"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206" o:title=""/>
          </v:shape>
          <o:OLEObject Type="Embed" ProgID="Equation.DSMT4" ShapeID="_x0000_i1113" DrawAspect="Content" ObjectID="_1342183410" r:id="rId207"/>
        </w:object>
      </w:r>
      <w:r>
        <w:t xml:space="preserve">and </w:t>
      </w:r>
      <w:r w:rsidR="00AF2221" w:rsidRPr="00AF2221">
        <w:rPr>
          <w:position w:val="-10"/>
        </w:rPr>
        <w:object w:dxaOrig="200" w:dyaOrig="320" w14:anchorId="0EBA392A">
          <v:shape id="_x0000_i1114" type="#_x0000_t75" style="width:10pt;height:16.65pt" o:ole="">
            <v:imagedata r:id="rId208" o:title=""/>
          </v:shape>
          <o:OLEObject Type="Embed" ProgID="Equation.DSMT4" ShapeID="_x0000_i1114" DrawAspect="Content" ObjectID="_1342183411"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0" o:title=""/>
          </v:shape>
          <o:OLEObject Type="Embed" ProgID="Equation.DSMT4" ShapeID="_x0000_i1115" DrawAspect="Content" ObjectID="_1342183412"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2222" w:name="_Ref167375501"/>
      <w:bookmarkStart w:id="2223" w:name="_Toc268297741"/>
      <w:r w:rsidRPr="0097532C">
        <w:lastRenderedPageBreak/>
        <w:t>Ellipsoidal Fiber Distribution Mooney-Rivlin</w:t>
      </w:r>
      <w:bookmarkEnd w:id="2222"/>
      <w:bookmarkEnd w:id="2223"/>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212" o:title=""/>
                </v:shape>
                <o:OLEObject Type="Embed" ProgID="Equation.DSMT4" ShapeID="_x0000_i1116" DrawAspect="Content" ObjectID="_1342183413" r:id="rId213"/>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214" o:title=""/>
                </v:shape>
                <o:OLEObject Type="Embed" ProgID="Equation.DSMT4" ShapeID="_x0000_i1117" DrawAspect="Content" ObjectID="_1342183414" r:id="rId215"/>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216" o:title=""/>
          </v:shape>
          <o:OLEObject Type="Embed" ProgID="Equation.DSMT4" ShapeID="_x0000_i1118" DrawAspect="Content" ObjectID="_1342183415" r:id="rId217"/>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18" o:title=""/>
          </v:shape>
          <o:OLEObject Type="Embed" ProgID="Equation.DSMT4" ShapeID="_x0000_i1119" DrawAspect="Content" ObjectID="_1342183416" r:id="rId219"/>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20" o:title=""/>
          </v:shape>
          <o:OLEObject Type="Embed" ProgID="Equation.DSMT4" ShapeID="_x0000_i1120" DrawAspect="Content" ObjectID="_1342183417" r:id="rId221"/>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22" o:title=""/>
          </v:shape>
          <o:OLEObject Type="Embed" ProgID="Equation.DSMT4" ShapeID="_x0000_i1121" DrawAspect="Content" ObjectID="_1342183418"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224" w:name="_Toc268297742"/>
      <w:r>
        <w:lastRenderedPageBreak/>
        <w:t>Ellipsoidal Fiber Distribution Veronda-Westmann</w:t>
      </w:r>
      <w:bookmarkEnd w:id="2224"/>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24" o:title=""/>
                </v:shape>
                <o:OLEObject Type="Embed" ProgID="Equation.DSMT4" ShapeID="_x0000_i1122" DrawAspect="Content" ObjectID="_1342183419" r:id="rId225"/>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26" o:title=""/>
                </v:shape>
                <o:OLEObject Type="Embed" ProgID="Equation.DSMT4" ShapeID="_x0000_i1123" DrawAspect="Content" ObjectID="_1342183420" r:id="rId227"/>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28" o:title=""/>
          </v:shape>
          <o:OLEObject Type="Embed" ProgID="Equation.DSMT4" ShapeID="_x0000_i1124" DrawAspect="Content" ObjectID="_1342183421" r:id="rId229"/>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30" o:title=""/>
          </v:shape>
          <o:OLEObject Type="Embed" ProgID="Equation.DSMT4" ShapeID="_x0000_i1125" DrawAspect="Content" ObjectID="_1342183422" r:id="rId231"/>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32" o:title=""/>
          </v:shape>
          <o:OLEObject Type="Embed" ProgID="Equation.DSMT4" ShapeID="_x0000_i1126" DrawAspect="Content" ObjectID="_1342183423" r:id="rId233"/>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34" o:title=""/>
          </v:shape>
          <o:OLEObject Type="Embed" ProgID="Equation.DSMT4" ShapeID="_x0000_i1127" DrawAspect="Content" ObjectID="_1342183424" r:id="rId235"/>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225" w:name="_Toc268297743"/>
      <w:r>
        <w:lastRenderedPageBreak/>
        <w:t>Fiber with Exponential-Power Law, Uncoupled Formulation</w:t>
      </w:r>
      <w:bookmarkEnd w:id="2225"/>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36" o:title=""/>
                </v:shape>
                <o:OLEObject Type="Embed" ProgID="Equation.DSMT4" ShapeID="_x0000_i1128" DrawAspect="Content" ObjectID="_1342183425" r:id="rId237"/>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38" o:title=""/>
                </v:shape>
                <o:OLEObject Type="Embed" ProgID="Equation.DSMT4" ShapeID="_x0000_i1129" DrawAspect="Content" ObjectID="_1342183426" r:id="rId239"/>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40" o:title=""/>
                </v:shape>
                <o:OLEObject Type="Embed" ProgID="Equation.DSMT4" ShapeID="_x0000_i1130" DrawAspect="Content" ObjectID="_1342183427" r:id="rId241"/>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2" o:title=""/>
                </v:shape>
                <o:OLEObject Type="Embed" ProgID="Equation.DSMT4" ShapeID="_x0000_i1131" DrawAspect="Content" ObjectID="_1342183428" r:id="rId243"/>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44" o:title=""/>
                </v:shape>
                <o:OLEObject Type="Embed" ProgID="Equation.DSMT4" ShapeID="_x0000_i1132" DrawAspect="Content" ObjectID="_1342183429" r:id="rId245"/>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46" o:title=""/>
          </v:shape>
          <o:OLEObject Type="Embed" ProgID="Equation.DSMT4" ShapeID="_x0000_i1133" DrawAspect="Content" ObjectID="_1342183430" r:id="rId247"/>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48" o:title=""/>
          </v:shape>
          <o:OLEObject Type="Embed" ProgID="Equation.DSMT4" ShapeID="_x0000_i1134" DrawAspect="Content" ObjectID="_1342183431"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35pt;height:17.35pt" o:ole="">
            <v:imagedata r:id="rId250" o:title=""/>
          </v:shape>
          <o:OLEObject Type="Embed" ProgID="Equation.DSMT4" ShapeID="_x0000_i1135" DrawAspect="Content" ObjectID="_1342183432" r:id="rId251"/>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52" o:title=""/>
          </v:shape>
          <o:OLEObject Type="Embed" ProgID="Equation.DSMT4" ShapeID="_x0000_i1136" DrawAspect="Content" ObjectID="_1342183433" r:id="rId253"/>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54" o:title=""/>
          </v:shape>
          <o:OLEObject Type="Embed" ProgID="Equation.DSMT4" ShapeID="_x0000_i1137" DrawAspect="Content" ObjectID="_1342183434" r:id="rId255"/>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56" o:title=""/>
          </v:shape>
          <o:OLEObject Type="Embed" ProgID="Equation.DSMT4" ShapeID="_x0000_i1138" DrawAspect="Content" ObjectID="_1342183435" r:id="rId257"/>
        </w:object>
      </w:r>
      <w:r>
        <w:t xml:space="preserve">, and </w:t>
      </w:r>
      <w:r w:rsidR="00AF2221" w:rsidRPr="00AF2221">
        <w:rPr>
          <w:position w:val="-14"/>
        </w:rPr>
        <w:object w:dxaOrig="540" w:dyaOrig="400" w14:anchorId="6A8C7130">
          <v:shape id="_x0000_i1139" type="#_x0000_t75" style="width:27.35pt;height:19.35pt" o:ole="">
            <v:imagedata r:id="rId258" o:title=""/>
          </v:shape>
          <o:OLEObject Type="Embed" ProgID="Equation.DSMT4" ShapeID="_x0000_i1139" DrawAspect="Content" ObjectID="_1342183436"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60" o:title=""/>
          </v:shape>
          <o:OLEObject Type="Embed" ProgID="Equation.DSMT4" ShapeID="_x0000_i1140" DrawAspect="Content" ObjectID="_1342183437" r:id="rId261"/>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62" o:title=""/>
          </v:shape>
          <o:OLEObject Type="Embed" ProgID="Equation.DSMT4" ShapeID="_x0000_i1141" DrawAspect="Content" ObjectID="_1342183438" r:id="rId263"/>
        </w:object>
      </w:r>
      <w:r w:rsidRPr="000230DC">
        <w:t xml:space="preserve">, </w:t>
      </w:r>
      <w:r w:rsidR="00AF2221" w:rsidRPr="00AF2221">
        <w:rPr>
          <w:position w:val="-6"/>
        </w:rPr>
        <w:object w:dxaOrig="580" w:dyaOrig="279" w14:anchorId="26A972BB">
          <v:shape id="_x0000_i1142" type="#_x0000_t75" style="width:29.35pt;height:14pt" o:ole="">
            <v:imagedata r:id="rId264" o:title=""/>
          </v:shape>
          <o:OLEObject Type="Embed" ProgID="Equation.DSMT4" ShapeID="_x0000_i1142" DrawAspect="Content" ObjectID="_1342183439" r:id="rId265"/>
        </w:object>
      </w:r>
      <w:r w:rsidRPr="000230DC">
        <w:t xml:space="preserve">, and </w:t>
      </w:r>
      <w:r w:rsidR="00AF2221" w:rsidRPr="00AF2221">
        <w:rPr>
          <w:position w:val="-10"/>
        </w:rPr>
        <w:object w:dxaOrig="600" w:dyaOrig="320" w14:anchorId="45941155">
          <v:shape id="_x0000_i1143" type="#_x0000_t75" style="width:30pt;height:16.65pt" o:ole="">
            <v:imagedata r:id="rId266" o:title=""/>
          </v:shape>
          <o:OLEObject Type="Embed" ProgID="Equation.DSMT4" ShapeID="_x0000_i1143" DrawAspect="Content" ObjectID="_1342183440"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8" o:title=""/>
          </v:shape>
          <o:OLEObject Type="Embed" ProgID="Equation.DSMT4" ShapeID="_x0000_i1144" DrawAspect="Content" ObjectID="_1342183441"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70" o:title=""/>
          </v:shape>
          <o:OLEObject Type="Embed" ProgID="Equation.DSMT4" ShapeID="_x0000_i1145" DrawAspect="Content" ObjectID="_1342183442" r:id="rId271"/>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72" o:title=""/>
          </v:shape>
          <o:OLEObject Type="Embed" ProgID="Equation.DSMT4" ShapeID="_x0000_i1146" DrawAspect="Content" ObjectID="_1342183443" r:id="rId273"/>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74" o:title=""/>
          </v:shape>
          <o:OLEObject Type="Embed" ProgID="Equation.DSMT4" ShapeID="_x0000_i1147" DrawAspect="Content" ObjectID="_1342183444" r:id="rId275"/>
        </w:object>
      </w:r>
      <w:r w:rsidRPr="0097532C">
        <w:t xml:space="preserve">).  Therefore, use </w:t>
      </w:r>
      <w:r w:rsidR="00AF2221" w:rsidRPr="00AF2221">
        <w:rPr>
          <w:position w:val="-10"/>
        </w:rPr>
        <w:object w:dxaOrig="600" w:dyaOrig="320" w14:anchorId="5E7D1C1F">
          <v:shape id="_x0000_i1148" type="#_x0000_t75" style="width:30pt;height:16.65pt" o:ole="">
            <v:imagedata r:id="rId276" o:title=""/>
          </v:shape>
          <o:OLEObject Type="Embed" ProgID="Equation.DSMT4" ShapeID="_x0000_i1148" DrawAspect="Content" ObjectID="_1342183445"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78" o:title=""/>
          </v:shape>
          <o:OLEObject Type="Embed" ProgID="Equation.DSMT4" ShapeID="_x0000_i1149" DrawAspect="Content" ObjectID="_1342183446"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lastRenderedPageBreak/>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80" o:title=""/>
          </v:shape>
          <o:OLEObject Type="Embed" ProgID="Equation.DSMT4" ShapeID="_x0000_i1150" DrawAspect="Content" ObjectID="_1342183447" r:id="rId281"/>
        </w:object>
      </w:r>
      <w:r>
        <w:t xml:space="preserve">, oriented at ±25 degrees relative to </w:t>
      </w:r>
      <w:r w:rsidR="00AF2221" w:rsidRPr="00AF2221">
        <w:rPr>
          <w:position w:val="-12"/>
        </w:rPr>
        <w:object w:dxaOrig="240" w:dyaOrig="360" w14:anchorId="79D979FB">
          <v:shape id="_x0000_i1151" type="#_x0000_t75" style="width:12pt;height:18pt" o:ole="">
            <v:imagedata r:id="rId282" o:title=""/>
          </v:shape>
          <o:OLEObject Type="Embed" ProgID="Equation.DSMT4" ShapeID="_x0000_i1151" DrawAspect="Content" ObjectID="_1342183448"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226" w:name="_Toc268297744"/>
      <w:r>
        <w:lastRenderedPageBreak/>
        <w:t>Fung Orthotropic</w:t>
      </w:r>
      <w:bookmarkEnd w:id="2226"/>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227" w:author="Gerard" w:date="2014-07-29T23:26:00Z">
              <w:r w:rsidDel="00F11BA7">
                <w:delText>mu1</w:delText>
              </w:r>
            </w:del>
            <w:ins w:id="2228" w:author="Gerard" w:date="2014-07-29T23:26:00Z">
              <w:r w:rsidR="00F11BA7">
                <w:t>E1</w:t>
              </w:r>
            </w:ins>
            <w:r>
              <w:t>&gt;</w:t>
            </w:r>
          </w:p>
        </w:tc>
        <w:tc>
          <w:tcPr>
            <w:tcW w:w="2611" w:type="pct"/>
            <w:shd w:val="clear" w:color="auto" w:fill="auto"/>
          </w:tcPr>
          <w:p w14:paraId="2F0AA516" w14:textId="5D78C019" w:rsidR="00C7478A" w:rsidRDefault="00F11BA7" w:rsidP="00AF2221">
            <w:r w:rsidRPr="00AF2221">
              <w:rPr>
                <w:position w:val="-12"/>
              </w:rPr>
              <w:object w:dxaOrig="280" w:dyaOrig="380" w14:anchorId="2A3614A1">
                <v:shape id="_x0000_i1152" type="#_x0000_t75" style="width:14pt;height:19.35pt" o:ole="">
                  <v:imagedata r:id="rId284" o:title=""/>
                </v:shape>
                <o:OLEObject Type="Embed" ProgID="Equation.DSMT4" ShapeID="_x0000_i1152" DrawAspect="Content" ObjectID="_1342183449" r:id="rId285"/>
              </w:object>
            </w:r>
            <w:r w:rsidR="00C7478A">
              <w:t xml:space="preserve"> </w:t>
            </w:r>
            <w:ins w:id="2229"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230" w:author="Gerard" w:date="2014-07-29T23:26:00Z">
              <w:r w:rsidDel="00F11BA7">
                <w:delText>mu2</w:delText>
              </w:r>
            </w:del>
            <w:ins w:id="2231" w:author="Gerard" w:date="2014-07-29T23:26:00Z">
              <w:r w:rsidR="00F11BA7">
                <w:t>E2</w:t>
              </w:r>
            </w:ins>
            <w:r>
              <w:t>&gt;</w:t>
            </w:r>
          </w:p>
        </w:tc>
        <w:tc>
          <w:tcPr>
            <w:tcW w:w="2611" w:type="pct"/>
            <w:shd w:val="clear" w:color="auto" w:fill="auto"/>
          </w:tcPr>
          <w:p w14:paraId="4511059C" w14:textId="33DCBECD" w:rsidR="00C7478A" w:rsidRDefault="00F11BA7" w:rsidP="00AF2221">
            <w:r w:rsidRPr="00AF2221">
              <w:rPr>
                <w:position w:val="-12"/>
              </w:rPr>
              <w:object w:dxaOrig="300" w:dyaOrig="380" w14:anchorId="3040B665">
                <v:shape id="_x0000_i1153" type="#_x0000_t75" style="width:14pt;height:19.35pt" o:ole="">
                  <v:imagedata r:id="rId286" o:title=""/>
                </v:shape>
                <o:OLEObject Type="Embed" ProgID="Equation.DSMT4" ShapeID="_x0000_i1153" DrawAspect="Content" ObjectID="_1342183450" r:id="rId287"/>
              </w:object>
            </w:r>
            <w:r w:rsidR="00C7478A">
              <w:t xml:space="preserve"> </w:t>
            </w:r>
            <w:ins w:id="2232"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233" w:author="Gerard" w:date="2014-07-29T23:26:00Z">
              <w:r w:rsidDel="00F11BA7">
                <w:delText>mu3</w:delText>
              </w:r>
            </w:del>
            <w:ins w:id="2234" w:author="Gerard" w:date="2014-07-29T23:26:00Z">
              <w:r w:rsidR="00F11BA7">
                <w:t>E3</w:t>
              </w:r>
            </w:ins>
            <w:r>
              <w:t>&gt;</w:t>
            </w:r>
          </w:p>
        </w:tc>
        <w:tc>
          <w:tcPr>
            <w:tcW w:w="2611" w:type="pct"/>
            <w:shd w:val="clear" w:color="auto" w:fill="auto"/>
          </w:tcPr>
          <w:p w14:paraId="639E6D2D" w14:textId="36907BD7" w:rsidR="00C7478A" w:rsidRDefault="00F11BA7" w:rsidP="00AF2221">
            <w:r w:rsidRPr="00AF2221">
              <w:rPr>
                <w:position w:val="-12"/>
              </w:rPr>
              <w:object w:dxaOrig="300" w:dyaOrig="380" w14:anchorId="68288766">
                <v:shape id="_x0000_i1154" type="#_x0000_t75" style="width:15.35pt;height:19.35pt" o:ole="">
                  <v:imagedata r:id="rId288" o:title=""/>
                </v:shape>
                <o:OLEObject Type="Embed" ProgID="Equation.DSMT4" ShapeID="_x0000_i1154" DrawAspect="Content" ObjectID="_1342183451" r:id="rId289"/>
              </w:object>
            </w:r>
            <w:r w:rsidR="00C7478A">
              <w:t xml:space="preserve"> </w:t>
            </w:r>
            <w:ins w:id="2235"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236" w:author="Gerard" w:date="2014-07-29T23:26:00Z">
              <w:r w:rsidDel="00F11BA7">
                <w:delText>l11</w:delText>
              </w:r>
            </w:del>
            <w:ins w:id="2237" w:author="Gerard" w:date="2014-07-29T23:26:00Z">
              <w:r w:rsidR="00F11BA7">
                <w:t>G12</w:t>
              </w:r>
            </w:ins>
            <w:r>
              <w:t>&gt;</w:t>
            </w:r>
          </w:p>
        </w:tc>
        <w:tc>
          <w:tcPr>
            <w:tcW w:w="2611" w:type="pct"/>
            <w:shd w:val="clear" w:color="auto" w:fill="auto"/>
          </w:tcPr>
          <w:p w14:paraId="037FABCB" w14:textId="5FEBB7E0" w:rsidR="00C7478A" w:rsidRDefault="00F11BA7" w:rsidP="00AF2221">
            <w:r w:rsidRPr="00AF2221">
              <w:rPr>
                <w:position w:val="-12"/>
              </w:rPr>
              <w:object w:dxaOrig="380" w:dyaOrig="380" w14:anchorId="7827243B">
                <v:shape id="_x0000_i1155" type="#_x0000_t75" style="width:19.35pt;height:19.35pt" o:ole="">
                  <v:imagedata r:id="rId290" o:title=""/>
                </v:shape>
                <o:OLEObject Type="Embed" ProgID="Equation.DSMT4" ShapeID="_x0000_i1155" DrawAspect="Content" ObjectID="_1342183452" r:id="rId291"/>
              </w:object>
            </w:r>
            <w:r w:rsidR="00C7478A">
              <w:t xml:space="preserve"> </w:t>
            </w:r>
            <w:ins w:id="2238"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239" w:author="Gerard" w:date="2014-07-29T23:27:00Z">
              <w:r w:rsidDel="00F11BA7">
                <w:delText>l22</w:delText>
              </w:r>
            </w:del>
            <w:ins w:id="2240" w:author="Gerard" w:date="2014-07-29T23:27:00Z">
              <w:r w:rsidR="00F11BA7">
                <w:t>G23</w:t>
              </w:r>
            </w:ins>
            <w:r>
              <w:t>&gt;</w:t>
            </w:r>
          </w:p>
        </w:tc>
        <w:tc>
          <w:tcPr>
            <w:tcW w:w="2611" w:type="pct"/>
            <w:shd w:val="clear" w:color="auto" w:fill="auto"/>
          </w:tcPr>
          <w:p w14:paraId="5C6220AD" w14:textId="34E927CB" w:rsidR="00C7478A" w:rsidRDefault="00F11BA7" w:rsidP="00AF2221">
            <w:r w:rsidRPr="00AF2221">
              <w:rPr>
                <w:position w:val="-12"/>
              </w:rPr>
              <w:object w:dxaOrig="380" w:dyaOrig="380" w14:anchorId="4DE50F43">
                <v:shape id="_x0000_i1156" type="#_x0000_t75" style="width:18.65pt;height:19.35pt" o:ole="">
                  <v:imagedata r:id="rId292" o:title=""/>
                </v:shape>
                <o:OLEObject Type="Embed" ProgID="Equation.DSMT4" ShapeID="_x0000_i1156" DrawAspect="Content" ObjectID="_1342183453" r:id="rId293"/>
              </w:object>
            </w:r>
            <w:r w:rsidR="00C7478A">
              <w:t xml:space="preserve"> </w:t>
            </w:r>
            <w:ins w:id="2241"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242" w:author="Gerard" w:date="2014-07-29T23:27:00Z">
              <w:r w:rsidDel="00F11BA7">
                <w:delText>l33</w:delText>
              </w:r>
            </w:del>
            <w:ins w:id="2243" w:author="Gerard" w:date="2014-07-29T23:27:00Z">
              <w:r w:rsidR="00F11BA7">
                <w:t>G13</w:t>
              </w:r>
            </w:ins>
            <w:r>
              <w:t>&gt;</w:t>
            </w:r>
          </w:p>
        </w:tc>
        <w:tc>
          <w:tcPr>
            <w:tcW w:w="2611" w:type="pct"/>
            <w:shd w:val="clear" w:color="auto" w:fill="auto"/>
          </w:tcPr>
          <w:p w14:paraId="06B53444" w14:textId="6FA8669E" w:rsidR="00C7478A" w:rsidRDefault="00F11BA7" w:rsidP="00AF2221">
            <w:r w:rsidRPr="00AF2221">
              <w:rPr>
                <w:position w:val="-12"/>
              </w:rPr>
              <w:object w:dxaOrig="360" w:dyaOrig="380" w14:anchorId="7155B63D">
                <v:shape id="_x0000_i1157" type="#_x0000_t75" style="width:17.35pt;height:19.35pt" o:ole="">
                  <v:imagedata r:id="rId294" o:title=""/>
                </v:shape>
                <o:OLEObject Type="Embed" ProgID="Equation.DSMT4" ShapeID="_x0000_i1157" DrawAspect="Content" ObjectID="_1342183454" r:id="rId295"/>
              </w:object>
            </w:r>
            <w:r w:rsidR="00C7478A">
              <w:t xml:space="preserve"> </w:t>
            </w:r>
            <w:ins w:id="2244"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245" w:author="Gerard" w:date="2014-07-29T23:27:00Z">
              <w:r w:rsidDel="00F11BA7">
                <w:delText>l12</w:delText>
              </w:r>
            </w:del>
            <w:ins w:id="2246" w:author="Gerard" w:date="2014-07-29T23:27:00Z">
              <w:r w:rsidR="00F11BA7">
                <w:t>v12</w:t>
              </w:r>
            </w:ins>
            <w:r>
              <w:t>&gt;</w:t>
            </w:r>
          </w:p>
        </w:tc>
        <w:tc>
          <w:tcPr>
            <w:tcW w:w="2611" w:type="pct"/>
            <w:shd w:val="clear" w:color="auto" w:fill="auto"/>
          </w:tcPr>
          <w:p w14:paraId="6D36ADF2" w14:textId="4A17178D" w:rsidR="00C7478A" w:rsidRDefault="00F11BA7" w:rsidP="00DE34C0">
            <w:r w:rsidRPr="00AF2221">
              <w:rPr>
                <w:position w:val="-12"/>
              </w:rPr>
              <w:object w:dxaOrig="320" w:dyaOrig="380" w14:anchorId="62715933">
                <v:shape id="_x0000_i1158" type="#_x0000_t75" style="width:16.65pt;height:19.35pt" o:ole="">
                  <v:imagedata r:id="rId296" o:title=""/>
                </v:shape>
                <o:OLEObject Type="Embed" ProgID="Equation.DSMT4" ShapeID="_x0000_i1158" DrawAspect="Content" ObjectID="_1342183455" r:id="rId297"/>
              </w:object>
            </w:r>
            <w:r w:rsidR="00C7478A">
              <w:t xml:space="preserve"> </w:t>
            </w:r>
            <w:del w:id="2247" w:author="Gerard" w:date="2014-07-29T23:54:00Z">
              <w:r w:rsidR="00C7478A" w:rsidDel="00DE34C0">
                <w:delText>modulus</w:delText>
              </w:r>
            </w:del>
            <w:ins w:id="2248"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249" w:author="Gerard" w:date="2014-07-29T23:53:00Z">
              <w:r w:rsidDel="00DE34C0">
                <w:rPr>
                  <w:b/>
                </w:rPr>
                <w:delText>P</w:delText>
              </w:r>
            </w:del>
            <w:ins w:id="2250"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251" w:author="Gerard" w:date="2014-07-29T23:27:00Z">
              <w:r w:rsidDel="00F11BA7">
                <w:delText>l23</w:delText>
              </w:r>
            </w:del>
            <w:ins w:id="2252" w:author="Gerard" w:date="2014-07-29T23:27:00Z">
              <w:r w:rsidR="00F11BA7">
                <w:t>v23</w:t>
              </w:r>
            </w:ins>
            <w:r>
              <w:t>&gt;</w:t>
            </w:r>
          </w:p>
        </w:tc>
        <w:tc>
          <w:tcPr>
            <w:tcW w:w="2611" w:type="pct"/>
            <w:shd w:val="clear" w:color="auto" w:fill="auto"/>
          </w:tcPr>
          <w:p w14:paraId="6B5B3467" w14:textId="4516799E" w:rsidR="00C7478A" w:rsidRDefault="00F11BA7" w:rsidP="00AF2221">
            <w:r w:rsidRPr="00AF2221">
              <w:rPr>
                <w:position w:val="-12"/>
              </w:rPr>
              <w:object w:dxaOrig="340" w:dyaOrig="380" w14:anchorId="1F43EF3C">
                <v:shape id="_x0000_i1159" type="#_x0000_t75" style="width:16.65pt;height:19.35pt" o:ole="">
                  <v:imagedata r:id="rId298" o:title=""/>
                </v:shape>
                <o:OLEObject Type="Embed" ProgID="Equation.DSMT4" ShapeID="_x0000_i1159" DrawAspect="Content" ObjectID="_1342183456" r:id="rId299"/>
              </w:object>
            </w:r>
            <w:r w:rsidR="00C7478A">
              <w:t xml:space="preserve"> </w:t>
            </w:r>
            <w:ins w:id="2253" w:author="Gerard" w:date="2014-07-29T23:54:00Z">
              <w:r w:rsidR="00DE34C0">
                <w:t>Poisson’s ratio</w:t>
              </w:r>
            </w:ins>
            <w:del w:id="2254"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255" w:author="Gerard" w:date="2014-07-29T23:53:00Z">
              <w:r w:rsidDel="00DE34C0">
                <w:rPr>
                  <w:b/>
                </w:rPr>
                <w:delText>P</w:delText>
              </w:r>
            </w:del>
            <w:ins w:id="2256"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257" w:author="Gerard" w:date="2014-07-29T23:27:00Z">
              <w:r w:rsidDel="00F11BA7">
                <w:delText>l31</w:delText>
              </w:r>
            </w:del>
            <w:ins w:id="2258" w:author="Gerard" w:date="2014-07-29T23:27:00Z">
              <w:r w:rsidR="00F11BA7">
                <w:t>v31</w:t>
              </w:r>
            </w:ins>
            <w:r>
              <w:t>&gt;</w:t>
            </w:r>
          </w:p>
        </w:tc>
        <w:tc>
          <w:tcPr>
            <w:tcW w:w="2611" w:type="pct"/>
            <w:shd w:val="clear" w:color="auto" w:fill="auto"/>
          </w:tcPr>
          <w:p w14:paraId="7EE62882" w14:textId="010B7A14" w:rsidR="00C7478A" w:rsidRDefault="00F11BA7" w:rsidP="00AF2221">
            <w:r w:rsidRPr="00AF2221">
              <w:rPr>
                <w:position w:val="-12"/>
              </w:rPr>
              <w:object w:dxaOrig="320" w:dyaOrig="380" w14:anchorId="67E0F69E">
                <v:shape id="_x0000_i1160" type="#_x0000_t75" style="width:16.65pt;height:19.35pt" o:ole="">
                  <v:imagedata r:id="rId300" o:title=""/>
                </v:shape>
                <o:OLEObject Type="Embed" ProgID="Equation.DSMT4" ShapeID="_x0000_i1160" DrawAspect="Content" ObjectID="_1342183457" r:id="rId301"/>
              </w:object>
            </w:r>
            <w:r w:rsidR="00C7478A">
              <w:t xml:space="preserve"> </w:t>
            </w:r>
            <w:ins w:id="2259" w:author="Gerard" w:date="2014-07-29T23:54:00Z">
              <w:r w:rsidR="00DE34C0">
                <w:t>Poisson’s ratio</w:t>
              </w:r>
            </w:ins>
            <w:del w:id="2260"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261" w:author="Gerard" w:date="2014-07-29T23:53:00Z">
              <w:r w:rsidDel="00DE34C0">
                <w:rPr>
                  <w:b/>
                </w:rPr>
                <w:delText>P</w:delText>
              </w:r>
            </w:del>
            <w:ins w:id="2262"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302" o:title=""/>
                </v:shape>
                <o:OLEObject Type="Embed" ProgID="Equation.DSMT4" ShapeID="_x0000_i1161" DrawAspect="Content" ObjectID="_1342183458" r:id="rId303"/>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304" o:title=""/>
          </v:shape>
          <o:OLEObject Type="Embed" ProgID="Equation.DSMT4" ShapeID="_x0000_i1162" DrawAspect="Content" ObjectID="_1342183459" r:id="rId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306" o:title=""/>
          </v:shape>
          <o:OLEObject Type="Embed" ProgID="Equation.DSMT4" ShapeID="_x0000_i1163" DrawAspect="Content" ObjectID="_1342183460" r:id="rId307"/>
        </w:object>
      </w:r>
      <w:r>
        <w:t>.</w:t>
      </w:r>
    </w:p>
    <w:p w14:paraId="15E464C9" w14:textId="68138A6D" w:rsidR="00F11BA7" w:rsidRDefault="006A0BC1" w:rsidP="006A0BC1">
      <w:pPr>
        <w:rPr>
          <w:ins w:id="2263" w:author="Gerard" w:date="2014-07-29T23:30:00Z"/>
        </w:rPr>
      </w:pPr>
      <w:r>
        <w:t xml:space="preserve">Here, </w:t>
      </w:r>
      <w:r w:rsidR="00AF2221" w:rsidRPr="00AF2221">
        <w:rPr>
          <w:position w:val="-18"/>
        </w:rPr>
        <w:object w:dxaOrig="1380" w:dyaOrig="480" w14:anchorId="611D46D7">
          <v:shape id="_x0000_i1164" type="#_x0000_t75" style="width:69.35pt;height:24pt" o:ole="">
            <v:imagedata r:id="rId308" o:title=""/>
          </v:shape>
          <o:OLEObject Type="Embed" ProgID="Equation.DSMT4" ShapeID="_x0000_i1164" DrawAspect="Content" ObjectID="_1342183461" r:id="rId309"/>
        </w:object>
      </w:r>
      <w:r>
        <w:t xml:space="preserve"> and </w:t>
      </w:r>
      <w:r w:rsidR="00AF2221" w:rsidRPr="00AF2221">
        <w:rPr>
          <w:position w:val="-12"/>
        </w:rPr>
        <w:object w:dxaOrig="1400" w:dyaOrig="360" w14:anchorId="192718D5">
          <v:shape id="_x0000_i1165" type="#_x0000_t75" style="width:70pt;height:18pt" o:ole="">
            <v:imagedata r:id="rId310" o:title=""/>
          </v:shape>
          <o:OLEObject Type="Embed" ProgID="Equation.DSMT4" ShapeID="_x0000_i1165" DrawAspect="Content" ObjectID="_1342183462" r:id="rId311"/>
        </w:object>
      </w:r>
      <w:r>
        <w:t xml:space="preserve">where </w:t>
      </w:r>
      <w:r w:rsidR="00AF2221" w:rsidRPr="00AF2221">
        <w:rPr>
          <w:position w:val="-12"/>
        </w:rPr>
        <w:object w:dxaOrig="320" w:dyaOrig="360" w14:anchorId="40E7F654">
          <v:shape id="_x0000_i1166" type="#_x0000_t75" style="width:16.65pt;height:18pt" o:ole="">
            <v:imagedata r:id="rId312" o:title=""/>
          </v:shape>
          <o:OLEObject Type="Embed" ProgID="Equation.DSMT4" ShapeID="_x0000_i1166" DrawAspect="Content" ObjectID="_1342183463"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264" w:author="Gerard" w:date="2014-07-29T23:37:00Z">
        <w:r w:rsidDel="00F11BA7">
          <w:delText xml:space="preserve"> </w:delText>
        </w:r>
      </w:del>
      <w:r>
        <w:t xml:space="preserve">on how to define the material axes for orthotropic materials. </w:t>
      </w:r>
      <w:ins w:id="2265" w:author="Gerard" w:date="2014-07-29T23:28:00Z">
        <w:r w:rsidR="00F11BA7">
          <w:t xml:space="preserve">The Lamé </w:t>
        </w:r>
      </w:ins>
      <w:ins w:id="2266" w:author="Gerard" w:date="2014-07-29T23:35:00Z">
        <w:r w:rsidR="00F11BA7">
          <w:t>constants</w:t>
        </w:r>
      </w:ins>
      <w:ins w:id="2267" w:author="Gerard" w:date="2014-07-29T23:28:00Z">
        <w:r w:rsidR="00F11BA7">
          <w:t xml:space="preserve"> </w:t>
        </w:r>
      </w:ins>
      <w:ins w:id="2268" w:author="Gerard" w:date="2014-07-29T23:28:00Z">
        <w:r w:rsidR="00F11BA7" w:rsidRPr="00B61FE0">
          <w:rPr>
            <w:position w:val="-10"/>
          </w:rPr>
          <w:object w:dxaOrig="300" w:dyaOrig="320" w14:anchorId="720398E5">
            <v:shape id="_x0000_i1167" type="#_x0000_t75" style="width:15.35pt;height:16pt" o:ole="">
              <v:imagedata r:id="rId314" o:title=""/>
            </v:shape>
            <o:OLEObject Type="Embed" ProgID="Equation.DSMT4" ShapeID="_x0000_i1167" DrawAspect="Content" ObjectID="_1342183464" r:id="rId315"/>
          </w:object>
        </w:r>
      </w:ins>
      <w:ins w:id="2269" w:author="Gerard" w:date="2014-07-29T23:28:00Z">
        <w:r w:rsidR="00F11BA7">
          <w:t xml:space="preserve"> </w:t>
        </w:r>
      </w:ins>
      <w:ins w:id="2270" w:author="Gerard" w:date="2014-07-29T23:29:00Z">
        <w:r w:rsidR="00F11BA7">
          <w:t>(</w:t>
        </w:r>
      </w:ins>
      <w:ins w:id="2271" w:author="Gerard" w:date="2014-07-29T23:29:00Z">
        <w:r w:rsidR="00F11BA7" w:rsidRPr="00B61FE0">
          <w:rPr>
            <w:position w:val="-8"/>
          </w:rPr>
          <w:object w:dxaOrig="920" w:dyaOrig="280" w14:anchorId="15E3597D">
            <v:shape id="_x0000_i1168" type="#_x0000_t75" style="width:46pt;height:14pt" o:ole="">
              <v:imagedata r:id="rId316" o:title=""/>
            </v:shape>
            <o:OLEObject Type="Embed" ProgID="Equation.DSMT4" ShapeID="_x0000_i1168" DrawAspect="Content" ObjectID="_1342183465" r:id="rId317"/>
          </w:object>
        </w:r>
      </w:ins>
      <w:ins w:id="2272" w:author="Gerard" w:date="2014-07-29T23:29:00Z">
        <w:r w:rsidR="00F11BA7">
          <w:t xml:space="preserve">) and </w:t>
        </w:r>
      </w:ins>
      <w:ins w:id="2273" w:author="Gerard" w:date="2014-07-29T23:29:00Z">
        <w:r w:rsidR="00F11BA7" w:rsidRPr="00B61FE0">
          <w:rPr>
            <w:position w:val="-10"/>
          </w:rPr>
          <w:object w:dxaOrig="360" w:dyaOrig="320" w14:anchorId="50AF3C49">
            <v:shape id="_x0000_i1169" type="#_x0000_t75" style="width:18pt;height:16pt" o:ole="">
              <v:imagedata r:id="rId318" o:title=""/>
            </v:shape>
            <o:OLEObject Type="Embed" ProgID="Equation.DSMT4" ShapeID="_x0000_i1169" DrawAspect="Content" ObjectID="_1342183466" r:id="rId319"/>
          </w:object>
        </w:r>
      </w:ins>
      <w:ins w:id="2274" w:author="Gerard" w:date="2014-07-29T23:29:00Z">
        <w:r w:rsidR="00F11BA7">
          <w:t xml:space="preserve"> (</w:t>
        </w:r>
      </w:ins>
      <w:ins w:id="2275" w:author="Gerard" w:date="2014-07-29T23:29:00Z">
        <w:r w:rsidR="00F11BA7" w:rsidRPr="00B61FE0">
          <w:rPr>
            <w:position w:val="-8"/>
          </w:rPr>
          <w:object w:dxaOrig="1120" w:dyaOrig="300" w14:anchorId="347DEFF0">
            <v:shape id="_x0000_i1170" type="#_x0000_t75" style="width:56pt;height:15.35pt" o:ole="">
              <v:imagedata r:id="rId320" o:title=""/>
            </v:shape>
            <o:OLEObject Type="Embed" ProgID="Equation.DSMT4" ShapeID="_x0000_i1170" DrawAspect="Content" ObjectID="_1342183467" r:id="rId321"/>
          </w:object>
        </w:r>
      </w:ins>
      <w:ins w:id="2276" w:author="Gerard" w:date="2014-07-29T23:29:00Z">
        <w:r w:rsidR="00F11BA7">
          <w:t xml:space="preserve">, </w:t>
        </w:r>
      </w:ins>
      <w:ins w:id="2277" w:author="Gerard" w:date="2014-07-29T23:29:00Z">
        <w:r w:rsidR="00F11BA7" w:rsidRPr="00B61FE0">
          <w:rPr>
            <w:position w:val="-10"/>
          </w:rPr>
          <w:object w:dxaOrig="900" w:dyaOrig="320" w14:anchorId="0E684D7A">
            <v:shape id="_x0000_i1171" type="#_x0000_t75" style="width:45.35pt;height:16pt" o:ole="">
              <v:imagedata r:id="rId322" o:title=""/>
            </v:shape>
            <o:OLEObject Type="Embed" ProgID="Equation.DSMT4" ShapeID="_x0000_i1171" DrawAspect="Content" ObjectID="_1342183468" r:id="rId323"/>
          </w:object>
        </w:r>
      </w:ins>
      <w:ins w:id="2278" w:author="Gerard" w:date="2014-07-29T23:29:00Z">
        <w:r w:rsidR="00F11BA7">
          <w:t xml:space="preserve">) are related to Young’s moduli </w:t>
        </w:r>
      </w:ins>
      <w:ins w:id="2279" w:author="Gerard" w:date="2014-07-29T23:30:00Z">
        <w:r w:rsidR="00F11BA7" w:rsidRPr="00B61FE0">
          <w:rPr>
            <w:position w:val="-10"/>
          </w:rPr>
          <w:object w:dxaOrig="300" w:dyaOrig="320" w14:anchorId="14F1726A">
            <v:shape id="_x0000_i1172" type="#_x0000_t75" style="width:15.35pt;height:16pt" o:ole="">
              <v:imagedata r:id="rId324" o:title=""/>
            </v:shape>
            <o:OLEObject Type="Embed" ProgID="Equation.DSMT4" ShapeID="_x0000_i1172" DrawAspect="Content" ObjectID="_1342183469" r:id="rId325"/>
          </w:object>
        </w:r>
      </w:ins>
      <w:ins w:id="2280" w:author="Gerard" w:date="2014-07-29T23:30:00Z">
        <w:r w:rsidR="00F11BA7">
          <w:t xml:space="preserve">, shear moduli </w:t>
        </w:r>
      </w:ins>
      <w:ins w:id="2281" w:author="Gerard" w:date="2014-07-29T23:30:00Z">
        <w:r w:rsidR="00F11BA7" w:rsidRPr="00B61FE0">
          <w:rPr>
            <w:position w:val="-10"/>
          </w:rPr>
          <w:object w:dxaOrig="380" w:dyaOrig="320" w14:anchorId="6FBA56F6">
            <v:shape id="_x0000_i1173" type="#_x0000_t75" style="width:19.35pt;height:16pt" o:ole="">
              <v:imagedata r:id="rId326" o:title=""/>
            </v:shape>
            <o:OLEObject Type="Embed" ProgID="Equation.DSMT4" ShapeID="_x0000_i1173" DrawAspect="Content" ObjectID="_1342183470" r:id="rId327"/>
          </w:object>
        </w:r>
      </w:ins>
      <w:ins w:id="2282" w:author="Gerard" w:date="2014-07-29T23:30:00Z">
        <w:r w:rsidR="00F11BA7">
          <w:t xml:space="preserve"> and Poisson’s ratios </w:t>
        </w:r>
      </w:ins>
      <w:ins w:id="2283" w:author="Gerard" w:date="2014-07-29T23:30:00Z">
        <w:r w:rsidR="00F11BA7" w:rsidRPr="00B61FE0">
          <w:rPr>
            <w:position w:val="-10"/>
          </w:rPr>
          <w:object w:dxaOrig="340" w:dyaOrig="320" w14:anchorId="506D748D">
            <v:shape id="_x0000_i1174" type="#_x0000_t75" style="width:17.35pt;height:16pt" o:ole="">
              <v:imagedata r:id="rId328" o:title=""/>
            </v:shape>
            <o:OLEObject Type="Embed" ProgID="Equation.DSMT4" ShapeID="_x0000_i1174" DrawAspect="Content" ObjectID="_1342183471" r:id="rId329"/>
          </w:object>
        </w:r>
      </w:ins>
      <w:ins w:id="2284" w:author="Gerard" w:date="2014-07-29T23:30:00Z">
        <w:r w:rsidR="00F11BA7">
          <w:t xml:space="preserve"> via</w:t>
        </w:r>
      </w:ins>
    </w:p>
    <w:p w14:paraId="426A807E" w14:textId="59669A6D" w:rsidR="00F11BA7" w:rsidRDefault="00F11BA7">
      <w:pPr>
        <w:pStyle w:val="MTDisplayEquation"/>
        <w:rPr>
          <w:ins w:id="2285" w:author="Gerard" w:date="2014-07-29T23:30:00Z"/>
        </w:rPr>
        <w:pPrChange w:id="2286" w:author="Gerard" w:date="2014-07-29T23:30:00Z">
          <w:pPr/>
        </w:pPrChange>
      </w:pPr>
      <w:ins w:id="2287" w:author="Gerard" w:date="2014-07-29T23:30:00Z">
        <w:r>
          <w:lastRenderedPageBreak/>
          <w:tab/>
        </w:r>
      </w:ins>
      <w:ins w:id="2288" w:author="Gerard" w:date="2014-07-29T23:30:00Z">
        <w:r w:rsidR="007A1972" w:rsidRPr="007A1972">
          <w:rPr>
            <w:position w:val="-376"/>
            <w:rPrChange w:id="2289" w:author="Gerard" w:date="2014-07-30T00:06:00Z">
              <w:rPr>
                <w:position w:val="-376"/>
              </w:rPr>
            </w:rPrChange>
          </w:rPr>
          <w:object w:dxaOrig="7520" w:dyaOrig="7660" w14:anchorId="737A3176">
            <v:shape id="_x0000_i1175" type="#_x0000_t75" style="width:376pt;height:383.35pt" o:ole="">
              <v:imagedata r:id="rId330" o:title=""/>
            </v:shape>
            <o:OLEObject Type="Embed" ProgID="Equation.DSMT4" ShapeID="_x0000_i1175" DrawAspect="Content" ObjectID="_1342183472" r:id="rId331"/>
          </w:object>
        </w:r>
      </w:ins>
      <w:ins w:id="2290" w:author="Gerard" w:date="2014-07-29T23:30:00Z">
        <w:r>
          <w:t xml:space="preserve"> </w:t>
        </w:r>
      </w:ins>
      <w:ins w:id="2291" w:author="Gerard" w:date="2014-07-29T23:50:00Z">
        <w:r w:rsidR="006D6355">
          <w:t>.</w:t>
        </w:r>
      </w:ins>
    </w:p>
    <w:p w14:paraId="409BCF27" w14:textId="77777777" w:rsidR="00F11BA7" w:rsidRDefault="00F11BA7" w:rsidP="006A0BC1">
      <w:pPr>
        <w:rPr>
          <w:ins w:id="2292"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293" w:author="Gerard" w:date="2014-07-29T23:38:00Z">
        <w:r w:rsidDel="00F11BA7">
          <w:delText>mu1</w:delText>
        </w:r>
      </w:del>
      <w:ins w:id="2294" w:author="Gerard" w:date="2014-07-29T23:38:00Z">
        <w:r w:rsidR="00F11BA7">
          <w:t>E1</w:t>
        </w:r>
      </w:ins>
      <w:r>
        <w:t>&gt;1</w:t>
      </w:r>
      <w:ins w:id="2295" w:author="Gerard" w:date="2014-07-29T23:49:00Z">
        <w:r w:rsidR="003E7817">
          <w:t>24</w:t>
        </w:r>
      </w:ins>
      <w:r>
        <w:t>&lt;/</w:t>
      </w:r>
      <w:del w:id="2296" w:author="Gerard" w:date="2014-07-29T23:38:00Z">
        <w:r w:rsidDel="00F11BA7">
          <w:delText>mu1</w:delText>
        </w:r>
      </w:del>
      <w:ins w:id="2297" w:author="Gerard" w:date="2014-07-29T23:38:00Z">
        <w:r w:rsidR="00F11BA7">
          <w:t>E1</w:t>
        </w:r>
      </w:ins>
      <w:r>
        <w:t>&gt;</w:t>
      </w:r>
    </w:p>
    <w:p w14:paraId="01A7948F" w14:textId="521DD5C0" w:rsidR="006A0BC1" w:rsidRDefault="006A0BC1" w:rsidP="006A0BC1">
      <w:pPr>
        <w:pStyle w:val="code"/>
      </w:pPr>
      <w:r>
        <w:tab/>
        <w:t>&lt;</w:t>
      </w:r>
      <w:del w:id="2298" w:author="Gerard" w:date="2014-07-29T23:38:00Z">
        <w:r w:rsidDel="00F11BA7">
          <w:delText>mu2</w:delText>
        </w:r>
      </w:del>
      <w:ins w:id="2299" w:author="Gerard" w:date="2014-07-29T23:38:00Z">
        <w:r w:rsidR="00F11BA7">
          <w:t>E2</w:t>
        </w:r>
      </w:ins>
      <w:r>
        <w:t>&gt;</w:t>
      </w:r>
      <w:ins w:id="2300" w:author="Gerard" w:date="2014-07-29T23:49:00Z">
        <w:r w:rsidR="003E7817">
          <w:t>1</w:t>
        </w:r>
      </w:ins>
      <w:r>
        <w:t>2</w:t>
      </w:r>
      <w:ins w:id="2301" w:author="Gerard" w:date="2014-07-29T23:49:00Z">
        <w:r w:rsidR="003E7817">
          <w:t>4</w:t>
        </w:r>
      </w:ins>
      <w:r>
        <w:t>&lt;/</w:t>
      </w:r>
      <w:del w:id="2302" w:author="Gerard" w:date="2014-07-29T23:39:00Z">
        <w:r w:rsidDel="00F11BA7">
          <w:delText>mu2</w:delText>
        </w:r>
      </w:del>
      <w:ins w:id="2303" w:author="Gerard" w:date="2014-07-29T23:39:00Z">
        <w:r w:rsidR="00F11BA7">
          <w:t>E2</w:t>
        </w:r>
      </w:ins>
      <w:r>
        <w:t>&gt;</w:t>
      </w:r>
    </w:p>
    <w:p w14:paraId="14FAE44E" w14:textId="5D9E16C4" w:rsidR="006A0BC1" w:rsidRDefault="006A0BC1" w:rsidP="006A0BC1">
      <w:pPr>
        <w:pStyle w:val="code"/>
      </w:pPr>
      <w:r>
        <w:tab/>
        <w:t>&lt;</w:t>
      </w:r>
      <w:del w:id="2304" w:author="Gerard" w:date="2014-07-29T23:39:00Z">
        <w:r w:rsidDel="00F11BA7">
          <w:delText>mu3</w:delText>
        </w:r>
      </w:del>
      <w:ins w:id="2305" w:author="Gerard" w:date="2014-07-29T23:39:00Z">
        <w:r w:rsidR="00F11BA7">
          <w:t>E3</w:t>
        </w:r>
      </w:ins>
      <w:r>
        <w:t>&gt;3</w:t>
      </w:r>
      <w:ins w:id="2306" w:author="Gerard" w:date="2014-07-29T23:49:00Z">
        <w:r w:rsidR="003E7817">
          <w:t>6</w:t>
        </w:r>
      </w:ins>
      <w:r>
        <w:t>&lt;/</w:t>
      </w:r>
      <w:del w:id="2307" w:author="Gerard" w:date="2014-07-29T23:39:00Z">
        <w:r w:rsidDel="00F11BA7">
          <w:delText>mu3</w:delText>
        </w:r>
      </w:del>
      <w:ins w:id="2308" w:author="Gerard" w:date="2014-07-29T23:39:00Z">
        <w:r w:rsidR="00F11BA7">
          <w:t>E3</w:t>
        </w:r>
      </w:ins>
      <w:r>
        <w:t>&gt;</w:t>
      </w:r>
    </w:p>
    <w:p w14:paraId="78153A35" w14:textId="48208A7F" w:rsidR="006A0BC1" w:rsidRDefault="006A0BC1" w:rsidP="006A0BC1">
      <w:pPr>
        <w:pStyle w:val="code"/>
      </w:pPr>
      <w:r>
        <w:tab/>
        <w:t>&lt;</w:t>
      </w:r>
      <w:del w:id="2309" w:author="Gerard" w:date="2014-07-29T23:39:00Z">
        <w:r w:rsidDel="00F11BA7">
          <w:delText>l11</w:delText>
        </w:r>
      </w:del>
      <w:ins w:id="2310" w:author="Gerard" w:date="2014-07-29T23:39:00Z">
        <w:r w:rsidR="00F11BA7">
          <w:t>G12</w:t>
        </w:r>
      </w:ins>
      <w:r>
        <w:t>&gt;</w:t>
      </w:r>
      <w:del w:id="2311" w:author="Gerard" w:date="2014-07-29T23:49:00Z">
        <w:r w:rsidDel="003E7817">
          <w:delText>3</w:delText>
        </w:r>
      </w:del>
      <w:ins w:id="2312" w:author="Gerard" w:date="2014-07-29T23:49:00Z">
        <w:r w:rsidR="003E7817">
          <w:t>67</w:t>
        </w:r>
      </w:ins>
      <w:r>
        <w:t>&lt;/</w:t>
      </w:r>
      <w:del w:id="2313" w:author="Gerard" w:date="2014-07-29T23:39:00Z">
        <w:r w:rsidDel="00F11BA7">
          <w:delText>l11</w:delText>
        </w:r>
      </w:del>
      <w:ins w:id="2314" w:author="Gerard" w:date="2014-07-29T23:39:00Z">
        <w:r w:rsidR="00F11BA7">
          <w:t>G12</w:t>
        </w:r>
      </w:ins>
      <w:r>
        <w:t>&gt;</w:t>
      </w:r>
    </w:p>
    <w:p w14:paraId="6166FF98" w14:textId="6758B6F3" w:rsidR="006A0BC1" w:rsidRDefault="006A0BC1" w:rsidP="006A0BC1">
      <w:pPr>
        <w:pStyle w:val="code"/>
      </w:pPr>
      <w:r>
        <w:tab/>
        <w:t>&lt;</w:t>
      </w:r>
      <w:del w:id="2315" w:author="Gerard" w:date="2014-07-29T23:39:00Z">
        <w:r w:rsidDel="00F11BA7">
          <w:delText>l22</w:delText>
        </w:r>
      </w:del>
      <w:ins w:id="2316" w:author="Gerard" w:date="2014-07-29T23:39:00Z">
        <w:r w:rsidR="00F11BA7">
          <w:t>G23</w:t>
        </w:r>
      </w:ins>
      <w:r>
        <w:t>&gt;</w:t>
      </w:r>
      <w:del w:id="2317" w:author="Gerard" w:date="2014-07-29T23:49:00Z">
        <w:r w:rsidDel="003E7817">
          <w:delText>2</w:delText>
        </w:r>
      </w:del>
      <w:ins w:id="2318" w:author="Gerard" w:date="2014-07-29T23:49:00Z">
        <w:r w:rsidR="003E7817">
          <w:t>40</w:t>
        </w:r>
      </w:ins>
      <w:r>
        <w:t>&lt;/</w:t>
      </w:r>
      <w:del w:id="2319" w:author="Gerard" w:date="2014-07-29T23:39:00Z">
        <w:r w:rsidDel="00F11BA7">
          <w:delText>l22</w:delText>
        </w:r>
      </w:del>
      <w:ins w:id="2320" w:author="Gerard" w:date="2014-07-29T23:39:00Z">
        <w:r w:rsidR="00F11BA7">
          <w:t>G23</w:t>
        </w:r>
      </w:ins>
      <w:r>
        <w:t>&gt;</w:t>
      </w:r>
    </w:p>
    <w:p w14:paraId="476867E0" w14:textId="0DA91237" w:rsidR="006A0BC1" w:rsidRDefault="006A0BC1" w:rsidP="006A0BC1">
      <w:pPr>
        <w:pStyle w:val="code"/>
      </w:pPr>
      <w:r>
        <w:tab/>
        <w:t>&lt;</w:t>
      </w:r>
      <w:del w:id="2321" w:author="Gerard" w:date="2014-07-29T23:39:00Z">
        <w:r w:rsidDel="00F11BA7">
          <w:delText>l33</w:delText>
        </w:r>
      </w:del>
      <w:ins w:id="2322" w:author="Gerard" w:date="2014-07-29T23:39:00Z">
        <w:r w:rsidR="00F11BA7">
          <w:t>G13</w:t>
        </w:r>
      </w:ins>
      <w:r>
        <w:t>&gt;</w:t>
      </w:r>
      <w:del w:id="2323" w:author="Gerard" w:date="2014-07-29T23:49:00Z">
        <w:r w:rsidDel="003E7817">
          <w:delText>1</w:delText>
        </w:r>
      </w:del>
      <w:ins w:id="2324" w:author="Gerard" w:date="2014-07-29T23:49:00Z">
        <w:r w:rsidR="003E7817">
          <w:t>40</w:t>
        </w:r>
      </w:ins>
      <w:r>
        <w:t>&lt;/</w:t>
      </w:r>
      <w:del w:id="2325" w:author="Gerard" w:date="2014-07-29T23:39:00Z">
        <w:r w:rsidDel="00F11BA7">
          <w:delText>l33</w:delText>
        </w:r>
      </w:del>
      <w:ins w:id="2326" w:author="Gerard" w:date="2014-07-29T23:39:00Z">
        <w:r w:rsidR="00F11BA7">
          <w:t>G13</w:t>
        </w:r>
      </w:ins>
      <w:r>
        <w:t>&gt;</w:t>
      </w:r>
    </w:p>
    <w:p w14:paraId="0B65C74F" w14:textId="0632F892" w:rsidR="006A0BC1" w:rsidRDefault="006A0BC1" w:rsidP="006A0BC1">
      <w:pPr>
        <w:pStyle w:val="code"/>
      </w:pPr>
      <w:r>
        <w:tab/>
        <w:t>&lt;</w:t>
      </w:r>
      <w:del w:id="2327" w:author="Gerard" w:date="2014-07-29T23:39:00Z">
        <w:r w:rsidDel="00F11BA7">
          <w:delText>l12</w:delText>
        </w:r>
      </w:del>
      <w:ins w:id="2328" w:author="Gerard" w:date="2014-07-29T23:39:00Z">
        <w:r w:rsidR="00F11BA7">
          <w:t>v12</w:t>
        </w:r>
      </w:ins>
      <w:r>
        <w:t>&gt;</w:t>
      </w:r>
      <w:del w:id="2329" w:author="Gerard" w:date="2014-07-29T23:49:00Z">
        <w:r w:rsidDel="003E7817">
          <w:delText>0.5</w:delText>
        </w:r>
      </w:del>
      <w:ins w:id="2330" w:author="Gerard" w:date="2014-07-29T23:49:00Z">
        <w:r w:rsidR="003E7817">
          <w:t>-0.075</w:t>
        </w:r>
      </w:ins>
      <w:r>
        <w:t>&lt;/</w:t>
      </w:r>
      <w:del w:id="2331" w:author="Gerard" w:date="2014-07-29T23:39:00Z">
        <w:r w:rsidDel="00F11BA7">
          <w:delText>l12</w:delText>
        </w:r>
      </w:del>
      <w:ins w:id="2332" w:author="Gerard" w:date="2014-07-29T23:39:00Z">
        <w:r w:rsidR="00F11BA7">
          <w:t>v12</w:t>
        </w:r>
      </w:ins>
      <w:r>
        <w:t>&gt;</w:t>
      </w:r>
    </w:p>
    <w:p w14:paraId="5A9BC763" w14:textId="1E74C4C2" w:rsidR="006A0BC1" w:rsidRDefault="006A0BC1" w:rsidP="006A0BC1">
      <w:pPr>
        <w:pStyle w:val="code"/>
      </w:pPr>
      <w:r>
        <w:tab/>
        <w:t>&lt;</w:t>
      </w:r>
      <w:del w:id="2333" w:author="Gerard" w:date="2014-07-29T23:39:00Z">
        <w:r w:rsidDel="00F11BA7">
          <w:delText>l23</w:delText>
        </w:r>
      </w:del>
      <w:ins w:id="2334" w:author="Gerard" w:date="2014-07-29T23:39:00Z">
        <w:r w:rsidR="00F11BA7">
          <w:t>v23</w:t>
        </w:r>
      </w:ins>
      <w:r>
        <w:t>&gt;</w:t>
      </w:r>
      <w:del w:id="2335" w:author="Gerard" w:date="2014-07-29T23:49:00Z">
        <w:r w:rsidDel="003E7817">
          <w:delText>1.0</w:delText>
        </w:r>
      </w:del>
      <w:ins w:id="2336" w:author="Gerard" w:date="2014-07-29T23:49:00Z">
        <w:r w:rsidR="003E7817">
          <w:t>0.87</w:t>
        </w:r>
      </w:ins>
      <w:r>
        <w:t>&lt;/</w:t>
      </w:r>
      <w:del w:id="2337" w:author="Gerard" w:date="2014-07-29T23:39:00Z">
        <w:r w:rsidDel="00F11BA7">
          <w:delText>l23</w:delText>
        </w:r>
      </w:del>
      <w:ins w:id="2338" w:author="Gerard" w:date="2014-07-29T23:39:00Z">
        <w:r w:rsidR="00F11BA7">
          <w:t>v23</w:t>
        </w:r>
      </w:ins>
      <w:r>
        <w:t>&gt;</w:t>
      </w:r>
    </w:p>
    <w:p w14:paraId="253D08D1" w14:textId="0A33F254" w:rsidR="006A0BC1" w:rsidRDefault="006A0BC1" w:rsidP="006A0BC1">
      <w:pPr>
        <w:pStyle w:val="code"/>
      </w:pPr>
      <w:r>
        <w:tab/>
        <w:t>&lt;</w:t>
      </w:r>
      <w:del w:id="2339" w:author="Gerard" w:date="2014-07-29T23:39:00Z">
        <w:r w:rsidDel="00F11BA7">
          <w:delText>l31</w:delText>
        </w:r>
      </w:del>
      <w:ins w:id="2340" w:author="Gerard" w:date="2014-07-29T23:39:00Z">
        <w:r w:rsidR="00F11BA7">
          <w:t>v31</w:t>
        </w:r>
      </w:ins>
      <w:r>
        <w:t>&gt;</w:t>
      </w:r>
      <w:del w:id="2341" w:author="Gerard" w:date="2014-07-29T23:49:00Z">
        <w:r w:rsidDel="003E7817">
          <w:delText>1.5</w:delText>
        </w:r>
      </w:del>
      <w:ins w:id="2342" w:author="Gerard" w:date="2014-07-29T23:49:00Z">
        <w:r w:rsidR="003E7817">
          <w:t>0.26</w:t>
        </w:r>
      </w:ins>
      <w:r>
        <w:t>&lt;/</w:t>
      </w:r>
      <w:del w:id="2343" w:author="Gerard" w:date="2014-07-29T23:39:00Z">
        <w:r w:rsidDel="00F11BA7">
          <w:delText>l31</w:delText>
        </w:r>
      </w:del>
      <w:ins w:id="2344"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345" w:author="Gerard" w:date="2014-07-29T23:58:00Z">
        <w:r w:rsidDel="007C264E">
          <w:delText>K</w:delText>
        </w:r>
      </w:del>
      <w:ins w:id="2346" w:author="Gerard" w:date="2014-07-29T23:58:00Z">
        <w:r w:rsidR="007C264E">
          <w:t>k</w:t>
        </w:r>
      </w:ins>
      <w:r>
        <w:t>&gt;</w:t>
      </w:r>
      <w:del w:id="2347" w:author="Gerard" w:date="2014-07-29T23:39:00Z">
        <w:r w:rsidDel="00F11BA7">
          <w:delText>100</w:delText>
        </w:r>
      </w:del>
      <w:ins w:id="2348" w:author="Gerard" w:date="2014-07-29T23:49:00Z">
        <w:r w:rsidR="003E7817">
          <w:t>120</w:t>
        </w:r>
      </w:ins>
      <w:ins w:id="2349" w:author="Gerard" w:date="2014-07-29T23:39:00Z">
        <w:r w:rsidR="00F11BA7">
          <w:t>000</w:t>
        </w:r>
      </w:ins>
      <w:r>
        <w:t>&lt;/</w:t>
      </w:r>
      <w:del w:id="2350" w:author="Gerard" w:date="2014-07-29T23:58:00Z">
        <w:r w:rsidDel="007C264E">
          <w:delText>K</w:delText>
        </w:r>
      </w:del>
      <w:ins w:id="2351"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352" w:name="_Ref167535344"/>
      <w:bookmarkStart w:id="2353" w:name="_Ref299864027"/>
      <w:bookmarkStart w:id="2354" w:name="_Toc268297745"/>
      <w:r>
        <w:lastRenderedPageBreak/>
        <w:t>Mooney-Rivlin</w:t>
      </w:r>
      <w:bookmarkEnd w:id="2352"/>
      <w:bookmarkEnd w:id="2353"/>
      <w:bookmarkEnd w:id="235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76" type="#_x0000_t75" style="width:195.35pt;height:31.35pt" o:ole="">
            <v:imagedata r:id="rId332" o:title=""/>
          </v:shape>
          <o:OLEObject Type="Embed" ProgID="Equation.DSMT4" ShapeID="_x0000_i1176" DrawAspect="Content" ObjectID="_1342183473" r:id="rId333"/>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77" type="#_x0000_t75" style="width:14pt;height:18pt" o:ole="">
            <v:imagedata r:id="rId334" o:title=""/>
          </v:shape>
          <o:OLEObject Type="Embed" ProgID="Equation.DSMT4" ShapeID="_x0000_i1177" DrawAspect="Content" ObjectID="_1342183474" r:id="rId335"/>
        </w:object>
      </w:r>
      <w:r w:rsidR="006A0BC1">
        <w:t>and</w:t>
      </w:r>
      <w:r w:rsidRPr="00AF2221">
        <w:rPr>
          <w:position w:val="-12"/>
        </w:rPr>
        <w:object w:dxaOrig="300" w:dyaOrig="360" w14:anchorId="423F4533">
          <v:shape id="_x0000_i1178" type="#_x0000_t75" style="width:14pt;height:18pt" o:ole="">
            <v:imagedata r:id="rId336" o:title=""/>
          </v:shape>
          <o:OLEObject Type="Embed" ProgID="Equation.DSMT4" ShapeID="_x0000_i1178" DrawAspect="Content" ObjectID="_1342183475" r:id="rId337"/>
        </w:object>
      </w:r>
      <w:r w:rsidR="006A0BC1">
        <w:t xml:space="preserve">are the Mooney-Rivlin material coefficients. The variables </w:t>
      </w:r>
      <w:r w:rsidRPr="00AF2221">
        <w:rPr>
          <w:position w:val="-12"/>
        </w:rPr>
        <w:object w:dxaOrig="220" w:dyaOrig="380" w14:anchorId="21DAA355">
          <v:shape id="_x0000_i1179" type="#_x0000_t75" style="width:10.65pt;height:19.35pt" o:ole="">
            <v:imagedata r:id="rId338" o:title=""/>
          </v:shape>
          <o:OLEObject Type="Embed" ProgID="Equation.DSMT4" ShapeID="_x0000_i1179" DrawAspect="Content" ObjectID="_1342183476" r:id="rId339"/>
        </w:object>
      </w:r>
      <w:r w:rsidR="006A0BC1">
        <w:t xml:space="preserve"> and </w:t>
      </w:r>
      <w:r w:rsidRPr="00AF2221">
        <w:rPr>
          <w:position w:val="-12"/>
        </w:rPr>
        <w:object w:dxaOrig="240" w:dyaOrig="380" w14:anchorId="26A82C84">
          <v:shape id="_x0000_i1180" type="#_x0000_t75" style="width:12pt;height:19.35pt" o:ole="">
            <v:imagedata r:id="rId340" o:title=""/>
          </v:shape>
          <o:OLEObject Type="Embed" ProgID="Equation.DSMT4" ShapeID="_x0000_i1180" DrawAspect="Content" ObjectID="_1342183477" r:id="rId341"/>
        </w:object>
      </w:r>
      <w:r w:rsidR="006A0BC1">
        <w:t xml:space="preserve"> are the first and second invariants of the deviatoric right Cauchy-Green deformation tensor </w:t>
      </w:r>
      <w:r w:rsidRPr="00AF2221">
        <w:rPr>
          <w:position w:val="-6"/>
        </w:rPr>
        <w:object w:dxaOrig="240" w:dyaOrig="340" w14:anchorId="5518E34E">
          <v:shape id="_x0000_i1181" type="#_x0000_t75" style="width:12pt;height:16.65pt" o:ole="">
            <v:imagedata r:id="rId342" o:title=""/>
          </v:shape>
          <o:OLEObject Type="Embed" ProgID="Equation.DSMT4" ShapeID="_x0000_i1181" DrawAspect="Content" ObjectID="_1342183478" r:id="rId34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82" type="#_x0000_t75" style="width:34pt;height:18pt" o:ole="">
            <v:imagedata r:id="rId344" o:title=""/>
          </v:shape>
          <o:OLEObject Type="Embed" ProgID="Equation.DSMT4" ShapeID="_x0000_i1182" DrawAspect="Content" ObjectID="_1342183479" r:id="rId34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355" w:name="_Toc268297746"/>
      <w:r>
        <w:lastRenderedPageBreak/>
        <w:t>Muscle Material</w:t>
      </w:r>
      <w:bookmarkEnd w:id="235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83" type="#_x0000_t75" style="width:215.35pt;height:24pt" o:ole="">
            <v:imagedata r:id="rId346" o:title=""/>
          </v:shape>
          <o:OLEObject Type="Embed" ProgID="Equation.DSMT4" ShapeID="_x0000_i1183" DrawAspect="Content" ObjectID="_1342183480" r:id="rId347"/>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84" type="#_x0000_t75" style="width:16.65pt;height:18pt" o:ole="">
            <v:imagedata r:id="rId348" o:title=""/>
          </v:shape>
          <o:OLEObject Type="Embed" ProgID="Equation.DSMT4" ShapeID="_x0000_i1184" DrawAspect="Content" ObjectID="_1342183481" r:id="rId349"/>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85" type="#_x0000_t75" style="width:207.35pt;height:34.65pt" o:ole="">
            <v:imagedata r:id="rId350" o:title=""/>
          </v:shape>
          <o:OLEObject Type="Embed" ProgID="Equation.DSMT4" ShapeID="_x0000_i1185" DrawAspect="Content" ObjectID="_1342183482" r:id="rId351"/>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86" type="#_x0000_t75" style="width:222pt;height:79.35pt" o:ole="">
            <v:imagedata r:id="rId352" o:title=""/>
          </v:shape>
          <o:OLEObject Type="Embed" ProgID="Equation.DSMT4" ShapeID="_x0000_i1186" DrawAspect="Content" ObjectID="_1342183483" r:id="rId353"/>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87" type="#_x0000_t75" style="width:253.35pt;height:86pt" o:ole="">
            <v:imagedata r:id="rId354" o:title=""/>
          </v:shape>
          <o:OLEObject Type="Embed" ProgID="Equation.DSMT4" ShapeID="_x0000_i1187" DrawAspect="Content" ObjectID="_1342183484" r:id="rId355"/>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88" type="#_x0000_t75" style="width:13.35pt;height:18pt" o:ole="">
            <v:imagedata r:id="rId356" o:title=""/>
          </v:shape>
          <o:OLEObject Type="Embed" ProgID="Equation.DSMT4" ShapeID="_x0000_i1188" DrawAspect="Content" ObjectID="_1342183485" r:id="rId357"/>
        </w:object>
      </w:r>
      <w:r>
        <w:t xml:space="preserve">and </w:t>
      </w:r>
      <w:r w:rsidR="00AF2221" w:rsidRPr="00AF2221">
        <w:rPr>
          <w:position w:val="-12"/>
        </w:rPr>
        <w:object w:dxaOrig="260" w:dyaOrig="360" w14:anchorId="39852F1E">
          <v:shape id="_x0000_i1189" type="#_x0000_t75" style="width:13.35pt;height:18pt" o:ole="">
            <v:imagedata r:id="rId358" o:title=""/>
          </v:shape>
          <o:OLEObject Type="Embed" ProgID="Equation.DSMT4" ShapeID="_x0000_i1189" DrawAspect="Content" ObjectID="_1342183486" r:id="rId359"/>
        </w:object>
      </w:r>
      <w:r>
        <w:t xml:space="preserve">are determined by requiring </w:t>
      </w:r>
      <w:r w:rsidR="00AF2221" w:rsidRPr="00AF2221">
        <w:rPr>
          <w:position w:val="-6"/>
        </w:rPr>
        <w:object w:dxaOrig="320" w:dyaOrig="320" w14:anchorId="7B1FBA63">
          <v:shape id="_x0000_i1190" type="#_x0000_t75" style="width:16.65pt;height:16.65pt" o:ole="">
            <v:imagedata r:id="rId360" o:title=""/>
          </v:shape>
          <o:OLEObject Type="Embed" ProgID="Equation.DSMT4" ShapeID="_x0000_i1190" DrawAspect="Content" ObjectID="_1342183487" r:id="rId361"/>
        </w:object>
      </w:r>
      <w:r>
        <w:t xml:space="preserve">and </w:t>
      </w:r>
      <w:r w:rsidR="00AF2221" w:rsidRPr="00AF2221">
        <w:rPr>
          <w:position w:val="-6"/>
        </w:rPr>
        <w:object w:dxaOrig="300" w:dyaOrig="320" w14:anchorId="2B2839C5">
          <v:shape id="_x0000_i1191" type="#_x0000_t75" style="width:14pt;height:16.65pt" o:ole="">
            <v:imagedata r:id="rId362" o:title=""/>
          </v:shape>
          <o:OLEObject Type="Embed" ProgID="Equation.DSMT4" ShapeID="_x0000_i1191" DrawAspect="Content" ObjectID="_1342183488" r:id="rId363"/>
        </w:object>
      </w:r>
      <w:r>
        <w:t xml:space="preserve">continuity at </w:t>
      </w:r>
      <w:r w:rsidR="00AF2221" w:rsidRPr="00AF2221">
        <w:rPr>
          <w:position w:val="-6"/>
        </w:rPr>
        <w:object w:dxaOrig="680" w:dyaOrig="320" w14:anchorId="7E71723E">
          <v:shape id="_x0000_i1192" type="#_x0000_t75" style="width:34pt;height:16.65pt" o:ole="">
            <v:imagedata r:id="rId364" o:title=""/>
          </v:shape>
          <o:OLEObject Type="Embed" ProgID="Equation.DSMT4" ShapeID="_x0000_i1192" DrawAspect="Content" ObjectID="_1342183489" r:id="rId365"/>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93" type="#_x0000_t75" style="width:12pt;height:10.65pt" o:ole="">
            <v:imagedata r:id="rId366" o:title=""/>
          </v:shape>
          <o:OLEObject Type="Embed" ProgID="Equation.DSMT4" ShapeID="_x0000_i1193" DrawAspect="Content" ObjectID="_1342183490" r:id="rId36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356" w:name="_Toc268297747"/>
      <w:r>
        <w:lastRenderedPageBreak/>
        <w:t>Ogden</w:t>
      </w:r>
      <w:bookmarkEnd w:id="2356"/>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94" type="#_x0000_t75" style="width:189.35pt;height:34.65pt" o:ole="">
            <v:imagedata r:id="rId368" o:title=""/>
          </v:shape>
          <o:OLEObject Type="Embed" ProgID="Equation.DSMT4" ShapeID="_x0000_i1194" DrawAspect="Content" ObjectID="_1342183491" r:id="rId369"/>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95" type="#_x0000_t75" style="width:14pt;height:19.35pt" o:ole="">
            <v:imagedata r:id="rId370" o:title=""/>
          </v:shape>
          <o:OLEObject Type="Embed" ProgID="Equation.DSMT4" ShapeID="_x0000_i1195" DrawAspect="Content" ObjectID="_1342183492" r:id="rId371"/>
        </w:object>
      </w:r>
      <w:r>
        <w:t xml:space="preserve"> are the eigenvalues of </w:t>
      </w:r>
      <w:r w:rsidR="00AF2221" w:rsidRPr="00AF2221">
        <w:rPr>
          <w:position w:val="-6"/>
        </w:rPr>
        <w:object w:dxaOrig="240" w:dyaOrig="340" w14:anchorId="34138835">
          <v:shape id="_x0000_i1196" type="#_x0000_t75" style="width:12pt;height:16.65pt" o:ole="">
            <v:imagedata r:id="rId372" o:title=""/>
          </v:shape>
          <o:OLEObject Type="Embed" ProgID="Equation.DSMT4" ShapeID="_x0000_i1196" DrawAspect="Content" ObjectID="_1342183493" r:id="rId373"/>
        </w:object>
      </w:r>
      <w:r>
        <w:t xml:space="preserve">, </w:t>
      </w:r>
      <w:r w:rsidR="00AF2221" w:rsidRPr="00AF2221">
        <w:rPr>
          <w:position w:val="-12"/>
        </w:rPr>
        <w:object w:dxaOrig="220" w:dyaOrig="360" w14:anchorId="48A19359">
          <v:shape id="_x0000_i1197" type="#_x0000_t75" style="width:10.65pt;height:18pt" o:ole="">
            <v:imagedata r:id="rId374" o:title=""/>
          </v:shape>
          <o:OLEObject Type="Embed" ProgID="Equation.DSMT4" ShapeID="_x0000_i1197" DrawAspect="Content" ObjectID="_1342183494" r:id="rId375"/>
        </w:object>
      </w:r>
      <w:r>
        <w:t xml:space="preserve">and </w:t>
      </w:r>
      <w:r w:rsidR="00AF2221" w:rsidRPr="00AF2221">
        <w:rPr>
          <w:position w:val="-12"/>
        </w:rPr>
        <w:object w:dxaOrig="279" w:dyaOrig="360" w14:anchorId="7335E955">
          <v:shape id="_x0000_i1198" type="#_x0000_t75" style="width:14pt;height:18pt" o:ole="">
            <v:imagedata r:id="rId376" o:title=""/>
          </v:shape>
          <o:OLEObject Type="Embed" ProgID="Equation.DSMT4" ShapeID="_x0000_i1198" DrawAspect="Content" ObjectID="_1342183495" r:id="rId37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357" w:name="_Toc268297748"/>
      <w:r>
        <w:lastRenderedPageBreak/>
        <w:t>Tendon Material</w:t>
      </w:r>
      <w:bookmarkEnd w:id="2357"/>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9" type="#_x0000_t75" style="width:68pt;height:31.35pt" o:ole="">
            <v:imagedata r:id="rId378" o:title=""/>
          </v:shape>
          <o:OLEObject Type="Embed" ProgID="Equation.DSMT4" ShapeID="_x0000_i1199" DrawAspect="Content" ObjectID="_1342183496" r:id="rId379"/>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200" type="#_x0000_t75" style="width:175.35pt;height:73.35pt" o:ole="">
            <v:imagedata r:id="rId380" o:title=""/>
          </v:shape>
          <o:OLEObject Type="Embed" ProgID="Equation.DSMT4" ShapeID="_x0000_i1200" DrawAspect="Content" ObjectID="_1342183497" r:id="rId381"/>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201" type="#_x0000_t75" style="width:14pt;height:18pt" o:ole="">
            <v:imagedata r:id="rId382" o:title=""/>
          </v:shape>
          <o:OLEObject Type="Embed" ProgID="Equation.DSMT4" ShapeID="_x0000_i1201" DrawAspect="Content" ObjectID="_1342183498" r:id="rId383"/>
        </w:object>
      </w:r>
      <w:r>
        <w:t xml:space="preserve">and </w:t>
      </w:r>
      <w:r w:rsidR="00AF2221" w:rsidRPr="00AF2221">
        <w:rPr>
          <w:position w:val="-12"/>
        </w:rPr>
        <w:object w:dxaOrig="279" w:dyaOrig="360" w14:anchorId="6137101D">
          <v:shape id="_x0000_i1202" type="#_x0000_t75" style="width:14pt;height:18pt" o:ole="">
            <v:imagedata r:id="rId384" o:title=""/>
          </v:shape>
          <o:OLEObject Type="Embed" ProgID="Equation.DSMT4" ShapeID="_x0000_i1202" DrawAspect="Content" ObjectID="_1342183499" r:id="rId385"/>
        </w:object>
      </w:r>
      <w:r>
        <w:t xml:space="preserve">are determined by requiring </w:t>
      </w:r>
      <w:r w:rsidR="00AF2221" w:rsidRPr="00AF2221">
        <w:rPr>
          <w:position w:val="-6"/>
        </w:rPr>
        <w:object w:dxaOrig="320" w:dyaOrig="320" w14:anchorId="131E05B4">
          <v:shape id="_x0000_i1203" type="#_x0000_t75" style="width:16.65pt;height:16.65pt" o:ole="">
            <v:imagedata r:id="rId386" o:title=""/>
          </v:shape>
          <o:OLEObject Type="Embed" ProgID="Equation.DSMT4" ShapeID="_x0000_i1203" DrawAspect="Content" ObjectID="_1342183500" r:id="rId387"/>
        </w:object>
      </w:r>
      <w:r>
        <w:t xml:space="preserve">and </w:t>
      </w:r>
      <w:r w:rsidR="00AF2221" w:rsidRPr="00AF2221">
        <w:rPr>
          <w:position w:val="-6"/>
        </w:rPr>
        <w:object w:dxaOrig="300" w:dyaOrig="320" w14:anchorId="2F266DE8">
          <v:shape id="_x0000_i1204" type="#_x0000_t75" style="width:14pt;height:16.65pt" o:ole="">
            <v:imagedata r:id="rId388" o:title=""/>
          </v:shape>
          <o:OLEObject Type="Embed" ProgID="Equation.DSMT4" ShapeID="_x0000_i1204" DrawAspect="Content" ObjectID="_1342183501" r:id="rId389"/>
        </w:object>
      </w:r>
      <w:r>
        <w:t xml:space="preserve">continuity at </w:t>
      </w:r>
      <w:r w:rsidR="00AF2221" w:rsidRPr="00AF2221">
        <w:rPr>
          <w:position w:val="-6"/>
        </w:rPr>
        <w:object w:dxaOrig="279" w:dyaOrig="320" w14:anchorId="46433F5F">
          <v:shape id="_x0000_i1205" type="#_x0000_t75" style="width:14pt;height:16.65pt" o:ole="">
            <v:imagedata r:id="rId390" o:title=""/>
          </v:shape>
          <o:OLEObject Type="Embed" ProgID="Equation.DSMT4" ShapeID="_x0000_i1205" DrawAspect="Content" ObjectID="_1342183502" r:id="rId39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358" w:name="_Toc268297749"/>
      <w:r>
        <w:lastRenderedPageBreak/>
        <w:t>Tension-Compression Nonlinear Orthotropic</w:t>
      </w:r>
      <w:bookmarkEnd w:id="2358"/>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206" type="#_x0000_t75" style="width:230.65pt;height:34pt" o:ole="">
            <v:imagedata r:id="rId392" o:title=""/>
          </v:shape>
          <o:OLEObject Type="Embed" ProgID="Equation.DSMT4" ShapeID="_x0000_i1206" DrawAspect="Content" ObjectID="_1342183503" r:id="rId393"/>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207" type="#_x0000_t75" style="width:22pt;height:19.35pt" o:ole="">
            <v:imagedata r:id="rId394" o:title=""/>
          </v:shape>
          <o:OLEObject Type="Embed" ProgID="Equation.DSMT4" ShapeID="_x0000_i1207" DrawAspect="Content" ObjectID="_1342183504" r:id="rId395"/>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208" type="#_x0000_t75" style="width:268pt;height:65.35pt" o:ole="">
            <v:imagedata r:id="rId396" o:title=""/>
          </v:shape>
          <o:OLEObject Type="Embed" ProgID="Equation.DSMT4" ShapeID="_x0000_i1208" DrawAspect="Content" ObjectID="_1342183505" r:id="rId397"/>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9" type="#_x0000_t75" style="width:12pt;height:19.35pt" o:ole="">
            <v:imagedata r:id="rId398" o:title=""/>
          </v:shape>
          <o:OLEObject Type="Embed" ProgID="Equation.DSMT4" ShapeID="_x0000_i1209" DrawAspect="Content" ObjectID="_1342183506" r:id="rId399"/>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10" type="#_x0000_t75" style="width:85.35pt;height:26.65pt" o:ole="">
            <v:imagedata r:id="rId400" o:title=""/>
          </v:shape>
          <o:OLEObject Type="Embed" ProgID="Equation.DSMT4" ShapeID="_x0000_i1210" DrawAspect="Content" ObjectID="_1342183507" r:id="rId401"/>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11" type="#_x0000_t75" style="width:13.35pt;height:19.35pt" o:ole="">
            <v:imagedata r:id="rId402" o:title=""/>
          </v:shape>
          <o:OLEObject Type="Embed" ProgID="Equation.DSMT4" ShapeID="_x0000_i1211" DrawAspect="Content" ObjectID="_1342183508" r:id="rId403"/>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359" w:name="_Toc268297750"/>
      <w:r>
        <w:lastRenderedPageBreak/>
        <w:t>Transversely Isotropic Mooney-Rivlin</w:t>
      </w:r>
      <w:bookmarkEnd w:id="235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12" type="#_x0000_t75" style="width:176pt;height:31.35pt" o:ole="">
            <v:imagedata r:id="rId404" o:title=""/>
          </v:shape>
          <o:OLEObject Type="Embed" ProgID="Equation.DSMT4" ShapeID="_x0000_i1212" DrawAspect="Content" ObjectID="_1342183509" r:id="rId405"/>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13" type="#_x0000_t75" style="width:10.65pt;height:19.35pt" o:ole="">
            <v:imagedata r:id="rId406" o:title=""/>
          </v:shape>
          <o:OLEObject Type="Embed" ProgID="Equation.DSMT4" ShapeID="_x0000_i1213" DrawAspect="Content" ObjectID="_1342183510" r:id="rId407"/>
        </w:object>
      </w:r>
      <w:r w:rsidR="00630A21">
        <w:t xml:space="preserve"> </w:t>
      </w:r>
      <w:r>
        <w:t>and</w:t>
      </w:r>
      <w:r w:rsidR="00630A21">
        <w:t xml:space="preserve"> </w:t>
      </w:r>
      <w:r w:rsidR="00AF2221" w:rsidRPr="00AF2221">
        <w:rPr>
          <w:position w:val="-12"/>
        </w:rPr>
        <w:object w:dxaOrig="260" w:dyaOrig="380" w14:anchorId="7C6947EF">
          <v:shape id="_x0000_i1214" type="#_x0000_t75" style="width:13.35pt;height:19.35pt" o:ole="">
            <v:imagedata r:id="rId408" o:title=""/>
          </v:shape>
          <o:OLEObject Type="Embed" ProgID="Equation.DSMT4" ShapeID="_x0000_i1214" DrawAspect="Content" ObjectID="_1342183511" r:id="rId409"/>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15" type="#_x0000_t75" style="width:10.65pt;height:16.65pt" o:ole="">
            <v:imagedata r:id="rId410" o:title=""/>
          </v:shape>
          <o:OLEObject Type="Embed" ProgID="Equation.DSMT4" ShapeID="_x0000_i1215" DrawAspect="Content" ObjectID="_1342183512" r:id="rId411"/>
        </w:object>
      </w:r>
      <w:r>
        <w:rPr>
          <w:b/>
        </w:rPr>
        <w:t xml:space="preserve"> </w:t>
      </w:r>
      <w:r>
        <w:t xml:space="preserve">and </w:t>
      </w:r>
      <w:r w:rsidR="00AF2221" w:rsidRPr="00AF2221">
        <w:rPr>
          <w:position w:val="-6"/>
        </w:rPr>
        <w:object w:dxaOrig="220" w:dyaOrig="340" w14:anchorId="1E4111D8">
          <v:shape id="_x0000_i1216" type="#_x0000_t75" style="width:10.65pt;height:16.65pt" o:ole="">
            <v:imagedata r:id="rId412" o:title=""/>
          </v:shape>
          <o:OLEObject Type="Embed" ProgID="Equation.DSMT4" ShapeID="_x0000_i1216" DrawAspect="Content" ObjectID="_1342183513" r:id="rId413"/>
        </w:object>
      </w:r>
      <w:r>
        <w:t xml:space="preserve"> is the deviatoric part of the stretch along the fiber direction (</w:t>
      </w:r>
      <w:r w:rsidR="00AF2221" w:rsidRPr="00AF2221">
        <w:rPr>
          <w:position w:val="-12"/>
        </w:rPr>
        <w:object w:dxaOrig="1380" w:dyaOrig="400" w14:anchorId="7766A145">
          <v:shape id="_x0000_i1217" type="#_x0000_t75" style="width:69.35pt;height:19.35pt" o:ole="">
            <v:imagedata r:id="rId414" o:title=""/>
          </v:shape>
          <o:OLEObject Type="Embed" ProgID="Equation.DSMT4" ShapeID="_x0000_i1217" DrawAspect="Content" ObjectID="_1342183514" r:id="rId415"/>
        </w:object>
      </w:r>
      <w:r>
        <w:t xml:space="preserve">, where </w:t>
      </w:r>
      <w:r w:rsidR="00AF2221" w:rsidRPr="00AF2221">
        <w:rPr>
          <w:position w:val="-12"/>
        </w:rPr>
        <w:object w:dxaOrig="260" w:dyaOrig="360" w14:anchorId="715BA9D1">
          <v:shape id="_x0000_i1218" type="#_x0000_t75" style="width:13.35pt;height:18pt" o:ole="">
            <v:imagedata r:id="rId416" o:title=""/>
          </v:shape>
          <o:OLEObject Type="Embed" ProgID="Equation.DSMT4" ShapeID="_x0000_i1218" DrawAspect="Content" ObjectID="_1342183515" r:id="rId417"/>
        </w:object>
      </w:r>
      <w:r w:rsidR="00630A21">
        <w:t xml:space="preserve"> </w:t>
      </w:r>
      <w:r>
        <w:t xml:space="preserve">is the initial fiber direction), and </w:t>
      </w:r>
      <w:r w:rsidR="00AF2221" w:rsidRPr="00AF2221">
        <w:rPr>
          <w:position w:val="-12"/>
        </w:rPr>
        <w:object w:dxaOrig="1080" w:dyaOrig="360" w14:anchorId="611AB8CD">
          <v:shape id="_x0000_i1219" type="#_x0000_t75" style="width:54pt;height:18pt" o:ole="">
            <v:imagedata r:id="rId418" o:title=""/>
          </v:shape>
          <o:OLEObject Type="Embed" ProgID="Equation.DSMT4" ShapeID="_x0000_i1219" DrawAspect="Content" ObjectID="_1342183516" r:id="rId419"/>
        </w:object>
      </w:r>
      <w:r w:rsidR="00630A21">
        <w:t xml:space="preserve"> </w:t>
      </w:r>
      <w:r>
        <w:t xml:space="preserve">is the Jacobian of the deformation (volume ratio). The function </w:t>
      </w:r>
      <w:r w:rsidR="00AF2221" w:rsidRPr="00AF2221">
        <w:rPr>
          <w:position w:val="-12"/>
        </w:rPr>
        <w:object w:dxaOrig="260" w:dyaOrig="360" w14:anchorId="4DA80F1E">
          <v:shape id="_x0000_i1220" type="#_x0000_t75" style="width:13.35pt;height:18pt" o:ole="">
            <v:imagedata r:id="rId420" o:title=""/>
          </v:shape>
          <o:OLEObject Type="Embed" ProgID="Equation.DSMT4" ShapeID="_x0000_i1220" DrawAspect="Content" ObjectID="_1342183517" r:id="rId421"/>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21" type="#_x0000_t75" style="width:14pt;height:18pt" o:ole="">
            <v:imagedata r:id="rId422" o:title=""/>
          </v:shape>
          <o:OLEObject Type="Embed" ProgID="Equation.DSMT4" ShapeID="_x0000_i1221" DrawAspect="Content" ObjectID="_1342183518" r:id="rId423"/>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22" type="#_x0000_t75" style="width:178pt;height:96pt" o:ole="">
            <v:imagedata r:id="rId424" o:title=""/>
          </v:shape>
          <o:OLEObject Type="Embed" ProgID="Equation.DSMT4" ShapeID="_x0000_i1222" DrawAspect="Content" ObjectID="_1342183519" r:id="rId425"/>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23" type="#_x0000_t75" style="width:14pt;height:18pt" o:ole="">
            <v:imagedata r:id="rId426" o:title=""/>
          </v:shape>
          <o:OLEObject Type="Embed" ProgID="Equation.DSMT4" ShapeID="_x0000_i1223" DrawAspect="Content" ObjectID="_1342183520" r:id="rId427"/>
        </w:object>
      </w:r>
      <w:r>
        <w:t xml:space="preserve"> and </w:t>
      </w:r>
      <w:r w:rsidR="00AF2221" w:rsidRPr="00AF2221">
        <w:rPr>
          <w:position w:val="-12"/>
        </w:rPr>
        <w:object w:dxaOrig="300" w:dyaOrig="360" w14:anchorId="0C78CD5E">
          <v:shape id="_x0000_i1224" type="#_x0000_t75" style="width:14pt;height:18pt" o:ole="">
            <v:imagedata r:id="rId428" o:title=""/>
          </v:shape>
          <o:OLEObject Type="Embed" ProgID="Equation.DSMT4" ShapeID="_x0000_i1224" DrawAspect="Content" ObjectID="_1342183521" r:id="rId429"/>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25" type="#_x0000_t75" style="width:14pt;height:18pt" o:ole="">
            <v:imagedata r:id="rId430" o:title=""/>
          </v:shape>
          <o:OLEObject Type="Embed" ProgID="Equation.DSMT4" ShapeID="_x0000_i1225" DrawAspect="Content" ObjectID="_1342183522" r:id="rId431"/>
        </w:object>
      </w:r>
      <w:r>
        <w:t xml:space="preserve">) is the stretch at which the fibers are straightened, </w:t>
      </w:r>
      <w:r w:rsidR="00AF2221" w:rsidRPr="00AF2221">
        <w:rPr>
          <w:position w:val="-12"/>
        </w:rPr>
        <w:object w:dxaOrig="300" w:dyaOrig="360" w14:anchorId="74610B17">
          <v:shape id="_x0000_i1226" type="#_x0000_t75" style="width:14pt;height:18pt" o:ole="">
            <v:imagedata r:id="rId432" o:title=""/>
          </v:shape>
          <o:OLEObject Type="Embed" ProgID="Equation.DSMT4" ShapeID="_x0000_i1226" DrawAspect="Content" ObjectID="_1342183523" r:id="rId433"/>
        </w:object>
      </w:r>
      <w:r>
        <w:t xml:space="preserve">scales the exponential stresses, </w:t>
      </w:r>
      <w:r w:rsidR="00AF2221" w:rsidRPr="00AF2221">
        <w:rPr>
          <w:position w:val="-12"/>
        </w:rPr>
        <w:object w:dxaOrig="300" w:dyaOrig="360" w14:anchorId="6E8169B2">
          <v:shape id="_x0000_i1227" type="#_x0000_t75" style="width:14pt;height:18pt" o:ole="">
            <v:imagedata r:id="rId434" o:title=""/>
          </v:shape>
          <o:OLEObject Type="Embed" ProgID="Equation.DSMT4" ShapeID="_x0000_i1227" DrawAspect="Content" ObjectID="_1342183524" r:id="rId435"/>
        </w:object>
      </w:r>
      <w:r w:rsidR="00630A21">
        <w:t xml:space="preserve"> </w:t>
      </w:r>
      <w:r>
        <w:t xml:space="preserve">is the rate of uncrimping of the fibers, and </w:t>
      </w:r>
      <w:r w:rsidR="00AF2221" w:rsidRPr="00AF2221">
        <w:rPr>
          <w:position w:val="-12"/>
        </w:rPr>
        <w:object w:dxaOrig="300" w:dyaOrig="360" w14:anchorId="52F47E1B">
          <v:shape id="_x0000_i1228" type="#_x0000_t75" style="width:14pt;height:18pt" o:ole="">
            <v:imagedata r:id="rId436" o:title=""/>
          </v:shape>
          <o:OLEObject Type="Embed" ProgID="Equation.DSMT4" ShapeID="_x0000_i1228" DrawAspect="Content" ObjectID="_1342183525" r:id="rId437"/>
        </w:object>
      </w:r>
      <w:r>
        <w:t xml:space="preserve">is the modulus of the straightened fibers. </w:t>
      </w:r>
      <w:r w:rsidR="00AF2221" w:rsidRPr="00AF2221">
        <w:rPr>
          <w:position w:val="-12"/>
        </w:rPr>
        <w:object w:dxaOrig="300" w:dyaOrig="360" w14:anchorId="51996C51">
          <v:shape id="_x0000_i1229" type="#_x0000_t75" style="width:14pt;height:18pt" o:ole="">
            <v:imagedata r:id="rId438" o:title=""/>
          </v:shape>
          <o:OLEObject Type="Embed" ProgID="Equation.DSMT4" ShapeID="_x0000_i1229" DrawAspect="Content" ObjectID="_1342183526" r:id="rId439"/>
        </w:object>
      </w:r>
      <w:r>
        <w:t xml:space="preserve"> is determined from the requirement that the stress is continuous at </w:t>
      </w:r>
      <w:r w:rsidR="00AF2221" w:rsidRPr="00AF2221">
        <w:rPr>
          <w:position w:val="-12"/>
        </w:rPr>
        <w:object w:dxaOrig="300" w:dyaOrig="360" w14:anchorId="4E2F7E6B">
          <v:shape id="_x0000_i1230" type="#_x0000_t75" style="width:14pt;height:18pt" o:ole="">
            <v:imagedata r:id="rId440" o:title=""/>
          </v:shape>
          <o:OLEObject Type="Embed" ProgID="Equation.DSMT4" ShapeID="_x0000_i1230" DrawAspect="Content" ObjectID="_1342183527" r:id="rId441"/>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360" w:name="_Toc268297751"/>
      <w:r>
        <w:lastRenderedPageBreak/>
        <w:t>Transversely Isotropic Veronda-Westmann</w:t>
      </w:r>
      <w:bookmarkEnd w:id="236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31" type="#_x0000_t75" style="width:14pt;height:18pt" o:ole="">
            <v:imagedata r:id="rId442" o:title=""/>
          </v:shape>
          <o:OLEObject Type="Embed" ProgID="Equation.DSMT4" ShapeID="_x0000_i1231" DrawAspect="Content" ObjectID="_1342183528" r:id="rId443"/>
        </w:object>
      </w:r>
      <w:r>
        <w:t xml:space="preserve"> and </w:t>
      </w:r>
      <w:r w:rsidR="00AF2221" w:rsidRPr="00AF2221">
        <w:rPr>
          <w:position w:val="-12"/>
        </w:rPr>
        <w:object w:dxaOrig="300" w:dyaOrig="360" w14:anchorId="612F3D06">
          <v:shape id="_x0000_i1232" type="#_x0000_t75" style="width:14pt;height:18pt" o:ole="">
            <v:imagedata r:id="rId444" o:title=""/>
          </v:shape>
          <o:OLEObject Type="Embed" ProgID="Equation.DSMT4" ShapeID="_x0000_i1232" DrawAspect="Content" ObjectID="_1342183529" r:id="rId445"/>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361" w:name="_Ref167529968"/>
      <w:bookmarkStart w:id="2362" w:name="_Toc268297752"/>
      <w:r>
        <w:lastRenderedPageBreak/>
        <w:t>Uncoupled Solid Mixture</w:t>
      </w:r>
      <w:bookmarkEnd w:id="2361"/>
      <w:bookmarkEnd w:id="236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363" w:name="_Ref393990843"/>
      <w:bookmarkStart w:id="2364" w:name="_Ref393990861"/>
      <w:bookmarkStart w:id="2365" w:name="_Toc268297753"/>
      <w:bookmarkStart w:id="2366" w:name="_Ref167535458"/>
      <w:r>
        <w:lastRenderedPageBreak/>
        <w:t>Veronda-Westmann</w:t>
      </w:r>
      <w:bookmarkEnd w:id="2363"/>
      <w:bookmarkEnd w:id="2364"/>
      <w:bookmarkEnd w:id="2365"/>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33" type="#_x0000_t75" style="width:212pt;height:32pt" o:ole="">
            <v:imagedata r:id="rId446" o:title=""/>
          </v:shape>
          <o:OLEObject Type="Embed" ProgID="Equation.DSMT4" ShapeID="_x0000_i1233" DrawAspect="Content" ObjectID="_1342183530" r:id="rId447"/>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367" w:name="_Toc268297754"/>
      <w:r>
        <w:lastRenderedPageBreak/>
        <w:t xml:space="preserve">Mooney-Rivlin </w:t>
      </w:r>
      <w:r w:rsidR="00B2391B">
        <w:t>V</w:t>
      </w:r>
      <w:r w:rsidR="00B2391B" w:rsidRPr="005F4027">
        <w:t>on Mises Distribut</w:t>
      </w:r>
      <w:r w:rsidR="00B2391B">
        <w:t>ed Fibers</w:t>
      </w:r>
      <w:bookmarkEnd w:id="2366"/>
      <w:bookmarkEnd w:id="2367"/>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34" type="#_x0000_t75" style="width:258.65pt;height:39.35pt" o:ole="">
            <v:imagedata r:id="rId448" o:title=""/>
          </v:shape>
          <o:OLEObject Type="Embed" ProgID="Equation.DSMT4" ShapeID="_x0000_i1234" DrawAspect="Content" ObjectID="_1342183531" r:id="rId449"/>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35" type="#_x0000_t75" style="width:85.35pt;height:39.35pt" o:ole="">
            <v:imagedata r:id="rId450" o:title=""/>
          </v:shape>
          <o:OLEObject Type="Embed" ProgID="Equation.DSMT4" ShapeID="_x0000_i1235" DrawAspect="Content" ObjectID="_1342183532" r:id="rId451"/>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36" type="#_x0000_t75" style="width:196.65pt;height:37.35pt" o:ole="">
            <v:imagedata r:id="rId452" o:title=""/>
          </v:shape>
          <o:OLEObject Type="Embed" ProgID="Equation.DSMT4" ShapeID="_x0000_i1236" DrawAspect="Content" ObjectID="_1342183533" r:id="rId453"/>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37" type="#_x0000_t75" style="width:232.65pt;height:37.35pt" o:ole="">
            <v:imagedata r:id="rId455" o:title=""/>
          </v:shape>
          <o:OLEObject Type="Embed" ProgID="Equation.DSMT4" ShapeID="_x0000_i1237" DrawAspect="Content" ObjectID="_1342183534" r:id="rId456"/>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38" type="#_x0000_t75" style="width:74pt;height:45.35pt" o:ole="">
            <v:imagedata r:id="rId457" o:title=""/>
          </v:shape>
          <o:OLEObject Type="Embed" ProgID="Equation.DSMT4" ShapeID="_x0000_i1238" DrawAspect="Content" ObjectID="_1342183535" r:id="rId458"/>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368" w:name="_Ref162411714"/>
      <w:bookmarkStart w:id="2369" w:name="_Ref162412566"/>
      <w:bookmarkStart w:id="2370" w:name="_Toc268297755"/>
      <w:r>
        <w:lastRenderedPageBreak/>
        <w:t>Compressible Materials</w:t>
      </w:r>
      <w:bookmarkEnd w:id="2368"/>
      <w:bookmarkEnd w:id="2369"/>
      <w:bookmarkEnd w:id="2370"/>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371" w:name="_Toc268297756"/>
      <w:r>
        <w:t>Carter-Hayes</w:t>
      </w:r>
      <w:bookmarkEnd w:id="2371"/>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9" type="#_x0000_t75" style="width:14pt;height:18pt" o:ole="">
                  <v:imagedata r:id="rId459" o:title=""/>
                </v:shape>
                <o:OLEObject Type="Embed" ProgID="Equation.DSMT4" ShapeID="_x0000_i1239" DrawAspect="Content" ObjectID="_1342183536" r:id="rId460"/>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40" type="#_x0000_t75" style="width:14pt;height:18pt" o:ole="">
                  <v:imagedata r:id="rId461" o:title=""/>
                </v:shape>
                <o:OLEObject Type="Embed" ProgID="Equation.DSMT4" ShapeID="_x0000_i1240" DrawAspect="Content" ObjectID="_1342183537" r:id="rId462"/>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41" type="#_x0000_t75" style="width:10pt;height:13.35pt" o:ole="">
                  <v:imagedata r:id="rId463" o:title=""/>
                </v:shape>
                <o:OLEObject Type="Embed" ProgID="Equation.DSMT4" ShapeID="_x0000_i1241" DrawAspect="Content" ObjectID="_1342183538" r:id="rId464"/>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42" type="#_x0000_t75" style="width:10pt;height:10.65pt" o:ole="">
                  <v:imagedata r:id="rId465" o:title=""/>
                </v:shape>
                <o:OLEObject Type="Embed" ProgID="Equation.DSMT4" ShapeID="_x0000_i1242" DrawAspect="Content" ObjectID="_1342183539" r:id="rId466"/>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43" type="#_x0000_t75" style="width:16.65pt;height:19.35pt" o:ole="">
            <v:imagedata r:id="rId467" o:title=""/>
          </v:shape>
          <o:OLEObject Type="Embed" ProgID="Equation.DSMT4" ShapeID="_x0000_i1243" DrawAspect="Content" ObjectID="_1342183540" r:id="rId468"/>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44" type="#_x0000_t75" style="width:237.35pt;height:36.65pt" o:ole="">
            <v:imagedata r:id="rId469" o:title=""/>
          </v:shape>
          <o:OLEObject Type="Embed" ProgID="Equation.DSMT4" ShapeID="_x0000_i1244" DrawAspect="Content" ObjectID="_1342183541" r:id="rId470"/>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45" type="#_x0000_t75" style="width:12pt;height:14pt" o:ole="">
            <v:imagedata r:id="rId471" o:title=""/>
          </v:shape>
          <o:OLEObject Type="Embed" ProgID="Equation.DSMT4" ShapeID="_x0000_i1245" DrawAspect="Content" ObjectID="_1342183542" r:id="rId472"/>
        </w:object>
      </w:r>
      <w:r w:rsidR="00327EE3">
        <w:t xml:space="preserve"> is </w:t>
      </w:r>
      <w:r>
        <w:t xml:space="preserve">the right Cauchy-Green deformation tensor and </w:t>
      </w:r>
      <w:r w:rsidR="00AF2221" w:rsidRPr="00AF2221">
        <w:rPr>
          <w:position w:val="-6"/>
        </w:rPr>
        <w:object w:dxaOrig="220" w:dyaOrig="279" w14:anchorId="6DE365CB">
          <v:shape id="_x0000_i1246" type="#_x0000_t75" style="width:10.65pt;height:14pt" o:ole="">
            <v:imagedata r:id="rId473" o:title=""/>
          </v:shape>
          <o:OLEObject Type="Embed" ProgID="Equation.DSMT4" ShapeID="_x0000_i1246" DrawAspect="Content" ObjectID="_1342183543" r:id="rId474"/>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47" type="#_x0000_t75" style="width:16.65pt;height:19.35pt" o:ole="">
            <v:imagedata r:id="rId475" o:title=""/>
          </v:shape>
          <o:OLEObject Type="Embed" ProgID="Equation.DSMT4" ShapeID="_x0000_i1247" DrawAspect="Content" ObjectID="_1342183544" r:id="rId476"/>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48" type="#_x0000_t75" style="width:74.65pt;height:40pt" o:ole="">
            <v:imagedata r:id="rId477" o:title=""/>
          </v:shape>
          <o:OLEObject Type="Embed" ProgID="Equation.DSMT4" ShapeID="_x0000_i1248" DrawAspect="Content" ObjectID="_1342183545" r:id="rId478"/>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372" w:author="Gerard" w:date="2014-07-29T23:58:00Z">
        <w:r w:rsidR="001B13CD">
          <w:t>3.6.3</w:t>
        </w:r>
      </w:ins>
      <w:del w:id="2373"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9" type="#_x0000_t75" style="width:16.65pt;height:19.35pt" o:ole="">
            <v:imagedata r:id="rId479" o:title=""/>
          </v:shape>
          <o:OLEObject Type="Embed" ProgID="Equation.DSMT4" ShapeID="_x0000_i1249" DrawAspect="Content" ObjectID="_1342183546" r:id="rId480"/>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50" type="#_x0000_t75" style="width:16.65pt;height:19.35pt" o:ole="">
            <v:imagedata r:id="rId481" o:title=""/>
          </v:shape>
          <o:OLEObject Type="Embed" ProgID="Equation.DSMT4" ShapeID="_x0000_i1250" DrawAspect="Content" ObjectID="_1342183547" r:id="rId482"/>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51" type="#_x0000_t75" style="width:16.65pt;height:18pt" o:ole="">
            <v:imagedata r:id="rId483" o:title=""/>
          </v:shape>
          <o:OLEObject Type="Embed" ProgID="Equation.DSMT4" ShapeID="_x0000_i1251" DrawAspect="Content" ObjectID="_1342183548" r:id="rId484"/>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374" w:name="_Toc268297757"/>
      <w:r>
        <w:lastRenderedPageBreak/>
        <w:t>Cell Growth</w:t>
      </w:r>
      <w:bookmarkEnd w:id="2374"/>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52" type="#_x0000_t75" style="width:14pt;height:19.35pt" o:ole="">
                  <v:imagedata r:id="rId485" o:title=""/>
                </v:shape>
                <o:OLEObject Type="Embed" ProgID="Equation.DSMT4" ShapeID="_x0000_i1252" DrawAspect="Content" ObjectID="_1342183549" r:id="rId486"/>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53" type="#_x0000_t75" style="width:12pt;height:18pt" o:ole="">
                  <v:imagedata r:id="rId487" o:title=""/>
                </v:shape>
                <o:OLEObject Type="Embed" ProgID="Equation.DSMT4" ShapeID="_x0000_i1253" DrawAspect="Content" ObjectID="_1342183550" r:id="rId488"/>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54" type="#_x0000_t75" style="width:12pt;height:18pt" o:ole="">
                  <v:imagedata r:id="rId489" o:title=""/>
                </v:shape>
                <o:OLEObject Type="Embed" ProgID="Equation.DSMT4" ShapeID="_x0000_i1254" DrawAspect="Content" ObjectID="_1342183551" r:id="rId490"/>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55" type="#_x0000_t75" style="width:42.65pt;height:14pt" o:ole="">
            <v:imagedata r:id="rId491" o:title=""/>
          </v:shape>
          <o:OLEObject Type="Embed" ProgID="Equation.DSMT4" ShapeID="_x0000_i1255" DrawAspect="Content" ObjectID="_1342183552" r:id="rId492"/>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56" type="#_x0000_t75" style="width:10.65pt;height:10.65pt" o:ole="">
            <v:imagedata r:id="rId493" o:title=""/>
          </v:shape>
          <o:OLEObject Type="Embed" ProgID="Equation.DSMT4" ShapeID="_x0000_i1256" DrawAspect="Content" ObjectID="_1342183553" r:id="rId494"/>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57" type="#_x0000_t75" style="width:104pt;height:38pt" o:ole="">
            <v:imagedata r:id="rId495" o:title=""/>
          </v:shape>
          <o:OLEObject Type="Embed" ProgID="Equation.DSMT4" ShapeID="_x0000_i1257" DrawAspect="Content" ObjectID="_1342183554" r:id="rId496"/>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58" type="#_x0000_t75" style="width:48pt;height:14pt" o:ole="">
            <v:imagedata r:id="rId497" o:title=""/>
          </v:shape>
          <o:OLEObject Type="Embed" ProgID="Equation.DSMT4" ShapeID="_x0000_i1258" DrawAspect="Content" ObjectID="_1342183555" r:id="rId498"/>
        </w:object>
      </w:r>
      <w:r w:rsidRPr="006D6D0D">
        <w:t xml:space="preserve"> is the relative volume.  The values of the universal gas constant </w:t>
      </w:r>
      <w:r w:rsidR="00AF2221" w:rsidRPr="00AF2221">
        <w:rPr>
          <w:position w:val="-4"/>
        </w:rPr>
        <w:object w:dxaOrig="240" w:dyaOrig="260" w14:anchorId="24E7B890">
          <v:shape id="_x0000_i1259" type="#_x0000_t75" style="width:12pt;height:13.35pt" o:ole="">
            <v:imagedata r:id="rId499" o:title=""/>
          </v:shape>
          <o:OLEObject Type="Embed" ProgID="Equation.DSMT4" ShapeID="_x0000_i1259" DrawAspect="Content" ObjectID="_1342183556" r:id="rId500"/>
        </w:object>
      </w:r>
      <w:r w:rsidRPr="006D6D0D">
        <w:t xml:space="preserve"> and absolute temperature </w:t>
      </w:r>
      <w:r w:rsidR="00AF2221" w:rsidRPr="00AF2221">
        <w:rPr>
          <w:position w:val="-4"/>
        </w:rPr>
        <w:object w:dxaOrig="220" w:dyaOrig="260" w14:anchorId="16F19092">
          <v:shape id="_x0000_i1260" type="#_x0000_t75" style="width:10.65pt;height:13.35pt" o:ole="">
            <v:imagedata r:id="rId501" o:title=""/>
          </v:shape>
          <o:OLEObject Type="Embed" ProgID="Equation.DSMT4" ShapeID="_x0000_i1260" DrawAspect="Content" ObjectID="_1342183557" r:id="rId502"/>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61" type="#_x0000_t75" style="width:14pt;height:19.35pt" o:ole="">
            <v:imagedata r:id="rId503" o:title=""/>
          </v:shape>
          <o:OLEObject Type="Embed" ProgID="Equation.DSMT4" ShapeID="_x0000_i1261" DrawAspect="Content" ObjectID="_1342183558" r:id="rId504"/>
        </w:object>
      </w:r>
      <w:r>
        <w:t xml:space="preserve"> and </w:t>
      </w:r>
      <w:r w:rsidR="00AF2221" w:rsidRPr="00AF2221">
        <w:rPr>
          <w:position w:val="-12"/>
        </w:rPr>
        <w:object w:dxaOrig="240" w:dyaOrig="360" w14:anchorId="6C5A4393">
          <v:shape id="_x0000_i1262" type="#_x0000_t75" style="width:12pt;height:18pt" o:ole="">
            <v:imagedata r:id="rId505" o:title=""/>
          </v:shape>
          <o:OLEObject Type="Embed" ProgID="Equation.DSMT4" ShapeID="_x0000_i1262" DrawAspect="Content" ObjectID="_1342183559" r:id="rId506"/>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63" type="#_x0000_t75" style="width:14pt;height:19.35pt" o:ole="">
            <v:imagedata r:id="rId507" o:title=""/>
          </v:shape>
          <o:OLEObject Type="Embed" ProgID="Equation.DSMT4" ShapeID="_x0000_i1263" DrawAspect="Content" ObjectID="_1342183560" r:id="rId508"/>
        </w:object>
      </w:r>
      <w:r>
        <w:t xml:space="preserve"> and </w:t>
      </w:r>
      <w:r w:rsidR="00AF2221" w:rsidRPr="00AF2221">
        <w:rPr>
          <w:position w:val="-12"/>
        </w:rPr>
        <w:object w:dxaOrig="240" w:dyaOrig="360" w14:anchorId="7D2986F8">
          <v:shape id="_x0000_i1264" type="#_x0000_t75" style="width:12pt;height:18pt" o:ole="">
            <v:imagedata r:id="rId509" o:title=""/>
          </v:shape>
          <o:OLEObject Type="Embed" ProgID="Equation.DSMT4" ShapeID="_x0000_i1264" DrawAspect="Content" ObjectID="_1342183561" r:id="rId510"/>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65" type="#_x0000_t75" style="width:70pt;height:22pt" o:ole="">
            <v:imagedata r:id="rId511" o:title=""/>
          </v:shape>
          <o:OLEObject Type="Embed" ProgID="Equation.DSMT4" ShapeID="_x0000_i1265" DrawAspect="Content" ObjectID="_1342183562" r:id="rId512"/>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375" w:name="_Ref167527013"/>
      <w:bookmarkStart w:id="2376" w:name="_Toc268297758"/>
      <w:r w:rsidRPr="0097532C">
        <w:lastRenderedPageBreak/>
        <w:t>Donnan Equilibrium Swelling</w:t>
      </w:r>
      <w:bookmarkEnd w:id="2375"/>
      <w:bookmarkEnd w:id="2376"/>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377" w:author="Gerard" w:date="2014-07-29T23:58:00Z">
        <w:r w:rsidR="001B13CD">
          <w:t xml:space="preserve">4.1.3.17. </w:t>
        </w:r>
      </w:ins>
      <w:del w:id="2378"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66" type="#_x0000_t75" style="width:16.65pt;height:19.35pt" o:ole="">
                  <v:imagedata r:id="rId513" o:title=""/>
                </v:shape>
                <o:OLEObject Type="Embed" ProgID="Equation.DSMT4" ShapeID="_x0000_i1266" DrawAspect="Content" ObjectID="_1342183563" r:id="rId514"/>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67" type="#_x0000_t75" style="width:14pt;height:19.35pt" o:ole="">
                  <v:imagedata r:id="rId515" o:title=""/>
                </v:shape>
                <o:OLEObject Type="Embed" ProgID="Equation.DSMT4" ShapeID="_x0000_i1267" DrawAspect="Content" ObjectID="_1342183564" r:id="rId516"/>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68" type="#_x0000_t75" style="width:14pt;height:16.65pt" o:ole="">
                  <v:imagedata r:id="rId517" o:title=""/>
                </v:shape>
                <o:OLEObject Type="Embed" ProgID="Equation.DSMT4" ShapeID="_x0000_i1268" DrawAspect="Content" ObjectID="_1342183565" r:id="rId518"/>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9" type="#_x0000_t75" style="width:42.65pt;height:14pt" o:ole="">
            <v:imagedata r:id="rId519" o:title=""/>
          </v:shape>
          <o:OLEObject Type="Embed" ProgID="Equation.DSMT4" ShapeID="_x0000_i1269" DrawAspect="Content" ObjectID="_1342183566" r:id="rId520"/>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70" type="#_x0000_t75" style="width:10.65pt;height:10.65pt" o:ole="">
            <v:imagedata r:id="rId521" o:title=""/>
          </v:shape>
          <o:OLEObject Type="Embed" ProgID="Equation.DSMT4" ShapeID="_x0000_i1270" DrawAspect="Content" ObjectID="_1342183567" r:id="rId522"/>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71" type="#_x0000_t75" style="width:146pt;height:34pt" o:ole="">
            <v:imagedata r:id="rId523" o:title=""/>
          </v:shape>
          <o:OLEObject Type="Embed" ProgID="Equation.DSMT4" ShapeID="_x0000_i1271" DrawAspect="Content" ObjectID="_1342183568" r:id="rId524"/>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72" type="#_x0000_t75" style="width:14pt;height:16.65pt" o:ole="">
            <v:imagedata r:id="rId525" o:title=""/>
          </v:shape>
          <o:OLEObject Type="Embed" ProgID="Equation.DSMT4" ShapeID="_x0000_i1272" DrawAspect="Content" ObjectID="_1342183569" r:id="rId526"/>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73" type="#_x0000_t75" style="width:88.65pt;height:36.65pt" o:ole="">
            <v:imagedata r:id="rId527" o:title=""/>
          </v:shape>
          <o:OLEObject Type="Embed" ProgID="Equation.DSMT4" ShapeID="_x0000_i1273" DrawAspect="Content" ObjectID="_1342183570" r:id="rId528"/>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74" type="#_x0000_t75" style="width:48pt;height:14pt" o:ole="">
            <v:imagedata r:id="rId529" o:title=""/>
          </v:shape>
          <o:OLEObject Type="Embed" ProgID="Equation.DSMT4" ShapeID="_x0000_i1274" DrawAspect="Content" ObjectID="_1342183571" r:id="rId530"/>
        </w:object>
      </w:r>
      <w:r w:rsidRPr="006D6D0D">
        <w:t xml:space="preserve"> is the relative volume.  The values of the universal gas constant </w:t>
      </w:r>
      <w:r w:rsidR="00AF2221" w:rsidRPr="00AF2221">
        <w:rPr>
          <w:position w:val="-4"/>
        </w:rPr>
        <w:object w:dxaOrig="240" w:dyaOrig="260" w14:anchorId="6AC7C668">
          <v:shape id="_x0000_i1275" type="#_x0000_t75" style="width:12pt;height:13.35pt" o:ole="">
            <v:imagedata r:id="rId531" o:title=""/>
          </v:shape>
          <o:OLEObject Type="Embed" ProgID="Equation.DSMT4" ShapeID="_x0000_i1275" DrawAspect="Content" ObjectID="_1342183572" r:id="rId532"/>
        </w:object>
      </w:r>
      <w:r w:rsidRPr="006D6D0D">
        <w:t xml:space="preserve"> and absolute temperature </w:t>
      </w:r>
      <w:r w:rsidR="00AF2221" w:rsidRPr="00AF2221">
        <w:rPr>
          <w:position w:val="-4"/>
        </w:rPr>
        <w:object w:dxaOrig="220" w:dyaOrig="260" w14:anchorId="69ADEE27">
          <v:shape id="_x0000_i1276" type="#_x0000_t75" style="width:10.65pt;height:13.35pt" o:ole="">
            <v:imagedata r:id="rId533" o:title=""/>
          </v:shape>
          <o:OLEObject Type="Embed" ProgID="Equation.DSMT4" ShapeID="_x0000_i1276" DrawAspect="Content" ObjectID="_1342183573" r:id="rId534"/>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77" type="#_x0000_t75" style="width:14pt;height:19.35pt" o:ole="">
            <v:imagedata r:id="rId535" o:title=""/>
          </v:shape>
          <o:OLEObject Type="Embed" ProgID="Equation.DSMT4" ShapeID="_x0000_i1277" DrawAspect="Content" ObjectID="_1342183574" r:id="rId536"/>
        </w:object>
      </w:r>
      <w:r w:rsidRPr="006D6D0D">
        <w:t xml:space="preserve"> may be negative or positive; the gel porosity is unitless and must be in the range </w:t>
      </w:r>
      <w:r w:rsidR="00AF2221" w:rsidRPr="00AF2221">
        <w:rPr>
          <w:position w:val="-12"/>
        </w:rPr>
        <w:object w:dxaOrig="1020" w:dyaOrig="380" w14:anchorId="006E31F3">
          <v:shape id="_x0000_i1278" type="#_x0000_t75" style="width:50.65pt;height:19.35pt" o:ole="">
            <v:imagedata r:id="rId537" o:title=""/>
          </v:shape>
          <o:OLEObject Type="Embed" ProgID="Equation.DSMT4" ShapeID="_x0000_i1278" DrawAspect="Content" ObjectID="_1342183575" r:id="rId538"/>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9" type="#_x0000_t75" style="width:12pt;height:13.35pt" o:ole="">
                  <v:imagedata r:id="rId539" o:title=""/>
                </v:shape>
                <o:OLEObject Type="Embed" ProgID="Equation.DSMT4" ShapeID="_x0000_i1279" DrawAspect="Content" ObjectID="_1342183576" r:id="rId540"/>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80" type="#_x0000_t75" style="width:10.65pt;height:13.35pt" o:ole="">
                  <v:imagedata r:id="rId541" o:title=""/>
                </v:shape>
                <o:OLEObject Type="Embed" ProgID="Equation.DSMT4" ShapeID="_x0000_i1280" DrawAspect="Content" ObjectID="_1342183577" r:id="rId542"/>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81" type="#_x0000_t75" style="width:14pt;height:19.35pt" o:ole="">
                  <v:imagedata r:id="rId543" o:title=""/>
                </v:shape>
                <o:OLEObject Type="Embed" ProgID="Equation.DSMT4" ShapeID="_x0000_i1281" DrawAspect="Content" ObjectID="_1342183578" r:id="rId544"/>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82" type="#_x0000_t75" style="width:14pt;height:16.65pt" o:ole="">
                  <v:imagedata r:id="rId545" o:title=""/>
                </v:shape>
                <o:OLEObject Type="Embed" ProgID="Equation.DSMT4" ShapeID="_x0000_i1282" DrawAspect="Content" ObjectID="_1342183579" r:id="rId546"/>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83" type="#_x0000_t75" style="width:12pt;height:18pt" o:ole="">
                  <v:imagedata r:id="rId547" o:title=""/>
                </v:shape>
                <o:OLEObject Type="Embed" ProgID="Equation.DSMT4" ShapeID="_x0000_i1283" DrawAspect="Content" ObjectID="_1342183580" r:id="rId548"/>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84" type="#_x0000_t75" style="width:10.65pt;height:10.65pt" o:ole="">
                  <v:imagedata r:id="rId549" o:title=""/>
                </v:shape>
                <o:OLEObject Type="Embed" ProgID="Equation.DSMT4" ShapeID="_x0000_i1284" DrawAspect="Content" ObjectID="_1342183581" r:id="rId550"/>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85" type="#_x0000_t75" style="width:34pt;height:19.35pt" o:ole="">
            <v:imagedata r:id="rId551" o:title=""/>
          </v:shape>
          <o:OLEObject Type="Embed" ProgID="Equation.DSMT4" ShapeID="_x0000_i1285" DrawAspect="Content" ObjectID="_1342183582" r:id="rId552"/>
        </w:object>
      </w:r>
      <w:r>
        <w:t xml:space="preserve"> or </w:t>
      </w:r>
      <w:r w:rsidR="00AF2221" w:rsidRPr="00AF2221">
        <w:rPr>
          <w:position w:val="-6"/>
        </w:rPr>
        <w:object w:dxaOrig="800" w:dyaOrig="320" w14:anchorId="6DBDA277">
          <v:shape id="_x0000_i1286" type="#_x0000_t75" style="width:40pt;height:16.65pt" o:ole="">
            <v:imagedata r:id="rId553" o:title=""/>
          </v:shape>
          <o:OLEObject Type="Embed" ProgID="Equation.DSMT4" ShapeID="_x0000_i1286" DrawAspect="Content" ObjectID="_1342183583" r:id="rId554"/>
        </w:object>
      </w:r>
      <w:r>
        <w:t xml:space="preserve">.  Therefore, entering any other values for </w:t>
      </w:r>
      <w:r w:rsidR="00AF2221" w:rsidRPr="00AF2221">
        <w:rPr>
          <w:position w:val="-12"/>
        </w:rPr>
        <w:object w:dxaOrig="300" w:dyaOrig="380" w14:anchorId="022AADE5">
          <v:shape id="_x0000_i1287" type="#_x0000_t75" style="width:14pt;height:19.35pt" o:ole="">
            <v:imagedata r:id="rId555" o:title=""/>
          </v:shape>
          <o:OLEObject Type="Embed" ProgID="Equation.DSMT4" ShapeID="_x0000_i1287" DrawAspect="Content" ObjectID="_1342183584" r:id="rId556"/>
        </w:object>
      </w:r>
      <w:r>
        <w:t xml:space="preserve"> and </w:t>
      </w:r>
      <w:r w:rsidR="00AF2221" w:rsidRPr="00AF2221">
        <w:rPr>
          <w:position w:val="-6"/>
        </w:rPr>
        <w:object w:dxaOrig="279" w:dyaOrig="320" w14:anchorId="6605BC46">
          <v:shape id="_x0000_i1288" type="#_x0000_t75" style="width:14pt;height:16.65pt" o:ole="">
            <v:imagedata r:id="rId557" o:title=""/>
          </v:shape>
          <o:OLEObject Type="Embed" ProgID="Equation.DSMT4" ShapeID="_x0000_i1288" DrawAspect="Content" ObjectID="_1342183585" r:id="rId558"/>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379" w:name="_Ref167525631"/>
      <w:bookmarkStart w:id="2380" w:name="_Toc268297759"/>
      <w:r w:rsidRPr="0097532C">
        <w:lastRenderedPageBreak/>
        <w:t>Ellipsoidal Fiber Distribution</w:t>
      </w:r>
      <w:bookmarkEnd w:id="2379"/>
      <w:bookmarkEnd w:id="2380"/>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381" w:author="Gerard" w:date="2014-07-29T23:58:00Z">
        <w:r w:rsidR="001B13CD">
          <w:t xml:space="preserve">4.1.3.17. </w:t>
        </w:r>
      </w:ins>
      <w:del w:id="238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9" type="#_x0000_t75" style="width:56.65pt;height:19.35pt" o:ole="">
                  <v:imagedata r:id="rId559" o:title=""/>
                </v:shape>
                <o:OLEObject Type="Embed" ProgID="Equation.DSMT4" ShapeID="_x0000_i1289" DrawAspect="Content" ObjectID="_1342183586" r:id="rId560"/>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90" type="#_x0000_t75" style="width:50.65pt;height:19.35pt" o:ole="">
                  <v:imagedata r:id="rId561" o:title=""/>
                </v:shape>
                <o:OLEObject Type="Embed" ProgID="Equation.DSMT4" ShapeID="_x0000_i1290" DrawAspect="Content" ObjectID="_1342183587" r:id="rId562"/>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91" type="#_x0000_t75" style="width:180.65pt;height:26.65pt" o:ole="">
            <v:imagedata r:id="rId563" o:title=""/>
          </v:shape>
          <o:OLEObject Type="Embed" ProgID="Equation.DSMT4" ShapeID="_x0000_i1291" DrawAspect="Content" ObjectID="_1342183588" r:id="rId564"/>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92" type="#_x0000_t75" style="width:87.35pt;height:19.35pt" o:ole="">
            <v:imagedata r:id="rId565" o:title=""/>
          </v:shape>
          <o:OLEObject Type="Embed" ProgID="Equation.DSMT4" ShapeID="_x0000_i1292" DrawAspect="Content" ObjectID="_1342183589" r:id="rId566"/>
        </w:object>
      </w:r>
      <w:r>
        <w:t xml:space="preserve"> is the square of the fiber stretch </w:t>
      </w:r>
      <w:r w:rsidR="00AF2221" w:rsidRPr="00AF2221">
        <w:rPr>
          <w:position w:val="-12"/>
        </w:rPr>
        <w:object w:dxaOrig="279" w:dyaOrig="360" w14:anchorId="73F5A072">
          <v:shape id="_x0000_i1293" type="#_x0000_t75" style="width:14pt;height:18pt" o:ole="">
            <v:imagedata r:id="rId567" o:title=""/>
          </v:shape>
          <o:OLEObject Type="Embed" ProgID="Equation.DSMT4" ShapeID="_x0000_i1293" DrawAspect="Content" ObjectID="_1342183590" r:id="rId568"/>
        </w:object>
      </w:r>
      <w:r>
        <w:t xml:space="preserve">, </w:t>
      </w:r>
      <w:r w:rsidR="00AF2221" w:rsidRPr="00AF2221">
        <w:rPr>
          <w:position w:val="-6"/>
        </w:rPr>
        <w:object w:dxaOrig="260" w:dyaOrig="279" w14:anchorId="6191CA84">
          <v:shape id="_x0000_i1294" type="#_x0000_t75" style="width:13.35pt;height:14pt" o:ole="">
            <v:imagedata r:id="rId569" o:title=""/>
          </v:shape>
          <o:OLEObject Type="Embed" ProgID="Equation.DSMT4" ShapeID="_x0000_i1294" DrawAspect="Content" ObjectID="_1342183591" r:id="rId570"/>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95" type="#_x0000_t75" style="width:31.35pt;height:19.35pt" o:ole="">
            <v:imagedata r:id="rId571" o:title=""/>
          </v:shape>
          <o:OLEObject Type="Embed" ProgID="Equation.DSMT4" ShapeID="_x0000_i1295" DrawAspect="Content" ObjectID="_1342183592" r:id="rId572"/>
        </w:object>
      </w:r>
      <w:r>
        <w:t xml:space="preserve">, </w:t>
      </w:r>
      <w:r w:rsidR="00AF2221" w:rsidRPr="00AF2221">
        <w:rPr>
          <w:position w:val="-12"/>
        </w:rPr>
        <w:object w:dxaOrig="1200" w:dyaOrig="360" w14:anchorId="01B8AD86">
          <v:shape id="_x0000_i1296" type="#_x0000_t75" style="width:60pt;height:18pt" o:ole="">
            <v:imagedata r:id="rId573" o:title=""/>
          </v:shape>
          <o:OLEObject Type="Embed" ProgID="Equation.DSMT4" ShapeID="_x0000_i1296" DrawAspect="Content" ObjectID="_1342183593" r:id="rId574"/>
        </w:object>
      </w:r>
      <w:r>
        <w:t xml:space="preserve">, and </w:t>
      </w:r>
      <w:r w:rsidR="00AF2221" w:rsidRPr="00AF2221">
        <w:rPr>
          <w:position w:val="-14"/>
        </w:rPr>
        <w:object w:dxaOrig="540" w:dyaOrig="400" w14:anchorId="5E2F75C6">
          <v:shape id="_x0000_i1297" type="#_x0000_t75" style="width:27.35pt;height:19.35pt" o:ole="">
            <v:imagedata r:id="rId575" o:title=""/>
          </v:shape>
          <o:OLEObject Type="Embed" ProgID="Equation.DSMT4" ShapeID="_x0000_i1297" DrawAspect="Content" ObjectID="_1342183594" r:id="rId576"/>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98" type="#_x0000_t75" style="width:93.35pt;height:34pt" o:ole="">
            <v:imagedata r:id="rId577" o:title=""/>
          </v:shape>
          <o:OLEObject Type="Embed" ProgID="Equation.DSMT4" ShapeID="_x0000_i1298" DrawAspect="Content" ObjectID="_1342183595" r:id="rId578"/>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9" type="#_x0000_t75" style="width:130.65pt;height:22pt" o:ole="">
            <v:imagedata r:id="rId579" o:title=""/>
          </v:shape>
          <o:OLEObject Type="Embed" ProgID="Equation.DSMT4" ShapeID="_x0000_i1299" DrawAspect="Content" ObjectID="_1342183596" r:id="rId580"/>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300" type="#_x0000_t75" style="width:12pt;height:16.65pt" o:ole="">
            <v:imagedata r:id="rId581" o:title=""/>
          </v:shape>
          <o:OLEObject Type="Embed" ProgID="Equation.DSMT4" ShapeID="_x0000_i1300" DrawAspect="Content" ObjectID="_1342183597" r:id="rId582"/>
        </w:object>
      </w:r>
      <w:r>
        <w:t xml:space="preserve">and </w:t>
      </w:r>
      <w:r w:rsidR="00AF2221" w:rsidRPr="00AF2221">
        <w:rPr>
          <w:position w:val="-10"/>
        </w:rPr>
        <w:object w:dxaOrig="200" w:dyaOrig="320" w14:anchorId="609B63A0">
          <v:shape id="_x0000_i1301" type="#_x0000_t75" style="width:10pt;height:16.65pt" o:ole="">
            <v:imagedata r:id="rId583" o:title=""/>
          </v:shape>
          <o:OLEObject Type="Embed" ProgID="Equation.DSMT4" ShapeID="_x0000_i1301" DrawAspect="Content" ObjectID="_1342183598" r:id="rId584"/>
        </w:object>
      </w:r>
      <w:r>
        <w:t xml:space="preserve">are assumed to vary ellipsoidally with </w:t>
      </w:r>
      <w:r w:rsidR="00AF2221" w:rsidRPr="00AF2221">
        <w:rPr>
          <w:position w:val="-4"/>
        </w:rPr>
        <w:object w:dxaOrig="200" w:dyaOrig="200" w14:anchorId="0D471ABF">
          <v:shape id="_x0000_i1302" type="#_x0000_t75" style="width:10pt;height:10pt" o:ole="">
            <v:imagedata r:id="rId585" o:title=""/>
          </v:shape>
          <o:OLEObject Type="Embed" ProgID="Equation.DSMT4" ShapeID="_x0000_i1302" DrawAspect="Content" ObjectID="_1342183599" r:id="rId586"/>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303" type="#_x0000_t75" style="width:240pt;height:82pt" o:ole="">
            <v:imagedata r:id="rId587" o:title=""/>
          </v:shape>
          <o:OLEObject Type="Embed" ProgID="Equation.DSMT4" ShapeID="_x0000_i1303" DrawAspect="Content" ObjectID="_1342183600" r:id="rId588"/>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383" w:name="_Toc268297760"/>
      <w:r>
        <w:lastRenderedPageBreak/>
        <w:t>Ellipsoidal Fiber Distribution Neo-Hookean</w:t>
      </w:r>
      <w:bookmarkEnd w:id="2383"/>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304" type="#_x0000_t75" style="width:56.65pt;height:19.35pt" o:ole="">
                  <v:imagedata r:id="rId589" o:title=""/>
                </v:shape>
                <o:OLEObject Type="Embed" ProgID="Equation.DSMT4" ShapeID="_x0000_i1304" DrawAspect="Content" ObjectID="_1342183601" r:id="rId590"/>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305" type="#_x0000_t75" style="width:50.65pt;height:19.35pt" o:ole="">
                  <v:imagedata r:id="rId591" o:title=""/>
                </v:shape>
                <o:OLEObject Type="Embed" ProgID="Equation.DSMT4" ShapeID="_x0000_i1305" DrawAspect="Content" ObjectID="_1342183602" r:id="rId592"/>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306" type="#_x0000_t75" style="width:67.35pt;height:19.35pt" o:ole="">
            <v:imagedata r:id="rId593" o:title=""/>
          </v:shape>
          <o:OLEObject Type="Embed" ProgID="Equation.DSMT4" ShapeID="_x0000_i1306" DrawAspect="Content" ObjectID="_1342183603" r:id="rId594"/>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307" type="#_x0000_t75" style="width:22.65pt;height:18pt" o:ole="">
            <v:imagedata r:id="rId595" o:title=""/>
          </v:shape>
          <o:OLEObject Type="Embed" ProgID="Equation.DSMT4" ShapeID="_x0000_i1307" DrawAspect="Content" ObjectID="_1342183604" r:id="rId596"/>
        </w:object>
      </w:r>
      <w:r>
        <w:t xml:space="preserve"> is the stress from the Neo-Hookean basis (Section </w:t>
      </w:r>
      <w:r>
        <w:fldChar w:fldCharType="begin"/>
      </w:r>
      <w:r>
        <w:instrText xml:space="preserve"> REF _Ref167525595 \r \h </w:instrText>
      </w:r>
      <w:r>
        <w:fldChar w:fldCharType="separate"/>
      </w:r>
      <w:ins w:id="2384" w:author="Gerard" w:date="2014-07-29T23:58:00Z">
        <w:r w:rsidR="001B13CD">
          <w:t xml:space="preserve">4.1.3.12. </w:t>
        </w:r>
      </w:ins>
      <w:del w:id="2385" w:author="Gerard" w:date="2014-07-29T23:58:00Z">
        <w:r w:rsidR="00976D6B" w:rsidDel="001B13CD">
          <w:delText xml:space="preserve">4.1.3.11. </w:delText>
        </w:r>
      </w:del>
      <w:r>
        <w:fldChar w:fldCharType="end"/>
      </w:r>
      <w:r>
        <w:t xml:space="preserve">), and </w:t>
      </w:r>
      <w:r w:rsidR="00AF2221" w:rsidRPr="00AF2221">
        <w:rPr>
          <w:position w:val="-14"/>
        </w:rPr>
        <w:object w:dxaOrig="340" w:dyaOrig="380" w14:anchorId="0616A56B">
          <v:shape id="_x0000_i1308" type="#_x0000_t75" style="width:16.65pt;height:19.35pt" o:ole="">
            <v:imagedata r:id="rId597" o:title=""/>
          </v:shape>
          <o:OLEObject Type="Embed" ProgID="Equation.DSMT4" ShapeID="_x0000_i1308" DrawAspect="Content" ObjectID="_1342183605" r:id="rId598"/>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386" w:name="_Toc268297761"/>
      <w:r>
        <w:lastRenderedPageBreak/>
        <w:t>Ellipsoidal Fiber Distribution with Donnan Equilibrium Swelling</w:t>
      </w:r>
      <w:bookmarkEnd w:id="2386"/>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9" type="#_x0000_t75" style="width:16.65pt;height:19.35pt" o:ole="">
                  <v:imagedata r:id="rId599" o:title=""/>
                </v:shape>
                <o:OLEObject Type="Embed" ProgID="Equation.DSMT4" ShapeID="_x0000_i1309" DrawAspect="Content" ObjectID="_1342183606" r:id="rId600"/>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10" type="#_x0000_t75" style="width:14pt;height:19.35pt" o:ole="">
                  <v:imagedata r:id="rId601" o:title=""/>
                </v:shape>
                <o:OLEObject Type="Embed" ProgID="Equation.DSMT4" ShapeID="_x0000_i1310" DrawAspect="Content" ObjectID="_1342183607" r:id="rId602"/>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11" type="#_x0000_t75" style="width:14pt;height:16.65pt" o:ole="">
                  <v:imagedata r:id="rId603" o:title=""/>
                </v:shape>
                <o:OLEObject Type="Embed" ProgID="Equation.DSMT4" ShapeID="_x0000_i1311" DrawAspect="Content" ObjectID="_1342183608" r:id="rId604"/>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12" type="#_x0000_t75" style="width:56.65pt;height:19.35pt" o:ole="">
                  <v:imagedata r:id="rId605" o:title=""/>
                </v:shape>
                <o:OLEObject Type="Embed" ProgID="Equation.DSMT4" ShapeID="_x0000_i1312" DrawAspect="Content" ObjectID="_1342183609" r:id="rId606"/>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13" type="#_x0000_t75" style="width:50.65pt;height:19.35pt" o:ole="">
                  <v:imagedata r:id="rId607" o:title=""/>
                </v:shape>
                <o:OLEObject Type="Embed" ProgID="Equation.DSMT4" ShapeID="_x0000_i1313" DrawAspect="Content" ObjectID="_1342183610" r:id="rId608"/>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14" type="#_x0000_t75" style="width:65.35pt;height:19.35pt" o:ole="">
            <v:imagedata r:id="rId609" o:title=""/>
          </v:shape>
          <o:OLEObject Type="Embed" ProgID="Equation.DSMT4" ShapeID="_x0000_i1314" DrawAspect="Content" ObjectID="_1342183611" r:id="rId610"/>
        </w:object>
      </w:r>
      <w:r>
        <w:t>.</w:t>
      </w:r>
    </w:p>
    <w:p w14:paraId="770D789D" w14:textId="0D9C7485" w:rsidR="006A0BC1" w:rsidRDefault="00AF2221" w:rsidP="006A0BC1">
      <w:r w:rsidRPr="00AF2221">
        <w:rPr>
          <w:position w:val="-14"/>
        </w:rPr>
        <w:object w:dxaOrig="340" w:dyaOrig="380" w14:anchorId="26390030">
          <v:shape id="_x0000_i1315" type="#_x0000_t75" style="width:16.65pt;height:19.35pt" o:ole="">
            <v:imagedata r:id="rId611" o:title=""/>
          </v:shape>
          <o:OLEObject Type="Embed" ProgID="Equation.DSMT4" ShapeID="_x0000_i1315" DrawAspect="Content" ObjectID="_1342183612" r:id="rId612"/>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AF2221">
        <w:rPr>
          <w:position w:val="-12"/>
        </w:rPr>
        <w:object w:dxaOrig="440" w:dyaOrig="360" w14:anchorId="18DF7908">
          <v:shape id="_x0000_i1316" type="#_x0000_t75" style="width:22pt;height:18pt" o:ole="">
            <v:imagedata r:id="rId613" o:title=""/>
          </v:shape>
          <o:OLEObject Type="Embed" ProgID="Equation.DSMT4" ShapeID="_x0000_i1316" DrawAspect="Content" ObjectID="_1342183613" r:id="rId614"/>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387" w:name="_Toc268297762"/>
      <w:r>
        <w:lastRenderedPageBreak/>
        <w:t>Fiber with Exponential-Power Law</w:t>
      </w:r>
      <w:bookmarkEnd w:id="2387"/>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388" w:author="Gerard" w:date="2014-07-29T23:58:00Z">
        <w:r w:rsidR="001B13CD">
          <w:t xml:space="preserve">4.1.3.17. </w:t>
        </w:r>
      </w:ins>
      <w:del w:id="2389"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17" type="#_x0000_t75" style="width:10pt;height:16.65pt" o:ole="">
                  <v:imagedata r:id="rId615" o:title=""/>
                </v:shape>
                <o:OLEObject Type="Embed" ProgID="Equation.DSMT4" ShapeID="_x0000_i1317" DrawAspect="Content" ObjectID="_1342183614" r:id="rId616"/>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18" type="#_x0000_t75" style="width:12pt;height:10.65pt" o:ole="">
                  <v:imagedata r:id="rId617" o:title=""/>
                </v:shape>
                <o:OLEObject Type="Embed" ProgID="Equation.DSMT4" ShapeID="_x0000_i1318" DrawAspect="Content" ObjectID="_1342183615" r:id="rId618"/>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9" type="#_x0000_t75" style="width:12pt;height:16.65pt" o:ole="">
                  <v:imagedata r:id="rId619" o:title=""/>
                </v:shape>
                <o:OLEObject Type="Embed" ProgID="Equation.DSMT4" ShapeID="_x0000_i1319" DrawAspect="Content" ObjectID="_1342183616" r:id="rId620"/>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20" type="#_x0000_t75" style="width:10pt;height:14pt" o:ole="">
                  <v:imagedata r:id="rId621" o:title=""/>
                </v:shape>
                <o:OLEObject Type="Embed" ProgID="Equation.DSMT4" ShapeID="_x0000_i1320" DrawAspect="Content" ObjectID="_1342183617" r:id="rId622"/>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21" type="#_x0000_t75" style="width:10.65pt;height:13.35pt" o:ole="">
                  <v:imagedata r:id="rId623" o:title=""/>
                </v:shape>
                <o:OLEObject Type="Embed" ProgID="Equation.DSMT4" ShapeID="_x0000_i1321" DrawAspect="Content" ObjectID="_1342183618" r:id="rId624"/>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22" type="#_x0000_t75" style="width:321.35pt;height:18pt" o:ole="">
            <v:imagedata r:id="rId625" o:title=""/>
          </v:shape>
          <o:OLEObject Type="Embed" ProgID="Equation.DSMT4" ShapeID="_x0000_i1322" DrawAspect="Content" ObjectID="_1342183619" r:id="rId626"/>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23" type="#_x0000_t75" style="width:50pt;height:19.35pt" o:ole="">
            <v:imagedata r:id="rId627" o:title=""/>
          </v:shape>
          <o:OLEObject Type="Embed" ProgID="Equation.DSMT4" ShapeID="_x0000_i1323" DrawAspect="Content" ObjectID="_1342183620" r:id="rId62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24" type="#_x0000_t75" style="width:135.35pt;height:34pt" o:ole="">
            <v:imagedata r:id="rId629" o:title=""/>
          </v:shape>
          <o:OLEObject Type="Embed" ProgID="Equation.DSMT4" ShapeID="_x0000_i1324" DrawAspect="Content" ObjectID="_1342183621" r:id="rId630"/>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25" type="#_x0000_t75" style="width:87.35pt;height:19.35pt" o:ole="">
            <v:imagedata r:id="rId631" o:title=""/>
          </v:shape>
          <o:OLEObject Type="Embed" ProgID="Equation.DSMT4" ShapeID="_x0000_i1325" DrawAspect="Content" ObjectID="_1342183622" r:id="rId632"/>
        </w:object>
      </w:r>
      <w:r>
        <w:t xml:space="preserve"> is the square of the fiber stretch, </w:t>
      </w:r>
      <w:r w:rsidR="00AF2221" w:rsidRPr="00AF2221">
        <w:rPr>
          <w:position w:val="-12"/>
        </w:rPr>
        <w:object w:dxaOrig="1200" w:dyaOrig="360" w14:anchorId="4FFA66A4">
          <v:shape id="_x0000_i1326" type="#_x0000_t75" style="width:60pt;height:18pt" o:ole="">
            <v:imagedata r:id="rId633" o:title=""/>
          </v:shape>
          <o:OLEObject Type="Embed" ProgID="Equation.DSMT4" ShapeID="_x0000_i1326" DrawAspect="Content" ObjectID="_1342183623" r:id="rId634"/>
        </w:object>
      </w:r>
      <w:r>
        <w:t xml:space="preserve">, and </w:t>
      </w:r>
      <w:r w:rsidR="00AF2221" w:rsidRPr="00AF2221">
        <w:rPr>
          <w:position w:val="-14"/>
        </w:rPr>
        <w:object w:dxaOrig="540" w:dyaOrig="400" w14:anchorId="0540E89B">
          <v:shape id="_x0000_i1327" type="#_x0000_t75" style="width:27.35pt;height:19.35pt" o:ole="">
            <v:imagedata r:id="rId635" o:title=""/>
          </v:shape>
          <o:OLEObject Type="Embed" ProgID="Equation.DSMT4" ShapeID="_x0000_i1327" DrawAspect="Content" ObjectID="_1342183624" r:id="rId636"/>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28" type="#_x0000_t75" style="width:146.65pt;height:32.65pt" o:ole="">
            <v:imagedata r:id="rId637" o:title=""/>
          </v:shape>
          <o:OLEObject Type="Embed" ProgID="Equation.DSMT4" ShapeID="_x0000_i1328" DrawAspect="Content" ObjectID="_1342183625" r:id="rId638"/>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9" type="#_x0000_t75" style="width:28pt;height:16.65pt" o:ole="">
            <v:imagedata r:id="rId639" o:title=""/>
          </v:shape>
          <o:OLEObject Type="Embed" ProgID="Equation.DSMT4" ShapeID="_x0000_i1329" DrawAspect="Content" ObjectID="_1342183626" r:id="rId640"/>
        </w:object>
      </w:r>
      <w:r w:rsidRPr="000230DC">
        <w:t xml:space="preserve">, </w:t>
      </w:r>
      <w:r w:rsidR="00AF2221" w:rsidRPr="00AF2221">
        <w:rPr>
          <w:position w:val="-6"/>
        </w:rPr>
        <w:object w:dxaOrig="580" w:dyaOrig="279" w14:anchorId="39BB9379">
          <v:shape id="_x0000_i1330" type="#_x0000_t75" style="width:29.35pt;height:14pt" o:ole="">
            <v:imagedata r:id="rId641" o:title=""/>
          </v:shape>
          <o:OLEObject Type="Embed" ProgID="Equation.DSMT4" ShapeID="_x0000_i1330" DrawAspect="Content" ObjectID="_1342183627" r:id="rId642"/>
        </w:object>
      </w:r>
      <w:r w:rsidRPr="000230DC">
        <w:t xml:space="preserve">, and </w:t>
      </w:r>
      <w:r w:rsidR="00AF2221" w:rsidRPr="00AF2221">
        <w:rPr>
          <w:position w:val="-10"/>
        </w:rPr>
        <w:object w:dxaOrig="600" w:dyaOrig="320" w14:anchorId="7444F35C">
          <v:shape id="_x0000_i1331" type="#_x0000_t75" style="width:30pt;height:16.65pt" o:ole="">
            <v:imagedata r:id="rId643" o:title=""/>
          </v:shape>
          <o:OLEObject Type="Embed" ProgID="Equation.DSMT4" ShapeID="_x0000_i1331" DrawAspect="Content" ObjectID="_1342183628" r:id="rId644"/>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32" type="#_x0000_t75" style="width:34pt;height:14pt" o:ole="">
            <v:imagedata r:id="rId645" o:title=""/>
          </v:shape>
          <o:OLEObject Type="Embed" ProgID="Equation.DSMT4" ShapeID="_x0000_i1332" DrawAspect="Content" ObjectID="_1342183629" r:id="rId646"/>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33" type="#_x0000_t75" style="width:94.65pt;height:32.65pt" o:ole="">
            <v:imagedata r:id="rId647" o:title=""/>
          </v:shape>
          <o:OLEObject Type="Embed" ProgID="Equation.DSMT4" ShapeID="_x0000_i1333" DrawAspect="Content" ObjectID="_1342183630" r:id="rId648"/>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34" type="#_x0000_t75" style="width:30pt;height:16.65pt" o:ole="">
            <v:imagedata r:id="rId649" o:title=""/>
          </v:shape>
          <o:OLEObject Type="Embed" ProgID="Equation.DSMT4" ShapeID="_x0000_i1334" DrawAspect="Content" ObjectID="_1342183631" r:id="rId650"/>
        </w:object>
      </w:r>
      <w:r w:rsidRPr="0097532C">
        <w:t>, the fiber modulus is zero at the strain origin (</w:t>
      </w:r>
      <w:r w:rsidR="00AF2221" w:rsidRPr="00AF2221">
        <w:rPr>
          <w:position w:val="-12"/>
        </w:rPr>
        <w:object w:dxaOrig="600" w:dyaOrig="360" w14:anchorId="312564AB">
          <v:shape id="_x0000_i1335" type="#_x0000_t75" style="width:30pt;height:18pt" o:ole="">
            <v:imagedata r:id="rId651" o:title=""/>
          </v:shape>
          <o:OLEObject Type="Embed" ProgID="Equation.DSMT4" ShapeID="_x0000_i1335" DrawAspect="Content" ObjectID="_1342183632" r:id="rId652"/>
        </w:object>
      </w:r>
      <w:r w:rsidRPr="0097532C">
        <w:t xml:space="preserve">).  Therefore, use </w:t>
      </w:r>
      <w:r w:rsidR="00AF2221" w:rsidRPr="00AF2221">
        <w:rPr>
          <w:position w:val="-10"/>
        </w:rPr>
        <w:object w:dxaOrig="600" w:dyaOrig="320" w14:anchorId="2121A191">
          <v:shape id="_x0000_i1336" type="#_x0000_t75" style="width:30pt;height:16.65pt" o:ole="">
            <v:imagedata r:id="rId653" o:title=""/>
          </v:shape>
          <o:OLEObject Type="Embed" ProgID="Equation.DSMT4" ShapeID="_x0000_i1336" DrawAspect="Content" ObjectID="_1342183633" r:id="rId654"/>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37" type="#_x0000_t75" style="width:10.65pt;height:18pt" o:ole="">
            <v:imagedata r:id="rId655" o:title=""/>
          </v:shape>
          <o:OLEObject Type="Embed" ProgID="Equation.DSMT4" ShapeID="_x0000_i1337" DrawAspect="Content" ObjectID="_1342183634" r:id="rId656"/>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38" type="#_x0000_t75" style="width:10.65pt;height:18pt" o:ole="">
            <v:imagedata r:id="rId657" o:title=""/>
          </v:shape>
          <o:OLEObject Type="Embed" ProgID="Equation.DSMT4" ShapeID="_x0000_i1338" DrawAspect="Content" ObjectID="_1342183635" r:id="rId658"/>
        </w:object>
      </w:r>
      <w:r>
        <w:t xml:space="preserve">, oriented at ±25 degrees relative to </w:t>
      </w:r>
      <w:r w:rsidR="00AF2221" w:rsidRPr="00AF2221">
        <w:rPr>
          <w:position w:val="-12"/>
        </w:rPr>
        <w:object w:dxaOrig="240" w:dyaOrig="360" w14:anchorId="607D7AE7">
          <v:shape id="_x0000_i1339" type="#_x0000_t75" style="width:12pt;height:18pt" o:ole="">
            <v:imagedata r:id="rId659" o:title=""/>
          </v:shape>
          <o:OLEObject Type="Embed" ProgID="Equation.DSMT4" ShapeID="_x0000_i1339" DrawAspect="Content" ObjectID="_1342183636" r:id="rId660"/>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77777777" w:rsidR="00F11BA7" w:rsidRDefault="00F11BA7" w:rsidP="00F11BA7">
      <w:pPr>
        <w:rPr>
          <w:ins w:id="2390" w:author="Gerard" w:date="2014-07-29T23:25:00Z"/>
        </w:rPr>
      </w:pPr>
      <w:bookmarkStart w:id="2391" w:name="_Ref173929189"/>
      <w:ins w:id="2392" w:author="Gerard" w:date="2014-07-29T23:25:00Z">
        <w:r w:rsidRPr="0097532C">
          <w:lastRenderedPageBreak/>
          <w:br w:type="page"/>
        </w:r>
      </w:ins>
    </w:p>
    <w:p w14:paraId="18ED4B7F" w14:textId="20D59176" w:rsidR="00F11BA7" w:rsidRDefault="00F11BA7" w:rsidP="00F11BA7">
      <w:pPr>
        <w:pStyle w:val="Heading4"/>
        <w:rPr>
          <w:ins w:id="2393" w:author="Gerard" w:date="2014-07-29T23:25:00Z"/>
        </w:rPr>
      </w:pPr>
      <w:bookmarkStart w:id="2394" w:name="_Toc268297763"/>
      <w:ins w:id="2395" w:author="Gerard" w:date="2014-07-29T23:25:00Z">
        <w:r>
          <w:lastRenderedPageBreak/>
          <w:t>Fung Orthotropic Compressible</w:t>
        </w:r>
        <w:bookmarkEnd w:id="2394"/>
      </w:ins>
    </w:p>
    <w:p w14:paraId="67AE1612" w14:textId="4C831EF1" w:rsidR="00F11BA7" w:rsidRDefault="00F11BA7" w:rsidP="00F11BA7">
      <w:pPr>
        <w:rPr>
          <w:ins w:id="2396" w:author="Gerard" w:date="2014-07-29T23:25:00Z"/>
        </w:rPr>
      </w:pPr>
      <w:ins w:id="2397"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2398" w:author="Gerard" w:date="2014-07-29T23:50:00Z">
        <w:r w:rsidR="006D6355">
          <w:rPr>
            <w:i/>
          </w:rPr>
          <w:t>e</w:t>
        </w:r>
      </w:ins>
      <w:ins w:id="2399" w:author="Gerard" w:date="2014-07-29T23:25:00Z">
        <w:r>
          <w:rPr>
            <w:i/>
          </w:rPr>
          <w:t>”</w:t>
        </w:r>
        <w:r>
          <w:t>. The following material parameters must be defined:</w:t>
        </w:r>
      </w:ins>
    </w:p>
    <w:p w14:paraId="1CC1822C" w14:textId="77777777" w:rsidR="006D6355" w:rsidRDefault="006D6355" w:rsidP="006D6355">
      <w:pPr>
        <w:rPr>
          <w:ins w:id="2400"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401" w:author="Gerard" w:date="2014-07-29T23:50:00Z"/>
        </w:trPr>
        <w:tc>
          <w:tcPr>
            <w:tcW w:w="1497" w:type="pct"/>
            <w:shd w:val="clear" w:color="auto" w:fill="auto"/>
          </w:tcPr>
          <w:p w14:paraId="46AB9B0A" w14:textId="77777777" w:rsidR="006D6355" w:rsidRDefault="006D6355" w:rsidP="006D6355">
            <w:pPr>
              <w:pStyle w:val="code"/>
              <w:rPr>
                <w:ins w:id="2402" w:author="Gerard" w:date="2014-07-29T23:50:00Z"/>
              </w:rPr>
            </w:pPr>
            <w:ins w:id="2403" w:author="Gerard" w:date="2014-07-29T23:50:00Z">
              <w:r>
                <w:t>&lt;E1&gt;</w:t>
              </w:r>
            </w:ins>
          </w:p>
        </w:tc>
        <w:tc>
          <w:tcPr>
            <w:tcW w:w="2611" w:type="pct"/>
            <w:shd w:val="clear" w:color="auto" w:fill="auto"/>
          </w:tcPr>
          <w:p w14:paraId="4067AC4B" w14:textId="1226B004" w:rsidR="006D6355" w:rsidRDefault="006D6355" w:rsidP="006D6355">
            <w:pPr>
              <w:rPr>
                <w:ins w:id="2404" w:author="Gerard" w:date="2014-07-29T23:50:00Z"/>
              </w:rPr>
            </w:pPr>
            <w:ins w:id="2405" w:author="Gerard" w:date="2014-07-29T23:50:00Z">
              <w:r w:rsidRPr="00AF2221">
                <w:rPr>
                  <w:position w:val="-12"/>
                </w:rPr>
                <w:object w:dxaOrig="280" w:dyaOrig="380" w14:anchorId="7C327FFC">
                  <v:shape id="_x0000_i1340" type="#_x0000_t75" style="width:14pt;height:19.35pt" o:ole="">
                    <v:imagedata r:id="rId661" o:title=""/>
                  </v:shape>
                  <o:OLEObject Type="Embed" ProgID="Equation.DSMT4" ShapeID="_x0000_i1340" DrawAspect="Content" ObjectID="_1342183637" r:id="rId662"/>
                </w:object>
              </w:r>
            </w:ins>
            <w:ins w:id="2406" w:author="Gerard" w:date="2014-07-29T23:50:00Z">
              <w:r>
                <w:t xml:space="preserve"> </w:t>
              </w:r>
            </w:ins>
            <w:ins w:id="2407" w:author="Gerard" w:date="2014-07-29T23:54:00Z">
              <w:r w:rsidR="00DE34C0">
                <w:t xml:space="preserve">Young’s </w:t>
              </w:r>
            </w:ins>
            <w:ins w:id="2408" w:author="Gerard" w:date="2014-07-29T23:50:00Z">
              <w:r>
                <w:t>modulus</w:t>
              </w:r>
            </w:ins>
          </w:p>
        </w:tc>
        <w:tc>
          <w:tcPr>
            <w:tcW w:w="892" w:type="pct"/>
          </w:tcPr>
          <w:p w14:paraId="64499508" w14:textId="77777777" w:rsidR="006D6355" w:rsidRPr="00AF2221" w:rsidRDefault="006D6355" w:rsidP="006D6355">
            <w:pPr>
              <w:rPr>
                <w:ins w:id="2409" w:author="Gerard" w:date="2014-07-29T23:50:00Z"/>
                <w:position w:val="-12"/>
              </w:rPr>
            </w:pPr>
            <w:ins w:id="2410" w:author="Gerard" w:date="2014-07-29T23:50:00Z">
              <w:r>
                <w:t>[</w:t>
              </w:r>
              <w:r>
                <w:rPr>
                  <w:b/>
                </w:rPr>
                <w:t>P</w:t>
              </w:r>
              <w:r>
                <w:t>]</w:t>
              </w:r>
            </w:ins>
          </w:p>
        </w:tc>
      </w:tr>
      <w:tr w:rsidR="006D6355" w14:paraId="151A7DD5" w14:textId="77777777" w:rsidTr="006D6355">
        <w:trPr>
          <w:ins w:id="2411" w:author="Gerard" w:date="2014-07-29T23:50:00Z"/>
        </w:trPr>
        <w:tc>
          <w:tcPr>
            <w:tcW w:w="1497" w:type="pct"/>
            <w:shd w:val="clear" w:color="auto" w:fill="auto"/>
          </w:tcPr>
          <w:p w14:paraId="43C1084E" w14:textId="77777777" w:rsidR="006D6355" w:rsidRDefault="006D6355" w:rsidP="006D6355">
            <w:pPr>
              <w:pStyle w:val="code"/>
              <w:rPr>
                <w:ins w:id="2412" w:author="Gerard" w:date="2014-07-29T23:50:00Z"/>
              </w:rPr>
            </w:pPr>
            <w:ins w:id="2413" w:author="Gerard" w:date="2014-07-29T23:50:00Z">
              <w:r>
                <w:t>&lt;E2&gt;</w:t>
              </w:r>
            </w:ins>
          </w:p>
        </w:tc>
        <w:tc>
          <w:tcPr>
            <w:tcW w:w="2611" w:type="pct"/>
            <w:shd w:val="clear" w:color="auto" w:fill="auto"/>
          </w:tcPr>
          <w:p w14:paraId="5F687060" w14:textId="267F92E5" w:rsidR="006D6355" w:rsidRDefault="006D6355" w:rsidP="006D6355">
            <w:pPr>
              <w:rPr>
                <w:ins w:id="2414" w:author="Gerard" w:date="2014-07-29T23:50:00Z"/>
              </w:rPr>
            </w:pPr>
            <w:ins w:id="2415" w:author="Gerard" w:date="2014-07-29T23:50:00Z">
              <w:r w:rsidRPr="00AF2221">
                <w:rPr>
                  <w:position w:val="-12"/>
                </w:rPr>
                <w:object w:dxaOrig="300" w:dyaOrig="380" w14:anchorId="3864EA92">
                  <v:shape id="_x0000_i1341" type="#_x0000_t75" style="width:14pt;height:19.35pt" o:ole="">
                    <v:imagedata r:id="rId663" o:title=""/>
                  </v:shape>
                  <o:OLEObject Type="Embed" ProgID="Equation.DSMT4" ShapeID="_x0000_i1341" DrawAspect="Content" ObjectID="_1342183638" r:id="rId664"/>
                </w:object>
              </w:r>
            </w:ins>
            <w:ins w:id="2416" w:author="Gerard" w:date="2014-07-29T23:50:00Z">
              <w:r>
                <w:t xml:space="preserve"> </w:t>
              </w:r>
            </w:ins>
            <w:ins w:id="2417" w:author="Gerard" w:date="2014-07-29T23:54:00Z">
              <w:r w:rsidR="00DE34C0">
                <w:t xml:space="preserve">Young’s </w:t>
              </w:r>
            </w:ins>
            <w:ins w:id="2418" w:author="Gerard" w:date="2014-07-29T23:50:00Z">
              <w:r>
                <w:t>modulus</w:t>
              </w:r>
            </w:ins>
          </w:p>
        </w:tc>
        <w:tc>
          <w:tcPr>
            <w:tcW w:w="892" w:type="pct"/>
          </w:tcPr>
          <w:p w14:paraId="44ABFD20" w14:textId="77777777" w:rsidR="006D6355" w:rsidRPr="00AF2221" w:rsidRDefault="006D6355" w:rsidP="006D6355">
            <w:pPr>
              <w:rPr>
                <w:ins w:id="2419" w:author="Gerard" w:date="2014-07-29T23:50:00Z"/>
                <w:position w:val="-12"/>
              </w:rPr>
            </w:pPr>
            <w:ins w:id="2420" w:author="Gerard" w:date="2014-07-29T23:50:00Z">
              <w:r>
                <w:t>[</w:t>
              </w:r>
              <w:r>
                <w:rPr>
                  <w:b/>
                </w:rPr>
                <w:t>P</w:t>
              </w:r>
              <w:r>
                <w:t>]</w:t>
              </w:r>
            </w:ins>
          </w:p>
        </w:tc>
      </w:tr>
      <w:tr w:rsidR="006D6355" w14:paraId="7D39BB14" w14:textId="77777777" w:rsidTr="006D6355">
        <w:trPr>
          <w:ins w:id="2421" w:author="Gerard" w:date="2014-07-29T23:50:00Z"/>
        </w:trPr>
        <w:tc>
          <w:tcPr>
            <w:tcW w:w="1497" w:type="pct"/>
            <w:shd w:val="clear" w:color="auto" w:fill="auto"/>
          </w:tcPr>
          <w:p w14:paraId="345A199D" w14:textId="77777777" w:rsidR="006D6355" w:rsidRDefault="006D6355" w:rsidP="006D6355">
            <w:pPr>
              <w:pStyle w:val="code"/>
              <w:rPr>
                <w:ins w:id="2422" w:author="Gerard" w:date="2014-07-29T23:50:00Z"/>
              </w:rPr>
            </w:pPr>
            <w:ins w:id="2423" w:author="Gerard" w:date="2014-07-29T23:50:00Z">
              <w:r>
                <w:t>&lt;E3&gt;</w:t>
              </w:r>
            </w:ins>
          </w:p>
        </w:tc>
        <w:tc>
          <w:tcPr>
            <w:tcW w:w="2611" w:type="pct"/>
            <w:shd w:val="clear" w:color="auto" w:fill="auto"/>
          </w:tcPr>
          <w:p w14:paraId="7F956F94" w14:textId="073328F9" w:rsidR="006D6355" w:rsidRDefault="006D6355" w:rsidP="006D6355">
            <w:pPr>
              <w:rPr>
                <w:ins w:id="2424" w:author="Gerard" w:date="2014-07-29T23:50:00Z"/>
              </w:rPr>
            </w:pPr>
            <w:ins w:id="2425" w:author="Gerard" w:date="2014-07-29T23:50:00Z">
              <w:r w:rsidRPr="00AF2221">
                <w:rPr>
                  <w:position w:val="-12"/>
                </w:rPr>
                <w:object w:dxaOrig="300" w:dyaOrig="380" w14:anchorId="1287BEFB">
                  <v:shape id="_x0000_i1342" type="#_x0000_t75" style="width:15.35pt;height:19.35pt" o:ole="">
                    <v:imagedata r:id="rId665" o:title=""/>
                  </v:shape>
                  <o:OLEObject Type="Embed" ProgID="Equation.DSMT4" ShapeID="_x0000_i1342" DrawAspect="Content" ObjectID="_1342183639" r:id="rId666"/>
                </w:object>
              </w:r>
            </w:ins>
            <w:ins w:id="2426" w:author="Gerard" w:date="2014-07-29T23:50:00Z">
              <w:r>
                <w:t xml:space="preserve"> </w:t>
              </w:r>
            </w:ins>
            <w:ins w:id="2427" w:author="Gerard" w:date="2014-07-29T23:54:00Z">
              <w:r w:rsidR="00DE34C0">
                <w:t xml:space="preserve">Young’s </w:t>
              </w:r>
            </w:ins>
            <w:ins w:id="2428" w:author="Gerard" w:date="2014-07-29T23:50:00Z">
              <w:r>
                <w:t>modulus</w:t>
              </w:r>
            </w:ins>
          </w:p>
        </w:tc>
        <w:tc>
          <w:tcPr>
            <w:tcW w:w="892" w:type="pct"/>
          </w:tcPr>
          <w:p w14:paraId="22E66EEA" w14:textId="77777777" w:rsidR="006D6355" w:rsidRPr="00AF2221" w:rsidRDefault="006D6355" w:rsidP="006D6355">
            <w:pPr>
              <w:rPr>
                <w:ins w:id="2429" w:author="Gerard" w:date="2014-07-29T23:50:00Z"/>
                <w:position w:val="-12"/>
              </w:rPr>
            </w:pPr>
            <w:ins w:id="2430" w:author="Gerard" w:date="2014-07-29T23:50:00Z">
              <w:r>
                <w:t>[</w:t>
              </w:r>
              <w:r>
                <w:rPr>
                  <w:b/>
                </w:rPr>
                <w:t>P</w:t>
              </w:r>
              <w:r>
                <w:t>]</w:t>
              </w:r>
            </w:ins>
          </w:p>
        </w:tc>
      </w:tr>
      <w:tr w:rsidR="006D6355" w14:paraId="559100AA" w14:textId="77777777" w:rsidTr="006D6355">
        <w:trPr>
          <w:ins w:id="2431" w:author="Gerard" w:date="2014-07-29T23:50:00Z"/>
        </w:trPr>
        <w:tc>
          <w:tcPr>
            <w:tcW w:w="1497" w:type="pct"/>
            <w:shd w:val="clear" w:color="auto" w:fill="auto"/>
          </w:tcPr>
          <w:p w14:paraId="2ACAF7B0" w14:textId="77777777" w:rsidR="006D6355" w:rsidRDefault="006D6355" w:rsidP="006D6355">
            <w:pPr>
              <w:pStyle w:val="code"/>
              <w:rPr>
                <w:ins w:id="2432" w:author="Gerard" w:date="2014-07-29T23:50:00Z"/>
              </w:rPr>
            </w:pPr>
            <w:ins w:id="2433" w:author="Gerard" w:date="2014-07-29T23:50:00Z">
              <w:r>
                <w:t>&lt;G12&gt;</w:t>
              </w:r>
            </w:ins>
          </w:p>
        </w:tc>
        <w:tc>
          <w:tcPr>
            <w:tcW w:w="2611" w:type="pct"/>
            <w:shd w:val="clear" w:color="auto" w:fill="auto"/>
          </w:tcPr>
          <w:p w14:paraId="478CD382" w14:textId="50B77A66" w:rsidR="006D6355" w:rsidRDefault="006D6355" w:rsidP="006D6355">
            <w:pPr>
              <w:rPr>
                <w:ins w:id="2434" w:author="Gerard" w:date="2014-07-29T23:50:00Z"/>
              </w:rPr>
            </w:pPr>
            <w:ins w:id="2435" w:author="Gerard" w:date="2014-07-29T23:50:00Z">
              <w:r w:rsidRPr="00AF2221">
                <w:rPr>
                  <w:position w:val="-12"/>
                </w:rPr>
                <w:object w:dxaOrig="380" w:dyaOrig="380" w14:anchorId="7CB651C9">
                  <v:shape id="_x0000_i1343" type="#_x0000_t75" style="width:19.35pt;height:19.35pt" o:ole="">
                    <v:imagedata r:id="rId667" o:title=""/>
                  </v:shape>
                  <o:OLEObject Type="Embed" ProgID="Equation.DSMT4" ShapeID="_x0000_i1343" DrawAspect="Content" ObjectID="_1342183640" r:id="rId668"/>
                </w:object>
              </w:r>
            </w:ins>
            <w:ins w:id="2436" w:author="Gerard" w:date="2014-07-29T23:50:00Z">
              <w:r>
                <w:t xml:space="preserve"> </w:t>
              </w:r>
            </w:ins>
            <w:ins w:id="2437" w:author="Gerard" w:date="2014-07-29T23:54:00Z">
              <w:r w:rsidR="00DE34C0">
                <w:t xml:space="preserve">shear </w:t>
              </w:r>
            </w:ins>
            <w:ins w:id="2438" w:author="Gerard" w:date="2014-07-29T23:50:00Z">
              <w:r>
                <w:t>modulus</w:t>
              </w:r>
            </w:ins>
          </w:p>
        </w:tc>
        <w:tc>
          <w:tcPr>
            <w:tcW w:w="892" w:type="pct"/>
          </w:tcPr>
          <w:p w14:paraId="009B0164" w14:textId="77777777" w:rsidR="006D6355" w:rsidRPr="00AF2221" w:rsidRDefault="006D6355" w:rsidP="006D6355">
            <w:pPr>
              <w:rPr>
                <w:ins w:id="2439" w:author="Gerard" w:date="2014-07-29T23:50:00Z"/>
                <w:position w:val="-12"/>
              </w:rPr>
            </w:pPr>
            <w:ins w:id="2440" w:author="Gerard" w:date="2014-07-29T23:50:00Z">
              <w:r>
                <w:t>[</w:t>
              </w:r>
              <w:r>
                <w:rPr>
                  <w:b/>
                </w:rPr>
                <w:t>P</w:t>
              </w:r>
              <w:r>
                <w:t>]</w:t>
              </w:r>
            </w:ins>
          </w:p>
        </w:tc>
      </w:tr>
      <w:tr w:rsidR="006D6355" w14:paraId="5EF3A45F" w14:textId="77777777" w:rsidTr="006D6355">
        <w:trPr>
          <w:ins w:id="2441" w:author="Gerard" w:date="2014-07-29T23:50:00Z"/>
        </w:trPr>
        <w:tc>
          <w:tcPr>
            <w:tcW w:w="1497" w:type="pct"/>
            <w:shd w:val="clear" w:color="auto" w:fill="auto"/>
          </w:tcPr>
          <w:p w14:paraId="36D36176" w14:textId="77777777" w:rsidR="006D6355" w:rsidRDefault="006D6355" w:rsidP="006D6355">
            <w:pPr>
              <w:pStyle w:val="code"/>
              <w:rPr>
                <w:ins w:id="2442" w:author="Gerard" w:date="2014-07-29T23:50:00Z"/>
              </w:rPr>
            </w:pPr>
            <w:ins w:id="2443" w:author="Gerard" w:date="2014-07-29T23:50:00Z">
              <w:r>
                <w:t>&lt;G23&gt;</w:t>
              </w:r>
            </w:ins>
          </w:p>
        </w:tc>
        <w:tc>
          <w:tcPr>
            <w:tcW w:w="2611" w:type="pct"/>
            <w:shd w:val="clear" w:color="auto" w:fill="auto"/>
          </w:tcPr>
          <w:p w14:paraId="664EB9CA" w14:textId="55515FD2" w:rsidR="006D6355" w:rsidRDefault="006D6355" w:rsidP="006D6355">
            <w:pPr>
              <w:rPr>
                <w:ins w:id="2444" w:author="Gerard" w:date="2014-07-29T23:50:00Z"/>
              </w:rPr>
            </w:pPr>
            <w:ins w:id="2445" w:author="Gerard" w:date="2014-07-29T23:50:00Z">
              <w:r w:rsidRPr="00AF2221">
                <w:rPr>
                  <w:position w:val="-12"/>
                </w:rPr>
                <w:object w:dxaOrig="380" w:dyaOrig="380" w14:anchorId="796C8B78">
                  <v:shape id="_x0000_i1344" type="#_x0000_t75" style="width:18.65pt;height:19.35pt" o:ole="">
                    <v:imagedata r:id="rId669" o:title=""/>
                  </v:shape>
                  <o:OLEObject Type="Embed" ProgID="Equation.DSMT4" ShapeID="_x0000_i1344" DrawAspect="Content" ObjectID="_1342183641" r:id="rId670"/>
                </w:object>
              </w:r>
            </w:ins>
            <w:ins w:id="2446" w:author="Gerard" w:date="2014-07-29T23:50:00Z">
              <w:r>
                <w:t xml:space="preserve"> </w:t>
              </w:r>
            </w:ins>
            <w:ins w:id="2447" w:author="Gerard" w:date="2014-07-29T23:54:00Z">
              <w:r w:rsidR="00DE34C0">
                <w:t xml:space="preserve">shear </w:t>
              </w:r>
            </w:ins>
            <w:ins w:id="2448" w:author="Gerard" w:date="2014-07-29T23:50:00Z">
              <w:r>
                <w:t>modulus</w:t>
              </w:r>
            </w:ins>
          </w:p>
        </w:tc>
        <w:tc>
          <w:tcPr>
            <w:tcW w:w="892" w:type="pct"/>
          </w:tcPr>
          <w:p w14:paraId="753A76FC" w14:textId="77777777" w:rsidR="006D6355" w:rsidRPr="00AF2221" w:rsidRDefault="006D6355" w:rsidP="006D6355">
            <w:pPr>
              <w:rPr>
                <w:ins w:id="2449" w:author="Gerard" w:date="2014-07-29T23:50:00Z"/>
                <w:position w:val="-12"/>
              </w:rPr>
            </w:pPr>
            <w:ins w:id="2450" w:author="Gerard" w:date="2014-07-29T23:50:00Z">
              <w:r>
                <w:t>[</w:t>
              </w:r>
              <w:r>
                <w:rPr>
                  <w:b/>
                </w:rPr>
                <w:t>P</w:t>
              </w:r>
              <w:r>
                <w:t>]</w:t>
              </w:r>
            </w:ins>
          </w:p>
        </w:tc>
      </w:tr>
      <w:tr w:rsidR="006D6355" w14:paraId="31E5AEC5" w14:textId="77777777" w:rsidTr="006D6355">
        <w:trPr>
          <w:ins w:id="2451" w:author="Gerard" w:date="2014-07-29T23:50:00Z"/>
        </w:trPr>
        <w:tc>
          <w:tcPr>
            <w:tcW w:w="1497" w:type="pct"/>
            <w:shd w:val="clear" w:color="auto" w:fill="auto"/>
          </w:tcPr>
          <w:p w14:paraId="43F5B00C" w14:textId="77777777" w:rsidR="006D6355" w:rsidRDefault="006D6355" w:rsidP="006D6355">
            <w:pPr>
              <w:pStyle w:val="code"/>
              <w:rPr>
                <w:ins w:id="2452" w:author="Gerard" w:date="2014-07-29T23:50:00Z"/>
              </w:rPr>
            </w:pPr>
            <w:ins w:id="2453" w:author="Gerard" w:date="2014-07-29T23:50:00Z">
              <w:r>
                <w:t>&lt;G13&gt;</w:t>
              </w:r>
            </w:ins>
          </w:p>
        </w:tc>
        <w:tc>
          <w:tcPr>
            <w:tcW w:w="2611" w:type="pct"/>
            <w:shd w:val="clear" w:color="auto" w:fill="auto"/>
          </w:tcPr>
          <w:p w14:paraId="436F868A" w14:textId="2DD5D9A0" w:rsidR="006D6355" w:rsidRDefault="006D6355" w:rsidP="006D6355">
            <w:pPr>
              <w:rPr>
                <w:ins w:id="2454" w:author="Gerard" w:date="2014-07-29T23:50:00Z"/>
              </w:rPr>
            </w:pPr>
            <w:ins w:id="2455" w:author="Gerard" w:date="2014-07-29T23:50:00Z">
              <w:r w:rsidRPr="00AF2221">
                <w:rPr>
                  <w:position w:val="-12"/>
                </w:rPr>
                <w:object w:dxaOrig="360" w:dyaOrig="380" w14:anchorId="542F79BF">
                  <v:shape id="_x0000_i1345" type="#_x0000_t75" style="width:17.35pt;height:19.35pt" o:ole="">
                    <v:imagedata r:id="rId671" o:title=""/>
                  </v:shape>
                  <o:OLEObject Type="Embed" ProgID="Equation.DSMT4" ShapeID="_x0000_i1345" DrawAspect="Content" ObjectID="_1342183642" r:id="rId672"/>
                </w:object>
              </w:r>
            </w:ins>
            <w:ins w:id="2456" w:author="Gerard" w:date="2014-07-29T23:50:00Z">
              <w:r>
                <w:t xml:space="preserve"> </w:t>
              </w:r>
            </w:ins>
            <w:ins w:id="2457" w:author="Gerard" w:date="2014-07-29T23:54:00Z">
              <w:r w:rsidR="00DE34C0">
                <w:t xml:space="preserve">shear </w:t>
              </w:r>
            </w:ins>
            <w:ins w:id="2458" w:author="Gerard" w:date="2014-07-29T23:50:00Z">
              <w:r>
                <w:t>modulus</w:t>
              </w:r>
            </w:ins>
          </w:p>
        </w:tc>
        <w:tc>
          <w:tcPr>
            <w:tcW w:w="892" w:type="pct"/>
          </w:tcPr>
          <w:p w14:paraId="28892F3B" w14:textId="77777777" w:rsidR="006D6355" w:rsidRPr="00AF2221" w:rsidRDefault="006D6355" w:rsidP="006D6355">
            <w:pPr>
              <w:rPr>
                <w:ins w:id="2459" w:author="Gerard" w:date="2014-07-29T23:50:00Z"/>
                <w:position w:val="-12"/>
              </w:rPr>
            </w:pPr>
            <w:ins w:id="2460" w:author="Gerard" w:date="2014-07-29T23:50:00Z">
              <w:r>
                <w:t>[</w:t>
              </w:r>
              <w:r>
                <w:rPr>
                  <w:b/>
                </w:rPr>
                <w:t>P</w:t>
              </w:r>
              <w:r>
                <w:t>]</w:t>
              </w:r>
            </w:ins>
          </w:p>
        </w:tc>
      </w:tr>
      <w:tr w:rsidR="006D6355" w14:paraId="1C5042F2" w14:textId="77777777" w:rsidTr="006D6355">
        <w:trPr>
          <w:ins w:id="2461" w:author="Gerard" w:date="2014-07-29T23:50:00Z"/>
        </w:trPr>
        <w:tc>
          <w:tcPr>
            <w:tcW w:w="1497" w:type="pct"/>
            <w:shd w:val="clear" w:color="auto" w:fill="auto"/>
          </w:tcPr>
          <w:p w14:paraId="536E8838" w14:textId="77777777" w:rsidR="006D6355" w:rsidRDefault="006D6355" w:rsidP="006D6355">
            <w:pPr>
              <w:pStyle w:val="code"/>
              <w:rPr>
                <w:ins w:id="2462" w:author="Gerard" w:date="2014-07-29T23:50:00Z"/>
              </w:rPr>
            </w:pPr>
            <w:ins w:id="2463" w:author="Gerard" w:date="2014-07-29T23:50:00Z">
              <w:r>
                <w:t>&lt;v12&gt;</w:t>
              </w:r>
            </w:ins>
          </w:p>
        </w:tc>
        <w:tc>
          <w:tcPr>
            <w:tcW w:w="2611" w:type="pct"/>
            <w:shd w:val="clear" w:color="auto" w:fill="auto"/>
          </w:tcPr>
          <w:p w14:paraId="526C9F37" w14:textId="0C475768" w:rsidR="006D6355" w:rsidRDefault="006D6355" w:rsidP="00DE34C0">
            <w:pPr>
              <w:rPr>
                <w:ins w:id="2464" w:author="Gerard" w:date="2014-07-29T23:50:00Z"/>
              </w:rPr>
            </w:pPr>
            <w:ins w:id="2465" w:author="Gerard" w:date="2014-07-29T23:50:00Z">
              <w:r w:rsidRPr="00AF2221">
                <w:rPr>
                  <w:position w:val="-12"/>
                </w:rPr>
                <w:object w:dxaOrig="320" w:dyaOrig="380" w14:anchorId="3C5E77AB">
                  <v:shape id="_x0000_i1346" type="#_x0000_t75" style="width:16.65pt;height:19.35pt" o:ole="">
                    <v:imagedata r:id="rId673" o:title=""/>
                  </v:shape>
                  <o:OLEObject Type="Embed" ProgID="Equation.DSMT4" ShapeID="_x0000_i1346" DrawAspect="Content" ObjectID="_1342183643" r:id="rId674"/>
                </w:object>
              </w:r>
            </w:ins>
            <w:ins w:id="2466" w:author="Gerard" w:date="2014-07-29T23:50:00Z">
              <w:r>
                <w:t xml:space="preserve"> </w:t>
              </w:r>
            </w:ins>
            <w:ins w:id="2467" w:author="Gerard" w:date="2014-07-29T23:54:00Z">
              <w:r w:rsidR="00DE34C0">
                <w:t>Poisson’s ratio</w:t>
              </w:r>
            </w:ins>
          </w:p>
        </w:tc>
        <w:tc>
          <w:tcPr>
            <w:tcW w:w="892" w:type="pct"/>
          </w:tcPr>
          <w:p w14:paraId="2C24D6C6" w14:textId="1BCB8E6B" w:rsidR="006D6355" w:rsidRPr="00AF2221" w:rsidRDefault="006D6355" w:rsidP="00DE34C0">
            <w:pPr>
              <w:rPr>
                <w:ins w:id="2468" w:author="Gerard" w:date="2014-07-29T23:50:00Z"/>
                <w:position w:val="-12"/>
              </w:rPr>
            </w:pPr>
            <w:ins w:id="2469" w:author="Gerard" w:date="2014-07-29T23:50:00Z">
              <w:r>
                <w:t>[</w:t>
              </w:r>
            </w:ins>
            <w:ins w:id="2470" w:author="Gerard" w:date="2014-07-29T23:54:00Z">
              <w:r w:rsidR="00DE34C0">
                <w:rPr>
                  <w:b/>
                </w:rPr>
                <w:t xml:space="preserve"> </w:t>
              </w:r>
            </w:ins>
            <w:ins w:id="2471" w:author="Gerard" w:date="2014-07-29T23:50:00Z">
              <w:r>
                <w:t>]</w:t>
              </w:r>
            </w:ins>
          </w:p>
        </w:tc>
      </w:tr>
      <w:tr w:rsidR="006D6355" w14:paraId="1356A48D" w14:textId="77777777" w:rsidTr="006D6355">
        <w:trPr>
          <w:ins w:id="2472" w:author="Gerard" w:date="2014-07-29T23:50:00Z"/>
        </w:trPr>
        <w:tc>
          <w:tcPr>
            <w:tcW w:w="1497" w:type="pct"/>
            <w:shd w:val="clear" w:color="auto" w:fill="auto"/>
          </w:tcPr>
          <w:p w14:paraId="4E250FA9" w14:textId="77777777" w:rsidR="006D6355" w:rsidRDefault="006D6355" w:rsidP="006D6355">
            <w:pPr>
              <w:pStyle w:val="code"/>
              <w:rPr>
                <w:ins w:id="2473" w:author="Gerard" w:date="2014-07-29T23:50:00Z"/>
              </w:rPr>
            </w:pPr>
            <w:ins w:id="2474" w:author="Gerard" w:date="2014-07-29T23:50:00Z">
              <w:r>
                <w:t>&lt;v23&gt;</w:t>
              </w:r>
            </w:ins>
          </w:p>
        </w:tc>
        <w:tc>
          <w:tcPr>
            <w:tcW w:w="2611" w:type="pct"/>
            <w:shd w:val="clear" w:color="auto" w:fill="auto"/>
          </w:tcPr>
          <w:p w14:paraId="7ED6A6C0" w14:textId="40757B49" w:rsidR="006D6355" w:rsidRDefault="006D6355" w:rsidP="006D6355">
            <w:pPr>
              <w:rPr>
                <w:ins w:id="2475" w:author="Gerard" w:date="2014-07-29T23:50:00Z"/>
              </w:rPr>
            </w:pPr>
            <w:ins w:id="2476" w:author="Gerard" w:date="2014-07-29T23:50:00Z">
              <w:r w:rsidRPr="00AF2221">
                <w:rPr>
                  <w:position w:val="-12"/>
                </w:rPr>
                <w:object w:dxaOrig="340" w:dyaOrig="380" w14:anchorId="0F21A873">
                  <v:shape id="_x0000_i1347" type="#_x0000_t75" style="width:16.65pt;height:19.35pt" o:ole="">
                    <v:imagedata r:id="rId675" o:title=""/>
                  </v:shape>
                  <o:OLEObject Type="Embed" ProgID="Equation.DSMT4" ShapeID="_x0000_i1347" DrawAspect="Content" ObjectID="_1342183644" r:id="rId676"/>
                </w:object>
              </w:r>
            </w:ins>
            <w:ins w:id="2477" w:author="Gerard" w:date="2014-07-29T23:50:00Z">
              <w:r>
                <w:t xml:space="preserve"> </w:t>
              </w:r>
            </w:ins>
            <w:ins w:id="2478" w:author="Gerard" w:date="2014-07-29T23:54:00Z">
              <w:r w:rsidR="00DE34C0">
                <w:t>Poisson’s ratio</w:t>
              </w:r>
            </w:ins>
          </w:p>
        </w:tc>
        <w:tc>
          <w:tcPr>
            <w:tcW w:w="892" w:type="pct"/>
          </w:tcPr>
          <w:p w14:paraId="0BC80439" w14:textId="467F61F8" w:rsidR="006D6355" w:rsidRPr="00AF2221" w:rsidRDefault="006D6355" w:rsidP="00DE34C0">
            <w:pPr>
              <w:rPr>
                <w:ins w:id="2479" w:author="Gerard" w:date="2014-07-29T23:50:00Z"/>
                <w:position w:val="-12"/>
              </w:rPr>
            </w:pPr>
            <w:ins w:id="2480" w:author="Gerard" w:date="2014-07-29T23:50:00Z">
              <w:r>
                <w:t>[</w:t>
              </w:r>
            </w:ins>
            <w:ins w:id="2481" w:author="Gerard" w:date="2014-07-29T23:54:00Z">
              <w:r w:rsidR="00DE34C0">
                <w:rPr>
                  <w:b/>
                </w:rPr>
                <w:t xml:space="preserve"> </w:t>
              </w:r>
            </w:ins>
            <w:ins w:id="2482" w:author="Gerard" w:date="2014-07-29T23:50:00Z">
              <w:r>
                <w:t>]</w:t>
              </w:r>
            </w:ins>
          </w:p>
        </w:tc>
      </w:tr>
      <w:tr w:rsidR="006D6355" w14:paraId="5AD672DB" w14:textId="77777777" w:rsidTr="006D6355">
        <w:trPr>
          <w:ins w:id="2483" w:author="Gerard" w:date="2014-07-29T23:50:00Z"/>
        </w:trPr>
        <w:tc>
          <w:tcPr>
            <w:tcW w:w="1497" w:type="pct"/>
            <w:shd w:val="clear" w:color="auto" w:fill="auto"/>
          </w:tcPr>
          <w:p w14:paraId="7DF35E48" w14:textId="77777777" w:rsidR="006D6355" w:rsidRDefault="006D6355" w:rsidP="006D6355">
            <w:pPr>
              <w:pStyle w:val="code"/>
              <w:rPr>
                <w:ins w:id="2484" w:author="Gerard" w:date="2014-07-29T23:50:00Z"/>
              </w:rPr>
            </w:pPr>
            <w:ins w:id="2485" w:author="Gerard" w:date="2014-07-29T23:50:00Z">
              <w:r>
                <w:t>&lt;v31&gt;</w:t>
              </w:r>
            </w:ins>
          </w:p>
        </w:tc>
        <w:tc>
          <w:tcPr>
            <w:tcW w:w="2611" w:type="pct"/>
            <w:shd w:val="clear" w:color="auto" w:fill="auto"/>
          </w:tcPr>
          <w:p w14:paraId="7C74DEAC" w14:textId="18E7032A" w:rsidR="006D6355" w:rsidRDefault="006D6355" w:rsidP="006D6355">
            <w:pPr>
              <w:rPr>
                <w:ins w:id="2486" w:author="Gerard" w:date="2014-07-29T23:50:00Z"/>
              </w:rPr>
            </w:pPr>
            <w:ins w:id="2487" w:author="Gerard" w:date="2014-07-29T23:50:00Z">
              <w:r w:rsidRPr="00AF2221">
                <w:rPr>
                  <w:position w:val="-12"/>
                </w:rPr>
                <w:object w:dxaOrig="320" w:dyaOrig="380" w14:anchorId="194808A4">
                  <v:shape id="_x0000_i1348" type="#_x0000_t75" style="width:16.65pt;height:19.35pt" o:ole="">
                    <v:imagedata r:id="rId677" o:title=""/>
                  </v:shape>
                  <o:OLEObject Type="Embed" ProgID="Equation.DSMT4" ShapeID="_x0000_i1348" DrawAspect="Content" ObjectID="_1342183645" r:id="rId678"/>
                </w:object>
              </w:r>
            </w:ins>
            <w:ins w:id="2488" w:author="Gerard" w:date="2014-07-29T23:50:00Z">
              <w:r>
                <w:t xml:space="preserve"> </w:t>
              </w:r>
            </w:ins>
            <w:ins w:id="2489" w:author="Gerard" w:date="2014-07-29T23:54:00Z">
              <w:r w:rsidR="00DE34C0">
                <w:t>Poisson’s ratio</w:t>
              </w:r>
            </w:ins>
          </w:p>
        </w:tc>
        <w:tc>
          <w:tcPr>
            <w:tcW w:w="892" w:type="pct"/>
          </w:tcPr>
          <w:p w14:paraId="2A8F69B1" w14:textId="2A8AF839" w:rsidR="006D6355" w:rsidRPr="00AF2221" w:rsidRDefault="006D6355" w:rsidP="00DE34C0">
            <w:pPr>
              <w:rPr>
                <w:ins w:id="2490" w:author="Gerard" w:date="2014-07-29T23:50:00Z"/>
                <w:position w:val="-12"/>
              </w:rPr>
            </w:pPr>
            <w:ins w:id="2491" w:author="Gerard" w:date="2014-07-29T23:50:00Z">
              <w:r>
                <w:t>[</w:t>
              </w:r>
            </w:ins>
            <w:ins w:id="2492" w:author="Gerard" w:date="2014-07-29T23:54:00Z">
              <w:r w:rsidR="00DE34C0">
                <w:rPr>
                  <w:b/>
                </w:rPr>
                <w:t xml:space="preserve"> </w:t>
              </w:r>
            </w:ins>
            <w:ins w:id="2493" w:author="Gerard" w:date="2014-07-29T23:50:00Z">
              <w:r>
                <w:t>]</w:t>
              </w:r>
            </w:ins>
          </w:p>
        </w:tc>
      </w:tr>
      <w:tr w:rsidR="006D6355" w14:paraId="5E3E16FF" w14:textId="77777777" w:rsidTr="006D6355">
        <w:trPr>
          <w:ins w:id="2494" w:author="Gerard" w:date="2014-07-29T23:50:00Z"/>
        </w:trPr>
        <w:tc>
          <w:tcPr>
            <w:tcW w:w="1497" w:type="pct"/>
            <w:shd w:val="clear" w:color="auto" w:fill="auto"/>
          </w:tcPr>
          <w:p w14:paraId="7001274E" w14:textId="77777777" w:rsidR="006D6355" w:rsidRDefault="006D6355" w:rsidP="006D6355">
            <w:pPr>
              <w:pStyle w:val="code"/>
              <w:rPr>
                <w:ins w:id="2495" w:author="Gerard" w:date="2014-07-29T23:50:00Z"/>
              </w:rPr>
            </w:pPr>
            <w:ins w:id="2496" w:author="Gerard" w:date="2014-07-29T23:50:00Z">
              <w:r>
                <w:t>&lt;c&gt;</w:t>
              </w:r>
            </w:ins>
          </w:p>
        </w:tc>
        <w:tc>
          <w:tcPr>
            <w:tcW w:w="2611" w:type="pct"/>
            <w:shd w:val="clear" w:color="auto" w:fill="auto"/>
          </w:tcPr>
          <w:p w14:paraId="774DBCD1" w14:textId="77777777" w:rsidR="006D6355" w:rsidRDefault="006D6355" w:rsidP="006D6355">
            <w:pPr>
              <w:rPr>
                <w:ins w:id="2497" w:author="Gerard" w:date="2014-07-29T23:50:00Z"/>
              </w:rPr>
            </w:pPr>
            <w:ins w:id="2498" w:author="Gerard" w:date="2014-07-29T23:50:00Z">
              <w:r w:rsidRPr="00AF2221">
                <w:rPr>
                  <w:position w:val="-6"/>
                </w:rPr>
                <w:object w:dxaOrig="180" w:dyaOrig="220" w14:anchorId="7B802C47">
                  <v:shape id="_x0000_i1349" type="#_x0000_t75" style="width:8.65pt;height:10.65pt" o:ole="">
                    <v:imagedata r:id="rId679" o:title=""/>
                  </v:shape>
                  <o:OLEObject Type="Embed" ProgID="Equation.DSMT4" ShapeID="_x0000_i1349" DrawAspect="Content" ObjectID="_1342183646" r:id="rId680"/>
                </w:object>
              </w:r>
            </w:ins>
            <w:ins w:id="2499" w:author="Gerard" w:date="2014-07-29T23:50:00Z">
              <w:r>
                <w:t xml:space="preserve"> coefficient</w:t>
              </w:r>
            </w:ins>
          </w:p>
        </w:tc>
        <w:tc>
          <w:tcPr>
            <w:tcW w:w="892" w:type="pct"/>
          </w:tcPr>
          <w:p w14:paraId="7C5183E6" w14:textId="77777777" w:rsidR="006D6355" w:rsidRPr="00AF2221" w:rsidRDefault="006D6355" w:rsidP="006D6355">
            <w:pPr>
              <w:rPr>
                <w:ins w:id="2500" w:author="Gerard" w:date="2014-07-29T23:50:00Z"/>
                <w:position w:val="-6"/>
              </w:rPr>
            </w:pPr>
            <w:ins w:id="2501" w:author="Gerard" w:date="2014-07-29T23:50:00Z">
              <w:r>
                <w:t>[</w:t>
              </w:r>
              <w:r>
                <w:rPr>
                  <w:b/>
                </w:rPr>
                <w:t>P</w:t>
              </w:r>
              <w:r>
                <w:t>]</w:t>
              </w:r>
            </w:ins>
          </w:p>
        </w:tc>
      </w:tr>
      <w:tr w:rsidR="006D6355" w14:paraId="4E9743DF" w14:textId="77777777" w:rsidTr="006D6355">
        <w:trPr>
          <w:ins w:id="2502" w:author="Gerard" w:date="2014-07-29T23:50:00Z"/>
        </w:trPr>
        <w:tc>
          <w:tcPr>
            <w:tcW w:w="1497" w:type="pct"/>
            <w:shd w:val="clear" w:color="auto" w:fill="auto"/>
          </w:tcPr>
          <w:p w14:paraId="0F052C00" w14:textId="77777777" w:rsidR="006D6355" w:rsidRDefault="006D6355" w:rsidP="006D6355">
            <w:pPr>
              <w:pStyle w:val="code"/>
              <w:rPr>
                <w:ins w:id="2503" w:author="Gerard" w:date="2014-07-29T23:50:00Z"/>
              </w:rPr>
            </w:pPr>
            <w:ins w:id="2504" w:author="Gerard" w:date="2014-07-29T23:50:00Z">
              <w:r>
                <w:t>&lt;k&gt;</w:t>
              </w:r>
            </w:ins>
          </w:p>
        </w:tc>
        <w:tc>
          <w:tcPr>
            <w:tcW w:w="2611" w:type="pct"/>
            <w:shd w:val="clear" w:color="auto" w:fill="auto"/>
          </w:tcPr>
          <w:p w14:paraId="5475BD09" w14:textId="27279635" w:rsidR="006D6355" w:rsidRDefault="00DE34C0" w:rsidP="006D6355">
            <w:pPr>
              <w:rPr>
                <w:ins w:id="2505" w:author="Gerard" w:date="2014-07-29T23:50:00Z"/>
              </w:rPr>
            </w:pPr>
            <w:ins w:id="2506" w:author="Gerard" w:date="2014-07-29T23:54:00Z">
              <w:r w:rsidRPr="00DE34C0">
                <w:rPr>
                  <w:position w:val="-4"/>
                </w:rPr>
                <w:object w:dxaOrig="220" w:dyaOrig="200" w14:anchorId="30617DE5">
                  <v:shape id="_x0000_i1350" type="#_x0000_t75" style="width:11.35pt;height:10pt" o:ole="">
                    <v:imagedata r:id="rId681" o:title=""/>
                  </v:shape>
                  <o:OLEObject Type="Embed" ProgID="Equation.DSMT4" ShapeID="_x0000_i1350" DrawAspect="Content" ObjectID="_1342183647" r:id="rId682"/>
                </w:object>
              </w:r>
            </w:ins>
            <w:ins w:id="2507" w:author="Gerard" w:date="2014-07-29T23:54:00Z">
              <w:r>
                <w:t xml:space="preserve"> </w:t>
              </w:r>
            </w:ins>
            <w:ins w:id="2508" w:author="Gerard" w:date="2014-07-29T23:50:00Z">
              <w:r w:rsidR="006D6355">
                <w:t>bulk modulus</w:t>
              </w:r>
            </w:ins>
          </w:p>
        </w:tc>
        <w:tc>
          <w:tcPr>
            <w:tcW w:w="892" w:type="pct"/>
          </w:tcPr>
          <w:p w14:paraId="43E1F596" w14:textId="77777777" w:rsidR="006D6355" w:rsidRDefault="006D6355" w:rsidP="006D6355">
            <w:pPr>
              <w:rPr>
                <w:ins w:id="2509" w:author="Gerard" w:date="2014-07-29T23:50:00Z"/>
              </w:rPr>
            </w:pPr>
            <w:ins w:id="2510" w:author="Gerard" w:date="2014-07-29T23:50:00Z">
              <w:r>
                <w:t>[</w:t>
              </w:r>
              <w:r>
                <w:rPr>
                  <w:b/>
                </w:rPr>
                <w:t>P</w:t>
              </w:r>
              <w:r>
                <w:t>]</w:t>
              </w:r>
            </w:ins>
          </w:p>
        </w:tc>
      </w:tr>
    </w:tbl>
    <w:p w14:paraId="1C13ADB0" w14:textId="77777777" w:rsidR="006D6355" w:rsidRDefault="006D6355" w:rsidP="006D6355">
      <w:pPr>
        <w:rPr>
          <w:ins w:id="2511" w:author="Gerard" w:date="2014-07-29T23:50:00Z"/>
        </w:rPr>
      </w:pPr>
    </w:p>
    <w:p w14:paraId="39FAED17" w14:textId="77777777" w:rsidR="006D6355" w:rsidRDefault="006D6355" w:rsidP="006D6355">
      <w:pPr>
        <w:rPr>
          <w:ins w:id="2512" w:author="Gerard" w:date="2014-07-29T23:50:00Z"/>
        </w:rPr>
      </w:pPr>
      <w:ins w:id="2513"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5D46DED0" w:rsidR="006D6355" w:rsidRDefault="006D6355" w:rsidP="006D6355">
      <w:pPr>
        <w:pStyle w:val="MTDisplayEquation"/>
        <w:rPr>
          <w:ins w:id="2514" w:author="Gerard" w:date="2014-07-29T23:50:00Z"/>
        </w:rPr>
      </w:pPr>
      <w:ins w:id="2515" w:author="Gerard" w:date="2014-07-29T23:50:00Z">
        <w:r>
          <w:tab/>
        </w:r>
      </w:ins>
      <w:ins w:id="2516" w:author="Gerard" w:date="2014-07-29T23:50:00Z">
        <w:r w:rsidR="00DE34C0" w:rsidRPr="00AF2221">
          <w:rPr>
            <w:position w:val="-24"/>
          </w:rPr>
          <w:object w:dxaOrig="2260" w:dyaOrig="660" w14:anchorId="7F2FA28A">
            <v:shape id="_x0000_i1351" type="#_x0000_t75" style="width:112.65pt;height:33.35pt" o:ole="">
              <v:imagedata r:id="rId683" o:title=""/>
            </v:shape>
            <o:OLEObject Type="Embed" ProgID="Equation.DSMT4" ShapeID="_x0000_i1351" DrawAspect="Content" ObjectID="_1342183648" r:id="rId684"/>
          </w:object>
        </w:r>
      </w:ins>
      <w:ins w:id="2517" w:author="Gerard" w:date="2014-07-29T23:50:00Z">
        <w:r>
          <w:t>,</w:t>
        </w:r>
        <w:r>
          <w:tab/>
        </w:r>
      </w:ins>
    </w:p>
    <w:p w14:paraId="71F2271D" w14:textId="77777777" w:rsidR="006D6355" w:rsidRDefault="006D6355" w:rsidP="006D6355">
      <w:pPr>
        <w:rPr>
          <w:ins w:id="2518" w:author="Gerard" w:date="2014-07-29T23:50:00Z"/>
        </w:rPr>
      </w:pPr>
      <w:ins w:id="2519" w:author="Gerard" w:date="2014-07-29T23:50:00Z">
        <w:r>
          <w:t>where,</w:t>
        </w:r>
      </w:ins>
    </w:p>
    <w:p w14:paraId="71D37B7E" w14:textId="096BC6EF" w:rsidR="006D6355" w:rsidRDefault="006D6355" w:rsidP="006D6355">
      <w:pPr>
        <w:pStyle w:val="MTDisplayEquation"/>
        <w:rPr>
          <w:ins w:id="2520" w:author="Gerard" w:date="2014-07-29T23:50:00Z"/>
        </w:rPr>
      </w:pPr>
      <w:ins w:id="2521" w:author="Gerard" w:date="2014-07-29T23:50:00Z">
        <w:r>
          <w:tab/>
        </w:r>
      </w:ins>
      <w:ins w:id="2522" w:author="Gerard" w:date="2014-07-29T23:50:00Z">
        <w:r w:rsidR="00DE34C0" w:rsidRPr="00DE34C0">
          <w:rPr>
            <w:position w:val="-32"/>
          </w:rPr>
          <w:object w:dxaOrig="4760" w:dyaOrig="760" w14:anchorId="617B86FC">
            <v:shape id="_x0000_i1352" type="#_x0000_t75" style="width:238pt;height:38.65pt" o:ole="">
              <v:imagedata r:id="rId685" o:title=""/>
            </v:shape>
            <o:OLEObject Type="Embed" ProgID="Equation.DSMT4" ShapeID="_x0000_i1352" DrawAspect="Content" ObjectID="_1342183649" r:id="rId686"/>
          </w:object>
        </w:r>
      </w:ins>
      <w:ins w:id="2523" w:author="Gerard" w:date="2014-07-29T23:55:00Z">
        <w:r w:rsidR="00DE34C0">
          <w:t>,</w:t>
        </w:r>
      </w:ins>
    </w:p>
    <w:p w14:paraId="13A460D6" w14:textId="77777777" w:rsidR="00DE34C0" w:rsidRDefault="00DE34C0" w:rsidP="006D6355">
      <w:pPr>
        <w:rPr>
          <w:ins w:id="2524" w:author="Gerard" w:date="2014-07-29T23:55:00Z"/>
        </w:rPr>
      </w:pPr>
      <w:ins w:id="2525" w:author="Gerard" w:date="2014-07-29T23:55:00Z">
        <w:r>
          <w:t>and</w:t>
        </w:r>
      </w:ins>
    </w:p>
    <w:p w14:paraId="0694865F" w14:textId="5C2763C3" w:rsidR="00DE34C0" w:rsidRDefault="00DE34C0">
      <w:pPr>
        <w:pStyle w:val="MTDisplayEquation"/>
        <w:rPr>
          <w:ins w:id="2526" w:author="Gerard" w:date="2014-07-29T23:55:00Z"/>
        </w:rPr>
        <w:pPrChange w:id="2527" w:author="Gerard" w:date="2014-07-29T23:55:00Z">
          <w:pPr/>
        </w:pPrChange>
      </w:pPr>
      <w:ins w:id="2528" w:author="Gerard" w:date="2014-07-29T23:55:00Z">
        <w:r>
          <w:tab/>
        </w:r>
      </w:ins>
      <w:ins w:id="2529" w:author="Gerard" w:date="2014-07-29T23:55:00Z">
        <w:r w:rsidRPr="00DE34C0">
          <w:rPr>
            <w:position w:val="-24"/>
            <w:rPrChange w:id="2530" w:author="Gerard" w:date="2014-07-29T23:56:00Z">
              <w:rPr>
                <w:position w:val="-24"/>
              </w:rPr>
            </w:rPrChange>
          </w:rPr>
          <w:object w:dxaOrig="1620" w:dyaOrig="620" w14:anchorId="4198C6B5">
            <v:shape id="_x0000_i1353" type="#_x0000_t75" style="width:81.35pt;height:31.35pt" o:ole="">
              <v:imagedata r:id="rId687" o:title=""/>
            </v:shape>
            <o:OLEObject Type="Embed" ProgID="Equation.DSMT4" ShapeID="_x0000_i1353" DrawAspect="Content" ObjectID="_1342183650" r:id="rId688"/>
          </w:object>
        </w:r>
      </w:ins>
      <w:ins w:id="2531" w:author="Gerard" w:date="2014-07-29T23:55:00Z">
        <w:r>
          <w:t xml:space="preserve"> </w:t>
        </w:r>
      </w:ins>
      <w:ins w:id="2532" w:author="Gerard" w:date="2014-07-29T23:56:00Z">
        <w:r>
          <w:t>.</w:t>
        </w:r>
      </w:ins>
    </w:p>
    <w:p w14:paraId="593589A2" w14:textId="2423A598" w:rsidR="006D6355" w:rsidRDefault="006D6355" w:rsidP="006D6355">
      <w:pPr>
        <w:rPr>
          <w:ins w:id="2533" w:author="Gerard" w:date="2014-07-29T23:50:00Z"/>
        </w:rPr>
      </w:pPr>
      <w:ins w:id="2534" w:author="Gerard" w:date="2014-07-29T23:50:00Z">
        <w:r>
          <w:t xml:space="preserve">Here, </w:t>
        </w:r>
      </w:ins>
      <w:ins w:id="2535" w:author="Gerard" w:date="2014-07-29T23:50:00Z">
        <w:r w:rsidR="00DE34C0" w:rsidRPr="00B61FE0">
          <w:rPr>
            <w:position w:val="-14"/>
          </w:rPr>
          <w:object w:dxaOrig="1360" w:dyaOrig="420" w14:anchorId="5AF65F51">
            <v:shape id="_x0000_i1354" type="#_x0000_t75" style="width:68.65pt;height:21.35pt" o:ole="">
              <v:imagedata r:id="rId689" o:title=""/>
            </v:shape>
            <o:OLEObject Type="Embed" ProgID="Equation.DSMT4" ShapeID="_x0000_i1354" DrawAspect="Content" ObjectID="_1342183651" r:id="rId690"/>
          </w:object>
        </w:r>
      </w:ins>
      <w:ins w:id="2536" w:author="Gerard" w:date="2014-07-29T23:50:00Z">
        <w:r>
          <w:t xml:space="preserve"> and </w:t>
        </w:r>
      </w:ins>
      <w:ins w:id="2537" w:author="Gerard" w:date="2014-07-29T23:50:00Z">
        <w:r w:rsidRPr="00AF2221">
          <w:rPr>
            <w:position w:val="-12"/>
          </w:rPr>
          <w:object w:dxaOrig="1400" w:dyaOrig="360" w14:anchorId="38B3843D">
            <v:shape id="_x0000_i1355" type="#_x0000_t75" style="width:70pt;height:18pt" o:ole="">
              <v:imagedata r:id="rId691" o:title=""/>
            </v:shape>
            <o:OLEObject Type="Embed" ProgID="Equation.DSMT4" ShapeID="_x0000_i1355" DrawAspect="Content" ObjectID="_1342183652" r:id="rId692"/>
          </w:object>
        </w:r>
      </w:ins>
      <w:ins w:id="2538" w:author="Gerard" w:date="2014-07-29T23:50:00Z">
        <w:r>
          <w:t xml:space="preserve">where </w:t>
        </w:r>
      </w:ins>
      <w:ins w:id="2539" w:author="Gerard" w:date="2014-07-29T23:50:00Z">
        <w:r w:rsidRPr="00AF2221">
          <w:rPr>
            <w:position w:val="-12"/>
          </w:rPr>
          <w:object w:dxaOrig="320" w:dyaOrig="360" w14:anchorId="59E4DB85">
            <v:shape id="_x0000_i1356" type="#_x0000_t75" style="width:16.65pt;height:18pt" o:ole="">
              <v:imagedata r:id="rId693" o:title=""/>
            </v:shape>
            <o:OLEObject Type="Embed" ProgID="Equation.DSMT4" ShapeID="_x0000_i1356" DrawAspect="Content" ObjectID="_1342183653" r:id="rId694"/>
          </w:object>
        </w:r>
      </w:ins>
      <w:ins w:id="2540" w:author="Gerard" w:date="2014-07-29T23:50:00Z">
        <w:r>
          <w:t xml:space="preserve"> defines the initial direction of material axis </w:t>
        </w:r>
        <w:r>
          <w:rPr>
            <w:i/>
          </w:rPr>
          <w:t>a</w:t>
        </w:r>
        <w:r>
          <w:t>. See Section </w:t>
        </w:r>
        <w:r>
          <w:fldChar w:fldCharType="begin"/>
        </w:r>
        <w:r>
          <w:instrText xml:space="preserve"> REF _Ref167532051 \r \h </w:instrText>
        </w:r>
      </w:ins>
      <w:ins w:id="2541" w:author="Gerard" w:date="2014-07-29T23:50:00Z">
        <w:r>
          <w:fldChar w:fldCharType="separate"/>
        </w:r>
      </w:ins>
      <w:r w:rsidR="001B13CD">
        <w:t xml:space="preserve">4.1.1.2. </w:t>
      </w:r>
      <w:ins w:id="2542" w:author="Gerard" w:date="2014-07-29T23:50:00Z">
        <w:r>
          <w:fldChar w:fldCharType="end"/>
        </w:r>
        <w:r>
          <w:t xml:space="preserve">on how to define the material axes for orthotropic materials. The Lamé constants </w:t>
        </w:r>
      </w:ins>
      <w:ins w:id="2543" w:author="Gerard" w:date="2014-07-29T23:50:00Z">
        <w:r w:rsidRPr="00F30607">
          <w:rPr>
            <w:position w:val="-10"/>
          </w:rPr>
          <w:object w:dxaOrig="300" w:dyaOrig="320" w14:anchorId="3BC66278">
            <v:shape id="_x0000_i1357" type="#_x0000_t75" style="width:15.35pt;height:16pt" o:ole="">
              <v:imagedata r:id="rId695" o:title=""/>
            </v:shape>
            <o:OLEObject Type="Embed" ProgID="Equation.DSMT4" ShapeID="_x0000_i1357" DrawAspect="Content" ObjectID="_1342183654" r:id="rId696"/>
          </w:object>
        </w:r>
      </w:ins>
      <w:ins w:id="2544" w:author="Gerard" w:date="2014-07-29T23:50:00Z">
        <w:r>
          <w:t xml:space="preserve"> (</w:t>
        </w:r>
      </w:ins>
      <w:ins w:id="2545" w:author="Gerard" w:date="2014-07-29T23:50:00Z">
        <w:r w:rsidRPr="00F30607">
          <w:rPr>
            <w:position w:val="-8"/>
          </w:rPr>
          <w:object w:dxaOrig="920" w:dyaOrig="280" w14:anchorId="44BC77AD">
            <v:shape id="_x0000_i1358" type="#_x0000_t75" style="width:46pt;height:14pt" o:ole="">
              <v:imagedata r:id="rId697" o:title=""/>
            </v:shape>
            <o:OLEObject Type="Embed" ProgID="Equation.DSMT4" ShapeID="_x0000_i1358" DrawAspect="Content" ObjectID="_1342183655" r:id="rId698"/>
          </w:object>
        </w:r>
      </w:ins>
      <w:ins w:id="2546" w:author="Gerard" w:date="2014-07-29T23:50:00Z">
        <w:r>
          <w:t xml:space="preserve">) and </w:t>
        </w:r>
      </w:ins>
      <w:ins w:id="2547" w:author="Gerard" w:date="2014-07-29T23:50:00Z">
        <w:r w:rsidRPr="00F30607">
          <w:rPr>
            <w:position w:val="-10"/>
          </w:rPr>
          <w:object w:dxaOrig="360" w:dyaOrig="320" w14:anchorId="0D47F8C6">
            <v:shape id="_x0000_i1359" type="#_x0000_t75" style="width:18pt;height:16pt" o:ole="">
              <v:imagedata r:id="rId699" o:title=""/>
            </v:shape>
            <o:OLEObject Type="Embed" ProgID="Equation.DSMT4" ShapeID="_x0000_i1359" DrawAspect="Content" ObjectID="_1342183656" r:id="rId700"/>
          </w:object>
        </w:r>
      </w:ins>
      <w:ins w:id="2548" w:author="Gerard" w:date="2014-07-29T23:50:00Z">
        <w:r>
          <w:t xml:space="preserve"> (</w:t>
        </w:r>
      </w:ins>
      <w:ins w:id="2549" w:author="Gerard" w:date="2014-07-29T23:50:00Z">
        <w:r w:rsidRPr="00F30607">
          <w:rPr>
            <w:position w:val="-8"/>
          </w:rPr>
          <w:object w:dxaOrig="1120" w:dyaOrig="300" w14:anchorId="1D1F7E00">
            <v:shape id="_x0000_i1360" type="#_x0000_t75" style="width:56pt;height:15.35pt" o:ole="">
              <v:imagedata r:id="rId701" o:title=""/>
            </v:shape>
            <o:OLEObject Type="Embed" ProgID="Equation.DSMT4" ShapeID="_x0000_i1360" DrawAspect="Content" ObjectID="_1342183657" r:id="rId702"/>
          </w:object>
        </w:r>
      </w:ins>
      <w:ins w:id="2550" w:author="Gerard" w:date="2014-07-29T23:50:00Z">
        <w:r>
          <w:t xml:space="preserve">, </w:t>
        </w:r>
      </w:ins>
      <w:ins w:id="2551" w:author="Gerard" w:date="2014-07-29T23:50:00Z">
        <w:r w:rsidRPr="00F30607">
          <w:rPr>
            <w:position w:val="-10"/>
          </w:rPr>
          <w:object w:dxaOrig="900" w:dyaOrig="320" w14:anchorId="5C319712">
            <v:shape id="_x0000_i1361" type="#_x0000_t75" style="width:45.35pt;height:16pt" o:ole="">
              <v:imagedata r:id="rId703" o:title=""/>
            </v:shape>
            <o:OLEObject Type="Embed" ProgID="Equation.DSMT4" ShapeID="_x0000_i1361" DrawAspect="Content" ObjectID="_1342183658" r:id="rId704"/>
          </w:object>
        </w:r>
      </w:ins>
      <w:ins w:id="2552" w:author="Gerard" w:date="2014-07-29T23:50:00Z">
        <w:r>
          <w:t xml:space="preserve">) are related to Young’s moduli </w:t>
        </w:r>
      </w:ins>
      <w:ins w:id="2553" w:author="Gerard" w:date="2014-07-29T23:50:00Z">
        <w:r w:rsidRPr="00F30607">
          <w:rPr>
            <w:position w:val="-10"/>
          </w:rPr>
          <w:object w:dxaOrig="300" w:dyaOrig="320" w14:anchorId="757D7BE8">
            <v:shape id="_x0000_i1362" type="#_x0000_t75" style="width:15.35pt;height:16pt" o:ole="">
              <v:imagedata r:id="rId705" o:title=""/>
            </v:shape>
            <o:OLEObject Type="Embed" ProgID="Equation.DSMT4" ShapeID="_x0000_i1362" DrawAspect="Content" ObjectID="_1342183659" r:id="rId706"/>
          </w:object>
        </w:r>
      </w:ins>
      <w:ins w:id="2554" w:author="Gerard" w:date="2014-07-29T23:50:00Z">
        <w:r>
          <w:t xml:space="preserve">, shear moduli </w:t>
        </w:r>
      </w:ins>
      <w:ins w:id="2555" w:author="Gerard" w:date="2014-07-29T23:50:00Z">
        <w:r w:rsidRPr="00F30607">
          <w:rPr>
            <w:position w:val="-10"/>
          </w:rPr>
          <w:object w:dxaOrig="380" w:dyaOrig="320" w14:anchorId="6A076279">
            <v:shape id="_x0000_i1363" type="#_x0000_t75" style="width:19.35pt;height:16pt" o:ole="">
              <v:imagedata r:id="rId707" o:title=""/>
            </v:shape>
            <o:OLEObject Type="Embed" ProgID="Equation.DSMT4" ShapeID="_x0000_i1363" DrawAspect="Content" ObjectID="_1342183660" r:id="rId708"/>
          </w:object>
        </w:r>
      </w:ins>
      <w:ins w:id="2556" w:author="Gerard" w:date="2014-07-29T23:50:00Z">
        <w:r>
          <w:t xml:space="preserve"> and Poisson’s ratios </w:t>
        </w:r>
      </w:ins>
      <w:ins w:id="2557" w:author="Gerard" w:date="2014-07-29T23:50:00Z">
        <w:r w:rsidRPr="00F30607">
          <w:rPr>
            <w:position w:val="-10"/>
          </w:rPr>
          <w:object w:dxaOrig="340" w:dyaOrig="320" w14:anchorId="3859AB14">
            <v:shape id="_x0000_i1364" type="#_x0000_t75" style="width:17.35pt;height:16pt" o:ole="">
              <v:imagedata r:id="rId709" o:title=""/>
            </v:shape>
            <o:OLEObject Type="Embed" ProgID="Equation.DSMT4" ShapeID="_x0000_i1364" DrawAspect="Content" ObjectID="_1342183661" r:id="rId710"/>
          </w:object>
        </w:r>
      </w:ins>
      <w:ins w:id="2558" w:author="Gerard" w:date="2014-07-29T23:50:00Z">
        <w:r>
          <w:t xml:space="preserve"> via</w:t>
        </w:r>
      </w:ins>
    </w:p>
    <w:p w14:paraId="75EDE53D" w14:textId="77777777" w:rsidR="006D6355" w:rsidRDefault="006D6355" w:rsidP="006D6355">
      <w:pPr>
        <w:pStyle w:val="MTDisplayEquation"/>
        <w:rPr>
          <w:ins w:id="2559" w:author="Gerard" w:date="2014-07-29T23:50:00Z"/>
        </w:rPr>
      </w:pPr>
      <w:ins w:id="2560" w:author="Gerard" w:date="2014-07-29T23:50:00Z">
        <w:r>
          <w:lastRenderedPageBreak/>
          <w:tab/>
        </w:r>
      </w:ins>
      <w:ins w:id="2561" w:author="Gerard" w:date="2014-07-29T23:50:00Z">
        <w:r w:rsidR="007A1972" w:rsidRPr="00B61FE0">
          <w:rPr>
            <w:position w:val="-376"/>
          </w:rPr>
          <w:object w:dxaOrig="7520" w:dyaOrig="7660" w14:anchorId="6304E00D">
            <v:shape id="_x0000_i1365" type="#_x0000_t75" style="width:376pt;height:383.35pt" o:ole="">
              <v:imagedata r:id="rId711" o:title=""/>
            </v:shape>
            <o:OLEObject Type="Embed" ProgID="Equation.DSMT4" ShapeID="_x0000_i1365" DrawAspect="Content" ObjectID="_1342183662" r:id="rId712"/>
          </w:object>
        </w:r>
      </w:ins>
      <w:ins w:id="2562" w:author="Gerard" w:date="2014-07-29T23:50:00Z">
        <w:r>
          <w:t xml:space="preserve"> </w:t>
        </w:r>
      </w:ins>
    </w:p>
    <w:p w14:paraId="428049C0" w14:textId="77777777" w:rsidR="006D6355" w:rsidRDefault="006D6355" w:rsidP="006D6355">
      <w:pPr>
        <w:rPr>
          <w:ins w:id="2563" w:author="Gerard" w:date="2014-07-29T23:50:00Z"/>
        </w:rPr>
      </w:pPr>
    </w:p>
    <w:p w14:paraId="4E9A1680" w14:textId="77777777" w:rsidR="006D6355" w:rsidRPr="000230DC" w:rsidRDefault="006D6355" w:rsidP="006D6355">
      <w:pPr>
        <w:rPr>
          <w:ins w:id="2564" w:author="Gerard" w:date="2014-07-29T23:50:00Z"/>
        </w:rPr>
      </w:pPr>
      <w:ins w:id="2565"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566" w:author="Gerard" w:date="2014-07-29T23:50:00Z"/>
        </w:rPr>
      </w:pPr>
    </w:p>
    <w:p w14:paraId="1DD1FEFD" w14:textId="77777777" w:rsidR="006D6355" w:rsidRDefault="006D6355" w:rsidP="006D6355">
      <w:pPr>
        <w:rPr>
          <w:ins w:id="2567" w:author="Gerard" w:date="2014-07-29T23:50:00Z"/>
        </w:rPr>
      </w:pPr>
      <w:ins w:id="2568" w:author="Gerard" w:date="2014-07-29T23:50:00Z">
        <w:r>
          <w:rPr>
            <w:i/>
          </w:rPr>
          <w:t>Example</w:t>
        </w:r>
        <w:r>
          <w:t>:</w:t>
        </w:r>
      </w:ins>
    </w:p>
    <w:p w14:paraId="1C30046F" w14:textId="0F4AF88E" w:rsidR="006D6355" w:rsidRDefault="006D6355" w:rsidP="006D6355">
      <w:pPr>
        <w:pStyle w:val="code"/>
        <w:rPr>
          <w:ins w:id="2569" w:author="Gerard" w:date="2014-07-29T23:50:00Z"/>
        </w:rPr>
      </w:pPr>
      <w:ins w:id="2570" w:author="Gerard" w:date="2014-07-29T23:50:00Z">
        <w:r>
          <w:t>&lt;material id="3" type="Fung</w:t>
        </w:r>
      </w:ins>
      <w:ins w:id="2571" w:author="Gerard" w:date="2014-07-29T23:57:00Z">
        <w:r w:rsidR="00BC58C7">
          <w:t>-</w:t>
        </w:r>
      </w:ins>
      <w:ins w:id="2572" w:author="Gerard" w:date="2014-07-29T23:50:00Z">
        <w:r>
          <w:t>ortho</w:t>
        </w:r>
      </w:ins>
      <w:ins w:id="2573" w:author="Gerard" w:date="2014-07-29T23:57:00Z">
        <w:r w:rsidR="00BC58C7">
          <w:t>-compressible</w:t>
        </w:r>
      </w:ins>
      <w:ins w:id="2574" w:author="Gerard" w:date="2014-07-29T23:50:00Z">
        <w:r>
          <w:t>"&gt;</w:t>
        </w:r>
      </w:ins>
    </w:p>
    <w:p w14:paraId="7926C59A" w14:textId="77777777" w:rsidR="006D6355" w:rsidRDefault="006D6355" w:rsidP="006D6355">
      <w:pPr>
        <w:pStyle w:val="code"/>
        <w:rPr>
          <w:ins w:id="2575" w:author="Gerard" w:date="2014-07-29T23:50:00Z"/>
        </w:rPr>
      </w:pPr>
      <w:ins w:id="2576" w:author="Gerard" w:date="2014-07-29T23:50:00Z">
        <w:r>
          <w:tab/>
          <w:t>&lt;E1&gt;124&lt;/E1&gt;</w:t>
        </w:r>
      </w:ins>
    </w:p>
    <w:p w14:paraId="5F779663" w14:textId="77777777" w:rsidR="006D6355" w:rsidRDefault="006D6355" w:rsidP="006D6355">
      <w:pPr>
        <w:pStyle w:val="code"/>
        <w:rPr>
          <w:ins w:id="2577" w:author="Gerard" w:date="2014-07-29T23:50:00Z"/>
        </w:rPr>
      </w:pPr>
      <w:ins w:id="2578" w:author="Gerard" w:date="2014-07-29T23:50:00Z">
        <w:r>
          <w:tab/>
          <w:t>&lt;E2&gt;124&lt;/E2&gt;</w:t>
        </w:r>
      </w:ins>
    </w:p>
    <w:p w14:paraId="09D12E1B" w14:textId="77777777" w:rsidR="006D6355" w:rsidRDefault="006D6355" w:rsidP="006D6355">
      <w:pPr>
        <w:pStyle w:val="code"/>
        <w:rPr>
          <w:ins w:id="2579" w:author="Gerard" w:date="2014-07-29T23:50:00Z"/>
        </w:rPr>
      </w:pPr>
      <w:ins w:id="2580" w:author="Gerard" w:date="2014-07-29T23:50:00Z">
        <w:r>
          <w:tab/>
          <w:t>&lt;E3&gt;36&lt;/E3&gt;</w:t>
        </w:r>
      </w:ins>
    </w:p>
    <w:p w14:paraId="38E288FE" w14:textId="77777777" w:rsidR="006D6355" w:rsidRDefault="006D6355" w:rsidP="006D6355">
      <w:pPr>
        <w:pStyle w:val="code"/>
        <w:rPr>
          <w:ins w:id="2581" w:author="Gerard" w:date="2014-07-29T23:50:00Z"/>
        </w:rPr>
      </w:pPr>
      <w:ins w:id="2582" w:author="Gerard" w:date="2014-07-29T23:50:00Z">
        <w:r>
          <w:tab/>
          <w:t>&lt;G12&gt;67&lt;/G12&gt;</w:t>
        </w:r>
      </w:ins>
    </w:p>
    <w:p w14:paraId="65AE412D" w14:textId="77777777" w:rsidR="006D6355" w:rsidRDefault="006D6355" w:rsidP="006D6355">
      <w:pPr>
        <w:pStyle w:val="code"/>
        <w:rPr>
          <w:ins w:id="2583" w:author="Gerard" w:date="2014-07-29T23:50:00Z"/>
        </w:rPr>
      </w:pPr>
      <w:ins w:id="2584" w:author="Gerard" w:date="2014-07-29T23:50:00Z">
        <w:r>
          <w:tab/>
          <w:t>&lt;G23&gt;40&lt;/G23&gt;</w:t>
        </w:r>
      </w:ins>
    </w:p>
    <w:p w14:paraId="6907516F" w14:textId="77777777" w:rsidR="006D6355" w:rsidRDefault="006D6355" w:rsidP="006D6355">
      <w:pPr>
        <w:pStyle w:val="code"/>
        <w:rPr>
          <w:ins w:id="2585" w:author="Gerard" w:date="2014-07-29T23:50:00Z"/>
        </w:rPr>
      </w:pPr>
      <w:ins w:id="2586" w:author="Gerard" w:date="2014-07-29T23:50:00Z">
        <w:r>
          <w:tab/>
          <w:t>&lt;G13&gt;40&lt;/G13&gt;</w:t>
        </w:r>
      </w:ins>
    </w:p>
    <w:p w14:paraId="58CBF35A" w14:textId="77777777" w:rsidR="006D6355" w:rsidRDefault="006D6355" w:rsidP="006D6355">
      <w:pPr>
        <w:pStyle w:val="code"/>
        <w:rPr>
          <w:ins w:id="2587" w:author="Gerard" w:date="2014-07-29T23:50:00Z"/>
        </w:rPr>
      </w:pPr>
      <w:ins w:id="2588" w:author="Gerard" w:date="2014-07-29T23:50:00Z">
        <w:r>
          <w:tab/>
          <w:t>&lt;v12&gt;-0.075&lt;/v12&gt;</w:t>
        </w:r>
      </w:ins>
    </w:p>
    <w:p w14:paraId="2343B058" w14:textId="77777777" w:rsidR="006D6355" w:rsidRDefault="006D6355" w:rsidP="006D6355">
      <w:pPr>
        <w:pStyle w:val="code"/>
        <w:rPr>
          <w:ins w:id="2589" w:author="Gerard" w:date="2014-07-29T23:50:00Z"/>
        </w:rPr>
      </w:pPr>
      <w:ins w:id="2590" w:author="Gerard" w:date="2014-07-29T23:50:00Z">
        <w:r>
          <w:tab/>
          <w:t>&lt;v23&gt;0.87&lt;/v23&gt;</w:t>
        </w:r>
      </w:ins>
    </w:p>
    <w:p w14:paraId="76D0E1FA" w14:textId="77777777" w:rsidR="006D6355" w:rsidRDefault="006D6355" w:rsidP="006D6355">
      <w:pPr>
        <w:pStyle w:val="code"/>
        <w:rPr>
          <w:ins w:id="2591" w:author="Gerard" w:date="2014-07-29T23:50:00Z"/>
        </w:rPr>
      </w:pPr>
      <w:ins w:id="2592" w:author="Gerard" w:date="2014-07-29T23:50:00Z">
        <w:r>
          <w:tab/>
          <w:t>&lt;v31&gt;0.26&lt;/v31&gt;</w:t>
        </w:r>
      </w:ins>
    </w:p>
    <w:p w14:paraId="467A34FF" w14:textId="77777777" w:rsidR="006D6355" w:rsidRDefault="006D6355" w:rsidP="006D6355">
      <w:pPr>
        <w:pStyle w:val="code"/>
        <w:rPr>
          <w:ins w:id="2593" w:author="Gerard" w:date="2014-07-29T23:50:00Z"/>
        </w:rPr>
      </w:pPr>
      <w:ins w:id="2594" w:author="Gerard" w:date="2014-07-29T23:50:00Z">
        <w:r>
          <w:tab/>
          <w:t>&lt;c&gt;1&lt;/c&gt;</w:t>
        </w:r>
      </w:ins>
    </w:p>
    <w:p w14:paraId="594FFA2B" w14:textId="0E16701E" w:rsidR="006D6355" w:rsidRDefault="006D6355" w:rsidP="006D6355">
      <w:pPr>
        <w:pStyle w:val="code"/>
        <w:rPr>
          <w:ins w:id="2595" w:author="Gerard" w:date="2014-07-29T23:50:00Z"/>
        </w:rPr>
      </w:pPr>
      <w:ins w:id="2596" w:author="Gerard" w:date="2014-07-29T23:50:00Z">
        <w:r>
          <w:tab/>
          <w:t>&lt;</w:t>
        </w:r>
      </w:ins>
      <w:ins w:id="2597" w:author="Gerard" w:date="2014-07-29T23:57:00Z">
        <w:r w:rsidR="005B234F">
          <w:t>k</w:t>
        </w:r>
      </w:ins>
      <w:ins w:id="2598" w:author="Gerard" w:date="2014-07-29T23:50:00Z">
        <w:r>
          <w:t>&gt;120&lt;/</w:t>
        </w:r>
      </w:ins>
      <w:ins w:id="2599" w:author="Gerard" w:date="2014-07-29T23:58:00Z">
        <w:r w:rsidR="005B234F">
          <w:t>k</w:t>
        </w:r>
      </w:ins>
      <w:ins w:id="2600" w:author="Gerard" w:date="2014-07-29T23:50:00Z">
        <w:r>
          <w:t>&gt;</w:t>
        </w:r>
      </w:ins>
    </w:p>
    <w:p w14:paraId="6C3D3429" w14:textId="77777777" w:rsidR="006D6355" w:rsidRDefault="006D6355" w:rsidP="006D6355">
      <w:pPr>
        <w:pStyle w:val="code"/>
        <w:rPr>
          <w:ins w:id="2601" w:author="Gerard" w:date="2014-07-29T23:50:00Z"/>
        </w:rPr>
      </w:pPr>
      <w:ins w:id="2602" w:author="Gerard" w:date="2014-07-29T23:50:00Z">
        <w:r>
          <w:t>&lt;/material&gt;</w:t>
        </w:r>
      </w:ins>
    </w:p>
    <w:p w14:paraId="2ADA06DD" w14:textId="77777777" w:rsidR="006A0BC1" w:rsidRDefault="006A0BC1" w:rsidP="006A0BC1">
      <w:pPr>
        <w:pStyle w:val="Heading4"/>
      </w:pPr>
      <w:bookmarkStart w:id="2603" w:name="_Toc268297764"/>
      <w:r>
        <w:lastRenderedPageBreak/>
        <w:t>Holmes-Mow</w:t>
      </w:r>
      <w:bookmarkEnd w:id="2391"/>
      <w:bookmarkEnd w:id="2603"/>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66" type="#_x0000_t75" style="width:123.35pt;height:31.35pt" o:ole="">
            <v:imagedata r:id="rId713" o:title=""/>
          </v:shape>
          <o:OLEObject Type="Embed" ProgID="Equation.DSMT4" ShapeID="_x0000_i1366" DrawAspect="Content" ObjectID="_1342183663" r:id="rId714"/>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67" type="#_x0000_t75" style="width:10.65pt;height:18pt" o:ole="">
            <v:imagedata r:id="rId715" o:title=""/>
          </v:shape>
          <o:OLEObject Type="Embed" ProgID="Equation.DSMT4" ShapeID="_x0000_i1367" DrawAspect="Content" ObjectID="_1342183664" r:id="rId716"/>
        </w:object>
      </w:r>
      <w:r w:rsidR="00A62945">
        <w:t xml:space="preserve"> </w:t>
      </w:r>
      <w:r>
        <w:t xml:space="preserve">and </w:t>
      </w:r>
      <w:r w:rsidR="00AF2221" w:rsidRPr="00AF2221">
        <w:rPr>
          <w:position w:val="-12"/>
        </w:rPr>
        <w:object w:dxaOrig="240" w:dyaOrig="360" w14:anchorId="306F6EF4">
          <v:shape id="_x0000_i1368" type="#_x0000_t75" style="width:12pt;height:18pt" o:ole="">
            <v:imagedata r:id="rId717" o:title=""/>
          </v:shape>
          <o:OLEObject Type="Embed" ProgID="Equation.DSMT4" ShapeID="_x0000_i1368" DrawAspect="Content" ObjectID="_1342183665" r:id="rId71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69" type="#_x0000_t75" style="width:278pt;height:68pt" o:ole="">
            <v:imagedata r:id="rId719" o:title=""/>
          </v:shape>
          <o:OLEObject Type="Embed" ProgID="Equation.DSMT4" ShapeID="_x0000_i1369" DrawAspect="Content" ObjectID="_1342183666" r:id="rId720"/>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70" type="#_x0000_t75" style="width:10.65pt;height:14pt" o:ole="">
            <v:imagedata r:id="rId721" o:title=""/>
          </v:shape>
          <o:OLEObject Type="Embed" ProgID="Equation.DSMT4" ShapeID="_x0000_i1370" DrawAspect="Content" ObjectID="_1342183667" r:id="rId722"/>
        </w:object>
      </w:r>
      <w:r w:rsidR="00A62945">
        <w:t xml:space="preserve"> </w:t>
      </w:r>
      <w:r>
        <w:t xml:space="preserve">and </w:t>
      </w:r>
      <w:r w:rsidR="00AF2221" w:rsidRPr="00AF2221">
        <w:rPr>
          <w:position w:val="-10"/>
        </w:rPr>
        <w:object w:dxaOrig="240" w:dyaOrig="260" w14:anchorId="1ECFFC28">
          <v:shape id="_x0000_i1371" type="#_x0000_t75" style="width:12pt;height:13.35pt" o:ole="">
            <v:imagedata r:id="rId723" o:title=""/>
          </v:shape>
          <o:OLEObject Type="Embed" ProgID="Equation.DSMT4" ShapeID="_x0000_i1371" DrawAspect="Content" ObjectID="_1342183668" r:id="rId72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72" type="#_x0000_t75" style="width:91.35pt;height:1in" o:ole="">
            <v:imagedata r:id="rId725" o:title=""/>
          </v:shape>
          <o:OLEObject Type="Embed" ProgID="Equation.DSMT4" ShapeID="_x0000_i1372" DrawAspect="Content" ObjectID="_1342183669" r:id="rId72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604" w:name="_Toc268297765"/>
      <w:r>
        <w:lastRenderedPageBreak/>
        <w:t>Isotropic Elastic</w:t>
      </w:r>
      <w:bookmarkEnd w:id="2604"/>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73" type="#_x0000_t75" style="width:117.35pt;height:31.35pt" o:ole="">
            <v:imagedata r:id="rId727" o:title=""/>
          </v:shape>
          <o:OLEObject Type="Embed" ProgID="Equation.DSMT4" ShapeID="_x0000_i1373" DrawAspect="Content" ObjectID="_1342183670" r:id="rId72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74" type="#_x0000_t75" style="width:10.65pt;height:14pt" o:ole="">
            <v:imagedata r:id="rId729" o:title=""/>
          </v:shape>
          <o:OLEObject Type="Embed" ProgID="Equation.DSMT4" ShapeID="_x0000_i1374" DrawAspect="Content" ObjectID="_1342183671" r:id="rId730"/>
        </w:object>
      </w:r>
      <w:r>
        <w:t xml:space="preserve">and </w:t>
      </w:r>
      <w:r w:rsidR="00AF2221" w:rsidRPr="00AF2221">
        <w:rPr>
          <w:position w:val="-10"/>
        </w:rPr>
        <w:object w:dxaOrig="240" w:dyaOrig="260" w14:anchorId="386A90D5">
          <v:shape id="_x0000_i1375" type="#_x0000_t75" style="width:12pt;height:13.35pt" o:ole="">
            <v:imagedata r:id="rId731" o:title=""/>
          </v:shape>
          <o:OLEObject Type="Embed" ProgID="Equation.DSMT4" ShapeID="_x0000_i1375" DrawAspect="Content" ObjectID="_1342183672" r:id="rId73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76" type="#_x0000_t75" style="width:10pt;height:10.65pt" o:ole="">
            <v:imagedata r:id="rId733" o:title=""/>
          </v:shape>
          <o:OLEObject Type="Embed" ProgID="Equation.DSMT4" ShapeID="_x0000_i1376" DrawAspect="Content" ObjectID="_1342183673" r:id="rId734"/>
        </w:object>
      </w:r>
      <w:r>
        <w:t>as follows:</w:t>
      </w:r>
    </w:p>
    <w:p w14:paraId="31B5DCEE" w14:textId="6BA139E9" w:rsidR="006A0BC1" w:rsidRDefault="00AF2221" w:rsidP="006A0BC1">
      <w:pPr>
        <w:jc w:val="center"/>
      </w:pPr>
      <w:r w:rsidRPr="00AF2221">
        <w:rPr>
          <w:position w:val="-32"/>
        </w:rPr>
        <w:object w:dxaOrig="3440" w:dyaOrig="700" w14:anchorId="3072254B">
          <v:shape id="_x0000_i1377" type="#_x0000_t75" style="width:172pt;height:34.65pt" o:ole="">
            <v:imagedata r:id="rId735" o:title=""/>
          </v:shape>
          <o:OLEObject Type="Embed" ProgID="Equation.DSMT4" ShapeID="_x0000_i1377" DrawAspect="Content" ObjectID="_1342183674" r:id="rId73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78" type="#_x0000_t75" style="width:138pt;height:31.35pt" o:ole="">
            <v:imagedata r:id="rId737" o:title=""/>
          </v:shape>
          <o:OLEObject Type="Embed" ProgID="Equation.DSMT4" ShapeID="_x0000_i1378" DrawAspect="Content" ObjectID="_1342183675" r:id="rId73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605" w:author="Gerard" w:date="2014-07-29T23:58:00Z">
        <w:r w:rsidR="001B13CD">
          <w:t>0</w:t>
        </w:r>
      </w:ins>
      <w:del w:id="2606"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607" w:author="Gerard" w:date="2014-07-29T23:58:00Z">
        <w:r w:rsidR="001B13CD">
          <w:t xml:space="preserve">4.1.3.12. </w:t>
        </w:r>
      </w:ins>
      <w:del w:id="2608"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2609" w:author="Gerard" w:date="2014-07-29T23:58:00Z">
        <w:r w:rsidR="001B13CD">
          <w:t xml:space="preserve">4.1.3.15. </w:t>
        </w:r>
      </w:ins>
      <w:del w:id="2610"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611" w:name="_Toc268297766"/>
      <w:r>
        <w:lastRenderedPageBreak/>
        <w:t>Orthotropic</w:t>
      </w:r>
      <w:r w:rsidR="00D51B77">
        <w:t xml:space="preserve"> Elastic</w:t>
      </w:r>
      <w:bookmarkEnd w:id="2611"/>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79" type="#_x0000_t75" style="width:328pt;height:118.65pt" o:ole="">
            <v:imagedata r:id="rId739" o:title=""/>
          </v:shape>
          <o:OLEObject Type="Embed" ProgID="Equation.DSMT4" ShapeID="_x0000_i1379" DrawAspect="Content" ObjectID="_1342183676" r:id="rId74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612" w:name="_Ref167525595"/>
      <w:bookmarkStart w:id="2613" w:name="_Toc268297767"/>
      <w:r w:rsidRPr="008A7ED7">
        <w:lastRenderedPageBreak/>
        <w:t>Neo</w:t>
      </w:r>
      <w:r>
        <w:t>-Hookean</w:t>
      </w:r>
      <w:bookmarkEnd w:id="2612"/>
      <w:bookmarkEnd w:id="2613"/>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80" type="#_x0000_t75" style="width:163.35pt;height:31.35pt" o:ole="">
            <v:imagedata r:id="rId741" o:title=""/>
          </v:shape>
          <o:OLEObject Type="Embed" ProgID="Equation.DSMT4" ShapeID="_x0000_i1380" DrawAspect="Content" ObjectID="_1342183677" r:id="rId74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81" type="#_x0000_t75" style="width:10.65pt;height:18pt" o:ole="">
            <v:imagedata r:id="rId743" o:title=""/>
          </v:shape>
          <o:OLEObject Type="Embed" ProgID="Equation.DSMT4" ShapeID="_x0000_i1381" DrawAspect="Content" ObjectID="_1342183678" r:id="rId744"/>
        </w:object>
      </w:r>
      <w:r w:rsidR="00A62945">
        <w:t xml:space="preserve"> </w:t>
      </w:r>
      <w:r>
        <w:t xml:space="preserve">and </w:t>
      </w:r>
      <w:r w:rsidR="00AF2221" w:rsidRPr="00AF2221">
        <w:rPr>
          <w:position w:val="-12"/>
        </w:rPr>
        <w:object w:dxaOrig="240" w:dyaOrig="360" w14:anchorId="62A21001">
          <v:shape id="_x0000_i1382" type="#_x0000_t75" style="width:12pt;height:18pt" o:ole="">
            <v:imagedata r:id="rId745" o:title=""/>
          </v:shape>
          <o:OLEObject Type="Embed" ProgID="Equation.DSMT4" ShapeID="_x0000_i1382" DrawAspect="Content" ObjectID="_1342183679" r:id="rId74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614" w:author="Steve Maas" w:date="2014-07-24T18:34:00Z"/>
        </w:rPr>
      </w:pPr>
      <w:r>
        <w:t>&lt;/material&gt;</w:t>
      </w:r>
    </w:p>
    <w:p w14:paraId="1F870A7D" w14:textId="77777777" w:rsidR="00884421" w:rsidRDefault="00884421" w:rsidP="006A0BC1">
      <w:pPr>
        <w:pStyle w:val="code"/>
        <w:rPr>
          <w:ins w:id="2615" w:author="Steve Maas" w:date="2014-07-24T18:34:00Z"/>
        </w:rPr>
      </w:pPr>
    </w:p>
    <w:p w14:paraId="773439B6" w14:textId="77777777" w:rsidR="00884421" w:rsidRDefault="00884421">
      <w:pPr>
        <w:jc w:val="left"/>
        <w:rPr>
          <w:ins w:id="2616" w:author="Steve Maas" w:date="2014-07-24T18:35:00Z"/>
          <w:b/>
          <w:bCs/>
          <w:sz w:val="28"/>
          <w:szCs w:val="28"/>
        </w:rPr>
      </w:pPr>
      <w:ins w:id="2617" w:author="Steve Maas" w:date="2014-07-24T18:35:00Z">
        <w:r>
          <w:br w:type="page"/>
        </w:r>
      </w:ins>
    </w:p>
    <w:p w14:paraId="1AAA2964" w14:textId="326C137C" w:rsidR="00884421" w:rsidRDefault="00884421">
      <w:pPr>
        <w:pStyle w:val="Heading4"/>
        <w:rPr>
          <w:ins w:id="2618" w:author="Steve Maas" w:date="2014-07-24T18:35:00Z"/>
        </w:rPr>
        <w:pPrChange w:id="2619" w:author="Steve Maas" w:date="2014-07-24T18:35:00Z">
          <w:pPr>
            <w:pStyle w:val="code"/>
          </w:pPr>
        </w:pPrChange>
      </w:pPr>
      <w:bookmarkStart w:id="2620" w:name="_Toc268297768"/>
      <w:ins w:id="2621" w:author="Steve Maas" w:date="2014-07-24T18:35:00Z">
        <w:r>
          <w:lastRenderedPageBreak/>
          <w:t>Coupled Mooney-Rivlin</w:t>
        </w:r>
        <w:bookmarkEnd w:id="2620"/>
      </w:ins>
    </w:p>
    <w:p w14:paraId="091DC1B7" w14:textId="06F7139D" w:rsidR="00884421" w:rsidRDefault="00884421">
      <w:pPr>
        <w:rPr>
          <w:ins w:id="2622" w:author="Steve Maas" w:date="2014-07-24T18:36:00Z"/>
        </w:rPr>
        <w:pPrChange w:id="2623" w:author="Steve Maas" w:date="2014-07-24T18:35:00Z">
          <w:pPr>
            <w:pStyle w:val="code"/>
          </w:pPr>
        </w:pPrChange>
      </w:pPr>
      <w:ins w:id="2624" w:author="Steve Maas" w:date="2014-07-24T18:35:00Z">
        <w:r>
          <w:t xml:space="preserve">The coupled Mooney-Rivlin material describes a compressible formulation of the Mooney-Rivlin material. </w:t>
        </w:r>
      </w:ins>
      <w:ins w:id="2625"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626" w:author="Steve Maas" w:date="2014-07-24T18:36:00Z"/>
        </w:rPr>
        <w:pPrChange w:id="2627"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628" w:author="Steve Maas" w:date="2014-07-24T18:37:00Z"/>
        </w:trPr>
        <w:tc>
          <w:tcPr>
            <w:tcW w:w="1000" w:type="pct"/>
            <w:shd w:val="clear" w:color="auto" w:fill="auto"/>
          </w:tcPr>
          <w:p w14:paraId="30048A64" w14:textId="732F0AC9" w:rsidR="00884421" w:rsidRDefault="00884421">
            <w:pPr>
              <w:pStyle w:val="code"/>
              <w:rPr>
                <w:ins w:id="2629" w:author="Steve Maas" w:date="2014-07-24T18:37:00Z"/>
              </w:rPr>
            </w:pPr>
            <w:ins w:id="2630" w:author="Steve Maas" w:date="2014-07-24T18:37:00Z">
              <w:r>
                <w:t>&lt;c1&gt;</w:t>
              </w:r>
            </w:ins>
          </w:p>
        </w:tc>
        <w:tc>
          <w:tcPr>
            <w:tcW w:w="3147" w:type="pct"/>
            <w:shd w:val="clear" w:color="auto" w:fill="auto"/>
          </w:tcPr>
          <w:p w14:paraId="393DEE81" w14:textId="2C661941" w:rsidR="00884421" w:rsidRDefault="00884421">
            <w:pPr>
              <w:rPr>
                <w:ins w:id="2631" w:author="Steve Maas" w:date="2014-07-24T18:37:00Z"/>
              </w:rPr>
            </w:pPr>
            <w:ins w:id="2632" w:author="Steve Maas" w:date="2014-07-24T18:37:00Z">
              <w:r>
                <w:t>Mooney-Rivlin c1 parameter</w:t>
              </w:r>
            </w:ins>
          </w:p>
        </w:tc>
        <w:tc>
          <w:tcPr>
            <w:tcW w:w="853" w:type="pct"/>
          </w:tcPr>
          <w:p w14:paraId="17F38BFB" w14:textId="77777777" w:rsidR="00884421" w:rsidRDefault="00884421" w:rsidP="006D6355">
            <w:pPr>
              <w:rPr>
                <w:ins w:id="2633" w:author="Steve Maas" w:date="2014-07-24T18:37:00Z"/>
              </w:rPr>
            </w:pPr>
            <w:ins w:id="2634" w:author="Steve Maas" w:date="2014-07-24T18:37:00Z">
              <w:r>
                <w:t>[</w:t>
              </w:r>
              <w:r>
                <w:rPr>
                  <w:b/>
                </w:rPr>
                <w:t>P</w:t>
              </w:r>
              <w:r>
                <w:t>]</w:t>
              </w:r>
            </w:ins>
          </w:p>
        </w:tc>
      </w:tr>
      <w:tr w:rsidR="00884421" w14:paraId="37ABCA69" w14:textId="77777777" w:rsidTr="006D6355">
        <w:trPr>
          <w:ins w:id="2635" w:author="Steve Maas" w:date="2014-07-24T18:37:00Z"/>
        </w:trPr>
        <w:tc>
          <w:tcPr>
            <w:tcW w:w="1000" w:type="pct"/>
            <w:shd w:val="clear" w:color="auto" w:fill="auto"/>
          </w:tcPr>
          <w:p w14:paraId="44414248" w14:textId="37D13950" w:rsidR="00884421" w:rsidRDefault="00884421" w:rsidP="00884421">
            <w:pPr>
              <w:pStyle w:val="code"/>
              <w:rPr>
                <w:ins w:id="2636" w:author="Steve Maas" w:date="2014-07-24T18:37:00Z"/>
              </w:rPr>
            </w:pPr>
            <w:ins w:id="2637" w:author="Steve Maas" w:date="2014-07-24T18:37:00Z">
              <w:r>
                <w:t>&lt;c2&gt;</w:t>
              </w:r>
            </w:ins>
          </w:p>
        </w:tc>
        <w:tc>
          <w:tcPr>
            <w:tcW w:w="3147" w:type="pct"/>
            <w:shd w:val="clear" w:color="auto" w:fill="auto"/>
          </w:tcPr>
          <w:p w14:paraId="1698B048" w14:textId="3DCAE954" w:rsidR="00884421" w:rsidRDefault="00884421" w:rsidP="006D6355">
            <w:pPr>
              <w:rPr>
                <w:ins w:id="2638" w:author="Steve Maas" w:date="2014-07-24T18:37:00Z"/>
              </w:rPr>
            </w:pPr>
            <w:ins w:id="2639" w:author="Steve Maas" w:date="2014-07-24T18:37:00Z">
              <w:r>
                <w:t>Mooney-Rivlin c2 parameter</w:t>
              </w:r>
            </w:ins>
          </w:p>
        </w:tc>
        <w:tc>
          <w:tcPr>
            <w:tcW w:w="853" w:type="pct"/>
          </w:tcPr>
          <w:p w14:paraId="7AAF71C0" w14:textId="2BF202A4" w:rsidR="00884421" w:rsidRDefault="00884421" w:rsidP="00884421">
            <w:pPr>
              <w:rPr>
                <w:ins w:id="2640" w:author="Steve Maas" w:date="2014-07-24T18:37:00Z"/>
              </w:rPr>
            </w:pPr>
            <w:ins w:id="2641" w:author="Steve Maas" w:date="2014-07-24T18:37:00Z">
              <w:r>
                <w:t>[</w:t>
              </w:r>
              <w:r>
                <w:rPr>
                  <w:b/>
                </w:rPr>
                <w:t>P</w:t>
              </w:r>
              <w:r>
                <w:t>]</w:t>
              </w:r>
            </w:ins>
          </w:p>
        </w:tc>
      </w:tr>
      <w:tr w:rsidR="00884421" w14:paraId="7A142A32" w14:textId="77777777" w:rsidTr="006D6355">
        <w:trPr>
          <w:ins w:id="2642" w:author="Steve Maas" w:date="2014-07-24T18:37:00Z"/>
        </w:trPr>
        <w:tc>
          <w:tcPr>
            <w:tcW w:w="1000" w:type="pct"/>
            <w:shd w:val="clear" w:color="auto" w:fill="auto"/>
          </w:tcPr>
          <w:p w14:paraId="0FA5F60A" w14:textId="72A3C562" w:rsidR="00884421" w:rsidRDefault="00884421" w:rsidP="00884421">
            <w:pPr>
              <w:pStyle w:val="code"/>
              <w:rPr>
                <w:ins w:id="2643" w:author="Steve Maas" w:date="2014-07-24T18:37:00Z"/>
              </w:rPr>
            </w:pPr>
            <w:ins w:id="2644" w:author="Steve Maas" w:date="2014-07-24T18:37:00Z">
              <w:r>
                <w:t>k</w:t>
              </w:r>
            </w:ins>
          </w:p>
        </w:tc>
        <w:tc>
          <w:tcPr>
            <w:tcW w:w="3147" w:type="pct"/>
            <w:shd w:val="clear" w:color="auto" w:fill="auto"/>
          </w:tcPr>
          <w:p w14:paraId="6CDC8CC3" w14:textId="53E795CE" w:rsidR="00884421" w:rsidRDefault="00884421" w:rsidP="006D6355">
            <w:pPr>
              <w:rPr>
                <w:ins w:id="2645" w:author="Steve Maas" w:date="2014-07-24T18:37:00Z"/>
              </w:rPr>
            </w:pPr>
            <w:ins w:id="2646" w:author="Steve Maas" w:date="2014-07-24T18:37:00Z">
              <w:r>
                <w:t>“Bulk-modulus</w:t>
              </w:r>
            </w:ins>
            <w:ins w:id="2647" w:author="Steve Maas" w:date="2014-07-24T18:38:00Z">
              <w:r>
                <w:t>”</w:t>
              </w:r>
            </w:ins>
          </w:p>
        </w:tc>
        <w:tc>
          <w:tcPr>
            <w:tcW w:w="853" w:type="pct"/>
          </w:tcPr>
          <w:p w14:paraId="6410F858" w14:textId="40234BD5" w:rsidR="00884421" w:rsidRPr="00884421" w:rsidRDefault="00884421" w:rsidP="00884421">
            <w:pPr>
              <w:rPr>
                <w:ins w:id="2648" w:author="Steve Maas" w:date="2014-07-24T18:37:00Z"/>
              </w:rPr>
            </w:pPr>
            <w:ins w:id="2649" w:author="Steve Maas" w:date="2014-07-24T18:38:00Z">
              <w:r>
                <w:t>[</w:t>
              </w:r>
              <w:r>
                <w:rPr>
                  <w:b/>
                </w:rPr>
                <w:t>P</w:t>
              </w:r>
              <w:r>
                <w:t>]</w:t>
              </w:r>
            </w:ins>
          </w:p>
        </w:tc>
      </w:tr>
    </w:tbl>
    <w:p w14:paraId="4FB80F3A" w14:textId="77777777" w:rsidR="00884421" w:rsidRDefault="00884421">
      <w:pPr>
        <w:rPr>
          <w:ins w:id="2650" w:author="Steve Maas" w:date="2014-07-24T18:38:00Z"/>
        </w:rPr>
        <w:pPrChange w:id="2651" w:author="Steve Maas" w:date="2014-07-24T18:35:00Z">
          <w:pPr>
            <w:pStyle w:val="code"/>
          </w:pPr>
        </w:pPrChange>
      </w:pPr>
    </w:p>
    <w:p w14:paraId="2521135B" w14:textId="34800419" w:rsidR="00884421" w:rsidRDefault="00884421">
      <w:pPr>
        <w:rPr>
          <w:ins w:id="2652" w:author="Steve Maas" w:date="2014-07-24T18:38:00Z"/>
        </w:rPr>
        <w:pPrChange w:id="2653" w:author="Steve Maas" w:date="2014-07-24T18:35:00Z">
          <w:pPr>
            <w:pStyle w:val="code"/>
          </w:pPr>
        </w:pPrChange>
      </w:pPr>
      <w:ins w:id="2654" w:author="Steve Maas" w:date="2014-07-24T18:38:00Z">
        <w:r>
          <w:t>The strain-energy function is given by the following expression.</w:t>
        </w:r>
      </w:ins>
    </w:p>
    <w:p w14:paraId="56E54474" w14:textId="77777777" w:rsidR="00884421" w:rsidRDefault="00884421">
      <w:pPr>
        <w:rPr>
          <w:ins w:id="2655" w:author="Steve Maas" w:date="2014-07-24T18:38:00Z"/>
        </w:rPr>
        <w:pPrChange w:id="2656" w:author="Steve Maas" w:date="2014-07-24T18:35:00Z">
          <w:pPr>
            <w:pStyle w:val="code"/>
          </w:pPr>
        </w:pPrChange>
      </w:pPr>
    </w:p>
    <w:p w14:paraId="0B5CEDB3" w14:textId="6B6F7FF5" w:rsidR="00884421" w:rsidRDefault="00884421">
      <w:pPr>
        <w:pStyle w:val="MTDisplayEquation"/>
        <w:rPr>
          <w:ins w:id="2657" w:author="Steve Maas" w:date="2014-07-24T18:38:00Z"/>
        </w:rPr>
        <w:pPrChange w:id="2658" w:author="Steve Maas" w:date="2014-07-24T18:38:00Z">
          <w:pPr>
            <w:pStyle w:val="code"/>
          </w:pPr>
        </w:pPrChange>
      </w:pPr>
      <w:ins w:id="2659" w:author="Steve Maas" w:date="2014-07-24T18:38:00Z">
        <w:r>
          <w:tab/>
        </w:r>
      </w:ins>
      <w:ins w:id="2660" w:author="Steve Maas" w:date="2014-07-24T18:38:00Z">
        <w:r w:rsidRPr="00884421">
          <w:rPr>
            <w:position w:val="-24"/>
            <w:rPrChange w:id="2661" w:author="Steve Maas" w:date="2014-07-24T18:39:00Z">
              <w:rPr>
                <w:position w:val="-24"/>
              </w:rPr>
            </w:rPrChange>
          </w:rPr>
          <w:object w:dxaOrig="5240" w:dyaOrig="620" w14:anchorId="32E6EBA9">
            <v:shape id="_x0000_i1383" type="#_x0000_t75" style="width:262pt;height:31.35pt" o:ole="">
              <v:imagedata r:id="rId747" o:title=""/>
            </v:shape>
            <o:OLEObject Type="Embed" ProgID="Equation.DSMT4" ShapeID="_x0000_i1383" DrawAspect="Content" ObjectID="_1342183680" r:id="rId748"/>
          </w:object>
        </w:r>
      </w:ins>
      <w:ins w:id="2662" w:author="Steve Maas" w:date="2014-07-24T18:38:00Z">
        <w:r>
          <w:t xml:space="preserve"> </w:t>
        </w:r>
      </w:ins>
    </w:p>
    <w:p w14:paraId="2E2A0F18" w14:textId="77777777" w:rsidR="00884421" w:rsidRPr="00884421" w:rsidRDefault="00884421">
      <w:pPr>
        <w:pPrChange w:id="2663" w:author="Steve Maas" w:date="2014-07-24T18:35:00Z">
          <w:pPr>
            <w:pStyle w:val="code"/>
          </w:pPr>
        </w:pPrChange>
      </w:pPr>
    </w:p>
    <w:p w14:paraId="0196B04D" w14:textId="77777777" w:rsidR="00884421" w:rsidRDefault="00884421" w:rsidP="00884421">
      <w:pPr>
        <w:pStyle w:val="MTDisplayEquation"/>
        <w:rPr>
          <w:ins w:id="2664" w:author="Steve Maas" w:date="2014-07-24T18:40:00Z"/>
        </w:rPr>
      </w:pPr>
      <w:ins w:id="2665" w:author="Steve Maas" w:date="2014-07-24T18:40:00Z">
        <w:r>
          <w:t xml:space="preserve">Here, </w:t>
        </w:r>
      </w:ins>
      <w:ins w:id="2666" w:author="Steve Maas" w:date="2014-07-24T18:40:00Z">
        <w:r w:rsidRPr="00AF2221">
          <w:rPr>
            <w:position w:val="-12"/>
          </w:rPr>
          <w:object w:dxaOrig="220" w:dyaOrig="360" w14:anchorId="7062E1F7">
            <v:shape id="_x0000_i1384" type="#_x0000_t75" style="width:10.65pt;height:18pt" o:ole="">
              <v:imagedata r:id="rId749" o:title=""/>
            </v:shape>
            <o:OLEObject Type="Embed" ProgID="Equation.DSMT4" ShapeID="_x0000_i1384" DrawAspect="Content" ObjectID="_1342183681" r:id="rId750"/>
          </w:object>
        </w:r>
      </w:ins>
      <w:ins w:id="2667" w:author="Steve Maas" w:date="2014-07-24T18:40:00Z">
        <w:r>
          <w:t xml:space="preserve"> and </w:t>
        </w:r>
      </w:ins>
      <w:ins w:id="2668" w:author="Steve Maas" w:date="2014-07-24T18:40:00Z">
        <w:r w:rsidRPr="00AF2221">
          <w:rPr>
            <w:position w:val="-12"/>
          </w:rPr>
          <w:object w:dxaOrig="240" w:dyaOrig="360" w14:anchorId="1C83A67C">
            <v:shape id="_x0000_i1385" type="#_x0000_t75" style="width:12pt;height:18pt" o:ole="">
              <v:imagedata r:id="rId751" o:title=""/>
            </v:shape>
            <o:OLEObject Type="Embed" ProgID="Equation.DSMT4" ShapeID="_x0000_i1385" DrawAspect="Content" ObjectID="_1342183682" r:id="rId752"/>
          </w:object>
        </w:r>
      </w:ins>
      <w:ins w:id="2669"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670" w:author="Steve Maas" w:date="2014-07-24T18:40:00Z"/>
        </w:rPr>
        <w:pPrChange w:id="2671" w:author="Steve Maas" w:date="2014-07-24T18:40:00Z">
          <w:pPr>
            <w:pStyle w:val="MTDisplayEquation"/>
          </w:pPr>
        </w:pPrChange>
      </w:pPr>
    </w:p>
    <w:p w14:paraId="4DF84D26" w14:textId="259AF63B" w:rsidR="00884421" w:rsidRDefault="00884421" w:rsidP="00884421">
      <w:pPr>
        <w:pStyle w:val="MTDisplayEquation"/>
        <w:rPr>
          <w:ins w:id="2672" w:author="Steve Maas" w:date="2014-07-24T18:40:00Z"/>
        </w:rPr>
      </w:pPr>
      <w:ins w:id="2673"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674" w:author="Steve Maas" w:date="2014-07-24T18:40:00Z">
        <w:r>
          <w:fldChar w:fldCharType="separate"/>
        </w:r>
      </w:ins>
      <w:ins w:id="2675" w:author="Gerard" w:date="2014-07-29T23:58:00Z">
        <w:r w:rsidR="001B13CD">
          <w:t xml:space="preserve">4.1.2.7. </w:t>
        </w:r>
      </w:ins>
      <w:ins w:id="2676" w:author="Steve Maas" w:date="2014-07-24T18:40:00Z">
        <w:r>
          <w:fldChar w:fldCharType="end"/>
        </w:r>
      </w:ins>
    </w:p>
    <w:p w14:paraId="49B486E4" w14:textId="77777777" w:rsidR="00884421" w:rsidRPr="008234BB" w:rsidRDefault="00884421" w:rsidP="00884421">
      <w:pPr>
        <w:rPr>
          <w:ins w:id="2677" w:author="Steve Maas" w:date="2014-07-24T18:40:00Z"/>
        </w:rPr>
      </w:pPr>
    </w:p>
    <w:p w14:paraId="2DA7BBBC" w14:textId="77777777" w:rsidR="00884421" w:rsidRDefault="00884421" w:rsidP="00884421">
      <w:pPr>
        <w:rPr>
          <w:ins w:id="2678" w:author="Steve Maas" w:date="2014-07-24T18:40:00Z"/>
        </w:rPr>
      </w:pPr>
      <w:ins w:id="2679" w:author="Steve Maas" w:date="2014-07-24T18:40:00Z">
        <w:r>
          <w:rPr>
            <w:i/>
          </w:rPr>
          <w:t>Example:</w:t>
        </w:r>
      </w:ins>
    </w:p>
    <w:p w14:paraId="16D9EC26" w14:textId="77777777" w:rsidR="00884421" w:rsidRDefault="00884421" w:rsidP="00884421">
      <w:pPr>
        <w:rPr>
          <w:ins w:id="2680" w:author="Steve Maas" w:date="2014-07-24T18:40:00Z"/>
        </w:rPr>
      </w:pPr>
    </w:p>
    <w:p w14:paraId="414520E8" w14:textId="286FBA17" w:rsidR="00884421" w:rsidRDefault="00884421" w:rsidP="00884421">
      <w:pPr>
        <w:pStyle w:val="code"/>
        <w:rPr>
          <w:ins w:id="2681" w:author="Steve Maas" w:date="2014-07-24T18:40:00Z"/>
        </w:rPr>
      </w:pPr>
      <w:ins w:id="2682" w:author="Steve Maas" w:date="2014-07-24T18:40:00Z">
        <w:r>
          <w:t>&lt;material id="1" type="coupled Mooney-Rivlin"&gt;</w:t>
        </w:r>
      </w:ins>
    </w:p>
    <w:p w14:paraId="140C397A" w14:textId="18DB6EF8" w:rsidR="00884421" w:rsidRDefault="00884421" w:rsidP="00884421">
      <w:pPr>
        <w:pStyle w:val="code"/>
        <w:rPr>
          <w:ins w:id="2683" w:author="Steve Maas" w:date="2014-07-24T18:41:00Z"/>
        </w:rPr>
      </w:pPr>
      <w:ins w:id="2684" w:author="Steve Maas" w:date="2014-07-24T18:40:00Z">
        <w:r>
          <w:tab/>
          <w:t>&lt;</w:t>
        </w:r>
      </w:ins>
      <w:ins w:id="2685" w:author="Steve Maas" w:date="2014-07-24T18:41:00Z">
        <w:r>
          <w:t>c1</w:t>
        </w:r>
      </w:ins>
      <w:ins w:id="2686" w:author="Steve Maas" w:date="2014-07-24T18:40:00Z">
        <w:r>
          <w:t>&gt;10.0&lt;/</w:t>
        </w:r>
      </w:ins>
      <w:ins w:id="2687" w:author="Steve Maas" w:date="2014-07-24T18:41:00Z">
        <w:r>
          <w:t>c1</w:t>
        </w:r>
      </w:ins>
      <w:ins w:id="2688" w:author="Steve Maas" w:date="2014-07-24T18:40:00Z">
        <w:r>
          <w:t>&gt;</w:t>
        </w:r>
      </w:ins>
    </w:p>
    <w:p w14:paraId="353CCFC0" w14:textId="46B05C15" w:rsidR="00884421" w:rsidRDefault="00884421" w:rsidP="00884421">
      <w:pPr>
        <w:pStyle w:val="code"/>
        <w:rPr>
          <w:ins w:id="2689" w:author="Steve Maas" w:date="2014-07-24T18:40:00Z"/>
        </w:rPr>
      </w:pPr>
      <w:ins w:id="2690" w:author="Steve Maas" w:date="2014-07-24T18:41:00Z">
        <w:r>
          <w:tab/>
          <w:t>&lt;c2&gt;1.0&lt;/c2&gt;</w:t>
        </w:r>
      </w:ins>
    </w:p>
    <w:p w14:paraId="3405C4F4" w14:textId="57A60F12" w:rsidR="00884421" w:rsidRDefault="00884421" w:rsidP="00884421">
      <w:pPr>
        <w:pStyle w:val="code"/>
        <w:rPr>
          <w:ins w:id="2691" w:author="Steve Maas" w:date="2014-07-24T18:40:00Z"/>
        </w:rPr>
      </w:pPr>
      <w:ins w:id="2692" w:author="Steve Maas" w:date="2014-07-24T18:40:00Z">
        <w:r>
          <w:tab/>
          <w:t>&lt;</w:t>
        </w:r>
      </w:ins>
      <w:ins w:id="2693" w:author="Steve Maas" w:date="2014-07-24T18:41:00Z">
        <w:r>
          <w:t>k</w:t>
        </w:r>
      </w:ins>
      <w:ins w:id="2694" w:author="Steve Maas" w:date="2014-07-24T18:40:00Z">
        <w:r>
          <w:t>&gt;</w:t>
        </w:r>
      </w:ins>
      <w:ins w:id="2695" w:author="Steve Maas" w:date="2014-07-24T18:41:00Z">
        <w:r>
          <w:t>100</w:t>
        </w:r>
      </w:ins>
      <w:ins w:id="2696" w:author="Steve Maas" w:date="2014-07-24T18:40:00Z">
        <w:r>
          <w:t>.</w:t>
        </w:r>
      </w:ins>
      <w:ins w:id="2697" w:author="Steve Maas" w:date="2014-07-24T18:41:00Z">
        <w:r>
          <w:t>0</w:t>
        </w:r>
      </w:ins>
      <w:ins w:id="2698" w:author="Steve Maas" w:date="2014-07-24T18:40:00Z">
        <w:r>
          <w:t>&lt;/</w:t>
        </w:r>
      </w:ins>
      <w:ins w:id="2699" w:author="Steve Maas" w:date="2014-07-24T18:41:00Z">
        <w:r>
          <w:t>k</w:t>
        </w:r>
      </w:ins>
      <w:ins w:id="2700" w:author="Steve Maas" w:date="2014-07-24T18:40:00Z">
        <w:r>
          <w:t>&gt;</w:t>
        </w:r>
      </w:ins>
    </w:p>
    <w:p w14:paraId="5C6190FE" w14:textId="77777777" w:rsidR="00884421" w:rsidRDefault="00884421" w:rsidP="00884421">
      <w:pPr>
        <w:pStyle w:val="code"/>
        <w:rPr>
          <w:ins w:id="2701" w:author="Steve Maas" w:date="2014-07-24T18:40:00Z"/>
        </w:rPr>
      </w:pPr>
      <w:ins w:id="2702" w:author="Steve Maas" w:date="2014-07-24T18:40:00Z">
        <w:r>
          <w:t>&lt;/material&gt;</w:t>
        </w:r>
      </w:ins>
    </w:p>
    <w:p w14:paraId="26043DA3" w14:textId="77777777" w:rsidR="00884421" w:rsidRDefault="00884421" w:rsidP="00884421">
      <w:pPr>
        <w:pStyle w:val="code"/>
        <w:rPr>
          <w:ins w:id="2703" w:author="Steve Maas" w:date="2014-07-24T18:42:00Z"/>
        </w:rPr>
      </w:pPr>
    </w:p>
    <w:p w14:paraId="23932D85" w14:textId="77777777" w:rsidR="00884421" w:rsidRDefault="00884421">
      <w:pPr>
        <w:jc w:val="left"/>
        <w:rPr>
          <w:ins w:id="2704" w:author="Steve Maas" w:date="2014-07-24T18:42:00Z"/>
          <w:b/>
          <w:bCs/>
          <w:sz w:val="28"/>
          <w:szCs w:val="28"/>
        </w:rPr>
      </w:pPr>
      <w:ins w:id="2705" w:author="Steve Maas" w:date="2014-07-24T18:42:00Z">
        <w:r>
          <w:br w:type="page"/>
        </w:r>
      </w:ins>
    </w:p>
    <w:p w14:paraId="189D060D" w14:textId="66429676" w:rsidR="00884421" w:rsidRDefault="00884421">
      <w:pPr>
        <w:pStyle w:val="Heading4"/>
        <w:rPr>
          <w:ins w:id="2706" w:author="Steve Maas" w:date="2014-07-24T18:42:00Z"/>
        </w:rPr>
        <w:pPrChange w:id="2707" w:author="Steve Maas" w:date="2014-07-24T18:42:00Z">
          <w:pPr>
            <w:pStyle w:val="code"/>
          </w:pPr>
        </w:pPrChange>
      </w:pPr>
      <w:bookmarkStart w:id="2708" w:name="_Toc268297769"/>
      <w:ins w:id="2709" w:author="Steve Maas" w:date="2014-07-24T18:42:00Z">
        <w:r>
          <w:lastRenderedPageBreak/>
          <w:t>Coupled Veronda-Westmann</w:t>
        </w:r>
        <w:bookmarkEnd w:id="2708"/>
      </w:ins>
    </w:p>
    <w:p w14:paraId="273CE28B" w14:textId="3B3463B6" w:rsidR="00884421" w:rsidRDefault="00884421">
      <w:pPr>
        <w:rPr>
          <w:ins w:id="2710" w:author="Steve Maas" w:date="2014-07-24T18:42:00Z"/>
        </w:rPr>
        <w:pPrChange w:id="2711" w:author="Steve Maas" w:date="2014-07-24T18:42:00Z">
          <w:pPr>
            <w:pStyle w:val="code"/>
          </w:pPr>
        </w:pPrChange>
      </w:pPr>
      <w:ins w:id="2712"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713" w:author="Steve Maas" w:date="2014-07-24T18:43:00Z"/>
        </w:rPr>
        <w:pPrChange w:id="2714"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715" w:author="Steve Maas" w:date="2014-07-24T18:43:00Z"/>
        </w:trPr>
        <w:tc>
          <w:tcPr>
            <w:tcW w:w="1000" w:type="pct"/>
            <w:shd w:val="clear" w:color="auto" w:fill="auto"/>
          </w:tcPr>
          <w:p w14:paraId="798E80FE" w14:textId="77777777" w:rsidR="00884421" w:rsidRDefault="00884421" w:rsidP="006D6355">
            <w:pPr>
              <w:pStyle w:val="code"/>
              <w:rPr>
                <w:ins w:id="2716" w:author="Steve Maas" w:date="2014-07-24T18:43:00Z"/>
              </w:rPr>
            </w:pPr>
            <w:ins w:id="2717" w:author="Steve Maas" w:date="2014-07-24T18:43:00Z">
              <w:r>
                <w:t>&lt;c1&gt;</w:t>
              </w:r>
            </w:ins>
          </w:p>
        </w:tc>
        <w:tc>
          <w:tcPr>
            <w:tcW w:w="3147" w:type="pct"/>
            <w:shd w:val="clear" w:color="auto" w:fill="auto"/>
          </w:tcPr>
          <w:p w14:paraId="6AF78E4D" w14:textId="534492CD" w:rsidR="00884421" w:rsidRDefault="00884421" w:rsidP="006D6355">
            <w:pPr>
              <w:rPr>
                <w:ins w:id="2718" w:author="Steve Maas" w:date="2014-07-24T18:43:00Z"/>
              </w:rPr>
            </w:pPr>
            <w:ins w:id="2719" w:author="Steve Maas" w:date="2014-07-24T18:43:00Z">
              <w:r>
                <w:t>Veronda-Westmann c1 parameter</w:t>
              </w:r>
            </w:ins>
          </w:p>
        </w:tc>
        <w:tc>
          <w:tcPr>
            <w:tcW w:w="853" w:type="pct"/>
          </w:tcPr>
          <w:p w14:paraId="361B0DE5" w14:textId="77777777" w:rsidR="00884421" w:rsidRDefault="00884421" w:rsidP="006D6355">
            <w:pPr>
              <w:rPr>
                <w:ins w:id="2720" w:author="Steve Maas" w:date="2014-07-24T18:43:00Z"/>
              </w:rPr>
            </w:pPr>
            <w:ins w:id="2721" w:author="Steve Maas" w:date="2014-07-24T18:43:00Z">
              <w:r>
                <w:t>[</w:t>
              </w:r>
              <w:r>
                <w:rPr>
                  <w:b/>
                </w:rPr>
                <w:t>P</w:t>
              </w:r>
              <w:r>
                <w:t>]</w:t>
              </w:r>
            </w:ins>
          </w:p>
        </w:tc>
      </w:tr>
      <w:tr w:rsidR="00884421" w14:paraId="30D8DCDD" w14:textId="77777777" w:rsidTr="006D6355">
        <w:trPr>
          <w:ins w:id="2722" w:author="Steve Maas" w:date="2014-07-24T18:43:00Z"/>
        </w:trPr>
        <w:tc>
          <w:tcPr>
            <w:tcW w:w="1000" w:type="pct"/>
            <w:shd w:val="clear" w:color="auto" w:fill="auto"/>
          </w:tcPr>
          <w:p w14:paraId="1F5AFBC2" w14:textId="77777777" w:rsidR="00884421" w:rsidRDefault="00884421" w:rsidP="006D6355">
            <w:pPr>
              <w:pStyle w:val="code"/>
              <w:rPr>
                <w:ins w:id="2723" w:author="Steve Maas" w:date="2014-07-24T18:43:00Z"/>
              </w:rPr>
            </w:pPr>
            <w:ins w:id="2724" w:author="Steve Maas" w:date="2014-07-24T18:43:00Z">
              <w:r>
                <w:t>&lt;c2&gt;</w:t>
              </w:r>
            </w:ins>
          </w:p>
        </w:tc>
        <w:tc>
          <w:tcPr>
            <w:tcW w:w="3147" w:type="pct"/>
            <w:shd w:val="clear" w:color="auto" w:fill="auto"/>
          </w:tcPr>
          <w:p w14:paraId="0078FCE6" w14:textId="0E12410E" w:rsidR="00884421" w:rsidRDefault="00884421" w:rsidP="006D6355">
            <w:pPr>
              <w:rPr>
                <w:ins w:id="2725" w:author="Steve Maas" w:date="2014-07-24T18:43:00Z"/>
              </w:rPr>
            </w:pPr>
            <w:ins w:id="2726" w:author="Steve Maas" w:date="2014-07-24T18:43:00Z">
              <w:r>
                <w:t>Veronda-Westmann c2 parameter</w:t>
              </w:r>
            </w:ins>
          </w:p>
        </w:tc>
        <w:tc>
          <w:tcPr>
            <w:tcW w:w="853" w:type="pct"/>
          </w:tcPr>
          <w:p w14:paraId="3C8AB89B" w14:textId="77777777" w:rsidR="00884421" w:rsidRDefault="00884421" w:rsidP="006D6355">
            <w:pPr>
              <w:rPr>
                <w:ins w:id="2727" w:author="Steve Maas" w:date="2014-07-24T18:43:00Z"/>
              </w:rPr>
            </w:pPr>
            <w:ins w:id="2728" w:author="Steve Maas" w:date="2014-07-24T18:43:00Z">
              <w:r>
                <w:t>[</w:t>
              </w:r>
              <w:r>
                <w:rPr>
                  <w:b/>
                </w:rPr>
                <w:t>P</w:t>
              </w:r>
              <w:r>
                <w:t>]</w:t>
              </w:r>
            </w:ins>
          </w:p>
        </w:tc>
      </w:tr>
      <w:tr w:rsidR="00884421" w14:paraId="20A0B379" w14:textId="77777777" w:rsidTr="006D6355">
        <w:trPr>
          <w:ins w:id="2729" w:author="Steve Maas" w:date="2014-07-24T18:43:00Z"/>
        </w:trPr>
        <w:tc>
          <w:tcPr>
            <w:tcW w:w="1000" w:type="pct"/>
            <w:shd w:val="clear" w:color="auto" w:fill="auto"/>
          </w:tcPr>
          <w:p w14:paraId="0A9DE554" w14:textId="77777777" w:rsidR="00884421" w:rsidRDefault="00884421" w:rsidP="006D6355">
            <w:pPr>
              <w:pStyle w:val="code"/>
              <w:rPr>
                <w:ins w:id="2730" w:author="Steve Maas" w:date="2014-07-24T18:43:00Z"/>
              </w:rPr>
            </w:pPr>
            <w:ins w:id="2731" w:author="Steve Maas" w:date="2014-07-24T18:43:00Z">
              <w:r>
                <w:t>k</w:t>
              </w:r>
            </w:ins>
          </w:p>
        </w:tc>
        <w:tc>
          <w:tcPr>
            <w:tcW w:w="3147" w:type="pct"/>
            <w:shd w:val="clear" w:color="auto" w:fill="auto"/>
          </w:tcPr>
          <w:p w14:paraId="66736F3A" w14:textId="77777777" w:rsidR="00884421" w:rsidRDefault="00884421" w:rsidP="006D6355">
            <w:pPr>
              <w:rPr>
                <w:ins w:id="2732" w:author="Steve Maas" w:date="2014-07-24T18:43:00Z"/>
              </w:rPr>
            </w:pPr>
            <w:ins w:id="2733" w:author="Steve Maas" w:date="2014-07-24T18:43:00Z">
              <w:r>
                <w:t>“Bulk-modulus”</w:t>
              </w:r>
            </w:ins>
          </w:p>
        </w:tc>
        <w:tc>
          <w:tcPr>
            <w:tcW w:w="853" w:type="pct"/>
          </w:tcPr>
          <w:p w14:paraId="757EE83F" w14:textId="77777777" w:rsidR="00884421" w:rsidRPr="002C52C4" w:rsidRDefault="00884421" w:rsidP="006D6355">
            <w:pPr>
              <w:rPr>
                <w:ins w:id="2734" w:author="Steve Maas" w:date="2014-07-24T18:43:00Z"/>
              </w:rPr>
            </w:pPr>
            <w:ins w:id="2735" w:author="Steve Maas" w:date="2014-07-24T18:43:00Z">
              <w:r>
                <w:t>[</w:t>
              </w:r>
              <w:r>
                <w:rPr>
                  <w:b/>
                </w:rPr>
                <w:t>P</w:t>
              </w:r>
              <w:r>
                <w:t>]</w:t>
              </w:r>
            </w:ins>
          </w:p>
        </w:tc>
      </w:tr>
    </w:tbl>
    <w:p w14:paraId="63E21BD3" w14:textId="77777777" w:rsidR="00884421" w:rsidRPr="00884421" w:rsidRDefault="00884421">
      <w:pPr>
        <w:rPr>
          <w:ins w:id="2736" w:author="Steve Maas" w:date="2014-07-24T18:40:00Z"/>
        </w:rPr>
        <w:pPrChange w:id="2737" w:author="Steve Maas" w:date="2014-07-24T18:42:00Z">
          <w:pPr>
            <w:pStyle w:val="code"/>
          </w:pPr>
        </w:pPrChange>
      </w:pPr>
    </w:p>
    <w:p w14:paraId="0B155F5E" w14:textId="28DCF6D0" w:rsidR="00884421" w:rsidRDefault="00884421">
      <w:pPr>
        <w:rPr>
          <w:ins w:id="2738" w:author="Steve Maas" w:date="2014-07-24T18:43:00Z"/>
        </w:rPr>
        <w:pPrChange w:id="2739" w:author="Steve Maas" w:date="2014-07-24T18:40:00Z">
          <w:pPr>
            <w:pStyle w:val="MTDisplayEquation"/>
          </w:pPr>
        </w:pPrChange>
      </w:pPr>
      <w:ins w:id="2740"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741" w:author="Steve Maas" w:date="2014-07-24T18:44:00Z"/>
        </w:rPr>
        <w:pPrChange w:id="2742" w:author="Steve Maas" w:date="2014-07-24T18:40:00Z">
          <w:pPr>
            <w:pStyle w:val="MTDisplayEquation"/>
          </w:pPr>
        </w:pPrChange>
      </w:pPr>
    </w:p>
    <w:p w14:paraId="7888144A" w14:textId="27A61B3A" w:rsidR="00884421" w:rsidRPr="00884421" w:rsidRDefault="00884421">
      <w:pPr>
        <w:pStyle w:val="MTDisplayEquation"/>
        <w:rPr>
          <w:ins w:id="2743" w:author="Steve Maas" w:date="2014-07-24T18:40:00Z"/>
        </w:rPr>
      </w:pPr>
      <w:ins w:id="2744" w:author="Steve Maas" w:date="2014-07-24T18:44:00Z">
        <w:r>
          <w:tab/>
        </w:r>
      </w:ins>
      <w:ins w:id="2745" w:author="Steve Maas" w:date="2014-07-24T18:44:00Z">
        <w:r w:rsidRPr="00F11BA7">
          <w:rPr>
            <w:position w:val="-24"/>
          </w:rPr>
          <w:object w:dxaOrig="4220" w:dyaOrig="620" w14:anchorId="0832D6A5">
            <v:shape id="_x0000_i1386" type="#_x0000_t75" style="width:211.35pt;height:31.35pt" o:ole="">
              <v:imagedata r:id="rId753" o:title=""/>
            </v:shape>
            <o:OLEObject Type="Embed" ProgID="Equation.DSMT4" ShapeID="_x0000_i1386" DrawAspect="Content" ObjectID="_1342183683" r:id="rId754"/>
          </w:object>
        </w:r>
      </w:ins>
      <w:ins w:id="2746" w:author="Steve Maas" w:date="2014-07-24T18:44:00Z">
        <w:r>
          <w:t xml:space="preserve"> </w:t>
        </w:r>
      </w:ins>
    </w:p>
    <w:p w14:paraId="38B53D72" w14:textId="77777777" w:rsidR="00884421" w:rsidRDefault="00884421" w:rsidP="006A0BC1">
      <w:pPr>
        <w:rPr>
          <w:ins w:id="2747" w:author="Steve Maas" w:date="2014-07-24T18:44:00Z"/>
        </w:rPr>
      </w:pPr>
    </w:p>
    <w:p w14:paraId="00DAB588" w14:textId="77777777" w:rsidR="00884421" w:rsidRDefault="00884421" w:rsidP="00884421">
      <w:pPr>
        <w:pStyle w:val="MTDisplayEquation"/>
        <w:rPr>
          <w:ins w:id="2748" w:author="Steve Maas" w:date="2014-07-24T18:44:00Z"/>
        </w:rPr>
      </w:pPr>
      <w:ins w:id="2749" w:author="Steve Maas" w:date="2014-07-24T18:44:00Z">
        <w:r>
          <w:t xml:space="preserve">Here, </w:t>
        </w:r>
      </w:ins>
      <w:ins w:id="2750" w:author="Steve Maas" w:date="2014-07-24T18:44:00Z">
        <w:r w:rsidRPr="00AF2221">
          <w:rPr>
            <w:position w:val="-12"/>
          </w:rPr>
          <w:object w:dxaOrig="220" w:dyaOrig="360" w14:anchorId="1C030CDE">
            <v:shape id="_x0000_i1387" type="#_x0000_t75" style="width:10.65pt;height:18pt" o:ole="">
              <v:imagedata r:id="rId755" o:title=""/>
            </v:shape>
            <o:OLEObject Type="Embed" ProgID="Equation.DSMT4" ShapeID="_x0000_i1387" DrawAspect="Content" ObjectID="_1342183684" r:id="rId756"/>
          </w:object>
        </w:r>
      </w:ins>
      <w:ins w:id="2751" w:author="Steve Maas" w:date="2014-07-24T18:44:00Z">
        <w:r>
          <w:t xml:space="preserve"> and </w:t>
        </w:r>
      </w:ins>
      <w:ins w:id="2752" w:author="Steve Maas" w:date="2014-07-24T18:44:00Z">
        <w:r w:rsidRPr="00AF2221">
          <w:rPr>
            <w:position w:val="-12"/>
          </w:rPr>
          <w:object w:dxaOrig="240" w:dyaOrig="360" w14:anchorId="3C115AF1">
            <v:shape id="_x0000_i1388" type="#_x0000_t75" style="width:12pt;height:18pt" o:ole="">
              <v:imagedata r:id="rId757" o:title=""/>
            </v:shape>
            <o:OLEObject Type="Embed" ProgID="Equation.DSMT4" ShapeID="_x0000_i1388" DrawAspect="Content" ObjectID="_1342183685" r:id="rId758"/>
          </w:object>
        </w:r>
      </w:ins>
      <w:ins w:id="2753"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754" w:author="Steve Maas" w:date="2014-07-24T18:44:00Z"/>
        </w:rPr>
      </w:pPr>
    </w:p>
    <w:p w14:paraId="0EBD62AE" w14:textId="73E9143C" w:rsidR="00884421" w:rsidRDefault="00884421" w:rsidP="00884421">
      <w:pPr>
        <w:pStyle w:val="MTDisplayEquation"/>
        <w:rPr>
          <w:ins w:id="2755" w:author="Steve Maas" w:date="2014-07-24T18:44:00Z"/>
        </w:rPr>
      </w:pPr>
      <w:ins w:id="2756"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757" w:author="Steve Maas" w:date="2014-07-24T18:44:00Z">
        <w:r>
          <w:fldChar w:fldCharType="separate"/>
        </w:r>
      </w:ins>
      <w:ins w:id="2758" w:author="Gerard" w:date="2014-07-29T23:58:00Z">
        <w:r w:rsidR="001B13CD">
          <w:t xml:space="preserve">4.1.2.7. </w:t>
        </w:r>
      </w:ins>
      <w:ins w:id="2759" w:author="Steve Maas" w:date="2014-07-24T18:45:00Z">
        <w:del w:id="2760" w:author="Gerard" w:date="2014-07-29T23:58:00Z">
          <w:r w:rsidDel="001B13CD">
            <w:fldChar w:fldCharType="begin"/>
          </w:r>
          <w:r w:rsidDel="001B13CD">
            <w:delInstrText xml:space="preserve"> REF _Ref393990843 \r \h </w:delInstrText>
          </w:r>
        </w:del>
      </w:ins>
      <w:del w:id="2761" w:author="Gerard" w:date="2014-07-29T23:58:00Z">
        <w:r w:rsidDel="001B13CD">
          <w:fldChar w:fldCharType="separate"/>
        </w:r>
      </w:del>
      <w:ins w:id="2762" w:author="Gerard" w:date="2014-07-29T23:58:00Z">
        <w:r w:rsidR="001B13CD">
          <w:t xml:space="preserve">4.1.2.15. </w:t>
        </w:r>
      </w:ins>
      <w:ins w:id="2763" w:author="Steve Maas" w:date="2014-07-24T18:45:00Z">
        <w:del w:id="2764" w:author="Gerard" w:date="2014-07-29T23:58:00Z">
          <w:r w:rsidDel="001B13CD">
            <w:delText xml:space="preserve">4.1.2.15.. </w:delText>
          </w:r>
          <w:r w:rsidDel="001B13CD">
            <w:fldChar w:fldCharType="end"/>
          </w:r>
        </w:del>
      </w:ins>
      <w:ins w:id="2765" w:author="Steve Maas" w:date="2014-07-24T18:44:00Z">
        <w:del w:id="2766" w:author="Gerard" w:date="2014-07-29T23:58:00Z">
          <w:r w:rsidDel="001B13CD">
            <w:delText xml:space="preserve"> </w:delText>
          </w:r>
        </w:del>
        <w:r>
          <w:fldChar w:fldCharType="end"/>
        </w:r>
      </w:ins>
    </w:p>
    <w:p w14:paraId="127F76DE" w14:textId="77777777" w:rsidR="00884421" w:rsidRPr="008234BB" w:rsidRDefault="00884421" w:rsidP="00884421">
      <w:pPr>
        <w:rPr>
          <w:ins w:id="2767" w:author="Steve Maas" w:date="2014-07-24T18:44:00Z"/>
        </w:rPr>
      </w:pPr>
    </w:p>
    <w:p w14:paraId="3EFFEB54" w14:textId="77777777" w:rsidR="00884421" w:rsidRDefault="00884421" w:rsidP="00884421">
      <w:pPr>
        <w:rPr>
          <w:ins w:id="2768" w:author="Steve Maas" w:date="2014-07-24T18:44:00Z"/>
        </w:rPr>
      </w:pPr>
      <w:ins w:id="2769" w:author="Steve Maas" w:date="2014-07-24T18:44:00Z">
        <w:r>
          <w:rPr>
            <w:i/>
          </w:rPr>
          <w:t>Example:</w:t>
        </w:r>
      </w:ins>
    </w:p>
    <w:p w14:paraId="7AF3D6B2" w14:textId="77777777" w:rsidR="00884421" w:rsidRDefault="00884421" w:rsidP="00884421">
      <w:pPr>
        <w:rPr>
          <w:ins w:id="2770" w:author="Steve Maas" w:date="2014-07-24T18:44:00Z"/>
        </w:rPr>
      </w:pPr>
    </w:p>
    <w:p w14:paraId="77805B0E" w14:textId="2059E406" w:rsidR="00884421" w:rsidRDefault="00884421" w:rsidP="00884421">
      <w:pPr>
        <w:pStyle w:val="code"/>
        <w:rPr>
          <w:ins w:id="2771" w:author="Steve Maas" w:date="2014-07-24T18:44:00Z"/>
        </w:rPr>
      </w:pPr>
      <w:ins w:id="2772" w:author="Steve Maas" w:date="2014-07-24T18:44:00Z">
        <w:r>
          <w:t xml:space="preserve">&lt;material id="1" type="coupled </w:t>
        </w:r>
      </w:ins>
      <w:ins w:id="2773" w:author="Steve Maas" w:date="2014-07-24T18:45:00Z">
        <w:r>
          <w:t>Veronda-Westmann</w:t>
        </w:r>
      </w:ins>
      <w:ins w:id="2774" w:author="Steve Maas" w:date="2014-07-24T18:44:00Z">
        <w:r>
          <w:t>"&gt;</w:t>
        </w:r>
      </w:ins>
    </w:p>
    <w:p w14:paraId="1232139C" w14:textId="77777777" w:rsidR="00884421" w:rsidRDefault="00884421" w:rsidP="00884421">
      <w:pPr>
        <w:pStyle w:val="code"/>
        <w:rPr>
          <w:ins w:id="2775" w:author="Steve Maas" w:date="2014-07-24T18:44:00Z"/>
        </w:rPr>
      </w:pPr>
      <w:ins w:id="2776" w:author="Steve Maas" w:date="2014-07-24T18:44:00Z">
        <w:r>
          <w:tab/>
          <w:t>&lt;c1&gt;10.0&lt;/c1&gt;</w:t>
        </w:r>
      </w:ins>
    </w:p>
    <w:p w14:paraId="26271453" w14:textId="77777777" w:rsidR="00884421" w:rsidRDefault="00884421" w:rsidP="00884421">
      <w:pPr>
        <w:pStyle w:val="code"/>
        <w:rPr>
          <w:ins w:id="2777" w:author="Steve Maas" w:date="2014-07-24T18:44:00Z"/>
        </w:rPr>
      </w:pPr>
      <w:ins w:id="2778" w:author="Steve Maas" w:date="2014-07-24T18:44:00Z">
        <w:r>
          <w:tab/>
          <w:t>&lt;c2&gt;1.0&lt;/c2&gt;</w:t>
        </w:r>
      </w:ins>
    </w:p>
    <w:p w14:paraId="44438706" w14:textId="77777777" w:rsidR="00884421" w:rsidRDefault="00884421" w:rsidP="00884421">
      <w:pPr>
        <w:pStyle w:val="code"/>
        <w:rPr>
          <w:ins w:id="2779" w:author="Steve Maas" w:date="2014-07-24T18:44:00Z"/>
        </w:rPr>
      </w:pPr>
      <w:ins w:id="2780" w:author="Steve Maas" w:date="2014-07-24T18:44:00Z">
        <w:r>
          <w:tab/>
          <w:t>&lt;k&gt;100.0&lt;/k&gt;</w:t>
        </w:r>
      </w:ins>
    </w:p>
    <w:p w14:paraId="6D9FC6F8" w14:textId="77777777" w:rsidR="00884421" w:rsidRDefault="00884421" w:rsidP="00884421">
      <w:pPr>
        <w:pStyle w:val="code"/>
        <w:rPr>
          <w:ins w:id="2781" w:author="Steve Maas" w:date="2014-07-24T18:44:00Z"/>
        </w:rPr>
      </w:pPr>
      <w:ins w:id="2782" w:author="Steve Maas" w:date="2014-07-24T18:44:00Z">
        <w:r>
          <w:t>&lt;/material&gt;</w:t>
        </w:r>
      </w:ins>
    </w:p>
    <w:p w14:paraId="25A11779" w14:textId="77777777" w:rsidR="00884421" w:rsidRDefault="00884421" w:rsidP="00884421">
      <w:pPr>
        <w:pStyle w:val="code"/>
        <w:rPr>
          <w:ins w:id="2783"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784" w:name="_Ref173929713"/>
      <w:bookmarkStart w:id="2785" w:name="_Toc268297770"/>
      <w:r>
        <w:lastRenderedPageBreak/>
        <w:t>Ogden Unconstrained</w:t>
      </w:r>
      <w:bookmarkEnd w:id="2784"/>
      <w:bookmarkEnd w:id="2785"/>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89" type="#_x0000_t75" style="width:314pt;height:34.65pt" o:ole="">
            <v:imagedata r:id="rId759" o:title=""/>
          </v:shape>
          <o:OLEObject Type="Embed" ProgID="Equation.DSMT4" ShapeID="_x0000_i1389" DrawAspect="Content" ObjectID="_1342183686" r:id="rId760"/>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90" type="#_x0000_t75" style="width:14pt;height:19.35pt" o:ole="">
            <v:imagedata r:id="rId761" o:title=""/>
          </v:shape>
          <o:OLEObject Type="Embed" ProgID="Equation.DSMT4" ShapeID="_x0000_i1390" DrawAspect="Content" ObjectID="_1342183687" r:id="rId762"/>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91" type="#_x0000_t75" style="width:14pt;height:19.35pt" o:ole="">
            <v:imagedata r:id="rId763" o:title=""/>
          </v:shape>
          <o:OLEObject Type="Embed" ProgID="Equation.DSMT4" ShapeID="_x0000_i1391" DrawAspect="Content" ObjectID="_1342183688" r:id="rId764"/>
        </w:object>
      </w:r>
      <w:r>
        <w:t xml:space="preserve">, </w:t>
      </w:r>
      <w:r w:rsidR="00AF2221" w:rsidRPr="00AF2221">
        <w:rPr>
          <w:position w:val="-12"/>
        </w:rPr>
        <w:object w:dxaOrig="220" w:dyaOrig="360" w14:anchorId="6DA9E4D7">
          <v:shape id="_x0000_i1392" type="#_x0000_t75" style="width:10.65pt;height:18pt" o:ole="">
            <v:imagedata r:id="rId765" o:title=""/>
          </v:shape>
          <o:OLEObject Type="Embed" ProgID="Equation.DSMT4" ShapeID="_x0000_i1392" DrawAspect="Content" ObjectID="_1342183689" r:id="rId766"/>
        </w:object>
      </w:r>
      <w:r w:rsidR="00A62945">
        <w:t xml:space="preserve"> </w:t>
      </w:r>
      <w:r>
        <w:t xml:space="preserve">and </w:t>
      </w:r>
      <w:r w:rsidR="00AF2221" w:rsidRPr="00AF2221">
        <w:rPr>
          <w:position w:val="-12"/>
        </w:rPr>
        <w:object w:dxaOrig="279" w:dyaOrig="360" w14:anchorId="416635F0">
          <v:shape id="_x0000_i1393" type="#_x0000_t75" style="width:14pt;height:18pt" o:ole="">
            <v:imagedata r:id="rId767" o:title=""/>
          </v:shape>
          <o:OLEObject Type="Embed" ProgID="Equation.DSMT4" ShapeID="_x0000_i1393" DrawAspect="Content" ObjectID="_1342183690" r:id="rId768"/>
        </w:object>
      </w:r>
      <w:r>
        <w:t xml:space="preserve">are material coefficients and </w:t>
      </w:r>
      <w:r w:rsidR="00AF2221" w:rsidRPr="00AF2221">
        <w:rPr>
          <w:position w:val="-6"/>
        </w:rPr>
        <w:object w:dxaOrig="279" w:dyaOrig="279" w14:anchorId="7E0C2E8C">
          <v:shape id="_x0000_i1394" type="#_x0000_t75" style="width:14pt;height:14pt" o:ole="">
            <v:imagedata r:id="rId769" o:title=""/>
          </v:shape>
          <o:OLEObject Type="Embed" ProgID="Equation.DSMT4" ShapeID="_x0000_i1394" DrawAspect="Content" ObjectID="_1342183691" r:id="rId770"/>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786" w:name="_Ref167525452"/>
    </w:p>
    <w:p w14:paraId="09C7EB17" w14:textId="77777777" w:rsidR="00F304F2" w:rsidRDefault="00F304F2" w:rsidP="007E6082">
      <w:pPr>
        <w:pStyle w:val="Heading4"/>
      </w:pPr>
      <w:bookmarkStart w:id="2787" w:name="_Toc268297771"/>
      <w:r>
        <w:lastRenderedPageBreak/>
        <w:t>Perfect Osmometer Equilibrium Osmotic Pressure</w:t>
      </w:r>
      <w:bookmarkEnd w:id="2787"/>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788" w:author="Gerard" w:date="2014-07-29T23:58:00Z">
        <w:r w:rsidR="001B13CD">
          <w:t xml:space="preserve">4.1.3.17. </w:t>
        </w:r>
      </w:ins>
      <w:del w:id="2789"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95" type="#_x0000_t75" style="width:16.65pt;height:19.35pt" o:ole="">
                  <v:imagedata r:id="rId771" o:title=""/>
                </v:shape>
                <o:OLEObject Type="Embed" ProgID="Equation.DSMT4" ShapeID="_x0000_i1395" DrawAspect="Content" ObjectID="_1342183692" r:id="rId772"/>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96" type="#_x0000_t75" style="width:12pt;height:18pt" o:ole="">
                  <v:imagedata r:id="rId773" o:title=""/>
                </v:shape>
                <o:OLEObject Type="Embed" ProgID="Equation.DSMT4" ShapeID="_x0000_i1396" DrawAspect="Content" ObjectID="_1342183693" r:id="rId774"/>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97" type="#_x0000_t75" style="width:14pt;height:16.65pt" o:ole="">
                  <v:imagedata r:id="rId775" o:title=""/>
                </v:shape>
                <o:OLEObject Type="Embed" ProgID="Equation.DSMT4" ShapeID="_x0000_i1397" DrawAspect="Content" ObjectID="_1342183694" r:id="rId776"/>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98" type="#_x0000_t75" style="width:42.65pt;height:14pt" o:ole="">
            <v:imagedata r:id="rId777" o:title=""/>
          </v:shape>
          <o:OLEObject Type="Embed" ProgID="Equation.DSMT4" ShapeID="_x0000_i1398" DrawAspect="Content" ObjectID="_1342183695" r:id="rId778"/>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99" type="#_x0000_t75" style="width:10.65pt;height:10.65pt" o:ole="">
            <v:imagedata r:id="rId779" o:title=""/>
          </v:shape>
          <o:OLEObject Type="Embed" ProgID="Equation.DSMT4" ShapeID="_x0000_i1399" DrawAspect="Content" ObjectID="_1342183696" r:id="rId780"/>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400" type="#_x0000_t75" style="width:79.35pt;height:22pt" o:ole="">
            <v:imagedata r:id="rId781" o:title=""/>
          </v:shape>
          <o:OLEObject Type="Embed" ProgID="Equation.DSMT4" ShapeID="_x0000_i1400" DrawAspect="Content" ObjectID="_1342183697" r:id="rId782"/>
        </w:object>
      </w:r>
      <w:r>
        <w:t>.</w:t>
      </w:r>
    </w:p>
    <w:p w14:paraId="6C920C73" w14:textId="117D6F7F" w:rsidR="00F304F2" w:rsidRDefault="00AF2221" w:rsidP="00F304F2">
      <w:r w:rsidRPr="00AF2221">
        <w:rPr>
          <w:position w:val="-6"/>
        </w:rPr>
        <w:object w:dxaOrig="220" w:dyaOrig="260" w14:anchorId="3A4894C7">
          <v:shape id="_x0000_i1401" type="#_x0000_t75" style="width:10.65pt;height:13.35pt" o:ole="">
            <v:imagedata r:id="rId783" o:title=""/>
          </v:shape>
          <o:OLEObject Type="Embed" ProgID="Equation.DSMT4" ShapeID="_x0000_i1401" DrawAspect="Content" ObjectID="_1342183698" r:id="rId784"/>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402" type="#_x0000_t75" style="width:80.65pt;height:36.65pt" o:ole="">
            <v:imagedata r:id="rId785" o:title=""/>
          </v:shape>
          <o:OLEObject Type="Embed" ProgID="Equation.DSMT4" ShapeID="_x0000_i1402" DrawAspect="Content" ObjectID="_1342183699" r:id="rId786"/>
        </w:object>
      </w:r>
    </w:p>
    <w:p w14:paraId="7660768C" w14:textId="4673B2C9" w:rsidR="00F304F2" w:rsidRDefault="00F304F2" w:rsidP="00F304F2">
      <w:r>
        <w:t xml:space="preserve">where </w:t>
      </w:r>
      <w:r w:rsidR="00AF2221" w:rsidRPr="00AF2221">
        <w:rPr>
          <w:position w:val="-6"/>
        </w:rPr>
        <w:object w:dxaOrig="940" w:dyaOrig="279" w14:anchorId="2BA5F052">
          <v:shape id="_x0000_i1403" type="#_x0000_t75" style="width:48pt;height:14pt" o:ole="">
            <v:imagedata r:id="rId787" o:title=""/>
          </v:shape>
          <o:OLEObject Type="Embed" ProgID="Equation.DSMT4" ShapeID="_x0000_i1403" DrawAspect="Content" ObjectID="_1342183700" r:id="rId788"/>
        </w:object>
      </w:r>
      <w:r>
        <w:t xml:space="preserve"> is the relative volume.  The values of the universal gas constant </w:t>
      </w:r>
      <w:r w:rsidR="00AF2221" w:rsidRPr="00AF2221">
        <w:rPr>
          <w:position w:val="-4"/>
        </w:rPr>
        <w:object w:dxaOrig="240" w:dyaOrig="260" w14:anchorId="521616FA">
          <v:shape id="_x0000_i1404" type="#_x0000_t75" style="width:12pt;height:13.35pt" o:ole="">
            <v:imagedata r:id="rId789" o:title=""/>
          </v:shape>
          <o:OLEObject Type="Embed" ProgID="Equation.DSMT4" ShapeID="_x0000_i1404" DrawAspect="Content" ObjectID="_1342183701" r:id="rId790"/>
        </w:object>
      </w:r>
      <w:r>
        <w:t xml:space="preserve"> and absolute temperature </w:t>
      </w:r>
      <w:r w:rsidR="00AF2221" w:rsidRPr="00AF2221">
        <w:rPr>
          <w:position w:val="-4"/>
        </w:rPr>
        <w:object w:dxaOrig="220" w:dyaOrig="260" w14:anchorId="10555E2B">
          <v:shape id="_x0000_i1405" type="#_x0000_t75" style="width:10.65pt;height:13.35pt" o:ole="">
            <v:imagedata r:id="rId791" o:title=""/>
          </v:shape>
          <o:OLEObject Type="Embed" ProgID="Equation.DSMT4" ShapeID="_x0000_i1405" DrawAspect="Content" ObjectID="_1342183702" r:id="rId792"/>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790" w:name="_Ref173928732"/>
      <w:bookmarkStart w:id="2791" w:name="_Ref173928733"/>
      <w:bookmarkStart w:id="2792" w:name="_Ref173928734"/>
      <w:bookmarkStart w:id="2793" w:name="_Ref173928735"/>
      <w:bookmarkStart w:id="2794" w:name="_Toc268297772"/>
      <w:r>
        <w:lastRenderedPageBreak/>
        <w:t>Solid Mixture</w:t>
      </w:r>
      <w:bookmarkEnd w:id="2786"/>
      <w:bookmarkEnd w:id="2790"/>
      <w:bookmarkEnd w:id="2791"/>
      <w:bookmarkEnd w:id="2792"/>
      <w:bookmarkEnd w:id="2793"/>
      <w:bookmarkEnd w:id="2794"/>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795" w:name="_Toc268297773"/>
      <w:r>
        <w:lastRenderedPageBreak/>
        <w:t>Spherical</w:t>
      </w:r>
      <w:r w:rsidRPr="0097532C">
        <w:t xml:space="preserve"> Fiber Distribution</w:t>
      </w:r>
      <w:bookmarkEnd w:id="279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796" w:author="Gerard" w:date="2014-07-29T23:58:00Z">
        <w:r w:rsidR="001B13CD">
          <w:t xml:space="preserve">4.1.3.17. </w:t>
        </w:r>
      </w:ins>
      <w:del w:id="2797"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406" type="#_x0000_t75" style="width:12pt;height:10.65pt" o:ole="">
                  <v:imagedata r:id="rId793" o:title=""/>
                </v:shape>
                <o:OLEObject Type="Embed" ProgID="Equation.DSMT4" ShapeID="_x0000_i1406" DrawAspect="Content" ObjectID="_1342183703" r:id="rId794"/>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407" type="#_x0000_t75" style="width:12pt;height:16.65pt" o:ole="">
                  <v:imagedata r:id="rId795" o:title=""/>
                </v:shape>
                <o:OLEObject Type="Embed" ProgID="Equation.DSMT4" ShapeID="_x0000_i1407" DrawAspect="Content" ObjectID="_1342183704" r:id="rId796"/>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408" type="#_x0000_t75" style="width:10pt;height:16.65pt" o:ole="">
                  <v:imagedata r:id="rId797" o:title=""/>
                </v:shape>
                <o:OLEObject Type="Embed" ProgID="Equation.DSMT4" ShapeID="_x0000_i1408" DrawAspect="Content" ObjectID="_1342183705" r:id="rId798"/>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409" type="#_x0000_t75" style="width:182pt;height:26.65pt" o:ole="">
            <v:imagedata r:id="rId799" o:title=""/>
          </v:shape>
          <o:OLEObject Type="Embed" ProgID="Equation.DSMT4" ShapeID="_x0000_i1409" DrawAspect="Content" ObjectID="_1342183706" r:id="rId800"/>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410" type="#_x0000_t75" style="width:87.35pt;height:19.35pt" o:ole="">
            <v:imagedata r:id="rId801" o:title=""/>
          </v:shape>
          <o:OLEObject Type="Embed" ProgID="Equation.DSMT4" ShapeID="_x0000_i1410" DrawAspect="Content" ObjectID="_1342183707" r:id="rId802"/>
        </w:object>
      </w:r>
      <w:r>
        <w:t xml:space="preserve"> is the square of the fiber stretch </w:t>
      </w:r>
      <w:r w:rsidR="00AF2221" w:rsidRPr="00AF2221">
        <w:rPr>
          <w:position w:val="-12"/>
        </w:rPr>
        <w:object w:dxaOrig="279" w:dyaOrig="360" w14:anchorId="51724A14">
          <v:shape id="_x0000_i1411" type="#_x0000_t75" style="width:14pt;height:18pt" o:ole="">
            <v:imagedata r:id="rId803" o:title=""/>
          </v:shape>
          <o:OLEObject Type="Embed" ProgID="Equation.DSMT4" ShapeID="_x0000_i1411" DrawAspect="Content" ObjectID="_1342183708" r:id="rId804"/>
        </w:object>
      </w:r>
      <w:r>
        <w:t xml:space="preserve">, </w:t>
      </w:r>
      <w:r w:rsidR="00AF2221" w:rsidRPr="00AF2221">
        <w:rPr>
          <w:position w:val="-6"/>
        </w:rPr>
        <w:object w:dxaOrig="260" w:dyaOrig="279" w14:anchorId="1CD76145">
          <v:shape id="_x0000_i1412" type="#_x0000_t75" style="width:13.35pt;height:14pt" o:ole="">
            <v:imagedata r:id="rId805" o:title=""/>
          </v:shape>
          <o:OLEObject Type="Embed" ProgID="Equation.DSMT4" ShapeID="_x0000_i1412" DrawAspect="Content" ObjectID="_1342183709" r:id="rId806"/>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413" type="#_x0000_t75" style="width:31.35pt;height:19.35pt" o:ole="">
            <v:imagedata r:id="rId807" o:title=""/>
          </v:shape>
          <o:OLEObject Type="Embed" ProgID="Equation.DSMT4" ShapeID="_x0000_i1413" DrawAspect="Content" ObjectID="_1342183710" r:id="rId808"/>
        </w:object>
      </w:r>
      <w:r>
        <w:t xml:space="preserve">, </w:t>
      </w:r>
      <w:r w:rsidR="00AF2221" w:rsidRPr="00AF2221">
        <w:rPr>
          <w:position w:val="-12"/>
        </w:rPr>
        <w:object w:dxaOrig="1340" w:dyaOrig="360" w14:anchorId="0E02DDB7">
          <v:shape id="_x0000_i1414" type="#_x0000_t75" style="width:67.35pt;height:18pt" o:ole="">
            <v:imagedata r:id="rId809" o:title=""/>
          </v:shape>
          <o:OLEObject Type="Embed" ProgID="Equation.DSMT4" ShapeID="_x0000_i1414" DrawAspect="Content" ObjectID="_1342183711" r:id="rId810"/>
        </w:object>
      </w:r>
      <w:r>
        <w:t xml:space="preserve">, and </w:t>
      </w:r>
      <w:r w:rsidR="00AF2221" w:rsidRPr="00AF2221">
        <w:rPr>
          <w:position w:val="-14"/>
        </w:rPr>
        <w:object w:dxaOrig="540" w:dyaOrig="400" w14:anchorId="51FF8A3D">
          <v:shape id="_x0000_i1415" type="#_x0000_t75" style="width:27.35pt;height:19.35pt" o:ole="">
            <v:imagedata r:id="rId811" o:title=""/>
          </v:shape>
          <o:OLEObject Type="Embed" ProgID="Equation.DSMT4" ShapeID="_x0000_i1415" DrawAspect="Content" ObjectID="_1342183712" r:id="rId812"/>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416" type="#_x0000_t75" style="width:93.35pt;height:34pt" o:ole="">
            <v:imagedata r:id="rId813" o:title=""/>
          </v:shape>
          <o:OLEObject Type="Embed" ProgID="Equation.DSMT4" ShapeID="_x0000_i1416" DrawAspect="Content" ObjectID="_1342183713" r:id="rId814"/>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417" type="#_x0000_t75" style="width:140pt;height:31.35pt" o:ole="">
            <v:imagedata r:id="rId815" o:title=""/>
          </v:shape>
          <o:OLEObject Type="Embed" ProgID="Equation.DSMT4" ShapeID="_x0000_i1417" DrawAspect="Content" ObjectID="_1342183714" r:id="rId816"/>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418" type="#_x0000_t75" style="width:28pt;height:16.65pt" o:ole="">
            <v:imagedata r:id="rId817" o:title=""/>
          </v:shape>
          <o:OLEObject Type="Embed" ProgID="Equation.DSMT4" ShapeID="_x0000_i1418" DrawAspect="Content" ObjectID="_1342183715" r:id="rId818"/>
        </w:object>
      </w:r>
      <w:r w:rsidRPr="000230DC">
        <w:t xml:space="preserve">, </w:t>
      </w:r>
      <w:r w:rsidR="00AF2221" w:rsidRPr="00AF2221">
        <w:rPr>
          <w:position w:val="-6"/>
        </w:rPr>
        <w:object w:dxaOrig="580" w:dyaOrig="279" w14:anchorId="6CE9CE02">
          <v:shape id="_x0000_i1419" type="#_x0000_t75" style="width:29.35pt;height:14pt" o:ole="">
            <v:imagedata r:id="rId819" o:title=""/>
          </v:shape>
          <o:OLEObject Type="Embed" ProgID="Equation.DSMT4" ShapeID="_x0000_i1419" DrawAspect="Content" ObjectID="_1342183716" r:id="rId820"/>
        </w:object>
      </w:r>
      <w:r w:rsidRPr="000230DC">
        <w:t xml:space="preserve">, and </w:t>
      </w:r>
      <w:r w:rsidR="00AF2221" w:rsidRPr="00AF2221">
        <w:rPr>
          <w:position w:val="-10"/>
        </w:rPr>
        <w:object w:dxaOrig="600" w:dyaOrig="320" w14:anchorId="4FF453DB">
          <v:shape id="_x0000_i1420" type="#_x0000_t75" style="width:30pt;height:16.65pt" o:ole="">
            <v:imagedata r:id="rId821" o:title=""/>
          </v:shape>
          <o:OLEObject Type="Embed" ProgID="Equation.DSMT4" ShapeID="_x0000_i1420" DrawAspect="Content" ObjectID="_1342183717" r:id="rId822"/>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421" type="#_x0000_t75" style="width:34pt;height:14pt" o:ole="">
            <v:imagedata r:id="rId823" o:title=""/>
          </v:shape>
          <o:OLEObject Type="Embed" ProgID="Equation.DSMT4" ShapeID="_x0000_i1421" DrawAspect="Content" ObjectID="_1342183718" r:id="rId824"/>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422" type="#_x0000_t75" style="width:93.35pt;height:24pt" o:ole="">
            <v:imagedata r:id="rId825" o:title=""/>
          </v:shape>
          <o:OLEObject Type="Embed" ProgID="Equation.DSMT4" ShapeID="_x0000_i1422" DrawAspect="Content" ObjectID="_1342183719" r:id="rId826"/>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423" type="#_x0000_t75" style="width:30pt;height:16.65pt" o:ole="">
            <v:imagedata r:id="rId827" o:title=""/>
          </v:shape>
          <o:OLEObject Type="Embed" ProgID="Equation.DSMT4" ShapeID="_x0000_i1423" DrawAspect="Content" ObjectID="_1342183720" r:id="rId828"/>
        </w:object>
      </w:r>
      <w:r w:rsidRPr="0097532C">
        <w:t>, the fiber modulus is zero at the strain origin (</w:t>
      </w:r>
      <w:r w:rsidR="00AF2221" w:rsidRPr="00AF2221">
        <w:rPr>
          <w:position w:val="-12"/>
        </w:rPr>
        <w:object w:dxaOrig="600" w:dyaOrig="360" w14:anchorId="6AD47E6F">
          <v:shape id="_x0000_i1424" type="#_x0000_t75" style="width:30pt;height:18pt" o:ole="">
            <v:imagedata r:id="rId829" o:title=""/>
          </v:shape>
          <o:OLEObject Type="Embed" ProgID="Equation.DSMT4" ShapeID="_x0000_i1424" DrawAspect="Content" ObjectID="_1342183721" r:id="rId830"/>
        </w:object>
      </w:r>
      <w:r w:rsidRPr="0097532C">
        <w:t xml:space="preserve">).  Therefore, use </w:t>
      </w:r>
      <w:r w:rsidR="00AF2221" w:rsidRPr="00AF2221">
        <w:rPr>
          <w:position w:val="-10"/>
        </w:rPr>
        <w:object w:dxaOrig="600" w:dyaOrig="320" w14:anchorId="33E93AEB">
          <v:shape id="_x0000_i1425" type="#_x0000_t75" style="width:30pt;height:16.65pt" o:ole="">
            <v:imagedata r:id="rId831" o:title=""/>
          </v:shape>
          <o:OLEObject Type="Embed" ProgID="Equation.DSMT4" ShapeID="_x0000_i1425" DrawAspect="Content" ObjectID="_1342183722" r:id="rId832"/>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426" type="#_x0000_t75" style="width:104pt;height:22pt" o:ole="">
            <v:imagedata r:id="rId833" o:title=""/>
          </v:shape>
          <o:OLEObject Type="Embed" ProgID="Equation.DSMT4" ShapeID="_x0000_i1426" DrawAspect="Content" ObjectID="_1342183723" r:id="rId834"/>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798" w:name="_Toc268297774"/>
      <w:r>
        <w:t>Spherical</w:t>
      </w:r>
      <w:r w:rsidRPr="0097532C">
        <w:t xml:space="preserve"> Fiber Distribution</w:t>
      </w:r>
      <w:r>
        <w:t xml:space="preserve"> from Solid-Bound Molecule</w:t>
      </w:r>
      <w:bookmarkEnd w:id="279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799" w:author="Gerard" w:date="2014-07-29T23:58:00Z">
        <w:r w:rsidR="001B13CD">
          <w:t xml:space="preserve">4.1.3.17. </w:t>
        </w:r>
      </w:ins>
      <w:del w:id="2800"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427" type="#_x0000_t75" style="width:12pt;height:10.65pt" o:ole="">
                  <v:imagedata r:id="rId835" o:title=""/>
                </v:shape>
                <o:OLEObject Type="Embed" ProgID="Equation.DSMT4" ShapeID="_x0000_i1427" DrawAspect="Content" ObjectID="_1342183724" r:id="rId836"/>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428" type="#_x0000_t75" style="width:12pt;height:16.65pt" o:ole="">
                  <v:imagedata r:id="rId837" o:title=""/>
                </v:shape>
                <o:OLEObject Type="Embed" ProgID="Equation.DSMT4" ShapeID="_x0000_i1428" DrawAspect="Content" ObjectID="_1342183725" r:id="rId838"/>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429" type="#_x0000_t75" style="width:13.35pt;height:18pt" o:ole="">
                  <v:imagedata r:id="rId839" o:title=""/>
                </v:shape>
                <o:OLEObject Type="Embed" ProgID="Equation.DSMT4" ShapeID="_x0000_i1429" DrawAspect="Content" ObjectID="_1342183726" r:id="rId840"/>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430" type="#_x0000_t75" style="width:10pt;height:13.35pt" o:ole="">
                  <v:imagedata r:id="rId841" o:title=""/>
                </v:shape>
                <o:OLEObject Type="Embed" ProgID="Equation.DSMT4" ShapeID="_x0000_i1430" DrawAspect="Content" ObjectID="_1342183727" r:id="rId842"/>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431" type="#_x0000_t75" style="width:14pt;height:18pt" o:ole="">
                  <v:imagedata r:id="rId843" o:title=""/>
                </v:shape>
                <o:OLEObject Type="Embed" ProgID="Equation.DSMT4" ShapeID="_x0000_i1431" DrawAspect="Content" ObjectID="_1342183728" r:id="rId844"/>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432" type="#_x0000_t75" style="width:12pt;height:10.65pt" o:ole="">
                  <v:imagedata r:id="rId845" o:title=""/>
                </v:shape>
                <o:OLEObject Type="Embed" ProgID="Equation.DSMT4" ShapeID="_x0000_i1432" DrawAspect="Content" ObjectID="_1342183729" r:id="rId846"/>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433" type="#_x0000_t75" style="width:182pt;height:26.65pt" o:ole="">
            <v:imagedata r:id="rId847" o:title=""/>
          </v:shape>
          <o:OLEObject Type="Embed" ProgID="Equation.DSMT4" ShapeID="_x0000_i1433" DrawAspect="Content" ObjectID="_1342183730" r:id="rId84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434" type="#_x0000_t75" style="width:87.35pt;height:19.35pt" o:ole="">
            <v:imagedata r:id="rId849" o:title=""/>
          </v:shape>
          <o:OLEObject Type="Embed" ProgID="Equation.DSMT4" ShapeID="_x0000_i1434" DrawAspect="Content" ObjectID="_1342183731" r:id="rId850"/>
        </w:object>
      </w:r>
      <w:r>
        <w:t xml:space="preserve"> is the square of the fiber stretch </w:t>
      </w:r>
      <w:r w:rsidR="00AF2221" w:rsidRPr="00AF2221">
        <w:rPr>
          <w:position w:val="-12"/>
        </w:rPr>
        <w:object w:dxaOrig="279" w:dyaOrig="360" w14:anchorId="1FB7F795">
          <v:shape id="_x0000_i1435" type="#_x0000_t75" style="width:14pt;height:18pt" o:ole="">
            <v:imagedata r:id="rId851" o:title=""/>
          </v:shape>
          <o:OLEObject Type="Embed" ProgID="Equation.DSMT4" ShapeID="_x0000_i1435" DrawAspect="Content" ObjectID="_1342183732" r:id="rId852"/>
        </w:object>
      </w:r>
      <w:r>
        <w:t xml:space="preserve">, </w:t>
      </w:r>
      <w:r w:rsidR="00AF2221" w:rsidRPr="00AF2221">
        <w:rPr>
          <w:position w:val="-6"/>
        </w:rPr>
        <w:object w:dxaOrig="260" w:dyaOrig="279" w14:anchorId="77675221">
          <v:shape id="_x0000_i1436" type="#_x0000_t75" style="width:13.35pt;height:14pt" o:ole="">
            <v:imagedata r:id="rId853" o:title=""/>
          </v:shape>
          <o:OLEObject Type="Embed" ProgID="Equation.DSMT4" ShapeID="_x0000_i1436" DrawAspect="Content" ObjectID="_1342183733" r:id="rId85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437" type="#_x0000_t75" style="width:31.35pt;height:19.35pt" o:ole="">
            <v:imagedata r:id="rId855" o:title=""/>
          </v:shape>
          <o:OLEObject Type="Embed" ProgID="Equation.DSMT4" ShapeID="_x0000_i1437" DrawAspect="Content" ObjectID="_1342183734" r:id="rId856"/>
        </w:object>
      </w:r>
      <w:r>
        <w:t xml:space="preserve">, </w:t>
      </w:r>
      <w:r w:rsidR="00AF2221" w:rsidRPr="00AF2221">
        <w:rPr>
          <w:position w:val="-12"/>
        </w:rPr>
        <w:object w:dxaOrig="1340" w:dyaOrig="360" w14:anchorId="7DD5CC4C">
          <v:shape id="_x0000_i1438" type="#_x0000_t75" style="width:67.35pt;height:18pt" o:ole="">
            <v:imagedata r:id="rId857" o:title=""/>
          </v:shape>
          <o:OLEObject Type="Embed" ProgID="Equation.DSMT4" ShapeID="_x0000_i1438" DrawAspect="Content" ObjectID="_1342183735" r:id="rId858"/>
        </w:object>
      </w:r>
      <w:r>
        <w:t xml:space="preserve">, and </w:t>
      </w:r>
      <w:r w:rsidR="00AF2221" w:rsidRPr="00AF2221">
        <w:rPr>
          <w:position w:val="-14"/>
        </w:rPr>
        <w:object w:dxaOrig="540" w:dyaOrig="400" w14:anchorId="54B23BD8">
          <v:shape id="_x0000_i1439" type="#_x0000_t75" style="width:27.35pt;height:19.35pt" o:ole="">
            <v:imagedata r:id="rId859" o:title=""/>
          </v:shape>
          <o:OLEObject Type="Embed" ProgID="Equation.DSMT4" ShapeID="_x0000_i1439" DrawAspect="Content" ObjectID="_1342183736" r:id="rId86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440" type="#_x0000_t75" style="width:93.35pt;height:34pt" o:ole="">
            <v:imagedata r:id="rId861" o:title=""/>
          </v:shape>
          <o:OLEObject Type="Embed" ProgID="Equation.DSMT4" ShapeID="_x0000_i1440" DrawAspect="Content" ObjectID="_1342183737" r:id="rId862"/>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41" type="#_x0000_t75" style="width:140pt;height:31.35pt" o:ole="">
            <v:imagedata r:id="rId863" o:title=""/>
          </v:shape>
          <o:OLEObject Type="Embed" ProgID="Equation.DSMT4" ShapeID="_x0000_i1441" DrawAspect="Content" ObjectID="_1342183738" r:id="rId864"/>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42" type="#_x0000_t75" style="width:28pt;height:16.65pt" o:ole="">
            <v:imagedata r:id="rId865" o:title=""/>
          </v:shape>
          <o:OLEObject Type="Embed" ProgID="Equation.DSMT4" ShapeID="_x0000_i1442" DrawAspect="Content" ObjectID="_1342183739" r:id="rId866"/>
        </w:object>
      </w:r>
      <w:r w:rsidRPr="000230DC">
        <w:t xml:space="preserve">, </w:t>
      </w:r>
      <w:r w:rsidR="00AF2221" w:rsidRPr="00AF2221">
        <w:rPr>
          <w:position w:val="-6"/>
        </w:rPr>
        <w:object w:dxaOrig="580" w:dyaOrig="279" w14:anchorId="579CA8F9">
          <v:shape id="_x0000_i1443" type="#_x0000_t75" style="width:29.35pt;height:14pt" o:ole="">
            <v:imagedata r:id="rId867" o:title=""/>
          </v:shape>
          <o:OLEObject Type="Embed" ProgID="Equation.DSMT4" ShapeID="_x0000_i1443" DrawAspect="Content" ObjectID="_1342183740" r:id="rId868"/>
        </w:object>
      </w:r>
      <w:r w:rsidRPr="000230DC">
        <w:t xml:space="preserve">, and </w:t>
      </w:r>
      <w:r w:rsidR="00AF2221" w:rsidRPr="00AF2221">
        <w:rPr>
          <w:position w:val="-10"/>
        </w:rPr>
        <w:object w:dxaOrig="600" w:dyaOrig="320" w14:anchorId="0CB1E6BE">
          <v:shape id="_x0000_i1444" type="#_x0000_t75" style="width:30pt;height:16.65pt" o:ole="">
            <v:imagedata r:id="rId869" o:title=""/>
          </v:shape>
          <o:OLEObject Type="Embed" ProgID="Equation.DSMT4" ShapeID="_x0000_i1444" DrawAspect="Content" ObjectID="_1342183741" r:id="rId87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45" type="#_x0000_t75" style="width:16.65pt;height:19.35pt" o:ole="">
            <v:imagedata r:id="rId871" o:title=""/>
          </v:shape>
          <o:OLEObject Type="Embed" ProgID="Equation.DSMT4" ShapeID="_x0000_i1445" DrawAspect="Content" ObjectID="_1342183742" r:id="rId87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46" type="#_x0000_t75" style="width:67.35pt;height:40pt" o:ole="">
            <v:imagedata r:id="rId873" o:title=""/>
          </v:shape>
          <o:OLEObject Type="Embed" ProgID="Equation.DSMT4" ShapeID="_x0000_i1446" DrawAspect="Content" ObjectID="_1342183743" r:id="rId874"/>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47" type="#_x0000_t75" style="width:14pt;height:18pt" o:ole="">
            <v:imagedata r:id="rId875" o:title=""/>
          </v:shape>
          <o:OLEObject Type="Embed" ProgID="Equation.DSMT4" ShapeID="_x0000_i1447" DrawAspect="Content" ObjectID="_1342183744" r:id="rId876"/>
        </w:object>
      </w:r>
      <w:r>
        <w:t xml:space="preserve"> is the density at which </w:t>
      </w:r>
      <w:r w:rsidR="00AF2221" w:rsidRPr="00AF2221">
        <w:rPr>
          <w:position w:val="-12"/>
        </w:rPr>
        <w:object w:dxaOrig="639" w:dyaOrig="360" w14:anchorId="2203E637">
          <v:shape id="_x0000_i1448" type="#_x0000_t75" style="width:32pt;height:18pt" o:ole="">
            <v:imagedata r:id="rId877" o:title=""/>
          </v:shape>
          <o:OLEObject Type="Embed" ProgID="Equation.DSMT4" ShapeID="_x0000_i1448" DrawAspect="Content" ObjectID="_1342183745" r:id="rId878"/>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801" w:author="Gerard" w:date="2014-07-29T23:58:00Z">
        <w:r w:rsidR="001B13CD">
          <w:t>3.6.3</w:t>
        </w:r>
      </w:ins>
      <w:del w:id="2802"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49" type="#_x0000_t75" style="width:16.65pt;height:19.35pt" o:ole="">
            <v:imagedata r:id="rId879" o:title=""/>
          </v:shape>
          <o:OLEObject Type="Embed" ProgID="Equation.DSMT4" ShapeID="_x0000_i1449" DrawAspect="Content" ObjectID="_1342183746" r:id="rId88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50" type="#_x0000_t75" style="width:16.65pt;height:19.35pt" o:ole="">
            <v:imagedata r:id="rId881" o:title=""/>
          </v:shape>
          <o:OLEObject Type="Embed" ProgID="Equation.DSMT4" ShapeID="_x0000_i1450" DrawAspect="Content" ObjectID="_1342183747" r:id="rId88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51" type="#_x0000_t75" style="width:10pt;height:16.65pt" o:ole="">
            <v:imagedata r:id="rId883" o:title=""/>
          </v:shape>
          <o:OLEObject Type="Embed" ProgID="Equation.DSMT4" ShapeID="_x0000_i1451" DrawAspect="Content" ObjectID="_1342183748" r:id="rId88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52" type="#_x0000_t75" style="width:34pt;height:14pt" o:ole="">
            <v:imagedata r:id="rId885" o:title=""/>
          </v:shape>
          <o:OLEObject Type="Embed" ProgID="Equation.DSMT4" ShapeID="_x0000_i1452" DrawAspect="Content" ObjectID="_1342183749" r:id="rId886"/>
        </w:object>
      </w:r>
      <w:r w:rsidR="002D5305">
        <w:t>, the expression</w:t>
      </w:r>
      <w:r>
        <w:t xml:space="preserve"> </w:t>
      </w:r>
      <w:r w:rsidR="002D5305">
        <w:t xml:space="preserve">for </w:t>
      </w:r>
      <w:r w:rsidR="00AF2221" w:rsidRPr="00AF2221">
        <w:rPr>
          <w:position w:val="-4"/>
        </w:rPr>
        <w:object w:dxaOrig="279" w:dyaOrig="260" w14:anchorId="5C7BB829">
          <v:shape id="_x0000_i1453" type="#_x0000_t75" style="width:14pt;height:13.35pt" o:ole="">
            <v:imagedata r:id="rId887" o:title=""/>
          </v:shape>
          <o:OLEObject Type="Embed" ProgID="Equation.DSMT4" ShapeID="_x0000_i1453" DrawAspect="Content" ObjectID="_1342183750" r:id="rId88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54" type="#_x0000_t75" style="width:93.35pt;height:24pt" o:ole="">
            <v:imagedata r:id="rId889" o:title=""/>
          </v:shape>
          <o:OLEObject Type="Embed" ProgID="Equation.DSMT4" ShapeID="_x0000_i1454" DrawAspect="Content" ObjectID="_1342183751" r:id="rId890"/>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55" type="#_x0000_t75" style="width:30pt;height:16.65pt" o:ole="">
            <v:imagedata r:id="rId891" o:title=""/>
          </v:shape>
          <o:OLEObject Type="Embed" ProgID="Equation.DSMT4" ShapeID="_x0000_i1455" DrawAspect="Content" ObjectID="_1342183752" r:id="rId892"/>
        </w:object>
      </w:r>
      <w:r w:rsidRPr="0097532C">
        <w:t>, the fiber modulus is zero at the strain origin (</w:t>
      </w:r>
      <w:r w:rsidR="00AF2221" w:rsidRPr="00AF2221">
        <w:rPr>
          <w:position w:val="-12"/>
        </w:rPr>
        <w:object w:dxaOrig="600" w:dyaOrig="360" w14:anchorId="47A0243A">
          <v:shape id="_x0000_i1456" type="#_x0000_t75" style="width:30pt;height:18pt" o:ole="">
            <v:imagedata r:id="rId893" o:title=""/>
          </v:shape>
          <o:OLEObject Type="Embed" ProgID="Equation.DSMT4" ShapeID="_x0000_i1456" DrawAspect="Content" ObjectID="_1342183753" r:id="rId894"/>
        </w:object>
      </w:r>
      <w:r w:rsidRPr="0097532C">
        <w:t xml:space="preserve">).  Therefore, use </w:t>
      </w:r>
      <w:r w:rsidR="00AF2221" w:rsidRPr="00AF2221">
        <w:rPr>
          <w:position w:val="-10"/>
        </w:rPr>
        <w:object w:dxaOrig="600" w:dyaOrig="320" w14:anchorId="226E006D">
          <v:shape id="_x0000_i1457" type="#_x0000_t75" style="width:30pt;height:16.65pt" o:ole="">
            <v:imagedata r:id="rId895" o:title=""/>
          </v:shape>
          <o:OLEObject Type="Embed" ProgID="Equation.DSMT4" ShapeID="_x0000_i1457" DrawAspect="Content" ObjectID="_1342183754" r:id="rId89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58" type="#_x0000_t75" style="width:104pt;height:22pt" o:ole="">
            <v:imagedata r:id="rId897" o:title=""/>
          </v:shape>
          <o:OLEObject Type="Embed" ProgID="Equation.DSMT4" ShapeID="_x0000_i1458" DrawAspect="Content" ObjectID="_1342183755" r:id="rId89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2803" w:name="_Toc268297775"/>
      <w:r>
        <w:lastRenderedPageBreak/>
        <w:t>Coupled Transversely Isotropic Mooney-Rivlin</w:t>
      </w:r>
      <w:bookmarkEnd w:id="2803"/>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59" type="#_x0000_t75" style="width:265.35pt;height:19.35pt" o:ole="">
            <v:imagedata r:id="rId899" o:title=""/>
          </v:shape>
          <o:OLEObject Type="Embed" ProgID="Equation.DSMT4" ShapeID="_x0000_i1459" DrawAspect="Content" ObjectID="_1342183756" r:id="rId900"/>
        </w:object>
      </w:r>
    </w:p>
    <w:p w14:paraId="49B54FD1" w14:textId="59CC4013" w:rsidR="00A1636E" w:rsidRDefault="00A1636E" w:rsidP="00A1636E">
      <w:r>
        <w:t xml:space="preserve">The first </w:t>
      </w:r>
      <w:del w:id="2804" w:author="Steve Maas" w:date="2014-07-24T18:31:00Z">
        <w:r w:rsidDel="00B47983">
          <w:delText xml:space="preserve">two </w:delText>
        </w:r>
      </w:del>
      <w:ins w:id="2805" w:author="Steve Maas" w:date="2014-07-24T18:31:00Z">
        <w:r w:rsidR="00B47983">
          <w:t xml:space="preserve">three </w:t>
        </w:r>
      </w:ins>
      <w:r>
        <w:t xml:space="preserve">terms define the </w:t>
      </w:r>
      <w:ins w:id="2806"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60" type="#_x0000_t75" style="width:10.65pt;height:14pt" o:ole="">
            <v:imagedata r:id="rId901" o:title=""/>
          </v:shape>
          <o:OLEObject Type="Embed" ProgID="Equation.DSMT4" ShapeID="_x0000_i1460" DrawAspect="Content" ObjectID="_1342183757" r:id="rId902"/>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61" type="#_x0000_t75" style="width:91.35pt;height:31.35pt" o:ole="">
            <v:imagedata r:id="rId903" o:title=""/>
          </v:shape>
          <o:OLEObject Type="Embed" ProgID="Equation.DSMT4" ShapeID="_x0000_i1461" DrawAspect="Content" ObjectID="_1342183758" r:id="rId904"/>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62" type="#_x0000_t75" style="width:48pt;height:14pt" o:ole="">
            <v:imagedata r:id="rId905" o:title=""/>
          </v:shape>
          <o:OLEObject Type="Embed" ProgID="Equation.DSMT4" ShapeID="_x0000_i1462" DrawAspect="Content" ObjectID="_1342183759" r:id="rId90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2807" w:name="_Toc268297776"/>
      <w:r>
        <w:lastRenderedPageBreak/>
        <w:t>Coupled Transversely Isotropic Veronda-Westmann</w:t>
      </w:r>
      <w:bookmarkEnd w:id="280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63" type="#_x0000_t75" style="width:270pt;height:31.35pt" o:ole="">
            <v:imagedata r:id="rId907" o:title=""/>
          </v:shape>
          <o:OLEObject Type="Embed" ProgID="Equation.DSMT4" ShapeID="_x0000_i1463" DrawAspect="Content" ObjectID="_1342183760" r:id="rId908"/>
        </w:object>
      </w:r>
    </w:p>
    <w:p w14:paraId="04C16060" w14:textId="0BC2F24C" w:rsidR="00241B41" w:rsidRDefault="00241B41" w:rsidP="00241B41">
      <w:r>
        <w:t xml:space="preserve">The first two terms define the </w:t>
      </w:r>
      <w:ins w:id="2808"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64" type="#_x0000_t75" style="width:10.65pt;height:14pt" o:ole="">
            <v:imagedata r:id="rId909" o:title=""/>
          </v:shape>
          <o:OLEObject Type="Embed" ProgID="Equation.DSMT4" ShapeID="_x0000_i1464" DrawAspect="Content" ObjectID="_1342183761" r:id="rId910"/>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65" type="#_x0000_t75" style="width:91.35pt;height:31.35pt" o:ole="">
            <v:imagedata r:id="rId911" o:title=""/>
          </v:shape>
          <o:OLEObject Type="Embed" ProgID="Equation.DSMT4" ShapeID="_x0000_i1465" DrawAspect="Content" ObjectID="_1342183762" r:id="rId912"/>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66" type="#_x0000_t75" style="width:48pt;height:14pt" o:ole="">
            <v:imagedata r:id="rId913" o:title=""/>
          </v:shape>
          <o:OLEObject Type="Embed" ProgID="Equation.DSMT4" ShapeID="_x0000_i1466" DrawAspect="Content" ObjectID="_1342183763" r:id="rId91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809" w:name="_Toc268297777"/>
      <w:r w:rsidRPr="005A3C4B">
        <w:lastRenderedPageBreak/>
        <w:t>Viscoelastic Solids</w:t>
      </w:r>
      <w:bookmarkEnd w:id="2809"/>
    </w:p>
    <w:p w14:paraId="059EB5C5" w14:textId="77777777" w:rsidR="006A0BC1" w:rsidRPr="0097532C" w:rsidRDefault="0095496A" w:rsidP="006A0BC1">
      <w:pPr>
        <w:pStyle w:val="Heading3"/>
      </w:pPr>
      <w:bookmarkStart w:id="2810" w:name="_Toc268297778"/>
      <w:r>
        <w:t>Uncoupled</w:t>
      </w:r>
      <w:r w:rsidR="006A0BC1" w:rsidRPr="0097532C">
        <w:t xml:space="preserve"> Viscoelastic Materials</w:t>
      </w:r>
      <w:bookmarkEnd w:id="2810"/>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67" type="#_x0000_t75" style="width:120pt;height:36.65pt" o:ole="">
            <v:imagedata r:id="rId915" o:title=""/>
          </v:shape>
          <o:OLEObject Type="Embed" ProgID="Equation.DSMT4" ShapeID="_x0000_i1467" DrawAspect="Content" ObjectID="_1342183764" r:id="rId916"/>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68" type="#_x0000_t75" style="width:230pt;height:42pt" o:ole="">
            <v:imagedata r:id="rId917" o:title=""/>
          </v:shape>
          <o:OLEObject Type="Embed" ProgID="Equation.DSMT4" ShapeID="_x0000_i1468" DrawAspect="Content" ObjectID="_1342183765" r:id="rId918"/>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69" type="#_x0000_t75" style="width:14pt;height:16.65pt" o:ole="">
            <v:imagedata r:id="rId919" o:title=""/>
          </v:shape>
          <o:OLEObject Type="Embed" ProgID="Equation.DSMT4" ShapeID="_x0000_i1469" DrawAspect="Content" ObjectID="_1342183766" r:id="rId920"/>
        </w:object>
      </w:r>
      <w:r w:rsidR="00AF2221" w:rsidRPr="00AF2221">
        <w:rPr>
          <w:position w:val="-6"/>
        </w:rPr>
        <w:object w:dxaOrig="279" w:dyaOrig="340" w14:anchorId="3C0348C3">
          <v:shape id="_x0000_i1470" type="#_x0000_t75" style="width:14pt;height:16.65pt" o:ole="">
            <v:imagedata r:id="rId921" o:title=""/>
          </v:shape>
          <o:OLEObject Type="Embed" ProgID="Equation.DSMT4" ShapeID="_x0000_i1470" DrawAspect="Content" ObjectID="_1342183767" r:id="rId922"/>
        </w:object>
      </w:r>
      <w:r w:rsidRPr="00690318">
        <w:t xml:space="preserve"> is the elastic stress derived from </w:t>
      </w:r>
      <w:r w:rsidR="00AF2221" w:rsidRPr="00AF2221">
        <w:rPr>
          <w:position w:val="-18"/>
        </w:rPr>
        <w:object w:dxaOrig="660" w:dyaOrig="480" w14:anchorId="2B1B6ED2">
          <v:shape id="_x0000_i1471" type="#_x0000_t75" style="width:32.65pt;height:24pt" o:ole="">
            <v:imagedata r:id="rId923" o:title=""/>
          </v:shape>
          <o:OLEObject Type="Embed" ProgID="Equation.DSMT4" ShapeID="_x0000_i1471" DrawAspect="Content" ObjectID="_1342183768" r:id="rId924"/>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72" type="#_x0000_t75" style="width:133.35pt;height:34pt" o:ole="">
            <v:imagedata r:id="rId925" o:title=""/>
          </v:shape>
          <o:OLEObject Type="Embed" ProgID="Equation.DSMT4" ShapeID="_x0000_i1472" DrawAspect="Content" ObjectID="_1342183769" r:id="rId926"/>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73" type="#_x0000_t75" style="width:10.65pt;height:18pt" o:ole="">
            <v:imagedata r:id="rId927" o:title=""/>
          </v:shape>
          <o:OLEObject Type="Embed" ProgID="Equation.DSMT4" ShapeID="_x0000_i1473" DrawAspect="Content" ObjectID="_1342183770" r:id="rId928"/>
        </w:object>
      </w:r>
      <w:r w:rsidRPr="00690318">
        <w:t xml:space="preserve"> and </w:t>
      </w:r>
      <w:r w:rsidR="00AF2221" w:rsidRPr="00AF2221">
        <w:rPr>
          <w:position w:val="-12"/>
        </w:rPr>
        <w:object w:dxaOrig="240" w:dyaOrig="360" w14:anchorId="05831826">
          <v:shape id="_x0000_i1474" type="#_x0000_t75" style="width:12pt;height:18pt" o:ole="">
            <v:imagedata r:id="rId929" o:title=""/>
          </v:shape>
          <o:OLEObject Type="Embed" ProgID="Equation.DSMT4" ShapeID="_x0000_i1474" DrawAspect="Content" ObjectID="_1342183771" r:id="rId930"/>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75" type="#_x0000_t75" style="width:10.65pt;height:18pt" o:ole="">
            <v:imagedata r:id="rId931" o:title=""/>
          </v:shape>
          <o:OLEObject Type="Embed" ProgID="Equation.DSMT4" ShapeID="_x0000_i1475" DrawAspect="Content" ObjectID="_1342183772" r:id="rId932"/>
        </w:object>
      </w:r>
      <w:r w:rsidRPr="00690318">
        <w:t xml:space="preserve">, </w:t>
      </w:r>
      <w:r w:rsidR="00AF2221" w:rsidRPr="00AF2221">
        <w:rPr>
          <w:position w:val="-12"/>
        </w:rPr>
        <w:object w:dxaOrig="260" w:dyaOrig="360" w14:anchorId="516379CE">
          <v:shape id="_x0000_i1476" type="#_x0000_t75" style="width:13.35pt;height:18pt" o:ole="">
            <v:imagedata r:id="rId933" o:title=""/>
          </v:shape>
          <o:OLEObject Type="Embed" ProgID="Equation.DSMT4" ShapeID="_x0000_i1476" DrawAspect="Content" ObjectID="_1342183773" r:id="rId934"/>
        </w:object>
      </w:r>
      <w:r w:rsidRPr="00690318">
        <w:t xml:space="preserve">, </w:t>
      </w:r>
      <w:r w:rsidR="00AF2221" w:rsidRPr="00AF2221">
        <w:rPr>
          <w:position w:val="-12"/>
        </w:rPr>
        <w:object w:dxaOrig="240" w:dyaOrig="360" w14:anchorId="71B83912">
          <v:shape id="_x0000_i1477" type="#_x0000_t75" style="width:12pt;height:18pt" o:ole="">
            <v:imagedata r:id="rId935" o:title=""/>
          </v:shape>
          <o:OLEObject Type="Embed" ProgID="Equation.DSMT4" ShapeID="_x0000_i1477" DrawAspect="Content" ObjectID="_1342183774" r:id="rId936"/>
        </w:object>
      </w:r>
      <w:r w:rsidRPr="00690318">
        <w:t xml:space="preserve"> and </w:t>
      </w:r>
      <w:r w:rsidR="00AF2221" w:rsidRPr="00AF2221">
        <w:rPr>
          <w:position w:val="-12"/>
        </w:rPr>
        <w:object w:dxaOrig="260" w:dyaOrig="360" w14:anchorId="73073A71">
          <v:shape id="_x0000_i1478" type="#_x0000_t75" style="width:13.35pt;height:18pt" o:ole="">
            <v:imagedata r:id="rId937" o:title=""/>
          </v:shape>
          <o:OLEObject Type="Embed" ProgID="Equation.DSMT4" ShapeID="_x0000_i1478" DrawAspect="Content" ObjectID="_1342183775" r:id="rId938"/>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811" w:name="_Toc337555811"/>
      <w:bookmarkStart w:id="2812" w:name="_Toc350247046"/>
      <w:bookmarkStart w:id="2813" w:name="_Toc350354932"/>
      <w:bookmarkStart w:id="2814" w:name="_Toc350439890"/>
      <w:bookmarkStart w:id="2815" w:name="_Toc352596296"/>
      <w:bookmarkStart w:id="2816" w:name="_Toc363725069"/>
      <w:bookmarkStart w:id="2817" w:name="_Toc337555812"/>
      <w:bookmarkStart w:id="2818" w:name="_Toc350247047"/>
      <w:bookmarkStart w:id="2819" w:name="_Toc350354933"/>
      <w:bookmarkStart w:id="2820" w:name="_Toc350439891"/>
      <w:bookmarkStart w:id="2821" w:name="_Toc352596297"/>
      <w:bookmarkStart w:id="2822" w:name="_Toc363725070"/>
      <w:bookmarkStart w:id="2823" w:name="_Toc200951632"/>
      <w:bookmarkStart w:id="2824" w:name="_Toc268297779"/>
      <w:bookmarkEnd w:id="2811"/>
      <w:bookmarkEnd w:id="2812"/>
      <w:bookmarkEnd w:id="2813"/>
      <w:bookmarkEnd w:id="2814"/>
      <w:bookmarkEnd w:id="2815"/>
      <w:bookmarkEnd w:id="2816"/>
      <w:bookmarkEnd w:id="2817"/>
      <w:bookmarkEnd w:id="2818"/>
      <w:bookmarkEnd w:id="2819"/>
      <w:bookmarkEnd w:id="2820"/>
      <w:bookmarkEnd w:id="2821"/>
      <w:bookmarkEnd w:id="2822"/>
      <w:r w:rsidRPr="00690318">
        <w:lastRenderedPageBreak/>
        <w:t>Compressible Viscoelastic Materials</w:t>
      </w:r>
      <w:bookmarkEnd w:id="2823"/>
      <w:bookmarkEnd w:id="2824"/>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79" type="#_x0000_t75" style="width:120pt;height:36.65pt" o:ole="">
            <v:imagedata r:id="rId939" o:title=""/>
          </v:shape>
          <o:OLEObject Type="Embed" ProgID="Equation.DSMT4" ShapeID="_x0000_i1479" DrawAspect="Content" ObjectID="_1342183776" r:id="rId940"/>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80" type="#_x0000_t75" style="width:14pt;height:16.65pt" o:ole="">
            <v:imagedata r:id="rId941" o:title=""/>
          </v:shape>
          <o:OLEObject Type="Embed" ProgID="Equation.DSMT4" ShapeID="_x0000_i1480" DrawAspect="Content" ObjectID="_1342183777" r:id="rId94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81" type="#_x0000_t75" style="width:133.35pt;height:34pt" o:ole="">
            <v:imagedata r:id="rId943" o:title=""/>
          </v:shape>
          <o:OLEObject Type="Embed" ProgID="Equation.DSMT4" ShapeID="_x0000_i1481" DrawAspect="Content" ObjectID="_1342183778" r:id="rId944"/>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82" type="#_x0000_t75" style="width:10.65pt;height:18pt" o:ole="">
            <v:imagedata r:id="rId945" o:title=""/>
          </v:shape>
          <o:OLEObject Type="Embed" ProgID="Equation.DSMT4" ShapeID="_x0000_i1482" DrawAspect="Content" ObjectID="_1342183779" r:id="rId946"/>
        </w:object>
      </w:r>
      <w:r w:rsidRPr="00690318">
        <w:t xml:space="preserve"> and </w:t>
      </w:r>
      <w:r w:rsidR="00AF2221" w:rsidRPr="00AF2221">
        <w:rPr>
          <w:position w:val="-12"/>
        </w:rPr>
        <w:object w:dxaOrig="240" w:dyaOrig="360" w14:anchorId="20092141">
          <v:shape id="_x0000_i1483" type="#_x0000_t75" style="width:12pt;height:18pt" o:ole="">
            <v:imagedata r:id="rId947" o:title=""/>
          </v:shape>
          <o:OLEObject Type="Embed" ProgID="Equation.DSMT4" ShapeID="_x0000_i1483" DrawAspect="Content" ObjectID="_1342183780" r:id="rId948"/>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84" type="#_x0000_t75" style="width:10.65pt;height:18pt" o:ole="">
            <v:imagedata r:id="rId949" o:title=""/>
          </v:shape>
          <o:OLEObject Type="Embed" ProgID="Equation.DSMT4" ShapeID="_x0000_i1484" DrawAspect="Content" ObjectID="_1342183781" r:id="rId950"/>
        </w:object>
      </w:r>
      <w:r w:rsidRPr="00690318">
        <w:t xml:space="preserve">, </w:t>
      </w:r>
      <w:r w:rsidR="00AF2221" w:rsidRPr="00AF2221">
        <w:rPr>
          <w:position w:val="-12"/>
        </w:rPr>
        <w:object w:dxaOrig="260" w:dyaOrig="360" w14:anchorId="172B2CD5">
          <v:shape id="_x0000_i1485" type="#_x0000_t75" style="width:13.35pt;height:18pt" o:ole="">
            <v:imagedata r:id="rId951" o:title=""/>
          </v:shape>
          <o:OLEObject Type="Embed" ProgID="Equation.DSMT4" ShapeID="_x0000_i1485" DrawAspect="Content" ObjectID="_1342183782" r:id="rId952"/>
        </w:object>
      </w:r>
      <w:r w:rsidRPr="00690318">
        <w:t xml:space="preserve">, </w:t>
      </w:r>
      <w:r w:rsidR="00AF2221" w:rsidRPr="00AF2221">
        <w:rPr>
          <w:position w:val="-12"/>
        </w:rPr>
        <w:object w:dxaOrig="240" w:dyaOrig="360" w14:anchorId="4304A73B">
          <v:shape id="_x0000_i1486" type="#_x0000_t75" style="width:12pt;height:18pt" o:ole="">
            <v:imagedata r:id="rId953" o:title=""/>
          </v:shape>
          <o:OLEObject Type="Embed" ProgID="Equation.DSMT4" ShapeID="_x0000_i1486" DrawAspect="Content" ObjectID="_1342183783" r:id="rId954"/>
        </w:object>
      </w:r>
      <w:r w:rsidRPr="00690318">
        <w:t xml:space="preserve"> and </w:t>
      </w:r>
      <w:r w:rsidR="00AF2221" w:rsidRPr="00AF2221">
        <w:rPr>
          <w:position w:val="-12"/>
        </w:rPr>
        <w:object w:dxaOrig="260" w:dyaOrig="360" w14:anchorId="0673B6FA">
          <v:shape id="_x0000_i1487" type="#_x0000_t75" style="width:13.35pt;height:18pt" o:ole="">
            <v:imagedata r:id="rId955" o:title=""/>
          </v:shape>
          <o:OLEObject Type="Embed" ProgID="Equation.DSMT4" ShapeID="_x0000_i1487" DrawAspect="Content" ObjectID="_1342183784" r:id="rId956"/>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2825" w:name="_Toc200951633"/>
      <w:bookmarkStart w:id="2826" w:name="_Toc268297780"/>
      <w:r w:rsidRPr="00690318">
        <w:t>Multigeneration Solids</w:t>
      </w:r>
      <w:bookmarkEnd w:id="2825"/>
      <w:bookmarkEnd w:id="2826"/>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88" type="#_x0000_t75" style="width:10pt;height:13.35pt" o:ole="">
            <v:imagedata r:id="rId957" o:title=""/>
          </v:shape>
          <o:OLEObject Type="Embed" ProgID="Equation.DSMT4" ShapeID="_x0000_i1488" DrawAspect="Content" ObjectID="_1342183785" r:id="rId958"/>
        </w:object>
      </w:r>
      <w:r w:rsidRPr="00690318">
        <w:t xml:space="preserve"> has a distinct reference configuration </w:t>
      </w:r>
      <w:r w:rsidR="00AF2221" w:rsidRPr="00AF2221">
        <w:rPr>
          <w:position w:val="-4"/>
        </w:rPr>
        <w:object w:dxaOrig="340" w:dyaOrig="300" w14:anchorId="7C14D8FB">
          <v:shape id="_x0000_i1489" type="#_x0000_t75" style="width:16.65pt;height:14pt" o:ole="">
            <v:imagedata r:id="rId959" o:title=""/>
          </v:shape>
          <o:OLEObject Type="Embed" ProgID="Equation.DSMT4" ShapeID="_x0000_i1489" DrawAspect="Content" ObjectID="_1342183786" r:id="rId960"/>
        </w:object>
      </w:r>
      <w:r w:rsidRPr="00690318">
        <w:t xml:space="preserve"> determined at the time </w:t>
      </w:r>
      <w:r w:rsidR="00AF2221" w:rsidRPr="00AF2221">
        <w:rPr>
          <w:position w:val="-6"/>
        </w:rPr>
        <w:object w:dxaOrig="240" w:dyaOrig="320" w14:anchorId="24D3E08D">
          <v:shape id="_x0000_i1490" type="#_x0000_t75" style="width:12pt;height:16.65pt" o:ole="">
            <v:imagedata r:id="rId961" o:title=""/>
          </v:shape>
          <o:OLEObject Type="Embed" ProgID="Equation.DSMT4" ShapeID="_x0000_i1490" DrawAspect="Content" ObjectID="_1342183787" r:id="rId962"/>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91" type="#_x0000_t75" style="width:10pt;height:13.35pt" o:ole="">
            <v:imagedata r:id="rId963" o:title=""/>
          </v:shape>
          <o:OLEObject Type="Embed" ProgID="Equation.DSMT4" ShapeID="_x0000_i1491" DrawAspect="Content" ObjectID="_1342183788" r:id="rId964"/>
        </w:object>
      </w:r>
      <w:r w:rsidRPr="00690318">
        <w:t xml:space="preserve">, all of which are constrained to move together in the current configuration </w:t>
      </w:r>
      <w:r w:rsidR="00AF2221" w:rsidRPr="00AF2221">
        <w:rPr>
          <w:position w:val="-4"/>
        </w:rPr>
        <w:object w:dxaOrig="200" w:dyaOrig="200" w14:anchorId="70444479">
          <v:shape id="_x0000_i1492" type="#_x0000_t75" style="width:10pt;height:10pt" o:ole="">
            <v:imagedata r:id="rId965" o:title=""/>
          </v:shape>
          <o:OLEObject Type="Embed" ProgID="Equation.DSMT4" ShapeID="_x0000_i1492" DrawAspect="Content" ObjectID="_1342183789" r:id="rId966"/>
        </w:object>
      </w:r>
      <w:r w:rsidRPr="00690318">
        <w:t xml:space="preserve">.  The deformation gradient of each generation is </w:t>
      </w:r>
      <w:r w:rsidR="00AF2221" w:rsidRPr="00AF2221">
        <w:rPr>
          <w:position w:val="-10"/>
        </w:rPr>
        <w:object w:dxaOrig="1320" w:dyaOrig="360" w14:anchorId="7F3666CA">
          <v:shape id="_x0000_i1493" type="#_x0000_t75" style="width:65.35pt;height:18pt" o:ole="">
            <v:imagedata r:id="rId967" o:title=""/>
          </v:shape>
          <o:OLEObject Type="Embed" ProgID="Equation.DSMT4" ShapeID="_x0000_i1493" DrawAspect="Content" ObjectID="_1342183790" r:id="rId968"/>
        </w:object>
      </w:r>
      <w:r w:rsidRPr="00690318">
        <w:t>.  The first generation (</w:t>
      </w:r>
      <w:r w:rsidR="00AF2221" w:rsidRPr="00AF2221">
        <w:rPr>
          <w:position w:val="-10"/>
        </w:rPr>
        <w:object w:dxaOrig="520" w:dyaOrig="320" w14:anchorId="043F4CD4">
          <v:shape id="_x0000_i1494" type="#_x0000_t75" style="width:26.65pt;height:16.65pt" o:ole="">
            <v:imagedata r:id="rId969" o:title=""/>
          </v:shape>
          <o:OLEObject Type="Embed" ProgID="Equation.DSMT4" ShapeID="_x0000_i1494" DrawAspect="Content" ObjectID="_1342183791" r:id="rId970"/>
        </w:object>
      </w:r>
      <w:r w:rsidRPr="00690318">
        <w:t xml:space="preserve">) is assumed to be present at time </w:t>
      </w:r>
      <w:r w:rsidR="00AF2221" w:rsidRPr="00AF2221">
        <w:rPr>
          <w:position w:val="-6"/>
        </w:rPr>
        <w:object w:dxaOrig="580" w:dyaOrig="320" w14:anchorId="2AA22667">
          <v:shape id="_x0000_i1495" type="#_x0000_t75" style="width:29.35pt;height:16.65pt" o:ole="">
            <v:imagedata r:id="rId971" o:title=""/>
          </v:shape>
          <o:OLEObject Type="Embed" ProgID="Equation.DSMT4" ShapeID="_x0000_i1495" DrawAspect="Content" ObjectID="_1342183792" r:id="rId972"/>
        </w:object>
      </w:r>
      <w:r w:rsidRPr="00690318">
        <w:t xml:space="preserve">, therefore its reference configuration is </w:t>
      </w:r>
      <w:r w:rsidR="00AF2221" w:rsidRPr="00175A35">
        <w:rPr>
          <w:position w:val="-4"/>
        </w:rPr>
        <w:object w:dxaOrig="760" w:dyaOrig="300" w14:anchorId="6973012E">
          <v:shape id="_x0000_i1496" type="#_x0000_t75" style="width:38.65pt;height:16.65pt" o:ole="">
            <v:imagedata r:id="rId973" o:title=""/>
          </v:shape>
          <o:OLEObject Type="Embed" ProgID="Equation.DSMT4" ShapeID="_x0000_i1496" DrawAspect="Content" ObjectID="_1342183793" r:id="rId974"/>
        </w:object>
      </w:r>
      <w:r w:rsidRPr="00690318">
        <w:t xml:space="preserve"> and its deformation gradient </w:t>
      </w:r>
      <w:r w:rsidR="00AF2221" w:rsidRPr="00AF2221">
        <w:rPr>
          <w:position w:val="-10"/>
        </w:rPr>
        <w:object w:dxaOrig="1240" w:dyaOrig="360" w14:anchorId="31FD1728">
          <v:shape id="_x0000_i1497" type="#_x0000_t75" style="width:62pt;height:18pt" o:ole="">
            <v:imagedata r:id="rId975" o:title=""/>
          </v:shape>
          <o:OLEObject Type="Embed" ProgID="Equation.DSMT4" ShapeID="_x0000_i1497" DrawAspect="Content" ObjectID="_1342183794" r:id="rId976"/>
        </w:object>
      </w:r>
      <w:r w:rsidRPr="00690318">
        <w:t xml:space="preserve"> is equivalent to </w:t>
      </w:r>
      <w:r w:rsidR="00AF2221" w:rsidRPr="00AF2221">
        <w:rPr>
          <w:position w:val="-10"/>
        </w:rPr>
        <w:object w:dxaOrig="1080" w:dyaOrig="340" w14:anchorId="503A537D">
          <v:shape id="_x0000_i1498" type="#_x0000_t75" style="width:54pt;height:16.65pt" o:ole="">
            <v:imagedata r:id="rId977" o:title=""/>
          </v:shape>
          <o:OLEObject Type="Embed" ProgID="Equation.DSMT4" ShapeID="_x0000_i1498" DrawAspect="Content" ObjectID="_1342183795" r:id="rId978"/>
        </w:object>
      </w:r>
      <w:r w:rsidRPr="00690318">
        <w:t xml:space="preserve">.  Each generation's reference configuration </w:t>
      </w:r>
      <w:r w:rsidR="00AF2221" w:rsidRPr="00AF2221">
        <w:rPr>
          <w:position w:val="-4"/>
        </w:rPr>
        <w:object w:dxaOrig="340" w:dyaOrig="300" w14:anchorId="0A6BDAA4">
          <v:shape id="_x0000_i1499" type="#_x0000_t75" style="width:16.65pt;height:14pt" o:ole="">
            <v:imagedata r:id="rId979" o:title=""/>
          </v:shape>
          <o:OLEObject Type="Embed" ProgID="Equation.DSMT4" ShapeID="_x0000_i1499" DrawAspect="Content" ObjectID="_1342183796" r:id="rId980"/>
        </w:object>
      </w:r>
      <w:r w:rsidRPr="00690318">
        <w:t xml:space="preserve"> has a one-to-one mapping </w:t>
      </w:r>
      <w:r w:rsidR="00AF2221" w:rsidRPr="00AF2221">
        <w:rPr>
          <w:position w:val="-10"/>
        </w:rPr>
        <w:object w:dxaOrig="1500" w:dyaOrig="360" w14:anchorId="572A5B57">
          <v:shape id="_x0000_i1500" type="#_x0000_t75" style="width:74.65pt;height:18pt" o:ole="">
            <v:imagedata r:id="rId981" o:title=""/>
          </v:shape>
          <o:OLEObject Type="Embed" ProgID="Equation.DSMT4" ShapeID="_x0000_i1500" DrawAspect="Content" ObjectID="_1342183797" r:id="rId982"/>
        </w:object>
      </w:r>
      <w:r w:rsidRPr="00690318">
        <w:t xml:space="preserve"> with the master reference configuration </w:t>
      </w:r>
      <w:r w:rsidR="00AF2221" w:rsidRPr="00AF2221">
        <w:rPr>
          <w:position w:val="-4"/>
        </w:rPr>
        <w:object w:dxaOrig="300" w:dyaOrig="300" w14:anchorId="0C57F4A0">
          <v:shape id="_x0000_i1501" type="#_x0000_t75" style="width:14pt;height:14pt" o:ole="">
            <v:imagedata r:id="rId983" o:title=""/>
          </v:shape>
          <o:OLEObject Type="Embed" ProgID="Equation.DSMT4" ShapeID="_x0000_i1501" DrawAspect="Content" ObjectID="_1342183798" r:id="rId984"/>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502" type="#_x0000_t75" style="width:10pt;height:13.35pt" o:ole="">
            <v:imagedata r:id="rId985" o:title=""/>
          </v:shape>
          <o:OLEObject Type="Embed" ProgID="Equation.DSMT4" ShapeID="_x0000_i1502" DrawAspect="Content" ObjectID="_1342183799" r:id="rId986"/>
        </w:object>
      </w:r>
      <w:r w:rsidRPr="00690318">
        <w:t xml:space="preserve"> and the first generation is simply </w:t>
      </w:r>
      <w:r w:rsidR="00AF2221" w:rsidRPr="00AF2221">
        <w:rPr>
          <w:position w:val="-16"/>
        </w:rPr>
        <w:object w:dxaOrig="2640" w:dyaOrig="440" w14:anchorId="4666ECCD">
          <v:shape id="_x0000_i1503" type="#_x0000_t75" style="width:132pt;height:22pt" o:ole="">
            <v:imagedata r:id="rId987" o:title=""/>
          </v:shape>
          <o:OLEObject Type="Embed" ProgID="Equation.DSMT4" ShapeID="_x0000_i1503" DrawAspect="Content" ObjectID="_1342183800" r:id="rId988"/>
        </w:object>
      </w:r>
      <w:r w:rsidRPr="00690318">
        <w:t xml:space="preserve">.  In other words, when generation </w:t>
      </w:r>
      <w:r w:rsidR="00AF2221" w:rsidRPr="00AF2221">
        <w:rPr>
          <w:position w:val="-10"/>
        </w:rPr>
        <w:object w:dxaOrig="200" w:dyaOrig="260" w14:anchorId="429D15B9">
          <v:shape id="_x0000_i1504" type="#_x0000_t75" style="width:10pt;height:13.35pt" o:ole="">
            <v:imagedata r:id="rId989" o:title=""/>
          </v:shape>
          <o:OLEObject Type="Embed" ProgID="Equation.DSMT4" ShapeID="_x0000_i1504" DrawAspect="Content" ObjectID="_1342183801" r:id="rId990"/>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505" type="#_x0000_t75" style="width:12pt;height:16.65pt" o:ole="">
            <v:imagedata r:id="rId991" o:title=""/>
          </v:shape>
          <o:OLEObject Type="Embed" ProgID="Equation.DSMT4" ShapeID="_x0000_i1505" DrawAspect="Content" ObjectID="_1342183802" r:id="rId992"/>
        </w:object>
      </w:r>
      <w:r w:rsidRPr="00690318">
        <w:t xml:space="preserve">. Note that </w:t>
      </w:r>
      <w:r w:rsidR="00AF2221" w:rsidRPr="00AF2221">
        <w:rPr>
          <w:position w:val="-4"/>
        </w:rPr>
        <w:object w:dxaOrig="360" w:dyaOrig="300" w14:anchorId="3A2F09E5">
          <v:shape id="_x0000_i1506" type="#_x0000_t75" style="width:18pt;height:14pt" o:ole="">
            <v:imagedata r:id="rId993" o:title=""/>
          </v:shape>
          <o:OLEObject Type="Embed" ProgID="Equation.DSMT4" ShapeID="_x0000_i1506" DrawAspect="Content" ObjectID="_1342183803" r:id="rId994"/>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507" type="#_x0000_t75" style="width:93.35pt;height:34pt" o:ole="">
            <v:imagedata r:id="rId995" o:title=""/>
          </v:shape>
          <o:OLEObject Type="Embed" ProgID="Equation.DSMT4" ShapeID="_x0000_i1507" DrawAspect="Content" ObjectID="_1342183804" r:id="rId996"/>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508" type="#_x0000_t75" style="width:40pt;height:22pt" o:ole="">
            <v:imagedata r:id="rId997" o:title=""/>
          </v:shape>
          <o:OLEObject Type="Embed" ProgID="Equation.DSMT4" ShapeID="_x0000_i1508" DrawAspect="Content" ObjectID="_1342183805" r:id="rId998"/>
        </w:object>
      </w:r>
      <w:r w:rsidRPr="00690318">
        <w:t xml:space="preserve"> is the state of stress in the generation </w:t>
      </w:r>
      <w:r w:rsidR="00AF2221" w:rsidRPr="00AF2221">
        <w:rPr>
          <w:position w:val="-10"/>
        </w:rPr>
        <w:object w:dxaOrig="200" w:dyaOrig="260" w14:anchorId="3298D013">
          <v:shape id="_x0000_i1509" type="#_x0000_t75" style="width:10pt;height:13.35pt" o:ole="">
            <v:imagedata r:id="rId999" o:title=""/>
          </v:shape>
          <o:OLEObject Type="Embed" ProgID="Equation.DSMT4" ShapeID="_x0000_i1509" DrawAspect="Content" ObjectID="_1342183806" r:id="rId100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510" type="#_x0000_t75" style="width:16.65pt;height:14pt" o:ole="">
            <v:imagedata r:id="rId1001" o:title=""/>
          </v:shape>
          <o:OLEObject Type="Embed" ProgID="Equation.DSMT4" ShapeID="_x0000_i1510" DrawAspect="Content" ObjectID="_1342183807" r:id="rId1002"/>
        </w:object>
      </w:r>
      <w:r w:rsidRPr="00690318">
        <w:t xml:space="preserve">. In the above equation, </w:t>
      </w:r>
      <w:r w:rsidR="00AF2221" w:rsidRPr="00AF2221">
        <w:rPr>
          <w:position w:val="-6"/>
        </w:rPr>
        <w:object w:dxaOrig="1240" w:dyaOrig="320" w14:anchorId="63F5489B">
          <v:shape id="_x0000_i1511" type="#_x0000_t75" style="width:62pt;height:16.65pt" o:ole="">
            <v:imagedata r:id="rId1003" o:title=""/>
          </v:shape>
          <o:OLEObject Type="Embed" ProgID="Equation.DSMT4" ShapeID="_x0000_i1511" DrawAspect="Content" ObjectID="_1342183808" r:id="rId1004"/>
        </w:object>
      </w:r>
      <w:r w:rsidRPr="00690318">
        <w:t xml:space="preserve"> and the factor </w:t>
      </w:r>
      <w:r w:rsidR="00AF2221" w:rsidRPr="00AF2221">
        <w:rPr>
          <w:position w:val="-10"/>
        </w:rPr>
        <w:object w:dxaOrig="560" w:dyaOrig="360" w14:anchorId="7AEF78C0">
          <v:shape id="_x0000_i1512" type="#_x0000_t75" style="width:28pt;height:18pt" o:ole="">
            <v:imagedata r:id="rId1005" o:title=""/>
          </v:shape>
          <o:OLEObject Type="Embed" ProgID="Equation.DSMT4" ShapeID="_x0000_i1512" DrawAspect="Content" ObjectID="_1342183809" r:id="rId1006"/>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513" type="#_x0000_t75" style="width:14pt;height:14pt" o:ole="">
            <v:imagedata r:id="rId1007" o:title=""/>
          </v:shape>
          <o:OLEObject Type="Embed" ProgID="Equation.DSMT4" ShapeID="_x0000_i1513" DrawAspect="Content" ObjectID="_1342183810" r:id="rId100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514" type="#_x0000_t75" style="width:18pt;height:14pt" o:ole="">
            <v:imagedata r:id="rId1009" o:title=""/>
          </v:shape>
          <o:OLEObject Type="Embed" ProgID="Equation.DSMT4" ShapeID="_x0000_i1514" DrawAspect="Content" ObjectID="_1342183811" r:id="rId101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2827" w:name="_Toc200951634"/>
      <w:bookmarkStart w:id="2828" w:name="_Toc268297781"/>
      <w:r w:rsidRPr="00690318">
        <w:t>General Specification of Multigeneration Solids</w:t>
      </w:r>
      <w:bookmarkEnd w:id="2827"/>
      <w:bookmarkEnd w:id="2828"/>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515" type="#_x0000_t75" style="width:12pt;height:16.65pt" o:ole="">
            <v:imagedata r:id="rId1011" o:title=""/>
          </v:shape>
          <o:OLEObject Type="Embed" ProgID="Equation.DSMT4" ShapeID="_x0000_i1515" DrawAspect="Content" ObjectID="_1342183812" r:id="rId101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2829" w:name="_Ref162415183"/>
      <w:bookmarkStart w:id="2830" w:name="_Toc268297782"/>
      <w:r w:rsidRPr="0097532C">
        <w:lastRenderedPageBreak/>
        <w:t>Biphasic Materials</w:t>
      </w:r>
      <w:bookmarkEnd w:id="2829"/>
      <w:bookmarkEnd w:id="283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1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516" type="#_x0000_t75" style="width:13.35pt;height:10.65pt" o:ole="">
            <v:imagedata r:id="rId1014" o:title=""/>
          </v:shape>
          <o:OLEObject Type="Embed" ProgID="Equation.DSMT4" ShapeID="_x0000_i1516" DrawAspect="Content" ObjectID="_1342183813" r:id="rId1015"/>
        </w:object>
      </w:r>
      <w:r>
        <w:t xml:space="preserve">, to the interstitial fluid pressure gradient, </w:t>
      </w:r>
      <w:r w:rsidR="00AF2221" w:rsidRPr="00AF2221">
        <w:rPr>
          <w:position w:val="-10"/>
        </w:rPr>
        <w:object w:dxaOrig="360" w:dyaOrig="320" w14:anchorId="7979F4CE">
          <v:shape id="_x0000_i1517" type="#_x0000_t75" style="width:18pt;height:16.65pt" o:ole="">
            <v:imagedata r:id="rId1016" o:title=""/>
          </v:shape>
          <o:OLEObject Type="Embed" ProgID="Equation.DSMT4" ShapeID="_x0000_i1517" DrawAspect="Content" ObjectID="_1342183814" r:id="rId101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518" type="#_x0000_t75" style="width:58.65pt;height:16.65pt" o:ole="">
            <v:imagedata r:id="rId1018" o:title=""/>
          </v:shape>
          <o:OLEObject Type="Embed" ProgID="Equation.DSMT4" ShapeID="_x0000_i1518" DrawAspect="Content" ObjectID="_1342183815" r:id="rId1019"/>
        </w:object>
      </w:r>
    </w:p>
    <w:p w14:paraId="5E15882E" w14:textId="32A4DA39" w:rsidR="006A0BC1" w:rsidRDefault="006A0BC1" w:rsidP="006A0BC1">
      <w:r>
        <w:t xml:space="preserve">where </w:t>
      </w:r>
      <w:r w:rsidR="00AF2221" w:rsidRPr="00AF2221">
        <w:rPr>
          <w:position w:val="-4"/>
        </w:rPr>
        <w:object w:dxaOrig="220" w:dyaOrig="260" w14:anchorId="05E291A9">
          <v:shape id="_x0000_i1519" type="#_x0000_t75" style="width:10.65pt;height:13.35pt" o:ole="">
            <v:imagedata r:id="rId1020" o:title=""/>
          </v:shape>
          <o:OLEObject Type="Embed" ProgID="Equation.DSMT4" ShapeID="_x0000_i1519" DrawAspect="Content" ObjectID="_1342183816" r:id="rId102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2831" w:name="_Toc268297783"/>
      <w:r w:rsidRPr="0097532C">
        <w:lastRenderedPageBreak/>
        <w:t>General Specification of Biphasic Materials</w:t>
      </w:r>
      <w:bookmarkEnd w:id="283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2"/>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520" type="#_x0000_t75" style="width:14pt;height:19.35pt" o:ole="">
                  <v:imagedata r:id="rId1022" o:title=""/>
                </v:shape>
                <o:OLEObject Type="Embed" ProgID="Equation.DSMT4" ShapeID="_x0000_i1520" DrawAspect="Content" ObjectID="_1342183817" r:id="rId1023"/>
              </w:object>
            </w:r>
            <w:r w:rsidRPr="000B272C">
              <w:t xml:space="preserve"> in the reference configuration (</w:t>
            </w:r>
            <w:r w:rsidRPr="00AF2221">
              <w:rPr>
                <w:position w:val="-12"/>
              </w:rPr>
              <w:object w:dxaOrig="980" w:dyaOrig="380" w14:anchorId="4E4E93BE">
                <v:shape id="_x0000_i1521" type="#_x0000_t75" style="width:49.35pt;height:19.35pt" o:ole="">
                  <v:imagedata r:id="rId1024" o:title=""/>
                </v:shape>
                <o:OLEObject Type="Embed" ProgID="Equation.DSMT4" ShapeID="_x0000_i1521" DrawAspect="Content" ObjectID="_1342183818" r:id="rId1025"/>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522" type="#_x0000_t75" style="width:16.65pt;height:18pt" o:ole="">
                  <v:imagedata r:id="rId1026" o:title=""/>
                </v:shape>
                <o:OLEObject Type="Embed" ProgID="Equation.DSMT4" ShapeID="_x0000_i1522" DrawAspect="Content" ObjectID="_1342183819" r:id="rId1027"/>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523" type="#_x0000_t75" style="width:29.35pt;height:19.35pt" o:ole="">
            <v:imagedata r:id="rId1028" o:title=""/>
          </v:shape>
          <o:OLEObject Type="Embed" ProgID="Equation.DSMT4" ShapeID="_x0000_i1523" DrawAspect="Content" ObjectID="_1342183820" r:id="rId102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2832" w:name="_Ref162413399"/>
      <w:bookmarkStart w:id="2833" w:name="_Toc268297784"/>
      <w:r w:rsidRPr="0097532C">
        <w:lastRenderedPageBreak/>
        <w:t>Permeability Materials</w:t>
      </w:r>
      <w:bookmarkEnd w:id="2832"/>
      <w:bookmarkEnd w:id="2833"/>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2834" w:name="_Ref288636620"/>
      <w:bookmarkStart w:id="2835" w:name="_Toc268297785"/>
      <w:r>
        <w:lastRenderedPageBreak/>
        <w:t>Constant Isotropic Permeability</w:t>
      </w:r>
      <w:bookmarkEnd w:id="2834"/>
      <w:bookmarkEnd w:id="2835"/>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524" type="#_x0000_t75" style="width:36.65pt;height:16.65pt" o:ole="">
            <v:imagedata r:id="rId1030" o:title=""/>
          </v:shape>
          <o:OLEObject Type="Embed" ProgID="Equation.DSMT4" ShapeID="_x0000_i1524" DrawAspect="Content" ObjectID="_1342183821" r:id="rId103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525" type="#_x0000_t75" style="width:10pt;height:14pt" o:ole="">
            <v:imagedata r:id="rId1032" o:title=""/>
          </v:shape>
          <o:OLEObject Type="Embed" ProgID="Equation.DSMT4" ShapeID="_x0000_i1525" DrawAspect="Content" ObjectID="_1342183822" r:id="rId103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2836" w:name="_Toc268297786"/>
      <w:r>
        <w:lastRenderedPageBreak/>
        <w:t>Holmes-Mow</w:t>
      </w:r>
      <w:bookmarkEnd w:id="283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526" type="#_x0000_t75" style="width:13.35pt;height:18pt" o:ole="">
                  <v:imagedata r:id="rId1034" o:title=""/>
                </v:shape>
                <o:OLEObject Type="Embed" ProgID="Equation.DSMT4" ShapeID="_x0000_i1526" DrawAspect="Content" ObjectID="_1342183823" r:id="rId1035"/>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527" type="#_x0000_t75" style="width:16.65pt;height:13.35pt" o:ole="">
                  <v:imagedata r:id="rId1036" o:title=""/>
                </v:shape>
                <o:OLEObject Type="Embed" ProgID="Equation.DSMT4" ShapeID="_x0000_i1527" DrawAspect="Content" ObjectID="_1342183824" r:id="rId1037"/>
              </w:object>
            </w:r>
            <w:r w:rsidDel="00C526D6">
              <w:t xml:space="preserve"> (</w:t>
            </w:r>
            <w:r w:rsidRPr="00AF2221">
              <w:rPr>
                <w:position w:val="-6"/>
              </w:rPr>
              <w:object w:dxaOrig="680" w:dyaOrig="279" w14:anchorId="1B686960">
                <v:shape id="_x0000_i1528" type="#_x0000_t75" style="width:34pt;height:14pt" o:ole="">
                  <v:imagedata r:id="rId1038" o:title=""/>
                </v:shape>
                <o:OLEObject Type="Embed" ProgID="Equation.DSMT4" ShapeID="_x0000_i1528" DrawAspect="Content" ObjectID="_1342183825" r:id="rId1039"/>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529" type="#_x0000_t75" style="width:12pt;height:10.65pt" o:ole="">
                  <v:imagedata r:id="rId1040" o:title=""/>
                </v:shape>
                <o:OLEObject Type="Embed" ProgID="Equation.DSMT4" ShapeID="_x0000_i1529" DrawAspect="Content" ObjectID="_1342183826" r:id="rId1041"/>
              </w:object>
            </w:r>
            <w:r>
              <w:t xml:space="preserve"> </w:t>
            </w:r>
            <w:r w:rsidRPr="00AF2221">
              <w:rPr>
                <w:position w:val="-14"/>
              </w:rPr>
              <w:object w:dxaOrig="780" w:dyaOrig="400" w14:anchorId="742F9DEA">
                <v:shape id="_x0000_i1530" type="#_x0000_t75" style="width:39.35pt;height:19.35pt" o:ole="">
                  <v:imagedata r:id="rId1042" o:title=""/>
                </v:shape>
                <o:OLEObject Type="Embed" ProgID="Equation.DSMT4" ShapeID="_x0000_i1530" DrawAspect="Content" ObjectID="_1342183827" r:id="rId1043"/>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531" type="#_x0000_t75" style="width:54pt;height:19.35pt" o:ole="">
            <v:imagedata r:id="rId1044" o:title=""/>
          </v:shape>
          <o:OLEObject Type="Embed" ProgID="Equation.DSMT4" ShapeID="_x0000_i1531" DrawAspect="Content" ObjectID="_1342183828" r:id="rId1045"/>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532" type="#_x0000_t75" style="width:141.35pt;height:40pt" o:ole="">
            <v:imagedata r:id="rId1046" o:title=""/>
          </v:shape>
          <o:OLEObject Type="Embed" ProgID="Equation.DSMT4" ShapeID="_x0000_i1532" DrawAspect="Content" ObjectID="_1342183829" r:id="rId1047"/>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533" type="#_x0000_t75" style="width:48pt;height:14pt" o:ole="">
            <v:imagedata r:id="rId1048" o:title=""/>
          </v:shape>
          <o:OLEObject Type="Embed" ProgID="Equation.DSMT4" ShapeID="_x0000_i1533" DrawAspect="Content" ObjectID="_1342183830" r:id="rId104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2837" w:name="_Toc268297787"/>
      <w:r>
        <w:lastRenderedPageBreak/>
        <w:t>Referentially Isotropic Permeability</w:t>
      </w:r>
      <w:bookmarkEnd w:id="283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534" type="#_x0000_t75" style="width:16.65pt;height:18pt" o:ole="">
                  <v:imagedata r:id="rId1050" o:title=""/>
                </v:shape>
                <o:OLEObject Type="Embed" ProgID="Equation.DSMT4" ShapeID="_x0000_i1534" DrawAspect="Content" ObjectID="_1342183831" r:id="rId1051"/>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535" type="#_x0000_t75" style="width:14pt;height:18pt" o:ole="">
                  <v:imagedata r:id="rId1052" o:title=""/>
                </v:shape>
                <o:OLEObject Type="Embed" ProgID="Equation.DSMT4" ShapeID="_x0000_i1535" DrawAspect="Content" ObjectID="_1342183832" r:id="rId1053"/>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536" type="#_x0000_t75" style="width:16.65pt;height:18pt" o:ole="">
                  <v:imagedata r:id="rId1054" o:title=""/>
                </v:shape>
                <o:OLEObject Type="Embed" ProgID="Equation.DSMT4" ShapeID="_x0000_i1536" DrawAspect="Content" ObjectID="_1342183833" r:id="rId1055"/>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537" type="#_x0000_t75" style="width:16.65pt;height:13.35pt" o:ole="">
                  <v:imagedata r:id="rId1056" o:title=""/>
                </v:shape>
                <o:OLEObject Type="Embed" ProgID="Equation.DSMT4" ShapeID="_x0000_i1537" DrawAspect="Content" ObjectID="_1342183834" r:id="rId1057"/>
              </w:object>
            </w:r>
            <w:r>
              <w:t xml:space="preserve"> (</w:t>
            </w:r>
            <w:r w:rsidRPr="00AF2221">
              <w:rPr>
                <w:position w:val="-6"/>
              </w:rPr>
              <w:object w:dxaOrig="680" w:dyaOrig="279" w14:anchorId="24D47124">
                <v:shape id="_x0000_i1538" type="#_x0000_t75" style="width:34pt;height:14pt" o:ole="">
                  <v:imagedata r:id="rId1058" o:title=""/>
                </v:shape>
                <o:OLEObject Type="Embed" ProgID="Equation.DSMT4" ShapeID="_x0000_i1538" DrawAspect="Content" ObjectID="_1342183835" r:id="rId1059"/>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539" type="#_x0000_t75" style="width:12pt;height:10.65pt" o:ole="">
                  <v:imagedata r:id="rId1060" o:title=""/>
                </v:shape>
                <o:OLEObject Type="Embed" ProgID="Equation.DSMT4" ShapeID="_x0000_i1539" DrawAspect="Content" ObjectID="_1342183836" r:id="rId1061"/>
              </w:object>
            </w:r>
            <w:r>
              <w:t xml:space="preserve"> (</w:t>
            </w:r>
            <w:r w:rsidRPr="00AF2221">
              <w:rPr>
                <w:position w:val="-6"/>
              </w:rPr>
              <w:object w:dxaOrig="580" w:dyaOrig="279" w14:anchorId="4D40EECD">
                <v:shape id="_x0000_i1540" type="#_x0000_t75" style="width:29.35pt;height:14pt" o:ole="">
                  <v:imagedata r:id="rId1062" o:title=""/>
                </v:shape>
                <o:OLEObject Type="Embed" ProgID="Equation.DSMT4" ShapeID="_x0000_i1540" DrawAspect="Content" ObjectID="_1342183837" r:id="rId1063"/>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41" type="#_x0000_t75" style="width:213.35pt;height:38pt" o:ole="">
            <v:imagedata r:id="rId1064" o:title=""/>
          </v:shape>
          <o:OLEObject Type="Embed" ProgID="Equation.DSMT4" ShapeID="_x0000_i1541" DrawAspect="Content" ObjectID="_1342183838" r:id="rId1065"/>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42" type="#_x0000_t75" style="width:10.65pt;height:14pt" o:ole="">
            <v:imagedata r:id="rId1066" o:title=""/>
          </v:shape>
          <o:OLEObject Type="Embed" ProgID="Equation.DSMT4" ShapeID="_x0000_i1542" DrawAspect="Content" ObjectID="_1342183839" r:id="rId106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43" type="#_x0000_t75" style="width:48pt;height:14pt" o:ole="">
            <v:imagedata r:id="rId1068" o:title=""/>
          </v:shape>
          <o:OLEObject Type="Embed" ProgID="Equation.DSMT4" ShapeID="_x0000_i1543" DrawAspect="Content" ObjectID="_1342183840" r:id="rId1069"/>
        </w:object>
      </w:r>
      <w:r>
        <w:t xml:space="preserve"> where </w:t>
      </w:r>
      <w:r w:rsidR="00AF2221" w:rsidRPr="00AF2221">
        <w:rPr>
          <w:position w:val="-4"/>
        </w:rPr>
        <w:object w:dxaOrig="220" w:dyaOrig="260" w14:anchorId="36F0D9F9">
          <v:shape id="_x0000_i1544" type="#_x0000_t75" style="width:10.65pt;height:13.35pt" o:ole="">
            <v:imagedata r:id="rId1070" o:title=""/>
          </v:shape>
          <o:OLEObject Type="Embed" ProgID="Equation.DSMT4" ShapeID="_x0000_i1544" DrawAspect="Content" ObjectID="_1342183841" r:id="rId1071"/>
        </w:object>
      </w:r>
      <w:r>
        <w:rPr>
          <w:b/>
        </w:rPr>
        <w:t xml:space="preserve"> </w:t>
      </w:r>
      <w:r>
        <w:t xml:space="preserve">is the deformation gradient, and </w:t>
      </w:r>
      <w:r w:rsidR="00AF2221" w:rsidRPr="00AF2221">
        <w:rPr>
          <w:position w:val="-6"/>
        </w:rPr>
        <w:object w:dxaOrig="960" w:dyaOrig="320" w14:anchorId="3BEC3047">
          <v:shape id="_x0000_i1545" type="#_x0000_t75" style="width:48pt;height:16.65pt" o:ole="">
            <v:imagedata r:id="rId1072" o:title=""/>
          </v:shape>
          <o:OLEObject Type="Embed" ProgID="Equation.DSMT4" ShapeID="_x0000_i1545" DrawAspect="Content" ObjectID="_1342183842" r:id="rId1073"/>
        </w:object>
      </w:r>
      <w:r>
        <w:t xml:space="preserve"> is the left Cauchy-Green tensor.  Note that the permeability in the reference state (</w:t>
      </w:r>
      <w:r w:rsidR="00AF2221" w:rsidRPr="00AF2221">
        <w:rPr>
          <w:position w:val="-4"/>
        </w:rPr>
        <w:object w:dxaOrig="560" w:dyaOrig="260" w14:anchorId="1183FB14">
          <v:shape id="_x0000_i1546" type="#_x0000_t75" style="width:28pt;height:13.35pt" o:ole="">
            <v:imagedata r:id="rId1074" o:title=""/>
          </v:shape>
          <o:OLEObject Type="Embed" ProgID="Equation.DSMT4" ShapeID="_x0000_i1546" DrawAspect="Content" ObjectID="_1342183843" r:id="rId1075"/>
        </w:object>
      </w:r>
      <w:r>
        <w:t xml:space="preserve">) is isotropic and given by </w:t>
      </w:r>
      <w:r w:rsidR="00AF2221" w:rsidRPr="00AF2221">
        <w:rPr>
          <w:position w:val="-14"/>
        </w:rPr>
        <w:object w:dxaOrig="2020" w:dyaOrig="400" w14:anchorId="0B74E8DC">
          <v:shape id="_x0000_i1547" type="#_x0000_t75" style="width:101.35pt;height:19.35pt" o:ole="">
            <v:imagedata r:id="rId1076" o:title=""/>
          </v:shape>
          <o:OLEObject Type="Embed" ProgID="Equation.DSMT4" ShapeID="_x0000_i1547" DrawAspect="Content" ObjectID="_1342183844" r:id="rId107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2838" w:name="_Toc268297788"/>
      <w:r>
        <w:lastRenderedPageBreak/>
        <w:t>Referentially Orthotropic Permeability</w:t>
      </w:r>
      <w:bookmarkEnd w:id="2838"/>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48" type="#_x0000_t75" style="width:16.65pt;height:18pt" o:ole="">
                  <v:imagedata r:id="rId1078" o:title=""/>
                </v:shape>
                <o:OLEObject Type="Embed" ProgID="Equation.DSMT4" ShapeID="_x0000_i1548" DrawAspect="Content" ObjectID="_1342183845" r:id="rId1079"/>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49" type="#_x0000_t75" style="width:14pt;height:19.35pt" o:ole="">
                  <v:imagedata r:id="rId1080" o:title=""/>
                </v:shape>
                <o:OLEObject Type="Embed" ProgID="Equation.DSMT4" ShapeID="_x0000_i1549" DrawAspect="Content" ObjectID="_1342183846" r:id="rId1081"/>
              </w:object>
            </w:r>
            <w:r>
              <w:t xml:space="preserve"> along orthogonal directions (</w:t>
            </w:r>
            <w:r w:rsidRPr="00AF2221">
              <w:rPr>
                <w:position w:val="-10"/>
              </w:rPr>
              <w:object w:dxaOrig="920" w:dyaOrig="320" w14:anchorId="4C3A766C">
                <v:shape id="_x0000_i1550" type="#_x0000_t75" style="width:45.35pt;height:16.65pt" o:ole="">
                  <v:imagedata r:id="rId1082" o:title=""/>
                </v:shape>
                <o:OLEObject Type="Embed" ProgID="Equation.DSMT4" ShapeID="_x0000_i1550" DrawAspect="Content" ObjectID="_1342183847" r:id="rId1083"/>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51" type="#_x0000_t75" style="width:16.65pt;height:19.35pt" o:ole="">
                  <v:imagedata r:id="rId1084" o:title=""/>
                </v:shape>
                <o:OLEObject Type="Embed" ProgID="Equation.DSMT4" ShapeID="_x0000_i1551" DrawAspect="Content" ObjectID="_1342183848" r:id="rId1085"/>
              </w:object>
            </w:r>
            <w:r>
              <w:t xml:space="preserve"> along orthogonal directions (</w:t>
            </w:r>
            <w:r w:rsidRPr="00AF2221">
              <w:rPr>
                <w:position w:val="-10"/>
              </w:rPr>
              <w:object w:dxaOrig="920" w:dyaOrig="320" w14:anchorId="18724FAB">
                <v:shape id="_x0000_i1552" type="#_x0000_t75" style="width:45.35pt;height:16.65pt" o:ole="">
                  <v:imagedata r:id="rId1086" o:title=""/>
                </v:shape>
                <o:OLEObject Type="Embed" ProgID="Equation.DSMT4" ShapeID="_x0000_i1552" DrawAspect="Content" ObjectID="_1342183849" r:id="rId1087"/>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53" type="#_x0000_t75" style="width:19.35pt;height:18pt" o:ole="">
                  <v:imagedata r:id="rId1088" o:title=""/>
                </v:shape>
                <o:OLEObject Type="Embed" ProgID="Equation.DSMT4" ShapeID="_x0000_i1553" DrawAspect="Content" ObjectID="_1342183850" r:id="rId1089"/>
              </w:object>
            </w:r>
            <w:r>
              <w:t xml:space="preserve"> (</w:t>
            </w:r>
            <w:r w:rsidRPr="00AF2221">
              <w:rPr>
                <w:position w:val="-12"/>
              </w:rPr>
              <w:object w:dxaOrig="760" w:dyaOrig="360" w14:anchorId="7D9815F0">
                <v:shape id="_x0000_i1554" type="#_x0000_t75" style="width:38pt;height:18pt" o:ole="">
                  <v:imagedata r:id="rId1090" o:title=""/>
                </v:shape>
                <o:OLEObject Type="Embed" ProgID="Equation.DSMT4" ShapeID="_x0000_i1554" DrawAspect="Content" ObjectID="_1342183851" r:id="rId1091"/>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55" type="#_x0000_t75" style="width:19.35pt;height:18pt" o:ole="">
                  <v:imagedata r:id="rId1092" o:title=""/>
                </v:shape>
                <o:OLEObject Type="Embed" ProgID="Equation.DSMT4" ShapeID="_x0000_i1555" DrawAspect="Content" ObjectID="_1342183852" r:id="rId1093"/>
              </w:object>
            </w:r>
            <w:r>
              <w:t xml:space="preserve"> (</w:t>
            </w:r>
            <w:r w:rsidRPr="00AF2221">
              <w:rPr>
                <w:position w:val="-10"/>
              </w:rPr>
              <w:object w:dxaOrig="920" w:dyaOrig="320" w14:anchorId="119646C0">
                <v:shape id="_x0000_i1556" type="#_x0000_t75" style="width:45.35pt;height:16.65pt" o:ole="">
                  <v:imagedata r:id="rId1094" o:title=""/>
                </v:shape>
                <o:OLEObject Type="Embed" ProgID="Equation.DSMT4" ShapeID="_x0000_i1556" DrawAspect="Content" ObjectID="_1342183853" r:id="rId1095"/>
              </w:object>
            </w:r>
            <w:r>
              <w:t xml:space="preserve">, </w:t>
            </w:r>
            <w:r w:rsidRPr="00AF2221">
              <w:rPr>
                <w:position w:val="-12"/>
              </w:rPr>
              <w:object w:dxaOrig="760" w:dyaOrig="360" w14:anchorId="07D5B58F">
                <v:shape id="_x0000_i1557" type="#_x0000_t75" style="width:38pt;height:18pt" o:ole="">
                  <v:imagedata r:id="rId1096" o:title=""/>
                </v:shape>
                <o:OLEObject Type="Embed" ProgID="Equation.DSMT4" ShapeID="_x0000_i1557" DrawAspect="Content" ObjectID="_1342183854" r:id="rId1097"/>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58" type="#_x0000_t75" style="width:14pt;height:18pt" o:ole="">
                  <v:imagedata r:id="rId1098" o:title=""/>
                </v:shape>
                <o:OLEObject Type="Embed" ProgID="Equation.DSMT4" ShapeID="_x0000_i1558" DrawAspect="Content" ObjectID="_1342183855" r:id="rId1099"/>
              </w:object>
            </w:r>
            <w:r>
              <w:t xml:space="preserve"> (</w:t>
            </w:r>
            <w:r w:rsidRPr="00AF2221">
              <w:rPr>
                <w:position w:val="-12"/>
              </w:rPr>
              <w:object w:dxaOrig="660" w:dyaOrig="360" w14:anchorId="6894CD20">
                <v:shape id="_x0000_i1559" type="#_x0000_t75" style="width:32.65pt;height:18pt" o:ole="">
                  <v:imagedata r:id="rId1100" o:title=""/>
                </v:shape>
                <o:OLEObject Type="Embed" ProgID="Equation.DSMT4" ShapeID="_x0000_i1559" DrawAspect="Content" ObjectID="_1342183856" r:id="rId1101"/>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60" type="#_x0000_t75" style="width:14pt;height:18pt" o:ole="">
                  <v:imagedata r:id="rId1102" o:title=""/>
                </v:shape>
                <o:OLEObject Type="Embed" ProgID="Equation.DSMT4" ShapeID="_x0000_i1560" DrawAspect="Content" ObjectID="_1342183857" r:id="rId1103"/>
              </w:object>
            </w:r>
            <w:r>
              <w:t xml:space="preserve"> (</w:t>
            </w:r>
            <w:r w:rsidRPr="00AF2221">
              <w:rPr>
                <w:position w:val="-10"/>
              </w:rPr>
              <w:object w:dxaOrig="920" w:dyaOrig="320" w14:anchorId="0F539FCB">
                <v:shape id="_x0000_i1561" type="#_x0000_t75" style="width:45.35pt;height:16.65pt" o:ole="">
                  <v:imagedata r:id="rId1104" o:title=""/>
                </v:shape>
                <o:OLEObject Type="Embed" ProgID="Equation.DSMT4" ShapeID="_x0000_i1561" DrawAspect="Content" ObjectID="_1342183858" r:id="rId1105"/>
              </w:object>
            </w:r>
            <w:r>
              <w:t xml:space="preserve">, </w:t>
            </w:r>
            <w:r w:rsidRPr="00AF2221">
              <w:rPr>
                <w:position w:val="-12"/>
              </w:rPr>
              <w:object w:dxaOrig="680" w:dyaOrig="360" w14:anchorId="3C3DBFA7">
                <v:shape id="_x0000_i1562" type="#_x0000_t75" style="width:34pt;height:18pt" o:ole="">
                  <v:imagedata r:id="rId1106" o:title=""/>
                </v:shape>
                <o:OLEObject Type="Embed" ProgID="Equation.DSMT4" ShapeID="_x0000_i1562" DrawAspect="Content" ObjectID="_1342183859" r:id="rId1107"/>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63" type="#_x0000_t75" style="width:188.65pt;height:34pt" o:ole="">
            <v:imagedata r:id="rId1108" o:title=""/>
          </v:shape>
          <o:OLEObject Type="Embed" ProgID="Equation.DSMT4" ShapeID="_x0000_i1563" DrawAspect="Content" ObjectID="_1342183860" r:id="rId1109"/>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64" type="#_x0000_t75" style="width:205.35pt;height:122pt" o:ole="">
            <v:imagedata r:id="rId1110" o:title=""/>
          </v:shape>
          <o:OLEObject Type="Embed" ProgID="Equation.DSMT4" ShapeID="_x0000_i1564" DrawAspect="Content" ObjectID="_1342183861" r:id="rId1111"/>
        </w:object>
      </w:r>
      <w:r>
        <w:t>,</w:t>
      </w:r>
    </w:p>
    <w:p w14:paraId="4705DC3A" w14:textId="2C462DAD" w:rsidR="006A0BC1" w:rsidRDefault="00AF2221" w:rsidP="006A0BC1">
      <w:r w:rsidRPr="00AF2221">
        <w:rPr>
          <w:position w:val="-6"/>
        </w:rPr>
        <w:object w:dxaOrig="220" w:dyaOrig="279" w14:anchorId="6BCFED38">
          <v:shape id="_x0000_i1565" type="#_x0000_t75" style="width:10.65pt;height:14pt" o:ole="">
            <v:imagedata r:id="rId1112" o:title=""/>
          </v:shape>
          <o:OLEObject Type="Embed" ProgID="Equation.DSMT4" ShapeID="_x0000_i1565" DrawAspect="Content" ObjectID="_1342183862" r:id="rId1113"/>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66" type="#_x0000_t75" style="width:48pt;height:14pt" o:ole="">
            <v:imagedata r:id="rId1114" o:title=""/>
          </v:shape>
          <o:OLEObject Type="Embed" ProgID="Equation.DSMT4" ShapeID="_x0000_i1566" DrawAspect="Content" ObjectID="_1342183863" r:id="rId1115"/>
        </w:object>
      </w:r>
      <w:r w:rsidR="006A0BC1">
        <w:t xml:space="preserve"> where</w:t>
      </w:r>
      <w:r w:rsidR="006A0BC1">
        <w:rPr>
          <w:b/>
        </w:rPr>
        <w:t xml:space="preserve"> </w:t>
      </w:r>
      <w:r w:rsidRPr="00AF2221">
        <w:rPr>
          <w:b/>
          <w:position w:val="-4"/>
        </w:rPr>
        <w:object w:dxaOrig="220" w:dyaOrig="260" w14:anchorId="3BB4D8F3">
          <v:shape id="_x0000_i1567" type="#_x0000_t75" style="width:10.65pt;height:13.35pt" o:ole="">
            <v:imagedata r:id="rId1116" o:title=""/>
          </v:shape>
          <o:OLEObject Type="Embed" ProgID="Equation.DSMT4" ShapeID="_x0000_i1567" DrawAspect="Content" ObjectID="_1342183864" r:id="rId1117"/>
        </w:object>
      </w:r>
      <w:r w:rsidR="006A0BC1" w:rsidRPr="00A16AEB">
        <w:t xml:space="preserve"> </w:t>
      </w:r>
      <w:r w:rsidR="006A0BC1">
        <w:t xml:space="preserve">is the deformation gradient.  </w:t>
      </w:r>
      <w:r w:rsidRPr="00AF2221">
        <w:rPr>
          <w:position w:val="-12"/>
        </w:rPr>
        <w:object w:dxaOrig="360" w:dyaOrig="360" w14:anchorId="5F98BDF4">
          <v:shape id="_x0000_i1568" type="#_x0000_t75" style="width:18pt;height:18pt" o:ole="">
            <v:imagedata r:id="rId1118" o:title=""/>
          </v:shape>
          <o:OLEObject Type="Embed" ProgID="Equation.DSMT4" ShapeID="_x0000_i1568" DrawAspect="Content" ObjectID="_1342183865" r:id="rId1119"/>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69" type="#_x0000_t75" style="width:163.35pt;height:19.35pt" o:ole="">
            <v:imagedata r:id="rId1120" o:title=""/>
          </v:shape>
          <o:OLEObject Type="Embed" ProgID="Equation.DSMT4" ShapeID="_x0000_i1569" DrawAspect="Content" ObjectID="_1342183866" r:id="rId1121"/>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70" type="#_x0000_t75" style="width:16.65pt;height:18pt" o:ole="">
            <v:imagedata r:id="rId1122" o:title=""/>
          </v:shape>
          <o:OLEObject Type="Embed" ProgID="Equation.DSMT4" ShapeID="_x0000_i1570" DrawAspect="Content" ObjectID="_1342183867" r:id="rId1123"/>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35CC7A7E">
          <v:shape id="_x0000_i1571" type="#_x0000_t75" style="width:28pt;height:13.35pt" o:ole="">
            <v:imagedata r:id="rId1124" o:title=""/>
          </v:shape>
          <o:OLEObject Type="Embed" ProgID="Equation.DSMT4" ShapeID="_x0000_i1571" DrawAspect="Content" ObjectID="_1342183868" r:id="rId1125"/>
        </w:object>
      </w:r>
      <w:r>
        <w:t xml:space="preserve">) is given by </w:t>
      </w:r>
      <w:r w:rsidR="00AF2221" w:rsidRPr="00AF2221">
        <w:rPr>
          <w:position w:val="-28"/>
        </w:rPr>
        <w:object w:dxaOrig="3060" w:dyaOrig="680" w14:anchorId="3B826295">
          <v:shape id="_x0000_i1572" type="#_x0000_t75" style="width:152.65pt;height:34pt" o:ole="">
            <v:imagedata r:id="rId1126" o:title=""/>
          </v:shape>
          <o:OLEObject Type="Embed" ProgID="Equation.DSMT4" ShapeID="_x0000_i1572" DrawAspect="Content" ObjectID="_1342183869" r:id="rId112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2839" w:name="_Toc268297789"/>
      <w:r>
        <w:lastRenderedPageBreak/>
        <w:t>Referentially Transversely Isotropic Permeability</w:t>
      </w:r>
      <w:bookmarkEnd w:id="2839"/>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73" type="#_x0000_t75" style="width:16.65pt;height:18pt" o:ole="">
                  <v:imagedata r:id="rId1128" o:title=""/>
                </v:shape>
                <o:OLEObject Type="Embed" ProgID="Equation.DSMT4" ShapeID="_x0000_i1573" DrawAspect="Content" ObjectID="_1342183870" r:id="rId1129"/>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74" type="#_x0000_t75" style="width:14pt;height:19.35pt" o:ole="">
                  <v:imagedata r:id="rId1130" o:title=""/>
                </v:shape>
                <o:OLEObject Type="Embed" ProgID="Equation.DSMT4" ShapeID="_x0000_i1574" DrawAspect="Content" ObjectID="_1342183871" r:id="rId1131"/>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75" type="#_x0000_t75" style="width:16.65pt;height:19.35pt" o:ole="">
                  <v:imagedata r:id="rId1132" o:title=""/>
                </v:shape>
                <o:OLEObject Type="Embed" ProgID="Equation.DSMT4" ShapeID="_x0000_i1575" DrawAspect="Content" ObjectID="_1342183872" r:id="rId1133"/>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76" type="#_x0000_t75" style="width:14pt;height:19.35pt" o:ole="">
                  <v:imagedata r:id="rId1134" o:title=""/>
                </v:shape>
                <o:OLEObject Type="Embed" ProgID="Equation.DSMT4" ShapeID="_x0000_i1576" DrawAspect="Content" ObjectID="_1342183873" r:id="rId1135"/>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77" type="#_x0000_t75" style="width:16.65pt;height:19.35pt" o:ole="">
                  <v:imagedata r:id="rId1136" o:title=""/>
                </v:shape>
                <o:OLEObject Type="Embed" ProgID="Equation.DSMT4" ShapeID="_x0000_i1577" DrawAspect="Content" ObjectID="_1342183874" r:id="rId1137"/>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78" type="#_x0000_t75" style="width:19.35pt;height:18pt" o:ole="">
                  <v:imagedata r:id="rId1138" o:title=""/>
                </v:shape>
                <o:OLEObject Type="Embed" ProgID="Equation.DSMT4" ShapeID="_x0000_i1578" DrawAspect="Content" ObjectID="_1342183875" r:id="rId1139"/>
              </w:object>
            </w:r>
            <w:r>
              <w:t xml:space="preserve"> (</w:t>
            </w:r>
            <w:r w:rsidRPr="00AF2221">
              <w:rPr>
                <w:position w:val="-12"/>
              </w:rPr>
              <w:object w:dxaOrig="760" w:dyaOrig="360" w14:anchorId="0252BE9C">
                <v:shape id="_x0000_i1579" type="#_x0000_t75" style="width:38pt;height:18pt" o:ole="">
                  <v:imagedata r:id="rId1140" o:title=""/>
                </v:shape>
                <o:OLEObject Type="Embed" ProgID="Equation.DSMT4" ShapeID="_x0000_i1579" DrawAspect="Content" ObjectID="_1342183876" r:id="rId1141"/>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80" type="#_x0000_t75" style="width:19.35pt;height:18pt" o:ole="">
                  <v:imagedata r:id="rId1142" o:title=""/>
                </v:shape>
                <o:OLEObject Type="Embed" ProgID="Equation.DSMT4" ShapeID="_x0000_i1580" DrawAspect="Content" ObjectID="_1342183877" r:id="rId1143"/>
              </w:object>
            </w:r>
            <w:r>
              <w:t xml:space="preserve"> (</w:t>
            </w:r>
            <w:r w:rsidRPr="00AF2221">
              <w:rPr>
                <w:position w:val="-12"/>
              </w:rPr>
              <w:object w:dxaOrig="780" w:dyaOrig="360" w14:anchorId="74F759DD">
                <v:shape id="_x0000_i1581" type="#_x0000_t75" style="width:39.35pt;height:18pt" o:ole="">
                  <v:imagedata r:id="rId1144" o:title=""/>
                </v:shape>
                <o:OLEObject Type="Embed" ProgID="Equation.DSMT4" ShapeID="_x0000_i1581" DrawAspect="Content" ObjectID="_1342183878" r:id="rId1145"/>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82" type="#_x0000_t75" style="width:19.35pt;height:18pt" o:ole="">
                  <v:imagedata r:id="rId1146" o:title=""/>
                </v:shape>
                <o:OLEObject Type="Embed" ProgID="Equation.DSMT4" ShapeID="_x0000_i1582" DrawAspect="Content" ObjectID="_1342183879" r:id="rId1147"/>
              </w:object>
            </w:r>
            <w:r>
              <w:t xml:space="preserve"> (</w:t>
            </w:r>
            <w:r w:rsidRPr="00AF2221">
              <w:rPr>
                <w:position w:val="-12"/>
              </w:rPr>
              <w:object w:dxaOrig="760" w:dyaOrig="360" w14:anchorId="2EF0B942">
                <v:shape id="_x0000_i1583" type="#_x0000_t75" style="width:38pt;height:18pt" o:ole="">
                  <v:imagedata r:id="rId1148" o:title=""/>
                </v:shape>
                <o:OLEObject Type="Embed" ProgID="Equation.DSMT4" ShapeID="_x0000_i1583" DrawAspect="Content" ObjectID="_1342183880" r:id="rId1149"/>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84" type="#_x0000_t75" style="width:14pt;height:18pt" o:ole="">
                  <v:imagedata r:id="rId1150" o:title=""/>
                </v:shape>
                <o:OLEObject Type="Embed" ProgID="Equation.DSMT4" ShapeID="_x0000_i1584" DrawAspect="Content" ObjectID="_1342183881" r:id="rId1151"/>
              </w:object>
            </w:r>
            <w:r>
              <w:t xml:space="preserve"> (</w:t>
            </w:r>
            <w:r w:rsidRPr="00AF2221">
              <w:rPr>
                <w:position w:val="-12"/>
              </w:rPr>
              <w:object w:dxaOrig="660" w:dyaOrig="360" w14:anchorId="55C36A6B">
                <v:shape id="_x0000_i1585" type="#_x0000_t75" style="width:32.65pt;height:18pt" o:ole="">
                  <v:imagedata r:id="rId1152" o:title=""/>
                </v:shape>
                <o:OLEObject Type="Embed" ProgID="Equation.DSMT4" ShapeID="_x0000_i1585" DrawAspect="Content" ObjectID="_1342183882" r:id="rId1153"/>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86" type="#_x0000_t75" style="width:16.65pt;height:18pt" o:ole="">
                  <v:imagedata r:id="rId1154" o:title=""/>
                </v:shape>
                <o:OLEObject Type="Embed" ProgID="Equation.DSMT4" ShapeID="_x0000_i1586" DrawAspect="Content" ObjectID="_1342183883" r:id="rId1155"/>
              </w:object>
            </w:r>
            <w:r>
              <w:t xml:space="preserve"> (</w:t>
            </w:r>
            <w:r w:rsidRPr="00AF2221">
              <w:rPr>
                <w:position w:val="-12"/>
              </w:rPr>
              <w:object w:dxaOrig="700" w:dyaOrig="360" w14:anchorId="6F158760">
                <v:shape id="_x0000_i1587" type="#_x0000_t75" style="width:34.65pt;height:18pt" o:ole="">
                  <v:imagedata r:id="rId1156" o:title=""/>
                </v:shape>
                <o:OLEObject Type="Embed" ProgID="Equation.DSMT4" ShapeID="_x0000_i1587" DrawAspect="Content" ObjectID="_1342183884" r:id="rId1157"/>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88" type="#_x0000_t75" style="width:16.65pt;height:18pt" o:ole="">
                  <v:imagedata r:id="rId1158" o:title=""/>
                </v:shape>
                <o:OLEObject Type="Embed" ProgID="Equation.DSMT4" ShapeID="_x0000_i1588" DrawAspect="Content" ObjectID="_1342183885" r:id="rId1159"/>
              </w:object>
            </w:r>
            <w:r>
              <w:t xml:space="preserve"> (</w:t>
            </w:r>
            <w:r w:rsidRPr="00AF2221">
              <w:rPr>
                <w:position w:val="-12"/>
              </w:rPr>
              <w:object w:dxaOrig="680" w:dyaOrig="360" w14:anchorId="0BA432B7">
                <v:shape id="_x0000_i1589" type="#_x0000_t75" style="width:34pt;height:18pt" o:ole="">
                  <v:imagedata r:id="rId1160" o:title=""/>
                </v:shape>
                <o:OLEObject Type="Embed" ProgID="Equation.DSMT4" ShapeID="_x0000_i1589" DrawAspect="Content" ObjectID="_1342183886" r:id="rId1161"/>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90" type="#_x0000_t75" style="width:327.35pt;height:122pt" o:ole="">
            <v:imagedata r:id="rId1162" o:title=""/>
          </v:shape>
          <o:OLEObject Type="Embed" ProgID="Equation.DSMT4" ShapeID="_x0000_i1590" DrawAspect="Content" ObjectID="_1342183887" r:id="rId1163"/>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91" type="#_x0000_t75" style="width:10.65pt;height:14pt" o:ole="">
            <v:imagedata r:id="rId1164" o:title=""/>
          </v:shape>
          <o:OLEObject Type="Embed" ProgID="Equation.DSMT4" ShapeID="_x0000_i1591" DrawAspect="Content" ObjectID="_1342183888" r:id="rId116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92" type="#_x0000_t75" style="width:48pt;height:14pt" o:ole="">
            <v:imagedata r:id="rId1166" o:title=""/>
          </v:shape>
          <o:OLEObject Type="Embed" ProgID="Equation.DSMT4" ShapeID="_x0000_i1592" DrawAspect="Content" ObjectID="_1342183889" r:id="rId1167"/>
        </w:object>
      </w:r>
      <w:r>
        <w:t xml:space="preserve"> where</w:t>
      </w:r>
      <w:r>
        <w:rPr>
          <w:b/>
        </w:rPr>
        <w:t xml:space="preserve"> </w:t>
      </w:r>
      <w:r w:rsidR="00AF2221" w:rsidRPr="00AF2221">
        <w:rPr>
          <w:b/>
          <w:position w:val="-4"/>
        </w:rPr>
        <w:object w:dxaOrig="220" w:dyaOrig="260" w14:anchorId="370C414C">
          <v:shape id="_x0000_i1593" type="#_x0000_t75" style="width:10.65pt;height:13.35pt" o:ole="">
            <v:imagedata r:id="rId1168" o:title=""/>
          </v:shape>
          <o:OLEObject Type="Embed" ProgID="Equation.DSMT4" ShapeID="_x0000_i1593" DrawAspect="Content" ObjectID="_1342183890" r:id="rId1169"/>
        </w:object>
      </w:r>
      <w:r w:rsidRPr="00C526D6">
        <w:t xml:space="preserve"> </w:t>
      </w:r>
      <w:r>
        <w:t xml:space="preserve">is the deformation gradient, and </w:t>
      </w:r>
      <w:r w:rsidR="00AF2221" w:rsidRPr="00AF2221">
        <w:rPr>
          <w:position w:val="-6"/>
        </w:rPr>
        <w:object w:dxaOrig="960" w:dyaOrig="320" w14:anchorId="60A95741">
          <v:shape id="_x0000_i1594" type="#_x0000_t75" style="width:48pt;height:16.65pt" o:ole="">
            <v:imagedata r:id="rId1170" o:title=""/>
          </v:shape>
          <o:OLEObject Type="Embed" ProgID="Equation.DSMT4" ShapeID="_x0000_i1594" DrawAspect="Content" ObjectID="_1342183891" r:id="rId1171"/>
        </w:object>
      </w:r>
      <w:r>
        <w:t xml:space="preserve"> is the left Cauchy-Green tensor.  </w:t>
      </w:r>
      <w:r w:rsidR="00AF2221" w:rsidRPr="00AF2221">
        <w:rPr>
          <w:position w:val="-4"/>
        </w:rPr>
        <w:object w:dxaOrig="279" w:dyaOrig="200" w14:anchorId="6CEB7720">
          <v:shape id="_x0000_i1595" type="#_x0000_t75" style="width:14pt;height:10pt" o:ole="">
            <v:imagedata r:id="rId1172" o:title=""/>
          </v:shape>
          <o:OLEObject Type="Embed" ProgID="Equation.DSMT4" ShapeID="_x0000_i1595" DrawAspect="Content" ObjectID="_1342183892" r:id="rId1173"/>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96" type="#_x0000_t75" style="width:96pt;height:19.35pt" o:ole="">
            <v:imagedata r:id="rId1174" o:title=""/>
          </v:shape>
          <o:OLEObject Type="Embed" ProgID="Equation.DSMT4" ShapeID="_x0000_i1596" DrawAspect="Content" ObjectID="_1342183893" r:id="rId1175"/>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97" type="#_x0000_t75" style="width:13.35pt;height:14pt" o:ole="">
            <v:imagedata r:id="rId1176" o:title=""/>
          </v:shape>
          <o:OLEObject Type="Embed" ProgID="Equation.DSMT4" ShapeID="_x0000_i1597" DrawAspect="Content" ObjectID="_1342183894" r:id="rId1177"/>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2764B561">
          <v:shape id="_x0000_i1598" type="#_x0000_t75" style="width:28pt;height:13.35pt" o:ole="">
            <v:imagedata r:id="rId1178" o:title=""/>
          </v:shape>
          <o:OLEObject Type="Embed" ProgID="Equation.DSMT4" ShapeID="_x0000_i1598" DrawAspect="Content" ObjectID="_1342183895" r:id="rId1179"/>
        </w:object>
      </w:r>
      <w:r>
        <w:t xml:space="preserve">) is given by </w:t>
      </w:r>
      <w:r w:rsidR="00AF2221" w:rsidRPr="00AF2221">
        <w:rPr>
          <w:position w:val="-16"/>
        </w:rPr>
        <w:object w:dxaOrig="4959" w:dyaOrig="440" w14:anchorId="2BC723BF">
          <v:shape id="_x0000_i1599" type="#_x0000_t75" style="width:248pt;height:22pt" o:ole="">
            <v:imagedata r:id="rId1180" o:title=""/>
          </v:shape>
          <o:OLEObject Type="Embed" ProgID="Equation.DSMT4" ShapeID="_x0000_i1599" DrawAspect="Content" ObjectID="_1342183896" r:id="rId118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2840" w:name="_Toc268297790"/>
      <w:r>
        <w:lastRenderedPageBreak/>
        <w:t>Fluid Supply Materials</w:t>
      </w:r>
      <w:bookmarkEnd w:id="2840"/>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600" type="#_x0000_t75" style="width:16.65pt;height:18pt" o:ole="">
            <v:imagedata r:id="rId1182" o:title=""/>
          </v:shape>
          <o:OLEObject Type="Embed" ProgID="Equation.DSMT4" ShapeID="_x0000_i1600" DrawAspect="Content" ObjectID="_1342183897" r:id="rId118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601" type="#_x0000_t75" style="width:85.35pt;height:22pt" o:ole="">
            <v:imagedata r:id="rId1184" o:title=""/>
          </v:shape>
          <o:OLEObject Type="Embed" ProgID="Equation.DSMT4" ShapeID="_x0000_i1601" DrawAspect="Content" ObjectID="_1342183898" r:id="rId1185"/>
        </w:object>
      </w:r>
      <w:r>
        <w:t xml:space="preserve"> .</w:t>
      </w:r>
    </w:p>
    <w:p w14:paraId="57957E99" w14:textId="39581CC0" w:rsidR="00F25218" w:rsidRPr="00F25218" w:rsidRDefault="00AF2221">
      <w:r w:rsidRPr="00AF2221">
        <w:rPr>
          <w:position w:val="-10"/>
        </w:rPr>
        <w:object w:dxaOrig="320" w:dyaOrig="360" w14:anchorId="092CB657">
          <v:shape id="_x0000_i1602" type="#_x0000_t75" style="width:16.65pt;height:18pt" o:ole="">
            <v:imagedata r:id="rId1186" o:title=""/>
          </v:shape>
          <o:OLEObject Type="Embed" ProgID="Equation.DSMT4" ShapeID="_x0000_i1602" DrawAspect="Content" ObjectID="_1342183899" r:id="rId1187"/>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2841" w:name="_Toc268297791"/>
      <w:r>
        <w:lastRenderedPageBreak/>
        <w:t>Starling Equation</w:t>
      </w:r>
      <w:bookmarkEnd w:id="2841"/>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603" type="#_x0000_t75" style="width:14pt;height:19.35pt" o:ole="">
                  <v:imagedata r:id="rId1188" o:title=""/>
                </v:shape>
                <o:OLEObject Type="Embed" ProgID="Equation.DSMT4" ShapeID="_x0000_i1603" DrawAspect="Content" ObjectID="_1342183900" r:id="rId1189"/>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604" type="#_x0000_t75" style="width:14pt;height:18pt" o:ole="">
                  <v:imagedata r:id="rId1190" o:title=""/>
                </v:shape>
                <o:OLEObject Type="Embed" ProgID="Equation.DSMT4" ShapeID="_x0000_i1604" DrawAspect="Content" ObjectID="_1342183901" r:id="rId1191"/>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605" type="#_x0000_t75" style="width:82pt;height:19.35pt" o:ole="">
            <v:imagedata r:id="rId1192" o:title=""/>
          </v:shape>
          <o:OLEObject Type="Embed" ProgID="Equation.DSMT4" ShapeID="_x0000_i1605" DrawAspect="Content" ObjectID="_1342183902" r:id="rId1193"/>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606" type="#_x0000_t75" style="width:12pt;height:13.35pt" o:ole="">
            <v:imagedata r:id="rId1194" o:title=""/>
          </v:shape>
          <o:OLEObject Type="Embed" ProgID="Equation.DSMT4" ShapeID="_x0000_i1606" DrawAspect="Content" ObjectID="_1342183903" r:id="rId119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2842" w:name="_Toc268297792"/>
      <w:r>
        <w:t>Biphasic-Solute Materials</w:t>
      </w:r>
      <w:bookmarkEnd w:id="284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9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607" type="#_x0000_t75" style="width:10.65pt;height:10pt" o:ole="">
            <v:imagedata r:id="rId1197" o:title=""/>
          </v:shape>
          <o:OLEObject Type="Embed" ProgID="Equation.DSMT4" ShapeID="_x0000_i1607" DrawAspect="Content" ObjectID="_1342183904" r:id="rId1198"/>
        </w:object>
      </w:r>
      <w:r w:rsidRPr="00B27FE9">
        <w:t xml:space="preserve"> of the pores is able to accommodate a solute of a particular size (</w:t>
      </w:r>
      <w:r w:rsidR="00AF2221" w:rsidRPr="00AF2221">
        <w:rPr>
          <w:position w:val="-6"/>
        </w:rPr>
        <w:object w:dxaOrig="880" w:dyaOrig="279" w14:anchorId="68A051A4">
          <v:shape id="_x0000_i1608" type="#_x0000_t75" style="width:44pt;height:14pt" o:ole="">
            <v:imagedata r:id="rId1199" o:title=""/>
          </v:shape>
          <o:OLEObject Type="Embed" ProgID="Equation.DSMT4" ShapeID="_x0000_i1608" DrawAspect="Content" ObjectID="_1342183905" r:id="rId1200"/>
        </w:object>
      </w:r>
      <w:r w:rsidRPr="00B27FE9">
        <w:t xml:space="preserve">).  Furthermore, the activity </w:t>
      </w:r>
      <w:r w:rsidR="00AF2221" w:rsidRPr="00AF2221">
        <w:rPr>
          <w:position w:val="-10"/>
        </w:rPr>
        <w:object w:dxaOrig="200" w:dyaOrig="260" w14:anchorId="026D30FE">
          <v:shape id="_x0000_i1609" type="#_x0000_t75" style="width:10pt;height:13.35pt" o:ole="">
            <v:imagedata r:id="rId1201" o:title=""/>
          </v:shape>
          <o:OLEObject Type="Embed" ProgID="Equation.DSMT4" ShapeID="_x0000_i1609" DrawAspect="Content" ObjectID="_1342183906" r:id="rId120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610" type="#_x0000_t75" style="width:42pt;height:16.65pt" o:ole="">
            <v:imagedata r:id="rId1203" o:title=""/>
          </v:shape>
          <o:OLEObject Type="Embed" ProgID="Equation.DSMT4" ShapeID="_x0000_i1610" DrawAspect="Content" ObjectID="_1342183907" r:id="rId1204"/>
        </w:object>
      </w:r>
      <w:r w:rsidRPr="00B27FE9">
        <w:t xml:space="preserve">, such that the chemical potential </w:t>
      </w:r>
      <w:r w:rsidR="00AF2221" w:rsidRPr="00AF2221">
        <w:rPr>
          <w:position w:val="-10"/>
        </w:rPr>
        <w:object w:dxaOrig="240" w:dyaOrig="260" w14:anchorId="23E08A9E">
          <v:shape id="_x0000_i1611" type="#_x0000_t75" style="width:12pt;height:13.35pt" o:ole="">
            <v:imagedata r:id="rId1205" o:title=""/>
          </v:shape>
          <o:OLEObject Type="Embed" ProgID="Equation.DSMT4" ShapeID="_x0000_i1611" DrawAspect="Content" ObjectID="_1342183908" r:id="rId120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612" type="#_x0000_t75" style="width:102pt;height:31.35pt" o:ole="">
            <v:imagedata r:id="rId1207" o:title=""/>
          </v:shape>
          <o:OLEObject Type="Embed" ProgID="Equation.DSMT4" ShapeID="_x0000_i1612" DrawAspect="Content" ObjectID="_1342183909" r:id="rId120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613" type="#_x0000_t75" style="width:14pt;height:18pt" o:ole="">
            <v:imagedata r:id="rId1209" o:title=""/>
          </v:shape>
          <o:OLEObject Type="Embed" ProgID="Equation.DSMT4" ShapeID="_x0000_i1613" DrawAspect="Content" ObjectID="_1342183910" r:id="rId1210"/>
        </w:object>
      </w:r>
      <w:r w:rsidRPr="00B27FE9">
        <w:t xml:space="preserve"> is the solute chemical potential at some reference temperature </w:t>
      </w:r>
      <w:r w:rsidR="00AF2221" w:rsidRPr="00AF2221">
        <w:rPr>
          <w:position w:val="-6"/>
        </w:rPr>
        <w:object w:dxaOrig="200" w:dyaOrig="279" w14:anchorId="507EF849">
          <v:shape id="_x0000_i1614" type="#_x0000_t75" style="width:10pt;height:14pt" o:ole="">
            <v:imagedata r:id="rId1211" o:title=""/>
          </v:shape>
          <o:OLEObject Type="Embed" ProgID="Equation.DSMT4" ShapeID="_x0000_i1614" DrawAspect="Content" ObjectID="_1342183911" r:id="rId1212"/>
        </w:object>
      </w:r>
      <w:r w:rsidRPr="00B27FE9">
        <w:t xml:space="preserve">; </w:t>
      </w:r>
      <w:r w:rsidR="00AF2221" w:rsidRPr="00AF2221">
        <w:rPr>
          <w:position w:val="-6"/>
        </w:rPr>
        <w:object w:dxaOrig="180" w:dyaOrig="220" w14:anchorId="70DB71FE">
          <v:shape id="_x0000_i1615" type="#_x0000_t75" style="width:8.65pt;height:10.65pt" o:ole="">
            <v:imagedata r:id="rId1213" o:title=""/>
          </v:shape>
          <o:OLEObject Type="Embed" ProgID="Equation.DSMT4" ShapeID="_x0000_i1615" DrawAspect="Content" ObjectID="_1342183912" r:id="rId121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616" type="#_x0000_t75" style="width:16.65pt;height:13.35pt" o:ole="">
            <v:imagedata r:id="rId1215" o:title=""/>
          </v:shape>
          <o:OLEObject Type="Embed" ProgID="Equation.DSMT4" ShapeID="_x0000_i1616" DrawAspect="Content" ObjectID="_1342183913" r:id="rId1216"/>
        </w:object>
      </w:r>
      <w:r w:rsidRPr="00B27FE9">
        <w:t xml:space="preserve"> is the solute molecular weight (an invariant quantity); and </w:t>
      </w:r>
      <w:r w:rsidR="00AF2221" w:rsidRPr="00AF2221">
        <w:rPr>
          <w:position w:val="-4"/>
        </w:rPr>
        <w:object w:dxaOrig="240" w:dyaOrig="260" w14:anchorId="3A852A8C">
          <v:shape id="_x0000_i1617" type="#_x0000_t75" style="width:12pt;height:13.35pt" o:ole="">
            <v:imagedata r:id="rId1217" o:title=""/>
          </v:shape>
          <o:OLEObject Type="Embed" ProgID="Equation.DSMT4" ShapeID="_x0000_i1617" DrawAspect="Content" ObjectID="_1342183914" r:id="rId1218"/>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618" type="#_x0000_t75" style="width:10.65pt;height:13.35pt" o:ole="">
            <v:imagedata r:id="rId1219" o:title=""/>
          </v:shape>
          <o:OLEObject Type="Embed" ProgID="Equation.DSMT4" ShapeID="_x0000_i1618" DrawAspect="Content" ObjectID="_1342183915" r:id="rId1220"/>
        </w:object>
      </w:r>
      <w:r w:rsidRPr="00B27FE9">
        <w:t xml:space="preserve">; in general, </w:t>
      </w:r>
      <w:r w:rsidR="00AF2221" w:rsidRPr="00AF2221">
        <w:rPr>
          <w:position w:val="-4"/>
        </w:rPr>
        <w:object w:dxaOrig="220" w:dyaOrig="260" w14:anchorId="1772A75F">
          <v:shape id="_x0000_i1619" type="#_x0000_t75" style="width:10.65pt;height:13.35pt" o:ole="">
            <v:imagedata r:id="rId1221" o:title=""/>
          </v:shape>
          <o:OLEObject Type="Embed" ProgID="Equation.DSMT4" ShapeID="_x0000_i1619" DrawAspect="Content" ObjectID="_1342183916" r:id="rId1222"/>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620" type="#_x0000_t75" style="width:48pt;height:14pt" o:ole="">
            <v:imagedata r:id="rId1223" o:title=""/>
          </v:shape>
          <o:OLEObject Type="Embed" ProgID="Equation.DSMT4" ShapeID="_x0000_i1620" DrawAspect="Content" ObjectID="_1342183917" r:id="rId122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621" type="#_x0000_t75" style="width:12pt;height:13.35pt" o:ole="">
            <v:imagedata r:id="rId1225" o:title=""/>
          </v:shape>
          <o:OLEObject Type="Embed" ProgID="Equation.DSMT4" ShapeID="_x0000_i1621" DrawAspect="Content" ObjectID="_1342183918" r:id="rId122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622" type="#_x0000_t75" style="width:16.65pt;height:18pt" o:ole="">
            <v:imagedata r:id="rId1227" o:title=""/>
          </v:shape>
          <o:OLEObject Type="Embed" ProgID="Equation.DSMT4" ShapeID="_x0000_i1622" DrawAspect="Content" ObjectID="_1342183919" r:id="rId122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623" type="#_x0000_t75" style="width:147.35pt;height:34pt" o:ole="">
            <v:imagedata r:id="rId1229" o:title=""/>
          </v:shape>
          <o:OLEObject Type="Embed" ProgID="Equation.DSMT4" ShapeID="_x0000_i1623" DrawAspect="Content" ObjectID="_1342183920" r:id="rId1230"/>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624" type="#_x0000_t75" style="width:16.65pt;height:19.35pt" o:ole="">
            <v:imagedata r:id="rId1231" o:title=""/>
          </v:shape>
          <o:OLEObject Type="Embed" ProgID="Equation.DSMT4" ShapeID="_x0000_i1624" DrawAspect="Content" ObjectID="_1342183921" r:id="rId1232"/>
        </w:object>
      </w:r>
      <w:r w:rsidRPr="00B27FE9">
        <w:t xml:space="preserve"> is the solvent chemical potential at some reference temperature </w:t>
      </w:r>
      <w:r w:rsidR="00AF2221" w:rsidRPr="00AF2221">
        <w:rPr>
          <w:position w:val="-6"/>
        </w:rPr>
        <w:object w:dxaOrig="200" w:dyaOrig="279" w14:anchorId="13751150">
          <v:shape id="_x0000_i1625" type="#_x0000_t75" style="width:10pt;height:14pt" o:ole="">
            <v:imagedata r:id="rId1233" o:title=""/>
          </v:shape>
          <o:OLEObject Type="Embed" ProgID="Equation.DSMT4" ShapeID="_x0000_i1625" DrawAspect="Content" ObjectID="_1342183922" r:id="rId1234"/>
        </w:object>
      </w:r>
      <w:r w:rsidRPr="00B27FE9">
        <w:t xml:space="preserve">; </w:t>
      </w:r>
      <w:r w:rsidR="00AF2221" w:rsidRPr="00AF2221">
        <w:rPr>
          <w:position w:val="-12"/>
        </w:rPr>
        <w:object w:dxaOrig="340" w:dyaOrig="380" w14:anchorId="2598661C">
          <v:shape id="_x0000_i1626" type="#_x0000_t75" style="width:16.65pt;height:19.35pt" o:ole="">
            <v:imagedata r:id="rId1235" o:title=""/>
          </v:shape>
          <o:OLEObject Type="Embed" ProgID="Equation.DSMT4" ShapeID="_x0000_i1626" DrawAspect="Content" ObjectID="_1342183923" r:id="rId123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627" type="#_x0000_t75" style="width:13.35pt;height:12pt" o:ole="">
            <v:imagedata r:id="rId1237" o:title=""/>
          </v:shape>
          <o:OLEObject Type="Embed" ProgID="Equation.DSMT4" ShapeID="_x0000_i1627" DrawAspect="Content" ObjectID="_1342183924" r:id="rId1238"/>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628" type="#_x0000_t75" style="width:13.35pt;height:12pt" o:ole="">
            <v:imagedata r:id="rId1239" o:title=""/>
          </v:shape>
          <o:OLEObject Type="Embed" ProgID="Equation.DSMT4" ShapeID="_x0000_i1628" DrawAspect="Content" ObjectID="_1342183925" r:id="rId1240"/>
        </w:object>
      </w:r>
      <w:r w:rsidRPr="00B27FE9">
        <w:t xml:space="preserve">; in general, </w:t>
      </w:r>
      <w:r w:rsidR="00AF2221" w:rsidRPr="00AF2221">
        <w:rPr>
          <w:position w:val="-4"/>
        </w:rPr>
        <w:object w:dxaOrig="260" w:dyaOrig="240" w14:anchorId="15D581ED">
          <v:shape id="_x0000_i1629" type="#_x0000_t75" style="width:13.35pt;height:12pt" o:ole="">
            <v:imagedata r:id="rId1241" o:title=""/>
          </v:shape>
          <o:OLEObject Type="Embed" ProgID="Equation.DSMT4" ShapeID="_x0000_i1629" DrawAspect="Content" ObjectID="_1342183926" r:id="rId1242"/>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630" type="#_x0000_t75" style="width:48pt;height:14pt" o:ole="">
            <v:imagedata r:id="rId1243" o:title=""/>
          </v:shape>
          <o:OLEObject Type="Embed" ProgID="Equation.DSMT4" ShapeID="_x0000_i1630" DrawAspect="Content" ObjectID="_1342183927" r:id="rId124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631" type="#_x0000_t75" style="width:12pt;height:16.65pt" o:ole="">
            <v:imagedata r:id="rId1245" o:title=""/>
          </v:shape>
          <o:OLEObject Type="Embed" ProgID="Equation.DSMT4" ShapeID="_x0000_i1631" DrawAspect="Content" ObjectID="_1342183928" r:id="rId1246"/>
        </w:object>
      </w:r>
      <w:r w:rsidRPr="00B27FE9">
        <w:t xml:space="preserve"> and solute concentration </w:t>
      </w:r>
      <w:r w:rsidR="00AF2221" w:rsidRPr="00AF2221">
        <w:rPr>
          <w:position w:val="-6"/>
        </w:rPr>
        <w:object w:dxaOrig="180" w:dyaOrig="279" w14:anchorId="75E4FD17">
          <v:shape id="_x0000_i1632" type="#_x0000_t75" style="width:8.65pt;height:14pt" o:ole="">
            <v:imagedata r:id="rId1247" o:title=""/>
          </v:shape>
          <o:OLEObject Type="Embed" ProgID="Equation.DSMT4" ShapeID="_x0000_i1632" DrawAspect="Content" ObjectID="_1342183929" r:id="rId124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633" type="#_x0000_t75" style="width:70pt;height:48pt" o:ole="">
            <v:imagedata r:id="rId1249" o:title=""/>
          </v:shape>
          <o:OLEObject Type="Embed" ProgID="Equation.DSMT4" ShapeID="_x0000_i1633" DrawAspect="Content" ObjectID="_1342183930" r:id="rId1250"/>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634" type="#_x0000_t75" style="width:10pt;height:10.65pt" o:ole="">
            <v:imagedata r:id="rId1251" o:title=""/>
          </v:shape>
          <o:OLEObject Type="Embed" ProgID="Equation.DSMT4" ShapeID="_x0000_i1634" DrawAspect="Content" ObjectID="_1342183931" r:id="rId1252"/>
        </w:object>
      </w:r>
      <w:r w:rsidRPr="00B27FE9">
        <w:t xml:space="preserve">, the effective fluid pressure </w:t>
      </w:r>
      <w:r w:rsidR="00AF2221" w:rsidRPr="00AF2221">
        <w:rPr>
          <w:position w:val="-10"/>
        </w:rPr>
        <w:object w:dxaOrig="240" w:dyaOrig="320" w14:anchorId="2B5D99EA">
          <v:shape id="_x0000_i1635" type="#_x0000_t75" style="width:12pt;height:16.65pt" o:ole="">
            <v:imagedata r:id="rId1253" o:title=""/>
          </v:shape>
          <o:OLEObject Type="Embed" ProgID="Equation.DSMT4" ShapeID="_x0000_i1635" DrawAspect="Content" ObjectID="_1342183932" r:id="rId1254"/>
        </w:object>
      </w:r>
      <w:r w:rsidRPr="00B27FE9">
        <w:t xml:space="preserve">, and the effective solute concentration </w:t>
      </w:r>
      <w:r w:rsidR="00AF2221" w:rsidRPr="00AF2221">
        <w:rPr>
          <w:position w:val="-6"/>
        </w:rPr>
        <w:object w:dxaOrig="180" w:dyaOrig="279" w14:anchorId="4AEEC58F">
          <v:shape id="_x0000_i1636" type="#_x0000_t75" style="width:8.65pt;height:14pt" o:ole="">
            <v:imagedata r:id="rId1255" o:title=""/>
          </v:shape>
          <o:OLEObject Type="Embed" ProgID="Equation.DSMT4" ShapeID="_x0000_i1636" DrawAspect="Content" ObjectID="_1342183933" r:id="rId125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637" type="#_x0000_t75" style="width:12pt;height:13.35pt" o:ole="">
            <v:imagedata r:id="rId1257" o:title=""/>
          </v:shape>
          <o:OLEObject Type="Embed" ProgID="Equation.DSMT4" ShapeID="_x0000_i1637" DrawAspect="Content" ObjectID="_1342183934" r:id="rId1258"/>
        </w:object>
      </w:r>
      <w:r w:rsidRPr="00B27FE9">
        <w:t xml:space="preserve"> or concentration </w:t>
      </w:r>
      <w:r w:rsidR="00AF2221" w:rsidRPr="00AF2221">
        <w:rPr>
          <w:position w:val="-6"/>
        </w:rPr>
        <w:object w:dxaOrig="180" w:dyaOrig="220" w14:anchorId="3CC461FA">
          <v:shape id="_x0000_i1638" type="#_x0000_t75" style="width:8.65pt;height:10.65pt" o:ole="">
            <v:imagedata r:id="rId1259" o:title=""/>
          </v:shape>
          <o:OLEObject Type="Embed" ProgID="Equation.DSMT4" ShapeID="_x0000_i1638" DrawAspect="Content" ObjectID="_1342183935" r:id="rId1260"/>
        </w:object>
      </w:r>
      <w:r w:rsidRPr="00B27FE9">
        <w:t xml:space="preserve">.  (In a biphasic material however, since </w:t>
      </w:r>
      <w:r w:rsidR="00AF2221" w:rsidRPr="00AF2221">
        <w:rPr>
          <w:position w:val="-6"/>
        </w:rPr>
        <w:object w:dxaOrig="540" w:dyaOrig="279" w14:anchorId="4E6E6D43">
          <v:shape id="_x0000_i1639" type="#_x0000_t75" style="width:27.35pt;height:14pt" o:ole="">
            <v:imagedata r:id="rId1261" o:title=""/>
          </v:shape>
          <o:OLEObject Type="Embed" ProgID="Equation.DSMT4" ShapeID="_x0000_i1639" DrawAspect="Content" ObjectID="_1342183936" r:id="rId1262"/>
        </w:object>
      </w:r>
      <w:r w:rsidRPr="00B27FE9">
        <w:t xml:space="preserve">, the effective and actual fluid pressures are the same, </w:t>
      </w:r>
      <w:r w:rsidR="00AF2221" w:rsidRPr="00AF2221">
        <w:rPr>
          <w:position w:val="-10"/>
        </w:rPr>
        <w:object w:dxaOrig="620" w:dyaOrig="320" w14:anchorId="56BF7AF9">
          <v:shape id="_x0000_i1640" type="#_x0000_t75" style="width:31.35pt;height:16.65pt" o:ole="">
            <v:imagedata r:id="rId1263" o:title=""/>
          </v:shape>
          <o:OLEObject Type="Embed" ProgID="Equation.DSMT4" ShapeID="_x0000_i1640" DrawAspect="Content" ObjectID="_1342183937" r:id="rId126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41" type="#_x0000_t75" style="width:64pt;height:18pt" o:ole="">
            <v:imagedata r:id="rId1265" o:title=""/>
          </v:shape>
          <o:OLEObject Type="Embed" ProgID="Equation.DSMT4" ShapeID="_x0000_i1641" DrawAspect="Content" ObjectID="_1342183938" r:id="rId1266"/>
        </w:object>
      </w:r>
      <w:r w:rsidRPr="00B27FE9">
        <w:t xml:space="preserve">, where </w:t>
      </w:r>
      <w:r w:rsidR="00AF2221" w:rsidRPr="00AF2221">
        <w:rPr>
          <w:position w:val="-6"/>
        </w:rPr>
        <w:object w:dxaOrig="300" w:dyaOrig="320" w14:anchorId="3A551F91">
          <v:shape id="_x0000_i1642" type="#_x0000_t75" style="width:14pt;height:16.65pt" o:ole="">
            <v:imagedata r:id="rId1267" o:title=""/>
          </v:shape>
          <o:OLEObject Type="Embed" ProgID="Equation.DSMT4" ShapeID="_x0000_i1642" DrawAspect="Content" ObjectID="_1342183939" r:id="rId126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43" type="#_x0000_t75" style="width:10pt;height:10pt" o:ole="">
            <v:imagedata r:id="rId1269" o:title=""/>
          </v:shape>
          <o:OLEObject Type="Embed" ProgID="Equation.DSMT4" ShapeID="_x0000_i1643" DrawAspect="Content" ObjectID="_1342183940" r:id="rId1270"/>
        </w:object>
      </w:r>
      <w:r w:rsidRPr="00B27FE9">
        <w:t xml:space="preserve"> is </w:t>
      </w:r>
      <w:r w:rsidR="00AF2221" w:rsidRPr="00AF2221">
        <w:rPr>
          <w:position w:val="-6"/>
        </w:rPr>
        <w:object w:dxaOrig="800" w:dyaOrig="260" w14:anchorId="4B6C8396">
          <v:shape id="_x0000_i1644" type="#_x0000_t75" style="width:40pt;height:13.35pt" o:ole="">
            <v:imagedata r:id="rId1271" o:title=""/>
          </v:shape>
          <o:OLEObject Type="Embed" ProgID="Equation.DSMT4" ShapeID="_x0000_i1644" DrawAspect="Content" ObjectID="_1342183941" r:id="rId1272"/>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45" type="#_x0000_t75" style="width:26.65pt;height:14pt" o:ole="">
            <v:imagedata r:id="rId1273" o:title=""/>
          </v:shape>
          <o:OLEObject Type="Embed" ProgID="Equation.DSMT4" ShapeID="_x0000_i1645" DrawAspect="Content" ObjectID="_1342183942" r:id="rId127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46" type="#_x0000_t75" style="width:42.65pt;height:14pt" o:ole="">
            <v:imagedata r:id="rId1275" o:title=""/>
          </v:shape>
          <o:OLEObject Type="Embed" ProgID="Equation.DSMT4" ShapeID="_x0000_i1646" DrawAspect="Content" ObjectID="_1342183943" r:id="rId1276"/>
        </w:object>
      </w:r>
      <w:r w:rsidRPr="00B27FE9">
        <w:t xml:space="preserve"> and </w:t>
      </w:r>
      <w:r w:rsidR="00AF2221" w:rsidRPr="00AF2221">
        <w:rPr>
          <w:position w:val="-10"/>
        </w:rPr>
        <w:object w:dxaOrig="760" w:dyaOrig="320" w14:anchorId="65D51AAD">
          <v:shape id="_x0000_i1647" type="#_x0000_t75" style="width:38pt;height:16.65pt" o:ole="">
            <v:imagedata r:id="rId1277" o:title=""/>
          </v:shape>
          <o:OLEObject Type="Embed" ProgID="Equation.DSMT4" ShapeID="_x0000_i1647" DrawAspect="Content" ObjectID="_1342183944" r:id="rId1278"/>
        </w:object>
      </w:r>
      <w:r w:rsidRPr="00B27FE9">
        <w:t xml:space="preserve">, where </w:t>
      </w:r>
      <w:r w:rsidR="00AF2221" w:rsidRPr="00AF2221">
        <w:rPr>
          <w:position w:val="-6"/>
        </w:rPr>
        <w:object w:dxaOrig="260" w:dyaOrig="220" w14:anchorId="3DB4F108">
          <v:shape id="_x0000_i1648" type="#_x0000_t75" style="width:13.35pt;height:10.65pt" o:ole="">
            <v:imagedata r:id="rId1279" o:title=""/>
          </v:shape>
          <o:OLEObject Type="Embed" ProgID="Equation.DSMT4" ShapeID="_x0000_i1648" DrawAspect="Content" ObjectID="_1342183945" r:id="rId1280"/>
        </w:object>
      </w:r>
      <w:r w:rsidRPr="00B27FE9">
        <w:t xml:space="preserve"> is the volumetric flux of solvent relative to the solid and </w:t>
      </w:r>
      <w:r w:rsidR="00AF2221" w:rsidRPr="00AF2221">
        <w:rPr>
          <w:position w:val="-10"/>
        </w:rPr>
        <w:object w:dxaOrig="160" w:dyaOrig="320" w14:anchorId="71D108EC">
          <v:shape id="_x0000_i1649" type="#_x0000_t75" style="width:8pt;height:16.65pt" o:ole="">
            <v:imagedata r:id="rId1281" o:title=""/>
          </v:shape>
          <o:OLEObject Type="Embed" ProgID="Equation.DSMT4" ShapeID="_x0000_i1649" DrawAspect="Content" ObjectID="_1342183946" r:id="rId1282"/>
        </w:object>
      </w:r>
      <w:r w:rsidRPr="00B27FE9">
        <w:t xml:space="preserve"> is the molar flux of solute relative to the solid.  In general, </w:t>
      </w:r>
      <w:r w:rsidR="00AF2221" w:rsidRPr="00AF2221">
        <w:rPr>
          <w:position w:val="-6"/>
        </w:rPr>
        <w:object w:dxaOrig="260" w:dyaOrig="220" w14:anchorId="15ED7B4D">
          <v:shape id="_x0000_i1650" type="#_x0000_t75" style="width:13.35pt;height:10.65pt" o:ole="">
            <v:imagedata r:id="rId1283" o:title=""/>
          </v:shape>
          <o:OLEObject Type="Embed" ProgID="Equation.DSMT4" ShapeID="_x0000_i1650" DrawAspect="Content" ObjectID="_1342183947" r:id="rId1284"/>
        </w:object>
      </w:r>
      <w:r w:rsidRPr="00B27FE9">
        <w:t xml:space="preserve"> and </w:t>
      </w:r>
      <w:r w:rsidR="00AF2221" w:rsidRPr="00AF2221">
        <w:rPr>
          <w:position w:val="-10"/>
        </w:rPr>
        <w:object w:dxaOrig="160" w:dyaOrig="320" w14:anchorId="0135AE0F">
          <v:shape id="_x0000_i1651" type="#_x0000_t75" style="width:8pt;height:16.65pt" o:ole="">
            <v:imagedata r:id="rId1285" o:title=""/>
          </v:shape>
          <o:OLEObject Type="Embed" ProgID="Equation.DSMT4" ShapeID="_x0000_i1651" DrawAspect="Content" ObjectID="_1342183948" r:id="rId128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52" type="#_x0000_t75" style="width:138.65pt;height:76pt" o:ole="">
            <v:imagedata r:id="rId1287" o:title=""/>
          </v:shape>
          <o:OLEObject Type="Embed" ProgID="Equation.DSMT4" ShapeID="_x0000_i1652" DrawAspect="Content" ObjectID="_1342183949" r:id="rId1288"/>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53" type="#_x0000_t75" style="width:141.35pt;height:42pt" o:ole="">
            <v:imagedata r:id="rId1289" o:title=""/>
          </v:shape>
          <o:OLEObject Type="Embed" ProgID="Equation.DSMT4" ShapeID="_x0000_i1653" DrawAspect="Content" ObjectID="_1342183950" r:id="rId1290"/>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54" type="#_x0000_t75" style="width:10.65pt;height:13.35pt" o:ole="">
            <v:imagedata r:id="rId1291" o:title=""/>
          </v:shape>
          <o:OLEObject Type="Embed" ProgID="Equation.DSMT4" ShapeID="_x0000_i1654" DrawAspect="Content" ObjectID="_1342183951" r:id="rId1292"/>
        </w:object>
      </w:r>
      <w:r w:rsidRPr="00B27FE9">
        <w:t xml:space="preserve"> is the hydraulic permeability of the solvent through the porous solid matrix; </w:t>
      </w:r>
      <w:r w:rsidR="00AF2221" w:rsidRPr="00AF2221">
        <w:rPr>
          <w:position w:val="-6"/>
        </w:rPr>
        <w:object w:dxaOrig="200" w:dyaOrig="279" w14:anchorId="5B108F8F">
          <v:shape id="_x0000_i1655" type="#_x0000_t75" style="width:10pt;height:14pt" o:ole="">
            <v:imagedata r:id="rId1293" o:title=""/>
          </v:shape>
          <o:OLEObject Type="Embed" ProgID="Equation.DSMT4" ShapeID="_x0000_i1655" DrawAspect="Content" ObjectID="_1342183952" r:id="rId129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56" type="#_x0000_t75" style="width:14pt;height:18pt" o:ole="">
            <v:imagedata r:id="rId1295" o:title=""/>
          </v:shape>
          <o:OLEObject Type="Embed" ProgID="Equation.DSMT4" ShapeID="_x0000_i1656" DrawAspect="Content" ObjectID="_1342183953" r:id="rId1296"/>
        </w:object>
      </w:r>
      <w:r w:rsidRPr="00B27FE9">
        <w:t xml:space="preserve"> is the solute free diffusivity (frictional interactions with solvent only). </w:t>
      </w:r>
      <w:r w:rsidR="00AF2221" w:rsidRPr="00AF2221">
        <w:rPr>
          <w:position w:val="-10"/>
        </w:rPr>
        <w:object w:dxaOrig="1080" w:dyaOrig="360" w14:anchorId="60B3D820">
          <v:shape id="_x0000_i1657" type="#_x0000_t75" style="width:54pt;height:18pt" o:ole="">
            <v:imagedata r:id="rId1297" o:title=""/>
          </v:shape>
          <o:OLEObject Type="Embed" ProgID="Equation.DSMT4" ShapeID="_x0000_i1657" DrawAspect="Content" ObjectID="_1342183954" r:id="rId1298"/>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2843" w:name="_Toc268297793"/>
      <w:r>
        <w:t>Guidelines for Biphasic-Solute Analyses</w:t>
      </w:r>
      <w:bookmarkEnd w:id="2843"/>
    </w:p>
    <w:p w14:paraId="070AFA22" w14:textId="77777777" w:rsidR="00D71BBF" w:rsidRDefault="00D71BBF" w:rsidP="00D71BBF">
      <w:pPr>
        <w:pStyle w:val="Heading4"/>
      </w:pPr>
      <w:bookmarkStart w:id="2844" w:name="_Ref188327319"/>
      <w:bookmarkStart w:id="2845" w:name="_Toc268297794"/>
      <w:r>
        <w:t>Prescribed Boundary Conditions</w:t>
      </w:r>
      <w:bookmarkEnd w:id="2844"/>
      <w:bookmarkEnd w:id="284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58" type="#_x0000_t75" style="width:36.65pt;height:19.35pt" o:ole="">
            <v:imagedata r:id="rId1299" o:title=""/>
          </v:shape>
          <o:OLEObject Type="Embed" ProgID="Equation.DSMT4" ShapeID="_x0000_i1658" DrawAspect="Content" ObjectID="_1342183955" r:id="rId1300"/>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59" type="#_x0000_t75" style="width:12pt;height:19.35pt" o:ole="">
            <v:imagedata r:id="rId1301" o:title=""/>
          </v:shape>
          <o:OLEObject Type="Embed" ProgID="Equation.DSMT4" ShapeID="_x0000_i1659" DrawAspect="Content" ObjectID="_1342183956" r:id="rId1302"/>
        </w:object>
      </w:r>
      <w:r>
        <w:t xml:space="preserve">.  It follows that the effective fluid pressure in the external environment is </w:t>
      </w:r>
      <w:r w:rsidR="00AF2221" w:rsidRPr="00AF2221">
        <w:rPr>
          <w:position w:val="-14"/>
        </w:rPr>
        <w:object w:dxaOrig="1460" w:dyaOrig="400" w14:anchorId="31BAEFD2">
          <v:shape id="_x0000_i1660" type="#_x0000_t75" style="width:73.35pt;height:19.35pt" o:ole="">
            <v:imagedata r:id="rId1303" o:title=""/>
          </v:shape>
          <o:OLEObject Type="Embed" ProgID="Equation.DSMT4" ShapeID="_x0000_i1660" DrawAspect="Content" ObjectID="_1342183957" r:id="rId1304"/>
        </w:object>
      </w:r>
      <w:r>
        <w:t xml:space="preserve"> and the effective concentration is </w:t>
      </w:r>
      <w:r w:rsidR="00AF2221" w:rsidRPr="00AF2221">
        <w:rPr>
          <w:position w:val="-18"/>
        </w:rPr>
        <w:object w:dxaOrig="1100" w:dyaOrig="440" w14:anchorId="6C7876B7">
          <v:shape id="_x0000_i1661" type="#_x0000_t75" style="width:55.35pt;height:22pt" o:ole="">
            <v:imagedata r:id="rId1305" o:title=""/>
          </v:shape>
          <o:OLEObject Type="Embed" ProgID="Equation.DSMT4" ShapeID="_x0000_i1661" DrawAspect="Content" ObjectID="_1342183958" r:id="rId1306"/>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62" type="#_x0000_t75" style="width:12pt;height:19.35pt" o:ole="">
            <v:imagedata r:id="rId1307" o:title=""/>
          </v:shape>
          <o:OLEObject Type="Embed" ProgID="Equation.DSMT4" ShapeID="_x0000_i1662" DrawAspect="Content" ObjectID="_1342183959" r:id="rId130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63" type="#_x0000_t75" style="width:36.65pt;height:19.35pt" o:ole="">
            <v:imagedata r:id="rId1309" o:title=""/>
          </v:shape>
          <o:OLEObject Type="Embed" ProgID="Equation.DSMT4" ShapeID="_x0000_i1663" DrawAspect="Content" ObjectID="_1342183960" r:id="rId131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2846" w:author="Gerard" w:date="2014-07-29T23:58:00Z">
        <w:r w:rsidR="001B13CD">
          <w:t xml:space="preserve">3.11.2.3. </w:t>
        </w:r>
      </w:ins>
      <w:del w:id="2847"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64" type="#_x0000_t75" style="width:36.65pt;height:19.35pt" o:ole="">
            <v:imagedata r:id="rId1311" o:title=""/>
          </v:shape>
          <o:OLEObject Type="Embed" ProgID="Equation.DSMT4" ShapeID="_x0000_i1664" DrawAspect="Content" ObjectID="_1342183961" r:id="rId131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2848" w:name="_Toc268297795"/>
      <w:r>
        <w:t>Prescribed Initial Conditions</w:t>
      </w:r>
      <w:bookmarkEnd w:id="284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65" type="#_x0000_t75" style="width:13.35pt;height:19.35pt" o:ole="">
            <v:imagedata r:id="rId1313" o:title=""/>
          </v:shape>
          <o:OLEObject Type="Embed" ProgID="Equation.DSMT4" ShapeID="_x0000_i1665" DrawAspect="Content" ObjectID="_1342183962" r:id="rId1314"/>
        </w:object>
      </w:r>
      <w:r w:rsidR="001B33E2">
        <w:t xml:space="preserve"> and effective concentration</w:t>
      </w:r>
      <w:r>
        <w:t xml:space="preserve"> </w:t>
      </w:r>
      <w:r w:rsidR="00AF2221" w:rsidRPr="00AF2221">
        <w:rPr>
          <w:position w:val="-14"/>
        </w:rPr>
        <w:object w:dxaOrig="240" w:dyaOrig="400" w14:anchorId="5A8997A4">
          <v:shape id="_x0000_i1666" type="#_x0000_t75" style="width:12pt;height:19.35pt" o:ole="">
            <v:imagedata r:id="rId1315" o:title=""/>
          </v:shape>
          <o:OLEObject Type="Embed" ProgID="Equation.DSMT4" ShapeID="_x0000_i1666" DrawAspect="Content" ObjectID="_1342183963" r:id="rId1316"/>
        </w:object>
      </w:r>
      <w:r>
        <w:t xml:space="preserve">, the initial conditions inside the material should be set to </w:t>
      </w:r>
      <w:r w:rsidR="00AF2221" w:rsidRPr="00AF2221">
        <w:rPr>
          <w:position w:val="-14"/>
        </w:rPr>
        <w:object w:dxaOrig="720" w:dyaOrig="400" w14:anchorId="0BC0B7DB">
          <v:shape id="_x0000_i1667" type="#_x0000_t75" style="width:36.65pt;height:19.35pt" o:ole="">
            <v:imagedata r:id="rId1317" o:title=""/>
          </v:shape>
          <o:OLEObject Type="Embed" ProgID="Equation.DSMT4" ShapeID="_x0000_i1667" DrawAspect="Content" ObjectID="_1342183964" r:id="rId1318"/>
        </w:object>
      </w:r>
      <w:r>
        <w:t xml:space="preserve"> and </w:t>
      </w:r>
      <w:r w:rsidR="00AF2221" w:rsidRPr="00AF2221">
        <w:rPr>
          <w:position w:val="-14"/>
        </w:rPr>
        <w:object w:dxaOrig="660" w:dyaOrig="400" w14:anchorId="74BED87F">
          <v:shape id="_x0000_i1668" type="#_x0000_t75" style="width:32.65pt;height:19.35pt" o:ole="">
            <v:imagedata r:id="rId1319" o:title=""/>
          </v:shape>
          <o:OLEObject Type="Embed" ProgID="Equation.DSMT4" ShapeID="_x0000_i1668" DrawAspect="Content" ObjectID="_1342183965" r:id="rId132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69" type="#_x0000_t75" style="width:13.35pt;height:19.35pt" o:ole="">
            <v:imagedata r:id="rId1321" o:title=""/>
          </v:shape>
          <o:OLEObject Type="Embed" ProgID="Equation.DSMT4" ShapeID="_x0000_i1669" DrawAspect="Content" ObjectID="_1342183966" r:id="rId1322"/>
        </w:object>
      </w:r>
      <w:r>
        <w:t xml:space="preserve"> and </w:t>
      </w:r>
      <w:r w:rsidR="00AF2221" w:rsidRPr="00AF2221">
        <w:rPr>
          <w:position w:val="-14"/>
        </w:rPr>
        <w:object w:dxaOrig="240" w:dyaOrig="400" w14:anchorId="4D7AF2D8">
          <v:shape id="_x0000_i1670" type="#_x0000_t75" style="width:12pt;height:19.35pt" o:ole="">
            <v:imagedata r:id="rId1323" o:title=""/>
          </v:shape>
          <o:OLEObject Type="Embed" ProgID="Equation.DSMT4" ShapeID="_x0000_i1670" DrawAspect="Content" ObjectID="_1342183967" r:id="rId1324"/>
        </w:object>
      </w:r>
      <w:r>
        <w:t xml:space="preserve"> should be evaluated as described in Section </w:t>
      </w:r>
      <w:r>
        <w:fldChar w:fldCharType="begin"/>
      </w:r>
      <w:r>
        <w:instrText xml:space="preserve"> REF _Ref188326917 \r \h </w:instrText>
      </w:r>
      <w:r>
        <w:fldChar w:fldCharType="separate"/>
      </w:r>
      <w:ins w:id="2849" w:author="Gerard" w:date="2014-07-29T23:58:00Z">
        <w:r w:rsidR="001B13CD">
          <w:t>8.5.2</w:t>
        </w:r>
      </w:ins>
      <w:del w:id="2850"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2851" w:name="_Ref192767660"/>
      <w:bookmarkStart w:id="2852" w:name="_Toc268297796"/>
      <w:r w:rsidRPr="0097532C">
        <w:lastRenderedPageBreak/>
        <w:t>General Specification of Biphasic-Solute Materials</w:t>
      </w:r>
      <w:bookmarkEnd w:id="2851"/>
      <w:bookmarkEnd w:id="285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71" type="#_x0000_t75" style="width:10.65pt;height:13.35pt" o:ole="">
            <v:imagedata r:id="rId1325" o:title=""/>
          </v:shape>
          <o:OLEObject Type="Embed" ProgID="Equation.DSMT4" ShapeID="_x0000_i1671" DrawAspect="Content" ObjectID="_1342183968" r:id="rId1326"/>
        </w:object>
      </w:r>
      <w:r w:rsidRPr="00B27FE9">
        <w:t xml:space="preserve">, the solute diffusivities </w:t>
      </w:r>
      <w:r w:rsidR="00AF2221" w:rsidRPr="00AF2221">
        <w:rPr>
          <w:position w:val="-6"/>
        </w:rPr>
        <w:object w:dxaOrig="200" w:dyaOrig="279" w14:anchorId="7CABEC5D">
          <v:shape id="_x0000_i1672" type="#_x0000_t75" style="width:10pt;height:14pt" o:ole="">
            <v:imagedata r:id="rId1327" o:title=""/>
          </v:shape>
          <o:OLEObject Type="Embed" ProgID="Equation.DSMT4" ShapeID="_x0000_i1672" DrawAspect="Content" ObjectID="_1342183969" r:id="rId1328"/>
        </w:object>
      </w:r>
      <w:r w:rsidRPr="00B27FE9">
        <w:t xml:space="preserve"> and </w:t>
      </w:r>
      <w:r w:rsidR="00AF2221" w:rsidRPr="00AF2221">
        <w:rPr>
          <w:position w:val="-12"/>
        </w:rPr>
        <w:object w:dxaOrig="279" w:dyaOrig="360" w14:anchorId="244A868F">
          <v:shape id="_x0000_i1673" type="#_x0000_t75" style="width:14pt;height:18pt" o:ole="">
            <v:imagedata r:id="rId1329" o:title=""/>
          </v:shape>
          <o:OLEObject Type="Embed" ProgID="Equation.DSMT4" ShapeID="_x0000_i1673" DrawAspect="Content" ObjectID="_1342183970" r:id="rId1330"/>
        </w:object>
      </w:r>
      <w:r w:rsidRPr="00B27FE9">
        <w:t xml:space="preserve">, the effective solubility </w:t>
      </w:r>
      <w:r w:rsidR="00AF2221" w:rsidRPr="00AF2221">
        <w:rPr>
          <w:position w:val="-4"/>
        </w:rPr>
        <w:object w:dxaOrig="220" w:dyaOrig="260" w14:anchorId="4AC6C5EE">
          <v:shape id="_x0000_i1674" type="#_x0000_t75" style="width:10.65pt;height:13.35pt" o:ole="">
            <v:imagedata r:id="rId1331" o:title=""/>
          </v:shape>
          <o:OLEObject Type="Embed" ProgID="Equation.DSMT4" ShapeID="_x0000_i1674" DrawAspect="Content" ObjectID="_1342183971" r:id="rId1332"/>
        </w:object>
      </w:r>
      <w:r w:rsidRPr="00B27FE9">
        <w:t xml:space="preserve"> and the osmotic coefficient </w:t>
      </w:r>
      <w:r w:rsidR="00AF2221" w:rsidRPr="00AF2221">
        <w:rPr>
          <w:position w:val="-4"/>
        </w:rPr>
        <w:object w:dxaOrig="260" w:dyaOrig="240" w14:anchorId="5979C138">
          <v:shape id="_x0000_i1675" type="#_x0000_t75" style="width:13.35pt;height:12pt" o:ole="">
            <v:imagedata r:id="rId1333" o:title=""/>
          </v:shape>
          <o:OLEObject Type="Embed" ProgID="Equation.DSMT4" ShapeID="_x0000_i1675" DrawAspect="Content" ObjectID="_1342183972" r:id="rId133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76" type="#_x0000_t75" style="width:14pt;height:19.35pt" o:ole="">
                  <v:imagedata r:id="rId1335" o:title=""/>
                </v:shape>
                <o:OLEObject Type="Embed" ProgID="Equation.DSMT4" ShapeID="_x0000_i1676" DrawAspect="Content" ObjectID="_1342183973" r:id="rId133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77" type="#_x0000_t75" style="width:10.65pt;height:13.35pt" o:ole="">
                  <v:imagedata r:id="rId1337" o:title=""/>
                </v:shape>
                <o:OLEObject Type="Embed" ProgID="Equation.DSMT4" ShapeID="_x0000_i1677" DrawAspect="Content" ObjectID="_1342183974" r:id="rId133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78" type="#_x0000_t75" style="width:13.35pt;height:12pt" o:ole="">
                  <v:imagedata r:id="rId1339" o:title=""/>
                </v:shape>
                <o:OLEObject Type="Embed" ProgID="Equation.DSMT4" ShapeID="_x0000_i1678" DrawAspect="Content" ObjectID="_1342183975" r:id="rId1340"/>
              </w:object>
            </w:r>
            <w:r w:rsidR="00216706">
              <w:t xml:space="preserve"> </w:t>
            </w:r>
            <w:r w:rsidR="00AF2221" w:rsidRPr="00AF2221">
              <w:rPr>
                <w:position w:val="-6"/>
              </w:rPr>
              <w:object w:dxaOrig="200" w:dyaOrig="279" w14:anchorId="1971FA9A">
                <v:shape id="_x0000_i1679" type="#_x0000_t75" style="width:10pt;height:14pt" o:ole="">
                  <v:imagedata r:id="rId1341" o:title=""/>
                </v:shape>
                <o:OLEObject Type="Embed" ProgID="Equation.DSMT4" ShapeID="_x0000_i1679" DrawAspect="Content" ObjectID="_1342183976" r:id="rId1342"/>
              </w:object>
            </w:r>
            <w:r w:rsidR="00AF2221" w:rsidRPr="00AF2221">
              <w:rPr>
                <w:position w:val="-12"/>
              </w:rPr>
              <w:object w:dxaOrig="279" w:dyaOrig="360" w14:anchorId="7F5F8E89">
                <v:shape id="_x0000_i1680" type="#_x0000_t75" style="width:14pt;height:18pt" o:ole="">
                  <v:imagedata r:id="rId1343" o:title=""/>
                </v:shape>
                <o:OLEObject Type="Embed" ProgID="Equation.DSMT4" ShapeID="_x0000_i1680" DrawAspect="Content" ObjectID="_1342183977" r:id="rId134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81" type="#_x0000_t75" style="width:28pt;height:18pt" o:ole="">
            <v:imagedata r:id="rId1345" o:title=""/>
          </v:shape>
          <o:OLEObject Type="Embed" ProgID="Equation.DSMT4" ShapeID="_x0000_i1681" DrawAspect="Content" ObjectID="_1342183978" r:id="rId134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2853" w:author="Gerard" w:date="2014-07-29T23:58:00Z">
        <w:r w:rsidR="001B13CD">
          <w:t>3.6.2</w:t>
        </w:r>
      </w:ins>
      <w:del w:id="2854"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82" type="#_x0000_t75" style="width:10pt;height:14pt" o:ole="">
                  <v:imagedata r:id="rId1347" o:title=""/>
                </v:shape>
                <o:OLEObject Type="Embed" ProgID="Equation.DSMT4" ShapeID="_x0000_i1682" DrawAspect="Content" ObjectID="_1342183979" r:id="rId1348"/>
              </w:object>
            </w:r>
            <w:r>
              <w:t xml:space="preserve"> and </w:t>
            </w:r>
            <w:r w:rsidR="00AF2221" w:rsidRPr="00AF2221">
              <w:rPr>
                <w:position w:val="-12"/>
              </w:rPr>
              <w:object w:dxaOrig="279" w:dyaOrig="360" w14:anchorId="1ABB93BC">
                <v:shape id="_x0000_i1683" type="#_x0000_t75" style="width:14pt;height:18pt" o:ole="">
                  <v:imagedata r:id="rId1349" o:title=""/>
                </v:shape>
                <o:OLEObject Type="Embed" ProgID="Equation.DSMT4" ShapeID="_x0000_i1683" DrawAspect="Content" ObjectID="_1342183980" r:id="rId135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84" type="#_x0000_t75" style="width:10.65pt;height:13.35pt" o:ole="">
                  <v:imagedata r:id="rId1351" o:title=""/>
                </v:shape>
                <o:OLEObject Type="Embed" ProgID="Equation.DSMT4" ShapeID="_x0000_i1684" DrawAspect="Content" ObjectID="_1342183981" r:id="rId135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85" type="#_x0000_t75" style="width:12pt;height:13.35pt" o:ole="">
            <v:imagedata r:id="rId1353" o:title=""/>
          </v:shape>
          <o:OLEObject Type="Embed" ProgID="Equation.DSMT4" ShapeID="_x0000_i1685" DrawAspect="Content" ObjectID="_1342183982" r:id="rId1354"/>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86" type="#_x0000_t75" style="width:10pt;height:14pt" o:ole="">
            <v:imagedata r:id="rId1355" o:title=""/>
          </v:shape>
          <o:OLEObject Type="Embed" ProgID="Equation.DSMT4" ShapeID="_x0000_i1686" DrawAspect="Content" ObjectID="_1342183983" r:id="rId1356"/>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2855" w:name="_Ref162420101"/>
      <w:bookmarkStart w:id="2856" w:name="_Toc268297797"/>
      <w:r w:rsidRPr="0097532C">
        <w:lastRenderedPageBreak/>
        <w:t>Diffusivity Materials</w:t>
      </w:r>
      <w:bookmarkEnd w:id="2855"/>
      <w:bookmarkEnd w:id="285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87" type="#_x0000_t75" style="width:10pt;height:14pt" o:ole="">
            <v:imagedata r:id="rId1357" o:title=""/>
          </v:shape>
          <o:OLEObject Type="Embed" ProgID="Equation.DSMT4" ShapeID="_x0000_i1687" DrawAspect="Content" ObjectID="_1342183984" r:id="rId135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2857" w:name="_Toc268297798"/>
      <w:r w:rsidRPr="00B27FE9">
        <w:t>Constant Isotropic Diffusivity</w:t>
      </w:r>
      <w:bookmarkEnd w:id="285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88" type="#_x0000_t75" style="width:14pt;height:18pt" o:ole="">
                  <v:imagedata r:id="rId1359" o:title=""/>
                </v:shape>
                <o:OLEObject Type="Embed" ProgID="Equation.DSMT4" ShapeID="_x0000_i1688" DrawAspect="Content" ObjectID="_1342183985" r:id="rId1360"/>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89" type="#_x0000_t75" style="width:10.65pt;height:14pt" o:ole="">
                  <v:imagedata r:id="rId1361" o:title=""/>
                </v:shape>
                <o:OLEObject Type="Embed" ProgID="Equation.DSMT4" ShapeID="_x0000_i1689" DrawAspect="Content" ObjectID="_1342183986" r:id="rId1362"/>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90" type="#_x0000_t75" style="width:36.65pt;height:16.65pt" o:ole="">
            <v:imagedata r:id="rId1363" o:title=""/>
          </v:shape>
          <o:OLEObject Type="Embed" ProgID="Equation.DSMT4" ShapeID="_x0000_i1690" DrawAspect="Content" ObjectID="_1342183987" r:id="rId136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91" type="#_x0000_t75" style="width:10.65pt;height:14pt" o:ole="">
            <v:imagedata r:id="rId1365" o:title=""/>
          </v:shape>
          <o:OLEObject Type="Embed" ProgID="Equation.DSMT4" ShapeID="_x0000_i1691" DrawAspect="Content" ObjectID="_1342183988" r:id="rId1366"/>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92" type="#_x0000_t75" style="width:32.65pt;height:18pt" o:ole="">
            <v:imagedata r:id="rId1367" o:title=""/>
          </v:shape>
          <o:OLEObject Type="Embed" ProgID="Equation.DSMT4" ShapeID="_x0000_i1692" DrawAspect="Content" ObjectID="_1342183989" r:id="rId136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2858" w:name="_Toc268297799"/>
      <w:r>
        <w:lastRenderedPageBreak/>
        <w:t>Constant Orthotropic Diffusivity</w:t>
      </w:r>
      <w:bookmarkEnd w:id="285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93" type="#_x0000_t75" style="width:14pt;height:18pt" o:ole="">
                  <v:imagedata r:id="rId1369" o:title=""/>
                </v:shape>
                <o:OLEObject Type="Embed" ProgID="Equation.DSMT4" ShapeID="_x0000_i1693" DrawAspect="Content" ObjectID="_1342183990" r:id="rId1370"/>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94" type="#_x0000_t75" style="width:14pt;height:16.65pt" o:ole="">
                  <v:imagedata r:id="rId1371" o:title=""/>
                </v:shape>
                <o:OLEObject Type="Embed" ProgID="Equation.DSMT4" ShapeID="_x0000_i1694" DrawAspect="Content" ObjectID="_1342183991" r:id="rId1372"/>
              </w:object>
            </w:r>
            <w:r>
              <w:t xml:space="preserve"> along orthogonal directions (</w:t>
            </w:r>
            <w:r w:rsidRPr="00AF2221">
              <w:rPr>
                <w:position w:val="-10"/>
              </w:rPr>
              <w:object w:dxaOrig="920" w:dyaOrig="320" w14:anchorId="4EDF3E7D">
                <v:shape id="_x0000_i1695" type="#_x0000_t75" style="width:45.35pt;height:16.65pt" o:ole="">
                  <v:imagedata r:id="rId1373" o:title=""/>
                </v:shape>
                <o:OLEObject Type="Embed" ProgID="Equation.DSMT4" ShapeID="_x0000_i1695" DrawAspect="Content" ObjectID="_1342183992" r:id="rId1374"/>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96" type="#_x0000_t75" style="width:86pt;height:34pt" o:ole="">
            <v:imagedata r:id="rId1375" o:title=""/>
          </v:shape>
          <o:OLEObject Type="Embed" ProgID="Equation.DSMT4" ShapeID="_x0000_i1696" DrawAspect="Content" ObjectID="_1342183993" r:id="rId1376"/>
        </w:object>
      </w:r>
    </w:p>
    <w:p w14:paraId="52FE8279" w14:textId="3A1FD3C9" w:rsidR="006A0BC1" w:rsidRDefault="006A0BC1" w:rsidP="006A0BC1">
      <w:r>
        <w:t xml:space="preserve">where </w:t>
      </w:r>
      <w:r w:rsidR="00AF2221" w:rsidRPr="00AF2221">
        <w:rPr>
          <w:position w:val="-12"/>
        </w:rPr>
        <w:object w:dxaOrig="320" w:dyaOrig="360" w14:anchorId="0FC6E183">
          <v:shape id="_x0000_i1697" type="#_x0000_t75" style="width:16.65pt;height:18pt" o:ole="">
            <v:imagedata r:id="rId1377" o:title=""/>
          </v:shape>
          <o:OLEObject Type="Embed" ProgID="Equation.DSMT4" ShapeID="_x0000_i1697" DrawAspect="Content" ObjectID="_1342183994" r:id="rId1378"/>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AF2221" w:rsidRPr="00AF2221">
        <w:rPr>
          <w:position w:val="-6"/>
        </w:rPr>
        <w:object w:dxaOrig="300" w:dyaOrig="320" w14:anchorId="4AE02660">
          <v:shape id="_x0000_i1698" type="#_x0000_t75" style="width:14pt;height:16.65pt" o:ole="">
            <v:imagedata r:id="rId1379" o:title=""/>
          </v:shape>
          <o:OLEObject Type="Embed" ProgID="Equation.DSMT4" ShapeID="_x0000_i1698" DrawAspect="Content" ObjectID="_1342183995" r:id="rId1380"/>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99" type="#_x0000_t75" style="width:38pt;height:19.35pt" o:ole="">
            <v:imagedata r:id="rId1381" o:title=""/>
          </v:shape>
          <o:OLEObject Type="Embed" ProgID="Equation.DSMT4" ShapeID="_x0000_i1699" DrawAspect="Content" ObjectID="_1342183996" r:id="rId138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2859" w:name="_Toc268297800"/>
      <w:r>
        <w:lastRenderedPageBreak/>
        <w:t>Referentially Isotropic Diffusivity</w:t>
      </w:r>
      <w:bookmarkEnd w:id="285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700" type="#_x0000_t75" style="width:14pt;height:18pt" o:ole="">
                  <v:imagedata r:id="rId1383" o:title=""/>
                </v:shape>
                <o:OLEObject Type="Embed" ProgID="Equation.DSMT4" ShapeID="_x0000_i1700" DrawAspect="Content" ObjectID="_1342183997" r:id="rId1384"/>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701" type="#_x0000_t75" style="width:18pt;height:18pt" o:ole="">
                  <v:imagedata r:id="rId1385" o:title=""/>
                </v:shape>
                <o:OLEObject Type="Embed" ProgID="Equation.DSMT4" ShapeID="_x0000_i1701" DrawAspect="Content" ObjectID="_1342183998" r:id="rId1386"/>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702" type="#_x0000_t75" style="width:16.65pt;height:18pt" o:ole="">
                  <v:imagedata r:id="rId1387" o:title=""/>
                </v:shape>
                <o:OLEObject Type="Embed" ProgID="Equation.DSMT4" ShapeID="_x0000_i1702" DrawAspect="Content" ObjectID="_1342183999" r:id="rId1388"/>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703" type="#_x0000_t75" style="width:18pt;height:18pt" o:ole="">
                  <v:imagedata r:id="rId1389" o:title=""/>
                </v:shape>
                <o:OLEObject Type="Embed" ProgID="Equation.DSMT4" ShapeID="_x0000_i1703" DrawAspect="Content" ObjectID="_1342184000" r:id="rId1390"/>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704" type="#_x0000_t75" style="width:16.65pt;height:13.35pt" o:ole="">
                  <v:imagedata r:id="rId1391" o:title=""/>
                </v:shape>
                <o:OLEObject Type="Embed" ProgID="Equation.DSMT4" ShapeID="_x0000_i1704" DrawAspect="Content" ObjectID="_1342184001" r:id="rId1392"/>
              </w:object>
            </w:r>
            <w:r>
              <w:t xml:space="preserve"> (</w:t>
            </w:r>
            <w:r w:rsidRPr="00AF2221">
              <w:rPr>
                <w:position w:val="-6"/>
              </w:rPr>
              <w:object w:dxaOrig="680" w:dyaOrig="279" w14:anchorId="3A5772AB">
                <v:shape id="_x0000_i1705" type="#_x0000_t75" style="width:34pt;height:14pt" o:ole="">
                  <v:imagedata r:id="rId1393" o:title=""/>
                </v:shape>
                <o:OLEObject Type="Embed" ProgID="Equation.DSMT4" ShapeID="_x0000_i1705" DrawAspect="Content" ObjectID="_1342184002" r:id="rId1394"/>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706" type="#_x0000_t75" style="width:12pt;height:10.65pt" o:ole="">
                  <v:imagedata r:id="rId1395" o:title=""/>
                </v:shape>
                <o:OLEObject Type="Embed" ProgID="Equation.DSMT4" ShapeID="_x0000_i1706" DrawAspect="Content" ObjectID="_1342184003" r:id="rId1396"/>
              </w:object>
            </w:r>
            <w:r>
              <w:t xml:space="preserve"> (</w:t>
            </w:r>
            <w:r w:rsidRPr="00AF2221">
              <w:rPr>
                <w:position w:val="-6"/>
              </w:rPr>
              <w:object w:dxaOrig="580" w:dyaOrig="279" w14:anchorId="69C60CED">
                <v:shape id="_x0000_i1707" type="#_x0000_t75" style="width:29.35pt;height:14pt" o:ole="">
                  <v:imagedata r:id="rId1397" o:title=""/>
                </v:shape>
                <o:OLEObject Type="Embed" ProgID="Equation.DSMT4" ShapeID="_x0000_i1707" DrawAspect="Content" ObjectID="_1342184004" r:id="rId1398"/>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708" type="#_x0000_t75" style="width:215.35pt;height:38pt" o:ole="">
            <v:imagedata r:id="rId1399" o:title=""/>
          </v:shape>
          <o:OLEObject Type="Embed" ProgID="Equation.DSMT4" ShapeID="_x0000_i1708" DrawAspect="Content" ObjectID="_1342184005" r:id="rId1400"/>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709" type="#_x0000_t75" style="width:10.65pt;height:14pt" o:ole="">
            <v:imagedata r:id="rId1401" o:title=""/>
          </v:shape>
          <o:OLEObject Type="Embed" ProgID="Equation.DSMT4" ShapeID="_x0000_i1709" DrawAspect="Content" ObjectID="_1342184006" r:id="rId1402"/>
        </w:object>
      </w:r>
      <w:r>
        <w:rPr>
          <w:i/>
        </w:rPr>
        <w:t xml:space="preserve"> </w:t>
      </w:r>
      <w:r>
        <w:t xml:space="preserve">is the jacobian of the deformation, i.e. </w:t>
      </w:r>
      <w:r w:rsidR="00AF2221" w:rsidRPr="00AF2221">
        <w:rPr>
          <w:position w:val="-6"/>
        </w:rPr>
        <w:object w:dxaOrig="940" w:dyaOrig="279" w14:anchorId="3F7D84DF">
          <v:shape id="_x0000_i1710" type="#_x0000_t75" style="width:48pt;height:14pt" o:ole="">
            <v:imagedata r:id="rId1403" o:title=""/>
          </v:shape>
          <o:OLEObject Type="Embed" ProgID="Equation.DSMT4" ShapeID="_x0000_i1710" DrawAspect="Content" ObjectID="_1342184007" r:id="rId1404"/>
        </w:object>
      </w:r>
      <w:r>
        <w:t xml:space="preserve"> where </w:t>
      </w:r>
      <w:r w:rsidR="00AF2221" w:rsidRPr="00AF2221">
        <w:rPr>
          <w:position w:val="-4"/>
        </w:rPr>
        <w:object w:dxaOrig="220" w:dyaOrig="260" w14:anchorId="6A938B4F">
          <v:shape id="_x0000_i1711" type="#_x0000_t75" style="width:10.65pt;height:13.35pt" o:ole="">
            <v:imagedata r:id="rId1405" o:title=""/>
          </v:shape>
          <o:OLEObject Type="Embed" ProgID="Equation.DSMT4" ShapeID="_x0000_i1711" DrawAspect="Content" ObjectID="_1342184008" r:id="rId1406"/>
        </w:object>
      </w:r>
      <w:r>
        <w:rPr>
          <w:b/>
        </w:rPr>
        <w:t xml:space="preserve"> </w:t>
      </w:r>
      <w:r>
        <w:t xml:space="preserve">is the deformation gradient, and </w:t>
      </w:r>
      <w:r w:rsidR="00AF2221" w:rsidRPr="00AF2221">
        <w:rPr>
          <w:position w:val="-6"/>
        </w:rPr>
        <w:object w:dxaOrig="960" w:dyaOrig="320" w14:anchorId="5E712A9B">
          <v:shape id="_x0000_i1712" type="#_x0000_t75" style="width:48pt;height:16.65pt" o:ole="">
            <v:imagedata r:id="rId1407" o:title=""/>
          </v:shape>
          <o:OLEObject Type="Embed" ProgID="Equation.DSMT4" ShapeID="_x0000_i1712" DrawAspect="Content" ObjectID="_1342184009" r:id="rId1408"/>
        </w:object>
      </w:r>
      <w:r>
        <w:t xml:space="preserve"> is the left Cauchy-Green tensor.  Note that the diffusivity in the reference state (</w:t>
      </w:r>
      <w:r w:rsidR="00AF2221" w:rsidRPr="00AF2221">
        <w:rPr>
          <w:position w:val="-4"/>
        </w:rPr>
        <w:object w:dxaOrig="560" w:dyaOrig="260" w14:anchorId="7BEAD872">
          <v:shape id="_x0000_i1713" type="#_x0000_t75" style="width:28pt;height:13.35pt" o:ole="">
            <v:imagedata r:id="rId1409" o:title=""/>
          </v:shape>
          <o:OLEObject Type="Embed" ProgID="Equation.DSMT4" ShapeID="_x0000_i1713" DrawAspect="Content" ObjectID="_1342184010" r:id="rId1410"/>
        </w:object>
      </w:r>
      <w:r>
        <w:t xml:space="preserve">) is isotropic and given by </w:t>
      </w:r>
      <w:r w:rsidR="00AF2221" w:rsidRPr="00AF2221">
        <w:rPr>
          <w:position w:val="-14"/>
        </w:rPr>
        <w:object w:dxaOrig="2060" w:dyaOrig="400" w14:anchorId="51DA38FD">
          <v:shape id="_x0000_i1714" type="#_x0000_t75" style="width:103.35pt;height:19.35pt" o:ole="">
            <v:imagedata r:id="rId1411" o:title=""/>
          </v:shape>
          <o:OLEObject Type="Embed" ProgID="Equation.DSMT4" ShapeID="_x0000_i1714" DrawAspect="Content" ObjectID="_1342184011" r:id="rId141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2860" w:name="_Toc268297801"/>
      <w:r>
        <w:lastRenderedPageBreak/>
        <w:t>Referentially Orthotropic Diffusivity</w:t>
      </w:r>
      <w:bookmarkEnd w:id="2860"/>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715" type="#_x0000_t75" style="width:14pt;height:18pt" o:ole="">
                  <v:imagedata r:id="rId1413" o:title=""/>
                </v:shape>
                <o:OLEObject Type="Embed" ProgID="Equation.DSMT4" ShapeID="_x0000_i1715" DrawAspect="Content" ObjectID="_1342184012" r:id="rId1414"/>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716" type="#_x0000_t75" style="width:18pt;height:18pt" o:ole="">
                  <v:imagedata r:id="rId1415" o:title=""/>
                </v:shape>
                <o:OLEObject Type="Embed" ProgID="Equation.DSMT4" ShapeID="_x0000_i1716" DrawAspect="Content" ObjectID="_1342184013" r:id="rId1416"/>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717" type="#_x0000_t75" style="width:16.65pt;height:19.35pt" o:ole="">
                  <v:imagedata r:id="rId1417" o:title=""/>
                </v:shape>
                <o:OLEObject Type="Embed" ProgID="Equation.DSMT4" ShapeID="_x0000_i1717" DrawAspect="Content" ObjectID="_1342184014" r:id="rId1418"/>
              </w:object>
            </w:r>
            <w:r>
              <w:t xml:space="preserve"> along orthogonal directions (</w:t>
            </w:r>
            <w:r w:rsidRPr="00AF2221">
              <w:rPr>
                <w:position w:val="-10"/>
              </w:rPr>
              <w:object w:dxaOrig="920" w:dyaOrig="320" w14:anchorId="4DF4426A">
                <v:shape id="_x0000_i1718" type="#_x0000_t75" style="width:45.35pt;height:16.65pt" o:ole="">
                  <v:imagedata r:id="rId1419" o:title=""/>
                </v:shape>
                <o:OLEObject Type="Embed" ProgID="Equation.DSMT4" ShapeID="_x0000_i1718" DrawAspect="Content" ObjectID="_1342184015" r:id="rId1420"/>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719" type="#_x0000_t75" style="width:18pt;height:19.35pt" o:ole="">
                  <v:imagedata r:id="rId1421" o:title=""/>
                </v:shape>
                <o:OLEObject Type="Embed" ProgID="Equation.DSMT4" ShapeID="_x0000_i1719" DrawAspect="Content" ObjectID="_1342184016" r:id="rId1422"/>
              </w:object>
            </w:r>
            <w:r>
              <w:t xml:space="preserve"> along orthogonal directions (</w:t>
            </w:r>
            <w:r w:rsidRPr="00AF2221">
              <w:rPr>
                <w:position w:val="-10"/>
              </w:rPr>
              <w:object w:dxaOrig="920" w:dyaOrig="320" w14:anchorId="7DDC2654">
                <v:shape id="_x0000_i1720" type="#_x0000_t75" style="width:45.35pt;height:16.65pt" o:ole="">
                  <v:imagedata r:id="rId1423" o:title=""/>
                </v:shape>
                <o:OLEObject Type="Embed" ProgID="Equation.DSMT4" ShapeID="_x0000_i1720" DrawAspect="Content" ObjectID="_1342184017" r:id="rId1424"/>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721" type="#_x0000_t75" style="width:19.35pt;height:18pt" o:ole="">
                  <v:imagedata r:id="rId1425" o:title=""/>
                </v:shape>
                <o:OLEObject Type="Embed" ProgID="Equation.DSMT4" ShapeID="_x0000_i1721" DrawAspect="Content" ObjectID="_1342184018" r:id="rId1426"/>
              </w:object>
            </w:r>
            <w:r>
              <w:t xml:space="preserve"> (</w:t>
            </w:r>
            <w:r w:rsidRPr="00AF2221">
              <w:rPr>
                <w:position w:val="-12"/>
              </w:rPr>
              <w:object w:dxaOrig="760" w:dyaOrig="360" w14:anchorId="1C23D329">
                <v:shape id="_x0000_i1722" type="#_x0000_t75" style="width:38pt;height:18pt" o:ole="">
                  <v:imagedata r:id="rId1427" o:title=""/>
                </v:shape>
                <o:OLEObject Type="Embed" ProgID="Equation.DSMT4" ShapeID="_x0000_i1722" DrawAspect="Content" ObjectID="_1342184019" r:id="rId1428"/>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723" type="#_x0000_t75" style="width:19.35pt;height:18pt" o:ole="">
                  <v:imagedata r:id="rId1429" o:title=""/>
                </v:shape>
                <o:OLEObject Type="Embed" ProgID="Equation.DSMT4" ShapeID="_x0000_i1723" DrawAspect="Content" ObjectID="_1342184020" r:id="rId1430"/>
              </w:object>
            </w:r>
            <w:r>
              <w:t xml:space="preserve"> (</w:t>
            </w:r>
            <w:r w:rsidRPr="00AF2221">
              <w:rPr>
                <w:position w:val="-10"/>
              </w:rPr>
              <w:object w:dxaOrig="920" w:dyaOrig="320" w14:anchorId="6481342E">
                <v:shape id="_x0000_i1724" type="#_x0000_t75" style="width:45.35pt;height:16.65pt" o:ole="">
                  <v:imagedata r:id="rId1431" o:title=""/>
                </v:shape>
                <o:OLEObject Type="Embed" ProgID="Equation.DSMT4" ShapeID="_x0000_i1724" DrawAspect="Content" ObjectID="_1342184021" r:id="rId1432"/>
              </w:object>
            </w:r>
            <w:r>
              <w:t xml:space="preserve">, </w:t>
            </w:r>
            <w:r w:rsidRPr="00AF2221">
              <w:rPr>
                <w:position w:val="-12"/>
              </w:rPr>
              <w:object w:dxaOrig="760" w:dyaOrig="360" w14:anchorId="48985451">
                <v:shape id="_x0000_i1725" type="#_x0000_t75" style="width:38pt;height:18pt" o:ole="">
                  <v:imagedata r:id="rId1433" o:title=""/>
                </v:shape>
                <o:OLEObject Type="Embed" ProgID="Equation.DSMT4" ShapeID="_x0000_i1725" DrawAspect="Content" ObjectID="_1342184022" r:id="rId1434"/>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726" type="#_x0000_t75" style="width:14pt;height:18pt" o:ole="">
                  <v:imagedata r:id="rId1435" o:title=""/>
                </v:shape>
                <o:OLEObject Type="Embed" ProgID="Equation.DSMT4" ShapeID="_x0000_i1726" DrawAspect="Content" ObjectID="_1342184023" r:id="rId1436"/>
              </w:object>
            </w:r>
            <w:r>
              <w:t xml:space="preserve"> (</w:t>
            </w:r>
            <w:r w:rsidRPr="00AF2221">
              <w:rPr>
                <w:position w:val="-12"/>
              </w:rPr>
              <w:object w:dxaOrig="660" w:dyaOrig="360" w14:anchorId="3EC3E9A8">
                <v:shape id="_x0000_i1727" type="#_x0000_t75" style="width:32.65pt;height:18pt" o:ole="">
                  <v:imagedata r:id="rId1437" o:title=""/>
                </v:shape>
                <o:OLEObject Type="Embed" ProgID="Equation.DSMT4" ShapeID="_x0000_i1727" DrawAspect="Content" ObjectID="_1342184024" r:id="rId1438"/>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728" type="#_x0000_t75" style="width:14pt;height:18pt" o:ole="">
                  <v:imagedata r:id="rId1439" o:title=""/>
                </v:shape>
                <o:OLEObject Type="Embed" ProgID="Equation.DSMT4" ShapeID="_x0000_i1728" DrawAspect="Content" ObjectID="_1342184025" r:id="rId1440"/>
              </w:object>
            </w:r>
            <w:r>
              <w:t xml:space="preserve"> (</w:t>
            </w:r>
            <w:r w:rsidRPr="00AF2221">
              <w:rPr>
                <w:position w:val="-10"/>
              </w:rPr>
              <w:object w:dxaOrig="920" w:dyaOrig="320" w14:anchorId="10422FEA">
                <v:shape id="_x0000_i1729" type="#_x0000_t75" style="width:45.35pt;height:16.65pt" o:ole="">
                  <v:imagedata r:id="rId1441" o:title=""/>
                </v:shape>
                <o:OLEObject Type="Embed" ProgID="Equation.DSMT4" ShapeID="_x0000_i1729" DrawAspect="Content" ObjectID="_1342184026" r:id="rId1442"/>
              </w:object>
            </w:r>
            <w:r>
              <w:t xml:space="preserve">, </w:t>
            </w:r>
            <w:r w:rsidRPr="00AF2221">
              <w:rPr>
                <w:position w:val="-12"/>
              </w:rPr>
              <w:object w:dxaOrig="680" w:dyaOrig="360" w14:anchorId="58F0F696">
                <v:shape id="_x0000_i1730" type="#_x0000_t75" style="width:34pt;height:18pt" o:ole="">
                  <v:imagedata r:id="rId1443" o:title=""/>
                </v:shape>
                <o:OLEObject Type="Embed" ProgID="Equation.DSMT4" ShapeID="_x0000_i1730" DrawAspect="Content" ObjectID="_1342184027" r:id="rId1444"/>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731" type="#_x0000_t75" style="width:189.35pt;height:34pt" o:ole="">
            <v:imagedata r:id="rId1445" o:title=""/>
          </v:shape>
          <o:OLEObject Type="Embed" ProgID="Equation.DSMT4" ShapeID="_x0000_i1731" DrawAspect="Content" ObjectID="_1342184028" r:id="rId1446"/>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732" type="#_x0000_t75" style="width:206pt;height:122pt" o:ole="">
            <v:imagedata r:id="rId1447" o:title=""/>
          </v:shape>
          <o:OLEObject Type="Embed" ProgID="Equation.DSMT4" ShapeID="_x0000_i1732" DrawAspect="Content" ObjectID="_1342184029" r:id="rId1448"/>
        </w:object>
      </w:r>
      <w:r>
        <w:t>,</w:t>
      </w:r>
    </w:p>
    <w:p w14:paraId="5A484DDC" w14:textId="0F6B6DCA" w:rsidR="006A0BC1" w:rsidRDefault="00AF2221" w:rsidP="006A0BC1">
      <w:r w:rsidRPr="00AF2221">
        <w:rPr>
          <w:position w:val="-6"/>
        </w:rPr>
        <w:object w:dxaOrig="220" w:dyaOrig="279" w14:anchorId="0E5E8C27">
          <v:shape id="_x0000_i1733" type="#_x0000_t75" style="width:10.65pt;height:14pt" o:ole="">
            <v:imagedata r:id="rId1449" o:title=""/>
          </v:shape>
          <o:OLEObject Type="Embed" ProgID="Equation.DSMT4" ShapeID="_x0000_i1733" DrawAspect="Content" ObjectID="_1342184030" r:id="rId1450"/>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734" type="#_x0000_t75" style="width:48pt;height:14pt" o:ole="">
            <v:imagedata r:id="rId1451" o:title=""/>
          </v:shape>
          <o:OLEObject Type="Embed" ProgID="Equation.DSMT4" ShapeID="_x0000_i1734" DrawAspect="Content" ObjectID="_1342184031" r:id="rId1452"/>
        </w:object>
      </w:r>
      <w:r w:rsidR="006A0BC1">
        <w:t xml:space="preserve"> where</w:t>
      </w:r>
      <w:r w:rsidR="006A0BC1">
        <w:rPr>
          <w:b/>
        </w:rPr>
        <w:t xml:space="preserve"> </w:t>
      </w:r>
      <w:r w:rsidRPr="00AF2221">
        <w:rPr>
          <w:b/>
          <w:position w:val="-4"/>
        </w:rPr>
        <w:object w:dxaOrig="220" w:dyaOrig="260" w14:anchorId="28B0A476">
          <v:shape id="_x0000_i1735" type="#_x0000_t75" style="width:10.65pt;height:13.35pt" o:ole="">
            <v:imagedata r:id="rId1453" o:title=""/>
          </v:shape>
          <o:OLEObject Type="Embed" ProgID="Equation.DSMT4" ShapeID="_x0000_i1735" DrawAspect="Content" ObjectID="_1342184032" r:id="rId1454"/>
        </w:object>
      </w:r>
      <w:r w:rsidR="006A0BC1" w:rsidRPr="00A16AEB">
        <w:t xml:space="preserve"> </w:t>
      </w:r>
      <w:r w:rsidR="006A0BC1">
        <w:t xml:space="preserve">is the deformation gradient.  </w:t>
      </w:r>
      <w:r w:rsidRPr="00AF2221">
        <w:rPr>
          <w:position w:val="-12"/>
        </w:rPr>
        <w:object w:dxaOrig="360" w:dyaOrig="360" w14:anchorId="4E7484B7">
          <v:shape id="_x0000_i1736" type="#_x0000_t75" style="width:18pt;height:18pt" o:ole="">
            <v:imagedata r:id="rId1455" o:title=""/>
          </v:shape>
          <o:OLEObject Type="Embed" ProgID="Equation.DSMT4" ShapeID="_x0000_i1736" DrawAspect="Content" ObjectID="_1342184033" r:id="rId1456"/>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737" type="#_x0000_t75" style="width:163.35pt;height:19.35pt" o:ole="">
            <v:imagedata r:id="rId1457" o:title=""/>
          </v:shape>
          <o:OLEObject Type="Embed" ProgID="Equation.DSMT4" ShapeID="_x0000_i1737" DrawAspect="Content" ObjectID="_1342184034" r:id="rId1458"/>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738" type="#_x0000_t75" style="width:16.65pt;height:18pt" o:ole="">
            <v:imagedata r:id="rId1459" o:title=""/>
          </v:shape>
          <o:OLEObject Type="Embed" ProgID="Equation.DSMT4" ShapeID="_x0000_i1738" DrawAspect="Content" ObjectID="_1342184035" r:id="rId1460"/>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739" type="#_x0000_t75" style="width:28pt;height:13.35pt" o:ole="">
            <v:imagedata r:id="rId1461" o:title=""/>
          </v:shape>
          <o:OLEObject Type="Embed" ProgID="Equation.DSMT4" ShapeID="_x0000_i1739" DrawAspect="Content" ObjectID="_1342184036" r:id="rId1462"/>
        </w:object>
      </w:r>
      <w:r>
        <w:t xml:space="preserve">) is given by </w:t>
      </w:r>
      <w:r w:rsidR="005467AD" w:rsidRPr="00AF2221">
        <w:rPr>
          <w:position w:val="-28"/>
        </w:rPr>
        <w:object w:dxaOrig="3080" w:dyaOrig="700" w14:anchorId="1D3ACB9A">
          <v:shape id="_x0000_i1740" type="#_x0000_t75" style="width:154pt;height:35.35pt" o:ole="">
            <v:imagedata r:id="rId1463" o:title=""/>
          </v:shape>
          <o:OLEObject Type="Embed" ProgID="Equation.DSMT4" ShapeID="_x0000_i1740" DrawAspect="Content" ObjectID="_1342184037" r:id="rId146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2861" w:name="_Toc268297802"/>
      <w:r>
        <w:lastRenderedPageBreak/>
        <w:t>Albro Isotropic Diffusivity</w:t>
      </w:r>
      <w:bookmarkEnd w:id="2861"/>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41" type="#_x0000_t75" style="width:14pt;height:18pt" o:ole="">
                  <v:imagedata r:id="rId1465" o:title=""/>
                </v:shape>
                <o:OLEObject Type="Embed" ProgID="Equation.DSMT4" ShapeID="_x0000_i1741" DrawAspect="Content" ObjectID="_1342184038" r:id="rId1466"/>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42" type="#_x0000_t75" style="width:16pt;height:20pt" o:ole="">
                  <v:imagedata r:id="rId1467" o:title=""/>
                </v:shape>
                <o:OLEObject Type="Embed" ProgID="Equation.DSMT4" ShapeID="_x0000_i1742" DrawAspect="Content" ObjectID="_1342184039" r:id="rId1468"/>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43" type="#_x0000_t75" style="width:17.35pt;height:19.35pt" o:ole="">
                  <v:imagedata r:id="rId1469" o:title=""/>
                </v:shape>
                <o:OLEObject Type="Embed" ProgID="Equation.DSMT4" ShapeID="_x0000_i1743" DrawAspect="Content" ObjectID="_1342184040" r:id="rId1470"/>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44" type="#_x0000_t75" style="width:147.35pt;height:39.35pt" o:ole="">
            <v:imagedata r:id="rId1471" o:title=""/>
          </v:shape>
          <o:OLEObject Type="Embed" ProgID="Equation.DSMT4" ShapeID="_x0000_i1744" DrawAspect="Content" ObjectID="_1342184041" r:id="rId1472"/>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45" type="#_x0000_t75" style="width:52pt;height:20pt" o:ole="">
            <v:imagedata r:id="rId1473" o:title=""/>
          </v:shape>
          <o:OLEObject Type="Embed" ProgID="Equation.DSMT4" ShapeID="_x0000_i1745" DrawAspect="Content" ObjectID="_1342184042" r:id="rId1474"/>
        </w:object>
      </w:r>
      <w:r w:rsidR="005467AD">
        <w:t xml:space="preserve"> and </w:t>
      </w:r>
      <w:r>
        <w:t xml:space="preserve">the porosity </w:t>
      </w:r>
      <w:r w:rsidRPr="00AA6727">
        <w:rPr>
          <w:position w:val="-10"/>
        </w:rPr>
        <w:object w:dxaOrig="320" w:dyaOrig="380" w14:anchorId="6E5C004A">
          <v:shape id="_x0000_i1746" type="#_x0000_t75" style="width:16pt;height:19.35pt" o:ole="">
            <v:imagedata r:id="rId1475" o:title=""/>
          </v:shape>
          <o:OLEObject Type="Embed" ProgID="Equation.DSMT4" ShapeID="_x0000_i1746" DrawAspect="Content" ObjectID="_1342184043" r:id="rId1476"/>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47" type="#_x0000_t75" style="width:56.65pt;height:34pt" o:ole="">
            <v:imagedata r:id="rId1477" o:title=""/>
          </v:shape>
          <o:OLEObject Type="Embed" ProgID="Equation.DSMT4" ShapeID="_x0000_i1747" DrawAspect="Content" ObjectID="_1342184044" r:id="rId1478"/>
        </w:object>
      </w:r>
      <w:r w:rsidR="00BC495E">
        <w:t>.</w:t>
      </w:r>
    </w:p>
    <w:p w14:paraId="4E967B54" w14:textId="3A0936B8" w:rsidR="00C14B72" w:rsidRDefault="00C14B72" w:rsidP="00BC495E">
      <w:r w:rsidRPr="00AF2221">
        <w:rPr>
          <w:position w:val="-6"/>
        </w:rPr>
        <w:object w:dxaOrig="220" w:dyaOrig="279" w14:anchorId="0F8D068B">
          <v:shape id="_x0000_i1748" type="#_x0000_t75" style="width:10.65pt;height:14pt" o:ole="">
            <v:imagedata r:id="rId1479" o:title=""/>
          </v:shape>
          <o:OLEObject Type="Embed" ProgID="Equation.DSMT4" ShapeID="_x0000_i1748" DrawAspect="Content" ObjectID="_1342184045" r:id="rId1480"/>
        </w:object>
      </w:r>
      <w:r w:rsidRPr="00A16AEB">
        <w:t xml:space="preserve"> </w:t>
      </w:r>
      <w:r>
        <w:t xml:space="preserve">is the Jacobian of the deformation, i.e. </w:t>
      </w:r>
      <w:r w:rsidRPr="00AF2221">
        <w:rPr>
          <w:position w:val="-6"/>
        </w:rPr>
        <w:object w:dxaOrig="940" w:dyaOrig="279" w14:anchorId="3040A99C">
          <v:shape id="_x0000_i1749" type="#_x0000_t75" style="width:48pt;height:14pt" o:ole="">
            <v:imagedata r:id="rId1481" o:title=""/>
          </v:shape>
          <o:OLEObject Type="Embed" ProgID="Equation.DSMT4" ShapeID="_x0000_i1749" DrawAspect="Content" ObjectID="_1342184046" r:id="rId1482"/>
        </w:object>
      </w:r>
      <w:r>
        <w:t xml:space="preserve"> where</w:t>
      </w:r>
      <w:r>
        <w:rPr>
          <w:b/>
        </w:rPr>
        <w:t xml:space="preserve"> </w:t>
      </w:r>
      <w:r w:rsidRPr="00AF2221">
        <w:rPr>
          <w:b/>
          <w:position w:val="-4"/>
        </w:rPr>
        <w:object w:dxaOrig="220" w:dyaOrig="260" w14:anchorId="3BB79878">
          <v:shape id="_x0000_i1750" type="#_x0000_t75" style="width:10.65pt;height:13.35pt" o:ole="">
            <v:imagedata r:id="rId1483" o:title=""/>
          </v:shape>
          <o:OLEObject Type="Embed" ProgID="Equation.DSMT4" ShapeID="_x0000_i1750" DrawAspect="Content" ObjectID="_1342184047" r:id="rId1484"/>
        </w:object>
      </w:r>
      <w:r w:rsidRPr="00A16AEB">
        <w:t xml:space="preserve"> </w:t>
      </w:r>
      <w:r>
        <w:t>is the deformation gradient</w:t>
      </w:r>
      <w:r w:rsidR="00BC495E">
        <w:t xml:space="preserve"> and </w:t>
      </w:r>
      <w:r w:rsidR="00BC495E" w:rsidRPr="00AA6727">
        <w:rPr>
          <w:position w:val="-12"/>
        </w:rPr>
        <w:object w:dxaOrig="280" w:dyaOrig="400" w14:anchorId="281E720D">
          <v:shape id="_x0000_i1751" type="#_x0000_t75" style="width:14pt;height:20pt" o:ole="">
            <v:imagedata r:id="rId1485" o:title=""/>
          </v:shape>
          <o:OLEObject Type="Embed" ProgID="Equation.DSMT4" ShapeID="_x0000_i1751" DrawAspect="Content" ObjectID="_1342184048" r:id="rId1486"/>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52" type="#_x0000_t75" style="width:9.35pt;height:10pt" o:ole="">
            <v:imagedata r:id="rId1487" o:title=""/>
          </v:shape>
          <o:OLEObject Type="Embed" ProgID="Equation.DSMT4" ShapeID="_x0000_i1752" DrawAspect="Content" ObjectID="_1342184049" r:id="rId1488"/>
        </w:object>
      </w:r>
      <w:r w:rsidR="005467AD">
        <w:t xml:space="preserve"> represents the actual concentration of the solute whose diffusivity is given by </w:t>
      </w:r>
      <w:r w:rsidR="005467AD" w:rsidRPr="00AA6727">
        <w:rPr>
          <w:position w:val="-6"/>
        </w:rPr>
        <w:object w:dxaOrig="200" w:dyaOrig="260" w14:anchorId="6883251B">
          <v:shape id="_x0000_i1753" type="#_x0000_t75" style="width:10pt;height:13.35pt" o:ole="">
            <v:imagedata r:id="rId1489" o:title=""/>
          </v:shape>
          <o:OLEObject Type="Embed" ProgID="Equation.DSMT4" ShapeID="_x0000_i1753" DrawAspect="Content" ObjectID="_1342184050" r:id="rId1490"/>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2862" w:name="_Ref162420103"/>
      <w:bookmarkStart w:id="2863" w:name="_Toc268297803"/>
      <w:r w:rsidRPr="00B27FE9">
        <w:lastRenderedPageBreak/>
        <w:t>Solubility Materials</w:t>
      </w:r>
      <w:bookmarkEnd w:id="2862"/>
      <w:bookmarkEnd w:id="2863"/>
    </w:p>
    <w:p w14:paraId="0B0BD944" w14:textId="77777777" w:rsidR="006A0BC1" w:rsidRPr="00B27FE9" w:rsidRDefault="006A0BC1" w:rsidP="006A0BC1">
      <w:pPr>
        <w:pStyle w:val="Heading4"/>
      </w:pPr>
      <w:bookmarkStart w:id="2864" w:name="_Toc268297804"/>
      <w:r w:rsidRPr="00B27FE9">
        <w:t>Constant Solubility</w:t>
      </w:r>
      <w:bookmarkEnd w:id="286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54" type="#_x0000_t75" style="width:10.65pt;height:13.35pt" o:ole="">
                  <v:imagedata r:id="rId1491" o:title=""/>
                </v:shape>
                <o:OLEObject Type="Embed" ProgID="Equation.DSMT4" ShapeID="_x0000_i1754" DrawAspect="Content" ObjectID="_1342184051" r:id="rId1492"/>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55" type="#_x0000_t75" style="width:10.65pt;height:13.35pt" o:ole="">
            <v:imagedata r:id="rId1493" o:title=""/>
          </v:shape>
          <o:OLEObject Type="Embed" ProgID="Equation.DSMT4" ShapeID="_x0000_i1755" DrawAspect="Content" ObjectID="_1342184052" r:id="rId1494"/>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2865" w:name="_Ref162420105"/>
      <w:bookmarkStart w:id="2866" w:name="_Toc268297805"/>
      <w:r w:rsidRPr="00B27FE9">
        <w:lastRenderedPageBreak/>
        <w:t>Osmotic Coefficient Materials</w:t>
      </w:r>
      <w:bookmarkEnd w:id="2865"/>
      <w:bookmarkEnd w:id="2866"/>
    </w:p>
    <w:p w14:paraId="1167F702" w14:textId="77777777" w:rsidR="006A0BC1" w:rsidRPr="00B27FE9" w:rsidRDefault="006A0BC1" w:rsidP="006A0BC1">
      <w:pPr>
        <w:pStyle w:val="Heading4"/>
      </w:pPr>
      <w:bookmarkStart w:id="2867" w:name="_Toc268297806"/>
      <w:r w:rsidRPr="00B27FE9">
        <w:t>Constant Osmotic Coefficient</w:t>
      </w:r>
      <w:bookmarkEnd w:id="286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56" type="#_x0000_t75" style="width:13.35pt;height:12pt" o:ole="">
                  <v:imagedata r:id="rId1495" o:title=""/>
                </v:shape>
                <o:OLEObject Type="Embed" ProgID="Equation.DSMT4" ShapeID="_x0000_i1756" DrawAspect="Content" ObjectID="_1342184053" r:id="rId1496"/>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57" type="#_x0000_t75" style="width:13.35pt;height:12pt" o:ole="">
            <v:imagedata r:id="rId1497" o:title=""/>
          </v:shape>
          <o:OLEObject Type="Embed" ProgID="Equation.DSMT4" ShapeID="_x0000_i1757" DrawAspect="Content" ObjectID="_1342184054" r:id="rId1498"/>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2868" w:name="_Ref366847643"/>
      <w:bookmarkStart w:id="2869" w:name="_Ref240797904"/>
      <w:bookmarkStart w:id="2870" w:name="_Ref240797910"/>
      <w:bookmarkStart w:id="2871" w:name="_Toc268297807"/>
      <w:r>
        <w:lastRenderedPageBreak/>
        <w:t xml:space="preserve">Triphasic </w:t>
      </w:r>
      <w:r w:rsidR="00AC155B">
        <w:t xml:space="preserve">and Multiphasic </w:t>
      </w:r>
      <w:r>
        <w:t>Materials</w:t>
      </w:r>
      <w:bookmarkEnd w:id="2868"/>
      <w:bookmarkEnd w:id="2869"/>
      <w:bookmarkEnd w:id="2870"/>
      <w:bookmarkEnd w:id="287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99"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58" type="#_x0000_t75" style="width:10.65pt;height:10pt" o:ole="">
            <v:imagedata r:id="rId1500" o:title=""/>
          </v:shape>
          <o:OLEObject Type="Embed" ProgID="Equation.DSMT4" ShapeID="_x0000_i1758" DrawAspect="Content" ObjectID="_1342184055" r:id="rId1501"/>
        </w:object>
      </w:r>
      <w:r w:rsidRPr="00B27FE9">
        <w:t xml:space="preserve"> </w:t>
      </w:r>
      <w:r w:rsidR="00AF2221" w:rsidRPr="00AF2221">
        <w:rPr>
          <w:position w:val="-6"/>
        </w:rPr>
        <w:object w:dxaOrig="720" w:dyaOrig="260" w14:anchorId="5CE0D0D2">
          <v:shape id="_x0000_i1759" type="#_x0000_t75" style="width:36.65pt;height:13.35pt" o:ole="">
            <v:imagedata r:id="rId1502" o:title=""/>
          </v:shape>
          <o:OLEObject Type="Embed" ProgID="Equation.DSMT4" ShapeID="_x0000_i1759" DrawAspect="Content" ObjectID="_1342184056" r:id="rId1503"/>
        </w:object>
      </w:r>
      <w:r w:rsidR="00AF2221" w:rsidRPr="00AF2221">
        <w:rPr>
          <w:position w:val="-4"/>
        </w:rPr>
        <w:object w:dxaOrig="720" w:dyaOrig="200" w14:anchorId="2C392F12">
          <v:shape id="_x0000_i1760" type="#_x0000_t75" style="width:36.65pt;height:10pt" o:ole="">
            <v:imagedata r:id="rId1504" o:title=""/>
          </v:shape>
          <o:OLEObject Type="Embed" ProgID="Equation.DSMT4" ShapeID="_x0000_i1760" DrawAspect="Content" ObjectID="_1342184057" r:id="rId1505"/>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61" type="#_x0000_t75" style="width:16.65pt;height:14pt" o:ole="">
            <v:imagedata r:id="rId1506" o:title=""/>
          </v:shape>
          <o:OLEObject Type="Embed" ProgID="Equation.DSMT4" ShapeID="_x0000_i1761" DrawAspect="Content" ObjectID="_1342184058" r:id="rId1507"/>
        </w:object>
      </w:r>
      <w:r w:rsidRPr="00B27FE9">
        <w:t xml:space="preserve"> of the pores is able to accommodate solute </w:t>
      </w:r>
      <w:r w:rsidR="00AF2221" w:rsidRPr="00AF2221">
        <w:rPr>
          <w:position w:val="-4"/>
        </w:rPr>
        <w:object w:dxaOrig="220" w:dyaOrig="200" w14:anchorId="2DECC307">
          <v:shape id="_x0000_i1762" type="#_x0000_t75" style="width:10.65pt;height:10pt" o:ole="">
            <v:imagedata r:id="rId1508" o:title=""/>
          </v:shape>
          <o:OLEObject Type="Embed" ProgID="Equation.DSMT4" ShapeID="_x0000_i1762" DrawAspect="Content" ObjectID="_1342184059" r:id="rId1509"/>
        </w:object>
      </w:r>
      <w:r w:rsidR="00AF653F">
        <w:t xml:space="preserve"> </w:t>
      </w:r>
      <w:r w:rsidRPr="00B27FE9">
        <w:t>(</w:t>
      </w:r>
      <w:r w:rsidR="00AF2221" w:rsidRPr="00AF2221">
        <w:rPr>
          <w:position w:val="-6"/>
        </w:rPr>
        <w:object w:dxaOrig="1020" w:dyaOrig="320" w14:anchorId="6D222FDC">
          <v:shape id="_x0000_i1763" type="#_x0000_t75" style="width:50.65pt;height:16.65pt" o:ole="">
            <v:imagedata r:id="rId1510" o:title=""/>
          </v:shape>
          <o:OLEObject Type="Embed" ProgID="Equation.DSMT4" ShapeID="_x0000_i1763" DrawAspect="Content" ObjectID="_1342184060" r:id="rId1511"/>
        </w:object>
      </w:r>
      <w:r w:rsidRPr="00B27FE9">
        <w:t xml:space="preserve">).  Furthermore, the activity </w:t>
      </w:r>
      <w:r w:rsidR="00AF2221" w:rsidRPr="00AF2221">
        <w:rPr>
          <w:position w:val="-10"/>
        </w:rPr>
        <w:object w:dxaOrig="300" w:dyaOrig="360" w14:anchorId="66124B6D">
          <v:shape id="_x0000_i1764" type="#_x0000_t75" style="width:14pt;height:18pt" o:ole="">
            <v:imagedata r:id="rId1512" o:title=""/>
          </v:shape>
          <o:OLEObject Type="Embed" ProgID="Equation.DSMT4" ShapeID="_x0000_i1764" DrawAspect="Content" ObjectID="_1342184061" r:id="rId1513"/>
        </w:object>
      </w:r>
      <w:r w:rsidRPr="00B27FE9">
        <w:t xml:space="preserve"> of solute </w:t>
      </w:r>
      <w:r w:rsidR="00AF2221" w:rsidRPr="00AF2221">
        <w:rPr>
          <w:position w:val="-4"/>
        </w:rPr>
        <w:object w:dxaOrig="220" w:dyaOrig="200" w14:anchorId="0B574E65">
          <v:shape id="_x0000_i1765" type="#_x0000_t75" style="width:10.65pt;height:10pt" o:ole="">
            <v:imagedata r:id="rId1514" o:title=""/>
          </v:shape>
          <o:OLEObject Type="Embed" ProgID="Equation.DSMT4" ShapeID="_x0000_i1765" DrawAspect="Content" ObjectID="_1342184062" r:id="rId1515"/>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66" type="#_x0000_t75" style="width:61.35pt;height:18pt" o:ole="">
            <v:imagedata r:id="rId1516" o:title=""/>
          </v:shape>
          <o:OLEObject Type="Embed" ProgID="Equation.DSMT4" ShapeID="_x0000_i1766" DrawAspect="Content" ObjectID="_1342184063" r:id="rId1517"/>
        </w:object>
      </w:r>
      <w:r w:rsidRPr="00B27FE9">
        <w:t xml:space="preserve">, such that the chemical potential </w:t>
      </w:r>
      <w:r w:rsidR="00AF2221" w:rsidRPr="00AF2221">
        <w:rPr>
          <w:position w:val="-10"/>
        </w:rPr>
        <w:object w:dxaOrig="240" w:dyaOrig="260" w14:anchorId="448A7AA3">
          <v:shape id="_x0000_i1767" type="#_x0000_t75" style="width:12pt;height:13.35pt" o:ole="">
            <v:imagedata r:id="rId1518" o:title=""/>
          </v:shape>
          <o:OLEObject Type="Embed" ProgID="Equation.DSMT4" ShapeID="_x0000_i1767" DrawAspect="Content" ObjectID="_1342184064" r:id="rId1519"/>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68" type="#_x0000_t75" style="width:121.35pt;height:32.65pt" o:ole="">
            <v:imagedata r:id="rId1520" o:title=""/>
          </v:shape>
          <o:OLEObject Type="Embed" ProgID="Equation.DSMT4" ShapeID="_x0000_i1768" DrawAspect="Content" ObjectID="_1342184065" r:id="rId1521"/>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69" type="#_x0000_t75" style="width:16.65pt;height:19.35pt" o:ole="">
            <v:imagedata r:id="rId1522" o:title=""/>
          </v:shape>
          <o:OLEObject Type="Embed" ProgID="Equation.DSMT4" ShapeID="_x0000_i1769" DrawAspect="Content" ObjectID="_1342184066" r:id="rId1523"/>
        </w:object>
      </w:r>
      <w:r w:rsidRPr="00B27FE9">
        <w:t xml:space="preserve"> is the solute chemical potential at some reference temperature </w:t>
      </w:r>
      <w:r w:rsidR="00AF2221" w:rsidRPr="00AF2221">
        <w:rPr>
          <w:position w:val="-6"/>
        </w:rPr>
        <w:object w:dxaOrig="200" w:dyaOrig="279" w14:anchorId="0CD05982">
          <v:shape id="_x0000_i1770" type="#_x0000_t75" style="width:10pt;height:14pt" o:ole="">
            <v:imagedata r:id="rId1524" o:title=""/>
          </v:shape>
          <o:OLEObject Type="Embed" ProgID="Equation.DSMT4" ShapeID="_x0000_i1770" DrawAspect="Content" ObjectID="_1342184067" r:id="rId1525"/>
        </w:object>
      </w:r>
      <w:r w:rsidRPr="00B27FE9">
        <w:t xml:space="preserve">; </w:t>
      </w:r>
      <w:r w:rsidR="00AF2221" w:rsidRPr="00AF2221">
        <w:rPr>
          <w:position w:val="-6"/>
        </w:rPr>
        <w:object w:dxaOrig="279" w:dyaOrig="320" w14:anchorId="3C29343B">
          <v:shape id="_x0000_i1771" type="#_x0000_t75" style="width:14pt;height:16.65pt" o:ole="">
            <v:imagedata r:id="rId1526" o:title=""/>
          </v:shape>
          <o:OLEObject Type="Embed" ProgID="Equation.DSMT4" ShapeID="_x0000_i1771" DrawAspect="Content" ObjectID="_1342184068" r:id="rId1527"/>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72" type="#_x0000_t75" style="width:21.35pt;height:14pt" o:ole="">
            <v:imagedata r:id="rId1528" o:title=""/>
          </v:shape>
          <o:OLEObject Type="Embed" ProgID="Equation.DSMT4" ShapeID="_x0000_i1772" DrawAspect="Content" ObjectID="_1342184069" r:id="rId1529"/>
        </w:object>
      </w:r>
      <w:r w:rsidRPr="00B27FE9">
        <w:t xml:space="preserve"> is the solute molecular weight (an invariant quantity); and </w:t>
      </w:r>
      <w:r w:rsidR="00AF2221" w:rsidRPr="00AF2221">
        <w:rPr>
          <w:position w:val="-4"/>
        </w:rPr>
        <w:object w:dxaOrig="240" w:dyaOrig="260" w14:anchorId="2556AF65">
          <v:shape id="_x0000_i1773" type="#_x0000_t75" style="width:12pt;height:13.35pt" o:ole="">
            <v:imagedata r:id="rId1530" o:title=""/>
          </v:shape>
          <o:OLEObject Type="Embed" ProgID="Equation.DSMT4" ShapeID="_x0000_i1773" DrawAspect="Content" ObjectID="_1342184070" r:id="rId1531"/>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74" type="#_x0000_t75" style="width:16.65pt;height:14pt" o:ole="">
            <v:imagedata r:id="rId1532" o:title=""/>
          </v:shape>
          <o:OLEObject Type="Embed" ProgID="Equation.DSMT4" ShapeID="_x0000_i1774" DrawAspect="Content" ObjectID="_1342184071" r:id="rId1533"/>
        </w:object>
      </w:r>
      <w:r w:rsidRPr="00B27FE9">
        <w:t xml:space="preserve">; in general, </w:t>
      </w:r>
      <w:r w:rsidR="00AF2221" w:rsidRPr="00AF2221">
        <w:rPr>
          <w:position w:val="-4"/>
        </w:rPr>
        <w:object w:dxaOrig="320" w:dyaOrig="300" w14:anchorId="67B8CDAB">
          <v:shape id="_x0000_i1775" type="#_x0000_t75" style="width:16.65pt;height:14pt" o:ole="">
            <v:imagedata r:id="rId1534" o:title=""/>
          </v:shape>
          <o:OLEObject Type="Embed" ProgID="Equation.DSMT4" ShapeID="_x0000_i1775" DrawAspect="Content" ObjectID="_1342184072" r:id="rId1535"/>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76" type="#_x0000_t75" style="width:48pt;height:14pt" o:ole="">
            <v:imagedata r:id="rId1536" o:title=""/>
          </v:shape>
          <o:OLEObject Type="Embed" ProgID="Equation.DSMT4" ShapeID="_x0000_i1776" DrawAspect="Content" ObjectID="_1342184073" r:id="rId1537"/>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77" type="#_x0000_t75" style="width:14pt;height:16.65pt" o:ole="">
            <v:imagedata r:id="rId1538" o:title=""/>
          </v:shape>
          <o:OLEObject Type="Embed" ProgID="Equation.DSMT4" ShapeID="_x0000_i1777" DrawAspect="Content" ObjectID="_1342184074" r:id="rId1539"/>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78" type="#_x0000_t75" style="width:79.35pt;height:40pt" o:ole="">
            <v:imagedata r:id="rId1540" o:title=""/>
          </v:shape>
          <o:OLEObject Type="Embed" ProgID="Equation.DSMT4" ShapeID="_x0000_i1778" DrawAspect="Content" ObjectID="_1342184075" r:id="rId1541"/>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79" type="#_x0000_t75" style="width:14pt;height:21.35pt" o:ole="">
            <v:imagedata r:id="rId1542" o:title=""/>
          </v:shape>
          <o:OLEObject Type="Embed" ProgID="Equation.DSMT4" ShapeID="_x0000_i1779" DrawAspect="Content" ObjectID="_1342184076" r:id="rId1543"/>
        </w:object>
      </w:r>
      <w:r>
        <w:t xml:space="preserve"> is the solid volume fraction and </w:t>
      </w:r>
      <w:r w:rsidR="00AF2221" w:rsidRPr="00AF2221">
        <w:rPr>
          <w:position w:val="-14"/>
        </w:rPr>
        <w:object w:dxaOrig="279" w:dyaOrig="420" w14:anchorId="5EDC30A8">
          <v:shape id="_x0000_i1780" type="#_x0000_t75" style="width:14pt;height:21.35pt" o:ole="">
            <v:imagedata r:id="rId1544" o:title=""/>
          </v:shape>
          <o:OLEObject Type="Embed" ProgID="Equation.DSMT4" ShapeID="_x0000_i1780" DrawAspect="Content" ObjectID="_1342184077" r:id="rId1545"/>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81" type="#_x0000_t75" style="width:91.35pt;height:28pt" o:ole="">
            <v:imagedata r:id="rId1546" o:title=""/>
          </v:shape>
          <o:OLEObject Type="Embed" ProgID="Equation.DSMT4" ShapeID="_x0000_i1781" DrawAspect="Content" ObjectID="_1342184078" r:id="rId1547"/>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82" type="#_x0000_t75" style="width:14pt;height:16.65pt" o:ole="">
            <v:imagedata r:id="rId1548" o:title=""/>
          </v:shape>
          <o:OLEObject Type="Embed" ProgID="Equation.DSMT4" ShapeID="_x0000_i1782" DrawAspect="Content" ObjectID="_1342184079" r:id="rId1549"/>
        </w:object>
      </w:r>
      <w:r w:rsidR="00AC56AD">
        <w:t xml:space="preserve"> is the charge number of </w:t>
      </w:r>
      <w:r w:rsidR="006F7C2B">
        <w:t xml:space="preserve">solute </w:t>
      </w:r>
      <w:r w:rsidR="00AF2221" w:rsidRPr="00AF2221">
        <w:rPr>
          <w:position w:val="-6"/>
        </w:rPr>
        <w:object w:dxaOrig="240" w:dyaOrig="220" w14:anchorId="61920937">
          <v:shape id="_x0000_i1783" type="#_x0000_t75" style="width:12pt;height:10.65pt" o:ole="">
            <v:imagedata r:id="rId1550" o:title=""/>
          </v:shape>
          <o:OLEObject Type="Embed" ProgID="Equation.DSMT4" ShapeID="_x0000_i1783" DrawAspect="Content" ObjectID="_1342184080" r:id="rId1551"/>
        </w:object>
      </w:r>
      <w:r w:rsidR="00AF2221" w:rsidRPr="00AF2221">
        <w:rPr>
          <w:position w:val="-4"/>
        </w:rPr>
        <w:object w:dxaOrig="920" w:dyaOrig="320" w14:anchorId="65A00249">
          <v:shape id="_x0000_i1784" type="#_x0000_t75" style="width:45.35pt;height:16.65pt" o:ole="">
            <v:imagedata r:id="rId1552" o:title=""/>
          </v:shape>
          <o:OLEObject Type="Embed" ProgID="Equation.DSMT4" ShapeID="_x0000_i1784" DrawAspect="Content" ObjectID="_1342184081" r:id="rId1553"/>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85" type="#_x0000_t75" style="width:12pt;height:16.65pt" o:ole="">
            <v:imagedata r:id="rId1554" o:title=""/>
          </v:shape>
          <o:OLEObject Type="Embed" ProgID="Equation.DSMT4" ShapeID="_x0000_i1785" DrawAspect="Content" ObjectID="_1342184082" r:id="rId1555"/>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86" type="#_x0000_t75" style="width:16.65pt;height:19.35pt" o:ole="">
            <v:imagedata r:id="rId1556" o:title=""/>
          </v:shape>
          <o:OLEObject Type="Embed" ProgID="Equation.DSMT4" ShapeID="_x0000_i1786" DrawAspect="Content" ObjectID="_1342184083" r:id="rId1557"/>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87" type="#_x0000_t75" style="width:180.65pt;height:34.65pt" o:ole="">
            <v:imagedata r:id="rId1558" o:title=""/>
          </v:shape>
          <o:OLEObject Type="Embed" ProgID="Equation.DSMT4" ShapeID="_x0000_i1787" DrawAspect="Content" ObjectID="_1342184084" r:id="rId1559"/>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88" type="#_x0000_t75" style="width:13.35pt;height:19.35pt" o:ole="">
            <v:imagedata r:id="rId1560" o:title=""/>
          </v:shape>
          <o:OLEObject Type="Embed" ProgID="Equation.DSMT4" ShapeID="_x0000_i1788" DrawAspect="Content" ObjectID="_1342184085" r:id="rId1561"/>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89" type="#_x0000_t75" style="width:195.35pt;height:42pt" o:ole="">
            <v:imagedata r:id="rId1562" o:title=""/>
          </v:shape>
          <o:OLEObject Type="Embed" ProgID="Equation.DSMT4" ShapeID="_x0000_i1789" DrawAspect="Content" ObjectID="_1342184086" r:id="rId1563"/>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90" type="#_x0000_t75" style="width:12pt;height:13.35pt" o:ole="">
            <v:imagedata r:id="rId1564" o:title=""/>
          </v:shape>
          <o:OLEObject Type="Embed" ProgID="Equation.DSMT4" ShapeID="_x0000_i1790" DrawAspect="Content" ObjectID="_1342184087" r:id="rId1565"/>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91" type="#_x0000_t75" style="width:16.65pt;height:18pt" o:ole="">
            <v:imagedata r:id="rId1566" o:title=""/>
          </v:shape>
          <o:OLEObject Type="Embed" ProgID="Equation.DSMT4" ShapeID="_x0000_i1791" DrawAspect="Content" ObjectID="_1342184088" r:id="rId1567"/>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92" type="#_x0000_t75" style="width:171.35pt;height:36.65pt" o:ole="">
            <v:imagedata r:id="rId1568" o:title=""/>
          </v:shape>
          <o:OLEObject Type="Embed" ProgID="Equation.DSMT4" ShapeID="_x0000_i1792" DrawAspect="Content" ObjectID="_1342184089" r:id="rId1569"/>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93" type="#_x0000_t75" style="width:16.65pt;height:19.35pt" o:ole="">
            <v:imagedata r:id="rId1570" o:title=""/>
          </v:shape>
          <o:OLEObject Type="Embed" ProgID="Equation.DSMT4" ShapeID="_x0000_i1793" DrawAspect="Content" ObjectID="_1342184090" r:id="rId1571"/>
        </w:object>
      </w:r>
      <w:r w:rsidRPr="00B27FE9">
        <w:t xml:space="preserve"> is the solvent chemical potential at some reference temperature </w:t>
      </w:r>
      <w:r w:rsidR="00AF2221" w:rsidRPr="00AF2221">
        <w:rPr>
          <w:position w:val="-6"/>
        </w:rPr>
        <w:object w:dxaOrig="200" w:dyaOrig="279" w14:anchorId="002B8274">
          <v:shape id="_x0000_i1794" type="#_x0000_t75" style="width:10pt;height:14pt" o:ole="">
            <v:imagedata r:id="rId1572" o:title=""/>
          </v:shape>
          <o:OLEObject Type="Embed" ProgID="Equation.DSMT4" ShapeID="_x0000_i1794" DrawAspect="Content" ObjectID="_1342184091" r:id="rId1573"/>
        </w:object>
      </w:r>
      <w:r w:rsidRPr="00B27FE9">
        <w:t xml:space="preserve">; </w:t>
      </w:r>
      <w:r w:rsidR="00AF2221" w:rsidRPr="00AF2221">
        <w:rPr>
          <w:position w:val="-12"/>
        </w:rPr>
        <w:object w:dxaOrig="340" w:dyaOrig="380" w14:anchorId="660C2F09">
          <v:shape id="_x0000_i1795" type="#_x0000_t75" style="width:16.65pt;height:19.35pt" o:ole="">
            <v:imagedata r:id="rId1574" o:title=""/>
          </v:shape>
          <o:OLEObject Type="Embed" ProgID="Equation.DSMT4" ShapeID="_x0000_i1795" DrawAspect="Content" ObjectID="_1342184092" r:id="rId1575"/>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96" type="#_x0000_t75" style="width:13.35pt;height:12pt" o:ole="">
            <v:imagedata r:id="rId1576" o:title=""/>
          </v:shape>
          <o:OLEObject Type="Embed" ProgID="Equation.DSMT4" ShapeID="_x0000_i1796" DrawAspect="Content" ObjectID="_1342184093" r:id="rId1577"/>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97" type="#_x0000_t75" style="width:13.35pt;height:12pt" o:ole="">
            <v:imagedata r:id="rId1578" o:title=""/>
          </v:shape>
          <o:OLEObject Type="Embed" ProgID="Equation.DSMT4" ShapeID="_x0000_i1797" DrawAspect="Content" ObjectID="_1342184094" r:id="rId1579"/>
        </w:object>
      </w:r>
      <w:r w:rsidRPr="00B27FE9">
        <w:t xml:space="preserve">; in general, </w:t>
      </w:r>
      <w:r w:rsidR="00AF2221" w:rsidRPr="00AF2221">
        <w:rPr>
          <w:position w:val="-4"/>
        </w:rPr>
        <w:object w:dxaOrig="260" w:dyaOrig="240" w14:anchorId="27FB1973">
          <v:shape id="_x0000_i1798" type="#_x0000_t75" style="width:13.35pt;height:12pt" o:ole="">
            <v:imagedata r:id="rId1580" o:title=""/>
          </v:shape>
          <o:OLEObject Type="Embed" ProgID="Equation.DSMT4" ShapeID="_x0000_i1798" DrawAspect="Content" ObjectID="_1342184095" r:id="rId1581"/>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99" type="#_x0000_t75" style="width:48pt;height:14pt" o:ole="">
            <v:imagedata r:id="rId1582" o:title=""/>
          </v:shape>
          <o:OLEObject Type="Embed" ProgID="Equation.DSMT4" ShapeID="_x0000_i1799" DrawAspect="Content" ObjectID="_1342184096" r:id="rId1583"/>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800" type="#_x0000_t75" style="width:12pt;height:16.65pt" o:ole="">
            <v:imagedata r:id="rId1584" o:title=""/>
          </v:shape>
          <o:OLEObject Type="Embed" ProgID="Equation.DSMT4" ShapeID="_x0000_i1800" DrawAspect="Content" ObjectID="_1342184097" r:id="rId1585"/>
        </w:object>
      </w:r>
      <w:r w:rsidRPr="00B27FE9">
        <w:t xml:space="preserve"> and solute concentration </w:t>
      </w:r>
      <w:r w:rsidR="00AF2221" w:rsidRPr="00AF2221">
        <w:rPr>
          <w:position w:val="-6"/>
        </w:rPr>
        <w:object w:dxaOrig="300" w:dyaOrig="320" w14:anchorId="6616FE2B">
          <v:shape id="_x0000_i1801" type="#_x0000_t75" style="width:14pt;height:16.65pt" o:ole="">
            <v:imagedata r:id="rId1586" o:title=""/>
          </v:shape>
          <o:OLEObject Type="Embed" ProgID="Equation.DSMT4" ShapeID="_x0000_i1801" DrawAspect="Content" ObjectID="_1342184098" r:id="rId1587"/>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802" type="#_x0000_t75" style="width:101.35pt;height:40pt" o:ole="">
            <v:imagedata r:id="rId1588" o:title=""/>
          </v:shape>
          <o:OLEObject Type="Embed" ProgID="Equation.DSMT4" ShapeID="_x0000_i1802" DrawAspect="Content" ObjectID="_1342184099" r:id="rId1589"/>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803" type="#_x0000_t75" style="width:116.65pt;height:40pt" o:ole="">
            <v:imagedata r:id="rId1590" o:title=""/>
          </v:shape>
          <o:OLEObject Type="Embed" ProgID="Equation.DSMT4" ShapeID="_x0000_i1803" DrawAspect="Content" ObjectID="_1342184100" r:id="rId1591"/>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804" type="#_x0000_t75" style="width:10.65pt;height:10pt" o:ole="">
            <v:imagedata r:id="rId1592" o:title=""/>
          </v:shape>
          <o:OLEObject Type="Embed" ProgID="Equation.DSMT4" ShapeID="_x0000_i1804" DrawAspect="Content" ObjectID="_1342184101" r:id="rId1593"/>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805" type="#_x0000_t75" style="width:10pt;height:10.65pt" o:ole="">
            <v:imagedata r:id="rId1594" o:title=""/>
          </v:shape>
          <o:OLEObject Type="Embed" ProgID="Equation.DSMT4" ShapeID="_x0000_i1805" DrawAspect="Content" ObjectID="_1342184102" r:id="rId1595"/>
        </w:object>
      </w:r>
      <w:r w:rsidR="00D40C73" w:rsidRPr="00B27FE9">
        <w:t xml:space="preserve">, the effective fluid pressure </w:t>
      </w:r>
      <w:r w:rsidR="00AF2221" w:rsidRPr="00AF2221">
        <w:rPr>
          <w:position w:val="-10"/>
        </w:rPr>
        <w:object w:dxaOrig="240" w:dyaOrig="320" w14:anchorId="191EAFA1">
          <v:shape id="_x0000_i1806" type="#_x0000_t75" style="width:12pt;height:16.65pt" o:ole="">
            <v:imagedata r:id="rId1596" o:title=""/>
          </v:shape>
          <o:OLEObject Type="Embed" ProgID="Equation.DSMT4" ShapeID="_x0000_i1806" DrawAspect="Content" ObjectID="_1342184103" r:id="rId1597"/>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807" type="#_x0000_t75" style="width:14pt;height:16.65pt" o:ole="">
            <v:imagedata r:id="rId1598" o:title=""/>
          </v:shape>
          <o:OLEObject Type="Embed" ProgID="Equation.DSMT4" ShapeID="_x0000_i1807" DrawAspect="Content" ObjectID="_1342184104" r:id="rId1599"/>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808" type="#_x0000_t75" style="width:12pt;height:13.35pt" o:ole="">
            <v:imagedata r:id="rId1600" o:title=""/>
          </v:shape>
          <o:OLEObject Type="Embed" ProgID="Equation.DSMT4" ShapeID="_x0000_i1808" DrawAspect="Content" ObjectID="_1342184105" r:id="rId1601"/>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809" type="#_x0000_t75" style="width:14pt;height:16.65pt" o:ole="">
            <v:imagedata r:id="rId1602" o:title=""/>
          </v:shape>
          <o:OLEObject Type="Embed" ProgID="Equation.DSMT4" ShapeID="_x0000_i1809" DrawAspect="Content" ObjectID="_1342184106" r:id="rId1603"/>
        </w:object>
      </w:r>
      <w:r w:rsidR="00D40C73" w:rsidRPr="00B27FE9">
        <w:t xml:space="preserve">.  (In a biphasic material however, since </w:t>
      </w:r>
      <w:r w:rsidR="00AF2221" w:rsidRPr="00AF2221">
        <w:rPr>
          <w:position w:val="-6"/>
        </w:rPr>
        <w:object w:dxaOrig="660" w:dyaOrig="320" w14:anchorId="19404F63">
          <v:shape id="_x0000_i1810" type="#_x0000_t75" style="width:32.65pt;height:16.65pt" o:ole="">
            <v:imagedata r:id="rId1604" o:title=""/>
          </v:shape>
          <o:OLEObject Type="Embed" ProgID="Equation.DSMT4" ShapeID="_x0000_i1810" DrawAspect="Content" ObjectID="_1342184107" r:id="rId1605"/>
        </w:object>
      </w:r>
      <w:r w:rsidR="00D40C73" w:rsidRPr="00B27FE9">
        <w:t xml:space="preserve">, the effective and actual fluid pressures are the same, </w:t>
      </w:r>
      <w:r w:rsidR="00AF2221" w:rsidRPr="00AF2221">
        <w:rPr>
          <w:position w:val="-10"/>
        </w:rPr>
        <w:object w:dxaOrig="620" w:dyaOrig="320" w14:anchorId="0C419787">
          <v:shape id="_x0000_i1811" type="#_x0000_t75" style="width:31.35pt;height:16.65pt" o:ole="">
            <v:imagedata r:id="rId1606" o:title=""/>
          </v:shape>
          <o:OLEObject Type="Embed" ProgID="Equation.DSMT4" ShapeID="_x0000_i1811" DrawAspect="Content" ObjectID="_1342184108" r:id="rId1607"/>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812" type="#_x0000_t75" style="width:64pt;height:18pt" o:ole="">
            <v:imagedata r:id="rId1608" o:title=""/>
          </v:shape>
          <o:OLEObject Type="Embed" ProgID="Equation.DSMT4" ShapeID="_x0000_i1812" DrawAspect="Content" ObjectID="_1342184109" r:id="rId1609"/>
        </w:object>
      </w:r>
      <w:r w:rsidRPr="00B27FE9">
        <w:t xml:space="preserve">, where </w:t>
      </w:r>
      <w:r w:rsidR="00AF2221" w:rsidRPr="00AF2221">
        <w:rPr>
          <w:position w:val="-6"/>
        </w:rPr>
        <w:object w:dxaOrig="300" w:dyaOrig="320" w14:anchorId="4C95A724">
          <v:shape id="_x0000_i1813" type="#_x0000_t75" style="width:14pt;height:16.65pt" o:ole="">
            <v:imagedata r:id="rId1610" o:title=""/>
          </v:shape>
          <o:OLEObject Type="Embed" ProgID="Equation.DSMT4" ShapeID="_x0000_i1813" DrawAspect="Content" ObjectID="_1342184110" r:id="rId1611"/>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814" type="#_x0000_t75" style="width:10pt;height:10pt" o:ole="">
            <v:imagedata r:id="rId1612" o:title=""/>
          </v:shape>
          <o:OLEObject Type="Embed" ProgID="Equation.DSMT4" ShapeID="_x0000_i1814" DrawAspect="Content" ObjectID="_1342184111" r:id="rId1613"/>
        </w:object>
      </w:r>
      <w:r w:rsidRPr="00B27FE9">
        <w:t xml:space="preserve"> is </w:t>
      </w:r>
      <w:r w:rsidR="00AF2221" w:rsidRPr="00AF2221">
        <w:rPr>
          <w:position w:val="-6"/>
        </w:rPr>
        <w:object w:dxaOrig="800" w:dyaOrig="260" w14:anchorId="776D5ED5">
          <v:shape id="_x0000_i1815" type="#_x0000_t75" style="width:40pt;height:13.35pt" o:ole="">
            <v:imagedata r:id="rId1614" o:title=""/>
          </v:shape>
          <o:OLEObject Type="Embed" ProgID="Equation.DSMT4" ShapeID="_x0000_i1815" DrawAspect="Content" ObjectID="_1342184112" r:id="rId1615"/>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816" type="#_x0000_t75" style="width:26.65pt;height:14pt" o:ole="">
            <v:imagedata r:id="rId1616" o:title=""/>
          </v:shape>
          <o:OLEObject Type="Embed" ProgID="Equation.DSMT4" ShapeID="_x0000_i1816" DrawAspect="Content" ObjectID="_1342184113" r:id="rId1617"/>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817" type="#_x0000_t75" style="width:42.65pt;height:14pt" o:ole="">
            <v:imagedata r:id="rId1618" o:title=""/>
          </v:shape>
          <o:OLEObject Type="Embed" ProgID="Equation.DSMT4" ShapeID="_x0000_i1817" DrawAspect="Content" ObjectID="_1342184114" r:id="rId1619"/>
        </w:object>
      </w:r>
      <w:r w:rsidRPr="00B27FE9">
        <w:t xml:space="preserve"> and </w:t>
      </w:r>
      <w:r w:rsidR="00AF2221" w:rsidRPr="00AF2221">
        <w:rPr>
          <w:position w:val="-10"/>
        </w:rPr>
        <w:object w:dxaOrig="880" w:dyaOrig="360" w14:anchorId="11A2215C">
          <v:shape id="_x0000_i1818" type="#_x0000_t75" style="width:44pt;height:18pt" o:ole="">
            <v:imagedata r:id="rId1620" o:title=""/>
          </v:shape>
          <o:OLEObject Type="Embed" ProgID="Equation.DSMT4" ShapeID="_x0000_i1818" DrawAspect="Content" ObjectID="_1342184115" r:id="rId1621"/>
        </w:object>
      </w:r>
      <w:r w:rsidRPr="00B27FE9">
        <w:t xml:space="preserve">, where </w:t>
      </w:r>
      <w:r w:rsidR="00AF2221" w:rsidRPr="00AF2221">
        <w:rPr>
          <w:position w:val="-6"/>
        </w:rPr>
        <w:object w:dxaOrig="260" w:dyaOrig="220" w14:anchorId="27BFE084">
          <v:shape id="_x0000_i1819" type="#_x0000_t75" style="width:13.35pt;height:10.65pt" o:ole="">
            <v:imagedata r:id="rId1622" o:title=""/>
          </v:shape>
          <o:OLEObject Type="Embed" ProgID="Equation.DSMT4" ShapeID="_x0000_i1819" DrawAspect="Content" ObjectID="_1342184116" r:id="rId1623"/>
        </w:object>
      </w:r>
      <w:r w:rsidRPr="00B27FE9">
        <w:t xml:space="preserve"> is the volumetric flux of solvent relative to the solid and </w:t>
      </w:r>
      <w:r w:rsidR="00AF2221" w:rsidRPr="00AF2221">
        <w:rPr>
          <w:position w:val="-10"/>
        </w:rPr>
        <w:object w:dxaOrig="260" w:dyaOrig="360" w14:anchorId="2634B9BB">
          <v:shape id="_x0000_i1820" type="#_x0000_t75" style="width:13.35pt;height:18pt" o:ole="">
            <v:imagedata r:id="rId1624" o:title=""/>
          </v:shape>
          <o:OLEObject Type="Embed" ProgID="Equation.DSMT4" ShapeID="_x0000_i1820" DrawAspect="Content" ObjectID="_1342184117" r:id="rId1625"/>
        </w:object>
      </w:r>
      <w:r w:rsidRPr="00B27FE9">
        <w:t xml:space="preserve"> is the molar flux of solute </w:t>
      </w:r>
      <w:r w:rsidR="00AF2221" w:rsidRPr="00AF2221">
        <w:rPr>
          <w:position w:val="-4"/>
        </w:rPr>
        <w:object w:dxaOrig="220" w:dyaOrig="200" w14:anchorId="31B8E8CF">
          <v:shape id="_x0000_i1821" type="#_x0000_t75" style="width:10.65pt;height:10pt" o:ole="">
            <v:imagedata r:id="rId1626" o:title=""/>
          </v:shape>
          <o:OLEObject Type="Embed" ProgID="Equation.DSMT4" ShapeID="_x0000_i1821" DrawAspect="Content" ObjectID="_1342184118" r:id="rId1627"/>
        </w:object>
      </w:r>
      <w:r w:rsidR="00C669AA">
        <w:t xml:space="preserve"> </w:t>
      </w:r>
      <w:r w:rsidRPr="00B27FE9">
        <w:t xml:space="preserve">relative to the solid.  In general, </w:t>
      </w:r>
      <w:r w:rsidR="00AF2221" w:rsidRPr="00AF2221">
        <w:rPr>
          <w:position w:val="-6"/>
        </w:rPr>
        <w:object w:dxaOrig="260" w:dyaOrig="220" w14:anchorId="5405FE4B">
          <v:shape id="_x0000_i1822" type="#_x0000_t75" style="width:13.35pt;height:10.65pt" o:ole="">
            <v:imagedata r:id="rId1628" o:title=""/>
          </v:shape>
          <o:OLEObject Type="Embed" ProgID="Equation.DSMT4" ShapeID="_x0000_i1822" DrawAspect="Content" ObjectID="_1342184119" r:id="rId1629"/>
        </w:object>
      </w:r>
      <w:r w:rsidRPr="00B27FE9">
        <w:t xml:space="preserve"> and </w:t>
      </w:r>
      <w:r w:rsidR="00AF2221" w:rsidRPr="00AF2221">
        <w:rPr>
          <w:position w:val="-10"/>
        </w:rPr>
        <w:object w:dxaOrig="260" w:dyaOrig="360" w14:anchorId="37D0D741">
          <v:shape id="_x0000_i1823" type="#_x0000_t75" style="width:13.35pt;height:18pt" o:ole="">
            <v:imagedata r:id="rId1630" o:title=""/>
          </v:shape>
          <o:OLEObject Type="Embed" ProgID="Equation.DSMT4" ShapeID="_x0000_i1823" DrawAspect="Content" ObjectID="_1342184120" r:id="rId1631"/>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824" type="#_x0000_t75" style="width:184pt;height:76pt" o:ole="">
            <v:imagedata r:id="rId1632" o:title=""/>
          </v:shape>
          <o:OLEObject Type="Embed" ProgID="Equation.DSMT4" ShapeID="_x0000_i1824" DrawAspect="Content" ObjectID="_1342184121" r:id="rId1633"/>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825" type="#_x0000_t75" style="width:170.65pt;height:42pt" o:ole="">
            <v:imagedata r:id="rId1634" o:title=""/>
          </v:shape>
          <o:OLEObject Type="Embed" ProgID="Equation.DSMT4" ShapeID="_x0000_i1825" DrawAspect="Content" ObjectID="_1342184122" r:id="rId1635"/>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826" type="#_x0000_t75" style="width:10.65pt;height:13.35pt" o:ole="">
            <v:imagedata r:id="rId1636" o:title=""/>
          </v:shape>
          <o:OLEObject Type="Embed" ProgID="Equation.DSMT4" ShapeID="_x0000_i1826" DrawAspect="Content" ObjectID="_1342184123" r:id="rId1637"/>
        </w:object>
      </w:r>
      <w:r w:rsidRPr="00B27FE9">
        <w:t xml:space="preserve"> is the hydraulic permeability of the solvent through the porous solid matrix; </w:t>
      </w:r>
      <w:r w:rsidR="00AF2221" w:rsidRPr="00AF2221">
        <w:rPr>
          <w:position w:val="-6"/>
        </w:rPr>
        <w:object w:dxaOrig="300" w:dyaOrig="320" w14:anchorId="5A97C498">
          <v:shape id="_x0000_i1827" type="#_x0000_t75" style="width:14pt;height:16.65pt" o:ole="">
            <v:imagedata r:id="rId1638" o:title=""/>
          </v:shape>
          <o:OLEObject Type="Embed" ProgID="Equation.DSMT4" ShapeID="_x0000_i1827" DrawAspect="Content" ObjectID="_1342184124" r:id="rId1639"/>
        </w:object>
      </w:r>
      <w:r w:rsidRPr="00B27FE9">
        <w:t xml:space="preserve"> is the diffusivity </w:t>
      </w:r>
      <w:r w:rsidR="00A84000">
        <w:t xml:space="preserve">of solute </w:t>
      </w:r>
      <w:r w:rsidR="00AF2221" w:rsidRPr="00AF2221">
        <w:rPr>
          <w:position w:val="-4"/>
        </w:rPr>
        <w:object w:dxaOrig="220" w:dyaOrig="200" w14:anchorId="0F9B222C">
          <v:shape id="_x0000_i1828" type="#_x0000_t75" style="width:10.65pt;height:10pt" o:ole="">
            <v:imagedata r:id="rId1640" o:title=""/>
          </v:shape>
          <o:OLEObject Type="Embed" ProgID="Equation.DSMT4" ShapeID="_x0000_i1828" DrawAspect="Content" ObjectID="_1342184125" r:id="rId1641"/>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829" type="#_x0000_t75" style="width:16.65pt;height:19.35pt" o:ole="">
            <v:imagedata r:id="rId1642" o:title=""/>
          </v:shape>
          <o:OLEObject Type="Embed" ProgID="Equation.DSMT4" ShapeID="_x0000_i1829" DrawAspect="Content" ObjectID="_1342184126" r:id="rId1643"/>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830" type="#_x0000_t75" style="width:54pt;height:18pt" o:ole="">
            <v:imagedata r:id="rId1644" o:title=""/>
          </v:shape>
          <o:OLEObject Type="Embed" ProgID="Equation.DSMT4" ShapeID="_x0000_i1830" DrawAspect="Content" ObjectID="_1342184127" r:id="rId1645"/>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2872"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2873" w:author="Gerard" w:date="2014-06-20T17:32:00Z">
        <w:r w:rsidRPr="00B27FE9">
          <w:br w:type="page"/>
        </w:r>
      </w:ins>
    </w:p>
    <w:p w14:paraId="2B2D2257" w14:textId="77777777" w:rsidR="00976D6B" w:rsidRDefault="00976D6B" w:rsidP="00976D6B">
      <w:pPr>
        <w:pStyle w:val="Heading3"/>
        <w:rPr>
          <w:ins w:id="2874" w:author="Gerard" w:date="2014-06-20T17:31:00Z"/>
        </w:rPr>
      </w:pPr>
      <w:bookmarkStart w:id="2875" w:name="_Toc370461254"/>
      <w:bookmarkStart w:id="2876" w:name="_Toc268297808"/>
      <w:ins w:id="2877" w:author="Gerard" w:date="2014-06-20T17:31:00Z">
        <w:r>
          <w:lastRenderedPageBreak/>
          <w:t>Guidelines for Multiphasic Analyses</w:t>
        </w:r>
        <w:bookmarkEnd w:id="2875"/>
        <w:bookmarkEnd w:id="2876"/>
      </w:ins>
    </w:p>
    <w:p w14:paraId="7D8B3FEA" w14:textId="77777777" w:rsidR="00976D6B" w:rsidRPr="00AB593C" w:rsidRDefault="00976D6B" w:rsidP="00976D6B">
      <w:pPr>
        <w:pStyle w:val="Heading4"/>
        <w:rPr>
          <w:ins w:id="2878" w:author="Gerard" w:date="2014-06-20T17:31:00Z"/>
        </w:rPr>
      </w:pPr>
      <w:bookmarkStart w:id="2879" w:name="_Toc370461255"/>
      <w:bookmarkStart w:id="2880" w:name="_Toc268297809"/>
      <w:ins w:id="2881" w:author="Gerard" w:date="2014-06-20T17:31:00Z">
        <w:r>
          <w:t>Initial State of Swelling</w:t>
        </w:r>
        <w:bookmarkEnd w:id="2879"/>
        <w:bookmarkEnd w:id="2880"/>
      </w:ins>
    </w:p>
    <w:p w14:paraId="621FEBD1" w14:textId="77777777" w:rsidR="00976D6B" w:rsidRDefault="00976D6B" w:rsidP="00976D6B">
      <w:pPr>
        <w:rPr>
          <w:ins w:id="2882" w:author="Gerard" w:date="2014-06-20T17:31:00Z"/>
        </w:rPr>
      </w:pPr>
      <w:ins w:id="2883"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2884" w:author="Gerard" w:date="2014-06-20T17:31:00Z"/>
        </w:rPr>
      </w:pPr>
    </w:p>
    <w:p w14:paraId="7BB5B563" w14:textId="77777777" w:rsidR="00976D6B" w:rsidRDefault="00976D6B" w:rsidP="00976D6B">
      <w:pPr>
        <w:rPr>
          <w:ins w:id="2885" w:author="Gerard" w:date="2014-06-20T17:31:00Z"/>
        </w:rPr>
      </w:pPr>
      <w:ins w:id="2886"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2887" w:author="Gerard" w:date="2014-06-20T17:31:00Z">
        <w:r>
          <w:fldChar w:fldCharType="separate"/>
        </w:r>
      </w:ins>
      <w:r w:rsidR="001B13CD">
        <w:t>Chapter 6</w:t>
      </w:r>
      <w:ins w:id="2888" w:author="Gerard" w:date="2014-06-20T17:31:00Z">
        <w:r>
          <w:fldChar w:fldCharType="end"/>
        </w:r>
        <w:r>
          <w:t>) where the first step is a steady-state analysis (Section </w:t>
        </w:r>
        <w:r>
          <w:fldChar w:fldCharType="begin"/>
        </w:r>
        <w:r>
          <w:instrText xml:space="preserve"> REF _Ref250285979 \r \h </w:instrText>
        </w:r>
      </w:ins>
      <w:ins w:id="2889" w:author="Gerard" w:date="2014-06-20T17:31:00Z">
        <w:r>
          <w:fldChar w:fldCharType="separate"/>
        </w:r>
      </w:ins>
      <w:ins w:id="2890" w:author="Gerard" w:date="2014-07-29T23:58:00Z">
        <w:r w:rsidR="001B13CD">
          <w:t>3.5.1</w:t>
        </w:r>
      </w:ins>
      <w:del w:id="2891" w:author="Gerard" w:date="2014-07-29T23:58:00Z">
        <w:r w:rsidDel="001B13CD">
          <w:delText>3.4.1</w:delText>
        </w:r>
      </w:del>
      <w:ins w:id="2892"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2893" w:author="Gerard" w:date="2014-06-20T17:31:00Z">
        <w:r>
          <w:fldChar w:fldCharType="separate"/>
        </w:r>
      </w:ins>
      <w:ins w:id="2894" w:author="Gerard" w:date="2014-07-29T23:58:00Z">
        <w:r w:rsidR="001B13CD">
          <w:t>3.10.1</w:t>
        </w:r>
      </w:ins>
      <w:del w:id="2895" w:author="Gerard" w:date="2014-07-29T23:58:00Z">
        <w:r w:rsidDel="001B13CD">
          <w:delText>3.9.1</w:delText>
        </w:r>
      </w:del>
      <w:ins w:id="2896" w:author="Gerard" w:date="2014-06-20T17:31:00Z">
        <w:r>
          <w:fldChar w:fldCharType="end"/>
        </w:r>
        <w:r>
          <w:t>), so that they become superposed over and above the initial swelling state.</w:t>
        </w:r>
      </w:ins>
    </w:p>
    <w:p w14:paraId="04FC83FD" w14:textId="77777777" w:rsidR="00976D6B" w:rsidRDefault="00976D6B" w:rsidP="00976D6B">
      <w:pPr>
        <w:rPr>
          <w:ins w:id="2897" w:author="Gerard" w:date="2014-06-20T17:31:00Z"/>
        </w:rPr>
      </w:pPr>
    </w:p>
    <w:p w14:paraId="66603F79" w14:textId="77777777" w:rsidR="00976D6B" w:rsidRDefault="00976D6B" w:rsidP="00976D6B">
      <w:pPr>
        <w:pStyle w:val="Example"/>
        <w:rPr>
          <w:ins w:id="2898" w:author="Gerard" w:date="2014-06-20T17:31:00Z"/>
        </w:rPr>
      </w:pPr>
      <w:ins w:id="2899" w:author="Gerard" w:date="2014-06-20T17:31:00Z">
        <w:r>
          <w:t>Example:</w:t>
        </w:r>
      </w:ins>
    </w:p>
    <w:p w14:paraId="156FF880" w14:textId="77777777" w:rsidR="00976D6B" w:rsidRDefault="00976D6B" w:rsidP="00976D6B">
      <w:pPr>
        <w:pStyle w:val="code"/>
        <w:rPr>
          <w:ins w:id="2900" w:author="Gerard" w:date="2014-06-20T17:31:00Z"/>
        </w:rPr>
      </w:pPr>
      <w:ins w:id="2901" w:author="Gerard" w:date="2014-06-20T17:31:00Z">
        <w:r>
          <w:t>&lt;Step&gt;</w:t>
        </w:r>
      </w:ins>
    </w:p>
    <w:p w14:paraId="039CFD6D" w14:textId="77777777" w:rsidR="00976D6B" w:rsidRDefault="00976D6B" w:rsidP="00976D6B">
      <w:pPr>
        <w:pStyle w:val="code"/>
        <w:rPr>
          <w:ins w:id="2902" w:author="Gerard" w:date="2014-06-20T17:31:00Z"/>
        </w:rPr>
      </w:pPr>
      <w:ins w:id="2903" w:author="Gerard" w:date="2014-06-20T17:31:00Z">
        <w:r>
          <w:tab/>
          <w:t>&lt;Module type="multiphasic"/&gt;</w:t>
        </w:r>
      </w:ins>
    </w:p>
    <w:p w14:paraId="38B2F78B" w14:textId="77777777" w:rsidR="00976D6B" w:rsidRDefault="00976D6B" w:rsidP="00976D6B">
      <w:pPr>
        <w:pStyle w:val="code"/>
        <w:rPr>
          <w:ins w:id="2904" w:author="Gerard" w:date="2014-06-20T17:31:00Z"/>
        </w:rPr>
      </w:pPr>
      <w:ins w:id="2905" w:author="Gerard" w:date="2014-06-20T17:31:00Z">
        <w:r>
          <w:tab/>
          <w:t>&lt;Control&gt;</w:t>
        </w:r>
      </w:ins>
    </w:p>
    <w:p w14:paraId="44CF6B22" w14:textId="77777777" w:rsidR="00976D6B" w:rsidRDefault="00976D6B" w:rsidP="00976D6B">
      <w:pPr>
        <w:pStyle w:val="code"/>
        <w:rPr>
          <w:ins w:id="2906" w:author="Gerard" w:date="2014-06-20T17:31:00Z"/>
        </w:rPr>
      </w:pPr>
      <w:ins w:id="2907" w:author="Gerard" w:date="2014-06-20T17:31:00Z">
        <w:r>
          <w:tab/>
        </w:r>
        <w:r>
          <w:tab/>
          <w:t>&lt;analysis type="steady-state"/&gt;</w:t>
        </w:r>
      </w:ins>
    </w:p>
    <w:p w14:paraId="644DD6CF" w14:textId="77777777" w:rsidR="00976D6B" w:rsidRDefault="00976D6B" w:rsidP="00976D6B">
      <w:pPr>
        <w:pStyle w:val="code"/>
        <w:rPr>
          <w:ins w:id="2908" w:author="Gerard" w:date="2014-06-20T17:31:00Z"/>
        </w:rPr>
      </w:pPr>
      <w:ins w:id="2909" w:author="Gerard" w:date="2014-06-20T17:31:00Z">
        <w:r>
          <w:tab/>
        </w:r>
        <w:r>
          <w:tab/>
          <w:t>...</w:t>
        </w:r>
      </w:ins>
    </w:p>
    <w:p w14:paraId="1936ACC7" w14:textId="77777777" w:rsidR="00976D6B" w:rsidRDefault="00976D6B" w:rsidP="00976D6B">
      <w:pPr>
        <w:pStyle w:val="code"/>
        <w:rPr>
          <w:ins w:id="2910" w:author="Gerard" w:date="2014-06-20T17:31:00Z"/>
        </w:rPr>
      </w:pPr>
      <w:ins w:id="2911" w:author="Gerard" w:date="2014-06-20T17:31:00Z">
        <w:r>
          <w:tab/>
          <w:t>&lt;/Control&gt;</w:t>
        </w:r>
      </w:ins>
    </w:p>
    <w:p w14:paraId="618EFF25" w14:textId="77777777" w:rsidR="00976D6B" w:rsidRDefault="00976D6B" w:rsidP="00976D6B">
      <w:pPr>
        <w:pStyle w:val="code"/>
        <w:rPr>
          <w:ins w:id="2912" w:author="Gerard" w:date="2014-06-20T17:31:00Z"/>
        </w:rPr>
      </w:pPr>
      <w:ins w:id="2913" w:author="Gerard" w:date="2014-06-20T17:31:00Z">
        <w:r>
          <w:t>&lt;/Step&gt;</w:t>
        </w:r>
      </w:ins>
    </w:p>
    <w:p w14:paraId="45DF18C4" w14:textId="77777777" w:rsidR="00976D6B" w:rsidRDefault="00976D6B" w:rsidP="00976D6B">
      <w:pPr>
        <w:pStyle w:val="code"/>
        <w:rPr>
          <w:ins w:id="2914" w:author="Gerard" w:date="2014-06-20T17:31:00Z"/>
        </w:rPr>
      </w:pPr>
      <w:ins w:id="2915" w:author="Gerard" w:date="2014-06-20T17:31:00Z">
        <w:r>
          <w:t>&lt;Step&gt;</w:t>
        </w:r>
      </w:ins>
    </w:p>
    <w:p w14:paraId="1AC5E761" w14:textId="77777777" w:rsidR="00976D6B" w:rsidRDefault="00976D6B" w:rsidP="00976D6B">
      <w:pPr>
        <w:pStyle w:val="code"/>
        <w:rPr>
          <w:ins w:id="2916" w:author="Gerard" w:date="2014-06-20T17:31:00Z"/>
        </w:rPr>
      </w:pPr>
      <w:ins w:id="2917" w:author="Gerard" w:date="2014-06-20T17:31:00Z">
        <w:r>
          <w:tab/>
          <w:t>&lt;Module type="multiphasic"/&gt;</w:t>
        </w:r>
      </w:ins>
    </w:p>
    <w:p w14:paraId="354A355A" w14:textId="77777777" w:rsidR="00976D6B" w:rsidRDefault="00976D6B" w:rsidP="00976D6B">
      <w:pPr>
        <w:pStyle w:val="code"/>
        <w:rPr>
          <w:ins w:id="2918" w:author="Gerard" w:date="2014-06-20T17:31:00Z"/>
        </w:rPr>
      </w:pPr>
      <w:ins w:id="2919" w:author="Gerard" w:date="2014-06-20T17:31:00Z">
        <w:r>
          <w:tab/>
          <w:t>&lt;Control&gt;</w:t>
        </w:r>
      </w:ins>
    </w:p>
    <w:p w14:paraId="7AED919D" w14:textId="77777777" w:rsidR="00976D6B" w:rsidRDefault="00976D6B" w:rsidP="00976D6B">
      <w:pPr>
        <w:pStyle w:val="code"/>
        <w:rPr>
          <w:ins w:id="2920" w:author="Gerard" w:date="2014-06-20T17:31:00Z"/>
        </w:rPr>
      </w:pPr>
      <w:ins w:id="2921" w:author="Gerard" w:date="2014-06-20T17:31:00Z">
        <w:r>
          <w:tab/>
        </w:r>
        <w:r>
          <w:tab/>
          <w:t>...</w:t>
        </w:r>
      </w:ins>
    </w:p>
    <w:p w14:paraId="06F81EA9" w14:textId="77777777" w:rsidR="00976D6B" w:rsidRDefault="00976D6B" w:rsidP="00976D6B">
      <w:pPr>
        <w:pStyle w:val="code"/>
        <w:rPr>
          <w:ins w:id="2922" w:author="Gerard" w:date="2014-06-20T17:31:00Z"/>
        </w:rPr>
      </w:pPr>
      <w:ins w:id="2923" w:author="Gerard" w:date="2014-06-20T17:31:00Z">
        <w:r>
          <w:tab/>
          <w:t>&lt;/Control&gt;</w:t>
        </w:r>
      </w:ins>
    </w:p>
    <w:p w14:paraId="77BCFF26" w14:textId="77777777" w:rsidR="00976D6B" w:rsidRDefault="00976D6B" w:rsidP="00976D6B">
      <w:pPr>
        <w:pStyle w:val="code"/>
        <w:rPr>
          <w:ins w:id="2924" w:author="Gerard" w:date="2014-06-20T17:31:00Z"/>
        </w:rPr>
      </w:pPr>
      <w:ins w:id="2925" w:author="Gerard" w:date="2014-06-20T17:31:00Z">
        <w:r>
          <w:tab/>
          <w:t>&lt;Boundary&gt;</w:t>
        </w:r>
      </w:ins>
    </w:p>
    <w:p w14:paraId="28955921" w14:textId="77777777" w:rsidR="00976D6B" w:rsidRDefault="00976D6B" w:rsidP="00976D6B">
      <w:pPr>
        <w:pStyle w:val="code"/>
        <w:rPr>
          <w:ins w:id="2926" w:author="Gerard" w:date="2014-06-20T17:31:00Z"/>
        </w:rPr>
      </w:pPr>
      <w:ins w:id="2927" w:author="Gerard" w:date="2014-06-20T17:31:00Z">
        <w:r>
          <w:tab/>
        </w:r>
        <w:r>
          <w:tab/>
          <w:t>&lt;prescribe type="relative"&gt;</w:t>
        </w:r>
      </w:ins>
    </w:p>
    <w:p w14:paraId="04891870" w14:textId="77777777" w:rsidR="00976D6B" w:rsidRPr="0098023B" w:rsidRDefault="00976D6B" w:rsidP="00976D6B">
      <w:pPr>
        <w:pStyle w:val="code"/>
        <w:rPr>
          <w:ins w:id="2928" w:author="Gerard" w:date="2014-06-20T17:31:00Z"/>
          <w:lang w:val="nl-BE"/>
        </w:rPr>
      </w:pPr>
      <w:ins w:id="2929"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2930" w:author="Gerard" w:date="2014-06-20T17:31:00Z"/>
        </w:rPr>
      </w:pPr>
      <w:ins w:id="2931"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2932" w:author="Gerard" w:date="2014-06-20T17:31:00Z"/>
        </w:rPr>
      </w:pPr>
      <w:ins w:id="2933" w:author="Gerard" w:date="2014-06-20T17:31:00Z">
        <w:r>
          <w:tab/>
        </w:r>
        <w:r>
          <w:tab/>
          <w:t>&lt;/prescribe&gt;</w:t>
        </w:r>
      </w:ins>
    </w:p>
    <w:p w14:paraId="1BD96909" w14:textId="77777777" w:rsidR="00976D6B" w:rsidRDefault="00976D6B" w:rsidP="00976D6B">
      <w:pPr>
        <w:pStyle w:val="code"/>
        <w:rPr>
          <w:ins w:id="2934" w:author="Gerard" w:date="2014-06-20T17:31:00Z"/>
        </w:rPr>
      </w:pPr>
      <w:ins w:id="2935" w:author="Gerard" w:date="2014-06-20T17:31:00Z">
        <w:r>
          <w:tab/>
          <w:t>&lt;/Boundary&gt;</w:t>
        </w:r>
      </w:ins>
    </w:p>
    <w:p w14:paraId="7E9F2E72" w14:textId="77777777" w:rsidR="00976D6B" w:rsidRDefault="00976D6B" w:rsidP="00976D6B">
      <w:pPr>
        <w:pStyle w:val="code"/>
        <w:rPr>
          <w:ins w:id="2936" w:author="Gerard" w:date="2014-06-20T17:31:00Z"/>
        </w:rPr>
      </w:pPr>
      <w:ins w:id="2937" w:author="Gerard" w:date="2014-06-20T17:31:00Z">
        <w:r>
          <w:t>&lt;/Step&gt;</w:t>
        </w:r>
      </w:ins>
    </w:p>
    <w:p w14:paraId="3BC5C3C0" w14:textId="77777777" w:rsidR="00976D6B" w:rsidRDefault="00976D6B" w:rsidP="00976D6B">
      <w:pPr>
        <w:pStyle w:val="code"/>
        <w:rPr>
          <w:ins w:id="2938" w:author="Gerard" w:date="2014-06-20T17:31:00Z"/>
        </w:rPr>
      </w:pPr>
    </w:p>
    <w:p w14:paraId="2CF36BCD" w14:textId="77777777" w:rsidR="00976D6B" w:rsidRDefault="00976D6B" w:rsidP="00976D6B">
      <w:pPr>
        <w:pStyle w:val="Heading4"/>
        <w:rPr>
          <w:ins w:id="2939" w:author="Gerard" w:date="2014-06-20T17:31:00Z"/>
        </w:rPr>
      </w:pPr>
      <w:bookmarkStart w:id="2940" w:name="_Toc370461256"/>
      <w:bookmarkStart w:id="2941" w:name="_Toc268297810"/>
      <w:ins w:id="2942" w:author="Gerard" w:date="2014-06-20T17:31:00Z">
        <w:r>
          <w:lastRenderedPageBreak/>
          <w:t>Prescribed Boundary Conditions</w:t>
        </w:r>
        <w:bookmarkEnd w:id="2940"/>
        <w:bookmarkEnd w:id="2941"/>
      </w:ins>
    </w:p>
    <w:p w14:paraId="117B6327" w14:textId="77777777" w:rsidR="00976D6B" w:rsidRDefault="00976D6B" w:rsidP="00976D6B">
      <w:pPr>
        <w:rPr>
          <w:ins w:id="2943" w:author="Gerard" w:date="2014-06-20T17:31:00Z"/>
        </w:rPr>
      </w:pPr>
      <w:ins w:id="2944" w:author="Gerard" w:date="2014-06-20T17:31:00Z">
        <w:r>
          <w:t xml:space="preserve">In most analyses, it may be assumed that the ambient fluid pressure and electric potential in the external environment are zero, thus </w:t>
        </w:r>
      </w:ins>
      <w:ins w:id="2945" w:author="Gerard" w:date="2014-06-20T17:31:00Z">
        <w:r w:rsidRPr="00AF2221">
          <w:rPr>
            <w:position w:val="-14"/>
          </w:rPr>
          <w:object w:dxaOrig="720" w:dyaOrig="400" w14:anchorId="2D2F345A">
            <v:shape id="_x0000_i1831" type="#_x0000_t75" style="width:36pt;height:20pt" o:ole="">
              <v:imagedata r:id="rId1646" o:title=""/>
            </v:shape>
            <o:OLEObject Type="Embed" ProgID="Equation.DSMT4" ShapeID="_x0000_i1831" DrawAspect="Content" ObjectID="_1342184128" r:id="rId1647"/>
          </w:object>
        </w:r>
      </w:ins>
      <w:ins w:id="2946" w:author="Gerard" w:date="2014-06-20T17:31:00Z">
        <w:r>
          <w:t xml:space="preserve"> and </w:t>
        </w:r>
      </w:ins>
      <w:ins w:id="2947" w:author="Gerard" w:date="2014-06-20T17:31:00Z">
        <w:r w:rsidRPr="00AF2221">
          <w:rPr>
            <w:position w:val="-14"/>
          </w:rPr>
          <w:object w:dxaOrig="740" w:dyaOrig="400" w14:anchorId="06F825EF">
            <v:shape id="_x0000_i1832" type="#_x0000_t75" style="width:36.65pt;height:20pt" o:ole="">
              <v:imagedata r:id="rId1648" o:title=""/>
            </v:shape>
            <o:OLEObject Type="Embed" ProgID="Equation.DSMT4" ShapeID="_x0000_i1832" DrawAspect="Content" ObjectID="_1342184129" r:id="rId1649"/>
          </w:object>
        </w:r>
      </w:ins>
      <w:ins w:id="2948" w:author="Gerard" w:date="2014-06-20T17:31:00Z">
        <w:r>
          <w:t xml:space="preserve">, where the subscripted asterisk is used to denote environmental conditions.  Since the external environment does not include a solid matrix, the fixed charge density there is zero.  </w:t>
        </w:r>
      </w:ins>
      <w:ins w:id="2949" w:author="Gerard" w:date="2014-06-20T17:31:00Z">
        <w:r w:rsidRPr="00AF2221">
          <w:rPr>
            <w:position w:val="-14"/>
          </w:rPr>
          <w:object w:dxaOrig="1340" w:dyaOrig="420" w14:anchorId="78D3EF01">
            <v:shape id="_x0000_i1833" type="#_x0000_t75" style="width:66.65pt;height:21.35pt" o:ole="">
              <v:imagedata r:id="rId1650" o:title=""/>
            </v:shape>
            <o:OLEObject Type="Embed" ProgID="Equation.DSMT4" ShapeID="_x0000_i1833" DrawAspect="Content" ObjectID="_1342184130" r:id="rId1651"/>
          </w:object>
        </w:r>
      </w:ins>
      <w:ins w:id="2950" w:author="Gerard" w:date="2014-06-20T17:31:00Z">
        <w:r>
          <w:t xml:space="preserve">It follows that the effective fluid pressure in the external environment is </w:t>
        </w:r>
      </w:ins>
      <w:ins w:id="2951" w:author="Gerard" w:date="2014-06-20T17:31:00Z">
        <w:r w:rsidRPr="00AF2221">
          <w:rPr>
            <w:position w:val="-16"/>
          </w:rPr>
          <w:object w:dxaOrig="2000" w:dyaOrig="440" w14:anchorId="7584E781">
            <v:shape id="_x0000_i1834" type="#_x0000_t75" style="width:100pt;height:22pt" o:ole="">
              <v:imagedata r:id="rId1652" o:title=""/>
            </v:shape>
            <o:OLEObject Type="Embed" ProgID="Equation.DSMT4" ShapeID="_x0000_i1834" DrawAspect="Content" ObjectID="_1342184131" r:id="rId1653"/>
          </w:object>
        </w:r>
      </w:ins>
      <w:ins w:id="2952" w:author="Gerard" w:date="2014-06-20T17:31:00Z">
        <w:r>
          <w:t xml:space="preserve"> and the effective concentrations are </w:t>
        </w:r>
      </w:ins>
      <w:ins w:id="2953" w:author="Gerard" w:date="2014-06-20T17:31:00Z">
        <w:r w:rsidRPr="00AF2221">
          <w:rPr>
            <w:position w:val="-18"/>
          </w:rPr>
          <w:object w:dxaOrig="1240" w:dyaOrig="460" w14:anchorId="06B240AB">
            <v:shape id="_x0000_i1835" type="#_x0000_t75" style="width:62pt;height:23.35pt" o:ole="">
              <v:imagedata r:id="rId1654" o:title=""/>
            </v:shape>
            <o:OLEObject Type="Embed" ProgID="Equation.DSMT4" ShapeID="_x0000_i1835" DrawAspect="Content" ObjectID="_1342184132" r:id="rId1655"/>
          </w:object>
        </w:r>
      </w:ins>
      <w:ins w:id="2954" w:author="Gerard" w:date="2014-06-20T17:31:00Z">
        <w:r w:rsidRPr="00AF2221">
          <w:rPr>
            <w:position w:val="-18"/>
          </w:rPr>
          <w:object w:dxaOrig="1219" w:dyaOrig="460" w14:anchorId="7F679CE2">
            <v:shape id="_x0000_i1836" type="#_x0000_t75" style="width:61.35pt;height:23.35pt" o:ole="">
              <v:imagedata r:id="rId1656" o:title=""/>
            </v:shape>
            <o:OLEObject Type="Embed" ProgID="Equation.DSMT4" ShapeID="_x0000_i1836" DrawAspect="Content" ObjectID="_1342184133" r:id="rId1657"/>
          </w:object>
        </w:r>
      </w:ins>
      <w:ins w:id="2955" w:author="Gerard" w:date="2014-06-20T17:31:00Z">
        <w:r>
          <w:t>.  Therefore, in multiphasic analyses, whenever the external environment contains solutes</w:t>
        </w:r>
      </w:ins>
      <w:ins w:id="2956" w:author="Gerard" w:date="2014-06-20T17:31:00Z">
        <w:r w:rsidRPr="00AF2221">
          <w:rPr>
            <w:position w:val="-14"/>
          </w:rPr>
          <w:object w:dxaOrig="240" w:dyaOrig="400" w14:anchorId="44FA9638">
            <v:shape id="_x0000_i1837" type="#_x0000_t75" style="width:12pt;height:20pt" o:ole="">
              <v:imagedata r:id="rId1658" o:title=""/>
            </v:shape>
            <o:OLEObject Type="Embed" ProgID="Equation.DSMT4" ShapeID="_x0000_i1837" DrawAspect="Content" ObjectID="_1342184134" r:id="rId1659"/>
          </w:object>
        </w:r>
      </w:ins>
      <w:ins w:id="2957"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2958" w:author="Gerard" w:date="2014-06-20T17:31:00Z"/>
        </w:rPr>
      </w:pPr>
    </w:p>
    <w:p w14:paraId="631C6759" w14:textId="77777777" w:rsidR="00976D6B" w:rsidRDefault="00976D6B" w:rsidP="00976D6B">
      <w:pPr>
        <w:rPr>
          <w:ins w:id="2959" w:author="Gerard" w:date="2014-06-20T17:31:00Z"/>
        </w:rPr>
      </w:pPr>
      <w:ins w:id="2960" w:author="Gerard" w:date="2014-06-20T17:31:00Z">
        <w:r>
          <w:t xml:space="preserve">Letting </w:t>
        </w:r>
      </w:ins>
      <w:ins w:id="2961" w:author="Gerard" w:date="2014-06-20T17:31:00Z">
        <w:r w:rsidRPr="00AF2221">
          <w:rPr>
            <w:position w:val="-14"/>
          </w:rPr>
          <w:object w:dxaOrig="720" w:dyaOrig="400" w14:anchorId="5C61AF98">
            <v:shape id="_x0000_i1838" type="#_x0000_t75" style="width:36pt;height:20pt" o:ole="">
              <v:imagedata r:id="rId1660" o:title=""/>
            </v:shape>
            <o:OLEObject Type="Embed" ProgID="Equation.DSMT4" ShapeID="_x0000_i1838" DrawAspect="Content" ObjectID="_1342184135" r:id="rId1661"/>
          </w:object>
        </w:r>
      </w:ins>
      <w:ins w:id="2962" w:author="Gerard" w:date="2014-06-20T17:31:00Z">
        <w:r>
          <w:t xml:space="preserve"> also implies that prescribed mixture normal tractions (Section </w:t>
        </w:r>
        <w:r>
          <w:fldChar w:fldCharType="begin"/>
        </w:r>
        <w:r>
          <w:instrText xml:space="preserve"> REF _Ref194576545 \r \h </w:instrText>
        </w:r>
      </w:ins>
      <w:ins w:id="2963" w:author="Gerard" w:date="2014-06-20T17:31:00Z">
        <w:r>
          <w:fldChar w:fldCharType="separate"/>
        </w:r>
      </w:ins>
      <w:ins w:id="2964" w:author="Gerard" w:date="2014-07-29T23:58:00Z">
        <w:r w:rsidR="001B13CD">
          <w:t xml:space="preserve">3.11.2.3. </w:t>
        </w:r>
      </w:ins>
      <w:del w:id="2965" w:author="Gerard" w:date="2014-07-29T23:58:00Z">
        <w:r w:rsidDel="001B13CD">
          <w:delText xml:space="preserve">3.10.2.3. </w:delText>
        </w:r>
      </w:del>
      <w:ins w:id="2966" w:author="Gerard" w:date="2014-06-20T17:31:00Z">
        <w:r>
          <w:fldChar w:fldCharType="end"/>
        </w:r>
        <w:r>
          <w:t xml:space="preserve">) represent only the traction above ambient conditions.  Note that users are not obligated to assume that </w:t>
        </w:r>
      </w:ins>
      <w:ins w:id="2967" w:author="Gerard" w:date="2014-06-20T17:31:00Z">
        <w:r w:rsidRPr="00AF2221">
          <w:rPr>
            <w:position w:val="-14"/>
          </w:rPr>
          <w:object w:dxaOrig="720" w:dyaOrig="400" w14:anchorId="2A9A3E79">
            <v:shape id="_x0000_i1839" type="#_x0000_t75" style="width:36pt;height:20pt" o:ole="">
              <v:imagedata r:id="rId1662" o:title=""/>
            </v:shape>
            <o:OLEObject Type="Embed" ProgID="Equation.DSMT4" ShapeID="_x0000_i1839" DrawAspect="Content" ObjectID="_1342184136" r:id="rId1663"/>
          </w:object>
        </w:r>
      </w:ins>
      <w:ins w:id="2968"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2969" w:author="Gerard" w:date="2014-06-20T17:31:00Z">
        <w:r w:rsidRPr="00AF2221">
          <w:rPr>
            <w:position w:val="-14"/>
          </w:rPr>
          <w:object w:dxaOrig="740" w:dyaOrig="400" w14:anchorId="7A5B8324">
            <v:shape id="_x0000_i1840" type="#_x0000_t75" style="width:36.65pt;height:20pt" o:ole="">
              <v:imagedata r:id="rId1664" o:title=""/>
            </v:shape>
            <o:OLEObject Type="Embed" ProgID="Equation.DSMT4" ShapeID="_x0000_i1840" DrawAspect="Content" ObjectID="_1342184137" r:id="rId1665"/>
          </w:object>
        </w:r>
      </w:ins>
      <w:ins w:id="2970"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2971" w:author="Gerard" w:date="2014-06-20T17:31:00Z">
        <w:r w:rsidRPr="00AF2221">
          <w:rPr>
            <w:position w:val="-18"/>
          </w:rPr>
          <w:object w:dxaOrig="1240" w:dyaOrig="460" w14:anchorId="23C2FE75">
            <v:shape id="_x0000_i1841" type="#_x0000_t75" style="width:62pt;height:23.35pt" o:ole="">
              <v:imagedata r:id="rId1666" o:title=""/>
            </v:shape>
            <o:OLEObject Type="Embed" ProgID="Equation.DSMT4" ShapeID="_x0000_i1841" DrawAspect="Content" ObjectID="_1342184138" r:id="rId1667"/>
          </w:object>
        </w:r>
      </w:ins>
      <w:ins w:id="2972" w:author="Gerard" w:date="2014-06-20T17:31:00Z">
        <w:r w:rsidRPr="00AF2221">
          <w:rPr>
            <w:position w:val="-18"/>
          </w:rPr>
          <w:object w:dxaOrig="1219" w:dyaOrig="460" w14:anchorId="0AA88415">
            <v:shape id="_x0000_i1842" type="#_x0000_t75" style="width:61.35pt;height:23.35pt" o:ole="">
              <v:imagedata r:id="rId1668" o:title=""/>
            </v:shape>
            <o:OLEObject Type="Embed" ProgID="Equation.DSMT4" ShapeID="_x0000_i1842" DrawAspect="Content" ObjectID="_1342184139" r:id="rId1669"/>
          </w:object>
        </w:r>
      </w:ins>
      <w:ins w:id="2973" w:author="Gerard" w:date="2014-06-20T17:31:00Z">
        <w:r>
          <w:t>.</w:t>
        </w:r>
      </w:ins>
    </w:p>
    <w:p w14:paraId="53B5BBD7" w14:textId="77777777" w:rsidR="00976D6B" w:rsidRDefault="00976D6B" w:rsidP="00976D6B">
      <w:pPr>
        <w:pStyle w:val="Heading4"/>
        <w:rPr>
          <w:ins w:id="2974" w:author="Gerard" w:date="2014-06-20T17:31:00Z"/>
        </w:rPr>
      </w:pPr>
      <w:bookmarkStart w:id="2975" w:name="_Toc370461257"/>
      <w:bookmarkStart w:id="2976" w:name="_Toc268297811"/>
      <w:ins w:id="2977" w:author="Gerard" w:date="2014-06-20T17:31:00Z">
        <w:r>
          <w:t>Prescribed Initial Conditions</w:t>
        </w:r>
        <w:bookmarkEnd w:id="2975"/>
        <w:bookmarkEnd w:id="2976"/>
      </w:ins>
    </w:p>
    <w:p w14:paraId="7DF40044" w14:textId="77777777" w:rsidR="00976D6B" w:rsidRDefault="00976D6B" w:rsidP="00976D6B">
      <w:pPr>
        <w:rPr>
          <w:ins w:id="2978" w:author="Gerard" w:date="2014-06-20T17:31:00Z"/>
        </w:rPr>
      </w:pPr>
      <w:ins w:id="2979" w:author="Gerard" w:date="2014-06-20T17:31:00Z">
        <w:r>
          <w:t xml:space="preserve">When a multiphasic material is initially exposed to a given external environment with effective pressure </w:t>
        </w:r>
      </w:ins>
      <w:ins w:id="2980" w:author="Gerard" w:date="2014-06-20T17:31:00Z">
        <w:r w:rsidRPr="00AF2221">
          <w:rPr>
            <w:position w:val="-14"/>
          </w:rPr>
          <w:object w:dxaOrig="260" w:dyaOrig="400" w14:anchorId="7DDFC83B">
            <v:shape id="_x0000_i1843" type="#_x0000_t75" style="width:13.35pt;height:20pt" o:ole="">
              <v:imagedata r:id="rId1670" o:title=""/>
            </v:shape>
            <o:OLEObject Type="Embed" ProgID="Equation.DSMT4" ShapeID="_x0000_i1843" DrawAspect="Content" ObjectID="_1342184140" r:id="rId1671"/>
          </w:object>
        </w:r>
      </w:ins>
      <w:ins w:id="2981" w:author="Gerard" w:date="2014-06-20T17:31:00Z">
        <w:r>
          <w:t xml:space="preserve"> and effective concentrations </w:t>
        </w:r>
      </w:ins>
      <w:ins w:id="2982" w:author="Gerard" w:date="2014-06-20T17:31:00Z">
        <w:r w:rsidRPr="00AF2221">
          <w:rPr>
            <w:position w:val="-14"/>
          </w:rPr>
          <w:object w:dxaOrig="279" w:dyaOrig="420" w14:anchorId="0D117EE4">
            <v:shape id="_x0000_i1844" type="#_x0000_t75" style="width:14pt;height:21.35pt" o:ole="">
              <v:imagedata r:id="rId1672" o:title=""/>
            </v:shape>
            <o:OLEObject Type="Embed" ProgID="Equation.DSMT4" ShapeID="_x0000_i1844" DrawAspect="Content" ObjectID="_1342184141" r:id="rId1673"/>
          </w:object>
        </w:r>
      </w:ins>
      <w:ins w:id="2983" w:author="Gerard" w:date="2014-06-20T17:31:00Z">
        <w:r w:rsidRPr="00AF2221">
          <w:rPr>
            <w:position w:val="-10"/>
          </w:rPr>
          <w:object w:dxaOrig="980" w:dyaOrig="300" w14:anchorId="733DA341">
            <v:shape id="_x0000_i1845" type="#_x0000_t75" style="width:48.65pt;height:14.65pt" o:ole="">
              <v:imagedata r:id="rId1674" o:title=""/>
            </v:shape>
            <o:OLEObject Type="Embed" ProgID="Equation.DSMT4" ShapeID="_x0000_i1845" DrawAspect="Content" ObjectID="_1342184142" r:id="rId1675"/>
          </w:object>
        </w:r>
      </w:ins>
      <w:ins w:id="2984" w:author="Gerard" w:date="2014-06-20T17:31:00Z">
        <w:r>
          <w:t xml:space="preserve">, the initial conditions inside the material should be set to </w:t>
        </w:r>
      </w:ins>
      <w:ins w:id="2985" w:author="Gerard" w:date="2014-06-20T17:31:00Z">
        <w:r w:rsidRPr="00AF2221">
          <w:rPr>
            <w:position w:val="-14"/>
          </w:rPr>
          <w:object w:dxaOrig="720" w:dyaOrig="400" w14:anchorId="1EACD7D2">
            <v:shape id="_x0000_i1846" type="#_x0000_t75" style="width:36pt;height:20pt" o:ole="">
              <v:imagedata r:id="rId1676" o:title=""/>
            </v:shape>
            <o:OLEObject Type="Embed" ProgID="Equation.DSMT4" ShapeID="_x0000_i1846" DrawAspect="Content" ObjectID="_1342184143" r:id="rId1677"/>
          </w:object>
        </w:r>
      </w:ins>
      <w:ins w:id="2986" w:author="Gerard" w:date="2014-06-20T17:31:00Z">
        <w:r>
          <w:t xml:space="preserve"> and </w:t>
        </w:r>
      </w:ins>
      <w:ins w:id="2987" w:author="Gerard" w:date="2014-06-20T17:31:00Z">
        <w:r w:rsidRPr="00AF2221">
          <w:rPr>
            <w:position w:val="-14"/>
          </w:rPr>
          <w:object w:dxaOrig="840" w:dyaOrig="420" w14:anchorId="67E059A5">
            <v:shape id="_x0000_i1847" type="#_x0000_t75" style="width:42pt;height:21.35pt" o:ole="">
              <v:imagedata r:id="rId1678" o:title=""/>
            </v:shape>
            <o:OLEObject Type="Embed" ProgID="Equation.DSMT4" ShapeID="_x0000_i1847" DrawAspect="Content" ObjectID="_1342184144" r:id="rId1679"/>
          </w:object>
        </w:r>
      </w:ins>
      <w:ins w:id="2988" w:author="Gerard" w:date="2014-06-20T17:31:00Z">
        <w:r>
          <w:t xml:space="preserve"> in order to expedite the evaluation of the initial state of swelling.  The values of </w:t>
        </w:r>
      </w:ins>
      <w:ins w:id="2989" w:author="Gerard" w:date="2014-06-20T17:31:00Z">
        <w:r w:rsidRPr="00AF2221">
          <w:rPr>
            <w:position w:val="-14"/>
          </w:rPr>
          <w:object w:dxaOrig="260" w:dyaOrig="400" w14:anchorId="24DBFE49">
            <v:shape id="_x0000_i1848" type="#_x0000_t75" style="width:13.35pt;height:20pt" o:ole="">
              <v:imagedata r:id="rId1680" o:title=""/>
            </v:shape>
            <o:OLEObject Type="Embed" ProgID="Equation.DSMT4" ShapeID="_x0000_i1848" DrawAspect="Content" ObjectID="_1342184145" r:id="rId1681"/>
          </w:object>
        </w:r>
      </w:ins>
      <w:ins w:id="2990" w:author="Gerard" w:date="2014-06-20T17:31:00Z">
        <w:r>
          <w:t xml:space="preserve"> and </w:t>
        </w:r>
      </w:ins>
      <w:ins w:id="2991" w:author="Gerard" w:date="2014-06-20T17:31:00Z">
        <w:r w:rsidRPr="00AF2221">
          <w:rPr>
            <w:position w:val="-14"/>
          </w:rPr>
          <w:object w:dxaOrig="279" w:dyaOrig="420" w14:anchorId="26B70D37">
            <v:shape id="_x0000_i1849" type="#_x0000_t75" style="width:14pt;height:21.35pt" o:ole="">
              <v:imagedata r:id="rId1682" o:title=""/>
            </v:shape>
            <o:OLEObject Type="Embed" ProgID="Equation.DSMT4" ShapeID="_x0000_i1849" DrawAspect="Content" ObjectID="_1342184146" r:id="rId1683"/>
          </w:object>
        </w:r>
      </w:ins>
      <w:ins w:id="2992" w:author="Gerard" w:date="2014-06-20T17:31:00Z">
        <w:r>
          <w:t xml:space="preserve"> should be evaluated as described in Section </w:t>
        </w:r>
        <w:r>
          <w:fldChar w:fldCharType="begin"/>
        </w:r>
        <w:r>
          <w:instrText xml:space="preserve"> REF _Ref188326917 \r \h </w:instrText>
        </w:r>
      </w:ins>
      <w:ins w:id="2993" w:author="Gerard" w:date="2014-06-20T17:31:00Z">
        <w:r>
          <w:fldChar w:fldCharType="separate"/>
        </w:r>
      </w:ins>
      <w:r w:rsidR="001B13CD">
        <w:t>8.5.2</w:t>
      </w:r>
      <w:ins w:id="2994" w:author="Gerard" w:date="2014-06-20T17:31:00Z">
        <w:r>
          <w:fldChar w:fldCharType="end"/>
        </w:r>
      </w:ins>
    </w:p>
    <w:p w14:paraId="14BB36C1" w14:textId="77777777" w:rsidR="00976D6B" w:rsidRDefault="00976D6B" w:rsidP="00976D6B">
      <w:pPr>
        <w:pStyle w:val="Heading4"/>
        <w:rPr>
          <w:ins w:id="2995" w:author="Gerard" w:date="2014-06-20T17:31:00Z"/>
        </w:rPr>
      </w:pPr>
      <w:bookmarkStart w:id="2996" w:name="_Toc370461258"/>
      <w:bookmarkStart w:id="2997" w:name="_Toc268297812"/>
      <w:ins w:id="2998" w:author="Gerard" w:date="2014-06-20T17:31:00Z">
        <w:r>
          <w:t>Prescribed Effective Solute Flux</w:t>
        </w:r>
        <w:bookmarkEnd w:id="2996"/>
        <w:bookmarkEnd w:id="2997"/>
      </w:ins>
    </w:p>
    <w:p w14:paraId="6D303BF0" w14:textId="77777777" w:rsidR="00976D6B" w:rsidRPr="00E71089" w:rsidRDefault="00976D6B" w:rsidP="00976D6B">
      <w:pPr>
        <w:rPr>
          <w:ins w:id="2999" w:author="Gerard" w:date="2014-06-20T17:31:00Z"/>
        </w:rPr>
      </w:pPr>
      <w:ins w:id="3000" w:author="Gerard" w:date="2014-06-20T17:31:00Z">
        <w:r>
          <w:t xml:space="preserve">The finite element formulation for multiphasic materials in FEBio requires that the natural boundary condition for solute </w:t>
        </w:r>
      </w:ins>
      <w:ins w:id="3001" w:author="Gerard" w:date="2014-06-20T17:31:00Z">
        <w:r w:rsidRPr="00AF2221">
          <w:rPr>
            <w:position w:val="-6"/>
          </w:rPr>
          <w:object w:dxaOrig="240" w:dyaOrig="220" w14:anchorId="5782B086">
            <v:shape id="_x0000_i1850" type="#_x0000_t75" style="width:12pt;height:10.65pt" o:ole="">
              <v:imagedata r:id="rId1684" o:title=""/>
            </v:shape>
            <o:OLEObject Type="Embed" ProgID="Equation.DSMT4" ShapeID="_x0000_i1850" DrawAspect="Content" ObjectID="_1342184147" r:id="rId1685"/>
          </w:object>
        </w:r>
      </w:ins>
      <w:ins w:id="3002" w:author="Gerard" w:date="2014-06-20T17:31:00Z">
        <w:r>
          <w:t xml:space="preserve"> be prescribed as </w:t>
        </w:r>
      </w:ins>
      <w:ins w:id="3003" w:author="Gerard" w:date="2014-06-20T17:31:00Z">
        <w:r w:rsidRPr="00AF2221">
          <w:rPr>
            <w:position w:val="-18"/>
          </w:rPr>
          <w:object w:dxaOrig="1920" w:dyaOrig="440" w14:anchorId="4BBAF1B3">
            <v:shape id="_x0000_i1851" type="#_x0000_t75" style="width:96pt;height:22pt" o:ole="">
              <v:imagedata r:id="rId1686" o:title=""/>
            </v:shape>
            <o:OLEObject Type="Embed" ProgID="Equation.DSMT4" ShapeID="_x0000_i1851" DrawAspect="Content" ObjectID="_1342184148" r:id="rId1687"/>
          </w:object>
        </w:r>
      </w:ins>
      <w:ins w:id="3004" w:author="Gerard" w:date="2014-06-20T17:31:00Z">
        <w:r>
          <w:t xml:space="preserve">, where </w:t>
        </w:r>
      </w:ins>
      <w:ins w:id="3005" w:author="Gerard" w:date="2014-06-20T17:31:00Z">
        <w:r w:rsidRPr="00AF2221">
          <w:rPr>
            <w:position w:val="-12"/>
          </w:rPr>
          <w:object w:dxaOrig="300" w:dyaOrig="380" w14:anchorId="5DD744E1">
            <v:shape id="_x0000_i1852" type="#_x0000_t75" style="width:14.65pt;height:19.35pt" o:ole="">
              <v:imagedata r:id="rId1688" o:title=""/>
            </v:shape>
            <o:OLEObject Type="Embed" ProgID="Equation.DSMT4" ShapeID="_x0000_i1852" DrawAspect="Content" ObjectID="_1342184149" r:id="rId1689"/>
          </w:object>
        </w:r>
      </w:ins>
      <w:ins w:id="3006" w:author="Gerard" w:date="2014-06-20T17:31:00Z">
        <w:r>
          <w:t xml:space="preserve"> is the effective solute flux. For a mixture containing only neutral solutes (</w:t>
        </w:r>
      </w:ins>
      <w:ins w:id="3007" w:author="Gerard" w:date="2014-06-20T17:31:00Z">
        <w:r w:rsidRPr="00AF2221">
          <w:rPr>
            <w:position w:val="-10"/>
          </w:rPr>
          <w:object w:dxaOrig="1080" w:dyaOrig="360" w14:anchorId="267A5850">
            <v:shape id="_x0000_i1853" type="#_x0000_t75" style="width:54pt;height:18pt" o:ole="">
              <v:imagedata r:id="rId1690" o:title=""/>
            </v:shape>
            <o:OLEObject Type="Embed" ProgID="Equation.DSMT4" ShapeID="_x0000_i1853" DrawAspect="Content" ObjectID="_1342184150" r:id="rId1691"/>
          </w:object>
        </w:r>
      </w:ins>
      <w:ins w:id="3008" w:author="Gerard" w:date="2014-06-20T17:31:00Z">
        <w:r>
          <w:t xml:space="preserve"> ), it follows that </w:t>
        </w:r>
      </w:ins>
      <w:ins w:id="3009" w:author="Gerard" w:date="2014-06-20T17:31:00Z">
        <w:r w:rsidRPr="00AF2221">
          <w:rPr>
            <w:position w:val="-12"/>
          </w:rPr>
          <w:object w:dxaOrig="800" w:dyaOrig="380" w14:anchorId="3E9AB01B">
            <v:shape id="_x0000_i1854" type="#_x0000_t75" style="width:40pt;height:19.35pt" o:ole="">
              <v:imagedata r:id="rId1692" o:title=""/>
            </v:shape>
            <o:OLEObject Type="Embed" ProgID="Equation.DSMT4" ShapeID="_x0000_i1854" DrawAspect="Content" ObjectID="_1342184151" r:id="rId1693"/>
          </w:object>
        </w:r>
      </w:ins>
      <w:ins w:id="3010" w:author="Gerard" w:date="2014-06-20T17:31:00Z">
        <w:r>
          <w:t>.</w:t>
        </w:r>
      </w:ins>
    </w:p>
    <w:p w14:paraId="6E785E5F" w14:textId="77777777" w:rsidR="00976D6B" w:rsidRDefault="00976D6B" w:rsidP="00976D6B">
      <w:pPr>
        <w:pStyle w:val="Heading4"/>
        <w:rPr>
          <w:ins w:id="3011" w:author="Gerard" w:date="2014-06-20T17:31:00Z"/>
        </w:rPr>
      </w:pPr>
      <w:bookmarkStart w:id="3012" w:name="_Toc370461259"/>
      <w:bookmarkStart w:id="3013" w:name="_Toc268297813"/>
      <w:ins w:id="3014" w:author="Gerard" w:date="2014-06-20T17:31:00Z">
        <w:r>
          <w:t>Prescribed Electric Current Density</w:t>
        </w:r>
        <w:bookmarkEnd w:id="3012"/>
        <w:bookmarkEnd w:id="3013"/>
      </w:ins>
    </w:p>
    <w:p w14:paraId="1AC949D7" w14:textId="77777777" w:rsidR="00976D6B" w:rsidRDefault="00976D6B" w:rsidP="00976D6B">
      <w:pPr>
        <w:rPr>
          <w:ins w:id="3015" w:author="Gerard" w:date="2014-06-20T17:31:00Z"/>
        </w:rPr>
      </w:pPr>
      <w:ins w:id="3016"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3017" w:author="Gerard" w:date="2014-06-20T17:31:00Z"/>
        </w:rPr>
      </w:pPr>
      <w:ins w:id="3018" w:author="Gerard" w:date="2014-06-20T17:31:00Z">
        <w:r>
          <w:tab/>
        </w:r>
      </w:ins>
      <w:ins w:id="3019" w:author="Gerard" w:date="2014-06-20T17:31:00Z">
        <w:r w:rsidRPr="00AF2221">
          <w:rPr>
            <w:position w:val="-28"/>
          </w:rPr>
          <w:object w:dxaOrig="1579" w:dyaOrig="560" w14:anchorId="4F62DABE">
            <v:shape id="_x0000_i1855" type="#_x0000_t75" style="width:78.65pt;height:28pt" o:ole="">
              <v:imagedata r:id="rId1694" o:title=""/>
            </v:shape>
            <o:OLEObject Type="Embed" ProgID="Equation.DSMT4" ShapeID="_x0000_i1855" DrawAspect="Content" ObjectID="_1342184152" r:id="rId1695"/>
          </w:object>
        </w:r>
      </w:ins>
      <w:ins w:id="3020" w:author="Gerard" w:date="2014-06-20T17:31:00Z">
        <w:r>
          <w:t>.</w:t>
        </w:r>
      </w:ins>
    </w:p>
    <w:p w14:paraId="420EB5BA" w14:textId="77777777" w:rsidR="00976D6B" w:rsidRDefault="00976D6B" w:rsidP="00976D6B">
      <w:pPr>
        <w:rPr>
          <w:ins w:id="3021" w:author="Gerard" w:date="2014-06-20T17:31:00Z"/>
        </w:rPr>
      </w:pPr>
      <w:ins w:id="3022" w:author="Gerard" w:date="2014-06-20T17:31:00Z">
        <w:r>
          <w:lastRenderedPageBreak/>
          <w:t xml:space="preserve">Since only the normal component </w:t>
        </w:r>
      </w:ins>
      <w:ins w:id="3023" w:author="Gerard" w:date="2014-06-20T17:31:00Z">
        <w:r w:rsidRPr="00AF2221">
          <w:rPr>
            <w:position w:val="-14"/>
          </w:rPr>
          <w:object w:dxaOrig="1140" w:dyaOrig="420" w14:anchorId="1E6E8A2F">
            <v:shape id="_x0000_i1856" type="#_x0000_t75" style="width:57.35pt;height:21.35pt" o:ole="">
              <v:imagedata r:id="rId1696" o:title=""/>
            </v:shape>
            <o:OLEObject Type="Embed" ProgID="Equation.DSMT4" ShapeID="_x0000_i1856" DrawAspect="Content" ObjectID="_1342184153" r:id="rId1697"/>
          </w:object>
        </w:r>
      </w:ins>
      <w:ins w:id="3024" w:author="Gerard" w:date="2014-06-20T17:31:00Z">
        <w:r>
          <w:t xml:space="preserve"> of ion fluxes may be prescribed at a boundary, it follows that only the normal component </w:t>
        </w:r>
      </w:ins>
      <w:ins w:id="3025" w:author="Gerard" w:date="2014-06-20T17:31:00Z">
        <w:r w:rsidRPr="00AF2221">
          <w:rPr>
            <w:position w:val="-14"/>
          </w:rPr>
          <w:object w:dxaOrig="1080" w:dyaOrig="400" w14:anchorId="11B7FAC7">
            <v:shape id="_x0000_i1857" type="#_x0000_t75" style="width:54pt;height:20pt" o:ole="">
              <v:imagedata r:id="rId1698" o:title=""/>
            </v:shape>
            <o:OLEObject Type="Embed" ProgID="Equation.DSMT4" ShapeID="_x0000_i1857" DrawAspect="Content" ObjectID="_1342184154" r:id="rId1699"/>
          </w:object>
        </w:r>
      </w:ins>
      <w:ins w:id="3026" w:author="Gerard" w:date="2014-06-20T17:31:00Z">
        <w:r>
          <w:t xml:space="preserve"> of the current density may be prescribed.  To prescribe </w:t>
        </w:r>
      </w:ins>
      <w:ins w:id="3027" w:author="Gerard" w:date="2014-06-20T17:31:00Z">
        <w:r w:rsidRPr="00AF2221">
          <w:rPr>
            <w:position w:val="-14"/>
          </w:rPr>
          <w:object w:dxaOrig="260" w:dyaOrig="400" w14:anchorId="5A1C65A1">
            <v:shape id="_x0000_i1858" type="#_x0000_t75" style="width:13.35pt;height:20pt" o:ole="">
              <v:imagedata r:id="rId1700" o:title=""/>
            </v:shape>
            <o:OLEObject Type="Embed" ProgID="Equation.DSMT4" ShapeID="_x0000_i1858" DrawAspect="Content" ObjectID="_1342184155" r:id="rId1701"/>
          </w:object>
        </w:r>
      </w:ins>
      <w:ins w:id="3028"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3029" w:author="Gerard" w:date="2014-06-20T17:31:00Z">
        <w:r w:rsidRPr="00AF2221">
          <w:rPr>
            <w:position w:val="-14"/>
          </w:rPr>
          <w:object w:dxaOrig="760" w:dyaOrig="420" w14:anchorId="0E73BA51">
            <v:shape id="_x0000_i1859" type="#_x0000_t75" style="width:38pt;height:21.35pt" o:ole="">
              <v:imagedata r:id="rId1702" o:title=""/>
            </v:shape>
            <o:OLEObject Type="Embed" ProgID="Equation.DSMT4" ShapeID="_x0000_i1859" DrawAspect="Content" ObjectID="_1342184156" r:id="rId1703"/>
          </w:object>
        </w:r>
      </w:ins>
      <w:ins w:id="3030" w:author="Gerard" w:date="2014-06-20T17:31:00Z">
        <w:r>
          <w:t xml:space="preserve">) at the electrode-mixture interface, so that the prescribed boundary condition should be </w:t>
        </w:r>
      </w:ins>
      <w:ins w:id="3031" w:author="Gerard" w:date="2014-06-20T17:31:00Z">
        <w:r w:rsidRPr="00AF2221">
          <w:rPr>
            <w:position w:val="-18"/>
          </w:rPr>
          <w:object w:dxaOrig="1400" w:dyaOrig="460" w14:anchorId="08BF6D53">
            <v:shape id="_x0000_i1860" type="#_x0000_t75" style="width:70pt;height:23.35pt" o:ole="">
              <v:imagedata r:id="rId1704" o:title=""/>
            </v:shape>
            <o:OLEObject Type="Embed" ProgID="Equation.DSMT4" ShapeID="_x0000_i1860" DrawAspect="Content" ObjectID="_1342184157" r:id="rId1705"/>
          </w:object>
        </w:r>
      </w:ins>
      <w:ins w:id="3032" w:author="Gerard" w:date="2014-06-20T17:31:00Z">
        <w:r>
          <w:t xml:space="preserve">. Since </w:t>
        </w:r>
      </w:ins>
      <w:ins w:id="3033" w:author="Gerard" w:date="2014-06-20T17:31:00Z">
        <w:r w:rsidRPr="00AF2221">
          <w:rPr>
            <w:position w:val="-4"/>
          </w:rPr>
          <w:object w:dxaOrig="780" w:dyaOrig="300" w14:anchorId="32D1CFF6">
            <v:shape id="_x0000_i1861" type="#_x0000_t75" style="width:39.35pt;height:14.65pt" o:ole="">
              <v:imagedata r:id="rId1706" o:title=""/>
            </v:shape>
            <o:OLEObject Type="Embed" ProgID="Equation.DSMT4" ShapeID="_x0000_i1861" DrawAspect="Content" ObjectID="_1342184158" r:id="rId1707"/>
          </w:object>
        </w:r>
      </w:ins>
      <w:ins w:id="3034" w:author="Gerard" w:date="2014-06-20T17:31:00Z">
        <w:r>
          <w:t xml:space="preserve"> and </w:t>
        </w:r>
      </w:ins>
      <w:ins w:id="3035" w:author="Gerard" w:date="2014-06-20T17:31:00Z">
        <w:r w:rsidRPr="00AF2221">
          <w:rPr>
            <w:position w:val="-4"/>
          </w:rPr>
          <w:object w:dxaOrig="780" w:dyaOrig="300" w14:anchorId="3623DCCC">
            <v:shape id="_x0000_i1862" type="#_x0000_t75" style="width:39.35pt;height:14.65pt" o:ole="">
              <v:imagedata r:id="rId1708" o:title=""/>
            </v:shape>
            <o:OLEObject Type="Embed" ProgID="Equation.DSMT4" ShapeID="_x0000_i1862" DrawAspect="Content" ObjectID="_1342184159" r:id="rId1709"/>
          </w:object>
        </w:r>
      </w:ins>
      <w:ins w:id="3036" w:author="Gerard" w:date="2014-06-20T17:31:00Z">
        <w:r>
          <w:t xml:space="preserve"> in a triphasic mixture, the corresponding effective fluxes are given by </w:t>
        </w:r>
      </w:ins>
      <w:ins w:id="3037" w:author="Gerard" w:date="2014-06-20T17:31:00Z">
        <w:r w:rsidRPr="00AF2221">
          <w:rPr>
            <w:position w:val="-12"/>
          </w:rPr>
          <w:object w:dxaOrig="2140" w:dyaOrig="380" w14:anchorId="18DA3C14">
            <v:shape id="_x0000_i1863" type="#_x0000_t75" style="width:107.35pt;height:19.35pt" o:ole="">
              <v:imagedata r:id="rId1710" o:title=""/>
            </v:shape>
            <o:OLEObject Type="Embed" ProgID="Equation.DSMT4" ShapeID="_x0000_i1863" DrawAspect="Content" ObjectID="_1342184160" r:id="rId1711"/>
          </w:object>
        </w:r>
      </w:ins>
      <w:ins w:id="3038" w:author="Gerard" w:date="2014-06-20T17:31:00Z">
        <w:r>
          <w:t xml:space="preserve"> and </w:t>
        </w:r>
      </w:ins>
      <w:ins w:id="3039" w:author="Gerard" w:date="2014-06-20T17:31:00Z">
        <w:r w:rsidRPr="00AF2221">
          <w:rPr>
            <w:position w:val="-12"/>
          </w:rPr>
          <w:object w:dxaOrig="1140" w:dyaOrig="380" w14:anchorId="073F8710">
            <v:shape id="_x0000_i1864" type="#_x0000_t75" style="width:57.35pt;height:19.35pt" o:ole="">
              <v:imagedata r:id="rId1712" o:title=""/>
            </v:shape>
            <o:OLEObject Type="Embed" ProgID="Equation.DSMT4" ShapeID="_x0000_i1864" DrawAspect="Content" ObjectID="_1342184161" r:id="rId1713"/>
          </w:object>
        </w:r>
      </w:ins>
      <w:ins w:id="3040" w:author="Gerard" w:date="2014-06-20T17:31:00Z">
        <w:r>
          <w:t>.</w:t>
        </w:r>
      </w:ins>
    </w:p>
    <w:p w14:paraId="495E87BF" w14:textId="77777777" w:rsidR="00976D6B" w:rsidRDefault="00976D6B" w:rsidP="00976D6B">
      <w:pPr>
        <w:pStyle w:val="Heading4"/>
        <w:rPr>
          <w:ins w:id="3041" w:author="Gerard" w:date="2014-06-20T17:31:00Z"/>
        </w:rPr>
      </w:pPr>
      <w:bookmarkStart w:id="3042" w:name="_Toc370461260"/>
      <w:bookmarkStart w:id="3043" w:name="_Toc268297814"/>
      <w:ins w:id="3044" w:author="Gerard" w:date="2014-06-20T17:31:00Z">
        <w:r>
          <w:t>Electrical Grounding</w:t>
        </w:r>
        <w:bookmarkEnd w:id="3042"/>
        <w:bookmarkEnd w:id="3043"/>
      </w:ins>
    </w:p>
    <w:p w14:paraId="4A8A88CC" w14:textId="77777777" w:rsidR="00976D6B" w:rsidRPr="00CE798E" w:rsidRDefault="00976D6B" w:rsidP="00976D6B">
      <w:pPr>
        <w:rPr>
          <w:ins w:id="3045" w:author="Gerard" w:date="2014-06-20T17:31:00Z"/>
        </w:rPr>
      </w:pPr>
      <w:ins w:id="3046"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3047" w:author="Gerard" w:date="2014-06-20T17:31:00Z"/>
        </w:rPr>
      </w:pPr>
      <w:ins w:id="3048"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3049" w:name="_Ref188932651"/>
      <w:bookmarkStart w:id="3050" w:name="_Toc268297815"/>
      <w:r w:rsidRPr="0097532C">
        <w:t xml:space="preserve">General Specification of </w:t>
      </w:r>
      <w:r w:rsidR="007960DE">
        <w:t xml:space="preserve">Multiphasic </w:t>
      </w:r>
      <w:r w:rsidRPr="0097532C">
        <w:t>Materials</w:t>
      </w:r>
      <w:bookmarkEnd w:id="3049"/>
      <w:bookmarkEnd w:id="3050"/>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65" type="#_x0000_t75" style="width:10.65pt;height:13.35pt" o:ole="">
            <v:imagedata r:id="rId1714" o:title=""/>
          </v:shape>
          <o:OLEObject Type="Embed" ProgID="Equation.DSMT4" ShapeID="_x0000_i1865" DrawAspect="Content" ObjectID="_1342184162" r:id="rId1715"/>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66" type="#_x0000_t75" style="width:13.35pt;height:12pt" o:ole="">
            <v:imagedata r:id="rId1716" o:title=""/>
          </v:shape>
          <o:OLEObject Type="Embed" ProgID="Equation.DSMT4" ShapeID="_x0000_i1866" DrawAspect="Content" ObjectID="_1342184163" r:id="rId1717"/>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67" type="#_x0000_t75" style="width:14pt;height:16.65pt" o:ole="">
            <v:imagedata r:id="rId1718" o:title=""/>
          </v:shape>
          <o:OLEObject Type="Embed" ProgID="Equation.DSMT4" ShapeID="_x0000_i1867" DrawAspect="Content" ObjectID="_1342184164" r:id="rId1719"/>
        </w:object>
      </w:r>
      <w:r w:rsidR="007960DE" w:rsidRPr="007D6F0D">
        <w:t xml:space="preserve">, the solute free diffusivity </w:t>
      </w:r>
      <w:r w:rsidR="00AF2221" w:rsidRPr="00AF2221">
        <w:rPr>
          <w:position w:val="-12"/>
        </w:rPr>
        <w:object w:dxaOrig="320" w:dyaOrig="380" w14:anchorId="534116FA">
          <v:shape id="_x0000_i1868" type="#_x0000_t75" style="width:16.65pt;height:19.35pt" o:ole="">
            <v:imagedata r:id="rId1720" o:title=""/>
          </v:shape>
          <o:OLEObject Type="Embed" ProgID="Equation.DSMT4" ShapeID="_x0000_i1868" DrawAspect="Content" ObjectID="_1342184165" r:id="rId1721"/>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69" type="#_x0000_t75" style="width:16.65pt;height:14pt" o:ole="">
            <v:imagedata r:id="rId1722" o:title=""/>
          </v:shape>
          <o:OLEObject Type="Embed" ProgID="Equation.DSMT4" ShapeID="_x0000_i1869" DrawAspect="Content" ObjectID="_1342184166" r:id="rId1723"/>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70" type="#_x0000_t75" style="width:14pt;height:19.35pt" o:ole="">
                  <v:imagedata r:id="rId1724" o:title=""/>
                </v:shape>
                <o:OLEObject Type="Embed" ProgID="Equation.DSMT4" ShapeID="_x0000_i1870" DrawAspect="Content" ObjectID="_1342184167" r:id="rId1725"/>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71" type="#_x0000_t75" style="width:14pt;height:19.35pt" o:ole="">
                  <v:imagedata r:id="rId1726" o:title=""/>
                </v:shape>
                <o:OLEObject Type="Embed" ProgID="Equation.DSMT4" ShapeID="_x0000_i1871" DrawAspect="Content" ObjectID="_1342184168" r:id="rId1727"/>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72" type="#_x0000_t75" style="width:10.65pt;height:13.35pt" o:ole="">
                  <v:imagedata r:id="rId1728" o:title=""/>
                </v:shape>
                <o:OLEObject Type="Embed" ProgID="Equation.DSMT4" ShapeID="_x0000_i1872" DrawAspect="Content" ObjectID="_1342184169" r:id="rId1729"/>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73" type="#_x0000_t75" style="width:16.65pt;height:18pt" o:ole="">
                  <v:imagedata r:id="rId1730" o:title=""/>
                </v:shape>
                <o:OLEObject Type="Embed" ProgID="Equation.DSMT4" ShapeID="_x0000_i1873" DrawAspect="Content" ObjectID="_1342184170" r:id="rId1731"/>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74" type="#_x0000_t75" style="width:13.35pt;height:12pt" o:ole="">
                  <v:imagedata r:id="rId1732" o:title=""/>
                </v:shape>
                <o:OLEObject Type="Embed" ProgID="Equation.DSMT4" ShapeID="_x0000_i1874" DrawAspect="Content" ObjectID="_1342184171" r:id="rId1733"/>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75" type="#_x0000_t75" style="width:28pt;height:18pt" o:ole="">
            <v:imagedata r:id="rId1734" o:title=""/>
          </v:shape>
          <o:OLEObject Type="Embed" ProgID="Equation.DSMT4" ShapeID="_x0000_i1875" DrawAspect="Content" ObjectID="_1342184172" r:id="rId1735"/>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051" w:author="Gerard" w:date="2014-07-29T23:58:00Z">
        <w:r w:rsidR="001B13CD">
          <w:t>3.6.2</w:t>
        </w:r>
      </w:ins>
      <w:del w:id="3052"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76" type="#_x0000_t75" style="width:14pt;height:16.65pt" o:ole="">
                  <v:imagedata r:id="rId1736" o:title=""/>
                </v:shape>
                <o:OLEObject Type="Embed" ProgID="Equation.DSMT4" ShapeID="_x0000_i1876" DrawAspect="Content" ObjectID="_1342184173" r:id="rId1737"/>
              </w:object>
            </w:r>
            <w:r>
              <w:t xml:space="preserve"> and </w:t>
            </w:r>
            <w:r w:rsidR="00AF2221" w:rsidRPr="00AF2221">
              <w:rPr>
                <w:position w:val="-12"/>
              </w:rPr>
              <w:object w:dxaOrig="320" w:dyaOrig="380" w14:anchorId="2F461821">
                <v:shape id="_x0000_i1877" type="#_x0000_t75" style="width:16.65pt;height:19.35pt" o:ole="">
                  <v:imagedata r:id="rId1738" o:title=""/>
                </v:shape>
                <o:OLEObject Type="Embed" ProgID="Equation.DSMT4" ShapeID="_x0000_i1877" DrawAspect="Content" ObjectID="_1342184174" r:id="rId1739"/>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78" type="#_x0000_t75" style="width:16.65pt;height:14pt" o:ole="">
                  <v:imagedata r:id="rId1740" o:title=""/>
                </v:shape>
                <o:OLEObject Type="Embed" ProgID="Equation.DSMT4" ShapeID="_x0000_i1878" DrawAspect="Content" ObjectID="_1342184175" r:id="rId1741"/>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053" w:author="Gerard" w:date="2014-07-29T23:58:00Z">
        <w:r w:rsidR="001B13CD">
          <w:t>3.6.2</w:t>
        </w:r>
      </w:ins>
      <w:del w:id="3054"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79" type="#_x0000_t75" style="width:16.65pt;height:19.35pt" o:ole="">
                  <v:imagedata r:id="rId1742" o:title=""/>
                </v:shape>
                <o:OLEObject Type="Embed" ProgID="Equation.DSMT4" ShapeID="_x0000_i1879" DrawAspect="Content" ObjectID="_1342184176" r:id="rId1743"/>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80" type="#_x0000_t75" style="width:16.65pt;height:19.35pt" o:ole="">
                  <v:imagedata r:id="rId1744" o:title=""/>
                </v:shape>
                <o:OLEObject Type="Embed" ProgID="Equation.DSMT4" ShapeID="_x0000_i1880" DrawAspect="Content" ObjectID="_1342184177" r:id="rId1745"/>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81" type="#_x0000_t75" style="width:16.65pt;height:19.35pt" o:ole="">
                  <v:imagedata r:id="rId1746" o:title=""/>
                </v:shape>
                <o:OLEObject Type="Embed" ProgID="Equation.DSMT4" ShapeID="_x0000_i1881" DrawAspect="Content" ObjectID="_1342184178" r:id="rId1747"/>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82" type="#_x0000_t75" style="width:16.65pt;height:19.35pt" o:ole="">
            <v:imagedata r:id="rId1748" o:title=""/>
          </v:shape>
          <o:OLEObject Type="Embed" ProgID="Equation.DSMT4" ShapeID="_x0000_i1882" DrawAspect="Content" ObjectID="_1342184179" r:id="rId1749"/>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83" type="#_x0000_t75" style="width:12pt;height:13.35pt" o:ole="">
            <v:imagedata r:id="rId1750" o:title=""/>
          </v:shape>
          <o:OLEObject Type="Embed" ProgID="Equation.DSMT4" ShapeID="_x0000_i1883" DrawAspect="Content" ObjectID="_1342184180" r:id="rId1751"/>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84" type="#_x0000_t75" style="width:10pt;height:14pt" o:ole="">
            <v:imagedata r:id="rId1752" o:title=""/>
          </v:shape>
          <o:OLEObject Type="Embed" ProgID="Equation.DSMT4" ShapeID="_x0000_i1884" DrawAspect="Content" ObjectID="_1342184181" r:id="rId1753"/>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85" type="#_x0000_t75" style="width:13.35pt;height:19.35pt" o:ole="">
            <v:imagedata r:id="rId1754" o:title=""/>
          </v:shape>
          <o:OLEObject Type="Embed" ProgID="Equation.DSMT4" ShapeID="_x0000_i1885" DrawAspect="Content" ObjectID="_1342184182" r:id="rId1755"/>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055" w:name="_Toc268297816"/>
      <w:r>
        <w:lastRenderedPageBreak/>
        <w:t>Solvent Supply Materials</w:t>
      </w:r>
      <w:bookmarkEnd w:id="3055"/>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86" type="#_x0000_t75" style="width:16.65pt;height:18pt" o:ole="">
            <v:imagedata r:id="rId1756" o:title=""/>
          </v:shape>
          <o:OLEObject Type="Embed" ProgID="Equation.DSMT4" ShapeID="_x0000_i1886" DrawAspect="Content" ObjectID="_1342184183" r:id="rId1757"/>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87" type="#_x0000_t75" style="width:85.35pt;height:22pt" o:ole="">
            <v:imagedata r:id="rId1758" o:title=""/>
          </v:shape>
          <o:OLEObject Type="Embed" ProgID="Equation.DSMT4" ShapeID="_x0000_i1887" DrawAspect="Content" ObjectID="_1342184184" r:id="rId1759"/>
        </w:object>
      </w:r>
      <w:r>
        <w:t xml:space="preserve"> .</w:t>
      </w:r>
    </w:p>
    <w:p w14:paraId="794F9D24" w14:textId="58FA60A5" w:rsidR="007D189B" w:rsidRPr="00F25218" w:rsidRDefault="00AF2221" w:rsidP="007D189B">
      <w:r w:rsidRPr="00AF2221">
        <w:rPr>
          <w:position w:val="-10"/>
        </w:rPr>
        <w:object w:dxaOrig="320" w:dyaOrig="360" w14:anchorId="7E2B6D3E">
          <v:shape id="_x0000_i1888" type="#_x0000_t75" style="width:16.65pt;height:18pt" o:ole="">
            <v:imagedata r:id="rId1760" o:title=""/>
          </v:shape>
          <o:OLEObject Type="Embed" ProgID="Equation.DSMT4" ShapeID="_x0000_i1888" DrawAspect="Content" ObjectID="_1342184185" r:id="rId1761"/>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056" w:name="_Toc268297817"/>
      <w:r>
        <w:lastRenderedPageBreak/>
        <w:t>Starling Equation</w:t>
      </w:r>
      <w:bookmarkEnd w:id="305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89" type="#_x0000_t75" style="width:14pt;height:19.35pt" o:ole="">
                  <v:imagedata r:id="rId1762" o:title=""/>
                </v:shape>
                <o:OLEObject Type="Embed" ProgID="Equation.DSMT4" ShapeID="_x0000_i1889" DrawAspect="Content" ObjectID="_1342184186" r:id="rId1763"/>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90" type="#_x0000_t75" style="width:14pt;height:18pt" o:ole="">
                  <v:imagedata r:id="rId1764" o:title=""/>
                </v:shape>
                <o:OLEObject Type="Embed" ProgID="Equation.DSMT4" ShapeID="_x0000_i1890" DrawAspect="Content" ObjectID="_1342184187" r:id="rId1765"/>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91" type="#_x0000_t75" style="width:14pt;height:20pt" o:ole="">
                  <v:imagedata r:id="rId1766" o:title=""/>
                </v:shape>
                <o:OLEObject Type="Embed" ProgID="Equation.DSMT4" ShapeID="_x0000_i1891" DrawAspect="Content" ObjectID="_1342184188" r:id="rId1767"/>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92" type="#_x0000_t75" style="width:14pt;height:19.35pt" o:ole="">
                  <v:imagedata r:id="rId1768" o:title=""/>
                </v:shape>
                <o:OLEObject Type="Embed" ProgID="Equation.DSMT4" ShapeID="_x0000_i1892" DrawAspect="Content" ObjectID="_1342184189" r:id="rId1769"/>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93" type="#_x0000_t75" style="width:162.65pt;height:29.35pt" o:ole="">
            <v:imagedata r:id="rId1770" o:title=""/>
          </v:shape>
          <o:OLEObject Type="Embed" ProgID="Equation.DSMT4" ShapeID="_x0000_i1893" DrawAspect="Content" ObjectID="_1342184190" r:id="rId1771"/>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94" type="#_x0000_t75" style="width:12pt;height:16.65pt" o:ole="">
            <v:imagedata r:id="rId1772" o:title=""/>
          </v:shape>
          <o:OLEObject Type="Embed" ProgID="Equation.DSMT4" ShapeID="_x0000_i1894" DrawAspect="Content" ObjectID="_1342184191" r:id="rId1773"/>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057" w:name="_Toc268297818"/>
      <w:r>
        <w:lastRenderedPageBreak/>
        <w:t>Chemical Reactions</w:t>
      </w:r>
      <w:bookmarkEnd w:id="3057"/>
    </w:p>
    <w:p w14:paraId="45114879" w14:textId="43162140" w:rsidR="00A61269" w:rsidRPr="00A61269" w:rsidRDefault="00A61269">
      <w:pPr>
        <w:pStyle w:val="Heading3"/>
      </w:pPr>
      <w:bookmarkStart w:id="3058" w:name="_Toc268297819"/>
      <w:r>
        <w:t>Guidelines for Chemical Reaction Analyses</w:t>
      </w:r>
      <w:bookmarkEnd w:id="305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95" type="#_x0000_t75" style="width:27.35pt;height:10.65pt" o:ole="">
            <v:imagedata r:id="rId1774" o:title=""/>
          </v:shape>
          <o:OLEObject Type="Embed" ProgID="Equation.DSMT4" ShapeID="_x0000_i1895" DrawAspect="Content" ObjectID="_1342184192" r:id="rId1775"/>
        </w:object>
      </w:r>
      <w:r>
        <w:t>) and solid-bound molecules (</w:t>
      </w:r>
      <w:r w:rsidR="00AF2221" w:rsidRPr="00AF2221">
        <w:rPr>
          <w:position w:val="-6"/>
        </w:rPr>
        <w:object w:dxaOrig="639" w:dyaOrig="220" w14:anchorId="3559A0A4">
          <v:shape id="_x0000_i1896" type="#_x0000_t75" style="width:32pt;height:10.65pt" o:ole="">
            <v:imagedata r:id="rId1776" o:title=""/>
          </v:shape>
          <o:OLEObject Type="Embed" ProgID="Equation.DSMT4" ShapeID="_x0000_i1896" DrawAspect="Content" ObjectID="_1342184193" r:id="rId1777"/>
        </w:object>
      </w:r>
      <w:r>
        <w:t>) that move with the solid matrix (</w:t>
      </w:r>
      <w:r w:rsidR="00AF2221" w:rsidRPr="00AF2221">
        <w:rPr>
          <w:position w:val="-10"/>
        </w:rPr>
        <w:object w:dxaOrig="1240" w:dyaOrig="360" w14:anchorId="0DC957B8">
          <v:shape id="_x0000_i1897" type="#_x0000_t75" style="width:62pt;height:18pt" o:ole="">
            <v:imagedata r:id="rId1778" o:title=""/>
          </v:shape>
          <o:OLEObject Type="Embed" ProgID="Equation.DSMT4" ShapeID="_x0000_i1897" DrawAspect="Content" ObjectID="_1342184194" r:id="rId1779"/>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98" type="#_x0000_t75" style="width:103.35pt;height:27.35pt" o:ole="">
            <v:imagedata r:id="rId1780" o:title=""/>
          </v:shape>
          <o:OLEObject Type="Embed" ProgID="Equation.DSMT4" ShapeID="_x0000_i1898" DrawAspect="Content" ObjectID="_1342184195" r:id="rId1781"/>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99" type="#_x0000_t75" style="width:16.65pt;height:14pt" o:ole="">
            <v:imagedata r:id="rId1782" o:title=""/>
          </v:shape>
          <o:OLEObject Type="Embed" ProgID="Equation.DSMT4" ShapeID="_x0000_i1899" DrawAspect="Content" ObjectID="_1342184196" r:id="rId1783"/>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900" type="#_x0000_t75" style="width:12pt;height:10.65pt" o:ole="">
            <v:imagedata r:id="rId1784" o:title=""/>
          </v:shape>
          <o:OLEObject Type="Embed" ProgID="Equation.DSMT4" ShapeID="_x0000_i1900" DrawAspect="Content" ObjectID="_1342184197" r:id="rId1785"/>
        </w:object>
      </w:r>
      <w:r>
        <w:t xml:space="preserve"> in the mixture</w:t>
      </w:r>
      <w:r w:rsidRPr="00546A57">
        <w:t xml:space="preserve">; </w:t>
      </w:r>
      <w:r w:rsidR="00AF2221" w:rsidRPr="00AF2221">
        <w:rPr>
          <w:position w:val="-12"/>
        </w:rPr>
        <w:object w:dxaOrig="300" w:dyaOrig="380" w14:anchorId="667EA50A">
          <v:shape id="_x0000_i1901" type="#_x0000_t75" style="width:14pt;height:19.35pt" o:ole="">
            <v:imagedata r:id="rId1786" o:title=""/>
          </v:shape>
          <o:OLEObject Type="Embed" ProgID="Equation.DSMT4" ShapeID="_x0000_i1901" DrawAspect="Content" ObjectID="_1342184198" r:id="rId1787"/>
        </w:object>
      </w:r>
      <w:r w:rsidRPr="00546A57">
        <w:t xml:space="preserve"> and </w:t>
      </w:r>
      <w:r w:rsidR="00AF2221" w:rsidRPr="00AF2221">
        <w:rPr>
          <w:position w:val="-12"/>
        </w:rPr>
        <w:object w:dxaOrig="300" w:dyaOrig="380" w14:anchorId="6B35166D">
          <v:shape id="_x0000_i1902" type="#_x0000_t75" style="width:14pt;height:19.35pt" o:ole="">
            <v:imagedata r:id="rId1788" o:title=""/>
          </v:shape>
          <o:OLEObject Type="Embed" ProgID="Equation.DSMT4" ShapeID="_x0000_i1902" DrawAspect="Content" ObjectID="_1342184199" r:id="rId1789"/>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903" type="#_x0000_t75" style="width:14pt;height:16.65pt" o:ole="">
            <v:imagedata r:id="rId1790" o:title=""/>
          </v:shape>
          <o:OLEObject Type="Embed" ProgID="Equation.DSMT4" ShapeID="_x0000_i1903" DrawAspect="Content" ObjectID="_1342184200" r:id="rId1791"/>
        </w:object>
      </w:r>
      <w:r>
        <w:t xml:space="preserve"> and molar supplies </w:t>
      </w:r>
      <w:r w:rsidR="00AF2221" w:rsidRPr="00AF2221">
        <w:rPr>
          <w:position w:val="-6"/>
        </w:rPr>
        <w:object w:dxaOrig="279" w:dyaOrig="320" w14:anchorId="4E5356E6">
          <v:shape id="_x0000_i1904" type="#_x0000_t75" style="width:14pt;height:16.65pt" o:ole="">
            <v:imagedata r:id="rId1792" o:title=""/>
          </v:shape>
          <o:OLEObject Type="Embed" ProgID="Equation.DSMT4" ShapeID="_x0000_i1904" DrawAspect="Content" ObjectID="_1342184201" r:id="rId1793"/>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905" type="#_x0000_t75" style="width:14pt;height:16.65pt" o:ole="">
            <v:imagedata r:id="rId1794" o:title=""/>
          </v:shape>
          <o:OLEObject Type="Embed" ProgID="Equation.DSMT4" ShapeID="_x0000_i1905" DrawAspect="Content" ObjectID="_1342184202" r:id="rId1795"/>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906" type="#_x0000_t75" style="width:12pt;height:19.35pt" o:ole="">
            <v:imagedata r:id="rId1796" o:title=""/>
          </v:shape>
          <o:OLEObject Type="Embed" ProgID="Equation.DSMT4" ShapeID="_x0000_i1906" DrawAspect="Content" ObjectID="_1342184203" r:id="rId1797"/>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907" type="#_x0000_t75" style="width:50pt;height:19.35pt" o:ole="">
            <v:imagedata r:id="rId1798" o:title=""/>
          </v:shape>
          <o:OLEObject Type="Embed" ProgID="Equation.DSMT4" ShapeID="_x0000_i1907" DrawAspect="Content" ObjectID="_1342184204" r:id="rId1799"/>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908" type="#_x0000_t75" style="width:14pt;height:16.65pt" o:ole="">
            <v:imagedata r:id="rId1800" o:title=""/>
          </v:shape>
          <o:OLEObject Type="Embed" ProgID="Equation.DSMT4" ShapeID="_x0000_i1908" DrawAspect="Content" ObjectID="_1342184205" r:id="rId1801"/>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909" type="#_x0000_t75" style="width:16.65pt;height:14pt" o:ole="">
            <v:imagedata r:id="rId1802" o:title=""/>
          </v:shape>
          <o:OLEObject Type="Embed" ProgID="Equation.DSMT4" ShapeID="_x0000_i1909" DrawAspect="Content" ObjectID="_1342184206" r:id="rId1803"/>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910" type="#_x0000_t75" style="width:65.35pt;height:19.35pt" o:ole="">
            <v:imagedata r:id="rId1804" o:title=""/>
          </v:shape>
          <o:OLEObject Type="Embed" ProgID="Equation.DSMT4" ShapeID="_x0000_i1910" DrawAspect="Content" ObjectID="_1342184207" r:id="rId1805"/>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911" type="#_x0000_t75" style="width:14pt;height:16.65pt" o:ole="">
            <v:imagedata r:id="rId1806" o:title=""/>
          </v:shape>
          <o:OLEObject Type="Embed" ProgID="Equation.DSMT4" ShapeID="_x0000_i1911" DrawAspect="Content" ObjectID="_1342184208" r:id="rId1807"/>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912" type="#_x0000_t75" style="width:58pt;height:22pt" o:ole="">
            <v:imagedata r:id="rId1808" o:title=""/>
          </v:shape>
          <o:OLEObject Type="Embed" ProgID="Equation.DSMT4" ShapeID="_x0000_i1912" DrawAspect="Content" ObjectID="_1342184209" r:id="rId1809"/>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913" type="#_x0000_t75" style="width:106pt;height:27.35pt" o:ole="">
            <v:imagedata r:id="rId1810" o:title=""/>
          </v:shape>
          <o:OLEObject Type="Embed" ProgID="Equation.DSMT4" ShapeID="_x0000_i1913" DrawAspect="Content" ObjectID="_1342184210" r:id="rId1811"/>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914" type="#_x0000_t75" style="width:12pt;height:19.35pt" o:ole="">
            <v:imagedata r:id="rId1812" o:title=""/>
          </v:shape>
          <o:OLEObject Type="Embed" ProgID="Equation.DSMT4" ShapeID="_x0000_i1914" DrawAspect="Content" ObjectID="_1342184211" r:id="rId1813"/>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915" type="#_x0000_t75" style="width:112pt;height:19.35pt" o:ole="">
            <v:imagedata r:id="rId1814" o:title=""/>
          </v:shape>
          <o:OLEObject Type="Embed" ProgID="Equation.DSMT4" ShapeID="_x0000_i1915" DrawAspect="Content" ObjectID="_1342184212" r:id="rId1815"/>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916" type="#_x0000_t75" style="width:44.65pt;height:19.35pt" o:ole="">
            <v:imagedata r:id="rId1816" o:title=""/>
          </v:shape>
          <o:OLEObject Type="Embed" ProgID="Equation.DSMT4" ShapeID="_x0000_i1916" DrawAspect="Content" ObjectID="_1342184213" r:id="rId1817"/>
        </w:object>
      </w:r>
      <w:r>
        <w:t xml:space="preserve">, </w:t>
      </w:r>
      <w:r w:rsidR="00AF2221" w:rsidRPr="00AF2221">
        <w:rPr>
          <w:position w:val="-12"/>
        </w:rPr>
        <w:object w:dxaOrig="880" w:dyaOrig="420" w14:anchorId="75C06D04">
          <v:shape id="_x0000_i1917" type="#_x0000_t75" style="width:44pt;height:21.35pt" o:ole="">
            <v:imagedata r:id="rId1818" o:title=""/>
          </v:shape>
          <o:OLEObject Type="Embed" ProgID="Equation.DSMT4" ShapeID="_x0000_i1917" DrawAspect="Content" ObjectID="_1342184214" r:id="rId1819"/>
        </w:object>
      </w:r>
      <w:r>
        <w:t xml:space="preserve">, </w:t>
      </w:r>
      <w:r w:rsidR="00AF2221" w:rsidRPr="00AF2221">
        <w:rPr>
          <w:position w:val="-12"/>
        </w:rPr>
        <w:object w:dxaOrig="800" w:dyaOrig="420" w14:anchorId="793A5630">
          <v:shape id="_x0000_i1918" type="#_x0000_t75" style="width:40pt;height:21.35pt" o:ole="">
            <v:imagedata r:id="rId1820" o:title=""/>
          </v:shape>
          <o:OLEObject Type="Embed" ProgID="Equation.DSMT4" ShapeID="_x0000_i1918" DrawAspect="Content" ObjectID="_1342184215" r:id="rId1821"/>
        </w:object>
      </w:r>
      <w:r>
        <w:t xml:space="preserve">, and those of the products are </w:t>
      </w:r>
      <w:r w:rsidR="00AF2221" w:rsidRPr="00AF2221">
        <w:rPr>
          <w:position w:val="-12"/>
        </w:rPr>
        <w:object w:dxaOrig="940" w:dyaOrig="380" w14:anchorId="3419B495">
          <v:shape id="_x0000_i1919" type="#_x0000_t75" style="width:48pt;height:19.35pt" o:ole="">
            <v:imagedata r:id="rId1822" o:title=""/>
          </v:shape>
          <o:OLEObject Type="Embed" ProgID="Equation.DSMT4" ShapeID="_x0000_i1919" DrawAspect="Content" ObjectID="_1342184216" r:id="rId1823"/>
        </w:object>
      </w:r>
      <w:r>
        <w:t xml:space="preserve">, </w:t>
      </w:r>
      <w:r w:rsidR="00AF2221" w:rsidRPr="00AF2221">
        <w:rPr>
          <w:position w:val="-12"/>
        </w:rPr>
        <w:object w:dxaOrig="840" w:dyaOrig="420" w14:anchorId="31D0441D">
          <v:shape id="_x0000_i1920" type="#_x0000_t75" style="width:42pt;height:21.35pt" o:ole="">
            <v:imagedata r:id="rId1824" o:title=""/>
          </v:shape>
          <o:OLEObject Type="Embed" ProgID="Equation.DSMT4" ShapeID="_x0000_i1920" DrawAspect="Content" ObjectID="_1342184217" r:id="rId1825"/>
        </w:object>
      </w:r>
      <w:r>
        <w:t xml:space="preserve">, </w:t>
      </w:r>
      <w:r w:rsidR="00AF2221" w:rsidRPr="00AF2221">
        <w:rPr>
          <w:position w:val="-12"/>
        </w:rPr>
        <w:object w:dxaOrig="800" w:dyaOrig="420" w14:anchorId="3ADAA8E9">
          <v:shape id="_x0000_i1921" type="#_x0000_t75" style="width:40pt;height:21.35pt" o:ole="">
            <v:imagedata r:id="rId1826" o:title=""/>
          </v:shape>
          <o:OLEObject Type="Embed" ProgID="Equation.DSMT4" ShapeID="_x0000_i1921" DrawAspect="Content" ObjectID="_1342184218" r:id="rId1827"/>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922" type="#_x0000_t75" style="width:12pt;height:19.35pt" o:ole="">
            <v:imagedata r:id="rId1828" o:title=""/>
          </v:shape>
          <o:OLEObject Type="Embed" ProgID="Equation.DSMT4" ShapeID="_x0000_i1922" DrawAspect="Content" ObjectID="_1342184219" r:id="rId1829"/>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923" type="#_x0000_t75" style="width:202pt;height:39.35pt" o:ole="">
            <v:imagedata r:id="rId1830" o:title=""/>
          </v:shape>
          <o:OLEObject Type="Embed" ProgID="Equation.DSMT4" ShapeID="_x0000_i1923" DrawAspect="Content" ObjectID="_1342184220" r:id="rId1831"/>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924" type="#_x0000_t75" style="width:130pt;height:22pt" o:ole="">
            <v:imagedata r:id="rId1832" o:title=""/>
          </v:shape>
          <o:OLEObject Type="Embed" ProgID="Equation.DSMT4" ShapeID="_x0000_i1924" DrawAspect="Content" ObjectID="_1342184221" r:id="rId1833"/>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925" type="#_x0000_t75" style="width:64pt;height:28pt" o:ole="">
            <v:imagedata r:id="rId1834" o:title=""/>
          </v:shape>
          <o:OLEObject Type="Embed" ProgID="Equation.DSMT4" ShapeID="_x0000_i1925" DrawAspect="Content" ObjectID="_1342184222" r:id="rId1835"/>
        </w:object>
      </w:r>
      <w:r>
        <w:t xml:space="preserve"> </w:t>
      </w:r>
      <w:r w:rsidRPr="004C3F91">
        <w:t xml:space="preserve">and </w:t>
      </w:r>
      <w:r w:rsidR="00AF2221" w:rsidRPr="00AF2221">
        <w:rPr>
          <w:position w:val="-12"/>
        </w:rPr>
        <w:object w:dxaOrig="1400" w:dyaOrig="380" w14:anchorId="0E201A76">
          <v:shape id="_x0000_i1926" type="#_x0000_t75" style="width:70pt;height:19.35pt" o:ole="">
            <v:imagedata r:id="rId1836" o:title=""/>
          </v:shape>
          <o:OLEObject Type="Embed" ProgID="Equation.DSMT4" ShapeID="_x0000_i1926" DrawAspect="Content" ObjectID="_1342184223" r:id="rId1837"/>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927" type="#_x0000_t75" style="width:12pt;height:10.65pt" o:ole="">
            <v:imagedata r:id="rId1838" o:title=""/>
          </v:shape>
          <o:OLEObject Type="Embed" ProgID="Equation.DSMT4" ShapeID="_x0000_i1927" DrawAspect="Content" ObjectID="_1342184224" r:id="rId1839"/>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928" type="#_x0000_t75" style="width:82pt;height:19.35pt" o:ole="">
            <v:imagedata r:id="rId1840" o:title=""/>
          </v:shape>
          <o:OLEObject Type="Embed" ProgID="Equation.DSMT4" ShapeID="_x0000_i1928" DrawAspect="Content" ObjectID="_1342184225" r:id="rId1841"/>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929" type="#_x0000_t75" style="width:16.65pt;height:19.35pt" o:ole="">
            <v:imagedata r:id="rId1842" o:title=""/>
          </v:shape>
          <o:OLEObject Type="Embed" ProgID="Equation.DSMT4" ShapeID="_x0000_i1929" DrawAspect="Content" ObjectID="_1342184226" r:id="rId1843"/>
        </w:object>
      </w:r>
      <w:r>
        <w:t xml:space="preserve"> is the referential apparent mass density (mass of </w:t>
      </w:r>
      <w:r w:rsidR="00AF2221" w:rsidRPr="00AF2221">
        <w:rPr>
          <w:position w:val="-6"/>
        </w:rPr>
        <w:object w:dxaOrig="240" w:dyaOrig="220" w14:anchorId="5FDCDB1B">
          <v:shape id="_x0000_i1930" type="#_x0000_t75" style="width:12pt;height:10.65pt" o:ole="">
            <v:imagedata r:id="rId1844" o:title=""/>
          </v:shape>
          <o:OLEObject Type="Embed" ProgID="Equation.DSMT4" ShapeID="_x0000_i1930" DrawAspect="Content" ObjectID="_1342184227" r:id="rId1845"/>
        </w:object>
      </w:r>
      <w:r>
        <w:t xml:space="preserve"> per mixture volume in the reference configuration), and </w:t>
      </w:r>
      <w:r w:rsidR="00AF2221" w:rsidRPr="00AF2221">
        <w:rPr>
          <w:position w:val="-12"/>
        </w:rPr>
        <w:object w:dxaOrig="340" w:dyaOrig="380" w14:anchorId="2295003F">
          <v:shape id="_x0000_i1931" type="#_x0000_t75" style="width:16.65pt;height:19.35pt" o:ole="">
            <v:imagedata r:id="rId1846" o:title=""/>
          </v:shape>
          <o:OLEObject Type="Embed" ProgID="Equation.DSMT4" ShapeID="_x0000_i1931" DrawAspect="Content" ObjectID="_1342184228" r:id="rId1847"/>
        </w:object>
      </w:r>
      <w:r>
        <w:t xml:space="preserve"> is the referential apparent mass supply of solid constituent </w:t>
      </w:r>
      <w:r w:rsidR="00AF2221" w:rsidRPr="00AF2221">
        <w:rPr>
          <w:position w:val="-6"/>
        </w:rPr>
        <w:object w:dxaOrig="240" w:dyaOrig="220" w14:anchorId="55E709D9">
          <v:shape id="_x0000_i1932" type="#_x0000_t75" style="width:12pt;height:10.65pt" o:ole="">
            <v:imagedata r:id="rId1848" o:title=""/>
          </v:shape>
          <o:OLEObject Type="Embed" ProgID="Equation.DSMT4" ShapeID="_x0000_i1932" DrawAspect="Content" ObjectID="_1342184229" r:id="rId1849"/>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933" type="#_x0000_t75" style="width:189.35pt;height:40pt" o:ole="">
            <v:imagedata r:id="rId1850" o:title=""/>
          </v:shape>
          <o:OLEObject Type="Embed" ProgID="Equation.DSMT4" ShapeID="_x0000_i1933" DrawAspect="Content" ObjectID="_1342184230" r:id="rId1851"/>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934" type="#_x0000_t75" style="width:16.65pt;height:19.35pt" o:ole="">
            <v:imagedata r:id="rId1852" o:title=""/>
          </v:shape>
          <o:OLEObject Type="Embed" ProgID="Equation.DSMT4" ShapeID="_x0000_i1934" DrawAspect="Content" ObjectID="_1342184231" r:id="rId1853"/>
        </w:object>
      </w:r>
      <w:r>
        <w:t xml:space="preserve"> and (i) is used to evaluate </w:t>
      </w:r>
      <w:r w:rsidR="00AF2221" w:rsidRPr="00AF2221">
        <w:rPr>
          <w:position w:val="-6"/>
        </w:rPr>
        <w:object w:dxaOrig="279" w:dyaOrig="320" w14:anchorId="2934028A">
          <v:shape id="_x0000_i1935" type="#_x0000_t75" style="width:14pt;height:16.65pt" o:ole="">
            <v:imagedata r:id="rId1854" o:title=""/>
          </v:shape>
          <o:OLEObject Type="Embed" ProgID="Equation.DSMT4" ShapeID="_x0000_i1935" DrawAspect="Content" ObjectID="_1342184232" r:id="rId1855"/>
        </w:object>
      </w:r>
      <w:r>
        <w:t xml:space="preserve"> when needed for the calculation of </w:t>
      </w:r>
      <w:r w:rsidR="00AF2221" w:rsidRPr="00AF2221">
        <w:rPr>
          <w:position w:val="-10"/>
        </w:rPr>
        <w:object w:dxaOrig="240" w:dyaOrig="380" w14:anchorId="02B57DF5">
          <v:shape id="_x0000_i1936" type="#_x0000_t75" style="width:12pt;height:19.35pt" o:ole="">
            <v:imagedata r:id="rId1856" o:title=""/>
          </v:shape>
          <o:OLEObject Type="Embed" ProgID="Equation.DSMT4" ShapeID="_x0000_i1936" DrawAspect="Content" ObjectID="_1342184233" r:id="rId1857"/>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937" type="#_x0000_t75" style="width:16.65pt;height:19.35pt" o:ole="">
            <v:imagedata r:id="rId1858" o:title=""/>
          </v:shape>
          <o:OLEObject Type="Embed" ProgID="Equation.DSMT4" ShapeID="_x0000_i1937" DrawAspect="Content" ObjectID="_1342184234" r:id="rId1859"/>
        </w:object>
      </w:r>
      <w:r>
        <w:t xml:space="preserve">, using </w:t>
      </w:r>
      <w:r w:rsidR="00AF2221" w:rsidRPr="00AF2221">
        <w:rPr>
          <w:position w:val="-16"/>
        </w:rPr>
        <w:object w:dxaOrig="2180" w:dyaOrig="440" w14:anchorId="1E1D7769">
          <v:shape id="_x0000_i1938" type="#_x0000_t75" style="width:108.65pt;height:22pt" o:ole="">
            <v:imagedata r:id="rId1860" o:title=""/>
          </v:shape>
          <o:OLEObject Type="Embed" ProgID="Equation.DSMT4" ShapeID="_x0000_i1938" DrawAspect="Content" ObjectID="_1342184235" r:id="rId1861"/>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939" type="#_x0000_t75" style="width:14pt;height:19.35pt" o:ole="">
            <v:imagedata r:id="rId1862" o:title=""/>
          </v:shape>
          <o:OLEObject Type="Embed" ProgID="Equation.DSMT4" ShapeID="_x0000_i1939" DrawAspect="Content" ObjectID="_1342184236" r:id="rId1863"/>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940" type="#_x0000_t75" style="width:80.65pt;height:36.65pt" o:ole="">
            <v:imagedata r:id="rId1864" o:title=""/>
          </v:shape>
          <o:OLEObject Type="Embed" ProgID="Equation.DSMT4" ShapeID="_x0000_i1940" DrawAspect="Content" ObjectID="_1342184237" r:id="rId1865"/>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41" type="#_x0000_t75" style="width:14pt;height:19.35pt" o:ole="">
            <v:imagedata r:id="rId1866" o:title=""/>
          </v:shape>
          <o:OLEObject Type="Embed" ProgID="Equation.DSMT4" ShapeID="_x0000_i1941" DrawAspect="Content" ObjectID="_1342184238" r:id="rId1867"/>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385CF9C5">
          <v:shape id="_x0000_i1942" type="#_x0000_t75" style="width:14pt;height:19.35pt" o:ole="">
            <v:imagedata r:id="rId1868" o:title=""/>
          </v:shape>
          <o:OLEObject Type="Embed" ProgID="Equation.DSMT4" ShapeID="_x0000_i1942" DrawAspect="Content" ObjectID="_1342184239" r:id="rId1869"/>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43" type="#_x0000_t75" style="width:52.65pt;height:19.35pt" o:ole="">
            <v:imagedata r:id="rId1870" o:title=""/>
          </v:shape>
          <o:OLEObject Type="Embed" ProgID="Equation.DSMT4" ShapeID="_x0000_i1943" DrawAspect="Content" ObjectID="_1342184240" r:id="rId1871"/>
        </w:object>
      </w:r>
      <w:r>
        <w:t xml:space="preserve">.  Therefore, since </w:t>
      </w:r>
      <w:r w:rsidR="00AF2221" w:rsidRPr="00AF2221">
        <w:rPr>
          <w:position w:val="-10"/>
        </w:rPr>
        <w:object w:dxaOrig="980" w:dyaOrig="360" w14:anchorId="2EFE40E6">
          <v:shape id="_x0000_i1944" type="#_x0000_t75" style="width:49.35pt;height:18pt" o:ole="">
            <v:imagedata r:id="rId1872" o:title=""/>
          </v:shape>
          <o:OLEObject Type="Embed" ProgID="Equation.DSMT4" ShapeID="_x0000_i1944" DrawAspect="Content" ObjectID="_1342184241" r:id="rId1873"/>
        </w:object>
      </w:r>
      <w:r>
        <w:t xml:space="preserve"> by definition, it follows that </w:t>
      </w:r>
      <w:r w:rsidR="00AF2221" w:rsidRPr="00AF2221">
        <w:rPr>
          <w:position w:val="-12"/>
        </w:rPr>
        <w:object w:dxaOrig="1060" w:dyaOrig="380" w14:anchorId="31E8FAD9">
          <v:shape id="_x0000_i1945" type="#_x0000_t75" style="width:52.65pt;height:19.35pt" o:ole="">
            <v:imagedata r:id="rId1874" o:title=""/>
          </v:shape>
          <o:OLEObject Type="Embed" ProgID="Equation.DSMT4" ShapeID="_x0000_i1945" DrawAspect="Content" ObjectID="_1342184242" r:id="rId1875"/>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46" type="#_x0000_t75" style="width:126pt;height:36.65pt" o:ole="">
            <v:imagedata r:id="rId1876" o:title=""/>
          </v:shape>
          <o:OLEObject Type="Embed" ProgID="Equation.DSMT4" ShapeID="_x0000_i1946" DrawAspect="Content" ObjectID="_1342184243" r:id="rId1877"/>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47" type="#_x0000_t75" style="width:14pt;height:19.35pt" o:ole="">
            <v:imagedata r:id="rId1878" o:title=""/>
          </v:shape>
          <o:OLEObject Type="Embed" ProgID="Equation.DSMT4" ShapeID="_x0000_i1947" DrawAspect="Content" ObjectID="_1342184244" r:id="rId1879"/>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08C273A1">
          <v:shape id="_x0000_i1948" type="#_x0000_t75" style="width:14pt;height:19.35pt" o:ole="">
            <v:imagedata r:id="rId1880" o:title=""/>
          </v:shape>
          <o:OLEObject Type="Embed" ProgID="Equation.DSMT4" ShapeID="_x0000_i1948" DrawAspect="Content" ObjectID="_1342184245" r:id="rId1881"/>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49" type="#_x0000_t75" style="width:69.35pt;height:27.35pt" o:ole="">
            <v:imagedata r:id="rId1882" o:title=""/>
          </v:shape>
          <o:OLEObject Type="Embed" ProgID="Equation.DSMT4" ShapeID="_x0000_i1949" DrawAspect="Content" ObjectID="_1342184246" r:id="rId1883"/>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50" type="#_x0000_t75" style="width:21.35pt;height:14pt" o:ole="">
            <v:imagedata r:id="rId1884" o:title=""/>
          </v:shape>
          <o:OLEObject Type="Embed" ProgID="Equation.DSMT4" ShapeID="_x0000_i1950" DrawAspect="Content" ObjectID="_1342184247" r:id="rId1885"/>
        </w:object>
      </w:r>
      <w:r>
        <w:t xml:space="preserve"> is the molar mass of </w:t>
      </w:r>
      <w:r w:rsidR="00AF2221" w:rsidRPr="00AF2221">
        <w:rPr>
          <w:position w:val="-6"/>
        </w:rPr>
        <w:object w:dxaOrig="240" w:dyaOrig="220" w14:anchorId="23183549">
          <v:shape id="_x0000_i1951" type="#_x0000_t75" style="width:12pt;height:10.65pt" o:ole="">
            <v:imagedata r:id="rId1886" o:title=""/>
          </v:shape>
          <o:OLEObject Type="Embed" ProgID="Equation.DSMT4" ShapeID="_x0000_i1951" DrawAspect="Content" ObjectID="_1342184248" r:id="rId1887"/>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52" type="#_x0000_t75" style="width:14pt;height:16.65pt" o:ole="">
            <v:imagedata r:id="rId1888" o:title=""/>
          </v:shape>
          <o:OLEObject Type="Embed" ProgID="Equation.DSMT4" ShapeID="_x0000_i1952" DrawAspect="Content" ObjectID="_1342184249" r:id="rId1889"/>
        </w:object>
      </w:r>
      <w:r w:rsidR="000D2EC3">
        <w:t xml:space="preserve"> and </w:t>
      </w:r>
      <w:r w:rsidR="00AF2221" w:rsidRPr="00AF2221">
        <w:rPr>
          <w:position w:val="-4"/>
        </w:rPr>
        <w:object w:dxaOrig="420" w:dyaOrig="300" w14:anchorId="38F91AD8">
          <v:shape id="_x0000_i1953" type="#_x0000_t75" style="width:21.35pt;height:14pt" o:ole="">
            <v:imagedata r:id="rId1890" o:title=""/>
          </v:shape>
          <o:OLEObject Type="Embed" ProgID="Equation.DSMT4" ShapeID="_x0000_i1953" DrawAspect="Content" ObjectID="_1342184250" r:id="rId1891"/>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54" type="#_x0000_t75" style="width:307.35pt;height:16.65pt" o:ole="">
            <v:imagedata r:id="rId1892" o:title=""/>
          </v:shape>
          <o:OLEObject Type="Embed" ProgID="Equation.DSMT4" ShapeID="_x0000_i1954" DrawAspect="Content" ObjectID="_1342184251" r:id="rId1893"/>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55" type="#_x0000_t75" style="width:14pt;height:19.35pt" o:ole="">
            <v:imagedata r:id="rId1894" o:title=""/>
          </v:shape>
          <o:OLEObject Type="Embed" ProgID="Equation.DSMT4" ShapeID="_x0000_i1955" DrawAspect="Content" ObjectID="_1342184252" r:id="rId1895"/>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56" type="#_x0000_t75" style="width:12pt;height:16.65pt" o:ole="">
            <v:imagedata r:id="rId1896" o:title=""/>
          </v:shape>
          <o:OLEObject Type="Embed" ProgID="Equation.DSMT4" ShapeID="_x0000_i1956" DrawAspect="Content" ObjectID="_1342184253" r:id="rId1897"/>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57" type="#_x0000_t75" style="width:12pt;height:16.65pt" o:ole="">
            <v:imagedata r:id="rId1898" o:title=""/>
          </v:shape>
          <o:OLEObject Type="Embed" ProgID="Equation.DSMT4" ShapeID="_x0000_i1957" DrawAspect="Content" ObjectID="_1342184254" r:id="rId1899"/>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58" type="#_x0000_t75" style="width:30pt;height:16.65pt" o:ole="">
            <v:imagedata r:id="rId1900" o:title=""/>
          </v:shape>
          <o:OLEObject Type="Embed" ProgID="Equation.DSMT4" ShapeID="_x0000_i1958" DrawAspect="Content" ObjectID="_1342184255" r:id="rId1901"/>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59" type="#_x0000_t75" style="width:16.65pt;height:19.35pt" o:ole="">
            <v:imagedata r:id="rId1902" o:title=""/>
          </v:shape>
          <o:OLEObject Type="Embed" ProgID="Equation.DSMT4" ShapeID="_x0000_i1959" DrawAspect="Content" ObjectID="_1342184256" r:id="rId1903"/>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60" type="#_x0000_t75" style="width:60pt;height:27.35pt" o:ole="">
            <v:imagedata r:id="rId1904" o:title=""/>
          </v:shape>
          <o:OLEObject Type="Embed" ProgID="Equation.DSMT4" ShapeID="_x0000_i1960" DrawAspect="Content" ObjectID="_1342184257" r:id="rId1905"/>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61" type="#_x0000_t75" style="width:58pt;height:22pt" o:ole="">
            <v:imagedata r:id="rId1906" o:title=""/>
          </v:shape>
          <o:OLEObject Type="Embed" ProgID="Equation.DSMT4" ShapeID="_x0000_i1961" DrawAspect="Content" ObjectID="_1342184258" r:id="rId1907"/>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059" w:name="_Toc268297820"/>
      <w:r>
        <w:t>General Specification for Chemical Reactions</w:t>
      </w:r>
      <w:bookmarkEnd w:id="305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62" type="#_x0000_t75" style="width:12pt;height:19.35pt" o:ole="">
            <v:imagedata r:id="rId1908" o:title=""/>
          </v:shape>
          <o:OLEObject Type="Embed" ProgID="Equation.DSMT4" ShapeID="_x0000_i1962" DrawAspect="Content" ObjectID="_1342184259" r:id="rId1909"/>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63" type="#_x0000_t75" style="width:14pt;height:19.35pt" o:ole="">
            <v:imagedata r:id="rId1910" o:title=""/>
          </v:shape>
          <o:OLEObject Type="Embed" ProgID="Equation.DSMT4" ShapeID="_x0000_i1963" DrawAspect="Content" ObjectID="_1342184260" r:id="rId1911"/>
        </w:object>
      </w:r>
      <w:r>
        <w:t xml:space="preserve"> of the reactants and </w:t>
      </w:r>
      <w:r w:rsidR="00AF2221" w:rsidRPr="00AF2221">
        <w:rPr>
          <w:position w:val="-12"/>
        </w:rPr>
        <w:object w:dxaOrig="300" w:dyaOrig="380" w14:anchorId="4A1F5CCC">
          <v:shape id="_x0000_i1964" type="#_x0000_t75" style="width:14pt;height:19.35pt" o:ole="">
            <v:imagedata r:id="rId1912" o:title=""/>
          </v:shape>
          <o:OLEObject Type="Embed" ProgID="Equation.DSMT4" ShapeID="_x0000_i1964" DrawAspect="Content" ObjectID="_1342184261" r:id="rId1913"/>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65" type="#_x0000_t75" style="width:12pt;height:16.65pt" o:ole="">
            <v:imagedata r:id="rId1914" o:title=""/>
          </v:shape>
          <o:OLEObject Type="Embed" ProgID="Equation.DSMT4" ShapeID="_x0000_i1965" DrawAspect="Content" ObjectID="_1342184262" r:id="rId1915"/>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66" type="#_x0000_t75" style="width:14pt;height:19.35pt" o:ole="">
                  <v:imagedata r:id="rId1916" o:title=""/>
                </v:shape>
                <o:OLEObject Type="Embed" ProgID="Equation.DSMT4" ShapeID="_x0000_i1966" DrawAspect="Content" ObjectID="_1342184263" r:id="rId1917"/>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67" type="#_x0000_t75" style="width:14pt;height:19.35pt" o:ole="">
                  <v:imagedata r:id="rId1918" o:title=""/>
                </v:shape>
                <o:OLEObject Type="Embed" ProgID="Equation.DSMT4" ShapeID="_x0000_i1967" DrawAspect="Content" ObjectID="_1342184264" r:id="rId1919"/>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68" type="#_x0000_t75" style="width:12pt;height:16.65pt" o:ole="">
                  <v:imagedata r:id="rId1920" o:title=""/>
                </v:shape>
                <o:OLEObject Type="Embed" ProgID="Equation.DSMT4" ShapeID="_x0000_i1968" DrawAspect="Content" ObjectID="_1342184265" r:id="rId1921"/>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060" w:author="Gerard" w:date="2014-07-29T23:58:00Z">
        <w:r w:rsidR="001B13CD">
          <w:t>3.6.2</w:t>
        </w:r>
      </w:ins>
      <w:del w:id="3061"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062" w:name="_Toc268297821"/>
      <w:r>
        <w:t>Chemical Reaction Materials</w:t>
      </w:r>
      <w:bookmarkEnd w:id="3062"/>
    </w:p>
    <w:p w14:paraId="5FCB1FE4" w14:textId="77777777" w:rsidR="007B076C" w:rsidRPr="007B076C" w:rsidRDefault="007B076C"/>
    <w:p w14:paraId="29F01F67" w14:textId="7BF16C69" w:rsidR="00541FBD" w:rsidRDefault="00541FBD" w:rsidP="0016320C">
      <w:pPr>
        <w:pStyle w:val="Heading4"/>
      </w:pPr>
      <w:bookmarkStart w:id="3063" w:name="_Toc268297822"/>
      <w:r>
        <w:t>Law of Mass Action for Forward Reactions</w:t>
      </w:r>
      <w:bookmarkEnd w:id="306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69" type="#_x0000_t75" style="width:10pt;height:14pt" o:ole="">
                  <v:imagedata r:id="rId1922" o:title=""/>
                </v:shape>
                <o:OLEObject Type="Embed" ProgID="Equation.DSMT4" ShapeID="_x0000_i1969" DrawAspect="Content" ObjectID="_1342184266" r:id="rId1923"/>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70" type="#_x0000_t75" style="width:76.65pt;height:32pt" o:ole="">
            <v:imagedata r:id="rId1924" o:title=""/>
          </v:shape>
          <o:OLEObject Type="Embed" ProgID="Equation.DSMT4" ShapeID="_x0000_i1970" DrawAspect="Content" ObjectID="_1342184267" r:id="rId1925"/>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152AB9" w:rsidRPr="008C20E4">
        <w:rPr>
          <w:position w:val="-10"/>
        </w:rPr>
        <w:object w:dxaOrig="220" w:dyaOrig="400" w14:anchorId="66C41E14">
          <v:shape id="_x0000_i1971" type="#_x0000_t75" style="width:11.35pt;height:20pt" o:ole="">
            <v:imagedata r:id="rId1926" o:title=""/>
          </v:shape>
          <o:OLEObject Type="Embed" ProgID="Equation.DSMT4" ShapeID="_x0000_i1971" DrawAspect="Content" ObjectID="_1342184268" r:id="rId1927"/>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72" type="#_x0000_t75" style="width:15.35pt;height:16pt" o:ole="">
            <v:imagedata r:id="rId1928" o:title=""/>
          </v:shape>
          <o:OLEObject Type="Embed" ProgID="Equation.DSMT4" ShapeID="_x0000_i1972" DrawAspect="Content" ObjectID="_1342184269" r:id="rId1929"/>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73" type="#_x0000_t75" style="width:1in;height:14pt" o:ole="">
            <v:imagedata r:id="rId1930" o:title=""/>
          </v:shape>
          <o:OLEObject Type="Embed" ProgID="Equation.DSMT4" ShapeID="_x0000_i1973" DrawAspect="Content" ObjectID="_1342184270" r:id="rId1931"/>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064" w:name="_Toc268297823"/>
      <w:r>
        <w:t>Law of Mass Action for Reversible Reactions</w:t>
      </w:r>
      <w:bookmarkEnd w:id="306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74" type="#_x0000_t75" style="width:14pt;height:18pt" o:ole="">
                  <v:imagedata r:id="rId1932" o:title=""/>
                </v:shape>
                <o:OLEObject Type="Embed" ProgID="Equation.DSMT4" ShapeID="_x0000_i1974" DrawAspect="Content" ObjectID="_1342184271" r:id="rId1933"/>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75" type="#_x0000_t75" style="width:14pt;height:18pt" o:ole="">
                  <v:imagedata r:id="rId1934" o:title=""/>
                </v:shape>
                <o:OLEObject Type="Embed" ProgID="Equation.DSMT4" ShapeID="_x0000_i1975" DrawAspect="Content" ObjectID="_1342184272" r:id="rId1935"/>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76" type="#_x0000_t75" style="width:58.65pt;height:19.35pt" o:ole="">
            <v:imagedata r:id="rId1936" o:title=""/>
          </v:shape>
          <o:OLEObject Type="Embed" ProgID="Equation.DSMT4" ShapeID="_x0000_i1976" DrawAspect="Content" ObjectID="_1342184273" r:id="rId1937"/>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77" type="#_x0000_t75" style="width:87.35pt;height:65.35pt" o:ole="">
            <v:imagedata r:id="rId1938" o:title=""/>
          </v:shape>
          <o:OLEObject Type="Embed" ProgID="Equation.DSMT4" ShapeID="_x0000_i1977" DrawAspect="Content" ObjectID="_1342184274" r:id="rId1939"/>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363CC1" w:rsidRPr="008C20E4">
        <w:rPr>
          <w:position w:val="-12"/>
        </w:rPr>
        <w:object w:dxaOrig="320" w:dyaOrig="420" w14:anchorId="734AACC0">
          <v:shape id="_x0000_i1978" type="#_x0000_t75" style="width:16pt;height:21.35pt" o:ole="">
            <v:imagedata r:id="rId1940" o:title=""/>
          </v:shape>
          <o:OLEObject Type="Embed" ProgID="Equation.DSMT4" ShapeID="_x0000_i1978" DrawAspect="Content" ObjectID="_1342184275" r:id="rId1941"/>
        </w:object>
      </w:r>
      <w:r w:rsidR="00363CC1">
        <w:t xml:space="preserve"> and </w:t>
      </w:r>
      <w:r w:rsidR="00363CC1" w:rsidRPr="008C20E4">
        <w:rPr>
          <w:position w:val="-12"/>
        </w:rPr>
        <w:object w:dxaOrig="300" w:dyaOrig="420" w14:anchorId="1757A369">
          <v:shape id="_x0000_i1979" type="#_x0000_t75" style="width:15.35pt;height:21.35pt" o:ole="">
            <v:imagedata r:id="rId1942" o:title=""/>
          </v:shape>
          <o:OLEObject Type="Embed" ProgID="Equation.DSMT4" ShapeID="_x0000_i1979" DrawAspect="Content" ObjectID="_1342184276" r:id="rId1943"/>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80" type="#_x0000_t75" style="width:15.35pt;height:16pt" o:ole="">
            <v:imagedata r:id="rId1944" o:title=""/>
          </v:shape>
          <o:OLEObject Type="Embed" ProgID="Equation.DSMT4" ShapeID="_x0000_i1980" DrawAspect="Content" ObjectID="_1342184277" r:id="rId1945"/>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81" type="#_x0000_t75" style="width:108.65pt;height:19.35pt" o:ole="">
            <v:imagedata r:id="rId1946" o:title=""/>
          </v:shape>
          <o:OLEObject Type="Embed" ProgID="Equation.DSMT4" ShapeID="_x0000_i1981" DrawAspect="Content" ObjectID="_1342184278" r:id="rId1947"/>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065" w:name="_Toc268297824"/>
      <w:r>
        <w:t>Michaelis-Menten Reaction</w:t>
      </w:r>
      <w:bookmarkEnd w:id="3065"/>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82" type="#_x0000_t75" style="width:22pt;height:18pt" o:ole="">
                  <v:imagedata r:id="rId1948" o:title=""/>
                </v:shape>
                <o:OLEObject Type="Embed" ProgID="Equation.DSMT4" ShapeID="_x0000_i1982" DrawAspect="Content" ObjectID="_1342184279" r:id="rId1949"/>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83" type="#_x0000_t75" style="width:22pt;height:18pt" o:ole="">
                  <v:imagedata r:id="rId1950" o:title=""/>
                </v:shape>
                <o:OLEObject Type="Embed" ProgID="Equation.DSMT4" ShapeID="_x0000_i1983" DrawAspect="Content" ObjectID="_1342184280" r:id="rId1951"/>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84" type="#_x0000_t75" style="width:14pt;height:14pt" o:ole="">
            <v:imagedata r:id="rId1952" o:title=""/>
          </v:shape>
          <o:OLEObject Type="Embed" ProgID="Equation.DSMT4" ShapeID="_x0000_i1984" DrawAspect="Content" ObjectID="_1342184281" r:id="rId1953"/>
        </w:object>
      </w:r>
      <w:r>
        <w:t xml:space="preserve"> triggers the conversion of the substrate </w:t>
      </w:r>
      <w:r w:rsidR="00AF2221" w:rsidRPr="00AF2221">
        <w:rPr>
          <w:position w:val="-4"/>
        </w:rPr>
        <w:object w:dxaOrig="279" w:dyaOrig="300" w14:anchorId="66BC52E7">
          <v:shape id="_x0000_i1985" type="#_x0000_t75" style="width:14pt;height:14pt" o:ole="">
            <v:imagedata r:id="rId1954" o:title=""/>
          </v:shape>
          <o:OLEObject Type="Embed" ProgID="Equation.DSMT4" ShapeID="_x0000_i1985" DrawAspect="Content" ObjectID="_1342184282" r:id="rId1955"/>
        </w:object>
      </w:r>
      <w:r>
        <w:t xml:space="preserve"> into the product </w:t>
      </w:r>
      <w:r w:rsidR="00AF2221" w:rsidRPr="00AF2221">
        <w:rPr>
          <w:position w:val="-4"/>
        </w:rPr>
        <w:object w:dxaOrig="320" w:dyaOrig="300" w14:anchorId="0995B99F">
          <v:shape id="_x0000_i1986" type="#_x0000_t75" style="width:16.65pt;height:14pt" o:ole="">
            <v:imagedata r:id="rId1956" o:title=""/>
          </v:shape>
          <o:OLEObject Type="Embed" ProgID="Equation.DSMT4" ShapeID="_x0000_i1986" DrawAspect="Content" ObjectID="_1342184283" r:id="rId1957"/>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87" type="#_x0000_t75" style="width:114.65pt;height:56.65pt" o:ole="">
            <v:imagedata r:id="rId1958" o:title=""/>
          </v:shape>
          <o:OLEObject Type="Embed" ProgID="Equation.DSMT4" ShapeID="_x0000_i1987" DrawAspect="Content" ObjectID="_1342184284" r:id="rId1959"/>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88" type="#_x0000_t75" style="width:13.35pt;height:16.65pt" o:ole="">
            <v:imagedata r:id="rId1960" o:title=""/>
          </v:shape>
          <o:OLEObject Type="Embed" ProgID="Equation.DSMT4" ShapeID="_x0000_i1988" DrawAspect="Content" ObjectID="_1342184285" r:id="rId1961"/>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89" type="#_x0000_t75" style="width:12pt;height:18pt" o:ole="">
            <v:imagedata r:id="rId1962" o:title=""/>
          </v:shape>
          <o:OLEObject Type="Embed" ProgID="Equation.DSMT4" ShapeID="_x0000_i1989" DrawAspect="Content" ObjectID="_1342184286" r:id="rId1963"/>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90" type="#_x0000_t75" style="width:124.65pt;height:16.65pt" o:ole="">
            <v:imagedata r:id="rId1964" o:title=""/>
          </v:shape>
          <o:OLEObject Type="Embed" ProgID="Equation.DSMT4" ShapeID="_x0000_i1990" DrawAspect="Content" ObjectID="_1342184287" r:id="rId1965"/>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91" type="#_x0000_t75" style="width:44.65pt;height:16.65pt" o:ole="">
            <v:imagedata r:id="rId1966" o:title=""/>
          </v:shape>
          <o:OLEObject Type="Embed" ProgID="Equation.DSMT4" ShapeID="_x0000_i1991" DrawAspect="Content" ObjectID="_1342184288" r:id="rId1967"/>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92" type="#_x0000_t75" style="width:56.65pt;height:19.35pt" o:ole="">
            <v:imagedata r:id="rId1968" o:title=""/>
          </v:shape>
          <o:OLEObject Type="Embed" ProgID="Equation.DSMT4" ShapeID="_x0000_i1992" DrawAspect="Content" ObjectID="_1342184289" r:id="rId1969"/>
        </w:object>
      </w:r>
      <w:r w:rsidR="00901BF1">
        <w:t xml:space="preserve">, so that </w:t>
      </w:r>
      <w:r w:rsidR="00AF2221" w:rsidRPr="00AF2221">
        <w:rPr>
          <w:position w:val="-10"/>
        </w:rPr>
        <w:object w:dxaOrig="700" w:dyaOrig="380" w14:anchorId="0528E5F0">
          <v:shape id="_x0000_i1993" type="#_x0000_t75" style="width:34.65pt;height:19.35pt" o:ole="">
            <v:imagedata r:id="rId1970" o:title=""/>
          </v:shape>
          <o:OLEObject Type="Embed" ProgID="Equation.DSMT4" ShapeID="_x0000_i1993" DrawAspect="Content" ObjectID="_1342184290" r:id="rId1971"/>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94" type="#_x0000_t75" style="width:22pt;height:18pt" o:ole="">
            <v:imagedata r:id="rId1972" o:title=""/>
          </v:shape>
          <o:OLEObject Type="Embed" ProgID="Equation.DSMT4" ShapeID="_x0000_i1994" DrawAspect="Content" ObjectID="_1342184291" r:id="rId1973"/>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066" w:name="_Ref366858813"/>
      <w:bookmarkStart w:id="3067" w:name="_Toc268297825"/>
      <w:r>
        <w:t>Specific Reaction Rate Materials</w:t>
      </w:r>
      <w:bookmarkEnd w:id="3066"/>
      <w:bookmarkEnd w:id="3067"/>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068" w:name="_Toc268297826"/>
      <w:r>
        <w:t>Constant Reaction Rate</w:t>
      </w:r>
      <w:bookmarkEnd w:id="3068"/>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95" type="#_x0000_t75" style="width:10pt;height:14pt" o:ole="">
                  <v:imagedata r:id="rId1974" o:title=""/>
                </v:shape>
                <o:OLEObject Type="Embed" ProgID="Equation.DSMT4" ShapeID="_x0000_i1995" DrawAspect="Content" ObjectID="_1342184292" r:id="rId1975"/>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069" w:name="_Toc268297827"/>
      <w:r>
        <w:t>Huiskes Reaction Rate</w:t>
      </w:r>
      <w:bookmarkEnd w:id="306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96" type="#_x0000_t75" style="width:12pt;height:13.35pt" o:ole="">
                  <v:imagedata r:id="rId1976" o:title=""/>
                </v:shape>
                <o:OLEObject Type="Embed" ProgID="Equation.DSMT4" ShapeID="_x0000_i1996" DrawAspect="Content" ObjectID="_1342184293" r:id="rId1977"/>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97" type="#_x0000_t75" style="width:14pt;height:18pt" o:ole="">
                  <v:imagedata r:id="rId1978" o:title=""/>
                </v:shape>
                <o:OLEObject Type="Embed" ProgID="Equation.DSMT4" ShapeID="_x0000_i1997" DrawAspect="Content" ObjectID="_1342184294" r:id="rId1979"/>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98" type="#_x0000_t75" style="width:107.35pt;height:38pt" o:ole="">
            <v:imagedata r:id="rId1980" o:title=""/>
          </v:shape>
          <o:OLEObject Type="Embed" ProgID="Equation.DSMT4" ShapeID="_x0000_i1998" DrawAspect="Content" ObjectID="_1342184295" r:id="rId1981"/>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99" type="#_x0000_t75" style="width:18pt;height:18pt" o:ole="">
            <v:imagedata r:id="rId1982" o:title=""/>
          </v:shape>
          <o:OLEObject Type="Embed" ProgID="Equation.DSMT4" ShapeID="_x0000_i1999" DrawAspect="Content" ObjectID="_1342184296" r:id="rId1983"/>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2000" type="#_x0000_t75" style="width:63.35pt;height:21.35pt" o:ole="">
            <v:imagedata r:id="rId1984" o:title=""/>
          </v:shape>
          <o:OLEObject Type="Embed" ProgID="Equation.DSMT4" ShapeID="_x0000_i2000" DrawAspect="Content" ObjectID="_1342184297" r:id="rId1985"/>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2001" type="#_x0000_t75" style="width:37.35pt;height:19.35pt" o:ole="">
            <v:imagedata r:id="rId1986" o:title=""/>
          </v:shape>
          <o:OLEObject Type="Embed" ProgID="Equation.DSMT4" ShapeID="_x0000_i2001" DrawAspect="Content" ObjectID="_1342184298" r:id="rId1987"/>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2002" type="#_x0000_t75" style="width:61.35pt;height:19.35pt" o:ole="">
            <v:imagedata r:id="rId1988" o:title=""/>
          </v:shape>
          <o:OLEObject Type="Embed" ProgID="Equation.DSMT4" ShapeID="_x0000_i2002" DrawAspect="Content" ObjectID="_1342184299" r:id="rId1989"/>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2003" type="#_x0000_t75" style="width:141.35pt;height:14pt" o:ole="">
            <v:imagedata r:id="rId1990" o:title=""/>
          </v:shape>
          <o:OLEObject Type="Embed" ProgID="Equation.DSMT4" ShapeID="_x0000_i2003" DrawAspect="Content" ObjectID="_1342184300" r:id="rId1991"/>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2004" type="#_x0000_t75" style="width:30pt;height:19.35pt" o:ole="">
            <v:imagedata r:id="rId1992" o:title=""/>
          </v:shape>
          <o:OLEObject Type="Embed" ProgID="Equation.DSMT4" ShapeID="_x0000_i2004" DrawAspect="Content" ObjectID="_1342184301" r:id="rId1993"/>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2005" type="#_x0000_t75" style="width:10pt;height:14pt" o:ole="">
            <v:imagedata r:id="rId1994" o:title=""/>
          </v:shape>
          <o:OLEObject Type="Embed" ProgID="Equation.DSMT4" ShapeID="_x0000_i2005" DrawAspect="Content" ObjectID="_1342184302" r:id="rId1995"/>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070" w:name="_Toc268297828"/>
      <w:r>
        <w:lastRenderedPageBreak/>
        <w:t>Rigid Body</w:t>
      </w:r>
      <w:bookmarkEnd w:id="307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071" w:author="Gerard" w:date="2014-07-29T23:58:00Z">
        <w:r w:rsidR="001B13CD">
          <w:t>3.13.1</w:t>
        </w:r>
      </w:ins>
      <w:del w:id="3072"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073" w:name="_Ref230581893"/>
      <w:bookmarkStart w:id="3074" w:name="_Ref230582111"/>
      <w:bookmarkStart w:id="3075" w:name="_Toc268297829"/>
      <w:r>
        <w:lastRenderedPageBreak/>
        <w:t>Restart Input file</w:t>
      </w:r>
      <w:bookmarkEnd w:id="3073"/>
      <w:bookmarkEnd w:id="3074"/>
      <w:bookmarkEnd w:id="307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076" w:name="_Toc268297830"/>
      <w:r>
        <w:t>The Archive Section</w:t>
      </w:r>
      <w:bookmarkEnd w:id="307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077" w:name="_Toc268297831"/>
      <w:r>
        <w:lastRenderedPageBreak/>
        <w:t>The Control Section</w:t>
      </w:r>
      <w:bookmarkEnd w:id="307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078" w:name="_Toc268297832"/>
      <w:r>
        <w:t>The LoadData Section</w:t>
      </w:r>
      <w:bookmarkEnd w:id="307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079" w:name="_Toc268297833"/>
      <w:r>
        <w:t>Example</w:t>
      </w:r>
      <w:bookmarkEnd w:id="307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080" w:name="_Ref293568242"/>
      <w:bookmarkStart w:id="3081" w:name="_Toc268297834"/>
      <w:r>
        <w:lastRenderedPageBreak/>
        <w:t>Multi-step Analysis</w:t>
      </w:r>
      <w:bookmarkEnd w:id="3080"/>
      <w:bookmarkEnd w:id="308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082" w:name="_Toc268297835"/>
      <w:r>
        <w:t xml:space="preserve">The Step </w:t>
      </w:r>
      <w:r w:rsidR="00D153DC">
        <w:t>S</w:t>
      </w:r>
      <w:r>
        <w:t>ection</w:t>
      </w:r>
      <w:bookmarkEnd w:id="308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083" w:name="_Toc268297836"/>
      <w:r>
        <w:t>Control Settings</w:t>
      </w:r>
      <w:bookmarkEnd w:id="308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3084" w:name="_Toc268297837"/>
      <w:r>
        <w:t>Boundary Conditions</w:t>
      </w:r>
      <w:bookmarkEnd w:id="3084"/>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3085" w:name="_Toc268297838"/>
      <w:r>
        <w:t>Relative Boundary Conditions</w:t>
      </w:r>
      <w:bookmarkEnd w:id="3085"/>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3086" w:name="_Toc268297839"/>
      <w:r>
        <w:t>An Example</w:t>
      </w:r>
      <w:bookmarkEnd w:id="308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087" w:name="_Ref292524274"/>
      <w:bookmarkStart w:id="3088" w:name="_Ref293568253"/>
      <w:bookmarkStart w:id="3089" w:name="_Ref293568696"/>
      <w:bookmarkStart w:id="3090" w:name="_Toc268297840"/>
      <w:r>
        <w:lastRenderedPageBreak/>
        <w:t>Parameter Optimization</w:t>
      </w:r>
      <w:bookmarkEnd w:id="3087"/>
      <w:bookmarkEnd w:id="3088"/>
      <w:bookmarkEnd w:id="3089"/>
      <w:bookmarkEnd w:id="309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091" w:name="_Toc268297841"/>
      <w:r>
        <w:t xml:space="preserve">Optimization </w:t>
      </w:r>
      <w:r w:rsidR="00D153DC">
        <w:t>I</w:t>
      </w:r>
      <w:r>
        <w:t xml:space="preserve">nput </w:t>
      </w:r>
      <w:r w:rsidR="00D153DC">
        <w:t>F</w:t>
      </w:r>
      <w:r>
        <w:t>ile</w:t>
      </w:r>
      <w:bookmarkEnd w:id="309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092" w:name="_Toc268297842"/>
      <w:r>
        <w:t xml:space="preserve">Model </w:t>
      </w:r>
      <w:r w:rsidR="00FD648A">
        <w:t>S</w:t>
      </w:r>
      <w:r>
        <w:t>ection</w:t>
      </w:r>
      <w:bookmarkEnd w:id="3092"/>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093" w:name="_Toc268297843"/>
      <w:r>
        <w:t xml:space="preserve">Options </w:t>
      </w:r>
      <w:r w:rsidR="00FD648A">
        <w:t>S</w:t>
      </w:r>
      <w:r>
        <w:t>ection</w:t>
      </w:r>
      <w:bookmarkEnd w:id="3093"/>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996"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2006" type="#_x0000_t75" style="width:128.65pt;height:34pt" o:ole="">
            <v:imagedata r:id="rId1997" o:title=""/>
          </v:shape>
          <o:OLEObject Type="Embed" ProgID="Equation.DSMT4" ShapeID="_x0000_i2006" DrawAspect="Content" ObjectID="_1342184303" r:id="rId1998"/>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2007" type="#_x0000_t75" style="width:38pt;height:19.35pt" o:ole="">
            <v:imagedata r:id="rId1999" o:title=""/>
          </v:shape>
          <o:OLEObject Type="Embed" ProgID="Equation.DSMT4" ShapeID="_x0000_i2007" DrawAspect="Content" ObjectID="_1342184304" r:id="rId2000"/>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2008" type="#_x0000_t75" style="width:36.65pt;height:19.35pt" o:ole="">
            <v:imagedata r:id="rId2001" o:title=""/>
          </v:shape>
          <o:OLEObject Type="Embed" ProgID="Equation.DSMT4" ShapeID="_x0000_i2008" DrawAspect="Content" ObjectID="_1342184305" r:id="rId2002"/>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2009" type="#_x0000_t75" style="width:287.35pt;height:34pt" o:ole="">
            <v:imagedata r:id="rId2003" o:title=""/>
          </v:shape>
          <o:OLEObject Type="Embed" ProgID="Equation.DSMT4" ShapeID="_x0000_i2009" DrawAspect="Content" ObjectID="_1342184306" r:id="rId2004"/>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2010" type="#_x0000_t75" style="width:21.35pt;height:18pt" o:ole="">
            <v:imagedata r:id="rId2005" o:title=""/>
          </v:shape>
          <o:OLEObject Type="Embed" ProgID="Equation.DSMT4" ShapeID="_x0000_i2010" DrawAspect="Content" ObjectID="_1342184307" r:id="rId2006"/>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2011" type="#_x0000_t75" style="width:76pt;height:19.35pt" o:ole="">
            <v:imagedata r:id="rId2007" o:title=""/>
          </v:shape>
          <o:OLEObject Type="Embed" ProgID="Equation.DSMT4" ShapeID="_x0000_i2011" DrawAspect="Content" ObjectID="_1342184308" r:id="rId2008"/>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2012" type="#_x0000_t75" style="width:10pt;height:10.65pt" o:ole="">
            <v:imagedata r:id="rId2009" o:title=""/>
          </v:shape>
          <o:OLEObject Type="Embed" ProgID="Equation.DSMT4" ShapeID="_x0000_i2012" DrawAspect="Content" ObjectID="_1342184309" r:id="rId2010"/>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3094" w:name="_Toc268297844"/>
      <w:r>
        <w:t xml:space="preserve">Function </w:t>
      </w:r>
      <w:r w:rsidR="00FD648A">
        <w:t>S</w:t>
      </w:r>
      <w:r>
        <w:t>ection</w:t>
      </w:r>
      <w:bookmarkEnd w:id="309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095" w:name="_Toc268297845"/>
      <w:r>
        <w:t>Parameters Section</w:t>
      </w:r>
      <w:bookmarkEnd w:id="309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3096" w:name="_Toc315443445"/>
      <w:bookmarkStart w:id="3097" w:name="_Toc315942963"/>
      <w:bookmarkStart w:id="3098" w:name="_Toc315943227"/>
      <w:bookmarkStart w:id="3099" w:name="_Toc315943491"/>
      <w:bookmarkEnd w:id="3096"/>
      <w:bookmarkEnd w:id="3097"/>
      <w:bookmarkEnd w:id="3098"/>
      <w:bookmarkEnd w:id="3099"/>
      <w:r>
        <w:t xml:space="preserve"> </w:t>
      </w:r>
      <w:bookmarkStart w:id="3100" w:name="_Toc268297846"/>
      <w:r>
        <w:t>Constraints Section</w:t>
      </w:r>
      <w:bookmarkEnd w:id="3100"/>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2013" type="#_x0000_t75" style="width:135.35pt;height:18pt" o:ole="">
            <v:imagedata r:id="rId2011" o:title=""/>
          </v:shape>
          <o:OLEObject Type="Embed" ProgID="Equation.DSMT4" ShapeID="_x0000_i2013" DrawAspect="Content" ObjectID="_1342184310" r:id="rId2012"/>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2014" type="#_x0000_t75" style="width:64pt;height:18pt" o:ole="">
            <v:imagedata r:id="rId2013" o:title=""/>
          </v:shape>
          <o:OLEObject Type="Embed" ProgID="Equation.DSMT4" ShapeID="_x0000_i2014" DrawAspect="Content" ObjectID="_1342184311" r:id="rId2014"/>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2015" type="#_x0000_t75" style="width:74pt;height:18pt" o:ole="">
            <v:imagedata r:id="rId2015" o:title=""/>
          </v:shape>
          <o:OLEObject Type="Embed" ProgID="Equation.DSMT4" ShapeID="_x0000_i2015" DrawAspect="Content" ObjectID="_1342184312" r:id="rId2016"/>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3101" w:name="_Toc268297847"/>
      <w:r>
        <w:t>Load</w:t>
      </w:r>
      <w:r w:rsidR="00FD648A">
        <w:t xml:space="preserve"> </w:t>
      </w:r>
      <w:r>
        <w:t>Data Section</w:t>
      </w:r>
      <w:bookmarkEnd w:id="3101"/>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102" w:author="Gerard" w:date="2014-07-29T23:58:00Z">
        <w:r w:rsidR="001B13CD">
          <w:t>3.15</w:t>
        </w:r>
      </w:ins>
      <w:del w:id="3103"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2016" type="#_x0000_t75" style="width:36.65pt;height:19.35pt" o:ole="">
            <v:imagedata r:id="rId2017" o:title=""/>
          </v:shape>
          <o:OLEObject Type="Embed" ProgID="Equation.DSMT4" ShapeID="_x0000_i2016" DrawAspect="Content" ObjectID="_1342184313" r:id="rId2018"/>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104" w:name="_Ref386029811"/>
      <w:bookmarkStart w:id="3105" w:name="_Toc268297848"/>
      <w:r>
        <w:t xml:space="preserve">Running a </w:t>
      </w:r>
      <w:r w:rsidR="00FD648A">
        <w:t>P</w:t>
      </w:r>
      <w:r>
        <w:t xml:space="preserve">arameter </w:t>
      </w:r>
      <w:r w:rsidR="00FD648A">
        <w:t>O</w:t>
      </w:r>
      <w:r>
        <w:t>ptimization</w:t>
      </w:r>
      <w:bookmarkEnd w:id="3104"/>
      <w:bookmarkEnd w:id="3105"/>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106" w:name="_Toc268297849"/>
      <w:r>
        <w:t xml:space="preserve">An </w:t>
      </w:r>
      <w:r w:rsidR="00FD648A">
        <w:t>E</w:t>
      </w:r>
      <w:r>
        <w:t xml:space="preserve">xample </w:t>
      </w:r>
      <w:r w:rsidR="00FD648A">
        <w:t>I</w:t>
      </w:r>
      <w:r>
        <w:t xml:space="preserve">nput </w:t>
      </w:r>
      <w:r w:rsidR="00FD648A">
        <w:t>F</w:t>
      </w:r>
      <w:r>
        <w:t>ile</w:t>
      </w:r>
      <w:bookmarkEnd w:id="3106"/>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107" w:name="_Toc268297850"/>
      <w:r>
        <w:lastRenderedPageBreak/>
        <w:t>Troubleshooting</w:t>
      </w:r>
      <w:bookmarkEnd w:id="3107"/>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108"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3108"/>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3109" w:name="_Toc268297852"/>
      <w:r>
        <w:t>The Finite Element Mesh</w:t>
      </w:r>
      <w:bookmarkEnd w:id="3109"/>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3110" w:author="Gerard" w:date="2014-07-29T23:58:00Z">
        <w:r w:rsidR="001B13CD">
          <w:t>3.8.2</w:t>
        </w:r>
      </w:ins>
      <w:del w:id="3111"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3112" w:name="_Toc268297853"/>
      <w:r>
        <w:t>Materials</w:t>
      </w:r>
      <w:bookmarkEnd w:id="3112"/>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3113" w:name="_Toc268297854"/>
      <w:r>
        <w:t>Boundary Conditions</w:t>
      </w:r>
      <w:bookmarkEnd w:id="3113"/>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3114" w:name="_Toc268297855"/>
      <w:r>
        <w:t xml:space="preserve">Debugging a </w:t>
      </w:r>
      <w:r w:rsidR="00FD648A">
        <w:t>M</w:t>
      </w:r>
      <w:r>
        <w:t>odel</w:t>
      </w:r>
      <w:bookmarkEnd w:id="3114"/>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3115" w:name="_Toc268297856"/>
      <w:r>
        <w:t xml:space="preserve">Common </w:t>
      </w:r>
      <w:r w:rsidR="00FD648A">
        <w:t>I</w:t>
      </w:r>
      <w:r>
        <w:t>ssues</w:t>
      </w:r>
      <w:bookmarkEnd w:id="3115"/>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3116" w:name="_Toc268297857"/>
      <w:r>
        <w:t>Invert</w:t>
      </w:r>
      <w:r w:rsidR="00360647">
        <w:t>ed</w:t>
      </w:r>
      <w:r>
        <w:t xml:space="preserve"> elements</w:t>
      </w:r>
      <w:bookmarkEnd w:id="3116"/>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3117" w:name="_Toc268297858"/>
      <w:r>
        <w:t>Material instability</w:t>
      </w:r>
      <w:bookmarkEnd w:id="3117"/>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3118" w:name="_Toc268297859"/>
      <w:r>
        <w:t>Time step too large</w:t>
      </w:r>
      <w:bookmarkEnd w:id="3118"/>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3119" w:name="_Toc268297860"/>
      <w:r>
        <w:t>Elements too distorted</w:t>
      </w:r>
      <w:bookmarkEnd w:id="3119"/>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3120" w:name="_Toc268297861"/>
      <w:r>
        <w:t>Shells are too thick</w:t>
      </w:r>
      <w:bookmarkEnd w:id="3120"/>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3121" w:name="_Toc268297862"/>
      <w:r>
        <w:t>Rigid body modes</w:t>
      </w:r>
      <w:bookmarkEnd w:id="3121"/>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3122" w:name="_Toc268297863"/>
      <w:r>
        <w:t>Failure to converge</w:t>
      </w:r>
      <w:bookmarkEnd w:id="3122"/>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3123" w:name="_Ref376440249"/>
      <w:bookmarkStart w:id="3124" w:name="_Toc268297864"/>
      <w:r>
        <w:t>No loads applied</w:t>
      </w:r>
      <w:bookmarkEnd w:id="3123"/>
      <w:bookmarkEnd w:id="3124"/>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3125" w:name="_Toc268297865"/>
      <w:r>
        <w:t>Convergence Tolerance Too Tight</w:t>
      </w:r>
      <w:bookmarkEnd w:id="3125"/>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3126" w:name="_Toc268297866"/>
      <w:r>
        <w:t>Forcing convergence</w:t>
      </w:r>
      <w:bookmarkEnd w:id="3126"/>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3127" w:name="_Toc268297867"/>
      <w:r>
        <w:t>Problems due to Contact</w:t>
      </w:r>
      <w:bookmarkEnd w:id="3127"/>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3128" w:name="_Ref376440776"/>
      <w:bookmarkStart w:id="3129" w:name="_Toc268297868"/>
      <w:r>
        <w:t>G</w:t>
      </w:r>
      <w:r w:rsidR="00973685">
        <w:t xml:space="preserve">uidelines for </w:t>
      </w:r>
      <w:r w:rsidR="00847E07">
        <w:t>Contact</w:t>
      </w:r>
      <w:r w:rsidR="00973685">
        <w:t xml:space="preserve"> Problems</w:t>
      </w:r>
      <w:bookmarkEnd w:id="3128"/>
      <w:bookmarkEnd w:id="3129"/>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3130" w:name="_Toc268297869"/>
      <w:r>
        <w:t>The penalty method</w:t>
      </w:r>
      <w:bookmarkEnd w:id="3130"/>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3131" w:name="_Toc268297870"/>
      <w:r>
        <w:t>Augmented Lagrangian Method</w:t>
      </w:r>
      <w:bookmarkEnd w:id="3131"/>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3132" w:name="_Toc268297871"/>
      <w:r>
        <w:t>Initial Separation</w:t>
      </w:r>
      <w:bookmarkEnd w:id="3132"/>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3133" w:name="_Ref376431879"/>
      <w:bookmarkStart w:id="3134" w:name="_Toc268297872"/>
      <w:r>
        <w:t>Guidelines for Multiphasic Analyses</w:t>
      </w:r>
      <w:bookmarkEnd w:id="3133"/>
      <w:bookmarkEnd w:id="3134"/>
    </w:p>
    <w:p w14:paraId="3A4C47FE" w14:textId="77777777" w:rsidR="009339D1" w:rsidRPr="00AB593C" w:rsidRDefault="009339D1" w:rsidP="009339D1">
      <w:pPr>
        <w:pStyle w:val="Heading3"/>
      </w:pPr>
      <w:bookmarkStart w:id="3135" w:name="_Toc268297873"/>
      <w:r>
        <w:t>Initial State of Swelling</w:t>
      </w:r>
      <w:bookmarkEnd w:id="3135"/>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3136" w:author="Gerard" w:date="2014-07-29T23:58:00Z">
        <w:r w:rsidR="001B13CD">
          <w:t>3.5.1</w:t>
        </w:r>
      </w:ins>
      <w:del w:id="3137"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138" w:author="Gerard" w:date="2014-07-29T23:58:00Z">
        <w:r w:rsidR="001B13CD">
          <w:t>3.10.1</w:t>
        </w:r>
      </w:ins>
      <w:del w:id="3139"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140" w:name="_Ref188326917"/>
      <w:bookmarkStart w:id="3141" w:name="_Toc268297874"/>
      <w:r>
        <w:t>Prescribed Boundary Conditions</w:t>
      </w:r>
      <w:bookmarkEnd w:id="3140"/>
      <w:bookmarkEnd w:id="3141"/>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2017" type="#_x0000_t75" style="width:36.65pt;height:19.35pt" o:ole="">
            <v:imagedata r:id="rId2019" o:title=""/>
          </v:shape>
          <o:OLEObject Type="Embed" ProgID="Equation.DSMT4" ShapeID="_x0000_i2017" DrawAspect="Content" ObjectID="_1342184314" r:id="rId2020"/>
        </w:object>
      </w:r>
      <w:r>
        <w:t xml:space="preserve"> and </w:t>
      </w:r>
      <w:r w:rsidRPr="00AF2221">
        <w:rPr>
          <w:position w:val="-14"/>
        </w:rPr>
        <w:object w:dxaOrig="740" w:dyaOrig="400" w14:anchorId="496482BC">
          <v:shape id="_x0000_i2018" type="#_x0000_t75" style="width:37.35pt;height:19.35pt" o:ole="">
            <v:imagedata r:id="rId2021" o:title=""/>
          </v:shape>
          <o:OLEObject Type="Embed" ProgID="Equation.DSMT4" ShapeID="_x0000_i2018" DrawAspect="Content" ObjectID="_1342184315" r:id="rId2022"/>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2019" type="#_x0000_t75" style="width:67.35pt;height:21.35pt" o:ole="">
            <v:imagedata r:id="rId2023" o:title=""/>
          </v:shape>
          <o:OLEObject Type="Embed" ProgID="Equation.DSMT4" ShapeID="_x0000_i2019" DrawAspect="Content" ObjectID="_1342184316" r:id="rId2024"/>
        </w:object>
      </w:r>
      <w:r>
        <w:t xml:space="preserve">It follows that the effective fluid pressure in the external environment is </w:t>
      </w:r>
      <w:r w:rsidRPr="00AF2221">
        <w:rPr>
          <w:position w:val="-16"/>
        </w:rPr>
        <w:object w:dxaOrig="2000" w:dyaOrig="440" w14:anchorId="609C1D94">
          <v:shape id="_x0000_i2020" type="#_x0000_t75" style="width:100pt;height:22pt" o:ole="">
            <v:imagedata r:id="rId2025" o:title=""/>
          </v:shape>
          <o:OLEObject Type="Embed" ProgID="Equation.DSMT4" ShapeID="_x0000_i2020" DrawAspect="Content" ObjectID="_1342184317" r:id="rId2026"/>
        </w:object>
      </w:r>
      <w:r>
        <w:t xml:space="preserve"> and the effective concentrations are </w:t>
      </w:r>
      <w:r w:rsidRPr="00AF2221">
        <w:rPr>
          <w:position w:val="-18"/>
        </w:rPr>
        <w:object w:dxaOrig="1240" w:dyaOrig="460" w14:anchorId="60278E81">
          <v:shape id="_x0000_i2021" type="#_x0000_t75" style="width:62pt;height:22.65pt" o:ole="">
            <v:imagedata r:id="rId2027" o:title=""/>
          </v:shape>
          <o:OLEObject Type="Embed" ProgID="Equation.DSMT4" ShapeID="_x0000_i2021" DrawAspect="Content" ObjectID="_1342184318" r:id="rId2028"/>
        </w:object>
      </w:r>
      <w:r w:rsidRPr="00AF2221">
        <w:rPr>
          <w:position w:val="-18"/>
        </w:rPr>
        <w:object w:dxaOrig="1219" w:dyaOrig="460" w14:anchorId="6892DF99">
          <v:shape id="_x0000_i2022" type="#_x0000_t75" style="width:61.35pt;height:22.65pt" o:ole="">
            <v:imagedata r:id="rId2029" o:title=""/>
          </v:shape>
          <o:OLEObject Type="Embed" ProgID="Equation.DSMT4" ShapeID="_x0000_i2022" DrawAspect="Content" ObjectID="_1342184319" r:id="rId2030"/>
        </w:object>
      </w:r>
      <w:r>
        <w:t>.  Therefore, in multiphasic analyses, whenever the external environment contains solutes</w:t>
      </w:r>
      <w:r w:rsidRPr="00AF2221">
        <w:rPr>
          <w:position w:val="-14"/>
        </w:rPr>
        <w:object w:dxaOrig="240" w:dyaOrig="400" w14:anchorId="6598F0A2">
          <v:shape id="_x0000_i2023" type="#_x0000_t75" style="width:12pt;height:19.35pt" o:ole="">
            <v:imagedata r:id="rId2031" o:title=""/>
          </v:shape>
          <o:OLEObject Type="Embed" ProgID="Equation.DSMT4" ShapeID="_x0000_i2023" DrawAspect="Content" ObjectID="_1342184320" r:id="rId2032"/>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2024" type="#_x0000_t75" style="width:36.65pt;height:19.35pt" o:ole="">
            <v:imagedata r:id="rId2033" o:title=""/>
          </v:shape>
          <o:OLEObject Type="Embed" ProgID="Equation.DSMT4" ShapeID="_x0000_i2024" DrawAspect="Content" ObjectID="_1342184321" r:id="rId2034"/>
        </w:object>
      </w:r>
      <w:r>
        <w:t xml:space="preserve"> also implies that prescribed mixture normal tractions (Section </w:t>
      </w:r>
      <w:r>
        <w:fldChar w:fldCharType="begin"/>
      </w:r>
      <w:r>
        <w:instrText xml:space="preserve"> REF _Ref194576545 \r \h </w:instrText>
      </w:r>
      <w:r>
        <w:fldChar w:fldCharType="separate"/>
      </w:r>
      <w:ins w:id="3142" w:author="Gerard" w:date="2014-07-29T23:58:00Z">
        <w:r w:rsidR="001B13CD">
          <w:t xml:space="preserve">3.11.2.3. </w:t>
        </w:r>
      </w:ins>
      <w:del w:id="3143"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2025" type="#_x0000_t75" style="width:36.65pt;height:19.35pt" o:ole="">
            <v:imagedata r:id="rId2035" o:title=""/>
          </v:shape>
          <o:OLEObject Type="Embed" ProgID="Equation.DSMT4" ShapeID="_x0000_i2025" DrawAspect="Content" ObjectID="_1342184322" r:id="rId2036"/>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2026" type="#_x0000_t75" style="width:37.35pt;height:19.35pt" o:ole="">
            <v:imagedata r:id="rId2037" o:title=""/>
          </v:shape>
          <o:OLEObject Type="Embed" ProgID="Equation.DSMT4" ShapeID="_x0000_i2026" DrawAspect="Content" ObjectID="_1342184323" r:id="rId2038"/>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2027" type="#_x0000_t75" style="width:62pt;height:22.65pt" o:ole="">
            <v:imagedata r:id="rId2039" o:title=""/>
          </v:shape>
          <o:OLEObject Type="Embed" ProgID="Equation.DSMT4" ShapeID="_x0000_i2027" DrawAspect="Content" ObjectID="_1342184324" r:id="rId2040"/>
        </w:object>
      </w:r>
      <w:r w:rsidRPr="00AF2221">
        <w:rPr>
          <w:position w:val="-18"/>
        </w:rPr>
        <w:object w:dxaOrig="1219" w:dyaOrig="460" w14:anchorId="5D97F546">
          <v:shape id="_x0000_i2028" type="#_x0000_t75" style="width:61.35pt;height:22.65pt" o:ole="">
            <v:imagedata r:id="rId2041" o:title=""/>
          </v:shape>
          <o:OLEObject Type="Embed" ProgID="Equation.DSMT4" ShapeID="_x0000_i2028" DrawAspect="Content" ObjectID="_1342184325" r:id="rId2042"/>
        </w:object>
      </w:r>
      <w:r>
        <w:t>.</w:t>
      </w:r>
    </w:p>
    <w:p w14:paraId="0EBCE4D3" w14:textId="77777777" w:rsidR="009339D1" w:rsidRDefault="009339D1" w:rsidP="009339D1">
      <w:pPr>
        <w:pStyle w:val="Heading3"/>
      </w:pPr>
      <w:bookmarkStart w:id="3144" w:name="_Toc268297875"/>
      <w:r>
        <w:t>Prescribed Initial Conditions</w:t>
      </w:r>
      <w:bookmarkEnd w:id="3144"/>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2029" type="#_x0000_t75" style="width:13.35pt;height:19.35pt" o:ole="">
            <v:imagedata r:id="rId2043" o:title=""/>
          </v:shape>
          <o:OLEObject Type="Embed" ProgID="Equation.DSMT4" ShapeID="_x0000_i2029" DrawAspect="Content" ObjectID="_1342184326" r:id="rId2044"/>
        </w:object>
      </w:r>
      <w:r>
        <w:t xml:space="preserve"> and effective concentrations </w:t>
      </w:r>
      <w:r w:rsidRPr="00AF2221">
        <w:rPr>
          <w:position w:val="-14"/>
        </w:rPr>
        <w:object w:dxaOrig="279" w:dyaOrig="420" w14:anchorId="612A9B0C">
          <v:shape id="_x0000_i2030" type="#_x0000_t75" style="width:14pt;height:21.35pt" o:ole="">
            <v:imagedata r:id="rId2045" o:title=""/>
          </v:shape>
          <o:OLEObject Type="Embed" ProgID="Equation.DSMT4" ShapeID="_x0000_i2030" DrawAspect="Content" ObjectID="_1342184327" r:id="rId2046"/>
        </w:object>
      </w:r>
      <w:r w:rsidRPr="00AF2221">
        <w:rPr>
          <w:position w:val="-10"/>
        </w:rPr>
        <w:object w:dxaOrig="980" w:dyaOrig="300" w14:anchorId="3A8AFF3D">
          <v:shape id="_x0000_i2031" type="#_x0000_t75" style="width:49.35pt;height:14pt" o:ole="">
            <v:imagedata r:id="rId2047" o:title=""/>
          </v:shape>
          <o:OLEObject Type="Embed" ProgID="Equation.DSMT4" ShapeID="_x0000_i2031" DrawAspect="Content" ObjectID="_1342184328" r:id="rId2048"/>
        </w:object>
      </w:r>
      <w:r>
        <w:t xml:space="preserve">, the initial conditions inside the material should be set to </w:t>
      </w:r>
      <w:r w:rsidRPr="00AF2221">
        <w:rPr>
          <w:position w:val="-14"/>
        </w:rPr>
        <w:object w:dxaOrig="720" w:dyaOrig="400" w14:anchorId="016EA5E0">
          <v:shape id="_x0000_i2032" type="#_x0000_t75" style="width:36.65pt;height:19.35pt" o:ole="">
            <v:imagedata r:id="rId2049" o:title=""/>
          </v:shape>
          <o:OLEObject Type="Embed" ProgID="Equation.DSMT4" ShapeID="_x0000_i2032" DrawAspect="Content" ObjectID="_1342184329" r:id="rId2050"/>
        </w:object>
      </w:r>
      <w:r>
        <w:t xml:space="preserve"> and </w:t>
      </w:r>
      <w:r w:rsidRPr="00AF2221">
        <w:rPr>
          <w:position w:val="-14"/>
        </w:rPr>
        <w:object w:dxaOrig="840" w:dyaOrig="420" w14:anchorId="0CDE2645">
          <v:shape id="_x0000_i2033" type="#_x0000_t75" style="width:42pt;height:21.35pt" o:ole="">
            <v:imagedata r:id="rId2051" o:title=""/>
          </v:shape>
          <o:OLEObject Type="Embed" ProgID="Equation.DSMT4" ShapeID="_x0000_i2033" DrawAspect="Content" ObjectID="_1342184330" r:id="rId2052"/>
        </w:object>
      </w:r>
      <w:r>
        <w:t xml:space="preserve"> in order to expedite the evaluation of the initial state of swelling.  The values of </w:t>
      </w:r>
      <w:r w:rsidRPr="00AF2221">
        <w:rPr>
          <w:position w:val="-14"/>
        </w:rPr>
        <w:object w:dxaOrig="260" w:dyaOrig="400" w14:anchorId="416ED8C5">
          <v:shape id="_x0000_i2034" type="#_x0000_t75" style="width:13.35pt;height:19.35pt" o:ole="">
            <v:imagedata r:id="rId2053" o:title=""/>
          </v:shape>
          <o:OLEObject Type="Embed" ProgID="Equation.DSMT4" ShapeID="_x0000_i2034" DrawAspect="Content" ObjectID="_1342184331" r:id="rId2054"/>
        </w:object>
      </w:r>
      <w:r>
        <w:t xml:space="preserve"> and </w:t>
      </w:r>
      <w:r w:rsidRPr="00AF2221">
        <w:rPr>
          <w:position w:val="-14"/>
        </w:rPr>
        <w:object w:dxaOrig="279" w:dyaOrig="420" w14:anchorId="547EC948">
          <v:shape id="_x0000_i2035" type="#_x0000_t75" style="width:14pt;height:21.35pt" o:ole="">
            <v:imagedata r:id="rId2055" o:title=""/>
          </v:shape>
          <o:OLEObject Type="Embed" ProgID="Equation.DSMT4" ShapeID="_x0000_i2035" DrawAspect="Content" ObjectID="_1342184332" r:id="rId2056"/>
        </w:object>
      </w:r>
      <w:r>
        <w:t xml:space="preserve"> should be evaluated as described in Section </w:t>
      </w:r>
      <w:r>
        <w:fldChar w:fldCharType="begin"/>
      </w:r>
      <w:r>
        <w:instrText xml:space="preserve"> REF _Ref188326917 \r \h </w:instrText>
      </w:r>
      <w:r>
        <w:fldChar w:fldCharType="separate"/>
      </w:r>
      <w:ins w:id="3145" w:author="Gerard" w:date="2014-07-29T23:58:00Z">
        <w:r w:rsidR="001B13CD">
          <w:t>8.5.2</w:t>
        </w:r>
      </w:ins>
      <w:del w:id="3146" w:author="Gerard" w:date="2014-06-20T17:32:00Z">
        <w:r w:rsidDel="00976D6B">
          <w:delText xml:space="preserve">4.6.1.2. </w:delText>
        </w:r>
      </w:del>
      <w:r>
        <w:fldChar w:fldCharType="end"/>
      </w:r>
    </w:p>
    <w:p w14:paraId="2F2BC67C" w14:textId="77777777" w:rsidR="009339D1" w:rsidRDefault="009339D1" w:rsidP="009339D1">
      <w:pPr>
        <w:pStyle w:val="Heading3"/>
      </w:pPr>
      <w:bookmarkStart w:id="3147" w:name="_Toc268297876"/>
      <w:r>
        <w:t>Prescribed Effective Solute Flux</w:t>
      </w:r>
      <w:bookmarkEnd w:id="3147"/>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2036" type="#_x0000_t75" style="width:12pt;height:10.65pt" o:ole="">
            <v:imagedata r:id="rId2057" o:title=""/>
          </v:shape>
          <o:OLEObject Type="Embed" ProgID="Equation.DSMT4" ShapeID="_x0000_i2036" DrawAspect="Content" ObjectID="_1342184333" r:id="rId2058"/>
        </w:object>
      </w:r>
      <w:r>
        <w:t xml:space="preserve"> be prescribed as </w:t>
      </w:r>
      <w:r w:rsidRPr="00AF2221">
        <w:rPr>
          <w:position w:val="-18"/>
        </w:rPr>
        <w:object w:dxaOrig="1920" w:dyaOrig="440" w14:anchorId="5E33ED13">
          <v:shape id="_x0000_i2037" type="#_x0000_t75" style="width:96pt;height:22pt" o:ole="">
            <v:imagedata r:id="rId2059" o:title=""/>
          </v:shape>
          <o:OLEObject Type="Embed" ProgID="Equation.DSMT4" ShapeID="_x0000_i2037" DrawAspect="Content" ObjectID="_1342184334" r:id="rId2060"/>
        </w:object>
      </w:r>
      <w:r>
        <w:t xml:space="preserve">, where </w:t>
      </w:r>
      <w:r w:rsidRPr="00AF2221">
        <w:rPr>
          <w:position w:val="-12"/>
        </w:rPr>
        <w:object w:dxaOrig="300" w:dyaOrig="380" w14:anchorId="091AD75C">
          <v:shape id="_x0000_i2038" type="#_x0000_t75" style="width:14pt;height:19.35pt" o:ole="">
            <v:imagedata r:id="rId2061" o:title=""/>
          </v:shape>
          <o:OLEObject Type="Embed" ProgID="Equation.DSMT4" ShapeID="_x0000_i2038" DrawAspect="Content" ObjectID="_1342184335" r:id="rId2062"/>
        </w:object>
      </w:r>
      <w:r>
        <w:t xml:space="preserve"> is the effective solute flux. For a mixture containing only neutral solutes (</w:t>
      </w:r>
      <w:r w:rsidRPr="00AF2221">
        <w:rPr>
          <w:position w:val="-10"/>
        </w:rPr>
        <w:object w:dxaOrig="1080" w:dyaOrig="360" w14:anchorId="65C495A6">
          <v:shape id="_x0000_i2039" type="#_x0000_t75" style="width:54pt;height:18pt" o:ole="">
            <v:imagedata r:id="rId2063" o:title=""/>
          </v:shape>
          <o:OLEObject Type="Embed" ProgID="Equation.DSMT4" ShapeID="_x0000_i2039" DrawAspect="Content" ObjectID="_1342184336" r:id="rId2064"/>
        </w:object>
      </w:r>
      <w:r>
        <w:t xml:space="preserve"> ), it follows that </w:t>
      </w:r>
      <w:r w:rsidRPr="00AF2221">
        <w:rPr>
          <w:position w:val="-12"/>
        </w:rPr>
        <w:object w:dxaOrig="800" w:dyaOrig="380" w14:anchorId="41ADE81B">
          <v:shape id="_x0000_i2040" type="#_x0000_t75" style="width:40pt;height:19.35pt" o:ole="">
            <v:imagedata r:id="rId2065" o:title=""/>
          </v:shape>
          <o:OLEObject Type="Embed" ProgID="Equation.DSMT4" ShapeID="_x0000_i2040" DrawAspect="Content" ObjectID="_1342184337" r:id="rId2066"/>
        </w:object>
      </w:r>
      <w:r>
        <w:t>.</w:t>
      </w:r>
    </w:p>
    <w:p w14:paraId="305E3179" w14:textId="77777777" w:rsidR="009339D1" w:rsidRDefault="009339D1" w:rsidP="009339D1">
      <w:pPr>
        <w:pStyle w:val="Heading3"/>
      </w:pPr>
      <w:bookmarkStart w:id="3148" w:name="_Toc268297877"/>
      <w:r>
        <w:t>Prescribed Electric Current Density</w:t>
      </w:r>
      <w:bookmarkEnd w:id="3148"/>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41" type="#_x0000_t75" style="width:79.35pt;height:28pt" o:ole="">
            <v:imagedata r:id="rId2067" o:title=""/>
          </v:shape>
          <o:OLEObject Type="Embed" ProgID="Equation.DSMT4" ShapeID="_x0000_i2041" DrawAspect="Content" ObjectID="_1342184338" r:id="rId2068"/>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42" type="#_x0000_t75" style="width:58pt;height:21.35pt" o:ole="">
            <v:imagedata r:id="rId2069" o:title=""/>
          </v:shape>
          <o:OLEObject Type="Embed" ProgID="Equation.DSMT4" ShapeID="_x0000_i2042" DrawAspect="Content" ObjectID="_1342184339" r:id="rId2070"/>
        </w:object>
      </w:r>
      <w:r>
        <w:t xml:space="preserve"> of ion fluxes may be prescribed at a boundary, it follows that only the normal component </w:t>
      </w:r>
      <w:r w:rsidRPr="00AF2221">
        <w:rPr>
          <w:position w:val="-14"/>
        </w:rPr>
        <w:object w:dxaOrig="1080" w:dyaOrig="400" w14:anchorId="07D89E68">
          <v:shape id="_x0000_i2043" type="#_x0000_t75" style="width:54pt;height:19.35pt" o:ole="">
            <v:imagedata r:id="rId2071" o:title=""/>
          </v:shape>
          <o:OLEObject Type="Embed" ProgID="Equation.DSMT4" ShapeID="_x0000_i2043" DrawAspect="Content" ObjectID="_1342184340" r:id="rId2072"/>
        </w:object>
      </w:r>
      <w:r>
        <w:t xml:space="preserve"> of the current density may be prescribed.  To prescribe </w:t>
      </w:r>
      <w:r w:rsidRPr="00AF2221">
        <w:rPr>
          <w:position w:val="-14"/>
        </w:rPr>
        <w:object w:dxaOrig="260" w:dyaOrig="400" w14:anchorId="1C41A5BF">
          <v:shape id="_x0000_i2044" type="#_x0000_t75" style="width:13.35pt;height:19.35pt" o:ole="">
            <v:imagedata r:id="rId2073" o:title=""/>
          </v:shape>
          <o:OLEObject Type="Embed" ProgID="Equation.DSMT4" ShapeID="_x0000_i2044" DrawAspect="Content" ObjectID="_1342184341" r:id="rId2074"/>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45" type="#_x0000_t75" style="width:38pt;height:21.35pt" o:ole="">
            <v:imagedata r:id="rId2075" o:title=""/>
          </v:shape>
          <o:OLEObject Type="Embed" ProgID="Equation.DSMT4" ShapeID="_x0000_i2045" DrawAspect="Content" ObjectID="_1342184342" r:id="rId2076"/>
        </w:object>
      </w:r>
      <w:r>
        <w:t xml:space="preserve">) at the electrode-mixture interface, so that the prescribed boundary condition should be </w:t>
      </w:r>
      <w:r w:rsidRPr="00AF2221">
        <w:rPr>
          <w:position w:val="-18"/>
        </w:rPr>
        <w:object w:dxaOrig="1400" w:dyaOrig="460" w14:anchorId="5CD395BA">
          <v:shape id="_x0000_i2046" type="#_x0000_t75" style="width:70pt;height:22.65pt" o:ole="">
            <v:imagedata r:id="rId2077" o:title=""/>
          </v:shape>
          <o:OLEObject Type="Embed" ProgID="Equation.DSMT4" ShapeID="_x0000_i2046" DrawAspect="Content" ObjectID="_1342184343" r:id="rId2078"/>
        </w:object>
      </w:r>
      <w:r>
        <w:t xml:space="preserve">. Since </w:t>
      </w:r>
      <w:r w:rsidRPr="00AF2221">
        <w:rPr>
          <w:position w:val="-4"/>
        </w:rPr>
        <w:object w:dxaOrig="780" w:dyaOrig="300" w14:anchorId="3C23EC5B">
          <v:shape id="_x0000_i2047" type="#_x0000_t75" style="width:39.35pt;height:14pt" o:ole="">
            <v:imagedata r:id="rId2079" o:title=""/>
          </v:shape>
          <o:OLEObject Type="Embed" ProgID="Equation.DSMT4" ShapeID="_x0000_i2047" DrawAspect="Content" ObjectID="_1342184344" r:id="rId2080"/>
        </w:object>
      </w:r>
      <w:r>
        <w:t xml:space="preserve"> and </w:t>
      </w:r>
      <w:r w:rsidRPr="00AF2221">
        <w:rPr>
          <w:position w:val="-4"/>
        </w:rPr>
        <w:object w:dxaOrig="780" w:dyaOrig="300" w14:anchorId="492F30E1">
          <v:shape id="_x0000_i2048" type="#_x0000_t75" style="width:39.35pt;height:14pt" o:ole="">
            <v:imagedata r:id="rId2081" o:title=""/>
          </v:shape>
          <o:OLEObject Type="Embed" ProgID="Equation.DSMT4" ShapeID="_x0000_i2048" DrawAspect="Content" ObjectID="_1342184345" r:id="rId2082"/>
        </w:object>
      </w:r>
      <w:r>
        <w:t xml:space="preserve"> in a triphasic mixture, the corresponding effective fluxes are given by </w:t>
      </w:r>
      <w:r w:rsidRPr="00AF2221">
        <w:rPr>
          <w:position w:val="-12"/>
        </w:rPr>
        <w:object w:dxaOrig="2140" w:dyaOrig="380" w14:anchorId="32730F11">
          <v:shape id="_x0000_i2049" type="#_x0000_t75" style="width:107.35pt;height:19.35pt" o:ole="">
            <v:imagedata r:id="rId2083" o:title=""/>
          </v:shape>
          <o:OLEObject Type="Embed" ProgID="Equation.DSMT4" ShapeID="_x0000_i2049" DrawAspect="Content" ObjectID="_1342184346" r:id="rId2084"/>
        </w:object>
      </w:r>
      <w:r>
        <w:t xml:space="preserve"> and </w:t>
      </w:r>
      <w:r w:rsidRPr="00AF2221">
        <w:rPr>
          <w:position w:val="-12"/>
        </w:rPr>
        <w:object w:dxaOrig="1140" w:dyaOrig="380" w14:anchorId="0315C52A">
          <v:shape id="_x0000_i2050" type="#_x0000_t75" style="width:58pt;height:19.35pt" o:ole="">
            <v:imagedata r:id="rId2085" o:title=""/>
          </v:shape>
          <o:OLEObject Type="Embed" ProgID="Equation.DSMT4" ShapeID="_x0000_i2050" DrawAspect="Content" ObjectID="_1342184347" r:id="rId2086"/>
        </w:object>
      </w:r>
      <w:r>
        <w:t>.</w:t>
      </w:r>
    </w:p>
    <w:p w14:paraId="1820FF67" w14:textId="77777777" w:rsidR="009339D1" w:rsidRDefault="009339D1" w:rsidP="009339D1">
      <w:pPr>
        <w:pStyle w:val="Heading3"/>
      </w:pPr>
      <w:bookmarkStart w:id="3149" w:name="_Toc268297878"/>
      <w:r>
        <w:lastRenderedPageBreak/>
        <w:t>Electrical Grounding</w:t>
      </w:r>
      <w:bookmarkEnd w:id="3149"/>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150" w:name="_Ref376433627"/>
      <w:bookmarkStart w:id="3151" w:name="_Toc268297879"/>
      <w:r>
        <w:t>Understanding the Solution</w:t>
      </w:r>
      <w:bookmarkEnd w:id="3150"/>
      <w:bookmarkEnd w:id="3151"/>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152" w:name="_Toc268297880"/>
      <w:r>
        <w:t>Mesh convergence</w:t>
      </w:r>
      <w:bookmarkEnd w:id="3152"/>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153" w:name="_Toc268297881"/>
      <w:r>
        <w:t>Constraint enforcement</w:t>
      </w:r>
      <w:bookmarkEnd w:id="3153"/>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154" w:name="_Toc376446466"/>
      <w:bookmarkStart w:id="3155" w:name="_Toc376446695"/>
      <w:bookmarkStart w:id="3156" w:name="_Toc376446924"/>
      <w:bookmarkStart w:id="3157" w:name="_Toc376447153"/>
      <w:bookmarkStart w:id="3158" w:name="_Toc376787098"/>
      <w:bookmarkStart w:id="3159" w:name="_Toc376787329"/>
      <w:bookmarkStart w:id="3160" w:name="_Toc376787560"/>
      <w:bookmarkStart w:id="3161" w:name="_Toc376858660"/>
      <w:bookmarkStart w:id="3162" w:name="_Toc377547140"/>
      <w:bookmarkStart w:id="3163" w:name="_Toc377547386"/>
      <w:bookmarkStart w:id="3164" w:name="_Toc388270674"/>
      <w:bookmarkStart w:id="3165" w:name="_Toc268297882"/>
      <w:bookmarkEnd w:id="3154"/>
      <w:bookmarkEnd w:id="3155"/>
      <w:bookmarkEnd w:id="3156"/>
      <w:bookmarkEnd w:id="3157"/>
      <w:bookmarkEnd w:id="3158"/>
      <w:bookmarkEnd w:id="3159"/>
      <w:bookmarkEnd w:id="3160"/>
      <w:bookmarkEnd w:id="3161"/>
      <w:bookmarkEnd w:id="3162"/>
      <w:bookmarkEnd w:id="3163"/>
      <w:bookmarkEnd w:id="3164"/>
      <w:r>
        <w:t>Limitations of FEBio</w:t>
      </w:r>
      <w:bookmarkEnd w:id="3165"/>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166" w:name="_Toc268297883"/>
      <w:r>
        <w:t>Geometrical instabilities</w:t>
      </w:r>
      <w:bookmarkEnd w:id="3166"/>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167" w:name="_Toc268297884"/>
      <w:r>
        <w:t>Material instabilities</w:t>
      </w:r>
      <w:bookmarkEnd w:id="3167"/>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168" w:name="_Toc268297885"/>
      <w:r>
        <w:t>Re</w:t>
      </w:r>
      <w:r w:rsidR="0063263E">
        <w:t>me</w:t>
      </w:r>
      <w:r>
        <w:t>shing</w:t>
      </w:r>
      <w:bookmarkEnd w:id="3168"/>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169" w:name="_Toc268297886"/>
      <w:r>
        <w:lastRenderedPageBreak/>
        <w:t>Force-driven Problems</w:t>
      </w:r>
      <w:bookmarkEnd w:id="3169"/>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170" w:name="_Toc268297887"/>
      <w:r>
        <w:t>Solutions obtained on Multi-processor Machines</w:t>
      </w:r>
      <w:bookmarkEnd w:id="3170"/>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3171"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171"/>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087"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172" w:name="_Toc268297889"/>
      <w:r>
        <w:lastRenderedPageBreak/>
        <w:t xml:space="preserve">Configuration </w:t>
      </w:r>
      <w:r w:rsidR="00E67A22">
        <w:t>F</w:t>
      </w:r>
      <w:r>
        <w:t>ile</w:t>
      </w:r>
      <w:bookmarkEnd w:id="3172"/>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173" w:author="Steve Maas" w:date="2014-07-23T18:40:00Z">
        <w:r w:rsidR="003F28E1">
          <w:t xml:space="preserve">the </w:t>
        </w:r>
      </w:ins>
      <w:r>
        <w:t xml:space="preserve">Pardiso solver </w:t>
      </w:r>
      <w:del w:id="3174" w:author="Steve Maas" w:date="2014-07-23T18:40:00Z">
        <w:r w:rsidDel="003F28E1">
          <w:delText xml:space="preserve">are </w:delText>
        </w:r>
      </w:del>
      <w:ins w:id="3175"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176"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177" w:author="Steve Maas" w:date="2014-07-23T18:41:00Z"/>
        </w:rPr>
        <w:pPrChange w:id="3178" w:author="Steve Maas" w:date="2014-07-23T18:41:00Z">
          <w:pPr>
            <w:numPr>
              <w:numId w:val="20"/>
            </w:numPr>
            <w:tabs>
              <w:tab w:val="num" w:pos="720"/>
            </w:tabs>
            <w:ind w:left="720" w:hanging="360"/>
          </w:pPr>
        </w:pPrChange>
      </w:pPr>
    </w:p>
    <w:p w14:paraId="322CDB50" w14:textId="0AE8C035" w:rsidR="00DA22DD" w:rsidRDefault="00DA22DD">
      <w:pPr>
        <w:rPr>
          <w:ins w:id="3179" w:author="Steve Maas" w:date="2014-07-23T18:41:00Z"/>
        </w:rPr>
        <w:pPrChange w:id="3180" w:author="Steve Maas" w:date="2014-07-23T18:41:00Z">
          <w:pPr>
            <w:numPr>
              <w:numId w:val="20"/>
            </w:numPr>
            <w:tabs>
              <w:tab w:val="num" w:pos="720"/>
            </w:tabs>
            <w:ind w:left="720" w:hanging="360"/>
          </w:pPr>
        </w:pPrChange>
      </w:pPr>
      <w:ins w:id="3181" w:author="Steve Maas" w:date="2014-07-23T18:41:00Z">
        <w:r>
          <w:t>An example configuration file.</w:t>
        </w:r>
      </w:ins>
    </w:p>
    <w:p w14:paraId="7DE6661F" w14:textId="77777777" w:rsidR="00DA22DD" w:rsidRDefault="00DA22DD">
      <w:pPr>
        <w:rPr>
          <w:ins w:id="3182" w:author="Steve Maas" w:date="2014-07-23T18:42:00Z"/>
        </w:rPr>
        <w:pPrChange w:id="3183"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184" w:author="Steve Maas" w:date="2014-07-23T18:42:00Z"/>
          <w:rFonts w:ascii="Courier New" w:hAnsi="Courier New" w:cs="Courier New"/>
          <w:sz w:val="22"/>
          <w:szCs w:val="22"/>
          <w:rPrChange w:id="3185" w:author="Steve Maas" w:date="2014-07-23T18:42:00Z">
            <w:rPr>
              <w:ins w:id="3186" w:author="Steve Maas" w:date="2014-07-23T18:42:00Z"/>
            </w:rPr>
          </w:rPrChange>
        </w:rPr>
      </w:pPr>
      <w:ins w:id="3187" w:author="Steve Maas" w:date="2014-07-23T18:42:00Z">
        <w:r w:rsidRPr="00DA22DD">
          <w:rPr>
            <w:rFonts w:ascii="Courier New" w:hAnsi="Courier New" w:cs="Courier New"/>
            <w:sz w:val="22"/>
            <w:szCs w:val="22"/>
            <w:rPrChange w:id="3188" w:author="Steve Maas" w:date="2014-07-23T18:42:00Z">
              <w:rPr/>
            </w:rPrChange>
          </w:rPr>
          <w:t>&lt;?xml version="1.0" encoding="ISO-8859-1"?&gt;</w:t>
        </w:r>
      </w:ins>
    </w:p>
    <w:p w14:paraId="14D8490E" w14:textId="77777777" w:rsidR="00DA22DD" w:rsidRPr="00DA22DD" w:rsidRDefault="00DA22DD" w:rsidP="00DA22DD">
      <w:pPr>
        <w:rPr>
          <w:ins w:id="3189" w:author="Steve Maas" w:date="2014-07-23T18:42:00Z"/>
          <w:rFonts w:ascii="Courier New" w:hAnsi="Courier New" w:cs="Courier New"/>
          <w:sz w:val="22"/>
          <w:szCs w:val="22"/>
          <w:rPrChange w:id="3190" w:author="Steve Maas" w:date="2014-07-23T18:42:00Z">
            <w:rPr>
              <w:ins w:id="3191" w:author="Steve Maas" w:date="2014-07-23T18:42:00Z"/>
            </w:rPr>
          </w:rPrChange>
        </w:rPr>
      </w:pPr>
      <w:ins w:id="3192" w:author="Steve Maas" w:date="2014-07-23T18:42:00Z">
        <w:r w:rsidRPr="00DA22DD">
          <w:rPr>
            <w:rFonts w:ascii="Courier New" w:hAnsi="Courier New" w:cs="Courier New"/>
            <w:sz w:val="22"/>
            <w:szCs w:val="22"/>
            <w:rPrChange w:id="3193" w:author="Steve Maas" w:date="2014-07-23T18:42:00Z">
              <w:rPr/>
            </w:rPrChange>
          </w:rPr>
          <w:t>&lt;febio_config version="1.0"&gt;</w:t>
        </w:r>
      </w:ins>
    </w:p>
    <w:p w14:paraId="487761BF" w14:textId="36D21639" w:rsidR="00DA22DD" w:rsidRPr="00DA22DD" w:rsidRDefault="00DA22DD" w:rsidP="00DA22DD">
      <w:pPr>
        <w:rPr>
          <w:ins w:id="3194" w:author="Steve Maas" w:date="2014-07-23T18:42:00Z"/>
          <w:rFonts w:ascii="Courier New" w:hAnsi="Courier New" w:cs="Courier New"/>
          <w:sz w:val="22"/>
          <w:szCs w:val="22"/>
          <w:rPrChange w:id="3195" w:author="Steve Maas" w:date="2014-07-23T18:42:00Z">
            <w:rPr>
              <w:ins w:id="3196" w:author="Steve Maas" w:date="2014-07-23T18:42:00Z"/>
            </w:rPr>
          </w:rPrChange>
        </w:rPr>
      </w:pPr>
      <w:ins w:id="3197" w:author="Steve Maas" w:date="2014-07-23T18:42:00Z">
        <w:r w:rsidRPr="00DA22DD">
          <w:rPr>
            <w:rFonts w:ascii="Courier New" w:hAnsi="Courier New" w:cs="Courier New"/>
            <w:sz w:val="22"/>
            <w:szCs w:val="22"/>
            <w:rPrChange w:id="3198"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199"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200" w:author="Steve Maas" w:date="2014-07-23T18:42:00Z">
            <w:rPr/>
          </w:rPrChange>
        </w:rPr>
        <w:pPrChange w:id="3201" w:author="Steve Maas" w:date="2014-07-23T18:41:00Z">
          <w:pPr>
            <w:numPr>
              <w:numId w:val="20"/>
            </w:numPr>
            <w:tabs>
              <w:tab w:val="num" w:pos="720"/>
            </w:tabs>
            <w:ind w:left="720" w:hanging="360"/>
          </w:pPr>
        </w:pPrChange>
      </w:pPr>
      <w:ins w:id="3202" w:author="Steve Maas" w:date="2014-07-23T18:42:00Z">
        <w:r w:rsidRPr="00DA22DD">
          <w:rPr>
            <w:rFonts w:ascii="Courier New" w:hAnsi="Courier New" w:cs="Courier New"/>
            <w:sz w:val="22"/>
            <w:szCs w:val="22"/>
            <w:rPrChange w:id="3203"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204" w:name="_Toc268297890"/>
      <w:r w:rsidR="00470C94">
        <w:lastRenderedPageBreak/>
        <w:t>FEBio Plugins</w:t>
      </w:r>
      <w:bookmarkEnd w:id="3204"/>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088"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205" w:name="_Toc268297891"/>
      <w:r w:rsidR="006A0BC1">
        <w:lastRenderedPageBreak/>
        <w:t>References</w:t>
      </w:r>
      <w:bookmarkEnd w:id="3205"/>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206"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206"/>
    </w:p>
    <w:p w14:paraId="7078C31C" w14:textId="77777777" w:rsidR="00711A1D" w:rsidRPr="00711A1D" w:rsidRDefault="00711A1D" w:rsidP="00711A1D">
      <w:pPr>
        <w:rPr>
          <w:noProof/>
        </w:rPr>
      </w:pPr>
      <w:bookmarkStart w:id="3207" w:name="_ENREF_2"/>
      <w:r w:rsidRPr="00711A1D">
        <w:rPr>
          <w:noProof/>
        </w:rPr>
        <w:t>[2]</w:t>
      </w:r>
      <w:r w:rsidRPr="00711A1D">
        <w:rPr>
          <w:noProof/>
        </w:rPr>
        <w:tab/>
        <w:t>Gee, M. W., Dohrmann, C. R., Key, S. W., and Wall, W. A., 2009, "A uniform nodal strain tetrahedron with isochoric stabilization," Int. J. Numer. Meth. Engng(78), pp. 429-443.</w:t>
      </w:r>
      <w:bookmarkEnd w:id="3207"/>
    </w:p>
    <w:p w14:paraId="29B64F22" w14:textId="77777777" w:rsidR="00711A1D" w:rsidRPr="00711A1D" w:rsidRDefault="00711A1D" w:rsidP="00711A1D">
      <w:pPr>
        <w:rPr>
          <w:noProof/>
        </w:rPr>
      </w:pPr>
      <w:bookmarkStart w:id="3208"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208"/>
    </w:p>
    <w:p w14:paraId="52715185" w14:textId="77777777" w:rsidR="00711A1D" w:rsidRPr="00711A1D" w:rsidRDefault="00711A1D" w:rsidP="00711A1D">
      <w:pPr>
        <w:rPr>
          <w:noProof/>
        </w:rPr>
      </w:pPr>
      <w:bookmarkStart w:id="3209"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209"/>
    </w:p>
    <w:p w14:paraId="250401A1" w14:textId="77777777" w:rsidR="00711A1D" w:rsidRPr="00711A1D" w:rsidRDefault="00711A1D" w:rsidP="00711A1D">
      <w:pPr>
        <w:rPr>
          <w:noProof/>
        </w:rPr>
      </w:pPr>
      <w:bookmarkStart w:id="3210"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210"/>
    </w:p>
    <w:p w14:paraId="1E38F47E" w14:textId="77777777" w:rsidR="00711A1D" w:rsidRPr="00711A1D" w:rsidRDefault="00711A1D" w:rsidP="00711A1D">
      <w:pPr>
        <w:rPr>
          <w:noProof/>
        </w:rPr>
      </w:pPr>
      <w:bookmarkStart w:id="3211"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211"/>
    </w:p>
    <w:p w14:paraId="0F3A1875" w14:textId="77777777" w:rsidR="00711A1D" w:rsidRPr="00711A1D" w:rsidRDefault="00711A1D" w:rsidP="00711A1D">
      <w:pPr>
        <w:rPr>
          <w:noProof/>
        </w:rPr>
      </w:pPr>
      <w:bookmarkStart w:id="3212" w:name="_ENREF_7"/>
      <w:r w:rsidRPr="00711A1D">
        <w:rPr>
          <w:noProof/>
        </w:rPr>
        <w:t>[7]</w:t>
      </w:r>
      <w:r w:rsidRPr="00711A1D">
        <w:rPr>
          <w:noProof/>
        </w:rPr>
        <w:tab/>
        <w:t>Lanir, Y., 1983, "Constitutive equations for fibrous connective tissues," J Biomech, 16(1), pp. 1-12.</w:t>
      </w:r>
      <w:bookmarkEnd w:id="3212"/>
    </w:p>
    <w:p w14:paraId="320578B4" w14:textId="77777777" w:rsidR="00711A1D" w:rsidRPr="00711A1D" w:rsidRDefault="00711A1D" w:rsidP="00711A1D">
      <w:pPr>
        <w:rPr>
          <w:noProof/>
        </w:rPr>
      </w:pPr>
      <w:bookmarkStart w:id="3213"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213"/>
    </w:p>
    <w:p w14:paraId="3608330B" w14:textId="77777777" w:rsidR="00711A1D" w:rsidRPr="00711A1D" w:rsidRDefault="00711A1D" w:rsidP="00711A1D">
      <w:pPr>
        <w:rPr>
          <w:noProof/>
        </w:rPr>
      </w:pPr>
      <w:bookmarkStart w:id="3214" w:name="_ENREF_9"/>
      <w:r w:rsidRPr="00711A1D">
        <w:rPr>
          <w:noProof/>
        </w:rPr>
        <w:t>[9]</w:t>
      </w:r>
      <w:r w:rsidRPr="00711A1D">
        <w:rPr>
          <w:noProof/>
        </w:rPr>
        <w:tab/>
        <w:t>Ateshian, G. A., 2007, "Anisotropy of fibrous tissues in relation to the distribution of tensed and buckled fibers," J Biomech Eng, 129(2), pp. 240-249.</w:t>
      </w:r>
      <w:bookmarkEnd w:id="3214"/>
    </w:p>
    <w:p w14:paraId="294D485C" w14:textId="77777777" w:rsidR="00711A1D" w:rsidRPr="00711A1D" w:rsidRDefault="00711A1D" w:rsidP="00711A1D">
      <w:pPr>
        <w:rPr>
          <w:noProof/>
        </w:rPr>
      </w:pPr>
      <w:bookmarkStart w:id="3215" w:name="_ENREF_10"/>
      <w:r w:rsidRPr="00711A1D">
        <w:rPr>
          <w:noProof/>
        </w:rPr>
        <w:t>[10]</w:t>
      </w:r>
      <w:r w:rsidRPr="00711A1D">
        <w:rPr>
          <w:noProof/>
        </w:rPr>
        <w:tab/>
        <w:t>Fung, Y. C., 1993, Biomechanics : mechanical properties of living tissues, Springer-Verlag, New York.</w:t>
      </w:r>
      <w:bookmarkEnd w:id="3215"/>
    </w:p>
    <w:p w14:paraId="1B8F3DBB" w14:textId="77777777" w:rsidR="00711A1D" w:rsidRPr="00711A1D" w:rsidRDefault="00711A1D" w:rsidP="00711A1D">
      <w:pPr>
        <w:rPr>
          <w:noProof/>
        </w:rPr>
      </w:pPr>
      <w:bookmarkStart w:id="3216" w:name="_ENREF_11"/>
      <w:r w:rsidRPr="00711A1D">
        <w:rPr>
          <w:noProof/>
        </w:rPr>
        <w:t>[11]</w:t>
      </w:r>
      <w:r w:rsidRPr="00711A1D">
        <w:rPr>
          <w:noProof/>
        </w:rPr>
        <w:tab/>
        <w:t>Fung, Y. C., Fronek, K., and Patitucci, P., 1979, "Pseudoelasticity of arteries and the choice of its mathematical expression," Am J Physiol, 237(5), pp. H620-631.</w:t>
      </w:r>
      <w:bookmarkEnd w:id="3216"/>
    </w:p>
    <w:p w14:paraId="2CDD8AA6" w14:textId="77777777" w:rsidR="00711A1D" w:rsidRPr="00711A1D" w:rsidRDefault="00711A1D" w:rsidP="00711A1D">
      <w:pPr>
        <w:rPr>
          <w:noProof/>
        </w:rPr>
      </w:pPr>
      <w:bookmarkStart w:id="3217" w:name="_ENREF_12"/>
      <w:r w:rsidRPr="00711A1D">
        <w:rPr>
          <w:noProof/>
        </w:rPr>
        <w:t>[12]</w:t>
      </w:r>
      <w:r w:rsidRPr="00711A1D">
        <w:rPr>
          <w:noProof/>
        </w:rPr>
        <w:tab/>
        <w:t>Ateshian, G. A., and Costa, K. D., 2009, "A frame-invariant formulation of Fung elasticity," J Biomech, 42(6), pp. 781-785.</w:t>
      </w:r>
      <w:bookmarkEnd w:id="3217"/>
    </w:p>
    <w:p w14:paraId="4FC34E49" w14:textId="77777777" w:rsidR="00711A1D" w:rsidRPr="00711A1D" w:rsidRDefault="00711A1D" w:rsidP="00711A1D">
      <w:pPr>
        <w:rPr>
          <w:noProof/>
        </w:rPr>
      </w:pPr>
      <w:bookmarkStart w:id="3218" w:name="_ENREF_13"/>
      <w:r w:rsidRPr="00711A1D">
        <w:rPr>
          <w:noProof/>
        </w:rPr>
        <w:t>[13]</w:t>
      </w:r>
      <w:r w:rsidRPr="00711A1D">
        <w:rPr>
          <w:noProof/>
        </w:rPr>
        <w:tab/>
        <w:t>Blemker, S., 2004, "3D Modeling of Complex Muscle Architecture and Geometry," Stanford University, Stanford.</w:t>
      </w:r>
      <w:bookmarkEnd w:id="3218"/>
    </w:p>
    <w:p w14:paraId="44754525" w14:textId="77777777" w:rsidR="00711A1D" w:rsidRPr="00711A1D" w:rsidRDefault="00711A1D" w:rsidP="00711A1D">
      <w:pPr>
        <w:rPr>
          <w:noProof/>
        </w:rPr>
      </w:pPr>
      <w:bookmarkStart w:id="3219"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219"/>
    </w:p>
    <w:p w14:paraId="7B80718C" w14:textId="77777777" w:rsidR="00711A1D" w:rsidRPr="00711A1D" w:rsidRDefault="00711A1D" w:rsidP="00711A1D">
      <w:pPr>
        <w:rPr>
          <w:noProof/>
        </w:rPr>
      </w:pPr>
      <w:bookmarkStart w:id="3220" w:name="_ENREF_15"/>
      <w:r w:rsidRPr="00711A1D">
        <w:rPr>
          <w:noProof/>
        </w:rPr>
        <w:t>[15]</w:t>
      </w:r>
      <w:r w:rsidRPr="00711A1D">
        <w:rPr>
          <w:noProof/>
        </w:rPr>
        <w:tab/>
        <w:t>Spencer, A. J. M., 1984, Continuum Theory of the Mechanics of Fibre-Reinforced Composites, Springer-Verlag, New York.</w:t>
      </w:r>
      <w:bookmarkEnd w:id="3220"/>
    </w:p>
    <w:p w14:paraId="3B8E8EF7" w14:textId="77777777" w:rsidR="00711A1D" w:rsidRPr="00711A1D" w:rsidRDefault="00711A1D" w:rsidP="00711A1D">
      <w:pPr>
        <w:rPr>
          <w:noProof/>
        </w:rPr>
      </w:pPr>
      <w:bookmarkStart w:id="3221"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221"/>
    </w:p>
    <w:p w14:paraId="33382BC3" w14:textId="77777777" w:rsidR="00711A1D" w:rsidRPr="00711A1D" w:rsidRDefault="00711A1D" w:rsidP="00711A1D">
      <w:pPr>
        <w:rPr>
          <w:noProof/>
        </w:rPr>
      </w:pPr>
      <w:bookmarkStart w:id="3222"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222"/>
    </w:p>
    <w:p w14:paraId="78F4B469" w14:textId="77777777" w:rsidR="00711A1D" w:rsidRPr="00711A1D" w:rsidRDefault="00711A1D" w:rsidP="00711A1D">
      <w:pPr>
        <w:rPr>
          <w:noProof/>
        </w:rPr>
      </w:pPr>
      <w:bookmarkStart w:id="3223" w:name="_ENREF_18"/>
      <w:r w:rsidRPr="00711A1D">
        <w:rPr>
          <w:noProof/>
        </w:rPr>
        <w:t>[18]</w:t>
      </w:r>
      <w:r w:rsidRPr="00711A1D">
        <w:rPr>
          <w:noProof/>
        </w:rPr>
        <w:tab/>
        <w:t>Quapp, K. M., and Weiss, J. A., 1998, "Material characterization of human medial collateral ligament," J Biomech Eng, 120(6), pp. 757-763.</w:t>
      </w:r>
      <w:bookmarkEnd w:id="3223"/>
    </w:p>
    <w:p w14:paraId="32CA7FF9" w14:textId="77777777" w:rsidR="00711A1D" w:rsidRPr="00711A1D" w:rsidRDefault="00711A1D" w:rsidP="00711A1D">
      <w:pPr>
        <w:rPr>
          <w:noProof/>
        </w:rPr>
      </w:pPr>
      <w:bookmarkStart w:id="3224"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224"/>
    </w:p>
    <w:p w14:paraId="16AAC6F4" w14:textId="77777777" w:rsidR="00711A1D" w:rsidRPr="00711A1D" w:rsidRDefault="00711A1D" w:rsidP="00711A1D">
      <w:pPr>
        <w:rPr>
          <w:noProof/>
        </w:rPr>
      </w:pPr>
      <w:bookmarkStart w:id="3225" w:name="_ENREF_20"/>
      <w:r w:rsidRPr="00711A1D">
        <w:rPr>
          <w:noProof/>
        </w:rPr>
        <w:t>[20]</w:t>
      </w:r>
      <w:r w:rsidRPr="00711A1D">
        <w:rPr>
          <w:noProof/>
        </w:rPr>
        <w:tab/>
        <w:t>Veronda, D. R., and Westmann, R. A., 1970, "Mechanical Characterization of Skin - Finite Deformations," J. Biomechanics, Vol. 3, pp. 111-124.</w:t>
      </w:r>
      <w:bookmarkEnd w:id="3225"/>
    </w:p>
    <w:p w14:paraId="1320DA6A" w14:textId="77777777" w:rsidR="00711A1D" w:rsidRPr="00711A1D" w:rsidRDefault="00711A1D" w:rsidP="00711A1D">
      <w:pPr>
        <w:rPr>
          <w:noProof/>
        </w:rPr>
      </w:pPr>
      <w:bookmarkStart w:id="3226"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226"/>
    </w:p>
    <w:p w14:paraId="52C64EC2" w14:textId="77777777" w:rsidR="00711A1D" w:rsidRPr="00711A1D" w:rsidRDefault="00711A1D" w:rsidP="00711A1D">
      <w:pPr>
        <w:rPr>
          <w:noProof/>
        </w:rPr>
      </w:pPr>
      <w:bookmarkStart w:id="3227"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227"/>
    </w:p>
    <w:p w14:paraId="498B1043" w14:textId="77777777" w:rsidR="00711A1D" w:rsidRPr="00711A1D" w:rsidRDefault="00711A1D" w:rsidP="00711A1D">
      <w:pPr>
        <w:rPr>
          <w:noProof/>
        </w:rPr>
      </w:pPr>
      <w:bookmarkStart w:id="3228" w:name="_ENREF_23"/>
      <w:r w:rsidRPr="00711A1D">
        <w:rPr>
          <w:noProof/>
        </w:rPr>
        <w:t>[23]</w:t>
      </w:r>
      <w:r w:rsidRPr="00711A1D">
        <w:rPr>
          <w:noProof/>
        </w:rPr>
        <w:tab/>
        <w:t>Bonet, J., and Wood, R. D., 1997, Nonlinear continuum mechanics for finite element analysis, Cambridge University Press.</w:t>
      </w:r>
      <w:bookmarkEnd w:id="3228"/>
    </w:p>
    <w:p w14:paraId="01797796" w14:textId="77777777" w:rsidR="00711A1D" w:rsidRPr="00711A1D" w:rsidRDefault="00711A1D" w:rsidP="00711A1D">
      <w:pPr>
        <w:rPr>
          <w:noProof/>
        </w:rPr>
      </w:pPr>
      <w:bookmarkStart w:id="3229" w:name="_ENREF_24"/>
      <w:r w:rsidRPr="00711A1D">
        <w:rPr>
          <w:noProof/>
        </w:rPr>
        <w:t>[24]</w:t>
      </w:r>
      <w:r w:rsidRPr="00711A1D">
        <w:rPr>
          <w:noProof/>
        </w:rPr>
        <w:tab/>
        <w:t>Carter, D. R., and Hayes, W. C., 1976, "Bone compressive strength: the influence of density and strain rate," Science, 194(4270), pp. 1174-1176.</w:t>
      </w:r>
      <w:bookmarkEnd w:id="3229"/>
    </w:p>
    <w:p w14:paraId="4BE3FAA8" w14:textId="77777777" w:rsidR="00711A1D" w:rsidRPr="00711A1D" w:rsidRDefault="00711A1D" w:rsidP="00711A1D">
      <w:pPr>
        <w:rPr>
          <w:noProof/>
        </w:rPr>
      </w:pPr>
      <w:bookmarkStart w:id="3230" w:name="_ENREF_25"/>
      <w:r w:rsidRPr="00711A1D">
        <w:rPr>
          <w:noProof/>
        </w:rPr>
        <w:t>[25]</w:t>
      </w:r>
      <w:r w:rsidRPr="00711A1D">
        <w:rPr>
          <w:noProof/>
        </w:rPr>
        <w:tab/>
        <w:t>Carter, D. R., and Hayes, W. C., 1977, "The compressive behavior of bone as a two-phase porous structure," J Bone Joint Surg Am, 59(7), pp. 954-962.</w:t>
      </w:r>
      <w:bookmarkEnd w:id="3230"/>
    </w:p>
    <w:p w14:paraId="6764EF22" w14:textId="77777777" w:rsidR="00711A1D" w:rsidRPr="00711A1D" w:rsidRDefault="00711A1D" w:rsidP="00711A1D">
      <w:pPr>
        <w:rPr>
          <w:noProof/>
        </w:rPr>
      </w:pPr>
      <w:bookmarkStart w:id="3231" w:name="_ENREF_26"/>
      <w:r w:rsidRPr="00711A1D">
        <w:rPr>
          <w:noProof/>
        </w:rPr>
        <w:t>[26]</w:t>
      </w:r>
      <w:r w:rsidRPr="00711A1D">
        <w:rPr>
          <w:noProof/>
        </w:rPr>
        <w:tab/>
        <w:t>Overbeek, J. T., 1956, "The Donnan equilibrium," Prog Biophys Biophys Chem, 6, pp. 57-84.</w:t>
      </w:r>
      <w:bookmarkEnd w:id="3231"/>
    </w:p>
    <w:p w14:paraId="2295E82B" w14:textId="77777777" w:rsidR="00711A1D" w:rsidRPr="00711A1D" w:rsidRDefault="00711A1D" w:rsidP="00711A1D">
      <w:pPr>
        <w:rPr>
          <w:noProof/>
        </w:rPr>
      </w:pPr>
      <w:bookmarkStart w:id="3232"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232"/>
    </w:p>
    <w:p w14:paraId="45694551" w14:textId="77777777" w:rsidR="00711A1D" w:rsidRPr="00711A1D" w:rsidRDefault="00711A1D" w:rsidP="00711A1D">
      <w:pPr>
        <w:rPr>
          <w:noProof/>
        </w:rPr>
      </w:pPr>
      <w:bookmarkStart w:id="3233"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233"/>
    </w:p>
    <w:p w14:paraId="66E68CCA" w14:textId="77777777" w:rsidR="00711A1D" w:rsidRPr="00711A1D" w:rsidRDefault="00711A1D" w:rsidP="00711A1D">
      <w:pPr>
        <w:rPr>
          <w:noProof/>
        </w:rPr>
      </w:pPr>
      <w:bookmarkStart w:id="3234"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234"/>
    </w:p>
    <w:p w14:paraId="31C6FEAF" w14:textId="77777777" w:rsidR="00711A1D" w:rsidRPr="00711A1D" w:rsidRDefault="00711A1D" w:rsidP="00711A1D">
      <w:pPr>
        <w:rPr>
          <w:noProof/>
        </w:rPr>
      </w:pPr>
      <w:bookmarkStart w:id="3235"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235"/>
    </w:p>
    <w:p w14:paraId="5121E746" w14:textId="77777777" w:rsidR="00711A1D" w:rsidRPr="00711A1D" w:rsidRDefault="00711A1D" w:rsidP="00711A1D">
      <w:pPr>
        <w:rPr>
          <w:noProof/>
        </w:rPr>
      </w:pPr>
      <w:bookmarkStart w:id="3236" w:name="_ENREF_31"/>
      <w:r w:rsidRPr="00711A1D">
        <w:rPr>
          <w:noProof/>
        </w:rPr>
        <w:t>[31]</w:t>
      </w:r>
      <w:r w:rsidRPr="00711A1D">
        <w:rPr>
          <w:noProof/>
        </w:rPr>
        <w:tab/>
        <w:t>Ateshian, G. A., and Ricken, T., 2010, "Multigenerational interstitial growth of biological tissues," Biomech Model Mechanobiol, 9(6), pp. 689-702.</w:t>
      </w:r>
      <w:bookmarkEnd w:id="3236"/>
    </w:p>
    <w:p w14:paraId="7C381329" w14:textId="77777777" w:rsidR="00711A1D" w:rsidRPr="00711A1D" w:rsidRDefault="00711A1D" w:rsidP="00711A1D">
      <w:pPr>
        <w:rPr>
          <w:noProof/>
        </w:rPr>
      </w:pPr>
      <w:bookmarkStart w:id="3237"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237"/>
    </w:p>
    <w:p w14:paraId="5FE113E8" w14:textId="77777777" w:rsidR="00711A1D" w:rsidRPr="00711A1D" w:rsidRDefault="00711A1D" w:rsidP="00711A1D">
      <w:pPr>
        <w:rPr>
          <w:noProof/>
        </w:rPr>
      </w:pPr>
      <w:bookmarkStart w:id="3238"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238"/>
    </w:p>
    <w:p w14:paraId="36FDCD92" w14:textId="77777777" w:rsidR="00711A1D" w:rsidRPr="00711A1D" w:rsidRDefault="00711A1D" w:rsidP="00711A1D">
      <w:pPr>
        <w:rPr>
          <w:noProof/>
        </w:rPr>
      </w:pPr>
      <w:bookmarkStart w:id="3239"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239"/>
    </w:p>
    <w:p w14:paraId="26462A35" w14:textId="77777777" w:rsidR="00711A1D" w:rsidRPr="00711A1D" w:rsidRDefault="00711A1D" w:rsidP="00711A1D">
      <w:pPr>
        <w:rPr>
          <w:noProof/>
        </w:rPr>
      </w:pPr>
      <w:bookmarkStart w:id="3240" w:name="_ENREF_35"/>
      <w:r w:rsidRPr="00711A1D">
        <w:rPr>
          <w:noProof/>
        </w:rPr>
        <w:t>[35]</w:t>
      </w:r>
      <w:r w:rsidRPr="00711A1D">
        <w:rPr>
          <w:noProof/>
        </w:rPr>
        <w:tab/>
        <w:t>Weinans, H., Huiskes, R., and Grootenboer, H. J., 1992, "The behavior of adaptive bone-remodeling simulation models," J Biomech, 25(12), pp. 1425-1441.</w:t>
      </w:r>
      <w:bookmarkEnd w:id="3240"/>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B61FE0" w:rsidRDefault="00B61FE0">
      <w:r>
        <w:separator/>
      </w:r>
    </w:p>
  </w:endnote>
  <w:endnote w:type="continuationSeparator" w:id="0">
    <w:p w14:paraId="7A3B887A" w14:textId="77777777" w:rsidR="00B61FE0" w:rsidRDefault="00B61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B61FE0" w:rsidRDefault="00B61FE0">
      <w:r>
        <w:separator/>
      </w:r>
    </w:p>
  </w:footnote>
  <w:footnote w:type="continuationSeparator" w:id="0">
    <w:p w14:paraId="5E63B8A2" w14:textId="77777777" w:rsidR="00B61FE0" w:rsidRDefault="00B61FE0">
      <w:r>
        <w:continuationSeparator/>
      </w:r>
    </w:p>
  </w:footnote>
  <w:footnote w:id="1">
    <w:p w14:paraId="2EECF9A7" w14:textId="1DEABEEA" w:rsidR="00B61FE0" w:rsidRDefault="00B61FE0">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B61FE0" w:rsidRDefault="00B61FE0">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B61FE0" w:rsidRDefault="00B61FE0">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B61FE0" w:rsidRDefault="00B61FE0"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B61FE0" w:rsidRDefault="00B61FE0">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B61FE0" w:rsidRPr="00112C98" w:rsidRDefault="00B61FE0">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B61FE0" w:rsidRPr="009339D1" w:rsidRDefault="00B61FE0">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B61FE0" w:rsidRDefault="00B61FE0">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B61FE0" w:rsidRDefault="00B61FE0">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B61FE0" w:rsidRDefault="00B61FE0">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B61FE0" w:rsidRDefault="00B61FE0"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B61FE0" w:rsidRDefault="00B61FE0"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334A">
      <w:rPr>
        <w:rStyle w:val="PageNumber"/>
        <w:noProof/>
      </w:rPr>
      <w:t>210</w:t>
    </w:r>
    <w:r>
      <w:rPr>
        <w:rStyle w:val="PageNumber"/>
      </w:rPr>
      <w:fldChar w:fldCharType="end"/>
    </w:r>
  </w:p>
  <w:p w14:paraId="4C9E34C0" w14:textId="77777777" w:rsidR="00B61FE0" w:rsidRDefault="00B61FE0"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4098"/>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70CFB"/>
    <w:rsid w:val="00271408"/>
    <w:rsid w:val="00280403"/>
    <w:rsid w:val="002825A1"/>
    <w:rsid w:val="0028349D"/>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3"/>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oleObject" Target="embeddings/oleObject235.bin"/><Relationship Id="rId501" Type="http://schemas.openxmlformats.org/officeDocument/2006/relationships/image" Target="media/image239.wmf"/><Relationship Id="rId502" Type="http://schemas.openxmlformats.org/officeDocument/2006/relationships/oleObject" Target="embeddings/oleObject236.bin"/><Relationship Id="rId503" Type="http://schemas.openxmlformats.org/officeDocument/2006/relationships/image" Target="media/image240.wmf"/><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oleObject" Target="embeddings/oleObject237.bin"/><Relationship Id="rId505" Type="http://schemas.openxmlformats.org/officeDocument/2006/relationships/image" Target="media/image241.wmf"/><Relationship Id="rId506" Type="http://schemas.openxmlformats.org/officeDocument/2006/relationships/oleObject" Target="embeddings/oleObject238.bin"/><Relationship Id="rId507" Type="http://schemas.openxmlformats.org/officeDocument/2006/relationships/image" Target="media/image242.wmf"/><Relationship Id="rId508" Type="http://schemas.openxmlformats.org/officeDocument/2006/relationships/oleObject" Target="embeddings/oleObject239.bin"/><Relationship Id="rId509" Type="http://schemas.openxmlformats.org/officeDocument/2006/relationships/image" Target="media/image243.wmf"/><Relationship Id="rId1760" Type="http://schemas.openxmlformats.org/officeDocument/2006/relationships/image" Target="media/image867.wmf"/><Relationship Id="rId1761" Type="http://schemas.openxmlformats.org/officeDocument/2006/relationships/oleObject" Target="embeddings/oleObject864.bin"/><Relationship Id="rId1762" Type="http://schemas.openxmlformats.org/officeDocument/2006/relationships/image" Target="media/image868.wmf"/><Relationship Id="rId1763" Type="http://schemas.openxmlformats.org/officeDocument/2006/relationships/oleObject" Target="embeddings/oleObject865.bin"/><Relationship Id="rId1370" Type="http://schemas.openxmlformats.org/officeDocument/2006/relationships/oleObject" Target="embeddings/oleObject669.bin"/><Relationship Id="rId1371" Type="http://schemas.openxmlformats.org/officeDocument/2006/relationships/image" Target="media/image673.wmf"/><Relationship Id="rId1372" Type="http://schemas.openxmlformats.org/officeDocument/2006/relationships/oleObject" Target="embeddings/oleObject670.bin"/><Relationship Id="rId1373" Type="http://schemas.openxmlformats.org/officeDocument/2006/relationships/image" Target="media/image674.wmf"/><Relationship Id="rId1374" Type="http://schemas.openxmlformats.org/officeDocument/2006/relationships/oleObject" Target="embeddings/oleObject671.bin"/><Relationship Id="rId1375" Type="http://schemas.openxmlformats.org/officeDocument/2006/relationships/image" Target="media/image675.wmf"/><Relationship Id="rId1376" Type="http://schemas.openxmlformats.org/officeDocument/2006/relationships/oleObject" Target="embeddings/oleObject672.bin"/><Relationship Id="rId1377" Type="http://schemas.openxmlformats.org/officeDocument/2006/relationships/image" Target="media/image676.wmf"/><Relationship Id="rId1378" Type="http://schemas.openxmlformats.org/officeDocument/2006/relationships/oleObject" Target="embeddings/oleObject673.bin"/><Relationship Id="rId1379" Type="http://schemas.openxmlformats.org/officeDocument/2006/relationships/image" Target="media/image677.wmf"/><Relationship Id="rId1764" Type="http://schemas.openxmlformats.org/officeDocument/2006/relationships/image" Target="media/image869.wmf"/><Relationship Id="rId1765" Type="http://schemas.openxmlformats.org/officeDocument/2006/relationships/oleObject" Target="embeddings/oleObject866.bin"/><Relationship Id="rId1766" Type="http://schemas.openxmlformats.org/officeDocument/2006/relationships/image" Target="media/image870.emf"/><Relationship Id="rId1767" Type="http://schemas.openxmlformats.org/officeDocument/2006/relationships/oleObject" Target="embeddings/oleObject867.bin"/><Relationship Id="rId1768" Type="http://schemas.openxmlformats.org/officeDocument/2006/relationships/image" Target="media/image871.wmf"/><Relationship Id="rId1769" Type="http://schemas.openxmlformats.org/officeDocument/2006/relationships/oleObject" Target="embeddings/oleObject868.bin"/><Relationship Id="rId2060" Type="http://schemas.openxmlformats.org/officeDocument/2006/relationships/oleObject" Target="embeddings/oleObject1013.bin"/><Relationship Id="rId2061" Type="http://schemas.openxmlformats.org/officeDocument/2006/relationships/image" Target="media/image1017.wmf"/><Relationship Id="rId2062" Type="http://schemas.openxmlformats.org/officeDocument/2006/relationships/oleObject" Target="embeddings/oleObject1014.bin"/><Relationship Id="rId2063" Type="http://schemas.openxmlformats.org/officeDocument/2006/relationships/image" Target="media/image1018.wmf"/><Relationship Id="rId2064" Type="http://schemas.openxmlformats.org/officeDocument/2006/relationships/oleObject" Target="embeddings/oleObject1015.bin"/><Relationship Id="rId2065" Type="http://schemas.openxmlformats.org/officeDocument/2006/relationships/image" Target="media/image1019.wmf"/><Relationship Id="rId2066" Type="http://schemas.openxmlformats.org/officeDocument/2006/relationships/oleObject" Target="embeddings/oleObject1016.bin"/><Relationship Id="rId2067" Type="http://schemas.openxmlformats.org/officeDocument/2006/relationships/image" Target="media/image1020.wmf"/><Relationship Id="rId2068" Type="http://schemas.openxmlformats.org/officeDocument/2006/relationships/oleObject" Target="embeddings/oleObject1017.bin"/><Relationship Id="rId2069" Type="http://schemas.openxmlformats.org/officeDocument/2006/relationships/image" Target="media/image1021.wmf"/><Relationship Id="rId900" Type="http://schemas.openxmlformats.org/officeDocument/2006/relationships/oleObject" Target="embeddings/oleObject435.bin"/><Relationship Id="rId901" Type="http://schemas.openxmlformats.org/officeDocument/2006/relationships/image" Target="media/image439.wmf"/><Relationship Id="rId902" Type="http://schemas.openxmlformats.org/officeDocument/2006/relationships/oleObject" Target="embeddings/oleObject436.bin"/><Relationship Id="rId903" Type="http://schemas.openxmlformats.org/officeDocument/2006/relationships/image" Target="media/image440.wmf"/><Relationship Id="rId904" Type="http://schemas.openxmlformats.org/officeDocument/2006/relationships/oleObject" Target="embeddings/oleObject437.bin"/><Relationship Id="rId905" Type="http://schemas.openxmlformats.org/officeDocument/2006/relationships/image" Target="media/image441.wmf"/><Relationship Id="rId906" Type="http://schemas.openxmlformats.org/officeDocument/2006/relationships/oleObject" Target="embeddings/oleObject438.bin"/><Relationship Id="rId907" Type="http://schemas.openxmlformats.org/officeDocument/2006/relationships/image" Target="media/image442.wmf"/><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oleObject" Target="embeddings/oleObject439.bin"/><Relationship Id="rId909" Type="http://schemas.openxmlformats.org/officeDocument/2006/relationships/image" Target="media/image443.wmf"/><Relationship Id="rId510" Type="http://schemas.openxmlformats.org/officeDocument/2006/relationships/oleObject" Target="embeddings/oleObject240.bin"/><Relationship Id="rId511" Type="http://schemas.openxmlformats.org/officeDocument/2006/relationships/image" Target="media/image244.wmf"/><Relationship Id="rId512" Type="http://schemas.openxmlformats.org/officeDocument/2006/relationships/oleObject" Target="embeddings/oleObject241.bin"/><Relationship Id="rId513" Type="http://schemas.openxmlformats.org/officeDocument/2006/relationships/image" Target="media/image245.wmf"/><Relationship Id="rId514" Type="http://schemas.openxmlformats.org/officeDocument/2006/relationships/oleObject" Target="embeddings/oleObject242.bin"/><Relationship Id="rId515" Type="http://schemas.openxmlformats.org/officeDocument/2006/relationships/image" Target="media/image246.wmf"/><Relationship Id="rId516" Type="http://schemas.openxmlformats.org/officeDocument/2006/relationships/oleObject" Target="embeddings/oleObject243.bin"/><Relationship Id="rId517" Type="http://schemas.openxmlformats.org/officeDocument/2006/relationships/image" Target="media/image247.wmf"/><Relationship Id="rId518" Type="http://schemas.openxmlformats.org/officeDocument/2006/relationships/oleObject" Target="embeddings/oleObject244.bin"/><Relationship Id="rId519" Type="http://schemas.openxmlformats.org/officeDocument/2006/relationships/image" Target="media/image248.wmf"/><Relationship Id="rId1770" Type="http://schemas.openxmlformats.org/officeDocument/2006/relationships/image" Target="media/image872.emf"/><Relationship Id="rId1771" Type="http://schemas.openxmlformats.org/officeDocument/2006/relationships/oleObject" Target="embeddings/oleObject869.bin"/><Relationship Id="rId1772" Type="http://schemas.openxmlformats.org/officeDocument/2006/relationships/image" Target="media/image873.wmf"/><Relationship Id="rId1773" Type="http://schemas.openxmlformats.org/officeDocument/2006/relationships/oleObject" Target="embeddings/oleObject870.bin"/><Relationship Id="rId1380" Type="http://schemas.openxmlformats.org/officeDocument/2006/relationships/oleObject" Target="embeddings/oleObject674.bin"/><Relationship Id="rId1381" Type="http://schemas.openxmlformats.org/officeDocument/2006/relationships/image" Target="media/image678.wmf"/><Relationship Id="rId1382" Type="http://schemas.openxmlformats.org/officeDocument/2006/relationships/oleObject" Target="embeddings/oleObject675.bin"/><Relationship Id="rId1383" Type="http://schemas.openxmlformats.org/officeDocument/2006/relationships/image" Target="media/image679.wmf"/><Relationship Id="rId1384" Type="http://schemas.openxmlformats.org/officeDocument/2006/relationships/oleObject" Target="embeddings/oleObject676.bin"/><Relationship Id="rId1385" Type="http://schemas.openxmlformats.org/officeDocument/2006/relationships/image" Target="media/image680.wmf"/><Relationship Id="rId1386" Type="http://schemas.openxmlformats.org/officeDocument/2006/relationships/oleObject" Target="embeddings/oleObject677.bin"/><Relationship Id="rId1387" Type="http://schemas.openxmlformats.org/officeDocument/2006/relationships/image" Target="media/image681.wmf"/><Relationship Id="rId1388" Type="http://schemas.openxmlformats.org/officeDocument/2006/relationships/oleObject" Target="embeddings/oleObject678.bin"/><Relationship Id="rId1389" Type="http://schemas.openxmlformats.org/officeDocument/2006/relationships/image" Target="media/image682.wmf"/><Relationship Id="rId1774" Type="http://schemas.openxmlformats.org/officeDocument/2006/relationships/image" Target="media/image874.wmf"/><Relationship Id="rId1775" Type="http://schemas.openxmlformats.org/officeDocument/2006/relationships/oleObject" Target="embeddings/oleObject871.bin"/><Relationship Id="rId1776" Type="http://schemas.openxmlformats.org/officeDocument/2006/relationships/image" Target="media/image875.wmf"/><Relationship Id="rId1777" Type="http://schemas.openxmlformats.org/officeDocument/2006/relationships/oleObject" Target="embeddings/oleObject872.bin"/><Relationship Id="rId1778" Type="http://schemas.openxmlformats.org/officeDocument/2006/relationships/image" Target="media/image876.wmf"/><Relationship Id="rId1779" Type="http://schemas.openxmlformats.org/officeDocument/2006/relationships/oleObject" Target="embeddings/oleObject873.bin"/><Relationship Id="rId2070" Type="http://schemas.openxmlformats.org/officeDocument/2006/relationships/oleObject" Target="embeddings/oleObject1018.bin"/><Relationship Id="rId2071" Type="http://schemas.openxmlformats.org/officeDocument/2006/relationships/image" Target="media/image1022.wmf"/><Relationship Id="rId2072" Type="http://schemas.openxmlformats.org/officeDocument/2006/relationships/oleObject" Target="embeddings/oleObject1019.bin"/><Relationship Id="rId2073" Type="http://schemas.openxmlformats.org/officeDocument/2006/relationships/image" Target="media/image1023.wmf"/><Relationship Id="rId2074" Type="http://schemas.openxmlformats.org/officeDocument/2006/relationships/oleObject" Target="embeddings/oleObject1020.bin"/><Relationship Id="rId2075" Type="http://schemas.openxmlformats.org/officeDocument/2006/relationships/image" Target="media/image1024.wmf"/><Relationship Id="rId2076" Type="http://schemas.openxmlformats.org/officeDocument/2006/relationships/oleObject" Target="embeddings/oleObject1021.bin"/><Relationship Id="rId2077" Type="http://schemas.openxmlformats.org/officeDocument/2006/relationships/image" Target="media/image1025.wmf"/><Relationship Id="rId2078" Type="http://schemas.openxmlformats.org/officeDocument/2006/relationships/oleObject" Target="embeddings/oleObject1022.bin"/><Relationship Id="rId2079" Type="http://schemas.openxmlformats.org/officeDocument/2006/relationships/image" Target="media/image1026.wmf"/><Relationship Id="rId910" Type="http://schemas.openxmlformats.org/officeDocument/2006/relationships/oleObject" Target="embeddings/oleObject440.bin"/><Relationship Id="rId911" Type="http://schemas.openxmlformats.org/officeDocument/2006/relationships/image" Target="media/image444.wmf"/><Relationship Id="rId912" Type="http://schemas.openxmlformats.org/officeDocument/2006/relationships/oleObject" Target="embeddings/oleObject441.bin"/><Relationship Id="rId913" Type="http://schemas.openxmlformats.org/officeDocument/2006/relationships/image" Target="media/image445.wmf"/><Relationship Id="rId914" Type="http://schemas.openxmlformats.org/officeDocument/2006/relationships/oleObject" Target="embeddings/oleObject442.bin"/><Relationship Id="rId915" Type="http://schemas.openxmlformats.org/officeDocument/2006/relationships/image" Target="media/image446.wmf"/><Relationship Id="rId916" Type="http://schemas.openxmlformats.org/officeDocument/2006/relationships/oleObject" Target="embeddings/oleObject443.bin"/><Relationship Id="rId917" Type="http://schemas.openxmlformats.org/officeDocument/2006/relationships/image" Target="media/image447.wmf"/><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wmf"/><Relationship Id="rId135" Type="http://schemas.openxmlformats.org/officeDocument/2006/relationships/oleObject" Target="embeddings/oleObject53.bin"/><Relationship Id="rId136" Type="http://schemas.openxmlformats.org/officeDocument/2006/relationships/image" Target="media/image56.wmf"/><Relationship Id="rId137" Type="http://schemas.openxmlformats.org/officeDocument/2006/relationships/oleObject" Target="embeddings/oleObject54.bin"/><Relationship Id="rId138" Type="http://schemas.openxmlformats.org/officeDocument/2006/relationships/image" Target="media/image57.wmf"/><Relationship Id="rId139" Type="http://schemas.openxmlformats.org/officeDocument/2006/relationships/oleObject" Target="embeddings/oleObject55.bin"/><Relationship Id="rId918" Type="http://schemas.openxmlformats.org/officeDocument/2006/relationships/oleObject" Target="embeddings/oleObject444.bin"/><Relationship Id="rId919" Type="http://schemas.openxmlformats.org/officeDocument/2006/relationships/image" Target="media/image448.wmf"/><Relationship Id="rId520" Type="http://schemas.openxmlformats.org/officeDocument/2006/relationships/oleObject" Target="embeddings/oleObject245.bin"/><Relationship Id="rId521" Type="http://schemas.openxmlformats.org/officeDocument/2006/relationships/image" Target="media/image249.wmf"/><Relationship Id="rId522" Type="http://schemas.openxmlformats.org/officeDocument/2006/relationships/oleObject" Target="embeddings/oleObject246.bin"/><Relationship Id="rId523" Type="http://schemas.openxmlformats.org/officeDocument/2006/relationships/image" Target="media/image250.wmf"/><Relationship Id="rId524" Type="http://schemas.openxmlformats.org/officeDocument/2006/relationships/oleObject" Target="embeddings/oleObject247.bin"/><Relationship Id="rId525" Type="http://schemas.openxmlformats.org/officeDocument/2006/relationships/image" Target="media/image251.wmf"/><Relationship Id="rId526" Type="http://schemas.openxmlformats.org/officeDocument/2006/relationships/oleObject" Target="embeddings/oleObject248.bin"/><Relationship Id="rId527" Type="http://schemas.openxmlformats.org/officeDocument/2006/relationships/image" Target="media/image252.wmf"/><Relationship Id="rId528" Type="http://schemas.openxmlformats.org/officeDocument/2006/relationships/oleObject" Target="embeddings/oleObject249.bin"/><Relationship Id="rId529" Type="http://schemas.openxmlformats.org/officeDocument/2006/relationships/image" Target="media/image253.wmf"/><Relationship Id="rId1780" Type="http://schemas.openxmlformats.org/officeDocument/2006/relationships/image" Target="media/image877.wmf"/><Relationship Id="rId1781" Type="http://schemas.openxmlformats.org/officeDocument/2006/relationships/oleObject" Target="embeddings/oleObject874.bin"/><Relationship Id="rId1782" Type="http://schemas.openxmlformats.org/officeDocument/2006/relationships/image" Target="media/image878.wmf"/><Relationship Id="rId1783" Type="http://schemas.openxmlformats.org/officeDocument/2006/relationships/oleObject" Target="embeddings/oleObject875.bin"/><Relationship Id="rId1390" Type="http://schemas.openxmlformats.org/officeDocument/2006/relationships/oleObject" Target="embeddings/oleObject679.bin"/><Relationship Id="rId1391" Type="http://schemas.openxmlformats.org/officeDocument/2006/relationships/image" Target="media/image683.wmf"/><Relationship Id="rId1392" Type="http://schemas.openxmlformats.org/officeDocument/2006/relationships/oleObject" Target="embeddings/oleObject680.bin"/><Relationship Id="rId1393" Type="http://schemas.openxmlformats.org/officeDocument/2006/relationships/image" Target="media/image684.wmf"/><Relationship Id="rId1394" Type="http://schemas.openxmlformats.org/officeDocument/2006/relationships/oleObject" Target="embeddings/oleObject681.bin"/><Relationship Id="rId1395" Type="http://schemas.openxmlformats.org/officeDocument/2006/relationships/image" Target="media/image685.wmf"/><Relationship Id="rId1396" Type="http://schemas.openxmlformats.org/officeDocument/2006/relationships/oleObject" Target="embeddings/oleObject682.bin"/><Relationship Id="rId1397" Type="http://schemas.openxmlformats.org/officeDocument/2006/relationships/image" Target="media/image686.wmf"/><Relationship Id="rId1398" Type="http://schemas.openxmlformats.org/officeDocument/2006/relationships/oleObject" Target="embeddings/oleObject683.bin"/><Relationship Id="rId1399" Type="http://schemas.openxmlformats.org/officeDocument/2006/relationships/image" Target="media/image687.wmf"/><Relationship Id="rId1784" Type="http://schemas.openxmlformats.org/officeDocument/2006/relationships/image" Target="media/image879.wmf"/><Relationship Id="rId1785" Type="http://schemas.openxmlformats.org/officeDocument/2006/relationships/oleObject" Target="embeddings/oleObject876.bin"/><Relationship Id="rId1786" Type="http://schemas.openxmlformats.org/officeDocument/2006/relationships/image" Target="media/image880.wmf"/><Relationship Id="rId1787" Type="http://schemas.openxmlformats.org/officeDocument/2006/relationships/oleObject" Target="embeddings/oleObject877.bin"/><Relationship Id="rId1788" Type="http://schemas.openxmlformats.org/officeDocument/2006/relationships/image" Target="media/image881.wmf"/><Relationship Id="rId1789" Type="http://schemas.openxmlformats.org/officeDocument/2006/relationships/oleObject" Target="embeddings/oleObject878.bin"/><Relationship Id="rId2080" Type="http://schemas.openxmlformats.org/officeDocument/2006/relationships/oleObject" Target="embeddings/oleObject1023.bin"/><Relationship Id="rId2081" Type="http://schemas.openxmlformats.org/officeDocument/2006/relationships/image" Target="media/image1027.wmf"/><Relationship Id="rId2082" Type="http://schemas.openxmlformats.org/officeDocument/2006/relationships/oleObject" Target="embeddings/oleObject1024.bin"/><Relationship Id="rId2083" Type="http://schemas.openxmlformats.org/officeDocument/2006/relationships/image" Target="media/image1028.wmf"/><Relationship Id="rId2084" Type="http://schemas.openxmlformats.org/officeDocument/2006/relationships/oleObject" Target="embeddings/oleObject1025.bin"/><Relationship Id="rId2085" Type="http://schemas.openxmlformats.org/officeDocument/2006/relationships/image" Target="media/image1029.wmf"/><Relationship Id="rId2086" Type="http://schemas.openxmlformats.org/officeDocument/2006/relationships/oleObject" Target="embeddings/oleObject1026.bin"/><Relationship Id="rId2087" Type="http://schemas.openxmlformats.org/officeDocument/2006/relationships/hyperlink" Target="http://mrlforums.sci.utah.edu/forums/forum.php" TargetMode="External"/><Relationship Id="rId2088" Type="http://schemas.openxmlformats.org/officeDocument/2006/relationships/hyperlink" Target="http://febio.org/febio/febio-documentation/" TargetMode="External"/><Relationship Id="rId208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oleObject" Target="embeddings/oleObject445.bin"/><Relationship Id="rId921" Type="http://schemas.openxmlformats.org/officeDocument/2006/relationships/image" Target="media/image449.wmf"/><Relationship Id="rId922" Type="http://schemas.openxmlformats.org/officeDocument/2006/relationships/oleObject" Target="embeddings/oleObject446.bin"/><Relationship Id="rId923" Type="http://schemas.openxmlformats.org/officeDocument/2006/relationships/image" Target="media/image450.wmf"/><Relationship Id="rId924" Type="http://schemas.openxmlformats.org/officeDocument/2006/relationships/oleObject" Target="embeddings/oleObject447.bin"/><Relationship Id="rId925" Type="http://schemas.openxmlformats.org/officeDocument/2006/relationships/image" Target="media/image451.wmf"/><Relationship Id="rId926" Type="http://schemas.openxmlformats.org/officeDocument/2006/relationships/oleObject" Target="embeddings/oleObject448.bin"/><Relationship Id="rId927" Type="http://schemas.openxmlformats.org/officeDocument/2006/relationships/image" Target="media/image452.wmf"/><Relationship Id="rId140" Type="http://schemas.openxmlformats.org/officeDocument/2006/relationships/image" Target="media/image58.wmf"/><Relationship Id="rId141" Type="http://schemas.openxmlformats.org/officeDocument/2006/relationships/oleObject" Target="embeddings/oleObject56.bin"/><Relationship Id="rId142" Type="http://schemas.openxmlformats.org/officeDocument/2006/relationships/image" Target="media/image59.wmf"/><Relationship Id="rId143" Type="http://schemas.openxmlformats.org/officeDocument/2006/relationships/oleObject" Target="embeddings/oleObject57.bin"/><Relationship Id="rId144" Type="http://schemas.openxmlformats.org/officeDocument/2006/relationships/image" Target="media/image60.w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oleObject" Target="embeddings/oleObject449.bin"/><Relationship Id="rId929" Type="http://schemas.openxmlformats.org/officeDocument/2006/relationships/image" Target="media/image453.wmf"/><Relationship Id="rId530" Type="http://schemas.openxmlformats.org/officeDocument/2006/relationships/oleObject" Target="embeddings/oleObject250.bin"/><Relationship Id="rId531" Type="http://schemas.openxmlformats.org/officeDocument/2006/relationships/image" Target="media/image254.wmf"/><Relationship Id="rId532" Type="http://schemas.openxmlformats.org/officeDocument/2006/relationships/oleObject" Target="embeddings/oleObject251.bin"/><Relationship Id="rId533" Type="http://schemas.openxmlformats.org/officeDocument/2006/relationships/image" Target="media/image255.wmf"/><Relationship Id="rId534" Type="http://schemas.openxmlformats.org/officeDocument/2006/relationships/oleObject" Target="embeddings/oleObject252.bin"/><Relationship Id="rId535" Type="http://schemas.openxmlformats.org/officeDocument/2006/relationships/image" Target="media/image256.wmf"/><Relationship Id="rId536" Type="http://schemas.openxmlformats.org/officeDocument/2006/relationships/oleObject" Target="embeddings/oleObject253.bin"/><Relationship Id="rId537" Type="http://schemas.openxmlformats.org/officeDocument/2006/relationships/image" Target="media/image257.wmf"/><Relationship Id="rId538" Type="http://schemas.openxmlformats.org/officeDocument/2006/relationships/oleObject" Target="embeddings/oleObject254.bin"/><Relationship Id="rId539" Type="http://schemas.openxmlformats.org/officeDocument/2006/relationships/image" Target="media/image258.wmf"/><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image" Target="media/image882.wmf"/><Relationship Id="rId1791" Type="http://schemas.openxmlformats.org/officeDocument/2006/relationships/oleObject" Target="embeddings/oleObject879.bin"/><Relationship Id="rId1792" Type="http://schemas.openxmlformats.org/officeDocument/2006/relationships/image" Target="media/image883.wmf"/><Relationship Id="rId1793" Type="http://schemas.openxmlformats.org/officeDocument/2006/relationships/oleObject" Target="embeddings/oleObject880.bin"/><Relationship Id="rId1794" Type="http://schemas.openxmlformats.org/officeDocument/2006/relationships/image" Target="media/image884.wmf"/><Relationship Id="rId1795" Type="http://schemas.openxmlformats.org/officeDocument/2006/relationships/oleObject" Target="embeddings/oleObject881.bin"/><Relationship Id="rId1796" Type="http://schemas.openxmlformats.org/officeDocument/2006/relationships/image" Target="media/image885.wmf"/><Relationship Id="rId1797" Type="http://schemas.openxmlformats.org/officeDocument/2006/relationships/oleObject" Target="embeddings/oleObject882.bin"/><Relationship Id="rId1798" Type="http://schemas.openxmlformats.org/officeDocument/2006/relationships/image" Target="media/image886.wmf"/><Relationship Id="rId1799" Type="http://schemas.openxmlformats.org/officeDocument/2006/relationships/oleObject" Target="embeddings/oleObject883.bin"/><Relationship Id="rId2090" Type="http://schemas.openxmlformats.org/officeDocument/2006/relationships/theme" Target="theme/theme1.xml"/><Relationship Id="rId1000" Type="http://schemas.openxmlformats.org/officeDocument/2006/relationships/oleObject" Target="embeddings/oleObject485.bin"/><Relationship Id="rId1001" Type="http://schemas.openxmlformats.org/officeDocument/2006/relationships/image" Target="media/image489.wmf"/><Relationship Id="rId1002" Type="http://schemas.openxmlformats.org/officeDocument/2006/relationships/oleObject" Target="embeddings/oleObject486.bin"/><Relationship Id="rId1003" Type="http://schemas.openxmlformats.org/officeDocument/2006/relationships/image" Target="media/image490.wmf"/><Relationship Id="rId930" Type="http://schemas.openxmlformats.org/officeDocument/2006/relationships/oleObject" Target="embeddings/oleObject450.bin"/><Relationship Id="rId931" Type="http://schemas.openxmlformats.org/officeDocument/2006/relationships/image" Target="media/image454.wmf"/><Relationship Id="rId932" Type="http://schemas.openxmlformats.org/officeDocument/2006/relationships/oleObject" Target="embeddings/oleObject451.bin"/><Relationship Id="rId933" Type="http://schemas.openxmlformats.org/officeDocument/2006/relationships/image" Target="media/image455.wmf"/><Relationship Id="rId934" Type="http://schemas.openxmlformats.org/officeDocument/2006/relationships/oleObject" Target="embeddings/oleObject452.bin"/><Relationship Id="rId935" Type="http://schemas.openxmlformats.org/officeDocument/2006/relationships/image" Target="media/image456.wmf"/><Relationship Id="rId936" Type="http://schemas.openxmlformats.org/officeDocument/2006/relationships/oleObject" Target="embeddings/oleObject453.bin"/><Relationship Id="rId937" Type="http://schemas.openxmlformats.org/officeDocument/2006/relationships/image" Target="media/image457.wmf"/><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oleObject" Target="embeddings/oleObject454.bin"/><Relationship Id="rId939" Type="http://schemas.openxmlformats.org/officeDocument/2006/relationships/image" Target="media/image458.wmf"/><Relationship Id="rId1004" Type="http://schemas.openxmlformats.org/officeDocument/2006/relationships/oleObject" Target="embeddings/oleObject487.bin"/><Relationship Id="rId1005" Type="http://schemas.openxmlformats.org/officeDocument/2006/relationships/image" Target="media/image491.wmf"/><Relationship Id="rId1006" Type="http://schemas.openxmlformats.org/officeDocument/2006/relationships/oleObject" Target="embeddings/oleObject488.bin"/><Relationship Id="rId1007" Type="http://schemas.openxmlformats.org/officeDocument/2006/relationships/image" Target="media/image492.wmf"/><Relationship Id="rId1008" Type="http://schemas.openxmlformats.org/officeDocument/2006/relationships/oleObject" Target="embeddings/oleObject489.bin"/><Relationship Id="rId1009" Type="http://schemas.openxmlformats.org/officeDocument/2006/relationships/image" Target="media/image493.wmf"/><Relationship Id="rId540" Type="http://schemas.openxmlformats.org/officeDocument/2006/relationships/oleObject" Target="embeddings/oleObject255.bin"/><Relationship Id="rId541" Type="http://schemas.openxmlformats.org/officeDocument/2006/relationships/image" Target="media/image259.wmf"/><Relationship Id="rId542" Type="http://schemas.openxmlformats.org/officeDocument/2006/relationships/oleObject" Target="embeddings/oleObject256.bin"/><Relationship Id="rId543" Type="http://schemas.openxmlformats.org/officeDocument/2006/relationships/image" Target="media/image260.wmf"/><Relationship Id="rId544" Type="http://schemas.openxmlformats.org/officeDocument/2006/relationships/oleObject" Target="embeddings/oleObject257.bin"/><Relationship Id="rId545" Type="http://schemas.openxmlformats.org/officeDocument/2006/relationships/image" Target="media/image261.wmf"/><Relationship Id="rId546" Type="http://schemas.openxmlformats.org/officeDocument/2006/relationships/oleObject" Target="embeddings/oleObject258.bin"/><Relationship Id="rId547" Type="http://schemas.openxmlformats.org/officeDocument/2006/relationships/image" Target="media/image262.wmf"/><Relationship Id="rId548" Type="http://schemas.openxmlformats.org/officeDocument/2006/relationships/oleObject" Target="embeddings/oleObject259.bin"/><Relationship Id="rId549" Type="http://schemas.openxmlformats.org/officeDocument/2006/relationships/image" Target="media/image263.wmf"/><Relationship Id="rId1400" Type="http://schemas.openxmlformats.org/officeDocument/2006/relationships/oleObject" Target="embeddings/oleObject684.bin"/><Relationship Id="rId1401" Type="http://schemas.openxmlformats.org/officeDocument/2006/relationships/image" Target="media/image688.wmf"/><Relationship Id="rId1402" Type="http://schemas.openxmlformats.org/officeDocument/2006/relationships/oleObject" Target="embeddings/oleObject685.bin"/><Relationship Id="rId1403" Type="http://schemas.openxmlformats.org/officeDocument/2006/relationships/image" Target="media/image689.wmf"/><Relationship Id="rId1404" Type="http://schemas.openxmlformats.org/officeDocument/2006/relationships/oleObject" Target="embeddings/oleObject686.bin"/><Relationship Id="rId1405" Type="http://schemas.openxmlformats.org/officeDocument/2006/relationships/image" Target="media/image690.wmf"/><Relationship Id="rId1406" Type="http://schemas.openxmlformats.org/officeDocument/2006/relationships/oleObject" Target="embeddings/oleObject687.bin"/><Relationship Id="rId1407" Type="http://schemas.openxmlformats.org/officeDocument/2006/relationships/image" Target="media/image691.wmf"/><Relationship Id="rId1408" Type="http://schemas.openxmlformats.org/officeDocument/2006/relationships/oleObject" Target="embeddings/oleObject688.bin"/><Relationship Id="rId1409" Type="http://schemas.openxmlformats.org/officeDocument/2006/relationships/image" Target="media/image692.wmf"/><Relationship Id="rId940" Type="http://schemas.openxmlformats.org/officeDocument/2006/relationships/oleObject" Target="embeddings/oleObject455.bin"/><Relationship Id="rId941" Type="http://schemas.openxmlformats.org/officeDocument/2006/relationships/image" Target="media/image459.wmf"/><Relationship Id="rId942" Type="http://schemas.openxmlformats.org/officeDocument/2006/relationships/oleObject" Target="embeddings/oleObject456.bin"/><Relationship Id="rId943" Type="http://schemas.openxmlformats.org/officeDocument/2006/relationships/image" Target="media/image460.wmf"/><Relationship Id="rId944" Type="http://schemas.openxmlformats.org/officeDocument/2006/relationships/oleObject" Target="embeddings/oleObject457.bin"/><Relationship Id="rId945" Type="http://schemas.openxmlformats.org/officeDocument/2006/relationships/image" Target="media/image461.wmf"/><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oleObject" Target="embeddings/oleObject458.bin"/><Relationship Id="rId947" Type="http://schemas.openxmlformats.org/officeDocument/2006/relationships/image" Target="media/image462.wmf"/><Relationship Id="rId948" Type="http://schemas.openxmlformats.org/officeDocument/2006/relationships/oleObject" Target="embeddings/oleObject459.bin"/><Relationship Id="rId949" Type="http://schemas.openxmlformats.org/officeDocument/2006/relationships/image" Target="media/image463.wmf"/><Relationship Id="rId1010" Type="http://schemas.openxmlformats.org/officeDocument/2006/relationships/oleObject" Target="embeddings/oleObject490.bin"/><Relationship Id="rId1011" Type="http://schemas.openxmlformats.org/officeDocument/2006/relationships/image" Target="media/image494.wmf"/><Relationship Id="rId1012" Type="http://schemas.openxmlformats.org/officeDocument/2006/relationships/oleObject" Target="embeddings/oleObject491.bin"/><Relationship Id="rId1013" Type="http://schemas.openxmlformats.org/officeDocument/2006/relationships/hyperlink" Target="http://mrl.sci.utah.edu/software/febio" TargetMode="External"/><Relationship Id="rId1014" Type="http://schemas.openxmlformats.org/officeDocument/2006/relationships/image" Target="media/image495.wmf"/><Relationship Id="rId1015" Type="http://schemas.openxmlformats.org/officeDocument/2006/relationships/oleObject" Target="embeddings/oleObject492.bin"/><Relationship Id="rId1016" Type="http://schemas.openxmlformats.org/officeDocument/2006/relationships/image" Target="media/image496.wmf"/><Relationship Id="rId1017" Type="http://schemas.openxmlformats.org/officeDocument/2006/relationships/oleObject" Target="embeddings/oleObject493.bin"/><Relationship Id="rId1018" Type="http://schemas.openxmlformats.org/officeDocument/2006/relationships/image" Target="media/image497.wmf"/><Relationship Id="rId1019" Type="http://schemas.openxmlformats.org/officeDocument/2006/relationships/oleObject" Target="embeddings/oleObject494.bin"/><Relationship Id="rId550" Type="http://schemas.openxmlformats.org/officeDocument/2006/relationships/oleObject" Target="embeddings/oleObject260.bin"/><Relationship Id="rId551" Type="http://schemas.openxmlformats.org/officeDocument/2006/relationships/image" Target="media/image264.wmf"/><Relationship Id="rId552" Type="http://schemas.openxmlformats.org/officeDocument/2006/relationships/oleObject" Target="embeddings/oleObject261.bin"/><Relationship Id="rId553" Type="http://schemas.openxmlformats.org/officeDocument/2006/relationships/image" Target="media/image265.wmf"/><Relationship Id="rId554" Type="http://schemas.openxmlformats.org/officeDocument/2006/relationships/oleObject" Target="embeddings/oleObject262.bin"/><Relationship Id="rId555" Type="http://schemas.openxmlformats.org/officeDocument/2006/relationships/image" Target="media/image266.wmf"/><Relationship Id="rId556" Type="http://schemas.openxmlformats.org/officeDocument/2006/relationships/oleObject" Target="embeddings/oleObject263.bin"/><Relationship Id="rId557" Type="http://schemas.openxmlformats.org/officeDocument/2006/relationships/image" Target="media/image267.wmf"/><Relationship Id="rId558" Type="http://schemas.openxmlformats.org/officeDocument/2006/relationships/oleObject" Target="embeddings/oleObject264.bin"/><Relationship Id="rId559" Type="http://schemas.openxmlformats.org/officeDocument/2006/relationships/image" Target="media/image268.wmf"/><Relationship Id="rId1800" Type="http://schemas.openxmlformats.org/officeDocument/2006/relationships/image" Target="media/image887.wmf"/><Relationship Id="rId1801" Type="http://schemas.openxmlformats.org/officeDocument/2006/relationships/oleObject" Target="embeddings/oleObject884.bin"/><Relationship Id="rId1802" Type="http://schemas.openxmlformats.org/officeDocument/2006/relationships/image" Target="media/image888.wmf"/><Relationship Id="rId1803" Type="http://schemas.openxmlformats.org/officeDocument/2006/relationships/oleObject" Target="embeddings/oleObject885.bin"/><Relationship Id="rId1410" Type="http://schemas.openxmlformats.org/officeDocument/2006/relationships/oleObject" Target="embeddings/oleObject689.bin"/><Relationship Id="rId1411" Type="http://schemas.openxmlformats.org/officeDocument/2006/relationships/image" Target="media/image693.wmf"/><Relationship Id="rId1412" Type="http://schemas.openxmlformats.org/officeDocument/2006/relationships/oleObject" Target="embeddings/oleObject690.bin"/><Relationship Id="rId1413" Type="http://schemas.openxmlformats.org/officeDocument/2006/relationships/image" Target="media/image694.wmf"/><Relationship Id="rId1414" Type="http://schemas.openxmlformats.org/officeDocument/2006/relationships/oleObject" Target="embeddings/oleObject691.bin"/><Relationship Id="rId1415" Type="http://schemas.openxmlformats.org/officeDocument/2006/relationships/image" Target="media/image695.wmf"/><Relationship Id="rId1416" Type="http://schemas.openxmlformats.org/officeDocument/2006/relationships/oleObject" Target="embeddings/oleObject692.bin"/><Relationship Id="rId1417" Type="http://schemas.openxmlformats.org/officeDocument/2006/relationships/image" Target="media/image696.wmf"/><Relationship Id="rId1418" Type="http://schemas.openxmlformats.org/officeDocument/2006/relationships/oleObject" Target="embeddings/oleObject693.bin"/><Relationship Id="rId1419" Type="http://schemas.openxmlformats.org/officeDocument/2006/relationships/image" Target="media/image697.wmf"/><Relationship Id="rId950" Type="http://schemas.openxmlformats.org/officeDocument/2006/relationships/oleObject" Target="embeddings/oleObject460.bin"/><Relationship Id="rId951" Type="http://schemas.openxmlformats.org/officeDocument/2006/relationships/image" Target="media/image464.wmf"/><Relationship Id="rId952" Type="http://schemas.openxmlformats.org/officeDocument/2006/relationships/oleObject" Target="embeddings/oleObject461.bin"/><Relationship Id="rId953" Type="http://schemas.openxmlformats.org/officeDocument/2006/relationships/image" Target="media/image465.wmf"/><Relationship Id="rId954" Type="http://schemas.openxmlformats.org/officeDocument/2006/relationships/oleObject" Target="embeddings/oleObject462.bin"/><Relationship Id="rId955" Type="http://schemas.openxmlformats.org/officeDocument/2006/relationships/image" Target="media/image466.wmf"/><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oleObject" Target="embeddings/oleObject463.bin"/><Relationship Id="rId957" Type="http://schemas.openxmlformats.org/officeDocument/2006/relationships/image" Target="media/image467.wmf"/><Relationship Id="rId958" Type="http://schemas.openxmlformats.org/officeDocument/2006/relationships/oleObject" Target="embeddings/oleObject464.bin"/><Relationship Id="rId959" Type="http://schemas.openxmlformats.org/officeDocument/2006/relationships/image" Target="media/image468.wmf"/><Relationship Id="rId1020" Type="http://schemas.openxmlformats.org/officeDocument/2006/relationships/image" Target="media/image498.wmf"/><Relationship Id="rId1021" Type="http://schemas.openxmlformats.org/officeDocument/2006/relationships/oleObject" Target="embeddings/oleObject495.bin"/><Relationship Id="rId1022" Type="http://schemas.openxmlformats.org/officeDocument/2006/relationships/image" Target="media/image499.wmf"/><Relationship Id="rId1023" Type="http://schemas.openxmlformats.org/officeDocument/2006/relationships/oleObject" Target="embeddings/oleObject496.bin"/><Relationship Id="rId1024" Type="http://schemas.openxmlformats.org/officeDocument/2006/relationships/image" Target="media/image500.wmf"/><Relationship Id="rId1025" Type="http://schemas.openxmlformats.org/officeDocument/2006/relationships/oleObject" Target="embeddings/oleObject497.bin"/><Relationship Id="rId1026" Type="http://schemas.openxmlformats.org/officeDocument/2006/relationships/image" Target="media/image501.wmf"/><Relationship Id="rId1027" Type="http://schemas.openxmlformats.org/officeDocument/2006/relationships/oleObject" Target="embeddings/oleObject498.bin"/><Relationship Id="rId1028" Type="http://schemas.openxmlformats.org/officeDocument/2006/relationships/image" Target="media/image502.wmf"/><Relationship Id="rId1029" Type="http://schemas.openxmlformats.org/officeDocument/2006/relationships/oleObject" Target="embeddings/oleObject499.bin"/><Relationship Id="rId560" Type="http://schemas.openxmlformats.org/officeDocument/2006/relationships/oleObject" Target="embeddings/oleObject265.bin"/><Relationship Id="rId561" Type="http://schemas.openxmlformats.org/officeDocument/2006/relationships/image" Target="media/image269.wmf"/><Relationship Id="rId562" Type="http://schemas.openxmlformats.org/officeDocument/2006/relationships/oleObject" Target="embeddings/oleObject266.bin"/><Relationship Id="rId563" Type="http://schemas.openxmlformats.org/officeDocument/2006/relationships/image" Target="media/image270.wmf"/><Relationship Id="rId564" Type="http://schemas.openxmlformats.org/officeDocument/2006/relationships/oleObject" Target="embeddings/oleObject267.bin"/><Relationship Id="rId565" Type="http://schemas.openxmlformats.org/officeDocument/2006/relationships/image" Target="media/image271.wmf"/><Relationship Id="rId566" Type="http://schemas.openxmlformats.org/officeDocument/2006/relationships/oleObject" Target="embeddings/oleObject268.bin"/><Relationship Id="rId567" Type="http://schemas.openxmlformats.org/officeDocument/2006/relationships/image" Target="media/image272.wmf"/><Relationship Id="rId568" Type="http://schemas.openxmlformats.org/officeDocument/2006/relationships/oleObject" Target="embeddings/oleObject269.bin"/><Relationship Id="rId569" Type="http://schemas.openxmlformats.org/officeDocument/2006/relationships/image" Target="media/image273.wmf"/><Relationship Id="rId1804" Type="http://schemas.openxmlformats.org/officeDocument/2006/relationships/image" Target="media/image889.wmf"/><Relationship Id="rId1805" Type="http://schemas.openxmlformats.org/officeDocument/2006/relationships/oleObject" Target="embeddings/oleObject886.bin"/><Relationship Id="rId1806" Type="http://schemas.openxmlformats.org/officeDocument/2006/relationships/image" Target="media/image890.wmf"/><Relationship Id="rId1807" Type="http://schemas.openxmlformats.org/officeDocument/2006/relationships/oleObject" Target="embeddings/oleObject887.bin"/><Relationship Id="rId1808" Type="http://schemas.openxmlformats.org/officeDocument/2006/relationships/image" Target="media/image891.wmf"/><Relationship Id="rId1809" Type="http://schemas.openxmlformats.org/officeDocument/2006/relationships/oleObject" Target="embeddings/oleObject888.bin"/><Relationship Id="rId1810" Type="http://schemas.openxmlformats.org/officeDocument/2006/relationships/image" Target="media/image892.wmf"/><Relationship Id="rId1811" Type="http://schemas.openxmlformats.org/officeDocument/2006/relationships/oleObject" Target="embeddings/oleObject889.bin"/><Relationship Id="rId1812" Type="http://schemas.openxmlformats.org/officeDocument/2006/relationships/image" Target="media/image893.wmf"/><Relationship Id="rId1813" Type="http://schemas.openxmlformats.org/officeDocument/2006/relationships/oleObject" Target="embeddings/oleObject890.bin"/><Relationship Id="rId1420" Type="http://schemas.openxmlformats.org/officeDocument/2006/relationships/oleObject" Target="embeddings/oleObject694.bin"/><Relationship Id="rId1421" Type="http://schemas.openxmlformats.org/officeDocument/2006/relationships/image" Target="media/image698.wmf"/><Relationship Id="rId1422" Type="http://schemas.openxmlformats.org/officeDocument/2006/relationships/oleObject" Target="embeddings/oleObject695.bin"/><Relationship Id="rId1423" Type="http://schemas.openxmlformats.org/officeDocument/2006/relationships/image" Target="media/image699.wmf"/><Relationship Id="rId1424" Type="http://schemas.openxmlformats.org/officeDocument/2006/relationships/oleObject" Target="embeddings/oleObject696.bin"/><Relationship Id="rId1425" Type="http://schemas.openxmlformats.org/officeDocument/2006/relationships/image" Target="media/image700.wmf"/><Relationship Id="rId1426" Type="http://schemas.openxmlformats.org/officeDocument/2006/relationships/oleObject" Target="embeddings/oleObject697.bin"/><Relationship Id="rId1427" Type="http://schemas.openxmlformats.org/officeDocument/2006/relationships/image" Target="media/image701.wmf"/><Relationship Id="rId1428" Type="http://schemas.openxmlformats.org/officeDocument/2006/relationships/oleObject" Target="embeddings/oleObject698.bin"/><Relationship Id="rId1429" Type="http://schemas.openxmlformats.org/officeDocument/2006/relationships/image" Target="media/image702.wmf"/><Relationship Id="rId960" Type="http://schemas.openxmlformats.org/officeDocument/2006/relationships/oleObject" Target="embeddings/oleObject465.bin"/><Relationship Id="rId961" Type="http://schemas.openxmlformats.org/officeDocument/2006/relationships/image" Target="media/image469.wmf"/><Relationship Id="rId962" Type="http://schemas.openxmlformats.org/officeDocument/2006/relationships/oleObject" Target="embeddings/oleObject466.bin"/><Relationship Id="rId963" Type="http://schemas.openxmlformats.org/officeDocument/2006/relationships/image" Target="media/image470.wmf"/><Relationship Id="rId964" Type="http://schemas.openxmlformats.org/officeDocument/2006/relationships/oleObject" Target="embeddings/oleObject467.bin"/><Relationship Id="rId965" Type="http://schemas.openxmlformats.org/officeDocument/2006/relationships/image" Target="media/image471.wmf"/><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oleObject" Target="embeddings/oleObject468.bin"/><Relationship Id="rId967" Type="http://schemas.openxmlformats.org/officeDocument/2006/relationships/image" Target="media/image472.wmf"/><Relationship Id="rId968" Type="http://schemas.openxmlformats.org/officeDocument/2006/relationships/oleObject" Target="embeddings/oleObject469.bin"/><Relationship Id="rId969" Type="http://schemas.openxmlformats.org/officeDocument/2006/relationships/image" Target="media/image473.wmf"/><Relationship Id="rId1030" Type="http://schemas.openxmlformats.org/officeDocument/2006/relationships/image" Target="media/image503.wmf"/><Relationship Id="rId1031" Type="http://schemas.openxmlformats.org/officeDocument/2006/relationships/oleObject" Target="embeddings/oleObject500.bin"/><Relationship Id="rId1032" Type="http://schemas.openxmlformats.org/officeDocument/2006/relationships/image" Target="media/image504.wmf"/><Relationship Id="rId1033" Type="http://schemas.openxmlformats.org/officeDocument/2006/relationships/oleObject" Target="embeddings/oleObject501.bin"/><Relationship Id="rId1034" Type="http://schemas.openxmlformats.org/officeDocument/2006/relationships/image" Target="media/image505.wmf"/><Relationship Id="rId1035" Type="http://schemas.openxmlformats.org/officeDocument/2006/relationships/oleObject" Target="embeddings/oleObject502.bin"/><Relationship Id="rId1036" Type="http://schemas.openxmlformats.org/officeDocument/2006/relationships/image" Target="media/image506.wmf"/><Relationship Id="rId1037" Type="http://schemas.openxmlformats.org/officeDocument/2006/relationships/oleObject" Target="embeddings/oleObject503.bin"/><Relationship Id="rId1038" Type="http://schemas.openxmlformats.org/officeDocument/2006/relationships/image" Target="media/image507.wmf"/><Relationship Id="rId1039" Type="http://schemas.openxmlformats.org/officeDocument/2006/relationships/oleObject" Target="embeddings/oleObject504.bin"/><Relationship Id="rId570" Type="http://schemas.openxmlformats.org/officeDocument/2006/relationships/oleObject" Target="embeddings/oleObject270.bin"/><Relationship Id="rId571" Type="http://schemas.openxmlformats.org/officeDocument/2006/relationships/image" Target="media/image274.wmf"/><Relationship Id="rId572" Type="http://schemas.openxmlformats.org/officeDocument/2006/relationships/oleObject" Target="embeddings/oleObject271.bin"/><Relationship Id="rId573" Type="http://schemas.openxmlformats.org/officeDocument/2006/relationships/image" Target="media/image275.wmf"/><Relationship Id="rId574" Type="http://schemas.openxmlformats.org/officeDocument/2006/relationships/oleObject" Target="embeddings/oleObject272.bin"/><Relationship Id="rId575" Type="http://schemas.openxmlformats.org/officeDocument/2006/relationships/image" Target="media/image276.wmf"/><Relationship Id="rId576" Type="http://schemas.openxmlformats.org/officeDocument/2006/relationships/oleObject" Target="embeddings/oleObject273.bin"/><Relationship Id="rId577" Type="http://schemas.openxmlformats.org/officeDocument/2006/relationships/image" Target="media/image277.wmf"/><Relationship Id="rId578" Type="http://schemas.openxmlformats.org/officeDocument/2006/relationships/oleObject" Target="embeddings/oleObject274.bin"/><Relationship Id="rId579" Type="http://schemas.openxmlformats.org/officeDocument/2006/relationships/image" Target="media/image278.wmf"/><Relationship Id="rId1814" Type="http://schemas.openxmlformats.org/officeDocument/2006/relationships/image" Target="media/image894.wmf"/><Relationship Id="rId1815" Type="http://schemas.openxmlformats.org/officeDocument/2006/relationships/oleObject" Target="embeddings/oleObject891.bin"/><Relationship Id="rId1816" Type="http://schemas.openxmlformats.org/officeDocument/2006/relationships/image" Target="media/image895.wmf"/><Relationship Id="rId1817" Type="http://schemas.openxmlformats.org/officeDocument/2006/relationships/oleObject" Target="embeddings/oleObject892.bin"/><Relationship Id="rId1818" Type="http://schemas.openxmlformats.org/officeDocument/2006/relationships/image" Target="media/image896.wmf"/><Relationship Id="rId1819" Type="http://schemas.openxmlformats.org/officeDocument/2006/relationships/oleObject" Target="embeddings/oleObject893.bin"/><Relationship Id="rId1820" Type="http://schemas.openxmlformats.org/officeDocument/2006/relationships/image" Target="media/image897.wmf"/><Relationship Id="rId1821" Type="http://schemas.openxmlformats.org/officeDocument/2006/relationships/oleObject" Target="embeddings/oleObject894.bin"/><Relationship Id="rId1822" Type="http://schemas.openxmlformats.org/officeDocument/2006/relationships/image" Target="media/image898.wmf"/><Relationship Id="rId1823" Type="http://schemas.openxmlformats.org/officeDocument/2006/relationships/oleObject" Target="embeddings/oleObject895.bin"/><Relationship Id="rId1430" Type="http://schemas.openxmlformats.org/officeDocument/2006/relationships/oleObject" Target="embeddings/oleObject699.bin"/><Relationship Id="rId1431" Type="http://schemas.openxmlformats.org/officeDocument/2006/relationships/image" Target="media/image703.wmf"/><Relationship Id="rId1432" Type="http://schemas.openxmlformats.org/officeDocument/2006/relationships/oleObject" Target="embeddings/oleObject700.bin"/><Relationship Id="rId1433" Type="http://schemas.openxmlformats.org/officeDocument/2006/relationships/image" Target="media/image704.wmf"/><Relationship Id="rId1434" Type="http://schemas.openxmlformats.org/officeDocument/2006/relationships/oleObject" Target="embeddings/oleObject701.bin"/><Relationship Id="rId1435" Type="http://schemas.openxmlformats.org/officeDocument/2006/relationships/image" Target="media/image705.wmf"/><Relationship Id="rId1436" Type="http://schemas.openxmlformats.org/officeDocument/2006/relationships/oleObject" Target="embeddings/oleObject702.bin"/><Relationship Id="rId1437" Type="http://schemas.openxmlformats.org/officeDocument/2006/relationships/image" Target="media/image706.wmf"/><Relationship Id="rId1438" Type="http://schemas.openxmlformats.org/officeDocument/2006/relationships/oleObject" Target="embeddings/oleObject703.bin"/><Relationship Id="rId1439" Type="http://schemas.openxmlformats.org/officeDocument/2006/relationships/image" Target="media/image707.wmf"/><Relationship Id="rId970" Type="http://schemas.openxmlformats.org/officeDocument/2006/relationships/oleObject" Target="embeddings/oleObject470.bin"/><Relationship Id="rId971" Type="http://schemas.openxmlformats.org/officeDocument/2006/relationships/image" Target="media/image474.wmf"/><Relationship Id="rId972" Type="http://schemas.openxmlformats.org/officeDocument/2006/relationships/oleObject" Target="embeddings/oleObject471.bin"/><Relationship Id="rId973" Type="http://schemas.openxmlformats.org/officeDocument/2006/relationships/image" Target="media/image475.wmf"/><Relationship Id="rId974" Type="http://schemas.openxmlformats.org/officeDocument/2006/relationships/oleObject" Target="embeddings/oleObject472.bin"/><Relationship Id="rId975" Type="http://schemas.openxmlformats.org/officeDocument/2006/relationships/image" Target="media/image476.wmf"/><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oleObject" Target="embeddings/oleObject473.bin"/><Relationship Id="rId977" Type="http://schemas.openxmlformats.org/officeDocument/2006/relationships/image" Target="media/image477.wmf"/><Relationship Id="rId978" Type="http://schemas.openxmlformats.org/officeDocument/2006/relationships/oleObject" Target="embeddings/oleObject474.bin"/><Relationship Id="rId979" Type="http://schemas.openxmlformats.org/officeDocument/2006/relationships/image" Target="media/image478.wmf"/><Relationship Id="rId1040" Type="http://schemas.openxmlformats.org/officeDocument/2006/relationships/image" Target="media/image508.wmf"/><Relationship Id="rId1041" Type="http://schemas.openxmlformats.org/officeDocument/2006/relationships/oleObject" Target="embeddings/oleObject505.bin"/><Relationship Id="rId1042" Type="http://schemas.openxmlformats.org/officeDocument/2006/relationships/image" Target="media/image509.wmf"/><Relationship Id="rId1043" Type="http://schemas.openxmlformats.org/officeDocument/2006/relationships/oleObject" Target="embeddings/oleObject506.bin"/><Relationship Id="rId1044" Type="http://schemas.openxmlformats.org/officeDocument/2006/relationships/image" Target="media/image510.wmf"/><Relationship Id="rId1045" Type="http://schemas.openxmlformats.org/officeDocument/2006/relationships/oleObject" Target="embeddings/oleObject507.bin"/><Relationship Id="rId1046" Type="http://schemas.openxmlformats.org/officeDocument/2006/relationships/image" Target="media/image511.wmf"/><Relationship Id="rId1047" Type="http://schemas.openxmlformats.org/officeDocument/2006/relationships/oleObject" Target="embeddings/oleObject508.bin"/><Relationship Id="rId1048" Type="http://schemas.openxmlformats.org/officeDocument/2006/relationships/image" Target="media/image512.wmf"/><Relationship Id="rId1049" Type="http://schemas.openxmlformats.org/officeDocument/2006/relationships/oleObject" Target="embeddings/oleObject509.bin"/><Relationship Id="rId580" Type="http://schemas.openxmlformats.org/officeDocument/2006/relationships/oleObject" Target="embeddings/oleObject275.bin"/><Relationship Id="rId581" Type="http://schemas.openxmlformats.org/officeDocument/2006/relationships/image" Target="media/image279.wmf"/><Relationship Id="rId582" Type="http://schemas.openxmlformats.org/officeDocument/2006/relationships/oleObject" Target="embeddings/oleObject276.bin"/><Relationship Id="rId583" Type="http://schemas.openxmlformats.org/officeDocument/2006/relationships/image" Target="media/image280.wmf"/><Relationship Id="rId584" Type="http://schemas.openxmlformats.org/officeDocument/2006/relationships/oleObject" Target="embeddings/oleObject277.bin"/><Relationship Id="rId585" Type="http://schemas.openxmlformats.org/officeDocument/2006/relationships/image" Target="media/image281.wmf"/><Relationship Id="rId586" Type="http://schemas.openxmlformats.org/officeDocument/2006/relationships/oleObject" Target="embeddings/oleObject278.bin"/><Relationship Id="rId587" Type="http://schemas.openxmlformats.org/officeDocument/2006/relationships/image" Target="media/image282.wmf"/><Relationship Id="rId588" Type="http://schemas.openxmlformats.org/officeDocument/2006/relationships/oleObject" Target="embeddings/oleObject279.bin"/><Relationship Id="rId589" Type="http://schemas.openxmlformats.org/officeDocument/2006/relationships/image" Target="media/image283.wmf"/><Relationship Id="rId1824" Type="http://schemas.openxmlformats.org/officeDocument/2006/relationships/image" Target="media/image899.wmf"/><Relationship Id="rId1825" Type="http://schemas.openxmlformats.org/officeDocument/2006/relationships/oleObject" Target="embeddings/oleObject896.bin"/><Relationship Id="rId1826" Type="http://schemas.openxmlformats.org/officeDocument/2006/relationships/image" Target="media/image900.wmf"/><Relationship Id="rId1827" Type="http://schemas.openxmlformats.org/officeDocument/2006/relationships/oleObject" Target="embeddings/oleObject897.bin"/><Relationship Id="rId1828" Type="http://schemas.openxmlformats.org/officeDocument/2006/relationships/image" Target="media/image901.wmf"/><Relationship Id="rId1829" Type="http://schemas.openxmlformats.org/officeDocument/2006/relationships/oleObject" Target="embeddings/oleObject898.bin"/><Relationship Id="rId1830" Type="http://schemas.openxmlformats.org/officeDocument/2006/relationships/image" Target="media/image902.wmf"/><Relationship Id="rId1831" Type="http://schemas.openxmlformats.org/officeDocument/2006/relationships/oleObject" Target="embeddings/oleObject899.bin"/><Relationship Id="rId1832" Type="http://schemas.openxmlformats.org/officeDocument/2006/relationships/image" Target="media/image903.wmf"/><Relationship Id="rId1833" Type="http://schemas.openxmlformats.org/officeDocument/2006/relationships/oleObject" Target="embeddings/oleObject900.bin"/><Relationship Id="rId1440" Type="http://schemas.openxmlformats.org/officeDocument/2006/relationships/oleObject" Target="embeddings/oleObject704.bin"/><Relationship Id="rId1441" Type="http://schemas.openxmlformats.org/officeDocument/2006/relationships/image" Target="media/image708.wmf"/><Relationship Id="rId1442" Type="http://schemas.openxmlformats.org/officeDocument/2006/relationships/oleObject" Target="embeddings/oleObject705.bin"/><Relationship Id="rId1443" Type="http://schemas.openxmlformats.org/officeDocument/2006/relationships/image" Target="media/image709.wmf"/><Relationship Id="rId1444" Type="http://schemas.openxmlformats.org/officeDocument/2006/relationships/oleObject" Target="embeddings/oleObject706.bin"/><Relationship Id="rId1445" Type="http://schemas.openxmlformats.org/officeDocument/2006/relationships/image" Target="media/image710.wmf"/><Relationship Id="rId1446" Type="http://schemas.openxmlformats.org/officeDocument/2006/relationships/oleObject" Target="embeddings/oleObject707.bin"/><Relationship Id="rId1447" Type="http://schemas.openxmlformats.org/officeDocument/2006/relationships/image" Target="media/image711.wmf"/><Relationship Id="rId1448" Type="http://schemas.openxmlformats.org/officeDocument/2006/relationships/oleObject" Target="embeddings/oleObject708.bin"/><Relationship Id="rId1449" Type="http://schemas.openxmlformats.org/officeDocument/2006/relationships/image" Target="media/image712.wmf"/><Relationship Id="rId980" Type="http://schemas.openxmlformats.org/officeDocument/2006/relationships/oleObject" Target="embeddings/oleObject475.bin"/><Relationship Id="rId981" Type="http://schemas.openxmlformats.org/officeDocument/2006/relationships/image" Target="media/image479.wmf"/><Relationship Id="rId982" Type="http://schemas.openxmlformats.org/officeDocument/2006/relationships/oleObject" Target="embeddings/oleObject476.bin"/><Relationship Id="rId983" Type="http://schemas.openxmlformats.org/officeDocument/2006/relationships/image" Target="media/image480.wmf"/><Relationship Id="rId984" Type="http://schemas.openxmlformats.org/officeDocument/2006/relationships/oleObject" Target="embeddings/oleObject477.bin"/><Relationship Id="rId985" Type="http://schemas.openxmlformats.org/officeDocument/2006/relationships/image" Target="media/image481.wmf"/><Relationship Id="rId986" Type="http://schemas.openxmlformats.org/officeDocument/2006/relationships/oleObject" Target="embeddings/oleObject478.bin"/><Relationship Id="rId987" Type="http://schemas.openxmlformats.org/officeDocument/2006/relationships/image" Target="media/image482.wmf"/><Relationship Id="rId988" Type="http://schemas.openxmlformats.org/officeDocument/2006/relationships/oleObject" Target="embeddings/oleObject479.bin"/><Relationship Id="rId989" Type="http://schemas.openxmlformats.org/officeDocument/2006/relationships/image" Target="media/image483.wmf"/><Relationship Id="rId1050" Type="http://schemas.openxmlformats.org/officeDocument/2006/relationships/image" Target="media/image513.wmf"/><Relationship Id="rId1051" Type="http://schemas.openxmlformats.org/officeDocument/2006/relationships/oleObject" Target="embeddings/oleObject510.bin"/><Relationship Id="rId1052" Type="http://schemas.openxmlformats.org/officeDocument/2006/relationships/image" Target="media/image514.wmf"/><Relationship Id="rId1053" Type="http://schemas.openxmlformats.org/officeDocument/2006/relationships/oleObject" Target="embeddings/oleObject511.bin"/><Relationship Id="rId1054" Type="http://schemas.openxmlformats.org/officeDocument/2006/relationships/image" Target="media/image515.wmf"/><Relationship Id="rId1055" Type="http://schemas.openxmlformats.org/officeDocument/2006/relationships/oleObject" Target="embeddings/oleObject512.bin"/><Relationship Id="rId1056" Type="http://schemas.openxmlformats.org/officeDocument/2006/relationships/image" Target="media/image516.wmf"/><Relationship Id="rId1057" Type="http://schemas.openxmlformats.org/officeDocument/2006/relationships/oleObject" Target="embeddings/oleObject513.bin"/><Relationship Id="rId1058" Type="http://schemas.openxmlformats.org/officeDocument/2006/relationships/image" Target="media/image517.wmf"/><Relationship Id="rId1059" Type="http://schemas.openxmlformats.org/officeDocument/2006/relationships/oleObject" Target="embeddings/oleObject514.bin"/><Relationship Id="rId590" Type="http://schemas.openxmlformats.org/officeDocument/2006/relationships/oleObject" Target="embeddings/oleObject280.bin"/><Relationship Id="rId591" Type="http://schemas.openxmlformats.org/officeDocument/2006/relationships/image" Target="media/image284.wmf"/><Relationship Id="rId592" Type="http://schemas.openxmlformats.org/officeDocument/2006/relationships/oleObject" Target="embeddings/oleObject281.bin"/><Relationship Id="rId593" Type="http://schemas.openxmlformats.org/officeDocument/2006/relationships/image" Target="media/image285.wmf"/><Relationship Id="rId594" Type="http://schemas.openxmlformats.org/officeDocument/2006/relationships/oleObject" Target="embeddings/oleObject282.bin"/><Relationship Id="rId595" Type="http://schemas.openxmlformats.org/officeDocument/2006/relationships/image" Target="media/image286.wmf"/><Relationship Id="rId596" Type="http://schemas.openxmlformats.org/officeDocument/2006/relationships/oleObject" Target="embeddings/oleObject283.bin"/><Relationship Id="rId597" Type="http://schemas.openxmlformats.org/officeDocument/2006/relationships/image" Target="media/image287.wmf"/><Relationship Id="rId598" Type="http://schemas.openxmlformats.org/officeDocument/2006/relationships/oleObject" Target="embeddings/oleObject284.bin"/><Relationship Id="rId599" Type="http://schemas.openxmlformats.org/officeDocument/2006/relationships/image" Target="media/image288.wmf"/><Relationship Id="rId1834" Type="http://schemas.openxmlformats.org/officeDocument/2006/relationships/image" Target="media/image904.wmf"/><Relationship Id="rId1835" Type="http://schemas.openxmlformats.org/officeDocument/2006/relationships/oleObject" Target="embeddings/oleObject901.bin"/><Relationship Id="rId1836" Type="http://schemas.openxmlformats.org/officeDocument/2006/relationships/image" Target="media/image905.wmf"/><Relationship Id="rId1837" Type="http://schemas.openxmlformats.org/officeDocument/2006/relationships/oleObject" Target="embeddings/oleObject902.bin"/><Relationship Id="rId1838" Type="http://schemas.openxmlformats.org/officeDocument/2006/relationships/image" Target="media/image906.wmf"/><Relationship Id="rId1839" Type="http://schemas.openxmlformats.org/officeDocument/2006/relationships/oleObject" Target="embeddings/oleObject903.bin"/><Relationship Id="rId1840" Type="http://schemas.openxmlformats.org/officeDocument/2006/relationships/image" Target="media/image907.wmf"/><Relationship Id="rId1841" Type="http://schemas.openxmlformats.org/officeDocument/2006/relationships/oleObject" Target="embeddings/oleObject904.bin"/><Relationship Id="rId1842" Type="http://schemas.openxmlformats.org/officeDocument/2006/relationships/image" Target="media/image908.wmf"/><Relationship Id="rId1843" Type="http://schemas.openxmlformats.org/officeDocument/2006/relationships/oleObject" Target="embeddings/oleObject905.bin"/><Relationship Id="rId1450" Type="http://schemas.openxmlformats.org/officeDocument/2006/relationships/oleObject" Target="embeddings/oleObject709.bin"/><Relationship Id="rId1451" Type="http://schemas.openxmlformats.org/officeDocument/2006/relationships/image" Target="media/image713.wmf"/><Relationship Id="rId1452" Type="http://schemas.openxmlformats.org/officeDocument/2006/relationships/oleObject" Target="embeddings/oleObject710.bin"/><Relationship Id="rId1453" Type="http://schemas.openxmlformats.org/officeDocument/2006/relationships/image" Target="media/image714.wmf"/><Relationship Id="rId1454" Type="http://schemas.openxmlformats.org/officeDocument/2006/relationships/oleObject" Target="embeddings/oleObject711.bin"/><Relationship Id="rId1455" Type="http://schemas.openxmlformats.org/officeDocument/2006/relationships/image" Target="media/image715.wmf"/><Relationship Id="rId1456" Type="http://schemas.openxmlformats.org/officeDocument/2006/relationships/oleObject" Target="embeddings/oleObject712.bin"/><Relationship Id="rId1457" Type="http://schemas.openxmlformats.org/officeDocument/2006/relationships/image" Target="media/image716.wmf"/><Relationship Id="rId1458" Type="http://schemas.openxmlformats.org/officeDocument/2006/relationships/oleObject" Target="embeddings/oleObject713.bin"/><Relationship Id="rId1459" Type="http://schemas.openxmlformats.org/officeDocument/2006/relationships/image" Target="media/image717.wmf"/><Relationship Id="rId990" Type="http://schemas.openxmlformats.org/officeDocument/2006/relationships/oleObject" Target="embeddings/oleObject480.bin"/><Relationship Id="rId991" Type="http://schemas.openxmlformats.org/officeDocument/2006/relationships/image" Target="media/image484.wmf"/><Relationship Id="rId992" Type="http://schemas.openxmlformats.org/officeDocument/2006/relationships/oleObject" Target="embeddings/oleObject481.bin"/><Relationship Id="rId993" Type="http://schemas.openxmlformats.org/officeDocument/2006/relationships/image" Target="media/image485.wmf"/><Relationship Id="rId994" Type="http://schemas.openxmlformats.org/officeDocument/2006/relationships/oleObject" Target="embeddings/oleObject482.bin"/><Relationship Id="rId995" Type="http://schemas.openxmlformats.org/officeDocument/2006/relationships/image" Target="media/image486.wmf"/><Relationship Id="rId996" Type="http://schemas.openxmlformats.org/officeDocument/2006/relationships/oleObject" Target="embeddings/oleObject483.bin"/><Relationship Id="rId997" Type="http://schemas.openxmlformats.org/officeDocument/2006/relationships/image" Target="media/image487.wmf"/><Relationship Id="rId998" Type="http://schemas.openxmlformats.org/officeDocument/2006/relationships/oleObject" Target="embeddings/oleObject484.bin"/><Relationship Id="rId999" Type="http://schemas.openxmlformats.org/officeDocument/2006/relationships/image" Target="media/image488.wmf"/><Relationship Id="rId1060" Type="http://schemas.openxmlformats.org/officeDocument/2006/relationships/image" Target="media/image518.wmf"/><Relationship Id="rId1061" Type="http://schemas.openxmlformats.org/officeDocument/2006/relationships/oleObject" Target="embeddings/oleObject515.bin"/><Relationship Id="rId1062" Type="http://schemas.openxmlformats.org/officeDocument/2006/relationships/image" Target="media/image519.wmf"/><Relationship Id="rId1063" Type="http://schemas.openxmlformats.org/officeDocument/2006/relationships/oleObject" Target="embeddings/oleObject516.bin"/><Relationship Id="rId1064" Type="http://schemas.openxmlformats.org/officeDocument/2006/relationships/image" Target="media/image520.wmf"/><Relationship Id="rId1065" Type="http://schemas.openxmlformats.org/officeDocument/2006/relationships/oleObject" Target="embeddings/oleObject517.bin"/><Relationship Id="rId1066" Type="http://schemas.openxmlformats.org/officeDocument/2006/relationships/image" Target="media/image521.wmf"/><Relationship Id="rId1067" Type="http://schemas.openxmlformats.org/officeDocument/2006/relationships/oleObject" Target="embeddings/oleObject518.bin"/><Relationship Id="rId1068" Type="http://schemas.openxmlformats.org/officeDocument/2006/relationships/image" Target="media/image522.wmf"/><Relationship Id="rId1069" Type="http://schemas.openxmlformats.org/officeDocument/2006/relationships/oleObject" Target="embeddings/oleObject519.bin"/><Relationship Id="rId1844" Type="http://schemas.openxmlformats.org/officeDocument/2006/relationships/image" Target="media/image909.wmf"/><Relationship Id="rId1845" Type="http://schemas.openxmlformats.org/officeDocument/2006/relationships/oleObject" Target="embeddings/oleObject906.bin"/><Relationship Id="rId1846" Type="http://schemas.openxmlformats.org/officeDocument/2006/relationships/image" Target="media/image910.wmf"/><Relationship Id="rId1847" Type="http://schemas.openxmlformats.org/officeDocument/2006/relationships/oleObject" Target="embeddings/oleObject907.bin"/><Relationship Id="rId1848" Type="http://schemas.openxmlformats.org/officeDocument/2006/relationships/image" Target="media/image911.wmf"/><Relationship Id="rId1849" Type="http://schemas.openxmlformats.org/officeDocument/2006/relationships/oleObject" Target="embeddings/oleObject908.bin"/><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image" Target="media/image912.wmf"/><Relationship Id="rId1851" Type="http://schemas.openxmlformats.org/officeDocument/2006/relationships/oleObject" Target="embeddings/oleObject909.bin"/><Relationship Id="rId1852" Type="http://schemas.openxmlformats.org/officeDocument/2006/relationships/image" Target="media/image913.wmf"/><Relationship Id="rId1853" Type="http://schemas.openxmlformats.org/officeDocument/2006/relationships/oleObject" Target="embeddings/oleObject910.bin"/><Relationship Id="rId1460" Type="http://schemas.openxmlformats.org/officeDocument/2006/relationships/oleObject" Target="embeddings/oleObject714.bin"/><Relationship Id="rId1461" Type="http://schemas.openxmlformats.org/officeDocument/2006/relationships/image" Target="media/image718.wmf"/><Relationship Id="rId1462" Type="http://schemas.openxmlformats.org/officeDocument/2006/relationships/oleObject" Target="embeddings/oleObject715.bin"/><Relationship Id="rId1463" Type="http://schemas.openxmlformats.org/officeDocument/2006/relationships/image" Target="media/image719.emf"/><Relationship Id="rId1464" Type="http://schemas.openxmlformats.org/officeDocument/2006/relationships/oleObject" Target="embeddings/oleObject716.bin"/><Relationship Id="rId1465" Type="http://schemas.openxmlformats.org/officeDocument/2006/relationships/image" Target="media/image720.wmf"/><Relationship Id="rId1466" Type="http://schemas.openxmlformats.org/officeDocument/2006/relationships/oleObject" Target="embeddings/oleObject717.bin"/><Relationship Id="rId1467" Type="http://schemas.openxmlformats.org/officeDocument/2006/relationships/image" Target="media/image721.emf"/><Relationship Id="rId1468" Type="http://schemas.openxmlformats.org/officeDocument/2006/relationships/oleObject" Target="embeddings/oleObject718.bin"/><Relationship Id="rId1469" Type="http://schemas.openxmlformats.org/officeDocument/2006/relationships/image" Target="media/image722.emf"/><Relationship Id="rId1070" Type="http://schemas.openxmlformats.org/officeDocument/2006/relationships/image" Target="media/image523.wmf"/><Relationship Id="rId1071" Type="http://schemas.openxmlformats.org/officeDocument/2006/relationships/oleObject" Target="embeddings/oleObject520.bin"/><Relationship Id="rId1072" Type="http://schemas.openxmlformats.org/officeDocument/2006/relationships/image" Target="media/image524.wmf"/><Relationship Id="rId1073" Type="http://schemas.openxmlformats.org/officeDocument/2006/relationships/oleObject" Target="embeddings/oleObject521.bin"/><Relationship Id="rId1074" Type="http://schemas.openxmlformats.org/officeDocument/2006/relationships/image" Target="media/image525.wmf"/><Relationship Id="rId1075" Type="http://schemas.openxmlformats.org/officeDocument/2006/relationships/oleObject" Target="embeddings/oleObject522.bin"/><Relationship Id="rId1076" Type="http://schemas.openxmlformats.org/officeDocument/2006/relationships/image" Target="media/image526.wmf"/><Relationship Id="rId1077" Type="http://schemas.openxmlformats.org/officeDocument/2006/relationships/oleObject" Target="embeddings/oleObject523.bin"/><Relationship Id="rId1078" Type="http://schemas.openxmlformats.org/officeDocument/2006/relationships/image" Target="media/image527.wmf"/><Relationship Id="rId1079" Type="http://schemas.openxmlformats.org/officeDocument/2006/relationships/oleObject" Target="embeddings/oleObject524.bin"/><Relationship Id="rId1854" Type="http://schemas.openxmlformats.org/officeDocument/2006/relationships/image" Target="media/image914.wmf"/><Relationship Id="rId1855" Type="http://schemas.openxmlformats.org/officeDocument/2006/relationships/oleObject" Target="embeddings/oleObject911.bin"/><Relationship Id="rId1856" Type="http://schemas.openxmlformats.org/officeDocument/2006/relationships/image" Target="media/image915.wmf"/><Relationship Id="rId1857" Type="http://schemas.openxmlformats.org/officeDocument/2006/relationships/oleObject" Target="embeddings/oleObject912.bin"/><Relationship Id="rId1858" Type="http://schemas.openxmlformats.org/officeDocument/2006/relationships/image" Target="media/image916.wmf"/><Relationship Id="rId1859" Type="http://schemas.openxmlformats.org/officeDocument/2006/relationships/oleObject" Target="embeddings/oleObject913.bin"/><Relationship Id="rId600" Type="http://schemas.openxmlformats.org/officeDocument/2006/relationships/oleObject" Target="embeddings/oleObject285.bin"/><Relationship Id="rId601" Type="http://schemas.openxmlformats.org/officeDocument/2006/relationships/image" Target="media/image289.wmf"/><Relationship Id="rId602" Type="http://schemas.openxmlformats.org/officeDocument/2006/relationships/oleObject" Target="embeddings/oleObject286.bin"/><Relationship Id="rId603" Type="http://schemas.openxmlformats.org/officeDocument/2006/relationships/image" Target="media/image290.wmf"/><Relationship Id="rId604" Type="http://schemas.openxmlformats.org/officeDocument/2006/relationships/oleObject" Target="embeddings/oleObject287.bin"/><Relationship Id="rId605" Type="http://schemas.openxmlformats.org/officeDocument/2006/relationships/image" Target="media/image291.wmf"/><Relationship Id="rId606" Type="http://schemas.openxmlformats.org/officeDocument/2006/relationships/oleObject" Target="embeddings/oleObject288.bin"/><Relationship Id="rId607" Type="http://schemas.openxmlformats.org/officeDocument/2006/relationships/image" Target="media/image292.wmf"/><Relationship Id="rId608" Type="http://schemas.openxmlformats.org/officeDocument/2006/relationships/oleObject" Target="embeddings/oleObject289.bin"/><Relationship Id="rId609" Type="http://schemas.openxmlformats.org/officeDocument/2006/relationships/image" Target="media/image293.wmf"/><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image" Target="media/image917.wmf"/><Relationship Id="rId1861" Type="http://schemas.openxmlformats.org/officeDocument/2006/relationships/oleObject" Target="embeddings/oleObject914.bin"/><Relationship Id="rId1862" Type="http://schemas.openxmlformats.org/officeDocument/2006/relationships/image" Target="media/image918.wmf"/><Relationship Id="rId1863" Type="http://schemas.openxmlformats.org/officeDocument/2006/relationships/oleObject" Target="embeddings/oleObject915.bin"/><Relationship Id="rId1470" Type="http://schemas.openxmlformats.org/officeDocument/2006/relationships/oleObject" Target="embeddings/oleObject719.bin"/><Relationship Id="rId1471" Type="http://schemas.openxmlformats.org/officeDocument/2006/relationships/image" Target="media/image723.emf"/><Relationship Id="rId1472" Type="http://schemas.openxmlformats.org/officeDocument/2006/relationships/oleObject" Target="embeddings/oleObject720.bin"/><Relationship Id="rId1473" Type="http://schemas.openxmlformats.org/officeDocument/2006/relationships/image" Target="media/image724.emf"/><Relationship Id="rId1474" Type="http://schemas.openxmlformats.org/officeDocument/2006/relationships/oleObject" Target="embeddings/oleObject721.bin"/><Relationship Id="rId1475" Type="http://schemas.openxmlformats.org/officeDocument/2006/relationships/image" Target="media/image725.emf"/><Relationship Id="rId1476" Type="http://schemas.openxmlformats.org/officeDocument/2006/relationships/oleObject" Target="embeddings/oleObject722.bin"/><Relationship Id="rId1477" Type="http://schemas.openxmlformats.org/officeDocument/2006/relationships/image" Target="media/image726.emf"/><Relationship Id="rId1478" Type="http://schemas.openxmlformats.org/officeDocument/2006/relationships/oleObject" Target="embeddings/oleObject723.bin"/><Relationship Id="rId1479" Type="http://schemas.openxmlformats.org/officeDocument/2006/relationships/image" Target="media/image727.wmf"/><Relationship Id="rId1080" Type="http://schemas.openxmlformats.org/officeDocument/2006/relationships/image" Target="media/image528.wmf"/><Relationship Id="rId1081" Type="http://schemas.openxmlformats.org/officeDocument/2006/relationships/oleObject" Target="embeddings/oleObject525.bin"/><Relationship Id="rId1082" Type="http://schemas.openxmlformats.org/officeDocument/2006/relationships/image" Target="media/image529.wmf"/><Relationship Id="rId1083" Type="http://schemas.openxmlformats.org/officeDocument/2006/relationships/oleObject" Target="embeddings/oleObject526.bin"/><Relationship Id="rId1084" Type="http://schemas.openxmlformats.org/officeDocument/2006/relationships/image" Target="media/image530.wmf"/><Relationship Id="rId1085" Type="http://schemas.openxmlformats.org/officeDocument/2006/relationships/oleObject" Target="embeddings/oleObject527.bin"/><Relationship Id="rId1086" Type="http://schemas.openxmlformats.org/officeDocument/2006/relationships/image" Target="media/image531.wmf"/><Relationship Id="rId1087" Type="http://schemas.openxmlformats.org/officeDocument/2006/relationships/oleObject" Target="embeddings/oleObject528.bin"/><Relationship Id="rId1088" Type="http://schemas.openxmlformats.org/officeDocument/2006/relationships/image" Target="media/image532.wmf"/><Relationship Id="rId1089" Type="http://schemas.openxmlformats.org/officeDocument/2006/relationships/oleObject" Target="embeddings/oleObject529.bin"/><Relationship Id="rId1864" Type="http://schemas.openxmlformats.org/officeDocument/2006/relationships/image" Target="media/image919.wmf"/><Relationship Id="rId1865" Type="http://schemas.openxmlformats.org/officeDocument/2006/relationships/oleObject" Target="embeddings/oleObject916.bin"/><Relationship Id="rId1866" Type="http://schemas.openxmlformats.org/officeDocument/2006/relationships/image" Target="media/image920.wmf"/><Relationship Id="rId1867" Type="http://schemas.openxmlformats.org/officeDocument/2006/relationships/oleObject" Target="embeddings/oleObject917.bin"/><Relationship Id="rId1868" Type="http://schemas.openxmlformats.org/officeDocument/2006/relationships/image" Target="media/image921.wmf"/><Relationship Id="rId1869" Type="http://schemas.openxmlformats.org/officeDocument/2006/relationships/oleObject" Target="embeddings/oleObject918.bin"/><Relationship Id="rId610" Type="http://schemas.openxmlformats.org/officeDocument/2006/relationships/oleObject" Target="embeddings/oleObject290.bin"/><Relationship Id="rId611" Type="http://schemas.openxmlformats.org/officeDocument/2006/relationships/image" Target="media/image294.wmf"/><Relationship Id="rId612" Type="http://schemas.openxmlformats.org/officeDocument/2006/relationships/oleObject" Target="embeddings/oleObject291.bin"/><Relationship Id="rId613" Type="http://schemas.openxmlformats.org/officeDocument/2006/relationships/image" Target="media/image295.wmf"/><Relationship Id="rId614" Type="http://schemas.openxmlformats.org/officeDocument/2006/relationships/oleObject" Target="embeddings/oleObject292.bin"/><Relationship Id="rId615" Type="http://schemas.openxmlformats.org/officeDocument/2006/relationships/image" Target="media/image296.wmf"/><Relationship Id="rId616" Type="http://schemas.openxmlformats.org/officeDocument/2006/relationships/oleObject" Target="embeddings/oleObject293.bin"/><Relationship Id="rId617" Type="http://schemas.openxmlformats.org/officeDocument/2006/relationships/image" Target="media/image297.wmf"/><Relationship Id="rId618" Type="http://schemas.openxmlformats.org/officeDocument/2006/relationships/oleObject" Target="embeddings/oleObject294.bin"/><Relationship Id="rId619" Type="http://schemas.openxmlformats.org/officeDocument/2006/relationships/image" Target="media/image298.wmf"/><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image" Target="media/image922.wmf"/><Relationship Id="rId1871" Type="http://schemas.openxmlformats.org/officeDocument/2006/relationships/oleObject" Target="embeddings/oleObject919.bin"/><Relationship Id="rId1872" Type="http://schemas.openxmlformats.org/officeDocument/2006/relationships/image" Target="media/image923.wmf"/><Relationship Id="rId1873" Type="http://schemas.openxmlformats.org/officeDocument/2006/relationships/oleObject" Target="embeddings/oleObject920.bin"/><Relationship Id="rId1480" Type="http://schemas.openxmlformats.org/officeDocument/2006/relationships/oleObject" Target="embeddings/oleObject724.bin"/><Relationship Id="rId1481" Type="http://schemas.openxmlformats.org/officeDocument/2006/relationships/image" Target="media/image728.wmf"/><Relationship Id="rId1482" Type="http://schemas.openxmlformats.org/officeDocument/2006/relationships/oleObject" Target="embeddings/oleObject725.bin"/><Relationship Id="rId1483" Type="http://schemas.openxmlformats.org/officeDocument/2006/relationships/image" Target="media/image729.wmf"/><Relationship Id="rId1484" Type="http://schemas.openxmlformats.org/officeDocument/2006/relationships/oleObject" Target="embeddings/oleObject726.bin"/><Relationship Id="rId1485" Type="http://schemas.openxmlformats.org/officeDocument/2006/relationships/image" Target="media/image730.emf"/><Relationship Id="rId1486" Type="http://schemas.openxmlformats.org/officeDocument/2006/relationships/oleObject" Target="embeddings/oleObject727.bin"/><Relationship Id="rId1487" Type="http://schemas.openxmlformats.org/officeDocument/2006/relationships/image" Target="media/image731.emf"/><Relationship Id="rId1488" Type="http://schemas.openxmlformats.org/officeDocument/2006/relationships/oleObject" Target="embeddings/oleObject728.bin"/><Relationship Id="rId1489" Type="http://schemas.openxmlformats.org/officeDocument/2006/relationships/image" Target="media/image732.emf"/><Relationship Id="rId1090" Type="http://schemas.openxmlformats.org/officeDocument/2006/relationships/image" Target="media/image533.wmf"/><Relationship Id="rId1091" Type="http://schemas.openxmlformats.org/officeDocument/2006/relationships/oleObject" Target="embeddings/oleObject530.bin"/><Relationship Id="rId1092" Type="http://schemas.openxmlformats.org/officeDocument/2006/relationships/image" Target="media/image534.wmf"/><Relationship Id="rId1093" Type="http://schemas.openxmlformats.org/officeDocument/2006/relationships/oleObject" Target="embeddings/oleObject531.bin"/><Relationship Id="rId1094" Type="http://schemas.openxmlformats.org/officeDocument/2006/relationships/image" Target="media/image535.wmf"/><Relationship Id="rId1095" Type="http://schemas.openxmlformats.org/officeDocument/2006/relationships/oleObject" Target="embeddings/oleObject532.bin"/><Relationship Id="rId1096" Type="http://schemas.openxmlformats.org/officeDocument/2006/relationships/image" Target="media/image536.wmf"/><Relationship Id="rId1097" Type="http://schemas.openxmlformats.org/officeDocument/2006/relationships/oleObject" Target="embeddings/oleObject533.bin"/><Relationship Id="rId1098" Type="http://schemas.openxmlformats.org/officeDocument/2006/relationships/image" Target="media/image537.wmf"/><Relationship Id="rId1099" Type="http://schemas.openxmlformats.org/officeDocument/2006/relationships/oleObject" Target="embeddings/oleObject534.bin"/><Relationship Id="rId1874" Type="http://schemas.openxmlformats.org/officeDocument/2006/relationships/image" Target="media/image924.wmf"/><Relationship Id="rId1875" Type="http://schemas.openxmlformats.org/officeDocument/2006/relationships/oleObject" Target="embeddings/oleObject921.bin"/><Relationship Id="rId1876" Type="http://schemas.openxmlformats.org/officeDocument/2006/relationships/image" Target="media/image925.wmf"/><Relationship Id="rId1877" Type="http://schemas.openxmlformats.org/officeDocument/2006/relationships/oleObject" Target="embeddings/oleObject922.bin"/><Relationship Id="rId1878" Type="http://schemas.openxmlformats.org/officeDocument/2006/relationships/image" Target="media/image926.wmf"/><Relationship Id="rId1879" Type="http://schemas.openxmlformats.org/officeDocument/2006/relationships/oleObject" Target="embeddings/oleObject923.bin"/><Relationship Id="rId620" Type="http://schemas.openxmlformats.org/officeDocument/2006/relationships/oleObject" Target="embeddings/oleObject295.bin"/><Relationship Id="rId621" Type="http://schemas.openxmlformats.org/officeDocument/2006/relationships/image" Target="media/image299.wmf"/><Relationship Id="rId622" Type="http://schemas.openxmlformats.org/officeDocument/2006/relationships/oleObject" Target="embeddings/oleObject296.bin"/><Relationship Id="rId623" Type="http://schemas.openxmlformats.org/officeDocument/2006/relationships/image" Target="media/image300.wmf"/><Relationship Id="rId624" Type="http://schemas.openxmlformats.org/officeDocument/2006/relationships/oleObject" Target="embeddings/oleObject297.bin"/><Relationship Id="rId625" Type="http://schemas.openxmlformats.org/officeDocument/2006/relationships/image" Target="media/image301.wmf"/><Relationship Id="rId626" Type="http://schemas.openxmlformats.org/officeDocument/2006/relationships/oleObject" Target="embeddings/oleObject298.bin"/><Relationship Id="rId627" Type="http://schemas.openxmlformats.org/officeDocument/2006/relationships/image" Target="media/image302.wmf"/><Relationship Id="rId628" Type="http://schemas.openxmlformats.org/officeDocument/2006/relationships/oleObject" Target="embeddings/oleObject299.bin"/><Relationship Id="rId629" Type="http://schemas.openxmlformats.org/officeDocument/2006/relationships/image" Target="media/image303.wmf"/><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image" Target="media/image927.wmf"/><Relationship Id="rId1881" Type="http://schemas.openxmlformats.org/officeDocument/2006/relationships/oleObject" Target="embeddings/oleObject924.bin"/><Relationship Id="rId1882" Type="http://schemas.openxmlformats.org/officeDocument/2006/relationships/image" Target="media/image928.wmf"/><Relationship Id="rId1883" Type="http://schemas.openxmlformats.org/officeDocument/2006/relationships/oleObject" Target="embeddings/oleObject925.bin"/><Relationship Id="rId1490" Type="http://schemas.openxmlformats.org/officeDocument/2006/relationships/oleObject" Target="embeddings/oleObject729.bin"/><Relationship Id="rId1491" Type="http://schemas.openxmlformats.org/officeDocument/2006/relationships/image" Target="media/image733.wmf"/><Relationship Id="rId1492" Type="http://schemas.openxmlformats.org/officeDocument/2006/relationships/oleObject" Target="embeddings/oleObject730.bin"/><Relationship Id="rId1493" Type="http://schemas.openxmlformats.org/officeDocument/2006/relationships/image" Target="media/image734.wmf"/><Relationship Id="rId1494" Type="http://schemas.openxmlformats.org/officeDocument/2006/relationships/oleObject" Target="embeddings/oleObject731.bin"/><Relationship Id="rId1495" Type="http://schemas.openxmlformats.org/officeDocument/2006/relationships/image" Target="media/image735.wmf"/><Relationship Id="rId1496" Type="http://schemas.openxmlformats.org/officeDocument/2006/relationships/oleObject" Target="embeddings/oleObject732.bin"/><Relationship Id="rId1497" Type="http://schemas.openxmlformats.org/officeDocument/2006/relationships/image" Target="media/image736.wmf"/><Relationship Id="rId1498" Type="http://schemas.openxmlformats.org/officeDocument/2006/relationships/oleObject" Target="embeddings/oleObject733.bin"/><Relationship Id="rId1499" Type="http://schemas.openxmlformats.org/officeDocument/2006/relationships/hyperlink" Target="http://mrl.sci.utah.edu/software/febio" TargetMode="External"/><Relationship Id="rId1884" Type="http://schemas.openxmlformats.org/officeDocument/2006/relationships/image" Target="media/image929.wmf"/><Relationship Id="rId1885" Type="http://schemas.openxmlformats.org/officeDocument/2006/relationships/oleObject" Target="embeddings/oleObject926.bin"/><Relationship Id="rId1886" Type="http://schemas.openxmlformats.org/officeDocument/2006/relationships/image" Target="media/image930.wmf"/><Relationship Id="rId1887" Type="http://schemas.openxmlformats.org/officeDocument/2006/relationships/oleObject" Target="embeddings/oleObject927.bin"/><Relationship Id="rId1888" Type="http://schemas.openxmlformats.org/officeDocument/2006/relationships/image" Target="media/image931.wmf"/><Relationship Id="rId1889" Type="http://schemas.openxmlformats.org/officeDocument/2006/relationships/oleObject" Target="embeddings/oleObject928.bin"/><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oleObject" Target="embeddings/oleObject300.bin"/><Relationship Id="rId631" Type="http://schemas.openxmlformats.org/officeDocument/2006/relationships/image" Target="media/image304.wmf"/><Relationship Id="rId632" Type="http://schemas.openxmlformats.org/officeDocument/2006/relationships/oleObject" Target="embeddings/oleObject301.bin"/><Relationship Id="rId633" Type="http://schemas.openxmlformats.org/officeDocument/2006/relationships/image" Target="media/image305.wmf"/><Relationship Id="rId634" Type="http://schemas.openxmlformats.org/officeDocument/2006/relationships/oleObject" Target="embeddings/oleObject302.bin"/><Relationship Id="rId635" Type="http://schemas.openxmlformats.org/officeDocument/2006/relationships/image" Target="media/image306.wmf"/><Relationship Id="rId636" Type="http://schemas.openxmlformats.org/officeDocument/2006/relationships/oleObject" Target="embeddings/oleObject303.bin"/><Relationship Id="rId637" Type="http://schemas.openxmlformats.org/officeDocument/2006/relationships/image" Target="media/image307.wmf"/><Relationship Id="rId638" Type="http://schemas.openxmlformats.org/officeDocument/2006/relationships/oleObject" Target="embeddings/oleObject304.bin"/><Relationship Id="rId639" Type="http://schemas.openxmlformats.org/officeDocument/2006/relationships/image" Target="media/image308.wmf"/><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wmf"/><Relationship Id="rId247" Type="http://schemas.openxmlformats.org/officeDocument/2006/relationships/oleObject" Target="embeddings/oleObject109.bin"/><Relationship Id="rId248" Type="http://schemas.openxmlformats.org/officeDocument/2006/relationships/image" Target="media/image112.wmf"/><Relationship Id="rId249" Type="http://schemas.openxmlformats.org/officeDocument/2006/relationships/oleObject" Target="embeddings/oleObject110.bin"/><Relationship Id="rId1890" Type="http://schemas.openxmlformats.org/officeDocument/2006/relationships/image" Target="media/image932.wmf"/><Relationship Id="rId1891" Type="http://schemas.openxmlformats.org/officeDocument/2006/relationships/oleObject" Target="embeddings/oleObject929.bin"/><Relationship Id="rId1892" Type="http://schemas.openxmlformats.org/officeDocument/2006/relationships/image" Target="media/image933.wmf"/><Relationship Id="rId1893" Type="http://schemas.openxmlformats.org/officeDocument/2006/relationships/oleObject" Target="embeddings/oleObject930.bin"/><Relationship Id="rId1894" Type="http://schemas.openxmlformats.org/officeDocument/2006/relationships/image" Target="media/image934.wmf"/><Relationship Id="rId1895" Type="http://schemas.openxmlformats.org/officeDocument/2006/relationships/oleObject" Target="embeddings/oleObject931.bin"/><Relationship Id="rId1896" Type="http://schemas.openxmlformats.org/officeDocument/2006/relationships/image" Target="media/image935.wmf"/><Relationship Id="rId1897" Type="http://schemas.openxmlformats.org/officeDocument/2006/relationships/oleObject" Target="embeddings/oleObject932.bin"/><Relationship Id="rId1898" Type="http://schemas.openxmlformats.org/officeDocument/2006/relationships/image" Target="media/image936.wmf"/><Relationship Id="rId1899" Type="http://schemas.openxmlformats.org/officeDocument/2006/relationships/oleObject" Target="embeddings/oleObject933.bin"/><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image" Target="media/image538.wmf"/><Relationship Id="rId1101" Type="http://schemas.openxmlformats.org/officeDocument/2006/relationships/oleObject" Target="embeddings/oleObject535.bin"/><Relationship Id="rId1102" Type="http://schemas.openxmlformats.org/officeDocument/2006/relationships/image" Target="media/image539.wmf"/><Relationship Id="rId1103" Type="http://schemas.openxmlformats.org/officeDocument/2006/relationships/oleObject" Target="embeddings/oleObject536.bin"/><Relationship Id="rId1104" Type="http://schemas.openxmlformats.org/officeDocument/2006/relationships/image" Target="media/image540.wmf"/><Relationship Id="rId1105" Type="http://schemas.openxmlformats.org/officeDocument/2006/relationships/oleObject" Target="embeddings/oleObject537.bin"/><Relationship Id="rId1106" Type="http://schemas.openxmlformats.org/officeDocument/2006/relationships/image" Target="media/image541.wmf"/><Relationship Id="rId1107" Type="http://schemas.openxmlformats.org/officeDocument/2006/relationships/oleObject" Target="embeddings/oleObject538.bin"/><Relationship Id="rId1108" Type="http://schemas.openxmlformats.org/officeDocument/2006/relationships/image" Target="media/image542.wmf"/><Relationship Id="rId1109" Type="http://schemas.openxmlformats.org/officeDocument/2006/relationships/oleObject" Target="embeddings/oleObject539.bin"/><Relationship Id="rId640" Type="http://schemas.openxmlformats.org/officeDocument/2006/relationships/oleObject" Target="embeddings/oleObject305.bin"/><Relationship Id="rId641" Type="http://schemas.openxmlformats.org/officeDocument/2006/relationships/image" Target="media/image309.wmf"/><Relationship Id="rId642" Type="http://schemas.openxmlformats.org/officeDocument/2006/relationships/oleObject" Target="embeddings/oleObject306.bin"/><Relationship Id="rId643" Type="http://schemas.openxmlformats.org/officeDocument/2006/relationships/image" Target="media/image310.wmf"/><Relationship Id="rId644" Type="http://schemas.openxmlformats.org/officeDocument/2006/relationships/oleObject" Target="embeddings/oleObject307.bin"/><Relationship Id="rId645" Type="http://schemas.openxmlformats.org/officeDocument/2006/relationships/image" Target="media/image311.wmf"/><Relationship Id="rId646" Type="http://schemas.openxmlformats.org/officeDocument/2006/relationships/oleObject" Target="embeddings/oleObject308.bin"/><Relationship Id="rId647" Type="http://schemas.openxmlformats.org/officeDocument/2006/relationships/image" Target="media/image312.wmf"/><Relationship Id="rId648" Type="http://schemas.openxmlformats.org/officeDocument/2006/relationships/oleObject" Target="embeddings/oleObject309.bin"/><Relationship Id="rId649" Type="http://schemas.openxmlformats.org/officeDocument/2006/relationships/image" Target="media/image313.wmf"/><Relationship Id="rId250" Type="http://schemas.openxmlformats.org/officeDocument/2006/relationships/image" Target="media/image113.wmf"/><Relationship Id="rId251" Type="http://schemas.openxmlformats.org/officeDocument/2006/relationships/oleObject" Target="embeddings/oleObject111.bin"/><Relationship Id="rId252" Type="http://schemas.openxmlformats.org/officeDocument/2006/relationships/image" Target="media/image114.wmf"/><Relationship Id="rId253" Type="http://schemas.openxmlformats.org/officeDocument/2006/relationships/oleObject" Target="embeddings/oleObject112.bin"/><Relationship Id="rId254" Type="http://schemas.openxmlformats.org/officeDocument/2006/relationships/image" Target="media/image115.wmf"/><Relationship Id="rId255" Type="http://schemas.openxmlformats.org/officeDocument/2006/relationships/oleObject" Target="embeddings/oleObject113.bin"/><Relationship Id="rId256" Type="http://schemas.openxmlformats.org/officeDocument/2006/relationships/image" Target="media/image116.wmf"/><Relationship Id="rId257" Type="http://schemas.openxmlformats.org/officeDocument/2006/relationships/oleObject" Target="embeddings/oleObject114.bin"/><Relationship Id="rId258" Type="http://schemas.openxmlformats.org/officeDocument/2006/relationships/image" Target="media/image117.wmf"/><Relationship Id="rId259" Type="http://schemas.openxmlformats.org/officeDocument/2006/relationships/oleObject" Target="embeddings/oleObject115.bin"/><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image" Target="media/image737.wmf"/><Relationship Id="rId1501" Type="http://schemas.openxmlformats.org/officeDocument/2006/relationships/oleObject" Target="embeddings/oleObject734.bin"/><Relationship Id="rId1502" Type="http://schemas.openxmlformats.org/officeDocument/2006/relationships/image" Target="media/image738.wmf"/><Relationship Id="rId1503" Type="http://schemas.openxmlformats.org/officeDocument/2006/relationships/oleObject" Target="embeddings/oleObject735.bin"/><Relationship Id="rId1110" Type="http://schemas.openxmlformats.org/officeDocument/2006/relationships/image" Target="media/image543.wmf"/><Relationship Id="rId1111" Type="http://schemas.openxmlformats.org/officeDocument/2006/relationships/oleObject" Target="embeddings/oleObject540.bin"/><Relationship Id="rId1112" Type="http://schemas.openxmlformats.org/officeDocument/2006/relationships/image" Target="media/image544.wmf"/><Relationship Id="rId1113" Type="http://schemas.openxmlformats.org/officeDocument/2006/relationships/oleObject" Target="embeddings/oleObject541.bin"/><Relationship Id="rId1114" Type="http://schemas.openxmlformats.org/officeDocument/2006/relationships/image" Target="media/image545.wmf"/><Relationship Id="rId1115" Type="http://schemas.openxmlformats.org/officeDocument/2006/relationships/oleObject" Target="embeddings/oleObject542.bin"/><Relationship Id="rId1116" Type="http://schemas.openxmlformats.org/officeDocument/2006/relationships/image" Target="media/image546.wmf"/><Relationship Id="rId1117" Type="http://schemas.openxmlformats.org/officeDocument/2006/relationships/oleObject" Target="embeddings/oleObject543.bin"/><Relationship Id="rId1118" Type="http://schemas.openxmlformats.org/officeDocument/2006/relationships/image" Target="media/image547.wmf"/><Relationship Id="rId1119" Type="http://schemas.openxmlformats.org/officeDocument/2006/relationships/oleObject" Target="embeddings/oleObject544.bin"/><Relationship Id="rId650" Type="http://schemas.openxmlformats.org/officeDocument/2006/relationships/oleObject" Target="embeddings/oleObject310.bin"/><Relationship Id="rId651" Type="http://schemas.openxmlformats.org/officeDocument/2006/relationships/image" Target="media/image314.wmf"/><Relationship Id="rId652" Type="http://schemas.openxmlformats.org/officeDocument/2006/relationships/oleObject" Target="embeddings/oleObject311.bin"/><Relationship Id="rId653" Type="http://schemas.openxmlformats.org/officeDocument/2006/relationships/image" Target="media/image315.wmf"/><Relationship Id="rId654" Type="http://schemas.openxmlformats.org/officeDocument/2006/relationships/oleObject" Target="embeddings/oleObject312.bin"/><Relationship Id="rId655" Type="http://schemas.openxmlformats.org/officeDocument/2006/relationships/image" Target="media/image316.wmf"/><Relationship Id="rId656" Type="http://schemas.openxmlformats.org/officeDocument/2006/relationships/oleObject" Target="embeddings/oleObject313.bin"/><Relationship Id="rId657" Type="http://schemas.openxmlformats.org/officeDocument/2006/relationships/image" Target="media/image317.wmf"/><Relationship Id="rId658" Type="http://schemas.openxmlformats.org/officeDocument/2006/relationships/oleObject" Target="embeddings/oleObject314.bin"/><Relationship Id="rId659" Type="http://schemas.openxmlformats.org/officeDocument/2006/relationships/image" Target="media/image318.wmf"/><Relationship Id="rId1504" Type="http://schemas.openxmlformats.org/officeDocument/2006/relationships/image" Target="media/image739.wmf"/><Relationship Id="rId1505" Type="http://schemas.openxmlformats.org/officeDocument/2006/relationships/oleObject" Target="embeddings/oleObject736.bin"/><Relationship Id="rId1506" Type="http://schemas.openxmlformats.org/officeDocument/2006/relationships/image" Target="media/image740.wmf"/><Relationship Id="rId1507" Type="http://schemas.openxmlformats.org/officeDocument/2006/relationships/oleObject" Target="embeddings/oleObject737.bin"/><Relationship Id="rId1508" Type="http://schemas.openxmlformats.org/officeDocument/2006/relationships/image" Target="media/image741.wmf"/><Relationship Id="rId1509" Type="http://schemas.openxmlformats.org/officeDocument/2006/relationships/oleObject" Target="embeddings/oleObject738.bin"/><Relationship Id="rId260" Type="http://schemas.openxmlformats.org/officeDocument/2006/relationships/image" Target="media/image118.wmf"/><Relationship Id="rId261" Type="http://schemas.openxmlformats.org/officeDocument/2006/relationships/oleObject" Target="embeddings/oleObject116.bin"/><Relationship Id="rId262" Type="http://schemas.openxmlformats.org/officeDocument/2006/relationships/image" Target="media/image119.wmf"/><Relationship Id="rId263" Type="http://schemas.openxmlformats.org/officeDocument/2006/relationships/oleObject" Target="embeddings/oleObject117.bin"/><Relationship Id="rId264" Type="http://schemas.openxmlformats.org/officeDocument/2006/relationships/image" Target="media/image120.wmf"/><Relationship Id="rId265" Type="http://schemas.openxmlformats.org/officeDocument/2006/relationships/oleObject" Target="embeddings/oleObject118.bin"/><Relationship Id="rId266" Type="http://schemas.openxmlformats.org/officeDocument/2006/relationships/image" Target="media/image121.wmf"/><Relationship Id="rId267" Type="http://schemas.openxmlformats.org/officeDocument/2006/relationships/oleObject" Target="embeddings/oleObject119.bin"/><Relationship Id="rId268" Type="http://schemas.openxmlformats.org/officeDocument/2006/relationships/image" Target="media/image122.wmf"/><Relationship Id="rId269" Type="http://schemas.openxmlformats.org/officeDocument/2006/relationships/oleObject" Target="embeddings/oleObject120.bin"/><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image" Target="media/image937.wmf"/><Relationship Id="rId1901" Type="http://schemas.openxmlformats.org/officeDocument/2006/relationships/oleObject" Target="embeddings/oleObject934.bin"/><Relationship Id="rId1902" Type="http://schemas.openxmlformats.org/officeDocument/2006/relationships/image" Target="media/image938.wmf"/><Relationship Id="rId1903" Type="http://schemas.openxmlformats.org/officeDocument/2006/relationships/oleObject" Target="embeddings/oleObject935.bin"/><Relationship Id="rId1510" Type="http://schemas.openxmlformats.org/officeDocument/2006/relationships/image" Target="media/image742.wmf"/><Relationship Id="rId1511" Type="http://schemas.openxmlformats.org/officeDocument/2006/relationships/oleObject" Target="embeddings/oleObject739.bin"/><Relationship Id="rId1512" Type="http://schemas.openxmlformats.org/officeDocument/2006/relationships/image" Target="media/image743.wmf"/><Relationship Id="rId1513" Type="http://schemas.openxmlformats.org/officeDocument/2006/relationships/oleObject" Target="embeddings/oleObject740.bin"/><Relationship Id="rId1120" Type="http://schemas.openxmlformats.org/officeDocument/2006/relationships/image" Target="media/image548.wmf"/><Relationship Id="rId1121" Type="http://schemas.openxmlformats.org/officeDocument/2006/relationships/oleObject" Target="embeddings/oleObject545.bin"/><Relationship Id="rId1122" Type="http://schemas.openxmlformats.org/officeDocument/2006/relationships/image" Target="media/image549.wmf"/><Relationship Id="rId1123" Type="http://schemas.openxmlformats.org/officeDocument/2006/relationships/oleObject" Target="embeddings/oleObject546.bin"/><Relationship Id="rId1124" Type="http://schemas.openxmlformats.org/officeDocument/2006/relationships/image" Target="media/image550.wmf"/><Relationship Id="rId1125" Type="http://schemas.openxmlformats.org/officeDocument/2006/relationships/oleObject" Target="embeddings/oleObject547.bin"/><Relationship Id="rId1126" Type="http://schemas.openxmlformats.org/officeDocument/2006/relationships/image" Target="media/image551.wmf"/><Relationship Id="rId1127" Type="http://schemas.openxmlformats.org/officeDocument/2006/relationships/oleObject" Target="embeddings/oleObject548.bin"/><Relationship Id="rId1128" Type="http://schemas.openxmlformats.org/officeDocument/2006/relationships/image" Target="media/image552.wmf"/><Relationship Id="rId1129" Type="http://schemas.openxmlformats.org/officeDocument/2006/relationships/oleObject" Target="embeddings/oleObject549.bin"/><Relationship Id="rId660" Type="http://schemas.openxmlformats.org/officeDocument/2006/relationships/oleObject" Target="embeddings/oleObject315.bin"/><Relationship Id="rId661" Type="http://schemas.openxmlformats.org/officeDocument/2006/relationships/image" Target="media/image319.emf"/><Relationship Id="rId662" Type="http://schemas.openxmlformats.org/officeDocument/2006/relationships/oleObject" Target="embeddings/oleObject316.bin"/><Relationship Id="rId663" Type="http://schemas.openxmlformats.org/officeDocument/2006/relationships/image" Target="media/image320.emf"/><Relationship Id="rId664" Type="http://schemas.openxmlformats.org/officeDocument/2006/relationships/oleObject" Target="embeddings/oleObject317.bin"/><Relationship Id="rId665" Type="http://schemas.openxmlformats.org/officeDocument/2006/relationships/image" Target="media/image321.emf"/><Relationship Id="rId666" Type="http://schemas.openxmlformats.org/officeDocument/2006/relationships/oleObject" Target="embeddings/oleObject318.bin"/><Relationship Id="rId667" Type="http://schemas.openxmlformats.org/officeDocument/2006/relationships/image" Target="media/image322.emf"/><Relationship Id="rId668" Type="http://schemas.openxmlformats.org/officeDocument/2006/relationships/oleObject" Target="embeddings/oleObject319.bin"/><Relationship Id="rId669" Type="http://schemas.openxmlformats.org/officeDocument/2006/relationships/image" Target="media/image323.emf"/><Relationship Id="rId1514" Type="http://schemas.openxmlformats.org/officeDocument/2006/relationships/image" Target="media/image744.wmf"/><Relationship Id="rId1515" Type="http://schemas.openxmlformats.org/officeDocument/2006/relationships/oleObject" Target="embeddings/oleObject741.bin"/><Relationship Id="rId1516" Type="http://schemas.openxmlformats.org/officeDocument/2006/relationships/image" Target="media/image745.wmf"/><Relationship Id="rId1517" Type="http://schemas.openxmlformats.org/officeDocument/2006/relationships/oleObject" Target="embeddings/oleObject742.bin"/><Relationship Id="rId1518" Type="http://schemas.openxmlformats.org/officeDocument/2006/relationships/image" Target="media/image746.wmf"/><Relationship Id="rId1519" Type="http://schemas.openxmlformats.org/officeDocument/2006/relationships/oleObject" Target="embeddings/oleObject743.bin"/><Relationship Id="rId270" Type="http://schemas.openxmlformats.org/officeDocument/2006/relationships/image" Target="media/image123.wmf"/><Relationship Id="rId271" Type="http://schemas.openxmlformats.org/officeDocument/2006/relationships/oleObject" Target="embeddings/oleObject121.bin"/><Relationship Id="rId272" Type="http://schemas.openxmlformats.org/officeDocument/2006/relationships/image" Target="media/image124.wmf"/><Relationship Id="rId273" Type="http://schemas.openxmlformats.org/officeDocument/2006/relationships/oleObject" Target="embeddings/oleObject122.bin"/><Relationship Id="rId274" Type="http://schemas.openxmlformats.org/officeDocument/2006/relationships/image" Target="media/image125.wmf"/><Relationship Id="rId275" Type="http://schemas.openxmlformats.org/officeDocument/2006/relationships/oleObject" Target="embeddings/oleObject123.bin"/><Relationship Id="rId276" Type="http://schemas.openxmlformats.org/officeDocument/2006/relationships/image" Target="media/image126.wmf"/><Relationship Id="rId277" Type="http://schemas.openxmlformats.org/officeDocument/2006/relationships/oleObject" Target="embeddings/oleObject124.bin"/><Relationship Id="rId278" Type="http://schemas.openxmlformats.org/officeDocument/2006/relationships/image" Target="media/image127.wmf"/><Relationship Id="rId279" Type="http://schemas.openxmlformats.org/officeDocument/2006/relationships/oleObject" Target="embeddings/oleObject125.bin"/><Relationship Id="rId1904" Type="http://schemas.openxmlformats.org/officeDocument/2006/relationships/image" Target="media/image939.wmf"/><Relationship Id="rId1905" Type="http://schemas.openxmlformats.org/officeDocument/2006/relationships/oleObject" Target="embeddings/oleObject936.bin"/><Relationship Id="rId1906" Type="http://schemas.openxmlformats.org/officeDocument/2006/relationships/image" Target="media/image940.wmf"/><Relationship Id="rId1907" Type="http://schemas.openxmlformats.org/officeDocument/2006/relationships/oleObject" Target="embeddings/oleObject937.bin"/><Relationship Id="rId1908" Type="http://schemas.openxmlformats.org/officeDocument/2006/relationships/image" Target="media/image941.wmf"/><Relationship Id="rId1909" Type="http://schemas.openxmlformats.org/officeDocument/2006/relationships/oleObject" Target="embeddings/oleObject938.bin"/><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image" Target="media/image942.wmf"/><Relationship Id="rId1911" Type="http://schemas.openxmlformats.org/officeDocument/2006/relationships/oleObject" Target="embeddings/oleObject939.bin"/><Relationship Id="rId1912" Type="http://schemas.openxmlformats.org/officeDocument/2006/relationships/image" Target="media/image943.wmf"/><Relationship Id="rId1913" Type="http://schemas.openxmlformats.org/officeDocument/2006/relationships/oleObject" Target="embeddings/oleObject940.bin"/><Relationship Id="rId1520" Type="http://schemas.openxmlformats.org/officeDocument/2006/relationships/image" Target="media/image747.wmf"/><Relationship Id="rId1521" Type="http://schemas.openxmlformats.org/officeDocument/2006/relationships/oleObject" Target="embeddings/oleObject744.bin"/><Relationship Id="rId1522" Type="http://schemas.openxmlformats.org/officeDocument/2006/relationships/image" Target="media/image748.wmf"/><Relationship Id="rId1523" Type="http://schemas.openxmlformats.org/officeDocument/2006/relationships/oleObject" Target="embeddings/oleObject745.bin"/><Relationship Id="rId1130" Type="http://schemas.openxmlformats.org/officeDocument/2006/relationships/image" Target="media/image553.wmf"/><Relationship Id="rId1131" Type="http://schemas.openxmlformats.org/officeDocument/2006/relationships/oleObject" Target="embeddings/oleObject550.bin"/><Relationship Id="rId1132" Type="http://schemas.openxmlformats.org/officeDocument/2006/relationships/image" Target="media/image554.wmf"/><Relationship Id="rId1133" Type="http://schemas.openxmlformats.org/officeDocument/2006/relationships/oleObject" Target="embeddings/oleObject551.bin"/><Relationship Id="rId1134" Type="http://schemas.openxmlformats.org/officeDocument/2006/relationships/image" Target="media/image555.wmf"/><Relationship Id="rId1135" Type="http://schemas.openxmlformats.org/officeDocument/2006/relationships/oleObject" Target="embeddings/oleObject552.bin"/><Relationship Id="rId1136" Type="http://schemas.openxmlformats.org/officeDocument/2006/relationships/image" Target="media/image556.wmf"/><Relationship Id="rId1137" Type="http://schemas.openxmlformats.org/officeDocument/2006/relationships/oleObject" Target="embeddings/oleObject553.bin"/><Relationship Id="rId1138" Type="http://schemas.openxmlformats.org/officeDocument/2006/relationships/image" Target="media/image557.wmf"/><Relationship Id="rId1139" Type="http://schemas.openxmlformats.org/officeDocument/2006/relationships/oleObject" Target="embeddings/oleObject554.bin"/><Relationship Id="rId670" Type="http://schemas.openxmlformats.org/officeDocument/2006/relationships/oleObject" Target="embeddings/oleObject320.bin"/><Relationship Id="rId671" Type="http://schemas.openxmlformats.org/officeDocument/2006/relationships/image" Target="media/image324.emf"/><Relationship Id="rId280" Type="http://schemas.openxmlformats.org/officeDocument/2006/relationships/image" Target="media/image128.wmf"/><Relationship Id="rId281" Type="http://schemas.openxmlformats.org/officeDocument/2006/relationships/oleObject" Target="embeddings/oleObject126.bin"/><Relationship Id="rId282" Type="http://schemas.openxmlformats.org/officeDocument/2006/relationships/image" Target="media/image129.wmf"/><Relationship Id="rId283" Type="http://schemas.openxmlformats.org/officeDocument/2006/relationships/oleObject" Target="embeddings/oleObject127.bin"/><Relationship Id="rId284" Type="http://schemas.openxmlformats.org/officeDocument/2006/relationships/image" Target="media/image130.emf"/><Relationship Id="rId285" Type="http://schemas.openxmlformats.org/officeDocument/2006/relationships/oleObject" Target="embeddings/oleObject128.bin"/><Relationship Id="rId286" Type="http://schemas.openxmlformats.org/officeDocument/2006/relationships/image" Target="media/image131.emf"/><Relationship Id="rId287" Type="http://schemas.openxmlformats.org/officeDocument/2006/relationships/oleObject" Target="embeddings/oleObject129.bin"/><Relationship Id="rId288" Type="http://schemas.openxmlformats.org/officeDocument/2006/relationships/image" Target="media/image132.emf"/><Relationship Id="rId289" Type="http://schemas.openxmlformats.org/officeDocument/2006/relationships/oleObject" Target="embeddings/oleObject130.bin"/><Relationship Id="rId672" Type="http://schemas.openxmlformats.org/officeDocument/2006/relationships/oleObject" Target="embeddings/oleObject321.bin"/><Relationship Id="rId673" Type="http://schemas.openxmlformats.org/officeDocument/2006/relationships/image" Target="media/image325.emf"/><Relationship Id="rId674" Type="http://schemas.openxmlformats.org/officeDocument/2006/relationships/oleObject" Target="embeddings/oleObject322.bin"/><Relationship Id="rId675" Type="http://schemas.openxmlformats.org/officeDocument/2006/relationships/image" Target="media/image326.emf"/><Relationship Id="rId676" Type="http://schemas.openxmlformats.org/officeDocument/2006/relationships/oleObject" Target="embeddings/oleObject323.bin"/><Relationship Id="rId677" Type="http://schemas.openxmlformats.org/officeDocument/2006/relationships/image" Target="media/image327.emf"/><Relationship Id="rId678" Type="http://schemas.openxmlformats.org/officeDocument/2006/relationships/oleObject" Target="embeddings/oleObject324.bin"/><Relationship Id="rId679" Type="http://schemas.openxmlformats.org/officeDocument/2006/relationships/image" Target="media/image328.wmf"/><Relationship Id="rId1524" Type="http://schemas.openxmlformats.org/officeDocument/2006/relationships/image" Target="media/image749.wmf"/><Relationship Id="rId1525" Type="http://schemas.openxmlformats.org/officeDocument/2006/relationships/oleObject" Target="embeddings/oleObject746.bin"/><Relationship Id="rId1526" Type="http://schemas.openxmlformats.org/officeDocument/2006/relationships/image" Target="media/image750.wmf"/><Relationship Id="rId1527" Type="http://schemas.openxmlformats.org/officeDocument/2006/relationships/oleObject" Target="embeddings/oleObject747.bin"/><Relationship Id="rId1528" Type="http://schemas.openxmlformats.org/officeDocument/2006/relationships/image" Target="media/image751.wmf"/><Relationship Id="rId1529" Type="http://schemas.openxmlformats.org/officeDocument/2006/relationships/oleObject" Target="embeddings/oleObject748.bin"/><Relationship Id="rId1914" Type="http://schemas.openxmlformats.org/officeDocument/2006/relationships/image" Target="media/image944.wmf"/><Relationship Id="rId1915" Type="http://schemas.openxmlformats.org/officeDocument/2006/relationships/oleObject" Target="embeddings/oleObject941.bin"/><Relationship Id="rId1916" Type="http://schemas.openxmlformats.org/officeDocument/2006/relationships/image" Target="media/image945.wmf"/><Relationship Id="rId1917" Type="http://schemas.openxmlformats.org/officeDocument/2006/relationships/oleObject" Target="embeddings/oleObject942.bin"/><Relationship Id="rId1918" Type="http://schemas.openxmlformats.org/officeDocument/2006/relationships/image" Target="media/image946.wmf"/><Relationship Id="rId1919" Type="http://schemas.openxmlformats.org/officeDocument/2006/relationships/oleObject" Target="embeddings/oleObject943.bin"/><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image" Target="media/image947.wmf"/><Relationship Id="rId1921" Type="http://schemas.openxmlformats.org/officeDocument/2006/relationships/oleObject" Target="embeddings/oleObject944.bin"/><Relationship Id="rId1922" Type="http://schemas.openxmlformats.org/officeDocument/2006/relationships/image" Target="media/image948.wmf"/><Relationship Id="rId1923" Type="http://schemas.openxmlformats.org/officeDocument/2006/relationships/oleObject" Target="embeddings/oleObject945.bin"/><Relationship Id="rId1530" Type="http://schemas.openxmlformats.org/officeDocument/2006/relationships/image" Target="media/image752.wmf"/><Relationship Id="rId1531" Type="http://schemas.openxmlformats.org/officeDocument/2006/relationships/oleObject" Target="embeddings/oleObject749.bin"/><Relationship Id="rId1532" Type="http://schemas.openxmlformats.org/officeDocument/2006/relationships/image" Target="media/image753.wmf"/><Relationship Id="rId1533" Type="http://schemas.openxmlformats.org/officeDocument/2006/relationships/oleObject" Target="embeddings/oleObject750.bin"/><Relationship Id="rId1140" Type="http://schemas.openxmlformats.org/officeDocument/2006/relationships/image" Target="media/image558.wmf"/><Relationship Id="rId1141" Type="http://schemas.openxmlformats.org/officeDocument/2006/relationships/oleObject" Target="embeddings/oleObject555.bin"/><Relationship Id="rId1142" Type="http://schemas.openxmlformats.org/officeDocument/2006/relationships/image" Target="media/image559.wmf"/><Relationship Id="rId1143" Type="http://schemas.openxmlformats.org/officeDocument/2006/relationships/oleObject" Target="embeddings/oleObject556.bin"/><Relationship Id="rId1144" Type="http://schemas.openxmlformats.org/officeDocument/2006/relationships/image" Target="media/image560.wmf"/><Relationship Id="rId1145" Type="http://schemas.openxmlformats.org/officeDocument/2006/relationships/oleObject" Target="embeddings/oleObject557.bin"/><Relationship Id="rId1146" Type="http://schemas.openxmlformats.org/officeDocument/2006/relationships/image" Target="media/image561.wmf"/><Relationship Id="rId1147" Type="http://schemas.openxmlformats.org/officeDocument/2006/relationships/oleObject" Target="embeddings/oleObject558.bin"/><Relationship Id="rId1148" Type="http://schemas.openxmlformats.org/officeDocument/2006/relationships/image" Target="media/image562.wmf"/><Relationship Id="rId1149" Type="http://schemas.openxmlformats.org/officeDocument/2006/relationships/oleObject" Target="embeddings/oleObject559.bin"/><Relationship Id="rId680" Type="http://schemas.openxmlformats.org/officeDocument/2006/relationships/oleObject" Target="embeddings/oleObject325.bin"/><Relationship Id="rId681" Type="http://schemas.openxmlformats.org/officeDocument/2006/relationships/image" Target="media/image329.emf"/><Relationship Id="rId290" Type="http://schemas.openxmlformats.org/officeDocument/2006/relationships/image" Target="media/image133.emf"/><Relationship Id="rId291" Type="http://schemas.openxmlformats.org/officeDocument/2006/relationships/oleObject" Target="embeddings/oleObject131.bin"/><Relationship Id="rId292" Type="http://schemas.openxmlformats.org/officeDocument/2006/relationships/image" Target="media/image134.emf"/><Relationship Id="rId293" Type="http://schemas.openxmlformats.org/officeDocument/2006/relationships/oleObject" Target="embeddings/oleObject132.bin"/><Relationship Id="rId294" Type="http://schemas.openxmlformats.org/officeDocument/2006/relationships/image" Target="media/image135.emf"/><Relationship Id="rId295" Type="http://schemas.openxmlformats.org/officeDocument/2006/relationships/oleObject" Target="embeddings/oleObject133.bin"/><Relationship Id="rId296" Type="http://schemas.openxmlformats.org/officeDocument/2006/relationships/image" Target="media/image136.emf"/><Relationship Id="rId297" Type="http://schemas.openxmlformats.org/officeDocument/2006/relationships/oleObject" Target="embeddings/oleObject134.bin"/><Relationship Id="rId298" Type="http://schemas.openxmlformats.org/officeDocument/2006/relationships/image" Target="media/image137.emf"/><Relationship Id="rId299" Type="http://schemas.openxmlformats.org/officeDocument/2006/relationships/oleObject" Target="embeddings/oleObject135.bin"/><Relationship Id="rId682" Type="http://schemas.openxmlformats.org/officeDocument/2006/relationships/oleObject" Target="embeddings/oleObject326.bin"/><Relationship Id="rId683" Type="http://schemas.openxmlformats.org/officeDocument/2006/relationships/image" Target="media/image330.emf"/><Relationship Id="rId684" Type="http://schemas.openxmlformats.org/officeDocument/2006/relationships/oleObject" Target="embeddings/oleObject327.bin"/><Relationship Id="rId685" Type="http://schemas.openxmlformats.org/officeDocument/2006/relationships/image" Target="media/image331.emf"/><Relationship Id="rId686" Type="http://schemas.openxmlformats.org/officeDocument/2006/relationships/oleObject" Target="embeddings/oleObject328.bin"/><Relationship Id="rId687" Type="http://schemas.openxmlformats.org/officeDocument/2006/relationships/image" Target="media/image332.emf"/><Relationship Id="rId688" Type="http://schemas.openxmlformats.org/officeDocument/2006/relationships/oleObject" Target="embeddings/oleObject329.bin"/><Relationship Id="rId689" Type="http://schemas.openxmlformats.org/officeDocument/2006/relationships/image" Target="media/image333.emf"/><Relationship Id="rId1534" Type="http://schemas.openxmlformats.org/officeDocument/2006/relationships/image" Target="media/image754.wmf"/><Relationship Id="rId1535" Type="http://schemas.openxmlformats.org/officeDocument/2006/relationships/oleObject" Target="embeddings/oleObject751.bin"/><Relationship Id="rId1536" Type="http://schemas.openxmlformats.org/officeDocument/2006/relationships/image" Target="media/image755.wmf"/><Relationship Id="rId1537" Type="http://schemas.openxmlformats.org/officeDocument/2006/relationships/oleObject" Target="embeddings/oleObject752.bin"/><Relationship Id="rId1538" Type="http://schemas.openxmlformats.org/officeDocument/2006/relationships/image" Target="media/image756.wmf"/><Relationship Id="rId1539" Type="http://schemas.openxmlformats.org/officeDocument/2006/relationships/oleObject" Target="embeddings/oleObject753.bin"/><Relationship Id="rId1924" Type="http://schemas.openxmlformats.org/officeDocument/2006/relationships/image" Target="media/image949.wmf"/><Relationship Id="rId1925" Type="http://schemas.openxmlformats.org/officeDocument/2006/relationships/oleObject" Target="embeddings/oleObject946.bin"/><Relationship Id="rId1926" Type="http://schemas.openxmlformats.org/officeDocument/2006/relationships/image" Target="media/image950.emf"/><Relationship Id="rId1927" Type="http://schemas.openxmlformats.org/officeDocument/2006/relationships/oleObject" Target="embeddings/oleObject947.bin"/><Relationship Id="rId1928" Type="http://schemas.openxmlformats.org/officeDocument/2006/relationships/image" Target="media/image951.emf"/><Relationship Id="rId1929" Type="http://schemas.openxmlformats.org/officeDocument/2006/relationships/oleObject" Target="embeddings/oleObject948.bin"/><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image" Target="media/image952.wmf"/><Relationship Id="rId1931" Type="http://schemas.openxmlformats.org/officeDocument/2006/relationships/oleObject" Target="embeddings/oleObject949.bin"/><Relationship Id="rId1932" Type="http://schemas.openxmlformats.org/officeDocument/2006/relationships/image" Target="media/image953.wmf"/><Relationship Id="rId1933" Type="http://schemas.openxmlformats.org/officeDocument/2006/relationships/oleObject" Target="embeddings/oleObject950.bin"/><Relationship Id="rId1540" Type="http://schemas.openxmlformats.org/officeDocument/2006/relationships/image" Target="media/image757.wmf"/><Relationship Id="rId1541" Type="http://schemas.openxmlformats.org/officeDocument/2006/relationships/oleObject" Target="embeddings/oleObject754.bin"/><Relationship Id="rId1542" Type="http://schemas.openxmlformats.org/officeDocument/2006/relationships/image" Target="media/image758.wmf"/><Relationship Id="rId1543" Type="http://schemas.openxmlformats.org/officeDocument/2006/relationships/oleObject" Target="embeddings/oleObject755.bin"/><Relationship Id="rId1150" Type="http://schemas.openxmlformats.org/officeDocument/2006/relationships/image" Target="media/image563.wmf"/><Relationship Id="rId1151" Type="http://schemas.openxmlformats.org/officeDocument/2006/relationships/oleObject" Target="embeddings/oleObject560.bin"/><Relationship Id="rId1152" Type="http://schemas.openxmlformats.org/officeDocument/2006/relationships/image" Target="media/image564.wmf"/><Relationship Id="rId1153" Type="http://schemas.openxmlformats.org/officeDocument/2006/relationships/oleObject" Target="embeddings/oleObject561.bin"/><Relationship Id="rId1154" Type="http://schemas.openxmlformats.org/officeDocument/2006/relationships/image" Target="media/image565.wmf"/><Relationship Id="rId1155" Type="http://schemas.openxmlformats.org/officeDocument/2006/relationships/oleObject" Target="embeddings/oleObject562.bin"/><Relationship Id="rId1156" Type="http://schemas.openxmlformats.org/officeDocument/2006/relationships/image" Target="media/image566.wmf"/><Relationship Id="rId1157" Type="http://schemas.openxmlformats.org/officeDocument/2006/relationships/oleObject" Target="embeddings/oleObject563.bin"/><Relationship Id="rId1158" Type="http://schemas.openxmlformats.org/officeDocument/2006/relationships/image" Target="media/image567.wmf"/><Relationship Id="rId1159" Type="http://schemas.openxmlformats.org/officeDocument/2006/relationships/oleObject" Target="embeddings/oleObject564.bin"/><Relationship Id="rId690" Type="http://schemas.openxmlformats.org/officeDocument/2006/relationships/oleObject" Target="embeddings/oleObject330.bin"/><Relationship Id="rId691" Type="http://schemas.openxmlformats.org/officeDocument/2006/relationships/image" Target="media/image334.wmf"/><Relationship Id="rId692" Type="http://schemas.openxmlformats.org/officeDocument/2006/relationships/oleObject" Target="embeddings/oleObject331.bin"/><Relationship Id="rId693" Type="http://schemas.openxmlformats.org/officeDocument/2006/relationships/image" Target="media/image335.wmf"/><Relationship Id="rId694" Type="http://schemas.openxmlformats.org/officeDocument/2006/relationships/oleObject" Target="embeddings/oleObject332.bin"/><Relationship Id="rId695" Type="http://schemas.openxmlformats.org/officeDocument/2006/relationships/image" Target="media/image336.emf"/><Relationship Id="rId696" Type="http://schemas.openxmlformats.org/officeDocument/2006/relationships/oleObject" Target="embeddings/oleObject333.bin"/><Relationship Id="rId697" Type="http://schemas.openxmlformats.org/officeDocument/2006/relationships/image" Target="media/image337.emf"/><Relationship Id="rId698" Type="http://schemas.openxmlformats.org/officeDocument/2006/relationships/oleObject" Target="embeddings/oleObject334.bin"/><Relationship Id="rId699" Type="http://schemas.openxmlformats.org/officeDocument/2006/relationships/image" Target="media/image338.emf"/><Relationship Id="rId1544" Type="http://schemas.openxmlformats.org/officeDocument/2006/relationships/image" Target="media/image759.wmf"/><Relationship Id="rId1545" Type="http://schemas.openxmlformats.org/officeDocument/2006/relationships/oleObject" Target="embeddings/oleObject756.bin"/><Relationship Id="rId1546" Type="http://schemas.openxmlformats.org/officeDocument/2006/relationships/image" Target="media/image760.wmf"/><Relationship Id="rId1547" Type="http://schemas.openxmlformats.org/officeDocument/2006/relationships/oleObject" Target="embeddings/oleObject757.bin"/><Relationship Id="rId1548" Type="http://schemas.openxmlformats.org/officeDocument/2006/relationships/image" Target="media/image761.wmf"/><Relationship Id="rId1549" Type="http://schemas.openxmlformats.org/officeDocument/2006/relationships/oleObject" Target="embeddings/oleObject758.bin"/><Relationship Id="rId1934" Type="http://schemas.openxmlformats.org/officeDocument/2006/relationships/image" Target="media/image954.wmf"/><Relationship Id="rId1935" Type="http://schemas.openxmlformats.org/officeDocument/2006/relationships/oleObject" Target="embeddings/oleObject951.bin"/><Relationship Id="rId1936" Type="http://schemas.openxmlformats.org/officeDocument/2006/relationships/image" Target="media/image955.wmf"/><Relationship Id="rId1937" Type="http://schemas.openxmlformats.org/officeDocument/2006/relationships/oleObject" Target="embeddings/oleObject952.bin"/><Relationship Id="rId1938" Type="http://schemas.openxmlformats.org/officeDocument/2006/relationships/image" Target="media/image956.wmf"/><Relationship Id="rId1939" Type="http://schemas.openxmlformats.org/officeDocument/2006/relationships/oleObject" Target="embeddings/oleObject953.bin"/><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image" Target="media/image957.emf"/><Relationship Id="rId1941" Type="http://schemas.openxmlformats.org/officeDocument/2006/relationships/oleObject" Target="embeddings/oleObject954.bin"/><Relationship Id="rId1942" Type="http://schemas.openxmlformats.org/officeDocument/2006/relationships/image" Target="media/image958.emf"/><Relationship Id="rId1943" Type="http://schemas.openxmlformats.org/officeDocument/2006/relationships/oleObject" Target="embeddings/oleObject955.bin"/><Relationship Id="rId1550" Type="http://schemas.openxmlformats.org/officeDocument/2006/relationships/image" Target="media/image762.wmf"/><Relationship Id="rId1551" Type="http://schemas.openxmlformats.org/officeDocument/2006/relationships/oleObject" Target="embeddings/oleObject759.bin"/><Relationship Id="rId1552" Type="http://schemas.openxmlformats.org/officeDocument/2006/relationships/image" Target="media/image763.wmf"/><Relationship Id="rId1553" Type="http://schemas.openxmlformats.org/officeDocument/2006/relationships/oleObject" Target="embeddings/oleObject760.bin"/><Relationship Id="rId1160" Type="http://schemas.openxmlformats.org/officeDocument/2006/relationships/image" Target="media/image568.wmf"/><Relationship Id="rId1161" Type="http://schemas.openxmlformats.org/officeDocument/2006/relationships/oleObject" Target="embeddings/oleObject565.bin"/><Relationship Id="rId1162" Type="http://schemas.openxmlformats.org/officeDocument/2006/relationships/image" Target="media/image569.wmf"/><Relationship Id="rId1163" Type="http://schemas.openxmlformats.org/officeDocument/2006/relationships/oleObject" Target="embeddings/oleObject566.bin"/><Relationship Id="rId1164" Type="http://schemas.openxmlformats.org/officeDocument/2006/relationships/image" Target="media/image570.wmf"/><Relationship Id="rId1165" Type="http://schemas.openxmlformats.org/officeDocument/2006/relationships/oleObject" Target="embeddings/oleObject567.bin"/><Relationship Id="rId1166" Type="http://schemas.openxmlformats.org/officeDocument/2006/relationships/image" Target="media/image571.wmf"/><Relationship Id="rId1167" Type="http://schemas.openxmlformats.org/officeDocument/2006/relationships/oleObject" Target="embeddings/oleObject568.bin"/><Relationship Id="rId1168" Type="http://schemas.openxmlformats.org/officeDocument/2006/relationships/image" Target="media/image572.wmf"/><Relationship Id="rId1169" Type="http://schemas.openxmlformats.org/officeDocument/2006/relationships/oleObject" Target="embeddings/oleObject569.bin"/><Relationship Id="rId1554" Type="http://schemas.openxmlformats.org/officeDocument/2006/relationships/image" Target="media/image764.wmf"/><Relationship Id="rId1555" Type="http://schemas.openxmlformats.org/officeDocument/2006/relationships/oleObject" Target="embeddings/oleObject761.bin"/><Relationship Id="rId1556" Type="http://schemas.openxmlformats.org/officeDocument/2006/relationships/image" Target="media/image765.wmf"/><Relationship Id="rId1557" Type="http://schemas.openxmlformats.org/officeDocument/2006/relationships/oleObject" Target="embeddings/oleObject762.bin"/><Relationship Id="rId1558" Type="http://schemas.openxmlformats.org/officeDocument/2006/relationships/image" Target="media/image766.wmf"/><Relationship Id="rId1559" Type="http://schemas.openxmlformats.org/officeDocument/2006/relationships/oleObject" Target="embeddings/oleObject763.bin"/><Relationship Id="rId1944" Type="http://schemas.openxmlformats.org/officeDocument/2006/relationships/image" Target="media/image959.emf"/><Relationship Id="rId1945" Type="http://schemas.openxmlformats.org/officeDocument/2006/relationships/oleObject" Target="embeddings/oleObject956.bin"/><Relationship Id="rId1946" Type="http://schemas.openxmlformats.org/officeDocument/2006/relationships/image" Target="media/image960.wmf"/><Relationship Id="rId1947" Type="http://schemas.openxmlformats.org/officeDocument/2006/relationships/oleObject" Target="embeddings/oleObject957.bin"/><Relationship Id="rId1948" Type="http://schemas.openxmlformats.org/officeDocument/2006/relationships/image" Target="media/image961.wmf"/><Relationship Id="rId1949" Type="http://schemas.openxmlformats.org/officeDocument/2006/relationships/oleObject" Target="embeddings/oleObject958.bin"/><Relationship Id="rId300" Type="http://schemas.openxmlformats.org/officeDocument/2006/relationships/image" Target="media/image138.emf"/><Relationship Id="rId301" Type="http://schemas.openxmlformats.org/officeDocument/2006/relationships/oleObject" Target="embeddings/oleObject136.bin"/><Relationship Id="rId302" Type="http://schemas.openxmlformats.org/officeDocument/2006/relationships/image" Target="media/image139.wmf"/><Relationship Id="rId303" Type="http://schemas.openxmlformats.org/officeDocument/2006/relationships/oleObject" Target="embeddings/oleObject137.bin"/><Relationship Id="rId304" Type="http://schemas.openxmlformats.org/officeDocument/2006/relationships/image" Target="media/image140.wmf"/><Relationship Id="rId305" Type="http://schemas.openxmlformats.org/officeDocument/2006/relationships/oleObject" Target="embeddings/oleObject138.bin"/><Relationship Id="rId306" Type="http://schemas.openxmlformats.org/officeDocument/2006/relationships/image" Target="media/image141.wmf"/><Relationship Id="rId307" Type="http://schemas.openxmlformats.org/officeDocument/2006/relationships/oleObject" Target="embeddings/oleObject139.bin"/><Relationship Id="rId308" Type="http://schemas.openxmlformats.org/officeDocument/2006/relationships/image" Target="media/image142.wmf"/><Relationship Id="rId309" Type="http://schemas.openxmlformats.org/officeDocument/2006/relationships/oleObject" Target="embeddings/oleObject140.bin"/><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image" Target="media/image962.wmf"/><Relationship Id="rId1951" Type="http://schemas.openxmlformats.org/officeDocument/2006/relationships/oleObject" Target="embeddings/oleObject959.bin"/><Relationship Id="rId1952" Type="http://schemas.openxmlformats.org/officeDocument/2006/relationships/image" Target="media/image963.wmf"/><Relationship Id="rId1953" Type="http://schemas.openxmlformats.org/officeDocument/2006/relationships/oleObject" Target="embeddings/oleObject960.bin"/><Relationship Id="rId1560" Type="http://schemas.openxmlformats.org/officeDocument/2006/relationships/image" Target="media/image767.wmf"/><Relationship Id="rId1561" Type="http://schemas.openxmlformats.org/officeDocument/2006/relationships/oleObject" Target="embeddings/oleObject764.bin"/><Relationship Id="rId1562" Type="http://schemas.openxmlformats.org/officeDocument/2006/relationships/image" Target="media/image768.wmf"/><Relationship Id="rId1563" Type="http://schemas.openxmlformats.org/officeDocument/2006/relationships/oleObject" Target="embeddings/oleObject765.bin"/><Relationship Id="rId1170" Type="http://schemas.openxmlformats.org/officeDocument/2006/relationships/image" Target="media/image573.wmf"/><Relationship Id="rId1171" Type="http://schemas.openxmlformats.org/officeDocument/2006/relationships/oleObject" Target="embeddings/oleObject570.bin"/><Relationship Id="rId1172" Type="http://schemas.openxmlformats.org/officeDocument/2006/relationships/image" Target="media/image574.wmf"/><Relationship Id="rId1173" Type="http://schemas.openxmlformats.org/officeDocument/2006/relationships/oleObject" Target="embeddings/oleObject571.bin"/><Relationship Id="rId1174" Type="http://schemas.openxmlformats.org/officeDocument/2006/relationships/image" Target="media/image575.wmf"/><Relationship Id="rId1175" Type="http://schemas.openxmlformats.org/officeDocument/2006/relationships/oleObject" Target="embeddings/oleObject572.bin"/><Relationship Id="rId1176" Type="http://schemas.openxmlformats.org/officeDocument/2006/relationships/image" Target="media/image576.wmf"/><Relationship Id="rId1177" Type="http://schemas.openxmlformats.org/officeDocument/2006/relationships/oleObject" Target="embeddings/oleObject573.bin"/><Relationship Id="rId1178" Type="http://schemas.openxmlformats.org/officeDocument/2006/relationships/image" Target="media/image577.wmf"/><Relationship Id="rId1179" Type="http://schemas.openxmlformats.org/officeDocument/2006/relationships/oleObject" Target="embeddings/oleObject574.bin"/><Relationship Id="rId1564" Type="http://schemas.openxmlformats.org/officeDocument/2006/relationships/image" Target="media/image769.wmf"/><Relationship Id="rId1565" Type="http://schemas.openxmlformats.org/officeDocument/2006/relationships/oleObject" Target="embeddings/oleObject766.bin"/><Relationship Id="rId1566" Type="http://schemas.openxmlformats.org/officeDocument/2006/relationships/image" Target="media/image770.wmf"/><Relationship Id="rId1567" Type="http://schemas.openxmlformats.org/officeDocument/2006/relationships/oleObject" Target="embeddings/oleObject767.bin"/><Relationship Id="rId1568" Type="http://schemas.openxmlformats.org/officeDocument/2006/relationships/image" Target="media/image771.wmf"/><Relationship Id="rId1569" Type="http://schemas.openxmlformats.org/officeDocument/2006/relationships/oleObject" Target="embeddings/oleObject768.bin"/><Relationship Id="rId1954" Type="http://schemas.openxmlformats.org/officeDocument/2006/relationships/image" Target="media/image964.wmf"/><Relationship Id="rId1955" Type="http://schemas.openxmlformats.org/officeDocument/2006/relationships/oleObject" Target="embeddings/oleObject961.bin"/><Relationship Id="rId1956" Type="http://schemas.openxmlformats.org/officeDocument/2006/relationships/image" Target="media/image965.wmf"/><Relationship Id="rId1957" Type="http://schemas.openxmlformats.org/officeDocument/2006/relationships/oleObject" Target="embeddings/oleObject962.bin"/><Relationship Id="rId1958" Type="http://schemas.openxmlformats.org/officeDocument/2006/relationships/image" Target="media/image966.wmf"/><Relationship Id="rId1959" Type="http://schemas.openxmlformats.org/officeDocument/2006/relationships/oleObject" Target="embeddings/oleObject963.bin"/><Relationship Id="rId700" Type="http://schemas.openxmlformats.org/officeDocument/2006/relationships/oleObject" Target="embeddings/oleObject335.bin"/><Relationship Id="rId701" Type="http://schemas.openxmlformats.org/officeDocument/2006/relationships/image" Target="media/image339.emf"/><Relationship Id="rId702" Type="http://schemas.openxmlformats.org/officeDocument/2006/relationships/oleObject" Target="embeddings/oleObject336.bin"/><Relationship Id="rId703" Type="http://schemas.openxmlformats.org/officeDocument/2006/relationships/image" Target="media/image340.emf"/><Relationship Id="rId310" Type="http://schemas.openxmlformats.org/officeDocument/2006/relationships/image" Target="media/image143.wmf"/><Relationship Id="rId311" Type="http://schemas.openxmlformats.org/officeDocument/2006/relationships/oleObject" Target="embeddings/oleObject141.bin"/><Relationship Id="rId312" Type="http://schemas.openxmlformats.org/officeDocument/2006/relationships/image" Target="media/image144.wmf"/><Relationship Id="rId313" Type="http://schemas.openxmlformats.org/officeDocument/2006/relationships/oleObject" Target="embeddings/oleObject142.bin"/><Relationship Id="rId314" Type="http://schemas.openxmlformats.org/officeDocument/2006/relationships/image" Target="media/image145.emf"/><Relationship Id="rId315" Type="http://schemas.openxmlformats.org/officeDocument/2006/relationships/oleObject" Target="embeddings/oleObject143.bin"/><Relationship Id="rId316" Type="http://schemas.openxmlformats.org/officeDocument/2006/relationships/image" Target="media/image146.emf"/><Relationship Id="rId317" Type="http://schemas.openxmlformats.org/officeDocument/2006/relationships/oleObject" Target="embeddings/oleObject144.bin"/><Relationship Id="rId318" Type="http://schemas.openxmlformats.org/officeDocument/2006/relationships/image" Target="media/image147.emf"/><Relationship Id="rId319" Type="http://schemas.openxmlformats.org/officeDocument/2006/relationships/oleObject" Target="embeddings/oleObject145.bin"/><Relationship Id="rId704" Type="http://schemas.openxmlformats.org/officeDocument/2006/relationships/oleObject" Target="embeddings/oleObject337.bin"/><Relationship Id="rId705" Type="http://schemas.openxmlformats.org/officeDocument/2006/relationships/image" Target="media/image341.emf"/><Relationship Id="rId706" Type="http://schemas.openxmlformats.org/officeDocument/2006/relationships/oleObject" Target="embeddings/oleObject338.bin"/><Relationship Id="rId707" Type="http://schemas.openxmlformats.org/officeDocument/2006/relationships/image" Target="media/image342.emf"/><Relationship Id="rId708" Type="http://schemas.openxmlformats.org/officeDocument/2006/relationships/oleObject" Target="embeddings/oleObject339.bin"/><Relationship Id="rId709" Type="http://schemas.openxmlformats.org/officeDocument/2006/relationships/image" Target="media/image343.emf"/><Relationship Id="rId1960" Type="http://schemas.openxmlformats.org/officeDocument/2006/relationships/image" Target="media/image967.wmf"/><Relationship Id="rId1961" Type="http://schemas.openxmlformats.org/officeDocument/2006/relationships/oleObject" Target="embeddings/oleObject964.bin"/><Relationship Id="rId1962" Type="http://schemas.openxmlformats.org/officeDocument/2006/relationships/image" Target="media/image968.wmf"/><Relationship Id="rId1963" Type="http://schemas.openxmlformats.org/officeDocument/2006/relationships/oleObject" Target="embeddings/oleObject965.bin"/><Relationship Id="rId1570" Type="http://schemas.openxmlformats.org/officeDocument/2006/relationships/image" Target="media/image772.wmf"/><Relationship Id="rId1571" Type="http://schemas.openxmlformats.org/officeDocument/2006/relationships/oleObject" Target="embeddings/oleObject769.bin"/><Relationship Id="rId1572" Type="http://schemas.openxmlformats.org/officeDocument/2006/relationships/image" Target="media/image773.wmf"/><Relationship Id="rId1573" Type="http://schemas.openxmlformats.org/officeDocument/2006/relationships/oleObject" Target="embeddings/oleObject770.bin"/><Relationship Id="rId1180" Type="http://schemas.openxmlformats.org/officeDocument/2006/relationships/image" Target="media/image578.wmf"/><Relationship Id="rId1181" Type="http://schemas.openxmlformats.org/officeDocument/2006/relationships/oleObject" Target="embeddings/oleObject575.bin"/><Relationship Id="rId1182" Type="http://schemas.openxmlformats.org/officeDocument/2006/relationships/image" Target="media/image579.wmf"/><Relationship Id="rId1183" Type="http://schemas.openxmlformats.org/officeDocument/2006/relationships/oleObject" Target="embeddings/oleObject576.bin"/><Relationship Id="rId1184" Type="http://schemas.openxmlformats.org/officeDocument/2006/relationships/image" Target="media/image580.wmf"/><Relationship Id="rId1185" Type="http://schemas.openxmlformats.org/officeDocument/2006/relationships/oleObject" Target="embeddings/oleObject577.bin"/><Relationship Id="rId1186" Type="http://schemas.openxmlformats.org/officeDocument/2006/relationships/image" Target="media/image581.wmf"/><Relationship Id="rId1187" Type="http://schemas.openxmlformats.org/officeDocument/2006/relationships/oleObject" Target="embeddings/oleObject578.bin"/><Relationship Id="rId1188" Type="http://schemas.openxmlformats.org/officeDocument/2006/relationships/image" Target="media/image582.wmf"/><Relationship Id="rId1189" Type="http://schemas.openxmlformats.org/officeDocument/2006/relationships/oleObject" Target="embeddings/oleObject579.bin"/><Relationship Id="rId1574" Type="http://schemas.openxmlformats.org/officeDocument/2006/relationships/image" Target="media/image774.wmf"/><Relationship Id="rId1575" Type="http://schemas.openxmlformats.org/officeDocument/2006/relationships/oleObject" Target="embeddings/oleObject771.bin"/><Relationship Id="rId1576" Type="http://schemas.openxmlformats.org/officeDocument/2006/relationships/image" Target="media/image775.wmf"/><Relationship Id="rId1577" Type="http://schemas.openxmlformats.org/officeDocument/2006/relationships/oleObject" Target="embeddings/oleObject772.bin"/><Relationship Id="rId1578" Type="http://schemas.openxmlformats.org/officeDocument/2006/relationships/image" Target="media/image776.wmf"/><Relationship Id="rId1579" Type="http://schemas.openxmlformats.org/officeDocument/2006/relationships/oleObject" Target="embeddings/oleObject773.bin"/><Relationship Id="rId1964" Type="http://schemas.openxmlformats.org/officeDocument/2006/relationships/image" Target="media/image969.wmf"/><Relationship Id="rId1965" Type="http://schemas.openxmlformats.org/officeDocument/2006/relationships/oleObject" Target="embeddings/oleObject966.bin"/><Relationship Id="rId1966" Type="http://schemas.openxmlformats.org/officeDocument/2006/relationships/image" Target="media/image970.wmf"/><Relationship Id="rId1967" Type="http://schemas.openxmlformats.org/officeDocument/2006/relationships/oleObject" Target="embeddings/oleObject967.bin"/><Relationship Id="rId1968" Type="http://schemas.openxmlformats.org/officeDocument/2006/relationships/image" Target="media/image971.wmf"/><Relationship Id="rId1969" Type="http://schemas.openxmlformats.org/officeDocument/2006/relationships/oleObject" Target="embeddings/oleObject968.bin"/><Relationship Id="rId710" Type="http://schemas.openxmlformats.org/officeDocument/2006/relationships/oleObject" Target="embeddings/oleObject340.bin"/><Relationship Id="rId711" Type="http://schemas.openxmlformats.org/officeDocument/2006/relationships/image" Target="media/image344.emf"/><Relationship Id="rId712" Type="http://schemas.openxmlformats.org/officeDocument/2006/relationships/oleObject" Target="embeddings/oleObject341.bin"/><Relationship Id="rId713" Type="http://schemas.openxmlformats.org/officeDocument/2006/relationships/image" Target="media/image345.wmf"/><Relationship Id="rId320" Type="http://schemas.openxmlformats.org/officeDocument/2006/relationships/image" Target="media/image148.emf"/><Relationship Id="rId321" Type="http://schemas.openxmlformats.org/officeDocument/2006/relationships/oleObject" Target="embeddings/oleObject146.bin"/><Relationship Id="rId322" Type="http://schemas.openxmlformats.org/officeDocument/2006/relationships/image" Target="media/image149.emf"/><Relationship Id="rId323" Type="http://schemas.openxmlformats.org/officeDocument/2006/relationships/oleObject" Target="embeddings/oleObject147.bin"/><Relationship Id="rId324" Type="http://schemas.openxmlformats.org/officeDocument/2006/relationships/image" Target="media/image150.emf"/><Relationship Id="rId325" Type="http://schemas.openxmlformats.org/officeDocument/2006/relationships/oleObject" Target="embeddings/oleObject148.bin"/><Relationship Id="rId326" Type="http://schemas.openxmlformats.org/officeDocument/2006/relationships/image" Target="media/image151.emf"/><Relationship Id="rId327" Type="http://schemas.openxmlformats.org/officeDocument/2006/relationships/oleObject" Target="embeddings/oleObject149.bin"/><Relationship Id="rId328" Type="http://schemas.openxmlformats.org/officeDocument/2006/relationships/image" Target="media/image152.emf"/><Relationship Id="rId329" Type="http://schemas.openxmlformats.org/officeDocument/2006/relationships/oleObject" Target="embeddings/oleObject150.bin"/><Relationship Id="rId714" Type="http://schemas.openxmlformats.org/officeDocument/2006/relationships/oleObject" Target="embeddings/oleObject342.bin"/><Relationship Id="rId715" Type="http://schemas.openxmlformats.org/officeDocument/2006/relationships/image" Target="media/image346.wmf"/><Relationship Id="rId716" Type="http://schemas.openxmlformats.org/officeDocument/2006/relationships/oleObject" Target="embeddings/oleObject343.bin"/><Relationship Id="rId717" Type="http://schemas.openxmlformats.org/officeDocument/2006/relationships/image" Target="media/image347.wmf"/><Relationship Id="rId718" Type="http://schemas.openxmlformats.org/officeDocument/2006/relationships/oleObject" Target="embeddings/oleObject344.bin"/><Relationship Id="rId719" Type="http://schemas.openxmlformats.org/officeDocument/2006/relationships/image" Target="media/image348.wmf"/><Relationship Id="rId1970" Type="http://schemas.openxmlformats.org/officeDocument/2006/relationships/image" Target="media/image972.wmf"/><Relationship Id="rId1971" Type="http://schemas.openxmlformats.org/officeDocument/2006/relationships/oleObject" Target="embeddings/oleObject969.bin"/><Relationship Id="rId1972" Type="http://schemas.openxmlformats.org/officeDocument/2006/relationships/image" Target="media/image973.wmf"/><Relationship Id="rId1973" Type="http://schemas.openxmlformats.org/officeDocument/2006/relationships/oleObject" Target="embeddings/oleObject970.bin"/><Relationship Id="rId1580" Type="http://schemas.openxmlformats.org/officeDocument/2006/relationships/image" Target="media/image777.wmf"/><Relationship Id="rId1581" Type="http://schemas.openxmlformats.org/officeDocument/2006/relationships/oleObject" Target="embeddings/oleObject774.bin"/><Relationship Id="rId1582" Type="http://schemas.openxmlformats.org/officeDocument/2006/relationships/image" Target="media/image778.wmf"/><Relationship Id="rId1583" Type="http://schemas.openxmlformats.org/officeDocument/2006/relationships/oleObject" Target="embeddings/oleObject775.bin"/><Relationship Id="rId1190" Type="http://schemas.openxmlformats.org/officeDocument/2006/relationships/image" Target="media/image583.wmf"/><Relationship Id="rId1191" Type="http://schemas.openxmlformats.org/officeDocument/2006/relationships/oleObject" Target="embeddings/oleObject580.bin"/><Relationship Id="rId1192" Type="http://schemas.openxmlformats.org/officeDocument/2006/relationships/image" Target="media/image584.wmf"/><Relationship Id="rId1193" Type="http://schemas.openxmlformats.org/officeDocument/2006/relationships/oleObject" Target="embeddings/oleObject581.bin"/><Relationship Id="rId1194" Type="http://schemas.openxmlformats.org/officeDocument/2006/relationships/image" Target="media/image585.wmf"/><Relationship Id="rId1195" Type="http://schemas.openxmlformats.org/officeDocument/2006/relationships/oleObject" Target="embeddings/oleObject582.bin"/><Relationship Id="rId1196" Type="http://schemas.openxmlformats.org/officeDocument/2006/relationships/hyperlink" Target="http://mrl.sci.utah.edu/software/febio" TargetMode="External"/><Relationship Id="rId1197" Type="http://schemas.openxmlformats.org/officeDocument/2006/relationships/image" Target="media/image586.wmf"/><Relationship Id="rId1198" Type="http://schemas.openxmlformats.org/officeDocument/2006/relationships/oleObject" Target="embeddings/oleObject583.bin"/><Relationship Id="rId1199" Type="http://schemas.openxmlformats.org/officeDocument/2006/relationships/image" Target="media/image587.wmf"/><Relationship Id="rId1584" Type="http://schemas.openxmlformats.org/officeDocument/2006/relationships/image" Target="media/image779.wmf"/><Relationship Id="rId1585" Type="http://schemas.openxmlformats.org/officeDocument/2006/relationships/oleObject" Target="embeddings/oleObject776.bin"/><Relationship Id="rId1586" Type="http://schemas.openxmlformats.org/officeDocument/2006/relationships/image" Target="media/image780.wmf"/><Relationship Id="rId1587" Type="http://schemas.openxmlformats.org/officeDocument/2006/relationships/oleObject" Target="embeddings/oleObject777.bin"/><Relationship Id="rId1588" Type="http://schemas.openxmlformats.org/officeDocument/2006/relationships/image" Target="media/image781.wmf"/><Relationship Id="rId1589" Type="http://schemas.openxmlformats.org/officeDocument/2006/relationships/oleObject" Target="embeddings/oleObject778.bin"/><Relationship Id="rId1974" Type="http://schemas.openxmlformats.org/officeDocument/2006/relationships/image" Target="media/image974.wmf"/><Relationship Id="rId1975" Type="http://schemas.openxmlformats.org/officeDocument/2006/relationships/oleObject" Target="embeddings/oleObject971.bin"/><Relationship Id="rId1976" Type="http://schemas.openxmlformats.org/officeDocument/2006/relationships/image" Target="media/image975.wmf"/><Relationship Id="rId1977" Type="http://schemas.openxmlformats.org/officeDocument/2006/relationships/oleObject" Target="embeddings/oleObject972.bin"/><Relationship Id="rId1978" Type="http://schemas.openxmlformats.org/officeDocument/2006/relationships/image" Target="media/image976.wmf"/><Relationship Id="rId1979" Type="http://schemas.openxmlformats.org/officeDocument/2006/relationships/oleObject" Target="embeddings/oleObject973.bin"/><Relationship Id="rId720" Type="http://schemas.openxmlformats.org/officeDocument/2006/relationships/oleObject" Target="embeddings/oleObject345.bin"/><Relationship Id="rId721" Type="http://schemas.openxmlformats.org/officeDocument/2006/relationships/image" Target="media/image349.wmf"/><Relationship Id="rId722" Type="http://schemas.openxmlformats.org/officeDocument/2006/relationships/oleObject" Target="embeddings/oleObject346.bin"/><Relationship Id="rId723" Type="http://schemas.openxmlformats.org/officeDocument/2006/relationships/image" Target="media/image350.wmf"/><Relationship Id="rId330" Type="http://schemas.openxmlformats.org/officeDocument/2006/relationships/image" Target="media/image153.emf"/><Relationship Id="rId331" Type="http://schemas.openxmlformats.org/officeDocument/2006/relationships/oleObject" Target="embeddings/oleObject151.bin"/><Relationship Id="rId332" Type="http://schemas.openxmlformats.org/officeDocument/2006/relationships/image" Target="media/image154.wmf"/><Relationship Id="rId333" Type="http://schemas.openxmlformats.org/officeDocument/2006/relationships/oleObject" Target="embeddings/oleObject152.bin"/><Relationship Id="rId334" Type="http://schemas.openxmlformats.org/officeDocument/2006/relationships/image" Target="media/image155.wmf"/><Relationship Id="rId335" Type="http://schemas.openxmlformats.org/officeDocument/2006/relationships/oleObject" Target="embeddings/oleObject153.bin"/><Relationship Id="rId336" Type="http://schemas.openxmlformats.org/officeDocument/2006/relationships/image" Target="media/image156.wmf"/><Relationship Id="rId337" Type="http://schemas.openxmlformats.org/officeDocument/2006/relationships/oleObject" Target="embeddings/oleObject154.bin"/><Relationship Id="rId338" Type="http://schemas.openxmlformats.org/officeDocument/2006/relationships/image" Target="media/image157.wmf"/><Relationship Id="rId339" Type="http://schemas.openxmlformats.org/officeDocument/2006/relationships/oleObject" Target="embeddings/oleObject155.bin"/><Relationship Id="rId724" Type="http://schemas.openxmlformats.org/officeDocument/2006/relationships/oleObject" Target="embeddings/oleObject347.bin"/><Relationship Id="rId725" Type="http://schemas.openxmlformats.org/officeDocument/2006/relationships/image" Target="media/image351.wmf"/><Relationship Id="rId726" Type="http://schemas.openxmlformats.org/officeDocument/2006/relationships/oleObject" Target="embeddings/oleObject348.bin"/><Relationship Id="rId727" Type="http://schemas.openxmlformats.org/officeDocument/2006/relationships/image" Target="media/image352.wmf"/><Relationship Id="rId728" Type="http://schemas.openxmlformats.org/officeDocument/2006/relationships/oleObject" Target="embeddings/oleObject349.bin"/><Relationship Id="rId729" Type="http://schemas.openxmlformats.org/officeDocument/2006/relationships/image" Target="media/image353.wmf"/><Relationship Id="rId1980" Type="http://schemas.openxmlformats.org/officeDocument/2006/relationships/image" Target="media/image977.wmf"/><Relationship Id="rId1981" Type="http://schemas.openxmlformats.org/officeDocument/2006/relationships/oleObject" Target="embeddings/oleObject974.bin"/><Relationship Id="rId1982" Type="http://schemas.openxmlformats.org/officeDocument/2006/relationships/image" Target="media/image978.wmf"/><Relationship Id="rId1983" Type="http://schemas.openxmlformats.org/officeDocument/2006/relationships/oleObject" Target="embeddings/oleObject975.bin"/><Relationship Id="rId1590" Type="http://schemas.openxmlformats.org/officeDocument/2006/relationships/image" Target="media/image782.wmf"/><Relationship Id="rId1591" Type="http://schemas.openxmlformats.org/officeDocument/2006/relationships/oleObject" Target="embeddings/oleObject779.bin"/><Relationship Id="rId1592" Type="http://schemas.openxmlformats.org/officeDocument/2006/relationships/image" Target="media/image783.wmf"/><Relationship Id="rId1593" Type="http://schemas.openxmlformats.org/officeDocument/2006/relationships/oleObject" Target="embeddings/oleObject780.bin"/><Relationship Id="rId1594" Type="http://schemas.openxmlformats.org/officeDocument/2006/relationships/image" Target="media/image784.wmf"/><Relationship Id="rId1595" Type="http://schemas.openxmlformats.org/officeDocument/2006/relationships/oleObject" Target="embeddings/oleObject781.bin"/><Relationship Id="rId1596" Type="http://schemas.openxmlformats.org/officeDocument/2006/relationships/image" Target="media/image785.wmf"/><Relationship Id="rId1597" Type="http://schemas.openxmlformats.org/officeDocument/2006/relationships/oleObject" Target="embeddings/oleObject782.bin"/><Relationship Id="rId1598" Type="http://schemas.openxmlformats.org/officeDocument/2006/relationships/image" Target="media/image786.wmf"/><Relationship Id="rId1599" Type="http://schemas.openxmlformats.org/officeDocument/2006/relationships/oleObject" Target="embeddings/oleObject783.bin"/><Relationship Id="rId1984" Type="http://schemas.openxmlformats.org/officeDocument/2006/relationships/image" Target="media/image979.wmf"/><Relationship Id="rId1985" Type="http://schemas.openxmlformats.org/officeDocument/2006/relationships/oleObject" Target="embeddings/oleObject976.bin"/><Relationship Id="rId1986" Type="http://schemas.openxmlformats.org/officeDocument/2006/relationships/image" Target="media/image980.wmf"/><Relationship Id="rId1987" Type="http://schemas.openxmlformats.org/officeDocument/2006/relationships/oleObject" Target="embeddings/oleObject977.bin"/><Relationship Id="rId1988" Type="http://schemas.openxmlformats.org/officeDocument/2006/relationships/image" Target="media/image981.wmf"/><Relationship Id="rId1989" Type="http://schemas.openxmlformats.org/officeDocument/2006/relationships/oleObject" Target="embeddings/oleObject978.bin"/><Relationship Id="rId730" Type="http://schemas.openxmlformats.org/officeDocument/2006/relationships/oleObject" Target="embeddings/oleObject350.bin"/><Relationship Id="rId731" Type="http://schemas.openxmlformats.org/officeDocument/2006/relationships/image" Target="media/image354.wmf"/><Relationship Id="rId732" Type="http://schemas.openxmlformats.org/officeDocument/2006/relationships/oleObject" Target="embeddings/oleObject351.bin"/><Relationship Id="rId733" Type="http://schemas.openxmlformats.org/officeDocument/2006/relationships/image" Target="media/image355.wmf"/><Relationship Id="rId734" Type="http://schemas.openxmlformats.org/officeDocument/2006/relationships/oleObject" Target="embeddings/oleObject352.bin"/><Relationship Id="rId735" Type="http://schemas.openxmlformats.org/officeDocument/2006/relationships/image" Target="media/image356.wmf"/><Relationship Id="rId736" Type="http://schemas.openxmlformats.org/officeDocument/2006/relationships/oleObject" Target="embeddings/oleObject353.bin"/><Relationship Id="rId737" Type="http://schemas.openxmlformats.org/officeDocument/2006/relationships/image" Target="media/image357.wmf"/><Relationship Id="rId738" Type="http://schemas.openxmlformats.org/officeDocument/2006/relationships/oleObject" Target="embeddings/oleObject354.bin"/><Relationship Id="rId739" Type="http://schemas.openxmlformats.org/officeDocument/2006/relationships/image" Target="media/image358.wmf"/><Relationship Id="rId340" Type="http://schemas.openxmlformats.org/officeDocument/2006/relationships/image" Target="media/image158.wmf"/><Relationship Id="rId341" Type="http://schemas.openxmlformats.org/officeDocument/2006/relationships/oleObject" Target="embeddings/oleObject156.bin"/><Relationship Id="rId342" Type="http://schemas.openxmlformats.org/officeDocument/2006/relationships/image" Target="media/image159.wmf"/><Relationship Id="rId343" Type="http://schemas.openxmlformats.org/officeDocument/2006/relationships/oleObject" Target="embeddings/oleObject157.bin"/><Relationship Id="rId344" Type="http://schemas.openxmlformats.org/officeDocument/2006/relationships/image" Target="media/image160.wmf"/><Relationship Id="rId345" Type="http://schemas.openxmlformats.org/officeDocument/2006/relationships/oleObject" Target="embeddings/oleObject158.bin"/><Relationship Id="rId346" Type="http://schemas.openxmlformats.org/officeDocument/2006/relationships/image" Target="media/image161.wmf"/><Relationship Id="rId347" Type="http://schemas.openxmlformats.org/officeDocument/2006/relationships/oleObject" Target="embeddings/oleObject159.bin"/><Relationship Id="rId348" Type="http://schemas.openxmlformats.org/officeDocument/2006/relationships/image" Target="media/image162.wmf"/><Relationship Id="rId349" Type="http://schemas.openxmlformats.org/officeDocument/2006/relationships/oleObject" Target="embeddings/oleObject160.bin"/><Relationship Id="rId1990" Type="http://schemas.openxmlformats.org/officeDocument/2006/relationships/image" Target="media/image982.wmf"/><Relationship Id="rId1991" Type="http://schemas.openxmlformats.org/officeDocument/2006/relationships/oleObject" Target="embeddings/oleObject979.bin"/><Relationship Id="rId1992" Type="http://schemas.openxmlformats.org/officeDocument/2006/relationships/image" Target="media/image983.wmf"/><Relationship Id="rId1993" Type="http://schemas.openxmlformats.org/officeDocument/2006/relationships/oleObject" Target="embeddings/oleObject980.bin"/><Relationship Id="rId1994" Type="http://schemas.openxmlformats.org/officeDocument/2006/relationships/image" Target="media/image984.wmf"/><Relationship Id="rId1995" Type="http://schemas.openxmlformats.org/officeDocument/2006/relationships/oleObject" Target="embeddings/oleObject981.bin"/><Relationship Id="rId1996" Type="http://schemas.openxmlformats.org/officeDocument/2006/relationships/hyperlink" Target="http://users.ics.forth.gr/~lourakis/levmar/" TargetMode="External"/><Relationship Id="rId1997" Type="http://schemas.openxmlformats.org/officeDocument/2006/relationships/image" Target="media/image985.wmf"/><Relationship Id="rId1998" Type="http://schemas.openxmlformats.org/officeDocument/2006/relationships/oleObject" Target="embeddings/oleObject982.bin"/><Relationship Id="rId1999" Type="http://schemas.openxmlformats.org/officeDocument/2006/relationships/image" Target="media/image986.wmf"/><Relationship Id="rId1200" Type="http://schemas.openxmlformats.org/officeDocument/2006/relationships/oleObject" Target="embeddings/oleObject584.bin"/><Relationship Id="rId1201" Type="http://schemas.openxmlformats.org/officeDocument/2006/relationships/image" Target="media/image588.wmf"/><Relationship Id="rId1202" Type="http://schemas.openxmlformats.org/officeDocument/2006/relationships/oleObject" Target="embeddings/oleObject585.bin"/><Relationship Id="rId1203" Type="http://schemas.openxmlformats.org/officeDocument/2006/relationships/image" Target="media/image589.wmf"/><Relationship Id="rId1204" Type="http://schemas.openxmlformats.org/officeDocument/2006/relationships/oleObject" Target="embeddings/oleObject586.bin"/><Relationship Id="rId1205" Type="http://schemas.openxmlformats.org/officeDocument/2006/relationships/image" Target="media/image590.wmf"/><Relationship Id="rId1206" Type="http://schemas.openxmlformats.org/officeDocument/2006/relationships/oleObject" Target="embeddings/oleObject587.bin"/><Relationship Id="rId1207" Type="http://schemas.openxmlformats.org/officeDocument/2006/relationships/image" Target="media/image591.wmf"/><Relationship Id="rId740" Type="http://schemas.openxmlformats.org/officeDocument/2006/relationships/oleObject" Target="embeddings/oleObject355.bin"/><Relationship Id="rId741" Type="http://schemas.openxmlformats.org/officeDocument/2006/relationships/image" Target="media/image359.wmf"/><Relationship Id="rId742" Type="http://schemas.openxmlformats.org/officeDocument/2006/relationships/oleObject" Target="embeddings/oleObject356.bin"/><Relationship Id="rId743" Type="http://schemas.openxmlformats.org/officeDocument/2006/relationships/image" Target="media/image360.wmf"/><Relationship Id="rId744" Type="http://schemas.openxmlformats.org/officeDocument/2006/relationships/oleObject" Target="embeddings/oleObject357.bin"/><Relationship Id="rId745" Type="http://schemas.openxmlformats.org/officeDocument/2006/relationships/image" Target="media/image361.wmf"/><Relationship Id="rId746" Type="http://schemas.openxmlformats.org/officeDocument/2006/relationships/oleObject" Target="embeddings/oleObject358.bin"/><Relationship Id="rId747" Type="http://schemas.openxmlformats.org/officeDocument/2006/relationships/image" Target="media/image362.wmf"/><Relationship Id="rId748" Type="http://schemas.openxmlformats.org/officeDocument/2006/relationships/oleObject" Target="embeddings/oleObject359.bin"/><Relationship Id="rId749" Type="http://schemas.openxmlformats.org/officeDocument/2006/relationships/image" Target="media/image363.wmf"/><Relationship Id="rId350" Type="http://schemas.openxmlformats.org/officeDocument/2006/relationships/image" Target="media/image163.wmf"/><Relationship Id="rId351" Type="http://schemas.openxmlformats.org/officeDocument/2006/relationships/oleObject" Target="embeddings/oleObject161.bin"/><Relationship Id="rId352" Type="http://schemas.openxmlformats.org/officeDocument/2006/relationships/image" Target="media/image164.wmf"/><Relationship Id="rId353" Type="http://schemas.openxmlformats.org/officeDocument/2006/relationships/oleObject" Target="embeddings/oleObject162.bin"/><Relationship Id="rId354" Type="http://schemas.openxmlformats.org/officeDocument/2006/relationships/image" Target="media/image165.wmf"/><Relationship Id="rId355" Type="http://schemas.openxmlformats.org/officeDocument/2006/relationships/oleObject" Target="embeddings/oleObject163.bin"/><Relationship Id="rId356" Type="http://schemas.openxmlformats.org/officeDocument/2006/relationships/image" Target="media/image166.wmf"/><Relationship Id="rId357" Type="http://schemas.openxmlformats.org/officeDocument/2006/relationships/oleObject" Target="embeddings/oleObject164.bin"/><Relationship Id="rId358" Type="http://schemas.openxmlformats.org/officeDocument/2006/relationships/image" Target="media/image167.wmf"/><Relationship Id="rId359" Type="http://schemas.openxmlformats.org/officeDocument/2006/relationships/oleObject" Target="embeddings/oleObject165.bin"/><Relationship Id="rId1208" Type="http://schemas.openxmlformats.org/officeDocument/2006/relationships/oleObject" Target="embeddings/oleObject588.bin"/><Relationship Id="rId1209" Type="http://schemas.openxmlformats.org/officeDocument/2006/relationships/image" Target="media/image592.wmf"/><Relationship Id="rId1600" Type="http://schemas.openxmlformats.org/officeDocument/2006/relationships/image" Target="media/image787.wmf"/><Relationship Id="rId1601" Type="http://schemas.openxmlformats.org/officeDocument/2006/relationships/oleObject" Target="embeddings/oleObject784.bin"/><Relationship Id="rId1602" Type="http://schemas.openxmlformats.org/officeDocument/2006/relationships/image" Target="media/image788.wmf"/><Relationship Id="rId1603" Type="http://schemas.openxmlformats.org/officeDocument/2006/relationships/oleObject" Target="embeddings/oleObject785.bin"/><Relationship Id="rId1604" Type="http://schemas.openxmlformats.org/officeDocument/2006/relationships/image" Target="media/image789.wmf"/><Relationship Id="rId1605" Type="http://schemas.openxmlformats.org/officeDocument/2006/relationships/oleObject" Target="embeddings/oleObject786.bin"/><Relationship Id="rId1606" Type="http://schemas.openxmlformats.org/officeDocument/2006/relationships/image" Target="media/image790.wmf"/><Relationship Id="rId1607" Type="http://schemas.openxmlformats.org/officeDocument/2006/relationships/oleObject" Target="embeddings/oleObject787.bin"/><Relationship Id="rId1608" Type="http://schemas.openxmlformats.org/officeDocument/2006/relationships/image" Target="media/image791.wmf"/><Relationship Id="rId1609" Type="http://schemas.openxmlformats.org/officeDocument/2006/relationships/oleObject" Target="embeddings/oleObject788.bin"/><Relationship Id="rId1210" Type="http://schemas.openxmlformats.org/officeDocument/2006/relationships/oleObject" Target="embeddings/oleObject589.bin"/><Relationship Id="rId1211" Type="http://schemas.openxmlformats.org/officeDocument/2006/relationships/image" Target="media/image593.wmf"/><Relationship Id="rId750" Type="http://schemas.openxmlformats.org/officeDocument/2006/relationships/oleObject" Target="embeddings/oleObject360.bin"/><Relationship Id="rId751" Type="http://schemas.openxmlformats.org/officeDocument/2006/relationships/image" Target="media/image364.wmf"/><Relationship Id="rId752" Type="http://schemas.openxmlformats.org/officeDocument/2006/relationships/oleObject" Target="embeddings/oleObject361.bin"/><Relationship Id="rId753" Type="http://schemas.openxmlformats.org/officeDocument/2006/relationships/image" Target="media/image365.wmf"/><Relationship Id="rId754" Type="http://schemas.openxmlformats.org/officeDocument/2006/relationships/oleObject" Target="embeddings/oleObject362.bin"/><Relationship Id="rId755" Type="http://schemas.openxmlformats.org/officeDocument/2006/relationships/image" Target="media/image366.wmf"/><Relationship Id="rId756" Type="http://schemas.openxmlformats.org/officeDocument/2006/relationships/oleObject" Target="embeddings/oleObject363.bin"/><Relationship Id="rId757" Type="http://schemas.openxmlformats.org/officeDocument/2006/relationships/image" Target="media/image367.wmf"/><Relationship Id="rId758" Type="http://schemas.openxmlformats.org/officeDocument/2006/relationships/oleObject" Target="embeddings/oleObject364.bin"/><Relationship Id="rId759" Type="http://schemas.openxmlformats.org/officeDocument/2006/relationships/image" Target="media/image368.wmf"/><Relationship Id="rId360" Type="http://schemas.openxmlformats.org/officeDocument/2006/relationships/image" Target="media/image168.wmf"/><Relationship Id="rId361" Type="http://schemas.openxmlformats.org/officeDocument/2006/relationships/oleObject" Target="embeddings/oleObject166.bin"/><Relationship Id="rId362" Type="http://schemas.openxmlformats.org/officeDocument/2006/relationships/image" Target="media/image169.wmf"/><Relationship Id="rId363" Type="http://schemas.openxmlformats.org/officeDocument/2006/relationships/oleObject" Target="embeddings/oleObject167.bin"/><Relationship Id="rId364" Type="http://schemas.openxmlformats.org/officeDocument/2006/relationships/image" Target="media/image170.wmf"/><Relationship Id="rId365" Type="http://schemas.openxmlformats.org/officeDocument/2006/relationships/oleObject" Target="embeddings/oleObject168.bin"/><Relationship Id="rId366" Type="http://schemas.openxmlformats.org/officeDocument/2006/relationships/image" Target="media/image171.wmf"/><Relationship Id="rId367" Type="http://schemas.openxmlformats.org/officeDocument/2006/relationships/oleObject" Target="embeddings/oleObject169.bin"/><Relationship Id="rId368" Type="http://schemas.openxmlformats.org/officeDocument/2006/relationships/image" Target="media/image172.wmf"/><Relationship Id="rId369" Type="http://schemas.openxmlformats.org/officeDocument/2006/relationships/oleObject" Target="embeddings/oleObject170.bin"/><Relationship Id="rId1212" Type="http://schemas.openxmlformats.org/officeDocument/2006/relationships/oleObject" Target="embeddings/oleObject590.bin"/><Relationship Id="rId1213" Type="http://schemas.openxmlformats.org/officeDocument/2006/relationships/image" Target="media/image594.wmf"/><Relationship Id="rId1214" Type="http://schemas.openxmlformats.org/officeDocument/2006/relationships/oleObject" Target="embeddings/oleObject591.bin"/><Relationship Id="rId1215" Type="http://schemas.openxmlformats.org/officeDocument/2006/relationships/image" Target="media/image595.wmf"/><Relationship Id="rId1216" Type="http://schemas.openxmlformats.org/officeDocument/2006/relationships/oleObject" Target="embeddings/oleObject592.bin"/><Relationship Id="rId1217" Type="http://schemas.openxmlformats.org/officeDocument/2006/relationships/image" Target="media/image596.wmf"/><Relationship Id="rId1218" Type="http://schemas.openxmlformats.org/officeDocument/2006/relationships/oleObject" Target="embeddings/oleObject593.bin"/><Relationship Id="rId1219" Type="http://schemas.openxmlformats.org/officeDocument/2006/relationships/image" Target="media/image597.wmf"/><Relationship Id="rId1610" Type="http://schemas.openxmlformats.org/officeDocument/2006/relationships/image" Target="media/image792.wmf"/><Relationship Id="rId1611" Type="http://schemas.openxmlformats.org/officeDocument/2006/relationships/oleObject" Target="embeddings/oleObject789.bin"/><Relationship Id="rId1612" Type="http://schemas.openxmlformats.org/officeDocument/2006/relationships/image" Target="media/image793.wmf"/><Relationship Id="rId1613" Type="http://schemas.openxmlformats.org/officeDocument/2006/relationships/oleObject" Target="embeddings/oleObject790.bin"/><Relationship Id="rId1614" Type="http://schemas.openxmlformats.org/officeDocument/2006/relationships/image" Target="media/image794.wmf"/><Relationship Id="rId1615" Type="http://schemas.openxmlformats.org/officeDocument/2006/relationships/oleObject" Target="embeddings/oleObject791.bin"/><Relationship Id="rId1616" Type="http://schemas.openxmlformats.org/officeDocument/2006/relationships/image" Target="media/image795.wmf"/><Relationship Id="rId1617" Type="http://schemas.openxmlformats.org/officeDocument/2006/relationships/oleObject" Target="embeddings/oleObject792.bin"/><Relationship Id="rId1618" Type="http://schemas.openxmlformats.org/officeDocument/2006/relationships/image" Target="media/image796.wmf"/><Relationship Id="rId1619" Type="http://schemas.openxmlformats.org/officeDocument/2006/relationships/oleObject" Target="embeddings/oleObject793.bin"/><Relationship Id="rId1220" Type="http://schemas.openxmlformats.org/officeDocument/2006/relationships/oleObject" Target="embeddings/oleObject594.bin"/><Relationship Id="rId1221" Type="http://schemas.openxmlformats.org/officeDocument/2006/relationships/image" Target="media/image598.wmf"/><Relationship Id="rId760" Type="http://schemas.openxmlformats.org/officeDocument/2006/relationships/oleObject" Target="embeddings/oleObject365.bin"/><Relationship Id="rId761" Type="http://schemas.openxmlformats.org/officeDocument/2006/relationships/image" Target="media/image369.wmf"/><Relationship Id="rId762" Type="http://schemas.openxmlformats.org/officeDocument/2006/relationships/oleObject" Target="embeddings/oleObject366.bin"/><Relationship Id="rId763" Type="http://schemas.openxmlformats.org/officeDocument/2006/relationships/image" Target="media/image370.wmf"/><Relationship Id="rId764" Type="http://schemas.openxmlformats.org/officeDocument/2006/relationships/oleObject" Target="embeddings/oleObject367.bin"/><Relationship Id="rId765" Type="http://schemas.openxmlformats.org/officeDocument/2006/relationships/image" Target="media/image371.wmf"/><Relationship Id="rId766" Type="http://schemas.openxmlformats.org/officeDocument/2006/relationships/oleObject" Target="embeddings/oleObject368.bin"/><Relationship Id="rId767" Type="http://schemas.openxmlformats.org/officeDocument/2006/relationships/image" Target="media/image372.wmf"/><Relationship Id="rId768" Type="http://schemas.openxmlformats.org/officeDocument/2006/relationships/oleObject" Target="embeddings/oleObject369.bin"/><Relationship Id="rId769" Type="http://schemas.openxmlformats.org/officeDocument/2006/relationships/image" Target="media/image373.wmf"/><Relationship Id="rId370" Type="http://schemas.openxmlformats.org/officeDocument/2006/relationships/image" Target="media/image173.wmf"/><Relationship Id="rId371" Type="http://schemas.openxmlformats.org/officeDocument/2006/relationships/oleObject" Target="embeddings/oleObject171.bin"/><Relationship Id="rId372" Type="http://schemas.openxmlformats.org/officeDocument/2006/relationships/image" Target="media/image174.wmf"/><Relationship Id="rId373" Type="http://schemas.openxmlformats.org/officeDocument/2006/relationships/oleObject" Target="embeddings/oleObject172.bin"/><Relationship Id="rId374" Type="http://schemas.openxmlformats.org/officeDocument/2006/relationships/image" Target="media/image175.wmf"/><Relationship Id="rId375" Type="http://schemas.openxmlformats.org/officeDocument/2006/relationships/oleObject" Target="embeddings/oleObject173.bin"/><Relationship Id="rId376" Type="http://schemas.openxmlformats.org/officeDocument/2006/relationships/image" Target="media/image176.wmf"/><Relationship Id="rId377" Type="http://schemas.openxmlformats.org/officeDocument/2006/relationships/oleObject" Target="embeddings/oleObject174.bin"/><Relationship Id="rId378" Type="http://schemas.openxmlformats.org/officeDocument/2006/relationships/image" Target="media/image177.wmf"/><Relationship Id="rId379" Type="http://schemas.openxmlformats.org/officeDocument/2006/relationships/oleObject" Target="embeddings/oleObject175.bin"/><Relationship Id="rId1222" Type="http://schemas.openxmlformats.org/officeDocument/2006/relationships/oleObject" Target="embeddings/oleObject595.bin"/><Relationship Id="rId1223" Type="http://schemas.openxmlformats.org/officeDocument/2006/relationships/image" Target="media/image599.wmf"/><Relationship Id="rId1224" Type="http://schemas.openxmlformats.org/officeDocument/2006/relationships/oleObject" Target="embeddings/oleObject596.bin"/><Relationship Id="rId1225" Type="http://schemas.openxmlformats.org/officeDocument/2006/relationships/image" Target="media/image600.wmf"/><Relationship Id="rId1226" Type="http://schemas.openxmlformats.org/officeDocument/2006/relationships/oleObject" Target="embeddings/oleObject597.bin"/><Relationship Id="rId1227" Type="http://schemas.openxmlformats.org/officeDocument/2006/relationships/image" Target="media/image601.wmf"/><Relationship Id="rId1228" Type="http://schemas.openxmlformats.org/officeDocument/2006/relationships/oleObject" Target="embeddings/oleObject598.bin"/><Relationship Id="rId1229" Type="http://schemas.openxmlformats.org/officeDocument/2006/relationships/image" Target="media/image602.wmf"/><Relationship Id="rId1620" Type="http://schemas.openxmlformats.org/officeDocument/2006/relationships/image" Target="media/image797.wmf"/><Relationship Id="rId1621" Type="http://schemas.openxmlformats.org/officeDocument/2006/relationships/oleObject" Target="embeddings/oleObject794.bin"/><Relationship Id="rId1622" Type="http://schemas.openxmlformats.org/officeDocument/2006/relationships/image" Target="media/image798.wmf"/><Relationship Id="rId1623" Type="http://schemas.openxmlformats.org/officeDocument/2006/relationships/oleObject" Target="embeddings/oleObject795.bin"/><Relationship Id="rId1624" Type="http://schemas.openxmlformats.org/officeDocument/2006/relationships/image" Target="media/image799.wmf"/><Relationship Id="rId1625" Type="http://schemas.openxmlformats.org/officeDocument/2006/relationships/oleObject" Target="embeddings/oleObject796.bin"/><Relationship Id="rId1626" Type="http://schemas.openxmlformats.org/officeDocument/2006/relationships/image" Target="media/image800.wmf"/><Relationship Id="rId1627" Type="http://schemas.openxmlformats.org/officeDocument/2006/relationships/oleObject" Target="embeddings/oleObject797.bin"/><Relationship Id="rId1628" Type="http://schemas.openxmlformats.org/officeDocument/2006/relationships/image" Target="media/image801.wmf"/><Relationship Id="rId1629" Type="http://schemas.openxmlformats.org/officeDocument/2006/relationships/oleObject" Target="embeddings/oleObject798.bin"/><Relationship Id="rId1230" Type="http://schemas.openxmlformats.org/officeDocument/2006/relationships/oleObject" Target="embeddings/oleObject599.bin"/><Relationship Id="rId1231" Type="http://schemas.openxmlformats.org/officeDocument/2006/relationships/image" Target="media/image603.wmf"/><Relationship Id="rId770" Type="http://schemas.openxmlformats.org/officeDocument/2006/relationships/oleObject" Target="embeddings/oleObject370.bin"/><Relationship Id="rId771" Type="http://schemas.openxmlformats.org/officeDocument/2006/relationships/image" Target="media/image374.wmf"/><Relationship Id="rId772" Type="http://schemas.openxmlformats.org/officeDocument/2006/relationships/oleObject" Target="embeddings/oleObject371.bin"/><Relationship Id="rId773" Type="http://schemas.openxmlformats.org/officeDocument/2006/relationships/image" Target="media/image375.wmf"/><Relationship Id="rId774" Type="http://schemas.openxmlformats.org/officeDocument/2006/relationships/oleObject" Target="embeddings/oleObject372.bin"/><Relationship Id="rId775" Type="http://schemas.openxmlformats.org/officeDocument/2006/relationships/image" Target="media/image376.wmf"/><Relationship Id="rId776" Type="http://schemas.openxmlformats.org/officeDocument/2006/relationships/oleObject" Target="embeddings/oleObject373.bin"/><Relationship Id="rId777" Type="http://schemas.openxmlformats.org/officeDocument/2006/relationships/image" Target="media/image377.wmf"/><Relationship Id="rId778" Type="http://schemas.openxmlformats.org/officeDocument/2006/relationships/oleObject" Target="embeddings/oleObject374.bin"/><Relationship Id="rId779" Type="http://schemas.openxmlformats.org/officeDocument/2006/relationships/image" Target="media/image378.wmf"/><Relationship Id="rId380" Type="http://schemas.openxmlformats.org/officeDocument/2006/relationships/image" Target="media/image178.wmf"/><Relationship Id="rId381" Type="http://schemas.openxmlformats.org/officeDocument/2006/relationships/oleObject" Target="embeddings/oleObject176.bin"/><Relationship Id="rId382" Type="http://schemas.openxmlformats.org/officeDocument/2006/relationships/image" Target="media/image179.wmf"/><Relationship Id="rId383" Type="http://schemas.openxmlformats.org/officeDocument/2006/relationships/oleObject" Target="embeddings/oleObject177.bin"/><Relationship Id="rId384" Type="http://schemas.openxmlformats.org/officeDocument/2006/relationships/image" Target="media/image180.wmf"/><Relationship Id="rId385" Type="http://schemas.openxmlformats.org/officeDocument/2006/relationships/oleObject" Target="embeddings/oleObject178.bin"/><Relationship Id="rId386" Type="http://schemas.openxmlformats.org/officeDocument/2006/relationships/image" Target="media/image181.wmf"/><Relationship Id="rId387" Type="http://schemas.openxmlformats.org/officeDocument/2006/relationships/oleObject" Target="embeddings/oleObject179.bin"/><Relationship Id="rId388" Type="http://schemas.openxmlformats.org/officeDocument/2006/relationships/image" Target="media/image182.wmf"/><Relationship Id="rId389" Type="http://schemas.openxmlformats.org/officeDocument/2006/relationships/oleObject" Target="embeddings/oleObject180.bin"/><Relationship Id="rId1232" Type="http://schemas.openxmlformats.org/officeDocument/2006/relationships/oleObject" Target="embeddings/oleObject600.bin"/><Relationship Id="rId1233" Type="http://schemas.openxmlformats.org/officeDocument/2006/relationships/image" Target="media/image604.wmf"/><Relationship Id="rId1234" Type="http://schemas.openxmlformats.org/officeDocument/2006/relationships/oleObject" Target="embeddings/oleObject601.bin"/><Relationship Id="rId1235" Type="http://schemas.openxmlformats.org/officeDocument/2006/relationships/image" Target="media/image605.wmf"/><Relationship Id="rId1236" Type="http://schemas.openxmlformats.org/officeDocument/2006/relationships/oleObject" Target="embeddings/oleObject602.bin"/><Relationship Id="rId1237" Type="http://schemas.openxmlformats.org/officeDocument/2006/relationships/image" Target="media/image606.wmf"/><Relationship Id="rId1238" Type="http://schemas.openxmlformats.org/officeDocument/2006/relationships/oleObject" Target="embeddings/oleObject603.bin"/><Relationship Id="rId1239" Type="http://schemas.openxmlformats.org/officeDocument/2006/relationships/image" Target="media/image607.wmf"/><Relationship Id="rId1630" Type="http://schemas.openxmlformats.org/officeDocument/2006/relationships/image" Target="media/image802.wmf"/><Relationship Id="rId1631" Type="http://schemas.openxmlformats.org/officeDocument/2006/relationships/oleObject" Target="embeddings/oleObject799.bin"/><Relationship Id="rId1632" Type="http://schemas.openxmlformats.org/officeDocument/2006/relationships/image" Target="media/image803.wmf"/><Relationship Id="rId1633" Type="http://schemas.openxmlformats.org/officeDocument/2006/relationships/oleObject" Target="embeddings/oleObject800.bin"/><Relationship Id="rId1634" Type="http://schemas.openxmlformats.org/officeDocument/2006/relationships/image" Target="media/image804.wmf"/><Relationship Id="rId1635" Type="http://schemas.openxmlformats.org/officeDocument/2006/relationships/oleObject" Target="embeddings/oleObject801.bin"/><Relationship Id="rId1636" Type="http://schemas.openxmlformats.org/officeDocument/2006/relationships/image" Target="media/image805.wmf"/><Relationship Id="rId1637" Type="http://schemas.openxmlformats.org/officeDocument/2006/relationships/oleObject" Target="embeddings/oleObject802.bin"/><Relationship Id="rId1638" Type="http://schemas.openxmlformats.org/officeDocument/2006/relationships/image" Target="media/image806.wmf"/><Relationship Id="rId1639" Type="http://schemas.openxmlformats.org/officeDocument/2006/relationships/oleObject" Target="embeddings/oleObject803.bin"/><Relationship Id="rId1240" Type="http://schemas.openxmlformats.org/officeDocument/2006/relationships/oleObject" Target="embeddings/oleObject604.bin"/><Relationship Id="rId1241" Type="http://schemas.openxmlformats.org/officeDocument/2006/relationships/image" Target="media/image608.wmf"/><Relationship Id="rId780" Type="http://schemas.openxmlformats.org/officeDocument/2006/relationships/oleObject" Target="embeddings/oleObject375.bin"/><Relationship Id="rId781" Type="http://schemas.openxmlformats.org/officeDocument/2006/relationships/image" Target="media/image379.wmf"/><Relationship Id="rId782" Type="http://schemas.openxmlformats.org/officeDocument/2006/relationships/oleObject" Target="embeddings/oleObject376.bin"/><Relationship Id="rId783" Type="http://schemas.openxmlformats.org/officeDocument/2006/relationships/image" Target="media/image380.wmf"/><Relationship Id="rId784" Type="http://schemas.openxmlformats.org/officeDocument/2006/relationships/oleObject" Target="embeddings/oleObject377.bin"/><Relationship Id="rId785" Type="http://schemas.openxmlformats.org/officeDocument/2006/relationships/image" Target="media/image381.wmf"/><Relationship Id="rId786" Type="http://schemas.openxmlformats.org/officeDocument/2006/relationships/oleObject" Target="embeddings/oleObject378.bin"/><Relationship Id="rId787" Type="http://schemas.openxmlformats.org/officeDocument/2006/relationships/image" Target="media/image382.wmf"/><Relationship Id="rId788" Type="http://schemas.openxmlformats.org/officeDocument/2006/relationships/oleObject" Target="embeddings/oleObject379.bin"/><Relationship Id="rId789" Type="http://schemas.openxmlformats.org/officeDocument/2006/relationships/image" Target="media/image383.wmf"/><Relationship Id="rId390" Type="http://schemas.openxmlformats.org/officeDocument/2006/relationships/image" Target="media/image183.wmf"/><Relationship Id="rId391" Type="http://schemas.openxmlformats.org/officeDocument/2006/relationships/oleObject" Target="embeddings/oleObject181.bin"/><Relationship Id="rId392" Type="http://schemas.openxmlformats.org/officeDocument/2006/relationships/image" Target="media/image184.wmf"/><Relationship Id="rId393" Type="http://schemas.openxmlformats.org/officeDocument/2006/relationships/oleObject" Target="embeddings/oleObject182.bin"/><Relationship Id="rId394" Type="http://schemas.openxmlformats.org/officeDocument/2006/relationships/image" Target="media/image185.wmf"/><Relationship Id="rId395" Type="http://schemas.openxmlformats.org/officeDocument/2006/relationships/oleObject" Target="embeddings/oleObject183.bin"/><Relationship Id="rId396" Type="http://schemas.openxmlformats.org/officeDocument/2006/relationships/image" Target="media/image186.wmf"/><Relationship Id="rId397" Type="http://schemas.openxmlformats.org/officeDocument/2006/relationships/oleObject" Target="embeddings/oleObject184.bin"/><Relationship Id="rId398" Type="http://schemas.openxmlformats.org/officeDocument/2006/relationships/image" Target="media/image187.wmf"/><Relationship Id="rId399" Type="http://schemas.openxmlformats.org/officeDocument/2006/relationships/oleObject" Target="embeddings/oleObject185.bin"/><Relationship Id="rId1242" Type="http://schemas.openxmlformats.org/officeDocument/2006/relationships/oleObject" Target="embeddings/oleObject605.bin"/><Relationship Id="rId1243" Type="http://schemas.openxmlformats.org/officeDocument/2006/relationships/image" Target="media/image609.wmf"/><Relationship Id="rId1244" Type="http://schemas.openxmlformats.org/officeDocument/2006/relationships/oleObject" Target="embeddings/oleObject606.bin"/><Relationship Id="rId1245" Type="http://schemas.openxmlformats.org/officeDocument/2006/relationships/image" Target="media/image610.wmf"/><Relationship Id="rId1246" Type="http://schemas.openxmlformats.org/officeDocument/2006/relationships/oleObject" Target="embeddings/oleObject607.bin"/><Relationship Id="rId1247" Type="http://schemas.openxmlformats.org/officeDocument/2006/relationships/image" Target="media/image611.wmf"/><Relationship Id="rId1248" Type="http://schemas.openxmlformats.org/officeDocument/2006/relationships/oleObject" Target="embeddings/oleObject608.bin"/><Relationship Id="rId1249" Type="http://schemas.openxmlformats.org/officeDocument/2006/relationships/image" Target="media/image612.wmf"/><Relationship Id="rId1640" Type="http://schemas.openxmlformats.org/officeDocument/2006/relationships/image" Target="media/image807.wmf"/><Relationship Id="rId1641" Type="http://schemas.openxmlformats.org/officeDocument/2006/relationships/oleObject" Target="embeddings/oleObject804.bin"/><Relationship Id="rId1642" Type="http://schemas.openxmlformats.org/officeDocument/2006/relationships/image" Target="media/image808.wmf"/><Relationship Id="rId1643" Type="http://schemas.openxmlformats.org/officeDocument/2006/relationships/oleObject" Target="embeddings/oleObject805.bin"/><Relationship Id="rId1644" Type="http://schemas.openxmlformats.org/officeDocument/2006/relationships/image" Target="media/image809.wmf"/><Relationship Id="rId1645" Type="http://schemas.openxmlformats.org/officeDocument/2006/relationships/oleObject" Target="embeddings/oleObject806.bin"/><Relationship Id="rId1646" Type="http://schemas.openxmlformats.org/officeDocument/2006/relationships/image" Target="media/image810.wmf"/><Relationship Id="rId1647" Type="http://schemas.openxmlformats.org/officeDocument/2006/relationships/oleObject" Target="embeddings/oleObject807.bin"/><Relationship Id="rId1648" Type="http://schemas.openxmlformats.org/officeDocument/2006/relationships/image" Target="media/image811.wmf"/><Relationship Id="rId1649" Type="http://schemas.openxmlformats.org/officeDocument/2006/relationships/oleObject" Target="embeddings/oleObject808.bin"/><Relationship Id="rId1250" Type="http://schemas.openxmlformats.org/officeDocument/2006/relationships/oleObject" Target="embeddings/oleObject609.bin"/><Relationship Id="rId1251" Type="http://schemas.openxmlformats.org/officeDocument/2006/relationships/image" Target="media/image613.wmf"/><Relationship Id="rId790" Type="http://schemas.openxmlformats.org/officeDocument/2006/relationships/oleObject" Target="embeddings/oleObject380.bin"/><Relationship Id="rId791" Type="http://schemas.openxmlformats.org/officeDocument/2006/relationships/image" Target="media/image384.wmf"/><Relationship Id="rId792" Type="http://schemas.openxmlformats.org/officeDocument/2006/relationships/oleObject" Target="embeddings/oleObject381.bin"/><Relationship Id="rId793" Type="http://schemas.openxmlformats.org/officeDocument/2006/relationships/image" Target="media/image385.wmf"/><Relationship Id="rId794" Type="http://schemas.openxmlformats.org/officeDocument/2006/relationships/oleObject" Target="embeddings/oleObject382.bin"/><Relationship Id="rId795" Type="http://schemas.openxmlformats.org/officeDocument/2006/relationships/image" Target="media/image386.wmf"/><Relationship Id="rId796" Type="http://schemas.openxmlformats.org/officeDocument/2006/relationships/oleObject" Target="embeddings/oleObject383.bin"/><Relationship Id="rId797" Type="http://schemas.openxmlformats.org/officeDocument/2006/relationships/image" Target="media/image387.wmf"/><Relationship Id="rId798" Type="http://schemas.openxmlformats.org/officeDocument/2006/relationships/oleObject" Target="embeddings/oleObject384.bin"/><Relationship Id="rId799" Type="http://schemas.openxmlformats.org/officeDocument/2006/relationships/image" Target="media/image388.wmf"/><Relationship Id="rId1252" Type="http://schemas.openxmlformats.org/officeDocument/2006/relationships/oleObject" Target="embeddings/oleObject610.bin"/><Relationship Id="rId1253" Type="http://schemas.openxmlformats.org/officeDocument/2006/relationships/image" Target="media/image614.wmf"/><Relationship Id="rId1254" Type="http://schemas.openxmlformats.org/officeDocument/2006/relationships/oleObject" Target="embeddings/oleObject611.bin"/><Relationship Id="rId1255" Type="http://schemas.openxmlformats.org/officeDocument/2006/relationships/image" Target="media/image615.wmf"/><Relationship Id="rId1256" Type="http://schemas.openxmlformats.org/officeDocument/2006/relationships/oleObject" Target="embeddings/oleObject612.bin"/><Relationship Id="rId1257" Type="http://schemas.openxmlformats.org/officeDocument/2006/relationships/image" Target="media/image616.wmf"/><Relationship Id="rId1258" Type="http://schemas.openxmlformats.org/officeDocument/2006/relationships/oleObject" Target="embeddings/oleObject613.bin"/><Relationship Id="rId1259" Type="http://schemas.openxmlformats.org/officeDocument/2006/relationships/image" Target="media/image617.wmf"/><Relationship Id="rId1650" Type="http://schemas.openxmlformats.org/officeDocument/2006/relationships/image" Target="media/image812.wmf"/><Relationship Id="rId1651" Type="http://schemas.openxmlformats.org/officeDocument/2006/relationships/oleObject" Target="embeddings/oleObject809.bin"/><Relationship Id="rId1652" Type="http://schemas.openxmlformats.org/officeDocument/2006/relationships/image" Target="media/image813.wmf"/><Relationship Id="rId1653" Type="http://schemas.openxmlformats.org/officeDocument/2006/relationships/oleObject" Target="embeddings/oleObject810.bin"/><Relationship Id="rId1654" Type="http://schemas.openxmlformats.org/officeDocument/2006/relationships/image" Target="media/image814.wmf"/><Relationship Id="rId1655" Type="http://schemas.openxmlformats.org/officeDocument/2006/relationships/oleObject" Target="embeddings/oleObject811.bin"/><Relationship Id="rId1656" Type="http://schemas.openxmlformats.org/officeDocument/2006/relationships/image" Target="media/image815.wmf"/><Relationship Id="rId1657" Type="http://schemas.openxmlformats.org/officeDocument/2006/relationships/oleObject" Target="embeddings/oleObject812.bin"/><Relationship Id="rId1658" Type="http://schemas.openxmlformats.org/officeDocument/2006/relationships/image" Target="media/image816.wmf"/><Relationship Id="rId1659" Type="http://schemas.openxmlformats.org/officeDocument/2006/relationships/oleObject" Target="embeddings/oleObject813.bin"/><Relationship Id="rId1260" Type="http://schemas.openxmlformats.org/officeDocument/2006/relationships/oleObject" Target="embeddings/oleObject614.bin"/><Relationship Id="rId1261" Type="http://schemas.openxmlformats.org/officeDocument/2006/relationships/image" Target="media/image618.wmf"/><Relationship Id="rId1262" Type="http://schemas.openxmlformats.org/officeDocument/2006/relationships/oleObject" Target="embeddings/oleObject615.bin"/><Relationship Id="rId1263" Type="http://schemas.openxmlformats.org/officeDocument/2006/relationships/image" Target="media/image619.wmf"/><Relationship Id="rId1264" Type="http://schemas.openxmlformats.org/officeDocument/2006/relationships/oleObject" Target="embeddings/oleObject616.bin"/><Relationship Id="rId1265" Type="http://schemas.openxmlformats.org/officeDocument/2006/relationships/image" Target="media/image620.wmf"/><Relationship Id="rId1266" Type="http://schemas.openxmlformats.org/officeDocument/2006/relationships/oleObject" Target="embeddings/oleObject617.bin"/><Relationship Id="rId1267" Type="http://schemas.openxmlformats.org/officeDocument/2006/relationships/image" Target="media/image621.wmf"/><Relationship Id="rId1268" Type="http://schemas.openxmlformats.org/officeDocument/2006/relationships/oleObject" Target="embeddings/oleObject618.bin"/><Relationship Id="rId1269" Type="http://schemas.openxmlformats.org/officeDocument/2006/relationships/image" Target="media/image622.wmf"/><Relationship Id="rId400" Type="http://schemas.openxmlformats.org/officeDocument/2006/relationships/image" Target="media/image188.wmf"/><Relationship Id="rId401" Type="http://schemas.openxmlformats.org/officeDocument/2006/relationships/oleObject" Target="embeddings/oleObject186.bin"/><Relationship Id="rId402" Type="http://schemas.openxmlformats.org/officeDocument/2006/relationships/image" Target="media/image189.wmf"/><Relationship Id="rId403" Type="http://schemas.openxmlformats.org/officeDocument/2006/relationships/oleObject" Target="embeddings/oleObject187.bin"/><Relationship Id="rId404" Type="http://schemas.openxmlformats.org/officeDocument/2006/relationships/image" Target="media/image190.wmf"/><Relationship Id="rId405" Type="http://schemas.openxmlformats.org/officeDocument/2006/relationships/oleObject" Target="embeddings/oleObject188.bin"/><Relationship Id="rId406" Type="http://schemas.openxmlformats.org/officeDocument/2006/relationships/image" Target="media/image191.wmf"/><Relationship Id="rId407" Type="http://schemas.openxmlformats.org/officeDocument/2006/relationships/oleObject" Target="embeddings/oleObject189.bin"/><Relationship Id="rId408" Type="http://schemas.openxmlformats.org/officeDocument/2006/relationships/image" Target="media/image192.wmf"/><Relationship Id="rId409" Type="http://schemas.openxmlformats.org/officeDocument/2006/relationships/oleObject" Target="embeddings/oleObject190.bin"/><Relationship Id="rId1660" Type="http://schemas.openxmlformats.org/officeDocument/2006/relationships/image" Target="media/image817.wmf"/><Relationship Id="rId1661" Type="http://schemas.openxmlformats.org/officeDocument/2006/relationships/oleObject" Target="embeddings/oleObject814.bin"/><Relationship Id="rId1662" Type="http://schemas.openxmlformats.org/officeDocument/2006/relationships/image" Target="media/image818.wmf"/><Relationship Id="rId1663" Type="http://schemas.openxmlformats.org/officeDocument/2006/relationships/oleObject" Target="embeddings/oleObject815.bin"/><Relationship Id="rId1664" Type="http://schemas.openxmlformats.org/officeDocument/2006/relationships/image" Target="media/image819.wmf"/><Relationship Id="rId1665" Type="http://schemas.openxmlformats.org/officeDocument/2006/relationships/oleObject" Target="embeddings/oleObject816.bin"/><Relationship Id="rId1666" Type="http://schemas.openxmlformats.org/officeDocument/2006/relationships/image" Target="media/image820.wmf"/><Relationship Id="rId1667" Type="http://schemas.openxmlformats.org/officeDocument/2006/relationships/oleObject" Target="embeddings/oleObject817.bin"/><Relationship Id="rId1668" Type="http://schemas.openxmlformats.org/officeDocument/2006/relationships/image" Target="media/image821.wmf"/><Relationship Id="rId1669" Type="http://schemas.openxmlformats.org/officeDocument/2006/relationships/oleObject" Target="embeddings/oleObject818.bin"/><Relationship Id="rId1270" Type="http://schemas.openxmlformats.org/officeDocument/2006/relationships/oleObject" Target="embeddings/oleObject619.bin"/><Relationship Id="rId1271" Type="http://schemas.openxmlformats.org/officeDocument/2006/relationships/image" Target="media/image623.wmf"/><Relationship Id="rId1272" Type="http://schemas.openxmlformats.org/officeDocument/2006/relationships/oleObject" Target="embeddings/oleObject620.bin"/><Relationship Id="rId1273" Type="http://schemas.openxmlformats.org/officeDocument/2006/relationships/image" Target="media/image624.wmf"/><Relationship Id="rId1274" Type="http://schemas.openxmlformats.org/officeDocument/2006/relationships/oleObject" Target="embeddings/oleObject621.bin"/><Relationship Id="rId1275" Type="http://schemas.openxmlformats.org/officeDocument/2006/relationships/image" Target="media/image625.wmf"/><Relationship Id="rId1276" Type="http://schemas.openxmlformats.org/officeDocument/2006/relationships/oleObject" Target="embeddings/oleObject622.bin"/><Relationship Id="rId1277" Type="http://schemas.openxmlformats.org/officeDocument/2006/relationships/image" Target="media/image626.wmf"/><Relationship Id="rId1278" Type="http://schemas.openxmlformats.org/officeDocument/2006/relationships/oleObject" Target="embeddings/oleObject623.bin"/><Relationship Id="rId1279" Type="http://schemas.openxmlformats.org/officeDocument/2006/relationships/image" Target="media/image627.wmf"/><Relationship Id="rId800" Type="http://schemas.openxmlformats.org/officeDocument/2006/relationships/oleObject" Target="embeddings/oleObject385.bin"/><Relationship Id="rId801" Type="http://schemas.openxmlformats.org/officeDocument/2006/relationships/image" Target="media/image389.wmf"/><Relationship Id="rId802" Type="http://schemas.openxmlformats.org/officeDocument/2006/relationships/oleObject" Target="embeddings/oleObject386.bin"/><Relationship Id="rId803" Type="http://schemas.openxmlformats.org/officeDocument/2006/relationships/image" Target="media/image390.wmf"/><Relationship Id="rId410" Type="http://schemas.openxmlformats.org/officeDocument/2006/relationships/image" Target="media/image193.wmf"/><Relationship Id="rId411" Type="http://schemas.openxmlformats.org/officeDocument/2006/relationships/oleObject" Target="embeddings/oleObject191.bin"/><Relationship Id="rId412" Type="http://schemas.openxmlformats.org/officeDocument/2006/relationships/image" Target="media/image194.wmf"/><Relationship Id="rId413" Type="http://schemas.openxmlformats.org/officeDocument/2006/relationships/oleObject" Target="embeddings/oleObject192.bin"/><Relationship Id="rId414" Type="http://schemas.openxmlformats.org/officeDocument/2006/relationships/image" Target="media/image195.wmf"/><Relationship Id="rId415" Type="http://schemas.openxmlformats.org/officeDocument/2006/relationships/oleObject" Target="embeddings/oleObject193.bin"/><Relationship Id="rId416" Type="http://schemas.openxmlformats.org/officeDocument/2006/relationships/image" Target="media/image196.wmf"/><Relationship Id="rId417" Type="http://schemas.openxmlformats.org/officeDocument/2006/relationships/oleObject" Target="embeddings/oleObject194.bin"/><Relationship Id="rId418" Type="http://schemas.openxmlformats.org/officeDocument/2006/relationships/image" Target="media/image197.wmf"/><Relationship Id="rId419" Type="http://schemas.openxmlformats.org/officeDocument/2006/relationships/oleObject" Target="embeddings/oleObject195.bin"/><Relationship Id="rId804" Type="http://schemas.openxmlformats.org/officeDocument/2006/relationships/oleObject" Target="embeddings/oleObject387.bin"/><Relationship Id="rId805" Type="http://schemas.openxmlformats.org/officeDocument/2006/relationships/image" Target="media/image391.wmf"/><Relationship Id="rId806" Type="http://schemas.openxmlformats.org/officeDocument/2006/relationships/oleObject" Target="embeddings/oleObject388.bin"/><Relationship Id="rId807" Type="http://schemas.openxmlformats.org/officeDocument/2006/relationships/image" Target="media/image392.wmf"/><Relationship Id="rId808" Type="http://schemas.openxmlformats.org/officeDocument/2006/relationships/oleObject" Target="embeddings/oleObject389.bin"/><Relationship Id="rId809" Type="http://schemas.openxmlformats.org/officeDocument/2006/relationships/image" Target="media/image393.wmf"/><Relationship Id="rId1670" Type="http://schemas.openxmlformats.org/officeDocument/2006/relationships/image" Target="media/image822.wmf"/><Relationship Id="rId1671" Type="http://schemas.openxmlformats.org/officeDocument/2006/relationships/oleObject" Target="embeddings/oleObject819.bin"/><Relationship Id="rId1672" Type="http://schemas.openxmlformats.org/officeDocument/2006/relationships/image" Target="media/image823.wmf"/><Relationship Id="rId1673" Type="http://schemas.openxmlformats.org/officeDocument/2006/relationships/oleObject" Target="embeddings/oleObject820.bin"/><Relationship Id="rId1280" Type="http://schemas.openxmlformats.org/officeDocument/2006/relationships/oleObject" Target="embeddings/oleObject624.bin"/><Relationship Id="rId1281" Type="http://schemas.openxmlformats.org/officeDocument/2006/relationships/image" Target="media/image628.wmf"/><Relationship Id="rId1282" Type="http://schemas.openxmlformats.org/officeDocument/2006/relationships/oleObject" Target="embeddings/oleObject625.bin"/><Relationship Id="rId1283" Type="http://schemas.openxmlformats.org/officeDocument/2006/relationships/image" Target="media/image629.wmf"/><Relationship Id="rId1284" Type="http://schemas.openxmlformats.org/officeDocument/2006/relationships/oleObject" Target="embeddings/oleObject626.bin"/><Relationship Id="rId1285" Type="http://schemas.openxmlformats.org/officeDocument/2006/relationships/image" Target="media/image630.wmf"/><Relationship Id="rId1286" Type="http://schemas.openxmlformats.org/officeDocument/2006/relationships/oleObject" Target="embeddings/oleObject627.bin"/><Relationship Id="rId1287" Type="http://schemas.openxmlformats.org/officeDocument/2006/relationships/image" Target="media/image631.wmf"/><Relationship Id="rId1288" Type="http://schemas.openxmlformats.org/officeDocument/2006/relationships/oleObject" Target="embeddings/oleObject628.bin"/><Relationship Id="rId1289" Type="http://schemas.openxmlformats.org/officeDocument/2006/relationships/image" Target="media/image632.wmf"/><Relationship Id="rId1674" Type="http://schemas.openxmlformats.org/officeDocument/2006/relationships/image" Target="media/image824.wmf"/><Relationship Id="rId1675" Type="http://schemas.openxmlformats.org/officeDocument/2006/relationships/oleObject" Target="embeddings/oleObject821.bin"/><Relationship Id="rId1676" Type="http://schemas.openxmlformats.org/officeDocument/2006/relationships/image" Target="media/image825.wmf"/><Relationship Id="rId1677" Type="http://schemas.openxmlformats.org/officeDocument/2006/relationships/oleObject" Target="embeddings/oleObject822.bin"/><Relationship Id="rId1678" Type="http://schemas.openxmlformats.org/officeDocument/2006/relationships/image" Target="media/image826.wmf"/><Relationship Id="rId1679" Type="http://schemas.openxmlformats.org/officeDocument/2006/relationships/oleObject" Target="embeddings/oleObject823.bin"/><Relationship Id="rId810" Type="http://schemas.openxmlformats.org/officeDocument/2006/relationships/oleObject" Target="embeddings/oleObject390.bin"/><Relationship Id="rId811" Type="http://schemas.openxmlformats.org/officeDocument/2006/relationships/image" Target="media/image394.wmf"/><Relationship Id="rId812" Type="http://schemas.openxmlformats.org/officeDocument/2006/relationships/oleObject" Target="embeddings/oleObject391.bin"/><Relationship Id="rId813" Type="http://schemas.openxmlformats.org/officeDocument/2006/relationships/image" Target="media/image395.wmf"/><Relationship Id="rId420" Type="http://schemas.openxmlformats.org/officeDocument/2006/relationships/image" Target="media/image198.wmf"/><Relationship Id="rId421" Type="http://schemas.openxmlformats.org/officeDocument/2006/relationships/oleObject" Target="embeddings/oleObject196.bin"/><Relationship Id="rId422" Type="http://schemas.openxmlformats.org/officeDocument/2006/relationships/image" Target="media/image199.wmf"/><Relationship Id="rId423" Type="http://schemas.openxmlformats.org/officeDocument/2006/relationships/oleObject" Target="embeddings/oleObject197.bin"/><Relationship Id="rId424" Type="http://schemas.openxmlformats.org/officeDocument/2006/relationships/image" Target="media/image200.wmf"/><Relationship Id="rId425" Type="http://schemas.openxmlformats.org/officeDocument/2006/relationships/oleObject" Target="embeddings/oleObject198.bin"/><Relationship Id="rId426" Type="http://schemas.openxmlformats.org/officeDocument/2006/relationships/image" Target="media/image201.wmf"/><Relationship Id="rId427" Type="http://schemas.openxmlformats.org/officeDocument/2006/relationships/oleObject" Target="embeddings/oleObject199.bin"/><Relationship Id="rId428" Type="http://schemas.openxmlformats.org/officeDocument/2006/relationships/image" Target="media/image202.wmf"/><Relationship Id="rId429" Type="http://schemas.openxmlformats.org/officeDocument/2006/relationships/oleObject" Target="embeddings/oleObject200.bin"/><Relationship Id="rId814" Type="http://schemas.openxmlformats.org/officeDocument/2006/relationships/oleObject" Target="embeddings/oleObject392.bin"/><Relationship Id="rId815" Type="http://schemas.openxmlformats.org/officeDocument/2006/relationships/image" Target="media/image396.wmf"/><Relationship Id="rId816" Type="http://schemas.openxmlformats.org/officeDocument/2006/relationships/oleObject" Target="embeddings/oleObject393.bin"/><Relationship Id="rId817" Type="http://schemas.openxmlformats.org/officeDocument/2006/relationships/image" Target="media/image397.wmf"/><Relationship Id="rId818" Type="http://schemas.openxmlformats.org/officeDocument/2006/relationships/oleObject" Target="embeddings/oleObject394.bin"/><Relationship Id="rId819" Type="http://schemas.openxmlformats.org/officeDocument/2006/relationships/image" Target="media/image398.wmf"/><Relationship Id="rId1680" Type="http://schemas.openxmlformats.org/officeDocument/2006/relationships/image" Target="media/image827.wmf"/><Relationship Id="rId1681" Type="http://schemas.openxmlformats.org/officeDocument/2006/relationships/oleObject" Target="embeddings/oleObject824.bin"/><Relationship Id="rId1682" Type="http://schemas.openxmlformats.org/officeDocument/2006/relationships/image" Target="media/image828.wmf"/><Relationship Id="rId1683" Type="http://schemas.openxmlformats.org/officeDocument/2006/relationships/oleObject" Target="embeddings/oleObject825.bin"/><Relationship Id="rId1290" Type="http://schemas.openxmlformats.org/officeDocument/2006/relationships/oleObject" Target="embeddings/oleObject629.bin"/><Relationship Id="rId1291" Type="http://schemas.openxmlformats.org/officeDocument/2006/relationships/image" Target="media/image633.wmf"/><Relationship Id="rId1292" Type="http://schemas.openxmlformats.org/officeDocument/2006/relationships/oleObject" Target="embeddings/oleObject630.bin"/><Relationship Id="rId1293" Type="http://schemas.openxmlformats.org/officeDocument/2006/relationships/image" Target="media/image634.wmf"/><Relationship Id="rId1294" Type="http://schemas.openxmlformats.org/officeDocument/2006/relationships/oleObject" Target="embeddings/oleObject631.bin"/><Relationship Id="rId1295" Type="http://schemas.openxmlformats.org/officeDocument/2006/relationships/image" Target="media/image635.wmf"/><Relationship Id="rId1296" Type="http://schemas.openxmlformats.org/officeDocument/2006/relationships/oleObject" Target="embeddings/oleObject632.bin"/><Relationship Id="rId1297" Type="http://schemas.openxmlformats.org/officeDocument/2006/relationships/image" Target="media/image636.wmf"/><Relationship Id="rId1298" Type="http://schemas.openxmlformats.org/officeDocument/2006/relationships/oleObject" Target="embeddings/oleObject633.bin"/><Relationship Id="rId1299" Type="http://schemas.openxmlformats.org/officeDocument/2006/relationships/image" Target="media/image637.wmf"/><Relationship Id="rId1684" Type="http://schemas.openxmlformats.org/officeDocument/2006/relationships/image" Target="media/image829.wmf"/><Relationship Id="rId1685" Type="http://schemas.openxmlformats.org/officeDocument/2006/relationships/oleObject" Target="embeddings/oleObject826.bin"/><Relationship Id="rId1686" Type="http://schemas.openxmlformats.org/officeDocument/2006/relationships/image" Target="media/image830.wmf"/><Relationship Id="rId1687" Type="http://schemas.openxmlformats.org/officeDocument/2006/relationships/oleObject" Target="embeddings/oleObject827.bin"/><Relationship Id="rId1688" Type="http://schemas.openxmlformats.org/officeDocument/2006/relationships/image" Target="media/image831.wmf"/><Relationship Id="rId1689" Type="http://schemas.openxmlformats.org/officeDocument/2006/relationships/oleObject" Target="embeddings/oleObject828.bin"/><Relationship Id="rId820" Type="http://schemas.openxmlformats.org/officeDocument/2006/relationships/oleObject" Target="embeddings/oleObject395.bin"/><Relationship Id="rId821" Type="http://schemas.openxmlformats.org/officeDocument/2006/relationships/image" Target="media/image399.wmf"/><Relationship Id="rId822" Type="http://schemas.openxmlformats.org/officeDocument/2006/relationships/oleObject" Target="embeddings/oleObject396.bin"/><Relationship Id="rId823" Type="http://schemas.openxmlformats.org/officeDocument/2006/relationships/image" Target="media/image400.wmf"/><Relationship Id="rId430" Type="http://schemas.openxmlformats.org/officeDocument/2006/relationships/image" Target="media/image203.wmf"/><Relationship Id="rId431" Type="http://schemas.openxmlformats.org/officeDocument/2006/relationships/oleObject" Target="embeddings/oleObject201.bin"/><Relationship Id="rId432" Type="http://schemas.openxmlformats.org/officeDocument/2006/relationships/image" Target="media/image204.wmf"/><Relationship Id="rId433" Type="http://schemas.openxmlformats.org/officeDocument/2006/relationships/oleObject" Target="embeddings/oleObject202.bin"/><Relationship Id="rId434" Type="http://schemas.openxmlformats.org/officeDocument/2006/relationships/image" Target="media/image205.wmf"/><Relationship Id="rId435" Type="http://schemas.openxmlformats.org/officeDocument/2006/relationships/oleObject" Target="embeddings/oleObject203.bin"/><Relationship Id="rId436" Type="http://schemas.openxmlformats.org/officeDocument/2006/relationships/image" Target="media/image206.wmf"/><Relationship Id="rId437" Type="http://schemas.openxmlformats.org/officeDocument/2006/relationships/oleObject" Target="embeddings/oleObject204.bin"/><Relationship Id="rId438" Type="http://schemas.openxmlformats.org/officeDocument/2006/relationships/image" Target="media/image207.wmf"/><Relationship Id="rId439" Type="http://schemas.openxmlformats.org/officeDocument/2006/relationships/oleObject" Target="embeddings/oleObject205.bin"/><Relationship Id="rId824" Type="http://schemas.openxmlformats.org/officeDocument/2006/relationships/oleObject" Target="embeddings/oleObject397.bin"/><Relationship Id="rId825" Type="http://schemas.openxmlformats.org/officeDocument/2006/relationships/image" Target="media/image401.wmf"/><Relationship Id="rId826" Type="http://schemas.openxmlformats.org/officeDocument/2006/relationships/oleObject" Target="embeddings/oleObject398.bin"/><Relationship Id="rId827" Type="http://schemas.openxmlformats.org/officeDocument/2006/relationships/image" Target="media/image402.wmf"/><Relationship Id="rId828" Type="http://schemas.openxmlformats.org/officeDocument/2006/relationships/oleObject" Target="embeddings/oleObject399.bin"/><Relationship Id="rId829" Type="http://schemas.openxmlformats.org/officeDocument/2006/relationships/image" Target="media/image403.wmf"/><Relationship Id="rId1690" Type="http://schemas.openxmlformats.org/officeDocument/2006/relationships/image" Target="media/image832.wmf"/><Relationship Id="rId1691" Type="http://schemas.openxmlformats.org/officeDocument/2006/relationships/oleObject" Target="embeddings/oleObject829.bin"/><Relationship Id="rId1692" Type="http://schemas.openxmlformats.org/officeDocument/2006/relationships/image" Target="media/image833.wmf"/><Relationship Id="rId1693" Type="http://schemas.openxmlformats.org/officeDocument/2006/relationships/oleObject" Target="embeddings/oleObject830.bin"/><Relationship Id="rId1694" Type="http://schemas.openxmlformats.org/officeDocument/2006/relationships/image" Target="media/image834.wmf"/><Relationship Id="rId1695" Type="http://schemas.openxmlformats.org/officeDocument/2006/relationships/oleObject" Target="embeddings/oleObject831.bin"/><Relationship Id="rId1696" Type="http://schemas.openxmlformats.org/officeDocument/2006/relationships/image" Target="media/image835.wmf"/><Relationship Id="rId1697" Type="http://schemas.openxmlformats.org/officeDocument/2006/relationships/oleObject" Target="embeddings/oleObject832.bin"/><Relationship Id="rId1698" Type="http://schemas.openxmlformats.org/officeDocument/2006/relationships/image" Target="media/image836.wmf"/><Relationship Id="rId1699" Type="http://schemas.openxmlformats.org/officeDocument/2006/relationships/oleObject" Target="embeddings/oleObject833.bin"/><Relationship Id="rId830" Type="http://schemas.openxmlformats.org/officeDocument/2006/relationships/oleObject" Target="embeddings/oleObject400.bin"/><Relationship Id="rId831" Type="http://schemas.openxmlformats.org/officeDocument/2006/relationships/image" Target="media/image404.wmf"/><Relationship Id="rId832" Type="http://schemas.openxmlformats.org/officeDocument/2006/relationships/oleObject" Target="embeddings/oleObject401.bin"/><Relationship Id="rId833" Type="http://schemas.openxmlformats.org/officeDocument/2006/relationships/image" Target="media/image405.wmf"/><Relationship Id="rId440" Type="http://schemas.openxmlformats.org/officeDocument/2006/relationships/image" Target="media/image208.wmf"/><Relationship Id="rId441" Type="http://schemas.openxmlformats.org/officeDocument/2006/relationships/oleObject" Target="embeddings/oleObject206.bin"/><Relationship Id="rId442" Type="http://schemas.openxmlformats.org/officeDocument/2006/relationships/image" Target="media/image209.wmf"/><Relationship Id="rId443" Type="http://schemas.openxmlformats.org/officeDocument/2006/relationships/oleObject" Target="embeddings/oleObject207.bin"/><Relationship Id="rId444" Type="http://schemas.openxmlformats.org/officeDocument/2006/relationships/image" Target="media/image210.wmf"/><Relationship Id="rId445" Type="http://schemas.openxmlformats.org/officeDocument/2006/relationships/oleObject" Target="embeddings/oleObject208.bin"/><Relationship Id="rId446" Type="http://schemas.openxmlformats.org/officeDocument/2006/relationships/image" Target="media/image211.wmf"/><Relationship Id="rId447" Type="http://schemas.openxmlformats.org/officeDocument/2006/relationships/oleObject" Target="embeddings/oleObject209.bin"/><Relationship Id="rId448" Type="http://schemas.openxmlformats.org/officeDocument/2006/relationships/image" Target="media/image212.wmf"/><Relationship Id="rId449" Type="http://schemas.openxmlformats.org/officeDocument/2006/relationships/oleObject" Target="embeddings/oleObject210.bin"/><Relationship Id="rId834" Type="http://schemas.openxmlformats.org/officeDocument/2006/relationships/oleObject" Target="embeddings/oleObject402.bin"/><Relationship Id="rId835" Type="http://schemas.openxmlformats.org/officeDocument/2006/relationships/image" Target="media/image406.wmf"/><Relationship Id="rId836" Type="http://schemas.openxmlformats.org/officeDocument/2006/relationships/oleObject" Target="embeddings/oleObject403.bin"/><Relationship Id="rId837" Type="http://schemas.openxmlformats.org/officeDocument/2006/relationships/image" Target="media/image407.wmf"/><Relationship Id="rId838" Type="http://schemas.openxmlformats.org/officeDocument/2006/relationships/oleObject" Target="embeddings/oleObject404.bin"/><Relationship Id="rId839" Type="http://schemas.openxmlformats.org/officeDocument/2006/relationships/image" Target="media/image408.wmf"/><Relationship Id="rId1300" Type="http://schemas.openxmlformats.org/officeDocument/2006/relationships/oleObject" Target="embeddings/oleObject634.bin"/><Relationship Id="rId1301" Type="http://schemas.openxmlformats.org/officeDocument/2006/relationships/image" Target="media/image638.wmf"/><Relationship Id="rId1302" Type="http://schemas.openxmlformats.org/officeDocument/2006/relationships/oleObject" Target="embeddings/oleObject635.bin"/><Relationship Id="rId1303" Type="http://schemas.openxmlformats.org/officeDocument/2006/relationships/image" Target="media/image639.wmf"/><Relationship Id="rId1304" Type="http://schemas.openxmlformats.org/officeDocument/2006/relationships/oleObject" Target="embeddings/oleObject636.bin"/><Relationship Id="rId1305" Type="http://schemas.openxmlformats.org/officeDocument/2006/relationships/image" Target="media/image640.wmf"/><Relationship Id="rId1306" Type="http://schemas.openxmlformats.org/officeDocument/2006/relationships/oleObject" Target="embeddings/oleObject637.bin"/><Relationship Id="rId1307" Type="http://schemas.openxmlformats.org/officeDocument/2006/relationships/image" Target="media/image641.wmf"/><Relationship Id="rId1308" Type="http://schemas.openxmlformats.org/officeDocument/2006/relationships/oleObject" Target="embeddings/oleObject638.bin"/><Relationship Id="rId1309" Type="http://schemas.openxmlformats.org/officeDocument/2006/relationships/image" Target="media/image642.wmf"/><Relationship Id="rId840" Type="http://schemas.openxmlformats.org/officeDocument/2006/relationships/oleObject" Target="embeddings/oleObject405.bin"/><Relationship Id="rId841" Type="http://schemas.openxmlformats.org/officeDocument/2006/relationships/image" Target="media/image409.wmf"/><Relationship Id="rId450" Type="http://schemas.openxmlformats.org/officeDocument/2006/relationships/image" Target="media/image213.wmf"/><Relationship Id="rId451" Type="http://schemas.openxmlformats.org/officeDocument/2006/relationships/oleObject" Target="embeddings/oleObject211.bin"/><Relationship Id="rId452" Type="http://schemas.openxmlformats.org/officeDocument/2006/relationships/image" Target="media/image214.wmf"/><Relationship Id="rId453" Type="http://schemas.openxmlformats.org/officeDocument/2006/relationships/oleObject" Target="embeddings/oleObject212.bin"/><Relationship Id="rId454" Type="http://schemas.openxmlformats.org/officeDocument/2006/relationships/image" Target="media/image215.png"/><Relationship Id="rId455" Type="http://schemas.openxmlformats.org/officeDocument/2006/relationships/image" Target="media/image216.wmf"/><Relationship Id="rId456" Type="http://schemas.openxmlformats.org/officeDocument/2006/relationships/oleObject" Target="embeddings/oleObject213.bin"/><Relationship Id="rId457" Type="http://schemas.openxmlformats.org/officeDocument/2006/relationships/image" Target="media/image217.wmf"/><Relationship Id="rId458" Type="http://schemas.openxmlformats.org/officeDocument/2006/relationships/oleObject" Target="embeddings/oleObject214.bin"/><Relationship Id="rId459" Type="http://schemas.openxmlformats.org/officeDocument/2006/relationships/image" Target="media/image218.wmf"/><Relationship Id="rId842" Type="http://schemas.openxmlformats.org/officeDocument/2006/relationships/oleObject" Target="embeddings/oleObject406.bin"/><Relationship Id="rId843" Type="http://schemas.openxmlformats.org/officeDocument/2006/relationships/image" Target="media/image410.wmf"/><Relationship Id="rId844" Type="http://schemas.openxmlformats.org/officeDocument/2006/relationships/oleObject" Target="embeddings/oleObject407.bin"/><Relationship Id="rId845" Type="http://schemas.openxmlformats.org/officeDocument/2006/relationships/image" Target="media/image411.wmf"/><Relationship Id="rId846" Type="http://schemas.openxmlformats.org/officeDocument/2006/relationships/oleObject" Target="embeddings/oleObject408.bin"/><Relationship Id="rId847" Type="http://schemas.openxmlformats.org/officeDocument/2006/relationships/image" Target="media/image412.wmf"/><Relationship Id="rId848" Type="http://schemas.openxmlformats.org/officeDocument/2006/relationships/oleObject" Target="embeddings/oleObject409.bin"/><Relationship Id="rId849" Type="http://schemas.openxmlformats.org/officeDocument/2006/relationships/image" Target="media/image413.wmf"/><Relationship Id="rId1700" Type="http://schemas.openxmlformats.org/officeDocument/2006/relationships/image" Target="media/image837.wmf"/><Relationship Id="rId1701" Type="http://schemas.openxmlformats.org/officeDocument/2006/relationships/oleObject" Target="embeddings/oleObject834.bin"/><Relationship Id="rId1702" Type="http://schemas.openxmlformats.org/officeDocument/2006/relationships/image" Target="media/image838.wmf"/><Relationship Id="rId1703" Type="http://schemas.openxmlformats.org/officeDocument/2006/relationships/oleObject" Target="embeddings/oleObject835.bin"/><Relationship Id="rId1310" Type="http://schemas.openxmlformats.org/officeDocument/2006/relationships/oleObject" Target="embeddings/oleObject639.bin"/><Relationship Id="rId1311" Type="http://schemas.openxmlformats.org/officeDocument/2006/relationships/image" Target="media/image643.wmf"/><Relationship Id="rId1312" Type="http://schemas.openxmlformats.org/officeDocument/2006/relationships/oleObject" Target="embeddings/oleObject640.bin"/><Relationship Id="rId1313" Type="http://schemas.openxmlformats.org/officeDocument/2006/relationships/image" Target="media/image644.wmf"/><Relationship Id="rId1314" Type="http://schemas.openxmlformats.org/officeDocument/2006/relationships/oleObject" Target="embeddings/oleObject641.bin"/><Relationship Id="rId1315" Type="http://schemas.openxmlformats.org/officeDocument/2006/relationships/image" Target="media/image645.wmf"/><Relationship Id="rId1316" Type="http://schemas.openxmlformats.org/officeDocument/2006/relationships/oleObject" Target="embeddings/oleObject642.bin"/><Relationship Id="rId1317" Type="http://schemas.openxmlformats.org/officeDocument/2006/relationships/image" Target="media/image646.wmf"/><Relationship Id="rId1318" Type="http://schemas.openxmlformats.org/officeDocument/2006/relationships/oleObject" Target="embeddings/oleObject643.bin"/><Relationship Id="rId1319" Type="http://schemas.openxmlformats.org/officeDocument/2006/relationships/image" Target="media/image647.wmf"/><Relationship Id="rId850" Type="http://schemas.openxmlformats.org/officeDocument/2006/relationships/oleObject" Target="embeddings/oleObject410.bin"/><Relationship Id="rId851" Type="http://schemas.openxmlformats.org/officeDocument/2006/relationships/image" Target="media/image414.wmf"/><Relationship Id="rId460" Type="http://schemas.openxmlformats.org/officeDocument/2006/relationships/oleObject" Target="embeddings/oleObject215.bin"/><Relationship Id="rId461" Type="http://schemas.openxmlformats.org/officeDocument/2006/relationships/image" Target="media/image219.wmf"/><Relationship Id="rId462" Type="http://schemas.openxmlformats.org/officeDocument/2006/relationships/oleObject" Target="embeddings/oleObject216.bin"/><Relationship Id="rId463" Type="http://schemas.openxmlformats.org/officeDocument/2006/relationships/image" Target="media/image220.wmf"/><Relationship Id="rId464" Type="http://schemas.openxmlformats.org/officeDocument/2006/relationships/oleObject" Target="embeddings/oleObject217.bin"/><Relationship Id="rId465" Type="http://schemas.openxmlformats.org/officeDocument/2006/relationships/image" Target="media/image221.wmf"/><Relationship Id="rId466" Type="http://schemas.openxmlformats.org/officeDocument/2006/relationships/oleObject" Target="embeddings/oleObject218.bin"/><Relationship Id="rId467" Type="http://schemas.openxmlformats.org/officeDocument/2006/relationships/image" Target="media/image222.wmf"/><Relationship Id="rId468" Type="http://schemas.openxmlformats.org/officeDocument/2006/relationships/oleObject" Target="embeddings/oleObject219.bin"/><Relationship Id="rId469" Type="http://schemas.openxmlformats.org/officeDocument/2006/relationships/image" Target="media/image223.wmf"/><Relationship Id="rId852" Type="http://schemas.openxmlformats.org/officeDocument/2006/relationships/oleObject" Target="embeddings/oleObject411.bin"/><Relationship Id="rId853" Type="http://schemas.openxmlformats.org/officeDocument/2006/relationships/image" Target="media/image415.wmf"/><Relationship Id="rId854" Type="http://schemas.openxmlformats.org/officeDocument/2006/relationships/oleObject" Target="embeddings/oleObject412.bin"/><Relationship Id="rId855" Type="http://schemas.openxmlformats.org/officeDocument/2006/relationships/image" Target="media/image416.wmf"/><Relationship Id="rId856" Type="http://schemas.openxmlformats.org/officeDocument/2006/relationships/oleObject" Target="embeddings/oleObject413.bin"/><Relationship Id="rId857" Type="http://schemas.openxmlformats.org/officeDocument/2006/relationships/image" Target="media/image417.wmf"/><Relationship Id="rId858" Type="http://schemas.openxmlformats.org/officeDocument/2006/relationships/oleObject" Target="embeddings/oleObject414.bin"/><Relationship Id="rId859" Type="http://schemas.openxmlformats.org/officeDocument/2006/relationships/image" Target="media/image418.wmf"/><Relationship Id="rId1704" Type="http://schemas.openxmlformats.org/officeDocument/2006/relationships/image" Target="media/image839.wmf"/><Relationship Id="rId1705" Type="http://schemas.openxmlformats.org/officeDocument/2006/relationships/oleObject" Target="embeddings/oleObject836.bin"/><Relationship Id="rId1706" Type="http://schemas.openxmlformats.org/officeDocument/2006/relationships/image" Target="media/image840.wmf"/><Relationship Id="rId1707" Type="http://schemas.openxmlformats.org/officeDocument/2006/relationships/oleObject" Target="embeddings/oleObject837.bin"/><Relationship Id="rId1708" Type="http://schemas.openxmlformats.org/officeDocument/2006/relationships/image" Target="media/image841.wmf"/><Relationship Id="rId1709" Type="http://schemas.openxmlformats.org/officeDocument/2006/relationships/oleObject" Target="embeddings/oleObject838.bin"/><Relationship Id="rId2000" Type="http://schemas.openxmlformats.org/officeDocument/2006/relationships/oleObject" Target="embeddings/oleObject983.bin"/><Relationship Id="rId2001" Type="http://schemas.openxmlformats.org/officeDocument/2006/relationships/image" Target="media/image987.wmf"/><Relationship Id="rId2002" Type="http://schemas.openxmlformats.org/officeDocument/2006/relationships/oleObject" Target="embeddings/oleObject984.bin"/><Relationship Id="rId2003" Type="http://schemas.openxmlformats.org/officeDocument/2006/relationships/image" Target="media/image988.wmf"/><Relationship Id="rId2004" Type="http://schemas.openxmlformats.org/officeDocument/2006/relationships/oleObject" Target="embeddings/oleObject985.bin"/><Relationship Id="rId2005" Type="http://schemas.openxmlformats.org/officeDocument/2006/relationships/image" Target="media/image989.wmf"/><Relationship Id="rId2006" Type="http://schemas.openxmlformats.org/officeDocument/2006/relationships/oleObject" Target="embeddings/oleObject986.bin"/><Relationship Id="rId2007" Type="http://schemas.openxmlformats.org/officeDocument/2006/relationships/image" Target="media/image990.wmf"/><Relationship Id="rId2008" Type="http://schemas.openxmlformats.org/officeDocument/2006/relationships/oleObject" Target="embeddings/oleObject987.bin"/><Relationship Id="rId2009" Type="http://schemas.openxmlformats.org/officeDocument/2006/relationships/image" Target="media/image991.wmf"/><Relationship Id="rId1710" Type="http://schemas.openxmlformats.org/officeDocument/2006/relationships/image" Target="media/image842.wmf"/><Relationship Id="rId1711" Type="http://schemas.openxmlformats.org/officeDocument/2006/relationships/oleObject" Target="embeddings/oleObject839.bin"/><Relationship Id="rId1712" Type="http://schemas.openxmlformats.org/officeDocument/2006/relationships/image" Target="media/image843.wmf"/><Relationship Id="rId1713" Type="http://schemas.openxmlformats.org/officeDocument/2006/relationships/oleObject" Target="embeddings/oleObject840.bin"/><Relationship Id="rId1320" Type="http://schemas.openxmlformats.org/officeDocument/2006/relationships/oleObject" Target="embeddings/oleObject644.bin"/><Relationship Id="rId1321" Type="http://schemas.openxmlformats.org/officeDocument/2006/relationships/image" Target="media/image648.wmf"/><Relationship Id="rId1322" Type="http://schemas.openxmlformats.org/officeDocument/2006/relationships/oleObject" Target="embeddings/oleObject645.bin"/><Relationship Id="rId1323" Type="http://schemas.openxmlformats.org/officeDocument/2006/relationships/image" Target="media/image649.wmf"/><Relationship Id="rId1324" Type="http://schemas.openxmlformats.org/officeDocument/2006/relationships/oleObject" Target="embeddings/oleObject646.bin"/><Relationship Id="rId1325" Type="http://schemas.openxmlformats.org/officeDocument/2006/relationships/image" Target="media/image650.wmf"/><Relationship Id="rId1326" Type="http://schemas.openxmlformats.org/officeDocument/2006/relationships/oleObject" Target="embeddings/oleObject647.bin"/><Relationship Id="rId1327" Type="http://schemas.openxmlformats.org/officeDocument/2006/relationships/image" Target="media/image651.wmf"/><Relationship Id="rId1328" Type="http://schemas.openxmlformats.org/officeDocument/2006/relationships/oleObject" Target="embeddings/oleObject648.bin"/><Relationship Id="rId1329" Type="http://schemas.openxmlformats.org/officeDocument/2006/relationships/image" Target="media/image652.wmf"/><Relationship Id="rId860" Type="http://schemas.openxmlformats.org/officeDocument/2006/relationships/oleObject" Target="embeddings/oleObject415.bin"/><Relationship Id="rId861" Type="http://schemas.openxmlformats.org/officeDocument/2006/relationships/image" Target="media/image419.wmf"/><Relationship Id="rId470" Type="http://schemas.openxmlformats.org/officeDocument/2006/relationships/oleObject" Target="embeddings/oleObject220.bin"/><Relationship Id="rId471" Type="http://schemas.openxmlformats.org/officeDocument/2006/relationships/image" Target="media/image224.wmf"/><Relationship Id="rId472" Type="http://schemas.openxmlformats.org/officeDocument/2006/relationships/oleObject" Target="embeddings/oleObject221.bin"/><Relationship Id="rId473" Type="http://schemas.openxmlformats.org/officeDocument/2006/relationships/image" Target="media/image225.wmf"/><Relationship Id="rId474" Type="http://schemas.openxmlformats.org/officeDocument/2006/relationships/oleObject" Target="embeddings/oleObject222.bin"/><Relationship Id="rId475" Type="http://schemas.openxmlformats.org/officeDocument/2006/relationships/image" Target="media/image226.wmf"/><Relationship Id="rId476" Type="http://schemas.openxmlformats.org/officeDocument/2006/relationships/oleObject" Target="embeddings/oleObject223.bin"/><Relationship Id="rId477" Type="http://schemas.openxmlformats.org/officeDocument/2006/relationships/image" Target="media/image227.wmf"/><Relationship Id="rId478" Type="http://schemas.openxmlformats.org/officeDocument/2006/relationships/oleObject" Target="embeddings/oleObject224.bin"/><Relationship Id="rId479" Type="http://schemas.openxmlformats.org/officeDocument/2006/relationships/image" Target="media/image228.wmf"/><Relationship Id="rId862" Type="http://schemas.openxmlformats.org/officeDocument/2006/relationships/oleObject" Target="embeddings/oleObject416.bin"/><Relationship Id="rId863" Type="http://schemas.openxmlformats.org/officeDocument/2006/relationships/image" Target="media/image420.wmf"/><Relationship Id="rId864" Type="http://schemas.openxmlformats.org/officeDocument/2006/relationships/oleObject" Target="embeddings/oleObject417.bin"/><Relationship Id="rId865" Type="http://schemas.openxmlformats.org/officeDocument/2006/relationships/image" Target="media/image421.wmf"/><Relationship Id="rId866" Type="http://schemas.openxmlformats.org/officeDocument/2006/relationships/oleObject" Target="embeddings/oleObject418.bin"/><Relationship Id="rId867" Type="http://schemas.openxmlformats.org/officeDocument/2006/relationships/image" Target="media/image422.wmf"/><Relationship Id="rId868" Type="http://schemas.openxmlformats.org/officeDocument/2006/relationships/oleObject" Target="embeddings/oleObject419.bin"/><Relationship Id="rId869" Type="http://schemas.openxmlformats.org/officeDocument/2006/relationships/image" Target="media/image423.wmf"/><Relationship Id="rId1714" Type="http://schemas.openxmlformats.org/officeDocument/2006/relationships/image" Target="media/image844.wmf"/><Relationship Id="rId1715" Type="http://schemas.openxmlformats.org/officeDocument/2006/relationships/oleObject" Target="embeddings/oleObject841.bin"/><Relationship Id="rId1716" Type="http://schemas.openxmlformats.org/officeDocument/2006/relationships/image" Target="media/image845.wmf"/><Relationship Id="rId1717" Type="http://schemas.openxmlformats.org/officeDocument/2006/relationships/oleObject" Target="embeddings/oleObject842.bin"/><Relationship Id="rId1718" Type="http://schemas.openxmlformats.org/officeDocument/2006/relationships/image" Target="media/image846.wmf"/><Relationship Id="rId1719" Type="http://schemas.openxmlformats.org/officeDocument/2006/relationships/oleObject" Target="embeddings/oleObject843.bin"/><Relationship Id="rId2010" Type="http://schemas.openxmlformats.org/officeDocument/2006/relationships/oleObject" Target="embeddings/oleObject988.bin"/><Relationship Id="rId2011" Type="http://schemas.openxmlformats.org/officeDocument/2006/relationships/image" Target="media/image992.wmf"/><Relationship Id="rId2012" Type="http://schemas.openxmlformats.org/officeDocument/2006/relationships/oleObject" Target="embeddings/oleObject989.bin"/><Relationship Id="rId2013" Type="http://schemas.openxmlformats.org/officeDocument/2006/relationships/image" Target="media/image993.wmf"/><Relationship Id="rId2014" Type="http://schemas.openxmlformats.org/officeDocument/2006/relationships/oleObject" Target="embeddings/oleObject990.bin"/><Relationship Id="rId2015" Type="http://schemas.openxmlformats.org/officeDocument/2006/relationships/image" Target="media/image994.wmf"/><Relationship Id="rId2016" Type="http://schemas.openxmlformats.org/officeDocument/2006/relationships/oleObject" Target="embeddings/oleObject991.bin"/><Relationship Id="rId2017" Type="http://schemas.openxmlformats.org/officeDocument/2006/relationships/image" Target="media/image995.wmf"/><Relationship Id="rId2018" Type="http://schemas.openxmlformats.org/officeDocument/2006/relationships/oleObject" Target="embeddings/oleObject992.bin"/><Relationship Id="rId2019" Type="http://schemas.openxmlformats.org/officeDocument/2006/relationships/image" Target="media/image996.wmf"/><Relationship Id="rId1720" Type="http://schemas.openxmlformats.org/officeDocument/2006/relationships/image" Target="media/image847.wmf"/><Relationship Id="rId1721" Type="http://schemas.openxmlformats.org/officeDocument/2006/relationships/oleObject" Target="embeddings/oleObject844.bin"/><Relationship Id="rId1722" Type="http://schemas.openxmlformats.org/officeDocument/2006/relationships/image" Target="media/image848.wmf"/><Relationship Id="rId1723" Type="http://schemas.openxmlformats.org/officeDocument/2006/relationships/oleObject" Target="embeddings/oleObject845.bin"/><Relationship Id="rId1330" Type="http://schemas.openxmlformats.org/officeDocument/2006/relationships/oleObject" Target="embeddings/oleObject649.bin"/><Relationship Id="rId1331" Type="http://schemas.openxmlformats.org/officeDocument/2006/relationships/image" Target="media/image653.wmf"/><Relationship Id="rId1332" Type="http://schemas.openxmlformats.org/officeDocument/2006/relationships/oleObject" Target="embeddings/oleObject650.bin"/><Relationship Id="rId1333" Type="http://schemas.openxmlformats.org/officeDocument/2006/relationships/image" Target="media/image654.wmf"/><Relationship Id="rId1334" Type="http://schemas.openxmlformats.org/officeDocument/2006/relationships/oleObject" Target="embeddings/oleObject651.bin"/><Relationship Id="rId1335" Type="http://schemas.openxmlformats.org/officeDocument/2006/relationships/image" Target="media/image655.wmf"/><Relationship Id="rId1336" Type="http://schemas.openxmlformats.org/officeDocument/2006/relationships/oleObject" Target="embeddings/oleObject652.bin"/><Relationship Id="rId1337" Type="http://schemas.openxmlformats.org/officeDocument/2006/relationships/image" Target="media/image656.wmf"/><Relationship Id="rId1338" Type="http://schemas.openxmlformats.org/officeDocument/2006/relationships/oleObject" Target="embeddings/oleObject653.bin"/><Relationship Id="rId1339" Type="http://schemas.openxmlformats.org/officeDocument/2006/relationships/image" Target="media/image657.wmf"/><Relationship Id="rId870" Type="http://schemas.openxmlformats.org/officeDocument/2006/relationships/oleObject" Target="embeddings/oleObject420.bin"/><Relationship Id="rId871" Type="http://schemas.openxmlformats.org/officeDocument/2006/relationships/image" Target="media/image424.wmf"/><Relationship Id="rId480" Type="http://schemas.openxmlformats.org/officeDocument/2006/relationships/oleObject" Target="embeddings/oleObject225.bin"/><Relationship Id="rId481" Type="http://schemas.openxmlformats.org/officeDocument/2006/relationships/image" Target="media/image229.wmf"/><Relationship Id="rId482" Type="http://schemas.openxmlformats.org/officeDocument/2006/relationships/oleObject" Target="embeddings/oleObject226.bin"/><Relationship Id="rId483" Type="http://schemas.openxmlformats.org/officeDocument/2006/relationships/image" Target="media/image230.wmf"/><Relationship Id="rId484" Type="http://schemas.openxmlformats.org/officeDocument/2006/relationships/oleObject" Target="embeddings/oleObject227.bin"/><Relationship Id="rId485" Type="http://schemas.openxmlformats.org/officeDocument/2006/relationships/image" Target="media/image231.wmf"/><Relationship Id="rId486" Type="http://schemas.openxmlformats.org/officeDocument/2006/relationships/oleObject" Target="embeddings/oleObject228.bin"/><Relationship Id="rId487" Type="http://schemas.openxmlformats.org/officeDocument/2006/relationships/image" Target="media/image232.wmf"/><Relationship Id="rId488" Type="http://schemas.openxmlformats.org/officeDocument/2006/relationships/oleObject" Target="embeddings/oleObject229.bin"/><Relationship Id="rId489" Type="http://schemas.openxmlformats.org/officeDocument/2006/relationships/image" Target="media/image233.wmf"/><Relationship Id="rId872" Type="http://schemas.openxmlformats.org/officeDocument/2006/relationships/oleObject" Target="embeddings/oleObject421.bin"/><Relationship Id="rId873" Type="http://schemas.openxmlformats.org/officeDocument/2006/relationships/image" Target="media/image425.wmf"/><Relationship Id="rId874" Type="http://schemas.openxmlformats.org/officeDocument/2006/relationships/oleObject" Target="embeddings/oleObject422.bin"/><Relationship Id="rId875" Type="http://schemas.openxmlformats.org/officeDocument/2006/relationships/image" Target="media/image426.wmf"/><Relationship Id="rId876" Type="http://schemas.openxmlformats.org/officeDocument/2006/relationships/oleObject" Target="embeddings/oleObject423.bin"/><Relationship Id="rId877" Type="http://schemas.openxmlformats.org/officeDocument/2006/relationships/image" Target="media/image427.wmf"/><Relationship Id="rId878" Type="http://schemas.openxmlformats.org/officeDocument/2006/relationships/oleObject" Target="embeddings/oleObject424.bin"/><Relationship Id="rId879" Type="http://schemas.openxmlformats.org/officeDocument/2006/relationships/image" Target="media/image428.wmf"/><Relationship Id="rId1724" Type="http://schemas.openxmlformats.org/officeDocument/2006/relationships/image" Target="media/image849.wmf"/><Relationship Id="rId1725" Type="http://schemas.openxmlformats.org/officeDocument/2006/relationships/oleObject" Target="embeddings/oleObject846.bin"/><Relationship Id="rId1726" Type="http://schemas.openxmlformats.org/officeDocument/2006/relationships/image" Target="media/image850.wmf"/><Relationship Id="rId1727" Type="http://schemas.openxmlformats.org/officeDocument/2006/relationships/oleObject" Target="embeddings/oleObject847.bin"/><Relationship Id="rId1728" Type="http://schemas.openxmlformats.org/officeDocument/2006/relationships/image" Target="media/image851.wmf"/><Relationship Id="rId1729" Type="http://schemas.openxmlformats.org/officeDocument/2006/relationships/oleObject" Target="embeddings/oleObject848.bin"/><Relationship Id="rId2020" Type="http://schemas.openxmlformats.org/officeDocument/2006/relationships/oleObject" Target="embeddings/oleObject993.bin"/><Relationship Id="rId2021" Type="http://schemas.openxmlformats.org/officeDocument/2006/relationships/image" Target="media/image997.wmf"/><Relationship Id="rId2022" Type="http://schemas.openxmlformats.org/officeDocument/2006/relationships/oleObject" Target="embeddings/oleObject994.bin"/><Relationship Id="rId2023" Type="http://schemas.openxmlformats.org/officeDocument/2006/relationships/image" Target="media/image998.wmf"/><Relationship Id="rId2024" Type="http://schemas.openxmlformats.org/officeDocument/2006/relationships/oleObject" Target="embeddings/oleObject995.bin"/><Relationship Id="rId2025" Type="http://schemas.openxmlformats.org/officeDocument/2006/relationships/image" Target="media/image999.wmf"/><Relationship Id="rId2026" Type="http://schemas.openxmlformats.org/officeDocument/2006/relationships/oleObject" Target="embeddings/oleObject996.bin"/><Relationship Id="rId2027" Type="http://schemas.openxmlformats.org/officeDocument/2006/relationships/image" Target="media/image1000.wmf"/><Relationship Id="rId2028" Type="http://schemas.openxmlformats.org/officeDocument/2006/relationships/oleObject" Target="embeddings/oleObject997.bin"/><Relationship Id="rId2029" Type="http://schemas.openxmlformats.org/officeDocument/2006/relationships/image" Target="media/image1001.wmf"/><Relationship Id="rId1730" Type="http://schemas.openxmlformats.org/officeDocument/2006/relationships/image" Target="media/image852.wmf"/><Relationship Id="rId1731" Type="http://schemas.openxmlformats.org/officeDocument/2006/relationships/oleObject" Target="embeddings/oleObject849.bin"/><Relationship Id="rId1732" Type="http://schemas.openxmlformats.org/officeDocument/2006/relationships/image" Target="media/image853.wmf"/><Relationship Id="rId1733" Type="http://schemas.openxmlformats.org/officeDocument/2006/relationships/oleObject" Target="embeddings/oleObject850.bin"/><Relationship Id="rId1340" Type="http://schemas.openxmlformats.org/officeDocument/2006/relationships/oleObject" Target="embeddings/oleObject654.bin"/><Relationship Id="rId1341" Type="http://schemas.openxmlformats.org/officeDocument/2006/relationships/image" Target="media/image658.wmf"/><Relationship Id="rId1342" Type="http://schemas.openxmlformats.org/officeDocument/2006/relationships/oleObject" Target="embeddings/oleObject655.bin"/><Relationship Id="rId1343" Type="http://schemas.openxmlformats.org/officeDocument/2006/relationships/image" Target="media/image659.wmf"/><Relationship Id="rId1344" Type="http://schemas.openxmlformats.org/officeDocument/2006/relationships/oleObject" Target="embeddings/oleObject656.bin"/><Relationship Id="rId1345" Type="http://schemas.openxmlformats.org/officeDocument/2006/relationships/image" Target="media/image660.wmf"/><Relationship Id="rId1346" Type="http://schemas.openxmlformats.org/officeDocument/2006/relationships/oleObject" Target="embeddings/oleObject657.bin"/><Relationship Id="rId1347" Type="http://schemas.openxmlformats.org/officeDocument/2006/relationships/image" Target="media/image661.wmf"/><Relationship Id="rId1348" Type="http://schemas.openxmlformats.org/officeDocument/2006/relationships/oleObject" Target="embeddings/oleObject658.bin"/><Relationship Id="rId1349" Type="http://schemas.openxmlformats.org/officeDocument/2006/relationships/image" Target="media/image662.wmf"/><Relationship Id="rId880" Type="http://schemas.openxmlformats.org/officeDocument/2006/relationships/oleObject" Target="embeddings/oleObject425.bin"/><Relationship Id="rId881" Type="http://schemas.openxmlformats.org/officeDocument/2006/relationships/image" Target="media/image429.wmf"/><Relationship Id="rId490" Type="http://schemas.openxmlformats.org/officeDocument/2006/relationships/oleObject" Target="embeddings/oleObject230.bin"/><Relationship Id="rId491" Type="http://schemas.openxmlformats.org/officeDocument/2006/relationships/image" Target="media/image234.wmf"/><Relationship Id="rId492" Type="http://schemas.openxmlformats.org/officeDocument/2006/relationships/oleObject" Target="embeddings/oleObject231.bin"/><Relationship Id="rId493" Type="http://schemas.openxmlformats.org/officeDocument/2006/relationships/image" Target="media/image235.wmf"/><Relationship Id="rId494" Type="http://schemas.openxmlformats.org/officeDocument/2006/relationships/oleObject" Target="embeddings/oleObject232.bin"/><Relationship Id="rId495" Type="http://schemas.openxmlformats.org/officeDocument/2006/relationships/image" Target="media/image236.wmf"/><Relationship Id="rId496" Type="http://schemas.openxmlformats.org/officeDocument/2006/relationships/oleObject" Target="embeddings/oleObject233.bin"/><Relationship Id="rId497" Type="http://schemas.openxmlformats.org/officeDocument/2006/relationships/image" Target="media/image237.wmf"/><Relationship Id="rId498" Type="http://schemas.openxmlformats.org/officeDocument/2006/relationships/oleObject" Target="embeddings/oleObject234.bin"/><Relationship Id="rId499" Type="http://schemas.openxmlformats.org/officeDocument/2006/relationships/image" Target="media/image238.wmf"/><Relationship Id="rId882" Type="http://schemas.openxmlformats.org/officeDocument/2006/relationships/oleObject" Target="embeddings/oleObject426.bin"/><Relationship Id="rId883" Type="http://schemas.openxmlformats.org/officeDocument/2006/relationships/image" Target="media/image430.wmf"/><Relationship Id="rId884" Type="http://schemas.openxmlformats.org/officeDocument/2006/relationships/oleObject" Target="embeddings/oleObject427.bin"/><Relationship Id="rId885" Type="http://schemas.openxmlformats.org/officeDocument/2006/relationships/image" Target="media/image431.wmf"/><Relationship Id="rId886" Type="http://schemas.openxmlformats.org/officeDocument/2006/relationships/oleObject" Target="embeddings/oleObject428.bin"/><Relationship Id="rId887" Type="http://schemas.openxmlformats.org/officeDocument/2006/relationships/image" Target="media/image432.wmf"/><Relationship Id="rId888" Type="http://schemas.openxmlformats.org/officeDocument/2006/relationships/oleObject" Target="embeddings/oleObject429.bin"/><Relationship Id="rId889" Type="http://schemas.openxmlformats.org/officeDocument/2006/relationships/image" Target="media/image433.wmf"/><Relationship Id="rId1734" Type="http://schemas.openxmlformats.org/officeDocument/2006/relationships/image" Target="media/image854.wmf"/><Relationship Id="rId1735" Type="http://schemas.openxmlformats.org/officeDocument/2006/relationships/oleObject" Target="embeddings/oleObject851.bin"/><Relationship Id="rId1736" Type="http://schemas.openxmlformats.org/officeDocument/2006/relationships/image" Target="media/image855.wmf"/><Relationship Id="rId1737" Type="http://schemas.openxmlformats.org/officeDocument/2006/relationships/oleObject" Target="embeddings/oleObject852.bin"/><Relationship Id="rId1738" Type="http://schemas.openxmlformats.org/officeDocument/2006/relationships/image" Target="media/image856.wmf"/><Relationship Id="rId1739" Type="http://schemas.openxmlformats.org/officeDocument/2006/relationships/oleObject" Target="embeddings/oleObject853.bin"/><Relationship Id="rId2030" Type="http://schemas.openxmlformats.org/officeDocument/2006/relationships/oleObject" Target="embeddings/oleObject998.bin"/><Relationship Id="rId2031" Type="http://schemas.openxmlformats.org/officeDocument/2006/relationships/image" Target="media/image1002.wmf"/><Relationship Id="rId2032" Type="http://schemas.openxmlformats.org/officeDocument/2006/relationships/oleObject" Target="embeddings/oleObject999.bin"/><Relationship Id="rId2033" Type="http://schemas.openxmlformats.org/officeDocument/2006/relationships/image" Target="media/image1003.wmf"/><Relationship Id="rId2034" Type="http://schemas.openxmlformats.org/officeDocument/2006/relationships/oleObject" Target="embeddings/oleObject1000.bin"/><Relationship Id="rId2035" Type="http://schemas.openxmlformats.org/officeDocument/2006/relationships/image" Target="media/image1004.wmf"/><Relationship Id="rId2036" Type="http://schemas.openxmlformats.org/officeDocument/2006/relationships/oleObject" Target="embeddings/oleObject1001.bin"/><Relationship Id="rId2037" Type="http://schemas.openxmlformats.org/officeDocument/2006/relationships/image" Target="media/image1005.wmf"/><Relationship Id="rId2038" Type="http://schemas.openxmlformats.org/officeDocument/2006/relationships/oleObject" Target="embeddings/oleObject1002.bin"/><Relationship Id="rId2039" Type="http://schemas.openxmlformats.org/officeDocument/2006/relationships/image" Target="media/image1006.wmf"/><Relationship Id="rId1740" Type="http://schemas.openxmlformats.org/officeDocument/2006/relationships/image" Target="media/image857.wmf"/><Relationship Id="rId1741" Type="http://schemas.openxmlformats.org/officeDocument/2006/relationships/oleObject" Target="embeddings/oleObject854.bin"/><Relationship Id="rId1742" Type="http://schemas.openxmlformats.org/officeDocument/2006/relationships/image" Target="media/image858.wmf"/><Relationship Id="rId1743" Type="http://schemas.openxmlformats.org/officeDocument/2006/relationships/oleObject" Target="embeddings/oleObject855.bin"/><Relationship Id="rId1350" Type="http://schemas.openxmlformats.org/officeDocument/2006/relationships/oleObject" Target="embeddings/oleObject659.bin"/><Relationship Id="rId1351" Type="http://schemas.openxmlformats.org/officeDocument/2006/relationships/image" Target="media/image663.wmf"/><Relationship Id="rId1352" Type="http://schemas.openxmlformats.org/officeDocument/2006/relationships/oleObject" Target="embeddings/oleObject660.bin"/><Relationship Id="rId1353" Type="http://schemas.openxmlformats.org/officeDocument/2006/relationships/image" Target="media/image664.wmf"/><Relationship Id="rId1354" Type="http://schemas.openxmlformats.org/officeDocument/2006/relationships/oleObject" Target="embeddings/oleObject661.bin"/><Relationship Id="rId1355" Type="http://schemas.openxmlformats.org/officeDocument/2006/relationships/image" Target="media/image665.wmf"/><Relationship Id="rId1356" Type="http://schemas.openxmlformats.org/officeDocument/2006/relationships/oleObject" Target="embeddings/oleObject662.bin"/><Relationship Id="rId1357" Type="http://schemas.openxmlformats.org/officeDocument/2006/relationships/image" Target="media/image666.wmf"/><Relationship Id="rId1358" Type="http://schemas.openxmlformats.org/officeDocument/2006/relationships/oleObject" Target="embeddings/oleObject663.bin"/><Relationship Id="rId1359" Type="http://schemas.openxmlformats.org/officeDocument/2006/relationships/image" Target="media/image667.wmf"/><Relationship Id="rId890" Type="http://schemas.openxmlformats.org/officeDocument/2006/relationships/oleObject" Target="embeddings/oleObject430.bin"/><Relationship Id="rId891" Type="http://schemas.openxmlformats.org/officeDocument/2006/relationships/image" Target="media/image434.wmf"/><Relationship Id="rId892" Type="http://schemas.openxmlformats.org/officeDocument/2006/relationships/oleObject" Target="embeddings/oleObject431.bin"/><Relationship Id="rId893" Type="http://schemas.openxmlformats.org/officeDocument/2006/relationships/image" Target="media/image435.wmf"/><Relationship Id="rId894" Type="http://schemas.openxmlformats.org/officeDocument/2006/relationships/oleObject" Target="embeddings/oleObject432.bin"/><Relationship Id="rId895" Type="http://schemas.openxmlformats.org/officeDocument/2006/relationships/image" Target="media/image436.wmf"/><Relationship Id="rId896" Type="http://schemas.openxmlformats.org/officeDocument/2006/relationships/oleObject" Target="embeddings/oleObject433.bin"/><Relationship Id="rId897" Type="http://schemas.openxmlformats.org/officeDocument/2006/relationships/image" Target="media/image437.wmf"/><Relationship Id="rId898" Type="http://schemas.openxmlformats.org/officeDocument/2006/relationships/oleObject" Target="embeddings/oleObject434.bin"/><Relationship Id="rId899" Type="http://schemas.openxmlformats.org/officeDocument/2006/relationships/image" Target="media/image438.wmf"/><Relationship Id="rId1744" Type="http://schemas.openxmlformats.org/officeDocument/2006/relationships/image" Target="media/image859.wmf"/><Relationship Id="rId1745" Type="http://schemas.openxmlformats.org/officeDocument/2006/relationships/oleObject" Target="embeddings/oleObject856.bin"/><Relationship Id="rId1746" Type="http://schemas.openxmlformats.org/officeDocument/2006/relationships/image" Target="media/image860.wmf"/><Relationship Id="rId1747" Type="http://schemas.openxmlformats.org/officeDocument/2006/relationships/oleObject" Target="embeddings/oleObject857.bin"/><Relationship Id="rId1748" Type="http://schemas.openxmlformats.org/officeDocument/2006/relationships/image" Target="media/image861.wmf"/><Relationship Id="rId1749" Type="http://schemas.openxmlformats.org/officeDocument/2006/relationships/oleObject" Target="embeddings/oleObject858.bin"/><Relationship Id="rId2040" Type="http://schemas.openxmlformats.org/officeDocument/2006/relationships/oleObject" Target="embeddings/oleObject1003.bin"/><Relationship Id="rId2041" Type="http://schemas.openxmlformats.org/officeDocument/2006/relationships/image" Target="media/image1007.wmf"/><Relationship Id="rId2042" Type="http://schemas.openxmlformats.org/officeDocument/2006/relationships/oleObject" Target="embeddings/oleObject1004.bin"/><Relationship Id="rId2043" Type="http://schemas.openxmlformats.org/officeDocument/2006/relationships/image" Target="media/image1008.wmf"/><Relationship Id="rId2044" Type="http://schemas.openxmlformats.org/officeDocument/2006/relationships/oleObject" Target="embeddings/oleObject1005.bin"/><Relationship Id="rId2045" Type="http://schemas.openxmlformats.org/officeDocument/2006/relationships/image" Target="media/image1009.wmf"/><Relationship Id="rId2046" Type="http://schemas.openxmlformats.org/officeDocument/2006/relationships/oleObject" Target="embeddings/oleObject1006.bin"/><Relationship Id="rId2047" Type="http://schemas.openxmlformats.org/officeDocument/2006/relationships/image" Target="media/image1010.wmf"/><Relationship Id="rId2048" Type="http://schemas.openxmlformats.org/officeDocument/2006/relationships/oleObject" Target="embeddings/oleObject1007.bin"/><Relationship Id="rId2049" Type="http://schemas.openxmlformats.org/officeDocument/2006/relationships/image" Target="media/image1011.wmf"/><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image" Target="media/image862.wmf"/><Relationship Id="rId1751" Type="http://schemas.openxmlformats.org/officeDocument/2006/relationships/oleObject" Target="embeddings/oleObject859.bin"/><Relationship Id="rId1752" Type="http://schemas.openxmlformats.org/officeDocument/2006/relationships/image" Target="media/image863.wmf"/><Relationship Id="rId1753" Type="http://schemas.openxmlformats.org/officeDocument/2006/relationships/oleObject" Target="embeddings/oleObject860.bin"/><Relationship Id="rId1360" Type="http://schemas.openxmlformats.org/officeDocument/2006/relationships/oleObject" Target="embeddings/oleObject664.bin"/><Relationship Id="rId1361" Type="http://schemas.openxmlformats.org/officeDocument/2006/relationships/image" Target="media/image668.wmf"/><Relationship Id="rId1362" Type="http://schemas.openxmlformats.org/officeDocument/2006/relationships/oleObject" Target="embeddings/oleObject665.bin"/><Relationship Id="rId1363" Type="http://schemas.openxmlformats.org/officeDocument/2006/relationships/image" Target="media/image669.wmf"/><Relationship Id="rId1364" Type="http://schemas.openxmlformats.org/officeDocument/2006/relationships/oleObject" Target="embeddings/oleObject666.bin"/><Relationship Id="rId1365" Type="http://schemas.openxmlformats.org/officeDocument/2006/relationships/image" Target="media/image670.wmf"/><Relationship Id="rId1366" Type="http://schemas.openxmlformats.org/officeDocument/2006/relationships/oleObject" Target="embeddings/oleObject667.bin"/><Relationship Id="rId1367" Type="http://schemas.openxmlformats.org/officeDocument/2006/relationships/image" Target="media/image671.wmf"/><Relationship Id="rId1368" Type="http://schemas.openxmlformats.org/officeDocument/2006/relationships/oleObject" Target="embeddings/oleObject668.bin"/><Relationship Id="rId1369" Type="http://schemas.openxmlformats.org/officeDocument/2006/relationships/image" Target="media/image672.wmf"/><Relationship Id="rId1754" Type="http://schemas.openxmlformats.org/officeDocument/2006/relationships/image" Target="media/image864.wmf"/><Relationship Id="rId1755" Type="http://schemas.openxmlformats.org/officeDocument/2006/relationships/oleObject" Target="embeddings/oleObject861.bin"/><Relationship Id="rId1756" Type="http://schemas.openxmlformats.org/officeDocument/2006/relationships/image" Target="media/image865.wmf"/><Relationship Id="rId1757" Type="http://schemas.openxmlformats.org/officeDocument/2006/relationships/oleObject" Target="embeddings/oleObject862.bin"/><Relationship Id="rId1758" Type="http://schemas.openxmlformats.org/officeDocument/2006/relationships/image" Target="media/image866.wmf"/><Relationship Id="rId1759" Type="http://schemas.openxmlformats.org/officeDocument/2006/relationships/oleObject" Target="embeddings/oleObject863.bin"/><Relationship Id="rId2050" Type="http://schemas.openxmlformats.org/officeDocument/2006/relationships/oleObject" Target="embeddings/oleObject1008.bin"/><Relationship Id="rId2051" Type="http://schemas.openxmlformats.org/officeDocument/2006/relationships/image" Target="media/image1012.wmf"/><Relationship Id="rId2052" Type="http://schemas.openxmlformats.org/officeDocument/2006/relationships/oleObject" Target="embeddings/oleObject1009.bin"/><Relationship Id="rId2053" Type="http://schemas.openxmlformats.org/officeDocument/2006/relationships/image" Target="media/image1013.wmf"/><Relationship Id="rId2054" Type="http://schemas.openxmlformats.org/officeDocument/2006/relationships/oleObject" Target="embeddings/oleObject1010.bin"/><Relationship Id="rId2055" Type="http://schemas.openxmlformats.org/officeDocument/2006/relationships/image" Target="media/image1014.wmf"/><Relationship Id="rId2056" Type="http://schemas.openxmlformats.org/officeDocument/2006/relationships/oleObject" Target="embeddings/oleObject1011.bin"/><Relationship Id="rId2057" Type="http://schemas.openxmlformats.org/officeDocument/2006/relationships/image" Target="media/image1015.wmf"/><Relationship Id="rId2058" Type="http://schemas.openxmlformats.org/officeDocument/2006/relationships/oleObject" Target="embeddings/oleObject1012.bin"/><Relationship Id="rId2059" Type="http://schemas.openxmlformats.org/officeDocument/2006/relationships/image" Target="media/image10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0565A-2F2D-B14B-822F-59F412B23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217</Pages>
  <Words>62619</Words>
  <Characters>356929</Characters>
  <Application>Microsoft Macintosh Word</Application>
  <DocSecurity>0</DocSecurity>
  <Lines>2974</Lines>
  <Paragraphs>837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418711</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46</cp:revision>
  <cp:lastPrinted>2012-01-23T17:06:00Z</cp:lastPrinted>
  <dcterms:created xsi:type="dcterms:W3CDTF">2014-05-28T22:58:00Z</dcterms:created>
  <dcterms:modified xsi:type="dcterms:W3CDTF">2014-07-31T19:38:00Z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