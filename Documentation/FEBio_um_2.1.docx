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0ECAD02E"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w:t>
      </w:r>
      <w:ins w:id="0" w:author="rawlins" w:date="2014-08-22T10:11:00Z">
        <w:r w:rsidR="00163254">
          <w:rPr>
            <w:rFonts w:ascii="Arial Narrow" w:hAnsi="Arial Narrow"/>
            <w:i/>
            <w:sz w:val="52"/>
            <w:szCs w:val="52"/>
          </w:rPr>
          <w:t>1</w:t>
        </w:r>
      </w:ins>
      <w:del w:id="1" w:author="rawlins" w:date="2014-08-22T10:11:00Z">
        <w:r w:rsidR="0016320C" w:rsidRPr="00B951E2" w:rsidDel="00163254">
          <w:rPr>
            <w:rFonts w:ascii="Arial Narrow" w:hAnsi="Arial Narrow"/>
            <w:i/>
            <w:sz w:val="52"/>
            <w:szCs w:val="52"/>
          </w:rPr>
          <w:delText>0</w:delText>
        </w:r>
      </w:del>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54EF7498"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r w:rsidR="00A845A4">
        <w:rPr>
          <w:b/>
          <w:noProof/>
        </w:rPr>
        <w:t>September 1, 2014</w:t>
      </w:r>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A845A4"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bookmarkStart w:id="2" w:name="_GoBack"/>
    <w:bookmarkEnd w:id="2"/>
    <w:p w14:paraId="65858E84" w14:textId="77777777" w:rsidR="00FC084D" w:rsidRDefault="00EE3AB5">
      <w:pPr>
        <w:pStyle w:val="TOC1"/>
        <w:tabs>
          <w:tab w:val="right" w:leader="dot" w:pos="9350"/>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"1-4" \h \z </w:instrText>
      </w:r>
      <w:r>
        <w:rPr>
          <w:caps w:val="0"/>
        </w:rPr>
        <w:fldChar w:fldCharType="separate"/>
      </w:r>
      <w:hyperlink w:anchor="_Toc397358301" w:history="1">
        <w:r w:rsidR="00FC084D" w:rsidRPr="00E1239E">
          <w:rPr>
            <w:rStyle w:val="Hyperlink"/>
            <w:noProof/>
          </w:rPr>
          <w:t>Chapter 1 Introduction</w:t>
        </w:r>
        <w:r w:rsidR="00FC084D">
          <w:rPr>
            <w:noProof/>
            <w:webHidden/>
          </w:rPr>
          <w:tab/>
        </w:r>
        <w:r w:rsidR="00FC084D">
          <w:rPr>
            <w:noProof/>
            <w:webHidden/>
          </w:rPr>
          <w:fldChar w:fldCharType="begin"/>
        </w:r>
        <w:r w:rsidR="00FC084D">
          <w:rPr>
            <w:noProof/>
            <w:webHidden/>
          </w:rPr>
          <w:instrText xml:space="preserve"> PAGEREF _Toc397358301 \h </w:instrText>
        </w:r>
        <w:r w:rsidR="00FC084D">
          <w:rPr>
            <w:noProof/>
            <w:webHidden/>
          </w:rPr>
        </w:r>
        <w:r w:rsidR="00FC084D">
          <w:rPr>
            <w:noProof/>
            <w:webHidden/>
          </w:rPr>
          <w:fldChar w:fldCharType="separate"/>
        </w:r>
        <w:r w:rsidR="00FC084D">
          <w:rPr>
            <w:noProof/>
            <w:webHidden/>
          </w:rPr>
          <w:t>1</w:t>
        </w:r>
        <w:r w:rsidR="00FC084D">
          <w:rPr>
            <w:noProof/>
            <w:webHidden/>
          </w:rPr>
          <w:fldChar w:fldCharType="end"/>
        </w:r>
      </w:hyperlink>
    </w:p>
    <w:p w14:paraId="4FB95DA1"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02" w:history="1">
        <w:r w:rsidRPr="00E1239E">
          <w:rPr>
            <w:rStyle w:val="Hyperlink"/>
            <w:noProof/>
          </w:rPr>
          <w:t>1.1. Overview of FEBio</w:t>
        </w:r>
        <w:r>
          <w:rPr>
            <w:noProof/>
            <w:webHidden/>
          </w:rPr>
          <w:tab/>
        </w:r>
        <w:r>
          <w:rPr>
            <w:noProof/>
            <w:webHidden/>
          </w:rPr>
          <w:fldChar w:fldCharType="begin"/>
        </w:r>
        <w:r>
          <w:rPr>
            <w:noProof/>
            <w:webHidden/>
          </w:rPr>
          <w:instrText xml:space="preserve"> PAGEREF _Toc397358302 \h </w:instrText>
        </w:r>
        <w:r>
          <w:rPr>
            <w:noProof/>
            <w:webHidden/>
          </w:rPr>
        </w:r>
        <w:r>
          <w:rPr>
            <w:noProof/>
            <w:webHidden/>
          </w:rPr>
          <w:fldChar w:fldCharType="separate"/>
        </w:r>
        <w:r>
          <w:rPr>
            <w:noProof/>
            <w:webHidden/>
          </w:rPr>
          <w:t>1</w:t>
        </w:r>
        <w:r>
          <w:rPr>
            <w:noProof/>
            <w:webHidden/>
          </w:rPr>
          <w:fldChar w:fldCharType="end"/>
        </w:r>
      </w:hyperlink>
    </w:p>
    <w:p w14:paraId="1549D71C"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03" w:history="1">
        <w:r w:rsidRPr="00E1239E">
          <w:rPr>
            <w:rStyle w:val="Hyperlink"/>
            <w:noProof/>
          </w:rPr>
          <w:t>1.2. About this document</w:t>
        </w:r>
        <w:r>
          <w:rPr>
            <w:noProof/>
            <w:webHidden/>
          </w:rPr>
          <w:tab/>
        </w:r>
        <w:r>
          <w:rPr>
            <w:noProof/>
            <w:webHidden/>
          </w:rPr>
          <w:fldChar w:fldCharType="begin"/>
        </w:r>
        <w:r>
          <w:rPr>
            <w:noProof/>
            <w:webHidden/>
          </w:rPr>
          <w:instrText xml:space="preserve"> PAGEREF _Toc397358303 \h </w:instrText>
        </w:r>
        <w:r>
          <w:rPr>
            <w:noProof/>
            <w:webHidden/>
          </w:rPr>
        </w:r>
        <w:r>
          <w:rPr>
            <w:noProof/>
            <w:webHidden/>
          </w:rPr>
          <w:fldChar w:fldCharType="separate"/>
        </w:r>
        <w:r>
          <w:rPr>
            <w:noProof/>
            <w:webHidden/>
          </w:rPr>
          <w:t>2</w:t>
        </w:r>
        <w:r>
          <w:rPr>
            <w:noProof/>
            <w:webHidden/>
          </w:rPr>
          <w:fldChar w:fldCharType="end"/>
        </w:r>
      </w:hyperlink>
    </w:p>
    <w:p w14:paraId="4CCE1D0C"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04" w:history="1">
        <w:r w:rsidRPr="00E1239E">
          <w:rPr>
            <w:rStyle w:val="Hyperlink"/>
            <w:noProof/>
          </w:rPr>
          <w:t>1.3. Units in FEBio</w:t>
        </w:r>
        <w:r>
          <w:rPr>
            <w:noProof/>
            <w:webHidden/>
          </w:rPr>
          <w:tab/>
        </w:r>
        <w:r>
          <w:rPr>
            <w:noProof/>
            <w:webHidden/>
          </w:rPr>
          <w:fldChar w:fldCharType="begin"/>
        </w:r>
        <w:r>
          <w:rPr>
            <w:noProof/>
            <w:webHidden/>
          </w:rPr>
          <w:instrText xml:space="preserve"> PAGEREF _Toc397358304 \h </w:instrText>
        </w:r>
        <w:r>
          <w:rPr>
            <w:noProof/>
            <w:webHidden/>
          </w:rPr>
        </w:r>
        <w:r>
          <w:rPr>
            <w:noProof/>
            <w:webHidden/>
          </w:rPr>
          <w:fldChar w:fldCharType="separate"/>
        </w:r>
        <w:r>
          <w:rPr>
            <w:noProof/>
            <w:webHidden/>
          </w:rPr>
          <w:t>3</w:t>
        </w:r>
        <w:r>
          <w:rPr>
            <w:noProof/>
            <w:webHidden/>
          </w:rPr>
          <w:fldChar w:fldCharType="end"/>
        </w:r>
      </w:hyperlink>
    </w:p>
    <w:p w14:paraId="1A3D20F7" w14:textId="77777777" w:rsidR="00FC084D" w:rsidRDefault="00FC084D">
      <w:pPr>
        <w:pStyle w:val="TOC1"/>
        <w:tabs>
          <w:tab w:val="right" w:leader="dot" w:pos="9350"/>
        </w:tabs>
        <w:rPr>
          <w:rFonts w:asciiTheme="minorHAnsi" w:eastAsiaTheme="minorEastAsia" w:hAnsiTheme="minorHAnsi" w:cstheme="minorBidi"/>
          <w:b w:val="0"/>
          <w:bCs w:val="0"/>
          <w:caps w:val="0"/>
          <w:noProof/>
          <w:sz w:val="22"/>
          <w:szCs w:val="22"/>
        </w:rPr>
      </w:pPr>
      <w:hyperlink w:anchor="_Toc397358305" w:history="1">
        <w:r w:rsidRPr="00E1239E">
          <w:rPr>
            <w:rStyle w:val="Hyperlink"/>
            <w:noProof/>
          </w:rPr>
          <w:t>Chapter 2 Running FEBio</w:t>
        </w:r>
        <w:r>
          <w:rPr>
            <w:noProof/>
            <w:webHidden/>
          </w:rPr>
          <w:tab/>
        </w:r>
        <w:r>
          <w:rPr>
            <w:noProof/>
            <w:webHidden/>
          </w:rPr>
          <w:fldChar w:fldCharType="begin"/>
        </w:r>
        <w:r>
          <w:rPr>
            <w:noProof/>
            <w:webHidden/>
          </w:rPr>
          <w:instrText xml:space="preserve"> PAGEREF _Toc397358305 \h </w:instrText>
        </w:r>
        <w:r>
          <w:rPr>
            <w:noProof/>
            <w:webHidden/>
          </w:rPr>
        </w:r>
        <w:r>
          <w:rPr>
            <w:noProof/>
            <w:webHidden/>
          </w:rPr>
          <w:fldChar w:fldCharType="separate"/>
        </w:r>
        <w:r>
          <w:rPr>
            <w:noProof/>
            <w:webHidden/>
          </w:rPr>
          <w:t>5</w:t>
        </w:r>
        <w:r>
          <w:rPr>
            <w:noProof/>
            <w:webHidden/>
          </w:rPr>
          <w:fldChar w:fldCharType="end"/>
        </w:r>
      </w:hyperlink>
    </w:p>
    <w:p w14:paraId="362661C6"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06" w:history="1">
        <w:r w:rsidRPr="00E1239E">
          <w:rPr>
            <w:rStyle w:val="Hyperlink"/>
            <w:noProof/>
          </w:rPr>
          <w:t>2.1. Running FEBio on Windows</w:t>
        </w:r>
        <w:r>
          <w:rPr>
            <w:noProof/>
            <w:webHidden/>
          </w:rPr>
          <w:tab/>
        </w:r>
        <w:r>
          <w:rPr>
            <w:noProof/>
            <w:webHidden/>
          </w:rPr>
          <w:fldChar w:fldCharType="begin"/>
        </w:r>
        <w:r>
          <w:rPr>
            <w:noProof/>
            <w:webHidden/>
          </w:rPr>
          <w:instrText xml:space="preserve"> PAGEREF _Toc397358306 \h </w:instrText>
        </w:r>
        <w:r>
          <w:rPr>
            <w:noProof/>
            <w:webHidden/>
          </w:rPr>
        </w:r>
        <w:r>
          <w:rPr>
            <w:noProof/>
            <w:webHidden/>
          </w:rPr>
          <w:fldChar w:fldCharType="separate"/>
        </w:r>
        <w:r>
          <w:rPr>
            <w:noProof/>
            <w:webHidden/>
          </w:rPr>
          <w:t>5</w:t>
        </w:r>
        <w:r>
          <w:rPr>
            <w:noProof/>
            <w:webHidden/>
          </w:rPr>
          <w:fldChar w:fldCharType="end"/>
        </w:r>
      </w:hyperlink>
    </w:p>
    <w:p w14:paraId="7981ABB0"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07" w:history="1">
        <w:r w:rsidRPr="00E1239E">
          <w:rPr>
            <w:rStyle w:val="Hyperlink"/>
            <w:noProof/>
          </w:rPr>
          <w:t>2.1.1. Windows XP</w:t>
        </w:r>
        <w:r>
          <w:rPr>
            <w:noProof/>
            <w:webHidden/>
          </w:rPr>
          <w:tab/>
        </w:r>
        <w:r>
          <w:rPr>
            <w:noProof/>
            <w:webHidden/>
          </w:rPr>
          <w:fldChar w:fldCharType="begin"/>
        </w:r>
        <w:r>
          <w:rPr>
            <w:noProof/>
            <w:webHidden/>
          </w:rPr>
          <w:instrText xml:space="preserve"> PAGEREF _Toc397358307 \h </w:instrText>
        </w:r>
        <w:r>
          <w:rPr>
            <w:noProof/>
            <w:webHidden/>
          </w:rPr>
        </w:r>
        <w:r>
          <w:rPr>
            <w:noProof/>
            <w:webHidden/>
          </w:rPr>
          <w:fldChar w:fldCharType="separate"/>
        </w:r>
        <w:r>
          <w:rPr>
            <w:noProof/>
            <w:webHidden/>
          </w:rPr>
          <w:t>5</w:t>
        </w:r>
        <w:r>
          <w:rPr>
            <w:noProof/>
            <w:webHidden/>
          </w:rPr>
          <w:fldChar w:fldCharType="end"/>
        </w:r>
      </w:hyperlink>
    </w:p>
    <w:p w14:paraId="7EA47911"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08" w:history="1">
        <w:r w:rsidRPr="00E1239E">
          <w:rPr>
            <w:rStyle w:val="Hyperlink"/>
            <w:noProof/>
          </w:rPr>
          <w:t>2.1.2. Windows 7</w:t>
        </w:r>
        <w:r>
          <w:rPr>
            <w:noProof/>
            <w:webHidden/>
          </w:rPr>
          <w:tab/>
        </w:r>
        <w:r>
          <w:rPr>
            <w:noProof/>
            <w:webHidden/>
          </w:rPr>
          <w:fldChar w:fldCharType="begin"/>
        </w:r>
        <w:r>
          <w:rPr>
            <w:noProof/>
            <w:webHidden/>
          </w:rPr>
          <w:instrText xml:space="preserve"> PAGEREF _Toc397358308 \h </w:instrText>
        </w:r>
        <w:r>
          <w:rPr>
            <w:noProof/>
            <w:webHidden/>
          </w:rPr>
        </w:r>
        <w:r>
          <w:rPr>
            <w:noProof/>
            <w:webHidden/>
          </w:rPr>
          <w:fldChar w:fldCharType="separate"/>
        </w:r>
        <w:r>
          <w:rPr>
            <w:noProof/>
            <w:webHidden/>
          </w:rPr>
          <w:t>5</w:t>
        </w:r>
        <w:r>
          <w:rPr>
            <w:noProof/>
            <w:webHidden/>
          </w:rPr>
          <w:fldChar w:fldCharType="end"/>
        </w:r>
      </w:hyperlink>
    </w:p>
    <w:p w14:paraId="06C58461"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09" w:history="1">
        <w:r w:rsidRPr="00E1239E">
          <w:rPr>
            <w:rStyle w:val="Hyperlink"/>
            <w:noProof/>
          </w:rPr>
          <w:t>2.1.3. Running FEBio from Explorer</w:t>
        </w:r>
        <w:r>
          <w:rPr>
            <w:noProof/>
            <w:webHidden/>
          </w:rPr>
          <w:tab/>
        </w:r>
        <w:r>
          <w:rPr>
            <w:noProof/>
            <w:webHidden/>
          </w:rPr>
          <w:fldChar w:fldCharType="begin"/>
        </w:r>
        <w:r>
          <w:rPr>
            <w:noProof/>
            <w:webHidden/>
          </w:rPr>
          <w:instrText xml:space="preserve"> PAGEREF _Toc397358309 \h </w:instrText>
        </w:r>
        <w:r>
          <w:rPr>
            <w:noProof/>
            <w:webHidden/>
          </w:rPr>
        </w:r>
        <w:r>
          <w:rPr>
            <w:noProof/>
            <w:webHidden/>
          </w:rPr>
          <w:fldChar w:fldCharType="separate"/>
        </w:r>
        <w:r>
          <w:rPr>
            <w:noProof/>
            <w:webHidden/>
          </w:rPr>
          <w:t>6</w:t>
        </w:r>
        <w:r>
          <w:rPr>
            <w:noProof/>
            <w:webHidden/>
          </w:rPr>
          <w:fldChar w:fldCharType="end"/>
        </w:r>
      </w:hyperlink>
    </w:p>
    <w:p w14:paraId="627432CF"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10" w:history="1">
        <w:r w:rsidRPr="00E1239E">
          <w:rPr>
            <w:rStyle w:val="Hyperlink"/>
            <w:noProof/>
          </w:rPr>
          <w:t>2.2. Running FEBio on Linux or MAC</w:t>
        </w:r>
        <w:r>
          <w:rPr>
            <w:noProof/>
            <w:webHidden/>
          </w:rPr>
          <w:tab/>
        </w:r>
        <w:r>
          <w:rPr>
            <w:noProof/>
            <w:webHidden/>
          </w:rPr>
          <w:fldChar w:fldCharType="begin"/>
        </w:r>
        <w:r>
          <w:rPr>
            <w:noProof/>
            <w:webHidden/>
          </w:rPr>
          <w:instrText xml:space="preserve"> PAGEREF _Toc397358310 \h </w:instrText>
        </w:r>
        <w:r>
          <w:rPr>
            <w:noProof/>
            <w:webHidden/>
          </w:rPr>
        </w:r>
        <w:r>
          <w:rPr>
            <w:noProof/>
            <w:webHidden/>
          </w:rPr>
          <w:fldChar w:fldCharType="separate"/>
        </w:r>
        <w:r>
          <w:rPr>
            <w:noProof/>
            <w:webHidden/>
          </w:rPr>
          <w:t>6</w:t>
        </w:r>
        <w:r>
          <w:rPr>
            <w:noProof/>
            <w:webHidden/>
          </w:rPr>
          <w:fldChar w:fldCharType="end"/>
        </w:r>
      </w:hyperlink>
    </w:p>
    <w:p w14:paraId="1ECE2A89"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11" w:history="1">
        <w:r w:rsidRPr="00E1239E">
          <w:rPr>
            <w:rStyle w:val="Hyperlink"/>
            <w:noProof/>
          </w:rPr>
          <w:t>2.3. The Command Line</w:t>
        </w:r>
        <w:r>
          <w:rPr>
            <w:noProof/>
            <w:webHidden/>
          </w:rPr>
          <w:tab/>
        </w:r>
        <w:r>
          <w:rPr>
            <w:noProof/>
            <w:webHidden/>
          </w:rPr>
          <w:fldChar w:fldCharType="begin"/>
        </w:r>
        <w:r>
          <w:rPr>
            <w:noProof/>
            <w:webHidden/>
          </w:rPr>
          <w:instrText xml:space="preserve"> PAGEREF _Toc397358311 \h </w:instrText>
        </w:r>
        <w:r>
          <w:rPr>
            <w:noProof/>
            <w:webHidden/>
          </w:rPr>
        </w:r>
        <w:r>
          <w:rPr>
            <w:noProof/>
            <w:webHidden/>
          </w:rPr>
          <w:fldChar w:fldCharType="separate"/>
        </w:r>
        <w:r>
          <w:rPr>
            <w:noProof/>
            <w:webHidden/>
          </w:rPr>
          <w:t>6</w:t>
        </w:r>
        <w:r>
          <w:rPr>
            <w:noProof/>
            <w:webHidden/>
          </w:rPr>
          <w:fldChar w:fldCharType="end"/>
        </w:r>
      </w:hyperlink>
    </w:p>
    <w:p w14:paraId="66427C7E"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12" w:history="1">
        <w:r w:rsidRPr="00E1239E">
          <w:rPr>
            <w:rStyle w:val="Hyperlink"/>
            <w:noProof/>
          </w:rPr>
          <w:t>2.4. The FEBio Prompt</w:t>
        </w:r>
        <w:r>
          <w:rPr>
            <w:noProof/>
            <w:webHidden/>
          </w:rPr>
          <w:tab/>
        </w:r>
        <w:r>
          <w:rPr>
            <w:noProof/>
            <w:webHidden/>
          </w:rPr>
          <w:fldChar w:fldCharType="begin"/>
        </w:r>
        <w:r>
          <w:rPr>
            <w:noProof/>
            <w:webHidden/>
          </w:rPr>
          <w:instrText xml:space="preserve"> PAGEREF _Toc397358312 \h </w:instrText>
        </w:r>
        <w:r>
          <w:rPr>
            <w:noProof/>
            <w:webHidden/>
          </w:rPr>
        </w:r>
        <w:r>
          <w:rPr>
            <w:noProof/>
            <w:webHidden/>
          </w:rPr>
          <w:fldChar w:fldCharType="separate"/>
        </w:r>
        <w:r>
          <w:rPr>
            <w:noProof/>
            <w:webHidden/>
          </w:rPr>
          <w:t>9</w:t>
        </w:r>
        <w:r>
          <w:rPr>
            <w:noProof/>
            <w:webHidden/>
          </w:rPr>
          <w:fldChar w:fldCharType="end"/>
        </w:r>
      </w:hyperlink>
    </w:p>
    <w:p w14:paraId="1FAEECDB"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13" w:history="1">
        <w:r w:rsidRPr="00E1239E">
          <w:rPr>
            <w:rStyle w:val="Hyperlink"/>
            <w:noProof/>
          </w:rPr>
          <w:t>2.5. The Configuration File</w:t>
        </w:r>
        <w:r>
          <w:rPr>
            <w:noProof/>
            <w:webHidden/>
          </w:rPr>
          <w:tab/>
        </w:r>
        <w:r>
          <w:rPr>
            <w:noProof/>
            <w:webHidden/>
          </w:rPr>
          <w:fldChar w:fldCharType="begin"/>
        </w:r>
        <w:r>
          <w:rPr>
            <w:noProof/>
            <w:webHidden/>
          </w:rPr>
          <w:instrText xml:space="preserve"> PAGEREF _Toc397358313 \h </w:instrText>
        </w:r>
        <w:r>
          <w:rPr>
            <w:noProof/>
            <w:webHidden/>
          </w:rPr>
        </w:r>
        <w:r>
          <w:rPr>
            <w:noProof/>
            <w:webHidden/>
          </w:rPr>
          <w:fldChar w:fldCharType="separate"/>
        </w:r>
        <w:r>
          <w:rPr>
            <w:noProof/>
            <w:webHidden/>
          </w:rPr>
          <w:t>10</w:t>
        </w:r>
        <w:r>
          <w:rPr>
            <w:noProof/>
            <w:webHidden/>
          </w:rPr>
          <w:fldChar w:fldCharType="end"/>
        </w:r>
      </w:hyperlink>
    </w:p>
    <w:p w14:paraId="14C1436F"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14" w:history="1">
        <w:r w:rsidRPr="00E1239E">
          <w:rPr>
            <w:rStyle w:val="Hyperlink"/>
            <w:noProof/>
          </w:rPr>
          <w:t>2.6. Using Multiple Processors</w:t>
        </w:r>
        <w:r>
          <w:rPr>
            <w:noProof/>
            <w:webHidden/>
          </w:rPr>
          <w:tab/>
        </w:r>
        <w:r>
          <w:rPr>
            <w:noProof/>
            <w:webHidden/>
          </w:rPr>
          <w:fldChar w:fldCharType="begin"/>
        </w:r>
        <w:r>
          <w:rPr>
            <w:noProof/>
            <w:webHidden/>
          </w:rPr>
          <w:instrText xml:space="preserve"> PAGEREF _Toc397358314 \h </w:instrText>
        </w:r>
        <w:r>
          <w:rPr>
            <w:noProof/>
            <w:webHidden/>
          </w:rPr>
        </w:r>
        <w:r>
          <w:rPr>
            <w:noProof/>
            <w:webHidden/>
          </w:rPr>
          <w:fldChar w:fldCharType="separate"/>
        </w:r>
        <w:r>
          <w:rPr>
            <w:noProof/>
            <w:webHidden/>
          </w:rPr>
          <w:t>10</w:t>
        </w:r>
        <w:r>
          <w:rPr>
            <w:noProof/>
            <w:webHidden/>
          </w:rPr>
          <w:fldChar w:fldCharType="end"/>
        </w:r>
      </w:hyperlink>
    </w:p>
    <w:p w14:paraId="5544C3CD"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15" w:history="1">
        <w:r w:rsidRPr="00E1239E">
          <w:rPr>
            <w:rStyle w:val="Hyperlink"/>
            <w:noProof/>
          </w:rPr>
          <w:t>2.7. FEBio Output</w:t>
        </w:r>
        <w:r>
          <w:rPr>
            <w:noProof/>
            <w:webHidden/>
          </w:rPr>
          <w:tab/>
        </w:r>
        <w:r>
          <w:rPr>
            <w:noProof/>
            <w:webHidden/>
          </w:rPr>
          <w:fldChar w:fldCharType="begin"/>
        </w:r>
        <w:r>
          <w:rPr>
            <w:noProof/>
            <w:webHidden/>
          </w:rPr>
          <w:instrText xml:space="preserve"> PAGEREF _Toc397358315 \h </w:instrText>
        </w:r>
        <w:r>
          <w:rPr>
            <w:noProof/>
            <w:webHidden/>
          </w:rPr>
        </w:r>
        <w:r>
          <w:rPr>
            <w:noProof/>
            <w:webHidden/>
          </w:rPr>
          <w:fldChar w:fldCharType="separate"/>
        </w:r>
        <w:r>
          <w:rPr>
            <w:noProof/>
            <w:webHidden/>
          </w:rPr>
          <w:t>11</w:t>
        </w:r>
        <w:r>
          <w:rPr>
            <w:noProof/>
            <w:webHidden/>
          </w:rPr>
          <w:fldChar w:fldCharType="end"/>
        </w:r>
      </w:hyperlink>
    </w:p>
    <w:p w14:paraId="4A187E71"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16" w:history="1">
        <w:r w:rsidRPr="00E1239E">
          <w:rPr>
            <w:rStyle w:val="Hyperlink"/>
            <w:noProof/>
          </w:rPr>
          <w:t>2.8. Advanced Options</w:t>
        </w:r>
        <w:r>
          <w:rPr>
            <w:noProof/>
            <w:webHidden/>
          </w:rPr>
          <w:tab/>
        </w:r>
        <w:r>
          <w:rPr>
            <w:noProof/>
            <w:webHidden/>
          </w:rPr>
          <w:fldChar w:fldCharType="begin"/>
        </w:r>
        <w:r>
          <w:rPr>
            <w:noProof/>
            <w:webHidden/>
          </w:rPr>
          <w:instrText xml:space="preserve"> PAGEREF _Toc397358316 \h </w:instrText>
        </w:r>
        <w:r>
          <w:rPr>
            <w:noProof/>
            <w:webHidden/>
          </w:rPr>
        </w:r>
        <w:r>
          <w:rPr>
            <w:noProof/>
            <w:webHidden/>
          </w:rPr>
          <w:fldChar w:fldCharType="separate"/>
        </w:r>
        <w:r>
          <w:rPr>
            <w:noProof/>
            <w:webHidden/>
          </w:rPr>
          <w:t>12</w:t>
        </w:r>
        <w:r>
          <w:rPr>
            <w:noProof/>
            <w:webHidden/>
          </w:rPr>
          <w:fldChar w:fldCharType="end"/>
        </w:r>
      </w:hyperlink>
    </w:p>
    <w:p w14:paraId="28B78F44"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17" w:history="1">
        <w:r w:rsidRPr="00E1239E">
          <w:rPr>
            <w:rStyle w:val="Hyperlink"/>
            <w:noProof/>
          </w:rPr>
          <w:t>2.8.1. Interrupting a Run</w:t>
        </w:r>
        <w:r>
          <w:rPr>
            <w:noProof/>
            <w:webHidden/>
          </w:rPr>
          <w:tab/>
        </w:r>
        <w:r>
          <w:rPr>
            <w:noProof/>
            <w:webHidden/>
          </w:rPr>
          <w:fldChar w:fldCharType="begin"/>
        </w:r>
        <w:r>
          <w:rPr>
            <w:noProof/>
            <w:webHidden/>
          </w:rPr>
          <w:instrText xml:space="preserve"> PAGEREF _Toc397358317 \h </w:instrText>
        </w:r>
        <w:r>
          <w:rPr>
            <w:noProof/>
            <w:webHidden/>
          </w:rPr>
        </w:r>
        <w:r>
          <w:rPr>
            <w:noProof/>
            <w:webHidden/>
          </w:rPr>
          <w:fldChar w:fldCharType="separate"/>
        </w:r>
        <w:r>
          <w:rPr>
            <w:noProof/>
            <w:webHidden/>
          </w:rPr>
          <w:t>12</w:t>
        </w:r>
        <w:r>
          <w:rPr>
            <w:noProof/>
            <w:webHidden/>
          </w:rPr>
          <w:fldChar w:fldCharType="end"/>
        </w:r>
      </w:hyperlink>
    </w:p>
    <w:p w14:paraId="24FFF1DB"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18" w:history="1">
        <w:r w:rsidRPr="00E1239E">
          <w:rPr>
            <w:rStyle w:val="Hyperlink"/>
            <w:noProof/>
          </w:rPr>
          <w:t>2.8.2. Debugging a Run</w:t>
        </w:r>
        <w:r>
          <w:rPr>
            <w:noProof/>
            <w:webHidden/>
          </w:rPr>
          <w:tab/>
        </w:r>
        <w:r>
          <w:rPr>
            <w:noProof/>
            <w:webHidden/>
          </w:rPr>
          <w:fldChar w:fldCharType="begin"/>
        </w:r>
        <w:r>
          <w:rPr>
            <w:noProof/>
            <w:webHidden/>
          </w:rPr>
          <w:instrText xml:space="preserve"> PAGEREF _Toc397358318 \h </w:instrText>
        </w:r>
        <w:r>
          <w:rPr>
            <w:noProof/>
            <w:webHidden/>
          </w:rPr>
        </w:r>
        <w:r>
          <w:rPr>
            <w:noProof/>
            <w:webHidden/>
          </w:rPr>
          <w:fldChar w:fldCharType="separate"/>
        </w:r>
        <w:r>
          <w:rPr>
            <w:noProof/>
            <w:webHidden/>
          </w:rPr>
          <w:t>13</w:t>
        </w:r>
        <w:r>
          <w:rPr>
            <w:noProof/>
            <w:webHidden/>
          </w:rPr>
          <w:fldChar w:fldCharType="end"/>
        </w:r>
      </w:hyperlink>
    </w:p>
    <w:p w14:paraId="09EE2359"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19" w:history="1">
        <w:r w:rsidRPr="00E1239E">
          <w:rPr>
            <w:rStyle w:val="Hyperlink"/>
            <w:noProof/>
          </w:rPr>
          <w:t>2.8.3. Restarting a Run</w:t>
        </w:r>
        <w:r>
          <w:rPr>
            <w:noProof/>
            <w:webHidden/>
          </w:rPr>
          <w:tab/>
        </w:r>
        <w:r>
          <w:rPr>
            <w:noProof/>
            <w:webHidden/>
          </w:rPr>
          <w:fldChar w:fldCharType="begin"/>
        </w:r>
        <w:r>
          <w:rPr>
            <w:noProof/>
            <w:webHidden/>
          </w:rPr>
          <w:instrText xml:space="preserve"> PAGEREF _Toc397358319 \h </w:instrText>
        </w:r>
        <w:r>
          <w:rPr>
            <w:noProof/>
            <w:webHidden/>
          </w:rPr>
        </w:r>
        <w:r>
          <w:rPr>
            <w:noProof/>
            <w:webHidden/>
          </w:rPr>
          <w:fldChar w:fldCharType="separate"/>
        </w:r>
        <w:r>
          <w:rPr>
            <w:noProof/>
            <w:webHidden/>
          </w:rPr>
          <w:t>13</w:t>
        </w:r>
        <w:r>
          <w:rPr>
            <w:noProof/>
            <w:webHidden/>
          </w:rPr>
          <w:fldChar w:fldCharType="end"/>
        </w:r>
      </w:hyperlink>
    </w:p>
    <w:p w14:paraId="0FCEB712"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20" w:history="1">
        <w:r w:rsidRPr="00E1239E">
          <w:rPr>
            <w:rStyle w:val="Hyperlink"/>
            <w:noProof/>
          </w:rPr>
          <w:t>2.8.4. Input File Checking</w:t>
        </w:r>
        <w:r>
          <w:rPr>
            <w:noProof/>
            <w:webHidden/>
          </w:rPr>
          <w:tab/>
        </w:r>
        <w:r>
          <w:rPr>
            <w:noProof/>
            <w:webHidden/>
          </w:rPr>
          <w:fldChar w:fldCharType="begin"/>
        </w:r>
        <w:r>
          <w:rPr>
            <w:noProof/>
            <w:webHidden/>
          </w:rPr>
          <w:instrText xml:space="preserve"> PAGEREF _Toc397358320 \h </w:instrText>
        </w:r>
        <w:r>
          <w:rPr>
            <w:noProof/>
            <w:webHidden/>
          </w:rPr>
        </w:r>
        <w:r>
          <w:rPr>
            <w:noProof/>
            <w:webHidden/>
          </w:rPr>
          <w:fldChar w:fldCharType="separate"/>
        </w:r>
        <w:r>
          <w:rPr>
            <w:noProof/>
            <w:webHidden/>
          </w:rPr>
          <w:t>13</w:t>
        </w:r>
        <w:r>
          <w:rPr>
            <w:noProof/>
            <w:webHidden/>
          </w:rPr>
          <w:fldChar w:fldCharType="end"/>
        </w:r>
      </w:hyperlink>
    </w:p>
    <w:p w14:paraId="0851E7B0" w14:textId="77777777" w:rsidR="00FC084D" w:rsidRDefault="00FC084D">
      <w:pPr>
        <w:pStyle w:val="TOC1"/>
        <w:tabs>
          <w:tab w:val="right" w:leader="dot" w:pos="9350"/>
        </w:tabs>
        <w:rPr>
          <w:rFonts w:asciiTheme="minorHAnsi" w:eastAsiaTheme="minorEastAsia" w:hAnsiTheme="minorHAnsi" w:cstheme="minorBidi"/>
          <w:b w:val="0"/>
          <w:bCs w:val="0"/>
          <w:caps w:val="0"/>
          <w:noProof/>
          <w:sz w:val="22"/>
          <w:szCs w:val="22"/>
        </w:rPr>
      </w:pPr>
      <w:hyperlink w:anchor="_Toc397358321" w:history="1">
        <w:r w:rsidRPr="00E1239E">
          <w:rPr>
            <w:rStyle w:val="Hyperlink"/>
            <w:noProof/>
          </w:rPr>
          <w:t>Chapter 3 Free Format Input</w:t>
        </w:r>
        <w:r>
          <w:rPr>
            <w:noProof/>
            <w:webHidden/>
          </w:rPr>
          <w:tab/>
        </w:r>
        <w:r>
          <w:rPr>
            <w:noProof/>
            <w:webHidden/>
          </w:rPr>
          <w:fldChar w:fldCharType="begin"/>
        </w:r>
        <w:r>
          <w:rPr>
            <w:noProof/>
            <w:webHidden/>
          </w:rPr>
          <w:instrText xml:space="preserve"> PAGEREF _Toc397358321 \h </w:instrText>
        </w:r>
        <w:r>
          <w:rPr>
            <w:noProof/>
            <w:webHidden/>
          </w:rPr>
        </w:r>
        <w:r>
          <w:rPr>
            <w:noProof/>
            <w:webHidden/>
          </w:rPr>
          <w:fldChar w:fldCharType="separate"/>
        </w:r>
        <w:r>
          <w:rPr>
            <w:noProof/>
            <w:webHidden/>
          </w:rPr>
          <w:t>14</w:t>
        </w:r>
        <w:r>
          <w:rPr>
            <w:noProof/>
            <w:webHidden/>
          </w:rPr>
          <w:fldChar w:fldCharType="end"/>
        </w:r>
      </w:hyperlink>
    </w:p>
    <w:p w14:paraId="4931FC9D"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22" w:history="1">
        <w:r w:rsidRPr="00E1239E">
          <w:rPr>
            <w:rStyle w:val="Hyperlink"/>
            <w:noProof/>
          </w:rPr>
          <w:t>3.1. Free Format Overview</w:t>
        </w:r>
        <w:r>
          <w:rPr>
            <w:noProof/>
            <w:webHidden/>
          </w:rPr>
          <w:tab/>
        </w:r>
        <w:r>
          <w:rPr>
            <w:noProof/>
            <w:webHidden/>
          </w:rPr>
          <w:fldChar w:fldCharType="begin"/>
        </w:r>
        <w:r>
          <w:rPr>
            <w:noProof/>
            <w:webHidden/>
          </w:rPr>
          <w:instrText xml:space="preserve"> PAGEREF _Toc397358322 \h </w:instrText>
        </w:r>
        <w:r>
          <w:rPr>
            <w:noProof/>
            <w:webHidden/>
          </w:rPr>
        </w:r>
        <w:r>
          <w:rPr>
            <w:noProof/>
            <w:webHidden/>
          </w:rPr>
          <w:fldChar w:fldCharType="separate"/>
        </w:r>
        <w:r>
          <w:rPr>
            <w:noProof/>
            <w:webHidden/>
          </w:rPr>
          <w:t>15</w:t>
        </w:r>
        <w:r>
          <w:rPr>
            <w:noProof/>
            <w:webHidden/>
          </w:rPr>
          <w:fldChar w:fldCharType="end"/>
        </w:r>
      </w:hyperlink>
    </w:p>
    <w:p w14:paraId="1DB4FD49"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23" w:history="1">
        <w:r w:rsidRPr="00E1239E">
          <w:rPr>
            <w:rStyle w:val="Hyperlink"/>
            <w:noProof/>
          </w:rPr>
          <w:t>3.2. Format Specification Versions</w:t>
        </w:r>
        <w:r>
          <w:rPr>
            <w:noProof/>
            <w:webHidden/>
          </w:rPr>
          <w:tab/>
        </w:r>
        <w:r>
          <w:rPr>
            <w:noProof/>
            <w:webHidden/>
          </w:rPr>
          <w:fldChar w:fldCharType="begin"/>
        </w:r>
        <w:r>
          <w:rPr>
            <w:noProof/>
            <w:webHidden/>
          </w:rPr>
          <w:instrText xml:space="preserve"> PAGEREF _Toc397358323 \h </w:instrText>
        </w:r>
        <w:r>
          <w:rPr>
            <w:noProof/>
            <w:webHidden/>
          </w:rPr>
        </w:r>
        <w:r>
          <w:rPr>
            <w:noProof/>
            <w:webHidden/>
          </w:rPr>
          <w:fldChar w:fldCharType="separate"/>
        </w:r>
        <w:r>
          <w:rPr>
            <w:noProof/>
            <w:webHidden/>
          </w:rPr>
          <w:t>15</w:t>
        </w:r>
        <w:r>
          <w:rPr>
            <w:noProof/>
            <w:webHidden/>
          </w:rPr>
          <w:fldChar w:fldCharType="end"/>
        </w:r>
      </w:hyperlink>
    </w:p>
    <w:p w14:paraId="4365A2B9"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24" w:history="1">
        <w:r w:rsidRPr="00E1239E">
          <w:rPr>
            <w:rStyle w:val="Hyperlink"/>
            <w:noProof/>
          </w:rPr>
          <w:t>3.3. Multiple Input Files</w:t>
        </w:r>
        <w:r>
          <w:rPr>
            <w:noProof/>
            <w:webHidden/>
          </w:rPr>
          <w:tab/>
        </w:r>
        <w:r>
          <w:rPr>
            <w:noProof/>
            <w:webHidden/>
          </w:rPr>
          <w:fldChar w:fldCharType="begin"/>
        </w:r>
        <w:r>
          <w:rPr>
            <w:noProof/>
            <w:webHidden/>
          </w:rPr>
          <w:instrText xml:space="preserve"> PAGEREF _Toc397358324 \h </w:instrText>
        </w:r>
        <w:r>
          <w:rPr>
            <w:noProof/>
            <w:webHidden/>
          </w:rPr>
        </w:r>
        <w:r>
          <w:rPr>
            <w:noProof/>
            <w:webHidden/>
          </w:rPr>
          <w:fldChar w:fldCharType="separate"/>
        </w:r>
        <w:r>
          <w:rPr>
            <w:noProof/>
            <w:webHidden/>
          </w:rPr>
          <w:t>16</w:t>
        </w:r>
        <w:r>
          <w:rPr>
            <w:noProof/>
            <w:webHidden/>
          </w:rPr>
          <w:fldChar w:fldCharType="end"/>
        </w:r>
      </w:hyperlink>
    </w:p>
    <w:p w14:paraId="2D207ECE"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25" w:history="1">
        <w:r w:rsidRPr="00E1239E">
          <w:rPr>
            <w:rStyle w:val="Hyperlink"/>
            <w:noProof/>
          </w:rPr>
          <w:t>3.4. Module Section</w:t>
        </w:r>
        <w:r>
          <w:rPr>
            <w:noProof/>
            <w:webHidden/>
          </w:rPr>
          <w:tab/>
        </w:r>
        <w:r>
          <w:rPr>
            <w:noProof/>
            <w:webHidden/>
          </w:rPr>
          <w:fldChar w:fldCharType="begin"/>
        </w:r>
        <w:r>
          <w:rPr>
            <w:noProof/>
            <w:webHidden/>
          </w:rPr>
          <w:instrText xml:space="preserve"> PAGEREF _Toc397358325 \h </w:instrText>
        </w:r>
        <w:r>
          <w:rPr>
            <w:noProof/>
            <w:webHidden/>
          </w:rPr>
        </w:r>
        <w:r>
          <w:rPr>
            <w:noProof/>
            <w:webHidden/>
          </w:rPr>
          <w:fldChar w:fldCharType="separate"/>
        </w:r>
        <w:r>
          <w:rPr>
            <w:noProof/>
            <w:webHidden/>
          </w:rPr>
          <w:t>18</w:t>
        </w:r>
        <w:r>
          <w:rPr>
            <w:noProof/>
            <w:webHidden/>
          </w:rPr>
          <w:fldChar w:fldCharType="end"/>
        </w:r>
      </w:hyperlink>
    </w:p>
    <w:p w14:paraId="52AD7861"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26" w:history="1">
        <w:r w:rsidRPr="00E1239E">
          <w:rPr>
            <w:rStyle w:val="Hyperlink"/>
            <w:noProof/>
          </w:rPr>
          <w:t>3.5. Control Section</w:t>
        </w:r>
        <w:r>
          <w:rPr>
            <w:noProof/>
            <w:webHidden/>
          </w:rPr>
          <w:tab/>
        </w:r>
        <w:r>
          <w:rPr>
            <w:noProof/>
            <w:webHidden/>
          </w:rPr>
          <w:fldChar w:fldCharType="begin"/>
        </w:r>
        <w:r>
          <w:rPr>
            <w:noProof/>
            <w:webHidden/>
          </w:rPr>
          <w:instrText xml:space="preserve"> PAGEREF _Toc397358326 \h </w:instrText>
        </w:r>
        <w:r>
          <w:rPr>
            <w:noProof/>
            <w:webHidden/>
          </w:rPr>
        </w:r>
        <w:r>
          <w:rPr>
            <w:noProof/>
            <w:webHidden/>
          </w:rPr>
          <w:fldChar w:fldCharType="separate"/>
        </w:r>
        <w:r>
          <w:rPr>
            <w:noProof/>
            <w:webHidden/>
          </w:rPr>
          <w:t>19</w:t>
        </w:r>
        <w:r>
          <w:rPr>
            <w:noProof/>
            <w:webHidden/>
          </w:rPr>
          <w:fldChar w:fldCharType="end"/>
        </w:r>
      </w:hyperlink>
    </w:p>
    <w:p w14:paraId="63F00F62"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27" w:history="1">
        <w:r w:rsidRPr="00E1239E">
          <w:rPr>
            <w:rStyle w:val="Hyperlink"/>
            <w:noProof/>
          </w:rPr>
          <w:t>3.5.1. Common Parameters</w:t>
        </w:r>
        <w:r>
          <w:rPr>
            <w:noProof/>
            <w:webHidden/>
          </w:rPr>
          <w:tab/>
        </w:r>
        <w:r>
          <w:rPr>
            <w:noProof/>
            <w:webHidden/>
          </w:rPr>
          <w:fldChar w:fldCharType="begin"/>
        </w:r>
        <w:r>
          <w:rPr>
            <w:noProof/>
            <w:webHidden/>
          </w:rPr>
          <w:instrText xml:space="preserve"> PAGEREF _Toc397358327 \h </w:instrText>
        </w:r>
        <w:r>
          <w:rPr>
            <w:noProof/>
            <w:webHidden/>
          </w:rPr>
        </w:r>
        <w:r>
          <w:rPr>
            <w:noProof/>
            <w:webHidden/>
          </w:rPr>
          <w:fldChar w:fldCharType="separate"/>
        </w:r>
        <w:r>
          <w:rPr>
            <w:noProof/>
            <w:webHidden/>
          </w:rPr>
          <w:t>19</w:t>
        </w:r>
        <w:r>
          <w:rPr>
            <w:noProof/>
            <w:webHidden/>
          </w:rPr>
          <w:fldChar w:fldCharType="end"/>
        </w:r>
      </w:hyperlink>
    </w:p>
    <w:p w14:paraId="0B8AFCE5"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28" w:history="1">
        <w:r w:rsidRPr="00E1239E">
          <w:rPr>
            <w:rStyle w:val="Hyperlink"/>
            <w:noProof/>
          </w:rPr>
          <w:t>3.5.2. Parameters for Biphasic Analysis</w:t>
        </w:r>
        <w:r>
          <w:rPr>
            <w:noProof/>
            <w:webHidden/>
          </w:rPr>
          <w:tab/>
        </w:r>
        <w:r>
          <w:rPr>
            <w:noProof/>
            <w:webHidden/>
          </w:rPr>
          <w:fldChar w:fldCharType="begin"/>
        </w:r>
        <w:r>
          <w:rPr>
            <w:noProof/>
            <w:webHidden/>
          </w:rPr>
          <w:instrText xml:space="preserve"> PAGEREF _Toc397358328 \h </w:instrText>
        </w:r>
        <w:r>
          <w:rPr>
            <w:noProof/>
            <w:webHidden/>
          </w:rPr>
        </w:r>
        <w:r>
          <w:rPr>
            <w:noProof/>
            <w:webHidden/>
          </w:rPr>
          <w:fldChar w:fldCharType="separate"/>
        </w:r>
        <w:r>
          <w:rPr>
            <w:noProof/>
            <w:webHidden/>
          </w:rPr>
          <w:t>25</w:t>
        </w:r>
        <w:r>
          <w:rPr>
            <w:noProof/>
            <w:webHidden/>
          </w:rPr>
          <w:fldChar w:fldCharType="end"/>
        </w:r>
      </w:hyperlink>
    </w:p>
    <w:p w14:paraId="6E148BF2"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29" w:history="1">
        <w:r w:rsidRPr="00E1239E">
          <w:rPr>
            <w:rStyle w:val="Hyperlink"/>
            <w:noProof/>
          </w:rPr>
          <w:t>3.5.3. Parameters for Solute Analysis</w:t>
        </w:r>
        <w:r>
          <w:rPr>
            <w:noProof/>
            <w:webHidden/>
          </w:rPr>
          <w:tab/>
        </w:r>
        <w:r>
          <w:rPr>
            <w:noProof/>
            <w:webHidden/>
          </w:rPr>
          <w:fldChar w:fldCharType="begin"/>
        </w:r>
        <w:r>
          <w:rPr>
            <w:noProof/>
            <w:webHidden/>
          </w:rPr>
          <w:instrText xml:space="preserve"> PAGEREF _Toc397358329 \h </w:instrText>
        </w:r>
        <w:r>
          <w:rPr>
            <w:noProof/>
            <w:webHidden/>
          </w:rPr>
        </w:r>
        <w:r>
          <w:rPr>
            <w:noProof/>
            <w:webHidden/>
          </w:rPr>
          <w:fldChar w:fldCharType="separate"/>
        </w:r>
        <w:r>
          <w:rPr>
            <w:noProof/>
            <w:webHidden/>
          </w:rPr>
          <w:t>25</w:t>
        </w:r>
        <w:r>
          <w:rPr>
            <w:noProof/>
            <w:webHidden/>
          </w:rPr>
          <w:fldChar w:fldCharType="end"/>
        </w:r>
      </w:hyperlink>
    </w:p>
    <w:p w14:paraId="2549A9F1"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30" w:history="1">
        <w:r w:rsidRPr="00E1239E">
          <w:rPr>
            <w:rStyle w:val="Hyperlink"/>
            <w:noProof/>
          </w:rPr>
          <w:t>3.5.4. Parameters for Heat Analysis</w:t>
        </w:r>
        <w:r>
          <w:rPr>
            <w:noProof/>
            <w:webHidden/>
          </w:rPr>
          <w:tab/>
        </w:r>
        <w:r>
          <w:rPr>
            <w:noProof/>
            <w:webHidden/>
          </w:rPr>
          <w:fldChar w:fldCharType="begin"/>
        </w:r>
        <w:r>
          <w:rPr>
            <w:noProof/>
            <w:webHidden/>
          </w:rPr>
          <w:instrText xml:space="preserve"> PAGEREF _Toc397358330 \h </w:instrText>
        </w:r>
        <w:r>
          <w:rPr>
            <w:noProof/>
            <w:webHidden/>
          </w:rPr>
        </w:r>
        <w:r>
          <w:rPr>
            <w:noProof/>
            <w:webHidden/>
          </w:rPr>
          <w:fldChar w:fldCharType="separate"/>
        </w:r>
        <w:r>
          <w:rPr>
            <w:noProof/>
            <w:webHidden/>
          </w:rPr>
          <w:t>25</w:t>
        </w:r>
        <w:r>
          <w:rPr>
            <w:noProof/>
            <w:webHidden/>
          </w:rPr>
          <w:fldChar w:fldCharType="end"/>
        </w:r>
      </w:hyperlink>
    </w:p>
    <w:p w14:paraId="1609531A"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31" w:history="1">
        <w:r w:rsidRPr="00E1239E">
          <w:rPr>
            <w:rStyle w:val="Hyperlink"/>
            <w:noProof/>
          </w:rPr>
          <w:t>3.6. Globals Section</w:t>
        </w:r>
        <w:r>
          <w:rPr>
            <w:noProof/>
            <w:webHidden/>
          </w:rPr>
          <w:tab/>
        </w:r>
        <w:r>
          <w:rPr>
            <w:noProof/>
            <w:webHidden/>
          </w:rPr>
          <w:fldChar w:fldCharType="begin"/>
        </w:r>
        <w:r>
          <w:rPr>
            <w:noProof/>
            <w:webHidden/>
          </w:rPr>
          <w:instrText xml:space="preserve"> PAGEREF _Toc397358331 \h </w:instrText>
        </w:r>
        <w:r>
          <w:rPr>
            <w:noProof/>
            <w:webHidden/>
          </w:rPr>
        </w:r>
        <w:r>
          <w:rPr>
            <w:noProof/>
            <w:webHidden/>
          </w:rPr>
          <w:fldChar w:fldCharType="separate"/>
        </w:r>
        <w:r>
          <w:rPr>
            <w:noProof/>
            <w:webHidden/>
          </w:rPr>
          <w:t>27</w:t>
        </w:r>
        <w:r>
          <w:rPr>
            <w:noProof/>
            <w:webHidden/>
          </w:rPr>
          <w:fldChar w:fldCharType="end"/>
        </w:r>
      </w:hyperlink>
    </w:p>
    <w:p w14:paraId="7EC5CA08"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32" w:history="1">
        <w:r w:rsidRPr="00E1239E">
          <w:rPr>
            <w:rStyle w:val="Hyperlink"/>
            <w:noProof/>
          </w:rPr>
          <w:t>3.6.1. Constants</w:t>
        </w:r>
        <w:r>
          <w:rPr>
            <w:noProof/>
            <w:webHidden/>
          </w:rPr>
          <w:tab/>
        </w:r>
        <w:r>
          <w:rPr>
            <w:noProof/>
            <w:webHidden/>
          </w:rPr>
          <w:fldChar w:fldCharType="begin"/>
        </w:r>
        <w:r>
          <w:rPr>
            <w:noProof/>
            <w:webHidden/>
          </w:rPr>
          <w:instrText xml:space="preserve"> PAGEREF _Toc397358332 \h </w:instrText>
        </w:r>
        <w:r>
          <w:rPr>
            <w:noProof/>
            <w:webHidden/>
          </w:rPr>
        </w:r>
        <w:r>
          <w:rPr>
            <w:noProof/>
            <w:webHidden/>
          </w:rPr>
          <w:fldChar w:fldCharType="separate"/>
        </w:r>
        <w:r>
          <w:rPr>
            <w:noProof/>
            <w:webHidden/>
          </w:rPr>
          <w:t>27</w:t>
        </w:r>
        <w:r>
          <w:rPr>
            <w:noProof/>
            <w:webHidden/>
          </w:rPr>
          <w:fldChar w:fldCharType="end"/>
        </w:r>
      </w:hyperlink>
    </w:p>
    <w:p w14:paraId="04E4A0F3"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33" w:history="1">
        <w:r w:rsidRPr="00E1239E">
          <w:rPr>
            <w:rStyle w:val="Hyperlink"/>
            <w:noProof/>
          </w:rPr>
          <w:t>3.6.2. Solutes</w:t>
        </w:r>
        <w:r>
          <w:rPr>
            <w:noProof/>
            <w:webHidden/>
          </w:rPr>
          <w:tab/>
        </w:r>
        <w:r>
          <w:rPr>
            <w:noProof/>
            <w:webHidden/>
          </w:rPr>
          <w:fldChar w:fldCharType="begin"/>
        </w:r>
        <w:r>
          <w:rPr>
            <w:noProof/>
            <w:webHidden/>
          </w:rPr>
          <w:instrText xml:space="preserve"> PAGEREF _Toc397358333 \h </w:instrText>
        </w:r>
        <w:r>
          <w:rPr>
            <w:noProof/>
            <w:webHidden/>
          </w:rPr>
        </w:r>
        <w:r>
          <w:rPr>
            <w:noProof/>
            <w:webHidden/>
          </w:rPr>
          <w:fldChar w:fldCharType="separate"/>
        </w:r>
        <w:r>
          <w:rPr>
            <w:noProof/>
            <w:webHidden/>
          </w:rPr>
          <w:t>27</w:t>
        </w:r>
        <w:r>
          <w:rPr>
            <w:noProof/>
            <w:webHidden/>
          </w:rPr>
          <w:fldChar w:fldCharType="end"/>
        </w:r>
      </w:hyperlink>
    </w:p>
    <w:p w14:paraId="51FF507C"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34" w:history="1">
        <w:r w:rsidRPr="00E1239E">
          <w:rPr>
            <w:rStyle w:val="Hyperlink"/>
            <w:noProof/>
          </w:rPr>
          <w:t>3.6.3. Solid-Bound Molecules</w:t>
        </w:r>
        <w:r>
          <w:rPr>
            <w:noProof/>
            <w:webHidden/>
          </w:rPr>
          <w:tab/>
        </w:r>
        <w:r>
          <w:rPr>
            <w:noProof/>
            <w:webHidden/>
          </w:rPr>
          <w:fldChar w:fldCharType="begin"/>
        </w:r>
        <w:r>
          <w:rPr>
            <w:noProof/>
            <w:webHidden/>
          </w:rPr>
          <w:instrText xml:space="preserve"> PAGEREF _Toc397358334 \h </w:instrText>
        </w:r>
        <w:r>
          <w:rPr>
            <w:noProof/>
            <w:webHidden/>
          </w:rPr>
        </w:r>
        <w:r>
          <w:rPr>
            <w:noProof/>
            <w:webHidden/>
          </w:rPr>
          <w:fldChar w:fldCharType="separate"/>
        </w:r>
        <w:r>
          <w:rPr>
            <w:noProof/>
            <w:webHidden/>
          </w:rPr>
          <w:t>28</w:t>
        </w:r>
        <w:r>
          <w:rPr>
            <w:noProof/>
            <w:webHidden/>
          </w:rPr>
          <w:fldChar w:fldCharType="end"/>
        </w:r>
      </w:hyperlink>
    </w:p>
    <w:p w14:paraId="4ABF8674"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35" w:history="1">
        <w:r w:rsidRPr="00E1239E">
          <w:rPr>
            <w:rStyle w:val="Hyperlink"/>
            <w:noProof/>
          </w:rPr>
          <w:t>3.7. Material Section</w:t>
        </w:r>
        <w:r>
          <w:rPr>
            <w:noProof/>
            <w:webHidden/>
          </w:rPr>
          <w:tab/>
        </w:r>
        <w:r>
          <w:rPr>
            <w:noProof/>
            <w:webHidden/>
          </w:rPr>
          <w:fldChar w:fldCharType="begin"/>
        </w:r>
        <w:r>
          <w:rPr>
            <w:noProof/>
            <w:webHidden/>
          </w:rPr>
          <w:instrText xml:space="preserve"> PAGEREF _Toc397358335 \h </w:instrText>
        </w:r>
        <w:r>
          <w:rPr>
            <w:noProof/>
            <w:webHidden/>
          </w:rPr>
        </w:r>
        <w:r>
          <w:rPr>
            <w:noProof/>
            <w:webHidden/>
          </w:rPr>
          <w:fldChar w:fldCharType="separate"/>
        </w:r>
        <w:r>
          <w:rPr>
            <w:noProof/>
            <w:webHidden/>
          </w:rPr>
          <w:t>29</w:t>
        </w:r>
        <w:r>
          <w:rPr>
            <w:noProof/>
            <w:webHidden/>
          </w:rPr>
          <w:fldChar w:fldCharType="end"/>
        </w:r>
      </w:hyperlink>
    </w:p>
    <w:p w14:paraId="3095EF13"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36" w:history="1">
        <w:r w:rsidRPr="00E1239E">
          <w:rPr>
            <w:rStyle w:val="Hyperlink"/>
            <w:noProof/>
          </w:rPr>
          <w:t>3.8. Geometry Section</w:t>
        </w:r>
        <w:r>
          <w:rPr>
            <w:noProof/>
            <w:webHidden/>
          </w:rPr>
          <w:tab/>
        </w:r>
        <w:r>
          <w:rPr>
            <w:noProof/>
            <w:webHidden/>
          </w:rPr>
          <w:fldChar w:fldCharType="begin"/>
        </w:r>
        <w:r>
          <w:rPr>
            <w:noProof/>
            <w:webHidden/>
          </w:rPr>
          <w:instrText xml:space="preserve"> PAGEREF _Toc397358336 \h </w:instrText>
        </w:r>
        <w:r>
          <w:rPr>
            <w:noProof/>
            <w:webHidden/>
          </w:rPr>
        </w:r>
        <w:r>
          <w:rPr>
            <w:noProof/>
            <w:webHidden/>
          </w:rPr>
          <w:fldChar w:fldCharType="separate"/>
        </w:r>
        <w:r>
          <w:rPr>
            <w:noProof/>
            <w:webHidden/>
          </w:rPr>
          <w:t>30</w:t>
        </w:r>
        <w:r>
          <w:rPr>
            <w:noProof/>
            <w:webHidden/>
          </w:rPr>
          <w:fldChar w:fldCharType="end"/>
        </w:r>
      </w:hyperlink>
    </w:p>
    <w:p w14:paraId="03018B11"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37" w:history="1">
        <w:r w:rsidRPr="00E1239E">
          <w:rPr>
            <w:rStyle w:val="Hyperlink"/>
            <w:noProof/>
          </w:rPr>
          <w:t>3.8.1. Nodes Section</w:t>
        </w:r>
        <w:r>
          <w:rPr>
            <w:noProof/>
            <w:webHidden/>
          </w:rPr>
          <w:tab/>
        </w:r>
        <w:r>
          <w:rPr>
            <w:noProof/>
            <w:webHidden/>
          </w:rPr>
          <w:fldChar w:fldCharType="begin"/>
        </w:r>
        <w:r>
          <w:rPr>
            <w:noProof/>
            <w:webHidden/>
          </w:rPr>
          <w:instrText xml:space="preserve"> PAGEREF _Toc397358337 \h </w:instrText>
        </w:r>
        <w:r>
          <w:rPr>
            <w:noProof/>
            <w:webHidden/>
          </w:rPr>
        </w:r>
        <w:r>
          <w:rPr>
            <w:noProof/>
            <w:webHidden/>
          </w:rPr>
          <w:fldChar w:fldCharType="separate"/>
        </w:r>
        <w:r>
          <w:rPr>
            <w:noProof/>
            <w:webHidden/>
          </w:rPr>
          <w:t>30</w:t>
        </w:r>
        <w:r>
          <w:rPr>
            <w:noProof/>
            <w:webHidden/>
          </w:rPr>
          <w:fldChar w:fldCharType="end"/>
        </w:r>
      </w:hyperlink>
    </w:p>
    <w:p w14:paraId="6D40B283"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38" w:history="1">
        <w:r w:rsidRPr="00E1239E">
          <w:rPr>
            <w:rStyle w:val="Hyperlink"/>
            <w:noProof/>
          </w:rPr>
          <w:t>3.8.2. Elements Section</w:t>
        </w:r>
        <w:r>
          <w:rPr>
            <w:noProof/>
            <w:webHidden/>
          </w:rPr>
          <w:tab/>
        </w:r>
        <w:r>
          <w:rPr>
            <w:noProof/>
            <w:webHidden/>
          </w:rPr>
          <w:fldChar w:fldCharType="begin"/>
        </w:r>
        <w:r>
          <w:rPr>
            <w:noProof/>
            <w:webHidden/>
          </w:rPr>
          <w:instrText xml:space="preserve"> PAGEREF _Toc397358338 \h </w:instrText>
        </w:r>
        <w:r>
          <w:rPr>
            <w:noProof/>
            <w:webHidden/>
          </w:rPr>
        </w:r>
        <w:r>
          <w:rPr>
            <w:noProof/>
            <w:webHidden/>
          </w:rPr>
          <w:fldChar w:fldCharType="separate"/>
        </w:r>
        <w:r>
          <w:rPr>
            <w:noProof/>
            <w:webHidden/>
          </w:rPr>
          <w:t>30</w:t>
        </w:r>
        <w:r>
          <w:rPr>
            <w:noProof/>
            <w:webHidden/>
          </w:rPr>
          <w:fldChar w:fldCharType="end"/>
        </w:r>
      </w:hyperlink>
    </w:p>
    <w:p w14:paraId="660D334A"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39" w:history="1">
        <w:r w:rsidRPr="00E1239E">
          <w:rPr>
            <w:rStyle w:val="Hyperlink"/>
            <w:noProof/>
          </w:rPr>
          <w:t>3.8.2.1. Solid Elements</w:t>
        </w:r>
        <w:r>
          <w:rPr>
            <w:noProof/>
            <w:webHidden/>
          </w:rPr>
          <w:tab/>
        </w:r>
        <w:r>
          <w:rPr>
            <w:noProof/>
            <w:webHidden/>
          </w:rPr>
          <w:fldChar w:fldCharType="begin"/>
        </w:r>
        <w:r>
          <w:rPr>
            <w:noProof/>
            <w:webHidden/>
          </w:rPr>
          <w:instrText xml:space="preserve"> PAGEREF _Toc397358339 \h </w:instrText>
        </w:r>
        <w:r>
          <w:rPr>
            <w:noProof/>
            <w:webHidden/>
          </w:rPr>
        </w:r>
        <w:r>
          <w:rPr>
            <w:noProof/>
            <w:webHidden/>
          </w:rPr>
          <w:fldChar w:fldCharType="separate"/>
        </w:r>
        <w:r>
          <w:rPr>
            <w:noProof/>
            <w:webHidden/>
          </w:rPr>
          <w:t>30</w:t>
        </w:r>
        <w:r>
          <w:rPr>
            <w:noProof/>
            <w:webHidden/>
          </w:rPr>
          <w:fldChar w:fldCharType="end"/>
        </w:r>
      </w:hyperlink>
    </w:p>
    <w:p w14:paraId="23759DCA"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40" w:history="1">
        <w:r w:rsidRPr="00E1239E">
          <w:rPr>
            <w:rStyle w:val="Hyperlink"/>
            <w:noProof/>
          </w:rPr>
          <w:t>3.8.2.2. Shell Elements</w:t>
        </w:r>
        <w:r>
          <w:rPr>
            <w:noProof/>
            <w:webHidden/>
          </w:rPr>
          <w:tab/>
        </w:r>
        <w:r>
          <w:rPr>
            <w:noProof/>
            <w:webHidden/>
          </w:rPr>
          <w:fldChar w:fldCharType="begin"/>
        </w:r>
        <w:r>
          <w:rPr>
            <w:noProof/>
            <w:webHidden/>
          </w:rPr>
          <w:instrText xml:space="preserve"> PAGEREF _Toc397358340 \h </w:instrText>
        </w:r>
        <w:r>
          <w:rPr>
            <w:noProof/>
            <w:webHidden/>
          </w:rPr>
        </w:r>
        <w:r>
          <w:rPr>
            <w:noProof/>
            <w:webHidden/>
          </w:rPr>
          <w:fldChar w:fldCharType="separate"/>
        </w:r>
        <w:r>
          <w:rPr>
            <w:noProof/>
            <w:webHidden/>
          </w:rPr>
          <w:t>31</w:t>
        </w:r>
        <w:r>
          <w:rPr>
            <w:noProof/>
            <w:webHidden/>
          </w:rPr>
          <w:fldChar w:fldCharType="end"/>
        </w:r>
      </w:hyperlink>
    </w:p>
    <w:p w14:paraId="7233042E"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41" w:history="1">
        <w:r w:rsidRPr="00E1239E">
          <w:rPr>
            <w:rStyle w:val="Hyperlink"/>
            <w:noProof/>
          </w:rPr>
          <w:t>3.8.2.3. Surface Elements</w:t>
        </w:r>
        <w:r>
          <w:rPr>
            <w:noProof/>
            <w:webHidden/>
          </w:rPr>
          <w:tab/>
        </w:r>
        <w:r>
          <w:rPr>
            <w:noProof/>
            <w:webHidden/>
          </w:rPr>
          <w:fldChar w:fldCharType="begin"/>
        </w:r>
        <w:r>
          <w:rPr>
            <w:noProof/>
            <w:webHidden/>
          </w:rPr>
          <w:instrText xml:space="preserve"> PAGEREF _Toc397358341 \h </w:instrText>
        </w:r>
        <w:r>
          <w:rPr>
            <w:noProof/>
            <w:webHidden/>
          </w:rPr>
        </w:r>
        <w:r>
          <w:rPr>
            <w:noProof/>
            <w:webHidden/>
          </w:rPr>
          <w:fldChar w:fldCharType="separate"/>
        </w:r>
        <w:r>
          <w:rPr>
            <w:noProof/>
            <w:webHidden/>
          </w:rPr>
          <w:t>32</w:t>
        </w:r>
        <w:r>
          <w:rPr>
            <w:noProof/>
            <w:webHidden/>
          </w:rPr>
          <w:fldChar w:fldCharType="end"/>
        </w:r>
      </w:hyperlink>
    </w:p>
    <w:p w14:paraId="2A344296"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42" w:history="1">
        <w:r w:rsidRPr="00E1239E">
          <w:rPr>
            <w:rStyle w:val="Hyperlink"/>
            <w:noProof/>
          </w:rPr>
          <w:t>3.8.3. Element Data Section</w:t>
        </w:r>
        <w:r>
          <w:rPr>
            <w:noProof/>
            <w:webHidden/>
          </w:rPr>
          <w:tab/>
        </w:r>
        <w:r>
          <w:rPr>
            <w:noProof/>
            <w:webHidden/>
          </w:rPr>
          <w:fldChar w:fldCharType="begin"/>
        </w:r>
        <w:r>
          <w:rPr>
            <w:noProof/>
            <w:webHidden/>
          </w:rPr>
          <w:instrText xml:space="preserve"> PAGEREF _Toc397358342 \h </w:instrText>
        </w:r>
        <w:r>
          <w:rPr>
            <w:noProof/>
            <w:webHidden/>
          </w:rPr>
        </w:r>
        <w:r>
          <w:rPr>
            <w:noProof/>
            <w:webHidden/>
          </w:rPr>
          <w:fldChar w:fldCharType="separate"/>
        </w:r>
        <w:r>
          <w:rPr>
            <w:noProof/>
            <w:webHidden/>
          </w:rPr>
          <w:t>32</w:t>
        </w:r>
        <w:r>
          <w:rPr>
            <w:noProof/>
            <w:webHidden/>
          </w:rPr>
          <w:fldChar w:fldCharType="end"/>
        </w:r>
      </w:hyperlink>
    </w:p>
    <w:p w14:paraId="31EB414B"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43" w:history="1">
        <w:r w:rsidRPr="00E1239E">
          <w:rPr>
            <w:rStyle w:val="Hyperlink"/>
            <w:noProof/>
          </w:rPr>
          <w:t>3.8.4. Surface Section</w:t>
        </w:r>
        <w:r>
          <w:rPr>
            <w:noProof/>
            <w:webHidden/>
          </w:rPr>
          <w:tab/>
        </w:r>
        <w:r>
          <w:rPr>
            <w:noProof/>
            <w:webHidden/>
          </w:rPr>
          <w:fldChar w:fldCharType="begin"/>
        </w:r>
        <w:r>
          <w:rPr>
            <w:noProof/>
            <w:webHidden/>
          </w:rPr>
          <w:instrText xml:space="preserve"> PAGEREF _Toc397358343 \h </w:instrText>
        </w:r>
        <w:r>
          <w:rPr>
            <w:noProof/>
            <w:webHidden/>
          </w:rPr>
        </w:r>
        <w:r>
          <w:rPr>
            <w:noProof/>
            <w:webHidden/>
          </w:rPr>
          <w:fldChar w:fldCharType="separate"/>
        </w:r>
        <w:r>
          <w:rPr>
            <w:noProof/>
            <w:webHidden/>
          </w:rPr>
          <w:t>33</w:t>
        </w:r>
        <w:r>
          <w:rPr>
            <w:noProof/>
            <w:webHidden/>
          </w:rPr>
          <w:fldChar w:fldCharType="end"/>
        </w:r>
      </w:hyperlink>
    </w:p>
    <w:p w14:paraId="2934BB0E"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44" w:history="1">
        <w:r w:rsidRPr="00E1239E">
          <w:rPr>
            <w:rStyle w:val="Hyperlink"/>
            <w:noProof/>
          </w:rPr>
          <w:t>3.8.5. NodeSet Section</w:t>
        </w:r>
        <w:r>
          <w:rPr>
            <w:noProof/>
            <w:webHidden/>
          </w:rPr>
          <w:tab/>
        </w:r>
        <w:r>
          <w:rPr>
            <w:noProof/>
            <w:webHidden/>
          </w:rPr>
          <w:fldChar w:fldCharType="begin"/>
        </w:r>
        <w:r>
          <w:rPr>
            <w:noProof/>
            <w:webHidden/>
          </w:rPr>
          <w:instrText xml:space="preserve"> PAGEREF _Toc397358344 \h </w:instrText>
        </w:r>
        <w:r>
          <w:rPr>
            <w:noProof/>
            <w:webHidden/>
          </w:rPr>
        </w:r>
        <w:r>
          <w:rPr>
            <w:noProof/>
            <w:webHidden/>
          </w:rPr>
          <w:fldChar w:fldCharType="separate"/>
        </w:r>
        <w:r>
          <w:rPr>
            <w:noProof/>
            <w:webHidden/>
          </w:rPr>
          <w:t>33</w:t>
        </w:r>
        <w:r>
          <w:rPr>
            <w:noProof/>
            <w:webHidden/>
          </w:rPr>
          <w:fldChar w:fldCharType="end"/>
        </w:r>
      </w:hyperlink>
    </w:p>
    <w:p w14:paraId="66F8D5A2"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45" w:history="1">
        <w:r w:rsidRPr="00E1239E">
          <w:rPr>
            <w:rStyle w:val="Hyperlink"/>
            <w:noProof/>
          </w:rPr>
          <w:t>3.9. Initial Section</w:t>
        </w:r>
        <w:r>
          <w:rPr>
            <w:noProof/>
            <w:webHidden/>
          </w:rPr>
          <w:tab/>
        </w:r>
        <w:r>
          <w:rPr>
            <w:noProof/>
            <w:webHidden/>
          </w:rPr>
          <w:fldChar w:fldCharType="begin"/>
        </w:r>
        <w:r>
          <w:rPr>
            <w:noProof/>
            <w:webHidden/>
          </w:rPr>
          <w:instrText xml:space="preserve"> PAGEREF _Toc397358345 \h </w:instrText>
        </w:r>
        <w:r>
          <w:rPr>
            <w:noProof/>
            <w:webHidden/>
          </w:rPr>
        </w:r>
        <w:r>
          <w:rPr>
            <w:noProof/>
            <w:webHidden/>
          </w:rPr>
          <w:fldChar w:fldCharType="separate"/>
        </w:r>
        <w:r>
          <w:rPr>
            <w:noProof/>
            <w:webHidden/>
          </w:rPr>
          <w:t>35</w:t>
        </w:r>
        <w:r>
          <w:rPr>
            <w:noProof/>
            <w:webHidden/>
          </w:rPr>
          <w:fldChar w:fldCharType="end"/>
        </w:r>
      </w:hyperlink>
    </w:p>
    <w:p w14:paraId="7328A7FA"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46" w:history="1">
        <w:r w:rsidRPr="00E1239E">
          <w:rPr>
            <w:rStyle w:val="Hyperlink"/>
            <w:noProof/>
          </w:rPr>
          <w:t>3.9.1. Initial Nodal Velocities</w:t>
        </w:r>
        <w:r>
          <w:rPr>
            <w:noProof/>
            <w:webHidden/>
          </w:rPr>
          <w:tab/>
        </w:r>
        <w:r>
          <w:rPr>
            <w:noProof/>
            <w:webHidden/>
          </w:rPr>
          <w:fldChar w:fldCharType="begin"/>
        </w:r>
        <w:r>
          <w:rPr>
            <w:noProof/>
            <w:webHidden/>
          </w:rPr>
          <w:instrText xml:space="preserve"> PAGEREF _Toc397358346 \h </w:instrText>
        </w:r>
        <w:r>
          <w:rPr>
            <w:noProof/>
            <w:webHidden/>
          </w:rPr>
        </w:r>
        <w:r>
          <w:rPr>
            <w:noProof/>
            <w:webHidden/>
          </w:rPr>
          <w:fldChar w:fldCharType="separate"/>
        </w:r>
        <w:r>
          <w:rPr>
            <w:noProof/>
            <w:webHidden/>
          </w:rPr>
          <w:t>35</w:t>
        </w:r>
        <w:r>
          <w:rPr>
            <w:noProof/>
            <w:webHidden/>
          </w:rPr>
          <w:fldChar w:fldCharType="end"/>
        </w:r>
      </w:hyperlink>
    </w:p>
    <w:p w14:paraId="79C112E2"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47" w:history="1">
        <w:r w:rsidRPr="00E1239E">
          <w:rPr>
            <w:rStyle w:val="Hyperlink"/>
            <w:noProof/>
          </w:rPr>
          <w:t>3.9.2. Initial Nodal Effective Fluid Pressure</w:t>
        </w:r>
        <w:r>
          <w:rPr>
            <w:noProof/>
            <w:webHidden/>
          </w:rPr>
          <w:tab/>
        </w:r>
        <w:r>
          <w:rPr>
            <w:noProof/>
            <w:webHidden/>
          </w:rPr>
          <w:fldChar w:fldCharType="begin"/>
        </w:r>
        <w:r>
          <w:rPr>
            <w:noProof/>
            <w:webHidden/>
          </w:rPr>
          <w:instrText xml:space="preserve"> PAGEREF _Toc397358347 \h </w:instrText>
        </w:r>
        <w:r>
          <w:rPr>
            <w:noProof/>
            <w:webHidden/>
          </w:rPr>
        </w:r>
        <w:r>
          <w:rPr>
            <w:noProof/>
            <w:webHidden/>
          </w:rPr>
          <w:fldChar w:fldCharType="separate"/>
        </w:r>
        <w:r>
          <w:rPr>
            <w:noProof/>
            <w:webHidden/>
          </w:rPr>
          <w:t>35</w:t>
        </w:r>
        <w:r>
          <w:rPr>
            <w:noProof/>
            <w:webHidden/>
          </w:rPr>
          <w:fldChar w:fldCharType="end"/>
        </w:r>
      </w:hyperlink>
    </w:p>
    <w:p w14:paraId="7EFE6C0C"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48" w:history="1">
        <w:r w:rsidRPr="00E1239E">
          <w:rPr>
            <w:rStyle w:val="Hyperlink"/>
            <w:noProof/>
          </w:rPr>
          <w:t>3.9.3. Initial Nodal Effective Concentration</w:t>
        </w:r>
        <w:r>
          <w:rPr>
            <w:noProof/>
            <w:webHidden/>
          </w:rPr>
          <w:tab/>
        </w:r>
        <w:r>
          <w:rPr>
            <w:noProof/>
            <w:webHidden/>
          </w:rPr>
          <w:fldChar w:fldCharType="begin"/>
        </w:r>
        <w:r>
          <w:rPr>
            <w:noProof/>
            <w:webHidden/>
          </w:rPr>
          <w:instrText xml:space="preserve"> PAGEREF _Toc397358348 \h </w:instrText>
        </w:r>
        <w:r>
          <w:rPr>
            <w:noProof/>
            <w:webHidden/>
          </w:rPr>
        </w:r>
        <w:r>
          <w:rPr>
            <w:noProof/>
            <w:webHidden/>
          </w:rPr>
          <w:fldChar w:fldCharType="separate"/>
        </w:r>
        <w:r>
          <w:rPr>
            <w:noProof/>
            <w:webHidden/>
          </w:rPr>
          <w:t>35</w:t>
        </w:r>
        <w:r>
          <w:rPr>
            <w:noProof/>
            <w:webHidden/>
          </w:rPr>
          <w:fldChar w:fldCharType="end"/>
        </w:r>
      </w:hyperlink>
    </w:p>
    <w:p w14:paraId="0184039F"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49" w:history="1">
        <w:r w:rsidRPr="00E1239E">
          <w:rPr>
            <w:rStyle w:val="Hyperlink"/>
            <w:noProof/>
          </w:rPr>
          <w:t>3.10. Boundary Section</w:t>
        </w:r>
        <w:r>
          <w:rPr>
            <w:noProof/>
            <w:webHidden/>
          </w:rPr>
          <w:tab/>
        </w:r>
        <w:r>
          <w:rPr>
            <w:noProof/>
            <w:webHidden/>
          </w:rPr>
          <w:fldChar w:fldCharType="begin"/>
        </w:r>
        <w:r>
          <w:rPr>
            <w:noProof/>
            <w:webHidden/>
          </w:rPr>
          <w:instrText xml:space="preserve"> PAGEREF _Toc397358349 \h </w:instrText>
        </w:r>
        <w:r>
          <w:rPr>
            <w:noProof/>
            <w:webHidden/>
          </w:rPr>
        </w:r>
        <w:r>
          <w:rPr>
            <w:noProof/>
            <w:webHidden/>
          </w:rPr>
          <w:fldChar w:fldCharType="separate"/>
        </w:r>
        <w:r>
          <w:rPr>
            <w:noProof/>
            <w:webHidden/>
          </w:rPr>
          <w:t>36</w:t>
        </w:r>
        <w:r>
          <w:rPr>
            <w:noProof/>
            <w:webHidden/>
          </w:rPr>
          <w:fldChar w:fldCharType="end"/>
        </w:r>
      </w:hyperlink>
    </w:p>
    <w:p w14:paraId="408B9698"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50" w:history="1">
        <w:r w:rsidRPr="00E1239E">
          <w:rPr>
            <w:rStyle w:val="Hyperlink"/>
            <w:noProof/>
          </w:rPr>
          <w:t>3.10.1. Prescribed Nodal Degrees of Freedom</w:t>
        </w:r>
        <w:r>
          <w:rPr>
            <w:noProof/>
            <w:webHidden/>
          </w:rPr>
          <w:tab/>
        </w:r>
        <w:r>
          <w:rPr>
            <w:noProof/>
            <w:webHidden/>
          </w:rPr>
          <w:fldChar w:fldCharType="begin"/>
        </w:r>
        <w:r>
          <w:rPr>
            <w:noProof/>
            <w:webHidden/>
          </w:rPr>
          <w:instrText xml:space="preserve"> PAGEREF _Toc397358350 \h </w:instrText>
        </w:r>
        <w:r>
          <w:rPr>
            <w:noProof/>
            <w:webHidden/>
          </w:rPr>
        </w:r>
        <w:r>
          <w:rPr>
            <w:noProof/>
            <w:webHidden/>
          </w:rPr>
          <w:fldChar w:fldCharType="separate"/>
        </w:r>
        <w:r>
          <w:rPr>
            <w:noProof/>
            <w:webHidden/>
          </w:rPr>
          <w:t>36</w:t>
        </w:r>
        <w:r>
          <w:rPr>
            <w:noProof/>
            <w:webHidden/>
          </w:rPr>
          <w:fldChar w:fldCharType="end"/>
        </w:r>
      </w:hyperlink>
    </w:p>
    <w:p w14:paraId="461D2906"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51" w:history="1">
        <w:r w:rsidRPr="00E1239E">
          <w:rPr>
            <w:rStyle w:val="Hyperlink"/>
            <w:noProof/>
          </w:rPr>
          <w:t>3.10.2. Fixed Nodal Degrees of Freedom</w:t>
        </w:r>
        <w:r>
          <w:rPr>
            <w:noProof/>
            <w:webHidden/>
          </w:rPr>
          <w:tab/>
        </w:r>
        <w:r>
          <w:rPr>
            <w:noProof/>
            <w:webHidden/>
          </w:rPr>
          <w:fldChar w:fldCharType="begin"/>
        </w:r>
        <w:r>
          <w:rPr>
            <w:noProof/>
            <w:webHidden/>
          </w:rPr>
          <w:instrText xml:space="preserve"> PAGEREF _Toc397358351 \h </w:instrText>
        </w:r>
        <w:r>
          <w:rPr>
            <w:noProof/>
            <w:webHidden/>
          </w:rPr>
        </w:r>
        <w:r>
          <w:rPr>
            <w:noProof/>
            <w:webHidden/>
          </w:rPr>
          <w:fldChar w:fldCharType="separate"/>
        </w:r>
        <w:r>
          <w:rPr>
            <w:noProof/>
            <w:webHidden/>
          </w:rPr>
          <w:t>37</w:t>
        </w:r>
        <w:r>
          <w:rPr>
            <w:noProof/>
            <w:webHidden/>
          </w:rPr>
          <w:fldChar w:fldCharType="end"/>
        </w:r>
      </w:hyperlink>
    </w:p>
    <w:p w14:paraId="67BBAE62"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52" w:history="1">
        <w:r w:rsidRPr="00E1239E">
          <w:rPr>
            <w:rStyle w:val="Hyperlink"/>
            <w:noProof/>
          </w:rPr>
          <w:t>3.11. Loads Section</w:t>
        </w:r>
        <w:r>
          <w:rPr>
            <w:noProof/>
            <w:webHidden/>
          </w:rPr>
          <w:tab/>
        </w:r>
        <w:r>
          <w:rPr>
            <w:noProof/>
            <w:webHidden/>
          </w:rPr>
          <w:fldChar w:fldCharType="begin"/>
        </w:r>
        <w:r>
          <w:rPr>
            <w:noProof/>
            <w:webHidden/>
          </w:rPr>
          <w:instrText xml:space="preserve"> PAGEREF _Toc397358352 \h </w:instrText>
        </w:r>
        <w:r>
          <w:rPr>
            <w:noProof/>
            <w:webHidden/>
          </w:rPr>
        </w:r>
        <w:r>
          <w:rPr>
            <w:noProof/>
            <w:webHidden/>
          </w:rPr>
          <w:fldChar w:fldCharType="separate"/>
        </w:r>
        <w:r>
          <w:rPr>
            <w:noProof/>
            <w:webHidden/>
          </w:rPr>
          <w:t>38</w:t>
        </w:r>
        <w:r>
          <w:rPr>
            <w:noProof/>
            <w:webHidden/>
          </w:rPr>
          <w:fldChar w:fldCharType="end"/>
        </w:r>
      </w:hyperlink>
    </w:p>
    <w:p w14:paraId="261DD253"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53" w:history="1">
        <w:r w:rsidRPr="00E1239E">
          <w:rPr>
            <w:rStyle w:val="Hyperlink"/>
            <w:noProof/>
          </w:rPr>
          <w:t>3.11.1. Nodal Loads</w:t>
        </w:r>
        <w:r>
          <w:rPr>
            <w:noProof/>
            <w:webHidden/>
          </w:rPr>
          <w:tab/>
        </w:r>
        <w:r>
          <w:rPr>
            <w:noProof/>
            <w:webHidden/>
          </w:rPr>
          <w:fldChar w:fldCharType="begin"/>
        </w:r>
        <w:r>
          <w:rPr>
            <w:noProof/>
            <w:webHidden/>
          </w:rPr>
          <w:instrText xml:space="preserve"> PAGEREF _Toc397358353 \h </w:instrText>
        </w:r>
        <w:r>
          <w:rPr>
            <w:noProof/>
            <w:webHidden/>
          </w:rPr>
        </w:r>
        <w:r>
          <w:rPr>
            <w:noProof/>
            <w:webHidden/>
          </w:rPr>
          <w:fldChar w:fldCharType="separate"/>
        </w:r>
        <w:r>
          <w:rPr>
            <w:noProof/>
            <w:webHidden/>
          </w:rPr>
          <w:t>38</w:t>
        </w:r>
        <w:r>
          <w:rPr>
            <w:noProof/>
            <w:webHidden/>
          </w:rPr>
          <w:fldChar w:fldCharType="end"/>
        </w:r>
      </w:hyperlink>
    </w:p>
    <w:p w14:paraId="611A8321"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54" w:history="1">
        <w:r w:rsidRPr="00E1239E">
          <w:rPr>
            <w:rStyle w:val="Hyperlink"/>
            <w:noProof/>
          </w:rPr>
          <w:t>3.11.2. Surface Loads</w:t>
        </w:r>
        <w:r>
          <w:rPr>
            <w:noProof/>
            <w:webHidden/>
          </w:rPr>
          <w:tab/>
        </w:r>
        <w:r>
          <w:rPr>
            <w:noProof/>
            <w:webHidden/>
          </w:rPr>
          <w:fldChar w:fldCharType="begin"/>
        </w:r>
        <w:r>
          <w:rPr>
            <w:noProof/>
            <w:webHidden/>
          </w:rPr>
          <w:instrText xml:space="preserve"> PAGEREF _Toc397358354 \h </w:instrText>
        </w:r>
        <w:r>
          <w:rPr>
            <w:noProof/>
            <w:webHidden/>
          </w:rPr>
        </w:r>
        <w:r>
          <w:rPr>
            <w:noProof/>
            <w:webHidden/>
          </w:rPr>
          <w:fldChar w:fldCharType="separate"/>
        </w:r>
        <w:r>
          <w:rPr>
            <w:noProof/>
            <w:webHidden/>
          </w:rPr>
          <w:t>38</w:t>
        </w:r>
        <w:r>
          <w:rPr>
            <w:noProof/>
            <w:webHidden/>
          </w:rPr>
          <w:fldChar w:fldCharType="end"/>
        </w:r>
      </w:hyperlink>
    </w:p>
    <w:p w14:paraId="5125860B"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55" w:history="1">
        <w:r w:rsidRPr="00E1239E">
          <w:rPr>
            <w:rStyle w:val="Hyperlink"/>
            <w:noProof/>
          </w:rPr>
          <w:t>3.11.2.1. Pressure Load</w:t>
        </w:r>
        <w:r>
          <w:rPr>
            <w:noProof/>
            <w:webHidden/>
          </w:rPr>
          <w:tab/>
        </w:r>
        <w:r>
          <w:rPr>
            <w:noProof/>
            <w:webHidden/>
          </w:rPr>
          <w:fldChar w:fldCharType="begin"/>
        </w:r>
        <w:r>
          <w:rPr>
            <w:noProof/>
            <w:webHidden/>
          </w:rPr>
          <w:instrText xml:space="preserve"> PAGEREF _Toc397358355 \h </w:instrText>
        </w:r>
        <w:r>
          <w:rPr>
            <w:noProof/>
            <w:webHidden/>
          </w:rPr>
        </w:r>
        <w:r>
          <w:rPr>
            <w:noProof/>
            <w:webHidden/>
          </w:rPr>
          <w:fldChar w:fldCharType="separate"/>
        </w:r>
        <w:r>
          <w:rPr>
            <w:noProof/>
            <w:webHidden/>
          </w:rPr>
          <w:t>39</w:t>
        </w:r>
        <w:r>
          <w:rPr>
            <w:noProof/>
            <w:webHidden/>
          </w:rPr>
          <w:fldChar w:fldCharType="end"/>
        </w:r>
      </w:hyperlink>
    </w:p>
    <w:p w14:paraId="279433E8"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56" w:history="1">
        <w:r w:rsidRPr="00E1239E">
          <w:rPr>
            <w:rStyle w:val="Hyperlink"/>
            <w:noProof/>
          </w:rPr>
          <w:t>3.11.2.2. Traction Load</w:t>
        </w:r>
        <w:r>
          <w:rPr>
            <w:noProof/>
            <w:webHidden/>
          </w:rPr>
          <w:tab/>
        </w:r>
        <w:r>
          <w:rPr>
            <w:noProof/>
            <w:webHidden/>
          </w:rPr>
          <w:fldChar w:fldCharType="begin"/>
        </w:r>
        <w:r>
          <w:rPr>
            <w:noProof/>
            <w:webHidden/>
          </w:rPr>
          <w:instrText xml:space="preserve"> PAGEREF _Toc397358356 \h </w:instrText>
        </w:r>
        <w:r>
          <w:rPr>
            <w:noProof/>
            <w:webHidden/>
          </w:rPr>
        </w:r>
        <w:r>
          <w:rPr>
            <w:noProof/>
            <w:webHidden/>
          </w:rPr>
          <w:fldChar w:fldCharType="separate"/>
        </w:r>
        <w:r>
          <w:rPr>
            <w:noProof/>
            <w:webHidden/>
          </w:rPr>
          <w:t>39</w:t>
        </w:r>
        <w:r>
          <w:rPr>
            <w:noProof/>
            <w:webHidden/>
          </w:rPr>
          <w:fldChar w:fldCharType="end"/>
        </w:r>
      </w:hyperlink>
    </w:p>
    <w:p w14:paraId="7B9811EF"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57" w:history="1">
        <w:r w:rsidRPr="00E1239E">
          <w:rPr>
            <w:rStyle w:val="Hyperlink"/>
            <w:noProof/>
          </w:rPr>
          <w:t>3.11.2.3. Mixture Normal Traction</w:t>
        </w:r>
        <w:r>
          <w:rPr>
            <w:noProof/>
            <w:webHidden/>
          </w:rPr>
          <w:tab/>
        </w:r>
        <w:r>
          <w:rPr>
            <w:noProof/>
            <w:webHidden/>
          </w:rPr>
          <w:fldChar w:fldCharType="begin"/>
        </w:r>
        <w:r>
          <w:rPr>
            <w:noProof/>
            <w:webHidden/>
          </w:rPr>
          <w:instrText xml:space="preserve"> PAGEREF _Toc397358357 \h </w:instrText>
        </w:r>
        <w:r>
          <w:rPr>
            <w:noProof/>
            <w:webHidden/>
          </w:rPr>
        </w:r>
        <w:r>
          <w:rPr>
            <w:noProof/>
            <w:webHidden/>
          </w:rPr>
          <w:fldChar w:fldCharType="separate"/>
        </w:r>
        <w:r>
          <w:rPr>
            <w:noProof/>
            <w:webHidden/>
          </w:rPr>
          <w:t>40</w:t>
        </w:r>
        <w:r>
          <w:rPr>
            <w:noProof/>
            <w:webHidden/>
          </w:rPr>
          <w:fldChar w:fldCharType="end"/>
        </w:r>
      </w:hyperlink>
    </w:p>
    <w:p w14:paraId="13F5090B"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58" w:history="1">
        <w:r w:rsidRPr="00E1239E">
          <w:rPr>
            <w:rStyle w:val="Hyperlink"/>
            <w:noProof/>
          </w:rPr>
          <w:t>3.11.2.4. Fluid Flux</w:t>
        </w:r>
        <w:r>
          <w:rPr>
            <w:noProof/>
            <w:webHidden/>
          </w:rPr>
          <w:tab/>
        </w:r>
        <w:r>
          <w:rPr>
            <w:noProof/>
            <w:webHidden/>
          </w:rPr>
          <w:fldChar w:fldCharType="begin"/>
        </w:r>
        <w:r>
          <w:rPr>
            <w:noProof/>
            <w:webHidden/>
          </w:rPr>
          <w:instrText xml:space="preserve"> PAGEREF _Toc397358358 \h </w:instrText>
        </w:r>
        <w:r>
          <w:rPr>
            <w:noProof/>
            <w:webHidden/>
          </w:rPr>
        </w:r>
        <w:r>
          <w:rPr>
            <w:noProof/>
            <w:webHidden/>
          </w:rPr>
          <w:fldChar w:fldCharType="separate"/>
        </w:r>
        <w:r>
          <w:rPr>
            <w:noProof/>
            <w:webHidden/>
          </w:rPr>
          <w:t>41</w:t>
        </w:r>
        <w:r>
          <w:rPr>
            <w:noProof/>
            <w:webHidden/>
          </w:rPr>
          <w:fldChar w:fldCharType="end"/>
        </w:r>
      </w:hyperlink>
    </w:p>
    <w:p w14:paraId="3A68B15B"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59" w:history="1">
        <w:r w:rsidRPr="00E1239E">
          <w:rPr>
            <w:rStyle w:val="Hyperlink"/>
            <w:noProof/>
          </w:rPr>
          <w:t>3.11.2.5. Solute Flux</w:t>
        </w:r>
        <w:r>
          <w:rPr>
            <w:noProof/>
            <w:webHidden/>
          </w:rPr>
          <w:tab/>
        </w:r>
        <w:r>
          <w:rPr>
            <w:noProof/>
            <w:webHidden/>
          </w:rPr>
          <w:fldChar w:fldCharType="begin"/>
        </w:r>
        <w:r>
          <w:rPr>
            <w:noProof/>
            <w:webHidden/>
          </w:rPr>
          <w:instrText xml:space="preserve"> PAGEREF _Toc397358359 \h </w:instrText>
        </w:r>
        <w:r>
          <w:rPr>
            <w:noProof/>
            <w:webHidden/>
          </w:rPr>
        </w:r>
        <w:r>
          <w:rPr>
            <w:noProof/>
            <w:webHidden/>
          </w:rPr>
          <w:fldChar w:fldCharType="separate"/>
        </w:r>
        <w:r>
          <w:rPr>
            <w:noProof/>
            <w:webHidden/>
          </w:rPr>
          <w:t>43</w:t>
        </w:r>
        <w:r>
          <w:rPr>
            <w:noProof/>
            <w:webHidden/>
          </w:rPr>
          <w:fldChar w:fldCharType="end"/>
        </w:r>
      </w:hyperlink>
    </w:p>
    <w:p w14:paraId="5D68B90A"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60" w:history="1">
        <w:r w:rsidRPr="00E1239E">
          <w:rPr>
            <w:rStyle w:val="Hyperlink"/>
            <w:noProof/>
          </w:rPr>
          <w:t>3.11.2.6. Heat Flux</w:t>
        </w:r>
        <w:r>
          <w:rPr>
            <w:noProof/>
            <w:webHidden/>
          </w:rPr>
          <w:tab/>
        </w:r>
        <w:r>
          <w:rPr>
            <w:noProof/>
            <w:webHidden/>
          </w:rPr>
          <w:fldChar w:fldCharType="begin"/>
        </w:r>
        <w:r>
          <w:rPr>
            <w:noProof/>
            <w:webHidden/>
          </w:rPr>
          <w:instrText xml:space="preserve"> PAGEREF _Toc397358360 \h </w:instrText>
        </w:r>
        <w:r>
          <w:rPr>
            <w:noProof/>
            <w:webHidden/>
          </w:rPr>
        </w:r>
        <w:r>
          <w:rPr>
            <w:noProof/>
            <w:webHidden/>
          </w:rPr>
          <w:fldChar w:fldCharType="separate"/>
        </w:r>
        <w:r>
          <w:rPr>
            <w:noProof/>
            <w:webHidden/>
          </w:rPr>
          <w:t>43</w:t>
        </w:r>
        <w:r>
          <w:rPr>
            <w:noProof/>
            <w:webHidden/>
          </w:rPr>
          <w:fldChar w:fldCharType="end"/>
        </w:r>
      </w:hyperlink>
    </w:p>
    <w:p w14:paraId="158F8B54"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61" w:history="1">
        <w:r w:rsidRPr="00E1239E">
          <w:rPr>
            <w:rStyle w:val="Hyperlink"/>
            <w:noProof/>
          </w:rPr>
          <w:t>3.11.2.7. Convective Heat Flux</w:t>
        </w:r>
        <w:r>
          <w:rPr>
            <w:noProof/>
            <w:webHidden/>
          </w:rPr>
          <w:tab/>
        </w:r>
        <w:r>
          <w:rPr>
            <w:noProof/>
            <w:webHidden/>
          </w:rPr>
          <w:fldChar w:fldCharType="begin"/>
        </w:r>
        <w:r>
          <w:rPr>
            <w:noProof/>
            <w:webHidden/>
          </w:rPr>
          <w:instrText xml:space="preserve"> PAGEREF _Toc397358361 \h </w:instrText>
        </w:r>
        <w:r>
          <w:rPr>
            <w:noProof/>
            <w:webHidden/>
          </w:rPr>
        </w:r>
        <w:r>
          <w:rPr>
            <w:noProof/>
            <w:webHidden/>
          </w:rPr>
          <w:fldChar w:fldCharType="separate"/>
        </w:r>
        <w:r>
          <w:rPr>
            <w:noProof/>
            <w:webHidden/>
          </w:rPr>
          <w:t>44</w:t>
        </w:r>
        <w:r>
          <w:rPr>
            <w:noProof/>
            <w:webHidden/>
          </w:rPr>
          <w:fldChar w:fldCharType="end"/>
        </w:r>
      </w:hyperlink>
    </w:p>
    <w:p w14:paraId="3EE0CF10"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62" w:history="1">
        <w:r w:rsidRPr="00E1239E">
          <w:rPr>
            <w:rStyle w:val="Hyperlink"/>
            <w:noProof/>
          </w:rPr>
          <w:t>3.11.3. Body Loads</w:t>
        </w:r>
        <w:r>
          <w:rPr>
            <w:noProof/>
            <w:webHidden/>
          </w:rPr>
          <w:tab/>
        </w:r>
        <w:r>
          <w:rPr>
            <w:noProof/>
            <w:webHidden/>
          </w:rPr>
          <w:fldChar w:fldCharType="begin"/>
        </w:r>
        <w:r>
          <w:rPr>
            <w:noProof/>
            <w:webHidden/>
          </w:rPr>
          <w:instrText xml:space="preserve"> PAGEREF _Toc397358362 \h </w:instrText>
        </w:r>
        <w:r>
          <w:rPr>
            <w:noProof/>
            <w:webHidden/>
          </w:rPr>
        </w:r>
        <w:r>
          <w:rPr>
            <w:noProof/>
            <w:webHidden/>
          </w:rPr>
          <w:fldChar w:fldCharType="separate"/>
        </w:r>
        <w:r>
          <w:rPr>
            <w:noProof/>
            <w:webHidden/>
          </w:rPr>
          <w:t>44</w:t>
        </w:r>
        <w:r>
          <w:rPr>
            <w:noProof/>
            <w:webHidden/>
          </w:rPr>
          <w:fldChar w:fldCharType="end"/>
        </w:r>
      </w:hyperlink>
    </w:p>
    <w:p w14:paraId="51745F78"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63" w:history="1">
        <w:r w:rsidRPr="00E1239E">
          <w:rPr>
            <w:rStyle w:val="Hyperlink"/>
            <w:noProof/>
          </w:rPr>
          <w:t>3.11.3.1. Constant Body Force</w:t>
        </w:r>
        <w:r>
          <w:rPr>
            <w:noProof/>
            <w:webHidden/>
          </w:rPr>
          <w:tab/>
        </w:r>
        <w:r>
          <w:rPr>
            <w:noProof/>
            <w:webHidden/>
          </w:rPr>
          <w:fldChar w:fldCharType="begin"/>
        </w:r>
        <w:r>
          <w:rPr>
            <w:noProof/>
            <w:webHidden/>
          </w:rPr>
          <w:instrText xml:space="preserve"> PAGEREF _Toc397358363 \h </w:instrText>
        </w:r>
        <w:r>
          <w:rPr>
            <w:noProof/>
            <w:webHidden/>
          </w:rPr>
        </w:r>
        <w:r>
          <w:rPr>
            <w:noProof/>
            <w:webHidden/>
          </w:rPr>
          <w:fldChar w:fldCharType="separate"/>
        </w:r>
        <w:r>
          <w:rPr>
            <w:noProof/>
            <w:webHidden/>
          </w:rPr>
          <w:t>44</w:t>
        </w:r>
        <w:r>
          <w:rPr>
            <w:noProof/>
            <w:webHidden/>
          </w:rPr>
          <w:fldChar w:fldCharType="end"/>
        </w:r>
      </w:hyperlink>
    </w:p>
    <w:p w14:paraId="787F6372"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64" w:history="1">
        <w:r w:rsidRPr="00E1239E">
          <w:rPr>
            <w:rStyle w:val="Hyperlink"/>
            <w:noProof/>
          </w:rPr>
          <w:t>3.11.3.2. Non-Constant Body Force</w:t>
        </w:r>
        <w:r>
          <w:rPr>
            <w:noProof/>
            <w:webHidden/>
          </w:rPr>
          <w:tab/>
        </w:r>
        <w:r>
          <w:rPr>
            <w:noProof/>
            <w:webHidden/>
          </w:rPr>
          <w:fldChar w:fldCharType="begin"/>
        </w:r>
        <w:r>
          <w:rPr>
            <w:noProof/>
            <w:webHidden/>
          </w:rPr>
          <w:instrText xml:space="preserve"> PAGEREF _Toc397358364 \h </w:instrText>
        </w:r>
        <w:r>
          <w:rPr>
            <w:noProof/>
            <w:webHidden/>
          </w:rPr>
        </w:r>
        <w:r>
          <w:rPr>
            <w:noProof/>
            <w:webHidden/>
          </w:rPr>
          <w:fldChar w:fldCharType="separate"/>
        </w:r>
        <w:r>
          <w:rPr>
            <w:noProof/>
            <w:webHidden/>
          </w:rPr>
          <w:t>44</w:t>
        </w:r>
        <w:r>
          <w:rPr>
            <w:noProof/>
            <w:webHidden/>
          </w:rPr>
          <w:fldChar w:fldCharType="end"/>
        </w:r>
      </w:hyperlink>
    </w:p>
    <w:p w14:paraId="4A16F8FC"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65" w:history="1">
        <w:r w:rsidRPr="00E1239E">
          <w:rPr>
            <w:rStyle w:val="Hyperlink"/>
            <w:noProof/>
          </w:rPr>
          <w:t>3.11.3.3. Centrifugal Force</w:t>
        </w:r>
        <w:r>
          <w:rPr>
            <w:noProof/>
            <w:webHidden/>
          </w:rPr>
          <w:tab/>
        </w:r>
        <w:r>
          <w:rPr>
            <w:noProof/>
            <w:webHidden/>
          </w:rPr>
          <w:fldChar w:fldCharType="begin"/>
        </w:r>
        <w:r>
          <w:rPr>
            <w:noProof/>
            <w:webHidden/>
          </w:rPr>
          <w:instrText xml:space="preserve"> PAGEREF _Toc397358365 \h </w:instrText>
        </w:r>
        <w:r>
          <w:rPr>
            <w:noProof/>
            <w:webHidden/>
          </w:rPr>
        </w:r>
        <w:r>
          <w:rPr>
            <w:noProof/>
            <w:webHidden/>
          </w:rPr>
          <w:fldChar w:fldCharType="separate"/>
        </w:r>
        <w:r>
          <w:rPr>
            <w:noProof/>
            <w:webHidden/>
          </w:rPr>
          <w:t>45</w:t>
        </w:r>
        <w:r>
          <w:rPr>
            <w:noProof/>
            <w:webHidden/>
          </w:rPr>
          <w:fldChar w:fldCharType="end"/>
        </w:r>
      </w:hyperlink>
    </w:p>
    <w:p w14:paraId="6E5ABD07"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66" w:history="1">
        <w:r w:rsidRPr="00E1239E">
          <w:rPr>
            <w:rStyle w:val="Hyperlink"/>
            <w:noProof/>
          </w:rPr>
          <w:t>3.11.3.4. Heat source</w:t>
        </w:r>
        <w:r>
          <w:rPr>
            <w:noProof/>
            <w:webHidden/>
          </w:rPr>
          <w:tab/>
        </w:r>
        <w:r>
          <w:rPr>
            <w:noProof/>
            <w:webHidden/>
          </w:rPr>
          <w:fldChar w:fldCharType="begin"/>
        </w:r>
        <w:r>
          <w:rPr>
            <w:noProof/>
            <w:webHidden/>
          </w:rPr>
          <w:instrText xml:space="preserve"> PAGEREF _Toc397358366 \h </w:instrText>
        </w:r>
        <w:r>
          <w:rPr>
            <w:noProof/>
            <w:webHidden/>
          </w:rPr>
        </w:r>
        <w:r>
          <w:rPr>
            <w:noProof/>
            <w:webHidden/>
          </w:rPr>
          <w:fldChar w:fldCharType="separate"/>
        </w:r>
        <w:r>
          <w:rPr>
            <w:noProof/>
            <w:webHidden/>
          </w:rPr>
          <w:t>45</w:t>
        </w:r>
        <w:r>
          <w:rPr>
            <w:noProof/>
            <w:webHidden/>
          </w:rPr>
          <w:fldChar w:fldCharType="end"/>
        </w:r>
      </w:hyperlink>
    </w:p>
    <w:p w14:paraId="2A129B72"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67" w:history="1">
        <w:r w:rsidRPr="00E1239E">
          <w:rPr>
            <w:rStyle w:val="Hyperlink"/>
            <w:noProof/>
          </w:rPr>
          <w:t>3.12. Contact Section</w:t>
        </w:r>
        <w:r>
          <w:rPr>
            <w:noProof/>
            <w:webHidden/>
          </w:rPr>
          <w:tab/>
        </w:r>
        <w:r>
          <w:rPr>
            <w:noProof/>
            <w:webHidden/>
          </w:rPr>
          <w:fldChar w:fldCharType="begin"/>
        </w:r>
        <w:r>
          <w:rPr>
            <w:noProof/>
            <w:webHidden/>
          </w:rPr>
          <w:instrText xml:space="preserve"> PAGEREF _Toc397358367 \h </w:instrText>
        </w:r>
        <w:r>
          <w:rPr>
            <w:noProof/>
            <w:webHidden/>
          </w:rPr>
        </w:r>
        <w:r>
          <w:rPr>
            <w:noProof/>
            <w:webHidden/>
          </w:rPr>
          <w:fldChar w:fldCharType="separate"/>
        </w:r>
        <w:r>
          <w:rPr>
            <w:noProof/>
            <w:webHidden/>
          </w:rPr>
          <w:t>46</w:t>
        </w:r>
        <w:r>
          <w:rPr>
            <w:noProof/>
            <w:webHidden/>
          </w:rPr>
          <w:fldChar w:fldCharType="end"/>
        </w:r>
      </w:hyperlink>
    </w:p>
    <w:p w14:paraId="26E23F74"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68" w:history="1">
        <w:r w:rsidRPr="00E1239E">
          <w:rPr>
            <w:rStyle w:val="Hyperlink"/>
            <w:noProof/>
          </w:rPr>
          <w:t>3.12.1. Sliding Interfaces</w:t>
        </w:r>
        <w:r>
          <w:rPr>
            <w:noProof/>
            <w:webHidden/>
          </w:rPr>
          <w:tab/>
        </w:r>
        <w:r>
          <w:rPr>
            <w:noProof/>
            <w:webHidden/>
          </w:rPr>
          <w:fldChar w:fldCharType="begin"/>
        </w:r>
        <w:r>
          <w:rPr>
            <w:noProof/>
            <w:webHidden/>
          </w:rPr>
          <w:instrText xml:space="preserve"> PAGEREF _Toc397358368 \h </w:instrText>
        </w:r>
        <w:r>
          <w:rPr>
            <w:noProof/>
            <w:webHidden/>
          </w:rPr>
        </w:r>
        <w:r>
          <w:rPr>
            <w:noProof/>
            <w:webHidden/>
          </w:rPr>
          <w:fldChar w:fldCharType="separate"/>
        </w:r>
        <w:r>
          <w:rPr>
            <w:noProof/>
            <w:webHidden/>
          </w:rPr>
          <w:t>46</w:t>
        </w:r>
        <w:r>
          <w:rPr>
            <w:noProof/>
            <w:webHidden/>
          </w:rPr>
          <w:fldChar w:fldCharType="end"/>
        </w:r>
      </w:hyperlink>
    </w:p>
    <w:p w14:paraId="50A91337"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69" w:history="1">
        <w:r w:rsidRPr="00E1239E">
          <w:rPr>
            <w:rStyle w:val="Hyperlink"/>
            <w:noProof/>
          </w:rPr>
          <w:t>3.12.2. Biphasic Contact</w:t>
        </w:r>
        <w:r>
          <w:rPr>
            <w:noProof/>
            <w:webHidden/>
          </w:rPr>
          <w:tab/>
        </w:r>
        <w:r>
          <w:rPr>
            <w:noProof/>
            <w:webHidden/>
          </w:rPr>
          <w:fldChar w:fldCharType="begin"/>
        </w:r>
        <w:r>
          <w:rPr>
            <w:noProof/>
            <w:webHidden/>
          </w:rPr>
          <w:instrText xml:space="preserve"> PAGEREF _Toc397358369 \h </w:instrText>
        </w:r>
        <w:r>
          <w:rPr>
            <w:noProof/>
            <w:webHidden/>
          </w:rPr>
        </w:r>
        <w:r>
          <w:rPr>
            <w:noProof/>
            <w:webHidden/>
          </w:rPr>
          <w:fldChar w:fldCharType="separate"/>
        </w:r>
        <w:r>
          <w:rPr>
            <w:noProof/>
            <w:webHidden/>
          </w:rPr>
          <w:t>51</w:t>
        </w:r>
        <w:r>
          <w:rPr>
            <w:noProof/>
            <w:webHidden/>
          </w:rPr>
          <w:fldChar w:fldCharType="end"/>
        </w:r>
      </w:hyperlink>
    </w:p>
    <w:p w14:paraId="0153092A"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70" w:history="1">
        <w:r w:rsidRPr="00E1239E">
          <w:rPr>
            <w:rStyle w:val="Hyperlink"/>
            <w:noProof/>
          </w:rPr>
          <w:t>3.12.3. Biphasic-Solute and Multiphasic Contact</w:t>
        </w:r>
        <w:r>
          <w:rPr>
            <w:noProof/>
            <w:webHidden/>
          </w:rPr>
          <w:tab/>
        </w:r>
        <w:r>
          <w:rPr>
            <w:noProof/>
            <w:webHidden/>
          </w:rPr>
          <w:fldChar w:fldCharType="begin"/>
        </w:r>
        <w:r>
          <w:rPr>
            <w:noProof/>
            <w:webHidden/>
          </w:rPr>
          <w:instrText xml:space="preserve"> PAGEREF _Toc397358370 \h </w:instrText>
        </w:r>
        <w:r>
          <w:rPr>
            <w:noProof/>
            <w:webHidden/>
          </w:rPr>
        </w:r>
        <w:r>
          <w:rPr>
            <w:noProof/>
            <w:webHidden/>
          </w:rPr>
          <w:fldChar w:fldCharType="separate"/>
        </w:r>
        <w:r>
          <w:rPr>
            <w:noProof/>
            <w:webHidden/>
          </w:rPr>
          <w:t>52</w:t>
        </w:r>
        <w:r>
          <w:rPr>
            <w:noProof/>
            <w:webHidden/>
          </w:rPr>
          <w:fldChar w:fldCharType="end"/>
        </w:r>
      </w:hyperlink>
    </w:p>
    <w:p w14:paraId="69933E1D"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71" w:history="1">
        <w:r w:rsidRPr="00E1239E">
          <w:rPr>
            <w:rStyle w:val="Hyperlink"/>
            <w:noProof/>
          </w:rPr>
          <w:t>3.12.4. Rigid Wall Interfaces</w:t>
        </w:r>
        <w:r>
          <w:rPr>
            <w:noProof/>
            <w:webHidden/>
          </w:rPr>
          <w:tab/>
        </w:r>
        <w:r>
          <w:rPr>
            <w:noProof/>
            <w:webHidden/>
          </w:rPr>
          <w:fldChar w:fldCharType="begin"/>
        </w:r>
        <w:r>
          <w:rPr>
            <w:noProof/>
            <w:webHidden/>
          </w:rPr>
          <w:instrText xml:space="preserve"> PAGEREF _Toc397358371 \h </w:instrText>
        </w:r>
        <w:r>
          <w:rPr>
            <w:noProof/>
            <w:webHidden/>
          </w:rPr>
        </w:r>
        <w:r>
          <w:rPr>
            <w:noProof/>
            <w:webHidden/>
          </w:rPr>
          <w:fldChar w:fldCharType="separate"/>
        </w:r>
        <w:r>
          <w:rPr>
            <w:noProof/>
            <w:webHidden/>
          </w:rPr>
          <w:t>53</w:t>
        </w:r>
        <w:r>
          <w:rPr>
            <w:noProof/>
            <w:webHidden/>
          </w:rPr>
          <w:fldChar w:fldCharType="end"/>
        </w:r>
      </w:hyperlink>
    </w:p>
    <w:p w14:paraId="50C2BEAB"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72" w:history="1">
        <w:r w:rsidRPr="00E1239E">
          <w:rPr>
            <w:rStyle w:val="Hyperlink"/>
            <w:noProof/>
          </w:rPr>
          <w:t>3.12.5. Tied Interfaces</w:t>
        </w:r>
        <w:r>
          <w:rPr>
            <w:noProof/>
            <w:webHidden/>
          </w:rPr>
          <w:tab/>
        </w:r>
        <w:r>
          <w:rPr>
            <w:noProof/>
            <w:webHidden/>
          </w:rPr>
          <w:fldChar w:fldCharType="begin"/>
        </w:r>
        <w:r>
          <w:rPr>
            <w:noProof/>
            <w:webHidden/>
          </w:rPr>
          <w:instrText xml:space="preserve"> PAGEREF _Toc397358372 \h </w:instrText>
        </w:r>
        <w:r>
          <w:rPr>
            <w:noProof/>
            <w:webHidden/>
          </w:rPr>
        </w:r>
        <w:r>
          <w:rPr>
            <w:noProof/>
            <w:webHidden/>
          </w:rPr>
          <w:fldChar w:fldCharType="separate"/>
        </w:r>
        <w:r>
          <w:rPr>
            <w:noProof/>
            <w:webHidden/>
          </w:rPr>
          <w:t>54</w:t>
        </w:r>
        <w:r>
          <w:rPr>
            <w:noProof/>
            <w:webHidden/>
          </w:rPr>
          <w:fldChar w:fldCharType="end"/>
        </w:r>
      </w:hyperlink>
    </w:p>
    <w:p w14:paraId="5A198D25"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73" w:history="1">
        <w:r w:rsidRPr="00E1239E">
          <w:rPr>
            <w:rStyle w:val="Hyperlink"/>
            <w:noProof/>
          </w:rPr>
          <w:t>3.12.6. Tied Biphasic Interfaces</w:t>
        </w:r>
        <w:r>
          <w:rPr>
            <w:noProof/>
            <w:webHidden/>
          </w:rPr>
          <w:tab/>
        </w:r>
        <w:r>
          <w:rPr>
            <w:noProof/>
            <w:webHidden/>
          </w:rPr>
          <w:fldChar w:fldCharType="begin"/>
        </w:r>
        <w:r>
          <w:rPr>
            <w:noProof/>
            <w:webHidden/>
          </w:rPr>
          <w:instrText xml:space="preserve"> PAGEREF _Toc397358373 \h </w:instrText>
        </w:r>
        <w:r>
          <w:rPr>
            <w:noProof/>
            <w:webHidden/>
          </w:rPr>
        </w:r>
        <w:r>
          <w:rPr>
            <w:noProof/>
            <w:webHidden/>
          </w:rPr>
          <w:fldChar w:fldCharType="separate"/>
        </w:r>
        <w:r>
          <w:rPr>
            <w:noProof/>
            <w:webHidden/>
          </w:rPr>
          <w:t>54</w:t>
        </w:r>
        <w:r>
          <w:rPr>
            <w:noProof/>
            <w:webHidden/>
          </w:rPr>
          <w:fldChar w:fldCharType="end"/>
        </w:r>
      </w:hyperlink>
    </w:p>
    <w:p w14:paraId="2148BB48"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74" w:history="1">
        <w:r w:rsidRPr="00E1239E">
          <w:rPr>
            <w:rStyle w:val="Hyperlink"/>
            <w:noProof/>
          </w:rPr>
          <w:t>3.12.7. Rigid Interfaces</w:t>
        </w:r>
        <w:r>
          <w:rPr>
            <w:noProof/>
            <w:webHidden/>
          </w:rPr>
          <w:tab/>
        </w:r>
        <w:r>
          <w:rPr>
            <w:noProof/>
            <w:webHidden/>
          </w:rPr>
          <w:fldChar w:fldCharType="begin"/>
        </w:r>
        <w:r>
          <w:rPr>
            <w:noProof/>
            <w:webHidden/>
          </w:rPr>
          <w:instrText xml:space="preserve"> PAGEREF _Toc397358374 \h </w:instrText>
        </w:r>
        <w:r>
          <w:rPr>
            <w:noProof/>
            <w:webHidden/>
          </w:rPr>
        </w:r>
        <w:r>
          <w:rPr>
            <w:noProof/>
            <w:webHidden/>
          </w:rPr>
          <w:fldChar w:fldCharType="separate"/>
        </w:r>
        <w:r>
          <w:rPr>
            <w:noProof/>
            <w:webHidden/>
          </w:rPr>
          <w:t>55</w:t>
        </w:r>
        <w:r>
          <w:rPr>
            <w:noProof/>
            <w:webHidden/>
          </w:rPr>
          <w:fldChar w:fldCharType="end"/>
        </w:r>
      </w:hyperlink>
    </w:p>
    <w:p w14:paraId="7E456FC7"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75" w:history="1">
        <w:r w:rsidRPr="00E1239E">
          <w:rPr>
            <w:rStyle w:val="Hyperlink"/>
            <w:noProof/>
          </w:rPr>
          <w:t>3.12.8. Rigid Joints</w:t>
        </w:r>
        <w:r>
          <w:rPr>
            <w:noProof/>
            <w:webHidden/>
          </w:rPr>
          <w:tab/>
        </w:r>
        <w:r>
          <w:rPr>
            <w:noProof/>
            <w:webHidden/>
          </w:rPr>
          <w:fldChar w:fldCharType="begin"/>
        </w:r>
        <w:r>
          <w:rPr>
            <w:noProof/>
            <w:webHidden/>
          </w:rPr>
          <w:instrText xml:space="preserve"> PAGEREF _Toc397358375 \h </w:instrText>
        </w:r>
        <w:r>
          <w:rPr>
            <w:noProof/>
            <w:webHidden/>
          </w:rPr>
        </w:r>
        <w:r>
          <w:rPr>
            <w:noProof/>
            <w:webHidden/>
          </w:rPr>
          <w:fldChar w:fldCharType="separate"/>
        </w:r>
        <w:r>
          <w:rPr>
            <w:noProof/>
            <w:webHidden/>
          </w:rPr>
          <w:t>55</w:t>
        </w:r>
        <w:r>
          <w:rPr>
            <w:noProof/>
            <w:webHidden/>
          </w:rPr>
          <w:fldChar w:fldCharType="end"/>
        </w:r>
      </w:hyperlink>
    </w:p>
    <w:p w14:paraId="48DE0F17"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76" w:history="1">
        <w:r w:rsidRPr="00E1239E">
          <w:rPr>
            <w:rStyle w:val="Hyperlink"/>
            <w:noProof/>
          </w:rPr>
          <w:t>3.13. Constraints Section</w:t>
        </w:r>
        <w:r>
          <w:rPr>
            <w:noProof/>
            <w:webHidden/>
          </w:rPr>
          <w:tab/>
        </w:r>
        <w:r>
          <w:rPr>
            <w:noProof/>
            <w:webHidden/>
          </w:rPr>
          <w:fldChar w:fldCharType="begin"/>
        </w:r>
        <w:r>
          <w:rPr>
            <w:noProof/>
            <w:webHidden/>
          </w:rPr>
          <w:instrText xml:space="preserve"> PAGEREF _Toc397358376 \h </w:instrText>
        </w:r>
        <w:r>
          <w:rPr>
            <w:noProof/>
            <w:webHidden/>
          </w:rPr>
        </w:r>
        <w:r>
          <w:rPr>
            <w:noProof/>
            <w:webHidden/>
          </w:rPr>
          <w:fldChar w:fldCharType="separate"/>
        </w:r>
        <w:r>
          <w:rPr>
            <w:noProof/>
            <w:webHidden/>
          </w:rPr>
          <w:t>56</w:t>
        </w:r>
        <w:r>
          <w:rPr>
            <w:noProof/>
            <w:webHidden/>
          </w:rPr>
          <w:fldChar w:fldCharType="end"/>
        </w:r>
      </w:hyperlink>
    </w:p>
    <w:p w14:paraId="09F5D17B"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77" w:history="1">
        <w:r w:rsidRPr="00E1239E">
          <w:rPr>
            <w:rStyle w:val="Hyperlink"/>
            <w:noProof/>
          </w:rPr>
          <w:t>3.13.1. Rigid Body Constraints</w:t>
        </w:r>
        <w:r>
          <w:rPr>
            <w:noProof/>
            <w:webHidden/>
          </w:rPr>
          <w:tab/>
        </w:r>
        <w:r>
          <w:rPr>
            <w:noProof/>
            <w:webHidden/>
          </w:rPr>
          <w:fldChar w:fldCharType="begin"/>
        </w:r>
        <w:r>
          <w:rPr>
            <w:noProof/>
            <w:webHidden/>
          </w:rPr>
          <w:instrText xml:space="preserve"> PAGEREF _Toc397358377 \h </w:instrText>
        </w:r>
        <w:r>
          <w:rPr>
            <w:noProof/>
            <w:webHidden/>
          </w:rPr>
        </w:r>
        <w:r>
          <w:rPr>
            <w:noProof/>
            <w:webHidden/>
          </w:rPr>
          <w:fldChar w:fldCharType="separate"/>
        </w:r>
        <w:r>
          <w:rPr>
            <w:noProof/>
            <w:webHidden/>
          </w:rPr>
          <w:t>56</w:t>
        </w:r>
        <w:r>
          <w:rPr>
            <w:noProof/>
            <w:webHidden/>
          </w:rPr>
          <w:fldChar w:fldCharType="end"/>
        </w:r>
      </w:hyperlink>
    </w:p>
    <w:p w14:paraId="36721348"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78" w:history="1">
        <w:r w:rsidRPr="00E1239E">
          <w:rPr>
            <w:rStyle w:val="Hyperlink"/>
            <w:noProof/>
          </w:rPr>
          <w:t>3.14. Discrete Section</w:t>
        </w:r>
        <w:r>
          <w:rPr>
            <w:noProof/>
            <w:webHidden/>
          </w:rPr>
          <w:tab/>
        </w:r>
        <w:r>
          <w:rPr>
            <w:noProof/>
            <w:webHidden/>
          </w:rPr>
          <w:fldChar w:fldCharType="begin"/>
        </w:r>
        <w:r>
          <w:rPr>
            <w:noProof/>
            <w:webHidden/>
          </w:rPr>
          <w:instrText xml:space="preserve"> PAGEREF _Toc397358378 \h </w:instrText>
        </w:r>
        <w:r>
          <w:rPr>
            <w:noProof/>
            <w:webHidden/>
          </w:rPr>
        </w:r>
        <w:r>
          <w:rPr>
            <w:noProof/>
            <w:webHidden/>
          </w:rPr>
          <w:fldChar w:fldCharType="separate"/>
        </w:r>
        <w:r>
          <w:rPr>
            <w:noProof/>
            <w:webHidden/>
          </w:rPr>
          <w:t>58</w:t>
        </w:r>
        <w:r>
          <w:rPr>
            <w:noProof/>
            <w:webHidden/>
          </w:rPr>
          <w:fldChar w:fldCharType="end"/>
        </w:r>
      </w:hyperlink>
    </w:p>
    <w:p w14:paraId="515A8274"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79" w:history="1">
        <w:r w:rsidRPr="00E1239E">
          <w:rPr>
            <w:rStyle w:val="Hyperlink"/>
            <w:noProof/>
          </w:rPr>
          <w:t>3.14.1. Springs</w:t>
        </w:r>
        <w:r>
          <w:rPr>
            <w:noProof/>
            <w:webHidden/>
          </w:rPr>
          <w:tab/>
        </w:r>
        <w:r>
          <w:rPr>
            <w:noProof/>
            <w:webHidden/>
          </w:rPr>
          <w:fldChar w:fldCharType="begin"/>
        </w:r>
        <w:r>
          <w:rPr>
            <w:noProof/>
            <w:webHidden/>
          </w:rPr>
          <w:instrText xml:space="preserve"> PAGEREF _Toc397358379 \h </w:instrText>
        </w:r>
        <w:r>
          <w:rPr>
            <w:noProof/>
            <w:webHidden/>
          </w:rPr>
        </w:r>
        <w:r>
          <w:rPr>
            <w:noProof/>
            <w:webHidden/>
          </w:rPr>
          <w:fldChar w:fldCharType="separate"/>
        </w:r>
        <w:r>
          <w:rPr>
            <w:noProof/>
            <w:webHidden/>
          </w:rPr>
          <w:t>58</w:t>
        </w:r>
        <w:r>
          <w:rPr>
            <w:noProof/>
            <w:webHidden/>
          </w:rPr>
          <w:fldChar w:fldCharType="end"/>
        </w:r>
      </w:hyperlink>
    </w:p>
    <w:p w14:paraId="184B790E"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80" w:history="1">
        <w:r w:rsidRPr="00E1239E">
          <w:rPr>
            <w:rStyle w:val="Hyperlink"/>
            <w:noProof/>
          </w:rPr>
          <w:t>3.15. LoadData Section</w:t>
        </w:r>
        <w:r>
          <w:rPr>
            <w:noProof/>
            <w:webHidden/>
          </w:rPr>
          <w:tab/>
        </w:r>
        <w:r>
          <w:rPr>
            <w:noProof/>
            <w:webHidden/>
          </w:rPr>
          <w:fldChar w:fldCharType="begin"/>
        </w:r>
        <w:r>
          <w:rPr>
            <w:noProof/>
            <w:webHidden/>
          </w:rPr>
          <w:instrText xml:space="preserve"> PAGEREF _Toc397358380 \h </w:instrText>
        </w:r>
        <w:r>
          <w:rPr>
            <w:noProof/>
            <w:webHidden/>
          </w:rPr>
        </w:r>
        <w:r>
          <w:rPr>
            <w:noProof/>
            <w:webHidden/>
          </w:rPr>
          <w:fldChar w:fldCharType="separate"/>
        </w:r>
        <w:r>
          <w:rPr>
            <w:noProof/>
            <w:webHidden/>
          </w:rPr>
          <w:t>60</w:t>
        </w:r>
        <w:r>
          <w:rPr>
            <w:noProof/>
            <w:webHidden/>
          </w:rPr>
          <w:fldChar w:fldCharType="end"/>
        </w:r>
      </w:hyperlink>
    </w:p>
    <w:p w14:paraId="226FCA8E"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81" w:history="1">
        <w:r w:rsidRPr="00E1239E">
          <w:rPr>
            <w:rStyle w:val="Hyperlink"/>
            <w:noProof/>
          </w:rPr>
          <w:t>3.16. Output Section</w:t>
        </w:r>
        <w:r>
          <w:rPr>
            <w:noProof/>
            <w:webHidden/>
          </w:rPr>
          <w:tab/>
        </w:r>
        <w:r>
          <w:rPr>
            <w:noProof/>
            <w:webHidden/>
          </w:rPr>
          <w:fldChar w:fldCharType="begin"/>
        </w:r>
        <w:r>
          <w:rPr>
            <w:noProof/>
            <w:webHidden/>
          </w:rPr>
          <w:instrText xml:space="preserve"> PAGEREF _Toc397358381 \h </w:instrText>
        </w:r>
        <w:r>
          <w:rPr>
            <w:noProof/>
            <w:webHidden/>
          </w:rPr>
        </w:r>
        <w:r>
          <w:rPr>
            <w:noProof/>
            <w:webHidden/>
          </w:rPr>
          <w:fldChar w:fldCharType="separate"/>
        </w:r>
        <w:r>
          <w:rPr>
            <w:noProof/>
            <w:webHidden/>
          </w:rPr>
          <w:t>62</w:t>
        </w:r>
        <w:r>
          <w:rPr>
            <w:noProof/>
            <w:webHidden/>
          </w:rPr>
          <w:fldChar w:fldCharType="end"/>
        </w:r>
      </w:hyperlink>
    </w:p>
    <w:p w14:paraId="35BA7377"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82" w:history="1">
        <w:r w:rsidRPr="00E1239E">
          <w:rPr>
            <w:rStyle w:val="Hyperlink"/>
            <w:noProof/>
          </w:rPr>
          <w:t>3.16.1. Logfile</w:t>
        </w:r>
        <w:r>
          <w:rPr>
            <w:noProof/>
            <w:webHidden/>
          </w:rPr>
          <w:tab/>
        </w:r>
        <w:r>
          <w:rPr>
            <w:noProof/>
            <w:webHidden/>
          </w:rPr>
          <w:fldChar w:fldCharType="begin"/>
        </w:r>
        <w:r>
          <w:rPr>
            <w:noProof/>
            <w:webHidden/>
          </w:rPr>
          <w:instrText xml:space="preserve"> PAGEREF _Toc397358382 \h </w:instrText>
        </w:r>
        <w:r>
          <w:rPr>
            <w:noProof/>
            <w:webHidden/>
          </w:rPr>
        </w:r>
        <w:r>
          <w:rPr>
            <w:noProof/>
            <w:webHidden/>
          </w:rPr>
          <w:fldChar w:fldCharType="separate"/>
        </w:r>
        <w:r>
          <w:rPr>
            <w:noProof/>
            <w:webHidden/>
          </w:rPr>
          <w:t>62</w:t>
        </w:r>
        <w:r>
          <w:rPr>
            <w:noProof/>
            <w:webHidden/>
          </w:rPr>
          <w:fldChar w:fldCharType="end"/>
        </w:r>
      </w:hyperlink>
    </w:p>
    <w:p w14:paraId="4CEC79D1"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83" w:history="1">
        <w:r w:rsidRPr="00E1239E">
          <w:rPr>
            <w:rStyle w:val="Hyperlink"/>
            <w:noProof/>
          </w:rPr>
          <w:t>3.16.1.1. Node_Data Class</w:t>
        </w:r>
        <w:r>
          <w:rPr>
            <w:noProof/>
            <w:webHidden/>
          </w:rPr>
          <w:tab/>
        </w:r>
        <w:r>
          <w:rPr>
            <w:noProof/>
            <w:webHidden/>
          </w:rPr>
          <w:fldChar w:fldCharType="begin"/>
        </w:r>
        <w:r>
          <w:rPr>
            <w:noProof/>
            <w:webHidden/>
          </w:rPr>
          <w:instrText xml:space="preserve"> PAGEREF _Toc397358383 \h </w:instrText>
        </w:r>
        <w:r>
          <w:rPr>
            <w:noProof/>
            <w:webHidden/>
          </w:rPr>
        </w:r>
        <w:r>
          <w:rPr>
            <w:noProof/>
            <w:webHidden/>
          </w:rPr>
          <w:fldChar w:fldCharType="separate"/>
        </w:r>
        <w:r>
          <w:rPr>
            <w:noProof/>
            <w:webHidden/>
          </w:rPr>
          <w:t>65</w:t>
        </w:r>
        <w:r>
          <w:rPr>
            <w:noProof/>
            <w:webHidden/>
          </w:rPr>
          <w:fldChar w:fldCharType="end"/>
        </w:r>
      </w:hyperlink>
    </w:p>
    <w:p w14:paraId="270A1BBF"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84" w:history="1">
        <w:r w:rsidRPr="00E1239E">
          <w:rPr>
            <w:rStyle w:val="Hyperlink"/>
            <w:noProof/>
          </w:rPr>
          <w:t>3.16.1.2. Element_Data Class</w:t>
        </w:r>
        <w:r>
          <w:rPr>
            <w:noProof/>
            <w:webHidden/>
          </w:rPr>
          <w:tab/>
        </w:r>
        <w:r>
          <w:rPr>
            <w:noProof/>
            <w:webHidden/>
          </w:rPr>
          <w:fldChar w:fldCharType="begin"/>
        </w:r>
        <w:r>
          <w:rPr>
            <w:noProof/>
            <w:webHidden/>
          </w:rPr>
          <w:instrText xml:space="preserve"> PAGEREF _Toc397358384 \h </w:instrText>
        </w:r>
        <w:r>
          <w:rPr>
            <w:noProof/>
            <w:webHidden/>
          </w:rPr>
        </w:r>
        <w:r>
          <w:rPr>
            <w:noProof/>
            <w:webHidden/>
          </w:rPr>
          <w:fldChar w:fldCharType="separate"/>
        </w:r>
        <w:r>
          <w:rPr>
            <w:noProof/>
            <w:webHidden/>
          </w:rPr>
          <w:t>66</w:t>
        </w:r>
        <w:r>
          <w:rPr>
            <w:noProof/>
            <w:webHidden/>
          </w:rPr>
          <w:fldChar w:fldCharType="end"/>
        </w:r>
      </w:hyperlink>
    </w:p>
    <w:p w14:paraId="49D7398A"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85" w:history="1">
        <w:r w:rsidRPr="00E1239E">
          <w:rPr>
            <w:rStyle w:val="Hyperlink"/>
            <w:noProof/>
          </w:rPr>
          <w:t>3.16.1.3. Rigid_Body_Data Class</w:t>
        </w:r>
        <w:r>
          <w:rPr>
            <w:noProof/>
            <w:webHidden/>
          </w:rPr>
          <w:tab/>
        </w:r>
        <w:r>
          <w:rPr>
            <w:noProof/>
            <w:webHidden/>
          </w:rPr>
          <w:fldChar w:fldCharType="begin"/>
        </w:r>
        <w:r>
          <w:rPr>
            <w:noProof/>
            <w:webHidden/>
          </w:rPr>
          <w:instrText xml:space="preserve"> PAGEREF _Toc397358385 \h </w:instrText>
        </w:r>
        <w:r>
          <w:rPr>
            <w:noProof/>
            <w:webHidden/>
          </w:rPr>
        </w:r>
        <w:r>
          <w:rPr>
            <w:noProof/>
            <w:webHidden/>
          </w:rPr>
          <w:fldChar w:fldCharType="separate"/>
        </w:r>
        <w:r>
          <w:rPr>
            <w:noProof/>
            <w:webHidden/>
          </w:rPr>
          <w:t>68</w:t>
        </w:r>
        <w:r>
          <w:rPr>
            <w:noProof/>
            <w:webHidden/>
          </w:rPr>
          <w:fldChar w:fldCharType="end"/>
        </w:r>
      </w:hyperlink>
    </w:p>
    <w:p w14:paraId="60C74417"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86" w:history="1">
        <w:r w:rsidRPr="00E1239E">
          <w:rPr>
            <w:rStyle w:val="Hyperlink"/>
            <w:noProof/>
          </w:rPr>
          <w:t>3.16.2. Plotfile</w:t>
        </w:r>
        <w:r>
          <w:rPr>
            <w:noProof/>
            <w:webHidden/>
          </w:rPr>
          <w:tab/>
        </w:r>
        <w:r>
          <w:rPr>
            <w:noProof/>
            <w:webHidden/>
          </w:rPr>
          <w:fldChar w:fldCharType="begin"/>
        </w:r>
        <w:r>
          <w:rPr>
            <w:noProof/>
            <w:webHidden/>
          </w:rPr>
          <w:instrText xml:space="preserve"> PAGEREF _Toc397358386 \h </w:instrText>
        </w:r>
        <w:r>
          <w:rPr>
            <w:noProof/>
            <w:webHidden/>
          </w:rPr>
        </w:r>
        <w:r>
          <w:rPr>
            <w:noProof/>
            <w:webHidden/>
          </w:rPr>
          <w:fldChar w:fldCharType="separate"/>
        </w:r>
        <w:r>
          <w:rPr>
            <w:noProof/>
            <w:webHidden/>
          </w:rPr>
          <w:t>68</w:t>
        </w:r>
        <w:r>
          <w:rPr>
            <w:noProof/>
            <w:webHidden/>
          </w:rPr>
          <w:fldChar w:fldCharType="end"/>
        </w:r>
      </w:hyperlink>
    </w:p>
    <w:p w14:paraId="578C01D8" w14:textId="77777777" w:rsidR="00FC084D" w:rsidRDefault="00FC084D">
      <w:pPr>
        <w:pStyle w:val="TOC1"/>
        <w:tabs>
          <w:tab w:val="right" w:leader="dot" w:pos="9350"/>
        </w:tabs>
        <w:rPr>
          <w:rFonts w:asciiTheme="minorHAnsi" w:eastAsiaTheme="minorEastAsia" w:hAnsiTheme="minorHAnsi" w:cstheme="minorBidi"/>
          <w:b w:val="0"/>
          <w:bCs w:val="0"/>
          <w:caps w:val="0"/>
          <w:noProof/>
          <w:sz w:val="22"/>
          <w:szCs w:val="22"/>
        </w:rPr>
      </w:pPr>
      <w:hyperlink w:anchor="_Toc397358387" w:history="1">
        <w:r w:rsidRPr="00E1239E">
          <w:rPr>
            <w:rStyle w:val="Hyperlink"/>
            <w:noProof/>
          </w:rPr>
          <w:t>Chapter 4 Materials</w:t>
        </w:r>
        <w:r>
          <w:rPr>
            <w:noProof/>
            <w:webHidden/>
          </w:rPr>
          <w:tab/>
        </w:r>
        <w:r>
          <w:rPr>
            <w:noProof/>
            <w:webHidden/>
          </w:rPr>
          <w:fldChar w:fldCharType="begin"/>
        </w:r>
        <w:r>
          <w:rPr>
            <w:noProof/>
            <w:webHidden/>
          </w:rPr>
          <w:instrText xml:space="preserve"> PAGEREF _Toc397358387 \h </w:instrText>
        </w:r>
        <w:r>
          <w:rPr>
            <w:noProof/>
            <w:webHidden/>
          </w:rPr>
        </w:r>
        <w:r>
          <w:rPr>
            <w:noProof/>
            <w:webHidden/>
          </w:rPr>
          <w:fldChar w:fldCharType="separate"/>
        </w:r>
        <w:r>
          <w:rPr>
            <w:noProof/>
            <w:webHidden/>
          </w:rPr>
          <w:t>71</w:t>
        </w:r>
        <w:r>
          <w:rPr>
            <w:noProof/>
            <w:webHidden/>
          </w:rPr>
          <w:fldChar w:fldCharType="end"/>
        </w:r>
      </w:hyperlink>
    </w:p>
    <w:p w14:paraId="312F8CFE"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388" w:history="1">
        <w:r w:rsidRPr="00E1239E">
          <w:rPr>
            <w:rStyle w:val="Hyperlink"/>
            <w:noProof/>
          </w:rPr>
          <w:t>4.1. Elastic Solids</w:t>
        </w:r>
        <w:r>
          <w:rPr>
            <w:noProof/>
            <w:webHidden/>
          </w:rPr>
          <w:tab/>
        </w:r>
        <w:r>
          <w:rPr>
            <w:noProof/>
            <w:webHidden/>
          </w:rPr>
          <w:fldChar w:fldCharType="begin"/>
        </w:r>
        <w:r>
          <w:rPr>
            <w:noProof/>
            <w:webHidden/>
          </w:rPr>
          <w:instrText xml:space="preserve"> PAGEREF _Toc397358388 \h </w:instrText>
        </w:r>
        <w:r>
          <w:rPr>
            <w:noProof/>
            <w:webHidden/>
          </w:rPr>
        </w:r>
        <w:r>
          <w:rPr>
            <w:noProof/>
            <w:webHidden/>
          </w:rPr>
          <w:fldChar w:fldCharType="separate"/>
        </w:r>
        <w:r>
          <w:rPr>
            <w:noProof/>
            <w:webHidden/>
          </w:rPr>
          <w:t>71</w:t>
        </w:r>
        <w:r>
          <w:rPr>
            <w:noProof/>
            <w:webHidden/>
          </w:rPr>
          <w:fldChar w:fldCharType="end"/>
        </w:r>
      </w:hyperlink>
    </w:p>
    <w:p w14:paraId="0840B7BB"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89" w:history="1">
        <w:r w:rsidRPr="00E1239E">
          <w:rPr>
            <w:rStyle w:val="Hyperlink"/>
            <w:noProof/>
          </w:rPr>
          <w:t>4.1.1. Specifying Fiber Orientation or Material Axes</w:t>
        </w:r>
        <w:r>
          <w:rPr>
            <w:noProof/>
            <w:webHidden/>
          </w:rPr>
          <w:tab/>
        </w:r>
        <w:r>
          <w:rPr>
            <w:noProof/>
            <w:webHidden/>
          </w:rPr>
          <w:fldChar w:fldCharType="begin"/>
        </w:r>
        <w:r>
          <w:rPr>
            <w:noProof/>
            <w:webHidden/>
          </w:rPr>
          <w:instrText xml:space="preserve"> PAGEREF _Toc397358389 \h </w:instrText>
        </w:r>
        <w:r>
          <w:rPr>
            <w:noProof/>
            <w:webHidden/>
          </w:rPr>
        </w:r>
        <w:r>
          <w:rPr>
            <w:noProof/>
            <w:webHidden/>
          </w:rPr>
          <w:fldChar w:fldCharType="separate"/>
        </w:r>
        <w:r>
          <w:rPr>
            <w:noProof/>
            <w:webHidden/>
          </w:rPr>
          <w:t>71</w:t>
        </w:r>
        <w:r>
          <w:rPr>
            <w:noProof/>
            <w:webHidden/>
          </w:rPr>
          <w:fldChar w:fldCharType="end"/>
        </w:r>
      </w:hyperlink>
    </w:p>
    <w:p w14:paraId="35D5310A"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90" w:history="1">
        <w:r w:rsidRPr="00E1239E">
          <w:rPr>
            <w:rStyle w:val="Hyperlink"/>
            <w:noProof/>
          </w:rPr>
          <w:t>4.1.1.1. Transversely Isotropic Materials</w:t>
        </w:r>
        <w:r>
          <w:rPr>
            <w:noProof/>
            <w:webHidden/>
          </w:rPr>
          <w:tab/>
        </w:r>
        <w:r>
          <w:rPr>
            <w:noProof/>
            <w:webHidden/>
          </w:rPr>
          <w:fldChar w:fldCharType="begin"/>
        </w:r>
        <w:r>
          <w:rPr>
            <w:noProof/>
            <w:webHidden/>
          </w:rPr>
          <w:instrText xml:space="preserve"> PAGEREF _Toc397358390 \h </w:instrText>
        </w:r>
        <w:r>
          <w:rPr>
            <w:noProof/>
            <w:webHidden/>
          </w:rPr>
        </w:r>
        <w:r>
          <w:rPr>
            <w:noProof/>
            <w:webHidden/>
          </w:rPr>
          <w:fldChar w:fldCharType="separate"/>
        </w:r>
        <w:r>
          <w:rPr>
            <w:noProof/>
            <w:webHidden/>
          </w:rPr>
          <w:t>71</w:t>
        </w:r>
        <w:r>
          <w:rPr>
            <w:noProof/>
            <w:webHidden/>
          </w:rPr>
          <w:fldChar w:fldCharType="end"/>
        </w:r>
      </w:hyperlink>
    </w:p>
    <w:p w14:paraId="4EC717A3"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91" w:history="1">
        <w:r w:rsidRPr="00E1239E">
          <w:rPr>
            <w:rStyle w:val="Hyperlink"/>
            <w:noProof/>
          </w:rPr>
          <w:t>4.1.1.2. Orthotropic Materials</w:t>
        </w:r>
        <w:r>
          <w:rPr>
            <w:noProof/>
            <w:webHidden/>
          </w:rPr>
          <w:tab/>
        </w:r>
        <w:r>
          <w:rPr>
            <w:noProof/>
            <w:webHidden/>
          </w:rPr>
          <w:fldChar w:fldCharType="begin"/>
        </w:r>
        <w:r>
          <w:rPr>
            <w:noProof/>
            <w:webHidden/>
          </w:rPr>
          <w:instrText xml:space="preserve"> PAGEREF _Toc397358391 \h </w:instrText>
        </w:r>
        <w:r>
          <w:rPr>
            <w:noProof/>
            <w:webHidden/>
          </w:rPr>
        </w:r>
        <w:r>
          <w:rPr>
            <w:noProof/>
            <w:webHidden/>
          </w:rPr>
          <w:fldChar w:fldCharType="separate"/>
        </w:r>
        <w:r>
          <w:rPr>
            <w:noProof/>
            <w:webHidden/>
          </w:rPr>
          <w:t>73</w:t>
        </w:r>
        <w:r>
          <w:rPr>
            <w:noProof/>
            <w:webHidden/>
          </w:rPr>
          <w:fldChar w:fldCharType="end"/>
        </w:r>
      </w:hyperlink>
    </w:p>
    <w:p w14:paraId="46E29B3C"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392" w:history="1">
        <w:r w:rsidRPr="00E1239E">
          <w:rPr>
            <w:rStyle w:val="Hyperlink"/>
            <w:noProof/>
          </w:rPr>
          <w:t>4.1.2. Uncoupled Materials</w:t>
        </w:r>
        <w:r>
          <w:rPr>
            <w:noProof/>
            <w:webHidden/>
          </w:rPr>
          <w:tab/>
        </w:r>
        <w:r>
          <w:rPr>
            <w:noProof/>
            <w:webHidden/>
          </w:rPr>
          <w:fldChar w:fldCharType="begin"/>
        </w:r>
        <w:r>
          <w:rPr>
            <w:noProof/>
            <w:webHidden/>
          </w:rPr>
          <w:instrText xml:space="preserve"> PAGEREF _Toc397358392 \h </w:instrText>
        </w:r>
        <w:r>
          <w:rPr>
            <w:noProof/>
            <w:webHidden/>
          </w:rPr>
        </w:r>
        <w:r>
          <w:rPr>
            <w:noProof/>
            <w:webHidden/>
          </w:rPr>
          <w:fldChar w:fldCharType="separate"/>
        </w:r>
        <w:r>
          <w:rPr>
            <w:noProof/>
            <w:webHidden/>
          </w:rPr>
          <w:t>75</w:t>
        </w:r>
        <w:r>
          <w:rPr>
            <w:noProof/>
            <w:webHidden/>
          </w:rPr>
          <w:fldChar w:fldCharType="end"/>
        </w:r>
      </w:hyperlink>
    </w:p>
    <w:p w14:paraId="7E6A3086"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93" w:history="1">
        <w:r w:rsidRPr="00E1239E">
          <w:rPr>
            <w:rStyle w:val="Hyperlink"/>
            <w:noProof/>
          </w:rPr>
          <w:t>4.1.2.1. Arruda-Boyce</w:t>
        </w:r>
        <w:r>
          <w:rPr>
            <w:noProof/>
            <w:webHidden/>
          </w:rPr>
          <w:tab/>
        </w:r>
        <w:r>
          <w:rPr>
            <w:noProof/>
            <w:webHidden/>
          </w:rPr>
          <w:fldChar w:fldCharType="begin"/>
        </w:r>
        <w:r>
          <w:rPr>
            <w:noProof/>
            <w:webHidden/>
          </w:rPr>
          <w:instrText xml:space="preserve"> PAGEREF _Toc397358393 \h </w:instrText>
        </w:r>
        <w:r>
          <w:rPr>
            <w:noProof/>
            <w:webHidden/>
          </w:rPr>
        </w:r>
        <w:r>
          <w:rPr>
            <w:noProof/>
            <w:webHidden/>
          </w:rPr>
          <w:fldChar w:fldCharType="separate"/>
        </w:r>
        <w:r>
          <w:rPr>
            <w:noProof/>
            <w:webHidden/>
          </w:rPr>
          <w:t>77</w:t>
        </w:r>
        <w:r>
          <w:rPr>
            <w:noProof/>
            <w:webHidden/>
          </w:rPr>
          <w:fldChar w:fldCharType="end"/>
        </w:r>
      </w:hyperlink>
    </w:p>
    <w:p w14:paraId="4AD47BD1"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94" w:history="1">
        <w:r w:rsidRPr="00E1239E">
          <w:rPr>
            <w:rStyle w:val="Hyperlink"/>
            <w:noProof/>
          </w:rPr>
          <w:t>4.1.2.2. Ellipsoidal Fiber Distribution</w:t>
        </w:r>
        <w:r>
          <w:rPr>
            <w:noProof/>
            <w:webHidden/>
          </w:rPr>
          <w:tab/>
        </w:r>
        <w:r>
          <w:rPr>
            <w:noProof/>
            <w:webHidden/>
          </w:rPr>
          <w:fldChar w:fldCharType="begin"/>
        </w:r>
        <w:r>
          <w:rPr>
            <w:noProof/>
            <w:webHidden/>
          </w:rPr>
          <w:instrText xml:space="preserve"> PAGEREF _Toc397358394 \h </w:instrText>
        </w:r>
        <w:r>
          <w:rPr>
            <w:noProof/>
            <w:webHidden/>
          </w:rPr>
        </w:r>
        <w:r>
          <w:rPr>
            <w:noProof/>
            <w:webHidden/>
          </w:rPr>
          <w:fldChar w:fldCharType="separate"/>
        </w:r>
        <w:r>
          <w:rPr>
            <w:noProof/>
            <w:webHidden/>
          </w:rPr>
          <w:t>78</w:t>
        </w:r>
        <w:r>
          <w:rPr>
            <w:noProof/>
            <w:webHidden/>
          </w:rPr>
          <w:fldChar w:fldCharType="end"/>
        </w:r>
      </w:hyperlink>
    </w:p>
    <w:p w14:paraId="549ED392"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95" w:history="1">
        <w:r w:rsidRPr="00E1239E">
          <w:rPr>
            <w:rStyle w:val="Hyperlink"/>
            <w:noProof/>
          </w:rPr>
          <w:t>4.1.2.3. Ellipsoidal Fiber Distribution Mooney-Rivlin</w:t>
        </w:r>
        <w:r>
          <w:rPr>
            <w:noProof/>
            <w:webHidden/>
          </w:rPr>
          <w:tab/>
        </w:r>
        <w:r>
          <w:rPr>
            <w:noProof/>
            <w:webHidden/>
          </w:rPr>
          <w:fldChar w:fldCharType="begin"/>
        </w:r>
        <w:r>
          <w:rPr>
            <w:noProof/>
            <w:webHidden/>
          </w:rPr>
          <w:instrText xml:space="preserve"> PAGEREF _Toc397358395 \h </w:instrText>
        </w:r>
        <w:r>
          <w:rPr>
            <w:noProof/>
            <w:webHidden/>
          </w:rPr>
        </w:r>
        <w:r>
          <w:rPr>
            <w:noProof/>
            <w:webHidden/>
          </w:rPr>
          <w:fldChar w:fldCharType="separate"/>
        </w:r>
        <w:r>
          <w:rPr>
            <w:noProof/>
            <w:webHidden/>
          </w:rPr>
          <w:t>80</w:t>
        </w:r>
        <w:r>
          <w:rPr>
            <w:noProof/>
            <w:webHidden/>
          </w:rPr>
          <w:fldChar w:fldCharType="end"/>
        </w:r>
      </w:hyperlink>
    </w:p>
    <w:p w14:paraId="6C276F4A"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96" w:history="1">
        <w:r w:rsidRPr="00E1239E">
          <w:rPr>
            <w:rStyle w:val="Hyperlink"/>
            <w:noProof/>
          </w:rPr>
          <w:t>4.1.2.4. Ellipsoidal Fiber Distribution Veronda-Westmann</w:t>
        </w:r>
        <w:r>
          <w:rPr>
            <w:noProof/>
            <w:webHidden/>
          </w:rPr>
          <w:tab/>
        </w:r>
        <w:r>
          <w:rPr>
            <w:noProof/>
            <w:webHidden/>
          </w:rPr>
          <w:fldChar w:fldCharType="begin"/>
        </w:r>
        <w:r>
          <w:rPr>
            <w:noProof/>
            <w:webHidden/>
          </w:rPr>
          <w:instrText xml:space="preserve"> PAGEREF _Toc397358396 \h </w:instrText>
        </w:r>
        <w:r>
          <w:rPr>
            <w:noProof/>
            <w:webHidden/>
          </w:rPr>
        </w:r>
        <w:r>
          <w:rPr>
            <w:noProof/>
            <w:webHidden/>
          </w:rPr>
          <w:fldChar w:fldCharType="separate"/>
        </w:r>
        <w:r>
          <w:rPr>
            <w:noProof/>
            <w:webHidden/>
          </w:rPr>
          <w:t>81</w:t>
        </w:r>
        <w:r>
          <w:rPr>
            <w:noProof/>
            <w:webHidden/>
          </w:rPr>
          <w:fldChar w:fldCharType="end"/>
        </w:r>
      </w:hyperlink>
    </w:p>
    <w:p w14:paraId="3FE54F43"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97" w:history="1">
        <w:r w:rsidRPr="00E1239E">
          <w:rPr>
            <w:rStyle w:val="Hyperlink"/>
            <w:noProof/>
          </w:rPr>
          <w:t>4.1.2.5. Fiber with Exponential-Power Law, Uncoupled Formulation</w:t>
        </w:r>
        <w:r>
          <w:rPr>
            <w:noProof/>
            <w:webHidden/>
          </w:rPr>
          <w:tab/>
        </w:r>
        <w:r>
          <w:rPr>
            <w:noProof/>
            <w:webHidden/>
          </w:rPr>
          <w:fldChar w:fldCharType="begin"/>
        </w:r>
        <w:r>
          <w:rPr>
            <w:noProof/>
            <w:webHidden/>
          </w:rPr>
          <w:instrText xml:space="preserve"> PAGEREF _Toc397358397 \h </w:instrText>
        </w:r>
        <w:r>
          <w:rPr>
            <w:noProof/>
            <w:webHidden/>
          </w:rPr>
        </w:r>
        <w:r>
          <w:rPr>
            <w:noProof/>
            <w:webHidden/>
          </w:rPr>
          <w:fldChar w:fldCharType="separate"/>
        </w:r>
        <w:r>
          <w:rPr>
            <w:noProof/>
            <w:webHidden/>
          </w:rPr>
          <w:t>82</w:t>
        </w:r>
        <w:r>
          <w:rPr>
            <w:noProof/>
            <w:webHidden/>
          </w:rPr>
          <w:fldChar w:fldCharType="end"/>
        </w:r>
      </w:hyperlink>
    </w:p>
    <w:p w14:paraId="5B1E8E09"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98" w:history="1">
        <w:r w:rsidRPr="00E1239E">
          <w:rPr>
            <w:rStyle w:val="Hyperlink"/>
            <w:noProof/>
          </w:rPr>
          <w:t>4.1.2.6. Fung Orthotropic</w:t>
        </w:r>
        <w:r>
          <w:rPr>
            <w:noProof/>
            <w:webHidden/>
          </w:rPr>
          <w:tab/>
        </w:r>
        <w:r>
          <w:rPr>
            <w:noProof/>
            <w:webHidden/>
          </w:rPr>
          <w:fldChar w:fldCharType="begin"/>
        </w:r>
        <w:r>
          <w:rPr>
            <w:noProof/>
            <w:webHidden/>
          </w:rPr>
          <w:instrText xml:space="preserve"> PAGEREF _Toc397358398 \h </w:instrText>
        </w:r>
        <w:r>
          <w:rPr>
            <w:noProof/>
            <w:webHidden/>
          </w:rPr>
        </w:r>
        <w:r>
          <w:rPr>
            <w:noProof/>
            <w:webHidden/>
          </w:rPr>
          <w:fldChar w:fldCharType="separate"/>
        </w:r>
        <w:r>
          <w:rPr>
            <w:noProof/>
            <w:webHidden/>
          </w:rPr>
          <w:t>84</w:t>
        </w:r>
        <w:r>
          <w:rPr>
            <w:noProof/>
            <w:webHidden/>
          </w:rPr>
          <w:fldChar w:fldCharType="end"/>
        </w:r>
      </w:hyperlink>
    </w:p>
    <w:p w14:paraId="3E3BE129"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399" w:history="1">
        <w:r w:rsidRPr="00E1239E">
          <w:rPr>
            <w:rStyle w:val="Hyperlink"/>
            <w:noProof/>
          </w:rPr>
          <w:t>4.1.2.7. Mooney-Rivlin</w:t>
        </w:r>
        <w:r>
          <w:rPr>
            <w:noProof/>
            <w:webHidden/>
          </w:rPr>
          <w:tab/>
        </w:r>
        <w:r>
          <w:rPr>
            <w:noProof/>
            <w:webHidden/>
          </w:rPr>
          <w:fldChar w:fldCharType="begin"/>
        </w:r>
        <w:r>
          <w:rPr>
            <w:noProof/>
            <w:webHidden/>
          </w:rPr>
          <w:instrText xml:space="preserve"> PAGEREF _Toc397358399 \h </w:instrText>
        </w:r>
        <w:r>
          <w:rPr>
            <w:noProof/>
            <w:webHidden/>
          </w:rPr>
        </w:r>
        <w:r>
          <w:rPr>
            <w:noProof/>
            <w:webHidden/>
          </w:rPr>
          <w:fldChar w:fldCharType="separate"/>
        </w:r>
        <w:r>
          <w:rPr>
            <w:noProof/>
            <w:webHidden/>
          </w:rPr>
          <w:t>86</w:t>
        </w:r>
        <w:r>
          <w:rPr>
            <w:noProof/>
            <w:webHidden/>
          </w:rPr>
          <w:fldChar w:fldCharType="end"/>
        </w:r>
      </w:hyperlink>
    </w:p>
    <w:p w14:paraId="1A39BF55"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00" w:history="1">
        <w:r w:rsidRPr="00E1239E">
          <w:rPr>
            <w:rStyle w:val="Hyperlink"/>
            <w:noProof/>
          </w:rPr>
          <w:t>4.1.2.8. Muscle Material</w:t>
        </w:r>
        <w:r>
          <w:rPr>
            <w:noProof/>
            <w:webHidden/>
          </w:rPr>
          <w:tab/>
        </w:r>
        <w:r>
          <w:rPr>
            <w:noProof/>
            <w:webHidden/>
          </w:rPr>
          <w:fldChar w:fldCharType="begin"/>
        </w:r>
        <w:r>
          <w:rPr>
            <w:noProof/>
            <w:webHidden/>
          </w:rPr>
          <w:instrText xml:space="preserve"> PAGEREF _Toc397358400 \h </w:instrText>
        </w:r>
        <w:r>
          <w:rPr>
            <w:noProof/>
            <w:webHidden/>
          </w:rPr>
        </w:r>
        <w:r>
          <w:rPr>
            <w:noProof/>
            <w:webHidden/>
          </w:rPr>
          <w:fldChar w:fldCharType="separate"/>
        </w:r>
        <w:r>
          <w:rPr>
            <w:noProof/>
            <w:webHidden/>
          </w:rPr>
          <w:t>87</w:t>
        </w:r>
        <w:r>
          <w:rPr>
            <w:noProof/>
            <w:webHidden/>
          </w:rPr>
          <w:fldChar w:fldCharType="end"/>
        </w:r>
      </w:hyperlink>
    </w:p>
    <w:p w14:paraId="346DE6C3"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01" w:history="1">
        <w:r w:rsidRPr="00E1239E">
          <w:rPr>
            <w:rStyle w:val="Hyperlink"/>
            <w:noProof/>
          </w:rPr>
          <w:t>4.1.2.9. Ogden</w:t>
        </w:r>
        <w:r>
          <w:rPr>
            <w:noProof/>
            <w:webHidden/>
          </w:rPr>
          <w:tab/>
        </w:r>
        <w:r>
          <w:rPr>
            <w:noProof/>
            <w:webHidden/>
          </w:rPr>
          <w:fldChar w:fldCharType="begin"/>
        </w:r>
        <w:r>
          <w:rPr>
            <w:noProof/>
            <w:webHidden/>
          </w:rPr>
          <w:instrText xml:space="preserve"> PAGEREF _Toc397358401 \h </w:instrText>
        </w:r>
        <w:r>
          <w:rPr>
            <w:noProof/>
            <w:webHidden/>
          </w:rPr>
        </w:r>
        <w:r>
          <w:rPr>
            <w:noProof/>
            <w:webHidden/>
          </w:rPr>
          <w:fldChar w:fldCharType="separate"/>
        </w:r>
        <w:r>
          <w:rPr>
            <w:noProof/>
            <w:webHidden/>
          </w:rPr>
          <w:t>89</w:t>
        </w:r>
        <w:r>
          <w:rPr>
            <w:noProof/>
            <w:webHidden/>
          </w:rPr>
          <w:fldChar w:fldCharType="end"/>
        </w:r>
      </w:hyperlink>
    </w:p>
    <w:p w14:paraId="773A9A3B"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02" w:history="1">
        <w:r w:rsidRPr="00E1239E">
          <w:rPr>
            <w:rStyle w:val="Hyperlink"/>
            <w:noProof/>
          </w:rPr>
          <w:t>4.1.2.10. Tendon Material</w:t>
        </w:r>
        <w:r>
          <w:rPr>
            <w:noProof/>
            <w:webHidden/>
          </w:rPr>
          <w:tab/>
        </w:r>
        <w:r>
          <w:rPr>
            <w:noProof/>
            <w:webHidden/>
          </w:rPr>
          <w:fldChar w:fldCharType="begin"/>
        </w:r>
        <w:r>
          <w:rPr>
            <w:noProof/>
            <w:webHidden/>
          </w:rPr>
          <w:instrText xml:space="preserve"> PAGEREF _Toc397358402 \h </w:instrText>
        </w:r>
        <w:r>
          <w:rPr>
            <w:noProof/>
            <w:webHidden/>
          </w:rPr>
        </w:r>
        <w:r>
          <w:rPr>
            <w:noProof/>
            <w:webHidden/>
          </w:rPr>
          <w:fldChar w:fldCharType="separate"/>
        </w:r>
        <w:r>
          <w:rPr>
            <w:noProof/>
            <w:webHidden/>
          </w:rPr>
          <w:t>90</w:t>
        </w:r>
        <w:r>
          <w:rPr>
            <w:noProof/>
            <w:webHidden/>
          </w:rPr>
          <w:fldChar w:fldCharType="end"/>
        </w:r>
      </w:hyperlink>
    </w:p>
    <w:p w14:paraId="1E3BD002"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03" w:history="1">
        <w:r w:rsidRPr="00E1239E">
          <w:rPr>
            <w:rStyle w:val="Hyperlink"/>
            <w:noProof/>
          </w:rPr>
          <w:t>4.1.2.11. Tension-Compression Nonlinear Orthotropic</w:t>
        </w:r>
        <w:r>
          <w:rPr>
            <w:noProof/>
            <w:webHidden/>
          </w:rPr>
          <w:tab/>
        </w:r>
        <w:r>
          <w:rPr>
            <w:noProof/>
            <w:webHidden/>
          </w:rPr>
          <w:fldChar w:fldCharType="begin"/>
        </w:r>
        <w:r>
          <w:rPr>
            <w:noProof/>
            <w:webHidden/>
          </w:rPr>
          <w:instrText xml:space="preserve"> PAGEREF _Toc397358403 \h </w:instrText>
        </w:r>
        <w:r>
          <w:rPr>
            <w:noProof/>
            <w:webHidden/>
          </w:rPr>
        </w:r>
        <w:r>
          <w:rPr>
            <w:noProof/>
            <w:webHidden/>
          </w:rPr>
          <w:fldChar w:fldCharType="separate"/>
        </w:r>
        <w:r>
          <w:rPr>
            <w:noProof/>
            <w:webHidden/>
          </w:rPr>
          <w:t>91</w:t>
        </w:r>
        <w:r>
          <w:rPr>
            <w:noProof/>
            <w:webHidden/>
          </w:rPr>
          <w:fldChar w:fldCharType="end"/>
        </w:r>
      </w:hyperlink>
    </w:p>
    <w:p w14:paraId="77A798E4"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04" w:history="1">
        <w:r w:rsidRPr="00E1239E">
          <w:rPr>
            <w:rStyle w:val="Hyperlink"/>
            <w:noProof/>
          </w:rPr>
          <w:t>4.1.2.12. Transversely Isotropic Mooney-Rivlin</w:t>
        </w:r>
        <w:r>
          <w:rPr>
            <w:noProof/>
            <w:webHidden/>
          </w:rPr>
          <w:tab/>
        </w:r>
        <w:r>
          <w:rPr>
            <w:noProof/>
            <w:webHidden/>
          </w:rPr>
          <w:fldChar w:fldCharType="begin"/>
        </w:r>
        <w:r>
          <w:rPr>
            <w:noProof/>
            <w:webHidden/>
          </w:rPr>
          <w:instrText xml:space="preserve"> PAGEREF _Toc397358404 \h </w:instrText>
        </w:r>
        <w:r>
          <w:rPr>
            <w:noProof/>
            <w:webHidden/>
          </w:rPr>
        </w:r>
        <w:r>
          <w:rPr>
            <w:noProof/>
            <w:webHidden/>
          </w:rPr>
          <w:fldChar w:fldCharType="separate"/>
        </w:r>
        <w:r>
          <w:rPr>
            <w:noProof/>
            <w:webHidden/>
          </w:rPr>
          <w:t>92</w:t>
        </w:r>
        <w:r>
          <w:rPr>
            <w:noProof/>
            <w:webHidden/>
          </w:rPr>
          <w:fldChar w:fldCharType="end"/>
        </w:r>
      </w:hyperlink>
    </w:p>
    <w:p w14:paraId="73A15D8F"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05" w:history="1">
        <w:r w:rsidRPr="00E1239E">
          <w:rPr>
            <w:rStyle w:val="Hyperlink"/>
            <w:noProof/>
          </w:rPr>
          <w:t>4.1.2.13. Transversely Isotropic Veronda-Westmann</w:t>
        </w:r>
        <w:r>
          <w:rPr>
            <w:noProof/>
            <w:webHidden/>
          </w:rPr>
          <w:tab/>
        </w:r>
        <w:r>
          <w:rPr>
            <w:noProof/>
            <w:webHidden/>
          </w:rPr>
          <w:fldChar w:fldCharType="begin"/>
        </w:r>
        <w:r>
          <w:rPr>
            <w:noProof/>
            <w:webHidden/>
          </w:rPr>
          <w:instrText xml:space="preserve"> PAGEREF _Toc397358405 \h </w:instrText>
        </w:r>
        <w:r>
          <w:rPr>
            <w:noProof/>
            <w:webHidden/>
          </w:rPr>
        </w:r>
        <w:r>
          <w:rPr>
            <w:noProof/>
            <w:webHidden/>
          </w:rPr>
          <w:fldChar w:fldCharType="separate"/>
        </w:r>
        <w:r>
          <w:rPr>
            <w:noProof/>
            <w:webHidden/>
          </w:rPr>
          <w:t>94</w:t>
        </w:r>
        <w:r>
          <w:rPr>
            <w:noProof/>
            <w:webHidden/>
          </w:rPr>
          <w:fldChar w:fldCharType="end"/>
        </w:r>
      </w:hyperlink>
    </w:p>
    <w:p w14:paraId="108F252C"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06" w:history="1">
        <w:r w:rsidRPr="00E1239E">
          <w:rPr>
            <w:rStyle w:val="Hyperlink"/>
            <w:noProof/>
          </w:rPr>
          <w:t>4.1.2.14. Uncoupled Solid Mixture</w:t>
        </w:r>
        <w:r>
          <w:rPr>
            <w:noProof/>
            <w:webHidden/>
          </w:rPr>
          <w:tab/>
        </w:r>
        <w:r>
          <w:rPr>
            <w:noProof/>
            <w:webHidden/>
          </w:rPr>
          <w:fldChar w:fldCharType="begin"/>
        </w:r>
        <w:r>
          <w:rPr>
            <w:noProof/>
            <w:webHidden/>
          </w:rPr>
          <w:instrText xml:space="preserve"> PAGEREF _Toc397358406 \h </w:instrText>
        </w:r>
        <w:r>
          <w:rPr>
            <w:noProof/>
            <w:webHidden/>
          </w:rPr>
        </w:r>
        <w:r>
          <w:rPr>
            <w:noProof/>
            <w:webHidden/>
          </w:rPr>
          <w:fldChar w:fldCharType="separate"/>
        </w:r>
        <w:r>
          <w:rPr>
            <w:noProof/>
            <w:webHidden/>
          </w:rPr>
          <w:t>95</w:t>
        </w:r>
        <w:r>
          <w:rPr>
            <w:noProof/>
            <w:webHidden/>
          </w:rPr>
          <w:fldChar w:fldCharType="end"/>
        </w:r>
      </w:hyperlink>
    </w:p>
    <w:p w14:paraId="5E91C3F4"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07" w:history="1">
        <w:r w:rsidRPr="00E1239E">
          <w:rPr>
            <w:rStyle w:val="Hyperlink"/>
            <w:noProof/>
          </w:rPr>
          <w:t>4.1.2.15. Veronda-Westmann</w:t>
        </w:r>
        <w:r>
          <w:rPr>
            <w:noProof/>
            <w:webHidden/>
          </w:rPr>
          <w:tab/>
        </w:r>
        <w:r>
          <w:rPr>
            <w:noProof/>
            <w:webHidden/>
          </w:rPr>
          <w:fldChar w:fldCharType="begin"/>
        </w:r>
        <w:r>
          <w:rPr>
            <w:noProof/>
            <w:webHidden/>
          </w:rPr>
          <w:instrText xml:space="preserve"> PAGEREF _Toc397358407 \h </w:instrText>
        </w:r>
        <w:r>
          <w:rPr>
            <w:noProof/>
            <w:webHidden/>
          </w:rPr>
        </w:r>
        <w:r>
          <w:rPr>
            <w:noProof/>
            <w:webHidden/>
          </w:rPr>
          <w:fldChar w:fldCharType="separate"/>
        </w:r>
        <w:r>
          <w:rPr>
            <w:noProof/>
            <w:webHidden/>
          </w:rPr>
          <w:t>97</w:t>
        </w:r>
        <w:r>
          <w:rPr>
            <w:noProof/>
            <w:webHidden/>
          </w:rPr>
          <w:fldChar w:fldCharType="end"/>
        </w:r>
      </w:hyperlink>
    </w:p>
    <w:p w14:paraId="19173F9C"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08" w:history="1">
        <w:r w:rsidRPr="00E1239E">
          <w:rPr>
            <w:rStyle w:val="Hyperlink"/>
            <w:noProof/>
          </w:rPr>
          <w:t>4.1.2.16. Mooney-Rivlin Von Mises Distributed Fibers</w:t>
        </w:r>
        <w:r>
          <w:rPr>
            <w:noProof/>
            <w:webHidden/>
          </w:rPr>
          <w:tab/>
        </w:r>
        <w:r>
          <w:rPr>
            <w:noProof/>
            <w:webHidden/>
          </w:rPr>
          <w:fldChar w:fldCharType="begin"/>
        </w:r>
        <w:r>
          <w:rPr>
            <w:noProof/>
            <w:webHidden/>
          </w:rPr>
          <w:instrText xml:space="preserve"> PAGEREF _Toc397358408 \h </w:instrText>
        </w:r>
        <w:r>
          <w:rPr>
            <w:noProof/>
            <w:webHidden/>
          </w:rPr>
        </w:r>
        <w:r>
          <w:rPr>
            <w:noProof/>
            <w:webHidden/>
          </w:rPr>
          <w:fldChar w:fldCharType="separate"/>
        </w:r>
        <w:r>
          <w:rPr>
            <w:noProof/>
            <w:webHidden/>
          </w:rPr>
          <w:t>98</w:t>
        </w:r>
        <w:r>
          <w:rPr>
            <w:noProof/>
            <w:webHidden/>
          </w:rPr>
          <w:fldChar w:fldCharType="end"/>
        </w:r>
      </w:hyperlink>
    </w:p>
    <w:p w14:paraId="2BF00097"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09" w:history="1">
        <w:r w:rsidRPr="00E1239E">
          <w:rPr>
            <w:rStyle w:val="Hyperlink"/>
            <w:noProof/>
          </w:rPr>
          <w:t>4.1.3. Compressible Materials</w:t>
        </w:r>
        <w:r>
          <w:rPr>
            <w:noProof/>
            <w:webHidden/>
          </w:rPr>
          <w:tab/>
        </w:r>
        <w:r>
          <w:rPr>
            <w:noProof/>
            <w:webHidden/>
          </w:rPr>
          <w:fldChar w:fldCharType="begin"/>
        </w:r>
        <w:r>
          <w:rPr>
            <w:noProof/>
            <w:webHidden/>
          </w:rPr>
          <w:instrText xml:space="preserve"> PAGEREF _Toc397358409 \h </w:instrText>
        </w:r>
        <w:r>
          <w:rPr>
            <w:noProof/>
            <w:webHidden/>
          </w:rPr>
        </w:r>
        <w:r>
          <w:rPr>
            <w:noProof/>
            <w:webHidden/>
          </w:rPr>
          <w:fldChar w:fldCharType="separate"/>
        </w:r>
        <w:r>
          <w:rPr>
            <w:noProof/>
            <w:webHidden/>
          </w:rPr>
          <w:t>101</w:t>
        </w:r>
        <w:r>
          <w:rPr>
            <w:noProof/>
            <w:webHidden/>
          </w:rPr>
          <w:fldChar w:fldCharType="end"/>
        </w:r>
      </w:hyperlink>
    </w:p>
    <w:p w14:paraId="31536E2F"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10" w:history="1">
        <w:r w:rsidRPr="00E1239E">
          <w:rPr>
            <w:rStyle w:val="Hyperlink"/>
            <w:noProof/>
          </w:rPr>
          <w:t>4.1.3.1. Carter-Hayes</w:t>
        </w:r>
        <w:r>
          <w:rPr>
            <w:noProof/>
            <w:webHidden/>
          </w:rPr>
          <w:tab/>
        </w:r>
        <w:r>
          <w:rPr>
            <w:noProof/>
            <w:webHidden/>
          </w:rPr>
          <w:fldChar w:fldCharType="begin"/>
        </w:r>
        <w:r>
          <w:rPr>
            <w:noProof/>
            <w:webHidden/>
          </w:rPr>
          <w:instrText xml:space="preserve"> PAGEREF _Toc397358410 \h </w:instrText>
        </w:r>
        <w:r>
          <w:rPr>
            <w:noProof/>
            <w:webHidden/>
          </w:rPr>
        </w:r>
        <w:r>
          <w:rPr>
            <w:noProof/>
            <w:webHidden/>
          </w:rPr>
          <w:fldChar w:fldCharType="separate"/>
        </w:r>
        <w:r>
          <w:rPr>
            <w:noProof/>
            <w:webHidden/>
          </w:rPr>
          <w:t>101</w:t>
        </w:r>
        <w:r>
          <w:rPr>
            <w:noProof/>
            <w:webHidden/>
          </w:rPr>
          <w:fldChar w:fldCharType="end"/>
        </w:r>
      </w:hyperlink>
    </w:p>
    <w:p w14:paraId="68B6C5EE"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11" w:history="1">
        <w:r w:rsidRPr="00E1239E">
          <w:rPr>
            <w:rStyle w:val="Hyperlink"/>
            <w:noProof/>
          </w:rPr>
          <w:t>4.1.3.2. Cell Growth</w:t>
        </w:r>
        <w:r>
          <w:rPr>
            <w:noProof/>
            <w:webHidden/>
          </w:rPr>
          <w:tab/>
        </w:r>
        <w:r>
          <w:rPr>
            <w:noProof/>
            <w:webHidden/>
          </w:rPr>
          <w:fldChar w:fldCharType="begin"/>
        </w:r>
        <w:r>
          <w:rPr>
            <w:noProof/>
            <w:webHidden/>
          </w:rPr>
          <w:instrText xml:space="preserve"> PAGEREF _Toc397358411 \h </w:instrText>
        </w:r>
        <w:r>
          <w:rPr>
            <w:noProof/>
            <w:webHidden/>
          </w:rPr>
        </w:r>
        <w:r>
          <w:rPr>
            <w:noProof/>
            <w:webHidden/>
          </w:rPr>
          <w:fldChar w:fldCharType="separate"/>
        </w:r>
        <w:r>
          <w:rPr>
            <w:noProof/>
            <w:webHidden/>
          </w:rPr>
          <w:t>103</w:t>
        </w:r>
        <w:r>
          <w:rPr>
            <w:noProof/>
            <w:webHidden/>
          </w:rPr>
          <w:fldChar w:fldCharType="end"/>
        </w:r>
      </w:hyperlink>
    </w:p>
    <w:p w14:paraId="46D438E4"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12" w:history="1">
        <w:r w:rsidRPr="00E1239E">
          <w:rPr>
            <w:rStyle w:val="Hyperlink"/>
            <w:noProof/>
          </w:rPr>
          <w:t>4.1.3.3. Donnan Equilibrium Swelling</w:t>
        </w:r>
        <w:r>
          <w:rPr>
            <w:noProof/>
            <w:webHidden/>
          </w:rPr>
          <w:tab/>
        </w:r>
        <w:r>
          <w:rPr>
            <w:noProof/>
            <w:webHidden/>
          </w:rPr>
          <w:fldChar w:fldCharType="begin"/>
        </w:r>
        <w:r>
          <w:rPr>
            <w:noProof/>
            <w:webHidden/>
          </w:rPr>
          <w:instrText xml:space="preserve"> PAGEREF _Toc397358412 \h </w:instrText>
        </w:r>
        <w:r>
          <w:rPr>
            <w:noProof/>
            <w:webHidden/>
          </w:rPr>
        </w:r>
        <w:r>
          <w:rPr>
            <w:noProof/>
            <w:webHidden/>
          </w:rPr>
          <w:fldChar w:fldCharType="separate"/>
        </w:r>
        <w:r>
          <w:rPr>
            <w:noProof/>
            <w:webHidden/>
          </w:rPr>
          <w:t>105</w:t>
        </w:r>
        <w:r>
          <w:rPr>
            <w:noProof/>
            <w:webHidden/>
          </w:rPr>
          <w:fldChar w:fldCharType="end"/>
        </w:r>
      </w:hyperlink>
    </w:p>
    <w:p w14:paraId="56975F37"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13" w:history="1">
        <w:r w:rsidRPr="00E1239E">
          <w:rPr>
            <w:rStyle w:val="Hyperlink"/>
            <w:noProof/>
          </w:rPr>
          <w:t>4.1.3.4. Ellipsoidal Fiber Distribution</w:t>
        </w:r>
        <w:r>
          <w:rPr>
            <w:noProof/>
            <w:webHidden/>
          </w:rPr>
          <w:tab/>
        </w:r>
        <w:r>
          <w:rPr>
            <w:noProof/>
            <w:webHidden/>
          </w:rPr>
          <w:fldChar w:fldCharType="begin"/>
        </w:r>
        <w:r>
          <w:rPr>
            <w:noProof/>
            <w:webHidden/>
          </w:rPr>
          <w:instrText xml:space="preserve"> PAGEREF _Toc397358413 \h </w:instrText>
        </w:r>
        <w:r>
          <w:rPr>
            <w:noProof/>
            <w:webHidden/>
          </w:rPr>
        </w:r>
        <w:r>
          <w:rPr>
            <w:noProof/>
            <w:webHidden/>
          </w:rPr>
          <w:fldChar w:fldCharType="separate"/>
        </w:r>
        <w:r>
          <w:rPr>
            <w:noProof/>
            <w:webHidden/>
          </w:rPr>
          <w:t>107</w:t>
        </w:r>
        <w:r>
          <w:rPr>
            <w:noProof/>
            <w:webHidden/>
          </w:rPr>
          <w:fldChar w:fldCharType="end"/>
        </w:r>
      </w:hyperlink>
    </w:p>
    <w:p w14:paraId="082C9966"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14" w:history="1">
        <w:r w:rsidRPr="00E1239E">
          <w:rPr>
            <w:rStyle w:val="Hyperlink"/>
            <w:noProof/>
          </w:rPr>
          <w:t>4.1.3.5. Ellipsoidal Fiber Distribution Neo-Hookean</w:t>
        </w:r>
        <w:r>
          <w:rPr>
            <w:noProof/>
            <w:webHidden/>
          </w:rPr>
          <w:tab/>
        </w:r>
        <w:r>
          <w:rPr>
            <w:noProof/>
            <w:webHidden/>
          </w:rPr>
          <w:fldChar w:fldCharType="begin"/>
        </w:r>
        <w:r>
          <w:rPr>
            <w:noProof/>
            <w:webHidden/>
          </w:rPr>
          <w:instrText xml:space="preserve"> PAGEREF _Toc397358414 \h </w:instrText>
        </w:r>
        <w:r>
          <w:rPr>
            <w:noProof/>
            <w:webHidden/>
          </w:rPr>
        </w:r>
        <w:r>
          <w:rPr>
            <w:noProof/>
            <w:webHidden/>
          </w:rPr>
          <w:fldChar w:fldCharType="separate"/>
        </w:r>
        <w:r>
          <w:rPr>
            <w:noProof/>
            <w:webHidden/>
          </w:rPr>
          <w:t>108</w:t>
        </w:r>
        <w:r>
          <w:rPr>
            <w:noProof/>
            <w:webHidden/>
          </w:rPr>
          <w:fldChar w:fldCharType="end"/>
        </w:r>
      </w:hyperlink>
    </w:p>
    <w:p w14:paraId="32059E6B"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15" w:history="1">
        <w:r w:rsidRPr="00E1239E">
          <w:rPr>
            <w:rStyle w:val="Hyperlink"/>
            <w:noProof/>
          </w:rPr>
          <w:t>4.1.3.6. Ellipsoidal Fiber Distribution with Donnan Equilibrium Swelling</w:t>
        </w:r>
        <w:r>
          <w:rPr>
            <w:noProof/>
            <w:webHidden/>
          </w:rPr>
          <w:tab/>
        </w:r>
        <w:r>
          <w:rPr>
            <w:noProof/>
            <w:webHidden/>
          </w:rPr>
          <w:fldChar w:fldCharType="begin"/>
        </w:r>
        <w:r>
          <w:rPr>
            <w:noProof/>
            <w:webHidden/>
          </w:rPr>
          <w:instrText xml:space="preserve"> PAGEREF _Toc397358415 \h </w:instrText>
        </w:r>
        <w:r>
          <w:rPr>
            <w:noProof/>
            <w:webHidden/>
          </w:rPr>
        </w:r>
        <w:r>
          <w:rPr>
            <w:noProof/>
            <w:webHidden/>
          </w:rPr>
          <w:fldChar w:fldCharType="separate"/>
        </w:r>
        <w:r>
          <w:rPr>
            <w:noProof/>
            <w:webHidden/>
          </w:rPr>
          <w:t>109</w:t>
        </w:r>
        <w:r>
          <w:rPr>
            <w:noProof/>
            <w:webHidden/>
          </w:rPr>
          <w:fldChar w:fldCharType="end"/>
        </w:r>
      </w:hyperlink>
    </w:p>
    <w:p w14:paraId="1C9B49D6"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16" w:history="1">
        <w:r w:rsidRPr="00E1239E">
          <w:rPr>
            <w:rStyle w:val="Hyperlink"/>
            <w:noProof/>
          </w:rPr>
          <w:t>4.1.3.7. Fiber with Exponential-Power Law</w:t>
        </w:r>
        <w:r>
          <w:rPr>
            <w:noProof/>
            <w:webHidden/>
          </w:rPr>
          <w:tab/>
        </w:r>
        <w:r>
          <w:rPr>
            <w:noProof/>
            <w:webHidden/>
          </w:rPr>
          <w:fldChar w:fldCharType="begin"/>
        </w:r>
        <w:r>
          <w:rPr>
            <w:noProof/>
            <w:webHidden/>
          </w:rPr>
          <w:instrText xml:space="preserve"> PAGEREF _Toc397358416 \h </w:instrText>
        </w:r>
        <w:r>
          <w:rPr>
            <w:noProof/>
            <w:webHidden/>
          </w:rPr>
        </w:r>
        <w:r>
          <w:rPr>
            <w:noProof/>
            <w:webHidden/>
          </w:rPr>
          <w:fldChar w:fldCharType="separate"/>
        </w:r>
        <w:r>
          <w:rPr>
            <w:noProof/>
            <w:webHidden/>
          </w:rPr>
          <w:t>110</w:t>
        </w:r>
        <w:r>
          <w:rPr>
            <w:noProof/>
            <w:webHidden/>
          </w:rPr>
          <w:fldChar w:fldCharType="end"/>
        </w:r>
      </w:hyperlink>
    </w:p>
    <w:p w14:paraId="0C6C5DDA"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17" w:history="1">
        <w:r w:rsidRPr="00E1239E">
          <w:rPr>
            <w:rStyle w:val="Hyperlink"/>
            <w:noProof/>
          </w:rPr>
          <w:t>4.1.3.8. Fung Orthotropic Compressible</w:t>
        </w:r>
        <w:r>
          <w:rPr>
            <w:noProof/>
            <w:webHidden/>
          </w:rPr>
          <w:tab/>
        </w:r>
        <w:r>
          <w:rPr>
            <w:noProof/>
            <w:webHidden/>
          </w:rPr>
          <w:fldChar w:fldCharType="begin"/>
        </w:r>
        <w:r>
          <w:rPr>
            <w:noProof/>
            <w:webHidden/>
          </w:rPr>
          <w:instrText xml:space="preserve"> PAGEREF _Toc397358417 \h </w:instrText>
        </w:r>
        <w:r>
          <w:rPr>
            <w:noProof/>
            <w:webHidden/>
          </w:rPr>
        </w:r>
        <w:r>
          <w:rPr>
            <w:noProof/>
            <w:webHidden/>
          </w:rPr>
          <w:fldChar w:fldCharType="separate"/>
        </w:r>
        <w:r>
          <w:rPr>
            <w:noProof/>
            <w:webHidden/>
          </w:rPr>
          <w:t>112</w:t>
        </w:r>
        <w:r>
          <w:rPr>
            <w:noProof/>
            <w:webHidden/>
          </w:rPr>
          <w:fldChar w:fldCharType="end"/>
        </w:r>
      </w:hyperlink>
    </w:p>
    <w:p w14:paraId="34593622"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18" w:history="1">
        <w:r w:rsidRPr="00E1239E">
          <w:rPr>
            <w:rStyle w:val="Hyperlink"/>
            <w:noProof/>
          </w:rPr>
          <w:t>4.1.3.9. Holmes-Mow</w:t>
        </w:r>
        <w:r>
          <w:rPr>
            <w:noProof/>
            <w:webHidden/>
          </w:rPr>
          <w:tab/>
        </w:r>
        <w:r>
          <w:rPr>
            <w:noProof/>
            <w:webHidden/>
          </w:rPr>
          <w:fldChar w:fldCharType="begin"/>
        </w:r>
        <w:r>
          <w:rPr>
            <w:noProof/>
            <w:webHidden/>
          </w:rPr>
          <w:instrText xml:space="preserve"> PAGEREF _Toc397358418 \h </w:instrText>
        </w:r>
        <w:r>
          <w:rPr>
            <w:noProof/>
            <w:webHidden/>
          </w:rPr>
        </w:r>
        <w:r>
          <w:rPr>
            <w:noProof/>
            <w:webHidden/>
          </w:rPr>
          <w:fldChar w:fldCharType="separate"/>
        </w:r>
        <w:r>
          <w:rPr>
            <w:noProof/>
            <w:webHidden/>
          </w:rPr>
          <w:t>114</w:t>
        </w:r>
        <w:r>
          <w:rPr>
            <w:noProof/>
            <w:webHidden/>
          </w:rPr>
          <w:fldChar w:fldCharType="end"/>
        </w:r>
      </w:hyperlink>
    </w:p>
    <w:p w14:paraId="5D7E8A32"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19" w:history="1">
        <w:r w:rsidRPr="00E1239E">
          <w:rPr>
            <w:rStyle w:val="Hyperlink"/>
            <w:noProof/>
          </w:rPr>
          <w:t>4.1.3.10. Isotropic Elastic</w:t>
        </w:r>
        <w:r>
          <w:rPr>
            <w:noProof/>
            <w:webHidden/>
          </w:rPr>
          <w:tab/>
        </w:r>
        <w:r>
          <w:rPr>
            <w:noProof/>
            <w:webHidden/>
          </w:rPr>
          <w:fldChar w:fldCharType="begin"/>
        </w:r>
        <w:r>
          <w:rPr>
            <w:noProof/>
            <w:webHidden/>
          </w:rPr>
          <w:instrText xml:space="preserve"> PAGEREF _Toc397358419 \h </w:instrText>
        </w:r>
        <w:r>
          <w:rPr>
            <w:noProof/>
            <w:webHidden/>
          </w:rPr>
        </w:r>
        <w:r>
          <w:rPr>
            <w:noProof/>
            <w:webHidden/>
          </w:rPr>
          <w:fldChar w:fldCharType="separate"/>
        </w:r>
        <w:r>
          <w:rPr>
            <w:noProof/>
            <w:webHidden/>
          </w:rPr>
          <w:t>115</w:t>
        </w:r>
        <w:r>
          <w:rPr>
            <w:noProof/>
            <w:webHidden/>
          </w:rPr>
          <w:fldChar w:fldCharType="end"/>
        </w:r>
      </w:hyperlink>
    </w:p>
    <w:p w14:paraId="5A8883D1"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20" w:history="1">
        <w:r w:rsidRPr="00E1239E">
          <w:rPr>
            <w:rStyle w:val="Hyperlink"/>
            <w:noProof/>
          </w:rPr>
          <w:t>4.1.3.11. Orthotropic Elastic</w:t>
        </w:r>
        <w:r>
          <w:rPr>
            <w:noProof/>
            <w:webHidden/>
          </w:rPr>
          <w:tab/>
        </w:r>
        <w:r>
          <w:rPr>
            <w:noProof/>
            <w:webHidden/>
          </w:rPr>
          <w:fldChar w:fldCharType="begin"/>
        </w:r>
        <w:r>
          <w:rPr>
            <w:noProof/>
            <w:webHidden/>
          </w:rPr>
          <w:instrText xml:space="preserve"> PAGEREF _Toc397358420 \h </w:instrText>
        </w:r>
        <w:r>
          <w:rPr>
            <w:noProof/>
            <w:webHidden/>
          </w:rPr>
        </w:r>
        <w:r>
          <w:rPr>
            <w:noProof/>
            <w:webHidden/>
          </w:rPr>
          <w:fldChar w:fldCharType="separate"/>
        </w:r>
        <w:r>
          <w:rPr>
            <w:noProof/>
            <w:webHidden/>
          </w:rPr>
          <w:t>116</w:t>
        </w:r>
        <w:r>
          <w:rPr>
            <w:noProof/>
            <w:webHidden/>
          </w:rPr>
          <w:fldChar w:fldCharType="end"/>
        </w:r>
      </w:hyperlink>
    </w:p>
    <w:p w14:paraId="4235D918"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21" w:history="1">
        <w:r w:rsidRPr="00E1239E">
          <w:rPr>
            <w:rStyle w:val="Hyperlink"/>
            <w:noProof/>
          </w:rPr>
          <w:t>4.1.3.12. Neo-Hookean</w:t>
        </w:r>
        <w:r>
          <w:rPr>
            <w:noProof/>
            <w:webHidden/>
          </w:rPr>
          <w:tab/>
        </w:r>
        <w:r>
          <w:rPr>
            <w:noProof/>
            <w:webHidden/>
          </w:rPr>
          <w:fldChar w:fldCharType="begin"/>
        </w:r>
        <w:r>
          <w:rPr>
            <w:noProof/>
            <w:webHidden/>
          </w:rPr>
          <w:instrText xml:space="preserve"> PAGEREF _Toc397358421 \h </w:instrText>
        </w:r>
        <w:r>
          <w:rPr>
            <w:noProof/>
            <w:webHidden/>
          </w:rPr>
        </w:r>
        <w:r>
          <w:rPr>
            <w:noProof/>
            <w:webHidden/>
          </w:rPr>
          <w:fldChar w:fldCharType="separate"/>
        </w:r>
        <w:r>
          <w:rPr>
            <w:noProof/>
            <w:webHidden/>
          </w:rPr>
          <w:t>117</w:t>
        </w:r>
        <w:r>
          <w:rPr>
            <w:noProof/>
            <w:webHidden/>
          </w:rPr>
          <w:fldChar w:fldCharType="end"/>
        </w:r>
      </w:hyperlink>
    </w:p>
    <w:p w14:paraId="26D64456"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22" w:history="1">
        <w:r w:rsidRPr="00E1239E">
          <w:rPr>
            <w:rStyle w:val="Hyperlink"/>
            <w:noProof/>
          </w:rPr>
          <w:t>4.1.3.13. Coupled Mooney-Rivlin</w:t>
        </w:r>
        <w:r>
          <w:rPr>
            <w:noProof/>
            <w:webHidden/>
          </w:rPr>
          <w:tab/>
        </w:r>
        <w:r>
          <w:rPr>
            <w:noProof/>
            <w:webHidden/>
          </w:rPr>
          <w:fldChar w:fldCharType="begin"/>
        </w:r>
        <w:r>
          <w:rPr>
            <w:noProof/>
            <w:webHidden/>
          </w:rPr>
          <w:instrText xml:space="preserve"> PAGEREF _Toc397358422 \h </w:instrText>
        </w:r>
        <w:r>
          <w:rPr>
            <w:noProof/>
            <w:webHidden/>
          </w:rPr>
        </w:r>
        <w:r>
          <w:rPr>
            <w:noProof/>
            <w:webHidden/>
          </w:rPr>
          <w:fldChar w:fldCharType="separate"/>
        </w:r>
        <w:r>
          <w:rPr>
            <w:noProof/>
            <w:webHidden/>
          </w:rPr>
          <w:t>118</w:t>
        </w:r>
        <w:r>
          <w:rPr>
            <w:noProof/>
            <w:webHidden/>
          </w:rPr>
          <w:fldChar w:fldCharType="end"/>
        </w:r>
      </w:hyperlink>
    </w:p>
    <w:p w14:paraId="05087030"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23" w:history="1">
        <w:r w:rsidRPr="00E1239E">
          <w:rPr>
            <w:rStyle w:val="Hyperlink"/>
            <w:noProof/>
          </w:rPr>
          <w:t>4.1.3.14. Coupled Veronda-Westmann</w:t>
        </w:r>
        <w:r>
          <w:rPr>
            <w:noProof/>
            <w:webHidden/>
          </w:rPr>
          <w:tab/>
        </w:r>
        <w:r>
          <w:rPr>
            <w:noProof/>
            <w:webHidden/>
          </w:rPr>
          <w:fldChar w:fldCharType="begin"/>
        </w:r>
        <w:r>
          <w:rPr>
            <w:noProof/>
            <w:webHidden/>
          </w:rPr>
          <w:instrText xml:space="preserve"> PAGEREF _Toc397358423 \h </w:instrText>
        </w:r>
        <w:r>
          <w:rPr>
            <w:noProof/>
            <w:webHidden/>
          </w:rPr>
        </w:r>
        <w:r>
          <w:rPr>
            <w:noProof/>
            <w:webHidden/>
          </w:rPr>
          <w:fldChar w:fldCharType="separate"/>
        </w:r>
        <w:r>
          <w:rPr>
            <w:noProof/>
            <w:webHidden/>
          </w:rPr>
          <w:t>119</w:t>
        </w:r>
        <w:r>
          <w:rPr>
            <w:noProof/>
            <w:webHidden/>
          </w:rPr>
          <w:fldChar w:fldCharType="end"/>
        </w:r>
      </w:hyperlink>
    </w:p>
    <w:p w14:paraId="2FC485DB"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24" w:history="1">
        <w:r w:rsidRPr="00E1239E">
          <w:rPr>
            <w:rStyle w:val="Hyperlink"/>
            <w:noProof/>
          </w:rPr>
          <w:t>4.1.3.15. Ogden Unconstrained</w:t>
        </w:r>
        <w:r>
          <w:rPr>
            <w:noProof/>
            <w:webHidden/>
          </w:rPr>
          <w:tab/>
        </w:r>
        <w:r>
          <w:rPr>
            <w:noProof/>
            <w:webHidden/>
          </w:rPr>
          <w:fldChar w:fldCharType="begin"/>
        </w:r>
        <w:r>
          <w:rPr>
            <w:noProof/>
            <w:webHidden/>
          </w:rPr>
          <w:instrText xml:space="preserve"> PAGEREF _Toc397358424 \h </w:instrText>
        </w:r>
        <w:r>
          <w:rPr>
            <w:noProof/>
            <w:webHidden/>
          </w:rPr>
        </w:r>
        <w:r>
          <w:rPr>
            <w:noProof/>
            <w:webHidden/>
          </w:rPr>
          <w:fldChar w:fldCharType="separate"/>
        </w:r>
        <w:r>
          <w:rPr>
            <w:noProof/>
            <w:webHidden/>
          </w:rPr>
          <w:t>120</w:t>
        </w:r>
        <w:r>
          <w:rPr>
            <w:noProof/>
            <w:webHidden/>
          </w:rPr>
          <w:fldChar w:fldCharType="end"/>
        </w:r>
      </w:hyperlink>
    </w:p>
    <w:p w14:paraId="214FE0AD"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25" w:history="1">
        <w:r w:rsidRPr="00E1239E">
          <w:rPr>
            <w:rStyle w:val="Hyperlink"/>
            <w:noProof/>
          </w:rPr>
          <w:t>4.1.3.16. Perfect Osmometer Equilibrium Osmotic Pressure</w:t>
        </w:r>
        <w:r>
          <w:rPr>
            <w:noProof/>
            <w:webHidden/>
          </w:rPr>
          <w:tab/>
        </w:r>
        <w:r>
          <w:rPr>
            <w:noProof/>
            <w:webHidden/>
          </w:rPr>
          <w:fldChar w:fldCharType="begin"/>
        </w:r>
        <w:r>
          <w:rPr>
            <w:noProof/>
            <w:webHidden/>
          </w:rPr>
          <w:instrText xml:space="preserve"> PAGEREF _Toc397358425 \h </w:instrText>
        </w:r>
        <w:r>
          <w:rPr>
            <w:noProof/>
            <w:webHidden/>
          </w:rPr>
        </w:r>
        <w:r>
          <w:rPr>
            <w:noProof/>
            <w:webHidden/>
          </w:rPr>
          <w:fldChar w:fldCharType="separate"/>
        </w:r>
        <w:r>
          <w:rPr>
            <w:noProof/>
            <w:webHidden/>
          </w:rPr>
          <w:t>121</w:t>
        </w:r>
        <w:r>
          <w:rPr>
            <w:noProof/>
            <w:webHidden/>
          </w:rPr>
          <w:fldChar w:fldCharType="end"/>
        </w:r>
      </w:hyperlink>
    </w:p>
    <w:p w14:paraId="106B1695"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26" w:history="1">
        <w:r w:rsidRPr="00E1239E">
          <w:rPr>
            <w:rStyle w:val="Hyperlink"/>
            <w:noProof/>
          </w:rPr>
          <w:t>4.1.3.17. Solid Mixture</w:t>
        </w:r>
        <w:r>
          <w:rPr>
            <w:noProof/>
            <w:webHidden/>
          </w:rPr>
          <w:tab/>
        </w:r>
        <w:r>
          <w:rPr>
            <w:noProof/>
            <w:webHidden/>
          </w:rPr>
          <w:fldChar w:fldCharType="begin"/>
        </w:r>
        <w:r>
          <w:rPr>
            <w:noProof/>
            <w:webHidden/>
          </w:rPr>
          <w:instrText xml:space="preserve"> PAGEREF _Toc397358426 \h </w:instrText>
        </w:r>
        <w:r>
          <w:rPr>
            <w:noProof/>
            <w:webHidden/>
          </w:rPr>
        </w:r>
        <w:r>
          <w:rPr>
            <w:noProof/>
            <w:webHidden/>
          </w:rPr>
          <w:fldChar w:fldCharType="separate"/>
        </w:r>
        <w:r>
          <w:rPr>
            <w:noProof/>
            <w:webHidden/>
          </w:rPr>
          <w:t>123</w:t>
        </w:r>
        <w:r>
          <w:rPr>
            <w:noProof/>
            <w:webHidden/>
          </w:rPr>
          <w:fldChar w:fldCharType="end"/>
        </w:r>
      </w:hyperlink>
    </w:p>
    <w:p w14:paraId="774DFB69"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27" w:history="1">
        <w:r w:rsidRPr="00E1239E">
          <w:rPr>
            <w:rStyle w:val="Hyperlink"/>
            <w:noProof/>
          </w:rPr>
          <w:t>4.1.3.18. Spherical Fiber Distribution</w:t>
        </w:r>
        <w:r>
          <w:rPr>
            <w:noProof/>
            <w:webHidden/>
          </w:rPr>
          <w:tab/>
        </w:r>
        <w:r>
          <w:rPr>
            <w:noProof/>
            <w:webHidden/>
          </w:rPr>
          <w:fldChar w:fldCharType="begin"/>
        </w:r>
        <w:r>
          <w:rPr>
            <w:noProof/>
            <w:webHidden/>
          </w:rPr>
          <w:instrText xml:space="preserve"> PAGEREF _Toc397358427 \h </w:instrText>
        </w:r>
        <w:r>
          <w:rPr>
            <w:noProof/>
            <w:webHidden/>
          </w:rPr>
        </w:r>
        <w:r>
          <w:rPr>
            <w:noProof/>
            <w:webHidden/>
          </w:rPr>
          <w:fldChar w:fldCharType="separate"/>
        </w:r>
        <w:r>
          <w:rPr>
            <w:noProof/>
            <w:webHidden/>
          </w:rPr>
          <w:t>124</w:t>
        </w:r>
        <w:r>
          <w:rPr>
            <w:noProof/>
            <w:webHidden/>
          </w:rPr>
          <w:fldChar w:fldCharType="end"/>
        </w:r>
      </w:hyperlink>
    </w:p>
    <w:p w14:paraId="05B2EE93"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28" w:history="1">
        <w:r w:rsidRPr="00E1239E">
          <w:rPr>
            <w:rStyle w:val="Hyperlink"/>
            <w:noProof/>
          </w:rPr>
          <w:t>4.1.3.19. Spherical Fiber Distribution from Solid-Bound Molecule</w:t>
        </w:r>
        <w:r>
          <w:rPr>
            <w:noProof/>
            <w:webHidden/>
          </w:rPr>
          <w:tab/>
        </w:r>
        <w:r>
          <w:rPr>
            <w:noProof/>
            <w:webHidden/>
          </w:rPr>
          <w:fldChar w:fldCharType="begin"/>
        </w:r>
        <w:r>
          <w:rPr>
            <w:noProof/>
            <w:webHidden/>
          </w:rPr>
          <w:instrText xml:space="preserve"> PAGEREF _Toc397358428 \h </w:instrText>
        </w:r>
        <w:r>
          <w:rPr>
            <w:noProof/>
            <w:webHidden/>
          </w:rPr>
        </w:r>
        <w:r>
          <w:rPr>
            <w:noProof/>
            <w:webHidden/>
          </w:rPr>
          <w:fldChar w:fldCharType="separate"/>
        </w:r>
        <w:r>
          <w:rPr>
            <w:noProof/>
            <w:webHidden/>
          </w:rPr>
          <w:t>126</w:t>
        </w:r>
        <w:r>
          <w:rPr>
            <w:noProof/>
            <w:webHidden/>
          </w:rPr>
          <w:fldChar w:fldCharType="end"/>
        </w:r>
      </w:hyperlink>
    </w:p>
    <w:p w14:paraId="3C772198"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29" w:history="1">
        <w:r w:rsidRPr="00E1239E">
          <w:rPr>
            <w:rStyle w:val="Hyperlink"/>
            <w:noProof/>
          </w:rPr>
          <w:t>4.1.3.20. Coupled Transversely Isotropic Mooney-Rivlin</w:t>
        </w:r>
        <w:r>
          <w:rPr>
            <w:noProof/>
            <w:webHidden/>
          </w:rPr>
          <w:tab/>
        </w:r>
        <w:r>
          <w:rPr>
            <w:noProof/>
            <w:webHidden/>
          </w:rPr>
          <w:fldChar w:fldCharType="begin"/>
        </w:r>
        <w:r>
          <w:rPr>
            <w:noProof/>
            <w:webHidden/>
          </w:rPr>
          <w:instrText xml:space="preserve"> PAGEREF _Toc397358429 \h </w:instrText>
        </w:r>
        <w:r>
          <w:rPr>
            <w:noProof/>
            <w:webHidden/>
          </w:rPr>
        </w:r>
        <w:r>
          <w:rPr>
            <w:noProof/>
            <w:webHidden/>
          </w:rPr>
          <w:fldChar w:fldCharType="separate"/>
        </w:r>
        <w:r>
          <w:rPr>
            <w:noProof/>
            <w:webHidden/>
          </w:rPr>
          <w:t>128</w:t>
        </w:r>
        <w:r>
          <w:rPr>
            <w:noProof/>
            <w:webHidden/>
          </w:rPr>
          <w:fldChar w:fldCharType="end"/>
        </w:r>
      </w:hyperlink>
    </w:p>
    <w:p w14:paraId="415093CB"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30" w:history="1">
        <w:r w:rsidRPr="00E1239E">
          <w:rPr>
            <w:rStyle w:val="Hyperlink"/>
            <w:noProof/>
          </w:rPr>
          <w:t>4.1.3.21. Coupled Transversely Isotropic Veronda-Westmann</w:t>
        </w:r>
        <w:r>
          <w:rPr>
            <w:noProof/>
            <w:webHidden/>
          </w:rPr>
          <w:tab/>
        </w:r>
        <w:r>
          <w:rPr>
            <w:noProof/>
            <w:webHidden/>
          </w:rPr>
          <w:fldChar w:fldCharType="begin"/>
        </w:r>
        <w:r>
          <w:rPr>
            <w:noProof/>
            <w:webHidden/>
          </w:rPr>
          <w:instrText xml:space="preserve"> PAGEREF _Toc397358430 \h </w:instrText>
        </w:r>
        <w:r>
          <w:rPr>
            <w:noProof/>
            <w:webHidden/>
          </w:rPr>
        </w:r>
        <w:r>
          <w:rPr>
            <w:noProof/>
            <w:webHidden/>
          </w:rPr>
          <w:fldChar w:fldCharType="separate"/>
        </w:r>
        <w:r>
          <w:rPr>
            <w:noProof/>
            <w:webHidden/>
          </w:rPr>
          <w:t>129</w:t>
        </w:r>
        <w:r>
          <w:rPr>
            <w:noProof/>
            <w:webHidden/>
          </w:rPr>
          <w:fldChar w:fldCharType="end"/>
        </w:r>
      </w:hyperlink>
    </w:p>
    <w:p w14:paraId="4B42A8D7"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431" w:history="1">
        <w:r w:rsidRPr="00E1239E">
          <w:rPr>
            <w:rStyle w:val="Hyperlink"/>
            <w:noProof/>
          </w:rPr>
          <w:t>4.2. Viscoelastic Solids</w:t>
        </w:r>
        <w:r>
          <w:rPr>
            <w:noProof/>
            <w:webHidden/>
          </w:rPr>
          <w:tab/>
        </w:r>
        <w:r>
          <w:rPr>
            <w:noProof/>
            <w:webHidden/>
          </w:rPr>
          <w:fldChar w:fldCharType="begin"/>
        </w:r>
        <w:r>
          <w:rPr>
            <w:noProof/>
            <w:webHidden/>
          </w:rPr>
          <w:instrText xml:space="preserve"> PAGEREF _Toc397358431 \h </w:instrText>
        </w:r>
        <w:r>
          <w:rPr>
            <w:noProof/>
            <w:webHidden/>
          </w:rPr>
        </w:r>
        <w:r>
          <w:rPr>
            <w:noProof/>
            <w:webHidden/>
          </w:rPr>
          <w:fldChar w:fldCharType="separate"/>
        </w:r>
        <w:r>
          <w:rPr>
            <w:noProof/>
            <w:webHidden/>
          </w:rPr>
          <w:t>130</w:t>
        </w:r>
        <w:r>
          <w:rPr>
            <w:noProof/>
            <w:webHidden/>
          </w:rPr>
          <w:fldChar w:fldCharType="end"/>
        </w:r>
      </w:hyperlink>
    </w:p>
    <w:p w14:paraId="57540EA1"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32" w:history="1">
        <w:r w:rsidRPr="00E1239E">
          <w:rPr>
            <w:rStyle w:val="Hyperlink"/>
            <w:noProof/>
          </w:rPr>
          <w:t>4.2.1. Uncoupled Viscoelastic Materials</w:t>
        </w:r>
        <w:r>
          <w:rPr>
            <w:noProof/>
            <w:webHidden/>
          </w:rPr>
          <w:tab/>
        </w:r>
        <w:r>
          <w:rPr>
            <w:noProof/>
            <w:webHidden/>
          </w:rPr>
          <w:fldChar w:fldCharType="begin"/>
        </w:r>
        <w:r>
          <w:rPr>
            <w:noProof/>
            <w:webHidden/>
          </w:rPr>
          <w:instrText xml:space="preserve"> PAGEREF _Toc397358432 \h </w:instrText>
        </w:r>
        <w:r>
          <w:rPr>
            <w:noProof/>
            <w:webHidden/>
          </w:rPr>
        </w:r>
        <w:r>
          <w:rPr>
            <w:noProof/>
            <w:webHidden/>
          </w:rPr>
          <w:fldChar w:fldCharType="separate"/>
        </w:r>
        <w:r>
          <w:rPr>
            <w:noProof/>
            <w:webHidden/>
          </w:rPr>
          <w:t>130</w:t>
        </w:r>
        <w:r>
          <w:rPr>
            <w:noProof/>
            <w:webHidden/>
          </w:rPr>
          <w:fldChar w:fldCharType="end"/>
        </w:r>
      </w:hyperlink>
    </w:p>
    <w:p w14:paraId="4EC21E1D"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33" w:history="1">
        <w:r w:rsidRPr="00E1239E">
          <w:rPr>
            <w:rStyle w:val="Hyperlink"/>
            <w:noProof/>
          </w:rPr>
          <w:t>4.2.2. Compressible Viscoelastic Materials</w:t>
        </w:r>
        <w:r>
          <w:rPr>
            <w:noProof/>
            <w:webHidden/>
          </w:rPr>
          <w:tab/>
        </w:r>
        <w:r>
          <w:rPr>
            <w:noProof/>
            <w:webHidden/>
          </w:rPr>
          <w:fldChar w:fldCharType="begin"/>
        </w:r>
        <w:r>
          <w:rPr>
            <w:noProof/>
            <w:webHidden/>
          </w:rPr>
          <w:instrText xml:space="preserve"> PAGEREF _Toc397358433 \h </w:instrText>
        </w:r>
        <w:r>
          <w:rPr>
            <w:noProof/>
            <w:webHidden/>
          </w:rPr>
        </w:r>
        <w:r>
          <w:rPr>
            <w:noProof/>
            <w:webHidden/>
          </w:rPr>
          <w:fldChar w:fldCharType="separate"/>
        </w:r>
        <w:r>
          <w:rPr>
            <w:noProof/>
            <w:webHidden/>
          </w:rPr>
          <w:t>131</w:t>
        </w:r>
        <w:r>
          <w:rPr>
            <w:noProof/>
            <w:webHidden/>
          </w:rPr>
          <w:fldChar w:fldCharType="end"/>
        </w:r>
      </w:hyperlink>
    </w:p>
    <w:p w14:paraId="080A2065"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434" w:history="1">
        <w:r w:rsidRPr="00E1239E">
          <w:rPr>
            <w:rStyle w:val="Hyperlink"/>
            <w:noProof/>
          </w:rPr>
          <w:t>4.3. Multigeneration Solids</w:t>
        </w:r>
        <w:r>
          <w:rPr>
            <w:noProof/>
            <w:webHidden/>
          </w:rPr>
          <w:tab/>
        </w:r>
        <w:r>
          <w:rPr>
            <w:noProof/>
            <w:webHidden/>
          </w:rPr>
          <w:fldChar w:fldCharType="begin"/>
        </w:r>
        <w:r>
          <w:rPr>
            <w:noProof/>
            <w:webHidden/>
          </w:rPr>
          <w:instrText xml:space="preserve"> PAGEREF _Toc397358434 \h </w:instrText>
        </w:r>
        <w:r>
          <w:rPr>
            <w:noProof/>
            <w:webHidden/>
          </w:rPr>
        </w:r>
        <w:r>
          <w:rPr>
            <w:noProof/>
            <w:webHidden/>
          </w:rPr>
          <w:fldChar w:fldCharType="separate"/>
        </w:r>
        <w:r>
          <w:rPr>
            <w:noProof/>
            <w:webHidden/>
          </w:rPr>
          <w:t>131</w:t>
        </w:r>
        <w:r>
          <w:rPr>
            <w:noProof/>
            <w:webHidden/>
          </w:rPr>
          <w:fldChar w:fldCharType="end"/>
        </w:r>
      </w:hyperlink>
    </w:p>
    <w:p w14:paraId="07897EB6"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35" w:history="1">
        <w:r w:rsidRPr="00E1239E">
          <w:rPr>
            <w:rStyle w:val="Hyperlink"/>
            <w:noProof/>
          </w:rPr>
          <w:t>4.3.1. General Specification of Multigeneration Solids</w:t>
        </w:r>
        <w:r>
          <w:rPr>
            <w:noProof/>
            <w:webHidden/>
          </w:rPr>
          <w:tab/>
        </w:r>
        <w:r>
          <w:rPr>
            <w:noProof/>
            <w:webHidden/>
          </w:rPr>
          <w:fldChar w:fldCharType="begin"/>
        </w:r>
        <w:r>
          <w:rPr>
            <w:noProof/>
            <w:webHidden/>
          </w:rPr>
          <w:instrText xml:space="preserve"> PAGEREF _Toc397358435 \h </w:instrText>
        </w:r>
        <w:r>
          <w:rPr>
            <w:noProof/>
            <w:webHidden/>
          </w:rPr>
        </w:r>
        <w:r>
          <w:rPr>
            <w:noProof/>
            <w:webHidden/>
          </w:rPr>
          <w:fldChar w:fldCharType="separate"/>
        </w:r>
        <w:r>
          <w:rPr>
            <w:noProof/>
            <w:webHidden/>
          </w:rPr>
          <w:t>132</w:t>
        </w:r>
        <w:r>
          <w:rPr>
            <w:noProof/>
            <w:webHidden/>
          </w:rPr>
          <w:fldChar w:fldCharType="end"/>
        </w:r>
      </w:hyperlink>
    </w:p>
    <w:p w14:paraId="40CED28D"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436" w:history="1">
        <w:r w:rsidRPr="00E1239E">
          <w:rPr>
            <w:rStyle w:val="Hyperlink"/>
            <w:noProof/>
          </w:rPr>
          <w:t>4.4. Biphasic Materials</w:t>
        </w:r>
        <w:r>
          <w:rPr>
            <w:noProof/>
            <w:webHidden/>
          </w:rPr>
          <w:tab/>
        </w:r>
        <w:r>
          <w:rPr>
            <w:noProof/>
            <w:webHidden/>
          </w:rPr>
          <w:fldChar w:fldCharType="begin"/>
        </w:r>
        <w:r>
          <w:rPr>
            <w:noProof/>
            <w:webHidden/>
          </w:rPr>
          <w:instrText xml:space="preserve"> PAGEREF _Toc397358436 \h </w:instrText>
        </w:r>
        <w:r>
          <w:rPr>
            <w:noProof/>
            <w:webHidden/>
          </w:rPr>
        </w:r>
        <w:r>
          <w:rPr>
            <w:noProof/>
            <w:webHidden/>
          </w:rPr>
          <w:fldChar w:fldCharType="separate"/>
        </w:r>
        <w:r>
          <w:rPr>
            <w:noProof/>
            <w:webHidden/>
          </w:rPr>
          <w:t>134</w:t>
        </w:r>
        <w:r>
          <w:rPr>
            <w:noProof/>
            <w:webHidden/>
          </w:rPr>
          <w:fldChar w:fldCharType="end"/>
        </w:r>
      </w:hyperlink>
    </w:p>
    <w:p w14:paraId="59703B2B"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37" w:history="1">
        <w:r w:rsidRPr="00E1239E">
          <w:rPr>
            <w:rStyle w:val="Hyperlink"/>
            <w:noProof/>
          </w:rPr>
          <w:t>4.4.1. General Specification of Biphasic Materials</w:t>
        </w:r>
        <w:r>
          <w:rPr>
            <w:noProof/>
            <w:webHidden/>
          </w:rPr>
          <w:tab/>
        </w:r>
        <w:r>
          <w:rPr>
            <w:noProof/>
            <w:webHidden/>
          </w:rPr>
          <w:fldChar w:fldCharType="begin"/>
        </w:r>
        <w:r>
          <w:rPr>
            <w:noProof/>
            <w:webHidden/>
          </w:rPr>
          <w:instrText xml:space="preserve"> PAGEREF _Toc397358437 \h </w:instrText>
        </w:r>
        <w:r>
          <w:rPr>
            <w:noProof/>
            <w:webHidden/>
          </w:rPr>
        </w:r>
        <w:r>
          <w:rPr>
            <w:noProof/>
            <w:webHidden/>
          </w:rPr>
          <w:fldChar w:fldCharType="separate"/>
        </w:r>
        <w:r>
          <w:rPr>
            <w:noProof/>
            <w:webHidden/>
          </w:rPr>
          <w:t>135</w:t>
        </w:r>
        <w:r>
          <w:rPr>
            <w:noProof/>
            <w:webHidden/>
          </w:rPr>
          <w:fldChar w:fldCharType="end"/>
        </w:r>
      </w:hyperlink>
    </w:p>
    <w:p w14:paraId="419AD98E"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38" w:history="1">
        <w:r w:rsidRPr="00E1239E">
          <w:rPr>
            <w:rStyle w:val="Hyperlink"/>
            <w:noProof/>
          </w:rPr>
          <w:t>4.4.2. Permeability Materials</w:t>
        </w:r>
        <w:r>
          <w:rPr>
            <w:noProof/>
            <w:webHidden/>
          </w:rPr>
          <w:tab/>
        </w:r>
        <w:r>
          <w:rPr>
            <w:noProof/>
            <w:webHidden/>
          </w:rPr>
          <w:fldChar w:fldCharType="begin"/>
        </w:r>
        <w:r>
          <w:rPr>
            <w:noProof/>
            <w:webHidden/>
          </w:rPr>
          <w:instrText xml:space="preserve"> PAGEREF _Toc397358438 \h </w:instrText>
        </w:r>
        <w:r>
          <w:rPr>
            <w:noProof/>
            <w:webHidden/>
          </w:rPr>
        </w:r>
        <w:r>
          <w:rPr>
            <w:noProof/>
            <w:webHidden/>
          </w:rPr>
          <w:fldChar w:fldCharType="separate"/>
        </w:r>
        <w:r>
          <w:rPr>
            <w:noProof/>
            <w:webHidden/>
          </w:rPr>
          <w:t>136</w:t>
        </w:r>
        <w:r>
          <w:rPr>
            <w:noProof/>
            <w:webHidden/>
          </w:rPr>
          <w:fldChar w:fldCharType="end"/>
        </w:r>
      </w:hyperlink>
    </w:p>
    <w:p w14:paraId="6C98FCDE"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39" w:history="1">
        <w:r w:rsidRPr="00E1239E">
          <w:rPr>
            <w:rStyle w:val="Hyperlink"/>
            <w:noProof/>
          </w:rPr>
          <w:t>4.4.2.1. Constant Isotropic Permeability</w:t>
        </w:r>
        <w:r>
          <w:rPr>
            <w:noProof/>
            <w:webHidden/>
          </w:rPr>
          <w:tab/>
        </w:r>
        <w:r>
          <w:rPr>
            <w:noProof/>
            <w:webHidden/>
          </w:rPr>
          <w:fldChar w:fldCharType="begin"/>
        </w:r>
        <w:r>
          <w:rPr>
            <w:noProof/>
            <w:webHidden/>
          </w:rPr>
          <w:instrText xml:space="preserve"> PAGEREF _Toc397358439 \h </w:instrText>
        </w:r>
        <w:r>
          <w:rPr>
            <w:noProof/>
            <w:webHidden/>
          </w:rPr>
        </w:r>
        <w:r>
          <w:rPr>
            <w:noProof/>
            <w:webHidden/>
          </w:rPr>
          <w:fldChar w:fldCharType="separate"/>
        </w:r>
        <w:r>
          <w:rPr>
            <w:noProof/>
            <w:webHidden/>
          </w:rPr>
          <w:t>137</w:t>
        </w:r>
        <w:r>
          <w:rPr>
            <w:noProof/>
            <w:webHidden/>
          </w:rPr>
          <w:fldChar w:fldCharType="end"/>
        </w:r>
      </w:hyperlink>
    </w:p>
    <w:p w14:paraId="4429BA26"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40" w:history="1">
        <w:r w:rsidRPr="00E1239E">
          <w:rPr>
            <w:rStyle w:val="Hyperlink"/>
            <w:noProof/>
          </w:rPr>
          <w:t>4.4.2.2. Holmes-Mow</w:t>
        </w:r>
        <w:r>
          <w:rPr>
            <w:noProof/>
            <w:webHidden/>
          </w:rPr>
          <w:tab/>
        </w:r>
        <w:r>
          <w:rPr>
            <w:noProof/>
            <w:webHidden/>
          </w:rPr>
          <w:fldChar w:fldCharType="begin"/>
        </w:r>
        <w:r>
          <w:rPr>
            <w:noProof/>
            <w:webHidden/>
          </w:rPr>
          <w:instrText xml:space="preserve"> PAGEREF _Toc397358440 \h </w:instrText>
        </w:r>
        <w:r>
          <w:rPr>
            <w:noProof/>
            <w:webHidden/>
          </w:rPr>
        </w:r>
        <w:r>
          <w:rPr>
            <w:noProof/>
            <w:webHidden/>
          </w:rPr>
          <w:fldChar w:fldCharType="separate"/>
        </w:r>
        <w:r>
          <w:rPr>
            <w:noProof/>
            <w:webHidden/>
          </w:rPr>
          <w:t>138</w:t>
        </w:r>
        <w:r>
          <w:rPr>
            <w:noProof/>
            <w:webHidden/>
          </w:rPr>
          <w:fldChar w:fldCharType="end"/>
        </w:r>
      </w:hyperlink>
    </w:p>
    <w:p w14:paraId="0FD7140E"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41" w:history="1">
        <w:r w:rsidRPr="00E1239E">
          <w:rPr>
            <w:rStyle w:val="Hyperlink"/>
            <w:noProof/>
          </w:rPr>
          <w:t>4.4.2.3. Referentially Isotropic Permeability</w:t>
        </w:r>
        <w:r>
          <w:rPr>
            <w:noProof/>
            <w:webHidden/>
          </w:rPr>
          <w:tab/>
        </w:r>
        <w:r>
          <w:rPr>
            <w:noProof/>
            <w:webHidden/>
          </w:rPr>
          <w:fldChar w:fldCharType="begin"/>
        </w:r>
        <w:r>
          <w:rPr>
            <w:noProof/>
            <w:webHidden/>
          </w:rPr>
          <w:instrText xml:space="preserve"> PAGEREF _Toc397358441 \h </w:instrText>
        </w:r>
        <w:r>
          <w:rPr>
            <w:noProof/>
            <w:webHidden/>
          </w:rPr>
        </w:r>
        <w:r>
          <w:rPr>
            <w:noProof/>
            <w:webHidden/>
          </w:rPr>
          <w:fldChar w:fldCharType="separate"/>
        </w:r>
        <w:r>
          <w:rPr>
            <w:noProof/>
            <w:webHidden/>
          </w:rPr>
          <w:t>139</w:t>
        </w:r>
        <w:r>
          <w:rPr>
            <w:noProof/>
            <w:webHidden/>
          </w:rPr>
          <w:fldChar w:fldCharType="end"/>
        </w:r>
      </w:hyperlink>
    </w:p>
    <w:p w14:paraId="4929252B"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42" w:history="1">
        <w:r w:rsidRPr="00E1239E">
          <w:rPr>
            <w:rStyle w:val="Hyperlink"/>
            <w:noProof/>
          </w:rPr>
          <w:t>4.4.2.4. Referentially Orthotropic Permeability</w:t>
        </w:r>
        <w:r>
          <w:rPr>
            <w:noProof/>
            <w:webHidden/>
          </w:rPr>
          <w:tab/>
        </w:r>
        <w:r>
          <w:rPr>
            <w:noProof/>
            <w:webHidden/>
          </w:rPr>
          <w:fldChar w:fldCharType="begin"/>
        </w:r>
        <w:r>
          <w:rPr>
            <w:noProof/>
            <w:webHidden/>
          </w:rPr>
          <w:instrText xml:space="preserve"> PAGEREF _Toc397358442 \h </w:instrText>
        </w:r>
        <w:r>
          <w:rPr>
            <w:noProof/>
            <w:webHidden/>
          </w:rPr>
        </w:r>
        <w:r>
          <w:rPr>
            <w:noProof/>
            <w:webHidden/>
          </w:rPr>
          <w:fldChar w:fldCharType="separate"/>
        </w:r>
        <w:r>
          <w:rPr>
            <w:noProof/>
            <w:webHidden/>
          </w:rPr>
          <w:t>140</w:t>
        </w:r>
        <w:r>
          <w:rPr>
            <w:noProof/>
            <w:webHidden/>
          </w:rPr>
          <w:fldChar w:fldCharType="end"/>
        </w:r>
      </w:hyperlink>
    </w:p>
    <w:p w14:paraId="4A83B26B"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43" w:history="1">
        <w:r w:rsidRPr="00E1239E">
          <w:rPr>
            <w:rStyle w:val="Hyperlink"/>
            <w:noProof/>
          </w:rPr>
          <w:t>4.4.2.5. Referentially Transversely Isotropic Permeability</w:t>
        </w:r>
        <w:r>
          <w:rPr>
            <w:noProof/>
            <w:webHidden/>
          </w:rPr>
          <w:tab/>
        </w:r>
        <w:r>
          <w:rPr>
            <w:noProof/>
            <w:webHidden/>
          </w:rPr>
          <w:fldChar w:fldCharType="begin"/>
        </w:r>
        <w:r>
          <w:rPr>
            <w:noProof/>
            <w:webHidden/>
          </w:rPr>
          <w:instrText xml:space="preserve"> PAGEREF _Toc397358443 \h </w:instrText>
        </w:r>
        <w:r>
          <w:rPr>
            <w:noProof/>
            <w:webHidden/>
          </w:rPr>
        </w:r>
        <w:r>
          <w:rPr>
            <w:noProof/>
            <w:webHidden/>
          </w:rPr>
          <w:fldChar w:fldCharType="separate"/>
        </w:r>
        <w:r>
          <w:rPr>
            <w:noProof/>
            <w:webHidden/>
          </w:rPr>
          <w:t>142</w:t>
        </w:r>
        <w:r>
          <w:rPr>
            <w:noProof/>
            <w:webHidden/>
          </w:rPr>
          <w:fldChar w:fldCharType="end"/>
        </w:r>
      </w:hyperlink>
    </w:p>
    <w:p w14:paraId="39609DDF"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44" w:history="1">
        <w:r w:rsidRPr="00E1239E">
          <w:rPr>
            <w:rStyle w:val="Hyperlink"/>
            <w:noProof/>
          </w:rPr>
          <w:t>4.4.3. Fluid Supply Materials</w:t>
        </w:r>
        <w:r>
          <w:rPr>
            <w:noProof/>
            <w:webHidden/>
          </w:rPr>
          <w:tab/>
        </w:r>
        <w:r>
          <w:rPr>
            <w:noProof/>
            <w:webHidden/>
          </w:rPr>
          <w:fldChar w:fldCharType="begin"/>
        </w:r>
        <w:r>
          <w:rPr>
            <w:noProof/>
            <w:webHidden/>
          </w:rPr>
          <w:instrText xml:space="preserve"> PAGEREF _Toc397358444 \h </w:instrText>
        </w:r>
        <w:r>
          <w:rPr>
            <w:noProof/>
            <w:webHidden/>
          </w:rPr>
        </w:r>
        <w:r>
          <w:rPr>
            <w:noProof/>
            <w:webHidden/>
          </w:rPr>
          <w:fldChar w:fldCharType="separate"/>
        </w:r>
        <w:r>
          <w:rPr>
            <w:noProof/>
            <w:webHidden/>
          </w:rPr>
          <w:t>144</w:t>
        </w:r>
        <w:r>
          <w:rPr>
            <w:noProof/>
            <w:webHidden/>
          </w:rPr>
          <w:fldChar w:fldCharType="end"/>
        </w:r>
      </w:hyperlink>
    </w:p>
    <w:p w14:paraId="4A95362C"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45" w:history="1">
        <w:r w:rsidRPr="00E1239E">
          <w:rPr>
            <w:rStyle w:val="Hyperlink"/>
            <w:noProof/>
          </w:rPr>
          <w:t>4.4.3.1. Starling Equation</w:t>
        </w:r>
        <w:r>
          <w:rPr>
            <w:noProof/>
            <w:webHidden/>
          </w:rPr>
          <w:tab/>
        </w:r>
        <w:r>
          <w:rPr>
            <w:noProof/>
            <w:webHidden/>
          </w:rPr>
          <w:fldChar w:fldCharType="begin"/>
        </w:r>
        <w:r>
          <w:rPr>
            <w:noProof/>
            <w:webHidden/>
          </w:rPr>
          <w:instrText xml:space="preserve"> PAGEREF _Toc397358445 \h </w:instrText>
        </w:r>
        <w:r>
          <w:rPr>
            <w:noProof/>
            <w:webHidden/>
          </w:rPr>
        </w:r>
        <w:r>
          <w:rPr>
            <w:noProof/>
            <w:webHidden/>
          </w:rPr>
          <w:fldChar w:fldCharType="separate"/>
        </w:r>
        <w:r>
          <w:rPr>
            <w:noProof/>
            <w:webHidden/>
          </w:rPr>
          <w:t>145</w:t>
        </w:r>
        <w:r>
          <w:rPr>
            <w:noProof/>
            <w:webHidden/>
          </w:rPr>
          <w:fldChar w:fldCharType="end"/>
        </w:r>
      </w:hyperlink>
    </w:p>
    <w:p w14:paraId="594C1EBC"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446" w:history="1">
        <w:r w:rsidRPr="00E1239E">
          <w:rPr>
            <w:rStyle w:val="Hyperlink"/>
            <w:noProof/>
          </w:rPr>
          <w:t>4.5. Biphasic-Solute Materials</w:t>
        </w:r>
        <w:r>
          <w:rPr>
            <w:noProof/>
            <w:webHidden/>
          </w:rPr>
          <w:tab/>
        </w:r>
        <w:r>
          <w:rPr>
            <w:noProof/>
            <w:webHidden/>
          </w:rPr>
          <w:fldChar w:fldCharType="begin"/>
        </w:r>
        <w:r>
          <w:rPr>
            <w:noProof/>
            <w:webHidden/>
          </w:rPr>
          <w:instrText xml:space="preserve"> PAGEREF _Toc397358446 \h </w:instrText>
        </w:r>
        <w:r>
          <w:rPr>
            <w:noProof/>
            <w:webHidden/>
          </w:rPr>
        </w:r>
        <w:r>
          <w:rPr>
            <w:noProof/>
            <w:webHidden/>
          </w:rPr>
          <w:fldChar w:fldCharType="separate"/>
        </w:r>
        <w:r>
          <w:rPr>
            <w:noProof/>
            <w:webHidden/>
          </w:rPr>
          <w:t>146</w:t>
        </w:r>
        <w:r>
          <w:rPr>
            <w:noProof/>
            <w:webHidden/>
          </w:rPr>
          <w:fldChar w:fldCharType="end"/>
        </w:r>
      </w:hyperlink>
    </w:p>
    <w:p w14:paraId="5843E996"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47" w:history="1">
        <w:r w:rsidRPr="00E1239E">
          <w:rPr>
            <w:rStyle w:val="Hyperlink"/>
            <w:noProof/>
          </w:rPr>
          <w:t>4.5.1. Guidelines for Biphasic-Solute Analyses</w:t>
        </w:r>
        <w:r>
          <w:rPr>
            <w:noProof/>
            <w:webHidden/>
          </w:rPr>
          <w:tab/>
        </w:r>
        <w:r>
          <w:rPr>
            <w:noProof/>
            <w:webHidden/>
          </w:rPr>
          <w:fldChar w:fldCharType="begin"/>
        </w:r>
        <w:r>
          <w:rPr>
            <w:noProof/>
            <w:webHidden/>
          </w:rPr>
          <w:instrText xml:space="preserve"> PAGEREF _Toc397358447 \h </w:instrText>
        </w:r>
        <w:r>
          <w:rPr>
            <w:noProof/>
            <w:webHidden/>
          </w:rPr>
        </w:r>
        <w:r>
          <w:rPr>
            <w:noProof/>
            <w:webHidden/>
          </w:rPr>
          <w:fldChar w:fldCharType="separate"/>
        </w:r>
        <w:r>
          <w:rPr>
            <w:noProof/>
            <w:webHidden/>
          </w:rPr>
          <w:t>148</w:t>
        </w:r>
        <w:r>
          <w:rPr>
            <w:noProof/>
            <w:webHidden/>
          </w:rPr>
          <w:fldChar w:fldCharType="end"/>
        </w:r>
      </w:hyperlink>
    </w:p>
    <w:p w14:paraId="406510C9"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48" w:history="1">
        <w:r w:rsidRPr="00E1239E">
          <w:rPr>
            <w:rStyle w:val="Hyperlink"/>
            <w:noProof/>
          </w:rPr>
          <w:t>4.5.1.1. Prescribed Boundary Conditions</w:t>
        </w:r>
        <w:r>
          <w:rPr>
            <w:noProof/>
            <w:webHidden/>
          </w:rPr>
          <w:tab/>
        </w:r>
        <w:r>
          <w:rPr>
            <w:noProof/>
            <w:webHidden/>
          </w:rPr>
          <w:fldChar w:fldCharType="begin"/>
        </w:r>
        <w:r>
          <w:rPr>
            <w:noProof/>
            <w:webHidden/>
          </w:rPr>
          <w:instrText xml:space="preserve"> PAGEREF _Toc397358448 \h </w:instrText>
        </w:r>
        <w:r>
          <w:rPr>
            <w:noProof/>
            <w:webHidden/>
          </w:rPr>
        </w:r>
        <w:r>
          <w:rPr>
            <w:noProof/>
            <w:webHidden/>
          </w:rPr>
          <w:fldChar w:fldCharType="separate"/>
        </w:r>
        <w:r>
          <w:rPr>
            <w:noProof/>
            <w:webHidden/>
          </w:rPr>
          <w:t>148</w:t>
        </w:r>
        <w:r>
          <w:rPr>
            <w:noProof/>
            <w:webHidden/>
          </w:rPr>
          <w:fldChar w:fldCharType="end"/>
        </w:r>
      </w:hyperlink>
    </w:p>
    <w:p w14:paraId="0041BB13"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49" w:history="1">
        <w:r w:rsidRPr="00E1239E">
          <w:rPr>
            <w:rStyle w:val="Hyperlink"/>
            <w:noProof/>
          </w:rPr>
          <w:t>4.5.1.2. Prescribed Initial Conditions</w:t>
        </w:r>
        <w:r>
          <w:rPr>
            <w:noProof/>
            <w:webHidden/>
          </w:rPr>
          <w:tab/>
        </w:r>
        <w:r>
          <w:rPr>
            <w:noProof/>
            <w:webHidden/>
          </w:rPr>
          <w:fldChar w:fldCharType="begin"/>
        </w:r>
        <w:r>
          <w:rPr>
            <w:noProof/>
            <w:webHidden/>
          </w:rPr>
          <w:instrText xml:space="preserve"> PAGEREF _Toc397358449 \h </w:instrText>
        </w:r>
        <w:r>
          <w:rPr>
            <w:noProof/>
            <w:webHidden/>
          </w:rPr>
        </w:r>
        <w:r>
          <w:rPr>
            <w:noProof/>
            <w:webHidden/>
          </w:rPr>
          <w:fldChar w:fldCharType="separate"/>
        </w:r>
        <w:r>
          <w:rPr>
            <w:noProof/>
            <w:webHidden/>
          </w:rPr>
          <w:t>148</w:t>
        </w:r>
        <w:r>
          <w:rPr>
            <w:noProof/>
            <w:webHidden/>
          </w:rPr>
          <w:fldChar w:fldCharType="end"/>
        </w:r>
      </w:hyperlink>
    </w:p>
    <w:p w14:paraId="74B28963"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50" w:history="1">
        <w:r w:rsidRPr="00E1239E">
          <w:rPr>
            <w:rStyle w:val="Hyperlink"/>
            <w:noProof/>
          </w:rPr>
          <w:t>4.5.2. General Specification of Biphasic-Solute Materials</w:t>
        </w:r>
        <w:r>
          <w:rPr>
            <w:noProof/>
            <w:webHidden/>
          </w:rPr>
          <w:tab/>
        </w:r>
        <w:r>
          <w:rPr>
            <w:noProof/>
            <w:webHidden/>
          </w:rPr>
          <w:fldChar w:fldCharType="begin"/>
        </w:r>
        <w:r>
          <w:rPr>
            <w:noProof/>
            <w:webHidden/>
          </w:rPr>
          <w:instrText xml:space="preserve"> PAGEREF _Toc397358450 \h </w:instrText>
        </w:r>
        <w:r>
          <w:rPr>
            <w:noProof/>
            <w:webHidden/>
          </w:rPr>
        </w:r>
        <w:r>
          <w:rPr>
            <w:noProof/>
            <w:webHidden/>
          </w:rPr>
          <w:fldChar w:fldCharType="separate"/>
        </w:r>
        <w:r>
          <w:rPr>
            <w:noProof/>
            <w:webHidden/>
          </w:rPr>
          <w:t>149</w:t>
        </w:r>
        <w:r>
          <w:rPr>
            <w:noProof/>
            <w:webHidden/>
          </w:rPr>
          <w:fldChar w:fldCharType="end"/>
        </w:r>
      </w:hyperlink>
    </w:p>
    <w:p w14:paraId="004D91BB"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51" w:history="1">
        <w:r w:rsidRPr="00E1239E">
          <w:rPr>
            <w:rStyle w:val="Hyperlink"/>
            <w:noProof/>
          </w:rPr>
          <w:t>4.5.3. Diffusivity Materials</w:t>
        </w:r>
        <w:r>
          <w:rPr>
            <w:noProof/>
            <w:webHidden/>
          </w:rPr>
          <w:tab/>
        </w:r>
        <w:r>
          <w:rPr>
            <w:noProof/>
            <w:webHidden/>
          </w:rPr>
          <w:fldChar w:fldCharType="begin"/>
        </w:r>
        <w:r>
          <w:rPr>
            <w:noProof/>
            <w:webHidden/>
          </w:rPr>
          <w:instrText xml:space="preserve"> PAGEREF _Toc397358451 \h </w:instrText>
        </w:r>
        <w:r>
          <w:rPr>
            <w:noProof/>
            <w:webHidden/>
          </w:rPr>
        </w:r>
        <w:r>
          <w:rPr>
            <w:noProof/>
            <w:webHidden/>
          </w:rPr>
          <w:fldChar w:fldCharType="separate"/>
        </w:r>
        <w:r>
          <w:rPr>
            <w:noProof/>
            <w:webHidden/>
          </w:rPr>
          <w:t>151</w:t>
        </w:r>
        <w:r>
          <w:rPr>
            <w:noProof/>
            <w:webHidden/>
          </w:rPr>
          <w:fldChar w:fldCharType="end"/>
        </w:r>
      </w:hyperlink>
    </w:p>
    <w:p w14:paraId="3ADC710D"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52" w:history="1">
        <w:r w:rsidRPr="00E1239E">
          <w:rPr>
            <w:rStyle w:val="Hyperlink"/>
            <w:noProof/>
          </w:rPr>
          <w:t>4.5.3.1. Constant Isotropic Diffusivity</w:t>
        </w:r>
        <w:r>
          <w:rPr>
            <w:noProof/>
            <w:webHidden/>
          </w:rPr>
          <w:tab/>
        </w:r>
        <w:r>
          <w:rPr>
            <w:noProof/>
            <w:webHidden/>
          </w:rPr>
          <w:fldChar w:fldCharType="begin"/>
        </w:r>
        <w:r>
          <w:rPr>
            <w:noProof/>
            <w:webHidden/>
          </w:rPr>
          <w:instrText xml:space="preserve"> PAGEREF _Toc397358452 \h </w:instrText>
        </w:r>
        <w:r>
          <w:rPr>
            <w:noProof/>
            <w:webHidden/>
          </w:rPr>
        </w:r>
        <w:r>
          <w:rPr>
            <w:noProof/>
            <w:webHidden/>
          </w:rPr>
          <w:fldChar w:fldCharType="separate"/>
        </w:r>
        <w:r>
          <w:rPr>
            <w:noProof/>
            <w:webHidden/>
          </w:rPr>
          <w:t>151</w:t>
        </w:r>
        <w:r>
          <w:rPr>
            <w:noProof/>
            <w:webHidden/>
          </w:rPr>
          <w:fldChar w:fldCharType="end"/>
        </w:r>
      </w:hyperlink>
    </w:p>
    <w:p w14:paraId="35E9C974"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53" w:history="1">
        <w:r w:rsidRPr="00E1239E">
          <w:rPr>
            <w:rStyle w:val="Hyperlink"/>
            <w:noProof/>
          </w:rPr>
          <w:t>4.5.3.2. Constant Orthotropic Diffusivity</w:t>
        </w:r>
        <w:r>
          <w:rPr>
            <w:noProof/>
            <w:webHidden/>
          </w:rPr>
          <w:tab/>
        </w:r>
        <w:r>
          <w:rPr>
            <w:noProof/>
            <w:webHidden/>
          </w:rPr>
          <w:fldChar w:fldCharType="begin"/>
        </w:r>
        <w:r>
          <w:rPr>
            <w:noProof/>
            <w:webHidden/>
          </w:rPr>
          <w:instrText xml:space="preserve"> PAGEREF _Toc397358453 \h </w:instrText>
        </w:r>
        <w:r>
          <w:rPr>
            <w:noProof/>
            <w:webHidden/>
          </w:rPr>
        </w:r>
        <w:r>
          <w:rPr>
            <w:noProof/>
            <w:webHidden/>
          </w:rPr>
          <w:fldChar w:fldCharType="separate"/>
        </w:r>
        <w:r>
          <w:rPr>
            <w:noProof/>
            <w:webHidden/>
          </w:rPr>
          <w:t>152</w:t>
        </w:r>
        <w:r>
          <w:rPr>
            <w:noProof/>
            <w:webHidden/>
          </w:rPr>
          <w:fldChar w:fldCharType="end"/>
        </w:r>
      </w:hyperlink>
    </w:p>
    <w:p w14:paraId="64E2452C"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54" w:history="1">
        <w:r w:rsidRPr="00E1239E">
          <w:rPr>
            <w:rStyle w:val="Hyperlink"/>
            <w:noProof/>
          </w:rPr>
          <w:t>4.5.3.3. Referentially Isotropic Diffusivity</w:t>
        </w:r>
        <w:r>
          <w:rPr>
            <w:noProof/>
            <w:webHidden/>
          </w:rPr>
          <w:tab/>
        </w:r>
        <w:r>
          <w:rPr>
            <w:noProof/>
            <w:webHidden/>
          </w:rPr>
          <w:fldChar w:fldCharType="begin"/>
        </w:r>
        <w:r>
          <w:rPr>
            <w:noProof/>
            <w:webHidden/>
          </w:rPr>
          <w:instrText xml:space="preserve"> PAGEREF _Toc397358454 \h </w:instrText>
        </w:r>
        <w:r>
          <w:rPr>
            <w:noProof/>
            <w:webHidden/>
          </w:rPr>
        </w:r>
        <w:r>
          <w:rPr>
            <w:noProof/>
            <w:webHidden/>
          </w:rPr>
          <w:fldChar w:fldCharType="separate"/>
        </w:r>
        <w:r>
          <w:rPr>
            <w:noProof/>
            <w:webHidden/>
          </w:rPr>
          <w:t>153</w:t>
        </w:r>
        <w:r>
          <w:rPr>
            <w:noProof/>
            <w:webHidden/>
          </w:rPr>
          <w:fldChar w:fldCharType="end"/>
        </w:r>
      </w:hyperlink>
    </w:p>
    <w:p w14:paraId="5784A79D"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55" w:history="1">
        <w:r w:rsidRPr="00E1239E">
          <w:rPr>
            <w:rStyle w:val="Hyperlink"/>
            <w:noProof/>
          </w:rPr>
          <w:t>4.5.3.4. Referentially Orthotropic Diffusivity</w:t>
        </w:r>
        <w:r>
          <w:rPr>
            <w:noProof/>
            <w:webHidden/>
          </w:rPr>
          <w:tab/>
        </w:r>
        <w:r>
          <w:rPr>
            <w:noProof/>
            <w:webHidden/>
          </w:rPr>
          <w:fldChar w:fldCharType="begin"/>
        </w:r>
        <w:r>
          <w:rPr>
            <w:noProof/>
            <w:webHidden/>
          </w:rPr>
          <w:instrText xml:space="preserve"> PAGEREF _Toc397358455 \h </w:instrText>
        </w:r>
        <w:r>
          <w:rPr>
            <w:noProof/>
            <w:webHidden/>
          </w:rPr>
        </w:r>
        <w:r>
          <w:rPr>
            <w:noProof/>
            <w:webHidden/>
          </w:rPr>
          <w:fldChar w:fldCharType="separate"/>
        </w:r>
        <w:r>
          <w:rPr>
            <w:noProof/>
            <w:webHidden/>
          </w:rPr>
          <w:t>154</w:t>
        </w:r>
        <w:r>
          <w:rPr>
            <w:noProof/>
            <w:webHidden/>
          </w:rPr>
          <w:fldChar w:fldCharType="end"/>
        </w:r>
      </w:hyperlink>
    </w:p>
    <w:p w14:paraId="171F0AD4"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56" w:history="1">
        <w:r w:rsidRPr="00E1239E">
          <w:rPr>
            <w:rStyle w:val="Hyperlink"/>
            <w:noProof/>
          </w:rPr>
          <w:t>4.5.3.5. Albro Isotropic Diffusivity</w:t>
        </w:r>
        <w:r>
          <w:rPr>
            <w:noProof/>
            <w:webHidden/>
          </w:rPr>
          <w:tab/>
        </w:r>
        <w:r>
          <w:rPr>
            <w:noProof/>
            <w:webHidden/>
          </w:rPr>
          <w:fldChar w:fldCharType="begin"/>
        </w:r>
        <w:r>
          <w:rPr>
            <w:noProof/>
            <w:webHidden/>
          </w:rPr>
          <w:instrText xml:space="preserve"> PAGEREF _Toc397358456 \h </w:instrText>
        </w:r>
        <w:r>
          <w:rPr>
            <w:noProof/>
            <w:webHidden/>
          </w:rPr>
        </w:r>
        <w:r>
          <w:rPr>
            <w:noProof/>
            <w:webHidden/>
          </w:rPr>
          <w:fldChar w:fldCharType="separate"/>
        </w:r>
        <w:r>
          <w:rPr>
            <w:noProof/>
            <w:webHidden/>
          </w:rPr>
          <w:t>156</w:t>
        </w:r>
        <w:r>
          <w:rPr>
            <w:noProof/>
            <w:webHidden/>
          </w:rPr>
          <w:fldChar w:fldCharType="end"/>
        </w:r>
      </w:hyperlink>
    </w:p>
    <w:p w14:paraId="1CEF23DC"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57" w:history="1">
        <w:r w:rsidRPr="00E1239E">
          <w:rPr>
            <w:rStyle w:val="Hyperlink"/>
            <w:noProof/>
          </w:rPr>
          <w:t>4.5.4. Solubility Materials</w:t>
        </w:r>
        <w:r>
          <w:rPr>
            <w:noProof/>
            <w:webHidden/>
          </w:rPr>
          <w:tab/>
        </w:r>
        <w:r>
          <w:rPr>
            <w:noProof/>
            <w:webHidden/>
          </w:rPr>
          <w:fldChar w:fldCharType="begin"/>
        </w:r>
        <w:r>
          <w:rPr>
            <w:noProof/>
            <w:webHidden/>
          </w:rPr>
          <w:instrText xml:space="preserve"> PAGEREF _Toc397358457 \h </w:instrText>
        </w:r>
        <w:r>
          <w:rPr>
            <w:noProof/>
            <w:webHidden/>
          </w:rPr>
        </w:r>
        <w:r>
          <w:rPr>
            <w:noProof/>
            <w:webHidden/>
          </w:rPr>
          <w:fldChar w:fldCharType="separate"/>
        </w:r>
        <w:r>
          <w:rPr>
            <w:noProof/>
            <w:webHidden/>
          </w:rPr>
          <w:t>157</w:t>
        </w:r>
        <w:r>
          <w:rPr>
            <w:noProof/>
            <w:webHidden/>
          </w:rPr>
          <w:fldChar w:fldCharType="end"/>
        </w:r>
      </w:hyperlink>
    </w:p>
    <w:p w14:paraId="1D3F7548"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58" w:history="1">
        <w:r w:rsidRPr="00E1239E">
          <w:rPr>
            <w:rStyle w:val="Hyperlink"/>
            <w:noProof/>
          </w:rPr>
          <w:t>4.5.4.1. Constant Solubility</w:t>
        </w:r>
        <w:r>
          <w:rPr>
            <w:noProof/>
            <w:webHidden/>
          </w:rPr>
          <w:tab/>
        </w:r>
        <w:r>
          <w:rPr>
            <w:noProof/>
            <w:webHidden/>
          </w:rPr>
          <w:fldChar w:fldCharType="begin"/>
        </w:r>
        <w:r>
          <w:rPr>
            <w:noProof/>
            <w:webHidden/>
          </w:rPr>
          <w:instrText xml:space="preserve"> PAGEREF _Toc397358458 \h </w:instrText>
        </w:r>
        <w:r>
          <w:rPr>
            <w:noProof/>
            <w:webHidden/>
          </w:rPr>
        </w:r>
        <w:r>
          <w:rPr>
            <w:noProof/>
            <w:webHidden/>
          </w:rPr>
          <w:fldChar w:fldCharType="separate"/>
        </w:r>
        <w:r>
          <w:rPr>
            <w:noProof/>
            <w:webHidden/>
          </w:rPr>
          <w:t>157</w:t>
        </w:r>
        <w:r>
          <w:rPr>
            <w:noProof/>
            <w:webHidden/>
          </w:rPr>
          <w:fldChar w:fldCharType="end"/>
        </w:r>
      </w:hyperlink>
    </w:p>
    <w:p w14:paraId="26831423"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59" w:history="1">
        <w:r w:rsidRPr="00E1239E">
          <w:rPr>
            <w:rStyle w:val="Hyperlink"/>
            <w:noProof/>
          </w:rPr>
          <w:t>4.5.5. Osmotic Coefficient Materials</w:t>
        </w:r>
        <w:r>
          <w:rPr>
            <w:noProof/>
            <w:webHidden/>
          </w:rPr>
          <w:tab/>
        </w:r>
        <w:r>
          <w:rPr>
            <w:noProof/>
            <w:webHidden/>
          </w:rPr>
          <w:fldChar w:fldCharType="begin"/>
        </w:r>
        <w:r>
          <w:rPr>
            <w:noProof/>
            <w:webHidden/>
          </w:rPr>
          <w:instrText xml:space="preserve"> PAGEREF _Toc397358459 \h </w:instrText>
        </w:r>
        <w:r>
          <w:rPr>
            <w:noProof/>
            <w:webHidden/>
          </w:rPr>
        </w:r>
        <w:r>
          <w:rPr>
            <w:noProof/>
            <w:webHidden/>
          </w:rPr>
          <w:fldChar w:fldCharType="separate"/>
        </w:r>
        <w:r>
          <w:rPr>
            <w:noProof/>
            <w:webHidden/>
          </w:rPr>
          <w:t>158</w:t>
        </w:r>
        <w:r>
          <w:rPr>
            <w:noProof/>
            <w:webHidden/>
          </w:rPr>
          <w:fldChar w:fldCharType="end"/>
        </w:r>
      </w:hyperlink>
    </w:p>
    <w:p w14:paraId="0DA85969"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60" w:history="1">
        <w:r w:rsidRPr="00E1239E">
          <w:rPr>
            <w:rStyle w:val="Hyperlink"/>
            <w:noProof/>
          </w:rPr>
          <w:t>4.5.5.1. Constant Osmotic Coefficient</w:t>
        </w:r>
        <w:r>
          <w:rPr>
            <w:noProof/>
            <w:webHidden/>
          </w:rPr>
          <w:tab/>
        </w:r>
        <w:r>
          <w:rPr>
            <w:noProof/>
            <w:webHidden/>
          </w:rPr>
          <w:fldChar w:fldCharType="begin"/>
        </w:r>
        <w:r>
          <w:rPr>
            <w:noProof/>
            <w:webHidden/>
          </w:rPr>
          <w:instrText xml:space="preserve"> PAGEREF _Toc397358460 \h </w:instrText>
        </w:r>
        <w:r>
          <w:rPr>
            <w:noProof/>
            <w:webHidden/>
          </w:rPr>
        </w:r>
        <w:r>
          <w:rPr>
            <w:noProof/>
            <w:webHidden/>
          </w:rPr>
          <w:fldChar w:fldCharType="separate"/>
        </w:r>
        <w:r>
          <w:rPr>
            <w:noProof/>
            <w:webHidden/>
          </w:rPr>
          <w:t>158</w:t>
        </w:r>
        <w:r>
          <w:rPr>
            <w:noProof/>
            <w:webHidden/>
          </w:rPr>
          <w:fldChar w:fldCharType="end"/>
        </w:r>
      </w:hyperlink>
    </w:p>
    <w:p w14:paraId="0E7ACAB1"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461" w:history="1">
        <w:r w:rsidRPr="00E1239E">
          <w:rPr>
            <w:rStyle w:val="Hyperlink"/>
            <w:noProof/>
          </w:rPr>
          <w:t>4.6. Triphasic and Multiphasic Materials</w:t>
        </w:r>
        <w:r>
          <w:rPr>
            <w:noProof/>
            <w:webHidden/>
          </w:rPr>
          <w:tab/>
        </w:r>
        <w:r>
          <w:rPr>
            <w:noProof/>
            <w:webHidden/>
          </w:rPr>
          <w:fldChar w:fldCharType="begin"/>
        </w:r>
        <w:r>
          <w:rPr>
            <w:noProof/>
            <w:webHidden/>
          </w:rPr>
          <w:instrText xml:space="preserve"> PAGEREF _Toc397358461 \h </w:instrText>
        </w:r>
        <w:r>
          <w:rPr>
            <w:noProof/>
            <w:webHidden/>
          </w:rPr>
        </w:r>
        <w:r>
          <w:rPr>
            <w:noProof/>
            <w:webHidden/>
          </w:rPr>
          <w:fldChar w:fldCharType="separate"/>
        </w:r>
        <w:r>
          <w:rPr>
            <w:noProof/>
            <w:webHidden/>
          </w:rPr>
          <w:t>159</w:t>
        </w:r>
        <w:r>
          <w:rPr>
            <w:noProof/>
            <w:webHidden/>
          </w:rPr>
          <w:fldChar w:fldCharType="end"/>
        </w:r>
      </w:hyperlink>
    </w:p>
    <w:p w14:paraId="17BEAEF6"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62" w:history="1">
        <w:r w:rsidRPr="00E1239E">
          <w:rPr>
            <w:rStyle w:val="Hyperlink"/>
            <w:noProof/>
          </w:rPr>
          <w:t>4.6.1. Guidelines for Multiphasic Analyses</w:t>
        </w:r>
        <w:r>
          <w:rPr>
            <w:noProof/>
            <w:webHidden/>
          </w:rPr>
          <w:tab/>
        </w:r>
        <w:r>
          <w:rPr>
            <w:noProof/>
            <w:webHidden/>
          </w:rPr>
          <w:fldChar w:fldCharType="begin"/>
        </w:r>
        <w:r>
          <w:rPr>
            <w:noProof/>
            <w:webHidden/>
          </w:rPr>
          <w:instrText xml:space="preserve"> PAGEREF _Toc397358462 \h </w:instrText>
        </w:r>
        <w:r>
          <w:rPr>
            <w:noProof/>
            <w:webHidden/>
          </w:rPr>
        </w:r>
        <w:r>
          <w:rPr>
            <w:noProof/>
            <w:webHidden/>
          </w:rPr>
          <w:fldChar w:fldCharType="separate"/>
        </w:r>
        <w:r>
          <w:rPr>
            <w:noProof/>
            <w:webHidden/>
          </w:rPr>
          <w:t>163</w:t>
        </w:r>
        <w:r>
          <w:rPr>
            <w:noProof/>
            <w:webHidden/>
          </w:rPr>
          <w:fldChar w:fldCharType="end"/>
        </w:r>
      </w:hyperlink>
    </w:p>
    <w:p w14:paraId="094AD1DC"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63" w:history="1">
        <w:r w:rsidRPr="00E1239E">
          <w:rPr>
            <w:rStyle w:val="Hyperlink"/>
            <w:noProof/>
          </w:rPr>
          <w:t>4.6.1.1. Initial State of Swelling</w:t>
        </w:r>
        <w:r>
          <w:rPr>
            <w:noProof/>
            <w:webHidden/>
          </w:rPr>
          <w:tab/>
        </w:r>
        <w:r>
          <w:rPr>
            <w:noProof/>
            <w:webHidden/>
          </w:rPr>
          <w:fldChar w:fldCharType="begin"/>
        </w:r>
        <w:r>
          <w:rPr>
            <w:noProof/>
            <w:webHidden/>
          </w:rPr>
          <w:instrText xml:space="preserve"> PAGEREF _Toc397358463 \h </w:instrText>
        </w:r>
        <w:r>
          <w:rPr>
            <w:noProof/>
            <w:webHidden/>
          </w:rPr>
        </w:r>
        <w:r>
          <w:rPr>
            <w:noProof/>
            <w:webHidden/>
          </w:rPr>
          <w:fldChar w:fldCharType="separate"/>
        </w:r>
        <w:r>
          <w:rPr>
            <w:noProof/>
            <w:webHidden/>
          </w:rPr>
          <w:t>163</w:t>
        </w:r>
        <w:r>
          <w:rPr>
            <w:noProof/>
            <w:webHidden/>
          </w:rPr>
          <w:fldChar w:fldCharType="end"/>
        </w:r>
      </w:hyperlink>
    </w:p>
    <w:p w14:paraId="1661AB22"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64" w:history="1">
        <w:r w:rsidRPr="00E1239E">
          <w:rPr>
            <w:rStyle w:val="Hyperlink"/>
            <w:noProof/>
          </w:rPr>
          <w:t>4.6.1.2. Prescribed Boundary Conditions</w:t>
        </w:r>
        <w:r>
          <w:rPr>
            <w:noProof/>
            <w:webHidden/>
          </w:rPr>
          <w:tab/>
        </w:r>
        <w:r>
          <w:rPr>
            <w:noProof/>
            <w:webHidden/>
          </w:rPr>
          <w:fldChar w:fldCharType="begin"/>
        </w:r>
        <w:r>
          <w:rPr>
            <w:noProof/>
            <w:webHidden/>
          </w:rPr>
          <w:instrText xml:space="preserve"> PAGEREF _Toc397358464 \h </w:instrText>
        </w:r>
        <w:r>
          <w:rPr>
            <w:noProof/>
            <w:webHidden/>
          </w:rPr>
        </w:r>
        <w:r>
          <w:rPr>
            <w:noProof/>
            <w:webHidden/>
          </w:rPr>
          <w:fldChar w:fldCharType="separate"/>
        </w:r>
        <w:r>
          <w:rPr>
            <w:noProof/>
            <w:webHidden/>
          </w:rPr>
          <w:t>164</w:t>
        </w:r>
        <w:r>
          <w:rPr>
            <w:noProof/>
            <w:webHidden/>
          </w:rPr>
          <w:fldChar w:fldCharType="end"/>
        </w:r>
      </w:hyperlink>
    </w:p>
    <w:p w14:paraId="3BEEF265"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65" w:history="1">
        <w:r w:rsidRPr="00E1239E">
          <w:rPr>
            <w:rStyle w:val="Hyperlink"/>
            <w:noProof/>
          </w:rPr>
          <w:t>4.6.1.3. Prescribed Initial Conditions</w:t>
        </w:r>
        <w:r>
          <w:rPr>
            <w:noProof/>
            <w:webHidden/>
          </w:rPr>
          <w:tab/>
        </w:r>
        <w:r>
          <w:rPr>
            <w:noProof/>
            <w:webHidden/>
          </w:rPr>
          <w:fldChar w:fldCharType="begin"/>
        </w:r>
        <w:r>
          <w:rPr>
            <w:noProof/>
            <w:webHidden/>
          </w:rPr>
          <w:instrText xml:space="preserve"> PAGEREF _Toc397358465 \h </w:instrText>
        </w:r>
        <w:r>
          <w:rPr>
            <w:noProof/>
            <w:webHidden/>
          </w:rPr>
        </w:r>
        <w:r>
          <w:rPr>
            <w:noProof/>
            <w:webHidden/>
          </w:rPr>
          <w:fldChar w:fldCharType="separate"/>
        </w:r>
        <w:r>
          <w:rPr>
            <w:noProof/>
            <w:webHidden/>
          </w:rPr>
          <w:t>164</w:t>
        </w:r>
        <w:r>
          <w:rPr>
            <w:noProof/>
            <w:webHidden/>
          </w:rPr>
          <w:fldChar w:fldCharType="end"/>
        </w:r>
      </w:hyperlink>
    </w:p>
    <w:p w14:paraId="58D5EBA0"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66" w:history="1">
        <w:r w:rsidRPr="00E1239E">
          <w:rPr>
            <w:rStyle w:val="Hyperlink"/>
            <w:noProof/>
          </w:rPr>
          <w:t>4.6.1.4. Prescribed Effective Solute Flux</w:t>
        </w:r>
        <w:r>
          <w:rPr>
            <w:noProof/>
            <w:webHidden/>
          </w:rPr>
          <w:tab/>
        </w:r>
        <w:r>
          <w:rPr>
            <w:noProof/>
            <w:webHidden/>
          </w:rPr>
          <w:fldChar w:fldCharType="begin"/>
        </w:r>
        <w:r>
          <w:rPr>
            <w:noProof/>
            <w:webHidden/>
          </w:rPr>
          <w:instrText xml:space="preserve"> PAGEREF _Toc397358466 \h </w:instrText>
        </w:r>
        <w:r>
          <w:rPr>
            <w:noProof/>
            <w:webHidden/>
          </w:rPr>
        </w:r>
        <w:r>
          <w:rPr>
            <w:noProof/>
            <w:webHidden/>
          </w:rPr>
          <w:fldChar w:fldCharType="separate"/>
        </w:r>
        <w:r>
          <w:rPr>
            <w:noProof/>
            <w:webHidden/>
          </w:rPr>
          <w:t>164</w:t>
        </w:r>
        <w:r>
          <w:rPr>
            <w:noProof/>
            <w:webHidden/>
          </w:rPr>
          <w:fldChar w:fldCharType="end"/>
        </w:r>
      </w:hyperlink>
    </w:p>
    <w:p w14:paraId="21BD3849"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67" w:history="1">
        <w:r w:rsidRPr="00E1239E">
          <w:rPr>
            <w:rStyle w:val="Hyperlink"/>
            <w:noProof/>
          </w:rPr>
          <w:t>4.6.1.5. Prescribed Electric Current Density</w:t>
        </w:r>
        <w:r>
          <w:rPr>
            <w:noProof/>
            <w:webHidden/>
          </w:rPr>
          <w:tab/>
        </w:r>
        <w:r>
          <w:rPr>
            <w:noProof/>
            <w:webHidden/>
          </w:rPr>
          <w:fldChar w:fldCharType="begin"/>
        </w:r>
        <w:r>
          <w:rPr>
            <w:noProof/>
            <w:webHidden/>
          </w:rPr>
          <w:instrText xml:space="preserve"> PAGEREF _Toc397358467 \h </w:instrText>
        </w:r>
        <w:r>
          <w:rPr>
            <w:noProof/>
            <w:webHidden/>
          </w:rPr>
        </w:r>
        <w:r>
          <w:rPr>
            <w:noProof/>
            <w:webHidden/>
          </w:rPr>
          <w:fldChar w:fldCharType="separate"/>
        </w:r>
        <w:r>
          <w:rPr>
            <w:noProof/>
            <w:webHidden/>
          </w:rPr>
          <w:t>164</w:t>
        </w:r>
        <w:r>
          <w:rPr>
            <w:noProof/>
            <w:webHidden/>
          </w:rPr>
          <w:fldChar w:fldCharType="end"/>
        </w:r>
      </w:hyperlink>
    </w:p>
    <w:p w14:paraId="73251638"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68" w:history="1">
        <w:r w:rsidRPr="00E1239E">
          <w:rPr>
            <w:rStyle w:val="Hyperlink"/>
            <w:noProof/>
          </w:rPr>
          <w:t>4.6.1.6. Electrical Grounding</w:t>
        </w:r>
        <w:r>
          <w:rPr>
            <w:noProof/>
            <w:webHidden/>
          </w:rPr>
          <w:tab/>
        </w:r>
        <w:r>
          <w:rPr>
            <w:noProof/>
            <w:webHidden/>
          </w:rPr>
          <w:fldChar w:fldCharType="begin"/>
        </w:r>
        <w:r>
          <w:rPr>
            <w:noProof/>
            <w:webHidden/>
          </w:rPr>
          <w:instrText xml:space="preserve"> PAGEREF _Toc397358468 \h </w:instrText>
        </w:r>
        <w:r>
          <w:rPr>
            <w:noProof/>
            <w:webHidden/>
          </w:rPr>
        </w:r>
        <w:r>
          <w:rPr>
            <w:noProof/>
            <w:webHidden/>
          </w:rPr>
          <w:fldChar w:fldCharType="separate"/>
        </w:r>
        <w:r>
          <w:rPr>
            <w:noProof/>
            <w:webHidden/>
          </w:rPr>
          <w:t>165</w:t>
        </w:r>
        <w:r>
          <w:rPr>
            <w:noProof/>
            <w:webHidden/>
          </w:rPr>
          <w:fldChar w:fldCharType="end"/>
        </w:r>
      </w:hyperlink>
    </w:p>
    <w:p w14:paraId="70D24A0B"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69" w:history="1">
        <w:r w:rsidRPr="00E1239E">
          <w:rPr>
            <w:rStyle w:val="Hyperlink"/>
            <w:noProof/>
          </w:rPr>
          <w:t>4.6.2. General Specification of Multiphasic Materials</w:t>
        </w:r>
        <w:r>
          <w:rPr>
            <w:noProof/>
            <w:webHidden/>
          </w:rPr>
          <w:tab/>
        </w:r>
        <w:r>
          <w:rPr>
            <w:noProof/>
            <w:webHidden/>
          </w:rPr>
          <w:fldChar w:fldCharType="begin"/>
        </w:r>
        <w:r>
          <w:rPr>
            <w:noProof/>
            <w:webHidden/>
          </w:rPr>
          <w:instrText xml:space="preserve"> PAGEREF _Toc397358469 \h </w:instrText>
        </w:r>
        <w:r>
          <w:rPr>
            <w:noProof/>
            <w:webHidden/>
          </w:rPr>
        </w:r>
        <w:r>
          <w:rPr>
            <w:noProof/>
            <w:webHidden/>
          </w:rPr>
          <w:fldChar w:fldCharType="separate"/>
        </w:r>
        <w:r>
          <w:rPr>
            <w:noProof/>
            <w:webHidden/>
          </w:rPr>
          <w:t>166</w:t>
        </w:r>
        <w:r>
          <w:rPr>
            <w:noProof/>
            <w:webHidden/>
          </w:rPr>
          <w:fldChar w:fldCharType="end"/>
        </w:r>
      </w:hyperlink>
    </w:p>
    <w:p w14:paraId="4E6F70D2"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70" w:history="1">
        <w:r w:rsidRPr="00E1239E">
          <w:rPr>
            <w:rStyle w:val="Hyperlink"/>
            <w:noProof/>
          </w:rPr>
          <w:t>4.6.3. Solvent Supply Materials</w:t>
        </w:r>
        <w:r>
          <w:rPr>
            <w:noProof/>
            <w:webHidden/>
          </w:rPr>
          <w:tab/>
        </w:r>
        <w:r>
          <w:rPr>
            <w:noProof/>
            <w:webHidden/>
          </w:rPr>
          <w:fldChar w:fldCharType="begin"/>
        </w:r>
        <w:r>
          <w:rPr>
            <w:noProof/>
            <w:webHidden/>
          </w:rPr>
          <w:instrText xml:space="preserve"> PAGEREF _Toc397358470 \h </w:instrText>
        </w:r>
        <w:r>
          <w:rPr>
            <w:noProof/>
            <w:webHidden/>
          </w:rPr>
        </w:r>
        <w:r>
          <w:rPr>
            <w:noProof/>
            <w:webHidden/>
          </w:rPr>
          <w:fldChar w:fldCharType="separate"/>
        </w:r>
        <w:r>
          <w:rPr>
            <w:noProof/>
            <w:webHidden/>
          </w:rPr>
          <w:t>170</w:t>
        </w:r>
        <w:r>
          <w:rPr>
            <w:noProof/>
            <w:webHidden/>
          </w:rPr>
          <w:fldChar w:fldCharType="end"/>
        </w:r>
      </w:hyperlink>
    </w:p>
    <w:p w14:paraId="244806A0"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71" w:history="1">
        <w:r w:rsidRPr="00E1239E">
          <w:rPr>
            <w:rStyle w:val="Hyperlink"/>
            <w:noProof/>
          </w:rPr>
          <w:t>4.6.3.1. Starling Equation</w:t>
        </w:r>
        <w:r>
          <w:rPr>
            <w:noProof/>
            <w:webHidden/>
          </w:rPr>
          <w:tab/>
        </w:r>
        <w:r>
          <w:rPr>
            <w:noProof/>
            <w:webHidden/>
          </w:rPr>
          <w:fldChar w:fldCharType="begin"/>
        </w:r>
        <w:r>
          <w:rPr>
            <w:noProof/>
            <w:webHidden/>
          </w:rPr>
          <w:instrText xml:space="preserve"> PAGEREF _Toc397358471 \h </w:instrText>
        </w:r>
        <w:r>
          <w:rPr>
            <w:noProof/>
            <w:webHidden/>
          </w:rPr>
        </w:r>
        <w:r>
          <w:rPr>
            <w:noProof/>
            <w:webHidden/>
          </w:rPr>
          <w:fldChar w:fldCharType="separate"/>
        </w:r>
        <w:r>
          <w:rPr>
            <w:noProof/>
            <w:webHidden/>
          </w:rPr>
          <w:t>171</w:t>
        </w:r>
        <w:r>
          <w:rPr>
            <w:noProof/>
            <w:webHidden/>
          </w:rPr>
          <w:fldChar w:fldCharType="end"/>
        </w:r>
      </w:hyperlink>
    </w:p>
    <w:p w14:paraId="7A32F5E6"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472" w:history="1">
        <w:r w:rsidRPr="00E1239E">
          <w:rPr>
            <w:rStyle w:val="Hyperlink"/>
            <w:noProof/>
          </w:rPr>
          <w:t>4.7. Chemical Reactions</w:t>
        </w:r>
        <w:r>
          <w:rPr>
            <w:noProof/>
            <w:webHidden/>
          </w:rPr>
          <w:tab/>
        </w:r>
        <w:r>
          <w:rPr>
            <w:noProof/>
            <w:webHidden/>
          </w:rPr>
          <w:fldChar w:fldCharType="begin"/>
        </w:r>
        <w:r>
          <w:rPr>
            <w:noProof/>
            <w:webHidden/>
          </w:rPr>
          <w:instrText xml:space="preserve"> PAGEREF _Toc397358472 \h </w:instrText>
        </w:r>
        <w:r>
          <w:rPr>
            <w:noProof/>
            <w:webHidden/>
          </w:rPr>
        </w:r>
        <w:r>
          <w:rPr>
            <w:noProof/>
            <w:webHidden/>
          </w:rPr>
          <w:fldChar w:fldCharType="separate"/>
        </w:r>
        <w:r>
          <w:rPr>
            <w:noProof/>
            <w:webHidden/>
          </w:rPr>
          <w:t>172</w:t>
        </w:r>
        <w:r>
          <w:rPr>
            <w:noProof/>
            <w:webHidden/>
          </w:rPr>
          <w:fldChar w:fldCharType="end"/>
        </w:r>
      </w:hyperlink>
    </w:p>
    <w:p w14:paraId="1010673A"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73" w:history="1">
        <w:r w:rsidRPr="00E1239E">
          <w:rPr>
            <w:rStyle w:val="Hyperlink"/>
            <w:noProof/>
          </w:rPr>
          <w:t>4.7.1. Guidelines for Chemical Reaction Analyses</w:t>
        </w:r>
        <w:r>
          <w:rPr>
            <w:noProof/>
            <w:webHidden/>
          </w:rPr>
          <w:tab/>
        </w:r>
        <w:r>
          <w:rPr>
            <w:noProof/>
            <w:webHidden/>
          </w:rPr>
          <w:fldChar w:fldCharType="begin"/>
        </w:r>
        <w:r>
          <w:rPr>
            <w:noProof/>
            <w:webHidden/>
          </w:rPr>
          <w:instrText xml:space="preserve"> PAGEREF _Toc397358473 \h </w:instrText>
        </w:r>
        <w:r>
          <w:rPr>
            <w:noProof/>
            <w:webHidden/>
          </w:rPr>
        </w:r>
        <w:r>
          <w:rPr>
            <w:noProof/>
            <w:webHidden/>
          </w:rPr>
          <w:fldChar w:fldCharType="separate"/>
        </w:r>
        <w:r>
          <w:rPr>
            <w:noProof/>
            <w:webHidden/>
          </w:rPr>
          <w:t>172</w:t>
        </w:r>
        <w:r>
          <w:rPr>
            <w:noProof/>
            <w:webHidden/>
          </w:rPr>
          <w:fldChar w:fldCharType="end"/>
        </w:r>
      </w:hyperlink>
    </w:p>
    <w:p w14:paraId="6054DA7C"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74" w:history="1">
        <w:r w:rsidRPr="00E1239E">
          <w:rPr>
            <w:rStyle w:val="Hyperlink"/>
            <w:noProof/>
          </w:rPr>
          <w:t>4.7.2. General Specification for Chemical Reactions</w:t>
        </w:r>
        <w:r>
          <w:rPr>
            <w:noProof/>
            <w:webHidden/>
          </w:rPr>
          <w:tab/>
        </w:r>
        <w:r>
          <w:rPr>
            <w:noProof/>
            <w:webHidden/>
          </w:rPr>
          <w:fldChar w:fldCharType="begin"/>
        </w:r>
        <w:r>
          <w:rPr>
            <w:noProof/>
            <w:webHidden/>
          </w:rPr>
          <w:instrText xml:space="preserve"> PAGEREF _Toc397358474 \h </w:instrText>
        </w:r>
        <w:r>
          <w:rPr>
            <w:noProof/>
            <w:webHidden/>
          </w:rPr>
        </w:r>
        <w:r>
          <w:rPr>
            <w:noProof/>
            <w:webHidden/>
          </w:rPr>
          <w:fldChar w:fldCharType="separate"/>
        </w:r>
        <w:r>
          <w:rPr>
            <w:noProof/>
            <w:webHidden/>
          </w:rPr>
          <w:t>175</w:t>
        </w:r>
        <w:r>
          <w:rPr>
            <w:noProof/>
            <w:webHidden/>
          </w:rPr>
          <w:fldChar w:fldCharType="end"/>
        </w:r>
      </w:hyperlink>
    </w:p>
    <w:p w14:paraId="324EACA7"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75" w:history="1">
        <w:r w:rsidRPr="00E1239E">
          <w:rPr>
            <w:rStyle w:val="Hyperlink"/>
            <w:noProof/>
          </w:rPr>
          <w:t>4.7.3. Chemical Reaction Materials</w:t>
        </w:r>
        <w:r>
          <w:rPr>
            <w:noProof/>
            <w:webHidden/>
          </w:rPr>
          <w:tab/>
        </w:r>
        <w:r>
          <w:rPr>
            <w:noProof/>
            <w:webHidden/>
          </w:rPr>
          <w:fldChar w:fldCharType="begin"/>
        </w:r>
        <w:r>
          <w:rPr>
            <w:noProof/>
            <w:webHidden/>
          </w:rPr>
          <w:instrText xml:space="preserve"> PAGEREF _Toc397358475 \h </w:instrText>
        </w:r>
        <w:r>
          <w:rPr>
            <w:noProof/>
            <w:webHidden/>
          </w:rPr>
        </w:r>
        <w:r>
          <w:rPr>
            <w:noProof/>
            <w:webHidden/>
          </w:rPr>
          <w:fldChar w:fldCharType="separate"/>
        </w:r>
        <w:r>
          <w:rPr>
            <w:noProof/>
            <w:webHidden/>
          </w:rPr>
          <w:t>176</w:t>
        </w:r>
        <w:r>
          <w:rPr>
            <w:noProof/>
            <w:webHidden/>
          </w:rPr>
          <w:fldChar w:fldCharType="end"/>
        </w:r>
      </w:hyperlink>
    </w:p>
    <w:p w14:paraId="0F4241D6"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76" w:history="1">
        <w:r w:rsidRPr="00E1239E">
          <w:rPr>
            <w:rStyle w:val="Hyperlink"/>
            <w:noProof/>
          </w:rPr>
          <w:t>4.7.3.1. Law of Mass Action for Forward Reactions</w:t>
        </w:r>
        <w:r>
          <w:rPr>
            <w:noProof/>
            <w:webHidden/>
          </w:rPr>
          <w:tab/>
        </w:r>
        <w:r>
          <w:rPr>
            <w:noProof/>
            <w:webHidden/>
          </w:rPr>
          <w:fldChar w:fldCharType="begin"/>
        </w:r>
        <w:r>
          <w:rPr>
            <w:noProof/>
            <w:webHidden/>
          </w:rPr>
          <w:instrText xml:space="preserve"> PAGEREF _Toc397358476 \h </w:instrText>
        </w:r>
        <w:r>
          <w:rPr>
            <w:noProof/>
            <w:webHidden/>
          </w:rPr>
        </w:r>
        <w:r>
          <w:rPr>
            <w:noProof/>
            <w:webHidden/>
          </w:rPr>
          <w:fldChar w:fldCharType="separate"/>
        </w:r>
        <w:r>
          <w:rPr>
            <w:noProof/>
            <w:webHidden/>
          </w:rPr>
          <w:t>176</w:t>
        </w:r>
        <w:r>
          <w:rPr>
            <w:noProof/>
            <w:webHidden/>
          </w:rPr>
          <w:fldChar w:fldCharType="end"/>
        </w:r>
      </w:hyperlink>
    </w:p>
    <w:p w14:paraId="7BE466EF"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77" w:history="1">
        <w:r w:rsidRPr="00E1239E">
          <w:rPr>
            <w:rStyle w:val="Hyperlink"/>
            <w:noProof/>
          </w:rPr>
          <w:t>4.7.3.2. Law of Mass Action for Reversible Reactions</w:t>
        </w:r>
        <w:r>
          <w:rPr>
            <w:noProof/>
            <w:webHidden/>
          </w:rPr>
          <w:tab/>
        </w:r>
        <w:r>
          <w:rPr>
            <w:noProof/>
            <w:webHidden/>
          </w:rPr>
          <w:fldChar w:fldCharType="begin"/>
        </w:r>
        <w:r>
          <w:rPr>
            <w:noProof/>
            <w:webHidden/>
          </w:rPr>
          <w:instrText xml:space="preserve"> PAGEREF _Toc397358477 \h </w:instrText>
        </w:r>
        <w:r>
          <w:rPr>
            <w:noProof/>
            <w:webHidden/>
          </w:rPr>
        </w:r>
        <w:r>
          <w:rPr>
            <w:noProof/>
            <w:webHidden/>
          </w:rPr>
          <w:fldChar w:fldCharType="separate"/>
        </w:r>
        <w:r>
          <w:rPr>
            <w:noProof/>
            <w:webHidden/>
          </w:rPr>
          <w:t>177</w:t>
        </w:r>
        <w:r>
          <w:rPr>
            <w:noProof/>
            <w:webHidden/>
          </w:rPr>
          <w:fldChar w:fldCharType="end"/>
        </w:r>
      </w:hyperlink>
    </w:p>
    <w:p w14:paraId="044DE7DF"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78" w:history="1">
        <w:r w:rsidRPr="00E1239E">
          <w:rPr>
            <w:rStyle w:val="Hyperlink"/>
            <w:noProof/>
          </w:rPr>
          <w:t>4.7.3.3. Michaelis-Menten Reaction</w:t>
        </w:r>
        <w:r>
          <w:rPr>
            <w:noProof/>
            <w:webHidden/>
          </w:rPr>
          <w:tab/>
        </w:r>
        <w:r>
          <w:rPr>
            <w:noProof/>
            <w:webHidden/>
          </w:rPr>
          <w:fldChar w:fldCharType="begin"/>
        </w:r>
        <w:r>
          <w:rPr>
            <w:noProof/>
            <w:webHidden/>
          </w:rPr>
          <w:instrText xml:space="preserve"> PAGEREF _Toc397358478 \h </w:instrText>
        </w:r>
        <w:r>
          <w:rPr>
            <w:noProof/>
            <w:webHidden/>
          </w:rPr>
        </w:r>
        <w:r>
          <w:rPr>
            <w:noProof/>
            <w:webHidden/>
          </w:rPr>
          <w:fldChar w:fldCharType="separate"/>
        </w:r>
        <w:r>
          <w:rPr>
            <w:noProof/>
            <w:webHidden/>
          </w:rPr>
          <w:t>178</w:t>
        </w:r>
        <w:r>
          <w:rPr>
            <w:noProof/>
            <w:webHidden/>
          </w:rPr>
          <w:fldChar w:fldCharType="end"/>
        </w:r>
      </w:hyperlink>
    </w:p>
    <w:p w14:paraId="3BC51208"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79" w:history="1">
        <w:r w:rsidRPr="00E1239E">
          <w:rPr>
            <w:rStyle w:val="Hyperlink"/>
            <w:noProof/>
          </w:rPr>
          <w:t>4.7.4. Specific Reaction Rate Materials</w:t>
        </w:r>
        <w:r>
          <w:rPr>
            <w:noProof/>
            <w:webHidden/>
          </w:rPr>
          <w:tab/>
        </w:r>
        <w:r>
          <w:rPr>
            <w:noProof/>
            <w:webHidden/>
          </w:rPr>
          <w:fldChar w:fldCharType="begin"/>
        </w:r>
        <w:r>
          <w:rPr>
            <w:noProof/>
            <w:webHidden/>
          </w:rPr>
          <w:instrText xml:space="preserve"> PAGEREF _Toc397358479 \h </w:instrText>
        </w:r>
        <w:r>
          <w:rPr>
            <w:noProof/>
            <w:webHidden/>
          </w:rPr>
        </w:r>
        <w:r>
          <w:rPr>
            <w:noProof/>
            <w:webHidden/>
          </w:rPr>
          <w:fldChar w:fldCharType="separate"/>
        </w:r>
        <w:r>
          <w:rPr>
            <w:noProof/>
            <w:webHidden/>
          </w:rPr>
          <w:t>179</w:t>
        </w:r>
        <w:r>
          <w:rPr>
            <w:noProof/>
            <w:webHidden/>
          </w:rPr>
          <w:fldChar w:fldCharType="end"/>
        </w:r>
      </w:hyperlink>
    </w:p>
    <w:p w14:paraId="12518358"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80" w:history="1">
        <w:r w:rsidRPr="00E1239E">
          <w:rPr>
            <w:rStyle w:val="Hyperlink"/>
            <w:noProof/>
          </w:rPr>
          <w:t>4.7.4.1. Constant Reaction Rate</w:t>
        </w:r>
        <w:r>
          <w:rPr>
            <w:noProof/>
            <w:webHidden/>
          </w:rPr>
          <w:tab/>
        </w:r>
        <w:r>
          <w:rPr>
            <w:noProof/>
            <w:webHidden/>
          </w:rPr>
          <w:fldChar w:fldCharType="begin"/>
        </w:r>
        <w:r>
          <w:rPr>
            <w:noProof/>
            <w:webHidden/>
          </w:rPr>
          <w:instrText xml:space="preserve"> PAGEREF _Toc397358480 \h </w:instrText>
        </w:r>
        <w:r>
          <w:rPr>
            <w:noProof/>
            <w:webHidden/>
          </w:rPr>
        </w:r>
        <w:r>
          <w:rPr>
            <w:noProof/>
            <w:webHidden/>
          </w:rPr>
          <w:fldChar w:fldCharType="separate"/>
        </w:r>
        <w:r>
          <w:rPr>
            <w:noProof/>
            <w:webHidden/>
          </w:rPr>
          <w:t>180</w:t>
        </w:r>
        <w:r>
          <w:rPr>
            <w:noProof/>
            <w:webHidden/>
          </w:rPr>
          <w:fldChar w:fldCharType="end"/>
        </w:r>
      </w:hyperlink>
    </w:p>
    <w:p w14:paraId="5C28708D"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481" w:history="1">
        <w:r w:rsidRPr="00E1239E">
          <w:rPr>
            <w:rStyle w:val="Hyperlink"/>
            <w:noProof/>
          </w:rPr>
          <w:t>4.7.4.2. Huiskes Reaction Rate</w:t>
        </w:r>
        <w:r>
          <w:rPr>
            <w:noProof/>
            <w:webHidden/>
          </w:rPr>
          <w:tab/>
        </w:r>
        <w:r>
          <w:rPr>
            <w:noProof/>
            <w:webHidden/>
          </w:rPr>
          <w:fldChar w:fldCharType="begin"/>
        </w:r>
        <w:r>
          <w:rPr>
            <w:noProof/>
            <w:webHidden/>
          </w:rPr>
          <w:instrText xml:space="preserve"> PAGEREF _Toc397358481 \h </w:instrText>
        </w:r>
        <w:r>
          <w:rPr>
            <w:noProof/>
            <w:webHidden/>
          </w:rPr>
        </w:r>
        <w:r>
          <w:rPr>
            <w:noProof/>
            <w:webHidden/>
          </w:rPr>
          <w:fldChar w:fldCharType="separate"/>
        </w:r>
        <w:r>
          <w:rPr>
            <w:noProof/>
            <w:webHidden/>
          </w:rPr>
          <w:t>181</w:t>
        </w:r>
        <w:r>
          <w:rPr>
            <w:noProof/>
            <w:webHidden/>
          </w:rPr>
          <w:fldChar w:fldCharType="end"/>
        </w:r>
      </w:hyperlink>
    </w:p>
    <w:p w14:paraId="1672CA29"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482" w:history="1">
        <w:r w:rsidRPr="00E1239E">
          <w:rPr>
            <w:rStyle w:val="Hyperlink"/>
            <w:noProof/>
          </w:rPr>
          <w:t>4.8. Rigid Body</w:t>
        </w:r>
        <w:r>
          <w:rPr>
            <w:noProof/>
            <w:webHidden/>
          </w:rPr>
          <w:tab/>
        </w:r>
        <w:r>
          <w:rPr>
            <w:noProof/>
            <w:webHidden/>
          </w:rPr>
          <w:fldChar w:fldCharType="begin"/>
        </w:r>
        <w:r>
          <w:rPr>
            <w:noProof/>
            <w:webHidden/>
          </w:rPr>
          <w:instrText xml:space="preserve"> PAGEREF _Toc397358482 \h </w:instrText>
        </w:r>
        <w:r>
          <w:rPr>
            <w:noProof/>
            <w:webHidden/>
          </w:rPr>
        </w:r>
        <w:r>
          <w:rPr>
            <w:noProof/>
            <w:webHidden/>
          </w:rPr>
          <w:fldChar w:fldCharType="separate"/>
        </w:r>
        <w:r>
          <w:rPr>
            <w:noProof/>
            <w:webHidden/>
          </w:rPr>
          <w:t>182</w:t>
        </w:r>
        <w:r>
          <w:rPr>
            <w:noProof/>
            <w:webHidden/>
          </w:rPr>
          <w:fldChar w:fldCharType="end"/>
        </w:r>
      </w:hyperlink>
    </w:p>
    <w:p w14:paraId="4CC240D0" w14:textId="77777777" w:rsidR="00FC084D" w:rsidRDefault="00FC084D">
      <w:pPr>
        <w:pStyle w:val="TOC1"/>
        <w:tabs>
          <w:tab w:val="right" w:leader="dot" w:pos="9350"/>
        </w:tabs>
        <w:rPr>
          <w:rFonts w:asciiTheme="minorHAnsi" w:eastAsiaTheme="minorEastAsia" w:hAnsiTheme="minorHAnsi" w:cstheme="minorBidi"/>
          <w:b w:val="0"/>
          <w:bCs w:val="0"/>
          <w:caps w:val="0"/>
          <w:noProof/>
          <w:sz w:val="22"/>
          <w:szCs w:val="22"/>
        </w:rPr>
      </w:pPr>
      <w:hyperlink w:anchor="_Toc397358483" w:history="1">
        <w:r w:rsidRPr="00E1239E">
          <w:rPr>
            <w:rStyle w:val="Hyperlink"/>
            <w:noProof/>
          </w:rPr>
          <w:t>Chapter 5 Restart Input file</w:t>
        </w:r>
        <w:r>
          <w:rPr>
            <w:noProof/>
            <w:webHidden/>
          </w:rPr>
          <w:tab/>
        </w:r>
        <w:r>
          <w:rPr>
            <w:noProof/>
            <w:webHidden/>
          </w:rPr>
          <w:fldChar w:fldCharType="begin"/>
        </w:r>
        <w:r>
          <w:rPr>
            <w:noProof/>
            <w:webHidden/>
          </w:rPr>
          <w:instrText xml:space="preserve"> PAGEREF _Toc397358483 \h </w:instrText>
        </w:r>
        <w:r>
          <w:rPr>
            <w:noProof/>
            <w:webHidden/>
          </w:rPr>
        </w:r>
        <w:r>
          <w:rPr>
            <w:noProof/>
            <w:webHidden/>
          </w:rPr>
          <w:fldChar w:fldCharType="separate"/>
        </w:r>
        <w:r>
          <w:rPr>
            <w:noProof/>
            <w:webHidden/>
          </w:rPr>
          <w:t>183</w:t>
        </w:r>
        <w:r>
          <w:rPr>
            <w:noProof/>
            <w:webHidden/>
          </w:rPr>
          <w:fldChar w:fldCharType="end"/>
        </w:r>
      </w:hyperlink>
    </w:p>
    <w:p w14:paraId="533D5510"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484" w:history="1">
        <w:r w:rsidRPr="00E1239E">
          <w:rPr>
            <w:rStyle w:val="Hyperlink"/>
            <w:noProof/>
          </w:rPr>
          <w:t>5.1. The Archive Section</w:t>
        </w:r>
        <w:r>
          <w:rPr>
            <w:noProof/>
            <w:webHidden/>
          </w:rPr>
          <w:tab/>
        </w:r>
        <w:r>
          <w:rPr>
            <w:noProof/>
            <w:webHidden/>
          </w:rPr>
          <w:fldChar w:fldCharType="begin"/>
        </w:r>
        <w:r>
          <w:rPr>
            <w:noProof/>
            <w:webHidden/>
          </w:rPr>
          <w:instrText xml:space="preserve"> PAGEREF _Toc397358484 \h </w:instrText>
        </w:r>
        <w:r>
          <w:rPr>
            <w:noProof/>
            <w:webHidden/>
          </w:rPr>
        </w:r>
        <w:r>
          <w:rPr>
            <w:noProof/>
            <w:webHidden/>
          </w:rPr>
          <w:fldChar w:fldCharType="separate"/>
        </w:r>
        <w:r>
          <w:rPr>
            <w:noProof/>
            <w:webHidden/>
          </w:rPr>
          <w:t>183</w:t>
        </w:r>
        <w:r>
          <w:rPr>
            <w:noProof/>
            <w:webHidden/>
          </w:rPr>
          <w:fldChar w:fldCharType="end"/>
        </w:r>
      </w:hyperlink>
    </w:p>
    <w:p w14:paraId="72F5170F"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485" w:history="1">
        <w:r w:rsidRPr="00E1239E">
          <w:rPr>
            <w:rStyle w:val="Hyperlink"/>
            <w:noProof/>
          </w:rPr>
          <w:t>5.2. The Control Section</w:t>
        </w:r>
        <w:r>
          <w:rPr>
            <w:noProof/>
            <w:webHidden/>
          </w:rPr>
          <w:tab/>
        </w:r>
        <w:r>
          <w:rPr>
            <w:noProof/>
            <w:webHidden/>
          </w:rPr>
          <w:fldChar w:fldCharType="begin"/>
        </w:r>
        <w:r>
          <w:rPr>
            <w:noProof/>
            <w:webHidden/>
          </w:rPr>
          <w:instrText xml:space="preserve"> PAGEREF _Toc397358485 \h </w:instrText>
        </w:r>
        <w:r>
          <w:rPr>
            <w:noProof/>
            <w:webHidden/>
          </w:rPr>
        </w:r>
        <w:r>
          <w:rPr>
            <w:noProof/>
            <w:webHidden/>
          </w:rPr>
          <w:fldChar w:fldCharType="separate"/>
        </w:r>
        <w:r>
          <w:rPr>
            <w:noProof/>
            <w:webHidden/>
          </w:rPr>
          <w:t>184</w:t>
        </w:r>
        <w:r>
          <w:rPr>
            <w:noProof/>
            <w:webHidden/>
          </w:rPr>
          <w:fldChar w:fldCharType="end"/>
        </w:r>
      </w:hyperlink>
    </w:p>
    <w:p w14:paraId="3F8288E5"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486" w:history="1">
        <w:r w:rsidRPr="00E1239E">
          <w:rPr>
            <w:rStyle w:val="Hyperlink"/>
            <w:noProof/>
          </w:rPr>
          <w:t>5.3. The LoadData Section</w:t>
        </w:r>
        <w:r>
          <w:rPr>
            <w:noProof/>
            <w:webHidden/>
          </w:rPr>
          <w:tab/>
        </w:r>
        <w:r>
          <w:rPr>
            <w:noProof/>
            <w:webHidden/>
          </w:rPr>
          <w:fldChar w:fldCharType="begin"/>
        </w:r>
        <w:r>
          <w:rPr>
            <w:noProof/>
            <w:webHidden/>
          </w:rPr>
          <w:instrText xml:space="preserve"> PAGEREF _Toc397358486 \h </w:instrText>
        </w:r>
        <w:r>
          <w:rPr>
            <w:noProof/>
            <w:webHidden/>
          </w:rPr>
        </w:r>
        <w:r>
          <w:rPr>
            <w:noProof/>
            <w:webHidden/>
          </w:rPr>
          <w:fldChar w:fldCharType="separate"/>
        </w:r>
        <w:r>
          <w:rPr>
            <w:noProof/>
            <w:webHidden/>
          </w:rPr>
          <w:t>184</w:t>
        </w:r>
        <w:r>
          <w:rPr>
            <w:noProof/>
            <w:webHidden/>
          </w:rPr>
          <w:fldChar w:fldCharType="end"/>
        </w:r>
      </w:hyperlink>
    </w:p>
    <w:p w14:paraId="0DCA8925"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487" w:history="1">
        <w:r w:rsidRPr="00E1239E">
          <w:rPr>
            <w:rStyle w:val="Hyperlink"/>
            <w:noProof/>
          </w:rPr>
          <w:t>5.4. Example</w:t>
        </w:r>
        <w:r>
          <w:rPr>
            <w:noProof/>
            <w:webHidden/>
          </w:rPr>
          <w:tab/>
        </w:r>
        <w:r>
          <w:rPr>
            <w:noProof/>
            <w:webHidden/>
          </w:rPr>
          <w:fldChar w:fldCharType="begin"/>
        </w:r>
        <w:r>
          <w:rPr>
            <w:noProof/>
            <w:webHidden/>
          </w:rPr>
          <w:instrText xml:space="preserve"> PAGEREF _Toc397358487 \h </w:instrText>
        </w:r>
        <w:r>
          <w:rPr>
            <w:noProof/>
            <w:webHidden/>
          </w:rPr>
        </w:r>
        <w:r>
          <w:rPr>
            <w:noProof/>
            <w:webHidden/>
          </w:rPr>
          <w:fldChar w:fldCharType="separate"/>
        </w:r>
        <w:r>
          <w:rPr>
            <w:noProof/>
            <w:webHidden/>
          </w:rPr>
          <w:t>184</w:t>
        </w:r>
        <w:r>
          <w:rPr>
            <w:noProof/>
            <w:webHidden/>
          </w:rPr>
          <w:fldChar w:fldCharType="end"/>
        </w:r>
      </w:hyperlink>
    </w:p>
    <w:p w14:paraId="2DFBFCA7" w14:textId="77777777" w:rsidR="00FC084D" w:rsidRDefault="00FC084D">
      <w:pPr>
        <w:pStyle w:val="TOC1"/>
        <w:tabs>
          <w:tab w:val="right" w:leader="dot" w:pos="9350"/>
        </w:tabs>
        <w:rPr>
          <w:rFonts w:asciiTheme="minorHAnsi" w:eastAsiaTheme="minorEastAsia" w:hAnsiTheme="minorHAnsi" w:cstheme="minorBidi"/>
          <w:b w:val="0"/>
          <w:bCs w:val="0"/>
          <w:caps w:val="0"/>
          <w:noProof/>
          <w:sz w:val="22"/>
          <w:szCs w:val="22"/>
        </w:rPr>
      </w:pPr>
      <w:hyperlink w:anchor="_Toc397358488" w:history="1">
        <w:r w:rsidRPr="00E1239E">
          <w:rPr>
            <w:rStyle w:val="Hyperlink"/>
            <w:noProof/>
          </w:rPr>
          <w:t>Chapter 6 Multi-step Analysis</w:t>
        </w:r>
        <w:r>
          <w:rPr>
            <w:noProof/>
            <w:webHidden/>
          </w:rPr>
          <w:tab/>
        </w:r>
        <w:r>
          <w:rPr>
            <w:noProof/>
            <w:webHidden/>
          </w:rPr>
          <w:fldChar w:fldCharType="begin"/>
        </w:r>
        <w:r>
          <w:rPr>
            <w:noProof/>
            <w:webHidden/>
          </w:rPr>
          <w:instrText xml:space="preserve"> PAGEREF _Toc397358488 \h </w:instrText>
        </w:r>
        <w:r>
          <w:rPr>
            <w:noProof/>
            <w:webHidden/>
          </w:rPr>
        </w:r>
        <w:r>
          <w:rPr>
            <w:noProof/>
            <w:webHidden/>
          </w:rPr>
          <w:fldChar w:fldCharType="separate"/>
        </w:r>
        <w:r>
          <w:rPr>
            <w:noProof/>
            <w:webHidden/>
          </w:rPr>
          <w:t>185</w:t>
        </w:r>
        <w:r>
          <w:rPr>
            <w:noProof/>
            <w:webHidden/>
          </w:rPr>
          <w:fldChar w:fldCharType="end"/>
        </w:r>
      </w:hyperlink>
    </w:p>
    <w:p w14:paraId="37184C97"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489" w:history="1">
        <w:r w:rsidRPr="00E1239E">
          <w:rPr>
            <w:rStyle w:val="Hyperlink"/>
            <w:noProof/>
          </w:rPr>
          <w:t>6.1. The Step Section</w:t>
        </w:r>
        <w:r>
          <w:rPr>
            <w:noProof/>
            <w:webHidden/>
          </w:rPr>
          <w:tab/>
        </w:r>
        <w:r>
          <w:rPr>
            <w:noProof/>
            <w:webHidden/>
          </w:rPr>
          <w:fldChar w:fldCharType="begin"/>
        </w:r>
        <w:r>
          <w:rPr>
            <w:noProof/>
            <w:webHidden/>
          </w:rPr>
          <w:instrText xml:space="preserve"> PAGEREF _Toc397358489 \h </w:instrText>
        </w:r>
        <w:r>
          <w:rPr>
            <w:noProof/>
            <w:webHidden/>
          </w:rPr>
        </w:r>
        <w:r>
          <w:rPr>
            <w:noProof/>
            <w:webHidden/>
          </w:rPr>
          <w:fldChar w:fldCharType="separate"/>
        </w:r>
        <w:r>
          <w:rPr>
            <w:noProof/>
            <w:webHidden/>
          </w:rPr>
          <w:t>185</w:t>
        </w:r>
        <w:r>
          <w:rPr>
            <w:noProof/>
            <w:webHidden/>
          </w:rPr>
          <w:fldChar w:fldCharType="end"/>
        </w:r>
      </w:hyperlink>
    </w:p>
    <w:p w14:paraId="3A3EFFFE"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90" w:history="1">
        <w:r w:rsidRPr="00E1239E">
          <w:rPr>
            <w:rStyle w:val="Hyperlink"/>
            <w:noProof/>
          </w:rPr>
          <w:t>6.1.1. Control Settings</w:t>
        </w:r>
        <w:r>
          <w:rPr>
            <w:noProof/>
            <w:webHidden/>
          </w:rPr>
          <w:tab/>
        </w:r>
        <w:r>
          <w:rPr>
            <w:noProof/>
            <w:webHidden/>
          </w:rPr>
          <w:fldChar w:fldCharType="begin"/>
        </w:r>
        <w:r>
          <w:rPr>
            <w:noProof/>
            <w:webHidden/>
          </w:rPr>
          <w:instrText xml:space="preserve"> PAGEREF _Toc397358490 \h </w:instrText>
        </w:r>
        <w:r>
          <w:rPr>
            <w:noProof/>
            <w:webHidden/>
          </w:rPr>
        </w:r>
        <w:r>
          <w:rPr>
            <w:noProof/>
            <w:webHidden/>
          </w:rPr>
          <w:fldChar w:fldCharType="separate"/>
        </w:r>
        <w:r>
          <w:rPr>
            <w:noProof/>
            <w:webHidden/>
          </w:rPr>
          <w:t>186</w:t>
        </w:r>
        <w:r>
          <w:rPr>
            <w:noProof/>
            <w:webHidden/>
          </w:rPr>
          <w:fldChar w:fldCharType="end"/>
        </w:r>
      </w:hyperlink>
    </w:p>
    <w:p w14:paraId="1DEF8386"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91" w:history="1">
        <w:r w:rsidRPr="00E1239E">
          <w:rPr>
            <w:rStyle w:val="Hyperlink"/>
            <w:noProof/>
          </w:rPr>
          <w:t>6.1.2. Boundary Conditions</w:t>
        </w:r>
        <w:r>
          <w:rPr>
            <w:noProof/>
            <w:webHidden/>
          </w:rPr>
          <w:tab/>
        </w:r>
        <w:r>
          <w:rPr>
            <w:noProof/>
            <w:webHidden/>
          </w:rPr>
          <w:fldChar w:fldCharType="begin"/>
        </w:r>
        <w:r>
          <w:rPr>
            <w:noProof/>
            <w:webHidden/>
          </w:rPr>
          <w:instrText xml:space="preserve"> PAGEREF _Toc397358491 \h </w:instrText>
        </w:r>
        <w:r>
          <w:rPr>
            <w:noProof/>
            <w:webHidden/>
          </w:rPr>
        </w:r>
        <w:r>
          <w:rPr>
            <w:noProof/>
            <w:webHidden/>
          </w:rPr>
          <w:fldChar w:fldCharType="separate"/>
        </w:r>
        <w:r>
          <w:rPr>
            <w:noProof/>
            <w:webHidden/>
          </w:rPr>
          <w:t>186</w:t>
        </w:r>
        <w:r>
          <w:rPr>
            <w:noProof/>
            <w:webHidden/>
          </w:rPr>
          <w:fldChar w:fldCharType="end"/>
        </w:r>
      </w:hyperlink>
    </w:p>
    <w:p w14:paraId="089573C4"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92" w:history="1">
        <w:r w:rsidRPr="00E1239E">
          <w:rPr>
            <w:rStyle w:val="Hyperlink"/>
            <w:noProof/>
          </w:rPr>
          <w:t>6.1.3. Relative Boundary Conditions</w:t>
        </w:r>
        <w:r>
          <w:rPr>
            <w:noProof/>
            <w:webHidden/>
          </w:rPr>
          <w:tab/>
        </w:r>
        <w:r>
          <w:rPr>
            <w:noProof/>
            <w:webHidden/>
          </w:rPr>
          <w:fldChar w:fldCharType="begin"/>
        </w:r>
        <w:r>
          <w:rPr>
            <w:noProof/>
            <w:webHidden/>
          </w:rPr>
          <w:instrText xml:space="preserve"> PAGEREF _Toc397358492 \h </w:instrText>
        </w:r>
        <w:r>
          <w:rPr>
            <w:noProof/>
            <w:webHidden/>
          </w:rPr>
        </w:r>
        <w:r>
          <w:rPr>
            <w:noProof/>
            <w:webHidden/>
          </w:rPr>
          <w:fldChar w:fldCharType="separate"/>
        </w:r>
        <w:r>
          <w:rPr>
            <w:noProof/>
            <w:webHidden/>
          </w:rPr>
          <w:t>186</w:t>
        </w:r>
        <w:r>
          <w:rPr>
            <w:noProof/>
            <w:webHidden/>
          </w:rPr>
          <w:fldChar w:fldCharType="end"/>
        </w:r>
      </w:hyperlink>
    </w:p>
    <w:p w14:paraId="6886CFA3"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493" w:history="1">
        <w:r w:rsidRPr="00E1239E">
          <w:rPr>
            <w:rStyle w:val="Hyperlink"/>
            <w:noProof/>
          </w:rPr>
          <w:t>6.2. An Example</w:t>
        </w:r>
        <w:r>
          <w:rPr>
            <w:noProof/>
            <w:webHidden/>
          </w:rPr>
          <w:tab/>
        </w:r>
        <w:r>
          <w:rPr>
            <w:noProof/>
            <w:webHidden/>
          </w:rPr>
          <w:fldChar w:fldCharType="begin"/>
        </w:r>
        <w:r>
          <w:rPr>
            <w:noProof/>
            <w:webHidden/>
          </w:rPr>
          <w:instrText xml:space="preserve"> PAGEREF _Toc397358493 \h </w:instrText>
        </w:r>
        <w:r>
          <w:rPr>
            <w:noProof/>
            <w:webHidden/>
          </w:rPr>
        </w:r>
        <w:r>
          <w:rPr>
            <w:noProof/>
            <w:webHidden/>
          </w:rPr>
          <w:fldChar w:fldCharType="separate"/>
        </w:r>
        <w:r>
          <w:rPr>
            <w:noProof/>
            <w:webHidden/>
          </w:rPr>
          <w:t>186</w:t>
        </w:r>
        <w:r>
          <w:rPr>
            <w:noProof/>
            <w:webHidden/>
          </w:rPr>
          <w:fldChar w:fldCharType="end"/>
        </w:r>
      </w:hyperlink>
    </w:p>
    <w:p w14:paraId="16D88B37" w14:textId="77777777" w:rsidR="00FC084D" w:rsidRDefault="00FC084D">
      <w:pPr>
        <w:pStyle w:val="TOC1"/>
        <w:tabs>
          <w:tab w:val="right" w:leader="dot" w:pos="9350"/>
        </w:tabs>
        <w:rPr>
          <w:rFonts w:asciiTheme="minorHAnsi" w:eastAsiaTheme="minorEastAsia" w:hAnsiTheme="minorHAnsi" w:cstheme="minorBidi"/>
          <w:b w:val="0"/>
          <w:bCs w:val="0"/>
          <w:caps w:val="0"/>
          <w:noProof/>
          <w:sz w:val="22"/>
          <w:szCs w:val="22"/>
        </w:rPr>
      </w:pPr>
      <w:hyperlink w:anchor="_Toc397358494" w:history="1">
        <w:r w:rsidRPr="00E1239E">
          <w:rPr>
            <w:rStyle w:val="Hyperlink"/>
            <w:noProof/>
          </w:rPr>
          <w:t>Chapter 7 Parameter Optimization</w:t>
        </w:r>
        <w:r>
          <w:rPr>
            <w:noProof/>
            <w:webHidden/>
          </w:rPr>
          <w:tab/>
        </w:r>
        <w:r>
          <w:rPr>
            <w:noProof/>
            <w:webHidden/>
          </w:rPr>
          <w:fldChar w:fldCharType="begin"/>
        </w:r>
        <w:r>
          <w:rPr>
            <w:noProof/>
            <w:webHidden/>
          </w:rPr>
          <w:instrText xml:space="preserve"> PAGEREF _Toc397358494 \h </w:instrText>
        </w:r>
        <w:r>
          <w:rPr>
            <w:noProof/>
            <w:webHidden/>
          </w:rPr>
        </w:r>
        <w:r>
          <w:rPr>
            <w:noProof/>
            <w:webHidden/>
          </w:rPr>
          <w:fldChar w:fldCharType="separate"/>
        </w:r>
        <w:r>
          <w:rPr>
            <w:noProof/>
            <w:webHidden/>
          </w:rPr>
          <w:t>189</w:t>
        </w:r>
        <w:r>
          <w:rPr>
            <w:noProof/>
            <w:webHidden/>
          </w:rPr>
          <w:fldChar w:fldCharType="end"/>
        </w:r>
      </w:hyperlink>
    </w:p>
    <w:p w14:paraId="0C617F25"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495" w:history="1">
        <w:r w:rsidRPr="00E1239E">
          <w:rPr>
            <w:rStyle w:val="Hyperlink"/>
            <w:noProof/>
          </w:rPr>
          <w:t>7.1. Optimization Input File</w:t>
        </w:r>
        <w:r>
          <w:rPr>
            <w:noProof/>
            <w:webHidden/>
          </w:rPr>
          <w:tab/>
        </w:r>
        <w:r>
          <w:rPr>
            <w:noProof/>
            <w:webHidden/>
          </w:rPr>
          <w:fldChar w:fldCharType="begin"/>
        </w:r>
        <w:r>
          <w:rPr>
            <w:noProof/>
            <w:webHidden/>
          </w:rPr>
          <w:instrText xml:space="preserve"> PAGEREF _Toc397358495 \h </w:instrText>
        </w:r>
        <w:r>
          <w:rPr>
            <w:noProof/>
            <w:webHidden/>
          </w:rPr>
        </w:r>
        <w:r>
          <w:rPr>
            <w:noProof/>
            <w:webHidden/>
          </w:rPr>
          <w:fldChar w:fldCharType="separate"/>
        </w:r>
        <w:r>
          <w:rPr>
            <w:noProof/>
            <w:webHidden/>
          </w:rPr>
          <w:t>189</w:t>
        </w:r>
        <w:r>
          <w:rPr>
            <w:noProof/>
            <w:webHidden/>
          </w:rPr>
          <w:fldChar w:fldCharType="end"/>
        </w:r>
      </w:hyperlink>
    </w:p>
    <w:p w14:paraId="135770D5"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96" w:history="1">
        <w:r w:rsidRPr="00E1239E">
          <w:rPr>
            <w:rStyle w:val="Hyperlink"/>
            <w:noProof/>
          </w:rPr>
          <w:t>7.1.1. Model Section</w:t>
        </w:r>
        <w:r>
          <w:rPr>
            <w:noProof/>
            <w:webHidden/>
          </w:rPr>
          <w:tab/>
        </w:r>
        <w:r>
          <w:rPr>
            <w:noProof/>
            <w:webHidden/>
          </w:rPr>
          <w:fldChar w:fldCharType="begin"/>
        </w:r>
        <w:r>
          <w:rPr>
            <w:noProof/>
            <w:webHidden/>
          </w:rPr>
          <w:instrText xml:space="preserve"> PAGEREF _Toc397358496 \h </w:instrText>
        </w:r>
        <w:r>
          <w:rPr>
            <w:noProof/>
            <w:webHidden/>
          </w:rPr>
        </w:r>
        <w:r>
          <w:rPr>
            <w:noProof/>
            <w:webHidden/>
          </w:rPr>
          <w:fldChar w:fldCharType="separate"/>
        </w:r>
        <w:r>
          <w:rPr>
            <w:noProof/>
            <w:webHidden/>
          </w:rPr>
          <w:t>189</w:t>
        </w:r>
        <w:r>
          <w:rPr>
            <w:noProof/>
            <w:webHidden/>
          </w:rPr>
          <w:fldChar w:fldCharType="end"/>
        </w:r>
      </w:hyperlink>
    </w:p>
    <w:p w14:paraId="1C904C4F"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97" w:history="1">
        <w:r w:rsidRPr="00E1239E">
          <w:rPr>
            <w:rStyle w:val="Hyperlink"/>
            <w:noProof/>
          </w:rPr>
          <w:t>7.1.2. Options Section</w:t>
        </w:r>
        <w:r>
          <w:rPr>
            <w:noProof/>
            <w:webHidden/>
          </w:rPr>
          <w:tab/>
        </w:r>
        <w:r>
          <w:rPr>
            <w:noProof/>
            <w:webHidden/>
          </w:rPr>
          <w:fldChar w:fldCharType="begin"/>
        </w:r>
        <w:r>
          <w:rPr>
            <w:noProof/>
            <w:webHidden/>
          </w:rPr>
          <w:instrText xml:space="preserve"> PAGEREF _Toc397358497 \h </w:instrText>
        </w:r>
        <w:r>
          <w:rPr>
            <w:noProof/>
            <w:webHidden/>
          </w:rPr>
        </w:r>
        <w:r>
          <w:rPr>
            <w:noProof/>
            <w:webHidden/>
          </w:rPr>
          <w:fldChar w:fldCharType="separate"/>
        </w:r>
        <w:r>
          <w:rPr>
            <w:noProof/>
            <w:webHidden/>
          </w:rPr>
          <w:t>189</w:t>
        </w:r>
        <w:r>
          <w:rPr>
            <w:noProof/>
            <w:webHidden/>
          </w:rPr>
          <w:fldChar w:fldCharType="end"/>
        </w:r>
      </w:hyperlink>
    </w:p>
    <w:p w14:paraId="66CC3DA0"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98" w:history="1">
        <w:r w:rsidRPr="00E1239E">
          <w:rPr>
            <w:rStyle w:val="Hyperlink"/>
            <w:noProof/>
          </w:rPr>
          <w:t>7.1.3. Function Section</w:t>
        </w:r>
        <w:r>
          <w:rPr>
            <w:noProof/>
            <w:webHidden/>
          </w:rPr>
          <w:tab/>
        </w:r>
        <w:r>
          <w:rPr>
            <w:noProof/>
            <w:webHidden/>
          </w:rPr>
          <w:fldChar w:fldCharType="begin"/>
        </w:r>
        <w:r>
          <w:rPr>
            <w:noProof/>
            <w:webHidden/>
          </w:rPr>
          <w:instrText xml:space="preserve"> PAGEREF _Toc397358498 \h </w:instrText>
        </w:r>
        <w:r>
          <w:rPr>
            <w:noProof/>
            <w:webHidden/>
          </w:rPr>
        </w:r>
        <w:r>
          <w:rPr>
            <w:noProof/>
            <w:webHidden/>
          </w:rPr>
          <w:fldChar w:fldCharType="separate"/>
        </w:r>
        <w:r>
          <w:rPr>
            <w:noProof/>
            <w:webHidden/>
          </w:rPr>
          <w:t>191</w:t>
        </w:r>
        <w:r>
          <w:rPr>
            <w:noProof/>
            <w:webHidden/>
          </w:rPr>
          <w:fldChar w:fldCharType="end"/>
        </w:r>
      </w:hyperlink>
    </w:p>
    <w:p w14:paraId="4465158A"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499" w:history="1">
        <w:r w:rsidRPr="00E1239E">
          <w:rPr>
            <w:rStyle w:val="Hyperlink"/>
            <w:noProof/>
          </w:rPr>
          <w:t>7.1.4. Parameters Section</w:t>
        </w:r>
        <w:r>
          <w:rPr>
            <w:noProof/>
            <w:webHidden/>
          </w:rPr>
          <w:tab/>
        </w:r>
        <w:r>
          <w:rPr>
            <w:noProof/>
            <w:webHidden/>
          </w:rPr>
          <w:fldChar w:fldCharType="begin"/>
        </w:r>
        <w:r>
          <w:rPr>
            <w:noProof/>
            <w:webHidden/>
          </w:rPr>
          <w:instrText xml:space="preserve"> PAGEREF _Toc397358499 \h </w:instrText>
        </w:r>
        <w:r>
          <w:rPr>
            <w:noProof/>
            <w:webHidden/>
          </w:rPr>
        </w:r>
        <w:r>
          <w:rPr>
            <w:noProof/>
            <w:webHidden/>
          </w:rPr>
          <w:fldChar w:fldCharType="separate"/>
        </w:r>
        <w:r>
          <w:rPr>
            <w:noProof/>
            <w:webHidden/>
          </w:rPr>
          <w:t>191</w:t>
        </w:r>
        <w:r>
          <w:rPr>
            <w:noProof/>
            <w:webHidden/>
          </w:rPr>
          <w:fldChar w:fldCharType="end"/>
        </w:r>
      </w:hyperlink>
    </w:p>
    <w:p w14:paraId="74F836FB"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00" w:history="1">
        <w:r w:rsidRPr="00E1239E">
          <w:rPr>
            <w:rStyle w:val="Hyperlink"/>
            <w:noProof/>
          </w:rPr>
          <w:t>7.1.5. Constraints Section</w:t>
        </w:r>
        <w:r>
          <w:rPr>
            <w:noProof/>
            <w:webHidden/>
          </w:rPr>
          <w:tab/>
        </w:r>
        <w:r>
          <w:rPr>
            <w:noProof/>
            <w:webHidden/>
          </w:rPr>
          <w:fldChar w:fldCharType="begin"/>
        </w:r>
        <w:r>
          <w:rPr>
            <w:noProof/>
            <w:webHidden/>
          </w:rPr>
          <w:instrText xml:space="preserve"> PAGEREF _Toc397358500 \h </w:instrText>
        </w:r>
        <w:r>
          <w:rPr>
            <w:noProof/>
            <w:webHidden/>
          </w:rPr>
        </w:r>
        <w:r>
          <w:rPr>
            <w:noProof/>
            <w:webHidden/>
          </w:rPr>
          <w:fldChar w:fldCharType="separate"/>
        </w:r>
        <w:r>
          <w:rPr>
            <w:noProof/>
            <w:webHidden/>
          </w:rPr>
          <w:t>193</w:t>
        </w:r>
        <w:r>
          <w:rPr>
            <w:noProof/>
            <w:webHidden/>
          </w:rPr>
          <w:fldChar w:fldCharType="end"/>
        </w:r>
      </w:hyperlink>
    </w:p>
    <w:p w14:paraId="716231F1"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01" w:history="1">
        <w:r w:rsidRPr="00E1239E">
          <w:rPr>
            <w:rStyle w:val="Hyperlink"/>
            <w:noProof/>
          </w:rPr>
          <w:t>7.1.6. Load Data Section</w:t>
        </w:r>
        <w:r>
          <w:rPr>
            <w:noProof/>
            <w:webHidden/>
          </w:rPr>
          <w:tab/>
        </w:r>
        <w:r>
          <w:rPr>
            <w:noProof/>
            <w:webHidden/>
          </w:rPr>
          <w:fldChar w:fldCharType="begin"/>
        </w:r>
        <w:r>
          <w:rPr>
            <w:noProof/>
            <w:webHidden/>
          </w:rPr>
          <w:instrText xml:space="preserve"> PAGEREF _Toc397358501 \h </w:instrText>
        </w:r>
        <w:r>
          <w:rPr>
            <w:noProof/>
            <w:webHidden/>
          </w:rPr>
        </w:r>
        <w:r>
          <w:rPr>
            <w:noProof/>
            <w:webHidden/>
          </w:rPr>
          <w:fldChar w:fldCharType="separate"/>
        </w:r>
        <w:r>
          <w:rPr>
            <w:noProof/>
            <w:webHidden/>
          </w:rPr>
          <w:t>194</w:t>
        </w:r>
        <w:r>
          <w:rPr>
            <w:noProof/>
            <w:webHidden/>
          </w:rPr>
          <w:fldChar w:fldCharType="end"/>
        </w:r>
      </w:hyperlink>
    </w:p>
    <w:p w14:paraId="5F22E701"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502" w:history="1">
        <w:r w:rsidRPr="00E1239E">
          <w:rPr>
            <w:rStyle w:val="Hyperlink"/>
            <w:noProof/>
          </w:rPr>
          <w:t>7.2. Running a Parameter Optimization</w:t>
        </w:r>
        <w:r>
          <w:rPr>
            <w:noProof/>
            <w:webHidden/>
          </w:rPr>
          <w:tab/>
        </w:r>
        <w:r>
          <w:rPr>
            <w:noProof/>
            <w:webHidden/>
          </w:rPr>
          <w:fldChar w:fldCharType="begin"/>
        </w:r>
        <w:r>
          <w:rPr>
            <w:noProof/>
            <w:webHidden/>
          </w:rPr>
          <w:instrText xml:space="preserve"> PAGEREF _Toc397358502 \h </w:instrText>
        </w:r>
        <w:r>
          <w:rPr>
            <w:noProof/>
            <w:webHidden/>
          </w:rPr>
        </w:r>
        <w:r>
          <w:rPr>
            <w:noProof/>
            <w:webHidden/>
          </w:rPr>
          <w:fldChar w:fldCharType="separate"/>
        </w:r>
        <w:r>
          <w:rPr>
            <w:noProof/>
            <w:webHidden/>
          </w:rPr>
          <w:t>194</w:t>
        </w:r>
        <w:r>
          <w:rPr>
            <w:noProof/>
            <w:webHidden/>
          </w:rPr>
          <w:fldChar w:fldCharType="end"/>
        </w:r>
      </w:hyperlink>
    </w:p>
    <w:p w14:paraId="59050653"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503" w:history="1">
        <w:r w:rsidRPr="00E1239E">
          <w:rPr>
            <w:rStyle w:val="Hyperlink"/>
            <w:noProof/>
          </w:rPr>
          <w:t>7.3. An Example Input File</w:t>
        </w:r>
        <w:r>
          <w:rPr>
            <w:noProof/>
            <w:webHidden/>
          </w:rPr>
          <w:tab/>
        </w:r>
        <w:r>
          <w:rPr>
            <w:noProof/>
            <w:webHidden/>
          </w:rPr>
          <w:fldChar w:fldCharType="begin"/>
        </w:r>
        <w:r>
          <w:rPr>
            <w:noProof/>
            <w:webHidden/>
          </w:rPr>
          <w:instrText xml:space="preserve"> PAGEREF _Toc397358503 \h </w:instrText>
        </w:r>
        <w:r>
          <w:rPr>
            <w:noProof/>
            <w:webHidden/>
          </w:rPr>
        </w:r>
        <w:r>
          <w:rPr>
            <w:noProof/>
            <w:webHidden/>
          </w:rPr>
          <w:fldChar w:fldCharType="separate"/>
        </w:r>
        <w:r>
          <w:rPr>
            <w:noProof/>
            <w:webHidden/>
          </w:rPr>
          <w:t>194</w:t>
        </w:r>
        <w:r>
          <w:rPr>
            <w:noProof/>
            <w:webHidden/>
          </w:rPr>
          <w:fldChar w:fldCharType="end"/>
        </w:r>
      </w:hyperlink>
    </w:p>
    <w:p w14:paraId="30D08CBF" w14:textId="77777777" w:rsidR="00FC084D" w:rsidRDefault="00FC084D">
      <w:pPr>
        <w:pStyle w:val="TOC1"/>
        <w:tabs>
          <w:tab w:val="right" w:leader="dot" w:pos="9350"/>
        </w:tabs>
        <w:rPr>
          <w:rFonts w:asciiTheme="minorHAnsi" w:eastAsiaTheme="minorEastAsia" w:hAnsiTheme="minorHAnsi" w:cstheme="minorBidi"/>
          <w:b w:val="0"/>
          <w:bCs w:val="0"/>
          <w:caps w:val="0"/>
          <w:noProof/>
          <w:sz w:val="22"/>
          <w:szCs w:val="22"/>
        </w:rPr>
      </w:pPr>
      <w:hyperlink w:anchor="_Toc397358504" w:history="1">
        <w:r w:rsidRPr="00E1239E">
          <w:rPr>
            <w:rStyle w:val="Hyperlink"/>
            <w:noProof/>
          </w:rPr>
          <w:t>Chapter 8 Troubleshooting</w:t>
        </w:r>
        <w:r>
          <w:rPr>
            <w:noProof/>
            <w:webHidden/>
          </w:rPr>
          <w:tab/>
        </w:r>
        <w:r>
          <w:rPr>
            <w:noProof/>
            <w:webHidden/>
          </w:rPr>
          <w:fldChar w:fldCharType="begin"/>
        </w:r>
        <w:r>
          <w:rPr>
            <w:noProof/>
            <w:webHidden/>
          </w:rPr>
          <w:instrText xml:space="preserve"> PAGEREF _Toc397358504 \h </w:instrText>
        </w:r>
        <w:r>
          <w:rPr>
            <w:noProof/>
            <w:webHidden/>
          </w:rPr>
        </w:r>
        <w:r>
          <w:rPr>
            <w:noProof/>
            <w:webHidden/>
          </w:rPr>
          <w:fldChar w:fldCharType="separate"/>
        </w:r>
        <w:r>
          <w:rPr>
            <w:noProof/>
            <w:webHidden/>
          </w:rPr>
          <w:t>196</w:t>
        </w:r>
        <w:r>
          <w:rPr>
            <w:noProof/>
            <w:webHidden/>
          </w:rPr>
          <w:fldChar w:fldCharType="end"/>
        </w:r>
      </w:hyperlink>
    </w:p>
    <w:p w14:paraId="4BB4591F"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505" w:history="1">
        <w:r w:rsidRPr="00E1239E">
          <w:rPr>
            <w:rStyle w:val="Hyperlink"/>
            <w:noProof/>
          </w:rPr>
          <w:t>8.1. Before You Run Your Model</w:t>
        </w:r>
        <w:r>
          <w:rPr>
            <w:noProof/>
            <w:webHidden/>
          </w:rPr>
          <w:tab/>
        </w:r>
        <w:r>
          <w:rPr>
            <w:noProof/>
            <w:webHidden/>
          </w:rPr>
          <w:fldChar w:fldCharType="begin"/>
        </w:r>
        <w:r>
          <w:rPr>
            <w:noProof/>
            <w:webHidden/>
          </w:rPr>
          <w:instrText xml:space="preserve"> PAGEREF _Toc397358505 \h </w:instrText>
        </w:r>
        <w:r>
          <w:rPr>
            <w:noProof/>
            <w:webHidden/>
          </w:rPr>
        </w:r>
        <w:r>
          <w:rPr>
            <w:noProof/>
            <w:webHidden/>
          </w:rPr>
          <w:fldChar w:fldCharType="separate"/>
        </w:r>
        <w:r>
          <w:rPr>
            <w:noProof/>
            <w:webHidden/>
          </w:rPr>
          <w:t>196</w:t>
        </w:r>
        <w:r>
          <w:rPr>
            <w:noProof/>
            <w:webHidden/>
          </w:rPr>
          <w:fldChar w:fldCharType="end"/>
        </w:r>
      </w:hyperlink>
    </w:p>
    <w:p w14:paraId="60CBDD04"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06" w:history="1">
        <w:r w:rsidRPr="00E1239E">
          <w:rPr>
            <w:rStyle w:val="Hyperlink"/>
            <w:noProof/>
          </w:rPr>
          <w:t>8.1.1. The Finite Element Mesh</w:t>
        </w:r>
        <w:r>
          <w:rPr>
            <w:noProof/>
            <w:webHidden/>
          </w:rPr>
          <w:tab/>
        </w:r>
        <w:r>
          <w:rPr>
            <w:noProof/>
            <w:webHidden/>
          </w:rPr>
          <w:fldChar w:fldCharType="begin"/>
        </w:r>
        <w:r>
          <w:rPr>
            <w:noProof/>
            <w:webHidden/>
          </w:rPr>
          <w:instrText xml:space="preserve"> PAGEREF _Toc397358506 \h </w:instrText>
        </w:r>
        <w:r>
          <w:rPr>
            <w:noProof/>
            <w:webHidden/>
          </w:rPr>
        </w:r>
        <w:r>
          <w:rPr>
            <w:noProof/>
            <w:webHidden/>
          </w:rPr>
          <w:fldChar w:fldCharType="separate"/>
        </w:r>
        <w:r>
          <w:rPr>
            <w:noProof/>
            <w:webHidden/>
          </w:rPr>
          <w:t>196</w:t>
        </w:r>
        <w:r>
          <w:rPr>
            <w:noProof/>
            <w:webHidden/>
          </w:rPr>
          <w:fldChar w:fldCharType="end"/>
        </w:r>
      </w:hyperlink>
    </w:p>
    <w:p w14:paraId="07EACBBB"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07" w:history="1">
        <w:r w:rsidRPr="00E1239E">
          <w:rPr>
            <w:rStyle w:val="Hyperlink"/>
            <w:noProof/>
          </w:rPr>
          <w:t>8.1.2. Materials</w:t>
        </w:r>
        <w:r>
          <w:rPr>
            <w:noProof/>
            <w:webHidden/>
          </w:rPr>
          <w:tab/>
        </w:r>
        <w:r>
          <w:rPr>
            <w:noProof/>
            <w:webHidden/>
          </w:rPr>
          <w:fldChar w:fldCharType="begin"/>
        </w:r>
        <w:r>
          <w:rPr>
            <w:noProof/>
            <w:webHidden/>
          </w:rPr>
          <w:instrText xml:space="preserve"> PAGEREF _Toc397358507 \h </w:instrText>
        </w:r>
        <w:r>
          <w:rPr>
            <w:noProof/>
            <w:webHidden/>
          </w:rPr>
        </w:r>
        <w:r>
          <w:rPr>
            <w:noProof/>
            <w:webHidden/>
          </w:rPr>
          <w:fldChar w:fldCharType="separate"/>
        </w:r>
        <w:r>
          <w:rPr>
            <w:noProof/>
            <w:webHidden/>
          </w:rPr>
          <w:t>197</w:t>
        </w:r>
        <w:r>
          <w:rPr>
            <w:noProof/>
            <w:webHidden/>
          </w:rPr>
          <w:fldChar w:fldCharType="end"/>
        </w:r>
      </w:hyperlink>
    </w:p>
    <w:p w14:paraId="55968047"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08" w:history="1">
        <w:r w:rsidRPr="00E1239E">
          <w:rPr>
            <w:rStyle w:val="Hyperlink"/>
            <w:noProof/>
          </w:rPr>
          <w:t>8.1.3. Boundary Conditions</w:t>
        </w:r>
        <w:r>
          <w:rPr>
            <w:noProof/>
            <w:webHidden/>
          </w:rPr>
          <w:tab/>
        </w:r>
        <w:r>
          <w:rPr>
            <w:noProof/>
            <w:webHidden/>
          </w:rPr>
          <w:fldChar w:fldCharType="begin"/>
        </w:r>
        <w:r>
          <w:rPr>
            <w:noProof/>
            <w:webHidden/>
          </w:rPr>
          <w:instrText xml:space="preserve"> PAGEREF _Toc397358508 \h </w:instrText>
        </w:r>
        <w:r>
          <w:rPr>
            <w:noProof/>
            <w:webHidden/>
          </w:rPr>
        </w:r>
        <w:r>
          <w:rPr>
            <w:noProof/>
            <w:webHidden/>
          </w:rPr>
          <w:fldChar w:fldCharType="separate"/>
        </w:r>
        <w:r>
          <w:rPr>
            <w:noProof/>
            <w:webHidden/>
          </w:rPr>
          <w:t>197</w:t>
        </w:r>
        <w:r>
          <w:rPr>
            <w:noProof/>
            <w:webHidden/>
          </w:rPr>
          <w:fldChar w:fldCharType="end"/>
        </w:r>
      </w:hyperlink>
    </w:p>
    <w:p w14:paraId="09C3F83E"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509" w:history="1">
        <w:r w:rsidRPr="00E1239E">
          <w:rPr>
            <w:rStyle w:val="Hyperlink"/>
            <w:noProof/>
          </w:rPr>
          <w:t>8.2. Debugging a Model</w:t>
        </w:r>
        <w:r>
          <w:rPr>
            <w:noProof/>
            <w:webHidden/>
          </w:rPr>
          <w:tab/>
        </w:r>
        <w:r>
          <w:rPr>
            <w:noProof/>
            <w:webHidden/>
          </w:rPr>
          <w:fldChar w:fldCharType="begin"/>
        </w:r>
        <w:r>
          <w:rPr>
            <w:noProof/>
            <w:webHidden/>
          </w:rPr>
          <w:instrText xml:space="preserve"> PAGEREF _Toc397358509 \h </w:instrText>
        </w:r>
        <w:r>
          <w:rPr>
            <w:noProof/>
            <w:webHidden/>
          </w:rPr>
        </w:r>
        <w:r>
          <w:rPr>
            <w:noProof/>
            <w:webHidden/>
          </w:rPr>
          <w:fldChar w:fldCharType="separate"/>
        </w:r>
        <w:r>
          <w:rPr>
            <w:noProof/>
            <w:webHidden/>
          </w:rPr>
          <w:t>198</w:t>
        </w:r>
        <w:r>
          <w:rPr>
            <w:noProof/>
            <w:webHidden/>
          </w:rPr>
          <w:fldChar w:fldCharType="end"/>
        </w:r>
      </w:hyperlink>
    </w:p>
    <w:p w14:paraId="3E170AD6"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510" w:history="1">
        <w:r w:rsidRPr="00E1239E">
          <w:rPr>
            <w:rStyle w:val="Hyperlink"/>
            <w:noProof/>
          </w:rPr>
          <w:t>8.3. Common Issues</w:t>
        </w:r>
        <w:r>
          <w:rPr>
            <w:noProof/>
            <w:webHidden/>
          </w:rPr>
          <w:tab/>
        </w:r>
        <w:r>
          <w:rPr>
            <w:noProof/>
            <w:webHidden/>
          </w:rPr>
          <w:fldChar w:fldCharType="begin"/>
        </w:r>
        <w:r>
          <w:rPr>
            <w:noProof/>
            <w:webHidden/>
          </w:rPr>
          <w:instrText xml:space="preserve"> PAGEREF _Toc397358510 \h </w:instrText>
        </w:r>
        <w:r>
          <w:rPr>
            <w:noProof/>
            <w:webHidden/>
          </w:rPr>
        </w:r>
        <w:r>
          <w:rPr>
            <w:noProof/>
            <w:webHidden/>
          </w:rPr>
          <w:fldChar w:fldCharType="separate"/>
        </w:r>
        <w:r>
          <w:rPr>
            <w:noProof/>
            <w:webHidden/>
          </w:rPr>
          <w:t>198</w:t>
        </w:r>
        <w:r>
          <w:rPr>
            <w:noProof/>
            <w:webHidden/>
          </w:rPr>
          <w:fldChar w:fldCharType="end"/>
        </w:r>
      </w:hyperlink>
    </w:p>
    <w:p w14:paraId="150782F2"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11" w:history="1">
        <w:r w:rsidRPr="00E1239E">
          <w:rPr>
            <w:rStyle w:val="Hyperlink"/>
            <w:noProof/>
          </w:rPr>
          <w:t>8.3.1. Inverted elements</w:t>
        </w:r>
        <w:r>
          <w:rPr>
            <w:noProof/>
            <w:webHidden/>
          </w:rPr>
          <w:tab/>
        </w:r>
        <w:r>
          <w:rPr>
            <w:noProof/>
            <w:webHidden/>
          </w:rPr>
          <w:fldChar w:fldCharType="begin"/>
        </w:r>
        <w:r>
          <w:rPr>
            <w:noProof/>
            <w:webHidden/>
          </w:rPr>
          <w:instrText xml:space="preserve"> PAGEREF _Toc397358511 \h </w:instrText>
        </w:r>
        <w:r>
          <w:rPr>
            <w:noProof/>
            <w:webHidden/>
          </w:rPr>
        </w:r>
        <w:r>
          <w:rPr>
            <w:noProof/>
            <w:webHidden/>
          </w:rPr>
          <w:fldChar w:fldCharType="separate"/>
        </w:r>
        <w:r>
          <w:rPr>
            <w:noProof/>
            <w:webHidden/>
          </w:rPr>
          <w:t>198</w:t>
        </w:r>
        <w:r>
          <w:rPr>
            <w:noProof/>
            <w:webHidden/>
          </w:rPr>
          <w:fldChar w:fldCharType="end"/>
        </w:r>
      </w:hyperlink>
    </w:p>
    <w:p w14:paraId="5C37312A"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512" w:history="1">
        <w:r w:rsidRPr="00E1239E">
          <w:rPr>
            <w:rStyle w:val="Hyperlink"/>
            <w:noProof/>
          </w:rPr>
          <w:t>8.3.1.1. Material instability</w:t>
        </w:r>
        <w:r>
          <w:rPr>
            <w:noProof/>
            <w:webHidden/>
          </w:rPr>
          <w:tab/>
        </w:r>
        <w:r>
          <w:rPr>
            <w:noProof/>
            <w:webHidden/>
          </w:rPr>
          <w:fldChar w:fldCharType="begin"/>
        </w:r>
        <w:r>
          <w:rPr>
            <w:noProof/>
            <w:webHidden/>
          </w:rPr>
          <w:instrText xml:space="preserve"> PAGEREF _Toc397358512 \h </w:instrText>
        </w:r>
        <w:r>
          <w:rPr>
            <w:noProof/>
            <w:webHidden/>
          </w:rPr>
        </w:r>
        <w:r>
          <w:rPr>
            <w:noProof/>
            <w:webHidden/>
          </w:rPr>
          <w:fldChar w:fldCharType="separate"/>
        </w:r>
        <w:r>
          <w:rPr>
            <w:noProof/>
            <w:webHidden/>
          </w:rPr>
          <w:t>199</w:t>
        </w:r>
        <w:r>
          <w:rPr>
            <w:noProof/>
            <w:webHidden/>
          </w:rPr>
          <w:fldChar w:fldCharType="end"/>
        </w:r>
      </w:hyperlink>
    </w:p>
    <w:p w14:paraId="4C65FB63"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513" w:history="1">
        <w:r w:rsidRPr="00E1239E">
          <w:rPr>
            <w:rStyle w:val="Hyperlink"/>
            <w:noProof/>
          </w:rPr>
          <w:t>8.3.1.2. Time step too large</w:t>
        </w:r>
        <w:r>
          <w:rPr>
            <w:noProof/>
            <w:webHidden/>
          </w:rPr>
          <w:tab/>
        </w:r>
        <w:r>
          <w:rPr>
            <w:noProof/>
            <w:webHidden/>
          </w:rPr>
          <w:fldChar w:fldCharType="begin"/>
        </w:r>
        <w:r>
          <w:rPr>
            <w:noProof/>
            <w:webHidden/>
          </w:rPr>
          <w:instrText xml:space="preserve"> PAGEREF _Toc397358513 \h </w:instrText>
        </w:r>
        <w:r>
          <w:rPr>
            <w:noProof/>
            <w:webHidden/>
          </w:rPr>
        </w:r>
        <w:r>
          <w:rPr>
            <w:noProof/>
            <w:webHidden/>
          </w:rPr>
          <w:fldChar w:fldCharType="separate"/>
        </w:r>
        <w:r>
          <w:rPr>
            <w:noProof/>
            <w:webHidden/>
          </w:rPr>
          <w:t>199</w:t>
        </w:r>
        <w:r>
          <w:rPr>
            <w:noProof/>
            <w:webHidden/>
          </w:rPr>
          <w:fldChar w:fldCharType="end"/>
        </w:r>
      </w:hyperlink>
    </w:p>
    <w:p w14:paraId="7F69EAB7"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514" w:history="1">
        <w:r w:rsidRPr="00E1239E">
          <w:rPr>
            <w:rStyle w:val="Hyperlink"/>
            <w:noProof/>
          </w:rPr>
          <w:t>8.3.1.3. Elements too distorted</w:t>
        </w:r>
        <w:r>
          <w:rPr>
            <w:noProof/>
            <w:webHidden/>
          </w:rPr>
          <w:tab/>
        </w:r>
        <w:r>
          <w:rPr>
            <w:noProof/>
            <w:webHidden/>
          </w:rPr>
          <w:fldChar w:fldCharType="begin"/>
        </w:r>
        <w:r>
          <w:rPr>
            <w:noProof/>
            <w:webHidden/>
          </w:rPr>
          <w:instrText xml:space="preserve"> PAGEREF _Toc397358514 \h </w:instrText>
        </w:r>
        <w:r>
          <w:rPr>
            <w:noProof/>
            <w:webHidden/>
          </w:rPr>
        </w:r>
        <w:r>
          <w:rPr>
            <w:noProof/>
            <w:webHidden/>
          </w:rPr>
          <w:fldChar w:fldCharType="separate"/>
        </w:r>
        <w:r>
          <w:rPr>
            <w:noProof/>
            <w:webHidden/>
          </w:rPr>
          <w:t>199</w:t>
        </w:r>
        <w:r>
          <w:rPr>
            <w:noProof/>
            <w:webHidden/>
          </w:rPr>
          <w:fldChar w:fldCharType="end"/>
        </w:r>
      </w:hyperlink>
    </w:p>
    <w:p w14:paraId="1D5E61F3"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515" w:history="1">
        <w:r w:rsidRPr="00E1239E">
          <w:rPr>
            <w:rStyle w:val="Hyperlink"/>
            <w:noProof/>
          </w:rPr>
          <w:t>8.3.1.4. Shells are too thick</w:t>
        </w:r>
        <w:r>
          <w:rPr>
            <w:noProof/>
            <w:webHidden/>
          </w:rPr>
          <w:tab/>
        </w:r>
        <w:r>
          <w:rPr>
            <w:noProof/>
            <w:webHidden/>
          </w:rPr>
          <w:fldChar w:fldCharType="begin"/>
        </w:r>
        <w:r>
          <w:rPr>
            <w:noProof/>
            <w:webHidden/>
          </w:rPr>
          <w:instrText xml:space="preserve"> PAGEREF _Toc397358515 \h </w:instrText>
        </w:r>
        <w:r>
          <w:rPr>
            <w:noProof/>
            <w:webHidden/>
          </w:rPr>
        </w:r>
        <w:r>
          <w:rPr>
            <w:noProof/>
            <w:webHidden/>
          </w:rPr>
          <w:fldChar w:fldCharType="separate"/>
        </w:r>
        <w:r>
          <w:rPr>
            <w:noProof/>
            <w:webHidden/>
          </w:rPr>
          <w:t>199</w:t>
        </w:r>
        <w:r>
          <w:rPr>
            <w:noProof/>
            <w:webHidden/>
          </w:rPr>
          <w:fldChar w:fldCharType="end"/>
        </w:r>
      </w:hyperlink>
    </w:p>
    <w:p w14:paraId="48E0574E"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516" w:history="1">
        <w:r w:rsidRPr="00E1239E">
          <w:rPr>
            <w:rStyle w:val="Hyperlink"/>
            <w:noProof/>
          </w:rPr>
          <w:t>8.3.1.5. Rigid body modes</w:t>
        </w:r>
        <w:r>
          <w:rPr>
            <w:noProof/>
            <w:webHidden/>
          </w:rPr>
          <w:tab/>
        </w:r>
        <w:r>
          <w:rPr>
            <w:noProof/>
            <w:webHidden/>
          </w:rPr>
          <w:fldChar w:fldCharType="begin"/>
        </w:r>
        <w:r>
          <w:rPr>
            <w:noProof/>
            <w:webHidden/>
          </w:rPr>
          <w:instrText xml:space="preserve"> PAGEREF _Toc397358516 \h </w:instrText>
        </w:r>
        <w:r>
          <w:rPr>
            <w:noProof/>
            <w:webHidden/>
          </w:rPr>
        </w:r>
        <w:r>
          <w:rPr>
            <w:noProof/>
            <w:webHidden/>
          </w:rPr>
          <w:fldChar w:fldCharType="separate"/>
        </w:r>
        <w:r>
          <w:rPr>
            <w:noProof/>
            <w:webHidden/>
          </w:rPr>
          <w:t>199</w:t>
        </w:r>
        <w:r>
          <w:rPr>
            <w:noProof/>
            <w:webHidden/>
          </w:rPr>
          <w:fldChar w:fldCharType="end"/>
        </w:r>
      </w:hyperlink>
    </w:p>
    <w:p w14:paraId="618235BB"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17" w:history="1">
        <w:r w:rsidRPr="00E1239E">
          <w:rPr>
            <w:rStyle w:val="Hyperlink"/>
            <w:noProof/>
          </w:rPr>
          <w:t>8.3.2. Failure to converge</w:t>
        </w:r>
        <w:r>
          <w:rPr>
            <w:noProof/>
            <w:webHidden/>
          </w:rPr>
          <w:tab/>
        </w:r>
        <w:r>
          <w:rPr>
            <w:noProof/>
            <w:webHidden/>
          </w:rPr>
          <w:fldChar w:fldCharType="begin"/>
        </w:r>
        <w:r>
          <w:rPr>
            <w:noProof/>
            <w:webHidden/>
          </w:rPr>
          <w:instrText xml:space="preserve"> PAGEREF _Toc397358517 \h </w:instrText>
        </w:r>
        <w:r>
          <w:rPr>
            <w:noProof/>
            <w:webHidden/>
          </w:rPr>
        </w:r>
        <w:r>
          <w:rPr>
            <w:noProof/>
            <w:webHidden/>
          </w:rPr>
          <w:fldChar w:fldCharType="separate"/>
        </w:r>
        <w:r>
          <w:rPr>
            <w:noProof/>
            <w:webHidden/>
          </w:rPr>
          <w:t>199</w:t>
        </w:r>
        <w:r>
          <w:rPr>
            <w:noProof/>
            <w:webHidden/>
          </w:rPr>
          <w:fldChar w:fldCharType="end"/>
        </w:r>
      </w:hyperlink>
    </w:p>
    <w:p w14:paraId="5B544470"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518" w:history="1">
        <w:r w:rsidRPr="00E1239E">
          <w:rPr>
            <w:rStyle w:val="Hyperlink"/>
            <w:noProof/>
          </w:rPr>
          <w:t>8.3.2.1. No loads applied</w:t>
        </w:r>
        <w:r>
          <w:rPr>
            <w:noProof/>
            <w:webHidden/>
          </w:rPr>
          <w:tab/>
        </w:r>
        <w:r>
          <w:rPr>
            <w:noProof/>
            <w:webHidden/>
          </w:rPr>
          <w:fldChar w:fldCharType="begin"/>
        </w:r>
        <w:r>
          <w:rPr>
            <w:noProof/>
            <w:webHidden/>
          </w:rPr>
          <w:instrText xml:space="preserve"> PAGEREF _Toc397358518 \h </w:instrText>
        </w:r>
        <w:r>
          <w:rPr>
            <w:noProof/>
            <w:webHidden/>
          </w:rPr>
        </w:r>
        <w:r>
          <w:rPr>
            <w:noProof/>
            <w:webHidden/>
          </w:rPr>
          <w:fldChar w:fldCharType="separate"/>
        </w:r>
        <w:r>
          <w:rPr>
            <w:noProof/>
            <w:webHidden/>
          </w:rPr>
          <w:t>200</w:t>
        </w:r>
        <w:r>
          <w:rPr>
            <w:noProof/>
            <w:webHidden/>
          </w:rPr>
          <w:fldChar w:fldCharType="end"/>
        </w:r>
      </w:hyperlink>
    </w:p>
    <w:p w14:paraId="4AD2600B"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519" w:history="1">
        <w:r w:rsidRPr="00E1239E">
          <w:rPr>
            <w:rStyle w:val="Hyperlink"/>
            <w:noProof/>
          </w:rPr>
          <w:t>8.3.2.2. Convergence Tolerance Too Tight</w:t>
        </w:r>
        <w:r>
          <w:rPr>
            <w:noProof/>
            <w:webHidden/>
          </w:rPr>
          <w:tab/>
        </w:r>
        <w:r>
          <w:rPr>
            <w:noProof/>
            <w:webHidden/>
          </w:rPr>
          <w:fldChar w:fldCharType="begin"/>
        </w:r>
        <w:r>
          <w:rPr>
            <w:noProof/>
            <w:webHidden/>
          </w:rPr>
          <w:instrText xml:space="preserve"> PAGEREF _Toc397358519 \h </w:instrText>
        </w:r>
        <w:r>
          <w:rPr>
            <w:noProof/>
            <w:webHidden/>
          </w:rPr>
        </w:r>
        <w:r>
          <w:rPr>
            <w:noProof/>
            <w:webHidden/>
          </w:rPr>
          <w:fldChar w:fldCharType="separate"/>
        </w:r>
        <w:r>
          <w:rPr>
            <w:noProof/>
            <w:webHidden/>
          </w:rPr>
          <w:t>200</w:t>
        </w:r>
        <w:r>
          <w:rPr>
            <w:noProof/>
            <w:webHidden/>
          </w:rPr>
          <w:fldChar w:fldCharType="end"/>
        </w:r>
      </w:hyperlink>
    </w:p>
    <w:p w14:paraId="03BB5A4B"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520" w:history="1">
        <w:r w:rsidRPr="00E1239E">
          <w:rPr>
            <w:rStyle w:val="Hyperlink"/>
            <w:noProof/>
          </w:rPr>
          <w:t>8.3.2.3. Forcing convergence</w:t>
        </w:r>
        <w:r>
          <w:rPr>
            <w:noProof/>
            <w:webHidden/>
          </w:rPr>
          <w:tab/>
        </w:r>
        <w:r>
          <w:rPr>
            <w:noProof/>
            <w:webHidden/>
          </w:rPr>
          <w:fldChar w:fldCharType="begin"/>
        </w:r>
        <w:r>
          <w:rPr>
            <w:noProof/>
            <w:webHidden/>
          </w:rPr>
          <w:instrText xml:space="preserve"> PAGEREF _Toc397358520 \h </w:instrText>
        </w:r>
        <w:r>
          <w:rPr>
            <w:noProof/>
            <w:webHidden/>
          </w:rPr>
        </w:r>
        <w:r>
          <w:rPr>
            <w:noProof/>
            <w:webHidden/>
          </w:rPr>
          <w:fldChar w:fldCharType="separate"/>
        </w:r>
        <w:r>
          <w:rPr>
            <w:noProof/>
            <w:webHidden/>
          </w:rPr>
          <w:t>200</w:t>
        </w:r>
        <w:r>
          <w:rPr>
            <w:noProof/>
            <w:webHidden/>
          </w:rPr>
          <w:fldChar w:fldCharType="end"/>
        </w:r>
      </w:hyperlink>
    </w:p>
    <w:p w14:paraId="4583AFFC" w14:textId="77777777" w:rsidR="00FC084D" w:rsidRDefault="00FC084D">
      <w:pPr>
        <w:pStyle w:val="TOC4"/>
        <w:tabs>
          <w:tab w:val="right" w:leader="dot" w:pos="9350"/>
        </w:tabs>
        <w:rPr>
          <w:rFonts w:asciiTheme="minorHAnsi" w:eastAsiaTheme="minorEastAsia" w:hAnsiTheme="minorHAnsi" w:cstheme="minorBidi"/>
          <w:noProof/>
          <w:sz w:val="22"/>
          <w:szCs w:val="22"/>
        </w:rPr>
      </w:pPr>
      <w:hyperlink w:anchor="_Toc397358521" w:history="1">
        <w:r w:rsidRPr="00E1239E">
          <w:rPr>
            <w:rStyle w:val="Hyperlink"/>
            <w:noProof/>
          </w:rPr>
          <w:t>8.3.2.4. Problems due to Contact</w:t>
        </w:r>
        <w:r>
          <w:rPr>
            <w:noProof/>
            <w:webHidden/>
          </w:rPr>
          <w:tab/>
        </w:r>
        <w:r>
          <w:rPr>
            <w:noProof/>
            <w:webHidden/>
          </w:rPr>
          <w:fldChar w:fldCharType="begin"/>
        </w:r>
        <w:r>
          <w:rPr>
            <w:noProof/>
            <w:webHidden/>
          </w:rPr>
          <w:instrText xml:space="preserve"> PAGEREF _Toc397358521 \h </w:instrText>
        </w:r>
        <w:r>
          <w:rPr>
            <w:noProof/>
            <w:webHidden/>
          </w:rPr>
        </w:r>
        <w:r>
          <w:rPr>
            <w:noProof/>
            <w:webHidden/>
          </w:rPr>
          <w:fldChar w:fldCharType="separate"/>
        </w:r>
        <w:r>
          <w:rPr>
            <w:noProof/>
            <w:webHidden/>
          </w:rPr>
          <w:t>201</w:t>
        </w:r>
        <w:r>
          <w:rPr>
            <w:noProof/>
            <w:webHidden/>
          </w:rPr>
          <w:fldChar w:fldCharType="end"/>
        </w:r>
      </w:hyperlink>
    </w:p>
    <w:p w14:paraId="68032DFC"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522" w:history="1">
        <w:r w:rsidRPr="00E1239E">
          <w:rPr>
            <w:rStyle w:val="Hyperlink"/>
            <w:noProof/>
          </w:rPr>
          <w:t>8.4. Guidelines for Contact Problems</w:t>
        </w:r>
        <w:r>
          <w:rPr>
            <w:noProof/>
            <w:webHidden/>
          </w:rPr>
          <w:tab/>
        </w:r>
        <w:r>
          <w:rPr>
            <w:noProof/>
            <w:webHidden/>
          </w:rPr>
          <w:fldChar w:fldCharType="begin"/>
        </w:r>
        <w:r>
          <w:rPr>
            <w:noProof/>
            <w:webHidden/>
          </w:rPr>
          <w:instrText xml:space="preserve"> PAGEREF _Toc397358522 \h </w:instrText>
        </w:r>
        <w:r>
          <w:rPr>
            <w:noProof/>
            <w:webHidden/>
          </w:rPr>
        </w:r>
        <w:r>
          <w:rPr>
            <w:noProof/>
            <w:webHidden/>
          </w:rPr>
          <w:fldChar w:fldCharType="separate"/>
        </w:r>
        <w:r>
          <w:rPr>
            <w:noProof/>
            <w:webHidden/>
          </w:rPr>
          <w:t>201</w:t>
        </w:r>
        <w:r>
          <w:rPr>
            <w:noProof/>
            <w:webHidden/>
          </w:rPr>
          <w:fldChar w:fldCharType="end"/>
        </w:r>
      </w:hyperlink>
    </w:p>
    <w:p w14:paraId="5D081BC6"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23" w:history="1">
        <w:r w:rsidRPr="00E1239E">
          <w:rPr>
            <w:rStyle w:val="Hyperlink"/>
            <w:noProof/>
          </w:rPr>
          <w:t>8.4.1. The penalty method</w:t>
        </w:r>
        <w:r>
          <w:rPr>
            <w:noProof/>
            <w:webHidden/>
          </w:rPr>
          <w:tab/>
        </w:r>
        <w:r>
          <w:rPr>
            <w:noProof/>
            <w:webHidden/>
          </w:rPr>
          <w:fldChar w:fldCharType="begin"/>
        </w:r>
        <w:r>
          <w:rPr>
            <w:noProof/>
            <w:webHidden/>
          </w:rPr>
          <w:instrText xml:space="preserve"> PAGEREF _Toc397358523 \h </w:instrText>
        </w:r>
        <w:r>
          <w:rPr>
            <w:noProof/>
            <w:webHidden/>
          </w:rPr>
        </w:r>
        <w:r>
          <w:rPr>
            <w:noProof/>
            <w:webHidden/>
          </w:rPr>
          <w:fldChar w:fldCharType="separate"/>
        </w:r>
        <w:r>
          <w:rPr>
            <w:noProof/>
            <w:webHidden/>
          </w:rPr>
          <w:t>201</w:t>
        </w:r>
        <w:r>
          <w:rPr>
            <w:noProof/>
            <w:webHidden/>
          </w:rPr>
          <w:fldChar w:fldCharType="end"/>
        </w:r>
      </w:hyperlink>
    </w:p>
    <w:p w14:paraId="1B1E651B"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24" w:history="1">
        <w:r w:rsidRPr="00E1239E">
          <w:rPr>
            <w:rStyle w:val="Hyperlink"/>
            <w:noProof/>
          </w:rPr>
          <w:t>8.4.2. Augmented Lagrangian Method</w:t>
        </w:r>
        <w:r>
          <w:rPr>
            <w:noProof/>
            <w:webHidden/>
          </w:rPr>
          <w:tab/>
        </w:r>
        <w:r>
          <w:rPr>
            <w:noProof/>
            <w:webHidden/>
          </w:rPr>
          <w:fldChar w:fldCharType="begin"/>
        </w:r>
        <w:r>
          <w:rPr>
            <w:noProof/>
            <w:webHidden/>
          </w:rPr>
          <w:instrText xml:space="preserve"> PAGEREF _Toc397358524 \h </w:instrText>
        </w:r>
        <w:r>
          <w:rPr>
            <w:noProof/>
            <w:webHidden/>
          </w:rPr>
        </w:r>
        <w:r>
          <w:rPr>
            <w:noProof/>
            <w:webHidden/>
          </w:rPr>
          <w:fldChar w:fldCharType="separate"/>
        </w:r>
        <w:r>
          <w:rPr>
            <w:noProof/>
            <w:webHidden/>
          </w:rPr>
          <w:t>201</w:t>
        </w:r>
        <w:r>
          <w:rPr>
            <w:noProof/>
            <w:webHidden/>
          </w:rPr>
          <w:fldChar w:fldCharType="end"/>
        </w:r>
      </w:hyperlink>
    </w:p>
    <w:p w14:paraId="78197F0B"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25" w:history="1">
        <w:r w:rsidRPr="00E1239E">
          <w:rPr>
            <w:rStyle w:val="Hyperlink"/>
            <w:noProof/>
          </w:rPr>
          <w:t>8.4.3. Initial Separation</w:t>
        </w:r>
        <w:r>
          <w:rPr>
            <w:noProof/>
            <w:webHidden/>
          </w:rPr>
          <w:tab/>
        </w:r>
        <w:r>
          <w:rPr>
            <w:noProof/>
            <w:webHidden/>
          </w:rPr>
          <w:fldChar w:fldCharType="begin"/>
        </w:r>
        <w:r>
          <w:rPr>
            <w:noProof/>
            <w:webHidden/>
          </w:rPr>
          <w:instrText xml:space="preserve"> PAGEREF _Toc397358525 \h </w:instrText>
        </w:r>
        <w:r>
          <w:rPr>
            <w:noProof/>
            <w:webHidden/>
          </w:rPr>
        </w:r>
        <w:r>
          <w:rPr>
            <w:noProof/>
            <w:webHidden/>
          </w:rPr>
          <w:fldChar w:fldCharType="separate"/>
        </w:r>
        <w:r>
          <w:rPr>
            <w:noProof/>
            <w:webHidden/>
          </w:rPr>
          <w:t>202</w:t>
        </w:r>
        <w:r>
          <w:rPr>
            <w:noProof/>
            <w:webHidden/>
          </w:rPr>
          <w:fldChar w:fldCharType="end"/>
        </w:r>
      </w:hyperlink>
    </w:p>
    <w:p w14:paraId="052BB8B8"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526" w:history="1">
        <w:r w:rsidRPr="00E1239E">
          <w:rPr>
            <w:rStyle w:val="Hyperlink"/>
            <w:noProof/>
          </w:rPr>
          <w:t>8.5. Guidelines for Multiphasic Analyses</w:t>
        </w:r>
        <w:r>
          <w:rPr>
            <w:noProof/>
            <w:webHidden/>
          </w:rPr>
          <w:tab/>
        </w:r>
        <w:r>
          <w:rPr>
            <w:noProof/>
            <w:webHidden/>
          </w:rPr>
          <w:fldChar w:fldCharType="begin"/>
        </w:r>
        <w:r>
          <w:rPr>
            <w:noProof/>
            <w:webHidden/>
          </w:rPr>
          <w:instrText xml:space="preserve"> PAGEREF _Toc397358526 \h </w:instrText>
        </w:r>
        <w:r>
          <w:rPr>
            <w:noProof/>
            <w:webHidden/>
          </w:rPr>
        </w:r>
        <w:r>
          <w:rPr>
            <w:noProof/>
            <w:webHidden/>
          </w:rPr>
          <w:fldChar w:fldCharType="separate"/>
        </w:r>
        <w:r>
          <w:rPr>
            <w:noProof/>
            <w:webHidden/>
          </w:rPr>
          <w:t>202</w:t>
        </w:r>
        <w:r>
          <w:rPr>
            <w:noProof/>
            <w:webHidden/>
          </w:rPr>
          <w:fldChar w:fldCharType="end"/>
        </w:r>
      </w:hyperlink>
    </w:p>
    <w:p w14:paraId="795A17B9"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27" w:history="1">
        <w:r w:rsidRPr="00E1239E">
          <w:rPr>
            <w:rStyle w:val="Hyperlink"/>
            <w:noProof/>
          </w:rPr>
          <w:t>8.5.1. Initial State of Swelling</w:t>
        </w:r>
        <w:r>
          <w:rPr>
            <w:noProof/>
            <w:webHidden/>
          </w:rPr>
          <w:tab/>
        </w:r>
        <w:r>
          <w:rPr>
            <w:noProof/>
            <w:webHidden/>
          </w:rPr>
          <w:fldChar w:fldCharType="begin"/>
        </w:r>
        <w:r>
          <w:rPr>
            <w:noProof/>
            <w:webHidden/>
          </w:rPr>
          <w:instrText xml:space="preserve"> PAGEREF _Toc397358527 \h </w:instrText>
        </w:r>
        <w:r>
          <w:rPr>
            <w:noProof/>
            <w:webHidden/>
          </w:rPr>
        </w:r>
        <w:r>
          <w:rPr>
            <w:noProof/>
            <w:webHidden/>
          </w:rPr>
          <w:fldChar w:fldCharType="separate"/>
        </w:r>
        <w:r>
          <w:rPr>
            <w:noProof/>
            <w:webHidden/>
          </w:rPr>
          <w:t>202</w:t>
        </w:r>
        <w:r>
          <w:rPr>
            <w:noProof/>
            <w:webHidden/>
          </w:rPr>
          <w:fldChar w:fldCharType="end"/>
        </w:r>
      </w:hyperlink>
    </w:p>
    <w:p w14:paraId="104D0CD8"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28" w:history="1">
        <w:r w:rsidRPr="00E1239E">
          <w:rPr>
            <w:rStyle w:val="Hyperlink"/>
            <w:noProof/>
          </w:rPr>
          <w:t>8.5.2. Prescribed Boundary Conditions</w:t>
        </w:r>
        <w:r>
          <w:rPr>
            <w:noProof/>
            <w:webHidden/>
          </w:rPr>
          <w:tab/>
        </w:r>
        <w:r>
          <w:rPr>
            <w:noProof/>
            <w:webHidden/>
          </w:rPr>
          <w:fldChar w:fldCharType="begin"/>
        </w:r>
        <w:r>
          <w:rPr>
            <w:noProof/>
            <w:webHidden/>
          </w:rPr>
          <w:instrText xml:space="preserve"> PAGEREF _Toc397358528 \h </w:instrText>
        </w:r>
        <w:r>
          <w:rPr>
            <w:noProof/>
            <w:webHidden/>
          </w:rPr>
        </w:r>
        <w:r>
          <w:rPr>
            <w:noProof/>
            <w:webHidden/>
          </w:rPr>
          <w:fldChar w:fldCharType="separate"/>
        </w:r>
        <w:r>
          <w:rPr>
            <w:noProof/>
            <w:webHidden/>
          </w:rPr>
          <w:t>203</w:t>
        </w:r>
        <w:r>
          <w:rPr>
            <w:noProof/>
            <w:webHidden/>
          </w:rPr>
          <w:fldChar w:fldCharType="end"/>
        </w:r>
      </w:hyperlink>
    </w:p>
    <w:p w14:paraId="76F27F06"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29" w:history="1">
        <w:r w:rsidRPr="00E1239E">
          <w:rPr>
            <w:rStyle w:val="Hyperlink"/>
            <w:noProof/>
          </w:rPr>
          <w:t>8.5.3. Prescribed Initial Conditions</w:t>
        </w:r>
        <w:r>
          <w:rPr>
            <w:noProof/>
            <w:webHidden/>
          </w:rPr>
          <w:tab/>
        </w:r>
        <w:r>
          <w:rPr>
            <w:noProof/>
            <w:webHidden/>
          </w:rPr>
          <w:fldChar w:fldCharType="begin"/>
        </w:r>
        <w:r>
          <w:rPr>
            <w:noProof/>
            <w:webHidden/>
          </w:rPr>
          <w:instrText xml:space="preserve"> PAGEREF _Toc397358529 \h </w:instrText>
        </w:r>
        <w:r>
          <w:rPr>
            <w:noProof/>
            <w:webHidden/>
          </w:rPr>
        </w:r>
        <w:r>
          <w:rPr>
            <w:noProof/>
            <w:webHidden/>
          </w:rPr>
          <w:fldChar w:fldCharType="separate"/>
        </w:r>
        <w:r>
          <w:rPr>
            <w:noProof/>
            <w:webHidden/>
          </w:rPr>
          <w:t>204</w:t>
        </w:r>
        <w:r>
          <w:rPr>
            <w:noProof/>
            <w:webHidden/>
          </w:rPr>
          <w:fldChar w:fldCharType="end"/>
        </w:r>
      </w:hyperlink>
    </w:p>
    <w:p w14:paraId="50001119"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30" w:history="1">
        <w:r w:rsidRPr="00E1239E">
          <w:rPr>
            <w:rStyle w:val="Hyperlink"/>
            <w:noProof/>
          </w:rPr>
          <w:t>8.5.4. Prescribed Effective Solute Flux</w:t>
        </w:r>
        <w:r>
          <w:rPr>
            <w:noProof/>
            <w:webHidden/>
          </w:rPr>
          <w:tab/>
        </w:r>
        <w:r>
          <w:rPr>
            <w:noProof/>
            <w:webHidden/>
          </w:rPr>
          <w:fldChar w:fldCharType="begin"/>
        </w:r>
        <w:r>
          <w:rPr>
            <w:noProof/>
            <w:webHidden/>
          </w:rPr>
          <w:instrText xml:space="preserve"> PAGEREF _Toc397358530 \h </w:instrText>
        </w:r>
        <w:r>
          <w:rPr>
            <w:noProof/>
            <w:webHidden/>
          </w:rPr>
        </w:r>
        <w:r>
          <w:rPr>
            <w:noProof/>
            <w:webHidden/>
          </w:rPr>
          <w:fldChar w:fldCharType="separate"/>
        </w:r>
        <w:r>
          <w:rPr>
            <w:noProof/>
            <w:webHidden/>
          </w:rPr>
          <w:t>204</w:t>
        </w:r>
        <w:r>
          <w:rPr>
            <w:noProof/>
            <w:webHidden/>
          </w:rPr>
          <w:fldChar w:fldCharType="end"/>
        </w:r>
      </w:hyperlink>
    </w:p>
    <w:p w14:paraId="2D9CD91B"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31" w:history="1">
        <w:r w:rsidRPr="00E1239E">
          <w:rPr>
            <w:rStyle w:val="Hyperlink"/>
            <w:noProof/>
          </w:rPr>
          <w:t>8.5.5. Prescribed Electric Current Density</w:t>
        </w:r>
        <w:r>
          <w:rPr>
            <w:noProof/>
            <w:webHidden/>
          </w:rPr>
          <w:tab/>
        </w:r>
        <w:r>
          <w:rPr>
            <w:noProof/>
            <w:webHidden/>
          </w:rPr>
          <w:fldChar w:fldCharType="begin"/>
        </w:r>
        <w:r>
          <w:rPr>
            <w:noProof/>
            <w:webHidden/>
          </w:rPr>
          <w:instrText xml:space="preserve"> PAGEREF _Toc397358531 \h </w:instrText>
        </w:r>
        <w:r>
          <w:rPr>
            <w:noProof/>
            <w:webHidden/>
          </w:rPr>
        </w:r>
        <w:r>
          <w:rPr>
            <w:noProof/>
            <w:webHidden/>
          </w:rPr>
          <w:fldChar w:fldCharType="separate"/>
        </w:r>
        <w:r>
          <w:rPr>
            <w:noProof/>
            <w:webHidden/>
          </w:rPr>
          <w:t>204</w:t>
        </w:r>
        <w:r>
          <w:rPr>
            <w:noProof/>
            <w:webHidden/>
          </w:rPr>
          <w:fldChar w:fldCharType="end"/>
        </w:r>
      </w:hyperlink>
    </w:p>
    <w:p w14:paraId="75419F4C"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32" w:history="1">
        <w:r w:rsidRPr="00E1239E">
          <w:rPr>
            <w:rStyle w:val="Hyperlink"/>
            <w:noProof/>
          </w:rPr>
          <w:t>8.5.6. Electrical Grounding</w:t>
        </w:r>
        <w:r>
          <w:rPr>
            <w:noProof/>
            <w:webHidden/>
          </w:rPr>
          <w:tab/>
        </w:r>
        <w:r>
          <w:rPr>
            <w:noProof/>
            <w:webHidden/>
          </w:rPr>
          <w:fldChar w:fldCharType="begin"/>
        </w:r>
        <w:r>
          <w:rPr>
            <w:noProof/>
            <w:webHidden/>
          </w:rPr>
          <w:instrText xml:space="preserve"> PAGEREF _Toc397358532 \h </w:instrText>
        </w:r>
        <w:r>
          <w:rPr>
            <w:noProof/>
            <w:webHidden/>
          </w:rPr>
        </w:r>
        <w:r>
          <w:rPr>
            <w:noProof/>
            <w:webHidden/>
          </w:rPr>
          <w:fldChar w:fldCharType="separate"/>
        </w:r>
        <w:r>
          <w:rPr>
            <w:noProof/>
            <w:webHidden/>
          </w:rPr>
          <w:t>205</w:t>
        </w:r>
        <w:r>
          <w:rPr>
            <w:noProof/>
            <w:webHidden/>
          </w:rPr>
          <w:fldChar w:fldCharType="end"/>
        </w:r>
      </w:hyperlink>
    </w:p>
    <w:p w14:paraId="7189132E"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533" w:history="1">
        <w:r w:rsidRPr="00E1239E">
          <w:rPr>
            <w:rStyle w:val="Hyperlink"/>
            <w:noProof/>
          </w:rPr>
          <w:t>8.6. Understanding the Solution</w:t>
        </w:r>
        <w:r>
          <w:rPr>
            <w:noProof/>
            <w:webHidden/>
          </w:rPr>
          <w:tab/>
        </w:r>
        <w:r>
          <w:rPr>
            <w:noProof/>
            <w:webHidden/>
          </w:rPr>
          <w:fldChar w:fldCharType="begin"/>
        </w:r>
        <w:r>
          <w:rPr>
            <w:noProof/>
            <w:webHidden/>
          </w:rPr>
          <w:instrText xml:space="preserve"> PAGEREF _Toc397358533 \h </w:instrText>
        </w:r>
        <w:r>
          <w:rPr>
            <w:noProof/>
            <w:webHidden/>
          </w:rPr>
        </w:r>
        <w:r>
          <w:rPr>
            <w:noProof/>
            <w:webHidden/>
          </w:rPr>
          <w:fldChar w:fldCharType="separate"/>
        </w:r>
        <w:r>
          <w:rPr>
            <w:noProof/>
            <w:webHidden/>
          </w:rPr>
          <w:t>205</w:t>
        </w:r>
        <w:r>
          <w:rPr>
            <w:noProof/>
            <w:webHidden/>
          </w:rPr>
          <w:fldChar w:fldCharType="end"/>
        </w:r>
      </w:hyperlink>
    </w:p>
    <w:p w14:paraId="32B1AD32"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34" w:history="1">
        <w:r w:rsidRPr="00E1239E">
          <w:rPr>
            <w:rStyle w:val="Hyperlink"/>
            <w:noProof/>
          </w:rPr>
          <w:t>8.6.1. Mesh convergence</w:t>
        </w:r>
        <w:r>
          <w:rPr>
            <w:noProof/>
            <w:webHidden/>
          </w:rPr>
          <w:tab/>
        </w:r>
        <w:r>
          <w:rPr>
            <w:noProof/>
            <w:webHidden/>
          </w:rPr>
          <w:fldChar w:fldCharType="begin"/>
        </w:r>
        <w:r>
          <w:rPr>
            <w:noProof/>
            <w:webHidden/>
          </w:rPr>
          <w:instrText xml:space="preserve"> PAGEREF _Toc397358534 \h </w:instrText>
        </w:r>
        <w:r>
          <w:rPr>
            <w:noProof/>
            <w:webHidden/>
          </w:rPr>
        </w:r>
        <w:r>
          <w:rPr>
            <w:noProof/>
            <w:webHidden/>
          </w:rPr>
          <w:fldChar w:fldCharType="separate"/>
        </w:r>
        <w:r>
          <w:rPr>
            <w:noProof/>
            <w:webHidden/>
          </w:rPr>
          <w:t>205</w:t>
        </w:r>
        <w:r>
          <w:rPr>
            <w:noProof/>
            <w:webHidden/>
          </w:rPr>
          <w:fldChar w:fldCharType="end"/>
        </w:r>
      </w:hyperlink>
    </w:p>
    <w:p w14:paraId="654E16C7"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35" w:history="1">
        <w:r w:rsidRPr="00E1239E">
          <w:rPr>
            <w:rStyle w:val="Hyperlink"/>
            <w:noProof/>
          </w:rPr>
          <w:t>8.6.2. Constraint enforcement</w:t>
        </w:r>
        <w:r>
          <w:rPr>
            <w:noProof/>
            <w:webHidden/>
          </w:rPr>
          <w:tab/>
        </w:r>
        <w:r>
          <w:rPr>
            <w:noProof/>
            <w:webHidden/>
          </w:rPr>
          <w:fldChar w:fldCharType="begin"/>
        </w:r>
        <w:r>
          <w:rPr>
            <w:noProof/>
            <w:webHidden/>
          </w:rPr>
          <w:instrText xml:space="preserve"> PAGEREF _Toc397358535 \h </w:instrText>
        </w:r>
        <w:r>
          <w:rPr>
            <w:noProof/>
            <w:webHidden/>
          </w:rPr>
        </w:r>
        <w:r>
          <w:rPr>
            <w:noProof/>
            <w:webHidden/>
          </w:rPr>
          <w:fldChar w:fldCharType="separate"/>
        </w:r>
        <w:r>
          <w:rPr>
            <w:noProof/>
            <w:webHidden/>
          </w:rPr>
          <w:t>205</w:t>
        </w:r>
        <w:r>
          <w:rPr>
            <w:noProof/>
            <w:webHidden/>
          </w:rPr>
          <w:fldChar w:fldCharType="end"/>
        </w:r>
      </w:hyperlink>
    </w:p>
    <w:p w14:paraId="7FCCB24C"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536" w:history="1">
        <w:r w:rsidRPr="00E1239E">
          <w:rPr>
            <w:rStyle w:val="Hyperlink"/>
            <w:noProof/>
          </w:rPr>
          <w:t>8.7. Limitations of FEBio</w:t>
        </w:r>
        <w:r>
          <w:rPr>
            <w:noProof/>
            <w:webHidden/>
          </w:rPr>
          <w:tab/>
        </w:r>
        <w:r>
          <w:rPr>
            <w:noProof/>
            <w:webHidden/>
          </w:rPr>
          <w:fldChar w:fldCharType="begin"/>
        </w:r>
        <w:r>
          <w:rPr>
            <w:noProof/>
            <w:webHidden/>
          </w:rPr>
          <w:instrText xml:space="preserve"> PAGEREF _Toc397358536 \h </w:instrText>
        </w:r>
        <w:r>
          <w:rPr>
            <w:noProof/>
            <w:webHidden/>
          </w:rPr>
        </w:r>
        <w:r>
          <w:rPr>
            <w:noProof/>
            <w:webHidden/>
          </w:rPr>
          <w:fldChar w:fldCharType="separate"/>
        </w:r>
        <w:r>
          <w:rPr>
            <w:noProof/>
            <w:webHidden/>
          </w:rPr>
          <w:t>206</w:t>
        </w:r>
        <w:r>
          <w:rPr>
            <w:noProof/>
            <w:webHidden/>
          </w:rPr>
          <w:fldChar w:fldCharType="end"/>
        </w:r>
      </w:hyperlink>
    </w:p>
    <w:p w14:paraId="6AE0FDED"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37" w:history="1">
        <w:r w:rsidRPr="00E1239E">
          <w:rPr>
            <w:rStyle w:val="Hyperlink"/>
            <w:noProof/>
          </w:rPr>
          <w:t>8.7.1. Geometrical instabilities</w:t>
        </w:r>
        <w:r>
          <w:rPr>
            <w:noProof/>
            <w:webHidden/>
          </w:rPr>
          <w:tab/>
        </w:r>
        <w:r>
          <w:rPr>
            <w:noProof/>
            <w:webHidden/>
          </w:rPr>
          <w:fldChar w:fldCharType="begin"/>
        </w:r>
        <w:r>
          <w:rPr>
            <w:noProof/>
            <w:webHidden/>
          </w:rPr>
          <w:instrText xml:space="preserve"> PAGEREF _Toc397358537 \h </w:instrText>
        </w:r>
        <w:r>
          <w:rPr>
            <w:noProof/>
            <w:webHidden/>
          </w:rPr>
        </w:r>
        <w:r>
          <w:rPr>
            <w:noProof/>
            <w:webHidden/>
          </w:rPr>
          <w:fldChar w:fldCharType="separate"/>
        </w:r>
        <w:r>
          <w:rPr>
            <w:noProof/>
            <w:webHidden/>
          </w:rPr>
          <w:t>206</w:t>
        </w:r>
        <w:r>
          <w:rPr>
            <w:noProof/>
            <w:webHidden/>
          </w:rPr>
          <w:fldChar w:fldCharType="end"/>
        </w:r>
      </w:hyperlink>
    </w:p>
    <w:p w14:paraId="547A51BA"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38" w:history="1">
        <w:r w:rsidRPr="00E1239E">
          <w:rPr>
            <w:rStyle w:val="Hyperlink"/>
            <w:noProof/>
          </w:rPr>
          <w:t>8.7.2. Material instabilities</w:t>
        </w:r>
        <w:r>
          <w:rPr>
            <w:noProof/>
            <w:webHidden/>
          </w:rPr>
          <w:tab/>
        </w:r>
        <w:r>
          <w:rPr>
            <w:noProof/>
            <w:webHidden/>
          </w:rPr>
          <w:fldChar w:fldCharType="begin"/>
        </w:r>
        <w:r>
          <w:rPr>
            <w:noProof/>
            <w:webHidden/>
          </w:rPr>
          <w:instrText xml:space="preserve"> PAGEREF _Toc397358538 \h </w:instrText>
        </w:r>
        <w:r>
          <w:rPr>
            <w:noProof/>
            <w:webHidden/>
          </w:rPr>
        </w:r>
        <w:r>
          <w:rPr>
            <w:noProof/>
            <w:webHidden/>
          </w:rPr>
          <w:fldChar w:fldCharType="separate"/>
        </w:r>
        <w:r>
          <w:rPr>
            <w:noProof/>
            <w:webHidden/>
          </w:rPr>
          <w:t>206</w:t>
        </w:r>
        <w:r>
          <w:rPr>
            <w:noProof/>
            <w:webHidden/>
          </w:rPr>
          <w:fldChar w:fldCharType="end"/>
        </w:r>
      </w:hyperlink>
    </w:p>
    <w:p w14:paraId="739E244F"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39" w:history="1">
        <w:r w:rsidRPr="00E1239E">
          <w:rPr>
            <w:rStyle w:val="Hyperlink"/>
            <w:noProof/>
          </w:rPr>
          <w:t>8.7.3. Remeshing</w:t>
        </w:r>
        <w:r>
          <w:rPr>
            <w:noProof/>
            <w:webHidden/>
          </w:rPr>
          <w:tab/>
        </w:r>
        <w:r>
          <w:rPr>
            <w:noProof/>
            <w:webHidden/>
          </w:rPr>
          <w:fldChar w:fldCharType="begin"/>
        </w:r>
        <w:r>
          <w:rPr>
            <w:noProof/>
            <w:webHidden/>
          </w:rPr>
          <w:instrText xml:space="preserve"> PAGEREF _Toc397358539 \h </w:instrText>
        </w:r>
        <w:r>
          <w:rPr>
            <w:noProof/>
            <w:webHidden/>
          </w:rPr>
        </w:r>
        <w:r>
          <w:rPr>
            <w:noProof/>
            <w:webHidden/>
          </w:rPr>
          <w:fldChar w:fldCharType="separate"/>
        </w:r>
        <w:r>
          <w:rPr>
            <w:noProof/>
            <w:webHidden/>
          </w:rPr>
          <w:t>206</w:t>
        </w:r>
        <w:r>
          <w:rPr>
            <w:noProof/>
            <w:webHidden/>
          </w:rPr>
          <w:fldChar w:fldCharType="end"/>
        </w:r>
      </w:hyperlink>
    </w:p>
    <w:p w14:paraId="14E3DF71"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40" w:history="1">
        <w:r w:rsidRPr="00E1239E">
          <w:rPr>
            <w:rStyle w:val="Hyperlink"/>
            <w:noProof/>
          </w:rPr>
          <w:t>8.7.4. Force-driven Problems</w:t>
        </w:r>
        <w:r>
          <w:rPr>
            <w:noProof/>
            <w:webHidden/>
          </w:rPr>
          <w:tab/>
        </w:r>
        <w:r>
          <w:rPr>
            <w:noProof/>
            <w:webHidden/>
          </w:rPr>
          <w:fldChar w:fldCharType="begin"/>
        </w:r>
        <w:r>
          <w:rPr>
            <w:noProof/>
            <w:webHidden/>
          </w:rPr>
          <w:instrText xml:space="preserve"> PAGEREF _Toc397358540 \h </w:instrText>
        </w:r>
        <w:r>
          <w:rPr>
            <w:noProof/>
            <w:webHidden/>
          </w:rPr>
        </w:r>
        <w:r>
          <w:rPr>
            <w:noProof/>
            <w:webHidden/>
          </w:rPr>
          <w:fldChar w:fldCharType="separate"/>
        </w:r>
        <w:r>
          <w:rPr>
            <w:noProof/>
            <w:webHidden/>
          </w:rPr>
          <w:t>207</w:t>
        </w:r>
        <w:r>
          <w:rPr>
            <w:noProof/>
            <w:webHidden/>
          </w:rPr>
          <w:fldChar w:fldCharType="end"/>
        </w:r>
      </w:hyperlink>
    </w:p>
    <w:p w14:paraId="04FFA588" w14:textId="77777777" w:rsidR="00FC084D" w:rsidRDefault="00FC084D">
      <w:pPr>
        <w:pStyle w:val="TOC3"/>
        <w:tabs>
          <w:tab w:val="right" w:leader="dot" w:pos="9350"/>
        </w:tabs>
        <w:rPr>
          <w:rFonts w:asciiTheme="minorHAnsi" w:eastAsiaTheme="minorEastAsia" w:hAnsiTheme="minorHAnsi" w:cstheme="minorBidi"/>
          <w:i w:val="0"/>
          <w:iCs w:val="0"/>
          <w:noProof/>
          <w:sz w:val="22"/>
          <w:szCs w:val="22"/>
        </w:rPr>
      </w:pPr>
      <w:hyperlink w:anchor="_Toc397358541" w:history="1">
        <w:r w:rsidRPr="00E1239E">
          <w:rPr>
            <w:rStyle w:val="Hyperlink"/>
            <w:noProof/>
          </w:rPr>
          <w:t>8.7.5. Solutions obtained on Multi-processor Machines</w:t>
        </w:r>
        <w:r>
          <w:rPr>
            <w:noProof/>
            <w:webHidden/>
          </w:rPr>
          <w:tab/>
        </w:r>
        <w:r>
          <w:rPr>
            <w:noProof/>
            <w:webHidden/>
          </w:rPr>
          <w:fldChar w:fldCharType="begin"/>
        </w:r>
        <w:r>
          <w:rPr>
            <w:noProof/>
            <w:webHidden/>
          </w:rPr>
          <w:instrText xml:space="preserve"> PAGEREF _Toc397358541 \h </w:instrText>
        </w:r>
        <w:r>
          <w:rPr>
            <w:noProof/>
            <w:webHidden/>
          </w:rPr>
        </w:r>
        <w:r>
          <w:rPr>
            <w:noProof/>
            <w:webHidden/>
          </w:rPr>
          <w:fldChar w:fldCharType="separate"/>
        </w:r>
        <w:r>
          <w:rPr>
            <w:noProof/>
            <w:webHidden/>
          </w:rPr>
          <w:t>207</w:t>
        </w:r>
        <w:r>
          <w:rPr>
            <w:noProof/>
            <w:webHidden/>
          </w:rPr>
          <w:fldChar w:fldCharType="end"/>
        </w:r>
      </w:hyperlink>
    </w:p>
    <w:p w14:paraId="5E7DFDB7" w14:textId="77777777" w:rsidR="00FC084D" w:rsidRDefault="00FC084D">
      <w:pPr>
        <w:pStyle w:val="TOC2"/>
        <w:tabs>
          <w:tab w:val="right" w:leader="dot" w:pos="9350"/>
        </w:tabs>
        <w:rPr>
          <w:rFonts w:asciiTheme="minorHAnsi" w:eastAsiaTheme="minorEastAsia" w:hAnsiTheme="minorHAnsi" w:cstheme="minorBidi"/>
          <w:smallCaps w:val="0"/>
          <w:noProof/>
          <w:sz w:val="22"/>
          <w:szCs w:val="22"/>
        </w:rPr>
      </w:pPr>
      <w:hyperlink w:anchor="_Toc397358542" w:history="1">
        <w:r w:rsidRPr="00E1239E">
          <w:rPr>
            <w:rStyle w:val="Hyperlink"/>
            <w:noProof/>
          </w:rPr>
          <w:t>8.8. Where to Get More Help</w:t>
        </w:r>
        <w:r>
          <w:rPr>
            <w:noProof/>
            <w:webHidden/>
          </w:rPr>
          <w:tab/>
        </w:r>
        <w:r>
          <w:rPr>
            <w:noProof/>
            <w:webHidden/>
          </w:rPr>
          <w:fldChar w:fldCharType="begin"/>
        </w:r>
        <w:r>
          <w:rPr>
            <w:noProof/>
            <w:webHidden/>
          </w:rPr>
          <w:instrText xml:space="preserve"> PAGEREF _Toc397358542 \h </w:instrText>
        </w:r>
        <w:r>
          <w:rPr>
            <w:noProof/>
            <w:webHidden/>
          </w:rPr>
        </w:r>
        <w:r>
          <w:rPr>
            <w:noProof/>
            <w:webHidden/>
          </w:rPr>
          <w:fldChar w:fldCharType="separate"/>
        </w:r>
        <w:r>
          <w:rPr>
            <w:noProof/>
            <w:webHidden/>
          </w:rPr>
          <w:t>207</w:t>
        </w:r>
        <w:r>
          <w:rPr>
            <w:noProof/>
            <w:webHidden/>
          </w:rPr>
          <w:fldChar w:fldCharType="end"/>
        </w:r>
      </w:hyperlink>
    </w:p>
    <w:p w14:paraId="227B2EDF" w14:textId="77777777" w:rsidR="00FC084D" w:rsidRDefault="00FC084D">
      <w:pPr>
        <w:pStyle w:val="TOC1"/>
        <w:tabs>
          <w:tab w:val="right" w:leader="dot" w:pos="9350"/>
        </w:tabs>
        <w:rPr>
          <w:rFonts w:asciiTheme="minorHAnsi" w:eastAsiaTheme="minorEastAsia" w:hAnsiTheme="minorHAnsi" w:cstheme="minorBidi"/>
          <w:b w:val="0"/>
          <w:bCs w:val="0"/>
          <w:caps w:val="0"/>
          <w:noProof/>
          <w:sz w:val="22"/>
          <w:szCs w:val="22"/>
        </w:rPr>
      </w:pPr>
      <w:hyperlink w:anchor="_Toc397358543" w:history="1">
        <w:r w:rsidRPr="00E1239E">
          <w:rPr>
            <w:rStyle w:val="Hyperlink"/>
            <w:noProof/>
          </w:rPr>
          <w:t>Appendix A. Configuration File</w:t>
        </w:r>
        <w:r>
          <w:rPr>
            <w:noProof/>
            <w:webHidden/>
          </w:rPr>
          <w:tab/>
        </w:r>
        <w:r>
          <w:rPr>
            <w:noProof/>
            <w:webHidden/>
          </w:rPr>
          <w:fldChar w:fldCharType="begin"/>
        </w:r>
        <w:r>
          <w:rPr>
            <w:noProof/>
            <w:webHidden/>
          </w:rPr>
          <w:instrText xml:space="preserve"> PAGEREF _Toc397358543 \h </w:instrText>
        </w:r>
        <w:r>
          <w:rPr>
            <w:noProof/>
            <w:webHidden/>
          </w:rPr>
        </w:r>
        <w:r>
          <w:rPr>
            <w:noProof/>
            <w:webHidden/>
          </w:rPr>
          <w:fldChar w:fldCharType="separate"/>
        </w:r>
        <w:r>
          <w:rPr>
            <w:noProof/>
            <w:webHidden/>
          </w:rPr>
          <w:t>209</w:t>
        </w:r>
        <w:r>
          <w:rPr>
            <w:noProof/>
            <w:webHidden/>
          </w:rPr>
          <w:fldChar w:fldCharType="end"/>
        </w:r>
      </w:hyperlink>
    </w:p>
    <w:p w14:paraId="6AC1EF3C" w14:textId="77777777" w:rsidR="00FC084D" w:rsidRDefault="00FC084D">
      <w:pPr>
        <w:pStyle w:val="TOC1"/>
        <w:tabs>
          <w:tab w:val="right" w:leader="dot" w:pos="9350"/>
        </w:tabs>
        <w:rPr>
          <w:rFonts w:asciiTheme="minorHAnsi" w:eastAsiaTheme="minorEastAsia" w:hAnsiTheme="minorHAnsi" w:cstheme="minorBidi"/>
          <w:b w:val="0"/>
          <w:bCs w:val="0"/>
          <w:caps w:val="0"/>
          <w:noProof/>
          <w:sz w:val="22"/>
          <w:szCs w:val="22"/>
        </w:rPr>
      </w:pPr>
      <w:hyperlink w:anchor="_Toc397358544" w:history="1">
        <w:r w:rsidRPr="00E1239E">
          <w:rPr>
            <w:rStyle w:val="Hyperlink"/>
            <w:noProof/>
          </w:rPr>
          <w:t>Appendix B. FEBio Plugins</w:t>
        </w:r>
        <w:r>
          <w:rPr>
            <w:noProof/>
            <w:webHidden/>
          </w:rPr>
          <w:tab/>
        </w:r>
        <w:r>
          <w:rPr>
            <w:noProof/>
            <w:webHidden/>
          </w:rPr>
          <w:fldChar w:fldCharType="begin"/>
        </w:r>
        <w:r>
          <w:rPr>
            <w:noProof/>
            <w:webHidden/>
          </w:rPr>
          <w:instrText xml:space="preserve"> PAGEREF _Toc397358544 \h </w:instrText>
        </w:r>
        <w:r>
          <w:rPr>
            <w:noProof/>
            <w:webHidden/>
          </w:rPr>
        </w:r>
        <w:r>
          <w:rPr>
            <w:noProof/>
            <w:webHidden/>
          </w:rPr>
          <w:fldChar w:fldCharType="separate"/>
        </w:r>
        <w:r>
          <w:rPr>
            <w:noProof/>
            <w:webHidden/>
          </w:rPr>
          <w:t>210</w:t>
        </w:r>
        <w:r>
          <w:rPr>
            <w:noProof/>
            <w:webHidden/>
          </w:rPr>
          <w:fldChar w:fldCharType="end"/>
        </w:r>
      </w:hyperlink>
    </w:p>
    <w:p w14:paraId="2D03C2EA" w14:textId="77777777" w:rsidR="00FC084D" w:rsidRDefault="00FC084D">
      <w:pPr>
        <w:pStyle w:val="TOC1"/>
        <w:tabs>
          <w:tab w:val="right" w:leader="dot" w:pos="9350"/>
        </w:tabs>
        <w:rPr>
          <w:rFonts w:asciiTheme="minorHAnsi" w:eastAsiaTheme="minorEastAsia" w:hAnsiTheme="minorHAnsi" w:cstheme="minorBidi"/>
          <w:b w:val="0"/>
          <w:bCs w:val="0"/>
          <w:caps w:val="0"/>
          <w:noProof/>
          <w:sz w:val="22"/>
          <w:szCs w:val="22"/>
        </w:rPr>
      </w:pPr>
      <w:hyperlink w:anchor="_Toc397358545" w:history="1">
        <w:r w:rsidRPr="00E1239E">
          <w:rPr>
            <w:rStyle w:val="Hyperlink"/>
            <w:noProof/>
          </w:rPr>
          <w:t>References</w:t>
        </w:r>
        <w:r>
          <w:rPr>
            <w:noProof/>
            <w:webHidden/>
          </w:rPr>
          <w:tab/>
        </w:r>
        <w:r>
          <w:rPr>
            <w:noProof/>
            <w:webHidden/>
          </w:rPr>
          <w:fldChar w:fldCharType="begin"/>
        </w:r>
        <w:r>
          <w:rPr>
            <w:noProof/>
            <w:webHidden/>
          </w:rPr>
          <w:instrText xml:space="preserve"> PAGEREF _Toc397358545 \h </w:instrText>
        </w:r>
        <w:r>
          <w:rPr>
            <w:noProof/>
            <w:webHidden/>
          </w:rPr>
        </w:r>
        <w:r>
          <w:rPr>
            <w:noProof/>
            <w:webHidden/>
          </w:rPr>
          <w:fldChar w:fldCharType="separate"/>
        </w:r>
        <w:r>
          <w:rPr>
            <w:noProof/>
            <w:webHidden/>
          </w:rPr>
          <w:t>211</w:t>
        </w:r>
        <w:r>
          <w:rPr>
            <w:noProof/>
            <w:webHidden/>
          </w:rPr>
          <w:fldChar w:fldCharType="end"/>
        </w:r>
      </w:hyperlink>
    </w:p>
    <w:p w14:paraId="18FAC3A6" w14:textId="4338DB85" w:rsidR="006A0BC1" w:rsidRDefault="00EE3AB5"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caps/>
        </w:rPr>
        <w:fldChar w:fldCharType="end"/>
      </w:r>
    </w:p>
    <w:p w14:paraId="67307831" w14:textId="77777777" w:rsidR="006A0BC1" w:rsidRDefault="006A0BC1" w:rsidP="006A0BC1">
      <w:pPr>
        <w:pStyle w:val="Heading1"/>
      </w:pPr>
      <w:bookmarkStart w:id="3" w:name="_Toc397358301"/>
      <w:r>
        <w:lastRenderedPageBreak/>
        <w:t>Introduction</w:t>
      </w:r>
      <w:bookmarkEnd w:id="3"/>
    </w:p>
    <w:p w14:paraId="497FD52E" w14:textId="77777777" w:rsidR="006A0BC1" w:rsidRPr="00070A8D" w:rsidRDefault="006A0BC1" w:rsidP="006A0BC1">
      <w:pPr>
        <w:pStyle w:val="Heading2"/>
      </w:pPr>
      <w:bookmarkStart w:id="4" w:name="_Toc397358302"/>
      <w:r>
        <w:t>Overview of FEBio</w:t>
      </w:r>
      <w:bookmarkEnd w:id="4"/>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r>
        <w:t>FEBio has a large library of element formulations. These include linear tetrahedral, hexahedral and pentahedral (wedge) elements, as well as quadratic tetrahedral and hexahedral elements. FEBio also supports triangular and bi-linear quadratic director-based shell elements.</w:t>
      </w:r>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5" w:name="_Toc397358303"/>
      <w:r>
        <w:t>About this document</w:t>
      </w:r>
      <w:bookmarkEnd w:id="5"/>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1B13CD">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1B13CD">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1B13CD">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1B13CD">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1B13CD">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1B13CD">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pPr>
      <w:bookmarkStart w:id="6" w:name="_Toc397358304"/>
      <w:r>
        <w:t>Units in FEBio</w:t>
      </w:r>
      <w:bookmarkEnd w:id="6"/>
    </w:p>
    <w:p w14:paraId="4F8FF8A0" w14:textId="5D6D740A" w:rsidR="00A75DF0" w:rsidRDefault="00A75DF0" w:rsidP="00A75DF0">
      <w:r>
        <w:t xml:space="preserve">FEBio does not assume a specific unit system. It is up to the user to enter numbers that are defined in consistent units. For example, when entering material parameters in SI units, </w:t>
      </w:r>
      <w:r w:rsidR="00BA5353">
        <w:t xml:space="preserve">the user must enter </w:t>
      </w:r>
      <w:r>
        <w:t xml:space="preserve">all loads, contact parameters, and other boundary conditions in SI units as well. The units of all the parameters are given when they are defined in this manual. We use a </w:t>
      </w:r>
      <w:r w:rsidR="0058797B">
        <w:t>generic</w:t>
      </w:r>
      <w:r>
        <w:t xml:space="preserve"> designation of units for all the parameters using the following symbols. </w:t>
      </w:r>
    </w:p>
    <w:p w14:paraId="6141E4EB" w14:textId="77777777" w:rsidR="00A75DF0" w:rsidRDefault="00A75DF0" w:rsidP="00A75DF0"/>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c>
          <w:tcPr>
            <w:tcW w:w="3192" w:type="dxa"/>
          </w:tcPr>
          <w:p w14:paraId="37F8008F" w14:textId="77777777" w:rsidR="00A75DF0" w:rsidRPr="00A93565" w:rsidRDefault="00A75DF0" w:rsidP="00A75DF0">
            <w:pPr>
              <w:rPr>
                <w:b/>
                <w:i/>
              </w:rPr>
            </w:pPr>
            <w:r w:rsidRPr="00A93565">
              <w:rPr>
                <w:b/>
                <w:i/>
              </w:rPr>
              <w:t>Symbol</w:t>
            </w:r>
          </w:p>
        </w:tc>
        <w:tc>
          <w:tcPr>
            <w:tcW w:w="3192" w:type="dxa"/>
          </w:tcPr>
          <w:p w14:paraId="403A4B16" w14:textId="539A48BA" w:rsidR="00A75DF0" w:rsidRPr="00A93565" w:rsidRDefault="00A75DF0" w:rsidP="00A75DF0">
            <w:pPr>
              <w:rPr>
                <w:b/>
                <w:i/>
              </w:rPr>
            </w:pPr>
            <w:r>
              <w:rPr>
                <w:b/>
                <w:i/>
              </w:rPr>
              <w:t>Name</w:t>
            </w:r>
          </w:p>
        </w:tc>
        <w:tc>
          <w:tcPr>
            <w:tcW w:w="3192" w:type="dxa"/>
          </w:tcPr>
          <w:p w14:paraId="175F5C5E" w14:textId="5A5AB8BF" w:rsidR="00A75DF0" w:rsidRPr="00A93565" w:rsidRDefault="00A75DF0" w:rsidP="00A75DF0">
            <w:pPr>
              <w:rPr>
                <w:b/>
                <w:i/>
              </w:rPr>
            </w:pPr>
            <w:r>
              <w:rPr>
                <w:b/>
                <w:i/>
              </w:rPr>
              <w:t>SI unit</w:t>
            </w:r>
          </w:p>
        </w:tc>
      </w:tr>
      <w:tr w:rsidR="00A75DF0" w14:paraId="375B31EB" w14:textId="77777777" w:rsidTr="00A75DF0">
        <w:tc>
          <w:tcPr>
            <w:tcW w:w="3192" w:type="dxa"/>
          </w:tcPr>
          <w:p w14:paraId="54023B77" w14:textId="77777777" w:rsidR="00A75DF0" w:rsidRPr="00A93565" w:rsidRDefault="00A75DF0" w:rsidP="00A75DF0">
            <w:pPr>
              <w:rPr>
                <w:b/>
              </w:rPr>
            </w:pPr>
            <w:r>
              <w:rPr>
                <w:b/>
              </w:rPr>
              <w:t>L</w:t>
            </w:r>
          </w:p>
        </w:tc>
        <w:tc>
          <w:tcPr>
            <w:tcW w:w="3192" w:type="dxa"/>
          </w:tcPr>
          <w:p w14:paraId="74B034D8" w14:textId="77777777" w:rsidR="00A75DF0" w:rsidRDefault="00A75DF0" w:rsidP="00A75DF0">
            <w:r>
              <w:t>Length</w:t>
            </w:r>
          </w:p>
        </w:tc>
        <w:tc>
          <w:tcPr>
            <w:tcW w:w="3192" w:type="dxa"/>
          </w:tcPr>
          <w:p w14:paraId="26E842E6" w14:textId="77777777" w:rsidR="00A75DF0" w:rsidRPr="00A93565" w:rsidRDefault="00A75DF0" w:rsidP="00A75DF0">
            <w:r>
              <w:t>meter (</w:t>
            </w:r>
            <w:r w:rsidRPr="008C20E4">
              <w:t>m</w:t>
            </w:r>
            <w:r>
              <w:t>)</w:t>
            </w:r>
          </w:p>
        </w:tc>
      </w:tr>
      <w:tr w:rsidR="00A75DF0" w14:paraId="56B475B2" w14:textId="77777777" w:rsidTr="00A75DF0">
        <w:tc>
          <w:tcPr>
            <w:tcW w:w="3192" w:type="dxa"/>
          </w:tcPr>
          <w:p w14:paraId="4096DF56" w14:textId="77777777" w:rsidR="00A75DF0" w:rsidRPr="00A93565" w:rsidRDefault="00A75DF0" w:rsidP="00A75DF0">
            <w:pPr>
              <w:rPr>
                <w:b/>
              </w:rPr>
            </w:pPr>
            <w:r w:rsidRPr="00A93565">
              <w:rPr>
                <w:b/>
              </w:rPr>
              <w:t>M</w:t>
            </w:r>
          </w:p>
        </w:tc>
        <w:tc>
          <w:tcPr>
            <w:tcW w:w="3192" w:type="dxa"/>
          </w:tcPr>
          <w:p w14:paraId="7702AD59" w14:textId="77777777" w:rsidR="00A75DF0" w:rsidRDefault="00A75DF0" w:rsidP="00A75DF0">
            <w:r>
              <w:t>Mass</w:t>
            </w:r>
          </w:p>
        </w:tc>
        <w:tc>
          <w:tcPr>
            <w:tcW w:w="3192" w:type="dxa"/>
          </w:tcPr>
          <w:p w14:paraId="3CC117A2" w14:textId="77777777" w:rsidR="00A75DF0" w:rsidRPr="00A93565" w:rsidRDefault="00A75DF0" w:rsidP="00A75DF0">
            <w:r>
              <w:t>kilogram (</w:t>
            </w:r>
            <w:r w:rsidRPr="008C20E4">
              <w:t>kg</w:t>
            </w:r>
            <w:r>
              <w:t>)</w:t>
            </w:r>
          </w:p>
        </w:tc>
      </w:tr>
      <w:tr w:rsidR="00A75DF0" w14:paraId="5BCE33AE" w14:textId="77777777" w:rsidTr="00A75DF0">
        <w:tc>
          <w:tcPr>
            <w:tcW w:w="3192" w:type="dxa"/>
          </w:tcPr>
          <w:p w14:paraId="64141151" w14:textId="77777777" w:rsidR="00A75DF0" w:rsidRPr="00A75DF0" w:rsidRDefault="00A75DF0" w:rsidP="00A75DF0">
            <w:pPr>
              <w:rPr>
                <w:b/>
              </w:rPr>
            </w:pPr>
            <w:r w:rsidRPr="008C20E4">
              <w:rPr>
                <w:b/>
              </w:rPr>
              <w:t>t</w:t>
            </w:r>
          </w:p>
        </w:tc>
        <w:tc>
          <w:tcPr>
            <w:tcW w:w="3192" w:type="dxa"/>
          </w:tcPr>
          <w:p w14:paraId="70E94097" w14:textId="77777777" w:rsidR="00A75DF0" w:rsidRDefault="00A75DF0" w:rsidP="00A75DF0">
            <w:r>
              <w:t>Time</w:t>
            </w:r>
          </w:p>
        </w:tc>
        <w:tc>
          <w:tcPr>
            <w:tcW w:w="3192" w:type="dxa"/>
          </w:tcPr>
          <w:p w14:paraId="3F5FDDD6" w14:textId="77777777" w:rsidR="00A75DF0" w:rsidRPr="00A93565" w:rsidRDefault="00A75DF0" w:rsidP="00A75DF0">
            <w:r>
              <w:t>second (</w:t>
            </w:r>
            <w:r w:rsidRPr="008C20E4">
              <w:t>s</w:t>
            </w:r>
            <w:r>
              <w:t>)</w:t>
            </w:r>
          </w:p>
        </w:tc>
      </w:tr>
      <w:tr w:rsidR="00A75DF0" w14:paraId="350C2E8A" w14:textId="77777777" w:rsidTr="00A75DF0">
        <w:tc>
          <w:tcPr>
            <w:tcW w:w="3192" w:type="dxa"/>
          </w:tcPr>
          <w:p w14:paraId="20E7C08E" w14:textId="2F622938" w:rsidR="00A75DF0" w:rsidRPr="008C20E4" w:rsidRDefault="00A75DF0" w:rsidP="00A75DF0">
            <w:pPr>
              <w:tabs>
                <w:tab w:val="center" w:pos="4320"/>
                <w:tab w:val="right" w:pos="8640"/>
              </w:tabs>
              <w:rPr>
                <w:b/>
              </w:rPr>
            </w:pPr>
            <w:r w:rsidRPr="008C20E4">
              <w:rPr>
                <w:b/>
              </w:rPr>
              <w:t>T</w:t>
            </w:r>
          </w:p>
        </w:tc>
        <w:tc>
          <w:tcPr>
            <w:tcW w:w="3192" w:type="dxa"/>
          </w:tcPr>
          <w:p w14:paraId="75D2D522" w14:textId="63D40EF3" w:rsidR="00A75DF0" w:rsidRDefault="00A75DF0" w:rsidP="00A75DF0">
            <w:r>
              <w:t>Temperature</w:t>
            </w:r>
          </w:p>
        </w:tc>
        <w:tc>
          <w:tcPr>
            <w:tcW w:w="3192" w:type="dxa"/>
          </w:tcPr>
          <w:p w14:paraId="3447797B" w14:textId="594E76AA" w:rsidR="00A75DF0" w:rsidRDefault="00A75DF0" w:rsidP="00A75DF0">
            <w:r>
              <w:t>Kelvin (</w:t>
            </w:r>
            <w:r w:rsidRPr="00A75DF0">
              <w:t>K</w:t>
            </w:r>
            <w:r>
              <w:t>)</w:t>
            </w:r>
          </w:p>
        </w:tc>
      </w:tr>
      <w:tr w:rsidR="00A75DF0" w14:paraId="6E812F91" w14:textId="77777777" w:rsidTr="00A75DF0">
        <w:tc>
          <w:tcPr>
            <w:tcW w:w="3192" w:type="dxa"/>
          </w:tcPr>
          <w:p w14:paraId="0FAE7AC8" w14:textId="1AF5D438" w:rsidR="00A75DF0" w:rsidRPr="008C20E4" w:rsidRDefault="000E48F1" w:rsidP="00A75DF0">
            <w:pPr>
              <w:rPr>
                <w:b/>
              </w:rPr>
            </w:pPr>
            <w:r>
              <w:rPr>
                <w:b/>
              </w:rPr>
              <w:t>n</w:t>
            </w:r>
          </w:p>
        </w:tc>
        <w:tc>
          <w:tcPr>
            <w:tcW w:w="3192" w:type="dxa"/>
          </w:tcPr>
          <w:p w14:paraId="33A8FE22" w14:textId="0B82BF04" w:rsidR="00A75DF0" w:rsidRDefault="00A75DF0" w:rsidP="00A75DF0">
            <w:r>
              <w:t>Amount of substance</w:t>
            </w:r>
          </w:p>
        </w:tc>
        <w:tc>
          <w:tcPr>
            <w:tcW w:w="3192" w:type="dxa"/>
          </w:tcPr>
          <w:p w14:paraId="752A3005" w14:textId="5E6B1F79" w:rsidR="00A75DF0" w:rsidRDefault="00A574E7" w:rsidP="00A75DF0">
            <w:r>
              <w:t>m</w:t>
            </w:r>
            <w:r w:rsidR="00A75DF0">
              <w:t>ole (</w:t>
            </w:r>
            <w:r w:rsidR="00A75DF0" w:rsidRPr="00A75DF0">
              <w:t>mol</w:t>
            </w:r>
            <w:r w:rsidR="00A75DF0">
              <w:t>)</w:t>
            </w:r>
          </w:p>
        </w:tc>
      </w:tr>
      <w:tr w:rsidR="00A75DF0" w14:paraId="472B88FF" w14:textId="77777777" w:rsidTr="00A75DF0">
        <w:tc>
          <w:tcPr>
            <w:tcW w:w="3192" w:type="dxa"/>
          </w:tcPr>
          <w:p w14:paraId="44120C82" w14:textId="19351F90" w:rsidR="00A75DF0" w:rsidRPr="008C20E4" w:rsidRDefault="00A75DF0" w:rsidP="00A75DF0">
            <w:pPr>
              <w:tabs>
                <w:tab w:val="center" w:pos="4320"/>
                <w:tab w:val="right" w:pos="8640"/>
              </w:tabs>
              <w:rPr>
                <w:b/>
              </w:rPr>
            </w:pPr>
            <w:r>
              <w:rPr>
                <w:b/>
              </w:rPr>
              <w:t>F</w:t>
            </w:r>
          </w:p>
        </w:tc>
        <w:tc>
          <w:tcPr>
            <w:tcW w:w="3192" w:type="dxa"/>
          </w:tcPr>
          <w:p w14:paraId="0376A2D5" w14:textId="26089581" w:rsidR="00A75DF0" w:rsidRDefault="00A75DF0" w:rsidP="00A75DF0">
            <w:r>
              <w:t>Force</w:t>
            </w:r>
          </w:p>
        </w:tc>
        <w:tc>
          <w:tcPr>
            <w:tcW w:w="3192" w:type="dxa"/>
          </w:tcPr>
          <w:p w14:paraId="7951836B" w14:textId="4B0978FA" w:rsidR="00A75DF0" w:rsidRPr="00A75DF0" w:rsidRDefault="00A75DF0" w:rsidP="00A75DF0">
            <w:r>
              <w:t>Newton (N = kg</w:t>
            </w:r>
            <w:r w:rsidR="0003388B">
              <w:rPr>
                <w:b/>
              </w:rPr>
              <w:sym w:font="Symbol" w:char="F0D7"/>
            </w:r>
            <w:r>
              <w:t>m/s</w:t>
            </w:r>
            <w:r>
              <w:rPr>
                <w:vertAlign w:val="superscript"/>
              </w:rPr>
              <w:t>2</w:t>
            </w:r>
            <w:r>
              <w:t>)</w:t>
            </w:r>
          </w:p>
        </w:tc>
      </w:tr>
      <w:tr w:rsidR="00A75DF0" w14:paraId="7FA490CC" w14:textId="77777777" w:rsidTr="00A75DF0">
        <w:tc>
          <w:tcPr>
            <w:tcW w:w="3192" w:type="dxa"/>
          </w:tcPr>
          <w:p w14:paraId="5CEE0ABF" w14:textId="6753CC81" w:rsidR="00A75DF0" w:rsidRDefault="00A75DF0" w:rsidP="00A75DF0">
            <w:pPr>
              <w:rPr>
                <w:b/>
              </w:rPr>
            </w:pPr>
            <w:r>
              <w:rPr>
                <w:b/>
              </w:rPr>
              <w:t>P</w:t>
            </w:r>
          </w:p>
        </w:tc>
        <w:tc>
          <w:tcPr>
            <w:tcW w:w="3192" w:type="dxa"/>
          </w:tcPr>
          <w:p w14:paraId="331F3035" w14:textId="14D96E5F" w:rsidR="00A75DF0" w:rsidRDefault="00A75DF0" w:rsidP="00A75DF0">
            <w:r>
              <w:t>Pressure, stress</w:t>
            </w:r>
          </w:p>
        </w:tc>
        <w:tc>
          <w:tcPr>
            <w:tcW w:w="3192" w:type="dxa"/>
          </w:tcPr>
          <w:p w14:paraId="4E892D88" w14:textId="4427FEDF" w:rsidR="00A75DF0" w:rsidRPr="00A75DF0" w:rsidRDefault="00A75DF0" w:rsidP="00A75DF0">
            <w:r>
              <w:t>Pascal (Pa = N/m</w:t>
            </w:r>
            <w:r>
              <w:rPr>
                <w:vertAlign w:val="superscript"/>
              </w:rPr>
              <w:t>2</w:t>
            </w:r>
            <w:r>
              <w:t>)</w:t>
            </w:r>
          </w:p>
        </w:tc>
      </w:tr>
      <w:tr w:rsidR="00BA5353" w14:paraId="71035A9F" w14:textId="77777777" w:rsidTr="00A75DF0">
        <w:tc>
          <w:tcPr>
            <w:tcW w:w="3192" w:type="dxa"/>
          </w:tcPr>
          <w:p w14:paraId="0062FACC" w14:textId="28B873E8" w:rsidR="00BA5353" w:rsidRPr="00BA5353" w:rsidRDefault="00BA5353" w:rsidP="00A75DF0">
            <w:pPr>
              <w:rPr>
                <w:b/>
              </w:rPr>
            </w:pPr>
            <w:r>
              <w:rPr>
                <w:b/>
              </w:rPr>
              <w:t>Q</w:t>
            </w:r>
          </w:p>
        </w:tc>
        <w:tc>
          <w:tcPr>
            <w:tcW w:w="3192" w:type="dxa"/>
          </w:tcPr>
          <w:p w14:paraId="703C15DC" w14:textId="486DEEE7" w:rsidR="00BA5353" w:rsidRDefault="00BA5353" w:rsidP="00A75DF0">
            <w:r>
              <w:t>Electric charge</w:t>
            </w:r>
          </w:p>
        </w:tc>
        <w:tc>
          <w:tcPr>
            <w:tcW w:w="3192" w:type="dxa"/>
          </w:tcPr>
          <w:p w14:paraId="4C1F8A24" w14:textId="644A48B3" w:rsidR="00BA5353" w:rsidRDefault="00BA5353" w:rsidP="00A75DF0">
            <w:r>
              <w:t>Coulomb (C = s.A)</w:t>
            </w:r>
          </w:p>
        </w:tc>
      </w:tr>
    </w:tbl>
    <w:p w14:paraId="4834E944" w14:textId="77777777" w:rsidR="00A75DF0" w:rsidRDefault="00A75DF0" w:rsidP="00A75DF0"/>
    <w:p w14:paraId="30E5A427" w14:textId="12CCBBB2" w:rsidR="00A75DF0" w:rsidRDefault="00A75DF0" w:rsidP="00A75DF0">
      <w:r>
        <w:t xml:space="preserve">Units </w:t>
      </w:r>
      <w:r w:rsidR="00C7478A">
        <w:t>are</w:t>
      </w:r>
      <w:r>
        <w:t xml:space="preserve"> given using the bracket notation. For instance, the unit for density is [</w:t>
      </w:r>
      <w:r>
        <w:rPr>
          <w:b/>
        </w:rPr>
        <w:t>M/</w:t>
      </w:r>
      <w:r w:rsidR="00BA5353">
        <w:rPr>
          <w:b/>
        </w:rPr>
        <w:t>L</w:t>
      </w:r>
      <w:r w:rsidR="00BA5353">
        <w:rPr>
          <w:b/>
          <w:vertAlign w:val="superscript"/>
        </w:rPr>
        <w:t>3</w:t>
      </w:r>
      <w:r>
        <w:t>] and the unit for permeability is [</w:t>
      </w:r>
      <w:r>
        <w:rPr>
          <w:b/>
        </w:rPr>
        <w:t>L</w:t>
      </w:r>
      <w:r>
        <w:rPr>
          <w:b/>
          <w:vertAlign w:val="superscript"/>
        </w:rPr>
        <w:t>4</w:t>
      </w:r>
      <w:r>
        <w:rPr>
          <w:b/>
        </w:rPr>
        <w:t>/F</w:t>
      </w:r>
      <w:r w:rsidR="00B578EA">
        <w:rPr>
          <w:b/>
        </w:rPr>
        <w:sym w:font="Symbol" w:char="F0D7"/>
      </w:r>
      <w:r w:rsidRPr="008C20E4">
        <w:rPr>
          <w:b/>
        </w:rPr>
        <w:t>t</w:t>
      </w:r>
      <w:r>
        <w:rPr>
          <w:b/>
        </w:rPr>
        <w:t>].</w:t>
      </w:r>
      <w:r>
        <w:t xml:space="preserve"> When using SI units, this corresponds to unit</w:t>
      </w:r>
      <w:r w:rsidR="00B578EA">
        <w:t>s</w:t>
      </w:r>
      <w:r>
        <w:t xml:space="preserve"> of kg/m</w:t>
      </w:r>
      <w:r>
        <w:rPr>
          <w:vertAlign w:val="superscript"/>
        </w:rPr>
        <w:t>3</w:t>
      </w:r>
      <w:r>
        <w:t xml:space="preserve"> for density and m</w:t>
      </w:r>
      <w:r>
        <w:rPr>
          <w:vertAlign w:val="superscript"/>
        </w:rPr>
        <w:t>4</w:t>
      </w:r>
      <w:r>
        <w:t>/N.s for permeability</w:t>
      </w:r>
      <w:r w:rsidR="00B578EA">
        <w:t>, respectively</w:t>
      </w:r>
      <w:r>
        <w:t>.</w:t>
      </w:r>
      <w:r w:rsidR="00D76AC5">
        <w:t xml:space="preserve"> </w:t>
      </w:r>
      <w:r w:rsidR="00C7478A">
        <w:t>U</w:t>
      </w:r>
      <w:r w:rsidR="000E48F1">
        <w:t>nitless parameter</w:t>
      </w:r>
      <w:r w:rsidR="00C7478A">
        <w:t>s</w:t>
      </w:r>
      <w:r w:rsidR="000E48F1">
        <w:t xml:space="preserve"> </w:t>
      </w:r>
      <w:r w:rsidR="00C7478A">
        <w:t>are</w:t>
      </w:r>
      <w:r w:rsidR="000E48F1">
        <w:t xml:space="preserve"> designated by empty brackets (</w:t>
      </w:r>
      <w:r w:rsidR="000E48F1" w:rsidRPr="008C20E4">
        <w:rPr>
          <w:b/>
        </w:rPr>
        <w:t>[</w:t>
      </w:r>
      <w:r w:rsidR="00B578EA">
        <w:rPr>
          <w:b/>
        </w:rPr>
        <w:t xml:space="preserve"> </w:t>
      </w:r>
      <w:r w:rsidR="000E48F1" w:rsidRPr="008C20E4">
        <w:rPr>
          <w:b/>
        </w:rPr>
        <w:t>]</w:t>
      </w:r>
      <w:r w:rsidR="000E48F1">
        <w:t xml:space="preserve">). The units for angles </w:t>
      </w:r>
      <w:r w:rsidR="00C7478A">
        <w:t>are</w:t>
      </w:r>
      <w:r w:rsidR="000E48F1">
        <w:t xml:space="preserve"> either [</w:t>
      </w:r>
      <w:r w:rsidR="000E48F1" w:rsidRPr="008C20E4">
        <w:rPr>
          <w:b/>
        </w:rPr>
        <w:t>deg</w:t>
      </w:r>
      <w:r w:rsidR="000E48F1">
        <w:t>] for degrees o</w:t>
      </w:r>
      <w:r w:rsidR="00645169">
        <w:t>r</w:t>
      </w:r>
      <w:r w:rsidR="000E48F1">
        <w:t xml:space="preserve"> [</w:t>
      </w:r>
      <w:r w:rsidR="000E48F1" w:rsidRPr="008C20E4">
        <w:rPr>
          <w:b/>
        </w:rPr>
        <w:t>rad</w:t>
      </w:r>
      <w:r w:rsidR="000E48F1">
        <w:t>] for radians.</w:t>
      </w:r>
    </w:p>
    <w:p w14:paraId="4DFAD6B8" w14:textId="77777777" w:rsidR="00D76AC5" w:rsidRDefault="00D76AC5" w:rsidP="00A75DF0"/>
    <w:p w14:paraId="2B0C2883" w14:textId="053F0701" w:rsidR="00D76AC5" w:rsidRDefault="00824244" w:rsidP="00A75DF0">
      <w:r>
        <w:t xml:space="preserve">When </w:t>
      </w:r>
      <w:r w:rsidR="00B578EA">
        <w:t>adopting</w:t>
      </w:r>
      <w:r>
        <w:t xml:space="preserve"> a consistent set of units, </w:t>
      </w:r>
      <w:r w:rsidR="00B578EA">
        <w:t xml:space="preserve">first choose a primary set of units, </w:t>
      </w:r>
      <w:r w:rsidR="002431F4">
        <w:t>and then</w:t>
      </w:r>
      <w:r w:rsidR="00B578EA">
        <w:t xml:space="preserve"> determine the remaining derived units.</w:t>
      </w:r>
      <w:r>
        <w:t xml:space="preserve"> For example, in typical problems in </w:t>
      </w:r>
      <w:r w:rsidR="0003388B">
        <w:t xml:space="preserve">solid </w:t>
      </w:r>
      <w:r>
        <w:t>mechanics</w:t>
      </w:r>
      <w:r w:rsidR="00B578EA">
        <w:t>,</w:t>
      </w:r>
      <w:r>
        <w:t xml:space="preserve"> </w:t>
      </w:r>
      <w:r w:rsidR="002F15F4">
        <w:t xml:space="preserve">the primary set consists of </w:t>
      </w:r>
      <w:r>
        <w:t xml:space="preserve">three units. If you choose </w:t>
      </w:r>
      <w:r w:rsidR="002F15F4">
        <w:t>[</w:t>
      </w:r>
      <w:r w:rsidR="002F15F4">
        <w:rPr>
          <w:b/>
        </w:rPr>
        <w:t>M</w:t>
      </w:r>
      <w:r w:rsidR="002F15F4">
        <w:t>]=kg</w:t>
      </w:r>
      <w:r>
        <w:t xml:space="preserve">, </w:t>
      </w:r>
      <w:r w:rsidR="002F15F4">
        <w:t>[</w:t>
      </w:r>
      <w:r w:rsidR="002F15F4">
        <w:rPr>
          <w:b/>
        </w:rPr>
        <w:t>L</w:t>
      </w:r>
      <w:r w:rsidR="002F15F4">
        <w:t>]=</w:t>
      </w:r>
      <w:r>
        <w:t>m</w:t>
      </w:r>
      <w:r w:rsidR="002F15F4">
        <w:t>,</w:t>
      </w:r>
      <w:r>
        <w:rPr>
          <w:i/>
        </w:rPr>
        <w:t xml:space="preserve"> </w:t>
      </w:r>
      <w:r>
        <w:t xml:space="preserve">and </w:t>
      </w:r>
      <w:r w:rsidR="002F15F4">
        <w:t>[</w:t>
      </w:r>
      <w:r w:rsidR="002F15F4">
        <w:rPr>
          <w:b/>
        </w:rPr>
        <w:t>t</w:t>
      </w:r>
      <w:r w:rsidR="002F15F4">
        <w:t>]=</w:t>
      </w:r>
      <w:r w:rsidR="00954D13">
        <w:t>s</w:t>
      </w:r>
      <w:r>
        <w:t xml:space="preserve">, </w:t>
      </w:r>
      <w:r w:rsidR="002F15F4">
        <w:t>then [</w:t>
      </w:r>
      <w:r w:rsidR="002F15F4">
        <w:rPr>
          <w:b/>
        </w:rPr>
        <w:t>F</w:t>
      </w:r>
      <w:r w:rsidR="002F15F4">
        <w:t>]=N and [</w:t>
      </w:r>
      <w:r w:rsidR="002F15F4">
        <w:rPr>
          <w:b/>
        </w:rPr>
        <w:t>P</w:t>
      </w:r>
      <w:r w:rsidR="002F15F4">
        <w:t>]=Pa</w:t>
      </w:r>
      <w:r>
        <w:t xml:space="preserve">. Alternatively, if you choose </w:t>
      </w:r>
      <w:r w:rsidR="002F15F4">
        <w:t>[</w:t>
      </w:r>
      <w:r w:rsidR="002F15F4">
        <w:rPr>
          <w:b/>
        </w:rPr>
        <w:t>L</w:t>
      </w:r>
      <w:r w:rsidR="002F15F4">
        <w:t>]=mm</w:t>
      </w:r>
      <w:r>
        <w:t xml:space="preserve">, </w:t>
      </w:r>
      <w:r w:rsidR="002F15F4">
        <w:t>[</w:t>
      </w:r>
      <w:r w:rsidR="002F15F4">
        <w:rPr>
          <w:b/>
        </w:rPr>
        <w:t>F</w:t>
      </w:r>
      <w:r w:rsidR="002F15F4">
        <w:t>]=</w:t>
      </w:r>
      <w:r>
        <w:t xml:space="preserve">N and </w:t>
      </w:r>
      <w:r w:rsidR="002F15F4">
        <w:t>[</w:t>
      </w:r>
      <w:r w:rsidR="002F15F4">
        <w:rPr>
          <w:b/>
        </w:rPr>
        <w:t>T</w:t>
      </w:r>
      <w:r w:rsidR="002F15F4">
        <w:t>]=</w:t>
      </w:r>
      <w:r w:rsidR="007F51A5">
        <w:t xml:space="preserve">s </w:t>
      </w:r>
      <w:r>
        <w:t xml:space="preserve">as the </w:t>
      </w:r>
      <w:r w:rsidR="002F15F4">
        <w:t>primary set</w:t>
      </w:r>
      <w:r>
        <w:t>, the</w:t>
      </w:r>
      <w:r w:rsidR="002F15F4">
        <w:t>n</w:t>
      </w:r>
      <w:r>
        <w:t xml:space="preserve"> </w:t>
      </w:r>
      <w:r w:rsidR="002F15F4">
        <w:t>[</w:t>
      </w:r>
      <w:r w:rsidR="002F15F4">
        <w:rPr>
          <w:b/>
        </w:rPr>
        <w:t>P</w:t>
      </w:r>
      <w:r w:rsidR="002F15F4">
        <w:t>]=</w:t>
      </w:r>
      <w:r>
        <w:t>MPa</w:t>
      </w:r>
      <w:r w:rsidR="00693A71">
        <w:t xml:space="preserve"> (since 1 </w:t>
      </w:r>
      <w:r w:rsidR="00693A71" w:rsidRPr="008C20E4">
        <w:t>N/mm</w:t>
      </w:r>
      <w:r w:rsidR="00693A71" w:rsidRPr="008C20E4">
        <w:rPr>
          <w:vertAlign w:val="superscript"/>
        </w:rPr>
        <w:t>2</w:t>
      </w:r>
      <w:r w:rsidR="008B690D">
        <w:t xml:space="preserve"> = </w:t>
      </w:r>
      <w:r w:rsidR="008B690D" w:rsidRPr="0031019E">
        <w:t>10</w:t>
      </w:r>
      <w:r w:rsidR="008B690D" w:rsidRPr="0031019E">
        <w:rPr>
          <w:vertAlign w:val="superscript"/>
        </w:rPr>
        <w:t>6</w:t>
      </w:r>
      <w:r w:rsidR="008B690D">
        <w:rPr>
          <w:vertAlign w:val="superscript"/>
        </w:rPr>
        <w:t xml:space="preserve"> </w:t>
      </w:r>
      <w:r w:rsidR="008B690D" w:rsidRPr="008C20E4">
        <w:t>N/m</w:t>
      </w:r>
      <w:r w:rsidR="008B690D" w:rsidRPr="008C20E4">
        <w:rPr>
          <w:vertAlign w:val="superscript"/>
        </w:rPr>
        <w:t>2</w:t>
      </w:r>
      <w:r w:rsidR="008B690D">
        <w:t xml:space="preserve"> = 1 MPa</w:t>
      </w:r>
      <w:r w:rsidR="00693A71">
        <w:t>)</w:t>
      </w:r>
      <w:r w:rsidR="002F15F4">
        <w:t xml:space="preserve"> and [</w:t>
      </w:r>
      <w:r w:rsidR="002F15F4">
        <w:rPr>
          <w:b/>
        </w:rPr>
        <w:t>M</w:t>
      </w:r>
      <w:r w:rsidR="002F15F4">
        <w:t>]=tonne (t</w:t>
      </w:r>
      <w:r w:rsidR="002431F4">
        <w:t>onne</w:t>
      </w:r>
      <w:r w:rsidR="002F15F4">
        <w:t xml:space="preserve"> = N</w:t>
      </w:r>
      <w:r w:rsidR="002F15F4">
        <w:rPr>
          <w:b/>
        </w:rPr>
        <w:sym w:font="Symbol" w:char="F0D7"/>
      </w:r>
      <w:r w:rsidR="002F15F4">
        <w:t>s</w:t>
      </w:r>
      <w:r w:rsidR="002F15F4" w:rsidRPr="008C20E4">
        <w:rPr>
          <w:vertAlign w:val="superscript"/>
        </w:rPr>
        <w:t>2</w:t>
      </w:r>
      <w:r w:rsidR="002F15F4">
        <w:t>/mm)</w:t>
      </w:r>
      <w:r w:rsidR="00531FAC">
        <w:t xml:space="preserve">. </w:t>
      </w:r>
      <w:r w:rsidR="002F15F4">
        <w:t>The primary set of</w:t>
      </w:r>
      <w:r w:rsidR="00531FAC">
        <w:t xml:space="preserve"> units must be independent. For instance, in the last example, you cannot choose </w:t>
      </w:r>
      <w:r w:rsidR="002F15F4">
        <w:t>[</w:t>
      </w:r>
      <w:r w:rsidR="002F15F4">
        <w:rPr>
          <w:b/>
        </w:rPr>
        <w:t>P</w:t>
      </w:r>
      <w:r w:rsidR="002F15F4">
        <w:t xml:space="preserve">] </w:t>
      </w:r>
      <w:r w:rsidR="00531FAC">
        <w:t xml:space="preserve">as a </w:t>
      </w:r>
      <w:r w:rsidR="002F15F4">
        <w:t xml:space="preserve">primary </w:t>
      </w:r>
      <w:r w:rsidR="00531FAC">
        <w:t xml:space="preserve">unit as </w:t>
      </w:r>
      <w:r w:rsidR="002F15F4">
        <w:t xml:space="preserve">it </w:t>
      </w:r>
      <w:r w:rsidR="00531FAC">
        <w:t xml:space="preserve">can be expressed in terms of </w:t>
      </w:r>
      <w:r w:rsidR="002F15F4">
        <w:t>[</w:t>
      </w:r>
      <w:r w:rsidR="002F15F4">
        <w:rPr>
          <w:b/>
        </w:rPr>
        <w:t>F</w:t>
      </w:r>
      <w:r w:rsidR="002F15F4">
        <w:t xml:space="preserve">] </w:t>
      </w:r>
      <w:r w:rsidR="00531FAC">
        <w:t xml:space="preserve">and </w:t>
      </w:r>
      <w:r w:rsidR="002F15F4">
        <w:t>[</w:t>
      </w:r>
      <w:r w:rsidR="002F15F4">
        <w:rPr>
          <w:b/>
        </w:rPr>
        <w:t>L</w:t>
      </w:r>
      <w:r w:rsidR="002F15F4">
        <w:t>]</w:t>
      </w:r>
      <w:r w:rsidR="002431F4">
        <w:t xml:space="preserve"> (i.e. [</w:t>
      </w:r>
      <w:r w:rsidR="002431F4">
        <w:rPr>
          <w:b/>
        </w:rPr>
        <w:t>P</w:t>
      </w:r>
      <w:r w:rsidR="002431F4">
        <w:t>]=[</w:t>
      </w:r>
      <w:r w:rsidR="002431F4">
        <w:rPr>
          <w:b/>
        </w:rPr>
        <w:t>F/L</w:t>
      </w:r>
      <w:r w:rsidR="002431F4">
        <w:rPr>
          <w:b/>
          <w:vertAlign w:val="superscript"/>
        </w:rPr>
        <w:t>2</w:t>
      </w:r>
      <w:r w:rsidR="002431F4">
        <w:t>]).</w:t>
      </w:r>
      <w:r w:rsidR="00531FAC">
        <w:t xml:space="preserve"> </w:t>
      </w:r>
    </w:p>
    <w:p w14:paraId="4FFC9E81" w14:textId="77777777" w:rsidR="002F15F4" w:rsidRDefault="002F15F4" w:rsidP="00A75DF0"/>
    <w:p w14:paraId="1F7B3CF6" w14:textId="77777777" w:rsidR="002F15F4" w:rsidRDefault="002F15F4" w:rsidP="002F15F4">
      <w:pPr>
        <w:pStyle w:val="Example"/>
      </w:pPr>
      <w:r>
        <w:t>Example:</w:t>
      </w:r>
    </w:p>
    <w:p w14:paraId="55DE7AD0" w14:textId="77777777" w:rsidR="002F15F4" w:rsidRDefault="002F15F4" w:rsidP="002F15F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70"/>
      </w:tblGrid>
      <w:tr w:rsidR="002F15F4" w14:paraId="548986A4" w14:textId="77777777" w:rsidTr="0003388B">
        <w:trPr>
          <w:jc w:val="center"/>
        </w:trPr>
        <w:tc>
          <w:tcPr>
            <w:tcW w:w="0" w:type="auto"/>
            <w:gridSpan w:val="2"/>
            <w:shd w:val="clear" w:color="auto" w:fill="auto"/>
          </w:tcPr>
          <w:p w14:paraId="09531CEE" w14:textId="77777777" w:rsidR="002F15F4" w:rsidRPr="00E82C3F" w:rsidRDefault="002F15F4" w:rsidP="0003388B">
            <w:pPr>
              <w:rPr>
                <w:b/>
              </w:rPr>
            </w:pPr>
            <w:r w:rsidRPr="003B58FB">
              <w:rPr>
                <w:b/>
              </w:rPr>
              <w:t xml:space="preserve">Primary </w:t>
            </w:r>
            <w:r w:rsidRPr="003841F2">
              <w:rPr>
                <w:b/>
              </w:rPr>
              <w:t>U</w:t>
            </w:r>
            <w:r w:rsidRPr="00E82C3F">
              <w:rPr>
                <w:b/>
              </w:rPr>
              <w:t>nits</w:t>
            </w:r>
          </w:p>
        </w:tc>
      </w:tr>
      <w:tr w:rsidR="002F15F4" w14:paraId="5052A45E" w14:textId="77777777" w:rsidTr="0003388B">
        <w:trPr>
          <w:cantSplit/>
          <w:jc w:val="center"/>
        </w:trPr>
        <w:tc>
          <w:tcPr>
            <w:tcW w:w="0" w:type="auto"/>
            <w:shd w:val="clear" w:color="auto" w:fill="auto"/>
          </w:tcPr>
          <w:p w14:paraId="3AFF138D" w14:textId="77777777" w:rsidR="002F15F4" w:rsidRDefault="002F15F4" w:rsidP="0003388B">
            <w:r>
              <w:t>time</w:t>
            </w:r>
          </w:p>
        </w:tc>
        <w:tc>
          <w:tcPr>
            <w:tcW w:w="0" w:type="auto"/>
            <w:shd w:val="clear" w:color="auto" w:fill="auto"/>
          </w:tcPr>
          <w:p w14:paraId="669DD71F" w14:textId="77777777" w:rsidR="002F15F4" w:rsidRDefault="002F15F4" w:rsidP="0003388B">
            <w:r>
              <w:t>s</w:t>
            </w:r>
          </w:p>
        </w:tc>
      </w:tr>
      <w:tr w:rsidR="002F15F4" w14:paraId="6F7379E2" w14:textId="77777777" w:rsidTr="0003388B">
        <w:trPr>
          <w:jc w:val="center"/>
        </w:trPr>
        <w:tc>
          <w:tcPr>
            <w:tcW w:w="0" w:type="auto"/>
            <w:shd w:val="clear" w:color="auto" w:fill="auto"/>
          </w:tcPr>
          <w:p w14:paraId="0D787767" w14:textId="77777777" w:rsidR="002F15F4" w:rsidRDefault="002F15F4" w:rsidP="0003388B">
            <w:r>
              <w:t>length</w:t>
            </w:r>
          </w:p>
        </w:tc>
        <w:tc>
          <w:tcPr>
            <w:tcW w:w="0" w:type="auto"/>
            <w:shd w:val="clear" w:color="auto" w:fill="auto"/>
          </w:tcPr>
          <w:p w14:paraId="6189684F" w14:textId="77777777" w:rsidR="002F15F4" w:rsidRDefault="002F15F4" w:rsidP="0003388B">
            <w:r>
              <w:t>mm</w:t>
            </w:r>
          </w:p>
        </w:tc>
      </w:tr>
      <w:tr w:rsidR="002F15F4" w14:paraId="46B609F2" w14:textId="77777777" w:rsidTr="0003388B">
        <w:trPr>
          <w:jc w:val="center"/>
        </w:trPr>
        <w:tc>
          <w:tcPr>
            <w:tcW w:w="0" w:type="auto"/>
            <w:shd w:val="clear" w:color="auto" w:fill="auto"/>
          </w:tcPr>
          <w:p w14:paraId="3C17D57A" w14:textId="77777777" w:rsidR="002F15F4" w:rsidRDefault="002F15F4" w:rsidP="0003388B">
            <w:r>
              <w:t>force</w:t>
            </w:r>
          </w:p>
        </w:tc>
        <w:tc>
          <w:tcPr>
            <w:tcW w:w="0" w:type="auto"/>
            <w:shd w:val="clear" w:color="auto" w:fill="auto"/>
          </w:tcPr>
          <w:p w14:paraId="79658541" w14:textId="77777777" w:rsidR="002F15F4" w:rsidRDefault="002F15F4" w:rsidP="0003388B">
            <w:r>
              <w:t>N</w:t>
            </w:r>
          </w:p>
        </w:tc>
      </w:tr>
      <w:tr w:rsidR="002F15F4" w14:paraId="7BBE4448" w14:textId="77777777" w:rsidTr="0003388B">
        <w:trPr>
          <w:jc w:val="center"/>
        </w:trPr>
        <w:tc>
          <w:tcPr>
            <w:tcW w:w="0" w:type="auto"/>
            <w:shd w:val="clear" w:color="auto" w:fill="auto"/>
          </w:tcPr>
          <w:p w14:paraId="50A86227" w14:textId="11547A39" w:rsidR="002F15F4" w:rsidRDefault="002F15F4" w:rsidP="0003388B">
            <w:r>
              <w:t>amount of substance</w:t>
            </w:r>
          </w:p>
        </w:tc>
        <w:tc>
          <w:tcPr>
            <w:tcW w:w="0" w:type="auto"/>
            <w:shd w:val="clear" w:color="auto" w:fill="auto"/>
          </w:tcPr>
          <w:p w14:paraId="66CA58D1" w14:textId="77777777" w:rsidR="002F15F4" w:rsidRDefault="002F15F4" w:rsidP="0003388B">
            <w:r>
              <w:t>nmol</w:t>
            </w:r>
          </w:p>
        </w:tc>
      </w:tr>
      <w:tr w:rsidR="002F15F4" w14:paraId="0EC1066F" w14:textId="77777777" w:rsidTr="0003388B">
        <w:trPr>
          <w:jc w:val="center"/>
        </w:trPr>
        <w:tc>
          <w:tcPr>
            <w:tcW w:w="0" w:type="auto"/>
            <w:shd w:val="clear" w:color="auto" w:fill="auto"/>
          </w:tcPr>
          <w:p w14:paraId="4D4E6FBF" w14:textId="77777777" w:rsidR="002F15F4" w:rsidRDefault="002F15F4" w:rsidP="0003388B">
            <w:r>
              <w:t>charge</w:t>
            </w:r>
          </w:p>
        </w:tc>
        <w:tc>
          <w:tcPr>
            <w:tcW w:w="0" w:type="auto"/>
            <w:shd w:val="clear" w:color="auto" w:fill="auto"/>
          </w:tcPr>
          <w:p w14:paraId="5521DA50" w14:textId="77777777" w:rsidR="002F15F4" w:rsidRDefault="002F15F4" w:rsidP="0003388B">
            <w:r>
              <w:t>C</w:t>
            </w:r>
          </w:p>
        </w:tc>
      </w:tr>
      <w:tr w:rsidR="002F15F4" w14:paraId="2C75896C" w14:textId="77777777" w:rsidTr="0003388B">
        <w:trPr>
          <w:jc w:val="center"/>
        </w:trPr>
        <w:tc>
          <w:tcPr>
            <w:tcW w:w="0" w:type="auto"/>
            <w:shd w:val="clear" w:color="auto" w:fill="auto"/>
          </w:tcPr>
          <w:p w14:paraId="1E207BDC" w14:textId="77777777" w:rsidR="002F15F4" w:rsidRDefault="002F15F4" w:rsidP="0003388B">
            <w:r>
              <w:t>temperature</w:t>
            </w:r>
          </w:p>
        </w:tc>
        <w:tc>
          <w:tcPr>
            <w:tcW w:w="0" w:type="auto"/>
            <w:shd w:val="clear" w:color="auto" w:fill="auto"/>
          </w:tcPr>
          <w:p w14:paraId="5F3C6EDA" w14:textId="77777777" w:rsidR="002F15F4" w:rsidRDefault="002F15F4" w:rsidP="0003388B">
            <w:r>
              <w:t>K</w:t>
            </w:r>
          </w:p>
        </w:tc>
      </w:tr>
      <w:tr w:rsidR="002F15F4" w14:paraId="276E36F3" w14:textId="77777777" w:rsidTr="0003388B">
        <w:trPr>
          <w:jc w:val="center"/>
        </w:trPr>
        <w:tc>
          <w:tcPr>
            <w:tcW w:w="0" w:type="auto"/>
            <w:gridSpan w:val="2"/>
            <w:shd w:val="clear" w:color="auto" w:fill="auto"/>
          </w:tcPr>
          <w:p w14:paraId="3425C11D" w14:textId="77777777" w:rsidR="002F15F4" w:rsidRPr="003B58FB" w:rsidRDefault="002F15F4" w:rsidP="0003388B">
            <w:pPr>
              <w:rPr>
                <w:b/>
              </w:rPr>
            </w:pPr>
            <w:r w:rsidRPr="003B58FB">
              <w:rPr>
                <w:b/>
              </w:rPr>
              <w:t>Derived Units</w:t>
            </w:r>
          </w:p>
        </w:tc>
      </w:tr>
      <w:tr w:rsidR="002F15F4" w14:paraId="0249A661" w14:textId="77777777" w:rsidTr="0003388B">
        <w:trPr>
          <w:jc w:val="center"/>
        </w:trPr>
        <w:tc>
          <w:tcPr>
            <w:tcW w:w="0" w:type="auto"/>
            <w:shd w:val="clear" w:color="auto" w:fill="auto"/>
          </w:tcPr>
          <w:p w14:paraId="4A3ED1B5" w14:textId="77777777" w:rsidR="002F15F4" w:rsidRDefault="002F15F4" w:rsidP="0003388B">
            <w:r>
              <w:t>stress</w:t>
            </w:r>
          </w:p>
        </w:tc>
        <w:tc>
          <w:tcPr>
            <w:tcW w:w="0" w:type="auto"/>
            <w:shd w:val="clear" w:color="auto" w:fill="auto"/>
          </w:tcPr>
          <w:p w14:paraId="66FFE6E4" w14:textId="77777777" w:rsidR="002F15F4" w:rsidRDefault="002F15F4" w:rsidP="0003388B">
            <w:r>
              <w:t>N/mm</w:t>
            </w:r>
            <w:r w:rsidRPr="003B58FB">
              <w:rPr>
                <w:vertAlign w:val="superscript"/>
              </w:rPr>
              <w:t>2</w:t>
            </w:r>
            <w:r>
              <w:t>, MPa</w:t>
            </w:r>
          </w:p>
        </w:tc>
      </w:tr>
      <w:tr w:rsidR="002F15F4" w14:paraId="268A2D46" w14:textId="77777777" w:rsidTr="0003388B">
        <w:trPr>
          <w:jc w:val="center"/>
        </w:trPr>
        <w:tc>
          <w:tcPr>
            <w:tcW w:w="0" w:type="auto"/>
            <w:shd w:val="clear" w:color="auto" w:fill="auto"/>
          </w:tcPr>
          <w:p w14:paraId="5E8079C7" w14:textId="77777777" w:rsidR="002F15F4" w:rsidRDefault="002F15F4" w:rsidP="0003388B">
            <w:r>
              <w:lastRenderedPageBreak/>
              <w:t>permeability</w:t>
            </w:r>
          </w:p>
        </w:tc>
        <w:tc>
          <w:tcPr>
            <w:tcW w:w="0" w:type="auto"/>
            <w:shd w:val="clear" w:color="auto" w:fill="auto"/>
          </w:tcPr>
          <w:p w14:paraId="01CCBD63" w14:textId="77777777" w:rsidR="002F15F4" w:rsidRDefault="002F15F4" w:rsidP="0003388B">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2F15F4" w14:paraId="0D4C5A1E" w14:textId="77777777" w:rsidTr="0003388B">
        <w:trPr>
          <w:jc w:val="center"/>
        </w:trPr>
        <w:tc>
          <w:tcPr>
            <w:tcW w:w="0" w:type="auto"/>
            <w:shd w:val="clear" w:color="auto" w:fill="auto"/>
          </w:tcPr>
          <w:p w14:paraId="1DF793A7" w14:textId="77777777" w:rsidR="002F15F4" w:rsidRDefault="002F15F4" w:rsidP="0003388B">
            <w:r>
              <w:t>diffusivity</w:t>
            </w:r>
          </w:p>
        </w:tc>
        <w:tc>
          <w:tcPr>
            <w:tcW w:w="0" w:type="auto"/>
            <w:shd w:val="clear" w:color="auto" w:fill="auto"/>
          </w:tcPr>
          <w:p w14:paraId="3DE82125" w14:textId="77777777" w:rsidR="002F15F4" w:rsidRDefault="002F15F4" w:rsidP="0003388B">
            <w:r>
              <w:t>mm</w:t>
            </w:r>
            <w:r w:rsidRPr="003B58FB">
              <w:rPr>
                <w:vertAlign w:val="superscript"/>
              </w:rPr>
              <w:t>2</w:t>
            </w:r>
            <w:r>
              <w:t>/s</w:t>
            </w:r>
          </w:p>
        </w:tc>
      </w:tr>
      <w:tr w:rsidR="002F15F4" w14:paraId="3F4D40E8" w14:textId="77777777" w:rsidTr="0003388B">
        <w:trPr>
          <w:jc w:val="center"/>
        </w:trPr>
        <w:tc>
          <w:tcPr>
            <w:tcW w:w="0" w:type="auto"/>
            <w:shd w:val="clear" w:color="auto" w:fill="auto"/>
          </w:tcPr>
          <w:p w14:paraId="4529E3ED" w14:textId="77777777" w:rsidR="002F15F4" w:rsidRDefault="002F15F4" w:rsidP="0003388B">
            <w:r>
              <w:t>concentration</w:t>
            </w:r>
          </w:p>
        </w:tc>
        <w:tc>
          <w:tcPr>
            <w:tcW w:w="0" w:type="auto"/>
            <w:shd w:val="clear" w:color="auto" w:fill="auto"/>
          </w:tcPr>
          <w:p w14:paraId="7319C952" w14:textId="77777777" w:rsidR="002F15F4" w:rsidRDefault="002F15F4" w:rsidP="0003388B">
            <w:r>
              <w:t>nmol/mm</w:t>
            </w:r>
            <w:r w:rsidRPr="003B58FB">
              <w:rPr>
                <w:vertAlign w:val="superscript"/>
              </w:rPr>
              <w:t>3</w:t>
            </w:r>
            <w:r>
              <w:t>, mM</w:t>
            </w:r>
          </w:p>
        </w:tc>
      </w:tr>
      <w:tr w:rsidR="002F15F4" w14:paraId="7DFBBA54" w14:textId="77777777" w:rsidTr="0003388B">
        <w:trPr>
          <w:jc w:val="center"/>
        </w:trPr>
        <w:tc>
          <w:tcPr>
            <w:tcW w:w="0" w:type="auto"/>
            <w:shd w:val="clear" w:color="auto" w:fill="auto"/>
          </w:tcPr>
          <w:p w14:paraId="11BFD056" w14:textId="77777777" w:rsidR="002F15F4" w:rsidRDefault="002F15F4" w:rsidP="0003388B">
            <w:r>
              <w:t>charge density</w:t>
            </w:r>
          </w:p>
        </w:tc>
        <w:tc>
          <w:tcPr>
            <w:tcW w:w="0" w:type="auto"/>
            <w:shd w:val="clear" w:color="auto" w:fill="auto"/>
          </w:tcPr>
          <w:p w14:paraId="06A834BC" w14:textId="77777777" w:rsidR="002F15F4" w:rsidRDefault="002F15F4" w:rsidP="0003388B">
            <w:r>
              <w:t>nEq/mm</w:t>
            </w:r>
            <w:r w:rsidRPr="003B58FB">
              <w:rPr>
                <w:vertAlign w:val="superscript"/>
              </w:rPr>
              <w:t>3</w:t>
            </w:r>
            <w:r>
              <w:t>, mEq/L</w:t>
            </w:r>
          </w:p>
        </w:tc>
      </w:tr>
      <w:tr w:rsidR="002F15F4" w14:paraId="01AD44EC" w14:textId="77777777" w:rsidTr="0003388B">
        <w:trPr>
          <w:jc w:val="center"/>
        </w:trPr>
        <w:tc>
          <w:tcPr>
            <w:tcW w:w="0" w:type="auto"/>
            <w:shd w:val="clear" w:color="auto" w:fill="auto"/>
          </w:tcPr>
          <w:p w14:paraId="3D2824E6" w14:textId="77777777" w:rsidR="002F15F4" w:rsidRDefault="002F15F4" w:rsidP="0003388B">
            <w:r>
              <w:t>voltage</w:t>
            </w:r>
          </w:p>
        </w:tc>
        <w:tc>
          <w:tcPr>
            <w:tcW w:w="0" w:type="auto"/>
            <w:shd w:val="clear" w:color="auto" w:fill="auto"/>
          </w:tcPr>
          <w:p w14:paraId="481C531C" w14:textId="77777777" w:rsidR="002F15F4" w:rsidRDefault="002F15F4" w:rsidP="0003388B">
            <w:r>
              <w:t>mV</w:t>
            </w:r>
          </w:p>
        </w:tc>
      </w:tr>
      <w:tr w:rsidR="002F15F4" w14:paraId="72218A32" w14:textId="77777777" w:rsidTr="0003388B">
        <w:trPr>
          <w:jc w:val="center"/>
        </w:trPr>
        <w:tc>
          <w:tcPr>
            <w:tcW w:w="0" w:type="auto"/>
            <w:shd w:val="clear" w:color="auto" w:fill="auto"/>
          </w:tcPr>
          <w:p w14:paraId="6F39CCDA" w14:textId="77777777" w:rsidR="002F15F4" w:rsidRDefault="002F15F4" w:rsidP="0003388B">
            <w:r>
              <w:t>current density</w:t>
            </w:r>
          </w:p>
        </w:tc>
        <w:tc>
          <w:tcPr>
            <w:tcW w:w="0" w:type="auto"/>
            <w:shd w:val="clear" w:color="auto" w:fill="auto"/>
          </w:tcPr>
          <w:p w14:paraId="1774AD1A" w14:textId="77777777" w:rsidR="002F15F4" w:rsidRDefault="002F15F4" w:rsidP="0003388B">
            <w:r>
              <w:t>A/mm</w:t>
            </w:r>
            <w:r w:rsidRPr="003B58FB">
              <w:rPr>
                <w:vertAlign w:val="superscript"/>
              </w:rPr>
              <w:t>2</w:t>
            </w:r>
          </w:p>
        </w:tc>
      </w:tr>
      <w:tr w:rsidR="002F15F4" w14:paraId="53F416A5" w14:textId="77777777" w:rsidTr="0003388B">
        <w:trPr>
          <w:jc w:val="center"/>
        </w:trPr>
        <w:tc>
          <w:tcPr>
            <w:tcW w:w="0" w:type="auto"/>
            <w:shd w:val="clear" w:color="auto" w:fill="auto"/>
          </w:tcPr>
          <w:p w14:paraId="0BBF9282" w14:textId="77777777" w:rsidR="002F15F4" w:rsidRDefault="002F15F4" w:rsidP="0003388B">
            <w:r>
              <w:t>current</w:t>
            </w:r>
          </w:p>
        </w:tc>
        <w:tc>
          <w:tcPr>
            <w:tcW w:w="0" w:type="auto"/>
            <w:shd w:val="clear" w:color="auto" w:fill="auto"/>
          </w:tcPr>
          <w:p w14:paraId="4F643FE5" w14:textId="77777777" w:rsidR="002F15F4" w:rsidRDefault="002F15F4" w:rsidP="0003388B">
            <w:r>
              <w:t>A</w:t>
            </w:r>
          </w:p>
        </w:tc>
      </w:tr>
    </w:tbl>
    <w:p w14:paraId="2959A4F7" w14:textId="77777777" w:rsidR="002F15F4" w:rsidRPr="00531FAC" w:rsidRDefault="002F15F4" w:rsidP="00A75DF0"/>
    <w:p w14:paraId="4273A2B7" w14:textId="77777777" w:rsidR="006A0BC1" w:rsidRPr="00B27FE9" w:rsidRDefault="006A0BC1" w:rsidP="006A0BC1">
      <w:r>
        <w:br w:type="page"/>
      </w:r>
    </w:p>
    <w:p w14:paraId="69361A66" w14:textId="77777777" w:rsidR="006A0BC1" w:rsidRDefault="006A0BC1" w:rsidP="006A0BC1">
      <w:pPr>
        <w:pStyle w:val="Heading1"/>
      </w:pPr>
      <w:bookmarkStart w:id="7" w:name="_Ref293568163"/>
      <w:bookmarkStart w:id="8" w:name="_Toc397358305"/>
      <w:r>
        <w:lastRenderedPageBreak/>
        <w:t>Running FEBio</w:t>
      </w:r>
      <w:bookmarkEnd w:id="7"/>
      <w:bookmarkEnd w:id="8"/>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9" w:name="_Toc397358306"/>
      <w:r>
        <w:t>Running FEBio on Windows</w:t>
      </w:r>
      <w:bookmarkEnd w:id="9"/>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10" w:name="_Toc397358307"/>
      <w:r>
        <w:t>Windows XP</w:t>
      </w:r>
      <w:bookmarkEnd w:id="10"/>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1" w:name="_Toc397358308"/>
      <w:r>
        <w:t>Windows 7</w:t>
      </w:r>
      <w:bookmarkEnd w:id="11"/>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2" w:name="_Toc397358309"/>
      <w:r>
        <w:t>Running FEBio from Explorer</w:t>
      </w:r>
      <w:bookmarkEnd w:id="12"/>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3" w:name="_Toc397358310"/>
      <w:r>
        <w:t>Running FEBio on Linux or MAC</w:t>
      </w:r>
      <w:bookmarkEnd w:id="13"/>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4" w:name="_Ref172430769"/>
      <w:bookmarkStart w:id="15" w:name="_Toc397358311"/>
      <w:r>
        <w:t>The Command Line</w:t>
      </w:r>
      <w:bookmarkEnd w:id="14"/>
      <w:bookmarkEnd w:id="15"/>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6" w:name="OLE_LINK1"/>
      <w:bookmarkStart w:id="17" w:name="OLE_LINK2"/>
      <w:r w:rsidRPr="00541457">
        <w:rPr>
          <w:rStyle w:val="codeChar"/>
        </w:rPr>
        <w:t>-</w:t>
      </w:r>
      <w:r>
        <w:rPr>
          <w:rStyle w:val="codeChar"/>
        </w:rPr>
        <w:t>o</w:t>
      </w:r>
      <w:r>
        <w:t>: log file name</w:t>
      </w:r>
      <w:bookmarkEnd w:id="16"/>
      <w:bookmarkEnd w:id="17"/>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r w:rsidR="00EB23E8">
        <w:t>control file</w:t>
      </w:r>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1B13CD">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1B13CD">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1B13CD">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1B13CD">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1B13CD">
        <w:t>2.8.3</w:t>
      </w:r>
      <w:r>
        <w:fldChar w:fldCharType="end"/>
      </w:r>
      <w:r>
        <w:t xml:space="preserve"> and </w:t>
      </w:r>
      <w:r>
        <w:fldChar w:fldCharType="begin"/>
      </w:r>
      <w:r>
        <w:instrText xml:space="preserve"> REF _Ref230581893 \r \h </w:instrText>
      </w:r>
      <w:r>
        <w:fldChar w:fldCharType="separate"/>
      </w:r>
      <w:r w:rsidR="001B13CD">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1B13CD">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1B13CD">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5DFC6D28"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8" w:author="Gerard" w:date="2014-07-29T23:58:00Z">
        <w:r w:rsidR="001B13CD">
          <w:t>3.5.1</w:t>
        </w:r>
      </w:ins>
      <w:del w:id="19" w:author="Gerard" w:date="2014-07-29T23:58:00Z">
        <w:r w:rsidR="00976D6B" w:rsidDel="001B13CD">
          <w:delText>3.4.1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1B13CD">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1B13CD">
        <w:t>Chapter 7</w:t>
      </w:r>
      <w:r>
        <w:fldChar w:fldCharType="end"/>
      </w:r>
      <w:r>
        <w:t xml:space="preserve">. </w:t>
      </w:r>
      <w:r w:rsidR="00EB23E8">
        <w:t xml:space="preserve">The –s option is followed by the optimization control file which contains among other things the parameters that need to be optimized. </w:t>
      </w:r>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20" w:name="_Toc397358312"/>
      <w:r>
        <w:t xml:space="preserve">The FEBio </w:t>
      </w:r>
      <w:r w:rsidR="00D153DC">
        <w:t>P</w:t>
      </w:r>
      <w:r>
        <w:t>rompt</w:t>
      </w:r>
      <w:bookmarkEnd w:id="20"/>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1B13CD">
        <w:t>2.8.1</w:t>
      </w:r>
      <w:r>
        <w:fldChar w:fldCharType="end"/>
      </w:r>
      <w:r>
        <w:t xml:space="preserve"> for more details.</w:t>
      </w:r>
    </w:p>
    <w:p w14:paraId="5B06DF2F" w14:textId="31F8FA7E" w:rsidR="006A0BC1" w:rsidRDefault="006A0BC1" w:rsidP="006A0BC1">
      <w:pPr>
        <w:pStyle w:val="Heading2"/>
      </w:pPr>
      <w:bookmarkStart w:id="21" w:name="_Ref230508346"/>
      <w:bookmarkStart w:id="22" w:name="_Toc397358313"/>
      <w:r>
        <w:t xml:space="preserve">The </w:t>
      </w:r>
      <w:r w:rsidR="00D153DC">
        <w:t>C</w:t>
      </w:r>
      <w:r w:rsidRPr="00DF311C">
        <w:t>onfiguration</w:t>
      </w:r>
      <w:r>
        <w:t xml:space="preserve"> </w:t>
      </w:r>
      <w:r w:rsidR="00D153DC">
        <w:t>F</w:t>
      </w:r>
      <w:r>
        <w:t>ile</w:t>
      </w:r>
      <w:bookmarkEnd w:id="21"/>
      <w:bookmarkEnd w:id="22"/>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23" w:name="_Ref376446157"/>
      <w:bookmarkStart w:id="24" w:name="_Toc397358314"/>
      <w:r>
        <w:t xml:space="preserve">Using </w:t>
      </w:r>
      <w:r w:rsidR="00D153DC">
        <w:t>M</w:t>
      </w:r>
      <w:r>
        <w:t xml:space="preserve">ultiple </w:t>
      </w:r>
      <w:r w:rsidR="00D153DC">
        <w:t>P</w:t>
      </w:r>
      <w:r>
        <w:t>rocessors</w:t>
      </w:r>
      <w:bookmarkEnd w:id="23"/>
      <w:bookmarkEnd w:id="24"/>
    </w:p>
    <w:p w14:paraId="771772AE" w14:textId="541890FB" w:rsidR="000C4066" w:rsidRDefault="000C4066" w:rsidP="006A0BC1">
      <w:r>
        <w:t>A</w:t>
      </w:r>
      <w:r w:rsidR="00BB7680">
        <w:t>s of version 2.0, FEBio uses OpenMP to parallellize several of the finite element calculations, improving the performance considerably.</w:t>
      </w:r>
      <w:r>
        <w:t xml:space="preserve"> Both the right-hand-side and the stiffness matrix evaluations for many types of problems have been parallelized. On a system with four processors, a speedup of 2-3 can be expected, depending on the size and type of model. Models with complex material behavior (such as EFD-type materials, biphasic, multiphasic materials, etc.) will benefit most from these parallelization efforts. In addition, FEBio implements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is a parallel linear solver using OpenMP.</w:t>
      </w:r>
    </w:p>
    <w:p w14:paraId="72D994B9" w14:textId="59976F07" w:rsidR="000C4066" w:rsidRDefault="000C4066" w:rsidP="006A0BC1">
      <w:r>
        <w:t xml:space="preserve">  </w:t>
      </w:r>
    </w:p>
    <w:p w14:paraId="68B4442A" w14:textId="7092CAA4" w:rsidR="006A0BC1" w:rsidRDefault="00BB7680" w:rsidP="006A0BC1">
      <w:r>
        <w:t>To use multiple processors s</w:t>
      </w:r>
      <w:r w:rsidR="006A0BC1">
        <w:t xml:space="preserve">et the environment variable OMP_NUM_THREADS to the number of </w:t>
      </w:r>
      <w:r w:rsidR="00DF47B1">
        <w:t xml:space="preserve">desired </w:t>
      </w:r>
      <w:r w:rsidR="006A0BC1">
        <w:t xml:space="preserve">threads. </w:t>
      </w:r>
      <w:r w:rsidR="00DF47B1">
        <w:t xml:space="preserve">You should set the number of threads to be equal or less than the number of processors on your system (Setting it higher may actually decrease performance). </w:t>
      </w:r>
      <w:r w:rsidR="006A0BC1">
        <w:t xml:space="preserve">For example, </w:t>
      </w:r>
      <w:r w:rsidR="00DF47B1">
        <w:t xml:space="preserve">on a system with four processors you can set the environment as follows. On </w:t>
      </w:r>
      <w:r w:rsidR="006A0BC1">
        <w:t>Linux using the Bash shell, execute:</w:t>
      </w:r>
    </w:p>
    <w:p w14:paraId="66A80095" w14:textId="77777777" w:rsidR="006A0BC1" w:rsidRDefault="006A0BC1" w:rsidP="006A0BC1"/>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026ABDD3" w:rsidR="00624378" w:rsidRDefault="00624378" w:rsidP="00624378">
      <w:r>
        <w:t>Using the c</w:t>
      </w:r>
      <w:r w:rsidR="000C4066">
        <w:t>-</w:t>
      </w:r>
      <w:r>
        <w:t>shell</w:t>
      </w:r>
      <w:r w:rsidR="000C4066">
        <w:t>,</w:t>
      </w:r>
      <w:r>
        <w:t xml:space="preserve"> execute:</w:t>
      </w:r>
    </w:p>
    <w:p w14:paraId="1CB008D9" w14:textId="77777777" w:rsidR="00624378" w:rsidRDefault="00624378" w:rsidP="00624378"/>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pPr>
    </w:p>
    <w:p w14:paraId="1D574D33" w14:textId="06678068" w:rsidR="00DF47B1" w:rsidRDefault="00DF47B1" w:rsidP="00DF47B1">
      <w:r>
        <w:t>On Windows, you can add this environment variable as well from the Control Panel. On Win7, open the Control Panel (</w:t>
      </w:r>
      <w:r w:rsidRPr="008C20E4">
        <w:rPr>
          <w:i/>
        </w:rPr>
        <w:t>Start</w:t>
      </w:r>
      <w:r w:rsidR="006C2049" w:rsidRPr="006C2049">
        <w:rPr>
          <w:i/>
          <w:position w:val="-6"/>
        </w:rPr>
        <w:object w:dxaOrig="300" w:dyaOrig="220" w14:anchorId="6BBA5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1pt" o:ole="">
            <v:imagedata r:id="rId28" o:title=""/>
          </v:shape>
          <o:OLEObject Type="Embed" ProgID="Equation.DSMT4" ShapeID="_x0000_i1025" DrawAspect="Content" ObjectID="_1471104288" r:id="rId29"/>
        </w:object>
      </w:r>
      <w:r w:rsidRPr="008C20E4">
        <w:rPr>
          <w:i/>
        </w:rPr>
        <w:t>Control Panel</w:t>
      </w:r>
      <w:r>
        <w:t xml:space="preserve">). Open the System panel and click </w:t>
      </w:r>
      <w:r w:rsidRPr="008C20E4">
        <w:rPr>
          <w:i/>
        </w:rPr>
        <w:t>Change Settings</w:t>
      </w:r>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r>
        <w:t xml:space="preserve">button. In the next dialog box, click the </w:t>
      </w:r>
      <w:r>
        <w:rPr>
          <w:i/>
        </w:rPr>
        <w:t xml:space="preserve">New… </w:t>
      </w:r>
      <w:r>
        <w:t xml:space="preserve">button under the </w:t>
      </w:r>
      <w:r>
        <w:rPr>
          <w:i/>
        </w:rPr>
        <w:t>User variables</w:t>
      </w:r>
      <w:r>
        <w:t xml:space="preserve">. Enter OMP_NUM_THREADS for the variable name and 4. Click OK on all open dialog boxes. </w:t>
      </w:r>
    </w:p>
    <w:p w14:paraId="1BFC0D3F" w14:textId="77777777" w:rsidR="00DF47B1" w:rsidRDefault="00DF47B1" w:rsidP="00DF47B1"/>
    <w:p w14:paraId="2F94E7C7" w14:textId="72C282B1" w:rsidR="00DF47B1" w:rsidRDefault="00DF47B1" w:rsidP="00DF47B1">
      <w:pPr>
        <w:rPr>
          <w:b/>
        </w:rPr>
      </w:pPr>
      <w:r>
        <w:rPr>
          <w:b/>
        </w:rPr>
        <w:t>A note on repeatability</w:t>
      </w:r>
    </w:p>
    <w:p w14:paraId="7E8C987A" w14:textId="0A4B5902" w:rsidR="00DF47B1" w:rsidRPr="00DF47B1" w:rsidRDefault="00A30DB3" w:rsidP="00DF47B1">
      <w:r>
        <w:t xml:space="preserve">When using multiple processors, it can not always be guaranteed that all calculations are executed in the same order and, due to numerical round-off, the results of these calculations will not always be the same. In FEBio, this means that the same model run repeatedly on </w:t>
      </w:r>
      <w:r w:rsidR="00EC20EC">
        <w:t>the same</w:t>
      </w:r>
      <w:r>
        <w:t xml:space="preserve"> machine with multiple processors, </w:t>
      </w:r>
      <w:r w:rsidR="00EC20EC">
        <w:t xml:space="preserve">may give slightly different convergence norms or even slightly different answers. In many cases, the differences should be small, but in some problems that are prone to ill-conditioning (e.g. contact) the discrepancies may be more significant. When running on one processor, the results of consecutive runs should always be identical. </w:t>
      </w:r>
    </w:p>
    <w:p w14:paraId="30897E54" w14:textId="77777777" w:rsidR="00DF47B1" w:rsidRDefault="00DF47B1" w:rsidP="00DF47B1"/>
    <w:p w14:paraId="754FF2B5" w14:textId="06343EBB" w:rsidR="00DF47B1" w:rsidRPr="008C20E4" w:rsidRDefault="00DF47B1" w:rsidP="006A0BC1">
      <w:pPr>
        <w:pStyle w:val="code"/>
        <w:rPr>
          <w:b/>
        </w:rPr>
      </w:pPr>
    </w:p>
    <w:p w14:paraId="4D5D8FCF" w14:textId="19EA138D" w:rsidR="006A0BC1" w:rsidRPr="00DF311C" w:rsidRDefault="006A0BC1" w:rsidP="006A0BC1">
      <w:pPr>
        <w:pStyle w:val="Heading2"/>
      </w:pPr>
      <w:bookmarkStart w:id="25" w:name="_Ref250284432"/>
      <w:bookmarkStart w:id="26" w:name="_Ref250285226"/>
      <w:bookmarkStart w:id="27" w:name="_Toc397358315"/>
      <w:r>
        <w:t xml:space="preserve">FEBio </w:t>
      </w:r>
      <w:r w:rsidR="00D153DC">
        <w:t>O</w:t>
      </w:r>
      <w:r>
        <w:t>utput</w:t>
      </w:r>
      <w:bookmarkEnd w:id="25"/>
      <w:bookmarkEnd w:id="26"/>
      <w:bookmarkEnd w:id="27"/>
    </w:p>
    <w:p w14:paraId="1792A476" w14:textId="77777777" w:rsidR="004F447E"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30"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1B13CD">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 w14:paraId="41A3CD4E" w14:textId="77777777" w:rsidR="004F447E" w:rsidRDefault="004F447E" w:rsidP="006A0BC1">
      <w:r>
        <w:rPr>
          <w:i/>
        </w:rPr>
        <w:t xml:space="preserve">Note 1: </w:t>
      </w:r>
      <w:r>
        <w:t xml:space="preserve">The name of the log and plot file can also be specified in the FEBio input file. See section </w:t>
      </w:r>
      <w:r>
        <w:fldChar w:fldCharType="begin"/>
      </w:r>
      <w:r>
        <w:instrText xml:space="preserve"> REF _Ref377546765 \r \h </w:instrText>
      </w:r>
      <w:r>
        <w:fldChar w:fldCharType="separate"/>
      </w:r>
      <w:ins w:id="28" w:author="Gerard" w:date="2014-07-29T23:58:00Z">
        <w:r w:rsidR="001B13CD">
          <w:t>3.16</w:t>
        </w:r>
      </w:ins>
      <w:del w:id="29" w:author="Gerard" w:date="2014-07-29T23:58:00Z">
        <w:r w:rsidR="00976D6B" w:rsidDel="001B13CD">
          <w:delText>3.15</w:delText>
        </w:r>
      </w:del>
      <w:r>
        <w:fldChar w:fldCharType="end"/>
      </w:r>
      <w:r>
        <w:t xml:space="preserve"> for more information. </w:t>
      </w:r>
    </w:p>
    <w:p w14:paraId="021E2AA5" w14:textId="77777777" w:rsidR="004F447E" w:rsidRDefault="004F447E" w:rsidP="006A0BC1"/>
    <w:p w14:paraId="1962D1BE" w14:textId="46D5510D" w:rsidR="006A0BC1" w:rsidRDefault="004F447E" w:rsidP="006A0BC1">
      <w:r>
        <w:rPr>
          <w:i/>
        </w:rPr>
        <w:t xml:space="preserve">Note 2: </w:t>
      </w:r>
      <w:r>
        <w:t xml:space="preserve">When running an optimization problem the name of the log file is derived from the optimization control file. See </w:t>
      </w:r>
      <w:r>
        <w:fldChar w:fldCharType="begin"/>
      </w:r>
      <w:r>
        <w:instrText xml:space="preserve"> REF _Ref230581893 \r \h </w:instrText>
      </w:r>
      <w:r>
        <w:fldChar w:fldCharType="separate"/>
      </w:r>
      <w:r w:rsidR="001B13CD">
        <w:t>Chapter 5</w:t>
      </w:r>
      <w:r>
        <w:fldChar w:fldCharType="end"/>
      </w:r>
      <w:r>
        <w:t xml:space="preserve"> for more information on running optimization problems with FEBio.</w:t>
      </w:r>
      <w:r w:rsidR="006A0BC1">
        <w:t xml:space="preserve">  </w:t>
      </w:r>
    </w:p>
    <w:p w14:paraId="7F151BD2" w14:textId="77777777" w:rsidR="006A0BC1" w:rsidRDefault="006A0BC1" w:rsidP="006A0BC1"/>
    <w:p w14:paraId="67D93129" w14:textId="77777777" w:rsidR="006A0BC1" w:rsidRDefault="006A0BC1" w:rsidP="006A0BC1">
      <w:pPr>
        <w:pStyle w:val="Heading2"/>
      </w:pPr>
      <w:bookmarkStart w:id="30" w:name="_Toc397358316"/>
      <w:r>
        <w:lastRenderedPageBreak/>
        <w:t>Advanced Options</w:t>
      </w:r>
      <w:bookmarkEnd w:id="30"/>
    </w:p>
    <w:p w14:paraId="123FE510" w14:textId="43FCB63B" w:rsidR="006A0BC1" w:rsidRDefault="006A0BC1" w:rsidP="006A0BC1">
      <w:pPr>
        <w:pStyle w:val="Heading3"/>
      </w:pPr>
      <w:bookmarkStart w:id="31" w:name="_Ref278195084"/>
      <w:bookmarkStart w:id="32" w:name="_Toc397358317"/>
      <w:r>
        <w:t xml:space="preserve">Interrupting a </w:t>
      </w:r>
      <w:r w:rsidR="00D153DC">
        <w:t>R</w:t>
      </w:r>
      <w:r>
        <w:t>un</w:t>
      </w:r>
      <w:r>
        <w:rPr>
          <w:rStyle w:val="FootnoteReference"/>
        </w:rPr>
        <w:footnoteReference w:id="2"/>
      </w:r>
      <w:bookmarkEnd w:id="31"/>
      <w:bookmarkEnd w:id="32"/>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1B13CD">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1B13CD">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lastRenderedPageBreak/>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33" w:name="_Ref230422001"/>
      <w:bookmarkStart w:id="34" w:name="_Toc397358318"/>
      <w:r>
        <w:t xml:space="preserve">Debugging a </w:t>
      </w:r>
      <w:r w:rsidR="00D153DC">
        <w:t>R</w:t>
      </w:r>
      <w:r>
        <w:t>un</w:t>
      </w:r>
      <w:bookmarkEnd w:id="33"/>
      <w:bookmarkEnd w:id="34"/>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1B13CD">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35" w:name="_Ref254341727"/>
      <w:bookmarkStart w:id="36" w:name="_Ref254341812"/>
      <w:bookmarkStart w:id="37" w:name="_Toc397358319"/>
      <w:r>
        <w:t xml:space="preserve">Restarting a </w:t>
      </w:r>
      <w:r w:rsidR="00D153DC">
        <w:t>R</w:t>
      </w:r>
      <w:r>
        <w:t>un</w:t>
      </w:r>
      <w:bookmarkEnd w:id="35"/>
      <w:bookmarkEnd w:id="36"/>
      <w:bookmarkEnd w:id="37"/>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1B13CD">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1B13CD">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38" w:name="_Ref250285572"/>
      <w:bookmarkStart w:id="39" w:name="_Toc397358320"/>
      <w:r>
        <w:t xml:space="preserve">Input </w:t>
      </w:r>
      <w:r w:rsidR="00D153DC">
        <w:t>F</w:t>
      </w:r>
      <w:r>
        <w:t xml:space="preserve">ile </w:t>
      </w:r>
      <w:r w:rsidR="00D153DC">
        <w:t>C</w:t>
      </w:r>
      <w:r>
        <w:t>hecking</w:t>
      </w:r>
      <w:bookmarkEnd w:id="38"/>
      <w:bookmarkEnd w:id="39"/>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40" w:name="_Ref293568180"/>
      <w:bookmarkStart w:id="41" w:name="_Ref293568311"/>
      <w:bookmarkStart w:id="42" w:name="_Toc397358321"/>
      <w:r>
        <w:lastRenderedPageBreak/>
        <w:t>Free Format Input</w:t>
      </w:r>
      <w:bookmarkEnd w:id="40"/>
      <w:bookmarkEnd w:id="41"/>
      <w:bookmarkEnd w:id="42"/>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21591498" w:rsidR="006A0BC1" w:rsidRDefault="006A0BC1" w:rsidP="006A0BC1">
      <w:r>
        <w:t xml:space="preserve">XML elements can also have </w:t>
      </w:r>
      <w:r w:rsidRPr="00C127E6">
        <w:rPr>
          <w:i/>
        </w:rPr>
        <w:t>attributes</w:t>
      </w:r>
      <w:r>
        <w:t xml:space="preserve"> in name/value pairs. The attribute value must always be quoted</w:t>
      </w:r>
      <w:ins w:id="43" w:author="Steve Maas" w:date="2014-09-01T18:07:00Z">
        <w:r w:rsidR="006B31F2">
          <w:t xml:space="preserve"> using quotation marks (“) or apostrophes (‘)</w:t>
        </w:r>
      </w:ins>
      <w:ins w:id="44" w:author="Steve Maas" w:date="2014-09-01T18:08:00Z">
        <w:r w:rsidR="00D46062">
          <w:rPr>
            <w:rStyle w:val="FootnoteReference"/>
          </w:rPr>
          <w:footnoteReference w:id="3"/>
        </w:r>
      </w:ins>
      <w:r>
        <w:t>.</w:t>
      </w:r>
    </w:p>
    <w:p w14:paraId="30CE51DD" w14:textId="77777777" w:rsidR="006A0BC1" w:rsidRDefault="006A0BC1" w:rsidP="006A0BC1"/>
    <w:p w14:paraId="762769FE" w14:textId="0F4DBF76" w:rsidR="006A0BC1" w:rsidRDefault="006A0BC1" w:rsidP="006A0BC1">
      <w:pPr>
        <w:pStyle w:val="code"/>
        <w:rPr>
          <w:ins w:id="46" w:author="Steve Maas" w:date="2014-09-01T18:07:00Z"/>
        </w:rPr>
      </w:pPr>
      <w:r>
        <w:t>&lt;element attr</w:t>
      </w:r>
      <w:r w:rsidR="008A6E23">
        <w:t>="</w:t>
      </w:r>
      <w:r>
        <w:t>value</w:t>
      </w:r>
      <w:r w:rsidR="008A6E23">
        <w:t>"</w:t>
      </w:r>
      <w:r>
        <w:t>&gt;...&lt;/element&gt;</w:t>
      </w:r>
    </w:p>
    <w:p w14:paraId="5C11604D" w14:textId="3085B01C" w:rsidR="006B31F2" w:rsidRDefault="006B31F2" w:rsidP="006A0BC1">
      <w:pPr>
        <w:pStyle w:val="code"/>
      </w:pPr>
      <w:ins w:id="47" w:author="Steve Maas" w:date="2014-09-01T18:07:00Z">
        <w:r>
          <w:t>&lt;element attr='value'</w:t>
        </w:r>
      </w:ins>
      <w:ins w:id="48" w:author="Steve Maas" w:date="2014-09-01T18:08:00Z">
        <w:r>
          <w:t>&gt;...&lt;/element&gt;</w:t>
        </w:r>
      </w:ins>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49" w:name="_Ref391471945"/>
      <w:bookmarkStart w:id="50" w:name="_Toc397358322"/>
      <w:r>
        <w:lastRenderedPageBreak/>
        <w:t xml:space="preserve">Free </w:t>
      </w:r>
      <w:r w:rsidR="00D153DC">
        <w:t>F</w:t>
      </w:r>
      <w:r>
        <w:t xml:space="preserve">ormat </w:t>
      </w:r>
      <w:r w:rsidR="00D153DC">
        <w:t>O</w:t>
      </w:r>
      <w:r>
        <w:t>verview</w:t>
      </w:r>
      <w:bookmarkEnd w:id="49"/>
      <w:bookmarkEnd w:id="50"/>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r w:rsidR="00EB23E8">
        <w:t xml:space="preserve">2.0 </w:t>
      </w:r>
      <w:r>
        <w:t>of the FEBio specification</w:t>
      </w:r>
      <w:r>
        <w:rPr>
          <w:rStyle w:val="FootnoteReference"/>
        </w:rPr>
        <w:footnoteReference w:id="4"/>
      </w:r>
      <w:r w:rsidR="007B79C8">
        <w:t xml:space="preserve"> (see section </w:t>
      </w:r>
      <w:r w:rsidR="007B79C8">
        <w:fldChar w:fldCharType="begin"/>
      </w:r>
      <w:r w:rsidR="007B79C8">
        <w:instrText xml:space="preserve"> REF _Ref374797496 \r \h </w:instrText>
      </w:r>
      <w:r w:rsidR="007B79C8">
        <w:fldChar w:fldCharType="separate"/>
      </w:r>
      <w:r w:rsidR="001B13CD">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pPr>
      <w:bookmarkStart w:id="51" w:name="_Ref374797496"/>
      <w:bookmarkStart w:id="52" w:name="_Toc397358323"/>
      <w:r>
        <w:t>Format Specification Versions</w:t>
      </w:r>
      <w:bookmarkEnd w:id="51"/>
      <w:bookmarkEnd w:id="52"/>
    </w:p>
    <w:p w14:paraId="24787915" w14:textId="39A1C1C9" w:rsidR="00EB23E8" w:rsidRDefault="00EB23E8" w:rsidP="00EB23E8">
      <w:r>
        <w:t>This document describes version 2.0 of the FEBio input specification. This format differs in several aspects from the previous 1.x versions of the input specification. This section describes the major changes between the different versions.</w:t>
      </w:r>
    </w:p>
    <w:p w14:paraId="3CC9CF9B" w14:textId="77777777" w:rsidR="00EB23E8" w:rsidRDefault="00EB23E8" w:rsidP="00EB23E8"/>
    <w:p w14:paraId="3D159959" w14:textId="748E094D" w:rsidR="00891956" w:rsidRDefault="00EB23E8" w:rsidP="00EB23E8">
      <w:pPr>
        <w:pStyle w:val="ListParagraph"/>
        <w:numPr>
          <w:ilvl w:val="0"/>
          <w:numId w:val="59"/>
        </w:numPr>
      </w:pPr>
      <w:r w:rsidRPr="00181CF0">
        <w:rPr>
          <w:b/>
        </w:rPr>
        <w:lastRenderedPageBreak/>
        <w:t>Version 2.0</w:t>
      </w:r>
      <w:r>
        <w:t xml:space="preserve">: The latest and recommended version of the FEBio input specification described in this document. </w:t>
      </w:r>
      <w:r w:rsidR="00BC30CE">
        <w:t xml:space="preserve">This is the first major revision of the input file format and redefines many of the file sections: The </w:t>
      </w:r>
      <w:r w:rsidR="00BC30CE">
        <w:rPr>
          <w:i/>
        </w:rPr>
        <w:t xml:space="preserve">Elements </w:t>
      </w:r>
      <w:r w:rsidR="00BC30CE">
        <w:t xml:space="preserve">section uses a different organization. </w:t>
      </w:r>
      <w:r>
        <w:t xml:space="preserve">Elements are </w:t>
      </w:r>
      <w:r w:rsidR="00BC30CE">
        <w:t xml:space="preserve">now </w:t>
      </w:r>
      <w:r>
        <w:t>grouped by material and element type.</w:t>
      </w:r>
      <w:r w:rsidR="00BC30CE">
        <w:t xml:space="preserve"> Multiple </w:t>
      </w:r>
      <w:r w:rsidR="00BC30CE">
        <w:rPr>
          <w:i/>
        </w:rPr>
        <w:t xml:space="preserve">Elements </w:t>
      </w:r>
      <w:r w:rsidR="00BC30CE">
        <w:t>sections can now be defined to create multiple parts.</w:t>
      </w:r>
      <w:r w:rsidR="005F474E">
        <w:t xml:space="preserve"> Surfaces can now be defined in the </w:t>
      </w:r>
      <w:r w:rsidR="005F474E">
        <w:rPr>
          <w:i/>
        </w:rPr>
        <w:t xml:space="preserve">Geometry </w:t>
      </w:r>
      <w:r w:rsidR="005F474E">
        <w:t xml:space="preserve">section and referenced by boundary conditions and contact definitions. </w:t>
      </w:r>
      <w:r>
        <w:t xml:space="preserve">A new </w:t>
      </w:r>
      <w:r w:rsidRPr="00181CF0">
        <w:rPr>
          <w:i/>
        </w:rPr>
        <w:t>Contact</w:t>
      </w:r>
      <w:r>
        <w:t xml:space="preserve"> section contains all the contact definitions.</w:t>
      </w:r>
      <w:r w:rsidR="00B82B9F">
        <w:t xml:space="preserve"> A new </w:t>
      </w:r>
      <w:r w:rsidR="00B82B9F">
        <w:rPr>
          <w:i/>
        </w:rPr>
        <w:t xml:space="preserve">Discrete </w:t>
      </w:r>
      <w:r w:rsidR="00B82B9F">
        <w:t xml:space="preserve">section was defined that contains all the materials and definitions of the discrete elements (e.g. springs). </w:t>
      </w:r>
      <w:r w:rsidR="00BC30CE">
        <w:t xml:space="preserve">The </w:t>
      </w:r>
      <w:r w:rsidR="00BC30CE">
        <w:rPr>
          <w:i/>
        </w:rPr>
        <w:t xml:space="preserve">Boundary </w:t>
      </w:r>
      <w:r w:rsidR="00BC30CE">
        <w:t xml:space="preserve">section is also redesigned. </w:t>
      </w:r>
    </w:p>
    <w:p w14:paraId="252E30E5" w14:textId="38EACB2B" w:rsidR="00EB23E8" w:rsidRDefault="00891956" w:rsidP="00EB23E8">
      <w:pPr>
        <w:pStyle w:val="ListParagraph"/>
        <w:numPr>
          <w:ilvl w:val="0"/>
          <w:numId w:val="59"/>
        </w:numPr>
      </w:pPr>
      <w:r>
        <w:rPr>
          <w:b/>
        </w:rPr>
        <w:t>Version 1.3</w:t>
      </w:r>
      <w:r>
        <w:t xml:space="preserve">: This was an experimental version that redefined the </w:t>
      </w:r>
      <w:r>
        <w:rPr>
          <w:i/>
        </w:rPr>
        <w:t xml:space="preserve">Geometry </w:t>
      </w:r>
      <w:r>
        <w:t>section, but was later abandoned in favor of version 2.0.</w:t>
      </w:r>
      <w:r w:rsidR="00B82B9F">
        <w:t xml:space="preserve"> This version is </w:t>
      </w:r>
      <w:r w:rsidR="00B82B9F" w:rsidRPr="008C20E4">
        <w:rPr>
          <w:b/>
        </w:rPr>
        <w:t>no longer supported</w:t>
      </w:r>
      <w:r w:rsidR="00B82B9F">
        <w:t>.</w:t>
      </w:r>
    </w:p>
    <w:p w14:paraId="781694E2" w14:textId="0D940CF2" w:rsidR="00EB23E8" w:rsidRDefault="00EB23E8" w:rsidP="00EB23E8">
      <w:pPr>
        <w:pStyle w:val="ListParagraph"/>
        <w:numPr>
          <w:ilvl w:val="0"/>
          <w:numId w:val="59"/>
        </w:numPr>
      </w:pPr>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r w:rsidR="006E42CB">
        <w:t xml:space="preserve"> This version is </w:t>
      </w:r>
      <w:r w:rsidR="006E42CB" w:rsidRPr="008C20E4">
        <w:rPr>
          <w:b/>
        </w:rPr>
        <w:t>still supported</w:t>
      </w:r>
      <w:r w:rsidR="006E42CB">
        <w:t xml:space="preserve"> but considered obsolete.</w:t>
      </w:r>
    </w:p>
    <w:p w14:paraId="155A9E30" w14:textId="77777777" w:rsidR="00EB23E8" w:rsidRDefault="00EB23E8" w:rsidP="00EB23E8">
      <w:pPr>
        <w:pStyle w:val="ListParagraph"/>
        <w:numPr>
          <w:ilvl w:val="0"/>
          <w:numId w:val="59"/>
        </w:numPr>
      </w:pPr>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8C20E4">
        <w:rPr>
          <w:b/>
        </w:rPr>
        <w:t>no longer supported</w:t>
      </w:r>
      <w:r>
        <w:t>.</w:t>
      </w:r>
    </w:p>
    <w:p w14:paraId="5073431F" w14:textId="77777777" w:rsidR="00EB23E8" w:rsidRDefault="00EB23E8" w:rsidP="00EB23E8">
      <w:pPr>
        <w:pStyle w:val="ListParagraph"/>
        <w:numPr>
          <w:ilvl w:val="0"/>
          <w:numId w:val="59"/>
        </w:numPr>
      </w:pPr>
      <w:r>
        <w:rPr>
          <w:b/>
        </w:rPr>
        <w:t>Version 1.0</w:t>
      </w:r>
      <w:r>
        <w:t xml:space="preserve">: The original input format specification. This version is </w:t>
      </w:r>
      <w:r w:rsidRPr="008C20E4">
        <w:rPr>
          <w:b/>
        </w:rPr>
        <w:t>no longer supported</w:t>
      </w:r>
      <w:r>
        <w:t>.</w:t>
      </w:r>
    </w:p>
    <w:p w14:paraId="70E2D220" w14:textId="77777777" w:rsidR="00EB23E8" w:rsidRDefault="00EB23E8" w:rsidP="00EB23E8"/>
    <w:p w14:paraId="72F2EA3D" w14:textId="3E5181AA" w:rsidR="00EB23E8" w:rsidRDefault="00EB23E8" w:rsidP="00EB23E8">
      <w:pPr>
        <w:rPr>
          <w:ins w:id="53" w:author="Steve Maas" w:date="2014-06-25T14:58:00Z"/>
        </w:rPr>
      </w:pPr>
      <w:r>
        <w:t xml:space="preserve">As of FEBio 2.0, only versions 1.2, 2.0 and up are supported. Version 1.2 is considered obsolete and it is highly recommended to convert older files to the new 2.0 specification for use with newer versions of FEBio. This can be done for instance using PreView. </w:t>
      </w:r>
    </w:p>
    <w:p w14:paraId="413A99EE" w14:textId="77777777" w:rsidR="00663993" w:rsidRDefault="00663993" w:rsidP="00EB23E8">
      <w:pPr>
        <w:rPr>
          <w:ins w:id="54" w:author="Steve Maas" w:date="2014-06-25T14:58:00Z"/>
        </w:rPr>
      </w:pPr>
    </w:p>
    <w:p w14:paraId="003022BF" w14:textId="61328172" w:rsidR="00663993" w:rsidRDefault="00663993">
      <w:pPr>
        <w:pStyle w:val="Heading2"/>
        <w:rPr>
          <w:ins w:id="55" w:author="Steve Maas" w:date="2014-06-25T14:58:00Z"/>
        </w:rPr>
        <w:pPrChange w:id="56" w:author="Steve Maas" w:date="2014-06-25T14:58:00Z">
          <w:pPr/>
        </w:pPrChange>
      </w:pPr>
      <w:bookmarkStart w:id="57" w:name="_Toc397358324"/>
      <w:ins w:id="58" w:author="Steve Maas" w:date="2014-06-25T14:58:00Z">
        <w:r>
          <w:t>Multiple Input Files</w:t>
        </w:r>
        <w:bookmarkEnd w:id="57"/>
      </w:ins>
    </w:p>
    <w:p w14:paraId="04D3B4B2" w14:textId="77777777" w:rsidR="00663993" w:rsidRDefault="00663993">
      <w:pPr>
        <w:rPr>
          <w:ins w:id="59" w:author="Steve Maas" w:date="2014-06-25T15:02:00Z"/>
        </w:rPr>
      </w:pPr>
      <w:ins w:id="60" w:author="Steve Maas" w:date="2014-06-25T14:58:00Z">
        <w:r>
          <w:t xml:space="preserve">FEBio supports distributing the model definition across multiple input files. </w:t>
        </w:r>
      </w:ins>
      <w:ins w:id="61" w:author="Steve Maas" w:date="2014-06-25T15:00:00Z">
        <w:r>
          <w:t>This can greatly facilitate defining large, complex models and allows the re-use of model input files without the need to create the entire model input file</w:t>
        </w:r>
      </w:ins>
      <w:ins w:id="62" w:author="Steve Maas" w:date="2014-06-25T15:01:00Z">
        <w:r>
          <w:t xml:space="preserve"> from scratch. When using multiple input files to define a model, you must create a ma</w:t>
        </w:r>
      </w:ins>
      <w:ins w:id="63" w:author="Steve Maas" w:date="2014-06-25T15:02:00Z">
        <w:r>
          <w:t>s</w:t>
        </w:r>
      </w:ins>
      <w:ins w:id="64" w:author="Steve Maas" w:date="2014-06-25T15:01:00Z">
        <w:r>
          <w:t xml:space="preserve">ter input </w:t>
        </w:r>
      </w:ins>
      <w:ins w:id="65" w:author="Steve Maas" w:date="2014-06-25T15:02:00Z">
        <w:r>
          <w:t>file that will reference all the other input files. This master file will be used to run the model in FEBio.</w:t>
        </w:r>
      </w:ins>
    </w:p>
    <w:p w14:paraId="2FD9ABFD" w14:textId="77777777" w:rsidR="00663993" w:rsidRDefault="00663993">
      <w:pPr>
        <w:rPr>
          <w:ins w:id="66" w:author="Steve Maas" w:date="2014-06-25T15:02:00Z"/>
        </w:rPr>
      </w:pPr>
    </w:p>
    <w:p w14:paraId="16823FEF" w14:textId="402BBDD3" w:rsidR="00663993" w:rsidRDefault="00663993">
      <w:pPr>
        <w:rPr>
          <w:ins w:id="67" w:author="Steve Maas" w:date="2014-06-25T15:04:00Z"/>
        </w:rPr>
      </w:pPr>
      <w:ins w:id="68" w:author="Steve Maas" w:date="2014-06-25T15:03:00Z">
        <w:r>
          <w:t xml:space="preserve">All the main sections defined in section </w:t>
        </w:r>
        <w:r>
          <w:fldChar w:fldCharType="begin"/>
        </w:r>
        <w:r>
          <w:instrText xml:space="preserve"> REF _Ref391471945 \r \h </w:instrText>
        </w:r>
      </w:ins>
      <w:r>
        <w:fldChar w:fldCharType="separate"/>
      </w:r>
      <w:ins w:id="69" w:author="Gerard" w:date="2014-07-29T23:58:00Z">
        <w:r w:rsidR="001B13CD">
          <w:t>3.1</w:t>
        </w:r>
      </w:ins>
      <w:ins w:id="70" w:author="Steve Maas" w:date="2014-06-25T15:03:00Z">
        <w:r>
          <w:fldChar w:fldCharType="end"/>
        </w:r>
        <w:r>
          <w:t xml:space="preserve"> support the </w:t>
        </w:r>
        <w:r>
          <w:rPr>
            <w:i/>
          </w:rPr>
          <w:t xml:space="preserve">from </w:t>
        </w:r>
        <w:r>
          <w:t xml:space="preserve">attribute which can be used to load the section from another input file. For example, to load the </w:t>
        </w:r>
        <w:r w:rsidRPr="0018477D">
          <w:rPr>
            <w:i/>
            <w:rPrChange w:id="71" w:author="Steve Maas" w:date="2014-06-25T15:17:00Z">
              <w:rPr/>
            </w:rPrChange>
          </w:rPr>
          <w:t>Material</w:t>
        </w:r>
        <w:r>
          <w:t xml:space="preserve"> section from the file </w:t>
        </w:r>
      </w:ins>
      <w:ins w:id="72" w:author="Steve Maas" w:date="2014-06-25T15:04:00Z">
        <w:r>
          <w:t xml:space="preserve">mat.feb, defining the </w:t>
        </w:r>
        <w:r w:rsidRPr="0018477D">
          <w:rPr>
            <w:i/>
            <w:rPrChange w:id="73" w:author="Steve Maas" w:date="2014-06-25T15:17:00Z">
              <w:rPr/>
            </w:rPrChange>
          </w:rPr>
          <w:t>Material</w:t>
        </w:r>
        <w:r>
          <w:t xml:space="preserve"> section in the master input file as follows.</w:t>
        </w:r>
      </w:ins>
    </w:p>
    <w:p w14:paraId="3C0252B5" w14:textId="77777777" w:rsidR="00663993" w:rsidRDefault="00663993">
      <w:pPr>
        <w:rPr>
          <w:ins w:id="74" w:author="Steve Maas" w:date="2014-06-25T15:04:00Z"/>
        </w:rPr>
      </w:pPr>
    </w:p>
    <w:p w14:paraId="20605E62" w14:textId="2CC1342E" w:rsidR="00663993" w:rsidRPr="00663993" w:rsidRDefault="00663993">
      <w:pPr>
        <w:rPr>
          <w:ins w:id="75" w:author="Steve Maas" w:date="2014-06-25T15:04:00Z"/>
          <w:rFonts w:ascii="Courier New" w:hAnsi="Courier New" w:cs="Courier New"/>
          <w:sz w:val="22"/>
          <w:szCs w:val="22"/>
          <w:rPrChange w:id="76" w:author="Steve Maas" w:date="2014-06-25T15:08:00Z">
            <w:rPr>
              <w:ins w:id="77" w:author="Steve Maas" w:date="2014-06-25T15:04:00Z"/>
            </w:rPr>
          </w:rPrChange>
        </w:rPr>
      </w:pPr>
      <w:ins w:id="78" w:author="Steve Maas" w:date="2014-06-25T15:04:00Z">
        <w:r w:rsidRPr="00663993">
          <w:rPr>
            <w:rFonts w:ascii="Courier New" w:hAnsi="Courier New" w:cs="Courier New"/>
            <w:sz w:val="22"/>
            <w:szCs w:val="22"/>
            <w:rPrChange w:id="79" w:author="Steve Maas" w:date="2014-06-25T15:08:00Z">
              <w:rPr>
                <w:rFonts w:ascii="Courier New" w:hAnsi="Courier New" w:cs="Courier New"/>
              </w:rPr>
            </w:rPrChange>
          </w:rPr>
          <w:t>&lt;Material from="mat.feb"/&gt;</w:t>
        </w:r>
      </w:ins>
    </w:p>
    <w:p w14:paraId="202AADF5" w14:textId="77777777" w:rsidR="00663993" w:rsidRDefault="00663993">
      <w:pPr>
        <w:rPr>
          <w:ins w:id="80" w:author="Steve Maas" w:date="2014-06-25T15:04:00Z"/>
        </w:rPr>
      </w:pPr>
    </w:p>
    <w:p w14:paraId="691E19D9" w14:textId="5907738A" w:rsidR="00663993" w:rsidRDefault="00663993">
      <w:pPr>
        <w:rPr>
          <w:ins w:id="81" w:author="Steve Maas" w:date="2014-06-25T15:07:00Z"/>
        </w:rPr>
      </w:pPr>
      <w:ins w:id="82" w:author="Steve Maas" w:date="2014-06-25T15:04:00Z">
        <w:r>
          <w:t xml:space="preserve">FEBio will now read the </w:t>
        </w:r>
        <w:r w:rsidRPr="0018477D">
          <w:rPr>
            <w:i/>
            <w:rPrChange w:id="83" w:author="Steve Maas" w:date="2014-06-25T15:17:00Z">
              <w:rPr/>
            </w:rPrChange>
          </w:rPr>
          <w:t>Material</w:t>
        </w:r>
        <w:r>
          <w:t xml:space="preserve"> section from this </w:t>
        </w:r>
      </w:ins>
      <w:ins w:id="84" w:author="Steve Maas" w:date="2014-06-25T15:05:00Z">
        <w:r>
          <w:t xml:space="preserve">child </w:t>
        </w:r>
      </w:ins>
      <w:ins w:id="85" w:author="Steve Maas" w:date="2014-06-25T15:04:00Z">
        <w:r>
          <w:t xml:space="preserve">file. The </w:t>
        </w:r>
      </w:ins>
      <w:ins w:id="86" w:author="Steve Maas" w:date="2014-06-25T15:05:00Z">
        <w:r>
          <w:t xml:space="preserve">child file must be a valid FEBio input file, meaning it must </w:t>
        </w:r>
      </w:ins>
      <w:ins w:id="87" w:author="Steve Maas" w:date="2014-06-25T15:17:00Z">
        <w:r w:rsidR="0018477D">
          <w:t>begin with</w:t>
        </w:r>
      </w:ins>
      <w:ins w:id="88" w:author="Steve Maas" w:date="2014-06-25T15:05:00Z">
        <w:r>
          <w:t xml:space="preserve"> the </w:t>
        </w:r>
        <w:r w:rsidRPr="00663993">
          <w:rPr>
            <w:i/>
            <w:rPrChange w:id="89" w:author="Steve Maas" w:date="2014-06-25T15:05:00Z">
              <w:rPr/>
            </w:rPrChange>
          </w:rPr>
          <w:t>febio_spec</w:t>
        </w:r>
        <w:r>
          <w:t xml:space="preserve"> root section, but does not have to be complete. For example, the file mat.feb only needs to define the Material </w:t>
        </w:r>
      </w:ins>
      <w:ins w:id="90" w:author="Steve Maas" w:date="2014-06-25T15:06:00Z">
        <w:r>
          <w:t>section</w:t>
        </w:r>
      </w:ins>
      <w:ins w:id="91" w:author="Steve Maas" w:date="2014-06-25T15:05:00Z">
        <w:r>
          <w:t>.</w:t>
        </w:r>
      </w:ins>
      <w:ins w:id="92" w:author="Steve Maas" w:date="2014-06-25T15:06:00Z">
        <w:r>
          <w:t xml:space="preserve"> However, the child file may contain other sections. In that case, only the section referenced in the master file will be read from the child file. </w:t>
        </w:r>
      </w:ins>
      <w:ins w:id="93" w:author="Steve Maas" w:date="2014-06-25T15:07:00Z">
        <w:r>
          <w:t xml:space="preserve">For example, if the file </w:t>
        </w:r>
        <w:r>
          <w:rPr>
            <w:i/>
          </w:rPr>
          <w:t xml:space="preserve">in.feb </w:t>
        </w:r>
        <w:r>
          <w:t xml:space="preserve">contains both the </w:t>
        </w:r>
        <w:r w:rsidRPr="0018477D">
          <w:rPr>
            <w:i/>
            <w:rPrChange w:id="94" w:author="Steve Maas" w:date="2014-06-25T15:17:00Z">
              <w:rPr/>
            </w:rPrChange>
          </w:rPr>
          <w:t>Material</w:t>
        </w:r>
        <w:r>
          <w:t xml:space="preserve"> and the </w:t>
        </w:r>
        <w:r w:rsidRPr="0018477D">
          <w:rPr>
            <w:i/>
            <w:rPrChange w:id="95" w:author="Steve Maas" w:date="2014-06-25T15:18:00Z">
              <w:rPr/>
            </w:rPrChange>
          </w:rPr>
          <w:t>Geometry</w:t>
        </w:r>
        <w:r>
          <w:t xml:space="preserve"> section, the master file can read both these sections as follows.</w:t>
        </w:r>
      </w:ins>
    </w:p>
    <w:p w14:paraId="1E5787E2" w14:textId="77777777" w:rsidR="00663993" w:rsidRDefault="00663993">
      <w:pPr>
        <w:rPr>
          <w:ins w:id="96" w:author="Steve Maas" w:date="2014-06-25T15:07:00Z"/>
        </w:rPr>
      </w:pPr>
    </w:p>
    <w:p w14:paraId="1F04A50C" w14:textId="3E17CF2C" w:rsidR="00663993" w:rsidRDefault="00663993">
      <w:pPr>
        <w:rPr>
          <w:ins w:id="97" w:author="Steve Maas" w:date="2014-06-25T15:08:00Z"/>
          <w:rFonts w:ascii="Courier New" w:hAnsi="Courier New" w:cs="Courier New"/>
          <w:sz w:val="22"/>
          <w:szCs w:val="22"/>
        </w:rPr>
      </w:pPr>
      <w:ins w:id="98" w:author="Steve Maas" w:date="2014-06-25T15:07:00Z">
        <w:r>
          <w:rPr>
            <w:rFonts w:ascii="Courier New" w:hAnsi="Courier New" w:cs="Courier New"/>
            <w:sz w:val="22"/>
            <w:szCs w:val="22"/>
          </w:rPr>
          <w:t>&lt;Mater</w:t>
        </w:r>
      </w:ins>
      <w:ins w:id="99" w:author="Steve Maas" w:date="2014-06-25T15:08:00Z">
        <w:r w:rsidR="008A509F">
          <w:rPr>
            <w:rFonts w:ascii="Courier New" w:hAnsi="Courier New" w:cs="Courier New"/>
            <w:sz w:val="22"/>
            <w:szCs w:val="22"/>
          </w:rPr>
          <w:t>i</w:t>
        </w:r>
      </w:ins>
      <w:ins w:id="100" w:author="Steve Maas" w:date="2014-06-25T15:07:00Z">
        <w:r>
          <w:rPr>
            <w:rFonts w:ascii="Courier New" w:hAnsi="Courier New" w:cs="Courier New"/>
            <w:sz w:val="22"/>
            <w:szCs w:val="22"/>
          </w:rPr>
          <w:t>al from="in.feb"</w:t>
        </w:r>
      </w:ins>
      <w:ins w:id="101" w:author="Steve Maas" w:date="2014-06-25T15:08:00Z">
        <w:r>
          <w:rPr>
            <w:rFonts w:ascii="Courier New" w:hAnsi="Courier New" w:cs="Courier New"/>
            <w:sz w:val="22"/>
            <w:szCs w:val="22"/>
          </w:rPr>
          <w:t>/&gt;</w:t>
        </w:r>
      </w:ins>
    </w:p>
    <w:p w14:paraId="55644494" w14:textId="3EC179B1" w:rsidR="00663993" w:rsidRPr="00663993" w:rsidRDefault="00663993">
      <w:pPr>
        <w:rPr>
          <w:ins w:id="102" w:author="Steve Maas" w:date="2014-06-25T15:07:00Z"/>
          <w:rFonts w:ascii="Courier New" w:hAnsi="Courier New" w:cs="Courier New"/>
          <w:sz w:val="22"/>
          <w:szCs w:val="22"/>
          <w:rPrChange w:id="103" w:author="Steve Maas" w:date="2014-06-25T15:07:00Z">
            <w:rPr>
              <w:ins w:id="104" w:author="Steve Maas" w:date="2014-06-25T15:07:00Z"/>
            </w:rPr>
          </w:rPrChange>
        </w:rPr>
      </w:pPr>
      <w:ins w:id="105" w:author="Steve Maas" w:date="2014-06-25T15:08:00Z">
        <w:r>
          <w:rPr>
            <w:rFonts w:ascii="Courier New" w:hAnsi="Courier New" w:cs="Courier New"/>
            <w:sz w:val="22"/>
            <w:szCs w:val="22"/>
          </w:rPr>
          <w:t>&lt;Geometry from="in.feb"/&gt;</w:t>
        </w:r>
      </w:ins>
    </w:p>
    <w:p w14:paraId="4AD66E0F" w14:textId="77777777" w:rsidR="00663993" w:rsidRDefault="00663993">
      <w:pPr>
        <w:rPr>
          <w:ins w:id="106" w:author="Steve Maas" w:date="2014-06-25T15:07:00Z"/>
        </w:rPr>
      </w:pPr>
    </w:p>
    <w:p w14:paraId="529FA740" w14:textId="0DE85E8F" w:rsidR="00663993" w:rsidRDefault="008A509F">
      <w:pPr>
        <w:rPr>
          <w:ins w:id="107" w:author="Steve Maas" w:date="2014-06-25T15:10:00Z"/>
        </w:rPr>
      </w:pPr>
      <w:ins w:id="108" w:author="Steve Maas" w:date="2014-06-25T15:09:00Z">
        <w:r>
          <w:t xml:space="preserve">To give a more concrete example, assume that the </w:t>
        </w:r>
        <w:r w:rsidRPr="0018477D">
          <w:rPr>
            <w:i/>
            <w:rPrChange w:id="109" w:author="Steve Maas" w:date="2014-06-25T15:18:00Z">
              <w:rPr/>
            </w:rPrChange>
          </w:rPr>
          <w:t>Material</w:t>
        </w:r>
        <w:r>
          <w:t xml:space="preserve">, </w:t>
        </w:r>
        <w:r w:rsidRPr="0018477D">
          <w:rPr>
            <w:i/>
            <w:rPrChange w:id="110" w:author="Steve Maas" w:date="2014-06-25T15:18:00Z">
              <w:rPr/>
            </w:rPrChange>
          </w:rPr>
          <w:t>Geometry</w:t>
        </w:r>
        <w:r>
          <w:t xml:space="preserve">, and </w:t>
        </w:r>
        <w:r w:rsidRPr="0018477D">
          <w:rPr>
            <w:i/>
            <w:rPrChange w:id="111" w:author="Steve Maas" w:date="2014-06-25T15:18:00Z">
              <w:rPr/>
            </w:rPrChange>
          </w:rPr>
          <w:t>Boundary</w:t>
        </w:r>
        <w:r>
          <w:t xml:space="preserve"> sections are defined in the files </w:t>
        </w:r>
      </w:ins>
      <w:ins w:id="112" w:author="Steve Maas" w:date="2014-06-25T15:10:00Z">
        <w:r>
          <w:rPr>
            <w:i/>
          </w:rPr>
          <w:t>mat.feb</w:t>
        </w:r>
        <w:r>
          <w:t xml:space="preserve">, </w:t>
        </w:r>
        <w:r>
          <w:rPr>
            <w:i/>
          </w:rPr>
          <w:t>geom.feb</w:t>
        </w:r>
        <w:r>
          <w:t xml:space="preserve">, and </w:t>
        </w:r>
        <w:r>
          <w:rPr>
            <w:i/>
          </w:rPr>
          <w:t>bc.feb</w:t>
        </w:r>
        <w:r>
          <w:t xml:space="preserve"> respectively. The master input file could then look </w:t>
        </w:r>
      </w:ins>
      <w:ins w:id="113" w:author="Steve Maas" w:date="2014-06-25T15:18:00Z">
        <w:r w:rsidR="0018477D">
          <w:t xml:space="preserve">like </w:t>
        </w:r>
      </w:ins>
      <w:ins w:id="114" w:author="Steve Maas" w:date="2014-06-25T15:10:00Z">
        <w:r>
          <w:t>the following.</w:t>
        </w:r>
      </w:ins>
    </w:p>
    <w:p w14:paraId="217B7B94" w14:textId="77777777" w:rsidR="008A509F" w:rsidRDefault="008A509F">
      <w:pPr>
        <w:rPr>
          <w:ins w:id="115" w:author="Steve Maas" w:date="2014-06-25T15:10:00Z"/>
        </w:rPr>
      </w:pPr>
    </w:p>
    <w:p w14:paraId="353878AE" w14:textId="6402F58D" w:rsidR="008A509F" w:rsidRDefault="008A509F">
      <w:pPr>
        <w:rPr>
          <w:ins w:id="116" w:author="Steve Maas" w:date="2014-06-25T15:11:00Z"/>
          <w:rFonts w:ascii="Courier New" w:hAnsi="Courier New" w:cs="Courier New"/>
          <w:sz w:val="22"/>
          <w:szCs w:val="22"/>
        </w:rPr>
      </w:pPr>
      <w:ins w:id="117" w:author="Steve Maas" w:date="2014-06-25T15:11:00Z">
        <w:r>
          <w:rPr>
            <w:rFonts w:ascii="Courier New" w:hAnsi="Courier New" w:cs="Courier New"/>
            <w:sz w:val="22"/>
            <w:szCs w:val="22"/>
          </w:rPr>
          <w:t>&lt;febio_spec version="2.0"&gt;</w:t>
        </w:r>
      </w:ins>
    </w:p>
    <w:p w14:paraId="06F8A8A5" w14:textId="6D9D50A7" w:rsidR="008A509F" w:rsidRDefault="008A509F">
      <w:pPr>
        <w:rPr>
          <w:ins w:id="118" w:author="Steve Maas" w:date="2014-06-25T15:11:00Z"/>
          <w:rFonts w:ascii="Courier New" w:hAnsi="Courier New" w:cs="Courier New"/>
          <w:sz w:val="22"/>
          <w:szCs w:val="22"/>
        </w:rPr>
      </w:pPr>
      <w:ins w:id="119" w:author="Steve Maas" w:date="2014-06-25T15:11:00Z">
        <w:r>
          <w:rPr>
            <w:rFonts w:ascii="Courier New" w:hAnsi="Courier New" w:cs="Courier New"/>
            <w:sz w:val="22"/>
            <w:szCs w:val="22"/>
          </w:rPr>
          <w:tab/>
          <w:t>&lt;Control&gt;</w:t>
        </w:r>
      </w:ins>
    </w:p>
    <w:p w14:paraId="7F33D661" w14:textId="12099D8A" w:rsidR="008A509F" w:rsidRDefault="008A509F">
      <w:pPr>
        <w:rPr>
          <w:ins w:id="120" w:author="Steve Maas" w:date="2014-06-25T15:11:00Z"/>
          <w:rFonts w:ascii="Courier New" w:hAnsi="Courier New" w:cs="Courier New"/>
          <w:sz w:val="22"/>
          <w:szCs w:val="22"/>
        </w:rPr>
      </w:pPr>
      <w:ins w:id="121" w:author="Steve Maas" w:date="2014-06-25T15:11:00Z">
        <w:r>
          <w:rPr>
            <w:rFonts w:ascii="Courier New" w:hAnsi="Courier New" w:cs="Courier New"/>
            <w:sz w:val="22"/>
            <w:szCs w:val="22"/>
          </w:rPr>
          <w:tab/>
        </w:r>
        <w:r>
          <w:rPr>
            <w:rFonts w:ascii="Courier New" w:hAnsi="Courier New" w:cs="Courier New"/>
            <w:sz w:val="22"/>
            <w:szCs w:val="22"/>
          </w:rPr>
          <w:tab/>
          <w:t>&lt;time_steps&gt;10&lt;/time_steps&gt;</w:t>
        </w:r>
      </w:ins>
    </w:p>
    <w:p w14:paraId="37F02008" w14:textId="773C3A2A" w:rsidR="008A509F" w:rsidRDefault="008A509F">
      <w:pPr>
        <w:rPr>
          <w:ins w:id="122" w:author="Steve Maas" w:date="2014-06-25T15:11:00Z"/>
          <w:rFonts w:ascii="Courier New" w:hAnsi="Courier New" w:cs="Courier New"/>
          <w:sz w:val="22"/>
          <w:szCs w:val="22"/>
        </w:rPr>
      </w:pPr>
      <w:ins w:id="123" w:author="Steve Maas" w:date="2014-06-25T15:11:00Z">
        <w:r>
          <w:rPr>
            <w:rFonts w:ascii="Courier New" w:hAnsi="Courier New" w:cs="Courier New"/>
            <w:sz w:val="22"/>
            <w:szCs w:val="22"/>
          </w:rPr>
          <w:tab/>
        </w:r>
        <w:r>
          <w:rPr>
            <w:rFonts w:ascii="Courier New" w:hAnsi="Courier New" w:cs="Courier New"/>
            <w:sz w:val="22"/>
            <w:szCs w:val="22"/>
          </w:rPr>
          <w:tab/>
          <w:t>&lt;step_size&gt;0.1&lt;/step_size&gt;</w:t>
        </w:r>
      </w:ins>
    </w:p>
    <w:p w14:paraId="6BCB342B" w14:textId="7D31EBE6" w:rsidR="008A509F" w:rsidRDefault="008A509F">
      <w:pPr>
        <w:rPr>
          <w:ins w:id="124" w:author="Steve Maas" w:date="2014-06-25T15:11:00Z"/>
          <w:rFonts w:ascii="Courier New" w:hAnsi="Courier New" w:cs="Courier New"/>
          <w:sz w:val="22"/>
          <w:szCs w:val="22"/>
        </w:rPr>
      </w:pPr>
      <w:ins w:id="125" w:author="Steve Maas" w:date="2014-06-25T15:11:00Z">
        <w:r>
          <w:rPr>
            <w:rFonts w:ascii="Courier New" w:hAnsi="Courier New" w:cs="Courier New"/>
            <w:sz w:val="22"/>
            <w:szCs w:val="22"/>
          </w:rPr>
          <w:tab/>
          <w:t>&lt;/Control&gt;</w:t>
        </w:r>
      </w:ins>
    </w:p>
    <w:p w14:paraId="5C9067B9" w14:textId="2B1DDE85" w:rsidR="008A509F" w:rsidRDefault="008A509F">
      <w:pPr>
        <w:rPr>
          <w:ins w:id="126" w:author="Steve Maas" w:date="2014-06-25T15:12:00Z"/>
          <w:rFonts w:ascii="Courier New" w:hAnsi="Courier New" w:cs="Courier New"/>
          <w:sz w:val="22"/>
          <w:szCs w:val="22"/>
        </w:rPr>
      </w:pPr>
      <w:ins w:id="127" w:author="Steve Maas" w:date="2014-06-25T15:11:00Z">
        <w:r>
          <w:rPr>
            <w:rFonts w:ascii="Courier New" w:hAnsi="Courier New" w:cs="Courier New"/>
            <w:sz w:val="22"/>
            <w:szCs w:val="22"/>
          </w:rPr>
          <w:tab/>
          <w:t>&lt;Material from="mat.feb"</w:t>
        </w:r>
      </w:ins>
      <w:ins w:id="128" w:author="Steve Maas" w:date="2014-06-25T15:12:00Z">
        <w:r>
          <w:rPr>
            <w:rFonts w:ascii="Courier New" w:hAnsi="Courier New" w:cs="Courier New"/>
            <w:sz w:val="22"/>
            <w:szCs w:val="22"/>
          </w:rPr>
          <w:t>/&gt;</w:t>
        </w:r>
      </w:ins>
    </w:p>
    <w:p w14:paraId="53602951" w14:textId="02BE6AA7" w:rsidR="008A509F" w:rsidRDefault="008A509F">
      <w:pPr>
        <w:rPr>
          <w:ins w:id="129" w:author="Steve Maas" w:date="2014-06-25T15:12:00Z"/>
          <w:rFonts w:ascii="Courier New" w:hAnsi="Courier New" w:cs="Courier New"/>
          <w:sz w:val="22"/>
          <w:szCs w:val="22"/>
        </w:rPr>
      </w:pPr>
      <w:ins w:id="130" w:author="Steve Maas" w:date="2014-06-25T15:12:00Z">
        <w:r>
          <w:rPr>
            <w:rFonts w:ascii="Courier New" w:hAnsi="Courier New" w:cs="Courier New"/>
            <w:sz w:val="22"/>
            <w:szCs w:val="22"/>
          </w:rPr>
          <w:tab/>
          <w:t>&lt;Geometry from="geom.feb"/&gt;</w:t>
        </w:r>
      </w:ins>
    </w:p>
    <w:p w14:paraId="2EC2D050" w14:textId="1CF36E9C" w:rsidR="008A509F" w:rsidRDefault="008A509F">
      <w:pPr>
        <w:rPr>
          <w:ins w:id="131" w:author="Steve Maas" w:date="2014-06-25T15:11:00Z"/>
          <w:rFonts w:ascii="Courier New" w:hAnsi="Courier New" w:cs="Courier New"/>
          <w:sz w:val="22"/>
          <w:szCs w:val="22"/>
        </w:rPr>
      </w:pPr>
      <w:ins w:id="132" w:author="Steve Maas" w:date="2014-06-25T15:12:00Z">
        <w:r>
          <w:rPr>
            <w:rFonts w:ascii="Courier New" w:hAnsi="Courier New" w:cs="Courier New"/>
            <w:sz w:val="22"/>
            <w:szCs w:val="22"/>
          </w:rPr>
          <w:tab/>
          <w:t>&lt;Boundary from="bc.feb"/&gt;</w:t>
        </w:r>
      </w:ins>
    </w:p>
    <w:p w14:paraId="1ED171AE" w14:textId="60931E27" w:rsidR="008A509F" w:rsidRPr="008A509F" w:rsidRDefault="008A509F">
      <w:pPr>
        <w:rPr>
          <w:ins w:id="133" w:author="Steve Maas" w:date="2014-06-25T15:10:00Z"/>
          <w:rFonts w:ascii="Courier New" w:hAnsi="Courier New" w:cs="Courier New"/>
          <w:sz w:val="22"/>
          <w:szCs w:val="22"/>
          <w:rPrChange w:id="134" w:author="Steve Maas" w:date="2014-06-25T15:11:00Z">
            <w:rPr>
              <w:ins w:id="135" w:author="Steve Maas" w:date="2014-06-25T15:10:00Z"/>
            </w:rPr>
          </w:rPrChange>
        </w:rPr>
      </w:pPr>
      <w:ins w:id="136" w:author="Steve Maas" w:date="2014-06-25T15:11:00Z">
        <w:r>
          <w:rPr>
            <w:rFonts w:ascii="Courier New" w:hAnsi="Courier New" w:cs="Courier New"/>
            <w:sz w:val="22"/>
            <w:szCs w:val="22"/>
          </w:rPr>
          <w:t>&lt;/febio_spec&gt;</w:t>
        </w:r>
      </w:ins>
    </w:p>
    <w:p w14:paraId="61EF5263" w14:textId="77777777" w:rsidR="008A509F" w:rsidRPr="008A509F" w:rsidRDefault="008A509F"/>
    <w:p w14:paraId="66F9E68D" w14:textId="2183D489" w:rsidR="00EB23E8" w:rsidRDefault="008A509F" w:rsidP="00EB23E8">
      <w:pPr>
        <w:rPr>
          <w:ins w:id="137" w:author="Steve Maas" w:date="2014-06-25T15:15:00Z"/>
        </w:rPr>
      </w:pPr>
      <w:ins w:id="138" w:author="Steve Maas" w:date="2014-06-25T15:13:00Z">
        <w:r>
          <w:t xml:space="preserve">Notice that the </w:t>
        </w:r>
        <w:r>
          <w:rPr>
            <w:i/>
          </w:rPr>
          <w:t xml:space="preserve">Control </w:t>
        </w:r>
        <w:r>
          <w:t xml:space="preserve">section is still defined in the master file. The master file can contain a combination of explicit section definitions and referenced sections using the </w:t>
        </w:r>
      </w:ins>
      <w:ins w:id="139" w:author="Steve Maas" w:date="2014-06-25T15:14:00Z">
        <w:r>
          <w:rPr>
            <w:i/>
          </w:rPr>
          <w:t xml:space="preserve">from </w:t>
        </w:r>
        <w:r>
          <w:t xml:space="preserve">attribute. As mentioned above, the master file is used to run the model in FEBio. So, if the master file is called </w:t>
        </w:r>
      </w:ins>
      <w:ins w:id="140" w:author="Steve Maas" w:date="2014-06-25T15:15:00Z">
        <w:r>
          <w:rPr>
            <w:i/>
          </w:rPr>
          <w:t>model.feb</w:t>
        </w:r>
        <w:r>
          <w:t xml:space="preserve"> then the model is run as follows.</w:t>
        </w:r>
      </w:ins>
    </w:p>
    <w:p w14:paraId="22D35C2C" w14:textId="77777777" w:rsidR="008A509F" w:rsidRDefault="008A509F" w:rsidP="00EB23E8">
      <w:pPr>
        <w:rPr>
          <w:ins w:id="141" w:author="Steve Maas" w:date="2014-06-25T15:15:00Z"/>
        </w:rPr>
      </w:pPr>
    </w:p>
    <w:p w14:paraId="597D495C" w14:textId="012BFC3B" w:rsidR="008A509F" w:rsidRPr="008A509F" w:rsidRDefault="008A509F" w:rsidP="00EB23E8">
      <w:pPr>
        <w:rPr>
          <w:ins w:id="142" w:author="Steve Maas" w:date="2014-06-25T15:15:00Z"/>
          <w:rFonts w:ascii="Courier New" w:hAnsi="Courier New" w:cs="Courier New"/>
          <w:sz w:val="22"/>
          <w:rPrChange w:id="143" w:author="Steve Maas" w:date="2014-06-25T15:15:00Z">
            <w:rPr>
              <w:ins w:id="144" w:author="Steve Maas" w:date="2014-06-25T15:15:00Z"/>
            </w:rPr>
          </w:rPrChange>
        </w:rPr>
      </w:pPr>
      <w:ins w:id="145" w:author="Steve Maas" w:date="2014-06-25T15:15:00Z">
        <w:r>
          <w:rPr>
            <w:rFonts w:ascii="Courier New" w:hAnsi="Courier New" w:cs="Courier New"/>
            <w:sz w:val="22"/>
          </w:rPr>
          <w:t>&gt;febio –i model.feb</w:t>
        </w:r>
      </w:ins>
    </w:p>
    <w:p w14:paraId="3674341A" w14:textId="77777777" w:rsidR="008A509F" w:rsidRPr="008A509F" w:rsidRDefault="008A509F" w:rsidP="00EB23E8"/>
    <w:p w14:paraId="0DC659A4" w14:textId="78B37877" w:rsidR="00181CF0" w:rsidRDefault="008A509F" w:rsidP="00EB23E8">
      <w:pPr>
        <w:rPr>
          <w:ins w:id="146" w:author="Steve Maas" w:date="2014-06-25T15:16:00Z"/>
        </w:rPr>
      </w:pPr>
      <w:ins w:id="147" w:author="Steve Maas" w:date="2014-06-25T15:15:00Z">
        <w:r>
          <w:t xml:space="preserve">When </w:t>
        </w:r>
      </w:ins>
      <w:ins w:id="148" w:author="Steve Maas" w:date="2014-06-25T15:16:00Z">
        <w:r>
          <w:t>FEB</w:t>
        </w:r>
      </w:ins>
      <w:ins w:id="149" w:author="Steve Maas" w:date="2014-06-25T15:15:00Z">
        <w:r>
          <w:t>io</w:t>
        </w:r>
      </w:ins>
      <w:r w:rsidR="00181CF0">
        <w:t xml:space="preserve"> </w:t>
      </w:r>
      <w:ins w:id="150" w:author="Steve Maas" w:date="2014-06-25T15:16:00Z">
        <w:r>
          <w:t>parses the master file it will automatically parse the referenced child files</w:t>
        </w:r>
        <w:r w:rsidR="0018477D">
          <w:t xml:space="preserve"> it encounters in the master input file</w:t>
        </w:r>
        <w:r>
          <w:t xml:space="preserve">. </w:t>
        </w:r>
      </w:ins>
    </w:p>
    <w:p w14:paraId="246B8306" w14:textId="77777777" w:rsidR="008A509F" w:rsidRPr="00181CF0" w:rsidRDefault="008A509F" w:rsidP="00EB23E8"/>
    <w:p w14:paraId="0FFF7815" w14:textId="64716767" w:rsidR="006A0BC1" w:rsidRDefault="006A0BC1" w:rsidP="006A0BC1">
      <w:pPr>
        <w:pStyle w:val="Heading2"/>
      </w:pPr>
      <w:r>
        <w:br w:type="page"/>
      </w:r>
      <w:bookmarkStart w:id="151" w:name="_Toc397358325"/>
      <w:r>
        <w:lastRenderedPageBreak/>
        <w:t>Module Section</w:t>
      </w:r>
      <w:bookmarkEnd w:id="151"/>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186577D7" w:rsidR="006A0BC1" w:rsidRDefault="006A0BC1" w:rsidP="006A0BC1">
      <w:pPr>
        <w:pStyle w:val="code"/>
      </w:pPr>
      <w:r>
        <w:t>&lt;Module type=</w:t>
      </w:r>
      <w:r w:rsidR="008E3003">
        <w:t>"</w:t>
      </w:r>
      <w:r w:rsidR="002D1B6A">
        <w:t>[</w:t>
      </w:r>
      <w:r>
        <w:t>type</w:t>
      </w:r>
      <w:r w:rsidR="002D1B6A">
        <w:t>]</w:t>
      </w:r>
      <w:r w:rsidR="008E3003">
        <w:t>"</w:t>
      </w:r>
      <w:r>
        <w:t>/&gt;</w:t>
      </w:r>
    </w:p>
    <w:p w14:paraId="4E48C048" w14:textId="77777777" w:rsidR="006A0BC1" w:rsidRDefault="006A0BC1" w:rsidP="006A0BC1">
      <w:pPr>
        <w:pStyle w:val="code"/>
      </w:pPr>
    </w:p>
    <w:p w14:paraId="5805657E" w14:textId="0023A510" w:rsidR="006A0BC1" w:rsidRDefault="006A0BC1" w:rsidP="006A0BC1">
      <w:r>
        <w:t xml:space="preserve">where </w:t>
      </w:r>
      <w:r w:rsidRPr="008C20E4">
        <w:rPr>
          <w:i/>
        </w:rPr>
        <w:t>type</w:t>
      </w:r>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03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72800065" w:rsidR="006A0BC1" w:rsidRDefault="009541D3" w:rsidP="006A0BC1">
            <w:pPr>
              <w:pStyle w:val="PlainText"/>
            </w:pPr>
            <w:r>
              <w:t>biphasic</w:t>
            </w:r>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339C1BA1" w:rsidR="006A0BC1" w:rsidRDefault="009541D3" w:rsidP="006A0BC1">
            <w:r>
              <w:t xml:space="preserve">Biphasic </w:t>
            </w:r>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06DCB7CC" w:rsidR="006A0BC1" w:rsidRDefault="009541D3" w:rsidP="006A0BC1">
            <w:pPr>
              <w:pStyle w:val="PlainText"/>
            </w:pPr>
            <w:r>
              <w:t>multiphasic</w:t>
            </w:r>
          </w:p>
        </w:tc>
        <w:tc>
          <w:tcPr>
            <w:tcW w:w="8208" w:type="dxa"/>
            <w:shd w:val="clear" w:color="auto" w:fill="auto"/>
          </w:tcPr>
          <w:p w14:paraId="60EF5467" w14:textId="5C83CB73" w:rsidR="006A0BC1" w:rsidRDefault="009541D3" w:rsidP="006A0BC1">
            <w:r>
              <w:t>Multiphasic analysis including solute transport and chemical reactions.</w:t>
            </w:r>
          </w:p>
        </w:tc>
      </w:tr>
      <w:tr w:rsidR="009541D3" w14:paraId="6503E84C" w14:textId="77777777">
        <w:tc>
          <w:tcPr>
            <w:tcW w:w="1368" w:type="dxa"/>
            <w:shd w:val="clear" w:color="auto" w:fill="auto"/>
          </w:tcPr>
          <w:p w14:paraId="597ED790" w14:textId="23998194" w:rsidR="009541D3" w:rsidRDefault="009541D3" w:rsidP="006A0BC1">
            <w:pPr>
              <w:pStyle w:val="PlainText"/>
            </w:pPr>
            <w:r>
              <w:t>heat</w:t>
            </w:r>
          </w:p>
        </w:tc>
        <w:tc>
          <w:tcPr>
            <w:tcW w:w="8208" w:type="dxa"/>
            <w:shd w:val="clear" w:color="auto" w:fill="auto"/>
          </w:tcPr>
          <w:p w14:paraId="722087BA" w14:textId="587384B0" w:rsidR="009541D3" w:rsidRDefault="009541D3" w:rsidP="006A0BC1">
            <w:r>
              <w:t>Heat transfer analysis: steady-state or transient</w:t>
            </w:r>
          </w:p>
        </w:tc>
      </w:tr>
    </w:tbl>
    <w:p w14:paraId="2195DDD7" w14:textId="77777777" w:rsidR="006A0BC1" w:rsidRDefault="006A0BC1" w:rsidP="006A0BC1"/>
    <w:p w14:paraId="617B5D7A" w14:textId="1A17DA56" w:rsidR="00F2162C" w:rsidRDefault="00F2162C" w:rsidP="006A0BC1">
      <w:r>
        <w:t>For example:</w:t>
      </w:r>
    </w:p>
    <w:p w14:paraId="54BE0D7A" w14:textId="77777777" w:rsidR="00F2162C" w:rsidRDefault="00F2162C" w:rsidP="006A0BC1"/>
    <w:p w14:paraId="4CDD2CFE" w14:textId="77777777" w:rsidR="00F2162C" w:rsidRDefault="00F2162C" w:rsidP="00F2162C">
      <w:pPr>
        <w:pStyle w:val="code"/>
      </w:pPr>
      <w:r>
        <w:t>&lt;febio_spec version="2.0"&gt;</w:t>
      </w:r>
    </w:p>
    <w:p w14:paraId="615E2C34" w14:textId="538F8222" w:rsidR="00F2162C" w:rsidRDefault="00F2162C" w:rsidP="00F2162C">
      <w:pPr>
        <w:pStyle w:val="code"/>
      </w:pPr>
      <w:r>
        <w:tab/>
        <w:t>&lt;Module type="solid"/&gt;</w:t>
      </w:r>
    </w:p>
    <w:p w14:paraId="7C3D37B8" w14:textId="09E35445" w:rsidR="00F2162C" w:rsidRDefault="00F2162C" w:rsidP="00F2162C">
      <w:pPr>
        <w:pStyle w:val="code"/>
      </w:pPr>
      <w:r>
        <w:tab/>
        <w:t>&lt;!</w:t>
      </w:r>
      <w:r w:rsidR="00BC30CE">
        <w:t xml:space="preserve">-- </w:t>
      </w:r>
      <w:r>
        <w:t>rest of file --&gt;</w:t>
      </w:r>
    </w:p>
    <w:p w14:paraId="08BD7FB0" w14:textId="483982DD" w:rsidR="00F2162C" w:rsidRDefault="00F2162C" w:rsidP="00F2162C">
      <w:pPr>
        <w:pStyle w:val="code"/>
      </w:pPr>
      <w:r>
        <w:t>&lt;/febio_spec&gt;</w:t>
      </w:r>
    </w:p>
    <w:p w14:paraId="3C8F534C" w14:textId="77777777" w:rsidR="00F2162C" w:rsidRDefault="00F2162C" w:rsidP="006A0BC1"/>
    <w:p w14:paraId="040555C1" w14:textId="11F2D238" w:rsidR="004D4718" w:rsidRPr="004D4718" w:rsidRDefault="004D4718" w:rsidP="006A0BC1">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p>
    <w:p w14:paraId="0B4C8841" w14:textId="77777777" w:rsidR="006A0BC1" w:rsidRDefault="006A0BC1" w:rsidP="006A0BC1"/>
    <w:p w14:paraId="1213CD8E" w14:textId="42A34D4E" w:rsidR="006A0BC1" w:rsidRDefault="006A0BC1" w:rsidP="006A0BC1">
      <w:r>
        <w:rPr>
          <w:b/>
        </w:rPr>
        <w:t>Note</w:t>
      </w:r>
      <w:r w:rsidR="004D4718">
        <w:rPr>
          <w:b/>
        </w:rPr>
        <w:t xml:space="preserve"> 2</w:t>
      </w:r>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0DD98D4B" w:rsidR="006A0BC1" w:rsidRDefault="006A0BC1" w:rsidP="006A0BC1">
      <w:pPr>
        <w:pStyle w:val="code"/>
      </w:pPr>
      <w:r>
        <w:t>&lt;febio_spec version="</w:t>
      </w:r>
      <w:r w:rsidR="0041246E">
        <w:t>2</w:t>
      </w:r>
      <w:r w:rsidR="009541D3">
        <w:t>.0</w:t>
      </w:r>
      <w:r>
        <w:t>"&gt;</w:t>
      </w:r>
    </w:p>
    <w:p w14:paraId="383731D3" w14:textId="6E0E358F" w:rsidR="006A0BC1" w:rsidRDefault="006A0BC1" w:rsidP="006A0BC1">
      <w:pPr>
        <w:pStyle w:val="code"/>
        <w:shd w:val="clear" w:color="auto" w:fill="E6E6E6"/>
      </w:pPr>
      <w:r>
        <w:tab/>
        <w:t>&lt;Module type="</w:t>
      </w:r>
      <w:r w:rsidR="009541D3">
        <w:t>biphasic</w:t>
      </w:r>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52" w:name="_Toc397358326"/>
      <w:r>
        <w:lastRenderedPageBreak/>
        <w:t>Control Section</w:t>
      </w:r>
      <w:bookmarkEnd w:id="152"/>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53" w:name="_Toc293572196"/>
      <w:bookmarkStart w:id="154" w:name="_Toc293572206"/>
      <w:bookmarkStart w:id="155" w:name="_Toc293572208"/>
      <w:bookmarkStart w:id="156" w:name="_Ref250285979"/>
      <w:bookmarkStart w:id="157" w:name="_Ref292527008"/>
      <w:bookmarkStart w:id="158" w:name="_Toc397358327"/>
      <w:bookmarkEnd w:id="153"/>
      <w:bookmarkEnd w:id="154"/>
      <w:bookmarkEnd w:id="155"/>
      <w:r>
        <w:t>Common Parameters</w:t>
      </w:r>
      <w:bookmarkEnd w:id="156"/>
      <w:bookmarkEnd w:id="157"/>
      <w:bookmarkEnd w:id="158"/>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rsidDel="003F28E1" w14:paraId="7A36A091" w14:textId="06B72FCE">
        <w:trPr>
          <w:trHeight w:val="242"/>
          <w:del w:id="159" w:author="Steve Maas" w:date="2014-07-23T18:39:00Z"/>
        </w:trPr>
        <w:tc>
          <w:tcPr>
            <w:tcW w:w="1933" w:type="dxa"/>
            <w:shd w:val="clear" w:color="auto" w:fill="auto"/>
          </w:tcPr>
          <w:p w14:paraId="46341975" w14:textId="6AE62558" w:rsidR="006A0BC1" w:rsidDel="003F28E1" w:rsidRDefault="006A0BC1" w:rsidP="006A0BC1">
            <w:pPr>
              <w:pStyle w:val="code"/>
              <w:jc w:val="left"/>
              <w:rPr>
                <w:del w:id="160" w:author="Steve Maas" w:date="2014-07-23T18:39:00Z"/>
              </w:rPr>
            </w:pPr>
            <w:del w:id="161" w:author="Steve Maas" w:date="2014-07-23T18:39:00Z">
              <w:r w:rsidDel="003F28E1">
                <w:delText>linear_solver</w:delText>
              </w:r>
            </w:del>
          </w:p>
        </w:tc>
        <w:tc>
          <w:tcPr>
            <w:tcW w:w="5197" w:type="dxa"/>
            <w:shd w:val="clear" w:color="auto" w:fill="auto"/>
          </w:tcPr>
          <w:p w14:paraId="57C16B47" w14:textId="49730A0A" w:rsidR="006A0BC1" w:rsidDel="003F28E1" w:rsidRDefault="006A0BC1" w:rsidP="006A0BC1">
            <w:pPr>
              <w:rPr>
                <w:del w:id="162" w:author="Steve Maas" w:date="2014-07-23T18:39:00Z"/>
              </w:rPr>
            </w:pPr>
            <w:del w:id="163" w:author="Steve Maas" w:date="2014-07-23T18:39:00Z">
              <w:r w:rsidDel="003F28E1">
                <w:delText>Set the linear solver (12)</w:delText>
              </w:r>
            </w:del>
          </w:p>
        </w:tc>
        <w:tc>
          <w:tcPr>
            <w:tcW w:w="2470" w:type="dxa"/>
            <w:shd w:val="clear" w:color="auto" w:fill="auto"/>
          </w:tcPr>
          <w:p w14:paraId="323D7177" w14:textId="2076C02D" w:rsidR="006A0BC1" w:rsidRPr="000B272C" w:rsidDel="003F28E1" w:rsidRDefault="006A0BC1" w:rsidP="006A0BC1">
            <w:pPr>
              <w:rPr>
                <w:del w:id="164" w:author="Steve Maas" w:date="2014-07-23T18:39:00Z"/>
                <w:bCs/>
                <w:iCs/>
              </w:rPr>
            </w:pPr>
            <w:del w:id="165" w:author="Steve Maas" w:date="2014-07-23T18:39:00Z">
              <w:r w:rsidRPr="000B272C" w:rsidDel="003F28E1">
                <w:rPr>
                  <w:bCs/>
                  <w:iCs/>
                </w:rPr>
                <w:delText>skyline</w:delText>
              </w:r>
            </w:del>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0573477F" w:rsidR="006A0BC1" w:rsidRDefault="006A0BC1" w:rsidP="00F60C6B">
            <w:r>
              <w:t>Sets minimal value for residual tolerance (1</w:t>
            </w:r>
            <w:del w:id="166" w:author="Steve Maas" w:date="2014-07-23T18:39:00Z">
              <w:r w:rsidDel="003F28E1">
                <w:delText>3</w:delText>
              </w:r>
            </w:del>
            <w:ins w:id="167" w:author="Steve Maas" w:date="2014-07-23T18:39:00Z">
              <w:r w:rsidR="003F28E1">
                <w:t>2</w:t>
              </w:r>
            </w:ins>
            <w:r>
              <w:t>)</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09D92A00" w:rsidR="006A0BC1" w:rsidRDefault="006A0BC1" w:rsidP="00F60C6B">
            <w:r>
              <w:t>Set the integration rule for a particular element (1</w:t>
            </w:r>
            <w:del w:id="168" w:author="Steve Maas" w:date="2014-07-23T18:39:00Z">
              <w:r w:rsidDel="003F28E1">
                <w:delText>4</w:delText>
              </w:r>
            </w:del>
            <w:ins w:id="169" w:author="Steve Maas" w:date="2014-07-23T18:39:00Z">
              <w:r w:rsidR="003F28E1">
                <w:t>3</w:t>
              </w:r>
            </w:ins>
            <w:r>
              <w:t>)</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2B0961D1"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6C2049" w:rsidRPr="006C2049">
        <w:rPr>
          <w:position w:val="-12"/>
        </w:rPr>
        <w:object w:dxaOrig="1400" w:dyaOrig="380" w14:anchorId="2AA34A71">
          <v:shape id="_x0000_i1026" type="#_x0000_t75" style="width:70pt;height:19pt" o:ole="">
            <v:imagedata r:id="rId31" o:title=""/>
          </v:shape>
          <o:OLEObject Type="Embed" ProgID="Equation.DSMT4" ShapeID="_x0000_i1026" DrawAspect="Content" ObjectID="_1471104289" r:id="rId32"/>
        </w:object>
      </w:r>
      <w:r>
        <w:t xml:space="preserve">) norm at the current iteration </w:t>
      </w:r>
      <w:r>
        <w:rPr>
          <w:i/>
        </w:rPr>
        <w:t>k+1</w:t>
      </w:r>
      <w:r>
        <w:t xml:space="preserve"> to the norm of the total displacement (</w:t>
      </w:r>
      <w:r w:rsidR="006C2049" w:rsidRPr="006C2049">
        <w:rPr>
          <w:position w:val="-12"/>
        </w:rPr>
        <w:object w:dxaOrig="1560" w:dyaOrig="360" w14:anchorId="3FA4E165">
          <v:shape id="_x0000_i1027" type="#_x0000_t75" style="width:78pt;height:18pt" o:ole="">
            <v:imagedata r:id="rId33" o:title=""/>
          </v:shape>
          <o:OLEObject Type="Embed" ProgID="Equation.DSMT4" ShapeID="_x0000_i1027" DrawAspect="Content" ObjectID="_1471104290" r:id="rId34"/>
        </w:object>
      </w:r>
      <w:r>
        <w:t xml:space="preserve">) must be less than </w:t>
      </w:r>
      <w:r w:rsidRPr="00646FE6">
        <w:rPr>
          <w:i/>
        </w:rPr>
        <w:sym w:font="Symbol" w:char="F065"/>
      </w:r>
      <w:r>
        <w:t>:</w:t>
      </w:r>
    </w:p>
    <w:p w14:paraId="21A1D03C" w14:textId="3C7AA8D7" w:rsidR="006A0BC1" w:rsidRDefault="006A0BC1" w:rsidP="006A0BC1">
      <w:pPr>
        <w:pStyle w:val="MTDisplayEquation"/>
      </w:pPr>
      <w:r>
        <w:tab/>
      </w:r>
      <w:r w:rsidR="006C2049" w:rsidRPr="006C2049">
        <w:rPr>
          <w:position w:val="-32"/>
        </w:rPr>
        <w:object w:dxaOrig="1040" w:dyaOrig="740" w14:anchorId="25600314">
          <v:shape id="_x0000_i1028" type="#_x0000_t75" style="width:52pt;height:37pt" o:ole="">
            <v:imagedata r:id="rId35" o:title=""/>
          </v:shape>
          <o:OLEObject Type="Embed" ProgID="Equation.DSMT4" ShapeID="_x0000_i1028" DrawAspect="Content" ObjectID="_1471104291" r:id="rId36"/>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3D9604AD" w:rsidR="006A0BC1" w:rsidDel="003F28E1" w:rsidRDefault="006A0BC1" w:rsidP="006A0BC1">
      <w:pPr>
        <w:numPr>
          <w:ilvl w:val="0"/>
          <w:numId w:val="16"/>
        </w:numPr>
        <w:rPr>
          <w:del w:id="170" w:author="Steve Maas" w:date="2014-07-23T18:39:00Z"/>
        </w:rPr>
      </w:pPr>
      <w:del w:id="171" w:author="Steve Maas" w:date="2014-07-23T18:39:00Z">
        <w:r w:rsidDel="003F28E1">
          <w:delTex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delText>
        </w:r>
        <w:r w:rsidDel="003F28E1">
          <w:rPr>
            <w:i/>
          </w:rPr>
          <w:delText xml:space="preserve">linear_solver </w:delText>
        </w:r>
        <w:r w:rsidDel="003F28E1">
          <w:delText>parameter in the FEBio input file. The following linear solvers are implemented although they might not all be supported on all platforms. The only solver that is guaranteed to work on all platforms is the skyline solver.</w:delText>
        </w:r>
      </w:del>
    </w:p>
    <w:p w14:paraId="30FF7A16" w14:textId="3F3E2A21" w:rsidR="006A0BC1" w:rsidDel="003F28E1" w:rsidRDefault="006A0BC1" w:rsidP="006A0BC1">
      <w:pPr>
        <w:ind w:left="720"/>
        <w:rPr>
          <w:del w:id="172" w:author="Steve Maas" w:date="2014-07-23T18:39:00Z"/>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rsidDel="003F28E1" w14:paraId="3DBEF5EA" w14:textId="676A389E">
        <w:trPr>
          <w:del w:id="173" w:author="Steve Maas" w:date="2014-07-23T18:39:00Z"/>
        </w:trPr>
        <w:tc>
          <w:tcPr>
            <w:tcW w:w="1440" w:type="dxa"/>
            <w:shd w:val="clear" w:color="auto" w:fill="auto"/>
          </w:tcPr>
          <w:p w14:paraId="53FB658C" w14:textId="758B2739" w:rsidR="006A0BC1" w:rsidRPr="000B272C" w:rsidDel="003F28E1" w:rsidRDefault="006A0BC1" w:rsidP="006A0BC1">
            <w:pPr>
              <w:rPr>
                <w:del w:id="174" w:author="Steve Maas" w:date="2014-07-23T18:39:00Z"/>
                <w:b/>
              </w:rPr>
            </w:pPr>
            <w:del w:id="175" w:author="Steve Maas" w:date="2014-07-23T18:39:00Z">
              <w:r w:rsidRPr="000B272C" w:rsidDel="003F28E1">
                <w:rPr>
                  <w:b/>
                </w:rPr>
                <w:delText>Name</w:delText>
              </w:r>
            </w:del>
          </w:p>
        </w:tc>
        <w:tc>
          <w:tcPr>
            <w:tcW w:w="5040" w:type="dxa"/>
            <w:shd w:val="clear" w:color="auto" w:fill="auto"/>
          </w:tcPr>
          <w:p w14:paraId="6E73979B" w14:textId="40E51BEA" w:rsidR="006A0BC1" w:rsidRPr="000B272C" w:rsidDel="003F28E1" w:rsidRDefault="006A0BC1" w:rsidP="006A0BC1">
            <w:pPr>
              <w:rPr>
                <w:del w:id="176" w:author="Steve Maas" w:date="2014-07-23T18:39:00Z"/>
                <w:b/>
              </w:rPr>
            </w:pPr>
            <w:del w:id="177" w:author="Steve Maas" w:date="2014-07-23T18:39:00Z">
              <w:r w:rsidRPr="000B272C" w:rsidDel="003F28E1">
                <w:rPr>
                  <w:b/>
                </w:rPr>
                <w:delText>Description</w:delText>
              </w:r>
            </w:del>
          </w:p>
        </w:tc>
        <w:tc>
          <w:tcPr>
            <w:tcW w:w="720" w:type="dxa"/>
            <w:shd w:val="clear" w:color="auto" w:fill="auto"/>
          </w:tcPr>
          <w:p w14:paraId="638BF6CA" w14:textId="53652B0F" w:rsidR="006A0BC1" w:rsidRPr="000B272C" w:rsidDel="003F28E1" w:rsidRDefault="006A0BC1" w:rsidP="006A0BC1">
            <w:pPr>
              <w:rPr>
                <w:del w:id="178" w:author="Steve Maas" w:date="2014-07-23T18:39:00Z"/>
                <w:b/>
              </w:rPr>
            </w:pPr>
            <w:del w:id="179" w:author="Steve Maas" w:date="2014-07-23T18:39:00Z">
              <w:r w:rsidRPr="000B272C" w:rsidDel="003F28E1">
                <w:rPr>
                  <w:b/>
                </w:rPr>
                <w:delText>Sym</w:delText>
              </w:r>
            </w:del>
          </w:p>
        </w:tc>
        <w:tc>
          <w:tcPr>
            <w:tcW w:w="900" w:type="dxa"/>
            <w:shd w:val="clear" w:color="auto" w:fill="auto"/>
          </w:tcPr>
          <w:p w14:paraId="0B87895D" w14:textId="6E9CF35C" w:rsidR="006A0BC1" w:rsidRPr="000B272C" w:rsidDel="003F28E1" w:rsidRDefault="006A0BC1" w:rsidP="006A0BC1">
            <w:pPr>
              <w:rPr>
                <w:del w:id="180" w:author="Steve Maas" w:date="2014-07-23T18:39:00Z"/>
                <w:b/>
              </w:rPr>
            </w:pPr>
            <w:del w:id="181" w:author="Steve Maas" w:date="2014-07-23T18:39:00Z">
              <w:r w:rsidRPr="000B272C" w:rsidDel="003F28E1">
                <w:rPr>
                  <w:b/>
                </w:rPr>
                <w:delText>ASym</w:delText>
              </w:r>
            </w:del>
          </w:p>
        </w:tc>
        <w:tc>
          <w:tcPr>
            <w:tcW w:w="648" w:type="dxa"/>
            <w:shd w:val="clear" w:color="auto" w:fill="auto"/>
          </w:tcPr>
          <w:p w14:paraId="69AD706D" w14:textId="738599CD" w:rsidR="006A0BC1" w:rsidRPr="000B272C" w:rsidDel="003F28E1" w:rsidRDefault="006A0BC1" w:rsidP="006A0BC1">
            <w:pPr>
              <w:rPr>
                <w:del w:id="182" w:author="Steve Maas" w:date="2014-07-23T18:39:00Z"/>
                <w:b/>
              </w:rPr>
            </w:pPr>
            <w:del w:id="183" w:author="Steve Maas" w:date="2014-07-23T18:39:00Z">
              <w:r w:rsidRPr="000B272C" w:rsidDel="003F28E1">
                <w:rPr>
                  <w:b/>
                </w:rPr>
                <w:delText>MT</w:delText>
              </w:r>
            </w:del>
          </w:p>
        </w:tc>
      </w:tr>
      <w:tr w:rsidR="006A0BC1" w:rsidDel="003F28E1" w14:paraId="5A85E864" w14:textId="4F2A9DDD">
        <w:trPr>
          <w:del w:id="184" w:author="Steve Maas" w:date="2014-07-23T18:39:00Z"/>
        </w:trPr>
        <w:tc>
          <w:tcPr>
            <w:tcW w:w="1440" w:type="dxa"/>
            <w:shd w:val="clear" w:color="auto" w:fill="auto"/>
          </w:tcPr>
          <w:p w14:paraId="61ECF68F" w14:textId="4D72C72C" w:rsidR="006A0BC1" w:rsidRPr="000B272C" w:rsidDel="003F28E1" w:rsidRDefault="006A0BC1" w:rsidP="006A0BC1">
            <w:pPr>
              <w:rPr>
                <w:del w:id="185" w:author="Steve Maas" w:date="2014-07-23T18:39:00Z"/>
                <w:i/>
              </w:rPr>
            </w:pPr>
            <w:del w:id="186" w:author="Steve Maas" w:date="2014-07-23T18:39:00Z">
              <w:r w:rsidRPr="000B272C" w:rsidDel="003F28E1">
                <w:rPr>
                  <w:i/>
                </w:rPr>
                <w:delText>skyline</w:delText>
              </w:r>
            </w:del>
          </w:p>
        </w:tc>
        <w:tc>
          <w:tcPr>
            <w:tcW w:w="5040" w:type="dxa"/>
            <w:shd w:val="clear" w:color="auto" w:fill="auto"/>
          </w:tcPr>
          <w:p w14:paraId="5ABBC302" w14:textId="55F5FBF9" w:rsidR="006A0BC1" w:rsidRPr="00530A9D" w:rsidDel="003F28E1" w:rsidRDefault="006A0BC1" w:rsidP="006A0BC1">
            <w:pPr>
              <w:rPr>
                <w:del w:id="187" w:author="Steve Maas" w:date="2014-07-23T18:39:00Z"/>
              </w:rPr>
            </w:pPr>
            <w:del w:id="188" w:author="Steve Maas" w:date="2014-07-23T18:39:00Z">
              <w:r w:rsidDel="003F28E1">
                <w:delText>The default skyline solver</w:delText>
              </w:r>
            </w:del>
          </w:p>
        </w:tc>
        <w:tc>
          <w:tcPr>
            <w:tcW w:w="720" w:type="dxa"/>
            <w:shd w:val="clear" w:color="auto" w:fill="auto"/>
          </w:tcPr>
          <w:p w14:paraId="7035159D" w14:textId="4E574F40" w:rsidR="006A0BC1" w:rsidRPr="000B272C" w:rsidDel="003F28E1" w:rsidRDefault="006A0BC1" w:rsidP="006A0BC1">
            <w:pPr>
              <w:jc w:val="center"/>
              <w:rPr>
                <w:del w:id="189" w:author="Steve Maas" w:date="2014-07-23T18:39:00Z"/>
                <w:b/>
              </w:rPr>
            </w:pPr>
            <w:del w:id="190" w:author="Steve Maas" w:date="2014-07-23T18:39:00Z">
              <w:r w:rsidRPr="000B272C" w:rsidDel="003F28E1">
                <w:rPr>
                  <w:b/>
                </w:rPr>
                <w:delText>●</w:delText>
              </w:r>
            </w:del>
          </w:p>
        </w:tc>
        <w:tc>
          <w:tcPr>
            <w:tcW w:w="900" w:type="dxa"/>
            <w:shd w:val="clear" w:color="auto" w:fill="auto"/>
          </w:tcPr>
          <w:p w14:paraId="3F8B2BD6" w14:textId="068838B3" w:rsidR="006A0BC1" w:rsidRPr="000B272C" w:rsidDel="003F28E1" w:rsidRDefault="006A0BC1" w:rsidP="006A0BC1">
            <w:pPr>
              <w:rPr>
                <w:del w:id="191" w:author="Steve Maas" w:date="2014-07-23T18:39:00Z"/>
                <w:b/>
              </w:rPr>
            </w:pPr>
          </w:p>
        </w:tc>
        <w:tc>
          <w:tcPr>
            <w:tcW w:w="648" w:type="dxa"/>
            <w:shd w:val="clear" w:color="auto" w:fill="auto"/>
          </w:tcPr>
          <w:p w14:paraId="591D77B3" w14:textId="32F3D477" w:rsidR="006A0BC1" w:rsidRPr="000B272C" w:rsidDel="003F28E1" w:rsidRDefault="006A0BC1" w:rsidP="006A0BC1">
            <w:pPr>
              <w:rPr>
                <w:del w:id="192" w:author="Steve Maas" w:date="2014-07-23T18:39:00Z"/>
                <w:b/>
              </w:rPr>
            </w:pPr>
          </w:p>
        </w:tc>
      </w:tr>
      <w:tr w:rsidR="006A0BC1" w:rsidDel="003F28E1" w14:paraId="0B324E03" w14:textId="7654462A">
        <w:trPr>
          <w:del w:id="193" w:author="Steve Maas" w:date="2014-07-23T18:39:00Z"/>
        </w:trPr>
        <w:tc>
          <w:tcPr>
            <w:tcW w:w="1440" w:type="dxa"/>
            <w:shd w:val="clear" w:color="auto" w:fill="auto"/>
          </w:tcPr>
          <w:p w14:paraId="5E31206A" w14:textId="112660F4" w:rsidR="006A0BC1" w:rsidRPr="000B272C" w:rsidDel="003F28E1" w:rsidRDefault="006A0BC1" w:rsidP="006A0BC1">
            <w:pPr>
              <w:rPr>
                <w:del w:id="194" w:author="Steve Maas" w:date="2014-07-23T18:39:00Z"/>
                <w:i/>
              </w:rPr>
            </w:pPr>
            <w:del w:id="195" w:author="Steve Maas" w:date="2014-07-23T18:39:00Z">
              <w:r w:rsidRPr="000B272C" w:rsidDel="003F28E1">
                <w:rPr>
                  <w:i/>
                </w:rPr>
                <w:delText>pardiso</w:delText>
              </w:r>
            </w:del>
          </w:p>
        </w:tc>
        <w:tc>
          <w:tcPr>
            <w:tcW w:w="5040" w:type="dxa"/>
            <w:shd w:val="clear" w:color="auto" w:fill="auto"/>
          </w:tcPr>
          <w:p w14:paraId="1DB5656A" w14:textId="37AEA8F8" w:rsidR="006A0BC1" w:rsidDel="003F28E1" w:rsidRDefault="006A0BC1" w:rsidP="006A0BC1">
            <w:pPr>
              <w:rPr>
                <w:del w:id="196" w:author="Steve Maas" w:date="2014-07-23T18:39:00Z"/>
              </w:rPr>
            </w:pPr>
            <w:del w:id="197" w:author="Steve Maas" w:date="2014-07-23T18:39:00Z">
              <w:r w:rsidDel="003F28E1">
                <w:delText>The preferred solver for most platforms</w:delText>
              </w:r>
            </w:del>
          </w:p>
        </w:tc>
        <w:tc>
          <w:tcPr>
            <w:tcW w:w="720" w:type="dxa"/>
            <w:shd w:val="clear" w:color="auto" w:fill="auto"/>
          </w:tcPr>
          <w:p w14:paraId="5300645B" w14:textId="68E6B94A" w:rsidR="006A0BC1" w:rsidRPr="000B272C" w:rsidDel="003F28E1" w:rsidRDefault="006A0BC1" w:rsidP="006A0BC1">
            <w:pPr>
              <w:jc w:val="center"/>
              <w:rPr>
                <w:del w:id="198" w:author="Steve Maas" w:date="2014-07-23T18:39:00Z"/>
                <w:b/>
              </w:rPr>
            </w:pPr>
            <w:del w:id="199" w:author="Steve Maas" w:date="2014-07-23T18:39:00Z">
              <w:r w:rsidRPr="000B272C" w:rsidDel="003F28E1">
                <w:rPr>
                  <w:b/>
                </w:rPr>
                <w:delText>●</w:delText>
              </w:r>
            </w:del>
          </w:p>
        </w:tc>
        <w:tc>
          <w:tcPr>
            <w:tcW w:w="900" w:type="dxa"/>
            <w:shd w:val="clear" w:color="auto" w:fill="auto"/>
          </w:tcPr>
          <w:p w14:paraId="5116D086" w14:textId="3F8C89F6" w:rsidR="006A0BC1" w:rsidRPr="000B272C" w:rsidDel="003F28E1" w:rsidRDefault="006A0BC1" w:rsidP="006A0BC1">
            <w:pPr>
              <w:jc w:val="center"/>
              <w:rPr>
                <w:del w:id="200" w:author="Steve Maas" w:date="2014-07-23T18:39:00Z"/>
                <w:b/>
              </w:rPr>
            </w:pPr>
            <w:del w:id="201" w:author="Steve Maas" w:date="2014-07-23T18:39:00Z">
              <w:r w:rsidRPr="000B272C" w:rsidDel="003F28E1">
                <w:rPr>
                  <w:b/>
                </w:rPr>
                <w:delText>●</w:delText>
              </w:r>
            </w:del>
          </w:p>
        </w:tc>
        <w:tc>
          <w:tcPr>
            <w:tcW w:w="648" w:type="dxa"/>
            <w:shd w:val="clear" w:color="auto" w:fill="auto"/>
          </w:tcPr>
          <w:p w14:paraId="734A79DF" w14:textId="380D6E7B" w:rsidR="006A0BC1" w:rsidRPr="000B272C" w:rsidDel="003F28E1" w:rsidRDefault="006A0BC1" w:rsidP="006A0BC1">
            <w:pPr>
              <w:jc w:val="center"/>
              <w:rPr>
                <w:del w:id="202" w:author="Steve Maas" w:date="2014-07-23T18:39:00Z"/>
                <w:b/>
              </w:rPr>
            </w:pPr>
            <w:del w:id="203" w:author="Steve Maas" w:date="2014-07-23T18:39:00Z">
              <w:r w:rsidRPr="000B272C" w:rsidDel="003F28E1">
                <w:rPr>
                  <w:b/>
                </w:rPr>
                <w:delText>●</w:delText>
              </w:r>
            </w:del>
          </w:p>
        </w:tc>
      </w:tr>
      <w:tr w:rsidR="006A0BC1" w:rsidDel="003F28E1" w14:paraId="2F84F43C" w14:textId="411C6C35">
        <w:trPr>
          <w:del w:id="204" w:author="Steve Maas" w:date="2014-07-23T18:39:00Z"/>
        </w:trPr>
        <w:tc>
          <w:tcPr>
            <w:tcW w:w="1440" w:type="dxa"/>
            <w:shd w:val="clear" w:color="auto" w:fill="auto"/>
          </w:tcPr>
          <w:p w14:paraId="23E76F15" w14:textId="242AC2EF" w:rsidR="006A0BC1" w:rsidRPr="000B272C" w:rsidDel="003F28E1" w:rsidRDefault="006A0BC1" w:rsidP="006A0BC1">
            <w:pPr>
              <w:rPr>
                <w:del w:id="205" w:author="Steve Maas" w:date="2014-07-23T18:39:00Z"/>
                <w:i/>
              </w:rPr>
            </w:pPr>
            <w:del w:id="206" w:author="Steve Maas" w:date="2014-07-23T18:39:00Z">
              <w:r w:rsidRPr="000B272C" w:rsidDel="003F28E1">
                <w:rPr>
                  <w:i/>
                </w:rPr>
                <w:delText>superlu</w:delText>
              </w:r>
            </w:del>
          </w:p>
        </w:tc>
        <w:tc>
          <w:tcPr>
            <w:tcW w:w="5040" w:type="dxa"/>
            <w:shd w:val="clear" w:color="auto" w:fill="auto"/>
          </w:tcPr>
          <w:p w14:paraId="009D2FA1" w14:textId="681913BB" w:rsidR="006A0BC1" w:rsidDel="003F28E1" w:rsidRDefault="006A0BC1" w:rsidP="006A0BC1">
            <w:pPr>
              <w:rPr>
                <w:del w:id="207" w:author="Steve Maas" w:date="2014-07-23T18:39:00Z"/>
              </w:rPr>
            </w:pPr>
            <w:del w:id="208" w:author="Steve Maas" w:date="2014-07-23T18:39:00Z">
              <w:r w:rsidDel="003F28E1">
                <w:delText>The single-threaded SuperLU solver</w:delText>
              </w:r>
            </w:del>
          </w:p>
        </w:tc>
        <w:tc>
          <w:tcPr>
            <w:tcW w:w="720" w:type="dxa"/>
            <w:shd w:val="clear" w:color="auto" w:fill="auto"/>
          </w:tcPr>
          <w:p w14:paraId="2938F367" w14:textId="7ABC9315" w:rsidR="006A0BC1" w:rsidRPr="000B272C" w:rsidDel="003F28E1" w:rsidRDefault="006A0BC1" w:rsidP="006A0BC1">
            <w:pPr>
              <w:jc w:val="center"/>
              <w:rPr>
                <w:del w:id="209" w:author="Steve Maas" w:date="2014-07-23T18:39:00Z"/>
                <w:b/>
              </w:rPr>
            </w:pPr>
            <w:del w:id="210" w:author="Steve Maas" w:date="2014-07-23T18:39:00Z">
              <w:r w:rsidRPr="000B272C" w:rsidDel="003F28E1">
                <w:rPr>
                  <w:b/>
                </w:rPr>
                <w:delText>●</w:delText>
              </w:r>
            </w:del>
          </w:p>
        </w:tc>
        <w:tc>
          <w:tcPr>
            <w:tcW w:w="900" w:type="dxa"/>
            <w:shd w:val="clear" w:color="auto" w:fill="auto"/>
          </w:tcPr>
          <w:p w14:paraId="08DE8DF0" w14:textId="1960B63B" w:rsidR="006A0BC1" w:rsidRPr="000B272C" w:rsidDel="003F28E1" w:rsidRDefault="006A0BC1" w:rsidP="006A0BC1">
            <w:pPr>
              <w:jc w:val="center"/>
              <w:rPr>
                <w:del w:id="211" w:author="Steve Maas" w:date="2014-07-23T18:39:00Z"/>
                <w:b/>
              </w:rPr>
            </w:pPr>
            <w:del w:id="212" w:author="Steve Maas" w:date="2014-07-23T18:39:00Z">
              <w:r w:rsidRPr="000B272C" w:rsidDel="003F28E1">
                <w:rPr>
                  <w:b/>
                </w:rPr>
                <w:delText>●</w:delText>
              </w:r>
            </w:del>
          </w:p>
        </w:tc>
        <w:tc>
          <w:tcPr>
            <w:tcW w:w="648" w:type="dxa"/>
            <w:shd w:val="clear" w:color="auto" w:fill="auto"/>
          </w:tcPr>
          <w:p w14:paraId="5CF7F528" w14:textId="2E3BA457" w:rsidR="006A0BC1" w:rsidRPr="000B272C" w:rsidDel="003F28E1" w:rsidRDefault="006A0BC1" w:rsidP="006A0BC1">
            <w:pPr>
              <w:jc w:val="center"/>
              <w:rPr>
                <w:del w:id="213" w:author="Steve Maas" w:date="2014-07-23T18:39:00Z"/>
                <w:b/>
              </w:rPr>
            </w:pPr>
          </w:p>
        </w:tc>
      </w:tr>
      <w:tr w:rsidR="006A0BC1" w:rsidDel="003F28E1" w14:paraId="1B206872" w14:textId="6AD04999">
        <w:trPr>
          <w:del w:id="214" w:author="Steve Maas" w:date="2014-07-23T18:39:00Z"/>
        </w:trPr>
        <w:tc>
          <w:tcPr>
            <w:tcW w:w="1440" w:type="dxa"/>
            <w:shd w:val="clear" w:color="auto" w:fill="auto"/>
          </w:tcPr>
          <w:p w14:paraId="1A9A64C9" w14:textId="342973C9" w:rsidR="006A0BC1" w:rsidRPr="000B272C" w:rsidDel="003F28E1" w:rsidRDefault="006A0BC1" w:rsidP="006A0BC1">
            <w:pPr>
              <w:rPr>
                <w:del w:id="215" w:author="Steve Maas" w:date="2014-07-23T18:39:00Z"/>
                <w:i/>
              </w:rPr>
            </w:pPr>
            <w:del w:id="216" w:author="Steve Maas" w:date="2014-07-23T18:39:00Z">
              <w:r w:rsidRPr="000B272C" w:rsidDel="003F28E1">
                <w:rPr>
                  <w:i/>
                </w:rPr>
                <w:delText>superlu_mt</w:delText>
              </w:r>
            </w:del>
          </w:p>
        </w:tc>
        <w:tc>
          <w:tcPr>
            <w:tcW w:w="5040" w:type="dxa"/>
            <w:shd w:val="clear" w:color="auto" w:fill="auto"/>
          </w:tcPr>
          <w:p w14:paraId="30193555" w14:textId="31A55F4A" w:rsidR="006A0BC1" w:rsidDel="003F28E1" w:rsidRDefault="006A0BC1" w:rsidP="006A0BC1">
            <w:pPr>
              <w:rPr>
                <w:del w:id="217" w:author="Steve Maas" w:date="2014-07-23T18:39:00Z"/>
              </w:rPr>
            </w:pPr>
            <w:del w:id="218" w:author="Steve Maas" w:date="2014-07-23T18:39:00Z">
              <w:r w:rsidDel="003F28E1">
                <w:delText>The multi-threader SuperLU solver</w:delText>
              </w:r>
            </w:del>
          </w:p>
        </w:tc>
        <w:tc>
          <w:tcPr>
            <w:tcW w:w="720" w:type="dxa"/>
            <w:shd w:val="clear" w:color="auto" w:fill="auto"/>
          </w:tcPr>
          <w:p w14:paraId="521FCE34" w14:textId="74050B69" w:rsidR="006A0BC1" w:rsidRPr="000B272C" w:rsidDel="003F28E1" w:rsidRDefault="006A0BC1" w:rsidP="006A0BC1">
            <w:pPr>
              <w:jc w:val="center"/>
              <w:rPr>
                <w:del w:id="219" w:author="Steve Maas" w:date="2014-07-23T18:39:00Z"/>
                <w:b/>
              </w:rPr>
            </w:pPr>
            <w:del w:id="220" w:author="Steve Maas" w:date="2014-07-23T18:39:00Z">
              <w:r w:rsidRPr="000B272C" w:rsidDel="003F28E1">
                <w:rPr>
                  <w:b/>
                </w:rPr>
                <w:delText>●</w:delText>
              </w:r>
            </w:del>
          </w:p>
        </w:tc>
        <w:tc>
          <w:tcPr>
            <w:tcW w:w="900" w:type="dxa"/>
            <w:shd w:val="clear" w:color="auto" w:fill="auto"/>
          </w:tcPr>
          <w:p w14:paraId="29366FF1" w14:textId="3C53B06D" w:rsidR="006A0BC1" w:rsidRPr="000B272C" w:rsidDel="003F28E1" w:rsidRDefault="006A0BC1" w:rsidP="006A0BC1">
            <w:pPr>
              <w:jc w:val="center"/>
              <w:rPr>
                <w:del w:id="221" w:author="Steve Maas" w:date="2014-07-23T18:39:00Z"/>
                <w:b/>
              </w:rPr>
            </w:pPr>
            <w:del w:id="222" w:author="Steve Maas" w:date="2014-07-23T18:39:00Z">
              <w:r w:rsidRPr="000B272C" w:rsidDel="003F28E1">
                <w:rPr>
                  <w:b/>
                </w:rPr>
                <w:delText>●</w:delText>
              </w:r>
            </w:del>
          </w:p>
        </w:tc>
        <w:tc>
          <w:tcPr>
            <w:tcW w:w="648" w:type="dxa"/>
            <w:shd w:val="clear" w:color="auto" w:fill="auto"/>
          </w:tcPr>
          <w:p w14:paraId="28713C3B" w14:textId="41A179F3" w:rsidR="006A0BC1" w:rsidRPr="000B272C" w:rsidDel="003F28E1" w:rsidRDefault="006A0BC1" w:rsidP="006A0BC1">
            <w:pPr>
              <w:jc w:val="center"/>
              <w:rPr>
                <w:del w:id="223" w:author="Steve Maas" w:date="2014-07-23T18:39:00Z"/>
                <w:b/>
              </w:rPr>
            </w:pPr>
            <w:del w:id="224" w:author="Steve Maas" w:date="2014-07-23T18:39:00Z">
              <w:r w:rsidRPr="000B272C" w:rsidDel="003F28E1">
                <w:rPr>
                  <w:b/>
                </w:rPr>
                <w:delText>●</w:delText>
              </w:r>
            </w:del>
          </w:p>
        </w:tc>
      </w:tr>
      <w:tr w:rsidR="006A0BC1" w:rsidDel="003F28E1" w14:paraId="6C9D7924" w14:textId="213AE970">
        <w:trPr>
          <w:del w:id="225" w:author="Steve Maas" w:date="2014-07-23T18:39:00Z"/>
        </w:trPr>
        <w:tc>
          <w:tcPr>
            <w:tcW w:w="1440" w:type="dxa"/>
            <w:shd w:val="clear" w:color="auto" w:fill="auto"/>
          </w:tcPr>
          <w:p w14:paraId="45539C0E" w14:textId="65618B86" w:rsidR="006A0BC1" w:rsidRPr="000B272C" w:rsidDel="003F28E1" w:rsidRDefault="006A0BC1" w:rsidP="006A0BC1">
            <w:pPr>
              <w:rPr>
                <w:del w:id="226" w:author="Steve Maas" w:date="2014-07-23T18:39:00Z"/>
                <w:i/>
              </w:rPr>
            </w:pPr>
            <w:del w:id="227" w:author="Steve Maas" w:date="2014-07-23T18:39:00Z">
              <w:r w:rsidRPr="000B272C" w:rsidDel="003F28E1">
                <w:rPr>
                  <w:i/>
                </w:rPr>
                <w:delText>wsmp</w:delText>
              </w:r>
            </w:del>
          </w:p>
        </w:tc>
        <w:tc>
          <w:tcPr>
            <w:tcW w:w="5040" w:type="dxa"/>
            <w:shd w:val="clear" w:color="auto" w:fill="auto"/>
          </w:tcPr>
          <w:p w14:paraId="3396993B" w14:textId="2CD3EB27" w:rsidR="006A0BC1" w:rsidDel="003F28E1" w:rsidRDefault="006A0BC1" w:rsidP="006A0BC1">
            <w:pPr>
              <w:rPr>
                <w:del w:id="228" w:author="Steve Maas" w:date="2014-07-23T18:39:00Z"/>
              </w:rPr>
            </w:pPr>
            <w:del w:id="229" w:author="Steve Maas" w:date="2014-07-23T18:39:00Z">
              <w:r w:rsidDel="003F28E1">
                <w:delText>The WSMP solver</w:delText>
              </w:r>
            </w:del>
          </w:p>
        </w:tc>
        <w:tc>
          <w:tcPr>
            <w:tcW w:w="720" w:type="dxa"/>
            <w:shd w:val="clear" w:color="auto" w:fill="auto"/>
          </w:tcPr>
          <w:p w14:paraId="33814599" w14:textId="303DCCE5" w:rsidR="006A0BC1" w:rsidRPr="000B272C" w:rsidDel="003F28E1" w:rsidRDefault="006A0BC1" w:rsidP="006A0BC1">
            <w:pPr>
              <w:jc w:val="center"/>
              <w:rPr>
                <w:del w:id="230" w:author="Steve Maas" w:date="2014-07-23T18:39:00Z"/>
                <w:b/>
              </w:rPr>
            </w:pPr>
            <w:del w:id="231" w:author="Steve Maas" w:date="2014-07-23T18:39:00Z">
              <w:r w:rsidRPr="000B272C" w:rsidDel="003F28E1">
                <w:rPr>
                  <w:b/>
                </w:rPr>
                <w:delText>●</w:delText>
              </w:r>
            </w:del>
          </w:p>
        </w:tc>
        <w:tc>
          <w:tcPr>
            <w:tcW w:w="900" w:type="dxa"/>
            <w:shd w:val="clear" w:color="auto" w:fill="auto"/>
          </w:tcPr>
          <w:p w14:paraId="0157DE45" w14:textId="2E9CFC20" w:rsidR="006A0BC1" w:rsidRPr="000B272C" w:rsidDel="003F28E1" w:rsidRDefault="006A0BC1" w:rsidP="006A0BC1">
            <w:pPr>
              <w:jc w:val="center"/>
              <w:rPr>
                <w:del w:id="232" w:author="Steve Maas" w:date="2014-07-23T18:39:00Z"/>
                <w:b/>
              </w:rPr>
            </w:pPr>
            <w:del w:id="233" w:author="Steve Maas" w:date="2014-07-23T18:39:00Z">
              <w:r w:rsidRPr="000B272C" w:rsidDel="003F28E1">
                <w:rPr>
                  <w:b/>
                </w:rPr>
                <w:delText>●</w:delText>
              </w:r>
            </w:del>
          </w:p>
        </w:tc>
        <w:tc>
          <w:tcPr>
            <w:tcW w:w="648" w:type="dxa"/>
            <w:shd w:val="clear" w:color="auto" w:fill="auto"/>
          </w:tcPr>
          <w:p w14:paraId="22F6AED2" w14:textId="0EEC7B17" w:rsidR="006A0BC1" w:rsidRPr="000B272C" w:rsidDel="003F28E1" w:rsidRDefault="006A0BC1" w:rsidP="006A0BC1">
            <w:pPr>
              <w:jc w:val="center"/>
              <w:rPr>
                <w:del w:id="234" w:author="Steve Maas" w:date="2014-07-23T18:39:00Z"/>
                <w:b/>
              </w:rPr>
            </w:pPr>
            <w:del w:id="235" w:author="Steve Maas" w:date="2014-07-23T18:39:00Z">
              <w:r w:rsidRPr="000B272C" w:rsidDel="003F28E1">
                <w:rPr>
                  <w:b/>
                </w:rPr>
                <w:delText>●</w:delText>
              </w:r>
            </w:del>
          </w:p>
        </w:tc>
      </w:tr>
      <w:tr w:rsidR="006A0BC1" w:rsidDel="003F28E1" w14:paraId="00F3487F" w14:textId="0D3A5F6C">
        <w:trPr>
          <w:del w:id="236" w:author="Steve Maas" w:date="2014-07-23T18:39:00Z"/>
        </w:trPr>
        <w:tc>
          <w:tcPr>
            <w:tcW w:w="1440" w:type="dxa"/>
            <w:shd w:val="clear" w:color="auto" w:fill="auto"/>
          </w:tcPr>
          <w:p w14:paraId="703D5106" w14:textId="45B5A90B" w:rsidR="006A0BC1" w:rsidRPr="000B272C" w:rsidDel="003F28E1" w:rsidRDefault="006A0BC1" w:rsidP="006A0BC1">
            <w:pPr>
              <w:rPr>
                <w:del w:id="237" w:author="Steve Maas" w:date="2014-07-23T18:39:00Z"/>
                <w:i/>
              </w:rPr>
            </w:pPr>
            <w:del w:id="238" w:author="Steve Maas" w:date="2014-07-23T18:39:00Z">
              <w:r w:rsidRPr="000B272C" w:rsidDel="003F28E1">
                <w:rPr>
                  <w:i/>
                </w:rPr>
                <w:delText>lusolver</w:delText>
              </w:r>
            </w:del>
          </w:p>
        </w:tc>
        <w:tc>
          <w:tcPr>
            <w:tcW w:w="5040" w:type="dxa"/>
            <w:shd w:val="clear" w:color="auto" w:fill="auto"/>
          </w:tcPr>
          <w:p w14:paraId="7B5A4DD6" w14:textId="08E51E12" w:rsidR="006A0BC1" w:rsidDel="003F28E1" w:rsidRDefault="006A0BC1" w:rsidP="006A0BC1">
            <w:pPr>
              <w:rPr>
                <w:del w:id="239" w:author="Steve Maas" w:date="2014-07-23T18:39:00Z"/>
              </w:rPr>
            </w:pPr>
            <w:del w:id="240" w:author="Steve Maas" w:date="2014-07-23T18:39:00Z">
              <w:r w:rsidDel="003F28E1">
                <w:delText>Full-matrix solver</w:delText>
              </w:r>
            </w:del>
          </w:p>
        </w:tc>
        <w:tc>
          <w:tcPr>
            <w:tcW w:w="720" w:type="dxa"/>
            <w:shd w:val="clear" w:color="auto" w:fill="auto"/>
          </w:tcPr>
          <w:p w14:paraId="5268F1EB" w14:textId="3D724B86" w:rsidR="006A0BC1" w:rsidRPr="000B272C" w:rsidDel="003F28E1" w:rsidRDefault="006A0BC1" w:rsidP="006A0BC1">
            <w:pPr>
              <w:jc w:val="center"/>
              <w:rPr>
                <w:del w:id="241" w:author="Steve Maas" w:date="2014-07-23T18:39:00Z"/>
                <w:b/>
              </w:rPr>
            </w:pPr>
            <w:del w:id="242" w:author="Steve Maas" w:date="2014-07-23T18:39:00Z">
              <w:r w:rsidRPr="000B272C" w:rsidDel="003F28E1">
                <w:rPr>
                  <w:b/>
                </w:rPr>
                <w:delText>●</w:delText>
              </w:r>
            </w:del>
          </w:p>
        </w:tc>
        <w:tc>
          <w:tcPr>
            <w:tcW w:w="900" w:type="dxa"/>
            <w:shd w:val="clear" w:color="auto" w:fill="auto"/>
          </w:tcPr>
          <w:p w14:paraId="1F15A2DC" w14:textId="64C81FBB" w:rsidR="006A0BC1" w:rsidRPr="000B272C" w:rsidDel="003F28E1" w:rsidRDefault="006A0BC1" w:rsidP="006A0BC1">
            <w:pPr>
              <w:jc w:val="center"/>
              <w:rPr>
                <w:del w:id="243" w:author="Steve Maas" w:date="2014-07-23T18:39:00Z"/>
                <w:b/>
              </w:rPr>
            </w:pPr>
          </w:p>
        </w:tc>
        <w:tc>
          <w:tcPr>
            <w:tcW w:w="648" w:type="dxa"/>
            <w:shd w:val="clear" w:color="auto" w:fill="auto"/>
          </w:tcPr>
          <w:p w14:paraId="1C158746" w14:textId="6C7630C8" w:rsidR="006A0BC1" w:rsidRPr="000B272C" w:rsidDel="003F28E1" w:rsidRDefault="006A0BC1" w:rsidP="006A0BC1">
            <w:pPr>
              <w:jc w:val="center"/>
              <w:rPr>
                <w:del w:id="244" w:author="Steve Maas" w:date="2014-07-23T18:39:00Z"/>
                <w:b/>
              </w:rPr>
            </w:pPr>
          </w:p>
        </w:tc>
      </w:tr>
    </w:tbl>
    <w:p w14:paraId="1030EF3B" w14:textId="136B61F7" w:rsidR="006A0BC1" w:rsidDel="003F28E1" w:rsidRDefault="006A0BC1" w:rsidP="006A0BC1">
      <w:pPr>
        <w:rPr>
          <w:del w:id="245" w:author="Steve Maas" w:date="2014-07-23T18:40:00Z"/>
        </w:rPr>
      </w:pPr>
    </w:p>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246" w:name="_Toc397358328"/>
      <w:r>
        <w:t xml:space="preserve">Parameters for </w:t>
      </w:r>
      <w:r w:rsidR="00D153DC">
        <w:rPr>
          <w:i/>
        </w:rPr>
        <w:t>B</w:t>
      </w:r>
      <w:r w:rsidR="00EA184D">
        <w:rPr>
          <w:i/>
        </w:rPr>
        <w:t>iphasic</w:t>
      </w:r>
      <w:r w:rsidR="00EA184D">
        <w:t xml:space="preserve"> </w:t>
      </w:r>
      <w:r w:rsidR="00D153DC">
        <w:t>A</w:t>
      </w:r>
      <w:r>
        <w:t>nalysis</w:t>
      </w:r>
      <w:bookmarkEnd w:id="246"/>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247" w:name="_Toc397358329"/>
      <w:r>
        <w:t xml:space="preserve">Parameters for </w:t>
      </w:r>
      <w:r w:rsidR="00D153DC">
        <w:rPr>
          <w:i/>
        </w:rPr>
        <w:t>S</w:t>
      </w:r>
      <w:r w:rsidRPr="007D6F0D">
        <w:rPr>
          <w:i/>
        </w:rPr>
        <w:t>olute</w:t>
      </w:r>
      <w:r>
        <w:t xml:space="preserve"> </w:t>
      </w:r>
      <w:r w:rsidR="00D153DC">
        <w:t>A</w:t>
      </w:r>
      <w:r>
        <w:t>nalysis</w:t>
      </w:r>
      <w:bookmarkEnd w:id="247"/>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248" w:name="_Toc397358330"/>
      <w:r>
        <w:t xml:space="preserve">Parameters for </w:t>
      </w:r>
      <w:r w:rsidR="00D153DC">
        <w:rPr>
          <w:i/>
        </w:rPr>
        <w:t>H</w:t>
      </w:r>
      <w:r w:rsidRPr="007D6F0D">
        <w:rPr>
          <w:i/>
        </w:rPr>
        <w:t>eat</w:t>
      </w:r>
      <w:r>
        <w:t xml:space="preserve"> </w:t>
      </w:r>
      <w:r w:rsidR="00D153DC">
        <w:t>A</w:t>
      </w:r>
      <w:r>
        <w:t>nalysis</w:t>
      </w:r>
      <w:bookmarkEnd w:id="248"/>
    </w:p>
    <w:p w14:paraId="23C73C15" w14:textId="32299B72"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249" w:author="Gerard" w:date="2014-07-29T23:58:00Z">
        <w:r w:rsidR="001B13CD">
          <w:t>3.5.1</w:t>
        </w:r>
      </w:ins>
      <w:del w:id="250" w:author="Gerard" w:date="2014-07-29T23:58:00Z">
        <w:r w:rsidR="00976D6B" w:rsidDel="001B13CD">
          <w:delText>3.4.1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251" w:name="_Toc397358331"/>
      <w:r>
        <w:lastRenderedPageBreak/>
        <w:t>Globals Section</w:t>
      </w:r>
      <w:bookmarkEnd w:id="251"/>
    </w:p>
    <w:p w14:paraId="3EA28A47" w14:textId="013D3EDB" w:rsidR="0091444A" w:rsidRDefault="0091444A" w:rsidP="0091444A">
      <w:r>
        <w:t xml:space="preserve">The </w:t>
      </w:r>
      <w:r w:rsidRPr="008B6298">
        <w:rPr>
          <w:i/>
        </w:rPr>
        <w:t>Globals</w:t>
      </w:r>
      <w:r>
        <w:t xml:space="preserve"> section is used to define some global variables, such as global constants, solute data and solid bound molecule data.</w:t>
      </w:r>
    </w:p>
    <w:p w14:paraId="7C9FA480" w14:textId="77777777" w:rsidR="0091444A" w:rsidRDefault="0091444A" w:rsidP="0091444A">
      <w:pPr>
        <w:pStyle w:val="Heading3"/>
      </w:pPr>
      <w:bookmarkStart w:id="252" w:name="_Toc397358332"/>
      <w:r>
        <w:t>Constants</w:t>
      </w:r>
      <w:bookmarkEnd w:id="252"/>
    </w:p>
    <w:p w14:paraId="1376B31F" w14:textId="470DAD15" w:rsidR="0091444A" w:rsidRDefault="0091444A" w:rsidP="003F0FB9">
      <w:r>
        <w:t xml:space="preserve">Global constants currently include the universal gas constant </w:t>
      </w:r>
      <w:r w:rsidR="006C2049" w:rsidRPr="006C2049">
        <w:rPr>
          <w:position w:val="-4"/>
        </w:rPr>
        <w:object w:dxaOrig="240" w:dyaOrig="260" w14:anchorId="1AB4C431">
          <v:shape id="_x0000_i1029" type="#_x0000_t75" style="width:12pt;height:13pt" o:ole="">
            <v:imagedata r:id="rId37" o:title=""/>
          </v:shape>
          <o:OLEObject Type="Embed" ProgID="Equation.DSMT4" ShapeID="_x0000_i1029" DrawAspect="Content" ObjectID="_1471104292" r:id="rId38"/>
        </w:object>
      </w:r>
      <w:r w:rsidR="00EE7403" w:rsidRPr="008C20E4">
        <w:t xml:space="preserve"> [</w:t>
      </w:r>
      <w:r w:rsidR="00EE7403" w:rsidRPr="008C20E4">
        <w:rPr>
          <w:b/>
        </w:rPr>
        <w:t>F</w:t>
      </w:r>
      <w:r w:rsidR="00EE7403">
        <w:sym w:font="Symbol" w:char="F0D7"/>
      </w:r>
      <w:r w:rsidR="00EE7403" w:rsidRPr="008C20E4">
        <w:rPr>
          <w:b/>
        </w:rPr>
        <w:t>L</w:t>
      </w:r>
      <w:r w:rsidR="00EE7403">
        <w:t>/</w:t>
      </w:r>
      <w:r w:rsidR="00EE7403" w:rsidRPr="008C20E4">
        <w:rPr>
          <w:b/>
        </w:rPr>
        <w:t>n</w:t>
      </w:r>
      <w:r w:rsidR="00EE7403">
        <w:sym w:font="Symbol" w:char="F0D7"/>
      </w:r>
      <w:r w:rsidR="00EE7403" w:rsidRPr="008C20E4">
        <w:rPr>
          <w:b/>
        </w:rPr>
        <w:t>T</w:t>
      </w:r>
      <w:r w:rsidR="00EE7403" w:rsidRPr="008C20E4">
        <w:t>]</w:t>
      </w:r>
      <w:r>
        <w:t xml:space="preserve">, absolute temperature </w:t>
      </w:r>
      <w:r w:rsidR="006C2049" w:rsidRPr="006C2049">
        <w:rPr>
          <w:position w:val="-6"/>
        </w:rPr>
        <w:object w:dxaOrig="200" w:dyaOrig="279" w14:anchorId="603B8D93">
          <v:shape id="_x0000_i1030" type="#_x0000_t75" style="width:10pt;height:14pt" o:ole="">
            <v:imagedata r:id="rId39" o:title=""/>
          </v:shape>
          <o:OLEObject Type="Embed" ProgID="Equation.DSMT4" ShapeID="_x0000_i1030" DrawAspect="Content" ObjectID="_1471104293" r:id="rId40"/>
        </w:object>
      </w:r>
      <w:r w:rsidR="00EE7403" w:rsidRPr="008C20E4">
        <w:t xml:space="preserve"> [</w:t>
      </w:r>
      <w:r w:rsidR="00EE7403" w:rsidRPr="008C20E4">
        <w:rPr>
          <w:b/>
        </w:rPr>
        <w:t>T</w:t>
      </w:r>
      <w:r w:rsidR="00EE7403" w:rsidRPr="008C20E4">
        <w:t>]</w:t>
      </w:r>
      <w:r>
        <w:t xml:space="preserve">, and Faraday constant </w:t>
      </w:r>
      <w:r w:rsidR="006C2049" w:rsidRPr="006C2049">
        <w:rPr>
          <w:position w:val="-12"/>
        </w:rPr>
        <w:object w:dxaOrig="279" w:dyaOrig="360" w14:anchorId="5C3E01DE">
          <v:shape id="_x0000_i1031" type="#_x0000_t75" style="width:14pt;height:18pt" o:ole="">
            <v:imagedata r:id="rId41" o:title=""/>
          </v:shape>
          <o:OLEObject Type="Embed" ProgID="Equation.DSMT4" ShapeID="_x0000_i1031" DrawAspect="Content" ObjectID="_1471104294" r:id="rId42"/>
        </w:object>
      </w:r>
      <w:r w:rsidR="003F0FB9" w:rsidRPr="008C20E4">
        <w:t xml:space="preserve"> [</w:t>
      </w:r>
      <w:r w:rsidR="003F0FB9" w:rsidRPr="008C20E4">
        <w:rPr>
          <w:b/>
        </w:rPr>
        <w:t>Q</w:t>
      </w:r>
      <w:r w:rsidR="003F0FB9">
        <w:t>/</w:t>
      </w:r>
      <w:r w:rsidR="003F0FB9" w:rsidRPr="008C20E4">
        <w:rPr>
          <w:b/>
        </w:rPr>
        <w:t>n</w:t>
      </w:r>
      <w:r w:rsidR="003F0FB9" w:rsidRPr="008C20E4">
        <w:t>]</w: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253" w:name="_Ref188932792"/>
      <w:bookmarkStart w:id="254" w:name="_Toc397358333"/>
      <w:r>
        <w:t>Solutes</w:t>
      </w:r>
      <w:bookmarkEnd w:id="253"/>
      <w:bookmarkEnd w:id="254"/>
    </w:p>
    <w:p w14:paraId="4B52074E" w14:textId="45B75679"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006C2049" w:rsidRPr="006C2049">
        <w:rPr>
          <w:position w:val="-4"/>
        </w:rPr>
        <w:object w:dxaOrig="300" w:dyaOrig="300" w14:anchorId="033BCEEC">
          <v:shape id="_x0000_i1032" type="#_x0000_t75" style="width:15pt;height:15pt" o:ole="">
            <v:imagedata r:id="rId43" o:title=""/>
          </v:shape>
          <o:OLEObject Type="Embed" ProgID="Equation.DSMT4" ShapeID="_x0000_i1032" DrawAspect="Content" ObjectID="_1471104295" r:id="rId44"/>
        </w:object>
      </w:r>
      <w:r>
        <w:t xml:space="preserve">, molar mass </w:t>
      </w:r>
      <w:r w:rsidR="006C2049" w:rsidRPr="006C2049">
        <w:rPr>
          <w:position w:val="-4"/>
        </w:rPr>
        <w:object w:dxaOrig="420" w:dyaOrig="300" w14:anchorId="1C82A89B">
          <v:shape id="_x0000_i1033" type="#_x0000_t75" style="width:21pt;height:15pt" o:ole="">
            <v:imagedata r:id="rId45" o:title=""/>
          </v:shape>
          <o:OLEObject Type="Embed" ProgID="Equation.DSMT4" ShapeID="_x0000_i1033" DrawAspect="Content" ObjectID="_1471104296" r:id="rId46"/>
        </w:object>
      </w:r>
      <w:r>
        <w:t xml:space="preserve">, and density </w:t>
      </w:r>
      <w:r w:rsidR="006C2049" w:rsidRPr="006C2049">
        <w:rPr>
          <w:position w:val="-12"/>
        </w:rPr>
        <w:object w:dxaOrig="340" w:dyaOrig="380" w14:anchorId="75CCE845">
          <v:shape id="_x0000_i1034" type="#_x0000_t75" style="width:17pt;height:19pt" o:ole="">
            <v:imagedata r:id="rId47" o:title=""/>
          </v:shape>
          <o:OLEObject Type="Embed" ProgID="Equation.DSMT4" ShapeID="_x0000_i1034" DrawAspect="Content" ObjectID="_1471104297" r:id="rId48"/>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1B13CD">
        <w:t>4.5.2</w:t>
      </w:r>
      <w:r>
        <w:fldChar w:fldCharType="end"/>
      </w:r>
      <w:r>
        <w:t>), triphasic (Section </w:t>
      </w:r>
      <w:r>
        <w:fldChar w:fldCharType="begin"/>
      </w:r>
      <w:r>
        <w:instrText xml:space="preserve"> REF _Ref188932651 \r \h </w:instrText>
      </w:r>
      <w:r>
        <w:fldChar w:fldCharType="separate"/>
      </w:r>
      <w:r w:rsidR="001B13CD">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255" w:name="_Ref240797992"/>
      <w:bookmarkStart w:id="256" w:name="_Toc397358334"/>
      <w:r>
        <w:t>Solid-Bound Molecules</w:t>
      </w:r>
      <w:bookmarkEnd w:id="255"/>
      <w:bookmarkEnd w:id="256"/>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rsidR="001B13CD">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257" w:name="_Ref174185715"/>
      <w:bookmarkStart w:id="258" w:name="_Toc397358335"/>
      <w:r>
        <w:lastRenderedPageBreak/>
        <w:t>Material Section</w:t>
      </w:r>
      <w:bookmarkEnd w:id="257"/>
      <w:bookmarkEnd w:id="258"/>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1B13CD">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259" w:name="_Ref178490824"/>
      <w:bookmarkStart w:id="260" w:name="_Ref178491142"/>
      <w:bookmarkStart w:id="261" w:name="_Toc397358336"/>
      <w:r>
        <w:lastRenderedPageBreak/>
        <w:t>Geometry Section</w:t>
      </w:r>
      <w:bookmarkEnd w:id="259"/>
      <w:bookmarkEnd w:id="260"/>
      <w:bookmarkEnd w:id="261"/>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262" w:name="_Toc397358337"/>
      <w:r>
        <w:t>Nodes Section</w:t>
      </w:r>
      <w:bookmarkEnd w:id="262"/>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263" w:name="_Ref376432008"/>
      <w:bookmarkStart w:id="264" w:name="_Toc397358338"/>
      <w:r w:rsidRPr="00EF5020">
        <w:t>Elements</w:t>
      </w:r>
      <w:r>
        <w:t xml:space="preserve"> Section</w:t>
      </w:r>
      <w:bookmarkEnd w:id="263"/>
      <w:bookmarkEnd w:id="264"/>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C71634B" w14:textId="25A11441" w:rsidR="006A0BC1" w:rsidRDefault="006A0BC1" w:rsidP="006A0BC1">
      <w:r>
        <w:t xml:space="preserve">FEBio classifies elements in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265" w:name="_Toc350354842"/>
      <w:bookmarkStart w:id="266" w:name="_Toc350439800"/>
      <w:bookmarkStart w:id="267" w:name="_Toc352596206"/>
      <w:bookmarkStart w:id="268" w:name="_Toc363724979"/>
      <w:bookmarkStart w:id="269" w:name="_Toc397358339"/>
      <w:bookmarkEnd w:id="265"/>
      <w:bookmarkEnd w:id="266"/>
      <w:bookmarkEnd w:id="267"/>
      <w:bookmarkEnd w:id="268"/>
      <w:r>
        <w:t>Solid Elements</w:t>
      </w:r>
      <w:bookmarkEnd w:id="269"/>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A845A4" w:rsidRDefault="00A845A4"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A845A4" w:rsidRDefault="00A845A4"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A845A4" w:rsidRDefault="00A845A4"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A845A4" w:rsidRDefault="00A845A4"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A845A4" w:rsidRDefault="00A845A4"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A845A4" w:rsidRDefault="00A845A4"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A845A4" w:rsidRDefault="00A845A4"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A845A4" w:rsidRDefault="00A845A4"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A845A4" w:rsidRDefault="00A845A4"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A845A4" w:rsidRDefault="00A845A4"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A845A4" w:rsidRDefault="00A845A4"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A845A4" w:rsidRDefault="00A845A4"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A845A4" w:rsidRDefault="00A845A4"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A845A4" w:rsidRDefault="00A845A4"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A845A4" w:rsidRDefault="00A845A4"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A845A4" w:rsidRDefault="00A845A4"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A845A4" w:rsidRDefault="00A845A4"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A845A4" w:rsidRDefault="00A845A4"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A845A4" w:rsidRDefault="00A845A4"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A845A4" w:rsidRDefault="00A845A4"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A845A4" w:rsidRDefault="00A845A4"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A845A4" w:rsidRDefault="00A845A4"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A845A4" w:rsidRDefault="00A845A4"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A845A4" w:rsidRDefault="00A845A4"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A845A4" w:rsidRDefault="00A845A4"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A845A4" w:rsidRDefault="00A845A4"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A845A4" w:rsidRDefault="00A845A4"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A845A4" w:rsidRDefault="00A845A4"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A845A4" w:rsidRDefault="00A845A4"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A845A4" w:rsidRDefault="00A845A4"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A845A4" w:rsidRDefault="00A845A4"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A845A4" w:rsidRDefault="00A845A4"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A845A4" w:rsidRDefault="00A845A4"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A845A4" w:rsidRDefault="00A845A4"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A845A4" w:rsidRDefault="00A845A4"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A845A4" w:rsidRDefault="00A845A4"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A845A4" w:rsidRDefault="00A845A4"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A845A4" w:rsidRDefault="00A845A4"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A845A4" w:rsidRDefault="00A845A4"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A845A4" w:rsidRDefault="00A845A4"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A845A4" w:rsidRDefault="00A845A4"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A845A4" w:rsidRDefault="00A845A4"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1B13CD">
          <w:rPr>
            <w:noProof/>
          </w:rPr>
          <w:t>3</w:t>
        </w:r>
      </w:fldSimple>
      <w:r w:rsidRPr="00DF40FE">
        <w:noBreakHyphen/>
      </w:r>
      <w:fldSimple w:instr=" SEQ Figure \* ARABIC \s 1 ">
        <w:r w:rsidR="001B13CD">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270" w:name="_Toc397358340"/>
      <w:r>
        <w:t>Shell Elements</w:t>
      </w:r>
      <w:bookmarkEnd w:id="270"/>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A845A4" w:rsidRDefault="00A845A4"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A845A4" w:rsidRDefault="00A845A4"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A845A4" w:rsidRDefault="00A845A4"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A845A4" w:rsidRDefault="00A845A4"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A845A4" w:rsidRDefault="00A845A4"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A845A4" w:rsidRDefault="00A845A4"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A845A4" w:rsidRDefault="00A845A4"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A845A4" w:rsidRDefault="00A845A4"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A845A4" w:rsidRDefault="00A845A4"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A845A4" w:rsidRDefault="00A845A4"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A845A4" w:rsidRDefault="00A845A4"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A845A4" w:rsidRDefault="00A845A4"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A845A4" w:rsidRDefault="00A845A4"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A845A4" w:rsidRDefault="00A845A4"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1B13CD">
          <w:rPr>
            <w:noProof/>
          </w:rPr>
          <w:t>3</w:t>
        </w:r>
      </w:fldSimple>
      <w:r w:rsidRPr="006768E0">
        <w:noBreakHyphen/>
      </w:r>
      <w:fldSimple w:instr=" SEQ Figure \* ARABIC \s 1 ">
        <w:r w:rsidR="001B13CD">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271" w:name="_Ref376174920"/>
      <w:bookmarkStart w:id="272" w:name="_Toc397358341"/>
      <w:r w:rsidRPr="007A75DE">
        <w:lastRenderedPageBreak/>
        <w:t>Surface Elements</w:t>
      </w:r>
      <w:bookmarkEnd w:id="271"/>
      <w:bookmarkEnd w:id="272"/>
    </w:p>
    <w:p w14:paraId="4E6749A4" w14:textId="7EC03FDC" w:rsidR="006A0BC1" w:rsidRDefault="006A0BC1" w:rsidP="006A0BC1">
      <w:r>
        <w:t>In many cases the surface of some geometry (or part of it) is required. For example, pressure forces are applied to the surface. For this reason surface elements have to be defined. T</w:t>
      </w:r>
      <w:r w:rsidR="00884C42">
        <w:t>he following</w:t>
      </w:r>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pPr>
      <w:r>
        <w:rPr>
          <w:i/>
        </w:rPr>
        <w:t>quad4</w:t>
      </w:r>
      <w:r>
        <w:t>: 4-node quadrilateral element</w:t>
      </w:r>
    </w:p>
    <w:p w14:paraId="2BF6AEA1" w14:textId="5FDC3215" w:rsidR="00884C42" w:rsidRDefault="00884C42" w:rsidP="006A0BC1">
      <w:pPr>
        <w:numPr>
          <w:ilvl w:val="0"/>
          <w:numId w:val="13"/>
        </w:numPr>
      </w:pPr>
      <w:r>
        <w:rPr>
          <w:i/>
        </w:rPr>
        <w:t>quad8</w:t>
      </w:r>
      <w:r w:rsidRPr="00C72BAD">
        <w:t>:</w:t>
      </w:r>
      <w:r>
        <w:t xml:space="preserve"> 8-node serendipity quadrilater element</w:t>
      </w:r>
    </w:p>
    <w:p w14:paraId="1945DD69" w14:textId="77777777" w:rsidR="006A0BC1" w:rsidRDefault="006A0BC1" w:rsidP="006A0BC1">
      <w:pPr>
        <w:numPr>
          <w:ilvl w:val="0"/>
          <w:numId w:val="13"/>
        </w:numPr>
      </w:pPr>
      <w:r>
        <w:rPr>
          <w:i/>
        </w:rPr>
        <w:t>tri3</w:t>
      </w:r>
      <w:r w:rsidRPr="007A75DE">
        <w:t>:</w:t>
      </w:r>
      <w:r>
        <w:t xml:space="preserve"> 3-node triangular element</w:t>
      </w:r>
    </w:p>
    <w:p w14:paraId="6287AC9E" w14:textId="42A41642" w:rsidR="00884C42" w:rsidRDefault="00884C42" w:rsidP="006A0BC1">
      <w:pPr>
        <w:numPr>
          <w:ilvl w:val="0"/>
          <w:numId w:val="13"/>
        </w:numPr>
      </w:pPr>
      <w:r>
        <w:rPr>
          <w:i/>
        </w:rPr>
        <w:t>tri6</w:t>
      </w:r>
      <w:r w:rsidRPr="008C20E4">
        <w:t>:</w:t>
      </w:r>
      <w:r>
        <w:t xml:space="preserve"> 6-node quadratic triangular element</w:t>
      </w:r>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273" w:name="_Ref230518438"/>
      <w:bookmarkStart w:id="274" w:name="_Toc397358342"/>
      <w:r>
        <w:t>Element</w:t>
      </w:r>
      <w:r w:rsidR="00D153DC">
        <w:t xml:space="preserve"> </w:t>
      </w:r>
      <w:r>
        <w:t>Data Section</w:t>
      </w:r>
      <w:bookmarkEnd w:id="273"/>
      <w:bookmarkEnd w:id="274"/>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1B13CD">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305EE8A6"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 w14:paraId="5760EC2F" w14:textId="458E94C2" w:rsidR="00AE6184" w:rsidRDefault="00AE6184" w:rsidP="008C20E4">
      <w:pPr>
        <w:pStyle w:val="Heading3"/>
      </w:pPr>
      <w:bookmarkStart w:id="275" w:name="_Ref376175517"/>
      <w:bookmarkStart w:id="276" w:name="_Toc397358343"/>
      <w:r>
        <w:t>Surface Section</w:t>
      </w:r>
      <w:bookmarkEnd w:id="275"/>
      <w:bookmarkEnd w:id="276"/>
    </w:p>
    <w:p w14:paraId="3E1BA4D0" w14:textId="65EE2763" w:rsidR="00AE6184" w:rsidRDefault="00AE6184">
      <w:r>
        <w:t xml:space="preserve">The </w:t>
      </w:r>
      <w:r>
        <w:rPr>
          <w:i/>
        </w:rPr>
        <w:t xml:space="preserve">Surface </w:t>
      </w:r>
      <w:r>
        <w:t xml:space="preserve">section allows users to define surfaces. These surfaces can then later be used to define the boundary conditions and contact definitions. A surface definition is followed by a list of surface elements, following the format described in section </w:t>
      </w:r>
      <w:r>
        <w:fldChar w:fldCharType="begin"/>
      </w:r>
      <w:r>
        <w:instrText xml:space="preserve"> REF _Ref376174920 \r \h </w:instrText>
      </w:r>
      <w:r>
        <w:fldChar w:fldCharType="separate"/>
      </w:r>
      <w:ins w:id="277" w:author="Gerard" w:date="2014-07-29T23:58:00Z">
        <w:r w:rsidR="001B13CD">
          <w:t xml:space="preserve">3.8.2.3. </w:t>
        </w:r>
      </w:ins>
      <w:del w:id="278" w:author="Gerard" w:date="2014-06-20T17:32:00Z">
        <w:r w:rsidR="00873D59" w:rsidDel="00976D6B">
          <w:delText xml:space="preserve">3.6.2.3. </w:delText>
        </w:r>
      </w:del>
      <w:r>
        <w:fldChar w:fldCharType="end"/>
      </w:r>
      <w:r>
        <w:t>.</w:t>
      </w:r>
    </w:p>
    <w:p w14:paraId="7C69F76C" w14:textId="77777777" w:rsidR="00AE6184" w:rsidRDefault="00AE6184"/>
    <w:p w14:paraId="18520E2B" w14:textId="7DC48CEE" w:rsidR="00AE6184" w:rsidRDefault="00AE6184" w:rsidP="00AE6184">
      <w:pPr>
        <w:pStyle w:val="code"/>
      </w:pPr>
      <w:r>
        <w:t>&lt;Surface name="named_surface"&gt;</w:t>
      </w:r>
    </w:p>
    <w:p w14:paraId="785F7A00" w14:textId="32C99888" w:rsidR="00AE6184" w:rsidRDefault="00AE6184" w:rsidP="00AE6184">
      <w:pPr>
        <w:pStyle w:val="code"/>
      </w:pPr>
      <w:r>
        <w:tab/>
        <w:t>&lt;quad4 id="1"&gt;1,2,3,4&lt;/quad4&gt;</w:t>
      </w:r>
    </w:p>
    <w:p w14:paraId="1EF65660" w14:textId="6C78EE70" w:rsidR="00AE6184" w:rsidRPr="0097532C" w:rsidRDefault="00AE6184" w:rsidP="00AE6184">
      <w:r w:rsidRPr="0097532C">
        <w:tab/>
      </w:r>
      <w:r>
        <w:rPr>
          <w:rFonts w:ascii="Courier New" w:hAnsi="Courier New"/>
          <w:sz w:val="22"/>
        </w:rPr>
        <w:t>&lt;...&gt;</w:t>
      </w:r>
    </w:p>
    <w:p w14:paraId="6B5C50AD" w14:textId="00E57C9E" w:rsidR="00AE6184" w:rsidRDefault="00AE6184" w:rsidP="00AE6184">
      <w:pPr>
        <w:pStyle w:val="code"/>
      </w:pPr>
      <w:r>
        <w:t>&lt;/Surface&gt;</w:t>
      </w:r>
    </w:p>
    <w:p w14:paraId="3E8A31FC" w14:textId="77777777" w:rsidR="00AE6184" w:rsidRDefault="00AE6184" w:rsidP="00C72BAD"/>
    <w:p w14:paraId="0845F11C" w14:textId="3944D9E1" w:rsidR="00AE6184" w:rsidRDefault="00AE6184" w:rsidP="00BB02DD">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p>
    <w:p w14:paraId="3C34AAA1" w14:textId="77777777" w:rsidR="00661C81" w:rsidRDefault="00661C81" w:rsidP="00BB02DD"/>
    <w:p w14:paraId="4B82C29F" w14:textId="2CE0968C" w:rsidR="00661C81" w:rsidRDefault="00661C81" w:rsidP="00661C81">
      <w:pPr>
        <w:pStyle w:val="Heading3"/>
      </w:pPr>
      <w:bookmarkStart w:id="279" w:name="_Ref378149880"/>
      <w:bookmarkStart w:id="280" w:name="_Toc397358344"/>
      <w:r>
        <w:t>NodeSet Section</w:t>
      </w:r>
      <w:bookmarkEnd w:id="279"/>
      <w:bookmarkEnd w:id="280"/>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281" w:name="_Toc397358345"/>
      <w:r>
        <w:lastRenderedPageBreak/>
        <w:t>Initial Section</w:t>
      </w:r>
      <w:bookmarkEnd w:id="281"/>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282" w:name="_Toc397358346"/>
      <w:r>
        <w:t>Initial Nodal Velocities</w:t>
      </w:r>
      <w:bookmarkEnd w:id="282"/>
    </w:p>
    <w:p w14:paraId="41AF895B" w14:textId="441004FE"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283" w:author="Gerard" w:date="2014-07-29T23:58:00Z">
        <w:r w:rsidR="001B13CD">
          <w:t>3.5.1</w:t>
        </w:r>
      </w:ins>
      <w:del w:id="284" w:author="Gerard" w:date="2014-07-29T23:58:00Z">
        <w:r w:rsidR="00976D6B" w:rsidDel="001B13CD">
          <w:delText>3.4.1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285" w:name="_Toc397358347"/>
      <w:r>
        <w:t>Initial Nodal Effective Fluid Pressure</w:t>
      </w:r>
      <w:bookmarkEnd w:id="285"/>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286" w:name="_Toc397358348"/>
      <w:r>
        <w:t>Initial Nodal Effective Concentration</w:t>
      </w:r>
      <w:bookmarkEnd w:id="286"/>
    </w:p>
    <w:p w14:paraId="7C26B253" w14:textId="4F48B7DA"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287" w:author="Gerard" w:date="2014-07-29T23:58:00Z">
        <w:r w:rsidR="001B13CD">
          <w:t>3.6.2</w:t>
        </w:r>
      </w:ins>
      <w:del w:id="288" w:author="Gerard" w:date="2014-07-29T23:58:00Z">
        <w:r w:rsidR="00976D6B" w:rsidDel="001B13CD">
          <w:delText>3.5.2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289" w:name="_Ref172095122"/>
      <w:bookmarkStart w:id="290" w:name="_Toc397358349"/>
      <w:r>
        <w:lastRenderedPageBreak/>
        <w:t>Boundary Section</w:t>
      </w:r>
      <w:bookmarkEnd w:id="289"/>
      <w:bookmarkEnd w:id="290"/>
    </w:p>
    <w:p w14:paraId="72C5517E" w14:textId="6D42E9ED" w:rsidR="006A0BC1" w:rsidRDefault="006A0BC1" w:rsidP="006A0BC1">
      <w:r>
        <w:t xml:space="preserve">The </w:t>
      </w:r>
      <w:r>
        <w:rPr>
          <w:i/>
        </w:rPr>
        <w:t>Boundary</w:t>
      </w:r>
      <w:r>
        <w:t xml:space="preserve"> section defines all </w:t>
      </w:r>
      <w:r w:rsidR="0098023B">
        <w:t>fixed</w:t>
      </w:r>
      <w:r w:rsidR="00C80F4A">
        <w:t xml:space="preserve"> and</w:t>
      </w:r>
      <w:r w:rsidR="0098023B">
        <w:t xml:space="preserve"> prescribed </w:t>
      </w:r>
      <w:r w:rsidR="00C80F4A">
        <w:t xml:space="preserve">boundary conditions </w:t>
      </w:r>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291" w:name="_Ref172095051"/>
      <w:bookmarkStart w:id="292" w:name="_Toc397358350"/>
      <w:r>
        <w:t>Prescribed Nodal Degrees of Freedom</w:t>
      </w:r>
      <w:bookmarkEnd w:id="291"/>
      <w:bookmarkEnd w:id="292"/>
    </w:p>
    <w:p w14:paraId="16E2CAE1" w14:textId="5055D971" w:rsidR="006A0BC1" w:rsidRDefault="006A0BC1" w:rsidP="006A0BC1">
      <w:r>
        <w:t xml:space="preserve">Nodal degrees of freedom (dof) can be prescribed using the </w:t>
      </w:r>
      <w:r>
        <w:rPr>
          <w:i/>
        </w:rPr>
        <w:t>prescribe</w:t>
      </w:r>
      <w:r>
        <w:t xml:space="preserve"> sub-element.</w:t>
      </w:r>
      <w:r w:rsidR="00C80F4A">
        <w:t xml:space="preserve"> This element has two required attributes (</w:t>
      </w:r>
      <w:r w:rsidR="00C80F4A" w:rsidRPr="008C20E4">
        <w:rPr>
          <w:i/>
        </w:rPr>
        <w:t>bc</w:t>
      </w:r>
      <w:r w:rsidR="00C80F4A">
        <w:t xml:space="preserve"> and </w:t>
      </w:r>
      <w:r w:rsidR="00C80F4A" w:rsidRPr="008C20E4">
        <w:rPr>
          <w:i/>
        </w:rPr>
        <w:t>lc</w:t>
      </w:r>
      <w:r w:rsidR="00C80F4A">
        <w:t>) and one optional attribute (</w:t>
      </w:r>
      <w:r w:rsidR="00C80F4A">
        <w:rPr>
          <w:i/>
        </w:rPr>
        <w:t>relative</w:t>
      </w:r>
      <w:r w:rsidR="00C80F4A">
        <w:t xml:space="preserve">). </w:t>
      </w:r>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r w:rsidR="00C80F4A">
        <w:t xml:space="preserve">bc="x" lc="1" </w:t>
      </w:r>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08A123B6" w:rsidR="006A0BC1" w:rsidRPr="008C6399" w:rsidRDefault="006A0BC1" w:rsidP="006A0BC1">
      <w:pPr>
        <w:pStyle w:val="code"/>
      </w:pPr>
      <w:r>
        <w:tab/>
      </w:r>
      <w:r w:rsidRPr="008C6399">
        <w:t>&lt;node id=</w:t>
      </w:r>
      <w:r w:rsidR="00C65327" w:rsidRPr="00744FD9">
        <w:t>"</w:t>
      </w:r>
      <w:r w:rsidRPr="008C6399">
        <w:t>n</w:t>
      </w:r>
      <w:r w:rsidR="00C65327" w:rsidRPr="008C6399">
        <w:t>"</w:t>
      </w:r>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pPr>
    </w:p>
    <w:p w14:paraId="6EE2AFDB" w14:textId="614B4139" w:rsidR="00C80F4A" w:rsidRDefault="00C80F4A" w:rsidP="00C80F4A">
      <w:r>
        <w:t xml:space="preserve">The </w:t>
      </w:r>
      <w:r>
        <w:rPr>
          <w:i/>
        </w:rPr>
        <w:t>bc</w:t>
      </w:r>
      <w:r>
        <w:t xml:space="preserve"> attribute specifies the particular degree of freedom. The following values are allowed:</w:t>
      </w:r>
    </w:p>
    <w:p w14:paraId="09815CF9" w14:textId="77777777" w:rsidR="00C80F4A" w:rsidRDefault="00C80F4A" w:rsidP="00C80F4A"/>
    <w:p w14:paraId="42D86C09" w14:textId="77777777" w:rsidR="00C80F4A" w:rsidRDefault="00C80F4A" w:rsidP="00C80F4A">
      <w:pPr>
        <w:tabs>
          <w:tab w:val="num" w:pos="720"/>
        </w:tabs>
        <w:ind w:left="720" w:hanging="360"/>
      </w:pPr>
      <w:r w:rsidRPr="00B27FE9">
        <w:rPr>
          <w:rStyle w:val="codeChar"/>
        </w:rPr>
        <w:t>x</w:t>
      </w:r>
      <w:r>
        <w:t xml:space="preserve">: apply displacement in </w:t>
      </w:r>
      <w:r>
        <w:rPr>
          <w:i/>
        </w:rPr>
        <w:t>x</w:t>
      </w:r>
      <w:r>
        <w:t>-direction</w:t>
      </w:r>
    </w:p>
    <w:p w14:paraId="03B57C3A" w14:textId="77777777" w:rsidR="00C80F4A" w:rsidRDefault="00C80F4A" w:rsidP="00C80F4A">
      <w:pPr>
        <w:tabs>
          <w:tab w:val="num" w:pos="720"/>
        </w:tabs>
        <w:ind w:left="720" w:hanging="360"/>
      </w:pPr>
      <w:r w:rsidRPr="00B27FE9">
        <w:rPr>
          <w:rStyle w:val="codeChar"/>
        </w:rPr>
        <w:t>y</w:t>
      </w:r>
      <w:r w:rsidRPr="0015798D">
        <w:t>:</w:t>
      </w:r>
      <w:r>
        <w:t xml:space="preserve"> apply displacement in </w:t>
      </w:r>
      <w:r>
        <w:rPr>
          <w:i/>
        </w:rPr>
        <w:t>y</w:t>
      </w:r>
      <w:r>
        <w:t>-direction</w:t>
      </w:r>
    </w:p>
    <w:p w14:paraId="646B6036" w14:textId="77777777" w:rsidR="00C80F4A" w:rsidRDefault="00C80F4A" w:rsidP="00C80F4A">
      <w:pPr>
        <w:tabs>
          <w:tab w:val="num" w:pos="720"/>
        </w:tabs>
        <w:ind w:left="720" w:hanging="360"/>
      </w:pPr>
      <w:r w:rsidRPr="00B27FE9">
        <w:rPr>
          <w:rStyle w:val="codeChar"/>
        </w:rPr>
        <w:t>z</w:t>
      </w:r>
      <w:r w:rsidRPr="0015798D">
        <w:t>:</w:t>
      </w:r>
      <w:r>
        <w:t xml:space="preserve"> apply displacement in </w:t>
      </w:r>
      <w:r>
        <w:rPr>
          <w:i/>
        </w:rPr>
        <w:t>z</w:t>
      </w:r>
      <w:r>
        <w:t>-direction</w:t>
      </w:r>
    </w:p>
    <w:p w14:paraId="6D0B36C5" w14:textId="28001338" w:rsidR="00C80F4A" w:rsidRDefault="00C80F4A" w:rsidP="00C80F4A">
      <w:pPr>
        <w:tabs>
          <w:tab w:val="num" w:pos="720"/>
        </w:tabs>
        <w:ind w:left="720" w:hanging="360"/>
      </w:pPr>
      <w:r>
        <w:rPr>
          <w:rStyle w:val="codeChar"/>
        </w:rPr>
        <w:t>u</w:t>
      </w:r>
      <w:r w:rsidRPr="0015798D">
        <w:t>:</w:t>
      </w:r>
      <w:r>
        <w:t xml:space="preserve"> apply rotation about x-direction</w:t>
      </w:r>
    </w:p>
    <w:p w14:paraId="25EE1380" w14:textId="513534F0" w:rsidR="00C80F4A" w:rsidRDefault="00C80F4A" w:rsidP="00602A42">
      <w:pPr>
        <w:tabs>
          <w:tab w:val="num" w:pos="720"/>
        </w:tabs>
        <w:ind w:left="720" w:hanging="360"/>
      </w:pPr>
      <w:r>
        <w:rPr>
          <w:rStyle w:val="codeChar"/>
        </w:rPr>
        <w:t>v</w:t>
      </w:r>
      <w:r w:rsidRPr="0015798D">
        <w:t>:</w:t>
      </w:r>
      <w:r>
        <w:t xml:space="preserve"> apply rotation about y-direction</w:t>
      </w:r>
    </w:p>
    <w:p w14:paraId="013CCC55" w14:textId="3614221C" w:rsidR="00C80F4A" w:rsidRDefault="00C80F4A" w:rsidP="00C80F4A">
      <w:pPr>
        <w:tabs>
          <w:tab w:val="num" w:pos="720"/>
        </w:tabs>
        <w:ind w:left="720" w:hanging="360"/>
      </w:pPr>
      <w:r>
        <w:rPr>
          <w:rStyle w:val="codeChar"/>
        </w:rPr>
        <w:t>w</w:t>
      </w:r>
      <w:r w:rsidRPr="0015798D">
        <w:t>:</w:t>
      </w:r>
      <w:r>
        <w:t xml:space="preserve"> apply rotation about </w:t>
      </w:r>
      <w:r>
        <w:rPr>
          <w:i/>
        </w:rPr>
        <w:t>z</w:t>
      </w:r>
      <w:r>
        <w:t>-direction</w:t>
      </w:r>
    </w:p>
    <w:p w14:paraId="0656D8BA" w14:textId="77777777" w:rsidR="00C80F4A" w:rsidRDefault="00C80F4A" w:rsidP="00C80F4A">
      <w:pPr>
        <w:tabs>
          <w:tab w:val="num" w:pos="720"/>
        </w:tabs>
        <w:ind w:left="720" w:hanging="360"/>
      </w:pPr>
      <w:r w:rsidRPr="00B27FE9">
        <w:rPr>
          <w:rStyle w:val="codeChar"/>
        </w:rPr>
        <w:t>p</w:t>
      </w:r>
      <w:r w:rsidRPr="00DC08E2">
        <w:t>:</w:t>
      </w:r>
      <w:r>
        <w:t xml:space="preserve"> apply prescribed effective fluid pressure</w:t>
      </w:r>
    </w:p>
    <w:p w14:paraId="2DAC56BD" w14:textId="4788597E" w:rsidR="00C80F4A" w:rsidRDefault="00C80F4A" w:rsidP="00C80F4A">
      <w:pPr>
        <w:tabs>
          <w:tab w:val="num" w:pos="720"/>
        </w:tabs>
        <w:ind w:left="720" w:hanging="360"/>
      </w:pPr>
      <w:r>
        <w:rPr>
          <w:rStyle w:val="codeChar"/>
        </w:rPr>
        <w:t>t</w:t>
      </w:r>
      <w:r w:rsidRPr="00DC08E2">
        <w:t>:</w:t>
      </w:r>
      <w:r>
        <w:t xml:space="preserve"> apply prescribed temperature (heat transfer analysis)</w:t>
      </w:r>
    </w:p>
    <w:p w14:paraId="54DDFF87" w14:textId="30B81894" w:rsidR="00C80F4A" w:rsidRDefault="00C80F4A" w:rsidP="00C80F4A">
      <w:pPr>
        <w:tabs>
          <w:tab w:val="num" w:pos="720"/>
        </w:tabs>
        <w:ind w:left="720" w:hanging="360"/>
      </w:pPr>
      <w:r>
        <w:rPr>
          <w:rStyle w:val="codeChar"/>
        </w:rPr>
        <w:t>c</w:t>
      </w:r>
      <w:r w:rsidRPr="00DC08E2">
        <w:t>:</w:t>
      </w:r>
      <w:r>
        <w:t xml:space="preserve"> apply prescribed effective solute concentration (biphasic analysis)</w:t>
      </w:r>
    </w:p>
    <w:p w14:paraId="4CC51AA1" w14:textId="21EBA5BC" w:rsidR="00C80F4A" w:rsidRDefault="00C80F4A" w:rsidP="00C80F4A">
      <w:pPr>
        <w:tabs>
          <w:tab w:val="num" w:pos="720"/>
        </w:tabs>
        <w:ind w:left="720" w:hanging="360"/>
      </w:pPr>
      <w:r w:rsidRPr="00B27FE9">
        <w:rPr>
          <w:rStyle w:val="codeChar"/>
        </w:rPr>
        <w:t>c</w:t>
      </w:r>
      <w:r>
        <w:rPr>
          <w:rStyle w:val="codeChar"/>
        </w:rPr>
        <w:t>[</w:t>
      </w:r>
      <w:r w:rsidRPr="00C849CE">
        <w:rPr>
          <w:rStyle w:val="codeChar"/>
          <w:i/>
        </w:rPr>
        <w:t>n</w:t>
      </w:r>
      <w:r w:rsidRPr="008C20E4">
        <w:rPr>
          <w:rStyle w:val="codeChar"/>
        </w:rPr>
        <w:t>]</w:t>
      </w:r>
      <w:r w:rsidRPr="00DC08E2">
        <w:t>:</w:t>
      </w:r>
      <w:r>
        <w:t xml:space="preserve"> apply prescribed effective solute concentration on solute </w:t>
      </w:r>
      <w:r w:rsidRPr="00747BBA">
        <w:rPr>
          <w:rStyle w:val="codeChar"/>
          <w:i/>
        </w:rPr>
        <w:t>n</w:t>
      </w:r>
    </w:p>
    <w:p w14:paraId="409B8222" w14:textId="43F7D54D" w:rsidR="00C80F4A" w:rsidRDefault="00C80F4A" w:rsidP="00C80F4A">
      <w:pPr>
        <w:tabs>
          <w:tab w:val="num" w:pos="720"/>
        </w:tabs>
        <w:ind w:left="720" w:hanging="360"/>
      </w:pPr>
    </w:p>
    <w:p w14:paraId="28DC1E8E" w14:textId="77777777" w:rsidR="00C80F4A" w:rsidRDefault="00C80F4A" w:rsidP="00C80F4A">
      <w:pPr>
        <w:tabs>
          <w:tab w:val="num" w:pos="720"/>
        </w:tabs>
        <w:ind w:left="720" w:hanging="360"/>
      </w:pPr>
    </w:p>
    <w:p w14:paraId="6841E66D" w14:textId="1E3FD55E" w:rsidR="00C80F4A" w:rsidRDefault="00C80F4A" w:rsidP="00C80F4A">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r>
        <w:fldChar w:fldCharType="separate"/>
      </w:r>
      <w:ins w:id="293" w:author="Gerard" w:date="2014-07-29T23:58:00Z">
        <w:r w:rsidR="001B13CD">
          <w:t>3.6.2</w:t>
        </w:r>
      </w:ins>
      <w:del w:id="294" w:author="Gerard" w:date="2014-07-29T23:58:00Z">
        <w:r w:rsidR="00976D6B" w:rsidDel="001B13CD">
          <w:delText>3.5.2</w:delText>
        </w:r>
      </w:del>
      <w:r>
        <w:fldChar w:fldCharType="end"/>
      </w:r>
      <w:r>
        <w:t>); for example, “</w:t>
      </w:r>
      <w:r w:rsidRPr="00B27FE9">
        <w:rPr>
          <w:rStyle w:val="codeChar"/>
        </w:rPr>
        <w:t>c</w:t>
      </w:r>
      <w:r>
        <w:rPr>
          <w:rStyle w:val="codeChar"/>
        </w:rPr>
        <w:t>2</w:t>
      </w:r>
      <w:r w:rsidRPr="00C849CE">
        <w:t>”</w:t>
      </w:r>
      <w:r>
        <w:t xml:space="preserve">. </w:t>
      </w:r>
    </w:p>
    <w:p w14:paraId="67DB30BC" w14:textId="77777777" w:rsidR="00C80F4A" w:rsidRDefault="00C80F4A" w:rsidP="00C80F4A"/>
    <w:p w14:paraId="1F8CFD03" w14:textId="43228F16" w:rsidR="00C80F4A" w:rsidRDefault="00C80F4A" w:rsidP="00C80F4A">
      <w:r>
        <w:t xml:space="preserve">The loadcurve is specified with the </w:t>
      </w:r>
      <w:r>
        <w:rPr>
          <w:i/>
        </w:rPr>
        <w:t>lc</w:t>
      </w:r>
      <w:r>
        <w:t xml:space="preserve"> attribute. The value of the </w:t>
      </w:r>
      <w:r w:rsidRPr="00146F8D">
        <w:rPr>
          <w:i/>
        </w:rPr>
        <w:t>lc</w:t>
      </w:r>
      <w:r>
        <w:t xml:space="preserve"> attribute is the ID of the loadcurve that is defined in the </w:t>
      </w:r>
      <w:r w:rsidRPr="00146F8D">
        <w:rPr>
          <w:i/>
        </w:rPr>
        <w:t>LoadData</w:t>
      </w:r>
      <w:r>
        <w:t xml:space="preserve"> section of the input file.</w:t>
      </w:r>
    </w:p>
    <w:p w14:paraId="3E9ED874" w14:textId="77777777" w:rsidR="00C80F4A" w:rsidRDefault="00C80F4A" w:rsidP="006A0BC1">
      <w:pPr>
        <w:pStyle w:val="code"/>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78101D77" w14:textId="3D607608" w:rsidR="006A0BC1" w:rsidRDefault="001966F9" w:rsidP="006A0BC1">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r>
        <w:t xml:space="preserve"> </w:t>
      </w:r>
      <w:r w:rsidR="006A0BC1">
        <w:t xml:space="preserve">The value of the </w:t>
      </w:r>
      <w:r w:rsidR="006A0BC1">
        <w:rPr>
          <w:i/>
        </w:rPr>
        <w:t xml:space="preserve">node </w:t>
      </w:r>
      <w:r w:rsidR="006A0BC1">
        <w:t>element (e.g. 2.3 in the example above) is the value for the prescribed displacement. Note that 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ins w:id="295" w:author="Gerard" w:date="2014-07-29T23:58:00Z">
        <w:r w:rsidR="001B13CD">
          <w:t>3.8.5</w:t>
        </w:r>
      </w:ins>
      <w:del w:id="296" w:author="Gerard" w:date="2014-07-29T23:58:00Z">
        <w:r w:rsidR="00976D6B" w:rsidDel="001B13CD">
          <w:delText>3.7.5</w:delText>
        </w:r>
      </w:del>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297" w:name="_Toc397358351"/>
      <w:r>
        <w:t>Fixed Nodal Degrees of Freedom</w:t>
      </w:r>
      <w:bookmarkEnd w:id="297"/>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r w:rsidR="00C80F4A">
        <w:t xml:space="preserve"> bc="x"</w:t>
      </w:r>
      <w:r w:rsidR="00A37014">
        <w:t xml:space="preserve"> [set="</w:t>
      </w:r>
      <w:r w:rsidR="00A37014" w:rsidRPr="00A37014">
        <w:rPr>
          <w:i/>
        </w:rPr>
        <w:t>nodeset</w:t>
      </w:r>
      <w:r w:rsidR="00A37014">
        <w:t>"]</w:t>
      </w:r>
      <w:r w:rsidRPr="00B92C1F">
        <w:t>&gt;</w:t>
      </w:r>
    </w:p>
    <w:p w14:paraId="60CF4C7B" w14:textId="6290B90D" w:rsidR="006A0BC1" w:rsidRPr="00C52231" w:rsidRDefault="006A0BC1" w:rsidP="006A0BC1">
      <w:pPr>
        <w:pStyle w:val="code"/>
      </w:pPr>
      <w:r w:rsidRPr="00B92C1F">
        <w:tab/>
      </w:r>
      <w:r w:rsidRPr="00C52231">
        <w:t>&lt;node id=</w:t>
      </w:r>
      <w:r w:rsidR="003977FB" w:rsidRPr="00C52231">
        <w:t>"</w:t>
      </w:r>
      <w:r w:rsidRPr="00C52231">
        <w:t>n</w:t>
      </w:r>
      <w:r w:rsidR="003977FB" w:rsidRPr="00C52231">
        <w:t>"</w:t>
      </w:r>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6939925B"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r w:rsidR="00C80F4A">
        <w:t>This results in fewer equations that need to be solved for and t</w:t>
      </w:r>
      <w:r>
        <w:t>h</w:t>
      </w:r>
      <w:r w:rsidR="00C80F4A">
        <w:t>u</w:t>
      </w:r>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ins w:id="298" w:author="Gerard" w:date="2014-07-29T23:58:00Z">
        <w:r w:rsidR="001B13CD">
          <w:t>3.8.5</w:t>
        </w:r>
      </w:ins>
      <w:del w:id="299" w:author="Gerard" w:date="2014-07-29T23:58:00Z">
        <w:r w:rsidR="00976D6B" w:rsidDel="001B13CD">
          <w:delText>3.7.5</w:delText>
        </w:r>
      </w:del>
      <w:r w:rsidR="001966F9">
        <w:fldChar w:fldCharType="end"/>
      </w:r>
      <w:r w:rsidR="001966F9">
        <w:t xml:space="preserve"> for more information on defining node sets.</w:t>
      </w:r>
    </w:p>
    <w:p w14:paraId="656106C2" w14:textId="77777777" w:rsidR="00602A42" w:rsidRDefault="00602A42">
      <w:pPr>
        <w:jc w:val="left"/>
        <w:rPr>
          <w:rFonts w:cs="Arial"/>
          <w:b/>
          <w:bCs/>
          <w:iCs/>
          <w:sz w:val="36"/>
          <w:szCs w:val="28"/>
        </w:rPr>
      </w:pPr>
      <w:bookmarkStart w:id="300" w:name="_Toc315942749"/>
      <w:bookmarkStart w:id="301" w:name="_Toc315943013"/>
      <w:bookmarkStart w:id="302" w:name="_Toc315943277"/>
      <w:bookmarkStart w:id="303" w:name="_Toc315942751"/>
      <w:bookmarkStart w:id="304" w:name="_Toc315943015"/>
      <w:bookmarkStart w:id="305" w:name="_Toc315943279"/>
      <w:bookmarkStart w:id="306" w:name="_Toc315942753"/>
      <w:bookmarkStart w:id="307" w:name="_Toc315943017"/>
      <w:bookmarkStart w:id="308" w:name="_Toc315943281"/>
      <w:bookmarkStart w:id="309" w:name="_Toc315942755"/>
      <w:bookmarkStart w:id="310" w:name="_Toc315943019"/>
      <w:bookmarkStart w:id="311" w:name="_Toc315943283"/>
      <w:bookmarkStart w:id="312" w:name="_Toc315942758"/>
      <w:bookmarkStart w:id="313" w:name="_Toc315943022"/>
      <w:bookmarkStart w:id="314" w:name="_Toc315943286"/>
      <w:bookmarkStart w:id="315" w:name="_Toc315942763"/>
      <w:bookmarkStart w:id="316" w:name="_Toc315943027"/>
      <w:bookmarkStart w:id="317" w:name="_Toc315943291"/>
      <w:bookmarkStart w:id="318" w:name="_Toc315942764"/>
      <w:bookmarkStart w:id="319" w:name="_Toc315943028"/>
      <w:bookmarkStart w:id="320" w:name="_Toc315943292"/>
      <w:bookmarkStart w:id="321" w:name="_Toc315942765"/>
      <w:bookmarkStart w:id="322" w:name="_Toc315943029"/>
      <w:bookmarkStart w:id="323" w:name="_Toc315943293"/>
      <w:bookmarkStart w:id="324" w:name="_Toc315942768"/>
      <w:bookmarkStart w:id="325" w:name="_Toc315943032"/>
      <w:bookmarkStart w:id="326" w:name="_Toc315943296"/>
      <w:bookmarkStart w:id="327" w:name="_Toc315942770"/>
      <w:bookmarkStart w:id="328" w:name="_Toc315943034"/>
      <w:bookmarkStart w:id="329" w:name="_Toc315943298"/>
      <w:bookmarkStart w:id="330" w:name="_Toc315942775"/>
      <w:bookmarkStart w:id="331" w:name="_Toc315943039"/>
      <w:bookmarkStart w:id="332" w:name="_Toc315943303"/>
      <w:bookmarkStart w:id="333" w:name="_Toc315942777"/>
      <w:bookmarkStart w:id="334" w:name="_Toc315943041"/>
      <w:bookmarkStart w:id="335" w:name="_Toc315943305"/>
      <w:bookmarkStart w:id="336" w:name="_Toc315942782"/>
      <w:bookmarkStart w:id="337" w:name="_Toc315943046"/>
      <w:bookmarkStart w:id="338" w:name="_Toc315943310"/>
      <w:bookmarkStart w:id="339" w:name="_Toc315942784"/>
      <w:bookmarkStart w:id="340" w:name="_Toc315943048"/>
      <w:bookmarkStart w:id="341" w:name="_Toc315943312"/>
      <w:bookmarkStart w:id="342" w:name="_Toc315942786"/>
      <w:bookmarkStart w:id="343" w:name="_Toc315943050"/>
      <w:bookmarkStart w:id="344" w:name="_Toc315943314"/>
      <w:bookmarkStart w:id="345" w:name="_Toc315942806"/>
      <w:bookmarkStart w:id="346" w:name="_Toc315943070"/>
      <w:bookmarkStart w:id="347" w:name="_Toc315943334"/>
      <w:bookmarkStart w:id="348" w:name="_Toc315942809"/>
      <w:bookmarkStart w:id="349" w:name="_Toc315943073"/>
      <w:bookmarkStart w:id="350" w:name="_Toc315943337"/>
      <w:bookmarkStart w:id="351" w:name="_Toc315942810"/>
      <w:bookmarkStart w:id="352" w:name="_Toc315943074"/>
      <w:bookmarkStart w:id="353" w:name="_Toc315943338"/>
      <w:bookmarkStart w:id="354" w:name="_Toc315942811"/>
      <w:bookmarkStart w:id="355" w:name="_Toc315943075"/>
      <w:bookmarkStart w:id="356" w:name="_Toc315943339"/>
      <w:bookmarkStart w:id="357" w:name="_Toc315942816"/>
      <w:bookmarkStart w:id="358" w:name="_Toc315943080"/>
      <w:bookmarkStart w:id="359" w:name="_Toc315943344"/>
      <w:bookmarkStart w:id="360" w:name="_Toc315942818"/>
      <w:bookmarkStart w:id="361" w:name="_Toc315943082"/>
      <w:bookmarkStart w:id="362" w:name="_Toc315943346"/>
      <w:bookmarkStart w:id="363" w:name="_Toc315942820"/>
      <w:bookmarkStart w:id="364" w:name="_Toc315943084"/>
      <w:bookmarkStart w:id="365" w:name="_Toc315943348"/>
      <w:bookmarkStart w:id="366" w:name="_Toc315942822"/>
      <w:bookmarkStart w:id="367" w:name="_Toc315943086"/>
      <w:bookmarkStart w:id="368" w:name="_Toc315943350"/>
      <w:bookmarkStart w:id="369" w:name="_Toc315942824"/>
      <w:bookmarkStart w:id="370" w:name="_Toc315943088"/>
      <w:bookmarkStart w:id="371" w:name="_Toc315943352"/>
      <w:bookmarkStart w:id="372" w:name="_Toc315942829"/>
      <w:bookmarkStart w:id="373" w:name="_Toc315943093"/>
      <w:bookmarkStart w:id="374" w:name="_Toc315943357"/>
      <w:bookmarkStart w:id="375" w:name="_Toc315942831"/>
      <w:bookmarkStart w:id="376" w:name="_Toc315943095"/>
      <w:bookmarkStart w:id="377" w:name="_Toc315943359"/>
      <w:bookmarkStart w:id="378" w:name="_Toc315942833"/>
      <w:bookmarkStart w:id="379" w:name="_Toc315943097"/>
      <w:bookmarkStart w:id="380" w:name="_Toc315943361"/>
      <w:bookmarkStart w:id="381" w:name="_Toc315942834"/>
      <w:bookmarkStart w:id="382" w:name="_Toc315943098"/>
      <w:bookmarkStart w:id="383" w:name="_Toc315943362"/>
      <w:bookmarkStart w:id="384" w:name="_Toc315942839"/>
      <w:bookmarkStart w:id="385" w:name="_Toc315943103"/>
      <w:bookmarkStart w:id="386" w:name="_Toc315943367"/>
      <w:bookmarkStart w:id="387" w:name="_Toc315942840"/>
      <w:bookmarkStart w:id="388" w:name="_Toc315943104"/>
      <w:bookmarkStart w:id="389" w:name="_Toc315943368"/>
      <w:bookmarkStart w:id="390" w:name="_Toc315942841"/>
      <w:bookmarkStart w:id="391" w:name="_Toc315943105"/>
      <w:bookmarkStart w:id="392" w:name="_Toc315943369"/>
      <w:bookmarkStart w:id="393" w:name="_Toc315942843"/>
      <w:bookmarkStart w:id="394" w:name="_Toc315943107"/>
      <w:bookmarkStart w:id="395" w:name="_Toc315943371"/>
      <w:bookmarkStart w:id="396" w:name="_Toc315942845"/>
      <w:bookmarkStart w:id="397" w:name="_Toc315943109"/>
      <w:bookmarkStart w:id="398" w:name="_Toc315943373"/>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r>
        <w:br w:type="page"/>
      </w:r>
    </w:p>
    <w:p w14:paraId="4FC9CF1B" w14:textId="38A0E96E" w:rsidR="006A0BC1" w:rsidRDefault="0098023B" w:rsidP="0098023B">
      <w:pPr>
        <w:pStyle w:val="Heading2"/>
      </w:pPr>
      <w:bookmarkStart w:id="399" w:name="_Toc397358352"/>
      <w:r>
        <w:lastRenderedPageBreak/>
        <w:t>Loads Section</w:t>
      </w:r>
      <w:bookmarkEnd w:id="399"/>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400" w:name="_Toc397358353"/>
      <w:r>
        <w:t>Nodal Loads</w:t>
      </w:r>
      <w:bookmarkEnd w:id="400"/>
    </w:p>
    <w:p w14:paraId="343663AC" w14:textId="60B09DD3" w:rsidR="00525EB6" w:rsidRDefault="00525EB6" w:rsidP="00525EB6">
      <w:r>
        <w:t xml:space="preserve">Nodal loads are applied by the </w:t>
      </w:r>
      <w:r w:rsidR="00DB09C5">
        <w:rPr>
          <w:i/>
        </w:rPr>
        <w:t xml:space="preserve">nodal_load </w:t>
      </w:r>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72A38FA6" w:rsidR="00525EB6" w:rsidRDefault="00525EB6" w:rsidP="00525EB6">
      <w:pPr>
        <w:pStyle w:val="code"/>
      </w:pPr>
      <w:r>
        <w:t>&lt;</w:t>
      </w:r>
      <w:r w:rsidR="00DB09C5">
        <w:t>nodal_load bc="x" lc="1"</w:t>
      </w:r>
      <w:r>
        <w:t>&gt;</w:t>
      </w:r>
    </w:p>
    <w:p w14:paraId="310E7ECB" w14:textId="3E1701FA" w:rsidR="00525EB6" w:rsidRPr="00CF79F5" w:rsidRDefault="00525EB6" w:rsidP="00525EB6">
      <w:pPr>
        <w:pStyle w:val="code"/>
      </w:pPr>
      <w:r>
        <w:tab/>
      </w:r>
      <w:r w:rsidRPr="00CF79F5">
        <w:t>&lt;node id=</w:t>
      </w:r>
      <w:r w:rsidR="00340DD9" w:rsidRPr="00CF79F5">
        <w:t>"</w:t>
      </w:r>
      <w:r w:rsidRPr="00CF79F5">
        <w:t>n</w:t>
      </w:r>
      <w:r w:rsidR="00340DD9" w:rsidRPr="00CF79F5">
        <w:t>"</w:t>
      </w:r>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11E93292"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401" w:author="Gerard" w:date="2014-07-29T23:58:00Z">
        <w:r w:rsidR="001B13CD">
          <w:t>3.6.2</w:t>
        </w:r>
      </w:ins>
      <w:del w:id="402" w:author="Gerard" w:date="2014-07-29T23:58:00Z">
        <w:r w:rsidR="00976D6B" w:rsidDel="001B13CD">
          <w:delText>3.5.2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7A39DBF8" w14:textId="441D1546" w:rsidR="002528E9" w:rsidRDefault="002528E9" w:rsidP="008C20E4">
      <w:pPr>
        <w:pStyle w:val="Heading3"/>
      </w:pPr>
      <w:bookmarkStart w:id="403" w:name="_Toc397358354"/>
      <w:r>
        <w:t>Surface Loads</w:t>
      </w:r>
      <w:bookmarkEnd w:id="403"/>
    </w:p>
    <w:p w14:paraId="75C93C59" w14:textId="528F5B83" w:rsidR="002528E9" w:rsidRDefault="002528E9">
      <w:r>
        <w:t xml:space="preserve">A surface load can be applied using the </w:t>
      </w:r>
      <w:r>
        <w:rPr>
          <w:i/>
        </w:rPr>
        <w:t xml:space="preserve">surface_load </w:t>
      </w:r>
      <w:r>
        <w:t xml:space="preserve">element. This element takes one attribute, namely </w:t>
      </w:r>
      <w:r>
        <w:rPr>
          <w:i/>
        </w:rPr>
        <w:t>type</w:t>
      </w:r>
      <w:r>
        <w:t>, which defines the type of surface load that will be applied. The following sections define the different surface loads that can be applied in FEBio.</w:t>
      </w:r>
    </w:p>
    <w:p w14:paraId="0AFFC133" w14:textId="77777777" w:rsidR="00CF5CFC" w:rsidRDefault="00CF5CFC"/>
    <w:p w14:paraId="10A36D37" w14:textId="51F1DD00" w:rsidR="00CF5CFC" w:rsidRDefault="00CF5CFC">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r>
        <w:rPr>
          <w:i/>
        </w:rPr>
        <w:t xml:space="preserve">Geometry </w:t>
      </w:r>
      <w:r>
        <w:t>section.</w:t>
      </w:r>
    </w:p>
    <w:p w14:paraId="554EFAA1" w14:textId="77777777" w:rsidR="00CF5CFC" w:rsidRDefault="00CF5CFC"/>
    <w:p w14:paraId="46B81760" w14:textId="0E6947B0" w:rsidR="00CF5CFC" w:rsidRDefault="00CF5CFC">
      <w:r>
        <w:lastRenderedPageBreak/>
        <w:t xml:space="preserve">If the surface is defined explicitly, the </w:t>
      </w:r>
      <w:r>
        <w:rPr>
          <w:i/>
        </w:rPr>
        <w:t xml:space="preserve">surface </w:t>
      </w:r>
      <w:r>
        <w:t>element is followed by a list of surface facets. For instance:</w:t>
      </w:r>
    </w:p>
    <w:p w14:paraId="0F6E1D5E" w14:textId="77777777" w:rsidR="00CF5CFC" w:rsidRDefault="00CF5CFC"/>
    <w:p w14:paraId="70058AC5" w14:textId="6C67F699" w:rsidR="00CF5CFC" w:rsidRDefault="009A35E3" w:rsidP="008C20E4">
      <w:pPr>
        <w:pStyle w:val="Code0"/>
      </w:pPr>
      <w:r>
        <w:t>&lt;surface&gt;</w:t>
      </w:r>
    </w:p>
    <w:p w14:paraId="34707218" w14:textId="52F01A09" w:rsidR="009A35E3" w:rsidRDefault="009A35E3" w:rsidP="008C20E4">
      <w:pPr>
        <w:pStyle w:val="Code0"/>
      </w:pPr>
      <w:r>
        <w:tab/>
        <w:t>&lt;quad4 id="1"&gt;1,2,3,4&lt;/quad&gt;</w:t>
      </w:r>
    </w:p>
    <w:p w14:paraId="0EA7B5A4" w14:textId="77F83592" w:rsidR="009A35E3" w:rsidRDefault="009A35E3" w:rsidP="008C20E4">
      <w:pPr>
        <w:pStyle w:val="Code0"/>
      </w:pPr>
      <w:r>
        <w:tab/>
        <w:t>...</w:t>
      </w:r>
    </w:p>
    <w:p w14:paraId="72BD8A1A" w14:textId="6B6C4A6F" w:rsidR="009A35E3" w:rsidRDefault="009A35E3" w:rsidP="008C20E4">
      <w:pPr>
        <w:pStyle w:val="Code0"/>
      </w:pPr>
      <w:r>
        <w:t>&lt;/surface&gt;</w:t>
      </w:r>
    </w:p>
    <w:p w14:paraId="1850D4EF" w14:textId="77777777" w:rsidR="00CF5CFC" w:rsidRDefault="00CF5CFC"/>
    <w:p w14:paraId="77EFE8AD" w14:textId="5CE3C79C" w:rsidR="00CF5CFC" w:rsidRDefault="00CF5CFC">
      <w:r>
        <w:t xml:space="preserve">To define a surface implicitly by referencing to an existing surface defined in the </w:t>
      </w:r>
      <w:r>
        <w:rPr>
          <w:i/>
        </w:rPr>
        <w:t xml:space="preserve">Geometry </w:t>
      </w:r>
      <w:r>
        <w:t xml:space="preserve">section, use the </w:t>
      </w:r>
      <w:r>
        <w:rPr>
          <w:i/>
        </w:rPr>
        <w:t xml:space="preserve">set </w:t>
      </w:r>
      <w:r>
        <w:t>attribute.</w:t>
      </w:r>
    </w:p>
    <w:p w14:paraId="25EBA9F4" w14:textId="77777777" w:rsidR="00CF5CFC" w:rsidRDefault="00CF5CFC"/>
    <w:p w14:paraId="7C493E88" w14:textId="71004548" w:rsidR="009A35E3" w:rsidRDefault="009A35E3" w:rsidP="008C20E4">
      <w:pPr>
        <w:pStyle w:val="Code0"/>
      </w:pPr>
      <w:r>
        <w:t>&lt;surface set="surface_name"/&gt;</w:t>
      </w:r>
    </w:p>
    <w:p w14:paraId="10C1F7B9" w14:textId="77777777" w:rsidR="009A35E3" w:rsidRDefault="009A35E3"/>
    <w:p w14:paraId="296DA0F0" w14:textId="4684389C" w:rsidR="00CF5CFC" w:rsidRPr="009A35E3" w:rsidRDefault="00CF5CFC">
      <w:r>
        <w:t xml:space="preserve">Here, the </w:t>
      </w:r>
      <w:r>
        <w:rPr>
          <w:i/>
        </w:rPr>
        <w:t xml:space="preserve">surface_name </w:t>
      </w:r>
      <w:r>
        <w:t xml:space="preserve">is the name of a surface that is defined in the </w:t>
      </w:r>
      <w:r w:rsidRPr="008C20E4">
        <w:rPr>
          <w:i/>
        </w:rPr>
        <w:t>Geometry</w:t>
      </w:r>
      <w:r>
        <w:t xml:space="preserve"> section</w:t>
      </w:r>
      <w:r w:rsidR="00B515AA">
        <w:t xml:space="preserve"> (see section </w:t>
      </w:r>
      <w:r w:rsidR="00B515AA">
        <w:fldChar w:fldCharType="begin"/>
      </w:r>
      <w:r w:rsidR="00B515AA">
        <w:instrText xml:space="preserve"> REF _Ref376175517 \r \h </w:instrText>
      </w:r>
      <w:r w:rsidR="00B515AA">
        <w:fldChar w:fldCharType="separate"/>
      </w:r>
      <w:ins w:id="404" w:author="Gerard" w:date="2014-07-29T23:58:00Z">
        <w:r w:rsidR="001B13CD">
          <w:t>3.8.4</w:t>
        </w:r>
      </w:ins>
      <w:del w:id="405" w:author="Gerard" w:date="2014-06-20T17:32:00Z">
        <w:r w:rsidR="00B515AA" w:rsidDel="00976D6B">
          <w:delText>3.6.4</w:delText>
        </w:r>
      </w:del>
      <w:r w:rsidR="00B515AA">
        <w:fldChar w:fldCharType="end"/>
      </w:r>
      <w:r w:rsidR="00B515AA">
        <w:t>)</w:t>
      </w:r>
      <w:r>
        <w:t>.</w:t>
      </w:r>
      <w:r w:rsidR="009A35E3">
        <w:t xml:space="preserve"> Note that in this case the </w:t>
      </w:r>
      <w:r w:rsidR="009A35E3">
        <w:rPr>
          <w:i/>
        </w:rPr>
        <w:t xml:space="preserve">surface </w:t>
      </w:r>
      <w:r w:rsidR="009A35E3">
        <w:t xml:space="preserve">element </w:t>
      </w:r>
      <w:r w:rsidR="00B515AA">
        <w:t>is defined as</w:t>
      </w:r>
      <w:r w:rsidR="009A35E3">
        <w:t xml:space="preserve"> an empty element.</w:t>
      </w:r>
    </w:p>
    <w:p w14:paraId="49F56567" w14:textId="47CB532F" w:rsidR="00525EB6" w:rsidRDefault="00525EB6" w:rsidP="008C20E4">
      <w:pPr>
        <w:pStyle w:val="Heading4"/>
      </w:pPr>
      <w:bookmarkStart w:id="406" w:name="_Toc397358355"/>
      <w:r>
        <w:t xml:space="preserve">Pressure </w:t>
      </w:r>
      <w:r w:rsidR="004B0FC6">
        <w:t>Load</w:t>
      </w:r>
      <w:bookmarkEnd w:id="406"/>
    </w:p>
    <w:p w14:paraId="663FF250" w14:textId="5E42FC2D" w:rsidR="00525EB6" w:rsidRDefault="00525EB6" w:rsidP="00525EB6">
      <w:r>
        <w:t xml:space="preserve">Pressure forces are applied to the surface of the geometry and are defined by the </w:t>
      </w:r>
      <w:r w:rsidR="001E58E6">
        <w:rPr>
          <w:i/>
        </w:rPr>
        <w:t xml:space="preserve">surface_load </w:t>
      </w:r>
      <w:r>
        <w:t>element</w:t>
      </w:r>
      <w:r w:rsidR="001E58E6">
        <w:t xml:space="preserve"> with the type attribute set to </w:t>
      </w:r>
      <w:r w:rsidR="001E58E6">
        <w:rPr>
          <w:i/>
        </w:rPr>
        <w:t>pressure</w:t>
      </w:r>
      <w:r>
        <w:t>:</w:t>
      </w:r>
    </w:p>
    <w:p w14:paraId="3E3FD55B" w14:textId="77777777" w:rsidR="00525EB6" w:rsidRDefault="00525EB6" w:rsidP="00525EB6"/>
    <w:p w14:paraId="31E8EC49" w14:textId="4AD13CD6" w:rsidR="00525EB6" w:rsidRDefault="00525EB6" w:rsidP="00525EB6">
      <w:pPr>
        <w:pStyle w:val="code"/>
      </w:pPr>
      <w:r>
        <w:t>&lt;</w:t>
      </w:r>
      <w:r w:rsidR="001E58E6">
        <w:t>surface_load type="pressure"</w:t>
      </w:r>
      <w:r>
        <w:t>&gt;</w:t>
      </w:r>
    </w:p>
    <w:p w14:paraId="245253BB" w14:textId="387931E6" w:rsidR="006424ED" w:rsidRDefault="006424ED" w:rsidP="00525EB6">
      <w:pPr>
        <w:pStyle w:val="code"/>
      </w:pPr>
      <w:r>
        <w:tab/>
        <w:t>&lt;pressure [lc="1"]&gt;1.0&lt;/pressure&gt;</w:t>
      </w:r>
    </w:p>
    <w:p w14:paraId="3BF286E8" w14:textId="219EBBCD" w:rsidR="00DE723C" w:rsidRDefault="00DE723C" w:rsidP="00525EB6">
      <w:pPr>
        <w:pStyle w:val="code"/>
      </w:pPr>
      <w:r>
        <w:tab/>
        <w:t>&lt;surface&gt;</w:t>
      </w:r>
    </w:p>
    <w:p w14:paraId="32E6FF78" w14:textId="0BE6F023" w:rsidR="00525EB6" w:rsidRDefault="00525EB6" w:rsidP="00525EB6">
      <w:pPr>
        <w:pStyle w:val="code"/>
      </w:pPr>
      <w:r>
        <w:tab/>
      </w:r>
      <w:r w:rsidR="00DE723C">
        <w:tab/>
      </w:r>
      <w:r>
        <w:t>...</w:t>
      </w:r>
    </w:p>
    <w:p w14:paraId="35971468" w14:textId="32AF7677" w:rsidR="00DE723C" w:rsidRDefault="00DE723C" w:rsidP="00525EB6">
      <w:pPr>
        <w:pStyle w:val="code"/>
      </w:pPr>
      <w:r>
        <w:tab/>
        <w:t>&lt;/surface&gt;</w:t>
      </w:r>
    </w:p>
    <w:p w14:paraId="62E36806" w14:textId="20D29B8E" w:rsidR="00525EB6" w:rsidRDefault="00525EB6" w:rsidP="00525EB6">
      <w:pPr>
        <w:pStyle w:val="code"/>
      </w:pPr>
      <w:r>
        <w:t>&lt;/</w:t>
      </w:r>
      <w:r w:rsidR="001E58E6">
        <w:t>surface_load</w:t>
      </w:r>
      <w:r>
        <w:t>&gt;</w:t>
      </w:r>
    </w:p>
    <w:p w14:paraId="491A8851" w14:textId="77777777" w:rsidR="00525EB6" w:rsidRDefault="00525EB6" w:rsidP="00525EB6">
      <w:pPr>
        <w:pStyle w:val="code"/>
      </w:pPr>
    </w:p>
    <w:p w14:paraId="19EC78F9" w14:textId="13AB7389" w:rsidR="00525EB6" w:rsidRDefault="00525EB6" w:rsidP="00525EB6">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r w:rsidR="006424ED">
        <w:t xml:space="preserve">The </w:t>
      </w:r>
      <w:r w:rsidR="006424ED">
        <w:rPr>
          <w:i/>
        </w:rPr>
        <w:t xml:space="preserve">pressure </w:t>
      </w:r>
      <w:r w:rsidR="006424ED">
        <w:t>element defines the pressure value</w:t>
      </w:r>
      <w:r w:rsidR="00A574E7">
        <w:t xml:space="preserve"> [</w:t>
      </w:r>
      <w:r w:rsidR="00A574E7">
        <w:rPr>
          <w:b/>
        </w:rPr>
        <w:t>P</w:t>
      </w:r>
      <w:r w:rsidR="00A574E7">
        <w:t>]</w:t>
      </w:r>
      <w:r w:rsidR="006424ED">
        <w:t xml:space="preserve">. </w:t>
      </w:r>
      <w:r>
        <w:t xml:space="preserve">The optional parameter </w:t>
      </w:r>
      <w:r>
        <w:rPr>
          <w:i/>
        </w:rPr>
        <w:t>lc</w:t>
      </w:r>
      <w:r>
        <w:t xml:space="preserve"> defines a loadcurve for the pressure evolution. </w:t>
      </w:r>
      <w:r w:rsidR="006424ED">
        <w:t>I</w:t>
      </w:r>
      <w:r>
        <w:t xml:space="preserve">f </w:t>
      </w:r>
      <w:r>
        <w:rPr>
          <w:i/>
        </w:rPr>
        <w:t>lc</w:t>
      </w:r>
      <w:r>
        <w:t xml:space="preserve"> is not defined </w:t>
      </w:r>
      <w:r w:rsidR="006424ED">
        <w:t>a constant pressure is applied</w:t>
      </w:r>
      <w:r>
        <w:t>.</w:t>
      </w:r>
    </w:p>
    <w:p w14:paraId="745A026E" w14:textId="77777777" w:rsidR="004B0FC6" w:rsidRDefault="004B0FC6" w:rsidP="00525EB6"/>
    <w:p w14:paraId="3C1C381D" w14:textId="5AEFF902" w:rsidR="004B0FC6" w:rsidRDefault="004B0FC6" w:rsidP="008C20E4">
      <w:pPr>
        <w:pStyle w:val="Heading4"/>
      </w:pPr>
      <w:bookmarkStart w:id="407" w:name="_Toc397358356"/>
      <w:r>
        <w:t>Traction Load</w:t>
      </w:r>
      <w:bookmarkEnd w:id="407"/>
    </w:p>
    <w:p w14:paraId="16D094FA" w14:textId="7F8D19DB" w:rsidR="004B0FC6" w:rsidRDefault="004B0FC6">
      <w:r>
        <w:t xml:space="preserve">A traction load applies a traction to a surface. The direction of the traction remains unchanged as the mesh deforms. </w:t>
      </w:r>
    </w:p>
    <w:p w14:paraId="74CE07C4" w14:textId="77777777" w:rsidR="004B0FC6" w:rsidRDefault="004B0FC6"/>
    <w:p w14:paraId="1F0CE3E4" w14:textId="0F0810E5" w:rsidR="004B0FC6" w:rsidRDefault="004B0FC6" w:rsidP="008C20E4">
      <w:pPr>
        <w:pStyle w:val="Code0"/>
      </w:pPr>
      <w:r>
        <w:t>&lt;surface_load type="traction"&gt;</w:t>
      </w:r>
    </w:p>
    <w:p w14:paraId="68FEB8E5" w14:textId="1296B25B" w:rsidR="004B0FC6" w:rsidRDefault="004B0FC6" w:rsidP="008C20E4">
      <w:pPr>
        <w:pStyle w:val="Code0"/>
      </w:pPr>
      <w:r>
        <w:tab/>
        <w:t>&lt;scale [lc="1"]&gt;1.0&lt;/scale&gt;</w:t>
      </w:r>
    </w:p>
    <w:p w14:paraId="03313A50" w14:textId="05E7A4CC" w:rsidR="004B0FC6" w:rsidRDefault="004B0FC6" w:rsidP="008C20E4">
      <w:pPr>
        <w:pStyle w:val="Code0"/>
      </w:pPr>
      <w:r>
        <w:tab/>
        <w:t>&lt;traction&gt;0,0,1&lt;/traction&gt;</w:t>
      </w:r>
    </w:p>
    <w:p w14:paraId="075FEBD9" w14:textId="2AE048FA" w:rsidR="004B0FC6" w:rsidRDefault="004B0FC6" w:rsidP="008C20E4">
      <w:pPr>
        <w:pStyle w:val="Code0"/>
      </w:pPr>
      <w:r>
        <w:tab/>
        <w:t>&lt;surface [set="surface_name"]&gt;</w:t>
      </w:r>
    </w:p>
    <w:p w14:paraId="34C5FF4F" w14:textId="6F8880B4" w:rsidR="004B0FC6" w:rsidRDefault="004B0FC6" w:rsidP="008C20E4">
      <w:pPr>
        <w:pStyle w:val="Code0"/>
      </w:pPr>
      <w:r>
        <w:tab/>
      </w:r>
      <w:r>
        <w:tab/>
        <w:t>...</w:t>
      </w:r>
    </w:p>
    <w:p w14:paraId="34F5FADF" w14:textId="119F98CD" w:rsidR="004B0FC6" w:rsidRDefault="004B0FC6" w:rsidP="008C20E4">
      <w:pPr>
        <w:pStyle w:val="Code0"/>
      </w:pPr>
      <w:r>
        <w:tab/>
        <w:t>&lt;/surface&gt;</w:t>
      </w:r>
    </w:p>
    <w:p w14:paraId="0C436C54" w14:textId="32B5B27C" w:rsidR="004B0FC6" w:rsidRDefault="004B0FC6" w:rsidP="008C20E4">
      <w:pPr>
        <w:pStyle w:val="Code0"/>
      </w:pPr>
      <w:r>
        <w:t>&lt;/surface_load&gt;</w:t>
      </w:r>
    </w:p>
    <w:p w14:paraId="7542C0FB" w14:textId="5B600C18" w:rsidR="004B0FC6" w:rsidRDefault="004B0FC6"/>
    <w:p w14:paraId="19E9C5A6" w14:textId="3310C747" w:rsidR="004B0FC6" w:rsidRPr="004B0FC6" w:rsidRDefault="004B0FC6">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p>
    <w:p w14:paraId="1FE9B15D" w14:textId="77777777" w:rsidR="00525EB6" w:rsidRDefault="00525EB6" w:rsidP="00525EB6"/>
    <w:p w14:paraId="63460C82" w14:textId="77777777" w:rsidR="00525EB6" w:rsidRDefault="00525EB6" w:rsidP="008C20E4">
      <w:pPr>
        <w:pStyle w:val="Heading4"/>
      </w:pPr>
      <w:r>
        <w:t xml:space="preserve"> </w:t>
      </w:r>
      <w:bookmarkStart w:id="408" w:name="_Ref194576511"/>
      <w:bookmarkStart w:id="409" w:name="_Ref194576545"/>
      <w:bookmarkStart w:id="410" w:name="_Toc397358357"/>
      <w:r>
        <w:t>Mixture Normal Traction</w:t>
      </w:r>
      <w:bookmarkEnd w:id="408"/>
      <w:bookmarkEnd w:id="409"/>
      <w:bookmarkEnd w:id="410"/>
    </w:p>
    <w:p w14:paraId="115ABB42" w14:textId="3A183DE9" w:rsidR="00525EB6" w:rsidRPr="00C64641" w:rsidRDefault="00525EB6" w:rsidP="00525EB6">
      <w:r>
        <w:t>This section applies to biphasic, biphasic-solute</w:t>
      </w:r>
      <w:r w:rsidR="00F10F62">
        <w:t xml:space="preserve">, </w:t>
      </w:r>
      <w:r>
        <w:t xml:space="preserve">triphasic </w:t>
      </w:r>
      <w:r w:rsidR="00F10F62">
        <w:t xml:space="preserve">and multiphasic </w:t>
      </w:r>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9" w:history="1">
        <w:r w:rsidRPr="00205BE9">
          <w:rPr>
            <w:rStyle w:val="Hyperlink"/>
            <w:i/>
          </w:rPr>
          <w:t>FEBio Theory Manual</w:t>
        </w:r>
      </w:hyperlink>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64FBE3A6" w:rsidR="00525EB6" w:rsidRDefault="00525EB6" w:rsidP="00525EB6">
      <w:r w:rsidRPr="00C64641">
        <w:t xml:space="preserve">The </w:t>
      </w:r>
      <w:r w:rsidRPr="00C64641">
        <w:rPr>
          <w:i/>
        </w:rPr>
        <w:t xml:space="preserve">mixture traction </w:t>
      </w:r>
      <w:r w:rsidR="006C2049" w:rsidRPr="006C2049">
        <w:rPr>
          <w:i/>
          <w:position w:val="-6"/>
        </w:rPr>
        <w:object w:dxaOrig="160" w:dyaOrig="260" w14:anchorId="7FD5387F">
          <v:shape id="_x0000_i1035" type="#_x0000_t75" style="width:8pt;height:13pt" o:ole="">
            <v:imagedata r:id="rId50" o:title=""/>
          </v:shape>
          <o:OLEObject Type="Embed" ProgID="Equation.DSMT4" ShapeID="_x0000_i1035" DrawAspect="Content" ObjectID="_1471104298" r:id="rId51"/>
        </w:object>
      </w:r>
      <w:r w:rsidRPr="00C64641">
        <w:t xml:space="preserve"> is the traction vector corresponding to the mixture (or total) stress </w:t>
      </w:r>
      <w:r w:rsidR="006C2049" w:rsidRPr="006C2049">
        <w:rPr>
          <w:position w:val="-6"/>
        </w:rPr>
        <w:object w:dxaOrig="220" w:dyaOrig="220" w14:anchorId="13757D18">
          <v:shape id="_x0000_i1036" type="#_x0000_t75" style="width:11pt;height:11pt" o:ole="">
            <v:imagedata r:id="rId52" o:title=""/>
          </v:shape>
          <o:OLEObject Type="Embed" ProgID="Equation.DSMT4" ShapeID="_x0000_i1036" DrawAspect="Content" ObjectID="_1471104299" r:id="rId53"/>
        </w:object>
      </w:r>
      <w:r w:rsidRPr="00C64641">
        <w:t xml:space="preserve">; thus </w:t>
      </w:r>
      <w:r w:rsidR="006C2049" w:rsidRPr="006C2049">
        <w:rPr>
          <w:position w:val="-6"/>
        </w:rPr>
        <w:object w:dxaOrig="800" w:dyaOrig="260" w14:anchorId="7E26253B">
          <v:shape id="_x0000_i1037" type="#_x0000_t75" style="width:40pt;height:13pt" o:ole="">
            <v:imagedata r:id="rId54" o:title=""/>
          </v:shape>
          <o:OLEObject Type="Embed" ProgID="Equation.DSMT4" ShapeID="_x0000_i1037" DrawAspect="Content" ObjectID="_1471104300" r:id="rId55"/>
        </w:object>
      </w:r>
      <w:r w:rsidRPr="00C64641">
        <w:t xml:space="preserve">, where </w:t>
      </w:r>
      <w:r w:rsidR="006C2049" w:rsidRPr="006C2049">
        <w:rPr>
          <w:position w:val="-4"/>
        </w:rPr>
        <w:object w:dxaOrig="200" w:dyaOrig="200" w14:anchorId="62915E31">
          <v:shape id="_x0000_i1038" type="#_x0000_t75" style="width:10pt;height:10pt" o:ole="">
            <v:imagedata r:id="rId56" o:title=""/>
          </v:shape>
          <o:OLEObject Type="Embed" ProgID="Equation.DSMT4" ShapeID="_x0000_i1038" DrawAspect="Content" ObjectID="_1471104301" r:id="rId57"/>
        </w:object>
      </w:r>
      <w:r w:rsidRPr="00C64641">
        <w:t xml:space="preserve"> is the outward unit normal to the boundary surface.  Since </w:t>
      </w:r>
      <w:r w:rsidR="006C2049" w:rsidRPr="006C2049">
        <w:rPr>
          <w:position w:val="-10"/>
        </w:rPr>
        <w:object w:dxaOrig="1280" w:dyaOrig="360" w14:anchorId="344D2DC8">
          <v:shape id="_x0000_i1039" type="#_x0000_t75" style="width:64pt;height:18pt" o:ole="">
            <v:imagedata r:id="rId58" o:title=""/>
          </v:shape>
          <o:OLEObject Type="Embed" ProgID="Equation.DSMT4" ShapeID="_x0000_i1039" DrawAspect="Content" ObjectID="_1471104302" r:id="rId59"/>
        </w:object>
      </w:r>
      <w:r w:rsidRPr="00C64641">
        <w:t xml:space="preserve">, where </w:t>
      </w:r>
      <w:r w:rsidR="006C2049" w:rsidRPr="006C2049">
        <w:rPr>
          <w:position w:val="-10"/>
        </w:rPr>
        <w:object w:dxaOrig="240" w:dyaOrig="260" w14:anchorId="793DE6B8">
          <v:shape id="_x0000_i1040" type="#_x0000_t75" style="width:12pt;height:13pt" o:ole="">
            <v:imagedata r:id="rId60" o:title=""/>
          </v:shape>
          <o:OLEObject Type="Embed" ProgID="Equation.DSMT4" ShapeID="_x0000_i1040" DrawAspect="Content" ObjectID="_1471104303" r:id="rId61"/>
        </w:object>
      </w:r>
      <w:r w:rsidRPr="00C64641">
        <w:t xml:space="preserve"> is the fluid pressure and </w:t>
      </w:r>
      <w:r w:rsidR="006C2049" w:rsidRPr="006C2049">
        <w:rPr>
          <w:position w:val="-6"/>
        </w:rPr>
        <w:object w:dxaOrig="300" w:dyaOrig="320" w14:anchorId="2834CBFD">
          <v:shape id="_x0000_i1041" type="#_x0000_t75" style="width:15pt;height:16pt" o:ole="">
            <v:imagedata r:id="rId62" o:title=""/>
          </v:shape>
          <o:OLEObject Type="Embed" ProgID="Equation.DSMT4" ShapeID="_x0000_i1041" DrawAspect="Content" ObjectID="_1471104304" r:id="rId63"/>
        </w:object>
      </w:r>
      <w:r w:rsidRPr="00C64641">
        <w:t xml:space="preserve"> is the </w:t>
      </w:r>
      <w:r w:rsidRPr="00C64641">
        <w:rPr>
          <w:i/>
        </w:rPr>
        <w:t>effective stress</w:t>
      </w:r>
      <w:r w:rsidRPr="00C64641">
        <w:t xml:space="preserve"> resulting from strains in the solid matrix, it is also possible to represent the total traction as </w:t>
      </w:r>
      <w:r w:rsidR="006C2049" w:rsidRPr="006C2049">
        <w:rPr>
          <w:position w:val="-10"/>
        </w:rPr>
        <w:object w:dxaOrig="1200" w:dyaOrig="360" w14:anchorId="217D3057">
          <v:shape id="_x0000_i1042" type="#_x0000_t75" style="width:60pt;height:18pt" o:ole="">
            <v:imagedata r:id="rId64" o:title=""/>
          </v:shape>
          <o:OLEObject Type="Embed" ProgID="Equation.DSMT4" ShapeID="_x0000_i1042" DrawAspect="Content" ObjectID="_1471104305" r:id="rId65"/>
        </w:object>
      </w:r>
      <w:r w:rsidRPr="00C64641">
        <w:t xml:space="preserve">, where </w:t>
      </w:r>
      <w:r w:rsidR="006C2049" w:rsidRPr="006C2049">
        <w:rPr>
          <w:position w:val="-6"/>
        </w:rPr>
        <w:object w:dxaOrig="980" w:dyaOrig="320" w14:anchorId="01C7119C">
          <v:shape id="_x0000_i1043" type="#_x0000_t75" style="width:49pt;height:16pt" o:ole="">
            <v:imagedata r:id="rId66" o:title=""/>
          </v:shape>
          <o:OLEObject Type="Embed" ProgID="Equation.DSMT4" ShapeID="_x0000_i1043" DrawAspect="Content" ObjectID="_1471104306" r:id="rId67"/>
        </w:object>
      </w:r>
      <w:r w:rsidRPr="00C64641">
        <w:t xml:space="preserve"> is the </w:t>
      </w:r>
      <w:r w:rsidRPr="00C64641">
        <w:rPr>
          <w:i/>
        </w:rPr>
        <w:t>effective traction</w:t>
      </w:r>
      <w:r w:rsidRPr="00C64641">
        <w:t xml:space="preserve">.  Currently, FEBio allows the user to specify only the normal component of the traction, either </w:t>
      </w:r>
      <w:r w:rsidR="006C2049" w:rsidRPr="006C2049">
        <w:rPr>
          <w:position w:val="-12"/>
        </w:rPr>
        <w:object w:dxaOrig="820" w:dyaOrig="360" w14:anchorId="766680FB">
          <v:shape id="_x0000_i1044" type="#_x0000_t75" style="width:41pt;height:18pt" o:ole="">
            <v:imagedata r:id="rId68" o:title=""/>
          </v:shape>
          <o:OLEObject Type="Embed" ProgID="Equation.DSMT4" ShapeID="_x0000_i1044" DrawAspect="Content" ObjectID="_1471104307" r:id="rId69"/>
        </w:object>
      </w:r>
      <w:r w:rsidRPr="00C64641">
        <w:t xml:space="preserve"> (the normal component of the mixture traction) or </w:t>
      </w:r>
      <w:r w:rsidR="006C2049" w:rsidRPr="006C2049">
        <w:rPr>
          <w:position w:val="-12"/>
        </w:rPr>
        <w:object w:dxaOrig="920" w:dyaOrig="380" w14:anchorId="5E202FC0">
          <v:shape id="_x0000_i1045" type="#_x0000_t75" style="width:46pt;height:19pt" o:ole="">
            <v:imagedata r:id="rId70" o:title=""/>
          </v:shape>
          <o:OLEObject Type="Embed" ProgID="Equation.DSMT4" ShapeID="_x0000_i1045" DrawAspect="Content" ObjectID="_1471104308" r:id="rId71"/>
        </w:object>
      </w:r>
      <w:r w:rsidRPr="00C64641">
        <w:t xml:space="preserve"> (the normal component of the effective traction):</w:t>
      </w:r>
    </w:p>
    <w:p w14:paraId="42795327" w14:textId="77777777" w:rsidR="00F10F62" w:rsidRDefault="00F10F62" w:rsidP="00525EB6"/>
    <w:p w14:paraId="4377D94F" w14:textId="3311E6E3" w:rsidR="00F10F62" w:rsidRPr="002528E9" w:rsidRDefault="00F10F62" w:rsidP="00525EB6">
      <w:r>
        <w:t xml:space="preserve">A mixture normal traction is defined by the </w:t>
      </w:r>
      <w:r>
        <w:rPr>
          <w:i/>
        </w:rPr>
        <w:t xml:space="preserve">surface_load </w:t>
      </w:r>
      <w:r>
        <w:t xml:space="preserve">element using </w:t>
      </w:r>
      <w:r>
        <w:rPr>
          <w:i/>
        </w:rPr>
        <w:t xml:space="preserve">normal_traction </w:t>
      </w:r>
      <w:r>
        <w:t>for the type attribute.</w:t>
      </w:r>
    </w:p>
    <w:p w14:paraId="04D59483" w14:textId="77777777" w:rsidR="00525EB6" w:rsidRPr="00C64641" w:rsidRDefault="00525EB6" w:rsidP="00525EB6"/>
    <w:p w14:paraId="10AF1EC3" w14:textId="7FC0DF94" w:rsidR="00525EB6" w:rsidRDefault="00525EB6" w:rsidP="00525EB6">
      <w:pPr>
        <w:pStyle w:val="code"/>
      </w:pPr>
      <w:r>
        <w:t>&lt;</w:t>
      </w:r>
      <w:r w:rsidR="00F10F62">
        <w:t>surface_load type</w:t>
      </w:r>
      <w:r>
        <w:t>=</w:t>
      </w:r>
      <w:r w:rsidR="00C90979">
        <w:t>"</w:t>
      </w:r>
      <w:r w:rsidR="00F10F62">
        <w:t>normal_traction</w:t>
      </w:r>
      <w:r w:rsidR="00C90979">
        <w:t>"</w:t>
      </w:r>
      <w:r>
        <w:t>&gt;</w:t>
      </w:r>
    </w:p>
    <w:p w14:paraId="476B69D1" w14:textId="4D821051" w:rsidR="00BD3F86" w:rsidRDefault="00BD3F86" w:rsidP="00525EB6">
      <w:pPr>
        <w:pStyle w:val="code"/>
      </w:pPr>
      <w:r>
        <w:tab/>
        <w:t>&lt;traction [lc="1"]&gt;1.0&lt;/traction&gt;</w:t>
      </w:r>
    </w:p>
    <w:p w14:paraId="1AEA86B6" w14:textId="66C7D745" w:rsidR="00F10F62" w:rsidRDefault="00F10F62" w:rsidP="00525EB6">
      <w:pPr>
        <w:pStyle w:val="code"/>
      </w:pPr>
      <w:r>
        <w:tab/>
        <w:t>&lt;effective&gt;1&lt;/effective&gt;</w:t>
      </w:r>
    </w:p>
    <w:p w14:paraId="2D02FD9A" w14:textId="40FDEEC8" w:rsidR="00F10F62" w:rsidRDefault="00F10F62" w:rsidP="00525EB6">
      <w:pPr>
        <w:pStyle w:val="code"/>
      </w:pPr>
      <w:r>
        <w:tab/>
        <w:t>&lt;linear&gt;0&lt;/linear&gt;</w:t>
      </w:r>
    </w:p>
    <w:p w14:paraId="0C0F4605" w14:textId="3FA680BD" w:rsidR="00F10F62" w:rsidRDefault="00F10F62" w:rsidP="00525EB6">
      <w:pPr>
        <w:pStyle w:val="code"/>
      </w:pPr>
      <w:r>
        <w:tab/>
        <w:t>&lt;surface</w:t>
      </w:r>
      <w:r w:rsidR="00BD3F86">
        <w:t xml:space="preserve"> [set="surface_name"]</w:t>
      </w:r>
      <w:r>
        <w:t>&gt;</w:t>
      </w:r>
    </w:p>
    <w:p w14:paraId="2CD53174" w14:textId="3FD51D7C" w:rsidR="00F10F62" w:rsidRDefault="00F10F62" w:rsidP="00F10F62">
      <w:pPr>
        <w:pStyle w:val="code"/>
      </w:pPr>
      <w:r>
        <w:tab/>
      </w:r>
      <w:r>
        <w:tab/>
        <w:t>...</w:t>
      </w:r>
    </w:p>
    <w:p w14:paraId="64D8D057" w14:textId="37C74FD8" w:rsidR="00525EB6" w:rsidRDefault="00F10F62" w:rsidP="00525EB6">
      <w:pPr>
        <w:pStyle w:val="code"/>
      </w:pPr>
      <w:r>
        <w:tab/>
        <w:t>&lt;/surface&gt;</w:t>
      </w:r>
      <w:r w:rsidR="00525EB6">
        <w:t>&lt;/</w:t>
      </w:r>
      <w:r>
        <w:t>surface_load</w:t>
      </w:r>
      <w:r w:rsidR="00525EB6">
        <w:t>&gt;</w:t>
      </w:r>
    </w:p>
    <w:p w14:paraId="6CBD8C9E" w14:textId="77777777" w:rsidR="00525EB6" w:rsidRDefault="00525EB6" w:rsidP="00525EB6"/>
    <w:p w14:paraId="34842F1A" w14:textId="784353AA" w:rsidR="00BD3F86" w:rsidRPr="009519C2" w:rsidRDefault="00BD3F86" w:rsidP="00525EB6">
      <w:r>
        <w:t xml:space="preserve">The </w:t>
      </w:r>
      <w:r>
        <w:rPr>
          <w:i/>
        </w:rPr>
        <w:t xml:space="preserve">traction </w:t>
      </w:r>
      <w:r>
        <w:t xml:space="preserve">element defines the magnitude of the traction force. The optional attribute </w:t>
      </w:r>
      <w:r>
        <w:rPr>
          <w:i/>
        </w:rPr>
        <w:t xml:space="preserve">lc </w:t>
      </w:r>
      <w:r>
        <w:t>defines a loadcurve that controls the time dependency of the traction force magnitude. If omitted a constant traction is applied.</w:t>
      </w:r>
    </w:p>
    <w:p w14:paraId="535C888F" w14:textId="77777777" w:rsidR="00BD3F86" w:rsidRPr="00BD3F86" w:rsidRDefault="00BD3F86" w:rsidP="00525EB6"/>
    <w:p w14:paraId="4C0FB4AC" w14:textId="77777777" w:rsidR="00FA354B" w:rsidRDefault="00FA354B" w:rsidP="00525EB6">
      <w:r>
        <w:t xml:space="preserve">The </w:t>
      </w:r>
      <w:r>
        <w:rPr>
          <w:i/>
        </w:rPr>
        <w:t xml:space="preserve">effective </w:t>
      </w:r>
      <w:r>
        <w:t xml:space="preserve">element defines whether the traction is applied as an effective traction or a total mixture traction. </w:t>
      </w:r>
    </w:p>
    <w:p w14:paraId="52F994B7" w14:textId="77777777" w:rsidR="00FA354B" w:rsidRDefault="00FA354B" w:rsidP="00525EB6"/>
    <w:p w14:paraId="36B5C557" w14:textId="0350D1E6" w:rsidR="00FA354B" w:rsidRPr="002528E9" w:rsidRDefault="00FA354B" w:rsidP="00525EB6">
      <w:r>
        <w:t xml:space="preserve">The </w:t>
      </w:r>
      <w:r>
        <w:rPr>
          <w:i/>
        </w:rPr>
        <w:t xml:space="preserve">linear </w:t>
      </w:r>
      <w:r>
        <w:t>element defines whether the traction remains normal to the deformed surface or the reference surface. If set to true the traction remains normal to the reference surface. When false it defines a follower force that remains normal to the deformed surface.</w:t>
      </w:r>
    </w:p>
    <w:p w14:paraId="3A9ACFB1" w14:textId="77777777" w:rsidR="009632B3" w:rsidRDefault="009632B3" w:rsidP="00525EB6"/>
    <w:p w14:paraId="0B51AB81" w14:textId="4C42FA69" w:rsidR="00525EB6" w:rsidRDefault="009632B3" w:rsidP="009519C2">
      <w:r>
        <w:t xml:space="preserve">The </w:t>
      </w:r>
      <w:r>
        <w:rPr>
          <w:i/>
        </w:rPr>
        <w:t xml:space="preserve">surface </w:t>
      </w:r>
      <w:r>
        <w:t xml:space="preserve">element defines the surface to which the traction is applied. It consists of child elements defining the individual surface facets. </w:t>
      </w:r>
    </w:p>
    <w:p w14:paraId="572D1CEC" w14:textId="77777777" w:rsidR="00525EB6" w:rsidRPr="00C64641" w:rsidRDefault="00525EB6" w:rsidP="00525EB6"/>
    <w:p w14:paraId="78BB7840" w14:textId="01CDABEE" w:rsidR="00525EB6" w:rsidRPr="00C64641" w:rsidRDefault="00525EB6" w:rsidP="00525EB6">
      <w:r>
        <w:lastRenderedPageBreak/>
        <w:t>U</w:t>
      </w:r>
      <w:r w:rsidRPr="00C64641">
        <w:t xml:space="preserve">nlike the mixture and effective traction, the fluid pressure </w:t>
      </w:r>
      <w:r w:rsidR="006C2049" w:rsidRPr="006C2049">
        <w:rPr>
          <w:position w:val="-10"/>
        </w:rPr>
        <w:object w:dxaOrig="240" w:dyaOrig="260" w14:anchorId="60FB62BA">
          <v:shape id="_x0000_i1046" type="#_x0000_t75" style="width:12pt;height:13pt" o:ole="">
            <v:imagedata r:id="rId72" o:title=""/>
          </v:shape>
          <o:OLEObject Type="Embed" ProgID="Equation.DSMT4" ShapeID="_x0000_i1046" DrawAspect="Content" ObjectID="_1471104309" r:id="rId73"/>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6C2049" w:rsidRPr="006C2049">
        <w:rPr>
          <w:position w:val="-12"/>
        </w:rPr>
        <w:object w:dxaOrig="300" w:dyaOrig="360" w14:anchorId="1F1BF813">
          <v:shape id="_x0000_i1047" type="#_x0000_t75" style="width:15pt;height:18pt" o:ole="">
            <v:imagedata r:id="rId74" o:title=""/>
          </v:shape>
          <o:OLEObject Type="Embed" ProgID="Equation.DSMT4" ShapeID="_x0000_i1047" DrawAspect="Content" ObjectID="_1471104310" r:id="rId75"/>
        </w:object>
      </w:r>
      <w:r w:rsidRPr="00C64641">
        <w:t xml:space="preserve">, the corresponding boundary conditions are </w:t>
      </w:r>
      <w:r w:rsidR="006C2049" w:rsidRPr="006C2049">
        <w:rPr>
          <w:position w:val="-12"/>
        </w:rPr>
        <w:object w:dxaOrig="700" w:dyaOrig="360" w14:anchorId="3C8B52AF">
          <v:shape id="_x0000_i1048" type="#_x0000_t75" style="width:35pt;height:18pt" o:ole="">
            <v:imagedata r:id="rId76" o:title=""/>
          </v:shape>
          <o:OLEObject Type="Embed" ProgID="Equation.DSMT4" ShapeID="_x0000_i1048" DrawAspect="Content" ObjectID="_1471104311" r:id="rId77"/>
        </w:object>
      </w:r>
      <w:r w:rsidRPr="00C64641">
        <w:t xml:space="preserve"> and </w:t>
      </w:r>
      <w:r w:rsidR="006C2049" w:rsidRPr="006C2049">
        <w:rPr>
          <w:position w:val="-12"/>
        </w:rPr>
        <w:object w:dxaOrig="840" w:dyaOrig="360" w14:anchorId="6CB25C27">
          <v:shape id="_x0000_i1049" type="#_x0000_t75" style="width:42pt;height:18pt" o:ole="">
            <v:imagedata r:id="rId78" o:title=""/>
          </v:shape>
          <o:OLEObject Type="Embed" ProgID="Equation.DSMT4" ShapeID="_x0000_i1049" DrawAspect="Content" ObjectID="_1471104312" r:id="rId79"/>
        </w:object>
      </w:r>
      <w:r w:rsidRPr="00C64641">
        <w:t xml:space="preserve"> (or </w:t>
      </w:r>
      <w:r w:rsidR="006C2049" w:rsidRPr="006C2049">
        <w:rPr>
          <w:position w:val="-12"/>
        </w:rPr>
        <w:object w:dxaOrig="600" w:dyaOrig="380" w14:anchorId="00DD9000">
          <v:shape id="_x0000_i1050" type="#_x0000_t75" style="width:30pt;height:19pt" o:ole="">
            <v:imagedata r:id="rId80" o:title=""/>
          </v:shape>
          <o:OLEObject Type="Embed" ProgID="Equation.DSMT4" ShapeID="_x0000_i1050" DrawAspect="Content" ObjectID="_1471104313" r:id="rId81"/>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408D6583" w:rsidR="00525EB6" w:rsidRPr="004A4869" w:rsidRDefault="00525EB6" w:rsidP="00525EB6">
      <w:pPr>
        <w:pStyle w:val="code"/>
      </w:pPr>
      <w:r w:rsidRPr="00B92C1F">
        <w:tab/>
      </w:r>
      <w:r w:rsidRPr="004A4869">
        <w:t>&lt;</w:t>
      </w:r>
      <w:r w:rsidR="00B936B0">
        <w:t>prescribed</w:t>
      </w:r>
      <w:r w:rsidR="0061621E">
        <w:t xml:space="preserve"> bc="p" lc="1"</w:t>
      </w:r>
      <w:r w:rsidRPr="004A4869">
        <w:t>&gt;</w:t>
      </w:r>
    </w:p>
    <w:p w14:paraId="1C35C456" w14:textId="4B9E947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572F41">
        <w:t>&gt;1.0&lt;/node&gt;</w:t>
      </w:r>
    </w:p>
    <w:p w14:paraId="55B9DAAD" w14:textId="0D3E69B5"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&gt;1.0&lt;/node&gt;</w:t>
      </w:r>
    </w:p>
    <w:p w14:paraId="56070AF8" w14:textId="01FFEFDE"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&gt;1.0&lt;/node&gt;</w:t>
      </w:r>
    </w:p>
    <w:p w14:paraId="673CAA0D" w14:textId="613E28D9"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28B20997" w:rsidR="00525EB6" w:rsidRPr="004A4869" w:rsidRDefault="00525EB6" w:rsidP="00525EB6">
      <w:pPr>
        <w:pStyle w:val="code"/>
      </w:pPr>
      <w:r w:rsidRPr="004A4869">
        <w:tab/>
        <w:t>&lt;/</w:t>
      </w:r>
      <w:r w:rsidR="00B936B0">
        <w:t>prescribed</w:t>
      </w:r>
      <w:r w:rsidRPr="004A4869">
        <w:t>&gt;</w:t>
      </w:r>
    </w:p>
    <w:p w14:paraId="69616C6B" w14:textId="6E829CA3" w:rsidR="00525EB6" w:rsidRDefault="00525EB6" w:rsidP="00525EB6">
      <w:pPr>
        <w:pStyle w:val="code"/>
      </w:pPr>
      <w:r>
        <w:tab/>
        <w:t>&lt;</w:t>
      </w:r>
      <w:r w:rsidR="00B936B0">
        <w:t>surface_load type="normal_traction"</w:t>
      </w:r>
      <w:r w:rsidR="00B936B0" w:rsidDel="00B936B0">
        <w:t xml:space="preserve"> </w:t>
      </w:r>
      <w:r>
        <w:t>&gt;</w:t>
      </w:r>
    </w:p>
    <w:p w14:paraId="13198FA2" w14:textId="6226C427" w:rsidR="0061621E" w:rsidRDefault="0061621E" w:rsidP="00525EB6">
      <w:pPr>
        <w:pStyle w:val="code"/>
      </w:pPr>
      <w:r>
        <w:tab/>
      </w:r>
      <w:r>
        <w:tab/>
        <w:t>&lt;traction lc="1"&gt;-1.0&lt;/traction&gt;</w:t>
      </w:r>
    </w:p>
    <w:p w14:paraId="76910302" w14:textId="632B1338" w:rsidR="00B936B0" w:rsidRDefault="00B936B0" w:rsidP="00525EB6">
      <w:pPr>
        <w:pStyle w:val="code"/>
      </w:pPr>
      <w:r>
        <w:tab/>
      </w:r>
      <w:r>
        <w:tab/>
        <w:t>&lt;effective&gt;0&lt;/effective&gt;</w:t>
      </w:r>
    </w:p>
    <w:p w14:paraId="068D37EB" w14:textId="61FAC530" w:rsidR="00B936B0" w:rsidRDefault="00B936B0" w:rsidP="00525EB6">
      <w:pPr>
        <w:pStyle w:val="code"/>
      </w:pPr>
      <w:r>
        <w:tab/>
      </w:r>
      <w:r>
        <w:tab/>
        <w:t>&lt;linear&gt;0&lt;/linear&gt;</w:t>
      </w:r>
    </w:p>
    <w:p w14:paraId="4E3F0049" w14:textId="221FB381" w:rsidR="00B936B0" w:rsidRDefault="00B936B0" w:rsidP="00525EB6">
      <w:pPr>
        <w:pStyle w:val="code"/>
      </w:pPr>
      <w:r>
        <w:tab/>
      </w:r>
      <w:r>
        <w:tab/>
        <w:t>&lt;surface&gt;</w:t>
      </w:r>
    </w:p>
    <w:p w14:paraId="5989351D" w14:textId="1096B35A" w:rsidR="00525EB6" w:rsidRDefault="00525EB6" w:rsidP="00525EB6">
      <w:pPr>
        <w:pStyle w:val="code"/>
      </w:pPr>
      <w:r>
        <w:tab/>
      </w:r>
      <w:r>
        <w:tab/>
      </w:r>
      <w:r w:rsidR="00B936B0">
        <w:tab/>
      </w:r>
      <w:r>
        <w:t>&lt;quad4 id=</w:t>
      </w:r>
      <w:r w:rsidR="00DD233C">
        <w:t>"</w:t>
      </w:r>
      <w:r>
        <w:t>n</w:t>
      </w:r>
      <w:r w:rsidR="00DD233C">
        <w:t>"</w:t>
      </w:r>
      <w:r>
        <w:t>&gt;n1,n2,n3,n4&lt;/quad4&gt;</w:t>
      </w:r>
    </w:p>
    <w:p w14:paraId="7FC7771E" w14:textId="006B494F" w:rsidR="00525EB6" w:rsidRDefault="00525EB6" w:rsidP="00525EB6">
      <w:pPr>
        <w:pStyle w:val="code"/>
      </w:pPr>
      <w:r>
        <w:tab/>
      </w:r>
      <w:r w:rsidR="00B936B0">
        <w:tab/>
      </w:r>
      <w:r w:rsidR="00B936B0">
        <w:tab/>
      </w:r>
      <w:r>
        <w:t>...</w:t>
      </w:r>
    </w:p>
    <w:p w14:paraId="7AA361DE" w14:textId="2214892D" w:rsidR="00B936B0" w:rsidRDefault="00B936B0" w:rsidP="00525EB6">
      <w:pPr>
        <w:pStyle w:val="code"/>
      </w:pPr>
      <w:r>
        <w:tab/>
      </w:r>
      <w:r>
        <w:tab/>
        <w:t>&lt;/surface&gt;</w:t>
      </w:r>
    </w:p>
    <w:p w14:paraId="2231B515" w14:textId="2EE8055C" w:rsidR="00525EB6" w:rsidRDefault="00525EB6" w:rsidP="00525EB6">
      <w:pPr>
        <w:pStyle w:val="code"/>
      </w:pPr>
      <w:r>
        <w:tab/>
        <w:t>&lt;/</w:t>
      </w:r>
      <w:r w:rsidR="00D423CA">
        <w:t>surface_load</w:t>
      </w:r>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8C20E4">
      <w:pPr>
        <w:pStyle w:val="Heading4"/>
      </w:pPr>
      <w:bookmarkStart w:id="411" w:name="_Toc397358358"/>
      <w:r w:rsidRPr="00C64641">
        <w:t>Fluid Flux</w:t>
      </w:r>
      <w:bookmarkEnd w:id="411"/>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6915947D" w:rsidR="00525EB6" w:rsidRPr="00C64641" w:rsidRDefault="00525EB6" w:rsidP="00525EB6">
      <w:r w:rsidRPr="00C64641">
        <w:t xml:space="preserve">The flux of fluid relative to the solid matrix is given by the vector </w:t>
      </w:r>
      <w:r w:rsidR="006C2049" w:rsidRPr="006C2049">
        <w:rPr>
          <w:position w:val="-6"/>
        </w:rPr>
        <w:object w:dxaOrig="260" w:dyaOrig="220" w14:anchorId="7F7D1D77">
          <v:shape id="_x0000_i1051" type="#_x0000_t75" style="width:13pt;height:11pt" o:ole="">
            <v:imagedata r:id="rId82" o:title=""/>
          </v:shape>
          <o:OLEObject Type="Embed" ProgID="Equation.DSMT4" ShapeID="_x0000_i1051" DrawAspect="Content" ObjectID="_1471104314" r:id="rId83"/>
        </w:object>
      </w:r>
      <w:r w:rsidRPr="00C64641">
        <w:t xml:space="preserve">.  Since viscosity is not explicitly modeled in a biphasic material, the tangential component of </w:t>
      </w:r>
      <w:r w:rsidR="006C2049" w:rsidRPr="006C2049">
        <w:rPr>
          <w:position w:val="-6"/>
        </w:rPr>
        <w:object w:dxaOrig="260" w:dyaOrig="220" w14:anchorId="37138CD6">
          <v:shape id="_x0000_i1052" type="#_x0000_t75" style="width:13pt;height:11pt" o:ole="">
            <v:imagedata r:id="rId84" o:title=""/>
          </v:shape>
          <o:OLEObject Type="Embed" ProgID="Equation.DSMT4" ShapeID="_x0000_i1052" DrawAspect="Content" ObjectID="_1471104315" r:id="rId85"/>
        </w:object>
      </w:r>
      <w:r w:rsidRPr="00C64641">
        <w:t xml:space="preserve"> on a boundary surface may not be prescribed. Only the normal component of the relative fluid flux, </w:t>
      </w:r>
      <w:r w:rsidR="006C2049" w:rsidRPr="006C2049">
        <w:rPr>
          <w:position w:val="-12"/>
        </w:rPr>
        <w:object w:dxaOrig="999" w:dyaOrig="360" w14:anchorId="217A833E">
          <v:shape id="_x0000_i1053" type="#_x0000_t75" style="width:50pt;height:18pt" o:ole="">
            <v:imagedata r:id="rId86" o:title=""/>
          </v:shape>
          <o:OLEObject Type="Embed" ProgID="Equation.DSMT4" ShapeID="_x0000_i1053" DrawAspect="Content" ObjectID="_1471104316" r:id="rId87"/>
        </w:object>
      </w:r>
      <w:r w:rsidRPr="00C64641">
        <w:t xml:space="preserve">, represents a natural boundary condition.  To prescribe a value for </w:t>
      </w:r>
      <w:r w:rsidR="006C2049" w:rsidRPr="006C2049">
        <w:rPr>
          <w:position w:val="-12"/>
        </w:rPr>
        <w:object w:dxaOrig="300" w:dyaOrig="360" w14:anchorId="4AA31E1D">
          <v:shape id="_x0000_i1054" type="#_x0000_t75" style="width:15pt;height:18pt" o:ole="">
            <v:imagedata r:id="rId88" o:title=""/>
          </v:shape>
          <o:OLEObject Type="Embed" ProgID="Equation.DSMT4" ShapeID="_x0000_i1054" DrawAspect="Content" ObjectID="_1471104317" r:id="rId89"/>
        </w:object>
      </w:r>
      <w:r w:rsidRPr="00C64641">
        <w:t xml:space="preserve"> on a surface, use</w:t>
      </w:r>
      <w:r>
        <w:t>:</w:t>
      </w:r>
    </w:p>
    <w:p w14:paraId="2A35CAD9" w14:textId="77777777" w:rsidR="00525EB6" w:rsidRPr="00C64641" w:rsidRDefault="00525EB6" w:rsidP="00525EB6"/>
    <w:p w14:paraId="6CB3B6B4" w14:textId="57E8D988" w:rsidR="00525EB6" w:rsidRDefault="00525EB6" w:rsidP="00525EB6">
      <w:pPr>
        <w:pStyle w:val="code"/>
      </w:pPr>
      <w:r>
        <w:t>&lt;</w:t>
      </w:r>
      <w:r w:rsidR="00A9772D">
        <w:t>surface_load type="fluidflux"</w:t>
      </w:r>
      <w:r>
        <w:t>&gt;</w:t>
      </w:r>
    </w:p>
    <w:p w14:paraId="51B4102D" w14:textId="2086E18F" w:rsidR="00E063E4" w:rsidRDefault="00E063E4" w:rsidP="00525EB6">
      <w:pPr>
        <w:pStyle w:val="code"/>
      </w:pPr>
      <w:r>
        <w:lastRenderedPageBreak/>
        <w:tab/>
        <w:t>&lt;flux [lc="1"]&gt;1.0&lt;/flux&gt;</w:t>
      </w:r>
    </w:p>
    <w:p w14:paraId="467C2111" w14:textId="33545B19" w:rsidR="00A9772D" w:rsidRDefault="00A9772D" w:rsidP="00525EB6">
      <w:pPr>
        <w:pStyle w:val="code"/>
      </w:pPr>
      <w:r>
        <w:tab/>
        <w:t>&lt;linear&gt;0&lt;/linear&gt;</w:t>
      </w:r>
    </w:p>
    <w:p w14:paraId="140C34DA" w14:textId="727531BC" w:rsidR="00A9772D" w:rsidRDefault="00A9772D" w:rsidP="00525EB6">
      <w:pPr>
        <w:pStyle w:val="code"/>
      </w:pPr>
      <w:r>
        <w:tab/>
        <w:t>&lt;mixture&gt;1&lt;/mixture&gt;</w:t>
      </w:r>
    </w:p>
    <w:p w14:paraId="1501FD66" w14:textId="6F4460C6" w:rsidR="00A9772D" w:rsidRDefault="00A9772D" w:rsidP="00525EB6">
      <w:pPr>
        <w:pStyle w:val="code"/>
      </w:pPr>
      <w:r>
        <w:tab/>
        <w:t>&lt;surface</w:t>
      </w:r>
      <w:r w:rsidR="00773AFD">
        <w:t xml:space="preserve"> [set="surface_name"]</w:t>
      </w:r>
      <w:r>
        <w:t>&gt;</w:t>
      </w:r>
    </w:p>
    <w:p w14:paraId="35F4CC8A" w14:textId="3BD9B0AF" w:rsidR="00525EB6" w:rsidRDefault="00A9772D" w:rsidP="00525EB6">
      <w:pPr>
        <w:pStyle w:val="code"/>
      </w:pPr>
      <w:r>
        <w:tab/>
      </w:r>
      <w:r w:rsidR="00525EB6">
        <w:tab/>
        <w:t>...</w:t>
      </w:r>
    </w:p>
    <w:p w14:paraId="295C0510" w14:textId="55BB96B2" w:rsidR="00A9772D" w:rsidRDefault="00A9772D" w:rsidP="00525EB6">
      <w:pPr>
        <w:pStyle w:val="code"/>
      </w:pPr>
      <w:r>
        <w:tab/>
        <w:t>&lt;/surface&gt;</w:t>
      </w:r>
    </w:p>
    <w:p w14:paraId="0B5793DE" w14:textId="77777777" w:rsidR="00525EB6" w:rsidRDefault="00525EB6" w:rsidP="00525EB6">
      <w:pPr>
        <w:pStyle w:val="code"/>
      </w:pPr>
      <w:r>
        <w:t>&lt;/fluidflux&gt;</w:t>
      </w:r>
    </w:p>
    <w:p w14:paraId="39D054EF" w14:textId="77777777" w:rsidR="00525EB6" w:rsidRDefault="00525EB6" w:rsidP="00525EB6"/>
    <w:p w14:paraId="31FC322F" w14:textId="0F4D6DE3" w:rsidR="00773AFD" w:rsidRPr="00773AFD" w:rsidRDefault="00773AFD" w:rsidP="00525EB6">
      <w:r>
        <w:t xml:space="preserve">The </w:t>
      </w:r>
      <w:r>
        <w:rPr>
          <w:i/>
        </w:rPr>
        <w:t xml:space="preserve">flux </w:t>
      </w:r>
      <w:r>
        <w:t xml:space="preserve">parameter defines the flux that will be applied to the surface.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applied.</w:t>
      </w:r>
    </w:p>
    <w:p w14:paraId="2EF2C1A9" w14:textId="77777777" w:rsidR="00773AFD" w:rsidRPr="00C64641" w:rsidRDefault="00773AFD" w:rsidP="00525EB6"/>
    <w:p w14:paraId="68657BA6" w14:textId="5A34DE3D" w:rsidR="00525EB6" w:rsidRPr="00C64641" w:rsidRDefault="0018254C" w:rsidP="00525EB6">
      <w:r>
        <w:t xml:space="preserve">When </w:t>
      </w:r>
      <w:r>
        <w:rPr>
          <w:i/>
        </w:rPr>
        <w:t xml:space="preserve">linear </w:t>
      </w:r>
      <w:r>
        <w:t xml:space="preserve">is set to zero </w:t>
      </w:r>
      <w:r w:rsidR="00525EB6" w:rsidRPr="00C64641">
        <w:t xml:space="preserve">(default)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35C9E748" w:rsidR="00525EB6" w:rsidRPr="00C64641" w:rsidRDefault="0018254C"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7B0C1599" w:rsidR="00525EB6" w:rsidRPr="00C64641" w:rsidRDefault="00525EB6" w:rsidP="00525EB6">
      <w:r w:rsidRPr="00C64641">
        <w:t xml:space="preserve">Prescribing </w:t>
      </w:r>
      <w:r w:rsidR="006C2049" w:rsidRPr="006C2049">
        <w:rPr>
          <w:position w:val="-12"/>
        </w:rPr>
        <w:object w:dxaOrig="300" w:dyaOrig="360" w14:anchorId="4B219869">
          <v:shape id="_x0000_i1055" type="#_x0000_t75" style="width:15pt;height:18pt" o:ole="">
            <v:imagedata r:id="rId90" o:title=""/>
          </v:shape>
          <o:OLEObject Type="Embed" ProgID="Equation.DSMT4" ShapeID="_x0000_i1055" DrawAspect="Content" ObjectID="_1471104318" r:id="rId91"/>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6C2049" w:rsidRPr="006C2049">
        <w:rPr>
          <w:position w:val="-16"/>
        </w:rPr>
        <w:object w:dxaOrig="1560" w:dyaOrig="440" w14:anchorId="5431CD0A">
          <v:shape id="_x0000_i1056" type="#_x0000_t75" style="width:78pt;height:22pt" o:ole="">
            <v:imagedata r:id="rId92" o:title=""/>
          </v:shape>
          <o:OLEObject Type="Embed" ProgID="Equation.DSMT4" ShapeID="_x0000_i1056" DrawAspect="Content" ObjectID="_1471104319" r:id="rId93"/>
        </w:object>
      </w:r>
      <w:r w:rsidRPr="00C64641">
        <w:t xml:space="preserve">.  To prescribe the value of </w:t>
      </w:r>
      <w:r w:rsidR="006C2049" w:rsidRPr="006C2049">
        <w:rPr>
          <w:position w:val="-12"/>
        </w:rPr>
        <w:object w:dxaOrig="260" w:dyaOrig="360" w14:anchorId="550438C8">
          <v:shape id="_x0000_i1057" type="#_x0000_t75" style="width:13pt;height:18pt" o:ole="">
            <v:imagedata r:id="rId94" o:title=""/>
          </v:shape>
          <o:OLEObject Type="Embed" ProgID="Equation.DSMT4" ShapeID="_x0000_i1057" DrawAspect="Content" ObjectID="_1471104320" r:id="rId95"/>
        </w:object>
      </w:r>
      <w:r w:rsidRPr="00C64641">
        <w:t xml:space="preserve"> on a surface, use</w:t>
      </w:r>
    </w:p>
    <w:p w14:paraId="1B1F830C" w14:textId="77777777" w:rsidR="00525EB6" w:rsidRPr="00C64641" w:rsidRDefault="00525EB6" w:rsidP="00525EB6"/>
    <w:p w14:paraId="22F326A6" w14:textId="49D91C66" w:rsidR="00525EB6" w:rsidRDefault="00525EB6" w:rsidP="00525EB6">
      <w:pPr>
        <w:pStyle w:val="code"/>
      </w:pPr>
      <w:r>
        <w:t>&lt;</w:t>
      </w:r>
      <w:r w:rsidR="0018254C">
        <w:t>surface_load type="</w:t>
      </w:r>
      <w:r>
        <w:t>fluidflux</w:t>
      </w:r>
      <w:r w:rsidR="0018254C">
        <w:t>"</w:t>
      </w:r>
      <w:r>
        <w:t>&gt;</w:t>
      </w:r>
    </w:p>
    <w:p w14:paraId="0FBCB1ED" w14:textId="6B1B9799" w:rsidR="000E3C27" w:rsidRDefault="000E3C27" w:rsidP="00525EB6">
      <w:pPr>
        <w:pStyle w:val="code"/>
      </w:pPr>
      <w:r>
        <w:tab/>
        <w:t>&lt;flux lc="1"&gt;1.0&lt;/flux&gt;</w:t>
      </w:r>
    </w:p>
    <w:p w14:paraId="08D9BDBD" w14:textId="0F4C06EC" w:rsidR="0018254C" w:rsidRDefault="0018254C" w:rsidP="00525EB6">
      <w:pPr>
        <w:pStyle w:val="code"/>
      </w:pPr>
      <w:r>
        <w:tab/>
        <w:t>&lt;linear&gt;0&lt;/linear&gt;</w:t>
      </w:r>
    </w:p>
    <w:p w14:paraId="471F1A98" w14:textId="649F921E" w:rsidR="0018254C" w:rsidRDefault="0018254C" w:rsidP="00525EB6">
      <w:pPr>
        <w:pStyle w:val="code"/>
      </w:pPr>
      <w:r>
        <w:tab/>
        <w:t>&lt;mixture&gt;1&lt;/mixture&gt;</w:t>
      </w:r>
    </w:p>
    <w:p w14:paraId="3D43945D" w14:textId="3A15997D" w:rsidR="0018254C" w:rsidRDefault="0018254C" w:rsidP="00525EB6">
      <w:pPr>
        <w:pStyle w:val="code"/>
      </w:pPr>
      <w:r>
        <w:tab/>
        <w:t>&lt;surface</w:t>
      </w:r>
      <w:r w:rsidR="00CF168E">
        <w:t xml:space="preserve"> [set="surface_name"]</w:t>
      </w:r>
      <w:r>
        <w:t>&gt;</w:t>
      </w:r>
    </w:p>
    <w:p w14:paraId="5A40BFD3" w14:textId="0F79C603" w:rsidR="00525EB6" w:rsidRDefault="0018254C" w:rsidP="00525EB6">
      <w:pPr>
        <w:pStyle w:val="code"/>
      </w:pPr>
      <w:r>
        <w:tab/>
      </w:r>
      <w:r w:rsidR="00525EB6">
        <w:tab/>
        <w:t>...</w:t>
      </w:r>
    </w:p>
    <w:p w14:paraId="4DAE1CCF" w14:textId="68223FB1" w:rsidR="0018254C" w:rsidRDefault="0018254C" w:rsidP="00525EB6">
      <w:pPr>
        <w:pStyle w:val="code"/>
      </w:pPr>
      <w:r>
        <w:tab/>
        <w:t>&lt;/surface&gt;</w:t>
      </w:r>
    </w:p>
    <w:p w14:paraId="010BF891" w14:textId="451FA622" w:rsidR="00525EB6" w:rsidRDefault="00525EB6" w:rsidP="00525EB6">
      <w:pPr>
        <w:pStyle w:val="code"/>
      </w:pPr>
      <w:r>
        <w:t>&lt;/</w:t>
      </w:r>
      <w:r w:rsidR="007D3C17">
        <w:t>surface_load</w:t>
      </w:r>
      <w:r>
        <w:t>&gt;</w:t>
      </w:r>
    </w:p>
    <w:p w14:paraId="434B9044" w14:textId="77777777" w:rsidR="00525EB6" w:rsidRPr="00C64641" w:rsidRDefault="00525EB6" w:rsidP="00525EB6"/>
    <w:p w14:paraId="44EA6662" w14:textId="6A28982A"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6C2049" w:rsidRPr="006C2049">
        <w:rPr>
          <w:position w:val="-12"/>
        </w:rPr>
        <w:object w:dxaOrig="680" w:dyaOrig="360" w14:anchorId="6EE540DD">
          <v:shape id="_x0000_i1058" type="#_x0000_t75" style="width:34pt;height:18pt" o:ole="">
            <v:imagedata r:id="rId96" o:title=""/>
          </v:shape>
          <o:OLEObject Type="Embed" ProgID="Equation.DSMT4" ShapeID="_x0000_i1058" DrawAspect="Content" ObjectID="_1471104321" r:id="rId97"/>
        </w:object>
      </w:r>
      <w:r w:rsidRPr="00C64641">
        <w:t xml:space="preserve">.  If the upstream face is free, the companion boundary condition would be to let </w:t>
      </w:r>
      <w:r w:rsidR="006C2049" w:rsidRPr="006C2049">
        <w:rPr>
          <w:position w:val="-12"/>
        </w:rPr>
        <w:object w:dxaOrig="600" w:dyaOrig="380" w14:anchorId="035CA88F">
          <v:shape id="_x0000_i1059" type="#_x0000_t75" style="width:30pt;height:19pt" o:ole="">
            <v:imagedata r:id="rId98" o:title=""/>
          </v:shape>
          <o:OLEObject Type="Embed" ProgID="Equation.DSMT4" ShapeID="_x0000_i1059" DrawAspect="Content" ObjectID="_1471104322" r:id="rId99"/>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8C20E4">
      <w:pPr>
        <w:pStyle w:val="Heading4"/>
      </w:pPr>
      <w:bookmarkStart w:id="412" w:name="_Toc397358359"/>
      <w:r w:rsidRPr="00C64641">
        <w:lastRenderedPageBreak/>
        <w:t>Solute Flux</w:t>
      </w:r>
      <w:bookmarkEnd w:id="412"/>
    </w:p>
    <w:p w14:paraId="5B3D619F" w14:textId="6D06A318" w:rsidR="00525EB6" w:rsidRPr="00C64641" w:rsidRDefault="00525EB6" w:rsidP="00525EB6">
      <w:r w:rsidRPr="00C64641">
        <w:t xml:space="preserve">The molar flux of solute relative to the solid matrix is given by the vector </w:t>
      </w:r>
      <w:r w:rsidR="006C2049" w:rsidRPr="006C2049">
        <w:rPr>
          <w:position w:val="-10"/>
        </w:rPr>
        <w:object w:dxaOrig="160" w:dyaOrig="320" w14:anchorId="3123896C">
          <v:shape id="_x0000_i1060" type="#_x0000_t75" style="width:8pt;height:16pt" o:ole="">
            <v:imagedata r:id="rId100" o:title=""/>
          </v:shape>
          <o:OLEObject Type="Embed" ProgID="Equation.DSMT4" ShapeID="_x0000_i1060" DrawAspect="Content" ObjectID="_1471104323" r:id="rId101"/>
        </w:object>
      </w:r>
      <w:r w:rsidRPr="00C64641">
        <w:t xml:space="preserve">.  Since solute viscosity is not explicitly modeled in a biphasic-solute material, the tangential component of </w:t>
      </w:r>
      <w:r w:rsidR="006C2049" w:rsidRPr="006C2049">
        <w:rPr>
          <w:position w:val="-10"/>
        </w:rPr>
        <w:object w:dxaOrig="160" w:dyaOrig="320" w14:anchorId="7E8F31D1">
          <v:shape id="_x0000_i1061" type="#_x0000_t75" style="width:8pt;height:16pt" o:ole="">
            <v:imagedata r:id="rId102" o:title=""/>
          </v:shape>
          <o:OLEObject Type="Embed" ProgID="Equation.DSMT4" ShapeID="_x0000_i1061" DrawAspect="Content" ObjectID="_1471104324" r:id="rId103"/>
        </w:object>
      </w:r>
      <w:r w:rsidRPr="00C64641">
        <w:t xml:space="preserve"> on a boundary surface may not be prescribed.  Only the normal component of the relative solute flux, </w:t>
      </w:r>
      <w:r w:rsidR="006C2049" w:rsidRPr="006C2049">
        <w:rPr>
          <w:position w:val="-12"/>
        </w:rPr>
        <w:object w:dxaOrig="859" w:dyaOrig="360" w14:anchorId="6469E5B0">
          <v:shape id="_x0000_i1062" type="#_x0000_t75" style="width:43pt;height:18pt" o:ole="">
            <v:imagedata r:id="rId104" o:title=""/>
          </v:shape>
          <o:OLEObject Type="Embed" ProgID="Equation.DSMT4" ShapeID="_x0000_i1062" DrawAspect="Content" ObjectID="_1471104325" r:id="rId105"/>
        </w:object>
      </w:r>
      <w:r w:rsidRPr="00C64641">
        <w:t xml:space="preserve">, represents a natural boundary condition.  To prescribe a value for </w:t>
      </w:r>
      <w:r w:rsidR="006C2049" w:rsidRPr="006C2049">
        <w:rPr>
          <w:position w:val="-12"/>
        </w:rPr>
        <w:object w:dxaOrig="260" w:dyaOrig="360" w14:anchorId="0E7365E8">
          <v:shape id="_x0000_i1063" type="#_x0000_t75" style="width:13pt;height:18pt" o:ole="">
            <v:imagedata r:id="rId106" o:title=""/>
          </v:shape>
          <o:OLEObject Type="Embed" ProgID="Equation.DSMT4" ShapeID="_x0000_i1063" DrawAspect="Content" ObjectID="_1471104326" r:id="rId107"/>
        </w:object>
      </w:r>
      <w:r w:rsidRPr="00C64641">
        <w:t xml:space="preserve"> on a surface, use</w:t>
      </w:r>
      <w:r>
        <w:t>:</w:t>
      </w:r>
    </w:p>
    <w:p w14:paraId="5CD70280" w14:textId="77777777" w:rsidR="00525EB6" w:rsidRPr="00C64641" w:rsidRDefault="00525EB6" w:rsidP="00525EB6"/>
    <w:p w14:paraId="3F87DE5D" w14:textId="53E232B5" w:rsidR="00525EB6" w:rsidRDefault="00525EB6" w:rsidP="00525EB6">
      <w:pPr>
        <w:pStyle w:val="code"/>
      </w:pPr>
      <w:r>
        <w:t>&lt;</w:t>
      </w:r>
      <w:r w:rsidR="004A6CDC">
        <w:t>surface_load type="</w:t>
      </w:r>
      <w:r>
        <w:t>soluteflux</w:t>
      </w:r>
      <w:r w:rsidR="004A6CDC">
        <w:t>"</w:t>
      </w:r>
      <w:r>
        <w:t>&gt;</w:t>
      </w:r>
    </w:p>
    <w:p w14:paraId="1771B6E5" w14:textId="73DC0EC9" w:rsidR="00337051" w:rsidRDefault="00337051" w:rsidP="00525EB6">
      <w:pPr>
        <w:pStyle w:val="code"/>
      </w:pPr>
      <w:r>
        <w:tab/>
        <w:t>&lt;flux [lc="1"]&gt;1.0&lt;/flux&gt;</w:t>
      </w:r>
    </w:p>
    <w:p w14:paraId="4A483FC2" w14:textId="0380FC66" w:rsidR="001F4D5D" w:rsidRDefault="001F4D5D" w:rsidP="00525EB6">
      <w:pPr>
        <w:pStyle w:val="code"/>
      </w:pPr>
      <w:r>
        <w:tab/>
        <w:t>&lt;linear&gt;0&lt;/linear&gt;</w:t>
      </w:r>
    </w:p>
    <w:p w14:paraId="5CCEC5A4" w14:textId="0B9A5638" w:rsidR="001F4D5D" w:rsidRDefault="001F4D5D" w:rsidP="00525EB6">
      <w:pPr>
        <w:pStyle w:val="code"/>
      </w:pPr>
      <w:r>
        <w:tab/>
        <w:t>&lt;solute_id&gt;1&lt;/solute_id&gt;</w:t>
      </w:r>
    </w:p>
    <w:p w14:paraId="195922D7" w14:textId="4B8F0397" w:rsidR="001F4D5D" w:rsidRDefault="001F4D5D" w:rsidP="00525EB6">
      <w:pPr>
        <w:pStyle w:val="code"/>
      </w:pPr>
      <w:r>
        <w:tab/>
        <w:t>&lt;surface&gt;</w:t>
      </w:r>
    </w:p>
    <w:p w14:paraId="3EAE114A" w14:textId="5FE0D442" w:rsidR="00525EB6" w:rsidRDefault="001F4D5D" w:rsidP="00525EB6">
      <w:pPr>
        <w:pStyle w:val="code"/>
      </w:pPr>
      <w:r>
        <w:tab/>
      </w:r>
      <w:r w:rsidR="00525EB6">
        <w:tab/>
        <w:t>...</w:t>
      </w:r>
    </w:p>
    <w:p w14:paraId="4F3BD12D" w14:textId="2828D28F" w:rsidR="001F4D5D" w:rsidRDefault="001F4D5D" w:rsidP="00525EB6">
      <w:pPr>
        <w:pStyle w:val="code"/>
      </w:pPr>
      <w:r>
        <w:tab/>
        <w:t>&lt;/surface&gt;</w:t>
      </w:r>
    </w:p>
    <w:p w14:paraId="36DA2B23" w14:textId="6EAB25FB" w:rsidR="00525EB6" w:rsidRDefault="00525EB6" w:rsidP="00525EB6">
      <w:pPr>
        <w:pStyle w:val="code"/>
      </w:pPr>
      <w:r>
        <w:t>&lt;/</w:t>
      </w:r>
      <w:r w:rsidR="00606D2D" w:rsidRPr="00606D2D">
        <w:t xml:space="preserve"> </w:t>
      </w:r>
      <w:r w:rsidR="00606D2D">
        <w:t>surface_load</w:t>
      </w:r>
      <w:r>
        <w:t>&gt;</w:t>
      </w:r>
    </w:p>
    <w:p w14:paraId="6AB59CBA" w14:textId="77777777" w:rsidR="00525EB6" w:rsidRPr="00C64641" w:rsidRDefault="00525EB6" w:rsidP="00525EB6"/>
    <w:p w14:paraId="6A2C24AB" w14:textId="3A45C017" w:rsidR="00476C4E" w:rsidRDefault="00525EB6" w:rsidP="00525EB6">
      <w:r>
        <w:t xml:space="preserve">The optional parameter </w:t>
      </w:r>
      <w:r>
        <w:rPr>
          <w:i/>
        </w:rPr>
        <w:t>sol</w:t>
      </w:r>
      <w:r w:rsidR="00476C4E">
        <w:rPr>
          <w:i/>
        </w:rPr>
        <w:t>ute_id</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413" w:author="Gerard" w:date="2014-07-29T23:58:00Z">
        <w:r w:rsidR="001B13CD">
          <w:t>3.6.2</w:t>
        </w:r>
      </w:ins>
      <w:del w:id="414" w:author="Gerard" w:date="2014-07-29T23:58:00Z">
        <w:r w:rsidR="00976D6B" w:rsidDel="001B13CD">
          <w:delText>3.5.2</w:delText>
        </w:r>
      </w:del>
      <w:r>
        <w:fldChar w:fldCharType="end"/>
      </w:r>
      <w:r>
        <w:t xml:space="preserve">).  If </w:t>
      </w:r>
      <w:r>
        <w:rPr>
          <w:i/>
        </w:rPr>
        <w:t>sol</w:t>
      </w:r>
      <w:r w:rsidR="00476C4E">
        <w:rPr>
          <w:i/>
        </w:rPr>
        <w:t>ute_id</w:t>
      </w:r>
      <w:r>
        <w:t xml:space="preserve"> is not defined, the default value is 1.  </w:t>
      </w:r>
    </w:p>
    <w:p w14:paraId="50D0B550" w14:textId="77777777" w:rsidR="00FF17FC" w:rsidRDefault="00FF17FC" w:rsidP="00525EB6"/>
    <w:p w14:paraId="544A828E" w14:textId="2D8B3753" w:rsidR="00525EB6" w:rsidRPr="003B58FB" w:rsidRDefault="00FF17FC" w:rsidP="00525EB6">
      <w:r>
        <w:t xml:space="preserve">The </w:t>
      </w:r>
      <w:r>
        <w:rPr>
          <w:i/>
        </w:rPr>
        <w:t xml:space="preserve">flux </w:t>
      </w:r>
      <w:r>
        <w:t xml:space="preserve">element defines the flux magnitude. </w:t>
      </w:r>
      <w:r w:rsidR="00525EB6">
        <w:t xml:space="preserve">The </w:t>
      </w:r>
      <w:r>
        <w:t xml:space="preserve">optional </w:t>
      </w:r>
      <w:r w:rsidR="00525EB6">
        <w:t xml:space="preserve">parameter </w:t>
      </w:r>
      <w:r w:rsidR="00525EB6">
        <w:rPr>
          <w:i/>
        </w:rPr>
        <w:t>lc</w:t>
      </w:r>
      <w:r w:rsidR="00525EB6">
        <w:t xml:space="preserve"> defines a loadcurve for the normal flux evolution. </w:t>
      </w:r>
      <w:r>
        <w:t>If omitted a constant flux is applied.</w:t>
      </w:r>
    </w:p>
    <w:p w14:paraId="497F6C82" w14:textId="77777777" w:rsidR="00525EB6" w:rsidRPr="00C64641" w:rsidRDefault="00525EB6" w:rsidP="00525EB6"/>
    <w:p w14:paraId="387298C9" w14:textId="50D63A33" w:rsidR="00525EB6" w:rsidRPr="00C64641" w:rsidRDefault="00476C4E" w:rsidP="00525EB6">
      <w:r>
        <w:t xml:space="preserve">When </w:t>
      </w:r>
      <w:r>
        <w:rPr>
          <w:i/>
        </w:rPr>
        <w:t xml:space="preserve">linear </w:t>
      </w:r>
      <w:r>
        <w:t>is set to 0</w:t>
      </w:r>
      <w:r w:rsidR="00525EB6" w:rsidRPr="00C64641">
        <w:t xml:space="preserve"> (default)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66E6AE0C" w:rsidR="00525EB6" w:rsidRDefault="00476C4E"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r w:rsidR="003F0FB9">
        <w:t xml:space="preserve"> [</w:t>
      </w:r>
      <w:r w:rsidR="003F0FB9" w:rsidRPr="008C20E4">
        <w:rPr>
          <w:b/>
        </w:rPr>
        <w:t>n</w:t>
      </w:r>
      <w:r w:rsidR="003F0FB9">
        <w:t>/</w:t>
      </w:r>
      <w:r w:rsidR="003F0FB9" w:rsidRPr="008C20E4">
        <w:rPr>
          <w:b/>
        </w:rPr>
        <w:t>t</w:t>
      </w:r>
      <w:r w:rsidR="003F0FB9">
        <w:t>]</w:t>
      </w:r>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r w:rsidR="003F0FB9">
        <w:t xml:space="preserve"> [</w:t>
      </w:r>
      <w:r w:rsidR="003F0FB9" w:rsidRPr="008C20E4">
        <w:rPr>
          <w:b/>
        </w:rPr>
        <w:t>n</w:t>
      </w:r>
      <w:r w:rsidR="003F0FB9">
        <w:t>/</w:t>
      </w:r>
      <w:r w:rsidR="003F0FB9" w:rsidRPr="008C20E4">
        <w:rPr>
          <w:b/>
        </w:rPr>
        <w:t>L</w:t>
      </w:r>
      <w:r w:rsidR="003F0FB9" w:rsidRPr="008C20E4">
        <w:rPr>
          <w:vertAlign w:val="superscript"/>
        </w:rPr>
        <w:t>2</w:t>
      </w:r>
      <w:r w:rsidR="003F0FB9">
        <w:sym w:font="Symbol" w:char="F0D7"/>
      </w:r>
      <w:r w:rsidR="003F0FB9" w:rsidRPr="008C20E4">
        <w:rPr>
          <w:b/>
        </w:rPr>
        <w:t>t</w:t>
      </w:r>
      <w:r w:rsidR="003F0FB9">
        <w:t>]</w:t>
      </w:r>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8C20E4">
      <w:pPr>
        <w:pStyle w:val="Heading4"/>
      </w:pPr>
      <w:bookmarkStart w:id="415" w:name="_Toc397358360"/>
      <w:r>
        <w:t>Heat Flux</w:t>
      </w:r>
      <w:bookmarkEnd w:id="415"/>
    </w:p>
    <w:p w14:paraId="415BF531" w14:textId="4C31F93A" w:rsidR="004A4869" w:rsidRDefault="004A4869">
      <w:r>
        <w:t xml:space="preserve">A heat flux can be defined for heat transfer analyses using the </w:t>
      </w:r>
      <w:r w:rsidR="00476C4E">
        <w:rPr>
          <w:i/>
        </w:rPr>
        <w:t xml:space="preserve">surface_load </w:t>
      </w:r>
      <w:r w:rsidR="00476C4E">
        <w:t xml:space="preserve">element with type set to </w:t>
      </w:r>
      <w:r>
        <w:rPr>
          <w:i/>
        </w:rPr>
        <w:t xml:space="preserve">heatflux </w:t>
      </w:r>
      <w:r>
        <w:t xml:space="preserve">element. </w:t>
      </w:r>
    </w:p>
    <w:p w14:paraId="4AEE70E6" w14:textId="77777777" w:rsidR="004A4869" w:rsidRDefault="004A4869"/>
    <w:p w14:paraId="4995DC17" w14:textId="3AAFE75D" w:rsidR="00F97DD9" w:rsidRDefault="00F97DD9" w:rsidP="00F97DD9">
      <w:pPr>
        <w:pStyle w:val="code"/>
      </w:pPr>
      <w:r w:rsidRPr="0097532C">
        <w:t>&lt;</w:t>
      </w:r>
      <w:r w:rsidR="00476C4E">
        <w:t>surface_load type="heatflux"</w:t>
      </w:r>
      <w:r w:rsidRPr="0097532C">
        <w:t>&gt;</w:t>
      </w:r>
    </w:p>
    <w:p w14:paraId="6608251D" w14:textId="22AC574E" w:rsidR="00FE3C5F" w:rsidRDefault="00FE3C5F" w:rsidP="00F97DD9">
      <w:pPr>
        <w:pStyle w:val="code"/>
      </w:pPr>
      <w:r>
        <w:tab/>
        <w:t>&lt;flux [lc="1"]&gt;1.0&lt;/flux&gt;</w:t>
      </w:r>
    </w:p>
    <w:p w14:paraId="36828350" w14:textId="1FB26F97" w:rsidR="00476C4E" w:rsidRPr="0097532C" w:rsidRDefault="00476C4E" w:rsidP="00F97DD9">
      <w:pPr>
        <w:pStyle w:val="code"/>
      </w:pPr>
      <w:r>
        <w:tab/>
        <w:t>&lt;surface</w:t>
      </w:r>
      <w:r w:rsidR="00FE3C5F">
        <w:t xml:space="preserve"> [set="surface_name"]</w:t>
      </w:r>
      <w:r>
        <w:t>&gt;</w:t>
      </w:r>
    </w:p>
    <w:p w14:paraId="15293E0B" w14:textId="2D180ECF" w:rsidR="00F97DD9" w:rsidRDefault="00476C4E" w:rsidP="00F97DD9">
      <w:pPr>
        <w:pStyle w:val="code"/>
      </w:pPr>
      <w:r>
        <w:lastRenderedPageBreak/>
        <w:tab/>
      </w:r>
      <w:r w:rsidR="00F97DD9">
        <w:tab/>
      </w:r>
      <w:r w:rsidR="00B515AA">
        <w:t>...</w:t>
      </w:r>
    </w:p>
    <w:p w14:paraId="7E1A5ECE" w14:textId="6AB28412" w:rsidR="00476C4E" w:rsidRDefault="00476C4E" w:rsidP="00F97DD9">
      <w:pPr>
        <w:pStyle w:val="code"/>
      </w:pPr>
      <w:r>
        <w:tab/>
        <w:t>&lt;/surface&gt;</w:t>
      </w:r>
    </w:p>
    <w:p w14:paraId="1E58D465" w14:textId="0EFCF351" w:rsidR="00F97DD9" w:rsidRDefault="00F97DD9" w:rsidP="00F97DD9">
      <w:pPr>
        <w:pStyle w:val="code"/>
      </w:pPr>
      <w:r>
        <w:t>&lt;/</w:t>
      </w:r>
      <w:r w:rsidR="00476C4E">
        <w:t>surface_load</w:t>
      </w:r>
      <w:r>
        <w:t>&gt;</w:t>
      </w:r>
    </w:p>
    <w:p w14:paraId="22769DD2" w14:textId="77777777" w:rsidR="001A7B22" w:rsidRDefault="001A7B22" w:rsidP="001A7B22"/>
    <w:p w14:paraId="381D2DA0" w14:textId="1D4FA8D8" w:rsidR="002F00ED" w:rsidRPr="002F00ED" w:rsidRDefault="002F00ED" w:rsidP="001A7B22">
      <w:r>
        <w:t xml:space="preserve">The heat flux element takes one parameter, namely </w:t>
      </w:r>
      <w:r>
        <w:rPr>
          <w:i/>
        </w:rPr>
        <w:t>flux</w:t>
      </w:r>
      <w:r>
        <w:t xml:space="preserve"> which defines the flux that will be applied. It has an optional </w:t>
      </w:r>
      <w:r>
        <w:rPr>
          <w:i/>
        </w:rPr>
        <w:t xml:space="preserve">lc </w:t>
      </w:r>
      <w:r>
        <w:t>attribute which defines the load curve for this parameter. If omitted, a constant heat flux will be applied.</w:t>
      </w:r>
    </w:p>
    <w:p w14:paraId="39F365D1" w14:textId="771A381B" w:rsidR="00F97DD9" w:rsidRDefault="00F97DD9" w:rsidP="008C20E4">
      <w:pPr>
        <w:pStyle w:val="Heading4"/>
      </w:pPr>
      <w:bookmarkStart w:id="416" w:name="_Toc397358361"/>
      <w:r>
        <w:t>Convective Heat Flux</w:t>
      </w:r>
      <w:bookmarkEnd w:id="416"/>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pPr>
      <w:r w:rsidRPr="0097532C">
        <w:t>&lt;</w:t>
      </w:r>
      <w:r w:rsidR="00D638C7">
        <w:t>surface_load type="</w:t>
      </w:r>
      <w:r>
        <w:t>convective_heatflux</w:t>
      </w:r>
      <w:r w:rsidR="00D638C7">
        <w:t>"</w:t>
      </w:r>
      <w:r w:rsidRPr="0097532C">
        <w:t>&gt;</w:t>
      </w:r>
    </w:p>
    <w:p w14:paraId="140D2137" w14:textId="7E01800E" w:rsidR="002F00ED" w:rsidRDefault="002F00ED" w:rsidP="00F97DD9">
      <w:pPr>
        <w:pStyle w:val="code"/>
      </w:pPr>
      <w:r>
        <w:tab/>
        <w:t>&lt;Ta [lc="1"]&gt;1.0&lt;/Ta&gt;</w:t>
      </w:r>
    </w:p>
    <w:p w14:paraId="2C81C1BE" w14:textId="5794FC88" w:rsidR="002F00ED" w:rsidRDefault="002F00ED" w:rsidP="00F97DD9">
      <w:pPr>
        <w:pStyle w:val="code"/>
      </w:pPr>
      <w:r>
        <w:tab/>
        <w:t>&lt;hc&gt;1.0&lt;/hc&gt;</w:t>
      </w:r>
    </w:p>
    <w:p w14:paraId="005AE8C4" w14:textId="091EB5D3" w:rsidR="00D638C7" w:rsidRPr="0097532C" w:rsidRDefault="00D638C7" w:rsidP="00F97DD9">
      <w:pPr>
        <w:pStyle w:val="code"/>
      </w:pPr>
      <w:r>
        <w:tab/>
        <w:t>&lt;surface</w:t>
      </w:r>
      <w:r w:rsidR="00C94D52">
        <w:t xml:space="preserve"> [set="surface_name"]</w:t>
      </w:r>
      <w:r>
        <w:t>&gt;</w:t>
      </w:r>
    </w:p>
    <w:p w14:paraId="2763B9BA" w14:textId="63F0A021" w:rsidR="00F97DD9" w:rsidRDefault="00F97DD9" w:rsidP="00F97DD9">
      <w:pPr>
        <w:pStyle w:val="code"/>
      </w:pPr>
      <w:r>
        <w:tab/>
      </w:r>
      <w:r w:rsidR="00D638C7">
        <w:tab/>
      </w:r>
      <w:r w:rsidR="00B515AA">
        <w:t>...</w:t>
      </w:r>
    </w:p>
    <w:p w14:paraId="65167BD1" w14:textId="47188B56" w:rsidR="00D638C7" w:rsidRDefault="00D638C7" w:rsidP="00F97DD9">
      <w:pPr>
        <w:pStyle w:val="code"/>
      </w:pPr>
      <w:r>
        <w:tab/>
        <w:t>&lt;/surface&gt;</w:t>
      </w:r>
    </w:p>
    <w:p w14:paraId="37D8D529" w14:textId="171D044A" w:rsidR="00F97DD9" w:rsidRDefault="00F97DD9" w:rsidP="00F97DD9">
      <w:pPr>
        <w:pStyle w:val="code"/>
      </w:pPr>
      <w:r>
        <w:t>&lt;/</w:t>
      </w:r>
      <w:r w:rsidR="00B21E17">
        <w:t>surface_load</w:t>
      </w:r>
      <w:r>
        <w:t>&gt;</w:t>
      </w:r>
    </w:p>
    <w:p w14:paraId="19DAB330" w14:textId="77777777" w:rsidR="00F97DD9" w:rsidRPr="00F97DD9" w:rsidRDefault="00F97DD9" w:rsidP="00F97DD9"/>
    <w:p w14:paraId="6B3597A4" w14:textId="6707DB85" w:rsidR="00F97DD9" w:rsidRPr="00F97DD9" w:rsidRDefault="00F97DD9" w:rsidP="001A7B22">
      <w:r>
        <w:t xml:space="preserve">The </w:t>
      </w:r>
      <w:r>
        <w:rPr>
          <w:i/>
        </w:rPr>
        <w:t xml:space="preserve">hc </w:t>
      </w:r>
      <w:r>
        <w:t xml:space="preserve">parameter defines the heat transfer coefficient. The ambient temperature is </w:t>
      </w:r>
      <w:r w:rsidR="00774E5E">
        <w:t xml:space="preserve">defined by the </w:t>
      </w:r>
      <w:r w:rsidR="00774E5E">
        <w:rPr>
          <w:i/>
        </w:rPr>
        <w:t xml:space="preserve">Ta </w:t>
      </w:r>
      <w:r w:rsidR="00774E5E">
        <w:t xml:space="preserve">parameter.  It takes an optional </w:t>
      </w:r>
      <w:r>
        <w:t>load curve define</w:t>
      </w:r>
      <w:r w:rsidR="00A0697D">
        <w:t>d</w:t>
      </w:r>
      <w:r>
        <w:t xml:space="preserve"> through the </w:t>
      </w:r>
      <w:r>
        <w:rPr>
          <w:i/>
        </w:rPr>
        <w:t xml:space="preserve">lc </w:t>
      </w:r>
      <w:r>
        <w:t xml:space="preserve">attribute. </w:t>
      </w:r>
    </w:p>
    <w:p w14:paraId="3B913B95" w14:textId="337D78E0" w:rsidR="001A7B22" w:rsidRDefault="001A7B22" w:rsidP="001A7B22">
      <w:pPr>
        <w:pStyle w:val="Heading3"/>
      </w:pPr>
      <w:bookmarkStart w:id="417" w:name="_Toc397358362"/>
      <w:r>
        <w:t xml:space="preserve">Body </w:t>
      </w:r>
      <w:r w:rsidR="002528E9">
        <w:t>Loads</w:t>
      </w:r>
      <w:bookmarkEnd w:id="417"/>
    </w:p>
    <w:p w14:paraId="4DA7A91B" w14:textId="6F92F101" w:rsidR="001A7B22" w:rsidRDefault="002528E9" w:rsidP="001A7B22">
      <w:r>
        <w:t xml:space="preserve">A body load can be used to define a source term to the model. The following sections define the different type of body loads that can be applied. </w:t>
      </w:r>
    </w:p>
    <w:p w14:paraId="340F52D1" w14:textId="77777777" w:rsidR="00073C1F" w:rsidRDefault="00073C1F" w:rsidP="007D6F0D">
      <w:pPr>
        <w:pStyle w:val="Heading4"/>
      </w:pPr>
      <w:bookmarkStart w:id="418" w:name="_Toc397358363"/>
      <w:r>
        <w:t>Constant Body Force</w:t>
      </w:r>
      <w:bookmarkEnd w:id="418"/>
    </w:p>
    <w:p w14:paraId="4AE8E5E1" w14:textId="11363F5A" w:rsidR="00073C1F" w:rsidRDefault="002528E9" w:rsidP="00073C1F">
      <w:r>
        <w:t xml:space="preserve">The body force is defined as a 3D vector. Each component can be associated with a load curve to define a time dependent body force. Only the non-zero components need to be defined. </w:t>
      </w:r>
      <w:r w:rsidR="00073C1F">
        <w:t>This type of body force is spatially homogeneous, though it may vary with time when associated with a load curve:</w:t>
      </w:r>
    </w:p>
    <w:p w14:paraId="63C7CD4A" w14:textId="77777777" w:rsidR="00073C1F" w:rsidRPr="00073C1F" w:rsidRDefault="00073C1F" w:rsidP="00327967"/>
    <w:p w14:paraId="5214BD71" w14:textId="45D42AB4" w:rsidR="001A7B22" w:rsidRPr="0097532C" w:rsidRDefault="001A7B22" w:rsidP="001A7B22">
      <w:pPr>
        <w:pStyle w:val="code"/>
      </w:pPr>
      <w:r w:rsidRPr="0097532C">
        <w:t>&lt;body_</w:t>
      </w:r>
      <w:r w:rsidR="00A0697D">
        <w:t xml:space="preserve">load </w:t>
      </w:r>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77770258" w:rsidR="001A7B22" w:rsidRDefault="001A7B22" w:rsidP="001A7B22">
      <w:pPr>
        <w:pStyle w:val="code"/>
      </w:pPr>
      <w:r>
        <w:t>&lt;/body_</w:t>
      </w:r>
      <w:r w:rsidR="00A0697D">
        <w:t>load</w:t>
      </w:r>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419" w:name="_Toc397358364"/>
      <w:r>
        <w:t>Non-Constant Body Force</w:t>
      </w:r>
      <w:bookmarkEnd w:id="419"/>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7DB58ABF" w:rsidR="00073C1F" w:rsidRDefault="00073C1F" w:rsidP="00073C1F">
      <w:pPr>
        <w:pStyle w:val="code"/>
      </w:pPr>
      <w:r w:rsidRPr="0097532C">
        <w:lastRenderedPageBreak/>
        <w:t>&lt;body_</w:t>
      </w:r>
      <w:r w:rsidR="00C44072">
        <w:t xml:space="preserve">load </w:t>
      </w:r>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3898CAA8" w:rsidR="00073C1F" w:rsidRDefault="00073C1F" w:rsidP="00073C1F">
      <w:pPr>
        <w:pStyle w:val="code"/>
      </w:pPr>
      <w:r>
        <w:t>&lt;/body_</w:t>
      </w:r>
      <w:r w:rsidR="00C44072">
        <w:t>load</w:t>
      </w:r>
      <w:r>
        <w:t>&gt;</w:t>
      </w:r>
    </w:p>
    <w:p w14:paraId="5930B14C" w14:textId="77777777" w:rsidR="00073C1F" w:rsidRDefault="00073C1F" w:rsidP="00073C1F">
      <w:pPr>
        <w:pStyle w:val="code"/>
      </w:pPr>
    </w:p>
    <w:p w14:paraId="1286D6A6" w14:textId="77777777" w:rsidR="00073C1F" w:rsidRDefault="00073C1F" w:rsidP="00073C1F">
      <w:pPr>
        <w:pStyle w:val="Heading4"/>
      </w:pPr>
      <w:bookmarkStart w:id="420" w:name="_Toc337555754"/>
      <w:bookmarkStart w:id="421" w:name="_Toc350246989"/>
      <w:bookmarkStart w:id="422" w:name="_Toc350354875"/>
      <w:bookmarkStart w:id="423" w:name="_Toc350439833"/>
      <w:bookmarkStart w:id="424" w:name="_Toc352596239"/>
      <w:bookmarkStart w:id="425" w:name="_Toc363725012"/>
      <w:bookmarkStart w:id="426" w:name="_Toc337555755"/>
      <w:bookmarkStart w:id="427" w:name="_Toc350246990"/>
      <w:bookmarkStart w:id="428" w:name="_Toc350354876"/>
      <w:bookmarkStart w:id="429" w:name="_Toc350439834"/>
      <w:bookmarkStart w:id="430" w:name="_Toc352596240"/>
      <w:bookmarkStart w:id="431" w:name="_Toc363725013"/>
      <w:bookmarkStart w:id="432" w:name="_Toc397358365"/>
      <w:bookmarkEnd w:id="420"/>
      <w:bookmarkEnd w:id="421"/>
      <w:bookmarkEnd w:id="422"/>
      <w:bookmarkEnd w:id="423"/>
      <w:bookmarkEnd w:id="424"/>
      <w:bookmarkEnd w:id="425"/>
      <w:bookmarkEnd w:id="426"/>
      <w:bookmarkEnd w:id="427"/>
      <w:bookmarkEnd w:id="428"/>
      <w:bookmarkEnd w:id="429"/>
      <w:bookmarkEnd w:id="430"/>
      <w:bookmarkEnd w:id="431"/>
      <w:r>
        <w:t>Centrifugal Force</w:t>
      </w:r>
      <w:bookmarkEnd w:id="432"/>
    </w:p>
    <w:p w14:paraId="59E55E98" w14:textId="5FA82DEE" w:rsidR="00073C1F" w:rsidRDefault="00073C1F" w:rsidP="00073C1F">
      <w:r>
        <w:t xml:space="preserve">A centrifugal body force may be used for bodies undergoing steady-state rotation with angular speed </w:t>
      </w:r>
      <w:r w:rsidR="006C2049" w:rsidRPr="006C2049">
        <w:rPr>
          <w:position w:val="-6"/>
        </w:rPr>
        <w:object w:dxaOrig="240" w:dyaOrig="220" w14:anchorId="67D13DA9">
          <v:shape id="_x0000_i1064" type="#_x0000_t75" style="width:12pt;height:11pt" o:ole="">
            <v:imagedata r:id="rId108" o:title=""/>
          </v:shape>
          <o:OLEObject Type="Embed" ProgID="Equation.DSMT4" ShapeID="_x0000_i1064" DrawAspect="Content" ObjectID="_1471104327" r:id="rId109"/>
        </w:object>
      </w:r>
      <w:r>
        <w:t xml:space="preserve"> about a rotation axis directed along </w:t>
      </w:r>
      <w:r w:rsidR="006C2049" w:rsidRPr="006C2049">
        <w:rPr>
          <w:position w:val="-4"/>
        </w:rPr>
        <w:object w:dxaOrig="200" w:dyaOrig="200" w14:anchorId="47F51CE4">
          <v:shape id="_x0000_i1065" type="#_x0000_t75" style="width:10pt;height:10pt" o:ole="">
            <v:imagedata r:id="rId110" o:title=""/>
          </v:shape>
          <o:OLEObject Type="Embed" ProgID="Equation.DSMT4" ShapeID="_x0000_i1065" DrawAspect="Content" ObjectID="_1471104328" r:id="rId111"/>
        </w:object>
      </w:r>
      <w:r>
        <w:t xml:space="preserve"> and passing through the rotation center </w:t>
      </w:r>
      <w:r w:rsidR="006C2049" w:rsidRPr="006C2049">
        <w:rPr>
          <w:position w:val="-6"/>
        </w:rPr>
        <w:object w:dxaOrig="180" w:dyaOrig="220" w14:anchorId="174E15DC">
          <v:shape id="_x0000_i1066" type="#_x0000_t75" style="width:9pt;height:11pt" o:ole="">
            <v:imagedata r:id="rId112" o:title=""/>
          </v:shape>
          <o:OLEObject Type="Embed" ProgID="Equation.DSMT4" ShapeID="_x0000_i1066" DrawAspect="Content" ObjectID="_1471104329" r:id="rId113"/>
        </w:object>
      </w:r>
      <w:r>
        <w:t>.</w:t>
      </w:r>
    </w:p>
    <w:p w14:paraId="4F6AC136" w14:textId="77777777" w:rsidR="00073C1F" w:rsidRPr="00073C1F" w:rsidRDefault="00073C1F" w:rsidP="00073C1F"/>
    <w:p w14:paraId="4D832635" w14:textId="0EA21435" w:rsidR="00073C1F" w:rsidRPr="0097532C" w:rsidRDefault="00073C1F" w:rsidP="00073C1F">
      <w:pPr>
        <w:pStyle w:val="code"/>
      </w:pPr>
      <w:r w:rsidRPr="0097532C">
        <w:t>&lt;body_</w:t>
      </w:r>
      <w:r w:rsidR="00C138A7">
        <w:t>load</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7AEDE415" w:rsidR="00073C1F" w:rsidRDefault="00073C1F" w:rsidP="00073C1F">
      <w:pPr>
        <w:pStyle w:val="code"/>
      </w:pPr>
      <w:r>
        <w:t>&lt;/body_</w:t>
      </w:r>
      <w:r w:rsidR="00C138A7">
        <w:t>load</w:t>
      </w:r>
      <w:r>
        <w:t>&gt;</w:t>
      </w:r>
    </w:p>
    <w:p w14:paraId="60D972A2" w14:textId="77777777" w:rsidR="002D70D0" w:rsidRDefault="002D70D0" w:rsidP="0098023B"/>
    <w:p w14:paraId="254C0046" w14:textId="6C2BB97F" w:rsidR="002528E9" w:rsidRDefault="002528E9" w:rsidP="002528E9">
      <w:pPr>
        <w:pStyle w:val="Heading4"/>
      </w:pPr>
      <w:bookmarkStart w:id="433" w:name="_Toc397358366"/>
      <w:r>
        <w:t>Heat source</w:t>
      </w:r>
      <w:bookmarkEnd w:id="433"/>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1353E7A0" w:rsidR="002528E9" w:rsidRPr="0097532C" w:rsidRDefault="002528E9" w:rsidP="002528E9">
      <w:pPr>
        <w:pStyle w:val="code"/>
      </w:pPr>
      <w:r w:rsidRPr="0097532C">
        <w:t>&lt;body_</w:t>
      </w:r>
      <w:r>
        <w:t>load type="heat_source"</w:t>
      </w:r>
      <w:r w:rsidRPr="0097532C">
        <w:t>&gt;</w:t>
      </w:r>
    </w:p>
    <w:p w14:paraId="655CEC8B" w14:textId="30D4CCE5" w:rsidR="002528E9" w:rsidRDefault="002528E9" w:rsidP="002528E9">
      <w:pPr>
        <w:pStyle w:val="code"/>
      </w:pPr>
      <w:r>
        <w:tab/>
        <w:t>&lt;Q&gt;1.0&lt;/Q&gt;</w:t>
      </w:r>
    </w:p>
    <w:p w14:paraId="6A101E81" w14:textId="14E9B17B" w:rsidR="002528E9" w:rsidRDefault="002528E9" w:rsidP="002528E9">
      <w:pPr>
        <w:pStyle w:val="code"/>
      </w:pPr>
      <w:r>
        <w:t>&lt;/body_load&gt;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644A72AE" w:rsidR="00602A42" w:rsidRDefault="0098023B" w:rsidP="008C20E4">
      <w:pPr>
        <w:pStyle w:val="Heading2"/>
      </w:pPr>
      <w:r>
        <w:br w:type="page"/>
      </w:r>
      <w:bookmarkStart w:id="434" w:name="_Toc397358367"/>
      <w:r w:rsidR="00602A42">
        <w:lastRenderedPageBreak/>
        <w:t xml:space="preserve">Contact </w:t>
      </w:r>
      <w:r w:rsidR="008826A0">
        <w:t>Section</w:t>
      </w:r>
      <w:bookmarkEnd w:id="434"/>
    </w:p>
    <w:p w14:paraId="763861E5" w14:textId="77777777" w:rsidR="00602A42" w:rsidRDefault="00602A42" w:rsidP="00602A42">
      <w:r>
        <w:t xml:space="preserve">The </w:t>
      </w:r>
      <w:r>
        <w:rPr>
          <w:i/>
        </w:rPr>
        <w:t xml:space="preserve">Contact </w:t>
      </w:r>
      <w:r>
        <w:t xml:space="preserve">section defines all the contact interfaces. Contact boundary conditions are defined with the </w:t>
      </w:r>
      <w:r>
        <w:rPr>
          <w:i/>
        </w:rPr>
        <w:t>contact</w:t>
      </w:r>
      <w:r>
        <w:t xml:space="preserve"> sub-element.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r w:rsidR="00147151">
              <w:t>, sliding-multiphasic</w:t>
            </w:r>
          </w:p>
        </w:tc>
        <w:tc>
          <w:tcPr>
            <w:tcW w:w="6120" w:type="dxa"/>
            <w:shd w:val="clear" w:color="auto" w:fill="auto"/>
          </w:tcPr>
          <w:p w14:paraId="2543F7E3" w14:textId="171E637E" w:rsidR="00602A42" w:rsidRPr="00465008" w:rsidRDefault="00602A42" w:rsidP="00147151">
            <w:r>
              <w:t xml:space="preserve">A sliding interface that may separate (with biphasic contact for </w:t>
            </w:r>
            <w:r w:rsidRPr="000B272C">
              <w:rPr>
                <w:i/>
              </w:rPr>
              <w:t>sliding2</w:t>
            </w:r>
            <w:r>
              <w:t xml:space="preserve">, biphasic-solute contact for </w:t>
            </w:r>
            <w:r w:rsidRPr="007D6F0D">
              <w:rPr>
                <w:i/>
              </w:rPr>
              <w:t>sliding3</w:t>
            </w:r>
            <w:r w:rsidR="00147151">
              <w:t xml:space="preserve">, and multiphasic contact for </w:t>
            </w:r>
            <w:r w:rsidR="00147151">
              <w:rPr>
                <w:i/>
              </w:rPr>
              <w:t>sliding-multiphasic</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rsidP="008C20E4">
      <w:pPr>
        <w:pStyle w:val="Heading3"/>
      </w:pPr>
      <w:bookmarkStart w:id="435" w:name="_Toc397358368"/>
      <w:r>
        <w:t>Sliding Interfaces</w:t>
      </w:r>
      <w:bookmarkEnd w:id="435"/>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03DB89EE"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Lagrange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r>
        <w:rPr>
          <w:b/>
          <w:i/>
        </w:rPr>
        <w:t>sliding-multiphasic (SMP)</w:t>
      </w:r>
      <w:r w:rsidRPr="00D74A7E">
        <w:t>:</w:t>
      </w:r>
      <w:r>
        <w:t xml:space="preserve"> This method is similar to </w:t>
      </w:r>
      <w:r w:rsidRPr="00696CC4">
        <w:rPr>
          <w:i/>
        </w:rPr>
        <w:t>sliding</w:t>
      </w:r>
      <w:r>
        <w:rPr>
          <w:i/>
        </w:rPr>
        <w:t>3</w:t>
      </w:r>
      <w:r>
        <w:t>. This contact implementation supports multiphasic contact (see the next section).  When using multiphasic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r w:rsidR="00147151">
              <w:rPr>
                <w:b/>
                <w:sz w:val="20"/>
                <w:szCs w:val="20"/>
              </w:rPr>
              <w:t>/SMP</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218B4291" w:rsidR="00602A42" w:rsidRDefault="00BB02DD" w:rsidP="00602A42">
      <w:r>
        <w:t xml:space="preserve">The supported surface elements are </w:t>
      </w:r>
      <w:r w:rsidR="00C44CEE">
        <w:t>described</w:t>
      </w:r>
      <w:r>
        <w:t xml:space="preserve"> in section </w:t>
      </w:r>
      <w:r>
        <w:fldChar w:fldCharType="begin"/>
      </w:r>
      <w:r>
        <w:instrText xml:space="preserve"> REF _Ref376174920 \r \h </w:instrText>
      </w:r>
      <w:r>
        <w:fldChar w:fldCharType="separate"/>
      </w:r>
      <w:ins w:id="436" w:author="Gerard" w:date="2014-07-29T23:58:00Z">
        <w:r w:rsidR="001B13CD">
          <w:t xml:space="preserve">3.8.2.3. </w:t>
        </w:r>
      </w:ins>
      <w:del w:id="437" w:author="Gerard" w:date="2014-06-20T17:32:00Z">
        <w:r w:rsidR="00873D59" w:rsidDel="00976D6B">
          <w:delText xml:space="preserve">3.6.2.3. </w:delText>
        </w:r>
      </w:del>
      <w:r>
        <w:fldChar w:fldCharType="end"/>
      </w:r>
    </w:p>
    <w:p w14:paraId="1EC8BA4E" w14:textId="77777777" w:rsidR="00BB02DD" w:rsidRDefault="00BB02DD" w:rsidP="00602A42"/>
    <w:p w14:paraId="15A00806" w14:textId="5B6EB426" w:rsidR="00BB02DD" w:rsidRDefault="00BB02DD" w:rsidP="00602A42">
      <w:r>
        <w:t xml:space="preserve">If surfaces are defined in the input file using the </w:t>
      </w:r>
      <w:r w:rsidRPr="008C20E4">
        <w:rPr>
          <w:i/>
        </w:rPr>
        <w:t>Geometry/Surface</w:t>
      </w:r>
      <w:r>
        <w:t xml:space="preserve"> section, then the contact surface definition can be defined by referring to the surfaces defined in the </w:t>
      </w:r>
      <w:r w:rsidRPr="008C20E4">
        <w:rPr>
          <w:i/>
        </w:rPr>
        <w:t>Geometry/Surface</w:t>
      </w:r>
      <w:r>
        <w:t xml:space="preserve"> section and this can be done using the </w:t>
      </w:r>
      <w:r>
        <w:rPr>
          <w:i/>
        </w:rPr>
        <w:t xml:space="preserve">set </w:t>
      </w:r>
      <w:r>
        <w:t>attribute.</w:t>
      </w:r>
      <w:r w:rsidR="00C44CEE">
        <w:t xml:space="preserve"> For example:</w:t>
      </w:r>
    </w:p>
    <w:p w14:paraId="4CF88E71" w14:textId="77777777" w:rsidR="00BB02DD" w:rsidRDefault="00BB02DD" w:rsidP="00602A42"/>
    <w:p w14:paraId="40320ECD" w14:textId="5EAB2B4E" w:rsidR="00C44CEE" w:rsidRDefault="00C44CEE" w:rsidP="00C44CEE">
      <w:pPr>
        <w:pStyle w:val="code"/>
      </w:pPr>
      <w:r>
        <w:t>&lt;surface type="master" set="Surface01"/&gt;</w:t>
      </w:r>
    </w:p>
    <w:p w14:paraId="264856AE" w14:textId="77777777" w:rsidR="00C44CEE" w:rsidRDefault="00C44CEE" w:rsidP="00602A42"/>
    <w:p w14:paraId="4177B078" w14:textId="404BE351" w:rsidR="00BB02DD" w:rsidRPr="005F474E" w:rsidRDefault="00C44CEE" w:rsidP="00602A42">
      <w:r>
        <w:t xml:space="preserve">It is assumed here that the surface named </w:t>
      </w:r>
      <w:r>
        <w:rPr>
          <w:i/>
        </w:rPr>
        <w:t>Surface01</w:t>
      </w:r>
      <w:r>
        <w:t xml:space="preserve"> is defined in the </w:t>
      </w:r>
      <w:r>
        <w:rPr>
          <w:i/>
        </w:rPr>
        <w:t xml:space="preserve">Geometry/Surface </w:t>
      </w:r>
      <w:r>
        <w:t xml:space="preserve">section. See section </w:t>
      </w:r>
      <w:r>
        <w:fldChar w:fldCharType="begin"/>
      </w:r>
      <w:r>
        <w:instrText xml:space="preserve"> REF _Ref376175517 \r \h </w:instrText>
      </w:r>
      <w:r>
        <w:fldChar w:fldCharType="separate"/>
      </w:r>
      <w:ins w:id="438" w:author="Gerard" w:date="2014-07-29T23:58:00Z">
        <w:r w:rsidR="001B13CD">
          <w:t>3.8.4</w:t>
        </w:r>
      </w:ins>
      <w:del w:id="439" w:author="Gerard" w:date="2014-06-20T17:32:00Z">
        <w:r w:rsidR="00873D59" w:rsidDel="00976D6B">
          <w:delText>3.6.4</w:delText>
        </w:r>
      </w:del>
      <w:r>
        <w:fldChar w:fldCharType="end"/>
      </w:r>
      <w:r>
        <w:t xml:space="preserve"> for more information on how to define surfaces.</w:t>
      </w:r>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4E6D6972"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006C2049" w:rsidRPr="006C2049">
        <w:rPr>
          <w:position w:val="-12"/>
        </w:rPr>
        <w:object w:dxaOrig="240" w:dyaOrig="360" w14:anchorId="3F3FC321">
          <v:shape id="_x0000_i1067" type="#_x0000_t75" style="width:12pt;height:18pt" o:ole="">
            <v:imagedata r:id="rId114" o:title=""/>
          </v:shape>
          <o:OLEObject Type="Embed" ProgID="Equation.DSMT4" ShapeID="_x0000_i1067" DrawAspect="Content" ObjectID="_1471104330" r:id="rId115"/>
        </w:object>
      </w:r>
      <w:r>
        <w:t xml:space="preserve">for a particular node/integration piont </w:t>
      </w:r>
      <w:r w:rsidRPr="003E7A5D">
        <w:rPr>
          <w:i/>
        </w:rPr>
        <w:t>i</w:t>
      </w:r>
      <w:r>
        <w:t xml:space="preserve"> on the contact interface:</w:t>
      </w:r>
    </w:p>
    <w:p w14:paraId="138538C8" w14:textId="292A7D22" w:rsidR="00602A42" w:rsidRDefault="00602A42" w:rsidP="00602A42">
      <w:pPr>
        <w:pStyle w:val="MTDisplayEquation"/>
      </w:pPr>
      <w:r>
        <w:tab/>
      </w:r>
      <w:r w:rsidR="006C2049" w:rsidRPr="006C2049">
        <w:rPr>
          <w:position w:val="-24"/>
        </w:rPr>
        <w:object w:dxaOrig="820" w:dyaOrig="620" w14:anchorId="6908B9C3">
          <v:shape id="_x0000_i1068" type="#_x0000_t75" style="width:41pt;height:31pt" o:ole="">
            <v:imagedata r:id="rId116" o:title=""/>
          </v:shape>
          <o:OLEObject Type="Embed" ProgID="Equation.DSMT4" ShapeID="_x0000_i1068" DrawAspect="Content" ObjectID="_1471104331" r:id="rId117"/>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5"/>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6D196844"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006C2049" w:rsidRPr="006C2049">
        <w:rPr>
          <w:position w:val="-16"/>
        </w:rPr>
        <w:object w:dxaOrig="1640" w:dyaOrig="480" w14:anchorId="2A981B39">
          <v:shape id="_x0000_i1069" type="#_x0000_t75" style="width:82pt;height:24pt" o:ole="">
            <v:imagedata r:id="rId118" o:title=""/>
          </v:shape>
          <o:OLEObject Type="Embed" ProgID="Equation.DSMT4" ShapeID="_x0000_i1069" DrawAspect="Content" ObjectID="_1471104332" r:id="rId119"/>
        </w:object>
      </w:r>
      <w:r>
        <w:t xml:space="preserve">, </w:t>
      </w:r>
      <w:r w:rsidR="006C2049" w:rsidRPr="006C2049">
        <w:rPr>
          <w:position w:val="-4"/>
        </w:rPr>
        <w:object w:dxaOrig="420" w:dyaOrig="200" w14:anchorId="1447B3D1">
          <v:shape id="_x0000_i1070" type="#_x0000_t75" style="width:21pt;height:10pt" o:ole="">
            <v:imagedata r:id="rId120" o:title=""/>
          </v:shape>
          <o:OLEObject Type="Embed" ProgID="Equation.DSMT4" ShapeID="_x0000_i1070" DrawAspect="Content" ObjectID="_1471104333" r:id="rId121"/>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76857A95" w:rsidR="00602A42" w:rsidRDefault="00602A42" w:rsidP="00602A42">
      <w:pPr>
        <w:numPr>
          <w:ilvl w:val="0"/>
          <w:numId w:val="19"/>
        </w:numPr>
      </w:pPr>
      <w:r>
        <w:t xml:space="preserve">The </w:t>
      </w:r>
      <w:r>
        <w:rPr>
          <w:i/>
        </w:rPr>
        <w:t>sliding2</w:t>
      </w:r>
      <w:r w:rsidR="00147151" w:rsidRPr="008C20E4">
        <w:t>,</w:t>
      </w:r>
      <w:r>
        <w:t xml:space="preserve"> </w:t>
      </w:r>
      <w:r w:rsidRPr="00A92C16">
        <w:rPr>
          <w:i/>
        </w:rPr>
        <w:t>sliding3</w:t>
      </w:r>
      <w:r>
        <w:t xml:space="preserve"> </w:t>
      </w:r>
      <w:r w:rsidR="00147151">
        <w:t xml:space="preserve">and </w:t>
      </w:r>
      <w:r w:rsidR="00147151" w:rsidRPr="008C20E4">
        <w:rPr>
          <w:i/>
        </w:rPr>
        <w:t>sliding-multiphasic</w:t>
      </w:r>
      <w:r w:rsidR="00147151">
        <w:t xml:space="preserve"> </w:t>
      </w:r>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rsidP="008C20E4">
      <w:pPr>
        <w:pStyle w:val="Heading3"/>
      </w:pPr>
      <w:bookmarkStart w:id="440" w:name="_Toc397358369"/>
      <w:r>
        <w:t>Biphasic Contact</w:t>
      </w:r>
      <w:bookmarkEnd w:id="440"/>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0CB29FB8" w:rsidR="00602A42" w:rsidRDefault="00602A42" w:rsidP="00602A42">
      <w:pPr>
        <w:pStyle w:val="MTDisplayEquation"/>
      </w:pPr>
      <w:r>
        <w:tab/>
      </w:r>
      <w:r w:rsidR="006C2049" w:rsidRPr="006C2049">
        <w:rPr>
          <w:position w:val="-24"/>
        </w:rPr>
        <w:object w:dxaOrig="840" w:dyaOrig="620" w14:anchorId="35AA2C1B">
          <v:shape id="_x0000_i1071" type="#_x0000_t75" style="width:42pt;height:31pt" o:ole="">
            <v:imagedata r:id="rId122" o:title=""/>
          </v:shape>
          <o:OLEObject Type="Embed" ProgID="Equation.DSMT4" ShapeID="_x0000_i1071" DrawAspect="Content" ObjectID="_1471104334" r:id="rId123"/>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rsidP="008C20E4">
      <w:pPr>
        <w:pStyle w:val="Heading3"/>
      </w:pPr>
      <w:bookmarkStart w:id="441" w:name="_Toc397358370"/>
      <w:r>
        <w:t xml:space="preserve">Biphasic-Solute </w:t>
      </w:r>
      <w:r w:rsidR="00147151">
        <w:t xml:space="preserve">and Multiphasic </w:t>
      </w:r>
      <w:r>
        <w:t>Contact</w:t>
      </w:r>
      <w:bookmarkEnd w:id="441"/>
    </w:p>
    <w:p w14:paraId="24B919C0" w14:textId="523ADF99"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r w:rsidR="00147151">
        <w:t xml:space="preserve"> and the </w:t>
      </w:r>
      <w:r w:rsidR="00147151" w:rsidRPr="008C20E4">
        <w:rPr>
          <w:i/>
        </w:rPr>
        <w:t>sliding-multiphasic</w:t>
      </w:r>
      <w:r w:rsidR="00147151">
        <w:t xml:space="preserve"> contact interface can similarly deal with multiphasic contact surfaces</w:t>
      </w:r>
      <w:r>
        <w:t xml:space="preserve">. </w:t>
      </w:r>
      <w:r w:rsidR="00147151">
        <w:t xml:space="preserve">These contact interfaces </w:t>
      </w:r>
      <w:r>
        <w:t>allow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r w:rsidR="00147151" w:rsidRPr="00147151">
        <w:t xml:space="preserve"> (</w:t>
      </w:r>
      <w:r w:rsidR="00147151">
        <w:t xml:space="preserve">for </w:t>
      </w:r>
      <w:r w:rsidR="00147151" w:rsidRPr="00147151">
        <w:t>sliding3)</w:t>
      </w:r>
    </w:p>
    <w:p w14:paraId="0CEF6785" w14:textId="5762FE8E" w:rsidR="00147151" w:rsidRPr="00147151" w:rsidRDefault="00147151" w:rsidP="008C20E4">
      <w:r w:rsidRPr="00147151">
        <w:t>or</w:t>
      </w:r>
    </w:p>
    <w:p w14:paraId="269C4100" w14:textId="3D3DE009" w:rsidR="00147151" w:rsidRDefault="00147151" w:rsidP="00147151">
      <w:pPr>
        <w:pStyle w:val="code"/>
      </w:pPr>
      <w:r w:rsidRPr="00B7277A">
        <w:t>&lt;ambient_concentration</w:t>
      </w:r>
      <w:r>
        <w:t xml:space="preserve"> sol=”id”</w:t>
      </w:r>
      <w:r w:rsidRPr="00B7277A">
        <w:t>&gt;0&lt;/ambient_concentration&gt;</w:t>
      </w:r>
      <w:r>
        <w:t xml:space="preserve"> (for sliding-multiphasic)</w:t>
      </w:r>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r w:rsidR="00147151">
        <w:t xml:space="preserve"> penalty</w:t>
      </w:r>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1B9E901E" w:rsidR="00602A42" w:rsidRDefault="00602A42" w:rsidP="00602A42">
      <w:pPr>
        <w:pStyle w:val="MTDisplayEquation"/>
      </w:pPr>
      <w:r>
        <w:tab/>
      </w:r>
      <w:r w:rsidR="006C2049" w:rsidRPr="006C2049">
        <w:rPr>
          <w:position w:val="-24"/>
        </w:rPr>
        <w:object w:dxaOrig="2439" w:dyaOrig="620" w14:anchorId="407ED703">
          <v:shape id="_x0000_i1072" type="#_x0000_t75" style="width:122pt;height:31pt" o:ole="">
            <v:imagedata r:id="rId124" o:title=""/>
          </v:shape>
          <o:OLEObject Type="Embed" ProgID="Equation.DSMT4" ShapeID="_x0000_i1072" DrawAspect="Content" ObjectID="_1471104335" r:id="rId125"/>
        </w:object>
      </w:r>
      <w:r>
        <w:t>,</w:t>
      </w:r>
    </w:p>
    <w:p w14:paraId="59E1317F" w14:textId="28BFA3C1"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006C2049" w:rsidRPr="006C2049">
        <w:rPr>
          <w:position w:val="-6"/>
        </w:rPr>
        <w:object w:dxaOrig="200" w:dyaOrig="279" w14:anchorId="2B6C1F11">
          <v:shape id="_x0000_i1073" type="#_x0000_t75" style="width:10pt;height:14pt" o:ole="">
            <v:imagedata r:id="rId126" o:title=""/>
          </v:shape>
          <o:OLEObject Type="Embed" ProgID="Equation.DSMT4" ShapeID="_x0000_i1073" DrawAspect="Content" ObjectID="_1471104336" r:id="rId127"/>
        </w:object>
      </w:r>
      <w:r>
        <w:rPr>
          <w:i/>
        </w:rPr>
        <w:t xml:space="preserve"> </w:t>
      </w:r>
      <w:r>
        <w:t xml:space="preserve">is a measure of the fluid permeability which is defined as one third of the trace of the material’s initial permeability tensor, and </w:t>
      </w:r>
      <w:r w:rsidR="006C2049" w:rsidRPr="006C2049">
        <w:rPr>
          <w:position w:val="-6"/>
        </w:rPr>
        <w:object w:dxaOrig="220" w:dyaOrig="279" w14:anchorId="604865DB">
          <v:shape id="_x0000_i1074" type="#_x0000_t75" style="width:11pt;height:14pt" o:ole="">
            <v:imagedata r:id="rId128" o:title=""/>
          </v:shape>
          <o:OLEObject Type="Embed" ProgID="Equation.DSMT4" ShapeID="_x0000_i1074" DrawAspect="Content" ObjectID="_1471104337" r:id="rId129"/>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r w:rsidR="00147151">
        <w:t xml:space="preserve"> or multiphasic</w:t>
      </w:r>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2F17DC2F" w:rsidR="00602A42" w:rsidRDefault="00602A42" w:rsidP="00602A42">
      <w:r>
        <w:t xml:space="preserve">When performing biphasic-solute-on-rigid </w:t>
      </w:r>
      <w:r w:rsidR="0044192A">
        <w:t xml:space="preserve">or multiphasic-on-rigid </w:t>
      </w:r>
      <w:r>
        <w:t xml:space="preserve">contact, a two-pass analysis should not be used; the </w:t>
      </w:r>
      <w:r w:rsidR="0044192A">
        <w:t xml:space="preserve">rigid </w:t>
      </w:r>
      <w:r>
        <w:t xml:space="preserve">surface should be the </w:t>
      </w:r>
      <w:r w:rsidR="0044192A">
        <w:t xml:space="preserve">master </w:t>
      </w:r>
      <w:r>
        <w:t>surface.</w:t>
      </w:r>
    </w:p>
    <w:p w14:paraId="16AAB562" w14:textId="77777777" w:rsidR="00602A42" w:rsidRDefault="00602A42" w:rsidP="00602A42"/>
    <w:p w14:paraId="2DFD3157" w14:textId="77777777" w:rsidR="00602A42" w:rsidRPr="00793EA8" w:rsidRDefault="00602A42" w:rsidP="008C20E4">
      <w:pPr>
        <w:pStyle w:val="Heading3"/>
      </w:pPr>
      <w:bookmarkStart w:id="442" w:name="_Toc397358371"/>
      <w:r w:rsidRPr="00793EA8">
        <w:t>Rigid Wall Interfaces</w:t>
      </w:r>
      <w:bookmarkEnd w:id="442"/>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8C20E4" w:rsidRDefault="00602A42" w:rsidP="00C72BAD">
            <w:pPr>
              <w:pStyle w:val="code"/>
              <w:rPr>
                <w:rFonts w:ascii="Times New Roman" w:hAnsi="Times New Roman"/>
                <w:b/>
              </w:rPr>
            </w:pPr>
            <w:r w:rsidRPr="008C20E4">
              <w:rPr>
                <w:rFonts w:ascii="Times New Roman" w:hAnsi="Times New Roman"/>
                <w:b/>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042EF573" w:rsidR="00602A42" w:rsidRDefault="00602A42" w:rsidP="00602A42">
      <w:r>
        <w:t xml:space="preserve">The </w:t>
      </w:r>
      <w:r>
        <w:rPr>
          <w:i/>
        </w:rPr>
        <w:t xml:space="preserve">plane </w:t>
      </w:r>
      <w:r>
        <w:t>property defines the plane equation for the rigid wall. Its value is an array of four values:</w:t>
      </w:r>
      <w:r w:rsidR="006C2049" w:rsidRPr="006C2049">
        <w:rPr>
          <w:position w:val="-12"/>
        </w:rPr>
        <w:object w:dxaOrig="880" w:dyaOrig="360" w14:anchorId="642EDC65">
          <v:shape id="_x0000_i1075" type="#_x0000_t75" style="width:44pt;height:18pt" o:ole="">
            <v:imagedata r:id="rId130" o:title=""/>
          </v:shape>
          <o:OLEObject Type="Embed" ProgID="Equation.DSMT4" ShapeID="_x0000_i1075" DrawAspect="Content" ObjectID="_1471104338" r:id="rId131"/>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234B7B1E" w:rsidR="00602A42" w:rsidRDefault="006C2049" w:rsidP="00602A42">
      <w:pPr>
        <w:jc w:val="center"/>
      </w:pPr>
      <w:r w:rsidRPr="006C2049">
        <w:rPr>
          <w:position w:val="-14"/>
        </w:rPr>
        <w:object w:dxaOrig="3980" w:dyaOrig="400" w14:anchorId="7C6B65C6">
          <v:shape id="_x0000_i1076" type="#_x0000_t75" style="width:199pt;height:20pt" o:ole="">
            <v:imagedata r:id="rId132" o:title=""/>
          </v:shape>
          <o:OLEObject Type="Embed" ProgID="Equation.DSMT4" ShapeID="_x0000_i1076" DrawAspect="Content" ObjectID="_1471104339" r:id="rId133"/>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rsidP="008C20E4">
      <w:pPr>
        <w:pStyle w:val="Heading3"/>
      </w:pPr>
      <w:bookmarkStart w:id="443" w:name="_Toc397358372"/>
      <w:r>
        <w:t>Tied Interfaces</w:t>
      </w:r>
      <w:bookmarkEnd w:id="443"/>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rsidP="008C20E4">
      <w:pPr>
        <w:pStyle w:val="Heading3"/>
      </w:pPr>
      <w:bookmarkStart w:id="444" w:name="_Toc397358373"/>
      <w:r>
        <w:t>Tied Biphasic Interfaces</w:t>
      </w:r>
      <w:bookmarkEnd w:id="444"/>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rsidP="008C20E4">
      <w:pPr>
        <w:pStyle w:val="Heading3"/>
      </w:pPr>
      <w:bookmarkStart w:id="445" w:name="_Toc397358374"/>
      <w:r>
        <w:t>Rigid Interfaces</w:t>
      </w:r>
      <w:bookmarkEnd w:id="445"/>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rsidP="008C20E4">
      <w:pPr>
        <w:pStyle w:val="Heading3"/>
      </w:pPr>
      <w:bookmarkStart w:id="446" w:name="_Toc397358375"/>
      <w:r>
        <w:t>Rigid Joints</w:t>
      </w:r>
      <w:bookmarkEnd w:id="446"/>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447" w:name="_Toc397358376"/>
      <w:r>
        <w:lastRenderedPageBreak/>
        <w:t>Constraints Section</w:t>
      </w:r>
      <w:bookmarkEnd w:id="447"/>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448" w:name="_Ref275247132"/>
      <w:bookmarkStart w:id="449" w:name="_Toc397358377"/>
      <w:r>
        <w:t>Rigid Body Constraints</w:t>
      </w:r>
      <w:bookmarkEnd w:id="448"/>
      <w:bookmarkEnd w:id="449"/>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r>
        <w:t xml:space="preserve">The following table lists the elements that can be defined in the </w:t>
      </w:r>
      <w:r>
        <w:rPr>
          <w:i/>
        </w:rPr>
        <w:t xml:space="preserve">rigid_body </w:t>
      </w:r>
      <w:r>
        <w:t>element:</w:t>
      </w:r>
    </w:p>
    <w:p w14:paraId="4ECB930D" w14:textId="77777777" w:rsidR="005F474E" w:rsidRDefault="005F474E" w:rsidP="005F474E">
      <w:pPr>
        <w:pStyle w:val="code"/>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c>
          <w:tcPr>
            <w:tcW w:w="1417" w:type="dxa"/>
            <w:shd w:val="clear" w:color="auto" w:fill="auto"/>
          </w:tcPr>
          <w:p w14:paraId="72D52CD1" w14:textId="77777777" w:rsidR="005F474E" w:rsidRPr="000B272C" w:rsidRDefault="005F474E" w:rsidP="00470C94">
            <w:pPr>
              <w:rPr>
                <w:b/>
              </w:rPr>
            </w:pPr>
            <w:r>
              <w:rPr>
                <w:b/>
              </w:rPr>
              <w:t>Tag</w:t>
            </w:r>
          </w:p>
        </w:tc>
        <w:tc>
          <w:tcPr>
            <w:tcW w:w="8231" w:type="dxa"/>
            <w:shd w:val="clear" w:color="auto" w:fill="auto"/>
          </w:tcPr>
          <w:p w14:paraId="7725389F" w14:textId="77777777" w:rsidR="005F474E" w:rsidRPr="000B272C" w:rsidRDefault="005F474E" w:rsidP="00470C94">
            <w:pPr>
              <w:rPr>
                <w:b/>
              </w:rPr>
            </w:pPr>
            <w:r w:rsidRPr="000B272C">
              <w:rPr>
                <w:b/>
              </w:rPr>
              <w:t>Description</w:t>
            </w:r>
          </w:p>
        </w:tc>
      </w:tr>
      <w:tr w:rsidR="005F474E" w14:paraId="54CD55A1" w14:textId="77777777" w:rsidTr="00470C94">
        <w:tc>
          <w:tcPr>
            <w:tcW w:w="1417" w:type="dxa"/>
            <w:shd w:val="clear" w:color="auto" w:fill="auto"/>
          </w:tcPr>
          <w:p w14:paraId="3B7B8B3D" w14:textId="77777777" w:rsidR="005F474E" w:rsidRDefault="005F474E" w:rsidP="00470C94">
            <w:pPr>
              <w:pStyle w:val="code"/>
            </w:pPr>
            <w:r>
              <w:t>fixed</w:t>
            </w:r>
          </w:p>
        </w:tc>
        <w:tc>
          <w:tcPr>
            <w:tcW w:w="8231" w:type="dxa"/>
            <w:shd w:val="clear" w:color="auto" w:fill="auto"/>
          </w:tcPr>
          <w:p w14:paraId="0D997FED" w14:textId="77777777" w:rsidR="005F474E" w:rsidRDefault="005F474E" w:rsidP="00470C94">
            <w:r>
              <w:t>Degree of freedom is fixed</w:t>
            </w:r>
          </w:p>
        </w:tc>
      </w:tr>
      <w:tr w:rsidR="005F474E" w14:paraId="1E6F2B17" w14:textId="77777777" w:rsidTr="00470C94">
        <w:tc>
          <w:tcPr>
            <w:tcW w:w="1417" w:type="dxa"/>
            <w:shd w:val="clear" w:color="auto" w:fill="auto"/>
          </w:tcPr>
          <w:p w14:paraId="645AD39C" w14:textId="77777777" w:rsidR="005F474E" w:rsidRDefault="005F474E" w:rsidP="00470C94">
            <w:pPr>
              <w:pStyle w:val="code"/>
            </w:pPr>
            <w:r>
              <w:t>prescribed</w:t>
            </w:r>
          </w:p>
        </w:tc>
        <w:tc>
          <w:tcPr>
            <w:tcW w:w="8231" w:type="dxa"/>
            <w:shd w:val="clear" w:color="auto" w:fill="auto"/>
          </w:tcPr>
          <w:p w14:paraId="0B74E483" w14:textId="77777777" w:rsidR="005F474E" w:rsidRDefault="005F474E" w:rsidP="00470C94">
            <w:r>
              <w:t>Degree of freedom is prescribed by user</w:t>
            </w:r>
          </w:p>
        </w:tc>
      </w:tr>
      <w:tr w:rsidR="005F474E" w14:paraId="447DC668" w14:textId="77777777" w:rsidTr="00470C94">
        <w:tc>
          <w:tcPr>
            <w:tcW w:w="1417" w:type="dxa"/>
            <w:shd w:val="clear" w:color="auto" w:fill="auto"/>
          </w:tcPr>
          <w:p w14:paraId="29D4DF5C" w14:textId="77777777" w:rsidR="005F474E" w:rsidRDefault="005F474E" w:rsidP="00470C94">
            <w:pPr>
              <w:pStyle w:val="code"/>
            </w:pPr>
            <w:r>
              <w:t>force</w:t>
            </w:r>
          </w:p>
        </w:tc>
        <w:tc>
          <w:tcPr>
            <w:tcW w:w="8231" w:type="dxa"/>
            <w:shd w:val="clear" w:color="auto" w:fill="auto"/>
          </w:tcPr>
          <w:p w14:paraId="66898344" w14:textId="77777777" w:rsidR="005F474E" w:rsidRDefault="005F474E" w:rsidP="00470C94">
            <w:r>
              <w:t>A force is applied in direction of degree of freedom</w:t>
            </w:r>
          </w:p>
        </w:tc>
      </w:tr>
    </w:tbl>
    <w:p w14:paraId="2831638B" w14:textId="77777777" w:rsidR="005F474E" w:rsidRDefault="005F474E" w:rsidP="005F474E">
      <w:pPr>
        <w:pStyle w:val="code"/>
      </w:pPr>
    </w:p>
    <w:p w14:paraId="09C48438" w14:textId="77777777" w:rsidR="005F474E" w:rsidRDefault="005F474E" w:rsidP="005F474E">
      <w:r>
        <w:t xml:space="preserve">All these tags require the </w:t>
      </w:r>
      <w:r>
        <w:rPr>
          <w:i/>
        </w:rPr>
        <w:t xml:space="preserve">bc </w:t>
      </w:r>
      <w:r>
        <w:t xml:space="preserve">attribute which defines the degree of freedom that will be constrained. </w:t>
      </w:r>
    </w:p>
    <w:p w14:paraId="53111F13" w14:textId="77777777" w:rsidR="005F474E" w:rsidRDefault="005F474E" w:rsidP="005F474E"/>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trPr>
        <w:tc>
          <w:tcPr>
            <w:tcW w:w="2137" w:type="dxa"/>
            <w:shd w:val="clear" w:color="auto" w:fill="auto"/>
          </w:tcPr>
          <w:p w14:paraId="52E207B9" w14:textId="77777777" w:rsidR="005F474E" w:rsidRPr="00890FDC" w:rsidRDefault="005F474E" w:rsidP="00470C94">
            <w:pPr>
              <w:pStyle w:val="code"/>
              <w:rPr>
                <w:rFonts w:ascii="Times New Roman" w:hAnsi="Times New Roman"/>
                <w:b/>
              </w:rPr>
            </w:pPr>
            <w:r w:rsidRPr="00890FDC">
              <w:rPr>
                <w:rFonts w:ascii="Times New Roman" w:hAnsi="Times New Roman"/>
                <w:b/>
              </w:rPr>
              <w:t>Bc</w:t>
            </w:r>
          </w:p>
        </w:tc>
        <w:tc>
          <w:tcPr>
            <w:tcW w:w="7440" w:type="dxa"/>
            <w:shd w:val="clear" w:color="auto" w:fill="auto"/>
          </w:tcPr>
          <w:p w14:paraId="444F2CA8" w14:textId="77777777" w:rsidR="005F474E" w:rsidRPr="00105AB3" w:rsidRDefault="005F474E" w:rsidP="00470C94">
            <w:pPr>
              <w:rPr>
                <w:b/>
              </w:rPr>
            </w:pPr>
            <w:r>
              <w:rPr>
                <w:b/>
              </w:rPr>
              <w:t>Description</w:t>
            </w:r>
          </w:p>
        </w:tc>
      </w:tr>
      <w:tr w:rsidR="005F474E" w14:paraId="2E06B773" w14:textId="77777777" w:rsidTr="00470C94">
        <w:trPr>
          <w:trHeight w:val="220"/>
        </w:trPr>
        <w:tc>
          <w:tcPr>
            <w:tcW w:w="2137" w:type="dxa"/>
            <w:shd w:val="clear" w:color="auto" w:fill="auto"/>
          </w:tcPr>
          <w:p w14:paraId="07B8A8FB" w14:textId="77777777" w:rsidR="005F474E" w:rsidRDefault="005F474E" w:rsidP="00470C94">
            <w:pPr>
              <w:pStyle w:val="code"/>
            </w:pPr>
            <w:r>
              <w:t>X</w:t>
            </w:r>
          </w:p>
        </w:tc>
        <w:tc>
          <w:tcPr>
            <w:tcW w:w="7440" w:type="dxa"/>
            <w:shd w:val="clear" w:color="auto" w:fill="auto"/>
          </w:tcPr>
          <w:p w14:paraId="52374960" w14:textId="77777777" w:rsidR="005F474E" w:rsidRPr="00890FDC" w:rsidRDefault="005F474E" w:rsidP="00470C94">
            <w:r>
              <w:t xml:space="preserve">Constrain the </w:t>
            </w:r>
            <w:r>
              <w:rPr>
                <w:i/>
              </w:rPr>
              <w:t xml:space="preserve">x </w:t>
            </w:r>
            <w:r>
              <w:t>degree of freedom</w:t>
            </w:r>
          </w:p>
        </w:tc>
      </w:tr>
      <w:tr w:rsidR="005F474E" w14:paraId="7DA41064" w14:textId="77777777" w:rsidTr="00470C94">
        <w:trPr>
          <w:trHeight w:val="120"/>
        </w:trPr>
        <w:tc>
          <w:tcPr>
            <w:tcW w:w="2137" w:type="dxa"/>
            <w:shd w:val="clear" w:color="auto" w:fill="auto"/>
          </w:tcPr>
          <w:p w14:paraId="52B88CDE" w14:textId="77777777" w:rsidR="005F474E" w:rsidRDefault="005F474E" w:rsidP="00470C94">
            <w:pPr>
              <w:pStyle w:val="code"/>
            </w:pPr>
            <w:r>
              <w:t>Y</w:t>
            </w:r>
          </w:p>
        </w:tc>
        <w:tc>
          <w:tcPr>
            <w:tcW w:w="7440" w:type="dxa"/>
            <w:shd w:val="clear" w:color="auto" w:fill="auto"/>
          </w:tcPr>
          <w:p w14:paraId="0D01158A" w14:textId="77777777" w:rsidR="005F474E" w:rsidRDefault="005F474E" w:rsidP="00470C94">
            <w:r>
              <w:t xml:space="preserve">Constrain the </w:t>
            </w:r>
            <w:r w:rsidRPr="00890FDC">
              <w:rPr>
                <w:i/>
              </w:rPr>
              <w:t>y</w:t>
            </w:r>
            <w:r>
              <w:rPr>
                <w:i/>
              </w:rPr>
              <w:t xml:space="preserve"> </w:t>
            </w:r>
            <w:r>
              <w:t>degree of freedom</w:t>
            </w:r>
          </w:p>
        </w:tc>
      </w:tr>
      <w:tr w:rsidR="005F474E" w14:paraId="41DE8DB3" w14:textId="77777777" w:rsidTr="00470C94">
        <w:trPr>
          <w:trHeight w:val="179"/>
        </w:trPr>
        <w:tc>
          <w:tcPr>
            <w:tcW w:w="2137" w:type="dxa"/>
            <w:shd w:val="clear" w:color="auto" w:fill="auto"/>
          </w:tcPr>
          <w:p w14:paraId="1A15D48D" w14:textId="77777777" w:rsidR="005F474E" w:rsidRDefault="005F474E" w:rsidP="00470C94">
            <w:pPr>
              <w:pStyle w:val="code"/>
            </w:pPr>
            <w:r>
              <w:t>Z</w:t>
            </w:r>
          </w:p>
        </w:tc>
        <w:tc>
          <w:tcPr>
            <w:tcW w:w="7440" w:type="dxa"/>
            <w:shd w:val="clear" w:color="auto" w:fill="auto"/>
          </w:tcPr>
          <w:p w14:paraId="5287E164" w14:textId="77777777" w:rsidR="005F474E" w:rsidRDefault="005F474E" w:rsidP="00470C94">
            <w:r>
              <w:t xml:space="preserve">Constrain the </w:t>
            </w:r>
            <w:r w:rsidRPr="00890FDC">
              <w:rPr>
                <w:i/>
              </w:rPr>
              <w:t>z</w:t>
            </w:r>
            <w:r>
              <w:rPr>
                <w:i/>
              </w:rPr>
              <w:t xml:space="preserve"> </w:t>
            </w:r>
            <w:r>
              <w:t>degree of freedom</w:t>
            </w:r>
          </w:p>
        </w:tc>
      </w:tr>
      <w:tr w:rsidR="005F474E" w14:paraId="622DD4A3" w14:textId="77777777" w:rsidTr="00470C94">
        <w:trPr>
          <w:trHeight w:val="170"/>
        </w:trPr>
        <w:tc>
          <w:tcPr>
            <w:tcW w:w="2137" w:type="dxa"/>
            <w:shd w:val="clear" w:color="auto" w:fill="auto"/>
          </w:tcPr>
          <w:p w14:paraId="11EED3BD" w14:textId="77777777" w:rsidR="005F474E" w:rsidRDefault="005F474E" w:rsidP="00470C94">
            <w:pPr>
              <w:pStyle w:val="code"/>
            </w:pPr>
            <w:r>
              <w:t>Rx</w:t>
            </w:r>
          </w:p>
        </w:tc>
        <w:tc>
          <w:tcPr>
            <w:tcW w:w="7440" w:type="dxa"/>
            <w:shd w:val="clear" w:color="auto" w:fill="auto"/>
          </w:tcPr>
          <w:p w14:paraId="123DA69F" w14:textId="77777777" w:rsidR="005F474E" w:rsidRPr="00890FDC" w:rsidRDefault="005F474E" w:rsidP="00470C94">
            <w:r>
              <w:t xml:space="preserve">Prevent the rigid body from rotating around the </w:t>
            </w:r>
            <w:r>
              <w:rPr>
                <w:i/>
              </w:rPr>
              <w:t>x-</w:t>
            </w:r>
            <w:r w:rsidRPr="00890FDC">
              <w:t>axis</w:t>
            </w:r>
          </w:p>
        </w:tc>
      </w:tr>
      <w:tr w:rsidR="005F474E" w14:paraId="128E8C2C" w14:textId="77777777" w:rsidTr="00470C94">
        <w:trPr>
          <w:trHeight w:val="250"/>
        </w:trPr>
        <w:tc>
          <w:tcPr>
            <w:tcW w:w="2137" w:type="dxa"/>
            <w:shd w:val="clear" w:color="auto" w:fill="auto"/>
          </w:tcPr>
          <w:p w14:paraId="134357DF" w14:textId="77777777" w:rsidR="005F474E" w:rsidRDefault="005F474E" w:rsidP="00470C94">
            <w:pPr>
              <w:pStyle w:val="code"/>
            </w:pPr>
            <w:r>
              <w:t>Ry</w:t>
            </w:r>
          </w:p>
        </w:tc>
        <w:tc>
          <w:tcPr>
            <w:tcW w:w="7440" w:type="dxa"/>
            <w:shd w:val="clear" w:color="auto" w:fill="auto"/>
          </w:tcPr>
          <w:p w14:paraId="198EB3A5" w14:textId="77777777" w:rsidR="005F474E" w:rsidRDefault="005F474E" w:rsidP="00470C94">
            <w:r>
              <w:t xml:space="preserve">Prevent the rigid body from rotating around the </w:t>
            </w:r>
            <w:r>
              <w:rPr>
                <w:i/>
              </w:rPr>
              <w:t>y-</w:t>
            </w:r>
            <w:r w:rsidRPr="00890FDC">
              <w:t>axis</w:t>
            </w:r>
          </w:p>
        </w:tc>
      </w:tr>
      <w:tr w:rsidR="005F474E" w14:paraId="0B9969F9" w14:textId="77777777" w:rsidTr="00470C94">
        <w:trPr>
          <w:trHeight w:val="320"/>
        </w:trPr>
        <w:tc>
          <w:tcPr>
            <w:tcW w:w="2137" w:type="dxa"/>
            <w:shd w:val="clear" w:color="auto" w:fill="auto"/>
          </w:tcPr>
          <w:p w14:paraId="01A4358D" w14:textId="77777777" w:rsidR="005F474E" w:rsidRDefault="005F474E" w:rsidP="00470C94">
            <w:pPr>
              <w:pStyle w:val="code"/>
            </w:pPr>
            <w:r>
              <w:t>Rz</w:t>
            </w:r>
          </w:p>
        </w:tc>
        <w:tc>
          <w:tcPr>
            <w:tcW w:w="7440" w:type="dxa"/>
            <w:shd w:val="clear" w:color="auto" w:fill="auto"/>
          </w:tcPr>
          <w:p w14:paraId="13A7133B" w14:textId="77777777" w:rsidR="005F474E" w:rsidRDefault="005F474E" w:rsidP="00470C94">
            <w:r>
              <w:t xml:space="preserve">Prevent the rigid body from rotating around the </w:t>
            </w:r>
            <w:r>
              <w:rPr>
                <w:i/>
              </w:rPr>
              <w:t>z-</w:t>
            </w:r>
            <w:r w:rsidRPr="00890FDC">
              <w:t>axis</w:t>
            </w:r>
          </w:p>
        </w:tc>
      </w:tr>
    </w:tbl>
    <w:p w14:paraId="17832287" w14:textId="77777777" w:rsidR="005F474E" w:rsidRDefault="005F474E" w:rsidP="005F474E"/>
    <w:p w14:paraId="1CD0658E" w14:textId="77777777" w:rsidR="005F474E" w:rsidRDefault="005F474E" w:rsidP="005F474E">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p>
    <w:p w14:paraId="01D4C5E1" w14:textId="77777777" w:rsidR="005F474E" w:rsidRDefault="005F474E" w:rsidP="005F474E"/>
    <w:p w14:paraId="5AB7F6EE" w14:textId="77777777" w:rsidR="005F474E" w:rsidRPr="0063581B" w:rsidRDefault="005F474E" w:rsidP="005F474E">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pPr>
      <w:r>
        <w:t>&lt;rigid_body mat="1"&gt;</w:t>
      </w:r>
    </w:p>
    <w:p w14:paraId="1DB7CF6D" w14:textId="77777777" w:rsidR="005F474E" w:rsidRPr="0097532C" w:rsidRDefault="005F474E" w:rsidP="005F474E">
      <w:pPr>
        <w:pStyle w:val="code"/>
      </w:pPr>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p>
    <w:p w14:paraId="2F9D5D91" w14:textId="77777777" w:rsidR="005F474E" w:rsidRDefault="005F474E" w:rsidP="005F474E">
      <w:pPr>
        <w:pStyle w:val="code"/>
      </w:pPr>
      <w:r>
        <w:tab/>
        <w:t>&lt;fixed bc="y"/&gt;</w:t>
      </w:r>
    </w:p>
    <w:p w14:paraId="431B5CC4" w14:textId="77777777" w:rsidR="005F474E" w:rsidRDefault="005F474E" w:rsidP="005F474E">
      <w:pPr>
        <w:pStyle w:val="code"/>
      </w:pPr>
      <w:r>
        <w:tab/>
        <w:t>&lt;fixed bc="z"/&gt;</w:t>
      </w:r>
    </w:p>
    <w:p w14:paraId="0BC2A3EC" w14:textId="77777777" w:rsidR="005F474E" w:rsidRDefault="005F474E" w:rsidP="005F474E">
      <w:pPr>
        <w:pStyle w:val="code"/>
      </w:pPr>
      <w:r>
        <w:tab/>
        <w:t>&lt;fixed bc="Rx"/&gt;</w:t>
      </w:r>
    </w:p>
    <w:p w14:paraId="45174A9C" w14:textId="77777777" w:rsidR="005F474E" w:rsidRDefault="005F474E" w:rsidP="005F474E">
      <w:pPr>
        <w:pStyle w:val="code"/>
      </w:pPr>
      <w:r>
        <w:tab/>
        <w:t>&lt;fixed bc="Ry"/&gt;</w:t>
      </w:r>
    </w:p>
    <w:p w14:paraId="29960D27" w14:textId="77777777" w:rsidR="005F474E" w:rsidRDefault="005F474E" w:rsidP="005F474E">
      <w:pPr>
        <w:pStyle w:val="code"/>
      </w:pPr>
      <w:r>
        <w:tab/>
        <w:t>&lt;fixed bc="Rz"/&gt;</w:t>
      </w:r>
    </w:p>
    <w:p w14:paraId="7C8359C5" w14:textId="77777777" w:rsidR="005F474E" w:rsidRDefault="005F474E" w:rsidP="005F474E">
      <w:pPr>
        <w:pStyle w:val="code"/>
      </w:pPr>
      <w:r>
        <w:t>&lt;/rigid_body&gt;</w:t>
      </w:r>
    </w:p>
    <w:p w14:paraId="5617DB24" w14:textId="77777777" w:rsidR="005F474E" w:rsidRPr="00B31E92" w:rsidRDefault="005F474E" w:rsidP="005F474E">
      <w:pPr>
        <w:pStyle w:val="code"/>
      </w:pPr>
    </w:p>
    <w:p w14:paraId="6C3EE897" w14:textId="77777777" w:rsidR="005F474E" w:rsidRPr="00B31E92" w:rsidRDefault="005F474E" w:rsidP="005F474E">
      <w:pPr>
        <w:rPr>
          <w:i/>
        </w:rPr>
      </w:pPr>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p>
    <w:p w14:paraId="446DD401" w14:textId="77777777" w:rsidR="005F474E" w:rsidRDefault="005F474E" w:rsidP="005F474E"/>
    <w:p w14:paraId="446AFA9D" w14:textId="77777777" w:rsidR="005F474E" w:rsidRDefault="005F474E" w:rsidP="005F474E">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p>
    <w:p w14:paraId="571D211D" w14:textId="77777777" w:rsidR="005F474E" w:rsidRDefault="005F474E" w:rsidP="005F474E"/>
    <w:p w14:paraId="138C4BB3" w14:textId="77777777" w:rsidR="005F474E" w:rsidRDefault="005F474E" w:rsidP="005F474E">
      <w:pPr>
        <w:pStyle w:val="code"/>
      </w:pPr>
      <w:r>
        <w:t>&lt;rigid_body mat="1" &gt;</w:t>
      </w:r>
    </w:p>
    <w:p w14:paraId="0840D6AA" w14:textId="77777777" w:rsidR="005F474E" w:rsidRPr="0097532C" w:rsidRDefault="005F474E" w:rsidP="005F474E">
      <w:pPr>
        <w:pStyle w:val="code"/>
      </w:pPr>
      <w:r w:rsidRPr="0097532C">
        <w:tab/>
        <w:t>&lt;force</w:t>
      </w:r>
      <w:r>
        <w:t xml:space="preserve"> bc="x"</w:t>
      </w:r>
      <w:r w:rsidRPr="0097532C">
        <w:t xml:space="preserve"> lc=</w:t>
      </w:r>
      <w:r>
        <w:t>"</w:t>
      </w:r>
      <w:r w:rsidRPr="0097532C">
        <w:t>1</w:t>
      </w:r>
      <w:r>
        <w:t>"</w:t>
      </w:r>
      <w:r w:rsidRPr="0097532C">
        <w:t>&gt;1.0&lt;/</w:t>
      </w:r>
      <w:r>
        <w:t>force</w:t>
      </w:r>
      <w:r w:rsidRPr="0097532C">
        <w:t>&gt;</w:t>
      </w:r>
    </w:p>
    <w:p w14:paraId="3A77F9EC" w14:textId="77777777" w:rsidR="005F474E" w:rsidRDefault="005F474E" w:rsidP="005F474E">
      <w:pPr>
        <w:pStyle w:val="code"/>
      </w:pPr>
      <w:r>
        <w:tab/>
        <w:t>&lt;fixed bc="y"/&gt;</w:t>
      </w:r>
    </w:p>
    <w:p w14:paraId="27BB951F" w14:textId="77777777" w:rsidR="005F474E" w:rsidRDefault="005F474E" w:rsidP="005F474E">
      <w:pPr>
        <w:pStyle w:val="code"/>
      </w:pPr>
      <w:r>
        <w:tab/>
        <w:t>&lt;fixed bc="z"/&gt;</w:t>
      </w:r>
    </w:p>
    <w:p w14:paraId="0EB89037" w14:textId="62549D8D" w:rsidR="005F474E" w:rsidRDefault="005F474E" w:rsidP="005F474E">
      <w:pPr>
        <w:pStyle w:val="code"/>
      </w:pPr>
      <w:r>
        <w:t xml:space="preserve"> &lt;/rigid_body&gt;</w:t>
      </w:r>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450" w:name="_Toc397358378"/>
      <w:r>
        <w:lastRenderedPageBreak/>
        <w:t>Discrete Section</w:t>
      </w:r>
      <w:bookmarkEnd w:id="450"/>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451" w:name="_Toc397358379"/>
      <w:r>
        <w:t>Springs</w:t>
      </w:r>
      <w:bookmarkEnd w:id="451"/>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assumed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452" w:name="_Toc370461174"/>
      <w:bookmarkStart w:id="453" w:name="_Toc200951584"/>
      <w:bookmarkStart w:id="454" w:name="_Ref200951687"/>
      <w:bookmarkEnd w:id="452"/>
      <w:r>
        <w:br w:type="page"/>
      </w:r>
    </w:p>
    <w:p w14:paraId="209C028A" w14:textId="77777777" w:rsidR="006A0BC1" w:rsidRDefault="006A0BC1" w:rsidP="006A0BC1">
      <w:pPr>
        <w:pStyle w:val="Heading2"/>
      </w:pPr>
      <w:bookmarkStart w:id="455" w:name="_Toc377546984"/>
      <w:bookmarkStart w:id="456" w:name="_Toc377547230"/>
      <w:bookmarkStart w:id="457" w:name="_Toc388270517"/>
      <w:bookmarkStart w:id="458" w:name="_Toc377546985"/>
      <w:bookmarkStart w:id="459" w:name="_Toc377547231"/>
      <w:bookmarkStart w:id="460" w:name="_Toc388270518"/>
      <w:bookmarkStart w:id="461" w:name="_Toc377546986"/>
      <w:bookmarkStart w:id="462" w:name="_Toc377547232"/>
      <w:bookmarkStart w:id="463" w:name="_Toc388270519"/>
      <w:bookmarkStart w:id="464" w:name="_Toc377546987"/>
      <w:bookmarkStart w:id="465" w:name="_Toc377547233"/>
      <w:bookmarkStart w:id="466" w:name="_Toc388270520"/>
      <w:bookmarkStart w:id="467" w:name="_Toc377546988"/>
      <w:bookmarkStart w:id="468" w:name="_Toc377547234"/>
      <w:bookmarkStart w:id="469" w:name="_Toc388270521"/>
      <w:bookmarkStart w:id="470" w:name="_Toc377546989"/>
      <w:bookmarkStart w:id="471" w:name="_Toc377547235"/>
      <w:bookmarkStart w:id="472" w:name="_Toc388270522"/>
      <w:bookmarkStart w:id="473" w:name="_Toc377546990"/>
      <w:bookmarkStart w:id="474" w:name="_Toc377547236"/>
      <w:bookmarkStart w:id="475" w:name="_Toc388270523"/>
      <w:bookmarkStart w:id="476" w:name="_Toc377546991"/>
      <w:bookmarkStart w:id="477" w:name="_Toc377547237"/>
      <w:bookmarkStart w:id="478" w:name="_Toc388270524"/>
      <w:bookmarkStart w:id="479" w:name="_Toc377546992"/>
      <w:bookmarkStart w:id="480" w:name="_Toc377547238"/>
      <w:bookmarkStart w:id="481" w:name="_Toc388270525"/>
      <w:bookmarkStart w:id="482" w:name="_Toc377546993"/>
      <w:bookmarkStart w:id="483" w:name="_Toc377547239"/>
      <w:bookmarkStart w:id="484" w:name="_Toc388270526"/>
      <w:bookmarkStart w:id="485" w:name="_Toc377546994"/>
      <w:bookmarkStart w:id="486" w:name="_Toc377547240"/>
      <w:bookmarkStart w:id="487" w:name="_Toc388270527"/>
      <w:bookmarkStart w:id="488" w:name="_Ref259527079"/>
      <w:bookmarkStart w:id="489" w:name="_Toc397358380"/>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r>
        <w:lastRenderedPageBreak/>
        <w:t>LoadData Section</w:t>
      </w:r>
      <w:bookmarkEnd w:id="488"/>
      <w:bookmarkEnd w:id="489"/>
    </w:p>
    <w:p w14:paraId="1C1A3D1B" w14:textId="005C65E0"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34CE6B3F" w:rsidR="006A0BC1" w:rsidRPr="0097532C" w:rsidRDefault="006A0BC1" w:rsidP="006A0BC1">
      <w:pPr>
        <w:pStyle w:val="code"/>
      </w:pPr>
      <w:r w:rsidRPr="0097532C">
        <w:tab/>
        <w:t>&lt;</w:t>
      </w:r>
      <w:r w:rsidR="0091444A">
        <w:t>point</w:t>
      </w:r>
      <w:r w:rsidRPr="0097532C">
        <w:t>&gt; 0, 0 &lt;/</w:t>
      </w:r>
      <w:r w:rsidR="0091444A">
        <w:t>point</w:t>
      </w:r>
      <w:r w:rsidRPr="0097532C">
        <w:t xml:space="preserve">&gt; </w:t>
      </w:r>
    </w:p>
    <w:p w14:paraId="0718AB01" w14:textId="77777777" w:rsidR="006A0BC1" w:rsidRDefault="006A0BC1" w:rsidP="006A0BC1">
      <w:pPr>
        <w:pStyle w:val="code"/>
      </w:pPr>
      <w:r>
        <w:tab/>
        <w:t>...</w:t>
      </w:r>
    </w:p>
    <w:p w14:paraId="5864E79B" w14:textId="70B35D39" w:rsidR="006A0BC1" w:rsidRDefault="006A0BC1" w:rsidP="006A0BC1">
      <w:pPr>
        <w:pStyle w:val="code"/>
      </w:pPr>
      <w:r>
        <w:tab/>
        <w:t>&lt;</w:t>
      </w:r>
      <w:r w:rsidR="0091444A">
        <w:t>point</w:t>
      </w:r>
      <w:r>
        <w:t>&gt; 1, 1 &lt;/</w:t>
      </w:r>
      <w:r w:rsidR="0091444A">
        <w:t>point</w:t>
      </w:r>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05A735A1" w14:textId="77777777" w:rsidR="00034AEE" w:rsidRDefault="00034AEE" w:rsidP="006A0BC1"/>
    <w:p w14:paraId="672369E8" w14:textId="59D90E02"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A845A4" w:rsidRDefault="00A845A4">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A845A4" w:rsidRDefault="00A845A4">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A845A4" w:rsidRDefault="00A845A4">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A845A4" w:rsidRDefault="00A845A4">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A845A4" w:rsidRDefault="00A845A4">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A845A4" w:rsidRDefault="00A845A4">
                      <w:r>
                        <w:t>(a) step</w:t>
                      </w:r>
                    </w:p>
                  </w:txbxContent>
                </v:textbox>
              </v:shape>
            </w:pict>
          </mc:Fallback>
        </mc:AlternateContent>
      </w:r>
      <w:r>
        <w:rPr>
          <w:noProof/>
        </w:rPr>
        <mc:AlternateContent>
          <mc:Choice Requires="wpc">
            <w:drawing>
              <wp:inline distT="0" distB="0" distL="0" distR="0" wp14:anchorId="3C2B69CE" wp14:editId="6886E311">
                <wp:extent cx="5943600" cy="1714500"/>
                <wp:effectExtent l="0" t="0" r="19050" b="19050"/>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mo="http://schemas.microsoft.com/office/mac/office/2008/main" xmlns:mv="urn:schemas-microsoft-com:mac:vml">
            <w:pict>
              <v:group id="Canvas 539" o:spid="_x0000_s1026" editas="canvas" style="width:468pt;height:135pt;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anchorlock/>
              </v:group>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Default="006A0BC1" w:rsidP="006A0BC1"/>
    <w:p w14:paraId="48C29AD0" w14:textId="77777777" w:rsidR="00034AEE" w:rsidRPr="00DD379B" w:rsidRDefault="00034AEE"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7AC1164F" w14:textId="77777777" w:rsidR="00034AEE" w:rsidRDefault="00034AEE" w:rsidP="006A0BC1"/>
    <w:p w14:paraId="44DE95F6" w14:textId="22C1D0A6"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A845A4" w:rsidRDefault="00A845A4">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A845A4" w:rsidRDefault="00A845A4">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4F23A14A" w:rsidR="00A845A4" w:rsidRDefault="00A845A4">
                            <w:r>
                              <w:t>(c) 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4F23A14A" w:rsidR="00A845A4" w:rsidRDefault="00A845A4">
                      <w:r>
                        <w:t>(c) repeat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A845A4" w:rsidRDefault="00A845A4">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A845A4" w:rsidRDefault="00A845A4">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A845A4" w:rsidRDefault="00A845A4">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A845A4" w:rsidRDefault="00A845A4">
                      <w:r>
                        <w:t>(a) constant</w:t>
                      </w:r>
                    </w:p>
                  </w:txbxContent>
                </v:textbox>
              </v:shape>
            </w:pict>
          </mc:Fallback>
        </mc:AlternateContent>
      </w:r>
      <w:r>
        <w:rPr>
          <w:noProof/>
        </w:rPr>
        <mc:AlternateContent>
          <mc:Choice Requires="wpc">
            <w:drawing>
              <wp:inline distT="0" distB="0" distL="0" distR="0" wp14:anchorId="225B0B81" wp14:editId="19D52922">
                <wp:extent cx="5943600" cy="1828800"/>
                <wp:effectExtent l="0" t="0" r="19050" b="19050"/>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mo="http://schemas.microsoft.com/office/mac/office/2008/main" xmlns:mv="urn:schemas-microsoft-com:mac:vml">
            <w:pict>
              <v:group id="Canvas 576" o:spid="_x0000_s1026" editas="canvas" style="width:468pt;height:2in;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anchorlock/>
              </v:group>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490" w:name="_Ref377546765"/>
      <w:bookmarkStart w:id="491" w:name="_Toc397358381"/>
      <w:r>
        <w:lastRenderedPageBreak/>
        <w:t>Output Section</w:t>
      </w:r>
      <w:bookmarkEnd w:id="490"/>
      <w:bookmarkEnd w:id="491"/>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492" w:name="_Toc311799480"/>
      <w:bookmarkStart w:id="493" w:name="_Toc315443351"/>
      <w:bookmarkStart w:id="494" w:name="_Toc315942869"/>
      <w:bookmarkStart w:id="495" w:name="_Toc315943133"/>
      <w:bookmarkStart w:id="496" w:name="_Toc315943397"/>
      <w:bookmarkStart w:id="497" w:name="_Toc397358382"/>
      <w:bookmarkEnd w:id="492"/>
      <w:bookmarkEnd w:id="493"/>
      <w:bookmarkEnd w:id="494"/>
      <w:bookmarkEnd w:id="495"/>
      <w:bookmarkEnd w:id="496"/>
      <w:r>
        <w:t>Logfile</w:t>
      </w:r>
      <w:bookmarkEnd w:id="497"/>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C0C4BD2" w:rsidR="006A0BC1" w:rsidRDefault="006A0BC1" w:rsidP="006A0BC1">
      <w:pPr>
        <w:pStyle w:val="code"/>
      </w:pPr>
      <w:r>
        <w:tab/>
      </w:r>
      <w:r>
        <w:tab/>
        <w:t>&lt;node_data       [attribute</w:t>
      </w:r>
      <w:r w:rsidR="004F447E">
        <w:t>s</w:t>
      </w:r>
      <w:r>
        <w:t>]&gt;item list&lt;/node_data&gt;</w:t>
      </w:r>
    </w:p>
    <w:p w14:paraId="655B67B5" w14:textId="6EC5715B" w:rsidR="006A0BC1" w:rsidRDefault="006A0BC1" w:rsidP="006A0BC1">
      <w:pPr>
        <w:pStyle w:val="code"/>
      </w:pPr>
      <w:r>
        <w:tab/>
      </w:r>
      <w:r>
        <w:tab/>
        <w:t>&lt;element_data    [attribute</w:t>
      </w:r>
      <w:r w:rsidR="004F447E">
        <w:t>s</w:t>
      </w:r>
      <w:r>
        <w:t>]&gt;item list&lt;/element_data&gt;</w:t>
      </w:r>
    </w:p>
    <w:p w14:paraId="7EA68782" w14:textId="279AA77F" w:rsidR="006A0BC1" w:rsidRDefault="006A0BC1" w:rsidP="006A0BC1">
      <w:pPr>
        <w:pStyle w:val="code"/>
        <w:jc w:val="left"/>
      </w:pPr>
      <w:r>
        <w:tab/>
      </w:r>
      <w:r>
        <w:tab/>
        <w:t>&lt;rigid_body_data [attribute</w:t>
      </w:r>
      <w:r w:rsidR="004F447E">
        <w:t>s</w:t>
      </w:r>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1B13CD">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rPr>
          <w:ins w:id="498" w:author="Steve Maas" w:date="2014-09-01T17:54:00Z"/>
        </w:rPr>
      </w:pPr>
      <w:r>
        <w:rPr>
          <w:i/>
        </w:rPr>
        <w:t>delim</w:t>
      </w:r>
      <w:r w:rsidRPr="006C66F2">
        <w:t>:</w:t>
      </w:r>
      <w:r>
        <w:t xml:space="preserve"> the delimiter used to separate data in multi-column format (optional; default = space)</w:t>
      </w:r>
    </w:p>
    <w:p w14:paraId="0158BE05" w14:textId="415976EE" w:rsidR="00A845A4" w:rsidRDefault="00A845A4" w:rsidP="006A0BC1">
      <w:pPr>
        <w:numPr>
          <w:ilvl w:val="0"/>
          <w:numId w:val="18"/>
        </w:numPr>
      </w:pPr>
      <w:ins w:id="499" w:author="Steve Maas" w:date="2014-09-01T17:54:00Z">
        <w:r>
          <w:rPr>
            <w:i/>
          </w:rPr>
          <w:t>format</w:t>
        </w:r>
        <w:r w:rsidRPr="00A845A4">
          <w:rPr>
            <w:rPrChange w:id="500" w:author="Steve Maas" w:date="2014-09-01T17:54:00Z">
              <w:rPr>
                <w:i/>
              </w:rPr>
            </w:rPrChange>
          </w:rPr>
          <w:t>:</w:t>
        </w:r>
        <w:r>
          <w:t xml:space="preserve"> an optional format string (optional; default=not used)</w:t>
        </w:r>
      </w:ins>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Pr>
        <w:rPr>
          <w:ins w:id="501" w:author="Steve Maas" w:date="2014-09-01T17:55:00Z"/>
        </w:rPr>
      </w:pPr>
    </w:p>
    <w:p w14:paraId="5EFC1FF5" w14:textId="4D065635" w:rsidR="00A845A4" w:rsidRDefault="00A845A4" w:rsidP="006A0BC1">
      <w:pPr>
        <w:rPr>
          <w:ins w:id="502" w:author="Steve Maas" w:date="2014-09-01T17:58:00Z"/>
        </w:rPr>
      </w:pPr>
      <w:ins w:id="503" w:author="Steve Maas" w:date="2014-09-01T17:55:00Z">
        <w:r>
          <w:t xml:space="preserve">The optional </w:t>
        </w:r>
        <w:r>
          <w:rPr>
            <w:i/>
          </w:rPr>
          <w:t xml:space="preserve">format </w:t>
        </w:r>
        <w:r>
          <w:t xml:space="preserve">attribute defines a format string that will be used to format the output. If this attribute is present, the </w:t>
        </w:r>
      </w:ins>
      <w:ins w:id="504" w:author="Steve Maas" w:date="2014-09-01T17:56:00Z">
        <w:r>
          <w:rPr>
            <w:i/>
          </w:rPr>
          <w:t xml:space="preserve">delim </w:t>
        </w:r>
        <w:r>
          <w:t>attribute will be ignored. The format string is composed of literal characters</w:t>
        </w:r>
      </w:ins>
      <w:ins w:id="505" w:author="Steve Maas" w:date="2014-09-01T17:57:00Z">
        <w:r>
          <w:t xml:space="preserve"> </w:t>
        </w:r>
      </w:ins>
      <w:ins w:id="506" w:author="Steve Maas" w:date="2014-09-01T17:56:00Z">
        <w:r>
          <w:t xml:space="preserve">and special </w:t>
        </w:r>
      </w:ins>
      <w:ins w:id="507" w:author="Steve Maas" w:date="2014-09-01T17:57:00Z">
        <w:r>
          <w:t xml:space="preserve">formatting characters. The special formatting characters are </w:t>
        </w:r>
      </w:ins>
      <w:ins w:id="508" w:author="Steve Maas" w:date="2014-09-01T17:58:00Z">
        <w:r>
          <w:t>preceded</w:t>
        </w:r>
      </w:ins>
      <w:ins w:id="509" w:author="Steve Maas" w:date="2014-09-01T17:57:00Z">
        <w:r>
          <w:t xml:space="preserve"> </w:t>
        </w:r>
      </w:ins>
      <w:ins w:id="510" w:author="Steve Maas" w:date="2014-09-01T17:58:00Z">
        <w:r>
          <w:t>by the percentage character (%). The following formatting characters are currently defined.</w:t>
        </w:r>
      </w:ins>
    </w:p>
    <w:p w14:paraId="5937CED3" w14:textId="77777777" w:rsidR="00A845A4" w:rsidRDefault="00A845A4" w:rsidP="006A0BC1">
      <w:pPr>
        <w:rPr>
          <w:ins w:id="511" w:author="Steve Maas" w:date="2014-09-01T17:58:00Z"/>
        </w:rPr>
      </w:pPr>
    </w:p>
    <w:p w14:paraId="07261C21" w14:textId="009B9A69" w:rsidR="00A845A4" w:rsidRDefault="00A845A4" w:rsidP="00A845A4">
      <w:pPr>
        <w:pStyle w:val="ListParagraph"/>
        <w:numPr>
          <w:ilvl w:val="0"/>
          <w:numId w:val="60"/>
        </w:numPr>
        <w:rPr>
          <w:ins w:id="512" w:author="Steve Maas" w:date="2014-09-01T17:58:00Z"/>
        </w:rPr>
        <w:pPrChange w:id="513" w:author="Steve Maas" w:date="2014-09-01T17:58:00Z">
          <w:pPr/>
        </w:pPrChange>
      </w:pPr>
      <w:ins w:id="514" w:author="Steve Maas" w:date="2014-09-01T17:58:00Z">
        <w:r>
          <w:t>%i: replace with the index of the corresponding item (i.e. node numbers for node data)</w:t>
        </w:r>
      </w:ins>
    </w:p>
    <w:p w14:paraId="59111D3D" w14:textId="4913166D" w:rsidR="00A845A4" w:rsidRDefault="00A845A4" w:rsidP="00A845A4">
      <w:pPr>
        <w:pStyle w:val="ListParagraph"/>
        <w:numPr>
          <w:ilvl w:val="0"/>
          <w:numId w:val="60"/>
        </w:numPr>
        <w:rPr>
          <w:ins w:id="515" w:author="Steve Maas" w:date="2014-09-01T17:59:00Z"/>
        </w:rPr>
        <w:pPrChange w:id="516" w:author="Steve Maas" w:date="2014-09-01T17:58:00Z">
          <w:pPr/>
        </w:pPrChange>
      </w:pPr>
      <w:ins w:id="517" w:author="Steve Maas" w:date="2014-09-01T17:59:00Z">
        <w:r>
          <w:t>%g: replace with a data value. Use a %g for each data item.</w:t>
        </w:r>
      </w:ins>
    </w:p>
    <w:p w14:paraId="75E40EA7" w14:textId="796EBFA5" w:rsidR="00A845A4" w:rsidRDefault="00A845A4" w:rsidP="00A845A4">
      <w:pPr>
        <w:pStyle w:val="ListParagraph"/>
        <w:numPr>
          <w:ilvl w:val="0"/>
          <w:numId w:val="60"/>
        </w:numPr>
        <w:rPr>
          <w:ins w:id="518" w:author="Steve Maas" w:date="2014-09-01T17:59:00Z"/>
        </w:rPr>
        <w:pPrChange w:id="519" w:author="Steve Maas" w:date="2014-09-01T17:58:00Z">
          <w:pPr/>
        </w:pPrChange>
      </w:pPr>
      <w:ins w:id="520" w:author="Steve Maas" w:date="2014-09-01T17:59:00Z">
        <w:r>
          <w:t>%t: insert tab character</w:t>
        </w:r>
      </w:ins>
      <w:ins w:id="521" w:author="Steve Maas" w:date="2014-09-01T18:00:00Z">
        <w:r>
          <w:t xml:space="preserve"> in output</w:t>
        </w:r>
      </w:ins>
      <w:ins w:id="522" w:author="Steve Maas" w:date="2014-09-01T17:59:00Z">
        <w:r>
          <w:t>.</w:t>
        </w:r>
      </w:ins>
    </w:p>
    <w:p w14:paraId="7C5033E1" w14:textId="0019D0E0" w:rsidR="00A845A4" w:rsidRDefault="00A845A4" w:rsidP="00A845A4">
      <w:pPr>
        <w:pStyle w:val="ListParagraph"/>
        <w:numPr>
          <w:ilvl w:val="0"/>
          <w:numId w:val="60"/>
        </w:numPr>
        <w:rPr>
          <w:ins w:id="523" w:author="Steve Maas" w:date="2014-09-01T18:00:00Z"/>
        </w:rPr>
        <w:pPrChange w:id="524" w:author="Steve Maas" w:date="2014-09-01T17:58:00Z">
          <w:pPr/>
        </w:pPrChange>
      </w:pPr>
      <w:ins w:id="525" w:author="Steve Maas" w:date="2014-09-01T17:59:00Z">
        <w:r>
          <w:t>%n: insert</w:t>
        </w:r>
      </w:ins>
      <w:ins w:id="526" w:author="Steve Maas" w:date="2014-09-01T18:00:00Z">
        <w:r>
          <w:t xml:space="preserve"> newline character in output.</w:t>
        </w:r>
      </w:ins>
    </w:p>
    <w:p w14:paraId="28BB0578" w14:textId="77777777" w:rsidR="00A845A4" w:rsidRDefault="00A845A4" w:rsidP="00A845A4">
      <w:pPr>
        <w:rPr>
          <w:ins w:id="527" w:author="Steve Maas" w:date="2014-09-01T18:00:00Z"/>
        </w:rPr>
      </w:pPr>
    </w:p>
    <w:p w14:paraId="217C93EE" w14:textId="0E4AB780" w:rsidR="00A845A4" w:rsidRDefault="00A845A4" w:rsidP="00A845A4">
      <w:pPr>
        <w:rPr>
          <w:ins w:id="528" w:author="Steve Maas" w:date="2014-09-01T18:00:00Z"/>
        </w:rPr>
      </w:pPr>
      <w:ins w:id="529" w:author="Steve Maas" w:date="2014-09-01T18:03:00Z">
        <w:r>
          <w:t>T</w:t>
        </w:r>
      </w:ins>
      <w:ins w:id="530" w:author="Steve Maas" w:date="2014-09-01T18:00:00Z">
        <w:r>
          <w:t>he following example,</w:t>
        </w:r>
      </w:ins>
    </w:p>
    <w:p w14:paraId="1EB54583" w14:textId="77777777" w:rsidR="00A845A4" w:rsidRDefault="00A845A4" w:rsidP="00A845A4">
      <w:pPr>
        <w:rPr>
          <w:ins w:id="531" w:author="Steve Maas" w:date="2014-09-01T18:01:00Z"/>
        </w:rPr>
      </w:pPr>
    </w:p>
    <w:p w14:paraId="2EC1351D" w14:textId="242D3B89" w:rsidR="00A845A4" w:rsidRPr="00A845A4" w:rsidRDefault="00A845A4" w:rsidP="00A845A4">
      <w:pPr>
        <w:pStyle w:val="Code0"/>
        <w:rPr>
          <w:ins w:id="532" w:author="Steve Maas" w:date="2014-09-01T18:00:00Z"/>
          <w:sz w:val="20"/>
          <w:szCs w:val="20"/>
          <w:rPrChange w:id="533" w:author="Steve Maas" w:date="2014-09-01T18:02:00Z">
            <w:rPr>
              <w:ins w:id="534" w:author="Steve Maas" w:date="2014-09-01T18:00:00Z"/>
            </w:rPr>
          </w:rPrChange>
        </w:rPr>
        <w:pPrChange w:id="535" w:author="Steve Maas" w:date="2014-09-01T18:01:00Z">
          <w:pPr/>
        </w:pPrChange>
      </w:pPr>
      <w:ins w:id="536" w:author="Steve Maas" w:date="2014-09-01T18:01:00Z">
        <w:r w:rsidRPr="00A845A4">
          <w:rPr>
            <w:sz w:val="20"/>
            <w:szCs w:val="20"/>
            <w:rPrChange w:id="537" w:author="Steve Maas" w:date="2014-09-01T18:02:00Z">
              <w:rPr/>
            </w:rPrChange>
          </w:rPr>
          <w:t>&lt;node_data data="x;y;z" format='&lt;node id="%i"&gt;%g,%g,%g&lt;/node&gt;'</w:t>
        </w:r>
      </w:ins>
      <w:ins w:id="538" w:author="Steve Maas" w:date="2014-09-01T18:02:00Z">
        <w:r w:rsidRPr="00A845A4">
          <w:rPr>
            <w:sz w:val="20"/>
            <w:szCs w:val="20"/>
            <w:rPrChange w:id="539" w:author="Steve Maas" w:date="2014-09-01T18:02:00Z">
              <w:rPr/>
            </w:rPrChange>
          </w:rPr>
          <w:t>&gt;&lt;/node_data&gt;</w:t>
        </w:r>
      </w:ins>
    </w:p>
    <w:p w14:paraId="2DC1AB13" w14:textId="77777777" w:rsidR="00A845A4" w:rsidRDefault="00A845A4" w:rsidP="00A845A4">
      <w:pPr>
        <w:rPr>
          <w:ins w:id="540" w:author="Steve Maas" w:date="2014-09-01T18:00:00Z"/>
        </w:rPr>
      </w:pPr>
    </w:p>
    <w:p w14:paraId="79CCB890" w14:textId="689C30D2" w:rsidR="00A845A4" w:rsidRDefault="00A845A4" w:rsidP="00A845A4">
      <w:pPr>
        <w:rPr>
          <w:ins w:id="541" w:author="Steve Maas" w:date="2014-09-01T18:00:00Z"/>
        </w:rPr>
      </w:pPr>
      <w:ins w:id="542" w:author="Steve Maas" w:date="2014-09-01T18:00:00Z">
        <w:r>
          <w:t>will print the following output (e.g. for node 1).</w:t>
        </w:r>
      </w:ins>
    </w:p>
    <w:p w14:paraId="5DAD9E3B" w14:textId="77777777" w:rsidR="00A845A4" w:rsidRPr="00A845A4" w:rsidRDefault="00A845A4" w:rsidP="00A845A4">
      <w:pPr>
        <w:rPr>
          <w:ins w:id="543" w:author="Steve Maas" w:date="2014-09-01T17:55:00Z"/>
        </w:rPr>
      </w:pPr>
    </w:p>
    <w:p w14:paraId="2034654D" w14:textId="758BD46F" w:rsidR="00A845A4" w:rsidRDefault="00A845A4" w:rsidP="00A845A4">
      <w:pPr>
        <w:pStyle w:val="Code0"/>
        <w:rPr>
          <w:ins w:id="544" w:author="Steve Maas" w:date="2014-09-01T18:01:00Z"/>
        </w:rPr>
        <w:pPrChange w:id="545" w:author="Steve Maas" w:date="2014-09-01T18:02:00Z">
          <w:pPr/>
        </w:pPrChange>
      </w:pPr>
      <w:ins w:id="546" w:author="Steve Maas" w:date="2014-09-01T18:02:00Z">
        <w:r>
          <w:t>&lt;node id="</w:t>
        </w:r>
      </w:ins>
      <w:ins w:id="547" w:author="Steve Maas" w:date="2014-09-01T18:03:00Z">
        <w:r>
          <w:t>1"&gt;0.1,0.2,0.3&lt;/node&gt;</w:t>
        </w:r>
      </w:ins>
    </w:p>
    <w:p w14:paraId="4B09DE00" w14:textId="77777777" w:rsidR="00A845A4" w:rsidRDefault="00A845A4" w:rsidP="006A0BC1">
      <w:pPr>
        <w:rPr>
          <w:ins w:id="548" w:author="Steve Maas" w:date="2014-09-01T18:01:00Z"/>
        </w:rPr>
      </w:pPr>
    </w:p>
    <w:p w14:paraId="54968D8D" w14:textId="24CC6DC2" w:rsidR="00A845A4" w:rsidRDefault="006D1AD2" w:rsidP="006A0BC1">
      <w:pPr>
        <w:rPr>
          <w:ins w:id="549" w:author="Steve Maas" w:date="2014-09-01T18:04:00Z"/>
        </w:rPr>
      </w:pPr>
      <w:ins w:id="550" w:author="Steve Maas" w:date="2014-09-01T18:03:00Z">
        <w:r>
          <w:t>Notice the use of the apostrophe (</w:t>
        </w:r>
      </w:ins>
      <w:ins w:id="551" w:author="Steve Maas" w:date="2014-09-01T18:04:00Z">
        <w:r>
          <w:t>‘) in the format string. This is necessary in order to include the quotation marks as part of the format string. Also</w:t>
        </w:r>
      </w:ins>
      <w:ins w:id="552" w:author="Steve Maas" w:date="2014-09-01T18:06:00Z">
        <w:r>
          <w:t xml:space="preserve"> note</w:t>
        </w:r>
      </w:ins>
      <w:ins w:id="553" w:author="Steve Maas" w:date="2014-09-01T18:04:00Z">
        <w:r>
          <w:t xml:space="preserve"> that each data string will automatically </w:t>
        </w:r>
      </w:ins>
      <w:ins w:id="554" w:author="Steve Maas" w:date="2014-09-01T18:06:00Z">
        <w:r>
          <w:t xml:space="preserve">be </w:t>
        </w:r>
      </w:ins>
      <w:ins w:id="555" w:author="Steve Maas" w:date="2014-09-01T18:04:00Z">
        <w:r>
          <w:t>printed on a new line, so there is no need to end the format string with a newline character.</w:t>
        </w:r>
      </w:ins>
    </w:p>
    <w:p w14:paraId="5AC97DCE" w14:textId="77777777" w:rsidR="006D1AD2" w:rsidRDefault="006D1AD2" w:rsidP="006A0BC1">
      <w:pPr>
        <w:rPr>
          <w:ins w:id="556" w:author="Steve Maas" w:date="2014-09-01T18:05:00Z"/>
        </w:rPr>
      </w:pPr>
    </w:p>
    <w:p w14:paraId="458F679A" w14:textId="77777777" w:rsidR="006D1AD2" w:rsidRDefault="006D1AD2" w:rsidP="006A0BC1">
      <w:pPr>
        <w:rPr>
          <w:ins w:id="557" w:author="Steve Maas" w:date="2014-09-01T17:55:00Z"/>
        </w:rPr>
      </w:pPr>
    </w:p>
    <w:p w14:paraId="151EF079" w14:textId="77777777" w:rsidR="00A845A4" w:rsidRDefault="00A845A4"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w:t>
      </w:r>
      <w:r>
        <w:lastRenderedPageBreak/>
        <w:t xml:space="preserve">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lastRenderedPageBreak/>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558" w:name="_Toc397358383"/>
      <w:r>
        <w:t xml:space="preserve">Node_Data </w:t>
      </w:r>
      <w:r w:rsidR="00D153DC">
        <w:t>C</w:t>
      </w:r>
      <w:r>
        <w:t>lass</w:t>
      </w:r>
      <w:bookmarkEnd w:id="558"/>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r w:rsidR="00234587" w14:paraId="1EF732DB" w14:textId="77777777">
        <w:trPr>
          <w:ins w:id="559" w:author="Steve Maas" w:date="2014-06-16T11:20:00Z"/>
        </w:trPr>
        <w:tc>
          <w:tcPr>
            <w:tcW w:w="1908" w:type="dxa"/>
            <w:shd w:val="clear" w:color="auto" w:fill="auto"/>
          </w:tcPr>
          <w:p w14:paraId="60FED9E1" w14:textId="0C66BB8D" w:rsidR="00234587" w:rsidRPr="00B27FE9" w:rsidRDefault="00234587" w:rsidP="006A0BC1">
            <w:pPr>
              <w:pStyle w:val="code"/>
              <w:rPr>
                <w:ins w:id="560" w:author="Steve Maas" w:date="2014-06-16T11:20:00Z"/>
              </w:rPr>
            </w:pPr>
            <w:ins w:id="561" w:author="Steve Maas" w:date="2014-06-16T11:20:00Z">
              <w:r>
                <w:t>vx</w:t>
              </w:r>
            </w:ins>
          </w:p>
        </w:tc>
        <w:tc>
          <w:tcPr>
            <w:tcW w:w="7560" w:type="dxa"/>
            <w:shd w:val="clear" w:color="auto" w:fill="auto"/>
          </w:tcPr>
          <w:p w14:paraId="2BF98885" w14:textId="34095953" w:rsidR="00234587" w:rsidRDefault="00234587" w:rsidP="006A0BC1">
            <w:pPr>
              <w:rPr>
                <w:ins w:id="562" w:author="Steve Maas" w:date="2014-06-16T11:20:00Z"/>
              </w:rPr>
            </w:pPr>
            <w:ins w:id="563" w:author="Steve Maas" w:date="2014-06-16T11:21:00Z">
              <w:r>
                <w:t>x-coordinate of nodal velocity</w:t>
              </w:r>
            </w:ins>
          </w:p>
        </w:tc>
      </w:tr>
      <w:tr w:rsidR="00234587" w14:paraId="6F7BD2F0" w14:textId="77777777">
        <w:trPr>
          <w:ins w:id="564" w:author="Steve Maas" w:date="2014-06-16T11:21:00Z"/>
        </w:trPr>
        <w:tc>
          <w:tcPr>
            <w:tcW w:w="1908" w:type="dxa"/>
            <w:shd w:val="clear" w:color="auto" w:fill="auto"/>
          </w:tcPr>
          <w:p w14:paraId="39B7DA6B" w14:textId="2BB70CBC" w:rsidR="00234587" w:rsidRDefault="00234587" w:rsidP="006A0BC1">
            <w:pPr>
              <w:pStyle w:val="code"/>
              <w:rPr>
                <w:ins w:id="565" w:author="Steve Maas" w:date="2014-06-16T11:21:00Z"/>
              </w:rPr>
            </w:pPr>
            <w:ins w:id="566" w:author="Steve Maas" w:date="2014-06-16T11:21:00Z">
              <w:r>
                <w:t>vy</w:t>
              </w:r>
            </w:ins>
          </w:p>
        </w:tc>
        <w:tc>
          <w:tcPr>
            <w:tcW w:w="7560" w:type="dxa"/>
            <w:shd w:val="clear" w:color="auto" w:fill="auto"/>
          </w:tcPr>
          <w:p w14:paraId="5D43074C" w14:textId="4413AD68" w:rsidR="00234587" w:rsidRDefault="00234587" w:rsidP="006A0BC1">
            <w:pPr>
              <w:rPr>
                <w:ins w:id="567" w:author="Steve Maas" w:date="2014-06-16T11:21:00Z"/>
              </w:rPr>
            </w:pPr>
            <w:ins w:id="568" w:author="Steve Maas" w:date="2014-06-16T11:21:00Z">
              <w:r>
                <w:t>y-coordinate of nodal velocity</w:t>
              </w:r>
            </w:ins>
          </w:p>
        </w:tc>
      </w:tr>
      <w:tr w:rsidR="00234587" w14:paraId="3B1B42DF" w14:textId="77777777">
        <w:trPr>
          <w:ins w:id="569" w:author="Steve Maas" w:date="2014-06-16T11:21:00Z"/>
        </w:trPr>
        <w:tc>
          <w:tcPr>
            <w:tcW w:w="1908" w:type="dxa"/>
            <w:shd w:val="clear" w:color="auto" w:fill="auto"/>
          </w:tcPr>
          <w:p w14:paraId="76372ADE" w14:textId="1FE12EE5" w:rsidR="00234587" w:rsidRDefault="00234587" w:rsidP="006A0BC1">
            <w:pPr>
              <w:pStyle w:val="code"/>
              <w:rPr>
                <w:ins w:id="570" w:author="Steve Maas" w:date="2014-06-16T11:21:00Z"/>
              </w:rPr>
            </w:pPr>
            <w:ins w:id="571" w:author="Steve Maas" w:date="2014-06-16T11:21:00Z">
              <w:r>
                <w:t>vz</w:t>
              </w:r>
            </w:ins>
          </w:p>
        </w:tc>
        <w:tc>
          <w:tcPr>
            <w:tcW w:w="7560" w:type="dxa"/>
            <w:shd w:val="clear" w:color="auto" w:fill="auto"/>
          </w:tcPr>
          <w:p w14:paraId="3D748B92" w14:textId="7080727A" w:rsidR="00234587" w:rsidRDefault="00234587" w:rsidP="006A0BC1">
            <w:pPr>
              <w:rPr>
                <w:ins w:id="572" w:author="Steve Maas" w:date="2014-06-16T11:21:00Z"/>
              </w:rPr>
            </w:pPr>
            <w:ins w:id="573" w:author="Steve Maas" w:date="2014-06-16T11:21:00Z">
              <w:r>
                <w:t>z-coordinate of nodal velocity</w:t>
              </w:r>
            </w:ins>
          </w:p>
        </w:tc>
      </w:tr>
      <w:tr w:rsidR="00234587" w14:paraId="3CC43A49" w14:textId="77777777">
        <w:trPr>
          <w:ins w:id="574" w:author="Steve Maas" w:date="2014-06-16T11:23:00Z"/>
        </w:trPr>
        <w:tc>
          <w:tcPr>
            <w:tcW w:w="1908" w:type="dxa"/>
            <w:shd w:val="clear" w:color="auto" w:fill="auto"/>
          </w:tcPr>
          <w:p w14:paraId="526B90ED" w14:textId="4EFCE0DB" w:rsidR="00234587" w:rsidRDefault="00234587" w:rsidP="006A0BC1">
            <w:pPr>
              <w:pStyle w:val="code"/>
              <w:rPr>
                <w:ins w:id="575" w:author="Steve Maas" w:date="2014-06-16T11:23:00Z"/>
              </w:rPr>
            </w:pPr>
            <w:ins w:id="576" w:author="Steve Maas" w:date="2014-06-16T11:23:00Z">
              <w:r>
                <w:t>ax</w:t>
              </w:r>
            </w:ins>
          </w:p>
        </w:tc>
        <w:tc>
          <w:tcPr>
            <w:tcW w:w="7560" w:type="dxa"/>
            <w:shd w:val="clear" w:color="auto" w:fill="auto"/>
          </w:tcPr>
          <w:p w14:paraId="03A3C4DE" w14:textId="122DDCF1" w:rsidR="00234587" w:rsidRDefault="00234587" w:rsidP="006A0BC1">
            <w:pPr>
              <w:rPr>
                <w:ins w:id="577" w:author="Steve Maas" w:date="2014-06-16T11:23:00Z"/>
              </w:rPr>
            </w:pPr>
            <w:ins w:id="578" w:author="Steve Maas" w:date="2014-06-16T11:23:00Z">
              <w:r>
                <w:t>x-coordinate of nodal acceleration</w:t>
              </w:r>
            </w:ins>
          </w:p>
        </w:tc>
      </w:tr>
      <w:tr w:rsidR="00234587" w14:paraId="34A3328C" w14:textId="77777777">
        <w:trPr>
          <w:ins w:id="579" w:author="Steve Maas" w:date="2014-06-16T11:23:00Z"/>
        </w:trPr>
        <w:tc>
          <w:tcPr>
            <w:tcW w:w="1908" w:type="dxa"/>
            <w:shd w:val="clear" w:color="auto" w:fill="auto"/>
          </w:tcPr>
          <w:p w14:paraId="19689972" w14:textId="73D6EAC4" w:rsidR="00234587" w:rsidRDefault="00234587" w:rsidP="006A0BC1">
            <w:pPr>
              <w:pStyle w:val="code"/>
              <w:rPr>
                <w:ins w:id="580" w:author="Steve Maas" w:date="2014-06-16T11:23:00Z"/>
              </w:rPr>
            </w:pPr>
            <w:ins w:id="581" w:author="Steve Maas" w:date="2014-06-16T11:23:00Z">
              <w:r>
                <w:t>ay</w:t>
              </w:r>
            </w:ins>
          </w:p>
        </w:tc>
        <w:tc>
          <w:tcPr>
            <w:tcW w:w="7560" w:type="dxa"/>
            <w:shd w:val="clear" w:color="auto" w:fill="auto"/>
          </w:tcPr>
          <w:p w14:paraId="5CD363A9" w14:textId="2612F2D7" w:rsidR="00234587" w:rsidRDefault="00234587" w:rsidP="006A0BC1">
            <w:pPr>
              <w:rPr>
                <w:ins w:id="582" w:author="Steve Maas" w:date="2014-06-16T11:23:00Z"/>
              </w:rPr>
            </w:pPr>
            <w:ins w:id="583" w:author="Steve Maas" w:date="2014-06-16T11:23:00Z">
              <w:r>
                <w:t>y-coordinate of nodal acceleration</w:t>
              </w:r>
            </w:ins>
          </w:p>
        </w:tc>
      </w:tr>
      <w:tr w:rsidR="00234587" w14:paraId="0404DD91" w14:textId="77777777">
        <w:trPr>
          <w:ins w:id="584" w:author="Steve Maas" w:date="2014-06-16T11:23:00Z"/>
        </w:trPr>
        <w:tc>
          <w:tcPr>
            <w:tcW w:w="1908" w:type="dxa"/>
            <w:shd w:val="clear" w:color="auto" w:fill="auto"/>
          </w:tcPr>
          <w:p w14:paraId="70E0A894" w14:textId="49B4B2F5" w:rsidR="00234587" w:rsidRDefault="00234587" w:rsidP="006A0BC1">
            <w:pPr>
              <w:pStyle w:val="code"/>
              <w:rPr>
                <w:ins w:id="585" w:author="Steve Maas" w:date="2014-06-16T11:23:00Z"/>
              </w:rPr>
            </w:pPr>
            <w:ins w:id="586" w:author="Steve Maas" w:date="2014-06-16T11:23:00Z">
              <w:r>
                <w:t>az</w:t>
              </w:r>
            </w:ins>
          </w:p>
        </w:tc>
        <w:tc>
          <w:tcPr>
            <w:tcW w:w="7560" w:type="dxa"/>
            <w:shd w:val="clear" w:color="auto" w:fill="auto"/>
          </w:tcPr>
          <w:p w14:paraId="75B03597" w14:textId="54779746" w:rsidR="00234587" w:rsidRDefault="00234587" w:rsidP="006A0BC1">
            <w:pPr>
              <w:rPr>
                <w:ins w:id="587" w:author="Steve Maas" w:date="2014-06-16T11:23:00Z"/>
              </w:rPr>
            </w:pPr>
            <w:ins w:id="588" w:author="Steve Maas" w:date="2014-06-16T11:23:00Z">
              <w:r>
                <w:t>z-coordinate of nodal acceleration</w:t>
              </w:r>
            </w:ins>
          </w:p>
        </w:tc>
      </w:tr>
      <w:tr w:rsidR="00234587" w14:paraId="7FE3FC9B" w14:textId="77777777">
        <w:trPr>
          <w:ins w:id="589" w:author="Steve Maas" w:date="2014-06-16T11:24:00Z"/>
        </w:trPr>
        <w:tc>
          <w:tcPr>
            <w:tcW w:w="1908" w:type="dxa"/>
            <w:shd w:val="clear" w:color="auto" w:fill="auto"/>
          </w:tcPr>
          <w:p w14:paraId="15D5F3A8" w14:textId="685ED2DF" w:rsidR="00234587" w:rsidRDefault="00234587" w:rsidP="006A0BC1">
            <w:pPr>
              <w:pStyle w:val="code"/>
              <w:rPr>
                <w:ins w:id="590" w:author="Steve Maas" w:date="2014-06-16T11:24:00Z"/>
              </w:rPr>
            </w:pPr>
            <w:ins w:id="591" w:author="Steve Maas" w:date="2014-06-16T11:24:00Z">
              <w:r>
                <w:t>Rx</w:t>
              </w:r>
            </w:ins>
          </w:p>
        </w:tc>
        <w:tc>
          <w:tcPr>
            <w:tcW w:w="7560" w:type="dxa"/>
            <w:shd w:val="clear" w:color="auto" w:fill="auto"/>
          </w:tcPr>
          <w:p w14:paraId="4BF13751" w14:textId="18CCABED" w:rsidR="00234587" w:rsidRDefault="00234587" w:rsidP="006A0BC1">
            <w:pPr>
              <w:rPr>
                <w:ins w:id="592" w:author="Steve Maas" w:date="2014-06-16T11:24:00Z"/>
              </w:rPr>
            </w:pPr>
            <w:ins w:id="593" w:author="Steve Maas" w:date="2014-06-16T11:24:00Z">
              <w:r>
                <w:t>x-coordinate of nodal reaction force</w:t>
              </w:r>
            </w:ins>
          </w:p>
        </w:tc>
      </w:tr>
      <w:tr w:rsidR="00234587" w14:paraId="27141E6B" w14:textId="77777777">
        <w:trPr>
          <w:ins w:id="594" w:author="Steve Maas" w:date="2014-06-16T11:24:00Z"/>
        </w:trPr>
        <w:tc>
          <w:tcPr>
            <w:tcW w:w="1908" w:type="dxa"/>
            <w:shd w:val="clear" w:color="auto" w:fill="auto"/>
          </w:tcPr>
          <w:p w14:paraId="171DE49C" w14:textId="49DFA7BE" w:rsidR="00234587" w:rsidRDefault="00234587" w:rsidP="006A0BC1">
            <w:pPr>
              <w:pStyle w:val="code"/>
              <w:rPr>
                <w:ins w:id="595" w:author="Steve Maas" w:date="2014-06-16T11:24:00Z"/>
              </w:rPr>
            </w:pPr>
            <w:ins w:id="596" w:author="Steve Maas" w:date="2014-06-16T11:24:00Z">
              <w:r>
                <w:t>Ry</w:t>
              </w:r>
            </w:ins>
          </w:p>
        </w:tc>
        <w:tc>
          <w:tcPr>
            <w:tcW w:w="7560" w:type="dxa"/>
            <w:shd w:val="clear" w:color="auto" w:fill="auto"/>
          </w:tcPr>
          <w:p w14:paraId="70D7EFB6" w14:textId="2432F8B2" w:rsidR="00234587" w:rsidRDefault="00234587" w:rsidP="006A0BC1">
            <w:pPr>
              <w:rPr>
                <w:ins w:id="597" w:author="Steve Maas" w:date="2014-06-16T11:24:00Z"/>
              </w:rPr>
            </w:pPr>
            <w:ins w:id="598" w:author="Steve Maas" w:date="2014-06-16T11:24:00Z">
              <w:r>
                <w:t>y-coordinate of nodal reaction force</w:t>
              </w:r>
            </w:ins>
          </w:p>
        </w:tc>
      </w:tr>
      <w:tr w:rsidR="00234587" w14:paraId="78A53E0E" w14:textId="77777777">
        <w:trPr>
          <w:ins w:id="599" w:author="Steve Maas" w:date="2014-06-16T11:24:00Z"/>
        </w:trPr>
        <w:tc>
          <w:tcPr>
            <w:tcW w:w="1908" w:type="dxa"/>
            <w:shd w:val="clear" w:color="auto" w:fill="auto"/>
          </w:tcPr>
          <w:p w14:paraId="17163AEE" w14:textId="764A982B" w:rsidR="00234587" w:rsidRDefault="00234587" w:rsidP="006A0BC1">
            <w:pPr>
              <w:pStyle w:val="code"/>
              <w:rPr>
                <w:ins w:id="600" w:author="Steve Maas" w:date="2014-06-16T11:24:00Z"/>
              </w:rPr>
            </w:pPr>
            <w:ins w:id="601" w:author="Steve Maas" w:date="2014-06-16T11:24:00Z">
              <w:r>
                <w:t>Rz</w:t>
              </w:r>
            </w:ins>
          </w:p>
        </w:tc>
        <w:tc>
          <w:tcPr>
            <w:tcW w:w="7560" w:type="dxa"/>
            <w:shd w:val="clear" w:color="auto" w:fill="auto"/>
          </w:tcPr>
          <w:p w14:paraId="4ADF6EAA" w14:textId="26BC97D8" w:rsidR="00234587" w:rsidRDefault="00234587" w:rsidP="006A0BC1">
            <w:pPr>
              <w:rPr>
                <w:ins w:id="602" w:author="Steve Maas" w:date="2014-06-16T11:24:00Z"/>
              </w:rPr>
            </w:pPr>
            <w:ins w:id="603" w:author="Steve Maas" w:date="2014-06-16T11:24:00Z">
              <w:r>
                <w:t>z-coordinate of nodal reaction force</w:t>
              </w:r>
            </w:ins>
          </w:p>
        </w:tc>
      </w:tr>
    </w:tbl>
    <w:p w14:paraId="3B8CD36E" w14:textId="0D4EE0CE"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0129593" w:rsidR="00C04528" w:rsidRPr="00B27FE9" w:rsidRDefault="00234587" w:rsidP="00234587">
            <w:pPr>
              <w:pStyle w:val="code"/>
            </w:pPr>
            <w:ins w:id="604" w:author="Steve Maas" w:date="2014-06-16T11:25:00Z">
              <w:r>
                <w:t>c</w:t>
              </w:r>
            </w:ins>
            <w:del w:id="605" w:author="Steve Maas" w:date="2014-06-16T11:25:00Z">
              <w:r w:rsidDel="00234587">
                <w:delText>C</w:delText>
              </w:r>
            </w:del>
            <w:ins w:id="606" w:author="Steve Maas" w:date="2014-06-16T11:25:00Z">
              <w:r>
                <w:t>[</w:t>
              </w:r>
            </w:ins>
            <w:r w:rsidR="00C849CE" w:rsidRPr="00C849CE">
              <w:rPr>
                <w:i/>
              </w:rPr>
              <w:t>n</w:t>
            </w:r>
            <w:ins w:id="607" w:author="Steve Maas" w:date="2014-06-16T11:25:00Z">
              <w:r w:rsidRPr="00234587">
                <w:rPr>
                  <w:rPrChange w:id="608" w:author="Steve Maas" w:date="2014-06-16T11:25:00Z">
                    <w:rPr>
                      <w:i/>
                    </w:rPr>
                  </w:rPrChange>
                </w:rPr>
                <w:t>]</w:t>
              </w:r>
            </w:ins>
          </w:p>
        </w:tc>
        <w:tc>
          <w:tcPr>
            <w:tcW w:w="7668" w:type="dxa"/>
            <w:shd w:val="clear" w:color="auto" w:fill="auto"/>
          </w:tcPr>
          <w:p w14:paraId="52E48F40" w14:textId="32E46C67" w:rsidR="00C04528" w:rsidRPr="00CD7BD9" w:rsidRDefault="00C04528" w:rsidP="00350D5F">
            <w:r>
              <w:t xml:space="preserve">effective concentration </w:t>
            </w:r>
            <w:r w:rsidR="00C849CE">
              <w:t xml:space="preserve">of solute </w:t>
            </w:r>
            <w:r w:rsidR="00C849CE" w:rsidRPr="00C849CE">
              <w:rPr>
                <w:rStyle w:val="codeChar"/>
                <w:i/>
              </w:rPr>
              <w:t>n</w:t>
            </w:r>
            <w:ins w:id="609" w:author="Steve Maas" w:date="2014-06-16T11:25:00Z">
              <w:r w:rsidR="00234587">
                <w:rPr>
                  <w:rStyle w:val="codeChar"/>
                  <w:rFonts w:ascii="Times New Roman" w:hAnsi="Times New Roman"/>
                  <w:i/>
                </w:rPr>
                <w:t xml:space="preserve">, </w:t>
              </w:r>
              <w:r w:rsidR="00234587">
                <w:rPr>
                  <w:rStyle w:val="codeChar"/>
                  <w:rFonts w:ascii="Times New Roman" w:hAnsi="Times New Roman"/>
                </w:rPr>
                <w:t xml:space="preserve">with </w:t>
              </w:r>
              <w:r w:rsidR="00234587">
                <w:rPr>
                  <w:rStyle w:val="codeChar"/>
                  <w:rFonts w:ascii="Times New Roman" w:hAnsi="Times New Roman"/>
                  <w:i/>
                </w:rPr>
                <w:t xml:space="preserve">n </w:t>
              </w:r>
              <w:r w:rsidR="00234587">
                <w:rPr>
                  <w:rStyle w:val="codeChar"/>
                  <w:rFonts w:ascii="Times New Roman" w:hAnsi="Times New Roman"/>
                </w:rPr>
                <w:t>from 1 to 8.</w:t>
              </w:r>
            </w:ins>
          </w:p>
        </w:tc>
      </w:tr>
    </w:tbl>
    <w:p w14:paraId="4B049807" w14:textId="77777777" w:rsidR="006A0BC1" w:rsidRDefault="006A0BC1" w:rsidP="006A0BC1"/>
    <w:p w14:paraId="001F821D" w14:textId="52A68849" w:rsidR="00234587" w:rsidRDefault="00234587" w:rsidP="006A0BC1">
      <w:pPr>
        <w:rPr>
          <w:ins w:id="610" w:author="Steve Maas" w:date="2014-06-16T11:27:00Z"/>
        </w:rPr>
      </w:pPr>
      <w:ins w:id="611" w:author="Steve Maas" w:date="2014-06-16T11:27:00Z">
        <w:r>
          <w:t xml:space="preserve">For heat transfer problems the following nodal variables are available. </w:t>
        </w:r>
      </w:ins>
    </w:p>
    <w:p w14:paraId="59C74BC2" w14:textId="77777777" w:rsidR="00234587" w:rsidRDefault="00234587" w:rsidP="006A0BC1">
      <w:pPr>
        <w:rPr>
          <w:ins w:id="612" w:author="Steve Maas" w:date="2014-06-16T11:2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234587" w14:paraId="2C6BAE6E" w14:textId="77777777" w:rsidTr="00234587">
        <w:trPr>
          <w:ins w:id="613" w:author="Steve Maas" w:date="2014-06-16T11:27:00Z"/>
        </w:trPr>
        <w:tc>
          <w:tcPr>
            <w:tcW w:w="1908" w:type="dxa"/>
            <w:shd w:val="clear" w:color="auto" w:fill="auto"/>
          </w:tcPr>
          <w:p w14:paraId="5E66DAE4" w14:textId="77777777" w:rsidR="00234587" w:rsidRPr="000B272C" w:rsidRDefault="00234587" w:rsidP="00234587">
            <w:pPr>
              <w:rPr>
                <w:ins w:id="614" w:author="Steve Maas" w:date="2014-06-16T11:27:00Z"/>
                <w:b/>
              </w:rPr>
            </w:pPr>
            <w:ins w:id="615" w:author="Steve Maas" w:date="2014-06-16T11:27:00Z">
              <w:r w:rsidRPr="000B272C">
                <w:rPr>
                  <w:b/>
                </w:rPr>
                <w:t>Node variables</w:t>
              </w:r>
            </w:ins>
          </w:p>
        </w:tc>
        <w:tc>
          <w:tcPr>
            <w:tcW w:w="7668" w:type="dxa"/>
            <w:shd w:val="clear" w:color="auto" w:fill="auto"/>
          </w:tcPr>
          <w:p w14:paraId="2AE84A00" w14:textId="77777777" w:rsidR="00234587" w:rsidRPr="000B272C" w:rsidRDefault="00234587" w:rsidP="00234587">
            <w:pPr>
              <w:rPr>
                <w:ins w:id="616" w:author="Steve Maas" w:date="2014-06-16T11:27:00Z"/>
                <w:b/>
              </w:rPr>
            </w:pPr>
            <w:ins w:id="617" w:author="Steve Maas" w:date="2014-06-16T11:27:00Z">
              <w:r w:rsidRPr="000B272C">
                <w:rPr>
                  <w:b/>
                </w:rPr>
                <w:t>Description</w:t>
              </w:r>
            </w:ins>
          </w:p>
        </w:tc>
      </w:tr>
      <w:tr w:rsidR="00234587" w14:paraId="76E0CA80" w14:textId="77777777" w:rsidTr="00234587">
        <w:trPr>
          <w:ins w:id="618" w:author="Steve Maas" w:date="2014-06-16T11:27:00Z"/>
        </w:trPr>
        <w:tc>
          <w:tcPr>
            <w:tcW w:w="1908" w:type="dxa"/>
            <w:shd w:val="clear" w:color="auto" w:fill="auto"/>
          </w:tcPr>
          <w:p w14:paraId="3A0F6FED" w14:textId="3EAED6BE" w:rsidR="00234587" w:rsidRPr="00B27FE9" w:rsidRDefault="00234587" w:rsidP="00234587">
            <w:pPr>
              <w:pStyle w:val="code"/>
              <w:rPr>
                <w:ins w:id="619" w:author="Steve Maas" w:date="2014-06-16T11:27:00Z"/>
              </w:rPr>
            </w:pPr>
            <w:ins w:id="620" w:author="Steve Maas" w:date="2014-06-16T11:27:00Z">
              <w:r>
                <w:t>T</w:t>
              </w:r>
            </w:ins>
          </w:p>
        </w:tc>
        <w:tc>
          <w:tcPr>
            <w:tcW w:w="7668" w:type="dxa"/>
            <w:shd w:val="clear" w:color="auto" w:fill="auto"/>
          </w:tcPr>
          <w:p w14:paraId="7D45B940" w14:textId="665CD7C0" w:rsidR="00234587" w:rsidRPr="00DC355F" w:rsidRDefault="00234587" w:rsidP="00234587">
            <w:pPr>
              <w:rPr>
                <w:ins w:id="621" w:author="Steve Maas" w:date="2014-06-16T11:27:00Z"/>
              </w:rPr>
            </w:pPr>
            <w:ins w:id="622" w:author="Steve Maas" w:date="2014-06-16T11:27:00Z">
              <w:r>
                <w:t>Nodal temperature</w:t>
              </w:r>
            </w:ins>
          </w:p>
        </w:tc>
      </w:tr>
    </w:tbl>
    <w:p w14:paraId="3498A10A" w14:textId="77777777" w:rsidR="00234587" w:rsidRDefault="00234587" w:rsidP="006A0BC1">
      <w:pPr>
        <w:rPr>
          <w:ins w:id="623" w:author="Steve Maas" w:date="2014-06-16T11:27:00Z"/>
        </w:rPr>
      </w:pPr>
    </w:p>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624" w:name="_Toc397358384"/>
      <w:r>
        <w:t>Element_Data Class</w:t>
      </w:r>
      <w:bookmarkEnd w:id="624"/>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lastRenderedPageBreak/>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r w:rsidR="00B61FE0" w14:paraId="23B80C61" w14:textId="77777777" w:rsidTr="00C258C3">
        <w:trPr>
          <w:ins w:id="625" w:author="Gerard" w:date="2014-07-31T15:31:00Z"/>
        </w:trPr>
        <w:tc>
          <w:tcPr>
            <w:tcW w:w="2268" w:type="dxa"/>
            <w:shd w:val="clear" w:color="auto" w:fill="auto"/>
          </w:tcPr>
          <w:p w14:paraId="0C2C9D78" w14:textId="7725CA1E" w:rsidR="00B61FE0" w:rsidRDefault="00B61FE0" w:rsidP="00C258C3">
            <w:pPr>
              <w:pStyle w:val="code"/>
              <w:rPr>
                <w:ins w:id="626" w:author="Gerard" w:date="2014-07-31T15:31:00Z"/>
              </w:rPr>
            </w:pPr>
            <w:ins w:id="627" w:author="Gerard" w:date="2014-07-31T15:31:00Z">
              <w:r>
                <w:t>cxxxx</w:t>
              </w:r>
            </w:ins>
          </w:p>
        </w:tc>
        <w:tc>
          <w:tcPr>
            <w:tcW w:w="7308" w:type="dxa"/>
            <w:shd w:val="clear" w:color="auto" w:fill="auto"/>
          </w:tcPr>
          <w:p w14:paraId="26A1AEB5" w14:textId="101FC230" w:rsidR="00B61FE0" w:rsidRDefault="00B61FE0" w:rsidP="00C258C3">
            <w:pPr>
              <w:rPr>
                <w:ins w:id="628" w:author="Gerard" w:date="2014-07-31T15:31:00Z"/>
              </w:rPr>
            </w:pPr>
            <w:ins w:id="629" w:author="Gerard" w:date="2014-07-31T15:35:00Z">
              <w:r>
                <w:t>xxxx</w:t>
              </w:r>
            </w:ins>
            <w:ins w:id="630" w:author="Gerard" w:date="2014-07-31T15:36:00Z">
              <w:r w:rsidR="001F334A">
                <w:t xml:space="preserve"> component of spatial elasticity tensor (a.k.a. c11)</w:t>
              </w:r>
            </w:ins>
          </w:p>
        </w:tc>
      </w:tr>
      <w:tr w:rsidR="00B61FE0" w14:paraId="3764CEB2" w14:textId="77777777" w:rsidTr="00C258C3">
        <w:trPr>
          <w:ins w:id="631" w:author="Gerard" w:date="2014-07-31T15:31:00Z"/>
        </w:trPr>
        <w:tc>
          <w:tcPr>
            <w:tcW w:w="2268" w:type="dxa"/>
            <w:shd w:val="clear" w:color="auto" w:fill="auto"/>
          </w:tcPr>
          <w:p w14:paraId="3A21AA45" w14:textId="72056C47" w:rsidR="00B61FE0" w:rsidRDefault="00B61FE0" w:rsidP="00C258C3">
            <w:pPr>
              <w:pStyle w:val="code"/>
              <w:rPr>
                <w:ins w:id="632" w:author="Gerard" w:date="2014-07-31T15:31:00Z"/>
              </w:rPr>
            </w:pPr>
            <w:ins w:id="633" w:author="Gerard" w:date="2014-07-31T15:32:00Z">
              <w:r>
                <w:t>cxxyy</w:t>
              </w:r>
            </w:ins>
          </w:p>
        </w:tc>
        <w:tc>
          <w:tcPr>
            <w:tcW w:w="7308" w:type="dxa"/>
            <w:shd w:val="clear" w:color="auto" w:fill="auto"/>
          </w:tcPr>
          <w:p w14:paraId="388DEA5D" w14:textId="60AFE265" w:rsidR="00B61FE0" w:rsidRDefault="00B61FE0" w:rsidP="001F334A">
            <w:pPr>
              <w:rPr>
                <w:ins w:id="634" w:author="Gerard" w:date="2014-07-31T15:31:00Z"/>
              </w:rPr>
            </w:pPr>
            <w:ins w:id="635" w:author="Gerard" w:date="2014-07-31T15:35:00Z">
              <w:r>
                <w:t>xxyy</w:t>
              </w:r>
            </w:ins>
            <w:ins w:id="636" w:author="Gerard" w:date="2014-07-31T15:36:00Z">
              <w:r w:rsidR="001F334A">
                <w:t xml:space="preserve"> component of spatial elasticity tensor (a.k.a. c12)</w:t>
              </w:r>
            </w:ins>
          </w:p>
        </w:tc>
      </w:tr>
      <w:tr w:rsidR="00B61FE0" w14:paraId="06530E0B" w14:textId="77777777" w:rsidTr="00C258C3">
        <w:trPr>
          <w:ins w:id="637" w:author="Gerard" w:date="2014-07-31T15:31:00Z"/>
        </w:trPr>
        <w:tc>
          <w:tcPr>
            <w:tcW w:w="2268" w:type="dxa"/>
            <w:shd w:val="clear" w:color="auto" w:fill="auto"/>
          </w:tcPr>
          <w:p w14:paraId="315A657F" w14:textId="5517C53F" w:rsidR="00B61FE0" w:rsidRDefault="00B61FE0" w:rsidP="00C258C3">
            <w:pPr>
              <w:pStyle w:val="code"/>
              <w:rPr>
                <w:ins w:id="638" w:author="Gerard" w:date="2014-07-31T15:31:00Z"/>
              </w:rPr>
            </w:pPr>
            <w:ins w:id="639" w:author="Gerard" w:date="2014-07-31T15:32:00Z">
              <w:r>
                <w:t>cyyyy</w:t>
              </w:r>
            </w:ins>
          </w:p>
        </w:tc>
        <w:tc>
          <w:tcPr>
            <w:tcW w:w="7308" w:type="dxa"/>
            <w:shd w:val="clear" w:color="auto" w:fill="auto"/>
          </w:tcPr>
          <w:p w14:paraId="73F48303" w14:textId="73705304" w:rsidR="00B61FE0" w:rsidRDefault="00B61FE0" w:rsidP="001F334A">
            <w:pPr>
              <w:rPr>
                <w:ins w:id="640" w:author="Gerard" w:date="2014-07-31T15:31:00Z"/>
              </w:rPr>
            </w:pPr>
            <w:ins w:id="641" w:author="Gerard" w:date="2014-07-31T15:35:00Z">
              <w:r>
                <w:t>yyyy</w:t>
              </w:r>
            </w:ins>
            <w:ins w:id="642" w:author="Gerard" w:date="2014-07-31T15:36:00Z">
              <w:r w:rsidR="001F334A">
                <w:t xml:space="preserve"> component of spatial elasticity tensor (a.k.a. c</w:t>
              </w:r>
            </w:ins>
            <w:ins w:id="643" w:author="Gerard" w:date="2014-07-31T15:37:00Z">
              <w:r w:rsidR="001F334A">
                <w:t>22</w:t>
              </w:r>
            </w:ins>
            <w:ins w:id="644" w:author="Gerard" w:date="2014-07-31T15:36:00Z">
              <w:r w:rsidR="001F334A">
                <w:t>)</w:t>
              </w:r>
            </w:ins>
          </w:p>
        </w:tc>
      </w:tr>
      <w:tr w:rsidR="00B61FE0" w14:paraId="68D61B18" w14:textId="77777777" w:rsidTr="00C258C3">
        <w:trPr>
          <w:ins w:id="645" w:author="Gerard" w:date="2014-07-31T15:31:00Z"/>
        </w:trPr>
        <w:tc>
          <w:tcPr>
            <w:tcW w:w="2268" w:type="dxa"/>
            <w:shd w:val="clear" w:color="auto" w:fill="auto"/>
          </w:tcPr>
          <w:p w14:paraId="3B4E6A87" w14:textId="0BF6D9A2" w:rsidR="00B61FE0" w:rsidRDefault="00B61FE0" w:rsidP="00C258C3">
            <w:pPr>
              <w:pStyle w:val="code"/>
              <w:rPr>
                <w:ins w:id="646" w:author="Gerard" w:date="2014-07-31T15:31:00Z"/>
              </w:rPr>
            </w:pPr>
            <w:ins w:id="647" w:author="Gerard" w:date="2014-07-31T15:32:00Z">
              <w:r>
                <w:t>cxxzz</w:t>
              </w:r>
            </w:ins>
          </w:p>
        </w:tc>
        <w:tc>
          <w:tcPr>
            <w:tcW w:w="7308" w:type="dxa"/>
            <w:shd w:val="clear" w:color="auto" w:fill="auto"/>
          </w:tcPr>
          <w:p w14:paraId="4A598F2A" w14:textId="4A873664" w:rsidR="00B61FE0" w:rsidRDefault="00B61FE0" w:rsidP="001F334A">
            <w:pPr>
              <w:rPr>
                <w:ins w:id="648" w:author="Gerard" w:date="2014-07-31T15:31:00Z"/>
              </w:rPr>
            </w:pPr>
            <w:ins w:id="649" w:author="Gerard" w:date="2014-07-31T15:35:00Z">
              <w:r>
                <w:t>xxzz</w:t>
              </w:r>
            </w:ins>
            <w:ins w:id="650" w:author="Gerard" w:date="2014-07-31T15:36:00Z">
              <w:r w:rsidR="001F334A">
                <w:t xml:space="preserve"> component of spatial elasticity tensor (a.k.a. c</w:t>
              </w:r>
            </w:ins>
            <w:ins w:id="651" w:author="Gerard" w:date="2014-07-31T15:37:00Z">
              <w:r w:rsidR="001F334A">
                <w:t>13</w:t>
              </w:r>
            </w:ins>
            <w:ins w:id="652" w:author="Gerard" w:date="2014-07-31T15:36:00Z">
              <w:r w:rsidR="001F334A">
                <w:t>)</w:t>
              </w:r>
            </w:ins>
          </w:p>
        </w:tc>
      </w:tr>
      <w:tr w:rsidR="00B61FE0" w14:paraId="31B6C446" w14:textId="77777777" w:rsidTr="00C258C3">
        <w:trPr>
          <w:ins w:id="653" w:author="Gerard" w:date="2014-07-31T15:31:00Z"/>
        </w:trPr>
        <w:tc>
          <w:tcPr>
            <w:tcW w:w="2268" w:type="dxa"/>
            <w:shd w:val="clear" w:color="auto" w:fill="auto"/>
          </w:tcPr>
          <w:p w14:paraId="78DA4394" w14:textId="1807C3DE" w:rsidR="00B61FE0" w:rsidRDefault="00B61FE0" w:rsidP="00C258C3">
            <w:pPr>
              <w:pStyle w:val="code"/>
              <w:rPr>
                <w:ins w:id="654" w:author="Gerard" w:date="2014-07-31T15:31:00Z"/>
              </w:rPr>
            </w:pPr>
            <w:ins w:id="655" w:author="Gerard" w:date="2014-07-31T15:32:00Z">
              <w:r>
                <w:t>cyyzz</w:t>
              </w:r>
            </w:ins>
          </w:p>
        </w:tc>
        <w:tc>
          <w:tcPr>
            <w:tcW w:w="7308" w:type="dxa"/>
            <w:shd w:val="clear" w:color="auto" w:fill="auto"/>
          </w:tcPr>
          <w:p w14:paraId="685F7921" w14:textId="1CE94523" w:rsidR="00B61FE0" w:rsidRDefault="00B61FE0" w:rsidP="001F334A">
            <w:pPr>
              <w:rPr>
                <w:ins w:id="656" w:author="Gerard" w:date="2014-07-31T15:31:00Z"/>
              </w:rPr>
            </w:pPr>
            <w:ins w:id="657" w:author="Gerard" w:date="2014-07-31T15:35:00Z">
              <w:r>
                <w:t>yyzz</w:t>
              </w:r>
            </w:ins>
            <w:ins w:id="658" w:author="Gerard" w:date="2014-07-31T15:36:00Z">
              <w:r w:rsidR="001F334A">
                <w:t xml:space="preserve"> component of spatial elasticity tensor (a.k.a. c</w:t>
              </w:r>
            </w:ins>
            <w:ins w:id="659" w:author="Gerard" w:date="2014-07-31T15:37:00Z">
              <w:r w:rsidR="001F334A">
                <w:t>23</w:t>
              </w:r>
            </w:ins>
            <w:ins w:id="660" w:author="Gerard" w:date="2014-07-31T15:36:00Z">
              <w:r w:rsidR="001F334A">
                <w:t>)</w:t>
              </w:r>
            </w:ins>
          </w:p>
        </w:tc>
      </w:tr>
      <w:tr w:rsidR="00B61FE0" w14:paraId="0BD70912" w14:textId="77777777" w:rsidTr="00C258C3">
        <w:trPr>
          <w:ins w:id="661" w:author="Gerard" w:date="2014-07-31T15:31:00Z"/>
        </w:trPr>
        <w:tc>
          <w:tcPr>
            <w:tcW w:w="2268" w:type="dxa"/>
            <w:shd w:val="clear" w:color="auto" w:fill="auto"/>
          </w:tcPr>
          <w:p w14:paraId="4B9490BD" w14:textId="7CF1CEF9" w:rsidR="00B61FE0" w:rsidRDefault="00B61FE0" w:rsidP="00C258C3">
            <w:pPr>
              <w:pStyle w:val="code"/>
              <w:rPr>
                <w:ins w:id="662" w:author="Gerard" w:date="2014-07-31T15:31:00Z"/>
              </w:rPr>
            </w:pPr>
            <w:ins w:id="663" w:author="Gerard" w:date="2014-07-31T15:32:00Z">
              <w:r>
                <w:t>czzzz</w:t>
              </w:r>
            </w:ins>
          </w:p>
        </w:tc>
        <w:tc>
          <w:tcPr>
            <w:tcW w:w="7308" w:type="dxa"/>
            <w:shd w:val="clear" w:color="auto" w:fill="auto"/>
          </w:tcPr>
          <w:p w14:paraId="1D817E4D" w14:textId="07EEB7D0" w:rsidR="00B61FE0" w:rsidRDefault="00B61FE0" w:rsidP="001F334A">
            <w:pPr>
              <w:rPr>
                <w:ins w:id="664" w:author="Gerard" w:date="2014-07-31T15:31:00Z"/>
              </w:rPr>
            </w:pPr>
            <w:ins w:id="665" w:author="Gerard" w:date="2014-07-31T15:35:00Z">
              <w:r>
                <w:t>zzzz</w:t>
              </w:r>
            </w:ins>
            <w:ins w:id="666" w:author="Gerard" w:date="2014-07-31T15:36:00Z">
              <w:r w:rsidR="001F334A">
                <w:t xml:space="preserve"> component of spatial elasticity tensor (a.k.a. c</w:t>
              </w:r>
            </w:ins>
            <w:ins w:id="667" w:author="Gerard" w:date="2014-07-31T15:37:00Z">
              <w:r w:rsidR="001F334A">
                <w:t>33</w:t>
              </w:r>
            </w:ins>
            <w:ins w:id="668" w:author="Gerard" w:date="2014-07-31T15:36:00Z">
              <w:r w:rsidR="001F334A">
                <w:t>)</w:t>
              </w:r>
            </w:ins>
          </w:p>
        </w:tc>
      </w:tr>
      <w:tr w:rsidR="00B61FE0" w14:paraId="3F36A40E" w14:textId="77777777" w:rsidTr="00C258C3">
        <w:trPr>
          <w:ins w:id="669" w:author="Gerard" w:date="2014-07-31T15:31:00Z"/>
        </w:trPr>
        <w:tc>
          <w:tcPr>
            <w:tcW w:w="2268" w:type="dxa"/>
            <w:shd w:val="clear" w:color="auto" w:fill="auto"/>
          </w:tcPr>
          <w:p w14:paraId="5383BAC0" w14:textId="639E108E" w:rsidR="00B61FE0" w:rsidRDefault="00B61FE0" w:rsidP="00C258C3">
            <w:pPr>
              <w:pStyle w:val="code"/>
              <w:rPr>
                <w:ins w:id="670" w:author="Gerard" w:date="2014-07-31T15:31:00Z"/>
              </w:rPr>
            </w:pPr>
            <w:ins w:id="671" w:author="Gerard" w:date="2014-07-31T15:32:00Z">
              <w:r>
                <w:t>cxxxy</w:t>
              </w:r>
            </w:ins>
          </w:p>
        </w:tc>
        <w:tc>
          <w:tcPr>
            <w:tcW w:w="7308" w:type="dxa"/>
            <w:shd w:val="clear" w:color="auto" w:fill="auto"/>
          </w:tcPr>
          <w:p w14:paraId="7FA02EF7" w14:textId="7B737362" w:rsidR="00B61FE0" w:rsidRDefault="00B61FE0" w:rsidP="001F334A">
            <w:pPr>
              <w:rPr>
                <w:ins w:id="672" w:author="Gerard" w:date="2014-07-31T15:31:00Z"/>
              </w:rPr>
            </w:pPr>
            <w:ins w:id="673" w:author="Gerard" w:date="2014-07-31T15:35:00Z">
              <w:r>
                <w:t>xxxy</w:t>
              </w:r>
            </w:ins>
            <w:ins w:id="674" w:author="Gerard" w:date="2014-07-31T15:36:00Z">
              <w:r w:rsidR="001F334A">
                <w:t xml:space="preserve"> component of spatial elasticity tensor (a.k.a. c1</w:t>
              </w:r>
            </w:ins>
            <w:ins w:id="675" w:author="Gerard" w:date="2014-07-31T15:37:00Z">
              <w:r w:rsidR="001F334A">
                <w:t>4</w:t>
              </w:r>
            </w:ins>
            <w:ins w:id="676" w:author="Gerard" w:date="2014-07-31T15:36:00Z">
              <w:r w:rsidR="001F334A">
                <w:t>)</w:t>
              </w:r>
            </w:ins>
          </w:p>
        </w:tc>
      </w:tr>
      <w:tr w:rsidR="00B61FE0" w14:paraId="72B983F3" w14:textId="77777777" w:rsidTr="00C258C3">
        <w:trPr>
          <w:ins w:id="677" w:author="Gerard" w:date="2014-07-31T15:31:00Z"/>
        </w:trPr>
        <w:tc>
          <w:tcPr>
            <w:tcW w:w="2268" w:type="dxa"/>
            <w:shd w:val="clear" w:color="auto" w:fill="auto"/>
          </w:tcPr>
          <w:p w14:paraId="2E407D56" w14:textId="41EDF938" w:rsidR="00B61FE0" w:rsidRDefault="00B61FE0" w:rsidP="00C258C3">
            <w:pPr>
              <w:pStyle w:val="code"/>
              <w:rPr>
                <w:ins w:id="678" w:author="Gerard" w:date="2014-07-31T15:31:00Z"/>
              </w:rPr>
            </w:pPr>
            <w:ins w:id="679" w:author="Gerard" w:date="2014-07-31T15:32:00Z">
              <w:r>
                <w:t>cyyxy</w:t>
              </w:r>
            </w:ins>
          </w:p>
        </w:tc>
        <w:tc>
          <w:tcPr>
            <w:tcW w:w="7308" w:type="dxa"/>
            <w:shd w:val="clear" w:color="auto" w:fill="auto"/>
          </w:tcPr>
          <w:p w14:paraId="7B151452" w14:textId="0C70A789" w:rsidR="00B61FE0" w:rsidRDefault="00B61FE0" w:rsidP="001F334A">
            <w:pPr>
              <w:rPr>
                <w:ins w:id="680" w:author="Gerard" w:date="2014-07-31T15:31:00Z"/>
              </w:rPr>
            </w:pPr>
            <w:ins w:id="681" w:author="Gerard" w:date="2014-07-31T15:35:00Z">
              <w:r>
                <w:t>yyxy</w:t>
              </w:r>
            </w:ins>
            <w:ins w:id="682" w:author="Gerard" w:date="2014-07-31T15:36:00Z">
              <w:r w:rsidR="001F334A">
                <w:t xml:space="preserve"> component of spatial elasticity tensor (a.k.a. c</w:t>
              </w:r>
            </w:ins>
            <w:ins w:id="683" w:author="Gerard" w:date="2014-07-31T15:37:00Z">
              <w:r w:rsidR="001F334A">
                <w:t>24</w:t>
              </w:r>
            </w:ins>
            <w:ins w:id="684" w:author="Gerard" w:date="2014-07-31T15:36:00Z">
              <w:r w:rsidR="001F334A">
                <w:t>)</w:t>
              </w:r>
            </w:ins>
          </w:p>
        </w:tc>
      </w:tr>
      <w:tr w:rsidR="00B61FE0" w14:paraId="2F6CC027" w14:textId="77777777" w:rsidTr="00C258C3">
        <w:trPr>
          <w:ins w:id="685" w:author="Gerard" w:date="2014-07-31T15:31:00Z"/>
        </w:trPr>
        <w:tc>
          <w:tcPr>
            <w:tcW w:w="2268" w:type="dxa"/>
            <w:shd w:val="clear" w:color="auto" w:fill="auto"/>
          </w:tcPr>
          <w:p w14:paraId="5207EC59" w14:textId="617EA6D1" w:rsidR="00B61FE0" w:rsidRDefault="00B61FE0" w:rsidP="00C258C3">
            <w:pPr>
              <w:pStyle w:val="code"/>
              <w:rPr>
                <w:ins w:id="686" w:author="Gerard" w:date="2014-07-31T15:31:00Z"/>
              </w:rPr>
            </w:pPr>
            <w:ins w:id="687" w:author="Gerard" w:date="2014-07-31T15:32:00Z">
              <w:r>
                <w:t>czzxy</w:t>
              </w:r>
            </w:ins>
          </w:p>
        </w:tc>
        <w:tc>
          <w:tcPr>
            <w:tcW w:w="7308" w:type="dxa"/>
            <w:shd w:val="clear" w:color="auto" w:fill="auto"/>
          </w:tcPr>
          <w:p w14:paraId="150301E7" w14:textId="704F3209" w:rsidR="00B61FE0" w:rsidRDefault="00B61FE0" w:rsidP="001F334A">
            <w:pPr>
              <w:rPr>
                <w:ins w:id="688" w:author="Gerard" w:date="2014-07-31T15:31:00Z"/>
              </w:rPr>
            </w:pPr>
            <w:ins w:id="689" w:author="Gerard" w:date="2014-07-31T15:35:00Z">
              <w:r>
                <w:t>zzxy</w:t>
              </w:r>
            </w:ins>
            <w:ins w:id="690" w:author="Gerard" w:date="2014-07-31T15:36:00Z">
              <w:r w:rsidR="001F334A">
                <w:t xml:space="preserve"> component of spatial elasticity tensor (a.k.a. c</w:t>
              </w:r>
            </w:ins>
            <w:ins w:id="691" w:author="Gerard" w:date="2014-07-31T15:38:00Z">
              <w:r w:rsidR="001F334A">
                <w:t>34</w:t>
              </w:r>
            </w:ins>
            <w:ins w:id="692" w:author="Gerard" w:date="2014-07-31T15:36:00Z">
              <w:r w:rsidR="001F334A">
                <w:t>)</w:t>
              </w:r>
            </w:ins>
          </w:p>
        </w:tc>
      </w:tr>
      <w:tr w:rsidR="00B61FE0" w14:paraId="3270CBC8" w14:textId="77777777" w:rsidTr="00C258C3">
        <w:trPr>
          <w:ins w:id="693" w:author="Gerard" w:date="2014-07-31T15:31:00Z"/>
        </w:trPr>
        <w:tc>
          <w:tcPr>
            <w:tcW w:w="2268" w:type="dxa"/>
            <w:shd w:val="clear" w:color="auto" w:fill="auto"/>
          </w:tcPr>
          <w:p w14:paraId="7A146BB6" w14:textId="52D29916" w:rsidR="00B61FE0" w:rsidRDefault="00B61FE0" w:rsidP="00C258C3">
            <w:pPr>
              <w:pStyle w:val="code"/>
              <w:rPr>
                <w:ins w:id="694" w:author="Gerard" w:date="2014-07-31T15:31:00Z"/>
              </w:rPr>
            </w:pPr>
            <w:ins w:id="695" w:author="Gerard" w:date="2014-07-31T15:32:00Z">
              <w:r>
                <w:t>cxyxy</w:t>
              </w:r>
            </w:ins>
          </w:p>
        </w:tc>
        <w:tc>
          <w:tcPr>
            <w:tcW w:w="7308" w:type="dxa"/>
            <w:shd w:val="clear" w:color="auto" w:fill="auto"/>
          </w:tcPr>
          <w:p w14:paraId="7C751342" w14:textId="71E40C15" w:rsidR="00B61FE0" w:rsidRDefault="00B61FE0" w:rsidP="001F334A">
            <w:pPr>
              <w:rPr>
                <w:ins w:id="696" w:author="Gerard" w:date="2014-07-31T15:31:00Z"/>
              </w:rPr>
            </w:pPr>
            <w:ins w:id="697" w:author="Gerard" w:date="2014-07-31T15:35:00Z">
              <w:r>
                <w:t>xyxy</w:t>
              </w:r>
            </w:ins>
            <w:ins w:id="698" w:author="Gerard" w:date="2014-07-31T15:36:00Z">
              <w:r w:rsidR="001F334A">
                <w:t xml:space="preserve"> component of spatial elasticity tensor (a.k.a. c</w:t>
              </w:r>
            </w:ins>
            <w:ins w:id="699" w:author="Gerard" w:date="2014-07-31T15:38:00Z">
              <w:r w:rsidR="001F334A">
                <w:t>44</w:t>
              </w:r>
            </w:ins>
            <w:ins w:id="700" w:author="Gerard" w:date="2014-07-31T15:36:00Z">
              <w:r w:rsidR="001F334A">
                <w:t>)</w:t>
              </w:r>
            </w:ins>
          </w:p>
        </w:tc>
      </w:tr>
      <w:tr w:rsidR="00B61FE0" w14:paraId="18B00F04" w14:textId="77777777" w:rsidTr="00C258C3">
        <w:trPr>
          <w:ins w:id="701" w:author="Gerard" w:date="2014-07-31T15:31:00Z"/>
        </w:trPr>
        <w:tc>
          <w:tcPr>
            <w:tcW w:w="2268" w:type="dxa"/>
            <w:shd w:val="clear" w:color="auto" w:fill="auto"/>
          </w:tcPr>
          <w:p w14:paraId="2C46746D" w14:textId="7447AFD0" w:rsidR="00B61FE0" w:rsidRDefault="00B61FE0" w:rsidP="00C258C3">
            <w:pPr>
              <w:pStyle w:val="code"/>
              <w:rPr>
                <w:ins w:id="702" w:author="Gerard" w:date="2014-07-31T15:31:00Z"/>
              </w:rPr>
            </w:pPr>
            <w:ins w:id="703" w:author="Gerard" w:date="2014-07-31T15:32:00Z">
              <w:r>
                <w:t>cxxyz</w:t>
              </w:r>
            </w:ins>
          </w:p>
        </w:tc>
        <w:tc>
          <w:tcPr>
            <w:tcW w:w="7308" w:type="dxa"/>
            <w:shd w:val="clear" w:color="auto" w:fill="auto"/>
          </w:tcPr>
          <w:p w14:paraId="25ED38FD" w14:textId="1124400F" w:rsidR="00B61FE0" w:rsidRDefault="00B61FE0" w:rsidP="001F334A">
            <w:pPr>
              <w:rPr>
                <w:ins w:id="704" w:author="Gerard" w:date="2014-07-31T15:31:00Z"/>
              </w:rPr>
            </w:pPr>
            <w:ins w:id="705" w:author="Gerard" w:date="2014-07-31T15:35:00Z">
              <w:r>
                <w:t>xxyz</w:t>
              </w:r>
            </w:ins>
            <w:ins w:id="706" w:author="Gerard" w:date="2014-07-31T15:36:00Z">
              <w:r w:rsidR="001F334A">
                <w:t xml:space="preserve"> component of spatial elasticity tensor (a.k.a. c1</w:t>
              </w:r>
            </w:ins>
            <w:ins w:id="707" w:author="Gerard" w:date="2014-07-31T15:38:00Z">
              <w:r w:rsidR="001F334A">
                <w:t>5</w:t>
              </w:r>
            </w:ins>
            <w:ins w:id="708" w:author="Gerard" w:date="2014-07-31T15:36:00Z">
              <w:r w:rsidR="001F334A">
                <w:t>)</w:t>
              </w:r>
            </w:ins>
          </w:p>
        </w:tc>
      </w:tr>
      <w:tr w:rsidR="00B61FE0" w14:paraId="1563F767" w14:textId="77777777" w:rsidTr="00C258C3">
        <w:trPr>
          <w:ins w:id="709" w:author="Gerard" w:date="2014-07-31T15:31:00Z"/>
        </w:trPr>
        <w:tc>
          <w:tcPr>
            <w:tcW w:w="2268" w:type="dxa"/>
            <w:shd w:val="clear" w:color="auto" w:fill="auto"/>
          </w:tcPr>
          <w:p w14:paraId="15DE83E2" w14:textId="7D30C20F" w:rsidR="00B61FE0" w:rsidRDefault="00B61FE0" w:rsidP="00C258C3">
            <w:pPr>
              <w:pStyle w:val="code"/>
              <w:rPr>
                <w:ins w:id="710" w:author="Gerard" w:date="2014-07-31T15:31:00Z"/>
              </w:rPr>
            </w:pPr>
            <w:ins w:id="711" w:author="Gerard" w:date="2014-07-31T15:32:00Z">
              <w:r>
                <w:t>cyyyz</w:t>
              </w:r>
            </w:ins>
          </w:p>
        </w:tc>
        <w:tc>
          <w:tcPr>
            <w:tcW w:w="7308" w:type="dxa"/>
            <w:shd w:val="clear" w:color="auto" w:fill="auto"/>
          </w:tcPr>
          <w:p w14:paraId="147631DF" w14:textId="596D9809" w:rsidR="00B61FE0" w:rsidRDefault="00B61FE0" w:rsidP="001F334A">
            <w:pPr>
              <w:rPr>
                <w:ins w:id="712" w:author="Gerard" w:date="2014-07-31T15:31:00Z"/>
              </w:rPr>
            </w:pPr>
            <w:ins w:id="713" w:author="Gerard" w:date="2014-07-31T15:35:00Z">
              <w:r>
                <w:t>yyyz</w:t>
              </w:r>
            </w:ins>
            <w:ins w:id="714" w:author="Gerard" w:date="2014-07-31T15:36:00Z">
              <w:r w:rsidR="001F334A">
                <w:t xml:space="preserve"> component of spatial elasticity tensor (a.k.a. c</w:t>
              </w:r>
            </w:ins>
            <w:ins w:id="715" w:author="Gerard" w:date="2014-07-31T15:38:00Z">
              <w:r w:rsidR="001F334A">
                <w:t>25</w:t>
              </w:r>
            </w:ins>
            <w:ins w:id="716" w:author="Gerard" w:date="2014-07-31T15:36:00Z">
              <w:r w:rsidR="001F334A">
                <w:t>)</w:t>
              </w:r>
            </w:ins>
          </w:p>
        </w:tc>
      </w:tr>
      <w:tr w:rsidR="00B61FE0" w14:paraId="51874D48" w14:textId="77777777" w:rsidTr="00C258C3">
        <w:trPr>
          <w:ins w:id="717" w:author="Gerard" w:date="2014-07-31T15:31:00Z"/>
        </w:trPr>
        <w:tc>
          <w:tcPr>
            <w:tcW w:w="2268" w:type="dxa"/>
            <w:shd w:val="clear" w:color="auto" w:fill="auto"/>
          </w:tcPr>
          <w:p w14:paraId="3716F785" w14:textId="5291B142" w:rsidR="00B61FE0" w:rsidRDefault="00B61FE0" w:rsidP="00C258C3">
            <w:pPr>
              <w:pStyle w:val="code"/>
              <w:rPr>
                <w:ins w:id="718" w:author="Gerard" w:date="2014-07-31T15:31:00Z"/>
              </w:rPr>
            </w:pPr>
            <w:ins w:id="719" w:author="Gerard" w:date="2014-07-31T15:33:00Z">
              <w:r>
                <w:t>czzyz</w:t>
              </w:r>
            </w:ins>
          </w:p>
        </w:tc>
        <w:tc>
          <w:tcPr>
            <w:tcW w:w="7308" w:type="dxa"/>
            <w:shd w:val="clear" w:color="auto" w:fill="auto"/>
          </w:tcPr>
          <w:p w14:paraId="07227FA3" w14:textId="1770F069" w:rsidR="00B61FE0" w:rsidRDefault="00B61FE0" w:rsidP="001F334A">
            <w:pPr>
              <w:rPr>
                <w:ins w:id="720" w:author="Gerard" w:date="2014-07-31T15:31:00Z"/>
              </w:rPr>
            </w:pPr>
            <w:ins w:id="721" w:author="Gerard" w:date="2014-07-31T15:35:00Z">
              <w:r>
                <w:t>zzyz</w:t>
              </w:r>
            </w:ins>
            <w:ins w:id="722" w:author="Gerard" w:date="2014-07-31T15:36:00Z">
              <w:r w:rsidR="001F334A">
                <w:t xml:space="preserve"> component of spatial elasticity tensor (a.k.a. c</w:t>
              </w:r>
            </w:ins>
            <w:ins w:id="723" w:author="Gerard" w:date="2014-07-31T15:38:00Z">
              <w:r w:rsidR="001F334A">
                <w:t>35</w:t>
              </w:r>
            </w:ins>
            <w:ins w:id="724" w:author="Gerard" w:date="2014-07-31T15:36:00Z">
              <w:r w:rsidR="001F334A">
                <w:t>)</w:t>
              </w:r>
            </w:ins>
          </w:p>
        </w:tc>
      </w:tr>
      <w:tr w:rsidR="00B61FE0" w14:paraId="57BEF003" w14:textId="77777777" w:rsidTr="00C258C3">
        <w:trPr>
          <w:ins w:id="725" w:author="Gerard" w:date="2014-07-31T15:31:00Z"/>
        </w:trPr>
        <w:tc>
          <w:tcPr>
            <w:tcW w:w="2268" w:type="dxa"/>
            <w:shd w:val="clear" w:color="auto" w:fill="auto"/>
          </w:tcPr>
          <w:p w14:paraId="4EAC9E6B" w14:textId="3A4A1BE6" w:rsidR="00B61FE0" w:rsidRDefault="00B61FE0" w:rsidP="00C258C3">
            <w:pPr>
              <w:pStyle w:val="code"/>
              <w:rPr>
                <w:ins w:id="726" w:author="Gerard" w:date="2014-07-31T15:31:00Z"/>
              </w:rPr>
            </w:pPr>
            <w:ins w:id="727" w:author="Gerard" w:date="2014-07-31T15:33:00Z">
              <w:r>
                <w:t>cxyyz</w:t>
              </w:r>
            </w:ins>
          </w:p>
        </w:tc>
        <w:tc>
          <w:tcPr>
            <w:tcW w:w="7308" w:type="dxa"/>
            <w:shd w:val="clear" w:color="auto" w:fill="auto"/>
          </w:tcPr>
          <w:p w14:paraId="4F4651DA" w14:textId="0659623B" w:rsidR="00B61FE0" w:rsidRDefault="00B61FE0" w:rsidP="001F334A">
            <w:pPr>
              <w:rPr>
                <w:ins w:id="728" w:author="Gerard" w:date="2014-07-31T15:31:00Z"/>
              </w:rPr>
            </w:pPr>
            <w:ins w:id="729" w:author="Gerard" w:date="2014-07-31T15:35:00Z">
              <w:r>
                <w:t>xyyz</w:t>
              </w:r>
            </w:ins>
            <w:ins w:id="730" w:author="Gerard" w:date="2014-07-31T15:36:00Z">
              <w:r w:rsidR="001F334A">
                <w:t xml:space="preserve"> component of spatial elasticity tensor (a.k.a. c</w:t>
              </w:r>
            </w:ins>
            <w:ins w:id="731" w:author="Gerard" w:date="2014-07-31T15:38:00Z">
              <w:r w:rsidR="001F334A">
                <w:t>45</w:t>
              </w:r>
            </w:ins>
            <w:ins w:id="732" w:author="Gerard" w:date="2014-07-31T15:36:00Z">
              <w:r w:rsidR="001F334A">
                <w:t>)</w:t>
              </w:r>
            </w:ins>
          </w:p>
        </w:tc>
      </w:tr>
      <w:tr w:rsidR="00B61FE0" w14:paraId="4A5D884D" w14:textId="77777777" w:rsidTr="00C258C3">
        <w:trPr>
          <w:ins w:id="733" w:author="Gerard" w:date="2014-07-31T15:31:00Z"/>
        </w:trPr>
        <w:tc>
          <w:tcPr>
            <w:tcW w:w="2268" w:type="dxa"/>
            <w:shd w:val="clear" w:color="auto" w:fill="auto"/>
          </w:tcPr>
          <w:p w14:paraId="530A786F" w14:textId="481D281C" w:rsidR="00B61FE0" w:rsidRDefault="00B61FE0" w:rsidP="00C258C3">
            <w:pPr>
              <w:pStyle w:val="code"/>
              <w:rPr>
                <w:ins w:id="734" w:author="Gerard" w:date="2014-07-31T15:31:00Z"/>
              </w:rPr>
            </w:pPr>
            <w:ins w:id="735" w:author="Gerard" w:date="2014-07-31T15:33:00Z">
              <w:r>
                <w:t>cyzyz</w:t>
              </w:r>
            </w:ins>
          </w:p>
        </w:tc>
        <w:tc>
          <w:tcPr>
            <w:tcW w:w="7308" w:type="dxa"/>
            <w:shd w:val="clear" w:color="auto" w:fill="auto"/>
          </w:tcPr>
          <w:p w14:paraId="53BB0FE4" w14:textId="3B0F9B70" w:rsidR="00B61FE0" w:rsidRDefault="00B61FE0" w:rsidP="001F334A">
            <w:pPr>
              <w:rPr>
                <w:ins w:id="736" w:author="Gerard" w:date="2014-07-31T15:31:00Z"/>
              </w:rPr>
            </w:pPr>
            <w:ins w:id="737" w:author="Gerard" w:date="2014-07-31T15:35:00Z">
              <w:r>
                <w:t>yzyz</w:t>
              </w:r>
            </w:ins>
            <w:ins w:id="738" w:author="Gerard" w:date="2014-07-31T15:36:00Z">
              <w:r w:rsidR="001F334A">
                <w:t xml:space="preserve"> component of spatial elasticity tensor (a.k.a. c</w:t>
              </w:r>
            </w:ins>
            <w:ins w:id="739" w:author="Gerard" w:date="2014-07-31T15:38:00Z">
              <w:r w:rsidR="001F334A">
                <w:t>55</w:t>
              </w:r>
            </w:ins>
            <w:ins w:id="740" w:author="Gerard" w:date="2014-07-31T15:36:00Z">
              <w:r w:rsidR="001F334A">
                <w:t>)</w:t>
              </w:r>
            </w:ins>
          </w:p>
        </w:tc>
      </w:tr>
      <w:tr w:rsidR="00B61FE0" w14:paraId="519CB6F4" w14:textId="77777777" w:rsidTr="00C258C3">
        <w:trPr>
          <w:ins w:id="741" w:author="Gerard" w:date="2014-07-31T15:31:00Z"/>
        </w:trPr>
        <w:tc>
          <w:tcPr>
            <w:tcW w:w="2268" w:type="dxa"/>
            <w:shd w:val="clear" w:color="auto" w:fill="auto"/>
          </w:tcPr>
          <w:p w14:paraId="0142D016" w14:textId="2198A70B" w:rsidR="00B61FE0" w:rsidRDefault="00B61FE0" w:rsidP="00C258C3">
            <w:pPr>
              <w:pStyle w:val="code"/>
              <w:rPr>
                <w:ins w:id="742" w:author="Gerard" w:date="2014-07-31T15:31:00Z"/>
              </w:rPr>
            </w:pPr>
            <w:ins w:id="743" w:author="Gerard" w:date="2014-07-31T15:33:00Z">
              <w:r>
                <w:t>cxxxz</w:t>
              </w:r>
            </w:ins>
          </w:p>
        </w:tc>
        <w:tc>
          <w:tcPr>
            <w:tcW w:w="7308" w:type="dxa"/>
            <w:shd w:val="clear" w:color="auto" w:fill="auto"/>
          </w:tcPr>
          <w:p w14:paraId="7B3594DC" w14:textId="65EE0AB6" w:rsidR="00B61FE0" w:rsidRDefault="00B61FE0" w:rsidP="001F334A">
            <w:pPr>
              <w:rPr>
                <w:ins w:id="744" w:author="Gerard" w:date="2014-07-31T15:31:00Z"/>
              </w:rPr>
            </w:pPr>
            <w:ins w:id="745" w:author="Gerard" w:date="2014-07-31T15:35:00Z">
              <w:r>
                <w:t>xxxz</w:t>
              </w:r>
            </w:ins>
            <w:ins w:id="746" w:author="Gerard" w:date="2014-07-31T15:36:00Z">
              <w:r w:rsidR="001F334A">
                <w:t xml:space="preserve"> component of spatial elasticity tensor (a.k.a. c1</w:t>
              </w:r>
            </w:ins>
            <w:ins w:id="747" w:author="Gerard" w:date="2014-07-31T15:38:00Z">
              <w:r w:rsidR="001F334A">
                <w:t>6</w:t>
              </w:r>
            </w:ins>
            <w:ins w:id="748" w:author="Gerard" w:date="2014-07-31T15:36:00Z">
              <w:r w:rsidR="001F334A">
                <w:t>)</w:t>
              </w:r>
            </w:ins>
          </w:p>
        </w:tc>
      </w:tr>
      <w:tr w:rsidR="00B61FE0" w14:paraId="625FFD65" w14:textId="77777777" w:rsidTr="00C258C3">
        <w:trPr>
          <w:ins w:id="749" w:author="Gerard" w:date="2014-07-31T15:31:00Z"/>
        </w:trPr>
        <w:tc>
          <w:tcPr>
            <w:tcW w:w="2268" w:type="dxa"/>
            <w:shd w:val="clear" w:color="auto" w:fill="auto"/>
          </w:tcPr>
          <w:p w14:paraId="04239DC3" w14:textId="784D27E9" w:rsidR="00B61FE0" w:rsidRDefault="00B61FE0" w:rsidP="00C258C3">
            <w:pPr>
              <w:pStyle w:val="code"/>
              <w:rPr>
                <w:ins w:id="750" w:author="Gerard" w:date="2014-07-31T15:31:00Z"/>
              </w:rPr>
            </w:pPr>
            <w:ins w:id="751" w:author="Gerard" w:date="2014-07-31T15:33:00Z">
              <w:r>
                <w:t>cyyxz</w:t>
              </w:r>
            </w:ins>
          </w:p>
        </w:tc>
        <w:tc>
          <w:tcPr>
            <w:tcW w:w="7308" w:type="dxa"/>
            <w:shd w:val="clear" w:color="auto" w:fill="auto"/>
          </w:tcPr>
          <w:p w14:paraId="656803A0" w14:textId="6A7265B7" w:rsidR="00B61FE0" w:rsidRDefault="00B61FE0" w:rsidP="001F334A">
            <w:pPr>
              <w:rPr>
                <w:ins w:id="752" w:author="Gerard" w:date="2014-07-31T15:31:00Z"/>
              </w:rPr>
            </w:pPr>
            <w:ins w:id="753" w:author="Gerard" w:date="2014-07-31T15:35:00Z">
              <w:r>
                <w:t>yyxz</w:t>
              </w:r>
            </w:ins>
            <w:ins w:id="754" w:author="Gerard" w:date="2014-07-31T15:36:00Z">
              <w:r w:rsidR="001F334A">
                <w:t xml:space="preserve"> component of spatial elasticity tensor (a.k.a. c</w:t>
              </w:r>
            </w:ins>
            <w:ins w:id="755" w:author="Gerard" w:date="2014-07-31T15:38:00Z">
              <w:r w:rsidR="001F334A">
                <w:t>26</w:t>
              </w:r>
            </w:ins>
            <w:ins w:id="756" w:author="Gerard" w:date="2014-07-31T15:36:00Z">
              <w:r w:rsidR="001F334A">
                <w:t>)</w:t>
              </w:r>
            </w:ins>
          </w:p>
        </w:tc>
      </w:tr>
      <w:tr w:rsidR="00B61FE0" w14:paraId="1A87DC4F" w14:textId="77777777" w:rsidTr="00C258C3">
        <w:trPr>
          <w:ins w:id="757" w:author="Gerard" w:date="2014-07-31T15:31:00Z"/>
        </w:trPr>
        <w:tc>
          <w:tcPr>
            <w:tcW w:w="2268" w:type="dxa"/>
            <w:shd w:val="clear" w:color="auto" w:fill="auto"/>
          </w:tcPr>
          <w:p w14:paraId="1788F797" w14:textId="43010A75" w:rsidR="00B61FE0" w:rsidRDefault="00B61FE0" w:rsidP="00C258C3">
            <w:pPr>
              <w:pStyle w:val="code"/>
              <w:rPr>
                <w:ins w:id="758" w:author="Gerard" w:date="2014-07-31T15:31:00Z"/>
              </w:rPr>
            </w:pPr>
            <w:ins w:id="759" w:author="Gerard" w:date="2014-07-31T15:33:00Z">
              <w:r>
                <w:t>czzxz</w:t>
              </w:r>
            </w:ins>
          </w:p>
        </w:tc>
        <w:tc>
          <w:tcPr>
            <w:tcW w:w="7308" w:type="dxa"/>
            <w:shd w:val="clear" w:color="auto" w:fill="auto"/>
          </w:tcPr>
          <w:p w14:paraId="7C8F24E8" w14:textId="50B9018F" w:rsidR="00B61FE0" w:rsidRDefault="00B61FE0" w:rsidP="001F334A">
            <w:pPr>
              <w:rPr>
                <w:ins w:id="760" w:author="Gerard" w:date="2014-07-31T15:31:00Z"/>
              </w:rPr>
            </w:pPr>
            <w:ins w:id="761" w:author="Gerard" w:date="2014-07-31T15:35:00Z">
              <w:r>
                <w:t>zzxz</w:t>
              </w:r>
            </w:ins>
            <w:ins w:id="762" w:author="Gerard" w:date="2014-07-31T15:36:00Z">
              <w:r w:rsidR="001F334A">
                <w:t xml:space="preserve"> component of spatial elasticity tensor (a.k.a. c</w:t>
              </w:r>
            </w:ins>
            <w:ins w:id="763" w:author="Gerard" w:date="2014-07-31T15:38:00Z">
              <w:r w:rsidR="001F334A">
                <w:t>36</w:t>
              </w:r>
            </w:ins>
            <w:ins w:id="764" w:author="Gerard" w:date="2014-07-31T15:36:00Z">
              <w:r w:rsidR="001F334A">
                <w:t>)</w:t>
              </w:r>
            </w:ins>
          </w:p>
        </w:tc>
      </w:tr>
      <w:tr w:rsidR="00B61FE0" w14:paraId="3EEA2425" w14:textId="77777777" w:rsidTr="00C258C3">
        <w:trPr>
          <w:ins w:id="765" w:author="Gerard" w:date="2014-07-31T15:31:00Z"/>
        </w:trPr>
        <w:tc>
          <w:tcPr>
            <w:tcW w:w="2268" w:type="dxa"/>
            <w:shd w:val="clear" w:color="auto" w:fill="auto"/>
          </w:tcPr>
          <w:p w14:paraId="691B7845" w14:textId="19FB0B3D" w:rsidR="00B61FE0" w:rsidRDefault="00B61FE0" w:rsidP="00C258C3">
            <w:pPr>
              <w:pStyle w:val="code"/>
              <w:rPr>
                <w:ins w:id="766" w:author="Gerard" w:date="2014-07-31T15:31:00Z"/>
              </w:rPr>
            </w:pPr>
            <w:ins w:id="767" w:author="Gerard" w:date="2014-07-31T15:33:00Z">
              <w:r>
                <w:t>cxyxz</w:t>
              </w:r>
            </w:ins>
          </w:p>
        </w:tc>
        <w:tc>
          <w:tcPr>
            <w:tcW w:w="7308" w:type="dxa"/>
            <w:shd w:val="clear" w:color="auto" w:fill="auto"/>
          </w:tcPr>
          <w:p w14:paraId="5DE1EA66" w14:textId="454412BE" w:rsidR="00B61FE0" w:rsidRDefault="00B61FE0" w:rsidP="001F334A">
            <w:pPr>
              <w:rPr>
                <w:ins w:id="768" w:author="Gerard" w:date="2014-07-31T15:31:00Z"/>
              </w:rPr>
            </w:pPr>
            <w:ins w:id="769" w:author="Gerard" w:date="2014-07-31T15:35:00Z">
              <w:r>
                <w:t>xyxz</w:t>
              </w:r>
            </w:ins>
            <w:ins w:id="770" w:author="Gerard" w:date="2014-07-31T15:36:00Z">
              <w:r w:rsidR="001F334A">
                <w:t xml:space="preserve"> component of spatial elasticity tensor (a.k.a. c</w:t>
              </w:r>
            </w:ins>
            <w:ins w:id="771" w:author="Gerard" w:date="2014-07-31T15:38:00Z">
              <w:r w:rsidR="001F334A">
                <w:t>46</w:t>
              </w:r>
            </w:ins>
            <w:ins w:id="772" w:author="Gerard" w:date="2014-07-31T15:36:00Z">
              <w:r w:rsidR="001F334A">
                <w:t>)</w:t>
              </w:r>
            </w:ins>
          </w:p>
        </w:tc>
      </w:tr>
      <w:tr w:rsidR="00B61FE0" w14:paraId="0156BA0D" w14:textId="77777777" w:rsidTr="00C258C3">
        <w:trPr>
          <w:ins w:id="773" w:author="Gerard" w:date="2014-07-31T15:31:00Z"/>
        </w:trPr>
        <w:tc>
          <w:tcPr>
            <w:tcW w:w="2268" w:type="dxa"/>
            <w:shd w:val="clear" w:color="auto" w:fill="auto"/>
          </w:tcPr>
          <w:p w14:paraId="37797828" w14:textId="4EEAE9BE" w:rsidR="00B61FE0" w:rsidRDefault="00B61FE0" w:rsidP="00C258C3">
            <w:pPr>
              <w:pStyle w:val="code"/>
              <w:rPr>
                <w:ins w:id="774" w:author="Gerard" w:date="2014-07-31T15:31:00Z"/>
              </w:rPr>
            </w:pPr>
            <w:ins w:id="775" w:author="Gerard" w:date="2014-07-31T15:34:00Z">
              <w:r>
                <w:t>cyzyz</w:t>
              </w:r>
            </w:ins>
          </w:p>
        </w:tc>
        <w:tc>
          <w:tcPr>
            <w:tcW w:w="7308" w:type="dxa"/>
            <w:shd w:val="clear" w:color="auto" w:fill="auto"/>
          </w:tcPr>
          <w:p w14:paraId="4A0372C5" w14:textId="2BE829AB" w:rsidR="00B61FE0" w:rsidRDefault="00B61FE0" w:rsidP="001F334A">
            <w:pPr>
              <w:rPr>
                <w:ins w:id="776" w:author="Gerard" w:date="2014-07-31T15:31:00Z"/>
              </w:rPr>
            </w:pPr>
            <w:ins w:id="777" w:author="Gerard" w:date="2014-07-31T15:35:00Z">
              <w:r>
                <w:t>yzyz</w:t>
              </w:r>
            </w:ins>
            <w:ins w:id="778" w:author="Gerard" w:date="2014-07-31T15:36:00Z">
              <w:r w:rsidR="001F334A">
                <w:t xml:space="preserve"> component of spatial elasticity tensor (a.k.a. c</w:t>
              </w:r>
            </w:ins>
            <w:ins w:id="779" w:author="Gerard" w:date="2014-07-31T15:38:00Z">
              <w:r w:rsidR="001F334A">
                <w:t>56</w:t>
              </w:r>
            </w:ins>
            <w:ins w:id="780" w:author="Gerard" w:date="2014-07-31T15:36:00Z">
              <w:r w:rsidR="001F334A">
                <w:t>)</w:t>
              </w:r>
            </w:ins>
          </w:p>
        </w:tc>
      </w:tr>
      <w:tr w:rsidR="00B61FE0" w14:paraId="66D43C9A" w14:textId="77777777" w:rsidTr="00C258C3">
        <w:trPr>
          <w:ins w:id="781" w:author="Gerard" w:date="2014-07-31T15:31:00Z"/>
        </w:trPr>
        <w:tc>
          <w:tcPr>
            <w:tcW w:w="2268" w:type="dxa"/>
            <w:shd w:val="clear" w:color="auto" w:fill="auto"/>
          </w:tcPr>
          <w:p w14:paraId="772C26F6" w14:textId="2515FBE9" w:rsidR="00B61FE0" w:rsidRDefault="00B61FE0" w:rsidP="00C258C3">
            <w:pPr>
              <w:pStyle w:val="code"/>
              <w:rPr>
                <w:ins w:id="782" w:author="Gerard" w:date="2014-07-31T15:31:00Z"/>
              </w:rPr>
            </w:pPr>
            <w:ins w:id="783" w:author="Gerard" w:date="2014-07-31T15:34:00Z">
              <w:r>
                <w:t>cxzxz</w:t>
              </w:r>
            </w:ins>
          </w:p>
        </w:tc>
        <w:tc>
          <w:tcPr>
            <w:tcW w:w="7308" w:type="dxa"/>
            <w:shd w:val="clear" w:color="auto" w:fill="auto"/>
          </w:tcPr>
          <w:p w14:paraId="73DFABF1" w14:textId="2116FE6D" w:rsidR="00B61FE0" w:rsidRDefault="00B61FE0" w:rsidP="001F334A">
            <w:pPr>
              <w:rPr>
                <w:ins w:id="784" w:author="Gerard" w:date="2014-07-31T15:31:00Z"/>
              </w:rPr>
            </w:pPr>
            <w:ins w:id="785" w:author="Gerard" w:date="2014-07-31T15:35:00Z">
              <w:r>
                <w:t>xzxz</w:t>
              </w:r>
            </w:ins>
            <w:ins w:id="786" w:author="Gerard" w:date="2014-07-31T15:36:00Z">
              <w:r w:rsidR="001F334A">
                <w:t xml:space="preserve"> component of spatial elasticity tensor (a.k.a. c</w:t>
              </w:r>
            </w:ins>
            <w:ins w:id="787" w:author="Gerard" w:date="2014-07-31T15:38:00Z">
              <w:r w:rsidR="001F334A">
                <w:t>66</w:t>
              </w:r>
            </w:ins>
            <w:ins w:id="788" w:author="Gerard" w:date="2014-07-31T15:36:00Z">
              <w:r w:rsidR="001F334A">
                <w:t>)</w:t>
              </w:r>
            </w:ins>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lastRenderedPageBreak/>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789" w:name="_Toc311799485"/>
      <w:bookmarkStart w:id="790" w:name="_Toc315443356"/>
      <w:bookmarkStart w:id="791" w:name="_Toc315942874"/>
      <w:bookmarkStart w:id="792" w:name="_Toc315943138"/>
      <w:bookmarkStart w:id="793" w:name="_Toc315943402"/>
      <w:bookmarkStart w:id="794" w:name="_Toc311799487"/>
      <w:bookmarkStart w:id="795" w:name="_Toc315443358"/>
      <w:bookmarkStart w:id="796" w:name="_Toc315942876"/>
      <w:bookmarkStart w:id="797" w:name="_Toc315943140"/>
      <w:bookmarkStart w:id="798" w:name="_Toc315943404"/>
      <w:bookmarkStart w:id="799" w:name="_Toc397358385"/>
      <w:bookmarkEnd w:id="789"/>
      <w:bookmarkEnd w:id="790"/>
      <w:bookmarkEnd w:id="791"/>
      <w:bookmarkEnd w:id="792"/>
      <w:bookmarkEnd w:id="793"/>
      <w:bookmarkEnd w:id="794"/>
      <w:bookmarkEnd w:id="795"/>
      <w:bookmarkEnd w:id="796"/>
      <w:bookmarkEnd w:id="797"/>
      <w:bookmarkEnd w:id="798"/>
      <w:r>
        <w:t>Rigid_Body_Data Class</w:t>
      </w:r>
      <w:bookmarkEnd w:id="799"/>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800" w:name="_Toc397358386"/>
      <w:r>
        <w:t>Plotfile</w:t>
      </w:r>
      <w:bookmarkEnd w:id="800"/>
    </w:p>
    <w:p w14:paraId="15D6E78C" w14:textId="645B47E6"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r w:rsidR="004F447E">
        <w:rPr>
          <w:rStyle w:val="FootnoteReference"/>
        </w:rPr>
        <w:footnoteReference w:id="6"/>
      </w:r>
      <w:r w:rsidR="000B74AB">
        <w:t>.</w:t>
      </w:r>
      <w:r>
        <w:t xml:space="preserve"> </w:t>
      </w:r>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1CE2204B" w:rsidR="005D67B4" w:rsidRDefault="007E10EF" w:rsidP="006A0BC1">
      <w:r>
        <w:t xml:space="preserve">To </w:t>
      </w:r>
      <w:r w:rsidR="004F447E">
        <w:t xml:space="preserve">define the contents of the plotfile </w:t>
      </w:r>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lastRenderedPageBreak/>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r w:rsidR="004F447E">
        <w:t xml:space="preserve">adding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r w:rsidR="004F447E">
        <w:t>&lt;</w:t>
      </w:r>
      <w:r>
        <w:t>name</w:t>
      </w:r>
      <w:r w:rsidR="004F447E">
        <w:t>&gt;</w:t>
      </w:r>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lastRenderedPageBreak/>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801" w:name="_Ref162343400"/>
    </w:p>
    <w:p w14:paraId="2C1DAE2B" w14:textId="77777777" w:rsidR="006A0BC1" w:rsidRPr="00552529" w:rsidRDefault="006A0BC1" w:rsidP="006A0BC1">
      <w:pPr>
        <w:pStyle w:val="Heading1"/>
      </w:pPr>
      <w:bookmarkStart w:id="802" w:name="_Ref162410857"/>
      <w:bookmarkStart w:id="803" w:name="_Toc397358387"/>
      <w:r w:rsidRPr="00552529">
        <w:lastRenderedPageBreak/>
        <w:t>Materials</w:t>
      </w:r>
      <w:bookmarkEnd w:id="801"/>
      <w:bookmarkEnd w:id="802"/>
      <w:bookmarkEnd w:id="803"/>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4" w:history="1">
        <w:r w:rsidRPr="009D0547">
          <w:rPr>
            <w:rStyle w:val="Hyperlink"/>
            <w:i/>
          </w:rPr>
          <w:t>FEBio Theory Manual</w:t>
        </w:r>
      </w:hyperlink>
      <w:r>
        <w:t>.</w:t>
      </w:r>
    </w:p>
    <w:p w14:paraId="2D317B9A" w14:textId="77777777" w:rsidR="006A0BC1" w:rsidRDefault="006A0BC1" w:rsidP="006A0BC1">
      <w:pPr>
        <w:pStyle w:val="Heading2"/>
      </w:pPr>
      <w:bookmarkStart w:id="804" w:name="_Ref385839204"/>
      <w:bookmarkStart w:id="805" w:name="_Ref385839223"/>
      <w:bookmarkStart w:id="806" w:name="_Toc397358388"/>
      <w:r>
        <w:t>Elastic Solids</w:t>
      </w:r>
      <w:bookmarkEnd w:id="804"/>
      <w:bookmarkEnd w:id="805"/>
      <w:bookmarkEnd w:id="806"/>
    </w:p>
    <w:p w14:paraId="5E5F84E1" w14:textId="00FBEB7E" w:rsidR="00B41830" w:rsidRPr="00B41830" w:rsidRDefault="00B41830" w:rsidP="00B41830">
      <w:r>
        <w:t xml:space="preserve">This section describes the elastic </w:t>
      </w:r>
      <w:r w:rsidR="00A2261A">
        <w:t xml:space="preserve">materials, which are materials 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The former describe materials that can undergo volumetric compression. The latter are used for modeling (near-) incompressible materials. </w:t>
      </w:r>
    </w:p>
    <w:p w14:paraId="1179A5F3" w14:textId="6EB26A66" w:rsidR="006A0BC1" w:rsidRDefault="006A0BC1" w:rsidP="006A0BC1">
      <w:pPr>
        <w:pStyle w:val="Heading3"/>
      </w:pPr>
      <w:bookmarkStart w:id="807" w:name="_Ref162429694"/>
      <w:bookmarkStart w:id="808" w:name="_Toc397358389"/>
      <w:r>
        <w:t xml:space="preserve">Specifying </w:t>
      </w:r>
      <w:r w:rsidR="00D153DC">
        <w:t>F</w:t>
      </w:r>
      <w:r>
        <w:t xml:space="preserve">iber </w:t>
      </w:r>
      <w:r w:rsidR="00D153DC">
        <w:t>O</w:t>
      </w:r>
      <w:r>
        <w:t>rientation</w:t>
      </w:r>
      <w:bookmarkEnd w:id="807"/>
      <w:ins w:id="809" w:author="Gerard" w:date="2014-08-18T17:40:00Z">
        <w:r w:rsidR="00A536C3">
          <w:t xml:space="preserve"> or Material Axes</w:t>
        </w:r>
      </w:ins>
      <w:bookmarkEnd w:id="808"/>
    </w:p>
    <w:p w14:paraId="02E01893" w14:textId="72CE9F63" w:rsidR="006A0BC1" w:rsidRDefault="006A0BC1" w:rsidP="00A536C3">
      <w:r>
        <w:t xml:space="preserve">Some of the </w:t>
      </w:r>
      <w:del w:id="810" w:author="Gerard" w:date="2014-08-18T17:40:00Z">
        <w:r w:rsidDel="00A536C3">
          <w:delText xml:space="preserve">anisotropic </w:delText>
        </w:r>
      </w:del>
      <w:r>
        <w:t xml:space="preserve">materials are </w:t>
      </w:r>
      <w:ins w:id="811" w:author="Gerard" w:date="2014-08-18T17:40:00Z">
        <w:r w:rsidR="00A536C3">
          <w:t>transversely isotropic, requiring the specification of an initial material direction</w:t>
        </w:r>
      </w:ins>
      <w:ins w:id="812" w:author="Gerard" w:date="2014-08-18T17:41:00Z">
        <w:r w:rsidR="00A536C3">
          <w:t xml:space="preserve">, which is called a </w:t>
        </w:r>
        <w:r w:rsidR="00A536C3" w:rsidRPr="00A536C3">
          <w:rPr>
            <w:i/>
            <w:rPrChange w:id="813" w:author="Gerard" w:date="2014-08-18T17:44:00Z">
              <w:rPr/>
            </w:rPrChange>
          </w:rPr>
          <w:t>fiber</w:t>
        </w:r>
        <w:r w:rsidR="00A536C3">
          <w:t xml:space="preserve"> direction in FEBio.  Other materials are orthotropic, requiring the specification of </w:t>
        </w:r>
      </w:ins>
      <w:ins w:id="814" w:author="Gerard" w:date="2014-08-18T17:44:00Z">
        <w:r w:rsidR="00A536C3">
          <w:t xml:space="preserve">initial </w:t>
        </w:r>
      </w:ins>
      <w:ins w:id="815" w:author="Gerard" w:date="2014-08-18T17:41:00Z">
        <w:r w:rsidR="00A536C3">
          <w:t>material axes that define the three planes of symmetry for those materials.</w:t>
        </w:r>
      </w:ins>
      <w:ins w:id="816" w:author="Gerard" w:date="2014-08-18T17:43:00Z">
        <w:r w:rsidR="00A536C3">
          <w:t xml:space="preserve"> </w:t>
        </w:r>
      </w:ins>
      <w:ins w:id="817" w:author="Gerard" w:date="2014-08-18T17:45:00Z">
        <w:r w:rsidR="00A536C3">
          <w:t xml:space="preserve"> Only one of these specifications should be provided</w:t>
        </w:r>
      </w:ins>
      <w:ins w:id="818" w:author="Gerard" w:date="2014-08-18T17:46:00Z">
        <w:r w:rsidR="00A536C3">
          <w:t>.  When specifying material axes, the first axis corresponds to the fiber direction.</w:t>
        </w:r>
      </w:ins>
      <w:ins w:id="819" w:author="Gerard" w:date="2014-08-18T17:47:00Z">
        <w:r w:rsidR="00A536C3">
          <w:t xml:space="preserve"> </w:t>
        </w:r>
      </w:ins>
      <w:del w:id="820" w:author="Gerard" w:date="2014-08-18T17:47:00Z">
        <w:r w:rsidDel="00A536C3">
          <w:delText xml:space="preserve">modeled as an isotropic matrix in which fibers are embedded. For these materials, the user must specify several parameters related to the fibers, including an initial fiber orientation. </w:delText>
        </w:r>
      </w:del>
      <w:r>
        <w:t>Th</w:t>
      </w:r>
      <w:del w:id="821" w:author="Gerard" w:date="2014-08-18T17:47:00Z">
        <w:r w:rsidDel="00A536C3">
          <w:delText>is</w:delText>
        </w:r>
      </w:del>
      <w:ins w:id="822" w:author="Gerard" w:date="2014-08-18T17:47:00Z">
        <w:r w:rsidR="00A536C3">
          <w:t>e</w:t>
        </w:r>
      </w:ins>
      <w:r>
        <w:t xml:space="preserve"> </w:t>
      </w:r>
      <w:ins w:id="823" w:author="Gerard" w:date="2014-08-18T17:47:00Z">
        <w:r w:rsidR="00A536C3">
          <w:t xml:space="preserve">fiber or material axes </w:t>
        </w:r>
      </w:ins>
      <w:r>
        <w:t xml:space="preserve">orientation </w:t>
      </w:r>
      <w:del w:id="824" w:author="Gerard" w:date="2014-08-18T17:47:00Z">
        <w:r w:rsidDel="00A536C3">
          <w:delText xml:space="preserve">can </w:delText>
        </w:r>
      </w:del>
      <w:ins w:id="825" w:author="Gerard" w:date="2014-08-18T17:47:00Z">
        <w:r w:rsidR="00A536C3">
          <w:t xml:space="preserve">may </w:t>
        </w:r>
      </w:ins>
      <w:r>
        <w:t xml:space="preserve">be specified in several ways. FEBio gives the option to automatically generate the </w:t>
      </w:r>
      <w:del w:id="826" w:author="Gerard" w:date="2014-08-18T17:47:00Z">
        <w:r w:rsidDel="00A536C3">
          <w:delText xml:space="preserve">fiber </w:delText>
        </w:r>
      </w:del>
      <w:r>
        <w:t xml:space="preserve">orientation, based on some user-specified parameters. However, the user can override this feature and specify the fiber </w:t>
      </w:r>
      <w:ins w:id="827" w:author="Gerard" w:date="2014-08-18T17:48:00Z">
        <w:r w:rsidR="00A536C3">
          <w:t xml:space="preserve">or axes </w:t>
        </w:r>
      </w:ins>
      <w:r>
        <w:t xml:space="preserve">directions for each element manually in the </w:t>
      </w:r>
      <w:r w:rsidRPr="007A0C01">
        <w:rPr>
          <w:i/>
        </w:rPr>
        <w:t>ElementData</w:t>
      </w:r>
      <w:r>
        <w:t xml:space="preserve"> section. See section </w:t>
      </w:r>
      <w:ins w:id="828" w:author="Steve Maas" w:date="2014-07-22T08:43:00Z">
        <w:r w:rsidR="00320310">
          <w:fldChar w:fldCharType="begin"/>
        </w:r>
        <w:r w:rsidR="00320310">
          <w:instrText xml:space="preserve"> REF _Ref230518438 \r \h </w:instrText>
        </w:r>
      </w:ins>
      <w:r w:rsidR="00320310">
        <w:fldChar w:fldCharType="separate"/>
      </w:r>
      <w:ins w:id="829" w:author="Gerard" w:date="2014-07-29T23:58:00Z">
        <w:r w:rsidR="001B13CD">
          <w:t>3.8.3</w:t>
        </w:r>
      </w:ins>
      <w:ins w:id="830" w:author="Steve Maas" w:date="2014-07-22T08:43:00Z">
        <w:r w:rsidR="00320310">
          <w:fldChar w:fldCharType="end"/>
        </w:r>
      </w:ins>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831" w:name="_Toc397358390"/>
      <w:r>
        <w:t xml:space="preserve">Transversely Isotropic </w:t>
      </w:r>
      <w:r w:rsidR="00D153DC">
        <w:t>M</w:t>
      </w:r>
      <w:r>
        <w:t>aterials</w:t>
      </w:r>
      <w:bookmarkEnd w:id="831"/>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3E25DF58" w:rsidR="006B7F2C" w:rsidRDefault="006B7F2C" w:rsidP="006A0BC1">
            <w:r>
              <w:t>specifies a cylindrical fiber distribution (</w:t>
            </w:r>
            <w:r w:rsidR="00F6065F">
              <w:t>4</w:t>
            </w:r>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 xml:space="preserve">In this case, the fiber direction is determined by local element node numbering. The value is interpreted as the local node numbers of the nodes that define the direction of the fiber. The following example defines a local fiber axis by local element nodes 1 and 2.  This </w:t>
      </w:r>
      <w:r>
        <w:lastRenderedPageBreak/>
        <w:t>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35AC1418" w:rsidR="006A0BC1" w:rsidRDefault="007F2961" w:rsidP="006A0BC1">
      <w:pPr>
        <w:pStyle w:val="code"/>
        <w:keepNext/>
        <w:jc w:val="center"/>
      </w:pPr>
      <w:r>
        <w:rPr>
          <w:noProof/>
        </w:rPr>
        <mc:AlternateContent>
          <mc:Choice Requires="wpc">
            <w:drawing>
              <wp:inline distT="0" distB="0" distL="0" distR="0" wp14:anchorId="390D2B90" wp14:editId="494D061C">
                <wp:extent cx="1943100" cy="2057400"/>
                <wp:effectExtent l="0" t="0" r="19050" b="19050"/>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A845A4" w:rsidRDefault="00A845A4"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A845A4" w:rsidRDefault="00A845A4"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A845A4" w:rsidRDefault="00A845A4"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A845A4" w:rsidRDefault="00A845A4"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A845A4" w:rsidRPr="00827A42" w:rsidRDefault="00A845A4"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98" o:spid="_x0000_s1121" editas="canvas" style="width:153pt;height:162pt;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A845A4" w:rsidRDefault="00A845A4"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A845A4" w:rsidRDefault="00A845A4"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A845A4" w:rsidRDefault="00A845A4"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A845A4" w:rsidRDefault="00A845A4"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A845A4" w:rsidRPr="00827A42" w:rsidRDefault="00A845A4" w:rsidP="006A0BC1">
                        <w:pPr>
                          <w:rPr>
                            <w:b/>
                          </w:rPr>
                        </w:pPr>
                        <w:r>
                          <w:rPr>
                            <w:b/>
                          </w:rPr>
                          <w:t>a</w:t>
                        </w:r>
                      </w:p>
                    </w:txbxContent>
                  </v:textbox>
                </v:shape>
                <w10:anchorlock/>
              </v:group>
            </w:pict>
          </mc:Fallback>
        </mc:AlternateContent>
      </w:r>
    </w:p>
    <w:p w14:paraId="19364FFA" w14:textId="77777777" w:rsidR="006A0BC1" w:rsidRPr="0097532C" w:rsidRDefault="006A0BC1" w:rsidP="006F720E">
      <w:pPr>
        <w:pStyle w:val="Caption"/>
      </w:pPr>
      <w:r w:rsidRPr="000747EC">
        <w:t xml:space="preserve">Figure </w:t>
      </w:r>
      <w:fldSimple w:instr=" STYLEREF 1 \s ">
        <w:r w:rsidR="001B13CD">
          <w:rPr>
            <w:noProof/>
          </w:rPr>
          <w:t>4</w:t>
        </w:r>
      </w:fldSimple>
      <w:r w:rsidRPr="000747EC">
        <w:noBreakHyphen/>
      </w:r>
      <w:fldSimple w:instr=" SEQ Figure \* ARABIC \s 1 ">
        <w:r w:rsidR="001B13CD">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258BA819" w:rsidR="006A0BC1" w:rsidRDefault="007F2961" w:rsidP="006A0BC1">
      <w:pPr>
        <w:pStyle w:val="code"/>
        <w:keepNext/>
        <w:jc w:val="center"/>
      </w:pPr>
      <w:r>
        <w:rPr>
          <w:noProof/>
        </w:rPr>
        <mc:AlternateContent>
          <mc:Choice Requires="wpc">
            <w:drawing>
              <wp:inline distT="0" distB="0" distL="0" distR="0" wp14:anchorId="27BAEFAD" wp14:editId="49899797">
                <wp:extent cx="3314700" cy="2057400"/>
                <wp:effectExtent l="0" t="0" r="19050" b="1905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A845A4" w:rsidRDefault="00A845A4"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A845A4" w:rsidRDefault="00A845A4"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A845A4" w:rsidRDefault="00A845A4"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A845A4" w:rsidRDefault="00A845A4"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A845A4" w:rsidRPr="00827A42" w:rsidRDefault="00A845A4"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A845A4" w:rsidRPr="00FB79C6" w:rsidRDefault="00A845A4"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A845A4" w:rsidRPr="00827A42" w:rsidRDefault="00A845A4"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79" o:spid="_x0000_s1134" editas="canvas" style="width:261pt;height:162pt;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A845A4" w:rsidRDefault="00A845A4"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A845A4" w:rsidRDefault="00A845A4"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A845A4" w:rsidRDefault="00A845A4"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A845A4" w:rsidRDefault="00A845A4"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A845A4" w:rsidRPr="00827A42" w:rsidRDefault="00A845A4"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A845A4" w:rsidRPr="00FB79C6" w:rsidRDefault="00A845A4"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A845A4" w:rsidRPr="00827A42" w:rsidRDefault="00A845A4" w:rsidP="006A0BC1">
                        <w:pPr>
                          <w:rPr>
                            <w:b/>
                          </w:rPr>
                        </w:pPr>
                        <w:r>
                          <w:rPr>
                            <w:b/>
                          </w:rPr>
                          <w:t>a</w:t>
                        </w:r>
                      </w:p>
                    </w:txbxContent>
                  </v:textbox>
                </v:shape>
                <w10:anchorlock/>
              </v:group>
            </w:pict>
          </mc:Fallback>
        </mc:AlternateContent>
      </w:r>
    </w:p>
    <w:p w14:paraId="3811BA58" w14:textId="77777777" w:rsidR="006A0BC1" w:rsidRPr="00A14366" w:rsidRDefault="006A0BC1" w:rsidP="006F720E">
      <w:pPr>
        <w:pStyle w:val="Caption"/>
      </w:pPr>
      <w:r w:rsidRPr="00A14366">
        <w:t xml:space="preserve">Figure </w:t>
      </w:r>
      <w:fldSimple w:instr=" STYLEREF 1 \s ">
        <w:r w:rsidR="001B13CD">
          <w:rPr>
            <w:noProof/>
          </w:rPr>
          <w:t>4</w:t>
        </w:r>
      </w:fldSimple>
      <w:r w:rsidRPr="00A14366">
        <w:noBreakHyphen/>
      </w:r>
      <w:fldSimple w:instr=" SEQ Figure \* ARABIC \s 1 ">
        <w:r w:rsidR="001B13CD">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CE945E" w:rsidR="006A0BC1" w:rsidRDefault="007F2961" w:rsidP="006A0BC1">
      <w:pPr>
        <w:pStyle w:val="code"/>
        <w:keepNext/>
        <w:jc w:val="center"/>
      </w:pPr>
      <w:r>
        <w:rPr>
          <w:noProof/>
        </w:rPr>
        <w:lastRenderedPageBreak/>
        <mc:AlternateContent>
          <mc:Choice Requires="wpc">
            <w:drawing>
              <wp:inline distT="0" distB="0" distL="0" distR="0" wp14:anchorId="38759515" wp14:editId="11E525F1">
                <wp:extent cx="2971800" cy="2057400"/>
                <wp:effectExtent l="0" t="0" r="19050" b="19050"/>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A845A4" w:rsidRDefault="00A845A4"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A845A4" w:rsidRDefault="00A845A4"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A845A4" w:rsidRDefault="00A845A4"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A845A4" w:rsidRDefault="00A845A4"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A845A4" w:rsidRPr="00827A42" w:rsidRDefault="00A845A4"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A845A4" w:rsidRPr="00FB79C6" w:rsidRDefault="00A845A4"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63" o:spid="_x0000_s1153" editas="canvas" style="width:234pt;height:162pt;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A845A4" w:rsidRDefault="00A845A4"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A845A4" w:rsidRDefault="00A845A4"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A845A4" w:rsidRDefault="00A845A4"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A845A4" w:rsidRDefault="00A845A4"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A845A4" w:rsidRPr="00827A42" w:rsidRDefault="00A845A4"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A845A4" w:rsidRPr="00FB79C6" w:rsidRDefault="00A845A4"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anchorlock/>
              </v:group>
            </w:pict>
          </mc:Fallback>
        </mc:AlternateContent>
      </w:r>
    </w:p>
    <w:p w14:paraId="21B0530A" w14:textId="77777777" w:rsidR="006A0BC1" w:rsidRPr="000747EC" w:rsidRDefault="006A0BC1" w:rsidP="006F720E">
      <w:pPr>
        <w:pStyle w:val="Caption"/>
      </w:pPr>
      <w:r w:rsidRPr="000747EC">
        <w:t xml:space="preserve">Figure </w:t>
      </w:r>
      <w:fldSimple w:instr=" STYLEREF 1 \s ">
        <w:r w:rsidR="001B13CD">
          <w:rPr>
            <w:noProof/>
          </w:rPr>
          <w:t>4</w:t>
        </w:r>
      </w:fldSimple>
      <w:r w:rsidRPr="000747EC">
        <w:noBreakHyphen/>
      </w:r>
      <w:fldSimple w:instr=" SEQ Figure \* ARABIC \s 1 ">
        <w:r w:rsidR="001B13CD">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Pr>
        <w:rPr>
          <w:ins w:id="832" w:author="Gerard" w:date="2014-08-21T16:39:00Z"/>
        </w:rPr>
      </w:pPr>
    </w:p>
    <w:p w14:paraId="614D48FB" w14:textId="15344F91" w:rsidR="0028632C" w:rsidRDefault="0028632C" w:rsidP="006B7F2C">
      <w:ins w:id="833" w:author="Gerard" w:date="2014-08-21T16:39:00Z">
        <w:r>
          <w:t xml:space="preserve">When specifying a fiber direction </w:t>
        </w:r>
      </w:ins>
      <w:r w:rsidR="006C2049" w:rsidRPr="006C2049">
        <w:rPr>
          <w:position w:val="-6"/>
        </w:rPr>
        <w:object w:dxaOrig="200" w:dyaOrig="220" w14:anchorId="603BA21D">
          <v:shape id="_x0000_i1077" type="#_x0000_t75" style="width:10pt;height:11pt" o:ole="">
            <v:imagedata r:id="rId135" o:title=""/>
          </v:shape>
          <o:OLEObject Type="Embed" ProgID="Equation.DSMT4" ShapeID="_x0000_i1077" DrawAspect="Content" ObjectID="_1471104340" r:id="rId136"/>
        </w:object>
      </w:r>
      <w:ins w:id="834" w:author="Gerard" w:date="2014-08-21T16:40:00Z">
        <w:r>
          <w:t>, FEBio generates a set of orthogonal material axes as described in Section </w:t>
        </w:r>
      </w:ins>
      <w:ins w:id="835" w:author="Gerard" w:date="2014-08-21T16:41:00Z">
        <w:r>
          <w:fldChar w:fldCharType="begin"/>
        </w:r>
        <w:r>
          <w:instrText xml:space="preserve"> REF _Ref167532051 \w \h </w:instrText>
        </w:r>
      </w:ins>
      <w:r>
        <w:fldChar w:fldCharType="separate"/>
      </w:r>
      <w:ins w:id="836" w:author="Gerard" w:date="2014-08-21T16:41:00Z">
        <w:r>
          <w:t xml:space="preserve">4.1.1.2., </w:t>
        </w:r>
        <w:r>
          <w:fldChar w:fldCharType="end"/>
        </w:r>
      </w:ins>
      <w:ins w:id="837" w:author="Gerard" w:date="2014-08-21T16:46:00Z">
        <w:r w:rsidR="00265E57">
          <w:t xml:space="preserve"> generated with</w:t>
        </w:r>
      </w:ins>
      <w:ins w:id="838" w:author="Gerard" w:date="2014-08-21T16:41:00Z">
        <w:r>
          <w:t xml:space="preserve"> </w:t>
        </w:r>
      </w:ins>
      <w:r w:rsidR="006C2049" w:rsidRPr="006C2049">
        <w:rPr>
          <w:position w:val="-12"/>
        </w:rPr>
        <w:object w:dxaOrig="620" w:dyaOrig="360" w14:anchorId="75728A40">
          <v:shape id="_x0000_i1078" type="#_x0000_t75" style="width:31pt;height:18pt" o:ole="">
            <v:imagedata r:id="rId137" o:title=""/>
          </v:shape>
          <o:OLEObject Type="Embed" ProgID="Equation.DSMT4" ShapeID="_x0000_i1078" DrawAspect="Content" ObjectID="_1471104341" r:id="rId138"/>
        </w:object>
      </w:r>
      <w:ins w:id="839" w:author="Gerard" w:date="2014-08-21T16:44:00Z">
        <w:r>
          <w:t>,</w:t>
        </w:r>
      </w:ins>
      <w:ins w:id="840" w:author="Gerard" w:date="2014-08-21T16:43:00Z">
        <w:r>
          <w:t xml:space="preserve"> </w:t>
        </w:r>
      </w:ins>
      <w:ins w:id="841" w:author="Gerard" w:date="2014-08-21T16:44:00Z">
        <w:r>
          <w:t>or</w:t>
        </w:r>
      </w:ins>
      <w:ins w:id="842" w:author="Gerard" w:date="2014-08-21T16:46:00Z">
        <w:r w:rsidR="00265E57">
          <w:t xml:space="preserve"> else</w:t>
        </w:r>
      </w:ins>
      <w:ins w:id="843" w:author="Gerard" w:date="2014-08-21T16:44:00Z">
        <w:r>
          <w:t xml:space="preserve"> </w:t>
        </w:r>
      </w:ins>
      <w:r w:rsidR="006C2049" w:rsidRPr="006C2049">
        <w:rPr>
          <w:position w:val="-12"/>
        </w:rPr>
        <w:object w:dxaOrig="620" w:dyaOrig="360" w14:anchorId="62FDC938">
          <v:shape id="_x0000_i1079" type="#_x0000_t75" style="width:31pt;height:18pt" o:ole="">
            <v:imagedata r:id="rId139" o:title=""/>
          </v:shape>
          <o:OLEObject Type="Embed" ProgID="Equation.DSMT4" ShapeID="_x0000_i1079" DrawAspect="Content" ObjectID="_1471104342" r:id="rId140"/>
        </w:object>
      </w:r>
      <w:ins w:id="844" w:author="Gerard" w:date="2014-08-21T16:44:00Z">
        <w:r>
          <w:t xml:space="preserve"> if </w:t>
        </w:r>
      </w:ins>
      <w:r w:rsidR="006C2049" w:rsidRPr="006C2049">
        <w:rPr>
          <w:position w:val="-6"/>
        </w:rPr>
        <w:object w:dxaOrig="200" w:dyaOrig="220" w14:anchorId="2BC38661">
          <v:shape id="_x0000_i1080" type="#_x0000_t75" style="width:10pt;height:11pt" o:ole="">
            <v:imagedata r:id="rId141" o:title=""/>
          </v:shape>
          <o:OLEObject Type="Embed" ProgID="Equation.DSMT4" ShapeID="_x0000_i1080" DrawAspect="Content" ObjectID="_1471104343" r:id="rId142"/>
        </w:object>
      </w:r>
      <w:ins w:id="845" w:author="Gerard" w:date="2014-08-21T16:44:00Z">
        <w:r>
          <w:t xml:space="preserve"> is collinear with </w:t>
        </w:r>
      </w:ins>
      <w:r w:rsidR="006C2049" w:rsidRPr="006C2049">
        <w:rPr>
          <w:position w:val="-12"/>
        </w:rPr>
        <w:object w:dxaOrig="260" w:dyaOrig="360" w14:anchorId="0CD3EDC7">
          <v:shape id="_x0000_i1081" type="#_x0000_t75" style="width:13pt;height:18pt" o:ole="">
            <v:imagedata r:id="rId143" o:title=""/>
          </v:shape>
          <o:OLEObject Type="Embed" ProgID="Equation.DSMT4" ShapeID="_x0000_i1081" DrawAspect="Content" ObjectID="_1471104344" r:id="rId144"/>
        </w:object>
      </w:r>
      <w:ins w:id="846" w:author="Gerard" w:date="2014-08-21T16:44:00Z">
        <w:r>
          <w:t xml:space="preserve">.  </w:t>
        </w:r>
      </w:ins>
      <w:ins w:id="847" w:author="Gerard" w:date="2014-08-21T16:46:00Z">
        <w:r w:rsidR="00265E57">
          <w:t xml:space="preserve">Because of the non-uniqueness of these material axes (only </w:t>
        </w:r>
      </w:ins>
      <w:r w:rsidR="006C2049" w:rsidRPr="006C2049">
        <w:rPr>
          <w:position w:val="-12"/>
        </w:rPr>
        <w:object w:dxaOrig="220" w:dyaOrig="360" w14:anchorId="23553AC0">
          <v:shape id="_x0000_i1082" type="#_x0000_t75" style="width:11pt;height:18pt" o:ole="">
            <v:imagedata r:id="rId145" o:title=""/>
          </v:shape>
          <o:OLEObject Type="Embed" ProgID="Equation.DSMT4" ShapeID="_x0000_i1082" DrawAspect="Content" ObjectID="_1471104345" r:id="rId146"/>
        </w:object>
      </w:r>
      <w:ins w:id="848" w:author="Gerard" w:date="2014-08-21T16:48:00Z">
        <w:r w:rsidR="00265E57">
          <w:t xml:space="preserve"> is along a </w:t>
        </w:r>
        <w:r w:rsidR="00035A1C">
          <w:t>uniquely</w:t>
        </w:r>
      </w:ins>
      <w:ins w:id="849" w:author="Gerard" w:date="2014-08-21T16:49:00Z">
        <w:r w:rsidR="00035A1C">
          <w:t xml:space="preserve"> </w:t>
        </w:r>
      </w:ins>
      <w:ins w:id="850" w:author="Gerard" w:date="2014-08-21T16:48:00Z">
        <w:r w:rsidR="00265E57">
          <w:t>defined direction</w:t>
        </w:r>
      </w:ins>
      <w:ins w:id="851" w:author="Gerard" w:date="2014-08-21T16:52:00Z">
        <w:r w:rsidR="00035A1C">
          <w:t xml:space="preserve"> in a </w:t>
        </w:r>
        <w:r w:rsidR="00035A1C" w:rsidRPr="00035A1C">
          <w:rPr>
            <w:i/>
            <w:rPrChange w:id="852" w:author="Gerard" w:date="2014-08-21T16:52:00Z">
              <w:rPr/>
            </w:rPrChange>
          </w:rPr>
          <w:t>fiber</w:t>
        </w:r>
        <w:r w:rsidR="00035A1C">
          <w:t xml:space="preserve"> element</w:t>
        </w:r>
      </w:ins>
      <w:ins w:id="853" w:author="Gerard" w:date="2014-08-21T16:48:00Z">
        <w:r w:rsidR="00265E57">
          <w:t xml:space="preserve">), caution should be used when </w:t>
        </w:r>
        <w:r w:rsidR="00035A1C">
          <w:t xml:space="preserve">material axes are compounded, as may occur in nested materials such as </w:t>
        </w:r>
      </w:ins>
      <w:ins w:id="854" w:author="Gerard" w:date="2014-08-21T16:49:00Z">
        <w:r w:rsidR="00035A1C">
          <w:t>solid mixtures described in Sections </w:t>
        </w:r>
      </w:ins>
      <w:ins w:id="855" w:author="Gerard" w:date="2014-08-21T16:50:00Z">
        <w:r w:rsidR="00035A1C">
          <w:fldChar w:fldCharType="begin"/>
        </w:r>
        <w:r w:rsidR="00035A1C">
          <w:instrText xml:space="preserve"> REF _Ref167529968 \w \h </w:instrText>
        </w:r>
      </w:ins>
      <w:r w:rsidR="00035A1C">
        <w:fldChar w:fldCharType="separate"/>
      </w:r>
      <w:ins w:id="856" w:author="Gerard" w:date="2014-08-21T16:50:00Z">
        <w:r w:rsidR="00035A1C">
          <w:t xml:space="preserve">4.1.2.14. </w:t>
        </w:r>
        <w:r w:rsidR="00035A1C">
          <w:fldChar w:fldCharType="end"/>
        </w:r>
        <w:r w:rsidR="00035A1C">
          <w:t xml:space="preserve">&amp; </w:t>
        </w:r>
        <w:r w:rsidR="00035A1C">
          <w:fldChar w:fldCharType="begin"/>
        </w:r>
        <w:r w:rsidR="00035A1C">
          <w:instrText xml:space="preserve"> REF _Ref173928732 \w \h </w:instrText>
        </w:r>
      </w:ins>
      <w:r w:rsidR="00035A1C">
        <w:fldChar w:fldCharType="separate"/>
      </w:r>
      <w:ins w:id="857" w:author="Gerard" w:date="2014-08-21T16:50:00Z">
        <w:r w:rsidR="00035A1C">
          <w:t xml:space="preserve">4.1.3.17. </w:t>
        </w:r>
        <w:r w:rsidR="00035A1C">
          <w:fldChar w:fldCharType="end"/>
        </w:r>
        <w:r w:rsidR="00035A1C">
          <w:t xml:space="preserve"> </w:t>
        </w:r>
      </w:ins>
      <w:ins w:id="858" w:author="Gerard" w:date="2014-08-21T16:51:00Z">
        <w:r w:rsidR="00035A1C">
          <w:t xml:space="preserve">To </w:t>
        </w:r>
      </w:ins>
      <w:ins w:id="859" w:author="Gerard" w:date="2014-08-21T16:52:00Z">
        <w:r w:rsidR="00035A1C">
          <w:t>enforce uniqueness</w:t>
        </w:r>
      </w:ins>
      <w:ins w:id="860" w:author="Gerard" w:date="2014-08-21T16:50:00Z">
        <w:r w:rsidR="00035A1C">
          <w:t xml:space="preserve">, use the </w:t>
        </w:r>
        <w:r w:rsidR="00035A1C" w:rsidRPr="00035A1C">
          <w:rPr>
            <w:i/>
            <w:rPrChange w:id="861" w:author="Gerard" w:date="2014-08-21T16:51:00Z">
              <w:rPr/>
            </w:rPrChange>
          </w:rPr>
          <w:t>mat_axis</w:t>
        </w:r>
        <w:r w:rsidR="00035A1C">
          <w:t xml:space="preserve"> element </w:t>
        </w:r>
      </w:ins>
      <w:ins w:id="862" w:author="Gerard" w:date="2014-08-21T16:51:00Z">
        <w:r w:rsidR="00035A1C">
          <w:t xml:space="preserve">instead of the </w:t>
        </w:r>
        <w:r w:rsidR="00035A1C" w:rsidRPr="00035A1C">
          <w:rPr>
            <w:i/>
            <w:rPrChange w:id="863" w:author="Gerard" w:date="2014-08-21T16:51:00Z">
              <w:rPr/>
            </w:rPrChange>
          </w:rPr>
          <w:t>fiber</w:t>
        </w:r>
        <w:r w:rsidR="00035A1C">
          <w:t xml:space="preserve"> element.</w:t>
        </w:r>
      </w:ins>
    </w:p>
    <w:p w14:paraId="43B8BB90" w14:textId="72F9D0BB" w:rsidR="006A0BC1" w:rsidRDefault="006A0BC1" w:rsidP="006A0BC1">
      <w:pPr>
        <w:pStyle w:val="Heading4"/>
      </w:pPr>
      <w:bookmarkStart w:id="864" w:name="_Ref167532051"/>
      <w:bookmarkStart w:id="865" w:name="_Toc397358391"/>
      <w:r>
        <w:t xml:space="preserve">Orthotropic </w:t>
      </w:r>
      <w:r w:rsidR="00D153DC">
        <w:t>M</w:t>
      </w:r>
      <w:r>
        <w:t>aterials</w:t>
      </w:r>
      <w:bookmarkEnd w:id="864"/>
      <w:bookmarkEnd w:id="865"/>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3DBE35D8" w:rsidR="006A0BC1" w:rsidRDefault="006A0BC1" w:rsidP="006A0BC1">
      <w:pPr>
        <w:pStyle w:val="MTDisplayEquation"/>
      </w:pPr>
      <w:r>
        <w:tab/>
      </w:r>
      <w:r w:rsidR="006C2049" w:rsidRPr="006C2049">
        <w:rPr>
          <w:position w:val="-32"/>
        </w:rPr>
        <w:object w:dxaOrig="3040" w:dyaOrig="700" w14:anchorId="19BB492C">
          <v:shape id="_x0000_i1083" type="#_x0000_t75" style="width:152pt;height:35pt" o:ole="">
            <v:imagedata r:id="rId147" o:title=""/>
          </v:shape>
          <o:OLEObject Type="Embed" ProgID="Equation.DSMT4" ShapeID="_x0000_i1083" DrawAspect="Content" ObjectID="_1471104346" r:id="rId148"/>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866" w:name="_Ref167375095"/>
      <w:bookmarkStart w:id="867" w:name="_Toc397358392"/>
      <w:r>
        <w:lastRenderedPageBreak/>
        <w:t>Uncoupled</w:t>
      </w:r>
      <w:r w:rsidR="006A0BC1">
        <w:t xml:space="preserve"> Materials</w:t>
      </w:r>
      <w:bookmarkEnd w:id="866"/>
      <w:bookmarkEnd w:id="867"/>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0D8CB33C" w:rsidR="006A0BC1" w:rsidRPr="000230DC" w:rsidRDefault="006A0BC1" w:rsidP="006A0BC1">
      <w:pPr>
        <w:pStyle w:val="MTDisplayEquation"/>
      </w:pPr>
      <w:r w:rsidRPr="000230DC">
        <w:tab/>
      </w:r>
      <w:r w:rsidR="006C2049" w:rsidRPr="006C2049">
        <w:rPr>
          <w:position w:val="-18"/>
        </w:rPr>
        <w:object w:dxaOrig="2240" w:dyaOrig="480" w14:anchorId="41B241B4">
          <v:shape id="_x0000_i1084" type="#_x0000_t75" style="width:112pt;height:24pt" o:ole="">
            <v:imagedata r:id="rId149" o:title=""/>
          </v:shape>
          <o:OLEObject Type="Embed" ProgID="Equation.DSMT4" ShapeID="_x0000_i1084" DrawAspect="Content" ObjectID="_1471104347" r:id="rId150"/>
        </w:object>
      </w:r>
      <w:r w:rsidRPr="000230DC">
        <w:t xml:space="preserve">, </w:t>
      </w:r>
    </w:p>
    <w:p w14:paraId="736E6A74" w14:textId="7FE30B35" w:rsidR="006A0BC1" w:rsidRPr="000230DC" w:rsidRDefault="006A0BC1" w:rsidP="006A0BC1">
      <w:r w:rsidRPr="000230DC">
        <w:t xml:space="preserve">where </w:t>
      </w:r>
      <w:r w:rsidR="006C2049" w:rsidRPr="006C2049">
        <w:rPr>
          <w:position w:val="-6"/>
        </w:rPr>
        <w:object w:dxaOrig="999" w:dyaOrig="340" w14:anchorId="0E7E917E">
          <v:shape id="_x0000_i1085" type="#_x0000_t75" style="width:50pt;height:17pt" o:ole="">
            <v:imagedata r:id="rId151" o:title=""/>
          </v:shape>
          <o:OLEObject Type="Embed" ProgID="Equation.DSMT4" ShapeID="_x0000_i1085" DrawAspect="Content" ObjectID="_1471104348" r:id="rId152"/>
        </w:object>
      </w:r>
      <w:r w:rsidR="00993D96">
        <w:t xml:space="preserve"> </w:t>
      </w:r>
      <w:r w:rsidRPr="000230DC">
        <w:t xml:space="preserve">and </w:t>
      </w:r>
      <w:r w:rsidR="006C2049" w:rsidRPr="006C2049">
        <w:rPr>
          <w:position w:val="-6"/>
        </w:rPr>
        <w:object w:dxaOrig="1040" w:dyaOrig="320" w14:anchorId="5613D47B">
          <v:shape id="_x0000_i1086" type="#_x0000_t75" style="width:52pt;height:16pt" o:ole="">
            <v:imagedata r:id="rId153" o:title=""/>
          </v:shape>
          <o:OLEObject Type="Embed" ProgID="Equation.DSMT4" ShapeID="_x0000_i1086" DrawAspect="Content" ObjectID="_1471104349" r:id="rId154"/>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725FCBF2" w:rsidR="006A0BC1" w:rsidRPr="000230DC" w:rsidRDefault="006A0BC1" w:rsidP="006A0BC1">
      <w:pPr>
        <w:pStyle w:val="MTDisplayEquation"/>
      </w:pPr>
      <w:r w:rsidRPr="000230DC">
        <w:tab/>
      </w:r>
      <w:r w:rsidR="006C2049" w:rsidRPr="006C2049">
        <w:rPr>
          <w:position w:val="-16"/>
        </w:rPr>
        <w:object w:dxaOrig="2480" w:dyaOrig="440" w14:anchorId="14012D2B">
          <v:shape id="_x0000_i1087" type="#_x0000_t75" style="width:124pt;height:22pt" o:ole="">
            <v:imagedata r:id="rId155" o:title=""/>
          </v:shape>
          <o:OLEObject Type="Embed" ProgID="Equation.DSMT4" ShapeID="_x0000_i1087" DrawAspect="Content" ObjectID="_1471104350" r:id="rId156"/>
        </w:object>
      </w:r>
      <w:r w:rsidRPr="000230DC">
        <w:t>,</w:t>
      </w:r>
    </w:p>
    <w:p w14:paraId="34BC890B" w14:textId="77777777" w:rsidR="006A0BC1" w:rsidRPr="000230DC" w:rsidRDefault="006A0BC1" w:rsidP="006A0BC1">
      <w:r w:rsidRPr="000230DC">
        <w:t>where</w:t>
      </w:r>
    </w:p>
    <w:p w14:paraId="3FE23733" w14:textId="6A32AB6C" w:rsidR="00C45145" w:rsidRDefault="006A0BC1" w:rsidP="006A0BC1">
      <w:pPr>
        <w:pStyle w:val="MTDisplayEquation"/>
      </w:pPr>
      <w:r w:rsidRPr="000230DC">
        <w:tab/>
      </w:r>
      <w:r w:rsidR="006C2049" w:rsidRPr="006C2049">
        <w:rPr>
          <w:position w:val="-24"/>
        </w:rPr>
        <w:object w:dxaOrig="940" w:dyaOrig="660" w14:anchorId="054EA617">
          <v:shape id="_x0000_i1088" type="#_x0000_t75" style="width:47pt;height:33pt" o:ole="">
            <v:imagedata r:id="rId157" o:title=""/>
          </v:shape>
          <o:OLEObject Type="Embed" ProgID="Equation.DSMT4" ShapeID="_x0000_i1088" DrawAspect="Content" ObjectID="_1471104351" r:id="rId158"/>
        </w:object>
      </w:r>
      <w:r w:rsidR="00C45145">
        <w:t xml:space="preserve"> ,</w:t>
      </w:r>
    </w:p>
    <w:p w14:paraId="646C6EF3" w14:textId="77777777" w:rsidR="00C45145" w:rsidRDefault="00C45145" w:rsidP="006A0BC1">
      <w:pPr>
        <w:pStyle w:val="MTDisplayEquation"/>
      </w:pPr>
      <w:r>
        <w:t>and</w:t>
      </w:r>
    </w:p>
    <w:p w14:paraId="2EE94ECC" w14:textId="05B72A9A" w:rsidR="006A0BC1" w:rsidRPr="000230DC" w:rsidRDefault="00C45145" w:rsidP="00C45145">
      <w:pPr>
        <w:pStyle w:val="MTDisplayEquation"/>
      </w:pPr>
      <w:r>
        <w:tab/>
      </w:r>
      <w:r w:rsidR="006C2049" w:rsidRPr="006C2049">
        <w:rPr>
          <w:position w:val="-24"/>
        </w:rPr>
        <w:object w:dxaOrig="880" w:dyaOrig="620" w14:anchorId="37931ACB">
          <v:shape id="_x0000_i1089" type="#_x0000_t75" style="width:44pt;height:31pt" o:ole="">
            <v:imagedata r:id="rId159" o:title=""/>
          </v:shape>
          <o:OLEObject Type="Embed" ProgID="Equation.DSMT4" ShapeID="_x0000_i1089" DrawAspect="Content" ObjectID="_1471104352" r:id="rId160"/>
        </w:object>
      </w:r>
      <w:r>
        <w:t>,</w:t>
      </w:r>
    </w:p>
    <w:p w14:paraId="4780BEE0" w14:textId="3B3BB61E" w:rsidR="00C45145" w:rsidRDefault="006A0BC1" w:rsidP="006A0BC1">
      <w:r w:rsidRPr="000230DC">
        <w:t xml:space="preserve">and </w:t>
      </w:r>
      <w:r w:rsidR="006C2049" w:rsidRPr="006C2049">
        <w:rPr>
          <w:position w:val="-14"/>
        </w:rPr>
        <w:object w:dxaOrig="700" w:dyaOrig="400" w14:anchorId="5D4CC220">
          <v:shape id="_x0000_i1090" type="#_x0000_t75" style="width:35pt;height:20pt" o:ole="">
            <v:imagedata r:id="rId161" o:title=""/>
          </v:shape>
          <o:OLEObject Type="Embed" ProgID="Equation.DSMT4" ShapeID="_x0000_i1090" DrawAspect="Content" ObjectID="_1471104353" r:id="rId162"/>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1E95D624" w:rsidR="006A0BC1" w:rsidRPr="000230DC" w:rsidRDefault="006A0BC1" w:rsidP="006A0BC1">
      <w:pPr>
        <w:pStyle w:val="MTDisplayEquation"/>
      </w:pPr>
      <w:r w:rsidRPr="000230DC">
        <w:tab/>
      </w:r>
      <w:r w:rsidR="006C2049" w:rsidRPr="006C2049">
        <w:rPr>
          <w:position w:val="-18"/>
        </w:rPr>
        <w:object w:dxaOrig="1700" w:dyaOrig="480" w14:anchorId="2978C9A0">
          <v:shape id="_x0000_i1091" type="#_x0000_t75" style="width:85pt;height:24pt" o:ole="">
            <v:imagedata r:id="rId163" o:title=""/>
          </v:shape>
          <o:OLEObject Type="Embed" ProgID="Equation.DSMT4" ShapeID="_x0000_i1091" DrawAspect="Content" ObjectID="_1471104354" r:id="rId164"/>
        </w:object>
      </w:r>
      <w:r w:rsidRPr="000230DC">
        <w:t>,</w:t>
      </w:r>
    </w:p>
    <w:p w14:paraId="3E98ECF5" w14:textId="512CB959" w:rsidR="006A0BC1" w:rsidRPr="000230DC" w:rsidRDefault="006A0BC1" w:rsidP="006A0BC1">
      <w:r w:rsidRPr="000230DC">
        <w:t xml:space="preserve">where </w:t>
      </w:r>
      <w:r w:rsidR="006C2049" w:rsidRPr="006C2049">
        <w:rPr>
          <w:position w:val="-6"/>
        </w:rPr>
        <w:object w:dxaOrig="1540" w:dyaOrig="340" w14:anchorId="12A22409">
          <v:shape id="_x0000_i1092" type="#_x0000_t75" style="width:77pt;height:17pt" o:ole="">
            <v:imagedata r:id="rId165" o:title=""/>
          </v:shape>
          <o:OLEObject Type="Embed" ProgID="Equation.DSMT4" ShapeID="_x0000_i1092" DrawAspect="Content" ObjectID="_1471104355" r:id="rId166"/>
        </w:object>
      </w:r>
      <w:r w:rsidRPr="000230DC">
        <w:t xml:space="preserve"> and </w:t>
      </w:r>
      <w:r w:rsidR="006C2049" w:rsidRPr="006C2049">
        <w:rPr>
          <w:position w:val="-14"/>
        </w:rPr>
        <w:object w:dxaOrig="639" w:dyaOrig="400" w14:anchorId="32AE1943">
          <v:shape id="_x0000_i1093" type="#_x0000_t75" style="width:32pt;height:20pt" o:ole="">
            <v:imagedata r:id="rId167" o:title=""/>
          </v:shape>
          <o:OLEObject Type="Embed" ProgID="Equation.DSMT4" ShapeID="_x0000_i1093" DrawAspect="Content" ObjectID="_1471104356" r:id="rId168"/>
        </w:object>
      </w:r>
      <w:r w:rsidRPr="000230DC">
        <w:t xml:space="preserve"> is the deviatoric operator in the spatial frame.</w:t>
      </w:r>
    </w:p>
    <w:p w14:paraId="0BC73FCF" w14:textId="77777777" w:rsidR="006A0BC1" w:rsidRPr="000230DC" w:rsidRDefault="006A0BC1" w:rsidP="006A0BC1"/>
    <w:p w14:paraId="75E7A2A4" w14:textId="50434AE9" w:rsidR="007C1ECD" w:rsidRDefault="00993D96" w:rsidP="006A0BC1">
      <w:r>
        <w:t>For these materials, the entire bulk</w:t>
      </w:r>
      <w:r w:rsidR="00C45145">
        <w:t xml:space="preserve"> (volumetric)</w:t>
      </w:r>
      <w:r>
        <w:t xml:space="preserve"> behavior is determined by the function </w:t>
      </w:r>
      <w:r w:rsidR="006C2049" w:rsidRPr="006C2049">
        <w:rPr>
          <w:position w:val="-14"/>
        </w:rPr>
        <w:object w:dxaOrig="620" w:dyaOrig="400" w14:anchorId="16926760">
          <v:shape id="_x0000_i1094" type="#_x0000_t75" style="width:31pt;height:20pt" o:ole="">
            <v:imagedata r:id="rId169" o:title=""/>
          </v:shape>
          <o:OLEObject Type="Embed" ProgID="Equation.DSMT4" ShapeID="_x0000_i1094" DrawAspect="Content" ObjectID="_1471104357" r:id="rId170"/>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6C2049" w:rsidRPr="006C2049">
        <w:rPr>
          <w:position w:val="-14"/>
        </w:rPr>
        <w:object w:dxaOrig="620" w:dyaOrig="400" w14:anchorId="43C6940A">
          <v:shape id="_x0000_i1095" type="#_x0000_t75" style="width:31pt;height:20pt" o:ole="">
            <v:imagedata r:id="rId171" o:title=""/>
          </v:shape>
          <o:OLEObject Type="Embed" ProgID="Equation.DSMT4" ShapeID="_x0000_i1095" DrawAspect="Content" ObjectID="_1471104358" r:id="rId172"/>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This element uses a trilinear interpolation of the displacement field and piecewise-constant interpolations for the pressure and volume ratio.</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71D8CBBF"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6C2049" w:rsidRPr="006C2049">
        <w:rPr>
          <w:position w:val="-14"/>
        </w:rPr>
        <w:object w:dxaOrig="440" w:dyaOrig="400" w14:anchorId="049EA74B">
          <v:shape id="_x0000_i1096" type="#_x0000_t75" style="width:22pt;height:20pt" o:ole="">
            <v:imagedata r:id="rId173" o:title=""/>
          </v:shape>
          <o:OLEObject Type="Embed" ProgID="Equation.DSMT4" ShapeID="_x0000_i1096" DrawAspect="Content" ObjectID="_1471104359" r:id="rId174"/>
        </w:object>
      </w:r>
      <w:r>
        <w:t xml:space="preserve"> to the current one </w:t>
      </w:r>
      <w:r w:rsidR="006C2049" w:rsidRPr="006C2049">
        <w:rPr>
          <w:position w:val="-14"/>
        </w:rPr>
        <w:object w:dxaOrig="580" w:dyaOrig="400" w14:anchorId="1862E71B">
          <v:shape id="_x0000_i1097" type="#_x0000_t75" style="width:29pt;height:20pt" o:ole="">
            <v:imagedata r:id="rId175" o:title=""/>
          </v:shape>
          <o:OLEObject Type="Embed" ProgID="Equation.DSMT4" ShapeID="_x0000_i1097" DrawAspect="Content" ObjectID="_1471104360" r:id="rId176"/>
        </w:object>
      </w:r>
      <w:r>
        <w:t xml:space="preserve"> is less than the specified value:</w:t>
      </w:r>
    </w:p>
    <w:p w14:paraId="19967636" w14:textId="31407A69" w:rsidR="006A0BC1" w:rsidRDefault="006A0BC1" w:rsidP="006A0BC1">
      <w:pPr>
        <w:pStyle w:val="MTDisplayEquation"/>
      </w:pPr>
      <w:r>
        <w:tab/>
      </w:r>
      <w:r w:rsidR="006C2049" w:rsidRPr="006C2049">
        <w:rPr>
          <w:position w:val="-34"/>
        </w:rPr>
        <w:object w:dxaOrig="1640" w:dyaOrig="800" w14:anchorId="0503E214">
          <v:shape id="_x0000_i1098" type="#_x0000_t75" style="width:82pt;height:40pt" o:ole="">
            <v:imagedata r:id="rId177" o:title=""/>
          </v:shape>
          <o:OLEObject Type="Embed" ProgID="Equation.DSMT4" ShapeID="_x0000_i1098" DrawAspect="Content" ObjectID="_1471104361" r:id="rId178"/>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71D0DA27" w:rsidR="006A0BC1" w:rsidRDefault="006A0BC1" w:rsidP="006A0BC1">
      <w:pPr>
        <w:pStyle w:val="code"/>
      </w:pPr>
      <w:r>
        <w:tab/>
        <w:t xml:space="preserve">&lt;laugon&gt;1&lt;/laugon&gt;      </w:t>
      </w:r>
      <w:r w:rsidR="00AB11BF">
        <w:tab/>
      </w:r>
      <w:r w:rsidR="006C2049" w:rsidRPr="006C2049">
        <w:rPr>
          <w:position w:val="-6"/>
        </w:rPr>
        <w:object w:dxaOrig="300" w:dyaOrig="220" w14:anchorId="77C213B7">
          <v:shape id="_x0000_i1099" type="#_x0000_t75" style="width:15pt;height:11pt" o:ole="">
            <v:imagedata r:id="rId179" o:title=""/>
          </v:shape>
          <o:OLEObject Type="Embed" ProgID="Equation.DSMT4" ShapeID="_x0000_i1099" DrawAspect="Content" ObjectID="_1471104362" r:id="rId180"/>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292C19E7" w:rsidR="006A0BC1" w:rsidRDefault="006A0BC1" w:rsidP="006A0BC1">
      <w:pPr>
        <w:pStyle w:val="code"/>
      </w:pPr>
      <w:r>
        <w:tab/>
        <w:t>&lt;atol&gt;0.05&lt;/atol&gt;</w:t>
      </w:r>
      <w:r>
        <w:tab/>
      </w:r>
      <w:r>
        <w:tab/>
      </w:r>
      <w:r w:rsidR="006C2049" w:rsidRPr="006C2049">
        <w:rPr>
          <w:position w:val="-6"/>
        </w:rPr>
        <w:object w:dxaOrig="300" w:dyaOrig="220" w14:anchorId="578C0F85">
          <v:shape id="_x0000_i1100" type="#_x0000_t75" style="width:15pt;height:11pt" o:ole="">
            <v:imagedata r:id="rId181" o:title=""/>
          </v:shape>
          <o:OLEObject Type="Embed" ProgID="Equation.DSMT4" ShapeID="_x0000_i1100" DrawAspect="Content" ObjectID="_1471104363" r:id="rId182"/>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868" w:name="_Toc397358393"/>
      <w:r>
        <w:lastRenderedPageBreak/>
        <w:t>Arruda-Boyce</w:t>
      </w:r>
      <w:bookmarkEnd w:id="868"/>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7814"/>
        <w:gridCol w:w="1008"/>
      </w:tblGrid>
      <w:tr w:rsidR="00A2261A" w14:paraId="70187248" w14:textId="6ED605FD" w:rsidTr="008C20E4">
        <w:tc>
          <w:tcPr>
            <w:tcW w:w="754" w:type="dxa"/>
            <w:shd w:val="clear" w:color="auto" w:fill="auto"/>
          </w:tcPr>
          <w:p w14:paraId="0D04DA60" w14:textId="77777777" w:rsidR="00A2261A" w:rsidRDefault="00A2261A" w:rsidP="006A0BC1">
            <w:r>
              <w:t>mu</w:t>
            </w:r>
          </w:p>
        </w:tc>
        <w:tc>
          <w:tcPr>
            <w:tcW w:w="7814" w:type="dxa"/>
            <w:shd w:val="clear" w:color="auto" w:fill="auto"/>
          </w:tcPr>
          <w:p w14:paraId="0E3A5D42" w14:textId="77777777" w:rsidR="00A2261A" w:rsidRDefault="00A2261A" w:rsidP="006A0BC1">
            <w:r>
              <w:t>initial modulus</w:t>
            </w:r>
          </w:p>
        </w:tc>
        <w:tc>
          <w:tcPr>
            <w:tcW w:w="1008" w:type="dxa"/>
          </w:tcPr>
          <w:p w14:paraId="23B0B68B" w14:textId="181DA5A8" w:rsidR="00A2261A" w:rsidRPr="00531FAC" w:rsidRDefault="00A2261A" w:rsidP="006A0BC1">
            <w:r>
              <w:t>[</w:t>
            </w:r>
            <w:r>
              <w:rPr>
                <w:b/>
              </w:rPr>
              <w:t>P</w:t>
            </w:r>
            <w:r>
              <w:t>]</w:t>
            </w:r>
          </w:p>
        </w:tc>
      </w:tr>
      <w:tr w:rsidR="00A2261A" w14:paraId="12904E34" w14:textId="4D57C13F" w:rsidTr="008C20E4">
        <w:tc>
          <w:tcPr>
            <w:tcW w:w="754" w:type="dxa"/>
            <w:shd w:val="clear" w:color="auto" w:fill="auto"/>
          </w:tcPr>
          <w:p w14:paraId="74E53508" w14:textId="77777777" w:rsidR="00A2261A" w:rsidRDefault="00A2261A" w:rsidP="006A0BC1">
            <w:r>
              <w:t>N</w:t>
            </w:r>
          </w:p>
        </w:tc>
        <w:tc>
          <w:tcPr>
            <w:tcW w:w="7814" w:type="dxa"/>
            <w:shd w:val="clear" w:color="auto" w:fill="auto"/>
          </w:tcPr>
          <w:p w14:paraId="18305DEF" w14:textId="77777777" w:rsidR="00A2261A" w:rsidRDefault="00A2261A" w:rsidP="006A0BC1">
            <w:r>
              <w:t>number of links in chain</w:t>
            </w:r>
          </w:p>
        </w:tc>
        <w:tc>
          <w:tcPr>
            <w:tcW w:w="1008" w:type="dxa"/>
          </w:tcPr>
          <w:p w14:paraId="3A9D640E" w14:textId="4468EBBB" w:rsidR="00A2261A" w:rsidRDefault="00A2261A" w:rsidP="006A0BC1">
            <w:r>
              <w:t>[]</w:t>
            </w:r>
          </w:p>
        </w:tc>
      </w:tr>
      <w:tr w:rsidR="00A2261A" w14:paraId="696DA889" w14:textId="43144294" w:rsidTr="008C20E4">
        <w:tc>
          <w:tcPr>
            <w:tcW w:w="754" w:type="dxa"/>
            <w:shd w:val="clear" w:color="auto" w:fill="auto"/>
          </w:tcPr>
          <w:p w14:paraId="4514D318" w14:textId="77777777" w:rsidR="00A2261A" w:rsidRDefault="00A2261A" w:rsidP="006A0BC1">
            <w:r>
              <w:t>k</w:t>
            </w:r>
          </w:p>
        </w:tc>
        <w:tc>
          <w:tcPr>
            <w:tcW w:w="7814" w:type="dxa"/>
            <w:shd w:val="clear" w:color="auto" w:fill="auto"/>
          </w:tcPr>
          <w:p w14:paraId="4AF30E05" w14:textId="77777777" w:rsidR="00A2261A" w:rsidRDefault="00A2261A" w:rsidP="006A0BC1">
            <w:r>
              <w:t>Bulk modulus</w:t>
            </w:r>
          </w:p>
        </w:tc>
        <w:tc>
          <w:tcPr>
            <w:tcW w:w="1008" w:type="dxa"/>
          </w:tcPr>
          <w:p w14:paraId="7B4B0B44" w14:textId="58628A1B" w:rsidR="00A2261A" w:rsidRPr="00531FAC" w:rsidRDefault="00A2261A" w:rsidP="006A0BC1">
            <w:r>
              <w:t>[</w:t>
            </w:r>
            <w:r>
              <w:rPr>
                <w:b/>
              </w:rPr>
              <w:t>P</w:t>
            </w:r>
            <w:r>
              <w:t>]</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4B08D190" w:rsidR="006A0BC1" w:rsidRDefault="006A0BC1" w:rsidP="006A0BC1">
      <w:pPr>
        <w:pStyle w:val="MTDisplayEquation"/>
      </w:pPr>
      <w:r>
        <w:tab/>
      </w:r>
      <w:r w:rsidR="006C2049" w:rsidRPr="006C2049">
        <w:rPr>
          <w:position w:val="-28"/>
        </w:rPr>
        <w:object w:dxaOrig="2960" w:dyaOrig="680" w14:anchorId="75DCBF29">
          <v:shape id="_x0000_i1101" type="#_x0000_t75" style="width:148pt;height:34pt" o:ole="">
            <v:imagedata r:id="rId183" o:title=""/>
          </v:shape>
          <o:OLEObject Type="Embed" ProgID="Equation.DSMT4" ShapeID="_x0000_i1101" DrawAspect="Content" ObjectID="_1471104364" r:id="rId184"/>
        </w:object>
      </w:r>
      <w:r>
        <w:t>,</w:t>
      </w:r>
      <w:r>
        <w:tab/>
      </w:r>
    </w:p>
    <w:p w14:paraId="67DD62CD" w14:textId="78C29F2F" w:rsidR="006A0BC1" w:rsidRDefault="006A0BC1" w:rsidP="006A0BC1">
      <w:r>
        <w:t xml:space="preserve">where, </w:t>
      </w:r>
      <w:r w:rsidR="006C2049" w:rsidRPr="006C2049">
        <w:rPr>
          <w:position w:val="-24"/>
        </w:rPr>
        <w:object w:dxaOrig="5120" w:dyaOrig="620" w14:anchorId="74FCEDEF">
          <v:shape id="_x0000_i1102" type="#_x0000_t75" style="width:256pt;height:31pt" o:ole="">
            <v:imagedata r:id="rId185" o:title=""/>
          </v:shape>
          <o:OLEObject Type="Embed" ProgID="Equation.DSMT4" ShapeID="_x0000_i1102" DrawAspect="Content" ObjectID="_1471104365" r:id="rId186"/>
        </w:object>
      </w:r>
      <w:r>
        <w:t xml:space="preserve"> and </w:t>
      </w:r>
      <w:r w:rsidR="006C2049" w:rsidRPr="006C2049">
        <w:rPr>
          <w:position w:val="-12"/>
        </w:rPr>
        <w:object w:dxaOrig="220" w:dyaOrig="360" w14:anchorId="5816227B">
          <v:shape id="_x0000_i1103" type="#_x0000_t75" style="width:11pt;height:18pt" o:ole="">
            <v:imagedata r:id="rId187" o:title=""/>
          </v:shape>
          <o:OLEObject Type="Embed" ProgID="Equation.DSMT4" ShapeID="_x0000_i1103" DrawAspect="Content" ObjectID="_1471104366" r:id="rId188"/>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B8AC1AB" w:rsidR="008E1C4D" w:rsidRPr="008E1C4D" w:rsidRDefault="008E1C4D" w:rsidP="008E1C4D">
      <w:pPr>
        <w:pStyle w:val="MTDisplayEquation"/>
      </w:pPr>
      <w:r>
        <w:tab/>
      </w:r>
      <w:r w:rsidR="006C2049" w:rsidRPr="006C2049">
        <w:rPr>
          <w:position w:val="-24"/>
        </w:rPr>
        <w:object w:dxaOrig="1840" w:dyaOrig="620" w14:anchorId="1CD839D2">
          <v:shape id="_x0000_i1104" type="#_x0000_t75" style="width:92pt;height:31pt" o:ole="">
            <v:imagedata r:id="rId189" o:title=""/>
          </v:shape>
          <o:OLEObject Type="Embed" ProgID="Equation.DSMT4" ShapeID="_x0000_i1104" DrawAspect="Content" ObjectID="_1471104367" r:id="rId190"/>
        </w:object>
      </w:r>
    </w:p>
    <w:p w14:paraId="6AFA5DBC" w14:textId="77777777" w:rsidR="006A0BC1" w:rsidRDefault="006A0BC1" w:rsidP="006A0BC1"/>
    <w:p w14:paraId="21EAF2CE" w14:textId="19B60641"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6C2049" w:rsidRPr="006C2049">
        <w:rPr>
          <w:position w:val="-12"/>
        </w:rPr>
        <w:object w:dxaOrig="279" w:dyaOrig="360" w14:anchorId="11B3214F">
          <v:shape id="_x0000_i1105" type="#_x0000_t75" style="width:14pt;height:18pt" o:ole="">
            <v:imagedata r:id="rId191" o:title=""/>
          </v:shape>
          <o:OLEObject Type="Embed" ProgID="Equation.DSMT4" ShapeID="_x0000_i1105" DrawAspect="Content" ObjectID="_1471104368" r:id="rId192"/>
        </w:object>
      </w:r>
      <w:r>
        <w:t xml:space="preserve">, the stretch at which the chains reach their full extended state, by </w:t>
      </w:r>
      <w:r w:rsidR="006C2049" w:rsidRPr="006C2049">
        <w:rPr>
          <w:position w:val="-12"/>
        </w:rPr>
        <w:object w:dxaOrig="920" w:dyaOrig="400" w14:anchorId="49198A02">
          <v:shape id="_x0000_i1106" type="#_x0000_t75" style="width:46pt;height:20pt" o:ole="">
            <v:imagedata r:id="rId193" o:title=""/>
          </v:shape>
          <o:OLEObject Type="Embed" ProgID="Equation.DSMT4" ShapeID="_x0000_i1106" DrawAspect="Content" ObjectID="_1471104369" r:id="rId194"/>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869" w:name="_Ref167535331"/>
      <w:bookmarkStart w:id="870" w:name="_Toc397358394"/>
      <w:r w:rsidRPr="0097532C">
        <w:lastRenderedPageBreak/>
        <w:t>Ellipsoidal Fiber Distribution</w:t>
      </w:r>
      <w:bookmarkEnd w:id="869"/>
      <w:bookmarkEnd w:id="870"/>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1B13CD">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7336CA9" w14:textId="26979E46" w:rsidTr="008C20E4">
        <w:tc>
          <w:tcPr>
            <w:tcW w:w="1264" w:type="pct"/>
            <w:shd w:val="clear" w:color="auto" w:fill="auto"/>
          </w:tcPr>
          <w:p w14:paraId="7CE6BA58" w14:textId="77777777" w:rsidR="00C7478A" w:rsidRDefault="00C7478A" w:rsidP="006A0BC1">
            <w:pPr>
              <w:pStyle w:val="code"/>
            </w:pPr>
            <w:r>
              <w:t>&lt;beta&gt;</w:t>
            </w:r>
          </w:p>
        </w:tc>
        <w:tc>
          <w:tcPr>
            <w:tcW w:w="3081" w:type="pct"/>
            <w:shd w:val="clear" w:color="auto" w:fill="auto"/>
          </w:tcPr>
          <w:p w14:paraId="3A87CF95" w14:textId="1C16BE32" w:rsidR="00C7478A" w:rsidRDefault="00C7478A" w:rsidP="006C2049">
            <w:r>
              <w:t xml:space="preserve">parameters </w:t>
            </w:r>
            <w:r w:rsidR="006C2049" w:rsidRPr="006C2049">
              <w:rPr>
                <w:position w:val="-14"/>
              </w:rPr>
              <w:object w:dxaOrig="1120" w:dyaOrig="400" w14:anchorId="5415D06D">
                <v:shape id="_x0000_i1107" type="#_x0000_t75" style="width:56pt;height:20pt" o:ole="">
                  <v:imagedata r:id="rId195" o:title=""/>
                </v:shape>
                <o:OLEObject Type="Embed" ProgID="Equation.DSMT4" ShapeID="_x0000_i1107" DrawAspect="Content" ObjectID="_1471104370" r:id="rId196"/>
              </w:object>
            </w:r>
          </w:p>
        </w:tc>
        <w:tc>
          <w:tcPr>
            <w:tcW w:w="655" w:type="pct"/>
          </w:tcPr>
          <w:p w14:paraId="219FA13F" w14:textId="348BAA1D" w:rsidR="00C7478A" w:rsidRDefault="00C7478A" w:rsidP="00AF2221">
            <w:r>
              <w:t>[ ]</w:t>
            </w:r>
          </w:p>
        </w:tc>
      </w:tr>
      <w:tr w:rsidR="00C7478A" w14:paraId="2CD8C014" w14:textId="03F9C21C" w:rsidTr="008C20E4">
        <w:tc>
          <w:tcPr>
            <w:tcW w:w="1264" w:type="pct"/>
            <w:shd w:val="clear" w:color="auto" w:fill="auto"/>
          </w:tcPr>
          <w:p w14:paraId="5ADC4797" w14:textId="77777777" w:rsidR="00C7478A" w:rsidRDefault="00C7478A" w:rsidP="006A0BC1">
            <w:pPr>
              <w:pStyle w:val="code"/>
            </w:pPr>
            <w:r>
              <w:t>&lt;ksi&gt;</w:t>
            </w:r>
          </w:p>
        </w:tc>
        <w:tc>
          <w:tcPr>
            <w:tcW w:w="3081" w:type="pct"/>
            <w:shd w:val="clear" w:color="auto" w:fill="auto"/>
          </w:tcPr>
          <w:p w14:paraId="4FB34E89" w14:textId="60BEACC9" w:rsidR="00C7478A" w:rsidRDefault="00C7478A" w:rsidP="006C2049">
            <w:r>
              <w:t xml:space="preserve">parameters </w:t>
            </w:r>
            <w:r w:rsidR="006C2049" w:rsidRPr="006C2049">
              <w:rPr>
                <w:position w:val="-14"/>
              </w:rPr>
              <w:object w:dxaOrig="1020" w:dyaOrig="400" w14:anchorId="0A1FAAF0">
                <v:shape id="_x0000_i1108" type="#_x0000_t75" style="width:51pt;height:20pt" o:ole="">
                  <v:imagedata r:id="rId197" o:title=""/>
                </v:shape>
                <o:OLEObject Type="Embed" ProgID="Equation.DSMT4" ShapeID="_x0000_i1108" DrawAspect="Content" ObjectID="_1471104371" r:id="rId198"/>
              </w:object>
            </w:r>
          </w:p>
        </w:tc>
        <w:tc>
          <w:tcPr>
            <w:tcW w:w="655" w:type="pct"/>
          </w:tcPr>
          <w:p w14:paraId="1F9865F2" w14:textId="6D09F306" w:rsidR="00C7478A" w:rsidRDefault="00C7478A" w:rsidP="00AF2221">
            <w:r>
              <w:t>[</w:t>
            </w:r>
            <w:r w:rsidRPr="008C20E4">
              <w:rPr>
                <w:b/>
              </w:rPr>
              <w:t>P</w:t>
            </w:r>
            <w:r>
              <w:t>]</w:t>
            </w:r>
          </w:p>
        </w:tc>
      </w:tr>
    </w:tbl>
    <w:p w14:paraId="124D7EBC" w14:textId="77777777" w:rsidR="006A0BC1" w:rsidRDefault="006A0BC1" w:rsidP="006A0BC1"/>
    <w:p w14:paraId="4203A001" w14:textId="603C900C" w:rsidR="006A0BC1" w:rsidRDefault="006A0BC1" w:rsidP="006A0BC1">
      <w:r>
        <w:t xml:space="preserve">The stress </w:t>
      </w:r>
      <w:r w:rsidR="006C2049" w:rsidRPr="006C2049">
        <w:rPr>
          <w:position w:val="-6"/>
        </w:rPr>
        <w:object w:dxaOrig="240" w:dyaOrig="340" w14:anchorId="261B6AA9">
          <v:shape id="_x0000_i1109" type="#_x0000_t75" style="width:12pt;height:17pt" o:ole="">
            <v:imagedata r:id="rId199" o:title=""/>
          </v:shape>
          <o:OLEObject Type="Embed" ProgID="Equation.DSMT4" ShapeID="_x0000_i1109" DrawAspect="Content" ObjectID="_1471104372" r:id="rId200"/>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0BB657AA" w:rsidR="006A0BC1" w:rsidRDefault="006A0BC1" w:rsidP="006A0BC1">
      <w:pPr>
        <w:pStyle w:val="MTDisplayEquation"/>
      </w:pPr>
      <w:r>
        <w:tab/>
      </w:r>
      <w:r w:rsidR="006C2049" w:rsidRPr="006C2049">
        <w:rPr>
          <w:position w:val="-18"/>
        </w:rPr>
        <w:object w:dxaOrig="3660" w:dyaOrig="520" w14:anchorId="54BD9971">
          <v:shape id="_x0000_i1110" type="#_x0000_t75" style="width:183pt;height:26pt" o:ole="">
            <v:imagedata r:id="rId201" o:title=""/>
          </v:shape>
          <o:OLEObject Type="Embed" ProgID="Equation.DSMT4" ShapeID="_x0000_i1110" DrawAspect="Content" ObjectID="_1471104373" r:id="rId202"/>
        </w:object>
      </w:r>
      <w:r>
        <w:t>.</w:t>
      </w:r>
    </w:p>
    <w:p w14:paraId="3DA109C1" w14:textId="6B59DD90" w:rsidR="006A0BC1" w:rsidRDefault="006C2049" w:rsidP="006A0BC1">
      <w:r w:rsidRPr="006C2049">
        <w:rPr>
          <w:position w:val="-12"/>
        </w:rPr>
        <w:object w:dxaOrig="1760" w:dyaOrig="400" w14:anchorId="6A9C2314">
          <v:shape id="_x0000_i1111" type="#_x0000_t75" style="width:88pt;height:20pt" o:ole="">
            <v:imagedata r:id="rId203" o:title=""/>
          </v:shape>
          <o:OLEObject Type="Embed" ProgID="Equation.DSMT4" ShapeID="_x0000_i1111" DrawAspect="Content" ObjectID="_1471104374" r:id="rId204"/>
        </w:object>
      </w:r>
      <w:r w:rsidR="006A0BC1">
        <w:t xml:space="preserve"> is the square of the fiber stretch </w:t>
      </w:r>
      <w:r w:rsidRPr="006C2049">
        <w:rPr>
          <w:position w:val="-12"/>
        </w:rPr>
        <w:object w:dxaOrig="279" w:dyaOrig="400" w14:anchorId="46FD4982">
          <v:shape id="_x0000_i1112" type="#_x0000_t75" style="width:14pt;height:20pt" o:ole="">
            <v:imagedata r:id="rId205" o:title=""/>
          </v:shape>
          <o:OLEObject Type="Embed" ProgID="Equation.DSMT4" ShapeID="_x0000_i1112" DrawAspect="Content" ObjectID="_1471104375" r:id="rId206"/>
        </w:object>
      </w:r>
      <w:r w:rsidR="006A0BC1">
        <w:t xml:space="preserve">, </w:t>
      </w:r>
      <w:r w:rsidRPr="006C2049">
        <w:rPr>
          <w:position w:val="-6"/>
        </w:rPr>
        <w:object w:dxaOrig="260" w:dyaOrig="279" w14:anchorId="6A2D7CEB">
          <v:shape id="_x0000_i1113" type="#_x0000_t75" style="width:13pt;height:14pt" o:ole="">
            <v:imagedata r:id="rId207" o:title=""/>
          </v:shape>
          <o:OLEObject Type="Embed" ProgID="Equation.DSMT4" ShapeID="_x0000_i1113" DrawAspect="Content" ObjectID="_1471104376" r:id="rId208"/>
        </w:object>
      </w:r>
      <w:r w:rsidR="006A0BC1">
        <w:t xml:space="preserve"> is the unit vector along the fiber direction (in the reference configuration), which in spherical angles is directed along </w:t>
      </w:r>
      <w:r w:rsidRPr="006C2049">
        <w:rPr>
          <w:position w:val="-14"/>
        </w:rPr>
        <w:object w:dxaOrig="620" w:dyaOrig="400" w14:anchorId="4754A310">
          <v:shape id="_x0000_i1114" type="#_x0000_t75" style="width:31pt;height:20pt" o:ole="">
            <v:imagedata r:id="rId209" o:title=""/>
          </v:shape>
          <o:OLEObject Type="Embed" ProgID="Equation.DSMT4" ShapeID="_x0000_i1114" DrawAspect="Content" ObjectID="_1471104377" r:id="rId210"/>
        </w:object>
      </w:r>
      <w:r w:rsidR="006A0BC1">
        <w:t xml:space="preserve">, </w:t>
      </w:r>
      <w:r w:rsidRPr="006C2049">
        <w:rPr>
          <w:position w:val="-12"/>
        </w:rPr>
        <w:object w:dxaOrig="1219" w:dyaOrig="400" w14:anchorId="4E92EF61">
          <v:shape id="_x0000_i1115" type="#_x0000_t75" style="width:61pt;height:20pt" o:ole="">
            <v:imagedata r:id="rId211" o:title=""/>
          </v:shape>
          <o:OLEObject Type="Embed" ProgID="Equation.DSMT4" ShapeID="_x0000_i1115" DrawAspect="Content" ObjectID="_1471104378" r:id="rId212"/>
        </w:object>
      </w:r>
      <w:r w:rsidR="006A0BC1">
        <w:t xml:space="preserve">, and </w:t>
      </w:r>
      <w:r w:rsidRPr="006C2049">
        <w:rPr>
          <w:position w:val="-14"/>
        </w:rPr>
        <w:object w:dxaOrig="540" w:dyaOrig="400" w14:anchorId="38351E69">
          <v:shape id="_x0000_i1116" type="#_x0000_t75" style="width:27pt;height:20pt" o:ole="">
            <v:imagedata r:id="rId213" o:title=""/>
          </v:shape>
          <o:OLEObject Type="Embed" ProgID="Equation.DSMT4" ShapeID="_x0000_i1116" DrawAspect="Content" ObjectID="_1471104379" r:id="rId214"/>
        </w:object>
      </w:r>
      <w:r w:rsidR="006A0BC1">
        <w:t xml:space="preserve"> is the unit step function that enforces the tension-only contribution.  The fiber stress is determined from a fiber strain energy function in the usual manner,</w:t>
      </w:r>
    </w:p>
    <w:p w14:paraId="660008DA" w14:textId="58462A97" w:rsidR="006A0BC1" w:rsidRDefault="006A0BC1" w:rsidP="006A0BC1">
      <w:pPr>
        <w:pStyle w:val="MTDisplayEquation"/>
      </w:pPr>
      <w:r>
        <w:tab/>
      </w:r>
      <w:r w:rsidR="006C2049" w:rsidRPr="006C2049">
        <w:rPr>
          <w:position w:val="-30"/>
        </w:rPr>
        <w:object w:dxaOrig="1880" w:dyaOrig="720" w14:anchorId="6A90B462">
          <v:shape id="_x0000_i1117" type="#_x0000_t75" style="width:94pt;height:36pt" o:ole="">
            <v:imagedata r:id="rId215" o:title=""/>
          </v:shape>
          <o:OLEObject Type="Embed" ProgID="Equation.DSMT4" ShapeID="_x0000_i1117" DrawAspect="Content" ObjectID="_1471104380" r:id="rId216"/>
        </w:object>
      </w:r>
      <w:r>
        <w:t>,</w:t>
      </w:r>
    </w:p>
    <w:p w14:paraId="2A6087EF" w14:textId="77777777" w:rsidR="006A0BC1" w:rsidRDefault="006A0BC1" w:rsidP="006A0BC1">
      <w:r>
        <w:t>where in this material,</w:t>
      </w:r>
    </w:p>
    <w:p w14:paraId="544BB583" w14:textId="27629BF8" w:rsidR="006A0BC1" w:rsidRDefault="006A0BC1" w:rsidP="006A0BC1">
      <w:pPr>
        <w:pStyle w:val="MTDisplayEquation"/>
      </w:pPr>
      <w:r>
        <w:tab/>
      </w:r>
      <w:r w:rsidR="006C2049" w:rsidRPr="006C2049">
        <w:rPr>
          <w:position w:val="-16"/>
        </w:rPr>
        <w:object w:dxaOrig="2620" w:dyaOrig="499" w14:anchorId="4E9C96B5">
          <v:shape id="_x0000_i1118" type="#_x0000_t75" style="width:131pt;height:25pt" o:ole="">
            <v:imagedata r:id="rId217" o:title=""/>
          </v:shape>
          <o:OLEObject Type="Embed" ProgID="Equation.DSMT4" ShapeID="_x0000_i1118" DrawAspect="Content" ObjectID="_1471104381" r:id="rId218"/>
        </w:object>
      </w:r>
      <w:r>
        <w:t>.</w:t>
      </w:r>
    </w:p>
    <w:p w14:paraId="777F4CAF" w14:textId="57511458" w:rsidR="006A0BC1" w:rsidRDefault="006A0BC1" w:rsidP="006A0BC1">
      <w:r>
        <w:t xml:space="preserve">The materials parameters </w:t>
      </w:r>
      <w:r w:rsidR="006C2049" w:rsidRPr="006C2049">
        <w:rPr>
          <w:position w:val="-10"/>
        </w:rPr>
        <w:object w:dxaOrig="240" w:dyaOrig="320" w14:anchorId="37365387">
          <v:shape id="_x0000_i1119" type="#_x0000_t75" style="width:12pt;height:16pt" o:ole="">
            <v:imagedata r:id="rId219" o:title=""/>
          </v:shape>
          <o:OLEObject Type="Embed" ProgID="Equation.DSMT4" ShapeID="_x0000_i1119" DrawAspect="Content" ObjectID="_1471104382" r:id="rId220"/>
        </w:object>
      </w:r>
      <w:r>
        <w:t xml:space="preserve">and </w:t>
      </w:r>
      <w:r w:rsidR="006C2049" w:rsidRPr="006C2049">
        <w:rPr>
          <w:position w:val="-10"/>
        </w:rPr>
        <w:object w:dxaOrig="200" w:dyaOrig="320" w14:anchorId="5B272CFD">
          <v:shape id="_x0000_i1120" type="#_x0000_t75" style="width:10pt;height:16pt" o:ole="">
            <v:imagedata r:id="rId221" o:title=""/>
          </v:shape>
          <o:OLEObject Type="Embed" ProgID="Equation.DSMT4" ShapeID="_x0000_i1120" DrawAspect="Content" ObjectID="_1471104383" r:id="rId222"/>
        </w:object>
      </w:r>
      <w:r>
        <w:t>are determined from:</w:t>
      </w:r>
    </w:p>
    <w:p w14:paraId="69ADDD91" w14:textId="25D6F0BA" w:rsidR="006A0BC1" w:rsidRDefault="006A0BC1" w:rsidP="006A0BC1">
      <w:pPr>
        <w:pStyle w:val="MTDisplayEquation"/>
      </w:pPr>
      <w:r>
        <w:tab/>
      </w:r>
      <w:r w:rsidR="006C2049" w:rsidRPr="006C2049">
        <w:rPr>
          <w:position w:val="-76"/>
        </w:rPr>
        <w:object w:dxaOrig="4800" w:dyaOrig="1640" w14:anchorId="25B59C21">
          <v:shape id="_x0000_i1121" type="#_x0000_t75" style="width:240pt;height:82pt" o:ole="">
            <v:imagedata r:id="rId223" o:title=""/>
          </v:shape>
          <o:OLEObject Type="Embed" ProgID="Equation.DSMT4" ShapeID="_x0000_i1121" DrawAspect="Content" ObjectID="_1471104384" r:id="rId224"/>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1B13CD">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67EC103E" w:rsidR="006A0BC1" w:rsidDel="00B046D7" w:rsidRDefault="006A0BC1" w:rsidP="006A0BC1">
      <w:pPr>
        <w:pStyle w:val="code"/>
      </w:pPr>
      <w:moveFromRangeStart w:id="871" w:author="Gerard" w:date="2014-08-18T17:00:00Z" w:name="move270000572"/>
      <w:moveFrom w:id="872" w:author="Gerard" w:date="2014-08-18T17:00:00Z">
        <w:r w:rsidDel="00B046D7">
          <w:tab/>
          <w:t>&lt;k&gt;1000&lt;/k&gt;</w:t>
        </w:r>
      </w:moveFrom>
    </w:p>
    <w:moveFromRangeEnd w:id="871"/>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6380DC3" w14:textId="0F74F09F" w:rsidR="00B046D7" w:rsidRDefault="00B046D7" w:rsidP="00B046D7">
      <w:pPr>
        <w:pStyle w:val="code"/>
      </w:pPr>
      <w:ins w:id="873" w:author="Gerard" w:date="2014-08-18T17:00:00Z">
        <w:r>
          <w:tab/>
        </w:r>
      </w:ins>
      <w:moveToRangeStart w:id="874" w:author="Gerard" w:date="2014-08-18T17:00:00Z" w:name="move270000572"/>
      <w:moveTo w:id="875" w:author="Gerard" w:date="2014-08-18T17:00:00Z">
        <w:r>
          <w:tab/>
          <w:t>&lt;k&gt;1000&lt;/k&gt;</w:t>
        </w:r>
      </w:moveTo>
    </w:p>
    <w:moveToRangeEnd w:id="874"/>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43FC421" w14:textId="0561EE6E" w:rsidR="00B046D7" w:rsidRDefault="00B046D7" w:rsidP="00B046D7">
      <w:pPr>
        <w:pStyle w:val="code"/>
        <w:rPr>
          <w:ins w:id="876" w:author="Gerard" w:date="2014-08-18T17:00:00Z"/>
        </w:rPr>
      </w:pPr>
      <w:ins w:id="877" w:author="Gerard" w:date="2014-08-18T17:00:00Z">
        <w:r>
          <w:tab/>
        </w:r>
        <w:r>
          <w:tab/>
          <w:t>&lt;k&gt;1</w:t>
        </w:r>
      </w:ins>
      <w:ins w:id="878" w:author="Gerard" w:date="2014-08-18T17:01:00Z">
        <w:r>
          <w:t>5</w:t>
        </w:r>
      </w:ins>
      <w:ins w:id="879" w:author="Gerard" w:date="2014-08-18T17:00:00Z">
        <w:r>
          <w:t>000&lt;/k&gt;</w:t>
        </w:r>
      </w:ins>
    </w:p>
    <w:p w14:paraId="2F28C623" w14:textId="77777777" w:rsidR="006A0BC1" w:rsidRPr="007D6F0D" w:rsidRDefault="006A0BC1" w:rsidP="006A0BC1">
      <w:pPr>
        <w:pStyle w:val="code"/>
        <w:rPr>
          <w:lang w:val="nl-BE"/>
        </w:rPr>
      </w:pPr>
      <w:r w:rsidRPr="007D6F0D">
        <w:rPr>
          <w:lang w:val="nl-BE"/>
        </w:rPr>
        <w:lastRenderedPageBreak/>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880" w:name="_Ref167375501"/>
      <w:bookmarkStart w:id="881" w:name="_Toc397358395"/>
      <w:r w:rsidRPr="0097532C">
        <w:lastRenderedPageBreak/>
        <w:t>Ellipsoidal Fiber Distribution Mooney-Rivlin</w:t>
      </w:r>
      <w:bookmarkEnd w:id="880"/>
      <w:bookmarkEnd w:id="881"/>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6341"/>
        <w:gridCol w:w="1103"/>
      </w:tblGrid>
      <w:tr w:rsidR="00C7478A" w14:paraId="456FB20C" w14:textId="1559FA6E" w:rsidTr="008C20E4">
        <w:tc>
          <w:tcPr>
            <w:tcW w:w="1113" w:type="pct"/>
            <w:shd w:val="clear" w:color="auto" w:fill="auto"/>
          </w:tcPr>
          <w:p w14:paraId="7D11B5B6" w14:textId="77777777" w:rsidR="00C7478A" w:rsidRDefault="00C7478A" w:rsidP="006A0BC1">
            <w:pPr>
              <w:pStyle w:val="code"/>
            </w:pPr>
            <w:r>
              <w:t>&lt;c1&gt;</w:t>
            </w:r>
          </w:p>
        </w:tc>
        <w:tc>
          <w:tcPr>
            <w:tcW w:w="3311" w:type="pct"/>
            <w:shd w:val="clear" w:color="auto" w:fill="auto"/>
          </w:tcPr>
          <w:p w14:paraId="2B75133C" w14:textId="77777777" w:rsidR="00C7478A" w:rsidRDefault="00C7478A" w:rsidP="006A0BC1">
            <w:r>
              <w:t>Mooney-Rivlin parameter c1</w:t>
            </w:r>
          </w:p>
        </w:tc>
        <w:tc>
          <w:tcPr>
            <w:tcW w:w="577" w:type="pct"/>
          </w:tcPr>
          <w:p w14:paraId="37E911FF" w14:textId="3439D945" w:rsidR="00C7478A" w:rsidRDefault="00C7478A" w:rsidP="006A0BC1">
            <w:r>
              <w:t>[</w:t>
            </w:r>
            <w:r>
              <w:rPr>
                <w:b/>
              </w:rPr>
              <w:t>P</w:t>
            </w:r>
            <w:r>
              <w:t>]</w:t>
            </w:r>
          </w:p>
        </w:tc>
      </w:tr>
      <w:tr w:rsidR="00C7478A" w14:paraId="188FAAB9" w14:textId="03643AC8" w:rsidTr="008C20E4">
        <w:tc>
          <w:tcPr>
            <w:tcW w:w="1113" w:type="pct"/>
            <w:shd w:val="clear" w:color="auto" w:fill="auto"/>
          </w:tcPr>
          <w:p w14:paraId="690E5A9C" w14:textId="77777777" w:rsidR="00C7478A" w:rsidRDefault="00C7478A" w:rsidP="006A0BC1">
            <w:pPr>
              <w:pStyle w:val="code"/>
            </w:pPr>
            <w:r>
              <w:t>&lt;c2&gt;</w:t>
            </w:r>
          </w:p>
        </w:tc>
        <w:tc>
          <w:tcPr>
            <w:tcW w:w="3311" w:type="pct"/>
            <w:shd w:val="clear" w:color="auto" w:fill="auto"/>
          </w:tcPr>
          <w:p w14:paraId="66B71439" w14:textId="77777777" w:rsidR="00C7478A" w:rsidRDefault="00C7478A" w:rsidP="006A0BC1">
            <w:r>
              <w:t>Mooney-Rivlin parameter c2</w:t>
            </w:r>
          </w:p>
        </w:tc>
        <w:tc>
          <w:tcPr>
            <w:tcW w:w="577" w:type="pct"/>
          </w:tcPr>
          <w:p w14:paraId="372FC7A6" w14:textId="2A50FEB7" w:rsidR="00C7478A" w:rsidRDefault="00C7478A" w:rsidP="006A0BC1">
            <w:r>
              <w:t>[</w:t>
            </w:r>
            <w:r>
              <w:rPr>
                <w:b/>
              </w:rPr>
              <w:t>P</w:t>
            </w:r>
            <w:r>
              <w:t>]</w:t>
            </w:r>
          </w:p>
        </w:tc>
      </w:tr>
      <w:tr w:rsidR="00C7478A" w14:paraId="67B1FC36" w14:textId="3F0AFF99" w:rsidTr="008C20E4">
        <w:tc>
          <w:tcPr>
            <w:tcW w:w="1113" w:type="pct"/>
            <w:shd w:val="clear" w:color="auto" w:fill="auto"/>
          </w:tcPr>
          <w:p w14:paraId="5A9530C8" w14:textId="77777777" w:rsidR="00C7478A" w:rsidRDefault="00C7478A" w:rsidP="006A0BC1">
            <w:pPr>
              <w:pStyle w:val="code"/>
            </w:pPr>
            <w:r>
              <w:t>&lt;k&gt;</w:t>
            </w:r>
          </w:p>
        </w:tc>
        <w:tc>
          <w:tcPr>
            <w:tcW w:w="3311" w:type="pct"/>
            <w:shd w:val="clear" w:color="auto" w:fill="auto"/>
          </w:tcPr>
          <w:p w14:paraId="287D3DA0" w14:textId="77777777" w:rsidR="00C7478A" w:rsidRDefault="00C7478A" w:rsidP="006A0BC1">
            <w:r>
              <w:t>bulk modulus</w:t>
            </w:r>
          </w:p>
        </w:tc>
        <w:tc>
          <w:tcPr>
            <w:tcW w:w="577" w:type="pct"/>
          </w:tcPr>
          <w:p w14:paraId="23FC77AF" w14:textId="6361A668" w:rsidR="00C7478A" w:rsidRDefault="00C7478A" w:rsidP="006A0BC1">
            <w:r>
              <w:t>[</w:t>
            </w:r>
            <w:r>
              <w:rPr>
                <w:b/>
              </w:rPr>
              <w:t>P</w:t>
            </w:r>
            <w:r>
              <w:t>]</w:t>
            </w:r>
          </w:p>
        </w:tc>
      </w:tr>
      <w:tr w:rsidR="00C7478A" w14:paraId="5CE20265" w14:textId="27884C04" w:rsidTr="008C20E4">
        <w:tc>
          <w:tcPr>
            <w:tcW w:w="1113" w:type="pct"/>
            <w:shd w:val="clear" w:color="auto" w:fill="auto"/>
          </w:tcPr>
          <w:p w14:paraId="3225A2B2" w14:textId="77777777" w:rsidR="00C7478A" w:rsidRDefault="00C7478A" w:rsidP="006A0BC1">
            <w:pPr>
              <w:pStyle w:val="code"/>
            </w:pPr>
            <w:r>
              <w:t>&lt;beta&gt;</w:t>
            </w:r>
          </w:p>
        </w:tc>
        <w:tc>
          <w:tcPr>
            <w:tcW w:w="3311" w:type="pct"/>
            <w:shd w:val="clear" w:color="auto" w:fill="auto"/>
          </w:tcPr>
          <w:p w14:paraId="68DF62E6" w14:textId="57116C67" w:rsidR="00C7478A" w:rsidRDefault="00C7478A" w:rsidP="006C2049">
            <w:r>
              <w:t xml:space="preserve">parameters </w:t>
            </w:r>
            <w:r w:rsidR="006C2049" w:rsidRPr="006C2049">
              <w:rPr>
                <w:position w:val="-14"/>
              </w:rPr>
              <w:object w:dxaOrig="1120" w:dyaOrig="400" w14:anchorId="120B1D9C">
                <v:shape id="_x0000_i1122" type="#_x0000_t75" style="width:56pt;height:20pt" o:ole="">
                  <v:imagedata r:id="rId225" o:title=""/>
                </v:shape>
                <o:OLEObject Type="Embed" ProgID="Equation.DSMT4" ShapeID="_x0000_i1122" DrawAspect="Content" ObjectID="_1471104385" r:id="rId226"/>
              </w:object>
            </w:r>
          </w:p>
        </w:tc>
        <w:tc>
          <w:tcPr>
            <w:tcW w:w="577" w:type="pct"/>
          </w:tcPr>
          <w:p w14:paraId="32D90E52" w14:textId="755BB48F" w:rsidR="00C7478A" w:rsidRDefault="00C7478A" w:rsidP="00AF2221">
            <w:r>
              <w:t>[ ]</w:t>
            </w:r>
          </w:p>
        </w:tc>
      </w:tr>
      <w:tr w:rsidR="00C7478A" w14:paraId="5B40EAD2" w14:textId="4C072399" w:rsidTr="008C20E4">
        <w:tc>
          <w:tcPr>
            <w:tcW w:w="1113" w:type="pct"/>
            <w:shd w:val="clear" w:color="auto" w:fill="auto"/>
          </w:tcPr>
          <w:p w14:paraId="6582CBA9" w14:textId="77777777" w:rsidR="00C7478A" w:rsidRDefault="00C7478A" w:rsidP="006A0BC1">
            <w:pPr>
              <w:pStyle w:val="code"/>
            </w:pPr>
            <w:r>
              <w:t>&lt;ksi&gt;</w:t>
            </w:r>
          </w:p>
        </w:tc>
        <w:tc>
          <w:tcPr>
            <w:tcW w:w="3311" w:type="pct"/>
            <w:shd w:val="clear" w:color="auto" w:fill="auto"/>
          </w:tcPr>
          <w:p w14:paraId="65CBEC9B" w14:textId="03340546" w:rsidR="00C7478A" w:rsidRDefault="00C7478A" w:rsidP="006C2049">
            <w:r>
              <w:t xml:space="preserve">parameters </w:t>
            </w:r>
            <w:r w:rsidR="006C2049" w:rsidRPr="006C2049">
              <w:rPr>
                <w:position w:val="-14"/>
              </w:rPr>
              <w:object w:dxaOrig="1020" w:dyaOrig="400" w14:anchorId="2D25CC8B">
                <v:shape id="_x0000_i1123" type="#_x0000_t75" style="width:51pt;height:20pt" o:ole="">
                  <v:imagedata r:id="rId227" o:title=""/>
                </v:shape>
                <o:OLEObject Type="Embed" ProgID="Equation.DSMT4" ShapeID="_x0000_i1123" DrawAspect="Content" ObjectID="_1471104386" r:id="rId228"/>
              </w:object>
            </w:r>
          </w:p>
        </w:tc>
        <w:tc>
          <w:tcPr>
            <w:tcW w:w="577" w:type="pct"/>
          </w:tcPr>
          <w:p w14:paraId="48ED8D2F" w14:textId="1A52CBA8" w:rsidR="00C7478A" w:rsidRPr="00C7478A" w:rsidRDefault="00C7478A" w:rsidP="00AF2221">
            <w:r>
              <w:t>[</w:t>
            </w:r>
            <w:r>
              <w:rPr>
                <w:b/>
              </w:rPr>
              <w:t>P</w:t>
            </w:r>
            <w:r>
              <w:t>]</w:t>
            </w:r>
          </w:p>
        </w:tc>
      </w:tr>
    </w:tbl>
    <w:p w14:paraId="647D656F" w14:textId="77777777" w:rsidR="006A0BC1" w:rsidRDefault="006A0BC1" w:rsidP="006A0BC1"/>
    <w:p w14:paraId="39A949C9" w14:textId="164E117F" w:rsidR="006A0BC1" w:rsidRDefault="006A0BC1" w:rsidP="006A0BC1">
      <w:r>
        <w:t xml:space="preserve">The stress </w:t>
      </w:r>
      <w:r w:rsidR="006C2049" w:rsidRPr="006C2049">
        <w:rPr>
          <w:position w:val="-6"/>
        </w:rPr>
        <w:object w:dxaOrig="240" w:dyaOrig="340" w14:anchorId="7192B3D1">
          <v:shape id="_x0000_i1124" type="#_x0000_t75" style="width:12pt;height:17pt" o:ole="">
            <v:imagedata r:id="rId229" o:title=""/>
          </v:shape>
          <o:OLEObject Type="Embed" ProgID="Equation.DSMT4" ShapeID="_x0000_i1124" DrawAspect="Content" ObjectID="_1471104387" r:id="rId230"/>
        </w:object>
      </w:r>
      <w:r>
        <w:t xml:space="preserve"> for this material is given by,</w:t>
      </w:r>
    </w:p>
    <w:p w14:paraId="2E808487" w14:textId="10CB8CC0" w:rsidR="006A0BC1" w:rsidRDefault="006A0BC1" w:rsidP="006A0BC1">
      <w:pPr>
        <w:pStyle w:val="MTDisplayEquation"/>
      </w:pPr>
      <w:r>
        <w:tab/>
      </w:r>
      <w:r w:rsidR="006C2049" w:rsidRPr="006C2049">
        <w:rPr>
          <w:position w:val="-10"/>
        </w:rPr>
        <w:object w:dxaOrig="1359" w:dyaOrig="380" w14:anchorId="13A9CD6F">
          <v:shape id="_x0000_i1125" type="#_x0000_t75" style="width:68pt;height:19pt" o:ole="">
            <v:imagedata r:id="rId231" o:title=""/>
          </v:shape>
          <o:OLEObject Type="Embed" ProgID="Equation.DSMT4" ShapeID="_x0000_i1125" DrawAspect="Content" ObjectID="_1471104388" r:id="rId232"/>
        </w:object>
      </w:r>
      <w:r>
        <w:t>.</w:t>
      </w:r>
    </w:p>
    <w:p w14:paraId="13690716" w14:textId="3591EDB4" w:rsidR="006A0BC1" w:rsidRDefault="006A0BC1" w:rsidP="006A0BC1">
      <w:pPr>
        <w:pStyle w:val="MTDisplayEquation"/>
      </w:pPr>
      <w:r>
        <w:t xml:space="preserve">Here, </w:t>
      </w:r>
      <w:r w:rsidR="006C2049" w:rsidRPr="006C2049">
        <w:rPr>
          <w:position w:val="-6"/>
        </w:rPr>
        <w:object w:dxaOrig="460" w:dyaOrig="340" w14:anchorId="39D7886B">
          <v:shape id="_x0000_i1126" type="#_x0000_t75" style="width:23pt;height:17pt" o:ole="">
            <v:imagedata r:id="rId233" o:title=""/>
          </v:shape>
          <o:OLEObject Type="Embed" ProgID="Equation.DSMT4" ShapeID="_x0000_i1126" DrawAspect="Content" ObjectID="_1471104389" r:id="rId234"/>
        </w:object>
      </w:r>
      <w:r>
        <w:t xml:space="preserve"> is the stress from the Mooney-Rivlin basis (Section </w:t>
      </w:r>
      <w:r>
        <w:fldChar w:fldCharType="begin"/>
      </w:r>
      <w:r>
        <w:instrText xml:space="preserve"> REF _Ref167535344 \r \h </w:instrText>
      </w:r>
      <w:r>
        <w:fldChar w:fldCharType="separate"/>
      </w:r>
      <w:r w:rsidR="001B13CD">
        <w:t xml:space="preserve">4.1.2.7. </w:t>
      </w:r>
      <w:r>
        <w:fldChar w:fldCharType="end"/>
      </w:r>
      <w:r>
        <w:t xml:space="preserve">), and </w:t>
      </w:r>
      <w:r w:rsidR="006C2049" w:rsidRPr="006C2049">
        <w:rPr>
          <w:position w:val="-10"/>
        </w:rPr>
        <w:object w:dxaOrig="340" w:dyaOrig="380" w14:anchorId="794D7497">
          <v:shape id="_x0000_i1127" type="#_x0000_t75" style="width:17pt;height:19pt" o:ole="">
            <v:imagedata r:id="rId235" o:title=""/>
          </v:shape>
          <o:OLEObject Type="Embed" ProgID="Equation.DSMT4" ShapeID="_x0000_i1127" DrawAspect="Content" ObjectID="_1471104390" r:id="rId236"/>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1B13CD">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1B13CD">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882" w:name="_Toc397358396"/>
      <w:r>
        <w:lastRenderedPageBreak/>
        <w:t>Ellipsoidal Fiber Distribution Veronda-Westmann</w:t>
      </w:r>
      <w:bookmarkEnd w:id="882"/>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5"/>
        <w:gridCol w:w="5908"/>
        <w:gridCol w:w="1253"/>
      </w:tblGrid>
      <w:tr w:rsidR="00C7478A" w14:paraId="1628F046" w14:textId="7AE87180" w:rsidTr="008C20E4">
        <w:tc>
          <w:tcPr>
            <w:tcW w:w="1261" w:type="pct"/>
            <w:shd w:val="clear" w:color="auto" w:fill="auto"/>
          </w:tcPr>
          <w:p w14:paraId="62C5727F" w14:textId="77777777" w:rsidR="00C7478A" w:rsidRDefault="00C7478A" w:rsidP="006A0BC1">
            <w:pPr>
              <w:pStyle w:val="code"/>
            </w:pPr>
            <w:r>
              <w:t>&lt;c1&gt;</w:t>
            </w:r>
          </w:p>
        </w:tc>
        <w:tc>
          <w:tcPr>
            <w:tcW w:w="3085" w:type="pct"/>
            <w:shd w:val="clear" w:color="auto" w:fill="auto"/>
          </w:tcPr>
          <w:p w14:paraId="4BC66BF8" w14:textId="77777777" w:rsidR="00C7478A" w:rsidRDefault="00C7478A" w:rsidP="006A0BC1">
            <w:r>
              <w:t>First VW coefficient</w:t>
            </w:r>
          </w:p>
        </w:tc>
        <w:tc>
          <w:tcPr>
            <w:tcW w:w="654" w:type="pct"/>
          </w:tcPr>
          <w:p w14:paraId="425728AC" w14:textId="55049FF3" w:rsidR="00C7478A" w:rsidRDefault="00C7478A" w:rsidP="006A0BC1">
            <w:r>
              <w:t>[</w:t>
            </w:r>
            <w:r>
              <w:rPr>
                <w:b/>
              </w:rPr>
              <w:t>P</w:t>
            </w:r>
            <w:r>
              <w:t>]</w:t>
            </w:r>
          </w:p>
        </w:tc>
      </w:tr>
      <w:tr w:rsidR="00C7478A" w14:paraId="4051265C" w14:textId="24C01AFD" w:rsidTr="008C20E4">
        <w:tc>
          <w:tcPr>
            <w:tcW w:w="1261" w:type="pct"/>
            <w:shd w:val="clear" w:color="auto" w:fill="auto"/>
          </w:tcPr>
          <w:p w14:paraId="3B96657A" w14:textId="77777777" w:rsidR="00C7478A" w:rsidRDefault="00C7478A" w:rsidP="006A0BC1">
            <w:pPr>
              <w:pStyle w:val="code"/>
            </w:pPr>
            <w:r>
              <w:t>&lt;c2&gt;</w:t>
            </w:r>
          </w:p>
        </w:tc>
        <w:tc>
          <w:tcPr>
            <w:tcW w:w="3085" w:type="pct"/>
            <w:shd w:val="clear" w:color="auto" w:fill="auto"/>
          </w:tcPr>
          <w:p w14:paraId="13BFCE11" w14:textId="77777777" w:rsidR="00C7478A" w:rsidRDefault="00C7478A" w:rsidP="006A0BC1">
            <w:r>
              <w:t>Second VW coefficient</w:t>
            </w:r>
          </w:p>
        </w:tc>
        <w:tc>
          <w:tcPr>
            <w:tcW w:w="654" w:type="pct"/>
          </w:tcPr>
          <w:p w14:paraId="78D820D7" w14:textId="2D790F0F" w:rsidR="00C7478A" w:rsidRDefault="00C7478A" w:rsidP="006A0BC1">
            <w:r>
              <w:t>[ ]</w:t>
            </w:r>
          </w:p>
        </w:tc>
      </w:tr>
      <w:tr w:rsidR="00C7478A" w14:paraId="7CCBFD13" w14:textId="1670DC82" w:rsidTr="008C20E4">
        <w:tc>
          <w:tcPr>
            <w:tcW w:w="1261" w:type="pct"/>
            <w:shd w:val="clear" w:color="auto" w:fill="auto"/>
          </w:tcPr>
          <w:p w14:paraId="04397C81" w14:textId="77777777" w:rsidR="00C7478A" w:rsidRDefault="00C7478A" w:rsidP="006A0BC1">
            <w:pPr>
              <w:pStyle w:val="code"/>
            </w:pPr>
            <w:r>
              <w:t>&lt;k&gt;</w:t>
            </w:r>
          </w:p>
        </w:tc>
        <w:tc>
          <w:tcPr>
            <w:tcW w:w="3085" w:type="pct"/>
            <w:shd w:val="clear" w:color="auto" w:fill="auto"/>
          </w:tcPr>
          <w:p w14:paraId="2C6A159D" w14:textId="77777777" w:rsidR="00C7478A" w:rsidRDefault="00C7478A" w:rsidP="006A0BC1">
            <w:r>
              <w:t>Bulk modulus</w:t>
            </w:r>
          </w:p>
        </w:tc>
        <w:tc>
          <w:tcPr>
            <w:tcW w:w="654" w:type="pct"/>
          </w:tcPr>
          <w:p w14:paraId="02C81935" w14:textId="18438DDD" w:rsidR="00C7478A" w:rsidRDefault="00C7478A" w:rsidP="006A0BC1">
            <w:r>
              <w:t>[</w:t>
            </w:r>
            <w:r>
              <w:rPr>
                <w:b/>
              </w:rPr>
              <w:t>P</w:t>
            </w:r>
            <w:r>
              <w:t>]</w:t>
            </w:r>
          </w:p>
        </w:tc>
      </w:tr>
      <w:tr w:rsidR="00C7478A" w14:paraId="6031F7BD" w14:textId="517BBFA6" w:rsidTr="008C20E4">
        <w:tc>
          <w:tcPr>
            <w:tcW w:w="1261" w:type="pct"/>
            <w:shd w:val="clear" w:color="auto" w:fill="auto"/>
          </w:tcPr>
          <w:p w14:paraId="38B8C853" w14:textId="77777777" w:rsidR="00C7478A" w:rsidRDefault="00C7478A" w:rsidP="006A0BC1">
            <w:pPr>
              <w:pStyle w:val="code"/>
            </w:pPr>
            <w:r>
              <w:t>&lt;beta&gt;</w:t>
            </w:r>
          </w:p>
        </w:tc>
        <w:tc>
          <w:tcPr>
            <w:tcW w:w="3085" w:type="pct"/>
            <w:shd w:val="clear" w:color="auto" w:fill="auto"/>
          </w:tcPr>
          <w:p w14:paraId="23E9ECE6" w14:textId="341D1CBA" w:rsidR="00C7478A" w:rsidRDefault="00C7478A" w:rsidP="006C2049">
            <w:r>
              <w:t xml:space="preserve">parameters </w:t>
            </w:r>
            <w:r w:rsidR="006C2049" w:rsidRPr="006C2049">
              <w:rPr>
                <w:position w:val="-14"/>
              </w:rPr>
              <w:object w:dxaOrig="1120" w:dyaOrig="400" w14:anchorId="51B70EB7">
                <v:shape id="_x0000_i1128" type="#_x0000_t75" style="width:56pt;height:20pt" o:ole="">
                  <v:imagedata r:id="rId237" o:title=""/>
                </v:shape>
                <o:OLEObject Type="Embed" ProgID="Equation.DSMT4" ShapeID="_x0000_i1128" DrawAspect="Content" ObjectID="_1471104391" r:id="rId238"/>
              </w:object>
            </w:r>
          </w:p>
        </w:tc>
        <w:tc>
          <w:tcPr>
            <w:tcW w:w="654" w:type="pct"/>
          </w:tcPr>
          <w:p w14:paraId="13742265" w14:textId="72A621D6" w:rsidR="00C7478A" w:rsidRDefault="00C7478A" w:rsidP="00AF2221">
            <w:r>
              <w:t>[ ]</w:t>
            </w:r>
          </w:p>
        </w:tc>
      </w:tr>
      <w:tr w:rsidR="00C7478A" w14:paraId="5EB6DBF9" w14:textId="69583410" w:rsidTr="008C20E4">
        <w:tc>
          <w:tcPr>
            <w:tcW w:w="1261" w:type="pct"/>
            <w:shd w:val="clear" w:color="auto" w:fill="auto"/>
          </w:tcPr>
          <w:p w14:paraId="77F9F2BC" w14:textId="77777777" w:rsidR="00C7478A" w:rsidRDefault="00C7478A" w:rsidP="006A0BC1">
            <w:pPr>
              <w:pStyle w:val="code"/>
            </w:pPr>
            <w:r>
              <w:t>&lt;ksi&gt;</w:t>
            </w:r>
          </w:p>
        </w:tc>
        <w:tc>
          <w:tcPr>
            <w:tcW w:w="3085" w:type="pct"/>
            <w:shd w:val="clear" w:color="auto" w:fill="auto"/>
          </w:tcPr>
          <w:p w14:paraId="4AE217C6" w14:textId="4DB0DCB3" w:rsidR="00C7478A" w:rsidRDefault="00C7478A" w:rsidP="006C2049">
            <w:r>
              <w:t xml:space="preserve">parameters </w:t>
            </w:r>
            <w:r w:rsidR="006C2049" w:rsidRPr="006C2049">
              <w:rPr>
                <w:position w:val="-14"/>
              </w:rPr>
              <w:object w:dxaOrig="1020" w:dyaOrig="400" w14:anchorId="62D049B8">
                <v:shape id="_x0000_i1129" type="#_x0000_t75" style="width:51pt;height:20pt" o:ole="">
                  <v:imagedata r:id="rId239" o:title=""/>
                </v:shape>
                <o:OLEObject Type="Embed" ProgID="Equation.DSMT4" ShapeID="_x0000_i1129" DrawAspect="Content" ObjectID="_1471104392" r:id="rId240"/>
              </w:object>
            </w:r>
          </w:p>
        </w:tc>
        <w:tc>
          <w:tcPr>
            <w:tcW w:w="654" w:type="pct"/>
          </w:tcPr>
          <w:p w14:paraId="77D22C91" w14:textId="6A6D04AD" w:rsidR="00C7478A" w:rsidRDefault="00C7478A" w:rsidP="00AF2221">
            <w:r>
              <w:t>[</w:t>
            </w:r>
            <w:r>
              <w:rPr>
                <w:b/>
              </w:rPr>
              <w:t>P</w:t>
            </w:r>
            <w:r>
              <w:t>]</w:t>
            </w:r>
          </w:p>
        </w:tc>
      </w:tr>
    </w:tbl>
    <w:p w14:paraId="2821BF84" w14:textId="77777777" w:rsidR="006A0BC1" w:rsidRDefault="006A0BC1" w:rsidP="006A0BC1"/>
    <w:p w14:paraId="31BCFF8C" w14:textId="6D8A2CEE" w:rsidR="006A0BC1" w:rsidRDefault="006A0BC1" w:rsidP="006A0BC1">
      <w:r>
        <w:t xml:space="preserve">The stress </w:t>
      </w:r>
      <w:r w:rsidR="006C2049" w:rsidRPr="006C2049">
        <w:rPr>
          <w:position w:val="-6"/>
        </w:rPr>
        <w:object w:dxaOrig="240" w:dyaOrig="340" w14:anchorId="0F6C4B31">
          <v:shape id="_x0000_i1130" type="#_x0000_t75" style="width:12pt;height:17pt" o:ole="">
            <v:imagedata r:id="rId241" o:title=""/>
          </v:shape>
          <o:OLEObject Type="Embed" ProgID="Equation.DSMT4" ShapeID="_x0000_i1130" DrawAspect="Content" ObjectID="_1471104393" r:id="rId242"/>
        </w:object>
      </w:r>
      <w:r>
        <w:t xml:space="preserve"> for this material is given by,</w:t>
      </w:r>
    </w:p>
    <w:p w14:paraId="3AA47A79" w14:textId="27098EEB" w:rsidR="006A0BC1" w:rsidRDefault="006A0BC1" w:rsidP="006A0BC1">
      <w:pPr>
        <w:pStyle w:val="MTDisplayEquation"/>
      </w:pPr>
      <w:r>
        <w:tab/>
      </w:r>
      <w:r w:rsidR="006C2049" w:rsidRPr="006C2049">
        <w:rPr>
          <w:position w:val="-10"/>
        </w:rPr>
        <w:object w:dxaOrig="1380" w:dyaOrig="380" w14:anchorId="1A9C435D">
          <v:shape id="_x0000_i1131" type="#_x0000_t75" style="width:69pt;height:19pt" o:ole="">
            <v:imagedata r:id="rId243" o:title=""/>
          </v:shape>
          <o:OLEObject Type="Embed" ProgID="Equation.DSMT4" ShapeID="_x0000_i1131" DrawAspect="Content" ObjectID="_1471104394" r:id="rId244"/>
        </w:object>
      </w:r>
      <w:r>
        <w:t>.</w:t>
      </w:r>
    </w:p>
    <w:p w14:paraId="52FB3AEA" w14:textId="61892872" w:rsidR="006A0BC1" w:rsidRDefault="006A0BC1" w:rsidP="006A0BC1">
      <w:r>
        <w:t xml:space="preserve">Here, </w:t>
      </w:r>
      <w:r w:rsidR="006C2049" w:rsidRPr="006C2049">
        <w:rPr>
          <w:position w:val="-6"/>
        </w:rPr>
        <w:object w:dxaOrig="460" w:dyaOrig="340" w14:anchorId="09C76C2C">
          <v:shape id="_x0000_i1132" type="#_x0000_t75" style="width:23pt;height:17pt" o:ole="">
            <v:imagedata r:id="rId245" o:title=""/>
          </v:shape>
          <o:OLEObject Type="Embed" ProgID="Equation.DSMT4" ShapeID="_x0000_i1132" DrawAspect="Content" ObjectID="_1471104395" r:id="rId246"/>
        </w:object>
      </w:r>
      <w:r>
        <w:t xml:space="preserve"> is the stress from the Veronda-Westmann basis (Section </w:t>
      </w:r>
      <w:r>
        <w:fldChar w:fldCharType="begin"/>
      </w:r>
      <w:r>
        <w:instrText xml:space="preserve"> REF _Ref167535458 \r \h </w:instrText>
      </w:r>
      <w:r>
        <w:fldChar w:fldCharType="separate"/>
      </w:r>
      <w:r w:rsidR="001B13CD">
        <w:t xml:space="preserve">4.1.2.15. </w:t>
      </w:r>
      <w:r>
        <w:fldChar w:fldCharType="end"/>
      </w:r>
      <w:r>
        <w:t xml:space="preserve">), and </w:t>
      </w:r>
      <w:r w:rsidR="006C2049" w:rsidRPr="006C2049">
        <w:rPr>
          <w:position w:val="-10"/>
        </w:rPr>
        <w:object w:dxaOrig="340" w:dyaOrig="380" w14:anchorId="114C1C3E">
          <v:shape id="_x0000_i1133" type="#_x0000_t75" style="width:17pt;height:19pt" o:ole="">
            <v:imagedata r:id="rId247" o:title=""/>
          </v:shape>
          <o:OLEObject Type="Embed" ProgID="Equation.DSMT4" ShapeID="_x0000_i1133" DrawAspect="Content" ObjectID="_1471104396" r:id="rId248"/>
        </w:object>
      </w:r>
      <w:r>
        <w:t xml:space="preserve">is the stress contribution from the ellipsoidal fiber distribution (Section </w:t>
      </w:r>
      <w:r>
        <w:fldChar w:fldCharType="begin"/>
      </w:r>
      <w:r>
        <w:instrText xml:space="preserve"> REF _Ref167375501 \r \h </w:instrText>
      </w:r>
      <w:r>
        <w:fldChar w:fldCharType="separate"/>
      </w:r>
      <w:r w:rsidR="001B13CD">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883" w:name="_Toc397358397"/>
      <w:r>
        <w:lastRenderedPageBreak/>
        <w:t>Fiber with Exponential-Power Law, Uncoupled Formulation</w:t>
      </w:r>
      <w:bookmarkEnd w:id="883"/>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1B13CD">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28"/>
        <w:gridCol w:w="736"/>
      </w:tblGrid>
      <w:tr w:rsidR="00C7478A" w14:paraId="7E28BE7A" w14:textId="40DD3762" w:rsidTr="008C20E4">
        <w:tc>
          <w:tcPr>
            <w:tcW w:w="0" w:type="auto"/>
            <w:shd w:val="clear" w:color="auto" w:fill="auto"/>
          </w:tcPr>
          <w:p w14:paraId="408B6A57" w14:textId="77777777" w:rsidR="00C7478A" w:rsidRDefault="00C7478A" w:rsidP="006A0BC1">
            <w:pPr>
              <w:pStyle w:val="code"/>
            </w:pPr>
            <w:r>
              <w:t>&lt;ksi&gt;</w:t>
            </w:r>
          </w:p>
        </w:tc>
        <w:tc>
          <w:tcPr>
            <w:tcW w:w="0" w:type="auto"/>
            <w:shd w:val="clear" w:color="auto" w:fill="auto"/>
          </w:tcPr>
          <w:p w14:paraId="3F7B7448" w14:textId="12E3D545" w:rsidR="00C7478A" w:rsidRDefault="006C2049" w:rsidP="006C2049">
            <w:r w:rsidRPr="006C2049">
              <w:rPr>
                <w:position w:val="-10"/>
              </w:rPr>
              <w:object w:dxaOrig="200" w:dyaOrig="320" w14:anchorId="0339C547">
                <v:shape id="_x0000_i1134" type="#_x0000_t75" style="width:10pt;height:16pt" o:ole="">
                  <v:imagedata r:id="rId249" o:title=""/>
                </v:shape>
                <o:OLEObject Type="Embed" ProgID="Equation.DSMT4" ShapeID="_x0000_i1134" DrawAspect="Content" ObjectID="_1471104397" r:id="rId250"/>
              </w:object>
            </w:r>
            <w:r w:rsidR="00C7478A">
              <w:t>, representing a measure of the fiber modulus</w:t>
            </w:r>
          </w:p>
        </w:tc>
        <w:tc>
          <w:tcPr>
            <w:tcW w:w="0" w:type="auto"/>
          </w:tcPr>
          <w:p w14:paraId="01A26EF1" w14:textId="148038DB" w:rsidR="00C7478A" w:rsidRPr="00AF2221" w:rsidRDefault="00C7478A" w:rsidP="00AF2221">
            <w:pPr>
              <w:rPr>
                <w:position w:val="-10"/>
              </w:rPr>
            </w:pPr>
            <w:r>
              <w:t>[</w:t>
            </w:r>
            <w:r>
              <w:rPr>
                <w:b/>
              </w:rPr>
              <w:t>P</w:t>
            </w:r>
            <w:r>
              <w:t>]</w:t>
            </w:r>
          </w:p>
        </w:tc>
      </w:tr>
      <w:tr w:rsidR="00C7478A" w14:paraId="518C71C6" w14:textId="4F86B9D7" w:rsidTr="008C20E4">
        <w:tc>
          <w:tcPr>
            <w:tcW w:w="0" w:type="auto"/>
            <w:shd w:val="clear" w:color="auto" w:fill="auto"/>
          </w:tcPr>
          <w:p w14:paraId="7C2043BB" w14:textId="77777777" w:rsidR="00C7478A" w:rsidRDefault="00C7478A" w:rsidP="006A0BC1">
            <w:pPr>
              <w:pStyle w:val="code"/>
            </w:pPr>
            <w:r>
              <w:t>&lt;alpha&gt;</w:t>
            </w:r>
          </w:p>
        </w:tc>
        <w:tc>
          <w:tcPr>
            <w:tcW w:w="0" w:type="auto"/>
            <w:shd w:val="clear" w:color="auto" w:fill="auto"/>
          </w:tcPr>
          <w:p w14:paraId="7CD34F0C" w14:textId="4920EAED" w:rsidR="00C7478A" w:rsidRDefault="006C2049" w:rsidP="006C2049">
            <w:r w:rsidRPr="006C2049">
              <w:rPr>
                <w:position w:val="-6"/>
              </w:rPr>
              <w:object w:dxaOrig="240" w:dyaOrig="220" w14:anchorId="7300BBF8">
                <v:shape id="_x0000_i1135" type="#_x0000_t75" style="width:12pt;height:11pt" o:ole="">
                  <v:imagedata r:id="rId251" o:title=""/>
                </v:shape>
                <o:OLEObject Type="Embed" ProgID="Equation.DSMT4" ShapeID="_x0000_i1135" DrawAspect="Content" ObjectID="_1471104398" r:id="rId252"/>
              </w:object>
            </w:r>
            <w:r w:rsidR="00C7478A">
              <w:t>, coefficient of exponential argument</w:t>
            </w:r>
          </w:p>
        </w:tc>
        <w:tc>
          <w:tcPr>
            <w:tcW w:w="0" w:type="auto"/>
          </w:tcPr>
          <w:p w14:paraId="7E943FF9" w14:textId="1611F0F8" w:rsidR="00C7478A" w:rsidRPr="00AF2221" w:rsidRDefault="00C7478A" w:rsidP="00AF2221">
            <w:pPr>
              <w:rPr>
                <w:position w:val="-6"/>
              </w:rPr>
            </w:pPr>
            <w:r>
              <w:rPr>
                <w:position w:val="-6"/>
              </w:rPr>
              <w:t>[ ]</w:t>
            </w:r>
          </w:p>
        </w:tc>
      </w:tr>
      <w:tr w:rsidR="00C7478A" w14:paraId="24B0FDFF" w14:textId="18673B14" w:rsidTr="008C20E4">
        <w:tc>
          <w:tcPr>
            <w:tcW w:w="0" w:type="auto"/>
            <w:shd w:val="clear" w:color="auto" w:fill="auto"/>
          </w:tcPr>
          <w:p w14:paraId="13F5A0DC" w14:textId="77777777" w:rsidR="00C7478A" w:rsidRDefault="00C7478A" w:rsidP="006A0BC1">
            <w:pPr>
              <w:pStyle w:val="code"/>
            </w:pPr>
            <w:r>
              <w:t>&lt;beta&gt;</w:t>
            </w:r>
          </w:p>
        </w:tc>
        <w:tc>
          <w:tcPr>
            <w:tcW w:w="0" w:type="auto"/>
            <w:shd w:val="clear" w:color="auto" w:fill="auto"/>
          </w:tcPr>
          <w:p w14:paraId="5128C8ED" w14:textId="2C404382" w:rsidR="00C7478A" w:rsidRDefault="006C2049" w:rsidP="006C2049">
            <w:r w:rsidRPr="006C2049">
              <w:rPr>
                <w:position w:val="-10"/>
              </w:rPr>
              <w:object w:dxaOrig="240" w:dyaOrig="320" w14:anchorId="4FD75AB2">
                <v:shape id="_x0000_i1136" type="#_x0000_t75" style="width:12pt;height:16pt" o:ole="">
                  <v:imagedata r:id="rId253" o:title=""/>
                </v:shape>
                <o:OLEObject Type="Embed" ProgID="Equation.DSMT4" ShapeID="_x0000_i1136" DrawAspect="Content" ObjectID="_1471104399" r:id="rId254"/>
              </w:object>
            </w:r>
            <w:r w:rsidR="00C7478A">
              <w:t>, power of exponential argument</w:t>
            </w:r>
          </w:p>
        </w:tc>
        <w:tc>
          <w:tcPr>
            <w:tcW w:w="0" w:type="auto"/>
          </w:tcPr>
          <w:p w14:paraId="4B523F6A" w14:textId="4956118A" w:rsidR="00C7478A" w:rsidRPr="00AF2221" w:rsidRDefault="00C7478A" w:rsidP="00AF2221">
            <w:pPr>
              <w:rPr>
                <w:position w:val="-10"/>
              </w:rPr>
            </w:pPr>
            <w:r>
              <w:rPr>
                <w:position w:val="-10"/>
              </w:rPr>
              <w:t>[ ]</w:t>
            </w:r>
          </w:p>
        </w:tc>
      </w:tr>
      <w:tr w:rsidR="00C7478A" w14:paraId="217CA3CC" w14:textId="2D57947C" w:rsidTr="008C20E4">
        <w:tc>
          <w:tcPr>
            <w:tcW w:w="0" w:type="auto"/>
            <w:shd w:val="clear" w:color="auto" w:fill="auto"/>
          </w:tcPr>
          <w:p w14:paraId="350CE792" w14:textId="77777777" w:rsidR="00C7478A" w:rsidRDefault="00C7478A" w:rsidP="006A0BC1">
            <w:pPr>
              <w:pStyle w:val="code"/>
            </w:pPr>
            <w:r>
              <w:t>&lt;theta&gt;</w:t>
            </w:r>
          </w:p>
        </w:tc>
        <w:tc>
          <w:tcPr>
            <w:tcW w:w="0" w:type="auto"/>
            <w:shd w:val="clear" w:color="auto" w:fill="auto"/>
          </w:tcPr>
          <w:p w14:paraId="4B1C8DE7" w14:textId="7D6FE295" w:rsidR="00C7478A" w:rsidRDefault="006C2049" w:rsidP="006C2049">
            <w:r w:rsidRPr="006C2049">
              <w:rPr>
                <w:position w:val="-6"/>
              </w:rPr>
              <w:object w:dxaOrig="200" w:dyaOrig="279" w14:anchorId="3C11D95B">
                <v:shape id="_x0000_i1137" type="#_x0000_t75" style="width:10pt;height:14pt" o:ole="">
                  <v:imagedata r:id="rId255" o:title=""/>
                </v:shape>
                <o:OLEObject Type="Embed" ProgID="Equation.DSMT4" ShapeID="_x0000_i1137" DrawAspect="Content" ObjectID="_1471104400" r:id="rId256"/>
              </w:object>
            </w:r>
            <w:r w:rsidR="00C7478A">
              <w:t>, spherical angle for fiber orientation in local coordinate system</w:t>
            </w:r>
          </w:p>
        </w:tc>
        <w:tc>
          <w:tcPr>
            <w:tcW w:w="0" w:type="auto"/>
          </w:tcPr>
          <w:p w14:paraId="13E81DC2" w14:textId="35982A33" w:rsidR="00C7478A" w:rsidRPr="00C7478A" w:rsidRDefault="00C7478A" w:rsidP="00AF2221">
            <w:pPr>
              <w:rPr>
                <w:position w:val="-6"/>
              </w:rPr>
            </w:pPr>
            <w:r>
              <w:rPr>
                <w:position w:val="-6"/>
              </w:rPr>
              <w:t>[</w:t>
            </w:r>
            <w:r>
              <w:rPr>
                <w:b/>
                <w:position w:val="-6"/>
              </w:rPr>
              <w:t>deg</w:t>
            </w:r>
            <w:r>
              <w:rPr>
                <w:position w:val="-6"/>
              </w:rPr>
              <w:t>]</w:t>
            </w:r>
          </w:p>
        </w:tc>
      </w:tr>
      <w:tr w:rsidR="00C7478A" w14:paraId="75080C4F" w14:textId="4ACA649B" w:rsidTr="008C20E4">
        <w:tc>
          <w:tcPr>
            <w:tcW w:w="0" w:type="auto"/>
            <w:shd w:val="clear" w:color="auto" w:fill="auto"/>
          </w:tcPr>
          <w:p w14:paraId="45A48A86" w14:textId="77777777" w:rsidR="00C7478A" w:rsidRDefault="00C7478A" w:rsidP="006A0BC1">
            <w:pPr>
              <w:pStyle w:val="code"/>
            </w:pPr>
            <w:r>
              <w:t>&lt;phi&gt;</w:t>
            </w:r>
          </w:p>
        </w:tc>
        <w:tc>
          <w:tcPr>
            <w:tcW w:w="0" w:type="auto"/>
            <w:shd w:val="clear" w:color="auto" w:fill="auto"/>
          </w:tcPr>
          <w:p w14:paraId="5463001C" w14:textId="24587DEF" w:rsidR="00C7478A" w:rsidRDefault="006C2049" w:rsidP="006C2049">
            <w:r w:rsidRPr="006C2049">
              <w:rPr>
                <w:position w:val="-10"/>
              </w:rPr>
              <w:object w:dxaOrig="220" w:dyaOrig="260" w14:anchorId="54E16A31">
                <v:shape id="_x0000_i1138" type="#_x0000_t75" style="width:11pt;height:13pt" o:ole="">
                  <v:imagedata r:id="rId257" o:title=""/>
                </v:shape>
                <o:OLEObject Type="Embed" ProgID="Equation.DSMT4" ShapeID="_x0000_i1138" DrawAspect="Content" ObjectID="_1471104401" r:id="rId258"/>
              </w:object>
            </w:r>
            <w:r w:rsidR="00C7478A">
              <w:t>, spherical angle for fiber orientation in local coordinate system</w:t>
            </w:r>
          </w:p>
        </w:tc>
        <w:tc>
          <w:tcPr>
            <w:tcW w:w="0" w:type="auto"/>
          </w:tcPr>
          <w:p w14:paraId="518272F0" w14:textId="3C659736" w:rsidR="00C7478A" w:rsidRPr="00AF2221" w:rsidRDefault="00C7478A" w:rsidP="00AF2221">
            <w:pPr>
              <w:rPr>
                <w:position w:val="-10"/>
              </w:rPr>
            </w:pPr>
            <w:r>
              <w:rPr>
                <w:position w:val="-10"/>
              </w:rPr>
              <w:t>[</w:t>
            </w:r>
            <w:r>
              <w:rPr>
                <w:b/>
                <w:position w:val="-10"/>
              </w:rPr>
              <w:t>deg</w:t>
            </w:r>
            <w:r>
              <w:rPr>
                <w:position w:val="-10"/>
              </w:rPr>
              <w:t>]</w:t>
            </w:r>
          </w:p>
        </w:tc>
      </w:tr>
    </w:tbl>
    <w:p w14:paraId="50CD203E" w14:textId="679D685F" w:rsidR="006A0BC1" w:rsidRDefault="00805F85">
      <w:pPr>
        <w:jc w:val="center"/>
        <w:pPrChange w:id="884" w:author="Gerard" w:date="2014-08-18T17:26:00Z">
          <w:pPr/>
        </w:pPrChange>
      </w:pPr>
      <w:ins w:id="885" w:author="Gerard" w:date="2014-08-18T17:26:00Z">
        <w:r>
          <w:rPr>
            <w:noProof/>
          </w:rPr>
          <w:drawing>
            <wp:inline distT="0" distB="0" distL="0" distR="0" wp14:anchorId="1CB9FCD9" wp14:editId="4186E2BE">
              <wp:extent cx="1338072" cy="138379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icalCoordinateSystem.png"/>
                      <pic:cNvPicPr/>
                    </pic:nvPicPr>
                    <pic:blipFill>
                      <a:blip r:embed="rId259">
                        <a:extLst>
                          <a:ext uri="{28A0092B-C50C-407E-A947-70E740481C1C}">
                            <a14:useLocalDpi xmlns:a14="http://schemas.microsoft.com/office/drawing/2010/main" val="0"/>
                          </a:ext>
                        </a:extLst>
                      </a:blip>
                      <a:stretch>
                        <a:fillRect/>
                      </a:stretch>
                    </pic:blipFill>
                    <pic:spPr>
                      <a:xfrm>
                        <a:off x="0" y="0"/>
                        <a:ext cx="1338072" cy="1383792"/>
                      </a:xfrm>
                      <a:prstGeom prst="rect">
                        <a:avLst/>
                      </a:prstGeom>
                    </pic:spPr>
                  </pic:pic>
                </a:graphicData>
              </a:graphic>
            </wp:inline>
          </w:drawing>
        </w:r>
      </w:ins>
    </w:p>
    <w:p w14:paraId="685AD9F1" w14:textId="77777777" w:rsidR="006A0BC1" w:rsidRDefault="006A0BC1" w:rsidP="006A0BC1">
      <w:r>
        <w:t>The fiber is oriented along</w:t>
      </w:r>
    </w:p>
    <w:p w14:paraId="0067D037" w14:textId="584FF254" w:rsidR="006A0BC1" w:rsidRDefault="006A0BC1" w:rsidP="006A0BC1">
      <w:pPr>
        <w:pStyle w:val="MTDisplayEquation"/>
      </w:pPr>
      <w:r>
        <w:tab/>
      </w:r>
      <w:r w:rsidR="006C2049" w:rsidRPr="006C2049">
        <w:rPr>
          <w:position w:val="-12"/>
        </w:rPr>
        <w:object w:dxaOrig="3980" w:dyaOrig="360" w14:anchorId="5112FC0E">
          <v:shape id="_x0000_i1139" type="#_x0000_t75" style="width:199pt;height:18pt" o:ole="">
            <v:imagedata r:id="rId260" o:title=""/>
          </v:shape>
          <o:OLEObject Type="Embed" ProgID="Equation.DSMT4" ShapeID="_x0000_i1139" DrawAspect="Content" ObjectID="_1471104402" r:id="rId261"/>
        </w:object>
      </w:r>
      <w:r>
        <w:t>,</w:t>
      </w:r>
    </w:p>
    <w:p w14:paraId="29AB8368" w14:textId="74982AF7" w:rsidR="006A0BC1" w:rsidRDefault="006A0BC1" w:rsidP="006A0BC1">
      <w:r w:rsidRPr="000230DC">
        <w:t xml:space="preserve">where </w:t>
      </w:r>
      <w:r w:rsidR="006C2049" w:rsidRPr="006C2049">
        <w:rPr>
          <w:position w:val="-14"/>
        </w:rPr>
        <w:object w:dxaOrig="999" w:dyaOrig="400" w14:anchorId="4D970E1E">
          <v:shape id="_x0000_i1140" type="#_x0000_t75" style="width:50pt;height:20pt" o:ole="">
            <v:imagedata r:id="rId262" o:title=""/>
          </v:shape>
          <o:OLEObject Type="Embed" ProgID="Equation.DSMT4" ShapeID="_x0000_i1140" DrawAspect="Content" ObjectID="_1471104403" r:id="rId263"/>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1B13CD">
        <w:t>4.1.1</w:t>
      </w:r>
      <w:r w:rsidRPr="000230DC">
        <w:fldChar w:fldCharType="end"/>
      </w:r>
      <w:r w:rsidRPr="000230DC">
        <w:t xml:space="preserve">).  </w:t>
      </w:r>
      <w:ins w:id="886" w:author="Gerard" w:date="2014-08-21T16:34:00Z">
        <w:r w:rsidR="0099145F">
          <w:t xml:space="preserve">The parameters &lt;theta&gt; and &lt;phi&gt; are optional, with default values of </w:t>
        </w:r>
      </w:ins>
      <w:r w:rsidR="006C2049" w:rsidRPr="006C2049">
        <w:rPr>
          <w:position w:val="-6"/>
        </w:rPr>
        <w:object w:dxaOrig="400" w:dyaOrig="279" w14:anchorId="769F0BE9">
          <v:shape id="_x0000_i1141" type="#_x0000_t75" style="width:20pt;height:14pt" o:ole="">
            <v:imagedata r:id="rId264" o:title=""/>
          </v:shape>
          <o:OLEObject Type="Embed" ProgID="Equation.DSMT4" ShapeID="_x0000_i1141" DrawAspect="Content" ObjectID="_1471104404" r:id="rId265"/>
        </w:object>
      </w:r>
      <w:ins w:id="887" w:author="Gerard" w:date="2014-08-21T16:34:00Z">
        <w:r w:rsidR="0099145F">
          <w:t xml:space="preserve">0° and </w:t>
        </w:r>
      </w:ins>
      <w:r w:rsidR="006C2049" w:rsidRPr="006C2049">
        <w:rPr>
          <w:position w:val="-10"/>
        </w:rPr>
        <w:object w:dxaOrig="400" w:dyaOrig="260" w14:anchorId="44505EEA">
          <v:shape id="_x0000_i1142" type="#_x0000_t75" style="width:20pt;height:13pt" o:ole="">
            <v:imagedata r:id="rId266" o:title=""/>
          </v:shape>
          <o:OLEObject Type="Embed" ProgID="Equation.DSMT4" ShapeID="_x0000_i1142" DrawAspect="Content" ObjectID="_1471104405" r:id="rId267"/>
        </w:object>
      </w:r>
      <w:ins w:id="888" w:author="Gerard" w:date="2014-08-21T16:35:00Z">
        <w:r w:rsidR="0099145F">
          <w:t>9</w:t>
        </w:r>
      </w:ins>
      <w:ins w:id="889" w:author="Gerard" w:date="2014-08-21T16:34:00Z">
        <w:r w:rsidR="0099145F">
          <w:t xml:space="preserve">0°, </w:t>
        </w:r>
      </w:ins>
      <w:ins w:id="890" w:author="Gerard" w:date="2014-08-21T16:35:00Z">
        <w:r w:rsidR="0099145F">
          <w:t xml:space="preserve">such that </w:t>
        </w:r>
      </w:ins>
      <w:r w:rsidR="006C2049" w:rsidRPr="006C2049">
        <w:rPr>
          <w:position w:val="-12"/>
        </w:rPr>
        <w:object w:dxaOrig="639" w:dyaOrig="360" w14:anchorId="0BB88D9D">
          <v:shape id="_x0000_i1143" type="#_x0000_t75" style="width:32pt;height:18pt" o:ole="">
            <v:imagedata r:id="rId268" o:title=""/>
          </v:shape>
          <o:OLEObject Type="Embed" ProgID="Equation.DSMT4" ShapeID="_x0000_i1143" DrawAspect="Content" ObjectID="_1471104406" r:id="rId269"/>
        </w:object>
      </w:r>
      <w:ins w:id="891" w:author="Gerard" w:date="2014-08-21T16:35:00Z">
        <w:r w:rsidR="0099145F">
          <w:t xml:space="preserve">. </w:t>
        </w:r>
      </w:ins>
      <w:ins w:id="892" w:author="Gerard" w:date="2014-08-21T16:36:00Z">
        <w:r w:rsidR="0099145F">
          <w:t xml:space="preserve"> </w:t>
        </w:r>
      </w:ins>
      <w:r>
        <w:t xml:space="preserve">The stress </w:t>
      </w:r>
      <w:r w:rsidR="006C2049" w:rsidRPr="006C2049">
        <w:rPr>
          <w:position w:val="-6"/>
        </w:rPr>
        <w:object w:dxaOrig="240" w:dyaOrig="340" w14:anchorId="224082A1">
          <v:shape id="_x0000_i1144" type="#_x0000_t75" style="width:12pt;height:17pt" o:ole="">
            <v:imagedata r:id="rId270" o:title=""/>
          </v:shape>
          <o:OLEObject Type="Embed" ProgID="Equation.DSMT4" ShapeID="_x0000_i1144" DrawAspect="Content" ObjectID="_1471104407" r:id="rId271"/>
        </w:object>
      </w:r>
      <w:r>
        <w:t xml:space="preserve"> for this fibrous material is given by</w:t>
      </w:r>
    </w:p>
    <w:p w14:paraId="33DCF3D1" w14:textId="65F76568" w:rsidR="006A0BC1" w:rsidRDefault="006A0BC1" w:rsidP="006A0BC1">
      <w:pPr>
        <w:pStyle w:val="MTDisplayEquation"/>
      </w:pPr>
      <w:r>
        <w:tab/>
      </w:r>
      <w:r w:rsidR="006C2049" w:rsidRPr="006C2049">
        <w:rPr>
          <w:position w:val="-30"/>
        </w:rPr>
        <w:object w:dxaOrig="2720" w:dyaOrig="720" w14:anchorId="75D67D12">
          <v:shape id="_x0000_i1145" type="#_x0000_t75" style="width:136pt;height:36pt" o:ole="">
            <v:imagedata r:id="rId272" o:title=""/>
          </v:shape>
          <o:OLEObject Type="Embed" ProgID="Equation.DSMT4" ShapeID="_x0000_i1145" DrawAspect="Content" ObjectID="_1471104408" r:id="rId273"/>
        </w:object>
      </w:r>
      <w:r>
        <w:t>,</w:t>
      </w:r>
    </w:p>
    <w:p w14:paraId="3E826248" w14:textId="749ED8D5" w:rsidR="006A0BC1" w:rsidRDefault="006A0BC1" w:rsidP="006A0BC1">
      <w:r>
        <w:t xml:space="preserve">where </w:t>
      </w:r>
      <w:r w:rsidR="006C2049" w:rsidRPr="006C2049">
        <w:rPr>
          <w:position w:val="-12"/>
        </w:rPr>
        <w:object w:dxaOrig="1760" w:dyaOrig="400" w14:anchorId="26E23A49">
          <v:shape id="_x0000_i1146" type="#_x0000_t75" style="width:88pt;height:20pt" o:ole="">
            <v:imagedata r:id="rId274" o:title=""/>
          </v:shape>
          <o:OLEObject Type="Embed" ProgID="Equation.DSMT4" ShapeID="_x0000_i1146" DrawAspect="Content" ObjectID="_1471104409" r:id="rId275"/>
        </w:object>
      </w:r>
      <w:r>
        <w:t xml:space="preserve"> is the square of the fiber stretch, </w:t>
      </w:r>
      <w:r w:rsidR="006C2049" w:rsidRPr="006C2049">
        <w:rPr>
          <w:position w:val="-12"/>
        </w:rPr>
        <w:object w:dxaOrig="1219" w:dyaOrig="400" w14:anchorId="6E303EF1">
          <v:shape id="_x0000_i1147" type="#_x0000_t75" style="width:61pt;height:20pt" o:ole="">
            <v:imagedata r:id="rId276" o:title=""/>
          </v:shape>
          <o:OLEObject Type="Embed" ProgID="Equation.DSMT4" ShapeID="_x0000_i1147" DrawAspect="Content" ObjectID="_1471104410" r:id="rId277"/>
        </w:object>
      </w:r>
      <w:r>
        <w:t xml:space="preserve">, and </w:t>
      </w:r>
      <w:r w:rsidR="006C2049" w:rsidRPr="006C2049">
        <w:rPr>
          <w:position w:val="-14"/>
        </w:rPr>
        <w:object w:dxaOrig="540" w:dyaOrig="400" w14:anchorId="6392B703">
          <v:shape id="_x0000_i1148" type="#_x0000_t75" style="width:27pt;height:20pt" o:ole="">
            <v:imagedata r:id="rId278" o:title=""/>
          </v:shape>
          <o:OLEObject Type="Embed" ProgID="Equation.DSMT4" ShapeID="_x0000_i1148" DrawAspect="Content" ObjectID="_1471104411" r:id="rId279"/>
        </w:object>
      </w:r>
      <w:r>
        <w:t xml:space="preserve"> is the unit step function that enforces the tension-only contribution..  The fiber strain energy density is given by</w:t>
      </w:r>
    </w:p>
    <w:p w14:paraId="2B013754" w14:textId="27FA0543" w:rsidR="006A0BC1" w:rsidRDefault="006A0BC1" w:rsidP="006A0BC1">
      <w:pPr>
        <w:pStyle w:val="MTDisplayEquation"/>
      </w:pPr>
      <w:r>
        <w:tab/>
      </w:r>
      <w:r w:rsidR="006C2049" w:rsidRPr="006C2049">
        <w:rPr>
          <w:position w:val="-28"/>
        </w:rPr>
        <w:object w:dxaOrig="2940" w:dyaOrig="660" w14:anchorId="218FD1AC">
          <v:shape id="_x0000_i1149" type="#_x0000_t75" style="width:147pt;height:33pt" o:ole="">
            <v:imagedata r:id="rId280" o:title=""/>
          </v:shape>
          <o:OLEObject Type="Embed" ProgID="Equation.DSMT4" ShapeID="_x0000_i1149" DrawAspect="Content" ObjectID="_1471104412" r:id="rId281"/>
        </w:object>
      </w:r>
      <w:r>
        <w:t>,</w:t>
      </w:r>
    </w:p>
    <w:p w14:paraId="68B45CD1" w14:textId="66B3958D" w:rsidR="006A0BC1" w:rsidRPr="000230DC" w:rsidRDefault="006A0BC1" w:rsidP="006A0BC1">
      <w:r w:rsidRPr="000230DC">
        <w:t xml:space="preserve">where </w:t>
      </w:r>
      <w:r w:rsidR="006C2049" w:rsidRPr="006C2049">
        <w:rPr>
          <w:position w:val="-10"/>
        </w:rPr>
        <w:object w:dxaOrig="560" w:dyaOrig="320" w14:anchorId="6FB8FFE6">
          <v:shape id="_x0000_i1150" type="#_x0000_t75" style="width:28pt;height:16pt" o:ole="">
            <v:imagedata r:id="rId282" o:title=""/>
          </v:shape>
          <o:OLEObject Type="Embed" ProgID="Equation.DSMT4" ShapeID="_x0000_i1150" DrawAspect="Content" ObjectID="_1471104413" r:id="rId283"/>
        </w:object>
      </w:r>
      <w:r w:rsidRPr="000230DC">
        <w:t xml:space="preserve">, </w:t>
      </w:r>
      <w:r w:rsidR="006C2049" w:rsidRPr="006C2049">
        <w:rPr>
          <w:position w:val="-6"/>
        </w:rPr>
        <w:object w:dxaOrig="580" w:dyaOrig="279" w14:anchorId="7C794670">
          <v:shape id="_x0000_i1151" type="#_x0000_t75" style="width:29pt;height:14pt" o:ole="">
            <v:imagedata r:id="rId284" o:title=""/>
          </v:shape>
          <o:OLEObject Type="Embed" ProgID="Equation.DSMT4" ShapeID="_x0000_i1151" DrawAspect="Content" ObjectID="_1471104414" r:id="rId285"/>
        </w:object>
      </w:r>
      <w:r w:rsidRPr="000230DC">
        <w:t xml:space="preserve">, and </w:t>
      </w:r>
      <w:r w:rsidR="006C2049" w:rsidRPr="006C2049">
        <w:rPr>
          <w:position w:val="-10"/>
        </w:rPr>
        <w:object w:dxaOrig="600" w:dyaOrig="320" w14:anchorId="6BB4832B">
          <v:shape id="_x0000_i1152" type="#_x0000_t75" style="width:30pt;height:16pt" o:ole="">
            <v:imagedata r:id="rId286" o:title=""/>
          </v:shape>
          <o:OLEObject Type="Embed" ProgID="Equation.DSMT4" ShapeID="_x0000_i1152" DrawAspect="Content" ObjectID="_1471104415" r:id="rId287"/>
        </w:object>
      </w:r>
      <w:r w:rsidRPr="000230DC">
        <w:t>.</w:t>
      </w:r>
    </w:p>
    <w:p w14:paraId="6A59ACD1" w14:textId="77777777" w:rsidR="006A0BC1" w:rsidRPr="000230DC" w:rsidRDefault="006A0BC1" w:rsidP="006A0BC1"/>
    <w:p w14:paraId="0D47C78A" w14:textId="4334A2A0" w:rsidR="006A0BC1" w:rsidRDefault="006A0BC1" w:rsidP="006A0BC1">
      <w:r>
        <w:t xml:space="preserve">Note: In the limit when </w:t>
      </w:r>
      <w:r w:rsidR="006C2049" w:rsidRPr="006C2049">
        <w:rPr>
          <w:position w:val="-6"/>
        </w:rPr>
        <w:object w:dxaOrig="680" w:dyaOrig="279" w14:anchorId="4DCCC86C">
          <v:shape id="_x0000_i1153" type="#_x0000_t75" style="width:34pt;height:14pt" o:ole="">
            <v:imagedata r:id="rId288" o:title=""/>
          </v:shape>
          <o:OLEObject Type="Embed" ProgID="Equation.DSMT4" ShapeID="_x0000_i1153" DrawAspect="Content" ObjectID="_1471104416" r:id="rId289"/>
        </w:object>
      </w:r>
      <w:r>
        <w:t>, this expressions produces a power law,</w:t>
      </w:r>
    </w:p>
    <w:p w14:paraId="15BEA50B" w14:textId="3143DB10" w:rsidR="006A0BC1" w:rsidRDefault="006A0BC1" w:rsidP="006A0BC1">
      <w:pPr>
        <w:pStyle w:val="MTDisplayEquation"/>
      </w:pPr>
      <w:r>
        <w:tab/>
      </w:r>
      <w:r w:rsidR="006C2049" w:rsidRPr="006C2049">
        <w:rPr>
          <w:position w:val="-28"/>
        </w:rPr>
        <w:object w:dxaOrig="1880" w:dyaOrig="660" w14:anchorId="1A493BFB">
          <v:shape id="_x0000_i1154" type="#_x0000_t75" style="width:94pt;height:33pt" o:ole="">
            <v:imagedata r:id="rId290" o:title=""/>
          </v:shape>
          <o:OLEObject Type="Embed" ProgID="Equation.DSMT4" ShapeID="_x0000_i1154" DrawAspect="Content" ObjectID="_1471104417" r:id="rId291"/>
        </w:object>
      </w:r>
      <w:r w:rsidR="00F1782C">
        <w:t>.</w:t>
      </w:r>
    </w:p>
    <w:p w14:paraId="4DCE5B68" w14:textId="06C1F084" w:rsidR="006A0BC1" w:rsidRPr="0097532C" w:rsidRDefault="006A0BC1" w:rsidP="006A0BC1">
      <w:r w:rsidRPr="0097532C">
        <w:t xml:space="preserve">Note: When </w:t>
      </w:r>
      <w:r w:rsidR="006C2049" w:rsidRPr="006C2049">
        <w:rPr>
          <w:position w:val="-10"/>
        </w:rPr>
        <w:object w:dxaOrig="600" w:dyaOrig="320" w14:anchorId="4EF6E370">
          <v:shape id="_x0000_i1155" type="#_x0000_t75" style="width:30pt;height:16pt" o:ole="">
            <v:imagedata r:id="rId292" o:title=""/>
          </v:shape>
          <o:OLEObject Type="Embed" ProgID="Equation.DSMT4" ShapeID="_x0000_i1155" DrawAspect="Content" ObjectID="_1471104418" r:id="rId293"/>
        </w:object>
      </w:r>
      <w:r w:rsidRPr="0097532C">
        <w:t>, the fiber modulus is zero at the strain origin (</w:t>
      </w:r>
      <w:r w:rsidR="006C2049" w:rsidRPr="006C2049">
        <w:rPr>
          <w:position w:val="-12"/>
        </w:rPr>
        <w:object w:dxaOrig="580" w:dyaOrig="380" w14:anchorId="70492B06">
          <v:shape id="_x0000_i1156" type="#_x0000_t75" style="width:29pt;height:19pt" o:ole="">
            <v:imagedata r:id="rId294" o:title=""/>
          </v:shape>
          <o:OLEObject Type="Embed" ProgID="Equation.DSMT4" ShapeID="_x0000_i1156" DrawAspect="Content" ObjectID="_1471104419" r:id="rId295"/>
        </w:object>
      </w:r>
      <w:r w:rsidRPr="0097532C">
        <w:t xml:space="preserve">).  Therefore, use </w:t>
      </w:r>
      <w:r w:rsidR="006C2049" w:rsidRPr="006C2049">
        <w:rPr>
          <w:position w:val="-10"/>
        </w:rPr>
        <w:object w:dxaOrig="600" w:dyaOrig="320" w14:anchorId="77AB502F">
          <v:shape id="_x0000_i1157" type="#_x0000_t75" style="width:30pt;height:16pt" o:ole="">
            <v:imagedata r:id="rId296" o:title=""/>
          </v:shape>
          <o:OLEObject Type="Embed" ProgID="Equation.DSMT4" ShapeID="_x0000_i1157" DrawAspect="Content" ObjectID="_1471104420" r:id="rId29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49F6A31" w:rsidR="006A0BC1" w:rsidRDefault="006A0BC1" w:rsidP="006A0BC1">
      <w:r>
        <w:t xml:space="preserve">Single fiber oriented along </w:t>
      </w:r>
      <w:r w:rsidR="006C2049" w:rsidRPr="006C2049">
        <w:rPr>
          <w:position w:val="-12"/>
        </w:rPr>
        <w:object w:dxaOrig="220" w:dyaOrig="360" w14:anchorId="67CEC3CF">
          <v:shape id="_x0000_i1158" type="#_x0000_t75" style="width:11pt;height:18pt" o:ole="">
            <v:imagedata r:id="rId298" o:title=""/>
          </v:shape>
          <o:OLEObject Type="Embed" ProgID="Equation.DSMT4" ShapeID="_x0000_i1158" DrawAspect="Content" ObjectID="_1471104421" r:id="rId299"/>
        </w:object>
      </w:r>
      <w:r>
        <w:t>, embedded in a neo-Hookean ground matrix.</w:t>
      </w:r>
    </w:p>
    <w:p w14:paraId="6353F760" w14:textId="178F9A2E" w:rsidR="006A0BC1" w:rsidRDefault="006A0BC1" w:rsidP="006F720E">
      <w:pPr>
        <w:pStyle w:val="code"/>
      </w:pPr>
      <w:r>
        <w:lastRenderedPageBreak/>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61E9CFC1" w:rsidR="006A0BC1" w:rsidRDefault="006A0BC1" w:rsidP="006A0BC1">
      <w:pPr>
        <w:pStyle w:val="code"/>
      </w:pPr>
      <w:r>
        <w:tab/>
        <w:t>&lt;solid type=</w:t>
      </w:r>
      <w:r w:rsidR="00F450DE">
        <w:t>"</w:t>
      </w:r>
      <w:del w:id="893" w:author="Gerard" w:date="2014-08-18T17:01:00Z">
        <w:r w:rsidDel="00B046D7">
          <w:delText>neo-Hookean</w:delText>
        </w:r>
      </w:del>
      <w:ins w:id="894" w:author="Gerard" w:date="2014-08-18T17:01:00Z">
        <w:r w:rsidR="00B046D7">
          <w:t>Mooney-Rivlin</w:t>
        </w:r>
      </w:ins>
      <w:r w:rsidR="00F450DE">
        <w:t>"</w:t>
      </w:r>
      <w:r>
        <w:t>&gt;</w:t>
      </w:r>
    </w:p>
    <w:p w14:paraId="79229896" w14:textId="48F7C81E" w:rsidR="006A0BC1" w:rsidRDefault="006A0BC1" w:rsidP="006A0BC1">
      <w:pPr>
        <w:pStyle w:val="code"/>
      </w:pPr>
      <w:r>
        <w:tab/>
      </w:r>
      <w:r>
        <w:tab/>
        <w:t>&lt;</w:t>
      </w:r>
      <w:del w:id="895" w:author="Gerard" w:date="2014-08-18T17:01:00Z">
        <w:r w:rsidDel="00B046D7">
          <w:delText>E</w:delText>
        </w:r>
      </w:del>
      <w:ins w:id="896" w:author="Gerard" w:date="2014-08-18T17:01:00Z">
        <w:r w:rsidR="00B046D7">
          <w:t>c1</w:t>
        </w:r>
      </w:ins>
      <w:r>
        <w:t>&gt;10</w:t>
      </w:r>
      <w:del w:id="897" w:author="Gerard" w:date="2014-08-18T17:02:00Z">
        <w:r w:rsidDel="00B046D7">
          <w:delText>00</w:delText>
        </w:r>
      </w:del>
      <w:r>
        <w:t>.0&lt;/</w:t>
      </w:r>
      <w:del w:id="898" w:author="Gerard" w:date="2014-08-18T17:01:00Z">
        <w:r w:rsidDel="00B046D7">
          <w:delText>E</w:delText>
        </w:r>
      </w:del>
      <w:ins w:id="899" w:author="Gerard" w:date="2014-08-18T17:01:00Z">
        <w:r w:rsidR="00B046D7">
          <w:t>c1</w:t>
        </w:r>
      </w:ins>
      <w:r>
        <w:t>&gt;</w:t>
      </w:r>
    </w:p>
    <w:p w14:paraId="3F44ADD3" w14:textId="2EF0F17A" w:rsidR="006A0BC1" w:rsidRDefault="006A0BC1" w:rsidP="006A0BC1">
      <w:pPr>
        <w:pStyle w:val="code"/>
        <w:rPr>
          <w:ins w:id="900" w:author="Gerard" w:date="2014-08-18T17:01:00Z"/>
        </w:rPr>
      </w:pPr>
      <w:r>
        <w:tab/>
      </w:r>
      <w:r>
        <w:tab/>
        <w:t>&lt;</w:t>
      </w:r>
      <w:del w:id="901" w:author="Gerard" w:date="2014-08-18T17:01:00Z">
        <w:r w:rsidDel="00B046D7">
          <w:delText>v</w:delText>
        </w:r>
      </w:del>
      <w:ins w:id="902" w:author="Gerard" w:date="2014-08-18T17:01:00Z">
        <w:r w:rsidR="00B046D7">
          <w:t>c2</w:t>
        </w:r>
      </w:ins>
      <w:r>
        <w:t>&gt;0</w:t>
      </w:r>
      <w:del w:id="903" w:author="Gerard" w:date="2014-08-18T17:01:00Z">
        <w:r w:rsidDel="00B046D7">
          <w:delText>.45</w:delText>
        </w:r>
      </w:del>
      <w:r>
        <w:t>&lt;/</w:t>
      </w:r>
      <w:del w:id="904" w:author="Gerard" w:date="2014-08-18T17:01:00Z">
        <w:r w:rsidDel="00B046D7">
          <w:delText>v</w:delText>
        </w:r>
      </w:del>
      <w:ins w:id="905" w:author="Gerard" w:date="2014-08-18T17:01:00Z">
        <w:r w:rsidR="00B046D7">
          <w:t>c2</w:t>
        </w:r>
      </w:ins>
      <w:r>
        <w:t>&gt;</w:t>
      </w:r>
    </w:p>
    <w:p w14:paraId="6C6CA591" w14:textId="58F16658" w:rsidR="00B046D7" w:rsidRDefault="00B046D7" w:rsidP="006A0BC1">
      <w:pPr>
        <w:pStyle w:val="code"/>
      </w:pPr>
      <w:ins w:id="906" w:author="Gerard" w:date="2014-08-18T17:01:00Z">
        <w:r>
          <w:tab/>
        </w:r>
        <w:r>
          <w:tab/>
          <w:t>&lt;k&gt;10e3&lt;/k&gt;</w:t>
        </w:r>
      </w:ins>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Default="006A0BC1" w:rsidP="006A0BC1">
      <w:pPr>
        <w:pStyle w:val="code"/>
        <w:rPr>
          <w:ins w:id="907" w:author="Gerard" w:date="2014-08-18T17:02:00Z"/>
        </w:rPr>
      </w:pPr>
      <w:r w:rsidRPr="00E24C5F">
        <w:tab/>
      </w:r>
      <w:r w:rsidRPr="00E24C5F">
        <w:tab/>
        <w:t>&lt;phi&gt;90&lt;/phi&gt;</w:t>
      </w:r>
    </w:p>
    <w:p w14:paraId="0DDD6737" w14:textId="7AD0BAB8" w:rsidR="00B046D7" w:rsidRPr="00E24C5F" w:rsidRDefault="00B046D7" w:rsidP="006A0BC1">
      <w:pPr>
        <w:pStyle w:val="code"/>
      </w:pPr>
      <w:ins w:id="908" w:author="Gerard" w:date="2014-08-18T17:02:00Z">
        <w:r>
          <w:tab/>
        </w:r>
        <w:r>
          <w:tab/>
          <w:t>&lt;k&gt;5e3&lt;/k&gt;</w:t>
        </w:r>
      </w:ins>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20A0BBFA" w:rsidR="006A0BC1" w:rsidRDefault="006A0BC1" w:rsidP="006A0BC1">
      <w:r>
        <w:t xml:space="preserve">Two fibers in the plane orthogonal to </w:t>
      </w:r>
      <w:r w:rsidR="006C2049" w:rsidRPr="006C2049">
        <w:rPr>
          <w:position w:val="-12"/>
        </w:rPr>
        <w:object w:dxaOrig="220" w:dyaOrig="360" w14:anchorId="30615FD6">
          <v:shape id="_x0000_i1159" type="#_x0000_t75" style="width:11pt;height:18pt" o:ole="">
            <v:imagedata r:id="rId300" o:title=""/>
          </v:shape>
          <o:OLEObject Type="Embed" ProgID="Equation.DSMT4" ShapeID="_x0000_i1159" DrawAspect="Content" ObjectID="_1471104422" r:id="rId301"/>
        </w:object>
      </w:r>
      <w:r>
        <w:t xml:space="preserve">, oriented at ±25 degrees relative to </w:t>
      </w:r>
      <w:r w:rsidR="006C2049" w:rsidRPr="006C2049">
        <w:rPr>
          <w:position w:val="-12"/>
        </w:rPr>
        <w:object w:dxaOrig="240" w:dyaOrig="360" w14:anchorId="3383D58A">
          <v:shape id="_x0000_i1160" type="#_x0000_t75" style="width:12pt;height:18pt" o:ole="">
            <v:imagedata r:id="rId302" o:title=""/>
          </v:shape>
          <o:OLEObject Type="Embed" ProgID="Equation.DSMT4" ShapeID="_x0000_i1160" DrawAspect="Content" ObjectID="_1471104423" r:id="rId303"/>
        </w:object>
      </w:r>
      <w:r>
        <w:t xml:space="preserve">, embedded in a </w:t>
      </w:r>
      <w:del w:id="909" w:author="Gerard" w:date="2014-08-21T16:36:00Z">
        <w:r w:rsidDel="0099145F">
          <w:delText>neo-Hookean</w:delText>
        </w:r>
      </w:del>
      <w:ins w:id="910" w:author="Gerard" w:date="2014-08-21T16:36:00Z">
        <w:r w:rsidR="0099145F">
          <w:t>Mooney-Rivlin</w:t>
        </w:r>
      </w:ins>
      <w:r>
        <w:t xml:space="preserve">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4A707EF0" w:rsidR="006A0BC1" w:rsidRDefault="006A0BC1" w:rsidP="006A0BC1">
      <w:pPr>
        <w:pStyle w:val="code"/>
      </w:pPr>
      <w:r>
        <w:tab/>
        <w:t>&lt;solid type=”</w:t>
      </w:r>
      <w:del w:id="911" w:author="Gerard" w:date="2014-08-18T17:02:00Z">
        <w:r w:rsidDel="00B046D7">
          <w:delText>neo-Hookean</w:delText>
        </w:r>
      </w:del>
      <w:ins w:id="912" w:author="Gerard" w:date="2014-08-18T17:02:00Z">
        <w:r w:rsidR="00B046D7">
          <w:t>Mooney-Rivlin</w:t>
        </w:r>
      </w:ins>
      <w:r>
        <w:t>”&gt;</w:t>
      </w:r>
    </w:p>
    <w:p w14:paraId="4677CE82" w14:textId="3EAA3B1D" w:rsidR="006A0BC1" w:rsidRDefault="006A0BC1" w:rsidP="006A0BC1">
      <w:pPr>
        <w:pStyle w:val="code"/>
      </w:pPr>
      <w:r>
        <w:tab/>
      </w:r>
      <w:r>
        <w:tab/>
        <w:t>&lt;</w:t>
      </w:r>
      <w:del w:id="913" w:author="Gerard" w:date="2014-08-18T17:02:00Z">
        <w:r w:rsidDel="00B046D7">
          <w:delText>E</w:delText>
        </w:r>
      </w:del>
      <w:ins w:id="914" w:author="Gerard" w:date="2014-08-18T17:02:00Z">
        <w:r w:rsidR="00B046D7">
          <w:t>c1</w:t>
        </w:r>
      </w:ins>
      <w:r>
        <w:t>&gt;10</w:t>
      </w:r>
      <w:del w:id="915" w:author="Gerard" w:date="2014-08-18T17:02:00Z">
        <w:r w:rsidDel="00B046D7">
          <w:delText>00</w:delText>
        </w:r>
      </w:del>
      <w:r>
        <w:t>.0&lt;/</w:t>
      </w:r>
      <w:del w:id="916" w:author="Gerard" w:date="2014-08-18T17:02:00Z">
        <w:r w:rsidDel="00B046D7">
          <w:delText>E</w:delText>
        </w:r>
      </w:del>
      <w:ins w:id="917" w:author="Gerard" w:date="2014-08-18T17:02:00Z">
        <w:r w:rsidR="00B046D7">
          <w:t>c1</w:t>
        </w:r>
      </w:ins>
      <w:r>
        <w:t>&gt;</w:t>
      </w:r>
    </w:p>
    <w:p w14:paraId="7D3A3541" w14:textId="2B686331" w:rsidR="006A0BC1" w:rsidRDefault="006A0BC1" w:rsidP="006A0BC1">
      <w:pPr>
        <w:pStyle w:val="code"/>
        <w:rPr>
          <w:ins w:id="918" w:author="Gerard" w:date="2014-08-18T17:03:00Z"/>
        </w:rPr>
      </w:pPr>
      <w:r>
        <w:tab/>
      </w:r>
      <w:r>
        <w:tab/>
        <w:t>&lt;</w:t>
      </w:r>
      <w:del w:id="919" w:author="Gerard" w:date="2014-08-18T17:03:00Z">
        <w:r w:rsidDel="00B046D7">
          <w:delText>v</w:delText>
        </w:r>
      </w:del>
      <w:ins w:id="920" w:author="Gerard" w:date="2014-08-18T17:03:00Z">
        <w:r w:rsidR="00B046D7">
          <w:t>c2</w:t>
        </w:r>
      </w:ins>
      <w:r>
        <w:t>&gt;0</w:t>
      </w:r>
      <w:del w:id="921" w:author="Gerard" w:date="2014-08-18T17:03:00Z">
        <w:r w:rsidDel="00B046D7">
          <w:delText>.45</w:delText>
        </w:r>
      </w:del>
      <w:r>
        <w:t>&lt;/</w:t>
      </w:r>
      <w:del w:id="922" w:author="Gerard" w:date="2014-08-18T17:03:00Z">
        <w:r w:rsidDel="00B046D7">
          <w:delText>v</w:delText>
        </w:r>
      </w:del>
      <w:ins w:id="923" w:author="Gerard" w:date="2014-08-18T17:03:00Z">
        <w:r w:rsidR="00B046D7">
          <w:t>c2</w:t>
        </w:r>
      </w:ins>
      <w:r>
        <w:t>&gt;</w:t>
      </w:r>
    </w:p>
    <w:p w14:paraId="5EB220D9" w14:textId="72A2FAB2" w:rsidR="00B046D7" w:rsidRDefault="00B046D7" w:rsidP="006A0BC1">
      <w:pPr>
        <w:pStyle w:val="code"/>
      </w:pPr>
      <w:ins w:id="924" w:author="Gerard" w:date="2014-08-18T17:03:00Z">
        <w:r>
          <w:tab/>
        </w:r>
        <w:r>
          <w:tab/>
          <w:t>&lt;k&gt;10e3&lt;/k&gt;</w:t>
        </w:r>
      </w:ins>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Default="006A0BC1" w:rsidP="006A0BC1">
      <w:pPr>
        <w:pStyle w:val="code"/>
        <w:rPr>
          <w:ins w:id="925" w:author="Gerard" w:date="2014-08-18T17:03:00Z"/>
        </w:rPr>
      </w:pPr>
      <w:r w:rsidRPr="00E24C5F">
        <w:tab/>
      </w:r>
      <w:r w:rsidRPr="00E24C5F">
        <w:tab/>
        <w:t>&lt;phi&gt;25&lt;/phi&gt;</w:t>
      </w:r>
    </w:p>
    <w:p w14:paraId="71788502" w14:textId="379391CB" w:rsidR="00B046D7" w:rsidRPr="00E24C5F" w:rsidRDefault="00B046D7" w:rsidP="006A0BC1">
      <w:pPr>
        <w:pStyle w:val="code"/>
      </w:pPr>
      <w:ins w:id="926" w:author="Gerard" w:date="2014-08-18T17:03:00Z">
        <w:r>
          <w:tab/>
        </w:r>
        <w:r>
          <w:tab/>
          <w:t>&lt;k&gt;5e3&lt;/k&gt;</w:t>
        </w:r>
      </w:ins>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265A2053" w14:textId="77777777" w:rsidR="00B046D7" w:rsidRPr="00E24C5F" w:rsidRDefault="00B046D7" w:rsidP="00B046D7">
      <w:pPr>
        <w:pStyle w:val="code"/>
        <w:rPr>
          <w:ins w:id="927" w:author="Gerard" w:date="2014-08-18T17:03:00Z"/>
        </w:rPr>
      </w:pPr>
      <w:ins w:id="928" w:author="Gerard" w:date="2014-08-18T17:03:00Z">
        <w:r>
          <w:tab/>
        </w:r>
        <w:r>
          <w:tab/>
          <w:t>&lt;k&gt;5e3&lt;/k&gt;</w:t>
        </w:r>
      </w:ins>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929" w:name="_Toc397358398"/>
      <w:r>
        <w:lastRenderedPageBreak/>
        <w:t>Fung Orthotropic</w:t>
      </w:r>
      <w:bookmarkEnd w:id="929"/>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C7478A" w14:paraId="466C0FA3" w14:textId="10493D9A" w:rsidTr="008C20E4">
        <w:tc>
          <w:tcPr>
            <w:tcW w:w="1497" w:type="pct"/>
            <w:shd w:val="clear" w:color="auto" w:fill="auto"/>
          </w:tcPr>
          <w:p w14:paraId="6FAF317E" w14:textId="32B38C15" w:rsidR="00C7478A" w:rsidRDefault="00C7478A" w:rsidP="00F11BA7">
            <w:pPr>
              <w:pStyle w:val="code"/>
            </w:pPr>
            <w:r>
              <w:t>&lt;</w:t>
            </w:r>
            <w:del w:id="930" w:author="Gerard" w:date="2014-07-29T23:26:00Z">
              <w:r w:rsidDel="00F11BA7">
                <w:delText>mu1</w:delText>
              </w:r>
            </w:del>
            <w:ins w:id="931" w:author="Gerard" w:date="2014-07-29T23:26:00Z">
              <w:r w:rsidR="00F11BA7">
                <w:t>E1</w:t>
              </w:r>
            </w:ins>
            <w:r>
              <w:t>&gt;</w:t>
            </w:r>
          </w:p>
        </w:tc>
        <w:tc>
          <w:tcPr>
            <w:tcW w:w="2611" w:type="pct"/>
            <w:shd w:val="clear" w:color="auto" w:fill="auto"/>
          </w:tcPr>
          <w:p w14:paraId="2F0AA516" w14:textId="4B3C86D3" w:rsidR="00C7478A" w:rsidRDefault="006C2049" w:rsidP="006C2049">
            <w:r w:rsidRPr="006C2049">
              <w:rPr>
                <w:position w:val="-12"/>
              </w:rPr>
              <w:object w:dxaOrig="279" w:dyaOrig="360" w14:anchorId="52307DAC">
                <v:shape id="_x0000_i1161" type="#_x0000_t75" style="width:14pt;height:18pt" o:ole="">
                  <v:imagedata r:id="rId304" o:title=""/>
                </v:shape>
                <o:OLEObject Type="Embed" ProgID="Equation.DSMT4" ShapeID="_x0000_i1161" DrawAspect="Content" ObjectID="_1471104424" r:id="rId305"/>
              </w:object>
            </w:r>
            <w:r w:rsidR="00C7478A">
              <w:t xml:space="preserve"> </w:t>
            </w:r>
            <w:ins w:id="932" w:author="Gerard" w:date="2014-07-29T23:53:00Z">
              <w:r w:rsidR="00DE34C0">
                <w:t xml:space="preserve">Young’s </w:t>
              </w:r>
            </w:ins>
            <w:r w:rsidR="00C7478A">
              <w:t>modulus</w:t>
            </w:r>
          </w:p>
        </w:tc>
        <w:tc>
          <w:tcPr>
            <w:tcW w:w="892" w:type="pct"/>
          </w:tcPr>
          <w:p w14:paraId="64CD0600" w14:textId="2EA77ABE" w:rsidR="00C7478A" w:rsidRPr="00AF2221" w:rsidRDefault="00C7478A" w:rsidP="00AF2221">
            <w:pPr>
              <w:rPr>
                <w:position w:val="-12"/>
              </w:rPr>
            </w:pPr>
            <w:r>
              <w:t>[</w:t>
            </w:r>
            <w:r>
              <w:rPr>
                <w:b/>
              </w:rPr>
              <w:t>P</w:t>
            </w:r>
            <w:r>
              <w:t>]</w:t>
            </w:r>
          </w:p>
        </w:tc>
      </w:tr>
      <w:tr w:rsidR="00C7478A" w14:paraId="3911024C" w14:textId="286C0BAA" w:rsidTr="008C20E4">
        <w:tc>
          <w:tcPr>
            <w:tcW w:w="1497" w:type="pct"/>
            <w:shd w:val="clear" w:color="auto" w:fill="auto"/>
          </w:tcPr>
          <w:p w14:paraId="3AA0C777" w14:textId="6E96D3D1" w:rsidR="00C7478A" w:rsidRDefault="00C7478A" w:rsidP="00F11BA7">
            <w:pPr>
              <w:pStyle w:val="code"/>
            </w:pPr>
            <w:r>
              <w:t>&lt;</w:t>
            </w:r>
            <w:del w:id="933" w:author="Gerard" w:date="2014-07-29T23:26:00Z">
              <w:r w:rsidDel="00F11BA7">
                <w:delText>mu2</w:delText>
              </w:r>
            </w:del>
            <w:ins w:id="934" w:author="Gerard" w:date="2014-07-29T23:26:00Z">
              <w:r w:rsidR="00F11BA7">
                <w:t>E2</w:t>
              </w:r>
            </w:ins>
            <w:r>
              <w:t>&gt;</w:t>
            </w:r>
          </w:p>
        </w:tc>
        <w:tc>
          <w:tcPr>
            <w:tcW w:w="2611" w:type="pct"/>
            <w:shd w:val="clear" w:color="auto" w:fill="auto"/>
          </w:tcPr>
          <w:p w14:paraId="4511059C" w14:textId="72DFDD7F" w:rsidR="00C7478A" w:rsidRDefault="006C2049" w:rsidP="006C2049">
            <w:r w:rsidRPr="006C2049">
              <w:rPr>
                <w:position w:val="-12"/>
              </w:rPr>
              <w:object w:dxaOrig="300" w:dyaOrig="360" w14:anchorId="6C893CBF">
                <v:shape id="_x0000_i1162" type="#_x0000_t75" style="width:15pt;height:18pt" o:ole="">
                  <v:imagedata r:id="rId306" o:title=""/>
                </v:shape>
                <o:OLEObject Type="Embed" ProgID="Equation.DSMT4" ShapeID="_x0000_i1162" DrawAspect="Content" ObjectID="_1471104425" r:id="rId307"/>
              </w:object>
            </w:r>
            <w:r w:rsidR="00C7478A">
              <w:t xml:space="preserve"> </w:t>
            </w:r>
            <w:ins w:id="935" w:author="Gerard" w:date="2014-07-29T23:53:00Z">
              <w:r w:rsidR="00DE34C0">
                <w:t xml:space="preserve">Young’s </w:t>
              </w:r>
            </w:ins>
            <w:r w:rsidR="00C7478A">
              <w:t>modulus</w:t>
            </w:r>
          </w:p>
        </w:tc>
        <w:tc>
          <w:tcPr>
            <w:tcW w:w="892" w:type="pct"/>
          </w:tcPr>
          <w:p w14:paraId="54082E2E" w14:textId="6A1C956D" w:rsidR="00C7478A" w:rsidRPr="00AF2221" w:rsidRDefault="00C7478A" w:rsidP="00AF2221">
            <w:pPr>
              <w:rPr>
                <w:position w:val="-12"/>
              </w:rPr>
            </w:pPr>
            <w:r>
              <w:t>[</w:t>
            </w:r>
            <w:r>
              <w:rPr>
                <w:b/>
              </w:rPr>
              <w:t>P</w:t>
            </w:r>
            <w:r>
              <w:t>]</w:t>
            </w:r>
          </w:p>
        </w:tc>
      </w:tr>
      <w:tr w:rsidR="00C7478A" w14:paraId="4FCF4438" w14:textId="58E0881B" w:rsidTr="008C20E4">
        <w:tc>
          <w:tcPr>
            <w:tcW w:w="1497" w:type="pct"/>
            <w:shd w:val="clear" w:color="auto" w:fill="auto"/>
          </w:tcPr>
          <w:p w14:paraId="5C91E22B" w14:textId="7DA8451C" w:rsidR="00C7478A" w:rsidRDefault="00C7478A" w:rsidP="00F11BA7">
            <w:pPr>
              <w:pStyle w:val="code"/>
            </w:pPr>
            <w:r>
              <w:t>&lt;</w:t>
            </w:r>
            <w:del w:id="936" w:author="Gerard" w:date="2014-07-29T23:26:00Z">
              <w:r w:rsidDel="00F11BA7">
                <w:delText>mu3</w:delText>
              </w:r>
            </w:del>
            <w:ins w:id="937" w:author="Gerard" w:date="2014-07-29T23:26:00Z">
              <w:r w:rsidR="00F11BA7">
                <w:t>E3</w:t>
              </w:r>
            </w:ins>
            <w:r>
              <w:t>&gt;</w:t>
            </w:r>
          </w:p>
        </w:tc>
        <w:tc>
          <w:tcPr>
            <w:tcW w:w="2611" w:type="pct"/>
            <w:shd w:val="clear" w:color="auto" w:fill="auto"/>
          </w:tcPr>
          <w:p w14:paraId="639E6D2D" w14:textId="08D9366A" w:rsidR="00C7478A" w:rsidRDefault="006C2049" w:rsidP="006C2049">
            <w:r w:rsidRPr="006C2049">
              <w:rPr>
                <w:position w:val="-12"/>
              </w:rPr>
              <w:object w:dxaOrig="300" w:dyaOrig="360" w14:anchorId="4D4B2713">
                <v:shape id="_x0000_i1163" type="#_x0000_t75" style="width:15pt;height:18pt" o:ole="">
                  <v:imagedata r:id="rId308" o:title=""/>
                </v:shape>
                <o:OLEObject Type="Embed" ProgID="Equation.DSMT4" ShapeID="_x0000_i1163" DrawAspect="Content" ObjectID="_1471104426" r:id="rId309"/>
              </w:object>
            </w:r>
            <w:r w:rsidR="00C7478A">
              <w:t xml:space="preserve"> </w:t>
            </w:r>
            <w:ins w:id="938" w:author="Gerard" w:date="2014-07-29T23:53:00Z">
              <w:r w:rsidR="00DE34C0">
                <w:t xml:space="preserve">Young’s </w:t>
              </w:r>
            </w:ins>
            <w:r w:rsidR="00C7478A">
              <w:t>modulus</w:t>
            </w:r>
          </w:p>
        </w:tc>
        <w:tc>
          <w:tcPr>
            <w:tcW w:w="892" w:type="pct"/>
          </w:tcPr>
          <w:p w14:paraId="38D25524" w14:textId="659D5E99" w:rsidR="00C7478A" w:rsidRPr="00AF2221" w:rsidRDefault="00C7478A" w:rsidP="00AF2221">
            <w:pPr>
              <w:rPr>
                <w:position w:val="-12"/>
              </w:rPr>
            </w:pPr>
            <w:r>
              <w:t>[</w:t>
            </w:r>
            <w:r>
              <w:rPr>
                <w:b/>
              </w:rPr>
              <w:t>P</w:t>
            </w:r>
            <w:r>
              <w:t>]</w:t>
            </w:r>
          </w:p>
        </w:tc>
      </w:tr>
      <w:tr w:rsidR="00C7478A" w14:paraId="53EE450A" w14:textId="78191E0A" w:rsidTr="008C20E4">
        <w:tc>
          <w:tcPr>
            <w:tcW w:w="1497" w:type="pct"/>
            <w:shd w:val="clear" w:color="auto" w:fill="auto"/>
          </w:tcPr>
          <w:p w14:paraId="5D78EF42" w14:textId="27D445DF" w:rsidR="00C7478A" w:rsidRDefault="00C7478A" w:rsidP="00F11BA7">
            <w:pPr>
              <w:pStyle w:val="code"/>
            </w:pPr>
            <w:r>
              <w:t>&lt;</w:t>
            </w:r>
            <w:del w:id="939" w:author="Gerard" w:date="2014-07-29T23:26:00Z">
              <w:r w:rsidDel="00F11BA7">
                <w:delText>l11</w:delText>
              </w:r>
            </w:del>
            <w:ins w:id="940" w:author="Gerard" w:date="2014-07-29T23:26:00Z">
              <w:r w:rsidR="00F11BA7">
                <w:t>G12</w:t>
              </w:r>
            </w:ins>
            <w:r>
              <w:t>&gt;</w:t>
            </w:r>
          </w:p>
        </w:tc>
        <w:tc>
          <w:tcPr>
            <w:tcW w:w="2611" w:type="pct"/>
            <w:shd w:val="clear" w:color="auto" w:fill="auto"/>
          </w:tcPr>
          <w:p w14:paraId="037FABCB" w14:textId="01E31B9F" w:rsidR="00C7478A" w:rsidRDefault="006C2049" w:rsidP="006C2049">
            <w:r w:rsidRPr="006C2049">
              <w:rPr>
                <w:position w:val="-12"/>
              </w:rPr>
              <w:object w:dxaOrig="360" w:dyaOrig="360" w14:anchorId="00454AE4">
                <v:shape id="_x0000_i1164" type="#_x0000_t75" style="width:18pt;height:18pt" o:ole="">
                  <v:imagedata r:id="rId310" o:title=""/>
                </v:shape>
                <o:OLEObject Type="Embed" ProgID="Equation.DSMT4" ShapeID="_x0000_i1164" DrawAspect="Content" ObjectID="_1471104427" r:id="rId311"/>
              </w:object>
            </w:r>
            <w:r w:rsidR="00C7478A">
              <w:t xml:space="preserve"> </w:t>
            </w:r>
            <w:ins w:id="941" w:author="Gerard" w:date="2014-07-29T23:54:00Z">
              <w:r w:rsidR="00DE34C0">
                <w:t xml:space="preserve">shear </w:t>
              </w:r>
            </w:ins>
            <w:r w:rsidR="00C7478A">
              <w:t>modulus</w:t>
            </w:r>
          </w:p>
        </w:tc>
        <w:tc>
          <w:tcPr>
            <w:tcW w:w="892" w:type="pct"/>
          </w:tcPr>
          <w:p w14:paraId="76A26F46" w14:textId="6142F1EA" w:rsidR="00C7478A" w:rsidRPr="00AF2221" w:rsidRDefault="00C7478A" w:rsidP="00AF2221">
            <w:pPr>
              <w:rPr>
                <w:position w:val="-12"/>
              </w:rPr>
            </w:pPr>
            <w:r>
              <w:t>[</w:t>
            </w:r>
            <w:r>
              <w:rPr>
                <w:b/>
              </w:rPr>
              <w:t>P</w:t>
            </w:r>
            <w:r>
              <w:t>]</w:t>
            </w:r>
          </w:p>
        </w:tc>
      </w:tr>
      <w:tr w:rsidR="00C7478A" w14:paraId="3B8C7D2A" w14:textId="5093C431" w:rsidTr="008C20E4">
        <w:tc>
          <w:tcPr>
            <w:tcW w:w="1497" w:type="pct"/>
            <w:shd w:val="clear" w:color="auto" w:fill="auto"/>
          </w:tcPr>
          <w:p w14:paraId="76DB769B" w14:textId="11A9E6C3" w:rsidR="00C7478A" w:rsidRDefault="00C7478A" w:rsidP="00F11BA7">
            <w:pPr>
              <w:pStyle w:val="code"/>
            </w:pPr>
            <w:r>
              <w:t>&lt;</w:t>
            </w:r>
            <w:del w:id="942" w:author="Gerard" w:date="2014-07-29T23:27:00Z">
              <w:r w:rsidDel="00F11BA7">
                <w:delText>l22</w:delText>
              </w:r>
            </w:del>
            <w:ins w:id="943" w:author="Gerard" w:date="2014-07-29T23:27:00Z">
              <w:r w:rsidR="00F11BA7">
                <w:t>G23</w:t>
              </w:r>
            </w:ins>
            <w:r>
              <w:t>&gt;</w:t>
            </w:r>
          </w:p>
        </w:tc>
        <w:tc>
          <w:tcPr>
            <w:tcW w:w="2611" w:type="pct"/>
            <w:shd w:val="clear" w:color="auto" w:fill="auto"/>
          </w:tcPr>
          <w:p w14:paraId="5C6220AD" w14:textId="5D284670" w:rsidR="00C7478A" w:rsidRDefault="006C2049" w:rsidP="006C2049">
            <w:r w:rsidRPr="006C2049">
              <w:rPr>
                <w:position w:val="-12"/>
              </w:rPr>
              <w:object w:dxaOrig="380" w:dyaOrig="360" w14:anchorId="33DEF13E">
                <v:shape id="_x0000_i1165" type="#_x0000_t75" style="width:19pt;height:18pt" o:ole="">
                  <v:imagedata r:id="rId312" o:title=""/>
                </v:shape>
                <o:OLEObject Type="Embed" ProgID="Equation.DSMT4" ShapeID="_x0000_i1165" DrawAspect="Content" ObjectID="_1471104428" r:id="rId313"/>
              </w:object>
            </w:r>
            <w:r w:rsidR="00C7478A">
              <w:t xml:space="preserve"> </w:t>
            </w:r>
            <w:ins w:id="944" w:author="Gerard" w:date="2014-07-29T23:54:00Z">
              <w:r w:rsidR="00DE34C0">
                <w:t xml:space="preserve">shear </w:t>
              </w:r>
            </w:ins>
            <w:r w:rsidR="00C7478A">
              <w:t>modulus</w:t>
            </w:r>
          </w:p>
        </w:tc>
        <w:tc>
          <w:tcPr>
            <w:tcW w:w="892" w:type="pct"/>
          </w:tcPr>
          <w:p w14:paraId="4FDA7E11" w14:textId="60479225" w:rsidR="00C7478A" w:rsidRPr="00AF2221" w:rsidRDefault="00C7478A" w:rsidP="00AF2221">
            <w:pPr>
              <w:rPr>
                <w:position w:val="-12"/>
              </w:rPr>
            </w:pPr>
            <w:r>
              <w:t>[</w:t>
            </w:r>
            <w:r>
              <w:rPr>
                <w:b/>
              </w:rPr>
              <w:t>P</w:t>
            </w:r>
            <w:r>
              <w:t>]</w:t>
            </w:r>
          </w:p>
        </w:tc>
      </w:tr>
      <w:tr w:rsidR="00C7478A" w14:paraId="70A2B9DD" w14:textId="0C232C18" w:rsidTr="008C20E4">
        <w:tc>
          <w:tcPr>
            <w:tcW w:w="1497" w:type="pct"/>
            <w:shd w:val="clear" w:color="auto" w:fill="auto"/>
          </w:tcPr>
          <w:p w14:paraId="17AA98D0" w14:textId="5F4166A7" w:rsidR="00C7478A" w:rsidRDefault="00C7478A" w:rsidP="00F11BA7">
            <w:pPr>
              <w:pStyle w:val="code"/>
            </w:pPr>
            <w:r>
              <w:t>&lt;</w:t>
            </w:r>
            <w:del w:id="945" w:author="Gerard" w:date="2014-07-29T23:27:00Z">
              <w:r w:rsidDel="00F11BA7">
                <w:delText>l33</w:delText>
              </w:r>
            </w:del>
            <w:ins w:id="946" w:author="Gerard" w:date="2014-07-29T23:27:00Z">
              <w:r w:rsidR="00F11BA7">
                <w:t>G13</w:t>
              </w:r>
            </w:ins>
            <w:r>
              <w:t>&gt;</w:t>
            </w:r>
          </w:p>
        </w:tc>
        <w:tc>
          <w:tcPr>
            <w:tcW w:w="2611" w:type="pct"/>
            <w:shd w:val="clear" w:color="auto" w:fill="auto"/>
          </w:tcPr>
          <w:p w14:paraId="06B53444" w14:textId="1C774674" w:rsidR="00C7478A" w:rsidRDefault="006C2049" w:rsidP="006C2049">
            <w:r w:rsidRPr="006C2049">
              <w:rPr>
                <w:position w:val="-12"/>
              </w:rPr>
              <w:object w:dxaOrig="360" w:dyaOrig="360" w14:anchorId="4FF51F81">
                <v:shape id="_x0000_i1166" type="#_x0000_t75" style="width:18pt;height:18pt" o:ole="">
                  <v:imagedata r:id="rId314" o:title=""/>
                </v:shape>
                <o:OLEObject Type="Embed" ProgID="Equation.DSMT4" ShapeID="_x0000_i1166" DrawAspect="Content" ObjectID="_1471104429" r:id="rId315"/>
              </w:object>
            </w:r>
            <w:r w:rsidR="00C7478A">
              <w:t xml:space="preserve"> </w:t>
            </w:r>
            <w:ins w:id="947" w:author="Gerard" w:date="2014-07-29T23:54:00Z">
              <w:r w:rsidR="00DE34C0">
                <w:t xml:space="preserve">shear </w:t>
              </w:r>
            </w:ins>
            <w:r w:rsidR="00C7478A">
              <w:t>modulus</w:t>
            </w:r>
          </w:p>
        </w:tc>
        <w:tc>
          <w:tcPr>
            <w:tcW w:w="892" w:type="pct"/>
          </w:tcPr>
          <w:p w14:paraId="3C5F46FF" w14:textId="34BE841D" w:rsidR="00C7478A" w:rsidRPr="00AF2221" w:rsidRDefault="00C7478A" w:rsidP="00AF2221">
            <w:pPr>
              <w:rPr>
                <w:position w:val="-12"/>
              </w:rPr>
            </w:pPr>
            <w:r>
              <w:t>[</w:t>
            </w:r>
            <w:r>
              <w:rPr>
                <w:b/>
              </w:rPr>
              <w:t>P</w:t>
            </w:r>
            <w:r>
              <w:t>]</w:t>
            </w:r>
          </w:p>
        </w:tc>
      </w:tr>
      <w:tr w:rsidR="00C7478A" w14:paraId="65BC1DA4" w14:textId="2E3379E8" w:rsidTr="008C20E4">
        <w:tc>
          <w:tcPr>
            <w:tcW w:w="1497" w:type="pct"/>
            <w:shd w:val="clear" w:color="auto" w:fill="auto"/>
          </w:tcPr>
          <w:p w14:paraId="2DC15716" w14:textId="1E6E757F" w:rsidR="00C7478A" w:rsidRDefault="00C7478A" w:rsidP="00F11BA7">
            <w:pPr>
              <w:pStyle w:val="code"/>
            </w:pPr>
            <w:r>
              <w:t>&lt;</w:t>
            </w:r>
            <w:del w:id="948" w:author="Gerard" w:date="2014-07-29T23:27:00Z">
              <w:r w:rsidDel="00F11BA7">
                <w:delText>l12</w:delText>
              </w:r>
            </w:del>
            <w:ins w:id="949" w:author="Gerard" w:date="2014-07-29T23:27:00Z">
              <w:r w:rsidR="00F11BA7">
                <w:t>v12</w:t>
              </w:r>
            </w:ins>
            <w:r>
              <w:t>&gt;</w:t>
            </w:r>
          </w:p>
        </w:tc>
        <w:tc>
          <w:tcPr>
            <w:tcW w:w="2611" w:type="pct"/>
            <w:shd w:val="clear" w:color="auto" w:fill="auto"/>
          </w:tcPr>
          <w:p w14:paraId="6D36ADF2" w14:textId="41F29E89" w:rsidR="00C7478A" w:rsidRDefault="006C2049" w:rsidP="006C2049">
            <w:r w:rsidRPr="006C2049">
              <w:rPr>
                <w:position w:val="-12"/>
              </w:rPr>
              <w:object w:dxaOrig="320" w:dyaOrig="360" w14:anchorId="3A3623FB">
                <v:shape id="_x0000_i1167" type="#_x0000_t75" style="width:16pt;height:18pt" o:ole="">
                  <v:imagedata r:id="rId316" o:title=""/>
                </v:shape>
                <o:OLEObject Type="Embed" ProgID="Equation.DSMT4" ShapeID="_x0000_i1167" DrawAspect="Content" ObjectID="_1471104430" r:id="rId317"/>
              </w:object>
            </w:r>
            <w:r w:rsidR="00C7478A">
              <w:t xml:space="preserve"> </w:t>
            </w:r>
            <w:del w:id="950" w:author="Gerard" w:date="2014-07-29T23:54:00Z">
              <w:r w:rsidR="00C7478A" w:rsidDel="00DE34C0">
                <w:delText>modulus</w:delText>
              </w:r>
            </w:del>
            <w:ins w:id="951" w:author="Gerard" w:date="2014-07-29T23:54:00Z">
              <w:r w:rsidR="00DE34C0">
                <w:t>Poisson’s ratio</w:t>
              </w:r>
            </w:ins>
          </w:p>
        </w:tc>
        <w:tc>
          <w:tcPr>
            <w:tcW w:w="892" w:type="pct"/>
          </w:tcPr>
          <w:p w14:paraId="07D887E3" w14:textId="7D783794" w:rsidR="00C7478A" w:rsidRPr="00AF2221" w:rsidRDefault="00C7478A" w:rsidP="00DE34C0">
            <w:pPr>
              <w:rPr>
                <w:position w:val="-12"/>
              </w:rPr>
            </w:pPr>
            <w:r>
              <w:t>[</w:t>
            </w:r>
            <w:del w:id="952" w:author="Gerard" w:date="2014-07-29T23:53:00Z">
              <w:r w:rsidDel="00DE34C0">
                <w:rPr>
                  <w:b/>
                </w:rPr>
                <w:delText>P</w:delText>
              </w:r>
            </w:del>
            <w:ins w:id="953" w:author="Gerard" w:date="2014-07-29T23:53:00Z">
              <w:r w:rsidR="00DE34C0">
                <w:rPr>
                  <w:b/>
                </w:rPr>
                <w:t xml:space="preserve"> </w:t>
              </w:r>
            </w:ins>
            <w:r>
              <w:t>]</w:t>
            </w:r>
          </w:p>
        </w:tc>
      </w:tr>
      <w:tr w:rsidR="00C7478A" w14:paraId="24F6428A" w14:textId="18E1B156" w:rsidTr="008C20E4">
        <w:tc>
          <w:tcPr>
            <w:tcW w:w="1497" w:type="pct"/>
            <w:shd w:val="clear" w:color="auto" w:fill="auto"/>
          </w:tcPr>
          <w:p w14:paraId="7CC9F8D0" w14:textId="56795D8A" w:rsidR="00C7478A" w:rsidRDefault="00C7478A" w:rsidP="00F11BA7">
            <w:pPr>
              <w:pStyle w:val="code"/>
            </w:pPr>
            <w:r>
              <w:t>&lt;</w:t>
            </w:r>
            <w:del w:id="954" w:author="Gerard" w:date="2014-07-29T23:27:00Z">
              <w:r w:rsidDel="00F11BA7">
                <w:delText>l23</w:delText>
              </w:r>
            </w:del>
            <w:ins w:id="955" w:author="Gerard" w:date="2014-07-29T23:27:00Z">
              <w:r w:rsidR="00F11BA7">
                <w:t>v23</w:t>
              </w:r>
            </w:ins>
            <w:r>
              <w:t>&gt;</w:t>
            </w:r>
          </w:p>
        </w:tc>
        <w:tc>
          <w:tcPr>
            <w:tcW w:w="2611" w:type="pct"/>
            <w:shd w:val="clear" w:color="auto" w:fill="auto"/>
          </w:tcPr>
          <w:p w14:paraId="6B5B3467" w14:textId="6A69E59F" w:rsidR="00C7478A" w:rsidRDefault="006C2049" w:rsidP="006C2049">
            <w:r w:rsidRPr="006C2049">
              <w:rPr>
                <w:position w:val="-12"/>
              </w:rPr>
              <w:object w:dxaOrig="320" w:dyaOrig="360" w14:anchorId="5C8472F9">
                <v:shape id="_x0000_i1168" type="#_x0000_t75" style="width:16pt;height:18pt" o:ole="">
                  <v:imagedata r:id="rId318" o:title=""/>
                </v:shape>
                <o:OLEObject Type="Embed" ProgID="Equation.DSMT4" ShapeID="_x0000_i1168" DrawAspect="Content" ObjectID="_1471104431" r:id="rId319"/>
              </w:object>
            </w:r>
            <w:r w:rsidR="00C7478A">
              <w:t xml:space="preserve"> </w:t>
            </w:r>
            <w:ins w:id="956" w:author="Gerard" w:date="2014-07-29T23:54:00Z">
              <w:r w:rsidR="00DE34C0">
                <w:t>Poisson’s ratio</w:t>
              </w:r>
            </w:ins>
            <w:del w:id="957" w:author="Gerard" w:date="2014-07-29T23:54:00Z">
              <w:r w:rsidR="00C7478A" w:rsidDel="00DE34C0">
                <w:delText>modulus</w:delText>
              </w:r>
            </w:del>
          </w:p>
        </w:tc>
        <w:tc>
          <w:tcPr>
            <w:tcW w:w="892" w:type="pct"/>
          </w:tcPr>
          <w:p w14:paraId="255CE79E" w14:textId="05AD6FFC" w:rsidR="00C7478A" w:rsidRPr="00AF2221" w:rsidRDefault="00C7478A" w:rsidP="00DE34C0">
            <w:pPr>
              <w:rPr>
                <w:position w:val="-12"/>
              </w:rPr>
            </w:pPr>
            <w:r>
              <w:t>[</w:t>
            </w:r>
            <w:del w:id="958" w:author="Gerard" w:date="2014-07-29T23:53:00Z">
              <w:r w:rsidDel="00DE34C0">
                <w:rPr>
                  <w:b/>
                </w:rPr>
                <w:delText>P</w:delText>
              </w:r>
            </w:del>
            <w:ins w:id="959" w:author="Gerard" w:date="2014-07-29T23:53:00Z">
              <w:r w:rsidR="00DE34C0">
                <w:rPr>
                  <w:b/>
                </w:rPr>
                <w:t xml:space="preserve"> </w:t>
              </w:r>
            </w:ins>
            <w:r>
              <w:t>]</w:t>
            </w:r>
          </w:p>
        </w:tc>
      </w:tr>
      <w:tr w:rsidR="00C7478A" w14:paraId="5EAD115D" w14:textId="782E54CA" w:rsidTr="008C20E4">
        <w:tc>
          <w:tcPr>
            <w:tcW w:w="1497" w:type="pct"/>
            <w:shd w:val="clear" w:color="auto" w:fill="auto"/>
          </w:tcPr>
          <w:p w14:paraId="166369FF" w14:textId="6CFB6748" w:rsidR="00C7478A" w:rsidRDefault="00C7478A" w:rsidP="00F11BA7">
            <w:pPr>
              <w:pStyle w:val="code"/>
            </w:pPr>
            <w:r>
              <w:t>&lt;</w:t>
            </w:r>
            <w:del w:id="960" w:author="Gerard" w:date="2014-07-29T23:27:00Z">
              <w:r w:rsidDel="00F11BA7">
                <w:delText>l31</w:delText>
              </w:r>
            </w:del>
            <w:ins w:id="961" w:author="Gerard" w:date="2014-07-29T23:27:00Z">
              <w:r w:rsidR="00F11BA7">
                <w:t>v31</w:t>
              </w:r>
            </w:ins>
            <w:r>
              <w:t>&gt;</w:t>
            </w:r>
          </w:p>
        </w:tc>
        <w:tc>
          <w:tcPr>
            <w:tcW w:w="2611" w:type="pct"/>
            <w:shd w:val="clear" w:color="auto" w:fill="auto"/>
          </w:tcPr>
          <w:p w14:paraId="7EE62882" w14:textId="6BF6677D" w:rsidR="00C7478A" w:rsidRDefault="006C2049" w:rsidP="006C2049">
            <w:r w:rsidRPr="006C2049">
              <w:rPr>
                <w:position w:val="-12"/>
              </w:rPr>
              <w:object w:dxaOrig="320" w:dyaOrig="360" w14:anchorId="75DDE395">
                <v:shape id="_x0000_i1169" type="#_x0000_t75" style="width:16pt;height:18pt" o:ole="">
                  <v:imagedata r:id="rId320" o:title=""/>
                </v:shape>
                <o:OLEObject Type="Embed" ProgID="Equation.DSMT4" ShapeID="_x0000_i1169" DrawAspect="Content" ObjectID="_1471104432" r:id="rId321"/>
              </w:object>
            </w:r>
            <w:r w:rsidR="00C7478A">
              <w:t xml:space="preserve"> </w:t>
            </w:r>
            <w:ins w:id="962" w:author="Gerard" w:date="2014-07-29T23:54:00Z">
              <w:r w:rsidR="00DE34C0">
                <w:t>Poisson’s ratio</w:t>
              </w:r>
            </w:ins>
            <w:del w:id="963" w:author="Gerard" w:date="2014-07-29T23:54:00Z">
              <w:r w:rsidR="00C7478A" w:rsidDel="00DE34C0">
                <w:delText>modulus</w:delText>
              </w:r>
            </w:del>
          </w:p>
        </w:tc>
        <w:tc>
          <w:tcPr>
            <w:tcW w:w="892" w:type="pct"/>
          </w:tcPr>
          <w:p w14:paraId="2477B2A9" w14:textId="2F3BB6BC" w:rsidR="00C7478A" w:rsidRPr="00AF2221" w:rsidRDefault="00C7478A" w:rsidP="00DE34C0">
            <w:pPr>
              <w:rPr>
                <w:position w:val="-12"/>
              </w:rPr>
            </w:pPr>
            <w:r>
              <w:t>[</w:t>
            </w:r>
            <w:del w:id="964" w:author="Gerard" w:date="2014-07-29T23:53:00Z">
              <w:r w:rsidDel="00DE34C0">
                <w:rPr>
                  <w:b/>
                </w:rPr>
                <w:delText>P</w:delText>
              </w:r>
            </w:del>
            <w:ins w:id="965" w:author="Gerard" w:date="2014-07-29T23:53:00Z">
              <w:r w:rsidR="00DE34C0">
                <w:rPr>
                  <w:b/>
                </w:rPr>
                <w:t xml:space="preserve"> </w:t>
              </w:r>
            </w:ins>
            <w:r>
              <w:t>]</w:t>
            </w:r>
          </w:p>
        </w:tc>
      </w:tr>
      <w:tr w:rsidR="00C7478A" w14:paraId="299EEC5B" w14:textId="1F0DB8D1" w:rsidTr="008C20E4">
        <w:tc>
          <w:tcPr>
            <w:tcW w:w="1497" w:type="pct"/>
            <w:shd w:val="clear" w:color="auto" w:fill="auto"/>
          </w:tcPr>
          <w:p w14:paraId="30800CA8" w14:textId="77777777" w:rsidR="00C7478A" w:rsidRDefault="00C7478A" w:rsidP="006A0BC1">
            <w:pPr>
              <w:pStyle w:val="code"/>
            </w:pPr>
            <w:r>
              <w:t>&lt;c&gt;</w:t>
            </w:r>
          </w:p>
        </w:tc>
        <w:tc>
          <w:tcPr>
            <w:tcW w:w="2611" w:type="pct"/>
            <w:shd w:val="clear" w:color="auto" w:fill="auto"/>
          </w:tcPr>
          <w:p w14:paraId="3B7243C7" w14:textId="3C9426A9" w:rsidR="00C7478A" w:rsidRDefault="006C2049" w:rsidP="006C2049">
            <w:r w:rsidRPr="006C2049">
              <w:rPr>
                <w:position w:val="-6"/>
              </w:rPr>
              <w:object w:dxaOrig="180" w:dyaOrig="220" w14:anchorId="54D8A590">
                <v:shape id="_x0000_i1170" type="#_x0000_t75" style="width:9pt;height:11pt" o:ole="">
                  <v:imagedata r:id="rId322" o:title=""/>
                </v:shape>
                <o:OLEObject Type="Embed" ProgID="Equation.DSMT4" ShapeID="_x0000_i1170" DrawAspect="Content" ObjectID="_1471104433" r:id="rId323"/>
              </w:object>
            </w:r>
            <w:r w:rsidR="00C7478A">
              <w:t xml:space="preserve"> coefficient</w:t>
            </w:r>
          </w:p>
        </w:tc>
        <w:tc>
          <w:tcPr>
            <w:tcW w:w="892" w:type="pct"/>
          </w:tcPr>
          <w:p w14:paraId="6C77DEF9" w14:textId="4E3D010F" w:rsidR="00C7478A" w:rsidRPr="00AF2221" w:rsidRDefault="00C7478A" w:rsidP="00AF2221">
            <w:pPr>
              <w:rPr>
                <w:position w:val="-6"/>
              </w:rPr>
            </w:pPr>
            <w:r>
              <w:t>[</w:t>
            </w:r>
            <w:r>
              <w:rPr>
                <w:b/>
              </w:rPr>
              <w:t>P</w:t>
            </w:r>
            <w:r>
              <w:t>]</w:t>
            </w:r>
          </w:p>
        </w:tc>
      </w:tr>
      <w:tr w:rsidR="00C7478A" w14:paraId="23219DA0" w14:textId="4DB1E760" w:rsidTr="008C20E4">
        <w:tc>
          <w:tcPr>
            <w:tcW w:w="1497" w:type="pct"/>
            <w:shd w:val="clear" w:color="auto" w:fill="auto"/>
          </w:tcPr>
          <w:p w14:paraId="50DE2856" w14:textId="77777777" w:rsidR="00C7478A" w:rsidRDefault="00C7478A" w:rsidP="00F304F2">
            <w:pPr>
              <w:pStyle w:val="code"/>
            </w:pPr>
            <w:r>
              <w:t>&lt;k&gt;</w:t>
            </w:r>
          </w:p>
        </w:tc>
        <w:tc>
          <w:tcPr>
            <w:tcW w:w="2611" w:type="pct"/>
            <w:shd w:val="clear" w:color="auto" w:fill="auto"/>
          </w:tcPr>
          <w:p w14:paraId="75BE5DCE" w14:textId="77777777" w:rsidR="00C7478A" w:rsidRDefault="00C7478A" w:rsidP="006A0BC1">
            <w:r>
              <w:t>bulk modulus</w:t>
            </w:r>
          </w:p>
        </w:tc>
        <w:tc>
          <w:tcPr>
            <w:tcW w:w="892" w:type="pct"/>
          </w:tcPr>
          <w:p w14:paraId="3D061D86" w14:textId="155E82A8" w:rsidR="00C7478A" w:rsidRDefault="00C7478A" w:rsidP="006A0BC1">
            <w:r>
              <w:t>[</w:t>
            </w:r>
            <w:r>
              <w:rPr>
                <w:b/>
              </w:rPr>
              <w:t>P</w:t>
            </w:r>
            <w:r>
              <w:t>]</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6F43F8DF" w:rsidR="006A0BC1" w:rsidRDefault="006A0BC1" w:rsidP="006A0BC1">
      <w:pPr>
        <w:pStyle w:val="MTDisplayEquation"/>
      </w:pPr>
      <w:r>
        <w:tab/>
      </w:r>
      <w:r w:rsidR="006C2049" w:rsidRPr="006C2049">
        <w:rPr>
          <w:position w:val="-24"/>
        </w:rPr>
        <w:object w:dxaOrig="2299" w:dyaOrig="620" w14:anchorId="3949084D">
          <v:shape id="_x0000_i1171" type="#_x0000_t75" style="width:115pt;height:31pt" o:ole="">
            <v:imagedata r:id="rId324" o:title=""/>
          </v:shape>
          <o:OLEObject Type="Embed" ProgID="Equation.DSMT4" ShapeID="_x0000_i1171" DrawAspect="Content" ObjectID="_1471104434" r:id="rId325"/>
        </w:object>
      </w:r>
      <w:r>
        <w:t>,</w:t>
      </w:r>
      <w:r>
        <w:tab/>
      </w:r>
      <w:r>
        <w:fldChar w:fldCharType="begin"/>
      </w:r>
      <w:r>
        <w:instrText xml:space="preserve"> MACROBUTTON MTPlaceRef \* MERGEFORMAT </w:instrText>
      </w:r>
      <w:r w:rsidR="00DA1876">
        <w:fldChar w:fldCharType="begin"/>
      </w:r>
      <w:r w:rsidR="00DA1876">
        <w:instrText xml:space="preserve"> SEQ MTEqn \h \* MERGEFORMAT </w:instrText>
      </w:r>
      <w:r w:rsidR="00DA1876">
        <w:fldChar w:fldCharType="end"/>
      </w:r>
      <w:r>
        <w:instrText>(</w:instrText>
      </w:r>
      <w:fldSimple w:instr=" SEQ MTSec \c \* Arabic \* MERGEFORMAT ">
        <w:r w:rsidR="001B13CD">
          <w:rPr>
            <w:noProof/>
          </w:rPr>
          <w:instrText>0</w:instrText>
        </w:r>
      </w:fldSimple>
      <w:r>
        <w:instrText>.</w:instrText>
      </w:r>
      <w:fldSimple w:instr=" SEQ MTEqn \c \* Arabic \* MERGEFORMAT ">
        <w:r w:rsidR="001B13CD">
          <w:rPr>
            <w:noProof/>
          </w:rPr>
          <w:instrText>1</w:instrText>
        </w:r>
      </w:fldSimple>
      <w:r>
        <w:instrText>)</w:instrText>
      </w:r>
      <w:r>
        <w:fldChar w:fldCharType="end"/>
      </w:r>
    </w:p>
    <w:p w14:paraId="365594A6" w14:textId="77777777" w:rsidR="006A0BC1" w:rsidRDefault="006A0BC1" w:rsidP="006A0BC1">
      <w:r>
        <w:t>where,</w:t>
      </w:r>
    </w:p>
    <w:p w14:paraId="0C346A37" w14:textId="07A8A7D4" w:rsidR="006A0BC1" w:rsidRDefault="006A0BC1" w:rsidP="006A0BC1">
      <w:pPr>
        <w:pStyle w:val="MTDisplayEquation"/>
      </w:pPr>
      <w:r>
        <w:tab/>
      </w:r>
      <w:r w:rsidR="006C2049" w:rsidRPr="006C2049">
        <w:rPr>
          <w:position w:val="-30"/>
        </w:rPr>
        <w:object w:dxaOrig="4840" w:dyaOrig="720" w14:anchorId="1346BA04">
          <v:shape id="_x0000_i1172" type="#_x0000_t75" style="width:242pt;height:36pt" o:ole="">
            <v:imagedata r:id="rId326" o:title=""/>
          </v:shape>
          <o:OLEObject Type="Embed" ProgID="Equation.DSMT4" ShapeID="_x0000_i1172" DrawAspect="Content" ObjectID="_1471104435" r:id="rId327"/>
        </w:object>
      </w:r>
      <w:r>
        <w:t>.</w:t>
      </w:r>
    </w:p>
    <w:p w14:paraId="15E464C9" w14:textId="08D39DDD" w:rsidR="00F11BA7" w:rsidRDefault="006A0BC1" w:rsidP="006A0BC1">
      <w:pPr>
        <w:rPr>
          <w:ins w:id="966" w:author="Gerard" w:date="2014-07-29T23:30:00Z"/>
        </w:rPr>
      </w:pPr>
      <w:r>
        <w:t xml:space="preserve">Here, </w:t>
      </w:r>
      <w:r w:rsidR="006C2049" w:rsidRPr="006C2049">
        <w:rPr>
          <w:position w:val="-18"/>
        </w:rPr>
        <w:object w:dxaOrig="1380" w:dyaOrig="480" w14:anchorId="3C5DD268">
          <v:shape id="_x0000_i1173" type="#_x0000_t75" style="width:69pt;height:24pt" o:ole="">
            <v:imagedata r:id="rId328" o:title=""/>
          </v:shape>
          <o:OLEObject Type="Embed" ProgID="Equation.DSMT4" ShapeID="_x0000_i1173" DrawAspect="Content" ObjectID="_1471104436" r:id="rId329"/>
        </w:object>
      </w:r>
      <w:r>
        <w:t xml:space="preserve"> and </w:t>
      </w:r>
      <w:r w:rsidR="006C2049" w:rsidRPr="006C2049">
        <w:rPr>
          <w:position w:val="-12"/>
        </w:rPr>
        <w:object w:dxaOrig="1400" w:dyaOrig="360" w14:anchorId="3FD9D483">
          <v:shape id="_x0000_i1174" type="#_x0000_t75" style="width:70pt;height:18pt" o:ole="">
            <v:imagedata r:id="rId330" o:title=""/>
          </v:shape>
          <o:OLEObject Type="Embed" ProgID="Equation.DSMT4" ShapeID="_x0000_i1174" DrawAspect="Content" ObjectID="_1471104437" r:id="rId331"/>
        </w:object>
      </w:r>
      <w:r>
        <w:t xml:space="preserve">where </w:t>
      </w:r>
      <w:r w:rsidR="006C2049" w:rsidRPr="006C2049">
        <w:rPr>
          <w:position w:val="-12"/>
        </w:rPr>
        <w:object w:dxaOrig="320" w:dyaOrig="360" w14:anchorId="734EAAEE">
          <v:shape id="_x0000_i1175" type="#_x0000_t75" style="width:16pt;height:18pt" o:ole="">
            <v:imagedata r:id="rId332" o:title=""/>
          </v:shape>
          <o:OLEObject Type="Embed" ProgID="Equation.DSMT4" ShapeID="_x0000_i1175" DrawAspect="Content" ObjectID="_1471104438" r:id="rId33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1B13CD">
        <w:t xml:space="preserve">4.1.1.2. </w:t>
      </w:r>
      <w:r>
        <w:fldChar w:fldCharType="end"/>
      </w:r>
      <w:del w:id="967" w:author="Gerard" w:date="2014-07-29T23:37:00Z">
        <w:r w:rsidDel="00F11BA7">
          <w:delText xml:space="preserve"> </w:delText>
        </w:r>
      </w:del>
      <w:r>
        <w:t xml:space="preserve">on how to define the material axes for orthotropic materials. </w:t>
      </w:r>
      <w:ins w:id="968" w:author="Gerard" w:date="2014-07-29T23:28:00Z">
        <w:r w:rsidR="00F11BA7">
          <w:t xml:space="preserve">The Lamé </w:t>
        </w:r>
      </w:ins>
      <w:ins w:id="969" w:author="Gerard" w:date="2014-07-29T23:35:00Z">
        <w:r w:rsidR="00F11BA7">
          <w:t>constants</w:t>
        </w:r>
      </w:ins>
      <w:ins w:id="970" w:author="Gerard" w:date="2014-07-29T23:28:00Z">
        <w:r w:rsidR="00F11BA7">
          <w:t xml:space="preserve"> </w:t>
        </w:r>
      </w:ins>
      <w:r w:rsidR="006C2049" w:rsidRPr="006C2049">
        <w:rPr>
          <w:position w:val="-12"/>
        </w:rPr>
        <w:object w:dxaOrig="300" w:dyaOrig="360" w14:anchorId="4CF41C2F">
          <v:shape id="_x0000_i1176" type="#_x0000_t75" style="width:15pt;height:18pt" o:ole="">
            <v:imagedata r:id="rId334" o:title=""/>
          </v:shape>
          <o:OLEObject Type="Embed" ProgID="Equation.DSMT4" ShapeID="_x0000_i1176" DrawAspect="Content" ObjectID="_1471104439" r:id="rId335"/>
        </w:object>
      </w:r>
      <w:ins w:id="971" w:author="Gerard" w:date="2014-07-29T23:28:00Z">
        <w:r w:rsidR="00F11BA7">
          <w:t xml:space="preserve"> </w:t>
        </w:r>
      </w:ins>
      <w:ins w:id="972" w:author="Gerard" w:date="2014-07-29T23:29:00Z">
        <w:r w:rsidR="00F11BA7">
          <w:t>(</w:t>
        </w:r>
      </w:ins>
      <w:r w:rsidR="006C2049" w:rsidRPr="006C2049">
        <w:rPr>
          <w:position w:val="-10"/>
        </w:rPr>
        <w:object w:dxaOrig="920" w:dyaOrig="320" w14:anchorId="1927F931">
          <v:shape id="_x0000_i1177" type="#_x0000_t75" style="width:46pt;height:16pt" o:ole="">
            <v:imagedata r:id="rId336" o:title=""/>
          </v:shape>
          <o:OLEObject Type="Embed" ProgID="Equation.DSMT4" ShapeID="_x0000_i1177" DrawAspect="Content" ObjectID="_1471104440" r:id="rId337"/>
        </w:object>
      </w:r>
      <w:ins w:id="973" w:author="Gerard" w:date="2014-07-29T23:29:00Z">
        <w:r w:rsidR="00F11BA7">
          <w:t xml:space="preserve">) and </w:t>
        </w:r>
      </w:ins>
      <w:r w:rsidR="006C2049" w:rsidRPr="006C2049">
        <w:rPr>
          <w:position w:val="-12"/>
        </w:rPr>
        <w:object w:dxaOrig="340" w:dyaOrig="360" w14:anchorId="6FCAFB10">
          <v:shape id="_x0000_i1178" type="#_x0000_t75" style="width:17pt;height:18pt" o:ole="">
            <v:imagedata r:id="rId338" o:title=""/>
          </v:shape>
          <o:OLEObject Type="Embed" ProgID="Equation.DSMT4" ShapeID="_x0000_i1178" DrawAspect="Content" ObjectID="_1471104441" r:id="rId339"/>
        </w:object>
      </w:r>
      <w:ins w:id="974" w:author="Gerard" w:date="2014-07-29T23:29:00Z">
        <w:r w:rsidR="00F11BA7">
          <w:t xml:space="preserve"> (</w:t>
        </w:r>
      </w:ins>
      <w:r w:rsidR="006C2049" w:rsidRPr="006C2049">
        <w:rPr>
          <w:position w:val="-10"/>
        </w:rPr>
        <w:object w:dxaOrig="1120" w:dyaOrig="320" w14:anchorId="28EA6EEE">
          <v:shape id="_x0000_i1179" type="#_x0000_t75" style="width:56pt;height:16pt" o:ole="">
            <v:imagedata r:id="rId340" o:title=""/>
          </v:shape>
          <o:OLEObject Type="Embed" ProgID="Equation.DSMT4" ShapeID="_x0000_i1179" DrawAspect="Content" ObjectID="_1471104442" r:id="rId341"/>
        </w:object>
      </w:r>
      <w:ins w:id="975" w:author="Gerard" w:date="2014-07-29T23:29:00Z">
        <w:r w:rsidR="00F11BA7">
          <w:t xml:space="preserve">, </w:t>
        </w:r>
      </w:ins>
      <w:r w:rsidR="006C2049" w:rsidRPr="006C2049">
        <w:rPr>
          <w:position w:val="-12"/>
        </w:rPr>
        <w:object w:dxaOrig="880" w:dyaOrig="360" w14:anchorId="63D7A7A9">
          <v:shape id="_x0000_i1180" type="#_x0000_t75" style="width:44pt;height:18pt" o:ole="">
            <v:imagedata r:id="rId342" o:title=""/>
          </v:shape>
          <o:OLEObject Type="Embed" ProgID="Equation.DSMT4" ShapeID="_x0000_i1180" DrawAspect="Content" ObjectID="_1471104443" r:id="rId343"/>
        </w:object>
      </w:r>
      <w:ins w:id="976" w:author="Gerard" w:date="2014-07-29T23:29:00Z">
        <w:r w:rsidR="00F11BA7">
          <w:t xml:space="preserve">) are related to Young’s moduli </w:t>
        </w:r>
      </w:ins>
      <w:r w:rsidR="006C2049" w:rsidRPr="006C2049">
        <w:rPr>
          <w:position w:val="-12"/>
        </w:rPr>
        <w:object w:dxaOrig="300" w:dyaOrig="360" w14:anchorId="6C76DC3A">
          <v:shape id="_x0000_i1181" type="#_x0000_t75" style="width:15pt;height:18pt" o:ole="">
            <v:imagedata r:id="rId344" o:title=""/>
          </v:shape>
          <o:OLEObject Type="Embed" ProgID="Equation.DSMT4" ShapeID="_x0000_i1181" DrawAspect="Content" ObjectID="_1471104444" r:id="rId345"/>
        </w:object>
      </w:r>
      <w:ins w:id="977" w:author="Gerard" w:date="2014-07-29T23:30:00Z">
        <w:r w:rsidR="00F11BA7">
          <w:t xml:space="preserve">, shear moduli </w:t>
        </w:r>
      </w:ins>
      <w:r w:rsidR="006C2049" w:rsidRPr="006C2049">
        <w:rPr>
          <w:position w:val="-12"/>
        </w:rPr>
        <w:object w:dxaOrig="380" w:dyaOrig="360" w14:anchorId="6948CACD">
          <v:shape id="_x0000_i1182" type="#_x0000_t75" style="width:19pt;height:18pt" o:ole="">
            <v:imagedata r:id="rId346" o:title=""/>
          </v:shape>
          <o:OLEObject Type="Embed" ProgID="Equation.DSMT4" ShapeID="_x0000_i1182" DrawAspect="Content" ObjectID="_1471104445" r:id="rId347"/>
        </w:object>
      </w:r>
      <w:ins w:id="978" w:author="Gerard" w:date="2014-07-29T23:30:00Z">
        <w:r w:rsidR="00F11BA7">
          <w:t xml:space="preserve"> and Poisson’s ratios </w:t>
        </w:r>
      </w:ins>
      <w:r w:rsidR="006C2049" w:rsidRPr="006C2049">
        <w:rPr>
          <w:position w:val="-12"/>
        </w:rPr>
        <w:object w:dxaOrig="340" w:dyaOrig="360" w14:anchorId="7B40C174">
          <v:shape id="_x0000_i1183" type="#_x0000_t75" style="width:17pt;height:18pt" o:ole="">
            <v:imagedata r:id="rId348" o:title=""/>
          </v:shape>
          <o:OLEObject Type="Embed" ProgID="Equation.DSMT4" ShapeID="_x0000_i1183" DrawAspect="Content" ObjectID="_1471104446" r:id="rId349"/>
        </w:object>
      </w:r>
      <w:ins w:id="979" w:author="Gerard" w:date="2014-07-29T23:30:00Z">
        <w:r w:rsidR="00F11BA7">
          <w:t xml:space="preserve"> via</w:t>
        </w:r>
      </w:ins>
    </w:p>
    <w:p w14:paraId="426A807E" w14:textId="4A18A836" w:rsidR="00F11BA7" w:rsidRDefault="00F11BA7">
      <w:pPr>
        <w:pStyle w:val="MTDisplayEquation"/>
        <w:rPr>
          <w:ins w:id="980" w:author="Gerard" w:date="2014-07-29T23:30:00Z"/>
        </w:rPr>
        <w:pPrChange w:id="981" w:author="Gerard" w:date="2014-07-29T23:30:00Z">
          <w:pPr/>
        </w:pPrChange>
      </w:pPr>
      <w:ins w:id="982" w:author="Gerard" w:date="2014-07-29T23:30:00Z">
        <w:r>
          <w:lastRenderedPageBreak/>
          <w:tab/>
        </w:r>
      </w:ins>
      <w:r w:rsidR="006C2049" w:rsidRPr="006C2049">
        <w:rPr>
          <w:position w:val="-124"/>
        </w:rPr>
        <w:object w:dxaOrig="7260" w:dyaOrig="7720" w14:anchorId="47117BC7">
          <v:shape id="_x0000_i1184" type="#_x0000_t75" style="width:363pt;height:386pt" o:ole="">
            <v:imagedata r:id="rId350" o:title=""/>
          </v:shape>
          <o:OLEObject Type="Embed" ProgID="Equation.DSMT4" ShapeID="_x0000_i1184" DrawAspect="Content" ObjectID="_1471104447" r:id="rId351"/>
        </w:object>
      </w:r>
      <w:ins w:id="983" w:author="Gerard" w:date="2014-07-29T23:30:00Z">
        <w:r>
          <w:t xml:space="preserve"> </w:t>
        </w:r>
      </w:ins>
      <w:ins w:id="984" w:author="Gerard" w:date="2014-07-29T23:50:00Z">
        <w:r w:rsidR="006D6355">
          <w:t>.</w:t>
        </w:r>
      </w:ins>
    </w:p>
    <w:p w14:paraId="409BCF27" w14:textId="77777777" w:rsidR="00F11BA7" w:rsidRDefault="00F11BA7" w:rsidP="006A0BC1">
      <w:pPr>
        <w:rPr>
          <w:ins w:id="985" w:author="Gerard" w:date="2014-07-29T23:34:00Z"/>
        </w:rPr>
      </w:pPr>
    </w:p>
    <w:p w14:paraId="51DB8583" w14:textId="75FB3D45" w:rsidR="006A0BC1" w:rsidRPr="000230DC" w:rsidRDefault="006A0BC1" w:rsidP="006A0BC1">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4BF4292C" w:rsidR="006A0BC1" w:rsidRDefault="006A0BC1" w:rsidP="006A0BC1">
      <w:pPr>
        <w:pStyle w:val="code"/>
      </w:pPr>
      <w:r>
        <w:tab/>
        <w:t>&lt;</w:t>
      </w:r>
      <w:del w:id="986" w:author="Gerard" w:date="2014-07-29T23:38:00Z">
        <w:r w:rsidDel="00F11BA7">
          <w:delText>mu1</w:delText>
        </w:r>
      </w:del>
      <w:ins w:id="987" w:author="Gerard" w:date="2014-07-29T23:38:00Z">
        <w:r w:rsidR="00F11BA7">
          <w:t>E1</w:t>
        </w:r>
      </w:ins>
      <w:r>
        <w:t>&gt;1</w:t>
      </w:r>
      <w:ins w:id="988" w:author="Gerard" w:date="2014-07-29T23:49:00Z">
        <w:r w:rsidR="003E7817">
          <w:t>24</w:t>
        </w:r>
      </w:ins>
      <w:r>
        <w:t>&lt;/</w:t>
      </w:r>
      <w:del w:id="989" w:author="Gerard" w:date="2014-07-29T23:38:00Z">
        <w:r w:rsidDel="00F11BA7">
          <w:delText>mu1</w:delText>
        </w:r>
      </w:del>
      <w:ins w:id="990" w:author="Gerard" w:date="2014-07-29T23:38:00Z">
        <w:r w:rsidR="00F11BA7">
          <w:t>E1</w:t>
        </w:r>
      </w:ins>
      <w:r>
        <w:t>&gt;</w:t>
      </w:r>
    </w:p>
    <w:p w14:paraId="01A7948F" w14:textId="521DD5C0" w:rsidR="006A0BC1" w:rsidRDefault="006A0BC1" w:rsidP="006A0BC1">
      <w:pPr>
        <w:pStyle w:val="code"/>
      </w:pPr>
      <w:r>
        <w:tab/>
        <w:t>&lt;</w:t>
      </w:r>
      <w:del w:id="991" w:author="Gerard" w:date="2014-07-29T23:38:00Z">
        <w:r w:rsidDel="00F11BA7">
          <w:delText>mu2</w:delText>
        </w:r>
      </w:del>
      <w:ins w:id="992" w:author="Gerard" w:date="2014-07-29T23:38:00Z">
        <w:r w:rsidR="00F11BA7">
          <w:t>E2</w:t>
        </w:r>
      </w:ins>
      <w:r>
        <w:t>&gt;</w:t>
      </w:r>
      <w:ins w:id="993" w:author="Gerard" w:date="2014-07-29T23:49:00Z">
        <w:r w:rsidR="003E7817">
          <w:t>1</w:t>
        </w:r>
      </w:ins>
      <w:r>
        <w:t>2</w:t>
      </w:r>
      <w:ins w:id="994" w:author="Gerard" w:date="2014-07-29T23:49:00Z">
        <w:r w:rsidR="003E7817">
          <w:t>4</w:t>
        </w:r>
      </w:ins>
      <w:r>
        <w:t>&lt;/</w:t>
      </w:r>
      <w:del w:id="995" w:author="Gerard" w:date="2014-07-29T23:39:00Z">
        <w:r w:rsidDel="00F11BA7">
          <w:delText>mu2</w:delText>
        </w:r>
      </w:del>
      <w:ins w:id="996" w:author="Gerard" w:date="2014-07-29T23:39:00Z">
        <w:r w:rsidR="00F11BA7">
          <w:t>E2</w:t>
        </w:r>
      </w:ins>
      <w:r>
        <w:t>&gt;</w:t>
      </w:r>
    </w:p>
    <w:p w14:paraId="14FAE44E" w14:textId="5D9E16C4" w:rsidR="006A0BC1" w:rsidRDefault="006A0BC1" w:rsidP="006A0BC1">
      <w:pPr>
        <w:pStyle w:val="code"/>
      </w:pPr>
      <w:r>
        <w:tab/>
        <w:t>&lt;</w:t>
      </w:r>
      <w:del w:id="997" w:author="Gerard" w:date="2014-07-29T23:39:00Z">
        <w:r w:rsidDel="00F11BA7">
          <w:delText>mu3</w:delText>
        </w:r>
      </w:del>
      <w:ins w:id="998" w:author="Gerard" w:date="2014-07-29T23:39:00Z">
        <w:r w:rsidR="00F11BA7">
          <w:t>E3</w:t>
        </w:r>
      </w:ins>
      <w:r>
        <w:t>&gt;3</w:t>
      </w:r>
      <w:ins w:id="999" w:author="Gerard" w:date="2014-07-29T23:49:00Z">
        <w:r w:rsidR="003E7817">
          <w:t>6</w:t>
        </w:r>
      </w:ins>
      <w:r>
        <w:t>&lt;/</w:t>
      </w:r>
      <w:del w:id="1000" w:author="Gerard" w:date="2014-07-29T23:39:00Z">
        <w:r w:rsidDel="00F11BA7">
          <w:delText>mu3</w:delText>
        </w:r>
      </w:del>
      <w:ins w:id="1001" w:author="Gerard" w:date="2014-07-29T23:39:00Z">
        <w:r w:rsidR="00F11BA7">
          <w:t>E3</w:t>
        </w:r>
      </w:ins>
      <w:r>
        <w:t>&gt;</w:t>
      </w:r>
    </w:p>
    <w:p w14:paraId="78153A35" w14:textId="48208A7F" w:rsidR="006A0BC1" w:rsidRDefault="006A0BC1" w:rsidP="006A0BC1">
      <w:pPr>
        <w:pStyle w:val="code"/>
      </w:pPr>
      <w:r>
        <w:tab/>
        <w:t>&lt;</w:t>
      </w:r>
      <w:del w:id="1002" w:author="Gerard" w:date="2014-07-29T23:39:00Z">
        <w:r w:rsidDel="00F11BA7">
          <w:delText>l11</w:delText>
        </w:r>
      </w:del>
      <w:ins w:id="1003" w:author="Gerard" w:date="2014-07-29T23:39:00Z">
        <w:r w:rsidR="00F11BA7">
          <w:t>G12</w:t>
        </w:r>
      </w:ins>
      <w:r>
        <w:t>&gt;</w:t>
      </w:r>
      <w:del w:id="1004" w:author="Gerard" w:date="2014-07-29T23:49:00Z">
        <w:r w:rsidDel="003E7817">
          <w:delText>3</w:delText>
        </w:r>
      </w:del>
      <w:ins w:id="1005" w:author="Gerard" w:date="2014-07-29T23:49:00Z">
        <w:r w:rsidR="003E7817">
          <w:t>67</w:t>
        </w:r>
      </w:ins>
      <w:r>
        <w:t>&lt;/</w:t>
      </w:r>
      <w:del w:id="1006" w:author="Gerard" w:date="2014-07-29T23:39:00Z">
        <w:r w:rsidDel="00F11BA7">
          <w:delText>l11</w:delText>
        </w:r>
      </w:del>
      <w:ins w:id="1007" w:author="Gerard" w:date="2014-07-29T23:39:00Z">
        <w:r w:rsidR="00F11BA7">
          <w:t>G12</w:t>
        </w:r>
      </w:ins>
      <w:r>
        <w:t>&gt;</w:t>
      </w:r>
    </w:p>
    <w:p w14:paraId="6166FF98" w14:textId="6758B6F3" w:rsidR="006A0BC1" w:rsidRDefault="006A0BC1" w:rsidP="006A0BC1">
      <w:pPr>
        <w:pStyle w:val="code"/>
      </w:pPr>
      <w:r>
        <w:tab/>
        <w:t>&lt;</w:t>
      </w:r>
      <w:del w:id="1008" w:author="Gerard" w:date="2014-07-29T23:39:00Z">
        <w:r w:rsidDel="00F11BA7">
          <w:delText>l22</w:delText>
        </w:r>
      </w:del>
      <w:ins w:id="1009" w:author="Gerard" w:date="2014-07-29T23:39:00Z">
        <w:r w:rsidR="00F11BA7">
          <w:t>G23</w:t>
        </w:r>
      </w:ins>
      <w:r>
        <w:t>&gt;</w:t>
      </w:r>
      <w:del w:id="1010" w:author="Gerard" w:date="2014-07-29T23:49:00Z">
        <w:r w:rsidDel="003E7817">
          <w:delText>2</w:delText>
        </w:r>
      </w:del>
      <w:ins w:id="1011" w:author="Gerard" w:date="2014-07-29T23:49:00Z">
        <w:r w:rsidR="003E7817">
          <w:t>40</w:t>
        </w:r>
      </w:ins>
      <w:r>
        <w:t>&lt;/</w:t>
      </w:r>
      <w:del w:id="1012" w:author="Gerard" w:date="2014-07-29T23:39:00Z">
        <w:r w:rsidDel="00F11BA7">
          <w:delText>l22</w:delText>
        </w:r>
      </w:del>
      <w:ins w:id="1013" w:author="Gerard" w:date="2014-07-29T23:39:00Z">
        <w:r w:rsidR="00F11BA7">
          <w:t>G23</w:t>
        </w:r>
      </w:ins>
      <w:r>
        <w:t>&gt;</w:t>
      </w:r>
    </w:p>
    <w:p w14:paraId="476867E0" w14:textId="0DA91237" w:rsidR="006A0BC1" w:rsidRDefault="006A0BC1" w:rsidP="006A0BC1">
      <w:pPr>
        <w:pStyle w:val="code"/>
      </w:pPr>
      <w:r>
        <w:tab/>
        <w:t>&lt;</w:t>
      </w:r>
      <w:del w:id="1014" w:author="Gerard" w:date="2014-07-29T23:39:00Z">
        <w:r w:rsidDel="00F11BA7">
          <w:delText>l33</w:delText>
        </w:r>
      </w:del>
      <w:ins w:id="1015" w:author="Gerard" w:date="2014-07-29T23:39:00Z">
        <w:r w:rsidR="00F11BA7">
          <w:t>G13</w:t>
        </w:r>
      </w:ins>
      <w:r>
        <w:t>&gt;</w:t>
      </w:r>
      <w:del w:id="1016" w:author="Gerard" w:date="2014-07-29T23:49:00Z">
        <w:r w:rsidDel="003E7817">
          <w:delText>1</w:delText>
        </w:r>
      </w:del>
      <w:ins w:id="1017" w:author="Gerard" w:date="2014-07-29T23:49:00Z">
        <w:r w:rsidR="003E7817">
          <w:t>40</w:t>
        </w:r>
      </w:ins>
      <w:r>
        <w:t>&lt;/</w:t>
      </w:r>
      <w:del w:id="1018" w:author="Gerard" w:date="2014-07-29T23:39:00Z">
        <w:r w:rsidDel="00F11BA7">
          <w:delText>l33</w:delText>
        </w:r>
      </w:del>
      <w:ins w:id="1019" w:author="Gerard" w:date="2014-07-29T23:39:00Z">
        <w:r w:rsidR="00F11BA7">
          <w:t>G13</w:t>
        </w:r>
      </w:ins>
      <w:r>
        <w:t>&gt;</w:t>
      </w:r>
    </w:p>
    <w:p w14:paraId="0B65C74F" w14:textId="0632F892" w:rsidR="006A0BC1" w:rsidRDefault="006A0BC1" w:rsidP="006A0BC1">
      <w:pPr>
        <w:pStyle w:val="code"/>
      </w:pPr>
      <w:r>
        <w:tab/>
        <w:t>&lt;</w:t>
      </w:r>
      <w:del w:id="1020" w:author="Gerard" w:date="2014-07-29T23:39:00Z">
        <w:r w:rsidDel="00F11BA7">
          <w:delText>l12</w:delText>
        </w:r>
      </w:del>
      <w:ins w:id="1021" w:author="Gerard" w:date="2014-07-29T23:39:00Z">
        <w:r w:rsidR="00F11BA7">
          <w:t>v12</w:t>
        </w:r>
      </w:ins>
      <w:r>
        <w:t>&gt;</w:t>
      </w:r>
      <w:del w:id="1022" w:author="Gerard" w:date="2014-07-29T23:49:00Z">
        <w:r w:rsidDel="003E7817">
          <w:delText>0.5</w:delText>
        </w:r>
      </w:del>
      <w:ins w:id="1023" w:author="Gerard" w:date="2014-07-29T23:49:00Z">
        <w:r w:rsidR="003E7817">
          <w:t>-0.075</w:t>
        </w:r>
      </w:ins>
      <w:r>
        <w:t>&lt;/</w:t>
      </w:r>
      <w:del w:id="1024" w:author="Gerard" w:date="2014-07-29T23:39:00Z">
        <w:r w:rsidDel="00F11BA7">
          <w:delText>l12</w:delText>
        </w:r>
      </w:del>
      <w:ins w:id="1025" w:author="Gerard" w:date="2014-07-29T23:39:00Z">
        <w:r w:rsidR="00F11BA7">
          <w:t>v12</w:t>
        </w:r>
      </w:ins>
      <w:r>
        <w:t>&gt;</w:t>
      </w:r>
    </w:p>
    <w:p w14:paraId="5A9BC763" w14:textId="1E74C4C2" w:rsidR="006A0BC1" w:rsidRDefault="006A0BC1" w:rsidP="006A0BC1">
      <w:pPr>
        <w:pStyle w:val="code"/>
      </w:pPr>
      <w:r>
        <w:tab/>
        <w:t>&lt;</w:t>
      </w:r>
      <w:del w:id="1026" w:author="Gerard" w:date="2014-07-29T23:39:00Z">
        <w:r w:rsidDel="00F11BA7">
          <w:delText>l23</w:delText>
        </w:r>
      </w:del>
      <w:ins w:id="1027" w:author="Gerard" w:date="2014-07-29T23:39:00Z">
        <w:r w:rsidR="00F11BA7">
          <w:t>v23</w:t>
        </w:r>
      </w:ins>
      <w:r>
        <w:t>&gt;</w:t>
      </w:r>
      <w:del w:id="1028" w:author="Gerard" w:date="2014-07-29T23:49:00Z">
        <w:r w:rsidDel="003E7817">
          <w:delText>1.0</w:delText>
        </w:r>
      </w:del>
      <w:ins w:id="1029" w:author="Gerard" w:date="2014-07-29T23:49:00Z">
        <w:r w:rsidR="003E7817">
          <w:t>0.87</w:t>
        </w:r>
      </w:ins>
      <w:r>
        <w:t>&lt;/</w:t>
      </w:r>
      <w:del w:id="1030" w:author="Gerard" w:date="2014-07-29T23:39:00Z">
        <w:r w:rsidDel="00F11BA7">
          <w:delText>l23</w:delText>
        </w:r>
      </w:del>
      <w:ins w:id="1031" w:author="Gerard" w:date="2014-07-29T23:39:00Z">
        <w:r w:rsidR="00F11BA7">
          <w:t>v23</w:t>
        </w:r>
      </w:ins>
      <w:r>
        <w:t>&gt;</w:t>
      </w:r>
    </w:p>
    <w:p w14:paraId="253D08D1" w14:textId="0A33F254" w:rsidR="006A0BC1" w:rsidRDefault="006A0BC1" w:rsidP="006A0BC1">
      <w:pPr>
        <w:pStyle w:val="code"/>
      </w:pPr>
      <w:r>
        <w:tab/>
        <w:t>&lt;</w:t>
      </w:r>
      <w:del w:id="1032" w:author="Gerard" w:date="2014-07-29T23:39:00Z">
        <w:r w:rsidDel="00F11BA7">
          <w:delText>l31</w:delText>
        </w:r>
      </w:del>
      <w:ins w:id="1033" w:author="Gerard" w:date="2014-07-29T23:39:00Z">
        <w:r w:rsidR="00F11BA7">
          <w:t>v31</w:t>
        </w:r>
      </w:ins>
      <w:r>
        <w:t>&gt;</w:t>
      </w:r>
      <w:del w:id="1034" w:author="Gerard" w:date="2014-07-29T23:49:00Z">
        <w:r w:rsidDel="003E7817">
          <w:delText>1.5</w:delText>
        </w:r>
      </w:del>
      <w:ins w:id="1035" w:author="Gerard" w:date="2014-07-29T23:49:00Z">
        <w:r w:rsidR="003E7817">
          <w:t>0.26</w:t>
        </w:r>
      </w:ins>
      <w:r>
        <w:t>&lt;/</w:t>
      </w:r>
      <w:del w:id="1036" w:author="Gerard" w:date="2014-07-29T23:39:00Z">
        <w:r w:rsidDel="00F11BA7">
          <w:delText>l31</w:delText>
        </w:r>
      </w:del>
      <w:ins w:id="1037" w:author="Gerard" w:date="2014-07-29T23:39:00Z">
        <w:r w:rsidR="00F11BA7">
          <w:t>v31</w:t>
        </w:r>
      </w:ins>
      <w:r>
        <w:t>&gt;</w:t>
      </w:r>
    </w:p>
    <w:p w14:paraId="31880A53" w14:textId="77777777" w:rsidR="006A0BC1" w:rsidRDefault="006A0BC1" w:rsidP="006A0BC1">
      <w:pPr>
        <w:pStyle w:val="code"/>
      </w:pPr>
      <w:r>
        <w:tab/>
        <w:t>&lt;c&gt;1&lt;/c&gt;</w:t>
      </w:r>
    </w:p>
    <w:p w14:paraId="4B00E82B" w14:textId="3AA7049F" w:rsidR="006A0BC1" w:rsidRDefault="006A0BC1" w:rsidP="006A0BC1">
      <w:pPr>
        <w:pStyle w:val="code"/>
      </w:pPr>
      <w:r>
        <w:tab/>
        <w:t>&lt;</w:t>
      </w:r>
      <w:del w:id="1038" w:author="Gerard" w:date="2014-07-29T23:58:00Z">
        <w:r w:rsidDel="007C264E">
          <w:delText>K</w:delText>
        </w:r>
      </w:del>
      <w:ins w:id="1039" w:author="Gerard" w:date="2014-07-29T23:58:00Z">
        <w:r w:rsidR="007C264E">
          <w:t>k</w:t>
        </w:r>
      </w:ins>
      <w:r>
        <w:t>&gt;</w:t>
      </w:r>
      <w:del w:id="1040" w:author="Gerard" w:date="2014-07-29T23:39:00Z">
        <w:r w:rsidDel="00F11BA7">
          <w:delText>100</w:delText>
        </w:r>
      </w:del>
      <w:ins w:id="1041" w:author="Gerard" w:date="2014-07-29T23:49:00Z">
        <w:r w:rsidR="003E7817">
          <w:t>120</w:t>
        </w:r>
      </w:ins>
      <w:ins w:id="1042" w:author="Gerard" w:date="2014-07-29T23:39:00Z">
        <w:r w:rsidR="00F11BA7">
          <w:t>000</w:t>
        </w:r>
      </w:ins>
      <w:r>
        <w:t>&lt;/</w:t>
      </w:r>
      <w:del w:id="1043" w:author="Gerard" w:date="2014-07-29T23:58:00Z">
        <w:r w:rsidDel="007C264E">
          <w:delText>K</w:delText>
        </w:r>
      </w:del>
      <w:ins w:id="1044" w:author="Gerard" w:date="2014-07-29T23:58:00Z">
        <w:r w:rsidR="007C264E">
          <w:t>k</w:t>
        </w:r>
      </w:ins>
      <w:r>
        <w:t>&gt;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045" w:name="_Ref167535344"/>
      <w:bookmarkStart w:id="1046" w:name="_Ref299864027"/>
      <w:bookmarkStart w:id="1047" w:name="_Toc397358399"/>
      <w:r>
        <w:lastRenderedPageBreak/>
        <w:t>Mooney-Rivlin</w:t>
      </w:r>
      <w:bookmarkEnd w:id="1045"/>
      <w:bookmarkEnd w:id="1046"/>
      <w:bookmarkEnd w:id="1047"/>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7130"/>
        <w:gridCol w:w="1009"/>
      </w:tblGrid>
      <w:tr w:rsidR="00C7478A" w14:paraId="6AF714A8" w14:textId="5EE2EF13" w:rsidTr="008C20E4">
        <w:tc>
          <w:tcPr>
            <w:tcW w:w="750" w:type="pct"/>
            <w:shd w:val="clear" w:color="auto" w:fill="auto"/>
          </w:tcPr>
          <w:p w14:paraId="315B3678" w14:textId="77777777" w:rsidR="00C7478A" w:rsidRDefault="00C7478A" w:rsidP="006A0BC1">
            <w:pPr>
              <w:pStyle w:val="code"/>
            </w:pPr>
            <w:r>
              <w:t>&lt;c1&gt;</w:t>
            </w:r>
          </w:p>
        </w:tc>
        <w:tc>
          <w:tcPr>
            <w:tcW w:w="3723" w:type="pct"/>
            <w:shd w:val="clear" w:color="auto" w:fill="auto"/>
          </w:tcPr>
          <w:p w14:paraId="1345771B" w14:textId="77777777" w:rsidR="00C7478A" w:rsidRDefault="00C7478A" w:rsidP="006A0BC1">
            <w:r>
              <w:t>Coefficient of first invariant term</w:t>
            </w:r>
          </w:p>
        </w:tc>
        <w:tc>
          <w:tcPr>
            <w:tcW w:w="527" w:type="pct"/>
          </w:tcPr>
          <w:p w14:paraId="42FA8EF5" w14:textId="47C77365" w:rsidR="00C7478A" w:rsidRDefault="00C7478A" w:rsidP="006A0BC1">
            <w:r>
              <w:t>[</w:t>
            </w:r>
            <w:r>
              <w:rPr>
                <w:b/>
              </w:rPr>
              <w:t>P</w:t>
            </w:r>
            <w:r>
              <w:t>]</w:t>
            </w:r>
          </w:p>
        </w:tc>
      </w:tr>
      <w:tr w:rsidR="00C7478A" w14:paraId="1FA82E25" w14:textId="214B2BCA" w:rsidTr="008C20E4">
        <w:tc>
          <w:tcPr>
            <w:tcW w:w="750" w:type="pct"/>
            <w:shd w:val="clear" w:color="auto" w:fill="auto"/>
          </w:tcPr>
          <w:p w14:paraId="23E066AC" w14:textId="77777777" w:rsidR="00C7478A" w:rsidRDefault="00C7478A" w:rsidP="006A0BC1">
            <w:pPr>
              <w:pStyle w:val="code"/>
            </w:pPr>
            <w:r>
              <w:t>&lt;c2&gt;</w:t>
            </w:r>
          </w:p>
        </w:tc>
        <w:tc>
          <w:tcPr>
            <w:tcW w:w="3723" w:type="pct"/>
            <w:shd w:val="clear" w:color="auto" w:fill="auto"/>
          </w:tcPr>
          <w:p w14:paraId="72CF8EDA" w14:textId="77777777" w:rsidR="00C7478A" w:rsidRDefault="00C7478A" w:rsidP="006A0BC1">
            <w:r>
              <w:t>Coefficient of second invariant term</w:t>
            </w:r>
          </w:p>
        </w:tc>
        <w:tc>
          <w:tcPr>
            <w:tcW w:w="527" w:type="pct"/>
          </w:tcPr>
          <w:p w14:paraId="5BDBB59B" w14:textId="49A2CACC" w:rsidR="00C7478A" w:rsidRDefault="00C7478A" w:rsidP="006A0BC1">
            <w:r>
              <w:t>[</w:t>
            </w:r>
            <w:r>
              <w:rPr>
                <w:b/>
              </w:rPr>
              <w:t>P</w:t>
            </w:r>
            <w:r>
              <w:t>]</w:t>
            </w:r>
          </w:p>
        </w:tc>
      </w:tr>
      <w:tr w:rsidR="00C7478A" w14:paraId="23908244" w14:textId="16D2D141" w:rsidTr="008C20E4">
        <w:tc>
          <w:tcPr>
            <w:tcW w:w="750" w:type="pct"/>
            <w:shd w:val="clear" w:color="auto" w:fill="auto"/>
          </w:tcPr>
          <w:p w14:paraId="11FEF91E" w14:textId="77777777" w:rsidR="00C7478A" w:rsidRDefault="00C7478A" w:rsidP="006A0BC1">
            <w:pPr>
              <w:pStyle w:val="code"/>
            </w:pPr>
            <w:r>
              <w:t>&lt;k&gt;</w:t>
            </w:r>
          </w:p>
        </w:tc>
        <w:tc>
          <w:tcPr>
            <w:tcW w:w="3723" w:type="pct"/>
            <w:shd w:val="clear" w:color="auto" w:fill="auto"/>
          </w:tcPr>
          <w:p w14:paraId="7DA7A5CC" w14:textId="77777777" w:rsidR="00C7478A" w:rsidRDefault="00C7478A" w:rsidP="006A0BC1">
            <w:r>
              <w:t>Bulk modulus</w:t>
            </w:r>
          </w:p>
        </w:tc>
        <w:tc>
          <w:tcPr>
            <w:tcW w:w="527" w:type="pct"/>
          </w:tcPr>
          <w:p w14:paraId="30B26B34" w14:textId="054ADD8A" w:rsidR="00C7478A" w:rsidRDefault="00C7478A" w:rsidP="006A0BC1">
            <w:r>
              <w:t>[</w:t>
            </w:r>
            <w:r>
              <w:rPr>
                <w:b/>
              </w:rPr>
              <w:t>P</w:t>
            </w:r>
            <w:r>
              <w:t>]</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62D7BBAA" w:rsidR="006A0BC1" w:rsidRDefault="006C2049" w:rsidP="006A0BC1">
      <w:pPr>
        <w:jc w:val="center"/>
      </w:pPr>
      <w:r w:rsidRPr="006C2049">
        <w:rPr>
          <w:position w:val="-24"/>
        </w:rPr>
        <w:object w:dxaOrig="3900" w:dyaOrig="620" w14:anchorId="047B4267">
          <v:shape id="_x0000_i1185" type="#_x0000_t75" style="width:195pt;height:31pt" o:ole="">
            <v:imagedata r:id="rId352" o:title=""/>
          </v:shape>
          <o:OLEObject Type="Embed" ProgID="Equation.DSMT4" ShapeID="_x0000_i1185" DrawAspect="Content" ObjectID="_1471104448" r:id="rId353"/>
        </w:object>
      </w:r>
      <w:r w:rsidR="006A0BC1">
        <w:t>.</w:t>
      </w:r>
    </w:p>
    <w:p w14:paraId="06A53C20" w14:textId="1A080D23" w:rsidR="006A0BC1" w:rsidRDefault="006C2049" w:rsidP="006A0BC1">
      <w:pPr>
        <w:pStyle w:val="MTDisplayEquation"/>
      </w:pPr>
      <w:r w:rsidRPr="006C2049">
        <w:rPr>
          <w:position w:val="-12"/>
        </w:rPr>
        <w:object w:dxaOrig="279" w:dyaOrig="360" w14:anchorId="4D59CA76">
          <v:shape id="_x0000_i1186" type="#_x0000_t75" style="width:14pt;height:18pt" o:ole="">
            <v:imagedata r:id="rId354" o:title=""/>
          </v:shape>
          <o:OLEObject Type="Embed" ProgID="Equation.DSMT4" ShapeID="_x0000_i1186" DrawAspect="Content" ObjectID="_1471104449" r:id="rId355"/>
        </w:object>
      </w:r>
      <w:r w:rsidR="006A0BC1">
        <w:t>and</w:t>
      </w:r>
      <w:r w:rsidRPr="006C2049">
        <w:rPr>
          <w:position w:val="-12"/>
        </w:rPr>
        <w:object w:dxaOrig="300" w:dyaOrig="360" w14:anchorId="640D38B7">
          <v:shape id="_x0000_i1187" type="#_x0000_t75" style="width:15pt;height:18pt" o:ole="">
            <v:imagedata r:id="rId356" o:title=""/>
          </v:shape>
          <o:OLEObject Type="Embed" ProgID="Equation.DSMT4" ShapeID="_x0000_i1187" DrawAspect="Content" ObjectID="_1471104450" r:id="rId357"/>
        </w:object>
      </w:r>
      <w:r w:rsidR="006A0BC1">
        <w:t xml:space="preserve">are the Mooney-Rivlin material coefficients. The variables </w:t>
      </w:r>
      <w:r w:rsidRPr="006C2049">
        <w:rPr>
          <w:position w:val="-12"/>
        </w:rPr>
        <w:object w:dxaOrig="220" w:dyaOrig="380" w14:anchorId="269D6606">
          <v:shape id="_x0000_i1188" type="#_x0000_t75" style="width:11pt;height:19pt" o:ole="">
            <v:imagedata r:id="rId358" o:title=""/>
          </v:shape>
          <o:OLEObject Type="Embed" ProgID="Equation.DSMT4" ShapeID="_x0000_i1188" DrawAspect="Content" ObjectID="_1471104451" r:id="rId359"/>
        </w:object>
      </w:r>
      <w:r w:rsidR="006A0BC1">
        <w:t xml:space="preserve"> and </w:t>
      </w:r>
      <w:r w:rsidRPr="006C2049">
        <w:rPr>
          <w:position w:val="-12"/>
        </w:rPr>
        <w:object w:dxaOrig="240" w:dyaOrig="380" w14:anchorId="369C9EDB">
          <v:shape id="_x0000_i1189" type="#_x0000_t75" style="width:12pt;height:19pt" o:ole="">
            <v:imagedata r:id="rId360" o:title=""/>
          </v:shape>
          <o:OLEObject Type="Embed" ProgID="Equation.DSMT4" ShapeID="_x0000_i1189" DrawAspect="Content" ObjectID="_1471104452" r:id="rId361"/>
        </w:object>
      </w:r>
      <w:r w:rsidR="006A0BC1">
        <w:t xml:space="preserve"> are the first and second invariants of the deviatoric right Cauchy-Green deformation tensor </w:t>
      </w:r>
      <w:r w:rsidRPr="006C2049">
        <w:rPr>
          <w:position w:val="-6"/>
        </w:rPr>
        <w:object w:dxaOrig="240" w:dyaOrig="340" w14:anchorId="5ED70D71">
          <v:shape id="_x0000_i1190" type="#_x0000_t75" style="width:12pt;height:17pt" o:ole="">
            <v:imagedata r:id="rId362" o:title=""/>
          </v:shape>
          <o:OLEObject Type="Embed" ProgID="Equation.DSMT4" ShapeID="_x0000_i1190" DrawAspect="Content" ObjectID="_1471104453" r:id="rId363"/>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6C2049">
        <w:rPr>
          <w:position w:val="-12"/>
        </w:rPr>
        <w:object w:dxaOrig="680" w:dyaOrig="360" w14:anchorId="13D5C460">
          <v:shape id="_x0000_i1191" type="#_x0000_t75" style="width:34pt;height:18pt" o:ole="">
            <v:imagedata r:id="rId364" o:title=""/>
          </v:shape>
          <o:OLEObject Type="Embed" ProgID="Equation.DSMT4" ShapeID="_x0000_i1191" DrawAspect="Content" ObjectID="_1471104454" r:id="rId365"/>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&lt; 10000</w:t>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048" w:name="_Toc397358400"/>
      <w:r>
        <w:lastRenderedPageBreak/>
        <w:t>Muscle Material</w:t>
      </w:r>
      <w:bookmarkEnd w:id="1048"/>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131"/>
        <w:gridCol w:w="828"/>
      </w:tblGrid>
      <w:tr w:rsidR="0058106C" w14:paraId="7DACB65B" w14:textId="53E3A269" w:rsidTr="008C20E4">
        <w:tc>
          <w:tcPr>
            <w:tcW w:w="2617" w:type="dxa"/>
            <w:shd w:val="clear" w:color="auto" w:fill="auto"/>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
          <w:p w14:paraId="735ACE64" w14:textId="77777777" w:rsidR="0058106C" w:rsidRDefault="0058106C" w:rsidP="006A0BC1">
            <w:r>
              <w:t>along fiber shear modulus</w:t>
            </w:r>
          </w:p>
        </w:tc>
        <w:tc>
          <w:tcPr>
            <w:tcW w:w="828" w:type="dxa"/>
          </w:tcPr>
          <w:p w14:paraId="5EDA6AF6" w14:textId="416EA2C9" w:rsidR="0058106C" w:rsidRDefault="0058106C" w:rsidP="006A0BC1">
            <w:r>
              <w:t>[</w:t>
            </w:r>
            <w:r>
              <w:rPr>
                <w:b/>
              </w:rPr>
              <w:t>P</w:t>
            </w:r>
            <w:r>
              <w:t>]</w:t>
            </w:r>
          </w:p>
        </w:tc>
      </w:tr>
      <w:tr w:rsidR="0058106C" w14:paraId="4B5315C7" w14:textId="7C4650E1" w:rsidTr="008C20E4">
        <w:tc>
          <w:tcPr>
            <w:tcW w:w="2617" w:type="dxa"/>
            <w:shd w:val="clear" w:color="auto" w:fill="auto"/>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
          <w:p w14:paraId="5E039AB6" w14:textId="77777777" w:rsidR="0058106C" w:rsidRDefault="0058106C" w:rsidP="006A0BC1">
            <w:r>
              <w:t>cross fiber shear modulus</w:t>
            </w:r>
          </w:p>
        </w:tc>
        <w:tc>
          <w:tcPr>
            <w:tcW w:w="828" w:type="dxa"/>
          </w:tcPr>
          <w:p w14:paraId="3099CF0F" w14:textId="4C67D1E2" w:rsidR="0058106C" w:rsidRDefault="0058106C" w:rsidP="006A0BC1">
            <w:r>
              <w:t>[</w:t>
            </w:r>
            <w:r>
              <w:rPr>
                <w:b/>
              </w:rPr>
              <w:t>P</w:t>
            </w:r>
            <w:r>
              <w:t>]</w:t>
            </w:r>
          </w:p>
        </w:tc>
      </w:tr>
      <w:tr w:rsidR="0058106C" w14:paraId="25F6F7BA" w14:textId="17A94E17" w:rsidTr="008C20E4">
        <w:tc>
          <w:tcPr>
            <w:tcW w:w="2617" w:type="dxa"/>
            <w:shd w:val="clear" w:color="auto" w:fill="auto"/>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
          <w:p w14:paraId="75219FA8" w14:textId="77777777" w:rsidR="0058106C" w:rsidRDefault="0058106C" w:rsidP="006A0BC1">
            <w:r>
              <w:t>exponential stress coefficients</w:t>
            </w:r>
          </w:p>
        </w:tc>
        <w:tc>
          <w:tcPr>
            <w:tcW w:w="828" w:type="dxa"/>
          </w:tcPr>
          <w:p w14:paraId="55258173" w14:textId="45EBB546" w:rsidR="0058106C" w:rsidRDefault="0058106C" w:rsidP="006A0BC1">
            <w:r>
              <w:t>[</w:t>
            </w:r>
            <w:r>
              <w:rPr>
                <w:b/>
              </w:rPr>
              <w:t>P</w:t>
            </w:r>
            <w:r>
              <w:t>]</w:t>
            </w:r>
          </w:p>
        </w:tc>
      </w:tr>
      <w:tr w:rsidR="0058106C" w14:paraId="09388AF1" w14:textId="1AE4025B" w:rsidTr="008C20E4">
        <w:tc>
          <w:tcPr>
            <w:tcW w:w="2617" w:type="dxa"/>
            <w:shd w:val="clear" w:color="auto" w:fill="auto"/>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
          <w:p w14:paraId="705BB4EB" w14:textId="77777777" w:rsidR="0058106C" w:rsidRPr="005C23E2" w:rsidRDefault="0058106C" w:rsidP="006A0BC1">
            <w:pPr>
              <w:tabs>
                <w:tab w:val="center" w:pos="3640"/>
                <w:tab w:val="right" w:pos="7280"/>
              </w:tabs>
            </w:pPr>
            <w:r>
              <w:t>fiber uncrimping factor</w:t>
            </w:r>
          </w:p>
        </w:tc>
        <w:tc>
          <w:tcPr>
            <w:tcW w:w="828" w:type="dxa"/>
          </w:tcPr>
          <w:p w14:paraId="383B0DEA" w14:textId="48F09C43" w:rsidR="0058106C" w:rsidRDefault="0058106C">
            <w:pPr>
              <w:tabs>
                <w:tab w:val="center" w:pos="3640"/>
                <w:tab w:val="right" w:pos="7280"/>
              </w:tabs>
            </w:pPr>
            <w:r>
              <w:t>[ ]</w:t>
            </w:r>
          </w:p>
        </w:tc>
      </w:tr>
      <w:tr w:rsidR="0058106C" w14:paraId="6E14FA58" w14:textId="4C918DF8" w:rsidTr="008C20E4">
        <w:tc>
          <w:tcPr>
            <w:tcW w:w="2617" w:type="dxa"/>
            <w:shd w:val="clear" w:color="auto" w:fill="auto"/>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
          <w:p w14:paraId="2EC24670" w14:textId="77777777" w:rsidR="0058106C" w:rsidRDefault="0058106C" w:rsidP="006A0BC1">
            <w:r>
              <w:t>optimal fiber length</w:t>
            </w:r>
          </w:p>
        </w:tc>
        <w:tc>
          <w:tcPr>
            <w:tcW w:w="828" w:type="dxa"/>
          </w:tcPr>
          <w:p w14:paraId="07003345" w14:textId="51A795DF" w:rsidR="0058106C" w:rsidRPr="0058106C" w:rsidRDefault="0058106C" w:rsidP="006A0BC1">
            <w:r>
              <w:t>[ ]</w:t>
            </w:r>
          </w:p>
        </w:tc>
      </w:tr>
      <w:tr w:rsidR="0058106C" w14:paraId="148E09F6" w14:textId="2DBB9F2E" w:rsidTr="008C20E4">
        <w:tc>
          <w:tcPr>
            <w:tcW w:w="2617" w:type="dxa"/>
            <w:shd w:val="clear" w:color="auto" w:fill="auto"/>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
          <w:p w14:paraId="47E0C262" w14:textId="77777777" w:rsidR="0058106C" w:rsidRDefault="0058106C" w:rsidP="006A0BC1">
            <w:r>
              <w:t>maximum isometric stress</w:t>
            </w:r>
          </w:p>
        </w:tc>
        <w:tc>
          <w:tcPr>
            <w:tcW w:w="828" w:type="dxa"/>
          </w:tcPr>
          <w:p w14:paraId="11D67BA2" w14:textId="07CE079E" w:rsidR="0058106C" w:rsidRDefault="0058106C" w:rsidP="006A0BC1">
            <w:r>
              <w:t>[</w:t>
            </w:r>
            <w:r>
              <w:rPr>
                <w:b/>
              </w:rPr>
              <w:t>P</w:t>
            </w:r>
            <w:r>
              <w:t>]</w:t>
            </w:r>
          </w:p>
        </w:tc>
      </w:tr>
      <w:tr w:rsidR="0058106C" w14:paraId="70B5D672" w14:textId="6C51BA1C" w:rsidTr="008C20E4">
        <w:tc>
          <w:tcPr>
            <w:tcW w:w="2617" w:type="dxa"/>
            <w:shd w:val="clear" w:color="auto" w:fill="auto"/>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
          <w:p w14:paraId="121CAA16" w14:textId="77777777" w:rsidR="0058106C" w:rsidRDefault="0058106C" w:rsidP="006A0BC1">
            <w:r>
              <w:t>fiber stretch for straightened fibers</w:t>
            </w:r>
          </w:p>
        </w:tc>
        <w:tc>
          <w:tcPr>
            <w:tcW w:w="828" w:type="dxa"/>
          </w:tcPr>
          <w:p w14:paraId="165DB039" w14:textId="252D7C8E" w:rsidR="0058106C" w:rsidRPr="0058106C" w:rsidRDefault="0058106C" w:rsidP="006A0BC1">
            <w:r>
              <w:t>[ ]</w:t>
            </w:r>
          </w:p>
        </w:tc>
      </w:tr>
      <w:tr w:rsidR="0058106C" w14:paraId="3A453B76" w14:textId="233E2B7D" w:rsidTr="008C20E4">
        <w:tc>
          <w:tcPr>
            <w:tcW w:w="2617" w:type="dxa"/>
            <w:shd w:val="clear" w:color="auto" w:fill="auto"/>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
          <w:p w14:paraId="51EADDA1" w14:textId="77777777" w:rsidR="0058106C" w:rsidRDefault="0058106C" w:rsidP="006A0BC1">
            <w:r>
              <w:t>bulk modulus</w:t>
            </w:r>
          </w:p>
        </w:tc>
        <w:tc>
          <w:tcPr>
            <w:tcW w:w="828" w:type="dxa"/>
          </w:tcPr>
          <w:p w14:paraId="23171767" w14:textId="3478D626" w:rsidR="0058106C" w:rsidRDefault="0058106C" w:rsidP="006A0BC1">
            <w:r>
              <w:t>[</w:t>
            </w:r>
            <w:r>
              <w:rPr>
                <w:b/>
              </w:rPr>
              <w:t>P</w:t>
            </w:r>
            <w:r>
              <w:t>]</w:t>
            </w:r>
          </w:p>
        </w:tc>
      </w:tr>
      <w:tr w:rsidR="0058106C" w14:paraId="2A1046F4" w14:textId="47E99EB6" w:rsidTr="008C20E4">
        <w:tc>
          <w:tcPr>
            <w:tcW w:w="2617" w:type="dxa"/>
            <w:shd w:val="clear" w:color="auto" w:fill="auto"/>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
          <w:p w14:paraId="5DB5FF4E" w14:textId="77777777" w:rsidR="0058106C" w:rsidRDefault="0058106C" w:rsidP="006A0BC1">
            <w:r>
              <w:t>activation level</w:t>
            </w:r>
          </w:p>
        </w:tc>
        <w:tc>
          <w:tcPr>
            <w:tcW w:w="828" w:type="dxa"/>
          </w:tcPr>
          <w:p w14:paraId="687A9337" w14:textId="77777777" w:rsidR="0058106C" w:rsidRDefault="0058106C" w:rsidP="006A0BC1"/>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0D8E8D92" w:rsidR="006A0BC1" w:rsidRDefault="006A0BC1" w:rsidP="006A0BC1">
      <w:pPr>
        <w:pStyle w:val="MTDisplayEquation"/>
      </w:pPr>
      <w:r>
        <w:tab/>
      </w:r>
      <w:r w:rsidR="006C2049" w:rsidRPr="006C2049">
        <w:rPr>
          <w:position w:val="-18"/>
        </w:rPr>
        <w:object w:dxaOrig="4300" w:dyaOrig="480" w14:anchorId="5A95859A">
          <v:shape id="_x0000_i1192" type="#_x0000_t75" style="width:215pt;height:24pt" o:ole="">
            <v:imagedata r:id="rId366" o:title=""/>
          </v:shape>
          <o:OLEObject Type="Embed" ProgID="Equation.DSMT4" ShapeID="_x0000_i1192" DrawAspect="Content" ObjectID="_1471104455" r:id="rId367"/>
        </w:object>
      </w:r>
      <w:r>
        <w:t>.</w:t>
      </w:r>
    </w:p>
    <w:p w14:paraId="55F7B25F" w14:textId="7ED7B9FE" w:rsidR="006A0BC1" w:rsidRDefault="006A0BC1" w:rsidP="006A0BC1">
      <w:r>
        <w:t xml:space="preserve">The function </w:t>
      </w:r>
      <w:r w:rsidR="006C2049" w:rsidRPr="006C2049">
        <w:rPr>
          <w:position w:val="-12"/>
        </w:rPr>
        <w:object w:dxaOrig="320" w:dyaOrig="360" w14:anchorId="425AF38B">
          <v:shape id="_x0000_i1193" type="#_x0000_t75" style="width:16pt;height:18pt" o:ole="">
            <v:imagedata r:id="rId368" o:title=""/>
          </v:shape>
          <o:OLEObject Type="Embed" ProgID="Equation.DSMT4" ShapeID="_x0000_i1193" DrawAspect="Content" ObjectID="_1471104456" r:id="rId369"/>
        </w:object>
      </w:r>
      <w:r>
        <w:t>is the strain energy contribution of the muscle fibers. It is defined as follows:</w:t>
      </w:r>
    </w:p>
    <w:p w14:paraId="1A82BB7C" w14:textId="540FEB9C" w:rsidR="006A0BC1" w:rsidRDefault="006A0BC1" w:rsidP="006A0BC1">
      <w:pPr>
        <w:pStyle w:val="MTDisplayEquation"/>
      </w:pPr>
      <w:r>
        <w:tab/>
      </w:r>
      <w:r w:rsidR="006C2049" w:rsidRPr="006C2049">
        <w:rPr>
          <w:position w:val="-32"/>
        </w:rPr>
        <w:object w:dxaOrig="4160" w:dyaOrig="700" w14:anchorId="5B18D779">
          <v:shape id="_x0000_i1194" type="#_x0000_t75" style="width:208pt;height:35pt" o:ole="">
            <v:imagedata r:id="rId370" o:title=""/>
          </v:shape>
          <o:OLEObject Type="Embed" ProgID="Equation.DSMT4" ShapeID="_x0000_i1194" DrawAspect="Content" ObjectID="_1471104457" r:id="rId371"/>
        </w:object>
      </w:r>
      <w:r>
        <w:t>,</w:t>
      </w:r>
    </w:p>
    <w:p w14:paraId="245F36C6" w14:textId="77777777" w:rsidR="006A0BC1" w:rsidRDefault="006A0BC1" w:rsidP="006A0BC1">
      <w:r>
        <w:t>where,</w:t>
      </w:r>
    </w:p>
    <w:p w14:paraId="73C522A4" w14:textId="422A5094" w:rsidR="006A0BC1" w:rsidRDefault="006A0BC1" w:rsidP="006A0BC1">
      <w:pPr>
        <w:pStyle w:val="MTDisplayEquation"/>
      </w:pPr>
      <w:r>
        <w:tab/>
      </w:r>
      <w:r w:rsidR="006C2049" w:rsidRPr="006C2049">
        <w:rPr>
          <w:position w:val="-130"/>
        </w:rPr>
        <w:object w:dxaOrig="4440" w:dyaOrig="1560" w14:anchorId="1110D562">
          <v:shape id="_x0000_i1195" type="#_x0000_t75" style="width:222pt;height:78pt" o:ole="">
            <v:imagedata r:id="rId372" o:title=""/>
          </v:shape>
          <o:OLEObject Type="Embed" ProgID="Equation.DSMT4" ShapeID="_x0000_i1195" DrawAspect="Content" ObjectID="_1471104458" r:id="rId373"/>
        </w:object>
      </w:r>
      <w:r>
        <w:t>,</w:t>
      </w:r>
    </w:p>
    <w:p w14:paraId="6CCEF02D" w14:textId="77777777" w:rsidR="006A0BC1" w:rsidRDefault="006A0BC1" w:rsidP="006A0BC1">
      <w:r>
        <w:t>and,</w:t>
      </w:r>
    </w:p>
    <w:p w14:paraId="59E0DF43" w14:textId="5173937B" w:rsidR="006A0BC1" w:rsidRDefault="006A0BC1" w:rsidP="006A0BC1">
      <w:pPr>
        <w:pStyle w:val="MTDisplayEquation"/>
      </w:pPr>
      <w:r>
        <w:tab/>
      </w:r>
      <w:r w:rsidR="006C2049" w:rsidRPr="006C2049">
        <w:rPr>
          <w:position w:val="-148"/>
        </w:rPr>
        <w:object w:dxaOrig="5060" w:dyaOrig="1740" w14:anchorId="19F04B65">
          <v:shape id="_x0000_i1196" type="#_x0000_t75" style="width:253pt;height:87pt" o:ole="">
            <v:imagedata r:id="rId374" o:title=""/>
          </v:shape>
          <o:OLEObject Type="Embed" ProgID="Equation.DSMT4" ShapeID="_x0000_i1196" DrawAspect="Content" ObjectID="_1471104459" r:id="rId375"/>
        </w:object>
      </w:r>
      <w:r>
        <w:t>,</w:t>
      </w:r>
    </w:p>
    <w:p w14:paraId="22E2035B" w14:textId="50C60A70" w:rsidR="006A0BC1" w:rsidRDefault="006A0BC1" w:rsidP="006A0BC1">
      <w:r>
        <w:t xml:space="preserve">The values </w:t>
      </w:r>
      <w:r w:rsidR="006C2049" w:rsidRPr="006C2049">
        <w:rPr>
          <w:position w:val="-12"/>
        </w:rPr>
        <w:object w:dxaOrig="260" w:dyaOrig="360" w14:anchorId="12CD8BF7">
          <v:shape id="_x0000_i1197" type="#_x0000_t75" style="width:13pt;height:18pt" o:ole="">
            <v:imagedata r:id="rId376" o:title=""/>
          </v:shape>
          <o:OLEObject Type="Embed" ProgID="Equation.DSMT4" ShapeID="_x0000_i1197" DrawAspect="Content" ObjectID="_1471104460" r:id="rId377"/>
        </w:object>
      </w:r>
      <w:r>
        <w:t xml:space="preserve">and </w:t>
      </w:r>
      <w:r w:rsidR="006C2049" w:rsidRPr="006C2049">
        <w:rPr>
          <w:position w:val="-12"/>
        </w:rPr>
        <w:object w:dxaOrig="260" w:dyaOrig="360" w14:anchorId="33E3D59B">
          <v:shape id="_x0000_i1198" type="#_x0000_t75" style="width:13pt;height:18pt" o:ole="">
            <v:imagedata r:id="rId378" o:title=""/>
          </v:shape>
          <o:OLEObject Type="Embed" ProgID="Equation.DSMT4" ShapeID="_x0000_i1198" DrawAspect="Content" ObjectID="_1471104461" r:id="rId379"/>
        </w:object>
      </w:r>
      <w:r>
        <w:t xml:space="preserve">are determined by requiring </w:t>
      </w:r>
      <w:r w:rsidR="006C2049" w:rsidRPr="006C2049">
        <w:rPr>
          <w:position w:val="-6"/>
        </w:rPr>
        <w:object w:dxaOrig="320" w:dyaOrig="320" w14:anchorId="3C3F6DA1">
          <v:shape id="_x0000_i1199" type="#_x0000_t75" style="width:16pt;height:16pt" o:ole="">
            <v:imagedata r:id="rId380" o:title=""/>
          </v:shape>
          <o:OLEObject Type="Embed" ProgID="Equation.DSMT4" ShapeID="_x0000_i1199" DrawAspect="Content" ObjectID="_1471104462" r:id="rId381"/>
        </w:object>
      </w:r>
      <w:r>
        <w:t xml:space="preserve">and </w:t>
      </w:r>
      <w:r w:rsidR="006C2049" w:rsidRPr="006C2049">
        <w:rPr>
          <w:position w:val="-6"/>
        </w:rPr>
        <w:object w:dxaOrig="300" w:dyaOrig="320" w14:anchorId="4E9816E8">
          <v:shape id="_x0000_i1200" type="#_x0000_t75" style="width:15pt;height:16pt" o:ole="">
            <v:imagedata r:id="rId382" o:title=""/>
          </v:shape>
          <o:OLEObject Type="Embed" ProgID="Equation.DSMT4" ShapeID="_x0000_i1200" DrawAspect="Content" ObjectID="_1471104463" r:id="rId383"/>
        </w:object>
      </w:r>
      <w:r>
        <w:t xml:space="preserve">continuity at </w:t>
      </w:r>
      <w:r w:rsidR="006C2049" w:rsidRPr="006C2049">
        <w:rPr>
          <w:position w:val="-6"/>
        </w:rPr>
        <w:object w:dxaOrig="680" w:dyaOrig="320" w14:anchorId="0692B185">
          <v:shape id="_x0000_i1201" type="#_x0000_t75" style="width:34pt;height:16pt" o:ole="">
            <v:imagedata r:id="rId384" o:title=""/>
          </v:shape>
          <o:OLEObject Type="Embed" ProgID="Equation.DSMT4" ShapeID="_x0000_i1201" DrawAspect="Content" ObjectID="_1471104464" r:id="rId385"/>
        </w:object>
      </w:r>
      <w:r>
        <w:t>.</w:t>
      </w:r>
    </w:p>
    <w:p w14:paraId="53A770C1" w14:textId="765061B8" w:rsidR="006A0BC1" w:rsidRDefault="006A0BC1" w:rsidP="006A0BC1">
      <w:r>
        <w:t xml:space="preserve">The parameter </w:t>
      </w:r>
      <w:r w:rsidR="006C2049" w:rsidRPr="006C2049">
        <w:rPr>
          <w:position w:val="-6"/>
        </w:rPr>
        <w:object w:dxaOrig="240" w:dyaOrig="220" w14:anchorId="3C74B59A">
          <v:shape id="_x0000_i1202" type="#_x0000_t75" style="width:12pt;height:11pt" o:ole="">
            <v:imagedata r:id="rId386" o:title=""/>
          </v:shape>
          <o:OLEObject Type="Embed" ProgID="Equation.DSMT4" ShapeID="_x0000_i1202" DrawAspect="Content" ObjectID="_1471104465" r:id="rId387"/>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049" w:name="_Toc397358401"/>
      <w:r>
        <w:lastRenderedPageBreak/>
        <w:t>Ogden</w:t>
      </w:r>
      <w:bookmarkEnd w:id="1049"/>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C7478A" w14:paraId="4D63A791" w14:textId="341B6F83" w:rsidTr="008C20E4">
        <w:tc>
          <w:tcPr>
            <w:tcW w:w="731" w:type="pct"/>
            <w:shd w:val="clear" w:color="auto" w:fill="auto"/>
          </w:tcPr>
          <w:p w14:paraId="29B8DE31" w14:textId="77777777" w:rsidR="00C7478A" w:rsidRDefault="00C7478A" w:rsidP="006A0BC1">
            <w:pPr>
              <w:pStyle w:val="code"/>
            </w:pPr>
            <w:r>
              <w:t>&lt;c[n]&gt;</w:t>
            </w:r>
          </w:p>
        </w:tc>
        <w:tc>
          <w:tcPr>
            <w:tcW w:w="3890" w:type="pct"/>
            <w:shd w:val="clear" w:color="auto" w:fill="auto"/>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
          <w:p w14:paraId="1B91B541" w14:textId="2D7D0847" w:rsidR="00C7478A" w:rsidRDefault="00C7478A" w:rsidP="006A0BC1">
            <w:r>
              <w:t>[</w:t>
            </w:r>
            <w:r>
              <w:rPr>
                <w:b/>
              </w:rPr>
              <w:t>P</w:t>
            </w:r>
            <w:r>
              <w:t>]</w:t>
            </w:r>
          </w:p>
        </w:tc>
      </w:tr>
      <w:tr w:rsidR="00C7478A" w14:paraId="2A77976B" w14:textId="3FE34F16" w:rsidTr="008C20E4">
        <w:tc>
          <w:tcPr>
            <w:tcW w:w="731" w:type="pct"/>
            <w:shd w:val="clear" w:color="auto" w:fill="auto"/>
          </w:tcPr>
          <w:p w14:paraId="032031E2" w14:textId="77777777" w:rsidR="00C7478A" w:rsidRDefault="00C7478A" w:rsidP="006A0BC1">
            <w:pPr>
              <w:pStyle w:val="code"/>
            </w:pPr>
            <w:r>
              <w:t>&lt;m[n]&gt;</w:t>
            </w:r>
          </w:p>
        </w:tc>
        <w:tc>
          <w:tcPr>
            <w:tcW w:w="3890" w:type="pct"/>
            <w:shd w:val="clear" w:color="auto" w:fill="auto"/>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
          <w:p w14:paraId="0E5DDBFB" w14:textId="30B35D3E" w:rsidR="00C7478A" w:rsidRDefault="00C7478A" w:rsidP="006A0BC1">
            <w:r>
              <w:t>[ ]</w:t>
            </w:r>
          </w:p>
        </w:tc>
      </w:tr>
      <w:tr w:rsidR="00C7478A" w14:paraId="5888AC74" w14:textId="41CCEF9F" w:rsidTr="008C20E4">
        <w:tc>
          <w:tcPr>
            <w:tcW w:w="731" w:type="pct"/>
            <w:shd w:val="clear" w:color="auto" w:fill="auto"/>
          </w:tcPr>
          <w:p w14:paraId="48F8AB45" w14:textId="77777777" w:rsidR="00C7478A" w:rsidRDefault="00C7478A" w:rsidP="006A0BC1">
            <w:pPr>
              <w:pStyle w:val="code"/>
            </w:pPr>
            <w:r>
              <w:t>&lt;k&gt;</w:t>
            </w:r>
          </w:p>
        </w:tc>
        <w:tc>
          <w:tcPr>
            <w:tcW w:w="3890" w:type="pct"/>
            <w:shd w:val="clear" w:color="auto" w:fill="auto"/>
          </w:tcPr>
          <w:p w14:paraId="06CF44A2" w14:textId="77777777" w:rsidR="00C7478A" w:rsidRDefault="00C7478A" w:rsidP="006A0BC1">
            <w:r>
              <w:t>Bulk modulus</w:t>
            </w:r>
          </w:p>
        </w:tc>
        <w:tc>
          <w:tcPr>
            <w:tcW w:w="379" w:type="pct"/>
          </w:tcPr>
          <w:p w14:paraId="6E116C84" w14:textId="6C0CD801" w:rsidR="00C7478A" w:rsidRDefault="00C7478A" w:rsidP="006A0BC1">
            <w:r>
              <w:t>[</w:t>
            </w:r>
            <w:r>
              <w:rPr>
                <w:b/>
              </w:rPr>
              <w:t>P</w:t>
            </w:r>
            <w:r>
              <w:t>]</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74CC2B04" w:rsidR="006A0BC1" w:rsidRDefault="006A0BC1" w:rsidP="006A0BC1">
      <w:pPr>
        <w:pStyle w:val="MTDisplayEquation"/>
      </w:pPr>
      <w:r>
        <w:tab/>
      </w:r>
      <w:r w:rsidR="006C2049" w:rsidRPr="006C2049">
        <w:rPr>
          <w:position w:val="-30"/>
        </w:rPr>
        <w:object w:dxaOrig="3800" w:dyaOrig="700" w14:anchorId="0F8827AA">
          <v:shape id="_x0000_i1203" type="#_x0000_t75" style="width:190pt;height:35pt" o:ole="">
            <v:imagedata r:id="rId388" o:title=""/>
          </v:shape>
          <o:OLEObject Type="Embed" ProgID="Equation.DSMT4" ShapeID="_x0000_i1203" DrawAspect="Content" ObjectID="_1471104466" r:id="rId389"/>
        </w:object>
      </w:r>
      <w:r>
        <w:t>.</w:t>
      </w:r>
    </w:p>
    <w:p w14:paraId="14D9650E" w14:textId="471F71C8" w:rsidR="006A0BC1" w:rsidRDefault="006A0BC1" w:rsidP="006A0BC1">
      <w:r>
        <w:t xml:space="preserve">Here, </w:t>
      </w:r>
      <w:r w:rsidR="006C2049" w:rsidRPr="006C2049">
        <w:rPr>
          <w:position w:val="-12"/>
        </w:rPr>
        <w:object w:dxaOrig="300" w:dyaOrig="400" w14:anchorId="0A557BFD">
          <v:shape id="_x0000_i1204" type="#_x0000_t75" style="width:15pt;height:20pt" o:ole="">
            <v:imagedata r:id="rId390" o:title=""/>
          </v:shape>
          <o:OLEObject Type="Embed" ProgID="Equation.DSMT4" ShapeID="_x0000_i1204" DrawAspect="Content" ObjectID="_1471104467" r:id="rId391"/>
        </w:object>
      </w:r>
      <w:r>
        <w:t xml:space="preserve"> are the eigenvalues of </w:t>
      </w:r>
      <w:r w:rsidR="006C2049" w:rsidRPr="006C2049">
        <w:rPr>
          <w:position w:val="-6"/>
        </w:rPr>
        <w:object w:dxaOrig="240" w:dyaOrig="340" w14:anchorId="77E27C15">
          <v:shape id="_x0000_i1205" type="#_x0000_t75" style="width:12pt;height:17pt" o:ole="">
            <v:imagedata r:id="rId392" o:title=""/>
          </v:shape>
          <o:OLEObject Type="Embed" ProgID="Equation.DSMT4" ShapeID="_x0000_i1205" DrawAspect="Content" ObjectID="_1471104468" r:id="rId393"/>
        </w:object>
      </w:r>
      <w:r>
        <w:t xml:space="preserve">, </w:t>
      </w:r>
      <w:r w:rsidR="006C2049" w:rsidRPr="006C2049">
        <w:rPr>
          <w:position w:val="-12"/>
        </w:rPr>
        <w:object w:dxaOrig="220" w:dyaOrig="360" w14:anchorId="7C9FE6B9">
          <v:shape id="_x0000_i1206" type="#_x0000_t75" style="width:11pt;height:18pt" o:ole="">
            <v:imagedata r:id="rId394" o:title=""/>
          </v:shape>
          <o:OLEObject Type="Embed" ProgID="Equation.DSMT4" ShapeID="_x0000_i1206" DrawAspect="Content" ObjectID="_1471104469" r:id="rId395"/>
        </w:object>
      </w:r>
      <w:r>
        <w:t xml:space="preserve">and </w:t>
      </w:r>
      <w:r w:rsidR="006C2049" w:rsidRPr="006C2049">
        <w:rPr>
          <w:position w:val="-12"/>
        </w:rPr>
        <w:object w:dxaOrig="279" w:dyaOrig="360" w14:anchorId="50975717">
          <v:shape id="_x0000_i1207" type="#_x0000_t75" style="width:14pt;height:18pt" o:ole="">
            <v:imagedata r:id="rId396" o:title=""/>
          </v:shape>
          <o:OLEObject Type="Embed" ProgID="Equation.DSMT4" ShapeID="_x0000_i1207" DrawAspect="Content" ObjectID="_1471104470" r:id="rId397"/>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050" w:name="_Toc397358402"/>
      <w:r>
        <w:lastRenderedPageBreak/>
        <w:t>Tendon Material</w:t>
      </w:r>
      <w:bookmarkEnd w:id="1050"/>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39896257" w:rsidR="006A0BC1" w:rsidRDefault="006A0BC1" w:rsidP="006A0BC1">
      <w:pPr>
        <w:pStyle w:val="MTDisplayEquation"/>
      </w:pPr>
      <w:r>
        <w:tab/>
      </w:r>
      <w:r w:rsidR="006C2049" w:rsidRPr="006C2049">
        <w:rPr>
          <w:position w:val="-24"/>
        </w:rPr>
        <w:object w:dxaOrig="1359" w:dyaOrig="620" w14:anchorId="34754960">
          <v:shape id="_x0000_i1208" type="#_x0000_t75" style="width:68pt;height:31pt" o:ole="">
            <v:imagedata r:id="rId398" o:title=""/>
          </v:shape>
          <o:OLEObject Type="Embed" ProgID="Equation.DSMT4" ShapeID="_x0000_i1208" DrawAspect="Content" ObjectID="_1471104471" r:id="rId399"/>
        </w:object>
      </w:r>
      <w:r>
        <w:t>,</w:t>
      </w:r>
    </w:p>
    <w:p w14:paraId="046C2C36" w14:textId="77777777" w:rsidR="006A0BC1" w:rsidRDefault="006A0BC1" w:rsidP="006A0BC1">
      <w:r>
        <w:t>where</w:t>
      </w:r>
    </w:p>
    <w:p w14:paraId="44E8D854" w14:textId="203B81F9" w:rsidR="006A0BC1" w:rsidRDefault="006A0BC1" w:rsidP="006A0BC1">
      <w:pPr>
        <w:pStyle w:val="MTDisplayEquation"/>
      </w:pPr>
      <w:r>
        <w:tab/>
      </w:r>
      <w:r w:rsidR="006C2049" w:rsidRPr="006C2049">
        <w:rPr>
          <w:position w:val="-120"/>
        </w:rPr>
        <w:object w:dxaOrig="3500" w:dyaOrig="1460" w14:anchorId="4F98BCA7">
          <v:shape id="_x0000_i1209" type="#_x0000_t75" style="width:175pt;height:73pt" o:ole="">
            <v:imagedata r:id="rId400" o:title=""/>
          </v:shape>
          <o:OLEObject Type="Embed" ProgID="Equation.DSMT4" ShapeID="_x0000_i1209" DrawAspect="Content" ObjectID="_1471104472" r:id="rId401"/>
        </w:object>
      </w:r>
      <w:r>
        <w:t>.</w:t>
      </w:r>
    </w:p>
    <w:p w14:paraId="33BFD7A6" w14:textId="0288042E" w:rsidR="006A0BC1" w:rsidRDefault="006A0BC1" w:rsidP="006A0BC1">
      <w:r>
        <w:t xml:space="preserve">The parameters </w:t>
      </w:r>
      <w:r w:rsidR="006C2049" w:rsidRPr="006C2049">
        <w:rPr>
          <w:position w:val="-12"/>
        </w:rPr>
        <w:object w:dxaOrig="279" w:dyaOrig="360" w14:anchorId="37B1924C">
          <v:shape id="_x0000_i1210" type="#_x0000_t75" style="width:14pt;height:18pt" o:ole="">
            <v:imagedata r:id="rId402" o:title=""/>
          </v:shape>
          <o:OLEObject Type="Embed" ProgID="Equation.DSMT4" ShapeID="_x0000_i1210" DrawAspect="Content" ObjectID="_1471104473" r:id="rId403"/>
        </w:object>
      </w:r>
      <w:r>
        <w:t xml:space="preserve">and </w:t>
      </w:r>
      <w:r w:rsidR="006C2049" w:rsidRPr="006C2049">
        <w:rPr>
          <w:position w:val="-12"/>
        </w:rPr>
        <w:object w:dxaOrig="279" w:dyaOrig="360" w14:anchorId="3AA7EF0A">
          <v:shape id="_x0000_i1211" type="#_x0000_t75" style="width:14pt;height:18pt" o:ole="">
            <v:imagedata r:id="rId404" o:title=""/>
          </v:shape>
          <o:OLEObject Type="Embed" ProgID="Equation.DSMT4" ShapeID="_x0000_i1211" DrawAspect="Content" ObjectID="_1471104474" r:id="rId405"/>
        </w:object>
      </w:r>
      <w:r>
        <w:t xml:space="preserve">are determined by requiring </w:t>
      </w:r>
      <w:r w:rsidR="006C2049" w:rsidRPr="006C2049">
        <w:rPr>
          <w:position w:val="-6"/>
        </w:rPr>
        <w:object w:dxaOrig="320" w:dyaOrig="320" w14:anchorId="2798A95E">
          <v:shape id="_x0000_i1212" type="#_x0000_t75" style="width:16pt;height:16pt" o:ole="">
            <v:imagedata r:id="rId406" o:title=""/>
          </v:shape>
          <o:OLEObject Type="Embed" ProgID="Equation.DSMT4" ShapeID="_x0000_i1212" DrawAspect="Content" ObjectID="_1471104475" r:id="rId407"/>
        </w:object>
      </w:r>
      <w:r>
        <w:t xml:space="preserve">and </w:t>
      </w:r>
      <w:r w:rsidR="006C2049" w:rsidRPr="006C2049">
        <w:rPr>
          <w:position w:val="-6"/>
        </w:rPr>
        <w:object w:dxaOrig="300" w:dyaOrig="320" w14:anchorId="2730865F">
          <v:shape id="_x0000_i1213" type="#_x0000_t75" style="width:15pt;height:16pt" o:ole="">
            <v:imagedata r:id="rId408" o:title=""/>
          </v:shape>
          <o:OLEObject Type="Embed" ProgID="Equation.DSMT4" ShapeID="_x0000_i1213" DrawAspect="Content" ObjectID="_1471104476" r:id="rId409"/>
        </w:object>
      </w:r>
      <w:r>
        <w:t xml:space="preserve">continuity at </w:t>
      </w:r>
      <w:r w:rsidR="006C2049" w:rsidRPr="006C2049">
        <w:rPr>
          <w:position w:val="-6"/>
        </w:rPr>
        <w:object w:dxaOrig="279" w:dyaOrig="320" w14:anchorId="252E27C0">
          <v:shape id="_x0000_i1214" type="#_x0000_t75" style="width:14pt;height:16pt" o:ole="">
            <v:imagedata r:id="rId410" o:title=""/>
          </v:shape>
          <o:OLEObject Type="Embed" ProgID="Equation.DSMT4" ShapeID="_x0000_i1214" DrawAspect="Content" ObjectID="_1471104477" r:id="rId411"/>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6860"/>
        <w:gridCol w:w="828"/>
      </w:tblGrid>
      <w:tr w:rsidR="0058106C" w14:paraId="2A8E46B1" w14:textId="4A2B9B14" w:rsidTr="008C20E4">
        <w:tc>
          <w:tcPr>
            <w:tcW w:w="1888" w:type="dxa"/>
            <w:shd w:val="clear" w:color="auto" w:fill="auto"/>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
          <w:p w14:paraId="2C6E9D1E" w14:textId="77777777" w:rsidR="0058106C" w:rsidRDefault="0058106C" w:rsidP="006A0BC1">
            <w:r>
              <w:t>along fiber shear modulus</w:t>
            </w:r>
          </w:p>
        </w:tc>
        <w:tc>
          <w:tcPr>
            <w:tcW w:w="828" w:type="dxa"/>
          </w:tcPr>
          <w:p w14:paraId="05E93598" w14:textId="747C8740" w:rsidR="0058106C" w:rsidRDefault="0058106C" w:rsidP="006A0BC1">
            <w:r>
              <w:t>[</w:t>
            </w:r>
            <w:r>
              <w:rPr>
                <w:b/>
              </w:rPr>
              <w:t>P</w:t>
            </w:r>
            <w:r>
              <w:t>]</w:t>
            </w:r>
          </w:p>
        </w:tc>
      </w:tr>
      <w:tr w:rsidR="0058106C" w14:paraId="2B7AB318" w14:textId="5EB9CE33" w:rsidTr="008C20E4">
        <w:tc>
          <w:tcPr>
            <w:tcW w:w="1888" w:type="dxa"/>
            <w:shd w:val="clear" w:color="auto" w:fill="auto"/>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
          <w:p w14:paraId="797F80BC" w14:textId="77777777" w:rsidR="0058106C" w:rsidRDefault="0058106C" w:rsidP="006A0BC1">
            <w:r>
              <w:t>cross fiber shear modulus</w:t>
            </w:r>
          </w:p>
        </w:tc>
        <w:tc>
          <w:tcPr>
            <w:tcW w:w="828" w:type="dxa"/>
          </w:tcPr>
          <w:p w14:paraId="19286D65" w14:textId="685D8FA5" w:rsidR="0058106C" w:rsidRDefault="0058106C" w:rsidP="006A0BC1">
            <w:r>
              <w:t>[</w:t>
            </w:r>
            <w:r>
              <w:rPr>
                <w:b/>
              </w:rPr>
              <w:t>P</w:t>
            </w:r>
            <w:r>
              <w:t>]</w:t>
            </w:r>
          </w:p>
        </w:tc>
      </w:tr>
      <w:tr w:rsidR="0058106C" w14:paraId="445895D6" w14:textId="3EF980A0" w:rsidTr="008C20E4">
        <w:tc>
          <w:tcPr>
            <w:tcW w:w="1888" w:type="dxa"/>
            <w:shd w:val="clear" w:color="auto" w:fill="auto"/>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
          <w:p w14:paraId="2637C3A0" w14:textId="77777777" w:rsidR="0058106C" w:rsidRDefault="0058106C" w:rsidP="006A0BC1">
            <w:r>
              <w:t>exponential stress coefficients</w:t>
            </w:r>
          </w:p>
        </w:tc>
        <w:tc>
          <w:tcPr>
            <w:tcW w:w="828" w:type="dxa"/>
          </w:tcPr>
          <w:p w14:paraId="04C8582A" w14:textId="685C8E45" w:rsidR="0058106C" w:rsidRDefault="0058106C" w:rsidP="006A0BC1">
            <w:r>
              <w:t>[</w:t>
            </w:r>
            <w:r>
              <w:rPr>
                <w:b/>
              </w:rPr>
              <w:t>P</w:t>
            </w:r>
            <w:r>
              <w:t>]</w:t>
            </w:r>
          </w:p>
        </w:tc>
      </w:tr>
      <w:tr w:rsidR="0058106C" w14:paraId="4CFE313E" w14:textId="14EAF52A" w:rsidTr="008C20E4">
        <w:tc>
          <w:tcPr>
            <w:tcW w:w="1888" w:type="dxa"/>
            <w:shd w:val="clear" w:color="auto" w:fill="auto"/>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
          <w:p w14:paraId="5D637EA4" w14:textId="77777777" w:rsidR="0058106C" w:rsidRPr="005C23E2" w:rsidRDefault="0058106C" w:rsidP="006A0BC1">
            <w:pPr>
              <w:tabs>
                <w:tab w:val="center" w:pos="3640"/>
                <w:tab w:val="right" w:pos="7280"/>
              </w:tabs>
            </w:pPr>
            <w:r>
              <w:t>fiber uncrimping factor</w:t>
            </w:r>
          </w:p>
        </w:tc>
        <w:tc>
          <w:tcPr>
            <w:tcW w:w="828" w:type="dxa"/>
          </w:tcPr>
          <w:p w14:paraId="14CBFEB0" w14:textId="5D1026AE" w:rsidR="0058106C" w:rsidRPr="0058106C" w:rsidRDefault="0058106C">
            <w:pPr>
              <w:tabs>
                <w:tab w:val="center" w:pos="3640"/>
                <w:tab w:val="right" w:pos="7280"/>
              </w:tabs>
            </w:pPr>
            <w:r>
              <w:t>[ ]</w:t>
            </w:r>
          </w:p>
        </w:tc>
      </w:tr>
      <w:tr w:rsidR="0058106C" w14:paraId="74DBBECF" w14:textId="70F662C7" w:rsidTr="008C20E4">
        <w:tc>
          <w:tcPr>
            <w:tcW w:w="1888" w:type="dxa"/>
            <w:shd w:val="clear" w:color="auto" w:fill="auto"/>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
          <w:p w14:paraId="6B3BEC0E" w14:textId="77777777" w:rsidR="0058106C" w:rsidRDefault="0058106C" w:rsidP="006A0BC1">
            <w:r>
              <w:t>fiber stretch for straightened fibers</w:t>
            </w:r>
          </w:p>
        </w:tc>
        <w:tc>
          <w:tcPr>
            <w:tcW w:w="828" w:type="dxa"/>
          </w:tcPr>
          <w:p w14:paraId="37385904" w14:textId="4FA8CBE8" w:rsidR="0058106C" w:rsidRDefault="0058106C" w:rsidP="006A0BC1">
            <w:r>
              <w:t>[ ]</w:t>
            </w:r>
          </w:p>
        </w:tc>
      </w:tr>
      <w:tr w:rsidR="0058106C" w14:paraId="31F382FA" w14:textId="07BBB783" w:rsidTr="008C20E4">
        <w:tc>
          <w:tcPr>
            <w:tcW w:w="1888" w:type="dxa"/>
            <w:shd w:val="clear" w:color="auto" w:fill="auto"/>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
          <w:p w14:paraId="3C9B6EB9" w14:textId="77777777" w:rsidR="0058106C" w:rsidRDefault="0058106C" w:rsidP="006A0BC1">
            <w:r>
              <w:t>bulk modulus</w:t>
            </w:r>
          </w:p>
        </w:tc>
        <w:tc>
          <w:tcPr>
            <w:tcW w:w="828" w:type="dxa"/>
          </w:tcPr>
          <w:p w14:paraId="477BD3E3" w14:textId="39C60BFD" w:rsidR="0058106C" w:rsidRDefault="0058106C" w:rsidP="006A0BC1">
            <w:r>
              <w:t>[</w:t>
            </w:r>
            <w:r>
              <w:rPr>
                <w:b/>
              </w:rPr>
              <w:t>P</w:t>
            </w:r>
            <w:r>
              <w:t>]</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051" w:name="_Toc397358403"/>
      <w:r>
        <w:lastRenderedPageBreak/>
        <w:t>Tension-Compression Nonlinear Orthotropic</w:t>
      </w:r>
      <w:bookmarkEnd w:id="1051"/>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613"/>
        <w:gridCol w:w="799"/>
      </w:tblGrid>
      <w:tr w:rsidR="00C7478A" w14:paraId="7570FEC9" w14:textId="3F4DD3F8" w:rsidTr="008C20E4">
        <w:tc>
          <w:tcPr>
            <w:tcW w:w="1130" w:type="pct"/>
            <w:shd w:val="clear" w:color="auto" w:fill="auto"/>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
          <w:p w14:paraId="47DC9C9D" w14:textId="77777777" w:rsidR="00C7478A" w:rsidRDefault="00C7478A" w:rsidP="006A0BC1">
            <w:r>
              <w:t>First Mooney-Rivlin material parameter</w:t>
            </w:r>
          </w:p>
        </w:tc>
        <w:tc>
          <w:tcPr>
            <w:tcW w:w="417" w:type="pct"/>
          </w:tcPr>
          <w:p w14:paraId="27C9B1AE" w14:textId="3A20FE3F" w:rsidR="00C7478A" w:rsidRDefault="00C7478A" w:rsidP="006A0BC1">
            <w:r>
              <w:t>[</w:t>
            </w:r>
            <w:r>
              <w:rPr>
                <w:b/>
              </w:rPr>
              <w:t>P</w:t>
            </w:r>
            <w:r>
              <w:t>]</w:t>
            </w:r>
          </w:p>
        </w:tc>
      </w:tr>
      <w:tr w:rsidR="00C7478A" w14:paraId="240C5599" w14:textId="7FB218DA" w:rsidTr="008C20E4">
        <w:tc>
          <w:tcPr>
            <w:tcW w:w="1130" w:type="pct"/>
            <w:shd w:val="clear" w:color="auto" w:fill="auto"/>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
          <w:p w14:paraId="01834575" w14:textId="77777777" w:rsidR="00C7478A" w:rsidRDefault="00C7478A" w:rsidP="006A0BC1">
            <w:r>
              <w:t>Second Mooney-Rivlin material parameter</w:t>
            </w:r>
          </w:p>
        </w:tc>
        <w:tc>
          <w:tcPr>
            <w:tcW w:w="417" w:type="pct"/>
          </w:tcPr>
          <w:p w14:paraId="6E706FAF" w14:textId="1EC678D4" w:rsidR="00C7478A" w:rsidRDefault="00C7478A" w:rsidP="006A0BC1">
            <w:r>
              <w:t>[</w:t>
            </w:r>
            <w:r>
              <w:rPr>
                <w:b/>
              </w:rPr>
              <w:t>P</w:t>
            </w:r>
            <w:r>
              <w:t>]</w:t>
            </w:r>
          </w:p>
        </w:tc>
      </w:tr>
      <w:tr w:rsidR="00C7478A" w14:paraId="5A7117F8" w14:textId="6A797C97" w:rsidTr="008C20E4">
        <w:tc>
          <w:tcPr>
            <w:tcW w:w="1130" w:type="pct"/>
            <w:shd w:val="clear" w:color="auto" w:fill="auto"/>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
          <w:p w14:paraId="1838E9E1" w14:textId="77777777" w:rsidR="00C7478A" w:rsidRDefault="00C7478A" w:rsidP="006A0BC1">
            <w:r>
              <w:t>bulk modulus</w:t>
            </w:r>
          </w:p>
        </w:tc>
        <w:tc>
          <w:tcPr>
            <w:tcW w:w="417" w:type="pct"/>
          </w:tcPr>
          <w:p w14:paraId="51AD9BF9" w14:textId="3F1615F6" w:rsidR="00C7478A" w:rsidRDefault="00C7478A" w:rsidP="006A0BC1">
            <w:r>
              <w:t>[</w:t>
            </w:r>
            <w:r>
              <w:rPr>
                <w:b/>
              </w:rPr>
              <w:t>P</w:t>
            </w:r>
            <w:r>
              <w:t>]</w:t>
            </w:r>
          </w:p>
        </w:tc>
      </w:tr>
      <w:tr w:rsidR="00C7478A" w14:paraId="75BB81B9" w14:textId="0C45879C" w:rsidTr="008C20E4">
        <w:tc>
          <w:tcPr>
            <w:tcW w:w="1130" w:type="pct"/>
            <w:shd w:val="clear" w:color="auto" w:fill="auto"/>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
          <w:p w14:paraId="62703194" w14:textId="4D555A01" w:rsidR="00C7478A" w:rsidRDefault="00C7478A" w:rsidP="006A0BC1">
            <w:r>
              <w:t>[ ]</w:t>
            </w:r>
          </w:p>
        </w:tc>
      </w:tr>
      <w:tr w:rsidR="00C7478A" w14:paraId="5E3651A9" w14:textId="052AE6AB" w:rsidTr="008C20E4">
        <w:tc>
          <w:tcPr>
            <w:tcW w:w="1130" w:type="pct"/>
            <w:shd w:val="clear" w:color="auto" w:fill="auto"/>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
          <w:p w14:paraId="200440CA" w14:textId="77777777" w:rsidR="00C7478A" w:rsidRDefault="00C7478A" w:rsidP="006A0BC1">
            <w:r>
              <w:t xml:space="preserve">the </w:t>
            </w:r>
            <w:r w:rsidRPr="000B272C">
              <w:sym w:font="Symbol" w:char="F078"/>
            </w:r>
            <w:r>
              <w:t xml:space="preserve"> parameter (see below)</w:t>
            </w:r>
          </w:p>
        </w:tc>
        <w:tc>
          <w:tcPr>
            <w:tcW w:w="417" w:type="pct"/>
          </w:tcPr>
          <w:p w14:paraId="59DFD0D0" w14:textId="5E6AB7D2" w:rsidR="00C7478A" w:rsidRDefault="00C7478A" w:rsidP="006A0BC1">
            <w:r>
              <w:t>[</w:t>
            </w:r>
            <w:r>
              <w:rPr>
                <w:b/>
              </w:rPr>
              <w:t>P</w:t>
            </w:r>
            <w:r>
              <w:t>]</w:t>
            </w:r>
          </w:p>
        </w:tc>
      </w:tr>
      <w:tr w:rsidR="00C7478A" w14:paraId="7AA7EB02" w14:textId="7A5A9938" w:rsidTr="008C20E4">
        <w:tc>
          <w:tcPr>
            <w:tcW w:w="1130" w:type="pct"/>
            <w:shd w:val="clear" w:color="auto" w:fill="auto"/>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
          <w:p w14:paraId="2390876B" w14:textId="77777777" w:rsidR="00C7478A" w:rsidRDefault="00C7478A" w:rsidP="006A0BC1">
            <w:r>
              <w:t>defines the material axes</w:t>
            </w:r>
          </w:p>
        </w:tc>
        <w:tc>
          <w:tcPr>
            <w:tcW w:w="417" w:type="pct"/>
          </w:tcPr>
          <w:p w14:paraId="00B4FB80" w14:textId="77777777" w:rsidR="00C7478A" w:rsidRDefault="00C7478A" w:rsidP="006A0BC1"/>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4FEB7980" w:rsidR="006A0BC1" w:rsidRDefault="006A0BC1" w:rsidP="006A0BC1">
      <w:pPr>
        <w:pStyle w:val="MTDisplayEquation"/>
      </w:pPr>
      <w:r>
        <w:tab/>
      </w:r>
      <w:r w:rsidR="006C2049" w:rsidRPr="006C2049">
        <w:rPr>
          <w:position w:val="-28"/>
        </w:rPr>
        <w:object w:dxaOrig="4620" w:dyaOrig="680" w14:anchorId="4C2AD680">
          <v:shape id="_x0000_i1215" type="#_x0000_t75" style="width:231pt;height:34pt" o:ole="">
            <v:imagedata r:id="rId412" o:title=""/>
          </v:shape>
          <o:OLEObject Type="Embed" ProgID="Equation.DSMT4" ShapeID="_x0000_i1215" DrawAspect="Content" ObjectID="_1471104478" r:id="rId413"/>
        </w:object>
      </w:r>
      <w:r>
        <w:t>.</w:t>
      </w:r>
    </w:p>
    <w:p w14:paraId="63C024C8" w14:textId="2DBF1DAB" w:rsidR="006A0BC1" w:rsidRDefault="006A0BC1" w:rsidP="006A0BC1">
      <w:r>
        <w:t xml:space="preserve">The isotropic strain energy </w:t>
      </w:r>
      <w:r w:rsidR="006C2049" w:rsidRPr="006C2049">
        <w:rPr>
          <w:position w:val="-12"/>
        </w:rPr>
        <w:object w:dxaOrig="440" w:dyaOrig="380" w14:anchorId="353E7149">
          <v:shape id="_x0000_i1216" type="#_x0000_t75" style="width:22pt;height:19pt" o:ole="">
            <v:imagedata r:id="rId414" o:title=""/>
          </v:shape>
          <o:OLEObject Type="Embed" ProgID="Equation.DSMT4" ShapeID="_x0000_i1216" DrawAspect="Content" ObjectID="_1471104479" r:id="rId415"/>
        </w:object>
      </w:r>
      <w:r>
        <w:t xml:space="preserve">and the dilatational energy </w:t>
      </w:r>
      <w:r>
        <w:rPr>
          <w:i/>
        </w:rPr>
        <w:t xml:space="preserve">U </w:t>
      </w:r>
      <w:r>
        <w:t>are the same as for the Mooney-Rivlin material. The tension-compression term is defined as follows:</w:t>
      </w:r>
    </w:p>
    <w:p w14:paraId="5D4FE658" w14:textId="00D2824B" w:rsidR="006A0BC1" w:rsidRDefault="006A0BC1" w:rsidP="006A0BC1">
      <w:pPr>
        <w:pStyle w:val="MTDisplayEquation"/>
      </w:pPr>
      <w:r>
        <w:tab/>
      </w:r>
      <w:r w:rsidR="006C2049" w:rsidRPr="006C2049">
        <w:rPr>
          <w:position w:val="-128"/>
        </w:rPr>
        <w:object w:dxaOrig="5360" w:dyaOrig="1320" w14:anchorId="716E2107">
          <v:shape id="_x0000_i1217" type="#_x0000_t75" style="width:268pt;height:66pt" o:ole="">
            <v:imagedata r:id="rId416" o:title=""/>
          </v:shape>
          <o:OLEObject Type="Embed" ProgID="Equation.DSMT4" ShapeID="_x0000_i1217" DrawAspect="Content" ObjectID="_1471104480" r:id="rId417"/>
        </w:object>
      </w:r>
      <w:r>
        <w:t>.</w:t>
      </w:r>
    </w:p>
    <w:p w14:paraId="5D44A811" w14:textId="10A4DE9D" w:rsidR="006A0BC1" w:rsidRDefault="006A0BC1" w:rsidP="006A0BC1">
      <w:r>
        <w:t xml:space="preserve">The </w:t>
      </w:r>
      <w:r w:rsidR="006C2049" w:rsidRPr="006C2049">
        <w:rPr>
          <w:position w:val="-12"/>
        </w:rPr>
        <w:object w:dxaOrig="240" w:dyaOrig="400" w14:anchorId="30846466">
          <v:shape id="_x0000_i1218" type="#_x0000_t75" style="width:12pt;height:20pt" o:ole="">
            <v:imagedata r:id="rId418" o:title=""/>
          </v:shape>
          <o:OLEObject Type="Embed" ProgID="Equation.DSMT4" ShapeID="_x0000_i1218" DrawAspect="Content" ObjectID="_1471104481" r:id="rId419"/>
        </w:object>
      </w:r>
      <w:r w:rsidR="00F1782C">
        <w:t xml:space="preserve"> </w:t>
      </w:r>
      <w:r>
        <w:t>parameters are the deviatoric fiber stretches of the local material fibers</w:t>
      </w:r>
      <w:r w:rsidR="00F1782C">
        <w:t>:</w:t>
      </w:r>
    </w:p>
    <w:p w14:paraId="2DF075CF" w14:textId="7C40FDBB" w:rsidR="006A0BC1" w:rsidRDefault="006A0BC1" w:rsidP="006A0BC1">
      <w:pPr>
        <w:pStyle w:val="MTDisplayEquation"/>
      </w:pPr>
      <w:r>
        <w:tab/>
      </w:r>
      <w:r w:rsidR="006C2049" w:rsidRPr="006C2049">
        <w:rPr>
          <w:position w:val="-18"/>
        </w:rPr>
        <w:object w:dxaOrig="1700" w:dyaOrig="520" w14:anchorId="514F44B4">
          <v:shape id="_x0000_i1219" type="#_x0000_t75" style="width:85pt;height:26pt" o:ole="">
            <v:imagedata r:id="rId420" o:title=""/>
          </v:shape>
          <o:OLEObject Type="Embed" ProgID="Equation.DSMT4" ShapeID="_x0000_i1219" DrawAspect="Content" ObjectID="_1471104482" r:id="rId421"/>
        </w:object>
      </w:r>
      <w:r w:rsidR="00F1782C">
        <w:t>.</w:t>
      </w:r>
    </w:p>
    <w:p w14:paraId="7CE453AC" w14:textId="1303C5C5" w:rsidR="006A0BC1" w:rsidRDefault="006A0BC1" w:rsidP="006A0BC1">
      <w:r>
        <w:t xml:space="preserve">The local material fibers are defined (in the reference frame) as an orthonormal set of vectors </w:t>
      </w:r>
      <w:r w:rsidR="006C2049" w:rsidRPr="006C2049">
        <w:rPr>
          <w:position w:val="-12"/>
        </w:rPr>
        <w:object w:dxaOrig="260" w:dyaOrig="380" w14:anchorId="1E6AFB32">
          <v:shape id="_x0000_i1220" type="#_x0000_t75" style="width:13pt;height:19pt" o:ole="">
            <v:imagedata r:id="rId422" o:title=""/>
          </v:shape>
          <o:OLEObject Type="Embed" ProgID="Equation.DSMT4" ShapeID="_x0000_i1220" DrawAspect="Content" ObjectID="_1471104483" r:id="rId423"/>
        </w:object>
      </w:r>
      <w:r>
        <w:t xml:space="preserve">. See Section </w:t>
      </w:r>
      <w:r>
        <w:fldChar w:fldCharType="begin"/>
      </w:r>
      <w:r>
        <w:instrText xml:space="preserve"> REF _Ref162429694 \r \h </w:instrText>
      </w:r>
      <w:r>
        <w:fldChar w:fldCharType="separate"/>
      </w:r>
      <w:r w:rsidR="001B13CD">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052" w:name="_Toc397358404"/>
      <w:r>
        <w:lastRenderedPageBreak/>
        <w:t>Transversely Isotropic Mooney-Rivlin</w:t>
      </w:r>
      <w:bookmarkEnd w:id="1052"/>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523"/>
        <w:gridCol w:w="648"/>
      </w:tblGrid>
      <w:tr w:rsidR="0058106C" w14:paraId="688FCC00" w14:textId="05768A2B" w:rsidTr="008C20E4">
        <w:tc>
          <w:tcPr>
            <w:tcW w:w="1405" w:type="dxa"/>
            <w:shd w:val="clear" w:color="auto" w:fill="auto"/>
          </w:tcPr>
          <w:p w14:paraId="03FEA61B" w14:textId="77777777" w:rsidR="0058106C" w:rsidRDefault="0058106C" w:rsidP="006A0BC1">
            <w:pPr>
              <w:pStyle w:val="code"/>
            </w:pPr>
            <w:r>
              <w:t>&lt;c1&gt;</w:t>
            </w:r>
          </w:p>
        </w:tc>
        <w:tc>
          <w:tcPr>
            <w:tcW w:w="7523" w:type="dxa"/>
            <w:shd w:val="clear" w:color="auto" w:fill="auto"/>
          </w:tcPr>
          <w:p w14:paraId="5B37038B" w14:textId="77777777" w:rsidR="0058106C" w:rsidRDefault="0058106C" w:rsidP="006A0BC1">
            <w:r>
              <w:t>Mooney-Rivlin coefficient 1</w:t>
            </w:r>
          </w:p>
        </w:tc>
        <w:tc>
          <w:tcPr>
            <w:tcW w:w="648" w:type="dxa"/>
          </w:tcPr>
          <w:p w14:paraId="2F9F3411" w14:textId="50071D8A" w:rsidR="0058106C" w:rsidRDefault="0058106C" w:rsidP="006A0BC1">
            <w:r>
              <w:t>[</w:t>
            </w:r>
            <w:r>
              <w:rPr>
                <w:b/>
              </w:rPr>
              <w:t>P</w:t>
            </w:r>
            <w:r>
              <w:t>]</w:t>
            </w:r>
          </w:p>
        </w:tc>
      </w:tr>
      <w:tr w:rsidR="0058106C" w14:paraId="0691287B" w14:textId="099D3C9B" w:rsidTr="008C20E4">
        <w:tc>
          <w:tcPr>
            <w:tcW w:w="1405" w:type="dxa"/>
            <w:shd w:val="clear" w:color="auto" w:fill="auto"/>
          </w:tcPr>
          <w:p w14:paraId="6F921A67" w14:textId="77777777" w:rsidR="0058106C" w:rsidRDefault="0058106C" w:rsidP="006A0BC1">
            <w:pPr>
              <w:pStyle w:val="code"/>
            </w:pPr>
            <w:r>
              <w:t>&lt;c2&gt;</w:t>
            </w:r>
          </w:p>
        </w:tc>
        <w:tc>
          <w:tcPr>
            <w:tcW w:w="7523" w:type="dxa"/>
            <w:shd w:val="clear" w:color="auto" w:fill="auto"/>
          </w:tcPr>
          <w:p w14:paraId="530BCBAA" w14:textId="77777777" w:rsidR="0058106C" w:rsidRDefault="0058106C" w:rsidP="006A0BC1">
            <w:r>
              <w:t>Mooney-Rivlin coefficient 2</w:t>
            </w:r>
          </w:p>
        </w:tc>
        <w:tc>
          <w:tcPr>
            <w:tcW w:w="648" w:type="dxa"/>
          </w:tcPr>
          <w:p w14:paraId="702AC446" w14:textId="3C051C96" w:rsidR="0058106C" w:rsidRDefault="0058106C" w:rsidP="006A0BC1">
            <w:r>
              <w:t>[</w:t>
            </w:r>
            <w:r>
              <w:rPr>
                <w:b/>
              </w:rPr>
              <w:t>P</w:t>
            </w:r>
            <w:r>
              <w:t>]</w:t>
            </w:r>
          </w:p>
        </w:tc>
      </w:tr>
      <w:tr w:rsidR="0058106C" w14:paraId="10B09BCD" w14:textId="33B89396" w:rsidTr="008C20E4">
        <w:tc>
          <w:tcPr>
            <w:tcW w:w="1405" w:type="dxa"/>
            <w:shd w:val="clear" w:color="auto" w:fill="auto"/>
          </w:tcPr>
          <w:p w14:paraId="09CAA37F" w14:textId="77777777" w:rsidR="0058106C" w:rsidRDefault="0058106C" w:rsidP="006A0BC1">
            <w:pPr>
              <w:pStyle w:val="code"/>
            </w:pPr>
            <w:r>
              <w:t>&lt;c3&gt;</w:t>
            </w:r>
          </w:p>
        </w:tc>
        <w:tc>
          <w:tcPr>
            <w:tcW w:w="7523" w:type="dxa"/>
            <w:shd w:val="clear" w:color="auto" w:fill="auto"/>
          </w:tcPr>
          <w:p w14:paraId="3DEEE414" w14:textId="77777777" w:rsidR="0058106C" w:rsidRDefault="0058106C" w:rsidP="006A0BC1">
            <w:r>
              <w:t>Exponential stress coefficient</w:t>
            </w:r>
          </w:p>
        </w:tc>
        <w:tc>
          <w:tcPr>
            <w:tcW w:w="648" w:type="dxa"/>
          </w:tcPr>
          <w:p w14:paraId="4B02B988" w14:textId="2B267E16" w:rsidR="0058106C" w:rsidRDefault="0058106C" w:rsidP="006A0BC1">
            <w:r>
              <w:t>[</w:t>
            </w:r>
            <w:r>
              <w:rPr>
                <w:b/>
              </w:rPr>
              <w:t>P</w:t>
            </w:r>
            <w:r>
              <w:t>]</w:t>
            </w:r>
          </w:p>
        </w:tc>
      </w:tr>
      <w:tr w:rsidR="0058106C" w14:paraId="2842564A" w14:textId="429480A8" w:rsidTr="008C20E4">
        <w:tc>
          <w:tcPr>
            <w:tcW w:w="1405" w:type="dxa"/>
            <w:shd w:val="clear" w:color="auto" w:fill="auto"/>
          </w:tcPr>
          <w:p w14:paraId="6255B45A" w14:textId="77777777" w:rsidR="0058106C" w:rsidRDefault="0058106C" w:rsidP="006A0BC1">
            <w:pPr>
              <w:pStyle w:val="code"/>
            </w:pPr>
            <w:r>
              <w:t>&lt;c4&gt;</w:t>
            </w:r>
          </w:p>
        </w:tc>
        <w:tc>
          <w:tcPr>
            <w:tcW w:w="7523" w:type="dxa"/>
            <w:shd w:val="clear" w:color="auto" w:fill="auto"/>
          </w:tcPr>
          <w:p w14:paraId="0CF4D955" w14:textId="77777777" w:rsidR="0058106C" w:rsidRDefault="0058106C" w:rsidP="006A0BC1">
            <w:r>
              <w:t>Fiber uncrimping coefficient</w:t>
            </w:r>
          </w:p>
        </w:tc>
        <w:tc>
          <w:tcPr>
            <w:tcW w:w="648" w:type="dxa"/>
          </w:tcPr>
          <w:p w14:paraId="5618763C" w14:textId="7EBFD26D" w:rsidR="0058106C" w:rsidRDefault="0058106C" w:rsidP="006A0BC1">
            <w:r>
              <w:t>[ ]</w:t>
            </w:r>
          </w:p>
        </w:tc>
      </w:tr>
      <w:tr w:rsidR="0058106C" w14:paraId="3D077C34" w14:textId="037CC766" w:rsidTr="008C20E4">
        <w:tc>
          <w:tcPr>
            <w:tcW w:w="1405" w:type="dxa"/>
            <w:shd w:val="clear" w:color="auto" w:fill="auto"/>
          </w:tcPr>
          <w:p w14:paraId="13F52881" w14:textId="77777777" w:rsidR="0058106C" w:rsidRDefault="0058106C" w:rsidP="006A0BC1">
            <w:pPr>
              <w:pStyle w:val="code"/>
            </w:pPr>
            <w:r>
              <w:t>&lt;c5&gt;</w:t>
            </w:r>
          </w:p>
        </w:tc>
        <w:tc>
          <w:tcPr>
            <w:tcW w:w="7523" w:type="dxa"/>
            <w:shd w:val="clear" w:color="auto" w:fill="auto"/>
          </w:tcPr>
          <w:p w14:paraId="3F1FAB9D" w14:textId="77777777" w:rsidR="0058106C" w:rsidRDefault="0058106C" w:rsidP="006A0BC1">
            <w:r>
              <w:t>Modulus of straightened fibers</w:t>
            </w:r>
          </w:p>
        </w:tc>
        <w:tc>
          <w:tcPr>
            <w:tcW w:w="648" w:type="dxa"/>
          </w:tcPr>
          <w:p w14:paraId="64FA413C" w14:textId="1FF8A7E5" w:rsidR="0058106C" w:rsidRDefault="0058106C" w:rsidP="006A0BC1">
            <w:r>
              <w:t>[</w:t>
            </w:r>
            <w:r>
              <w:rPr>
                <w:b/>
              </w:rPr>
              <w:t>P</w:t>
            </w:r>
            <w:r>
              <w:t>]</w:t>
            </w:r>
          </w:p>
        </w:tc>
      </w:tr>
      <w:tr w:rsidR="0058106C" w14:paraId="273E610B" w14:textId="6FA588F0" w:rsidTr="008C20E4">
        <w:tc>
          <w:tcPr>
            <w:tcW w:w="1405" w:type="dxa"/>
            <w:shd w:val="clear" w:color="auto" w:fill="auto"/>
          </w:tcPr>
          <w:p w14:paraId="6334AC62" w14:textId="77777777" w:rsidR="0058106C" w:rsidRDefault="0058106C" w:rsidP="006A0BC1">
            <w:pPr>
              <w:pStyle w:val="code"/>
            </w:pPr>
            <w:r>
              <w:t>&lt;k&gt;</w:t>
            </w:r>
          </w:p>
        </w:tc>
        <w:tc>
          <w:tcPr>
            <w:tcW w:w="7523" w:type="dxa"/>
            <w:shd w:val="clear" w:color="auto" w:fill="auto"/>
          </w:tcPr>
          <w:p w14:paraId="76C60F1A" w14:textId="77777777" w:rsidR="0058106C" w:rsidRDefault="0058106C" w:rsidP="006A0BC1">
            <w:r>
              <w:t>Bulk modulus</w:t>
            </w:r>
          </w:p>
        </w:tc>
        <w:tc>
          <w:tcPr>
            <w:tcW w:w="648" w:type="dxa"/>
          </w:tcPr>
          <w:p w14:paraId="3C835FD7" w14:textId="214DBF41" w:rsidR="0058106C" w:rsidRDefault="0058106C" w:rsidP="006A0BC1">
            <w:r>
              <w:t>[</w:t>
            </w:r>
            <w:r>
              <w:rPr>
                <w:b/>
              </w:rPr>
              <w:t>P</w:t>
            </w:r>
            <w:r>
              <w:t>]</w:t>
            </w:r>
          </w:p>
        </w:tc>
      </w:tr>
      <w:tr w:rsidR="0058106C" w14:paraId="08222772" w14:textId="1700904D" w:rsidTr="008C20E4">
        <w:tc>
          <w:tcPr>
            <w:tcW w:w="1405" w:type="dxa"/>
            <w:shd w:val="clear" w:color="auto" w:fill="auto"/>
          </w:tcPr>
          <w:p w14:paraId="1F1D9B92" w14:textId="77777777" w:rsidR="0058106C" w:rsidRDefault="0058106C" w:rsidP="006A0BC1">
            <w:pPr>
              <w:pStyle w:val="code"/>
            </w:pPr>
            <w:r>
              <w:t>&lt;lam_max&gt;</w:t>
            </w:r>
          </w:p>
        </w:tc>
        <w:tc>
          <w:tcPr>
            <w:tcW w:w="7523" w:type="dxa"/>
            <w:shd w:val="clear" w:color="auto" w:fill="auto"/>
          </w:tcPr>
          <w:p w14:paraId="4DE5E8D6" w14:textId="77777777" w:rsidR="0058106C" w:rsidRDefault="0058106C" w:rsidP="006A0BC1">
            <w:r>
              <w:t>Fiber stretch for straightened fibers</w:t>
            </w:r>
          </w:p>
        </w:tc>
        <w:tc>
          <w:tcPr>
            <w:tcW w:w="648" w:type="dxa"/>
          </w:tcPr>
          <w:p w14:paraId="0BACA19C" w14:textId="3EAEE9E5" w:rsidR="0058106C" w:rsidRDefault="0058106C" w:rsidP="006A0BC1">
            <w:r>
              <w:t>[ ]</w:t>
            </w:r>
          </w:p>
        </w:tc>
      </w:tr>
      <w:tr w:rsidR="0058106C" w14:paraId="20A8E4AA" w14:textId="78C083A8" w:rsidTr="008C20E4">
        <w:tblPrEx>
          <w:tblLook w:val="0000" w:firstRow="0" w:lastRow="0" w:firstColumn="0" w:lastColumn="0" w:noHBand="0" w:noVBand="0"/>
        </w:tblPrEx>
        <w:trPr>
          <w:trHeight w:val="170"/>
        </w:trPr>
        <w:tc>
          <w:tcPr>
            <w:tcW w:w="1405" w:type="dxa"/>
            <w:shd w:val="clear" w:color="auto" w:fill="auto"/>
          </w:tcPr>
          <w:p w14:paraId="215001C1" w14:textId="77777777" w:rsidR="0058106C" w:rsidRDefault="0058106C" w:rsidP="006A0BC1">
            <w:pPr>
              <w:pStyle w:val="code"/>
            </w:pPr>
            <w:r>
              <w:t>&lt;fiber&gt;</w:t>
            </w:r>
          </w:p>
        </w:tc>
        <w:tc>
          <w:tcPr>
            <w:tcW w:w="7523" w:type="dxa"/>
            <w:shd w:val="clear" w:color="auto" w:fill="auto"/>
          </w:tcPr>
          <w:p w14:paraId="15600B94" w14:textId="77777777" w:rsidR="0058106C" w:rsidRDefault="0058106C">
            <w:r>
              <w:t>Fiber distribution option</w:t>
            </w:r>
          </w:p>
        </w:tc>
        <w:tc>
          <w:tcPr>
            <w:tcW w:w="648" w:type="dxa"/>
          </w:tcPr>
          <w:p w14:paraId="0C87C7C2" w14:textId="77777777" w:rsidR="0058106C" w:rsidRDefault="0058106C"/>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66E93228" w:rsidR="006A0BC1" w:rsidRDefault="006A0BC1" w:rsidP="006A0BC1">
      <w:pPr>
        <w:pStyle w:val="MTDisplayEquation"/>
      </w:pPr>
      <w:r>
        <w:tab/>
      </w:r>
      <w:r w:rsidR="006C2049" w:rsidRPr="006C2049">
        <w:rPr>
          <w:position w:val="-24"/>
        </w:rPr>
        <w:object w:dxaOrig="3519" w:dyaOrig="620" w14:anchorId="0BD248D7">
          <v:shape id="_x0000_i1221" type="#_x0000_t75" style="width:176pt;height:31pt" o:ole="">
            <v:imagedata r:id="rId424" o:title=""/>
          </v:shape>
          <o:OLEObject Type="Embed" ProgID="Equation.DSMT4" ShapeID="_x0000_i1221" DrawAspect="Content" ObjectID="_1471104484" r:id="rId425"/>
        </w:object>
      </w:r>
      <w:r>
        <w:t>.</w:t>
      </w:r>
    </w:p>
    <w:p w14:paraId="3A3DF616" w14:textId="49578950" w:rsidR="006A0BC1" w:rsidRDefault="006A0BC1" w:rsidP="006A0BC1">
      <w:r>
        <w:t>Here</w:t>
      </w:r>
      <w:r w:rsidR="00630A21">
        <w:t xml:space="preserve"> </w:t>
      </w:r>
      <w:r w:rsidR="006C2049" w:rsidRPr="006C2049">
        <w:rPr>
          <w:position w:val="-12"/>
        </w:rPr>
        <w:object w:dxaOrig="220" w:dyaOrig="380" w14:anchorId="2521AAA5">
          <v:shape id="_x0000_i1222" type="#_x0000_t75" style="width:11pt;height:19pt" o:ole="">
            <v:imagedata r:id="rId426" o:title=""/>
          </v:shape>
          <o:OLEObject Type="Embed" ProgID="Equation.DSMT4" ShapeID="_x0000_i1222" DrawAspect="Content" ObjectID="_1471104485" r:id="rId427"/>
        </w:object>
      </w:r>
      <w:r w:rsidR="00630A21">
        <w:t xml:space="preserve"> </w:t>
      </w:r>
      <w:r>
        <w:t>and</w:t>
      </w:r>
      <w:r w:rsidR="00630A21">
        <w:t xml:space="preserve"> </w:t>
      </w:r>
      <w:r w:rsidR="006C2049" w:rsidRPr="006C2049">
        <w:rPr>
          <w:position w:val="-12"/>
        </w:rPr>
        <w:object w:dxaOrig="260" w:dyaOrig="380" w14:anchorId="070D001A">
          <v:shape id="_x0000_i1223" type="#_x0000_t75" style="width:13pt;height:19pt" o:ole="">
            <v:imagedata r:id="rId428" o:title=""/>
          </v:shape>
          <o:OLEObject Type="Embed" ProgID="Equation.DSMT4" ShapeID="_x0000_i1223" DrawAspect="Content" ObjectID="_1471104486" r:id="rId429"/>
        </w:object>
      </w:r>
      <w:r w:rsidR="00630A21">
        <w:t xml:space="preserve"> </w:t>
      </w:r>
      <w:r>
        <w:t xml:space="preserve">are the first and second invariants of the deviatoric version of the right Cauchy Green deformation tensor </w:t>
      </w:r>
      <w:r w:rsidR="006C2049" w:rsidRPr="006C2049">
        <w:rPr>
          <w:position w:val="-6"/>
        </w:rPr>
        <w:object w:dxaOrig="220" w:dyaOrig="320" w14:anchorId="05545207">
          <v:shape id="_x0000_i1224" type="#_x0000_t75" style="width:11pt;height:16pt" o:ole="">
            <v:imagedata r:id="rId430" o:title=""/>
          </v:shape>
          <o:OLEObject Type="Embed" ProgID="Equation.DSMT4" ShapeID="_x0000_i1224" DrawAspect="Content" ObjectID="_1471104487" r:id="rId431"/>
        </w:object>
      </w:r>
      <w:r>
        <w:rPr>
          <w:b/>
        </w:rPr>
        <w:t xml:space="preserve"> </w:t>
      </w:r>
      <w:r>
        <w:t xml:space="preserve">and </w:t>
      </w:r>
      <w:r w:rsidR="006C2049" w:rsidRPr="006C2049">
        <w:rPr>
          <w:position w:val="-6"/>
        </w:rPr>
        <w:object w:dxaOrig="220" w:dyaOrig="340" w14:anchorId="777BC026">
          <v:shape id="_x0000_i1225" type="#_x0000_t75" style="width:11pt;height:17pt" o:ole="">
            <v:imagedata r:id="rId432" o:title=""/>
          </v:shape>
          <o:OLEObject Type="Embed" ProgID="Equation.DSMT4" ShapeID="_x0000_i1225" DrawAspect="Content" ObjectID="_1471104488" r:id="rId433"/>
        </w:object>
      </w:r>
      <w:r>
        <w:t xml:space="preserve"> is the deviatoric part of the stretch along the fiber direction (</w:t>
      </w:r>
      <w:r w:rsidR="006C2049" w:rsidRPr="006C2049">
        <w:rPr>
          <w:position w:val="-12"/>
        </w:rPr>
        <w:object w:dxaOrig="1380" w:dyaOrig="400" w14:anchorId="6AE47935">
          <v:shape id="_x0000_i1226" type="#_x0000_t75" style="width:69pt;height:20pt" o:ole="">
            <v:imagedata r:id="rId434" o:title=""/>
          </v:shape>
          <o:OLEObject Type="Embed" ProgID="Equation.DSMT4" ShapeID="_x0000_i1226" DrawAspect="Content" ObjectID="_1471104489" r:id="rId435"/>
        </w:object>
      </w:r>
      <w:r>
        <w:t xml:space="preserve">, where </w:t>
      </w:r>
      <w:r w:rsidR="006C2049" w:rsidRPr="006C2049">
        <w:rPr>
          <w:position w:val="-12"/>
        </w:rPr>
        <w:object w:dxaOrig="260" w:dyaOrig="360" w14:anchorId="02AE46C1">
          <v:shape id="_x0000_i1227" type="#_x0000_t75" style="width:13pt;height:18pt" o:ole="">
            <v:imagedata r:id="rId436" o:title=""/>
          </v:shape>
          <o:OLEObject Type="Embed" ProgID="Equation.DSMT4" ShapeID="_x0000_i1227" DrawAspect="Content" ObjectID="_1471104490" r:id="rId437"/>
        </w:object>
      </w:r>
      <w:r w:rsidR="00630A21">
        <w:t xml:space="preserve"> </w:t>
      </w:r>
      <w:r>
        <w:t xml:space="preserve">is the initial fiber direction), and </w:t>
      </w:r>
      <w:r w:rsidR="006C2049" w:rsidRPr="006C2049">
        <w:rPr>
          <w:position w:val="-12"/>
        </w:rPr>
        <w:object w:dxaOrig="1080" w:dyaOrig="360" w14:anchorId="369F65E1">
          <v:shape id="_x0000_i1228" type="#_x0000_t75" style="width:54pt;height:18pt" o:ole="">
            <v:imagedata r:id="rId438" o:title=""/>
          </v:shape>
          <o:OLEObject Type="Embed" ProgID="Equation.DSMT4" ShapeID="_x0000_i1228" DrawAspect="Content" ObjectID="_1471104491" r:id="rId439"/>
        </w:object>
      </w:r>
      <w:r w:rsidR="00630A21">
        <w:t xml:space="preserve"> </w:t>
      </w:r>
      <w:r>
        <w:t xml:space="preserve">is the Jacobian of the deformation (volume ratio). The function </w:t>
      </w:r>
      <w:r w:rsidR="006C2049" w:rsidRPr="006C2049">
        <w:rPr>
          <w:position w:val="-12"/>
        </w:rPr>
        <w:object w:dxaOrig="260" w:dyaOrig="360" w14:anchorId="23D16CCF">
          <v:shape id="_x0000_i1229" type="#_x0000_t75" style="width:13pt;height:18pt" o:ole="">
            <v:imagedata r:id="rId440" o:title=""/>
          </v:shape>
          <o:OLEObject Type="Embed" ProgID="Equation.DSMT4" ShapeID="_x0000_i1229" DrawAspect="Content" ObjectID="_1471104492" r:id="rId441"/>
        </w:object>
      </w:r>
      <w:r>
        <w:t xml:space="preserve"> represents the material response of the isotropic ground substance matrix and is the same as the Mooney-Rivlin form specified above, while </w:t>
      </w:r>
      <w:r w:rsidR="006C2049" w:rsidRPr="006C2049">
        <w:rPr>
          <w:position w:val="-12"/>
        </w:rPr>
        <w:object w:dxaOrig="279" w:dyaOrig="360" w14:anchorId="322B0294">
          <v:shape id="_x0000_i1230" type="#_x0000_t75" style="width:14pt;height:18pt" o:ole="">
            <v:imagedata r:id="rId442" o:title=""/>
          </v:shape>
          <o:OLEObject Type="Embed" ProgID="Equation.DSMT4" ShapeID="_x0000_i1230" DrawAspect="Content" ObjectID="_1471104493" r:id="rId443"/>
        </w:object>
      </w:r>
      <w:r w:rsidR="00630A21">
        <w:t xml:space="preserve"> </w:t>
      </w:r>
      <w:r>
        <w:t>represents the contribution from the fiber family. The strain energy of the fiber family is as follows:</w:t>
      </w:r>
    </w:p>
    <w:p w14:paraId="761681E1" w14:textId="1641E59D" w:rsidR="006A0BC1" w:rsidRDefault="006C2049" w:rsidP="006A0BC1">
      <w:pPr>
        <w:jc w:val="center"/>
      </w:pPr>
      <w:r w:rsidRPr="006C2049">
        <w:rPr>
          <w:position w:val="-90"/>
        </w:rPr>
        <w:object w:dxaOrig="3560" w:dyaOrig="1939" w14:anchorId="46E87FE6">
          <v:shape id="_x0000_i1231" type="#_x0000_t75" style="width:178pt;height:97pt" o:ole="">
            <v:imagedata r:id="rId444" o:title=""/>
          </v:shape>
          <o:OLEObject Type="Embed" ProgID="Equation.DSMT4" ShapeID="_x0000_i1231" DrawAspect="Content" ObjectID="_1471104494" r:id="rId445"/>
        </w:object>
      </w:r>
      <w:r w:rsidR="006A0BC1">
        <w:t>.</w:t>
      </w:r>
    </w:p>
    <w:p w14:paraId="58819769" w14:textId="2701B0B9" w:rsidR="006A0BC1" w:rsidRDefault="006A0BC1" w:rsidP="006A0BC1">
      <w:r>
        <w:t xml:space="preserve">Here, </w:t>
      </w:r>
      <w:r w:rsidR="006C2049" w:rsidRPr="006C2049">
        <w:rPr>
          <w:position w:val="-12"/>
        </w:rPr>
        <w:object w:dxaOrig="279" w:dyaOrig="360" w14:anchorId="664FE77F">
          <v:shape id="_x0000_i1232" type="#_x0000_t75" style="width:14pt;height:18pt" o:ole="">
            <v:imagedata r:id="rId446" o:title=""/>
          </v:shape>
          <o:OLEObject Type="Embed" ProgID="Equation.DSMT4" ShapeID="_x0000_i1232" DrawAspect="Content" ObjectID="_1471104495" r:id="rId447"/>
        </w:object>
      </w:r>
      <w:r>
        <w:t xml:space="preserve"> and </w:t>
      </w:r>
      <w:r w:rsidR="006C2049" w:rsidRPr="006C2049">
        <w:rPr>
          <w:position w:val="-12"/>
        </w:rPr>
        <w:object w:dxaOrig="300" w:dyaOrig="360" w14:anchorId="524979D3">
          <v:shape id="_x0000_i1233" type="#_x0000_t75" style="width:15pt;height:18pt" o:ole="">
            <v:imagedata r:id="rId448" o:title=""/>
          </v:shape>
          <o:OLEObject Type="Embed" ProgID="Equation.DSMT4" ShapeID="_x0000_i1233" DrawAspect="Content" ObjectID="_1471104496" r:id="rId449"/>
        </w:object>
      </w:r>
      <w:r>
        <w:t xml:space="preserve"> are the Mooney-Rivlin material coefficients,</w:t>
      </w:r>
      <w:r>
        <w:rPr>
          <w:i/>
        </w:rPr>
        <w:t xml:space="preserve"> lam_max</w:t>
      </w:r>
      <w:r>
        <w:t xml:space="preserve"> (</w:t>
      </w:r>
      <w:r w:rsidR="006C2049" w:rsidRPr="006C2049">
        <w:rPr>
          <w:position w:val="-12"/>
        </w:rPr>
        <w:object w:dxaOrig="300" w:dyaOrig="360" w14:anchorId="6C003CE5">
          <v:shape id="_x0000_i1234" type="#_x0000_t75" style="width:15pt;height:18pt" o:ole="">
            <v:imagedata r:id="rId450" o:title=""/>
          </v:shape>
          <o:OLEObject Type="Embed" ProgID="Equation.DSMT4" ShapeID="_x0000_i1234" DrawAspect="Content" ObjectID="_1471104497" r:id="rId451"/>
        </w:object>
      </w:r>
      <w:r>
        <w:t xml:space="preserve">) is the stretch at which the fibers are straightened, </w:t>
      </w:r>
      <w:r w:rsidR="006C2049" w:rsidRPr="006C2049">
        <w:rPr>
          <w:position w:val="-12"/>
        </w:rPr>
        <w:object w:dxaOrig="300" w:dyaOrig="360" w14:anchorId="124C2BDB">
          <v:shape id="_x0000_i1235" type="#_x0000_t75" style="width:15pt;height:18pt" o:ole="">
            <v:imagedata r:id="rId452" o:title=""/>
          </v:shape>
          <o:OLEObject Type="Embed" ProgID="Equation.DSMT4" ShapeID="_x0000_i1235" DrawAspect="Content" ObjectID="_1471104498" r:id="rId453"/>
        </w:object>
      </w:r>
      <w:r>
        <w:t xml:space="preserve">scales the exponential stresses, </w:t>
      </w:r>
      <w:r w:rsidR="006C2049" w:rsidRPr="006C2049">
        <w:rPr>
          <w:position w:val="-12"/>
        </w:rPr>
        <w:object w:dxaOrig="300" w:dyaOrig="360" w14:anchorId="7B35401B">
          <v:shape id="_x0000_i1236" type="#_x0000_t75" style="width:15pt;height:18pt" o:ole="">
            <v:imagedata r:id="rId454" o:title=""/>
          </v:shape>
          <o:OLEObject Type="Embed" ProgID="Equation.DSMT4" ShapeID="_x0000_i1236" DrawAspect="Content" ObjectID="_1471104499" r:id="rId455"/>
        </w:object>
      </w:r>
      <w:r w:rsidR="00630A21">
        <w:t xml:space="preserve"> </w:t>
      </w:r>
      <w:r>
        <w:t xml:space="preserve">is the rate of uncrimping of the fibers, and </w:t>
      </w:r>
      <w:r w:rsidR="006C2049" w:rsidRPr="006C2049">
        <w:rPr>
          <w:position w:val="-12"/>
        </w:rPr>
        <w:object w:dxaOrig="300" w:dyaOrig="360" w14:anchorId="3665955B">
          <v:shape id="_x0000_i1237" type="#_x0000_t75" style="width:15pt;height:18pt" o:ole="">
            <v:imagedata r:id="rId456" o:title=""/>
          </v:shape>
          <o:OLEObject Type="Embed" ProgID="Equation.DSMT4" ShapeID="_x0000_i1237" DrawAspect="Content" ObjectID="_1471104500" r:id="rId457"/>
        </w:object>
      </w:r>
      <w:r>
        <w:t xml:space="preserve">is the modulus of the straightened fibers. </w:t>
      </w:r>
      <w:r w:rsidR="006C2049" w:rsidRPr="006C2049">
        <w:rPr>
          <w:position w:val="-12"/>
        </w:rPr>
        <w:object w:dxaOrig="300" w:dyaOrig="360" w14:anchorId="34979F39">
          <v:shape id="_x0000_i1238" type="#_x0000_t75" style="width:15pt;height:18pt" o:ole="">
            <v:imagedata r:id="rId458" o:title=""/>
          </v:shape>
          <o:OLEObject Type="Embed" ProgID="Equation.DSMT4" ShapeID="_x0000_i1238" DrawAspect="Content" ObjectID="_1471104501" r:id="rId459"/>
        </w:object>
      </w:r>
      <w:r>
        <w:t xml:space="preserve"> is determined from the requirement that the stress is continuous at </w:t>
      </w:r>
      <w:r w:rsidR="006C2049" w:rsidRPr="006C2049">
        <w:rPr>
          <w:position w:val="-12"/>
        </w:rPr>
        <w:object w:dxaOrig="300" w:dyaOrig="360" w14:anchorId="7FB428E6">
          <v:shape id="_x0000_i1239" type="#_x0000_t75" style="width:15pt;height:18pt" o:ole="">
            <v:imagedata r:id="rId460" o:title=""/>
          </v:shape>
          <o:OLEObject Type="Embed" ProgID="Equation.DSMT4" ShapeID="_x0000_i1239" DrawAspect="Content" ObjectID="_1471104502" r:id="rId461"/>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1B13CD">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1053" w:name="_Toc397358405"/>
      <w:r>
        <w:lastRenderedPageBreak/>
        <w:t>Transversely Isotropic Veronda-Westmann</w:t>
      </w:r>
      <w:bookmarkEnd w:id="1053"/>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433"/>
        <w:gridCol w:w="738"/>
      </w:tblGrid>
      <w:tr w:rsidR="0058106C" w14:paraId="6E082629" w14:textId="49CDADFD" w:rsidTr="008C20E4">
        <w:tc>
          <w:tcPr>
            <w:tcW w:w="1405" w:type="dxa"/>
            <w:shd w:val="clear" w:color="auto" w:fill="auto"/>
          </w:tcPr>
          <w:p w14:paraId="679B8B8E" w14:textId="77777777" w:rsidR="0058106C" w:rsidRDefault="0058106C" w:rsidP="006A0BC1">
            <w:pPr>
              <w:pStyle w:val="code"/>
            </w:pPr>
            <w:r>
              <w:t>&lt;c1&gt;</w:t>
            </w:r>
          </w:p>
        </w:tc>
        <w:tc>
          <w:tcPr>
            <w:tcW w:w="7433" w:type="dxa"/>
            <w:shd w:val="clear" w:color="auto" w:fill="auto"/>
          </w:tcPr>
          <w:p w14:paraId="5545B39B" w14:textId="77777777" w:rsidR="0058106C" w:rsidRDefault="0058106C" w:rsidP="006A0BC1">
            <w:r>
              <w:t>Veronda-Westmann coefficient 1</w:t>
            </w:r>
          </w:p>
        </w:tc>
        <w:tc>
          <w:tcPr>
            <w:tcW w:w="738" w:type="dxa"/>
          </w:tcPr>
          <w:p w14:paraId="72989661" w14:textId="68B991F5" w:rsidR="0058106C" w:rsidRDefault="0058106C" w:rsidP="006A0BC1">
            <w:r>
              <w:t>[</w:t>
            </w:r>
            <w:r>
              <w:rPr>
                <w:b/>
              </w:rPr>
              <w:t>P</w:t>
            </w:r>
            <w:r>
              <w:t>]</w:t>
            </w:r>
          </w:p>
        </w:tc>
      </w:tr>
      <w:tr w:rsidR="0058106C" w14:paraId="5EB26105" w14:textId="62CDEE6A" w:rsidTr="008C20E4">
        <w:tc>
          <w:tcPr>
            <w:tcW w:w="1405" w:type="dxa"/>
            <w:shd w:val="clear" w:color="auto" w:fill="auto"/>
          </w:tcPr>
          <w:p w14:paraId="49ACDF77" w14:textId="77777777" w:rsidR="0058106C" w:rsidRDefault="0058106C" w:rsidP="006A0BC1">
            <w:pPr>
              <w:pStyle w:val="code"/>
            </w:pPr>
            <w:r>
              <w:t>&lt;c2&gt;</w:t>
            </w:r>
          </w:p>
        </w:tc>
        <w:tc>
          <w:tcPr>
            <w:tcW w:w="7433" w:type="dxa"/>
            <w:shd w:val="clear" w:color="auto" w:fill="auto"/>
          </w:tcPr>
          <w:p w14:paraId="0805B9B7" w14:textId="77777777" w:rsidR="0058106C" w:rsidRDefault="0058106C" w:rsidP="006A0BC1">
            <w:r>
              <w:t>Veronda-Westmann coefficient 2</w:t>
            </w:r>
          </w:p>
        </w:tc>
        <w:tc>
          <w:tcPr>
            <w:tcW w:w="738" w:type="dxa"/>
          </w:tcPr>
          <w:p w14:paraId="114036FF" w14:textId="159A51C5" w:rsidR="0058106C" w:rsidRDefault="0058106C" w:rsidP="006A0BC1">
            <w:r>
              <w:t>[</w:t>
            </w:r>
            <w:r>
              <w:rPr>
                <w:b/>
              </w:rPr>
              <w:t xml:space="preserve"> </w:t>
            </w:r>
            <w:r>
              <w:t>]</w:t>
            </w:r>
          </w:p>
        </w:tc>
      </w:tr>
      <w:tr w:rsidR="0058106C" w14:paraId="16F5BD2F" w14:textId="678A89FC" w:rsidTr="008C20E4">
        <w:tc>
          <w:tcPr>
            <w:tcW w:w="1405" w:type="dxa"/>
            <w:shd w:val="clear" w:color="auto" w:fill="auto"/>
          </w:tcPr>
          <w:p w14:paraId="7C40D7DA" w14:textId="77777777" w:rsidR="0058106C" w:rsidRDefault="0058106C" w:rsidP="006A0BC1">
            <w:pPr>
              <w:pStyle w:val="code"/>
            </w:pPr>
            <w:r>
              <w:t>&lt;c3&gt;</w:t>
            </w:r>
          </w:p>
        </w:tc>
        <w:tc>
          <w:tcPr>
            <w:tcW w:w="7433" w:type="dxa"/>
            <w:shd w:val="clear" w:color="auto" w:fill="auto"/>
          </w:tcPr>
          <w:p w14:paraId="5EA5BAA2" w14:textId="77777777" w:rsidR="0058106C" w:rsidRDefault="0058106C" w:rsidP="006A0BC1">
            <w:r>
              <w:t>Exponential stress coefficient</w:t>
            </w:r>
          </w:p>
        </w:tc>
        <w:tc>
          <w:tcPr>
            <w:tcW w:w="738" w:type="dxa"/>
          </w:tcPr>
          <w:p w14:paraId="48DC6EF9" w14:textId="4533A0C1" w:rsidR="0058106C" w:rsidRDefault="0058106C" w:rsidP="006A0BC1">
            <w:r>
              <w:t>[</w:t>
            </w:r>
            <w:r>
              <w:rPr>
                <w:b/>
              </w:rPr>
              <w:t>P</w:t>
            </w:r>
            <w:r>
              <w:t>]</w:t>
            </w:r>
          </w:p>
        </w:tc>
      </w:tr>
      <w:tr w:rsidR="0058106C" w14:paraId="1E32DD86" w14:textId="4B9A2BE9" w:rsidTr="008C20E4">
        <w:tc>
          <w:tcPr>
            <w:tcW w:w="1405" w:type="dxa"/>
            <w:shd w:val="clear" w:color="auto" w:fill="auto"/>
          </w:tcPr>
          <w:p w14:paraId="6C676FDD" w14:textId="77777777" w:rsidR="0058106C" w:rsidRDefault="0058106C" w:rsidP="006A0BC1">
            <w:pPr>
              <w:pStyle w:val="code"/>
            </w:pPr>
            <w:r>
              <w:t>&lt;c4&gt;</w:t>
            </w:r>
          </w:p>
        </w:tc>
        <w:tc>
          <w:tcPr>
            <w:tcW w:w="7433" w:type="dxa"/>
            <w:shd w:val="clear" w:color="auto" w:fill="auto"/>
          </w:tcPr>
          <w:p w14:paraId="573B6F8A" w14:textId="77777777" w:rsidR="0058106C" w:rsidRDefault="0058106C" w:rsidP="006A0BC1">
            <w:r>
              <w:t>Fiber uncrimping coefficient</w:t>
            </w:r>
          </w:p>
        </w:tc>
        <w:tc>
          <w:tcPr>
            <w:tcW w:w="738" w:type="dxa"/>
          </w:tcPr>
          <w:p w14:paraId="7493613C" w14:textId="68AAEBCB" w:rsidR="0058106C" w:rsidRDefault="0058106C" w:rsidP="006A0BC1">
            <w:r>
              <w:t>[ ]</w:t>
            </w:r>
          </w:p>
        </w:tc>
      </w:tr>
      <w:tr w:rsidR="0058106C" w14:paraId="3F9BB15C" w14:textId="55062199" w:rsidTr="008C20E4">
        <w:tc>
          <w:tcPr>
            <w:tcW w:w="1405" w:type="dxa"/>
            <w:shd w:val="clear" w:color="auto" w:fill="auto"/>
          </w:tcPr>
          <w:p w14:paraId="20690FBC" w14:textId="77777777" w:rsidR="0058106C" w:rsidRDefault="0058106C" w:rsidP="006A0BC1">
            <w:pPr>
              <w:pStyle w:val="code"/>
            </w:pPr>
            <w:r>
              <w:t>&lt;c5&gt;</w:t>
            </w:r>
          </w:p>
        </w:tc>
        <w:tc>
          <w:tcPr>
            <w:tcW w:w="7433" w:type="dxa"/>
            <w:shd w:val="clear" w:color="auto" w:fill="auto"/>
          </w:tcPr>
          <w:p w14:paraId="798D5FA8" w14:textId="77777777" w:rsidR="0058106C" w:rsidRDefault="0058106C" w:rsidP="006A0BC1">
            <w:r>
              <w:t>Modulus of straightened fibers</w:t>
            </w:r>
          </w:p>
        </w:tc>
        <w:tc>
          <w:tcPr>
            <w:tcW w:w="738" w:type="dxa"/>
          </w:tcPr>
          <w:p w14:paraId="6743CC83" w14:textId="0024C93B" w:rsidR="0058106C" w:rsidRDefault="0058106C" w:rsidP="006A0BC1">
            <w:r>
              <w:t>[</w:t>
            </w:r>
            <w:r>
              <w:rPr>
                <w:b/>
              </w:rPr>
              <w:t>P</w:t>
            </w:r>
            <w:r>
              <w:t>]</w:t>
            </w:r>
          </w:p>
        </w:tc>
      </w:tr>
      <w:tr w:rsidR="0058106C" w14:paraId="55601398" w14:textId="2F09A6F1" w:rsidTr="008C20E4">
        <w:tc>
          <w:tcPr>
            <w:tcW w:w="1405" w:type="dxa"/>
            <w:shd w:val="clear" w:color="auto" w:fill="auto"/>
          </w:tcPr>
          <w:p w14:paraId="52EFDDAE" w14:textId="77777777" w:rsidR="0058106C" w:rsidRDefault="0058106C" w:rsidP="006A0BC1">
            <w:pPr>
              <w:pStyle w:val="code"/>
            </w:pPr>
            <w:r>
              <w:t>&lt;k&gt;</w:t>
            </w:r>
          </w:p>
        </w:tc>
        <w:tc>
          <w:tcPr>
            <w:tcW w:w="7433" w:type="dxa"/>
            <w:shd w:val="clear" w:color="auto" w:fill="auto"/>
          </w:tcPr>
          <w:p w14:paraId="57182C15" w14:textId="77777777" w:rsidR="0058106C" w:rsidRDefault="0058106C" w:rsidP="006A0BC1">
            <w:r>
              <w:t>Bulk modulus</w:t>
            </w:r>
          </w:p>
        </w:tc>
        <w:tc>
          <w:tcPr>
            <w:tcW w:w="738" w:type="dxa"/>
          </w:tcPr>
          <w:p w14:paraId="20562DDD" w14:textId="1E4880ED" w:rsidR="0058106C" w:rsidRDefault="0058106C" w:rsidP="006A0BC1">
            <w:r>
              <w:t>[</w:t>
            </w:r>
            <w:r>
              <w:rPr>
                <w:b/>
              </w:rPr>
              <w:t>P</w:t>
            </w:r>
            <w:r>
              <w:t>]</w:t>
            </w:r>
          </w:p>
        </w:tc>
      </w:tr>
      <w:tr w:rsidR="0058106C" w14:paraId="0767C63D" w14:textId="252A479C" w:rsidTr="008C20E4">
        <w:tc>
          <w:tcPr>
            <w:tcW w:w="1405" w:type="dxa"/>
            <w:shd w:val="clear" w:color="auto" w:fill="auto"/>
          </w:tcPr>
          <w:p w14:paraId="61DC929F" w14:textId="77777777" w:rsidR="0058106C" w:rsidRDefault="0058106C" w:rsidP="006A0BC1">
            <w:pPr>
              <w:pStyle w:val="code"/>
            </w:pPr>
            <w:r>
              <w:t>&lt;lam_max&gt;</w:t>
            </w:r>
          </w:p>
        </w:tc>
        <w:tc>
          <w:tcPr>
            <w:tcW w:w="7433" w:type="dxa"/>
            <w:shd w:val="clear" w:color="auto" w:fill="auto"/>
          </w:tcPr>
          <w:p w14:paraId="65F1C6E2" w14:textId="77777777" w:rsidR="0058106C" w:rsidRDefault="0058106C" w:rsidP="006A0BC1">
            <w:r>
              <w:t>Fiber stretch for straightened fibers</w:t>
            </w:r>
          </w:p>
        </w:tc>
        <w:tc>
          <w:tcPr>
            <w:tcW w:w="738" w:type="dxa"/>
          </w:tcPr>
          <w:p w14:paraId="6209FAB8" w14:textId="5E86C92E" w:rsidR="0058106C" w:rsidRDefault="0058106C" w:rsidP="006A0BC1">
            <w:r>
              <w:t>[ ]</w:t>
            </w:r>
          </w:p>
        </w:tc>
      </w:tr>
      <w:tr w:rsidR="0058106C" w14:paraId="13F5C8B4" w14:textId="33E456E3" w:rsidTr="008C20E4">
        <w:tblPrEx>
          <w:tblLook w:val="0000" w:firstRow="0" w:lastRow="0" w:firstColumn="0" w:lastColumn="0" w:noHBand="0" w:noVBand="0"/>
        </w:tblPrEx>
        <w:trPr>
          <w:trHeight w:val="170"/>
        </w:trPr>
        <w:tc>
          <w:tcPr>
            <w:tcW w:w="1405" w:type="dxa"/>
            <w:shd w:val="clear" w:color="auto" w:fill="auto"/>
          </w:tcPr>
          <w:p w14:paraId="332CC87C" w14:textId="77777777" w:rsidR="0058106C" w:rsidRDefault="0058106C" w:rsidP="006A0BC1">
            <w:pPr>
              <w:pStyle w:val="code"/>
            </w:pPr>
            <w:r>
              <w:t>&lt;fiber&gt;</w:t>
            </w:r>
          </w:p>
        </w:tc>
        <w:tc>
          <w:tcPr>
            <w:tcW w:w="7433" w:type="dxa"/>
            <w:shd w:val="clear" w:color="auto" w:fill="auto"/>
          </w:tcPr>
          <w:p w14:paraId="58140AF9" w14:textId="77777777" w:rsidR="0058106C" w:rsidRDefault="0058106C">
            <w:r>
              <w:t>Fiber distribution option.</w:t>
            </w:r>
          </w:p>
        </w:tc>
        <w:tc>
          <w:tcPr>
            <w:tcW w:w="738" w:type="dxa"/>
          </w:tcPr>
          <w:p w14:paraId="59E60779" w14:textId="77777777" w:rsidR="0058106C" w:rsidRDefault="0058106C"/>
        </w:tc>
      </w:tr>
    </w:tbl>
    <w:p w14:paraId="5721577D" w14:textId="77777777" w:rsidR="006A0BC1" w:rsidRDefault="006A0BC1" w:rsidP="006A0BC1"/>
    <w:p w14:paraId="352635CB" w14:textId="51BDD913"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6C2049" w:rsidRPr="006C2049">
        <w:rPr>
          <w:position w:val="-12"/>
        </w:rPr>
        <w:object w:dxaOrig="279" w:dyaOrig="360" w14:anchorId="7B767970">
          <v:shape id="_x0000_i1240" type="#_x0000_t75" style="width:14pt;height:18pt" o:ole="">
            <v:imagedata r:id="rId462" o:title=""/>
          </v:shape>
          <o:OLEObject Type="Embed" ProgID="Equation.DSMT4" ShapeID="_x0000_i1240" DrawAspect="Content" ObjectID="_1471104503" r:id="rId463"/>
        </w:object>
      </w:r>
      <w:r>
        <w:t xml:space="preserve"> and </w:t>
      </w:r>
      <w:r w:rsidR="006C2049" w:rsidRPr="006C2049">
        <w:rPr>
          <w:position w:val="-12"/>
        </w:rPr>
        <w:object w:dxaOrig="300" w:dyaOrig="360" w14:anchorId="140409CC">
          <v:shape id="_x0000_i1241" type="#_x0000_t75" style="width:15pt;height:18pt" o:ole="">
            <v:imagedata r:id="rId464" o:title=""/>
          </v:shape>
          <o:OLEObject Type="Embed" ProgID="Equation.DSMT4" ShapeID="_x0000_i1241" DrawAspect="Content" ObjectID="_1471104504" r:id="rId465"/>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1B13CD">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1054" w:name="_Ref167529968"/>
      <w:bookmarkStart w:id="1055" w:name="_Toc397358406"/>
      <w:r>
        <w:lastRenderedPageBreak/>
        <w:t>Uncoupled Solid Mixture</w:t>
      </w:r>
      <w:bookmarkEnd w:id="1054"/>
      <w:bookmarkEnd w:id="1055"/>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1B13CD">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6778"/>
        <w:gridCol w:w="879"/>
      </w:tblGrid>
      <w:tr w:rsidR="00C7478A" w14:paraId="7204526F" w14:textId="2A4EB921" w:rsidTr="008C20E4">
        <w:tc>
          <w:tcPr>
            <w:tcW w:w="1002" w:type="pct"/>
            <w:shd w:val="clear" w:color="auto" w:fill="auto"/>
          </w:tcPr>
          <w:p w14:paraId="4347889C" w14:textId="77777777" w:rsidR="00C7478A" w:rsidRDefault="00C7478A" w:rsidP="006A0BC1">
            <w:pPr>
              <w:pStyle w:val="code"/>
            </w:pPr>
            <w:r>
              <w:t>&lt;solid&gt;</w:t>
            </w:r>
          </w:p>
        </w:tc>
        <w:tc>
          <w:tcPr>
            <w:tcW w:w="3539" w:type="pct"/>
            <w:shd w:val="clear" w:color="auto" w:fill="auto"/>
          </w:tcPr>
          <w:p w14:paraId="2A509F84" w14:textId="77777777" w:rsidR="00C7478A" w:rsidRDefault="00C7478A" w:rsidP="006A0BC1">
            <w:r>
              <w:t>Container tag for compressible material</w:t>
            </w:r>
          </w:p>
        </w:tc>
        <w:tc>
          <w:tcPr>
            <w:tcW w:w="459" w:type="pct"/>
          </w:tcPr>
          <w:p w14:paraId="2920FAE9" w14:textId="77777777" w:rsidR="00C7478A" w:rsidRDefault="00C7478A" w:rsidP="006A0BC1"/>
        </w:tc>
      </w:tr>
      <w:tr w:rsidR="00C7478A" w:rsidDel="00B046D7" w14:paraId="6E4CE9C1" w14:textId="40128B61" w:rsidTr="008C20E4">
        <w:trPr>
          <w:del w:id="1056" w:author="Gerard" w:date="2014-08-18T17:04:00Z"/>
        </w:trPr>
        <w:tc>
          <w:tcPr>
            <w:tcW w:w="1002" w:type="pct"/>
            <w:shd w:val="clear" w:color="auto" w:fill="auto"/>
          </w:tcPr>
          <w:p w14:paraId="2ADB511B" w14:textId="011D9650" w:rsidR="00C7478A" w:rsidDel="00B046D7" w:rsidRDefault="00C7478A" w:rsidP="006A0BC1">
            <w:pPr>
              <w:pStyle w:val="code"/>
              <w:rPr>
                <w:del w:id="1057" w:author="Gerard" w:date="2014-08-18T17:04:00Z"/>
              </w:rPr>
            </w:pPr>
            <w:del w:id="1058" w:author="Gerard" w:date="2014-08-18T17:04:00Z">
              <w:r w:rsidDel="00B046D7">
                <w:delText>&lt;k&gt;</w:delText>
              </w:r>
            </w:del>
          </w:p>
        </w:tc>
        <w:tc>
          <w:tcPr>
            <w:tcW w:w="3539" w:type="pct"/>
            <w:shd w:val="clear" w:color="auto" w:fill="auto"/>
          </w:tcPr>
          <w:p w14:paraId="3AC33820" w14:textId="41881AE8" w:rsidR="00C7478A" w:rsidDel="00B046D7" w:rsidRDefault="00C7478A" w:rsidP="006A0BC1">
            <w:pPr>
              <w:rPr>
                <w:del w:id="1059" w:author="Gerard" w:date="2014-08-18T17:04:00Z"/>
              </w:rPr>
            </w:pPr>
            <w:del w:id="1060" w:author="Gerard" w:date="2014-08-18T17:04:00Z">
              <w:r w:rsidDel="00B046D7">
                <w:delText>Bulk modulus</w:delText>
              </w:r>
            </w:del>
          </w:p>
        </w:tc>
        <w:tc>
          <w:tcPr>
            <w:tcW w:w="459" w:type="pct"/>
          </w:tcPr>
          <w:p w14:paraId="38CC09F7" w14:textId="7C1EAE52" w:rsidR="00C7478A" w:rsidDel="00B046D7" w:rsidRDefault="00C7478A" w:rsidP="006A0BC1">
            <w:pPr>
              <w:rPr>
                <w:del w:id="1061" w:author="Gerard" w:date="2014-08-18T17:04:00Z"/>
              </w:rPr>
            </w:pPr>
            <w:del w:id="1062" w:author="Gerard" w:date="2014-08-18T17:04:00Z">
              <w:r w:rsidDel="00B046D7">
                <w:delText>[</w:delText>
              </w:r>
              <w:r w:rsidDel="00B046D7">
                <w:rPr>
                  <w:b/>
                </w:rPr>
                <w:delText>P</w:delText>
              </w:r>
              <w:r w:rsidDel="00B046D7">
                <w:delText>]</w:delText>
              </w:r>
            </w:del>
          </w:p>
        </w:tc>
      </w:tr>
    </w:tbl>
    <w:p w14:paraId="17B091EB" w14:textId="77777777" w:rsidR="006A0BC1" w:rsidRDefault="006A0BC1" w:rsidP="006A0BC1"/>
    <w:p w14:paraId="6BDAA123" w14:textId="0A577BB6" w:rsidR="006A0BC1" w:rsidRDefault="006A0BC1" w:rsidP="006A0BC1">
      <w:r>
        <w:t xml:space="preserve">The mixture may consist of any number of solids.  The stress tensor for the solid mixture is the sum of the stresses for all the solids.  </w:t>
      </w:r>
      <w:ins w:id="1063" w:author="Gerard" w:date="2014-08-18T17:04:00Z">
        <w:r w:rsidR="00B046D7">
          <w:t>The bulk modulus of the uncoupled solid mixture is the sum of the bulk moduli of the individual &lt;solid&gt; materials</w:t>
        </w:r>
      </w:ins>
      <w:del w:id="1064" w:author="Gerard" w:date="2014-08-18T17:05:00Z">
        <w:r w:rsidDel="00B046D7">
          <w:delText>If a bulk modulus is specified for the &lt;solid&gt; material, it will be added to the bulk modulus of the mixture</w:delText>
        </w:r>
      </w:del>
      <w:r>
        <w:t>.</w:t>
      </w:r>
      <w:ins w:id="1065" w:author="Gerard" w:date="2014-08-18T17:05:00Z">
        <w:r w:rsidR="00B046D7">
          <w:t xml:space="preserve"> A bulk modulus specified outside of the &lt;solid&gt; materials will be ignored.</w:t>
        </w:r>
      </w:ins>
    </w:p>
    <w:p w14:paraId="3D64A178" w14:textId="77777777" w:rsidR="006A0BC1" w:rsidRDefault="006A0BC1" w:rsidP="006A0BC1">
      <w:pPr>
        <w:rPr>
          <w:ins w:id="1066" w:author="Gerard" w:date="2014-08-21T16:13:00Z"/>
        </w:rPr>
      </w:pPr>
    </w:p>
    <w:p w14:paraId="652E243A" w14:textId="7B0E8EC2" w:rsidR="00E41934" w:rsidRDefault="00E41934" w:rsidP="006A0BC1">
      <w:pPr>
        <w:rPr>
          <w:ins w:id="1067" w:author="Gerard" w:date="2014-08-21T16:21:00Z"/>
        </w:rPr>
      </w:pPr>
      <w:ins w:id="1068" w:author="Gerard" w:date="2014-08-21T16:13:00Z">
        <w:r>
          <w:t xml:space="preserve">Material axes may be </w:t>
        </w:r>
      </w:ins>
      <w:ins w:id="1069" w:author="Gerard" w:date="2014-08-21T16:15:00Z">
        <w:r>
          <w:t xml:space="preserve">optionally </w:t>
        </w:r>
      </w:ins>
      <w:ins w:id="1070" w:author="Gerard" w:date="2014-08-21T16:13:00Z">
        <w:r>
          <w:t xml:space="preserve">specified </w:t>
        </w:r>
      </w:ins>
      <w:ins w:id="1071" w:author="Gerard" w:date="2014-08-21T16:14:00Z">
        <w:r>
          <w:t>within the &lt;material&gt;</w:t>
        </w:r>
      </w:ins>
      <w:ins w:id="1072" w:author="Gerard" w:date="2014-08-21T16:27:00Z">
        <w:r w:rsidR="00C47E71">
          <w:t xml:space="preserve"> level</w:t>
        </w:r>
      </w:ins>
      <w:ins w:id="1073" w:author="Gerard" w:date="2014-08-21T16:15:00Z">
        <w:r>
          <w:t>,</w:t>
        </w:r>
      </w:ins>
      <w:ins w:id="1074" w:author="Gerard" w:date="2014-08-21T16:14:00Z">
        <w:r>
          <w:t xml:space="preserve"> as well as within each &lt;solid&gt;.  </w:t>
        </w:r>
      </w:ins>
      <w:ins w:id="1075" w:author="Gerard" w:date="2014-08-21T16:23:00Z">
        <w:r>
          <w:t>Within</w:t>
        </w:r>
      </w:ins>
      <w:ins w:id="1076" w:author="Gerard" w:date="2014-08-21T16:15:00Z">
        <w:r>
          <w:t xml:space="preserve"> the &lt;material&gt;</w:t>
        </w:r>
      </w:ins>
      <w:ins w:id="1077" w:author="Gerard" w:date="2014-08-21T16:22:00Z">
        <w:r>
          <w:t xml:space="preserve"> level</w:t>
        </w:r>
      </w:ins>
      <w:ins w:id="1078" w:author="Gerard" w:date="2014-08-21T16:18:00Z">
        <w:r>
          <w:t>, these</w:t>
        </w:r>
      </w:ins>
      <w:ins w:id="1079" w:author="Gerard" w:date="2014-08-21T16:15:00Z">
        <w:r>
          <w:t xml:space="preserve"> represent the local element axes relative to the global coordinate system.  </w:t>
        </w:r>
      </w:ins>
      <w:ins w:id="1080" w:author="Gerard" w:date="2014-08-21T16:22:00Z">
        <w:r>
          <w:t>Within</w:t>
        </w:r>
      </w:ins>
      <w:ins w:id="1081" w:author="Gerard" w:date="2014-08-21T16:15:00Z">
        <w:r>
          <w:t xml:space="preserve"> the &lt;solid&gt;</w:t>
        </w:r>
      </w:ins>
      <w:ins w:id="1082" w:author="Gerard" w:date="2014-08-21T16:19:00Z">
        <w:r>
          <w:t>, they</w:t>
        </w:r>
      </w:ins>
      <w:ins w:id="1083" w:author="Gerard" w:date="2014-08-21T16:15:00Z">
        <w:r>
          <w:t xml:space="preserve"> represent local material axes relative to the element.  If </w:t>
        </w:r>
      </w:ins>
      <w:ins w:id="1084" w:author="Gerard" w:date="2014-08-21T16:16:00Z">
        <w:r>
          <w:t>material axes are specified at both levels, the</w:t>
        </w:r>
      </w:ins>
      <w:ins w:id="1085" w:author="Gerard" w:date="2014-08-21T16:23:00Z">
        <w:r>
          <w:t>y</w:t>
        </w:r>
      </w:ins>
      <w:ins w:id="1086" w:author="Gerard" w:date="2014-08-21T16:16:00Z">
        <w:r>
          <w:t xml:space="preserve"> are properly compounded to produce local material axes relative to the global coordinate system. </w:t>
        </w:r>
      </w:ins>
      <w:ins w:id="1087" w:author="Gerard" w:date="2014-08-21T16:19:00Z">
        <w:r>
          <w:t>M</w:t>
        </w:r>
      </w:ins>
      <w:ins w:id="1088" w:author="Gerard" w:date="2014-08-21T16:14:00Z">
        <w:r>
          <w:t xml:space="preserve">aterial axes specified </w:t>
        </w:r>
      </w:ins>
      <w:ins w:id="1089" w:author="Gerard" w:date="2014-08-21T16:20:00Z">
        <w:r>
          <w:t xml:space="preserve">in the &lt;ElementData&gt; section </w:t>
        </w:r>
      </w:ins>
      <w:ins w:id="1090" w:author="Gerard" w:date="2014-08-21T16:21:00Z">
        <w:r>
          <w:t xml:space="preserve">are equivalent to a specification at the &lt;material&gt; level: they </w:t>
        </w:r>
      </w:ins>
      <w:ins w:id="1091" w:author="Gerard" w:date="2014-08-21T16:20:00Z">
        <w:r>
          <w:t>correspond to local element axes relative to the global system.</w:t>
        </w:r>
      </w:ins>
    </w:p>
    <w:p w14:paraId="18A504CC" w14:textId="0F66E3A0" w:rsidR="00E41934" w:rsidRDefault="00E41934"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34BEBC8C" w:rsidR="006A0BC1" w:rsidRPr="002C61D2" w:rsidDel="00A96145" w:rsidRDefault="006A0BC1" w:rsidP="006A0BC1">
      <w:pPr>
        <w:pStyle w:val="code"/>
        <w:rPr>
          <w:del w:id="1092" w:author="Gerard" w:date="2014-08-21T16:25:00Z"/>
          <w:lang w:val="nl-BE"/>
        </w:rPr>
      </w:pPr>
      <w:moveFromRangeStart w:id="1093" w:author="Gerard" w:date="2014-08-18T17:03:00Z" w:name="move270000749"/>
      <w:moveFrom w:id="1094" w:author="Gerard" w:date="2014-08-18T17:03:00Z">
        <w:del w:id="1095" w:author="Gerard" w:date="2014-08-21T16:25:00Z">
          <w:r w:rsidDel="00A96145">
            <w:tab/>
          </w:r>
          <w:r w:rsidRPr="002C61D2" w:rsidDel="00A96145">
            <w:rPr>
              <w:lang w:val="nl-BE"/>
            </w:rPr>
            <w:delText>&lt;k&gt;1000&lt;/k&gt;</w:delText>
          </w:r>
        </w:del>
      </w:moveFrom>
    </w:p>
    <w:moveFromRangeEnd w:id="1093"/>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06F1E68B" w14:textId="03C574F0" w:rsidR="00B046D7" w:rsidRPr="002C61D2" w:rsidRDefault="00B046D7" w:rsidP="00B046D7">
      <w:pPr>
        <w:pStyle w:val="code"/>
        <w:rPr>
          <w:lang w:val="nl-BE"/>
        </w:rPr>
      </w:pPr>
      <w:ins w:id="1096" w:author="Gerard" w:date="2014-08-18T17:03:00Z">
        <w:r>
          <w:tab/>
        </w:r>
      </w:ins>
      <w:moveToRangeStart w:id="1097" w:author="Gerard" w:date="2014-08-18T17:03:00Z" w:name="move270000749"/>
      <w:moveTo w:id="1098" w:author="Gerard" w:date="2014-08-18T17:03:00Z">
        <w:r>
          <w:tab/>
        </w:r>
        <w:r w:rsidRPr="002C61D2">
          <w:rPr>
            <w:lang w:val="nl-BE"/>
          </w:rPr>
          <w:t>&lt;k&gt;</w:t>
        </w:r>
        <w:del w:id="1099" w:author="Gerard" w:date="2014-08-18T17:03:00Z">
          <w:r w:rsidRPr="002C61D2" w:rsidDel="00B046D7">
            <w:rPr>
              <w:lang w:val="nl-BE"/>
            </w:rPr>
            <w:delText>1</w:delText>
          </w:r>
        </w:del>
      </w:moveTo>
      <w:ins w:id="1100" w:author="Gerard" w:date="2014-08-18T17:03:00Z">
        <w:r>
          <w:rPr>
            <w:lang w:val="nl-BE"/>
          </w:rPr>
          <w:t>2</w:t>
        </w:r>
      </w:ins>
      <w:moveTo w:id="1101" w:author="Gerard" w:date="2014-08-18T17:03:00Z">
        <w:r w:rsidRPr="002C61D2">
          <w:rPr>
            <w:lang w:val="nl-BE"/>
          </w:rPr>
          <w:t>000&lt;/k&gt;</w:t>
        </w:r>
      </w:moveTo>
    </w:p>
    <w:moveToRangeEnd w:id="1097"/>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50B72BBC" w14:textId="38F1CEF2" w:rsidR="00A96145" w:rsidRPr="002C61D2" w:rsidRDefault="00A96145" w:rsidP="00A96145">
      <w:pPr>
        <w:pStyle w:val="code"/>
        <w:rPr>
          <w:ins w:id="1102" w:author="Gerard" w:date="2014-08-21T16:25:00Z"/>
          <w:lang w:val="nl-BE"/>
        </w:rPr>
      </w:pPr>
      <w:ins w:id="1103" w:author="Gerard" w:date="2014-08-21T16:25:00Z">
        <w:r>
          <w:rPr>
            <w:lang w:val="nl-BE"/>
          </w:rPr>
          <w:tab/>
        </w:r>
        <w:r w:rsidRPr="002C61D2">
          <w:rPr>
            <w:lang w:val="nl-BE"/>
          </w:rPr>
          <w:tab/>
          <w:t>&lt;mat_axis type="vector"&gt;</w:t>
        </w:r>
      </w:ins>
    </w:p>
    <w:p w14:paraId="1E15B194" w14:textId="370455AF" w:rsidR="00A96145" w:rsidRDefault="00A96145" w:rsidP="00A96145">
      <w:pPr>
        <w:pStyle w:val="code"/>
        <w:rPr>
          <w:ins w:id="1104" w:author="Gerard" w:date="2014-08-21T16:25:00Z"/>
        </w:rPr>
      </w:pPr>
      <w:ins w:id="1105" w:author="Gerard" w:date="2014-08-21T16:25:00Z">
        <w:r>
          <w:rPr>
            <w:lang w:val="nl-BE"/>
          </w:rPr>
          <w:tab/>
        </w:r>
        <w:r w:rsidRPr="002C61D2">
          <w:rPr>
            <w:lang w:val="nl-BE"/>
          </w:rPr>
          <w:tab/>
        </w:r>
        <w:r w:rsidRPr="002C61D2">
          <w:rPr>
            <w:lang w:val="nl-BE"/>
          </w:rPr>
          <w:tab/>
        </w:r>
        <w:r>
          <w:t>&lt;a&gt;0.8660254,0</w:t>
        </w:r>
      </w:ins>
      <w:ins w:id="1106" w:author="Gerard" w:date="2014-08-21T16:26:00Z">
        <w:r>
          <w:t>.5</w:t>
        </w:r>
      </w:ins>
      <w:ins w:id="1107" w:author="Gerard" w:date="2014-08-21T16:25:00Z">
        <w:r>
          <w:t>,0&lt;/a&gt;</w:t>
        </w:r>
      </w:ins>
    </w:p>
    <w:p w14:paraId="414A2BEB" w14:textId="755D5689" w:rsidR="00A96145" w:rsidRDefault="00A96145" w:rsidP="00A96145">
      <w:pPr>
        <w:pStyle w:val="code"/>
        <w:rPr>
          <w:ins w:id="1108" w:author="Gerard" w:date="2014-08-21T16:25:00Z"/>
        </w:rPr>
      </w:pPr>
      <w:ins w:id="1109" w:author="Gerard" w:date="2014-08-21T16:25:00Z">
        <w:r>
          <w:tab/>
        </w:r>
        <w:r>
          <w:tab/>
        </w:r>
        <w:r>
          <w:tab/>
          <w:t>&lt;d&gt;0,</w:t>
        </w:r>
      </w:ins>
      <w:ins w:id="1110" w:author="Gerard" w:date="2014-08-21T16:26:00Z">
        <w:r>
          <w:t>0</w:t>
        </w:r>
      </w:ins>
      <w:ins w:id="1111" w:author="Gerard" w:date="2014-08-21T16:25:00Z">
        <w:r>
          <w:t>,</w:t>
        </w:r>
      </w:ins>
      <w:ins w:id="1112" w:author="Gerard" w:date="2014-08-21T16:26:00Z">
        <w:r>
          <w:t>1</w:t>
        </w:r>
      </w:ins>
      <w:ins w:id="1113" w:author="Gerard" w:date="2014-08-21T16:25:00Z">
        <w:r>
          <w:t>&lt;/d&gt;</w:t>
        </w:r>
      </w:ins>
    </w:p>
    <w:p w14:paraId="5583B634" w14:textId="30C0324E" w:rsidR="00A96145" w:rsidRDefault="00A96145" w:rsidP="00A96145">
      <w:pPr>
        <w:pStyle w:val="code"/>
        <w:rPr>
          <w:ins w:id="1114" w:author="Gerard" w:date="2014-08-21T16:25:00Z"/>
        </w:rPr>
      </w:pPr>
      <w:ins w:id="1115" w:author="Gerard" w:date="2014-08-21T16:25:00Z">
        <w:r>
          <w:tab/>
        </w:r>
        <w:r>
          <w:tab/>
          <w:t>&lt;/mat_axis&gt;</w:t>
        </w:r>
      </w:ins>
    </w:p>
    <w:p w14:paraId="76971FBD" w14:textId="425D898A" w:rsidR="006A0BC1" w:rsidRPr="002C61D2" w:rsidRDefault="006A0BC1" w:rsidP="006A0BC1">
      <w:pPr>
        <w:pStyle w:val="code"/>
        <w:rPr>
          <w:lang w:val="nl-BE"/>
        </w:rPr>
      </w:pPr>
      <w:r>
        <w:tab/>
      </w:r>
      <w:r>
        <w:tab/>
      </w:r>
      <w:r w:rsidRPr="002C61D2">
        <w:rPr>
          <w:lang w:val="nl-BE"/>
        </w:rPr>
        <w:t>&lt;ksi&gt;</w:t>
      </w:r>
      <w:del w:id="1116" w:author="Gerard" w:date="2014-08-21T16:26:00Z">
        <w:r w:rsidRPr="002C61D2" w:rsidDel="00A96145">
          <w:rPr>
            <w:lang w:val="nl-BE"/>
          </w:rPr>
          <w:delText>10</w:delText>
        </w:r>
      </w:del>
      <w:ins w:id="1117" w:author="Gerard" w:date="2014-08-21T16:26:00Z">
        <w:r w:rsidR="00A96145">
          <w:rPr>
            <w:lang w:val="nl-BE"/>
          </w:rPr>
          <w:t>5</w:t>
        </w:r>
      </w:ins>
      <w:r w:rsidRPr="002C61D2">
        <w:rPr>
          <w:lang w:val="nl-BE"/>
        </w:rPr>
        <w:t>, 1</w:t>
      </w:r>
      <w:del w:id="1118" w:author="Gerard" w:date="2014-08-21T16:26:00Z">
        <w:r w:rsidRPr="002C61D2" w:rsidDel="00A96145">
          <w:rPr>
            <w:lang w:val="nl-BE"/>
          </w:rPr>
          <w:delText>2</w:delText>
        </w:r>
      </w:del>
      <w:r w:rsidRPr="002C61D2">
        <w:rPr>
          <w:lang w:val="nl-BE"/>
        </w:rPr>
        <w:t>, 1</w:t>
      </w:r>
      <w:del w:id="1119" w:author="Gerard" w:date="2014-08-21T16:26:00Z">
        <w:r w:rsidRPr="002C61D2" w:rsidDel="00A96145">
          <w:rPr>
            <w:lang w:val="nl-BE"/>
          </w:rPr>
          <w:delText>5</w:delText>
        </w:r>
      </w:del>
      <w:r w:rsidRPr="002C61D2">
        <w:rPr>
          <w:lang w:val="nl-BE"/>
        </w:rPr>
        <w:t>&lt;/ksi&gt;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4923D45C" w14:textId="061AE469" w:rsidR="00B046D7" w:rsidRPr="002C61D2" w:rsidRDefault="00B046D7" w:rsidP="00B046D7">
      <w:pPr>
        <w:pStyle w:val="code"/>
        <w:rPr>
          <w:ins w:id="1120" w:author="Gerard" w:date="2014-08-18T17:03:00Z"/>
          <w:lang w:val="nl-BE"/>
        </w:rPr>
      </w:pPr>
      <w:ins w:id="1121" w:author="Gerard" w:date="2014-08-18T17:03:00Z">
        <w:r>
          <w:tab/>
        </w:r>
        <w:r>
          <w:tab/>
        </w:r>
        <w:r w:rsidRPr="002C61D2">
          <w:rPr>
            <w:lang w:val="nl-BE"/>
          </w:rPr>
          <w:t>&lt;k&gt;1</w:t>
        </w:r>
        <w:r>
          <w:rPr>
            <w:lang w:val="nl-BE"/>
          </w:rPr>
          <w:t>5e3</w:t>
        </w:r>
        <w:r w:rsidRPr="002C61D2">
          <w:rPr>
            <w:lang w:val="nl-BE"/>
          </w:rPr>
          <w:t>&lt;/k&gt;</w:t>
        </w:r>
      </w:ins>
    </w:p>
    <w:p w14:paraId="67213C7C" w14:textId="77777777" w:rsidR="006A0BC1" w:rsidRPr="002C61D2" w:rsidRDefault="006A0BC1" w:rsidP="006A0BC1">
      <w:pPr>
        <w:pStyle w:val="code"/>
        <w:rPr>
          <w:lang w:val="nl-BE"/>
        </w:rPr>
      </w:pPr>
      <w:r w:rsidRPr="002C61D2">
        <w:rPr>
          <w:lang w:val="nl-BE"/>
        </w:rPr>
        <w:tab/>
        <w:t>&lt;/solid&gt;</w:t>
      </w:r>
    </w:p>
    <w:p w14:paraId="2AC90B34" w14:textId="77777777" w:rsidR="00A96145" w:rsidRDefault="00A96145" w:rsidP="00A96145">
      <w:pPr>
        <w:pStyle w:val="code"/>
        <w:rPr>
          <w:ins w:id="1122" w:author="Gerard" w:date="2014-08-21T16:26:00Z"/>
        </w:rPr>
      </w:pPr>
      <w:ins w:id="1123" w:author="Gerard" w:date="2014-08-21T16:26:00Z">
        <w:r>
          <w:tab/>
          <w:t>&lt;solid type="EFD uncoupled"&gt;</w:t>
        </w:r>
      </w:ins>
    </w:p>
    <w:p w14:paraId="7DBF8515" w14:textId="77777777" w:rsidR="00A96145" w:rsidRPr="002C61D2" w:rsidRDefault="00A96145" w:rsidP="00A96145">
      <w:pPr>
        <w:pStyle w:val="code"/>
        <w:rPr>
          <w:ins w:id="1124" w:author="Gerard" w:date="2014-08-21T16:26:00Z"/>
          <w:lang w:val="nl-BE"/>
        </w:rPr>
      </w:pPr>
      <w:ins w:id="1125" w:author="Gerard" w:date="2014-08-21T16:26:00Z">
        <w:r>
          <w:rPr>
            <w:lang w:val="nl-BE"/>
          </w:rPr>
          <w:tab/>
        </w:r>
        <w:r w:rsidRPr="002C61D2">
          <w:rPr>
            <w:lang w:val="nl-BE"/>
          </w:rPr>
          <w:tab/>
          <w:t>&lt;mat_axis type="vector"&gt;</w:t>
        </w:r>
      </w:ins>
    </w:p>
    <w:p w14:paraId="37616380" w14:textId="58AF7213" w:rsidR="00A96145" w:rsidRDefault="00A96145" w:rsidP="00A96145">
      <w:pPr>
        <w:pStyle w:val="code"/>
        <w:rPr>
          <w:ins w:id="1126" w:author="Gerard" w:date="2014-08-21T16:26:00Z"/>
        </w:rPr>
      </w:pPr>
      <w:ins w:id="1127" w:author="Gerard" w:date="2014-08-21T16:26:00Z">
        <w:r>
          <w:rPr>
            <w:lang w:val="nl-BE"/>
          </w:rPr>
          <w:tab/>
        </w:r>
        <w:r w:rsidRPr="002C61D2">
          <w:rPr>
            <w:lang w:val="nl-BE"/>
          </w:rPr>
          <w:tab/>
        </w:r>
        <w:r w:rsidRPr="002C61D2">
          <w:rPr>
            <w:lang w:val="nl-BE"/>
          </w:rPr>
          <w:tab/>
        </w:r>
        <w:r>
          <w:t>&lt;a&gt;0.8660254,-0.5,0&lt;/a&gt;</w:t>
        </w:r>
      </w:ins>
    </w:p>
    <w:p w14:paraId="2E32FC7E" w14:textId="77777777" w:rsidR="00A96145" w:rsidRDefault="00A96145" w:rsidP="00A96145">
      <w:pPr>
        <w:pStyle w:val="code"/>
        <w:rPr>
          <w:ins w:id="1128" w:author="Gerard" w:date="2014-08-21T16:26:00Z"/>
        </w:rPr>
      </w:pPr>
      <w:ins w:id="1129" w:author="Gerard" w:date="2014-08-21T16:26:00Z">
        <w:r>
          <w:tab/>
        </w:r>
        <w:r>
          <w:tab/>
        </w:r>
        <w:r>
          <w:tab/>
          <w:t>&lt;d&gt;0,0,1&lt;/d&gt;</w:t>
        </w:r>
      </w:ins>
    </w:p>
    <w:p w14:paraId="750D4330" w14:textId="77777777" w:rsidR="00A96145" w:rsidRDefault="00A96145" w:rsidP="00A96145">
      <w:pPr>
        <w:pStyle w:val="code"/>
        <w:rPr>
          <w:ins w:id="1130" w:author="Gerard" w:date="2014-08-21T16:26:00Z"/>
        </w:rPr>
      </w:pPr>
      <w:ins w:id="1131" w:author="Gerard" w:date="2014-08-21T16:26:00Z">
        <w:r>
          <w:tab/>
        </w:r>
        <w:r>
          <w:tab/>
          <w:t>&lt;/mat_axis&gt;</w:t>
        </w:r>
      </w:ins>
    </w:p>
    <w:p w14:paraId="18D78B57" w14:textId="77777777" w:rsidR="00A96145" w:rsidRPr="002C61D2" w:rsidRDefault="00A96145" w:rsidP="00A96145">
      <w:pPr>
        <w:pStyle w:val="code"/>
        <w:rPr>
          <w:ins w:id="1132" w:author="Gerard" w:date="2014-08-21T16:26:00Z"/>
          <w:lang w:val="nl-BE"/>
        </w:rPr>
      </w:pPr>
      <w:ins w:id="1133" w:author="Gerard" w:date="2014-08-21T16:26:00Z">
        <w:r>
          <w:tab/>
        </w:r>
        <w:r>
          <w:tab/>
        </w:r>
        <w:r w:rsidRPr="002C61D2">
          <w:rPr>
            <w:lang w:val="nl-BE"/>
          </w:rPr>
          <w:t>&lt;ksi&gt;</w:t>
        </w:r>
        <w:r>
          <w:rPr>
            <w:lang w:val="nl-BE"/>
          </w:rPr>
          <w:t>5</w:t>
        </w:r>
        <w:r w:rsidRPr="002C61D2">
          <w:rPr>
            <w:lang w:val="nl-BE"/>
          </w:rPr>
          <w:t>, 1, 1&lt;/ksi&gt;</w:t>
        </w:r>
      </w:ins>
    </w:p>
    <w:p w14:paraId="200948AC" w14:textId="77777777" w:rsidR="00A96145" w:rsidRPr="002C61D2" w:rsidRDefault="00A96145" w:rsidP="00A96145">
      <w:pPr>
        <w:pStyle w:val="code"/>
        <w:rPr>
          <w:ins w:id="1134" w:author="Gerard" w:date="2014-08-21T16:26:00Z"/>
          <w:lang w:val="nl-BE"/>
        </w:rPr>
      </w:pPr>
      <w:ins w:id="1135" w:author="Gerard" w:date="2014-08-21T16:26:00Z">
        <w:r w:rsidRPr="002C61D2">
          <w:rPr>
            <w:lang w:val="nl-BE"/>
          </w:rPr>
          <w:tab/>
        </w:r>
        <w:r w:rsidRPr="002C61D2">
          <w:rPr>
            <w:lang w:val="nl-BE"/>
          </w:rPr>
          <w:tab/>
          <w:t>&lt;beta&gt;2.5, 3, 3&lt;/beta&gt;</w:t>
        </w:r>
      </w:ins>
    </w:p>
    <w:p w14:paraId="1F35AD94" w14:textId="77777777" w:rsidR="00A96145" w:rsidRPr="002C61D2" w:rsidRDefault="00A96145" w:rsidP="00A96145">
      <w:pPr>
        <w:pStyle w:val="code"/>
        <w:rPr>
          <w:ins w:id="1136" w:author="Gerard" w:date="2014-08-21T16:26:00Z"/>
          <w:lang w:val="nl-BE"/>
        </w:rPr>
      </w:pPr>
      <w:ins w:id="1137" w:author="Gerard" w:date="2014-08-21T16:26:00Z">
        <w:r>
          <w:lastRenderedPageBreak/>
          <w:tab/>
        </w:r>
        <w:r>
          <w:tab/>
        </w:r>
        <w:r w:rsidRPr="002C61D2">
          <w:rPr>
            <w:lang w:val="nl-BE"/>
          </w:rPr>
          <w:t>&lt;k&gt;1</w:t>
        </w:r>
        <w:r>
          <w:rPr>
            <w:lang w:val="nl-BE"/>
          </w:rPr>
          <w:t>5e3</w:t>
        </w:r>
        <w:r w:rsidRPr="002C61D2">
          <w:rPr>
            <w:lang w:val="nl-BE"/>
          </w:rPr>
          <w:t>&lt;/k&gt;</w:t>
        </w:r>
      </w:ins>
    </w:p>
    <w:p w14:paraId="6950B7FE" w14:textId="77777777" w:rsidR="00A96145" w:rsidRPr="002C61D2" w:rsidRDefault="00A96145" w:rsidP="00A96145">
      <w:pPr>
        <w:pStyle w:val="code"/>
        <w:rPr>
          <w:ins w:id="1138" w:author="Gerard" w:date="2014-08-21T16:26:00Z"/>
          <w:lang w:val="nl-BE"/>
        </w:rPr>
      </w:pPr>
      <w:ins w:id="1139" w:author="Gerard" w:date="2014-08-21T16:26:00Z">
        <w:r w:rsidRPr="002C61D2">
          <w:rPr>
            <w:lang w:val="nl-BE"/>
          </w:rPr>
          <w:tab/>
          <w:t>&lt;/solid&gt;</w:t>
        </w:r>
      </w:ins>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1140" w:name="_Ref393990843"/>
      <w:bookmarkStart w:id="1141" w:name="_Ref393990861"/>
      <w:bookmarkStart w:id="1142" w:name="_Ref167535458"/>
      <w:bookmarkStart w:id="1143" w:name="_Toc397358407"/>
      <w:r>
        <w:lastRenderedPageBreak/>
        <w:t>Veronda-Westmann</w:t>
      </w:r>
      <w:bookmarkEnd w:id="1140"/>
      <w:bookmarkEnd w:id="1141"/>
      <w:bookmarkEnd w:id="1143"/>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6326"/>
        <w:gridCol w:w="1341"/>
      </w:tblGrid>
      <w:tr w:rsidR="00C7478A" w14:paraId="39FA5791" w14:textId="3109F9A4" w:rsidTr="008C20E4">
        <w:tc>
          <w:tcPr>
            <w:tcW w:w="997" w:type="pct"/>
            <w:shd w:val="clear" w:color="auto" w:fill="auto"/>
          </w:tcPr>
          <w:p w14:paraId="3B6ACA35" w14:textId="77777777" w:rsidR="00C7478A" w:rsidRDefault="00C7478A" w:rsidP="00B2391B">
            <w:pPr>
              <w:pStyle w:val="code"/>
            </w:pPr>
            <w:r>
              <w:t>&lt;c1&gt;</w:t>
            </w:r>
          </w:p>
        </w:tc>
        <w:tc>
          <w:tcPr>
            <w:tcW w:w="3303" w:type="pct"/>
            <w:shd w:val="clear" w:color="auto" w:fill="auto"/>
          </w:tcPr>
          <w:p w14:paraId="0ADC2168" w14:textId="77777777" w:rsidR="00C7478A" w:rsidRDefault="00C7478A" w:rsidP="00B2391B">
            <w:r>
              <w:t>First VW coefficient</w:t>
            </w:r>
          </w:p>
        </w:tc>
        <w:tc>
          <w:tcPr>
            <w:tcW w:w="700" w:type="pct"/>
          </w:tcPr>
          <w:p w14:paraId="66BAE5C9" w14:textId="0059E8DB" w:rsidR="00C7478A" w:rsidRDefault="00C7478A" w:rsidP="00B2391B">
            <w:r>
              <w:t>[</w:t>
            </w:r>
            <w:r>
              <w:rPr>
                <w:b/>
              </w:rPr>
              <w:t>P</w:t>
            </w:r>
            <w:r>
              <w:t>]</w:t>
            </w:r>
          </w:p>
        </w:tc>
      </w:tr>
      <w:tr w:rsidR="00C7478A" w14:paraId="793689BA" w14:textId="2B0E4EBA" w:rsidTr="008C20E4">
        <w:tc>
          <w:tcPr>
            <w:tcW w:w="997" w:type="pct"/>
            <w:shd w:val="clear" w:color="auto" w:fill="auto"/>
          </w:tcPr>
          <w:p w14:paraId="53FE25C6" w14:textId="77777777" w:rsidR="00C7478A" w:rsidRDefault="00C7478A" w:rsidP="00B2391B">
            <w:pPr>
              <w:pStyle w:val="code"/>
            </w:pPr>
            <w:r>
              <w:t>&lt;c2&gt;</w:t>
            </w:r>
          </w:p>
        </w:tc>
        <w:tc>
          <w:tcPr>
            <w:tcW w:w="3303" w:type="pct"/>
            <w:shd w:val="clear" w:color="auto" w:fill="auto"/>
          </w:tcPr>
          <w:p w14:paraId="57FBFD70" w14:textId="77777777" w:rsidR="00C7478A" w:rsidRDefault="00C7478A" w:rsidP="00B2391B">
            <w:r>
              <w:t>Second VW coefficient</w:t>
            </w:r>
          </w:p>
        </w:tc>
        <w:tc>
          <w:tcPr>
            <w:tcW w:w="700" w:type="pct"/>
          </w:tcPr>
          <w:p w14:paraId="5EEEEEF7" w14:textId="1446DBA6" w:rsidR="00C7478A" w:rsidRDefault="00C7478A" w:rsidP="00B2391B">
            <w:r>
              <w:t>[ ]</w:t>
            </w:r>
          </w:p>
        </w:tc>
      </w:tr>
      <w:tr w:rsidR="00C7478A" w14:paraId="565CE85F" w14:textId="0F5258D1" w:rsidTr="008C20E4">
        <w:tc>
          <w:tcPr>
            <w:tcW w:w="997" w:type="pct"/>
            <w:shd w:val="clear" w:color="auto" w:fill="auto"/>
          </w:tcPr>
          <w:p w14:paraId="3C4E8ED2" w14:textId="77777777" w:rsidR="00C7478A" w:rsidRDefault="00C7478A" w:rsidP="00B2391B">
            <w:pPr>
              <w:pStyle w:val="code"/>
            </w:pPr>
            <w:r>
              <w:t>&lt;k&gt;</w:t>
            </w:r>
          </w:p>
        </w:tc>
        <w:tc>
          <w:tcPr>
            <w:tcW w:w="3303" w:type="pct"/>
            <w:shd w:val="clear" w:color="auto" w:fill="auto"/>
          </w:tcPr>
          <w:p w14:paraId="2CC9D77F" w14:textId="77777777" w:rsidR="00C7478A" w:rsidRDefault="00C7478A" w:rsidP="00B2391B">
            <w:r>
              <w:t>Bulk modulus</w:t>
            </w:r>
          </w:p>
        </w:tc>
        <w:tc>
          <w:tcPr>
            <w:tcW w:w="700" w:type="pct"/>
          </w:tcPr>
          <w:p w14:paraId="652610A8" w14:textId="7D652AB9" w:rsidR="00C7478A" w:rsidRDefault="00C7478A" w:rsidP="00B2391B">
            <w:r>
              <w:t>[</w:t>
            </w:r>
            <w:r>
              <w:rPr>
                <w:b/>
              </w:rPr>
              <w:t>P</w:t>
            </w:r>
            <w:r>
              <w:t>]</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744CA2A4" w:rsidR="00B2391B" w:rsidRDefault="006C2049" w:rsidP="00B2391B">
      <w:pPr>
        <w:jc w:val="center"/>
      </w:pPr>
      <w:r w:rsidRPr="006C2049">
        <w:rPr>
          <w:position w:val="-26"/>
        </w:rPr>
        <w:object w:dxaOrig="4239" w:dyaOrig="639" w14:anchorId="56E38C40">
          <v:shape id="_x0000_i1242" type="#_x0000_t75" style="width:212pt;height:32pt" o:ole="">
            <v:imagedata r:id="rId466" o:title=""/>
          </v:shape>
          <o:OLEObject Type="Embed" ProgID="Equation.DSMT4" ShapeID="_x0000_i1242" DrawAspect="Content" ObjectID="_1471104505" r:id="rId467"/>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1144" w:name="_Toc397358408"/>
      <w:r>
        <w:lastRenderedPageBreak/>
        <w:t xml:space="preserve">Mooney-Rivlin </w:t>
      </w:r>
      <w:r w:rsidR="00B2391B">
        <w:t>V</w:t>
      </w:r>
      <w:r w:rsidR="00B2391B" w:rsidRPr="005F4027">
        <w:t>on Mises Distribut</w:t>
      </w:r>
      <w:r w:rsidR="00B2391B">
        <w:t>ed Fibers</w:t>
      </w:r>
      <w:bookmarkEnd w:id="1142"/>
      <w:bookmarkEnd w:id="1144"/>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3"/>
        <w:gridCol w:w="7230"/>
        <w:gridCol w:w="683"/>
      </w:tblGrid>
      <w:tr w:rsidR="0058106C" w:rsidRPr="005F4027" w14:paraId="4B0CFCF5" w14:textId="1C664B6C" w:rsidTr="008C20E4">
        <w:tc>
          <w:tcPr>
            <w:tcW w:w="1663" w:type="dxa"/>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
          <w:p w14:paraId="1A55077D" w14:textId="77777777" w:rsidR="0058106C" w:rsidRPr="005F4027" w:rsidRDefault="0058106C" w:rsidP="00B2391B">
            <w:r w:rsidRPr="005F4027">
              <w:t>Mooney-Rivlin coefficient 1</w:t>
            </w:r>
          </w:p>
        </w:tc>
        <w:tc>
          <w:tcPr>
            <w:tcW w:w="648" w:type="dxa"/>
          </w:tcPr>
          <w:p w14:paraId="1B681E31" w14:textId="7EEB1F95" w:rsidR="0058106C" w:rsidRPr="005F4027" w:rsidRDefault="0058106C" w:rsidP="00B2391B">
            <w:r>
              <w:t>[</w:t>
            </w:r>
            <w:r>
              <w:rPr>
                <w:b/>
              </w:rPr>
              <w:t>P</w:t>
            </w:r>
            <w:r>
              <w:t>]</w:t>
            </w:r>
          </w:p>
        </w:tc>
      </w:tr>
      <w:tr w:rsidR="0058106C" w:rsidRPr="005F4027" w14:paraId="11F94D5A" w14:textId="045AFADF" w:rsidTr="008C20E4">
        <w:tc>
          <w:tcPr>
            <w:tcW w:w="1663" w:type="dxa"/>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
          <w:p w14:paraId="60254C9F" w14:textId="77777777" w:rsidR="0058106C" w:rsidRPr="005F4027" w:rsidRDefault="0058106C" w:rsidP="00B2391B">
            <w:r w:rsidRPr="005F4027">
              <w:t>Mooney-Rivlin coefficient 2</w:t>
            </w:r>
          </w:p>
        </w:tc>
        <w:tc>
          <w:tcPr>
            <w:tcW w:w="648" w:type="dxa"/>
          </w:tcPr>
          <w:p w14:paraId="3156F1EA" w14:textId="1D279F20" w:rsidR="0058106C" w:rsidRPr="005F4027" w:rsidRDefault="0058106C" w:rsidP="00B2391B">
            <w:r>
              <w:t>[</w:t>
            </w:r>
            <w:r>
              <w:rPr>
                <w:b/>
              </w:rPr>
              <w:t>P</w:t>
            </w:r>
            <w:r>
              <w:t>]</w:t>
            </w:r>
          </w:p>
        </w:tc>
      </w:tr>
      <w:tr w:rsidR="0058106C" w:rsidRPr="005F4027" w14:paraId="7861A5BE" w14:textId="6F8B5A9F" w:rsidTr="008C20E4">
        <w:tc>
          <w:tcPr>
            <w:tcW w:w="1663" w:type="dxa"/>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
          <w:p w14:paraId="738CB751" w14:textId="77777777" w:rsidR="0058106C" w:rsidRPr="005F4027" w:rsidRDefault="0058106C" w:rsidP="00B2391B">
            <w:r w:rsidRPr="005F4027">
              <w:t>Exponential stress coefficient</w:t>
            </w:r>
          </w:p>
        </w:tc>
        <w:tc>
          <w:tcPr>
            <w:tcW w:w="648" w:type="dxa"/>
          </w:tcPr>
          <w:p w14:paraId="502083F1" w14:textId="14105C2E" w:rsidR="0058106C" w:rsidRPr="005F4027" w:rsidRDefault="0058106C" w:rsidP="00B2391B">
            <w:r>
              <w:t>[</w:t>
            </w:r>
            <w:r>
              <w:rPr>
                <w:b/>
              </w:rPr>
              <w:t>P</w:t>
            </w:r>
            <w:r>
              <w:t>]</w:t>
            </w:r>
          </w:p>
        </w:tc>
      </w:tr>
      <w:tr w:rsidR="0058106C" w:rsidRPr="005F4027" w14:paraId="780ABFE0" w14:textId="0A7289E6" w:rsidTr="008C20E4">
        <w:tc>
          <w:tcPr>
            <w:tcW w:w="1663" w:type="dxa"/>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
          <w:p w14:paraId="57D741F9" w14:textId="77777777" w:rsidR="0058106C" w:rsidRPr="005F4027" w:rsidRDefault="0058106C" w:rsidP="00B2391B">
            <w:r w:rsidRPr="005F4027">
              <w:t xml:space="preserve">Fiber </w:t>
            </w:r>
            <w:r>
              <w:t>uncri</w:t>
            </w:r>
            <w:r w:rsidRPr="005F4027">
              <w:t>mping coefficient</w:t>
            </w:r>
          </w:p>
        </w:tc>
        <w:tc>
          <w:tcPr>
            <w:tcW w:w="648" w:type="dxa"/>
          </w:tcPr>
          <w:p w14:paraId="6720EBC2" w14:textId="52AD041C" w:rsidR="0058106C" w:rsidRPr="005F4027" w:rsidRDefault="0058106C" w:rsidP="00B2391B">
            <w:r>
              <w:t>[ ]</w:t>
            </w:r>
          </w:p>
        </w:tc>
      </w:tr>
      <w:tr w:rsidR="0058106C" w:rsidRPr="005F4027" w14:paraId="273A5BE2" w14:textId="75015BF2" w:rsidTr="008C20E4">
        <w:tc>
          <w:tcPr>
            <w:tcW w:w="1663" w:type="dxa"/>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
          <w:p w14:paraId="13E73073" w14:textId="77777777" w:rsidR="0058106C" w:rsidRPr="005F4027" w:rsidRDefault="0058106C" w:rsidP="00B2391B">
            <w:r w:rsidRPr="005F4027">
              <w:t>Modulus of straightened fibers</w:t>
            </w:r>
          </w:p>
        </w:tc>
        <w:tc>
          <w:tcPr>
            <w:tcW w:w="648" w:type="dxa"/>
          </w:tcPr>
          <w:p w14:paraId="50315763" w14:textId="5283973D" w:rsidR="0058106C" w:rsidRPr="005F4027" w:rsidRDefault="0058106C" w:rsidP="00B2391B">
            <w:r>
              <w:t>[</w:t>
            </w:r>
            <w:r>
              <w:rPr>
                <w:b/>
              </w:rPr>
              <w:t>P</w:t>
            </w:r>
            <w:r>
              <w:t>]</w:t>
            </w:r>
          </w:p>
        </w:tc>
      </w:tr>
      <w:tr w:rsidR="0058106C" w:rsidRPr="005F4027" w14:paraId="2EE4C6BF" w14:textId="0FF25034" w:rsidTr="008C20E4">
        <w:tc>
          <w:tcPr>
            <w:tcW w:w="1663" w:type="dxa"/>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
          <w:p w14:paraId="2F1AB6D5" w14:textId="77777777" w:rsidR="0058106C" w:rsidRPr="005F4027" w:rsidRDefault="0058106C" w:rsidP="00B2391B">
            <w:r w:rsidRPr="005F4027">
              <w:t>Bulk modulus</w:t>
            </w:r>
          </w:p>
        </w:tc>
        <w:tc>
          <w:tcPr>
            <w:tcW w:w="648" w:type="dxa"/>
          </w:tcPr>
          <w:p w14:paraId="5DFB8932" w14:textId="1D4DDCAC" w:rsidR="0058106C" w:rsidRPr="005F4027" w:rsidRDefault="0058106C" w:rsidP="00B2391B">
            <w:r>
              <w:t>[</w:t>
            </w:r>
            <w:r>
              <w:rPr>
                <w:b/>
              </w:rPr>
              <w:t>P</w:t>
            </w:r>
            <w:r>
              <w:t>]</w:t>
            </w:r>
          </w:p>
        </w:tc>
      </w:tr>
      <w:tr w:rsidR="0058106C" w:rsidRPr="005F4027" w14:paraId="140A5EA5" w14:textId="15CB26BF" w:rsidTr="008C20E4">
        <w:tc>
          <w:tcPr>
            <w:tcW w:w="1663" w:type="dxa"/>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
          <w:p w14:paraId="118E1D65" w14:textId="77777777" w:rsidR="0058106C" w:rsidRPr="005F4027" w:rsidRDefault="0058106C" w:rsidP="00B2391B">
            <w:r w:rsidRPr="005F4027">
              <w:t>Fiber stretch for straightened fibers</w:t>
            </w:r>
          </w:p>
        </w:tc>
        <w:tc>
          <w:tcPr>
            <w:tcW w:w="648" w:type="dxa"/>
          </w:tcPr>
          <w:p w14:paraId="2D9A3039" w14:textId="4F178056" w:rsidR="0058106C" w:rsidRPr="005F4027" w:rsidRDefault="0058106C" w:rsidP="00B2391B">
            <w:r>
              <w:t>[ ]</w:t>
            </w:r>
          </w:p>
        </w:tc>
      </w:tr>
      <w:tr w:rsidR="0058106C" w:rsidRPr="005F4027" w14:paraId="32157E06" w14:textId="0F38D573" w:rsidTr="008C20E4">
        <w:tc>
          <w:tcPr>
            <w:tcW w:w="1663" w:type="dxa"/>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
          <w:p w14:paraId="12614EFB" w14:textId="53A33284" w:rsidR="0058106C" w:rsidRPr="005F4027" w:rsidRDefault="0058106C" w:rsidP="00B2391B">
            <w:r>
              <w:t>[rad]</w:t>
            </w:r>
          </w:p>
        </w:tc>
      </w:tr>
      <w:tr w:rsidR="0058106C" w:rsidRPr="005F4027" w14:paraId="65EF0270" w14:textId="3A1FC17C" w:rsidTr="008C20E4">
        <w:tc>
          <w:tcPr>
            <w:tcW w:w="1663" w:type="dxa"/>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
          <w:p w14:paraId="2847CF78" w14:textId="77777777" w:rsidR="0058106C" w:rsidRPr="005F4027" w:rsidRDefault="0058106C" w:rsidP="00B2391B">
            <w:r w:rsidRPr="005F4027">
              <w:t xml:space="preserve">Fiber concentration factor </w:t>
            </w:r>
          </w:p>
        </w:tc>
        <w:tc>
          <w:tcPr>
            <w:tcW w:w="648" w:type="dxa"/>
          </w:tcPr>
          <w:p w14:paraId="6F4E84C4" w14:textId="36D5D289" w:rsidR="0058106C" w:rsidRPr="005F4027" w:rsidRDefault="0058106C" w:rsidP="00B2391B">
            <w:r>
              <w:t>[ ]</w:t>
            </w:r>
          </w:p>
        </w:tc>
      </w:tr>
      <w:tr w:rsidR="0058106C" w:rsidRPr="005F4027" w14:paraId="32130D8C" w14:textId="3248416C" w:rsidTr="008C20E4">
        <w:tc>
          <w:tcPr>
            <w:tcW w:w="1663" w:type="dxa"/>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
          <w:p w14:paraId="578C07C6" w14:textId="77777777" w:rsidR="0058106C" w:rsidRPr="005F4027" w:rsidRDefault="0058106C" w:rsidP="00B2391B">
            <w:r w:rsidRPr="005F4027">
              <w:t>Choice of von Mises distribution</w:t>
            </w:r>
          </w:p>
        </w:tc>
        <w:tc>
          <w:tcPr>
            <w:tcW w:w="648" w:type="dxa"/>
          </w:tcPr>
          <w:p w14:paraId="1902AD92" w14:textId="77777777" w:rsidR="0058106C" w:rsidRPr="005F4027" w:rsidRDefault="0058106C" w:rsidP="00B2391B"/>
        </w:tc>
      </w:tr>
      <w:tr w:rsidR="0058106C" w:rsidRPr="00AB55EE" w14:paraId="3633FEBB" w14:textId="16C96BA5" w:rsidTr="008C20E4">
        <w:tc>
          <w:tcPr>
            <w:tcW w:w="1663" w:type="dxa"/>
          </w:tcPr>
          <w:p w14:paraId="1FFB8CCD" w14:textId="77777777" w:rsidR="0058106C" w:rsidRPr="00DA1B54" w:rsidRDefault="0058106C" w:rsidP="00B2391B">
            <w:pPr>
              <w:rPr>
                <w:rFonts w:ascii="Courier New" w:hAnsi="Courier New" w:cs="Courier New"/>
              </w:rPr>
            </w:pPr>
          </w:p>
        </w:tc>
        <w:tc>
          <w:tcPr>
            <w:tcW w:w="7265" w:type="dxa"/>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
          <w:p w14:paraId="483355DC" w14:textId="77777777" w:rsidR="0058106C" w:rsidRPr="00AB55EE" w:rsidRDefault="0058106C" w:rsidP="00B2391B">
            <w:pPr>
              <w:rPr>
                <w:lang w:val="fr-FR"/>
              </w:rPr>
            </w:pPr>
          </w:p>
        </w:tc>
      </w:tr>
      <w:tr w:rsidR="0058106C" w:rsidRPr="005F4027" w14:paraId="132C74D8" w14:textId="7471A63F" w:rsidTr="008C20E4">
        <w:tc>
          <w:tcPr>
            <w:tcW w:w="1663" w:type="dxa"/>
          </w:tcPr>
          <w:p w14:paraId="03C015AB" w14:textId="77777777" w:rsidR="0058106C" w:rsidRPr="00AB55EE" w:rsidRDefault="0058106C" w:rsidP="00B2391B">
            <w:pPr>
              <w:rPr>
                <w:rFonts w:ascii="Courier New" w:hAnsi="Courier New" w:cs="Courier New"/>
                <w:lang w:val="fr-FR"/>
              </w:rPr>
            </w:pPr>
          </w:p>
        </w:tc>
        <w:tc>
          <w:tcPr>
            <w:tcW w:w="7265" w:type="dxa"/>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
          <w:p w14:paraId="4703AA1C" w14:textId="77777777" w:rsidR="0058106C" w:rsidRPr="005F4027" w:rsidRDefault="0058106C" w:rsidP="00B2391B"/>
        </w:tc>
      </w:tr>
      <w:tr w:rsidR="0058106C" w:rsidRPr="005F4027" w14:paraId="16AE246D" w14:textId="72A1CB50" w:rsidTr="008C20E4">
        <w:tc>
          <w:tcPr>
            <w:tcW w:w="1663" w:type="dxa"/>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
          <w:p w14:paraId="1A10EF04" w14:textId="77777777" w:rsidR="0058106C" w:rsidRPr="005F4027" w:rsidRDefault="0058106C" w:rsidP="00B2391B">
            <w:r w:rsidRPr="005F4027">
              <w:t xml:space="preserve">Exponent </w:t>
            </w:r>
            <w:r>
              <w:t>(only for vmc = 2)</w:t>
            </w:r>
          </w:p>
        </w:tc>
        <w:tc>
          <w:tcPr>
            <w:tcW w:w="648" w:type="dxa"/>
          </w:tcPr>
          <w:p w14:paraId="44019F6B" w14:textId="77777777" w:rsidR="0058106C" w:rsidRPr="005F4027" w:rsidRDefault="0058106C" w:rsidP="00B2391B"/>
        </w:tc>
      </w:tr>
      <w:tr w:rsidR="0058106C" w:rsidRPr="005F4027" w14:paraId="0F92976B" w14:textId="0D4DA052" w:rsidTr="008C20E4">
        <w:tc>
          <w:tcPr>
            <w:tcW w:w="1663" w:type="dxa"/>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
          <w:p w14:paraId="760C1219" w14:textId="77777777" w:rsidR="0058106C" w:rsidRPr="005F4027" w:rsidRDefault="0058106C" w:rsidP="00B2391B"/>
        </w:tc>
      </w:tr>
      <w:tr w:rsidR="0058106C" w:rsidRPr="005F4027" w14:paraId="77BB080D" w14:textId="481F3EA5" w:rsidTr="008C20E4">
        <w:tc>
          <w:tcPr>
            <w:tcW w:w="1663" w:type="dxa"/>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
          <w:p w14:paraId="55BE11BB" w14:textId="77777777" w:rsidR="0058106C" w:rsidRPr="005F4027" w:rsidRDefault="0058106C" w:rsidP="00B2391B">
            <w:r>
              <w:t>Reference frame of the plane of the fibers</w:t>
            </w:r>
          </w:p>
        </w:tc>
        <w:tc>
          <w:tcPr>
            <w:tcW w:w="648" w:type="dxa"/>
          </w:tcPr>
          <w:p w14:paraId="71B319A1" w14:textId="77777777" w:rsidR="0058106C" w:rsidRDefault="0058106C" w:rsidP="00B2391B"/>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1D3FD507" w:rsidR="00B2391B" w:rsidRPr="005F4027" w:rsidRDefault="006C2049" w:rsidP="00B2391B">
      <w:pPr>
        <w:jc w:val="center"/>
      </w:pPr>
      <w:r w:rsidRPr="006C2049">
        <w:rPr>
          <w:position w:val="-34"/>
        </w:rPr>
        <w:object w:dxaOrig="5179" w:dyaOrig="780" w14:anchorId="00B05012">
          <v:shape id="_x0000_i1243" type="#_x0000_t75" style="width:259pt;height:39pt" o:ole="">
            <v:imagedata r:id="rId468" o:title=""/>
          </v:shape>
          <o:OLEObject Type="Embed" ProgID="Equation.DSMT4" ShapeID="_x0000_i1243" DrawAspect="Content" ObjectID="_1471104506" r:id="rId469"/>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42333F54" w:rsidR="00B2391B" w:rsidRPr="005F4027" w:rsidRDefault="006C2049" w:rsidP="00B2391B">
      <w:pPr>
        <w:jc w:val="center"/>
      </w:pPr>
      <w:r w:rsidRPr="006C2049">
        <w:rPr>
          <w:position w:val="-34"/>
        </w:rPr>
        <w:object w:dxaOrig="1700" w:dyaOrig="780" w14:anchorId="53B6F403">
          <v:shape id="_x0000_i1244" type="#_x0000_t75" style="width:85pt;height:39pt" o:ole="">
            <v:imagedata r:id="rId470" o:title=""/>
          </v:shape>
          <o:OLEObject Type="Embed" ProgID="Equation.DSMT4" ShapeID="_x0000_i1244" DrawAspect="Content" ObjectID="_1471104507" r:id="rId471"/>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0E7E17DC" w:rsidR="00B2391B" w:rsidRPr="005F4027" w:rsidRDefault="006C2049" w:rsidP="00B2391B">
      <w:pPr>
        <w:jc w:val="center"/>
      </w:pPr>
      <w:r w:rsidRPr="006C2049">
        <w:rPr>
          <w:position w:val="-36"/>
        </w:rPr>
        <w:object w:dxaOrig="3940" w:dyaOrig="740" w14:anchorId="4A06AD8A">
          <v:shape id="_x0000_i1245" type="#_x0000_t75" style="width:197pt;height:37pt" o:ole="">
            <v:imagedata r:id="rId472" o:title=""/>
          </v:shape>
          <o:OLEObject Type="Embed" ProgID="Equation.DSMT4" ShapeID="_x0000_i1245" DrawAspect="Content" ObjectID="_1471104508" r:id="rId473"/>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2A73AF3C" w:rsidR="00B2391B" w:rsidRPr="005F4027" w:rsidRDefault="006C2049" w:rsidP="00B2391B">
      <w:pPr>
        <w:jc w:val="center"/>
      </w:pPr>
      <w:r w:rsidRPr="006C2049">
        <w:rPr>
          <w:position w:val="-36"/>
        </w:rPr>
        <w:object w:dxaOrig="4660" w:dyaOrig="740" w14:anchorId="0D3CF628">
          <v:shape id="_x0000_i1246" type="#_x0000_t75" style="width:233pt;height:37pt" o:ole="">
            <v:imagedata r:id="rId475" o:title=""/>
          </v:shape>
          <o:OLEObject Type="Embed" ProgID="Equation.DSMT4" ShapeID="_x0000_i1246" DrawAspect="Content" ObjectID="_1471104509" r:id="rId476"/>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62A2D22E" w:rsidR="00B2391B" w:rsidRPr="005F4027" w:rsidRDefault="006C2049" w:rsidP="00B2391B">
      <w:pPr>
        <w:jc w:val="center"/>
      </w:pPr>
      <w:r w:rsidRPr="006C2049">
        <w:rPr>
          <w:position w:val="-38"/>
        </w:rPr>
        <w:object w:dxaOrig="1480" w:dyaOrig="920" w14:anchorId="73E9F4D3">
          <v:shape id="_x0000_i1247" type="#_x0000_t75" style="width:74pt;height:46pt" o:ole="">
            <v:imagedata r:id="rId477" o:title=""/>
          </v:shape>
          <o:OLEObject Type="Embed" ProgID="Equation.DSMT4" ShapeID="_x0000_i1247" DrawAspect="Content" ObjectID="_1471104510" r:id="rId478"/>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1145" w:name="_Ref162411714"/>
      <w:bookmarkStart w:id="1146" w:name="_Ref162412566"/>
      <w:bookmarkStart w:id="1147" w:name="_Toc397358409"/>
      <w:r>
        <w:lastRenderedPageBreak/>
        <w:t>Compressible Materials</w:t>
      </w:r>
      <w:bookmarkEnd w:id="1145"/>
      <w:bookmarkEnd w:id="1146"/>
      <w:bookmarkEnd w:id="1147"/>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1B13CD">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locking.</w:t>
      </w:r>
    </w:p>
    <w:p w14:paraId="6F7D1E7E" w14:textId="7B8098D6" w:rsidR="00183AC8" w:rsidRDefault="00183AC8" w:rsidP="00183AC8">
      <w:pPr>
        <w:pStyle w:val="Heading4"/>
      </w:pPr>
      <w:bookmarkStart w:id="1148" w:name="_Toc397358410"/>
      <w:r>
        <w:t>Carter-Hayes</w:t>
      </w:r>
      <w:bookmarkEnd w:id="1148"/>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525"/>
        <w:gridCol w:w="910"/>
      </w:tblGrid>
      <w:tr w:rsidR="00C7478A" w14:paraId="06AC3F3B" w14:textId="2654C58A" w:rsidTr="008C20E4">
        <w:tc>
          <w:tcPr>
            <w:tcW w:w="0" w:type="auto"/>
            <w:shd w:val="clear" w:color="auto" w:fill="auto"/>
          </w:tcPr>
          <w:p w14:paraId="29012BF7" w14:textId="29B77143" w:rsidR="00C7478A" w:rsidRDefault="00C7478A" w:rsidP="00332104">
            <w:pPr>
              <w:pStyle w:val="code"/>
            </w:pPr>
            <w:r>
              <w:t>&lt;E0&gt;</w:t>
            </w:r>
          </w:p>
        </w:tc>
        <w:tc>
          <w:tcPr>
            <w:tcW w:w="0" w:type="auto"/>
            <w:shd w:val="clear" w:color="auto" w:fill="auto"/>
          </w:tcPr>
          <w:p w14:paraId="2D007C45" w14:textId="6ABDFC59" w:rsidR="00C7478A" w:rsidRDefault="00C7478A" w:rsidP="006C2049">
            <w:r>
              <w:t xml:space="preserve">Young’s modulus at reference density </w:t>
            </w:r>
            <w:r w:rsidR="006C2049" w:rsidRPr="006C2049">
              <w:rPr>
                <w:position w:val="-12"/>
              </w:rPr>
              <w:object w:dxaOrig="300" w:dyaOrig="360" w14:anchorId="16FEE16F">
                <v:shape id="_x0000_i1248" type="#_x0000_t75" style="width:15pt;height:18pt" o:ole="">
                  <v:imagedata r:id="rId479" o:title=""/>
                </v:shape>
                <o:OLEObject Type="Embed" ProgID="Equation.DSMT4" ShapeID="_x0000_i1248" DrawAspect="Content" ObjectID="_1471104511" r:id="rId480"/>
              </w:object>
            </w:r>
            <w:r>
              <w:t xml:space="preserve"> </w:t>
            </w:r>
          </w:p>
        </w:tc>
        <w:tc>
          <w:tcPr>
            <w:tcW w:w="0" w:type="auto"/>
          </w:tcPr>
          <w:p w14:paraId="1D2B02F2" w14:textId="13038A7D" w:rsidR="00C7478A" w:rsidRDefault="00C7478A" w:rsidP="00AF2221">
            <w:r>
              <w:t>[</w:t>
            </w:r>
            <w:r>
              <w:rPr>
                <w:b/>
              </w:rPr>
              <w:t>P</w:t>
            </w:r>
            <w:r>
              <w:t>]</w:t>
            </w:r>
          </w:p>
        </w:tc>
      </w:tr>
      <w:tr w:rsidR="00C7478A" w14:paraId="3FF572EA" w14:textId="161CC027" w:rsidTr="008C20E4">
        <w:tc>
          <w:tcPr>
            <w:tcW w:w="0" w:type="auto"/>
            <w:shd w:val="clear" w:color="auto" w:fill="auto"/>
          </w:tcPr>
          <w:p w14:paraId="1B68BB88" w14:textId="4646517A" w:rsidR="00C7478A" w:rsidRDefault="00C7478A" w:rsidP="00332104">
            <w:pPr>
              <w:pStyle w:val="code"/>
            </w:pPr>
            <w:r>
              <w:t>&lt;rho0&gt;</w:t>
            </w:r>
          </w:p>
        </w:tc>
        <w:tc>
          <w:tcPr>
            <w:tcW w:w="0" w:type="auto"/>
            <w:shd w:val="clear" w:color="auto" w:fill="auto"/>
          </w:tcPr>
          <w:p w14:paraId="1BEF21EE" w14:textId="74040044" w:rsidR="00C7478A" w:rsidRDefault="00C7478A" w:rsidP="006C2049">
            <w:r>
              <w:t xml:space="preserve">reference density </w:t>
            </w:r>
            <w:r w:rsidR="006C2049" w:rsidRPr="006C2049">
              <w:rPr>
                <w:position w:val="-12"/>
              </w:rPr>
              <w:object w:dxaOrig="300" w:dyaOrig="360" w14:anchorId="0D1EF11E">
                <v:shape id="_x0000_i1249" type="#_x0000_t75" style="width:15pt;height:18pt" o:ole="">
                  <v:imagedata r:id="rId481" o:title=""/>
                </v:shape>
                <o:OLEObject Type="Embed" ProgID="Equation.DSMT4" ShapeID="_x0000_i1249" DrawAspect="Content" ObjectID="_1471104512" r:id="rId482"/>
              </w:object>
            </w:r>
            <w:r>
              <w:t xml:space="preserve"> </w:t>
            </w:r>
          </w:p>
        </w:tc>
        <w:tc>
          <w:tcPr>
            <w:tcW w:w="0" w:type="auto"/>
          </w:tcPr>
          <w:p w14:paraId="68046185" w14:textId="09E4AC2A" w:rsidR="00C7478A" w:rsidRDefault="00C7478A" w:rsidP="00AF2221">
            <w:r>
              <w:t>[</w:t>
            </w:r>
            <w:r w:rsidRPr="008C20E4">
              <w:rPr>
                <w:b/>
              </w:rPr>
              <w:t>M</w:t>
            </w:r>
            <w:r>
              <w:t>/</w:t>
            </w:r>
            <w:r w:rsidRPr="008C20E4">
              <w:rPr>
                <w:b/>
              </w:rPr>
              <w:t>L</w:t>
            </w:r>
            <w:r w:rsidRPr="008C20E4">
              <w:rPr>
                <w:vertAlign w:val="superscript"/>
              </w:rPr>
              <w:t>3</w:t>
            </w:r>
            <w:r>
              <w:t>]</w:t>
            </w:r>
          </w:p>
        </w:tc>
      </w:tr>
      <w:tr w:rsidR="00C7478A" w14:paraId="7506A29D" w14:textId="0B1E24DB" w:rsidTr="008C20E4">
        <w:tc>
          <w:tcPr>
            <w:tcW w:w="0" w:type="auto"/>
            <w:shd w:val="clear" w:color="auto" w:fill="auto"/>
          </w:tcPr>
          <w:p w14:paraId="264AF061" w14:textId="1A994BA9" w:rsidR="00C7478A" w:rsidRDefault="00C7478A" w:rsidP="00183AC8">
            <w:pPr>
              <w:pStyle w:val="code"/>
            </w:pPr>
            <w:r>
              <w:t>&lt;gamma&gt;</w:t>
            </w:r>
          </w:p>
        </w:tc>
        <w:tc>
          <w:tcPr>
            <w:tcW w:w="0" w:type="auto"/>
            <w:shd w:val="clear" w:color="auto" w:fill="auto"/>
          </w:tcPr>
          <w:p w14:paraId="23F47A5A" w14:textId="3EB27581" w:rsidR="00C7478A" w:rsidRDefault="00C7478A" w:rsidP="006C2049">
            <w:r>
              <w:t xml:space="preserve">exponent of solid-bound molecule density for calculation of Young’s modulus </w:t>
            </w:r>
            <w:r w:rsidR="006C2049" w:rsidRPr="006C2049">
              <w:rPr>
                <w:position w:val="-10"/>
              </w:rPr>
              <w:object w:dxaOrig="200" w:dyaOrig="260" w14:anchorId="46B1295A">
                <v:shape id="_x0000_i1250" type="#_x0000_t75" style="width:10pt;height:13pt" o:ole="">
                  <v:imagedata r:id="rId483" o:title=""/>
                </v:shape>
                <o:OLEObject Type="Embed" ProgID="Equation.DSMT4" ShapeID="_x0000_i1250" DrawAspect="Content" ObjectID="_1471104513" r:id="rId484"/>
              </w:object>
            </w:r>
            <w:r>
              <w:t xml:space="preserve"> </w:t>
            </w:r>
          </w:p>
        </w:tc>
        <w:tc>
          <w:tcPr>
            <w:tcW w:w="0" w:type="auto"/>
          </w:tcPr>
          <w:p w14:paraId="1E788A80" w14:textId="24AD7710" w:rsidR="00C7478A" w:rsidRDefault="00C7478A" w:rsidP="00AF2221">
            <w:r>
              <w:t>[ ]</w:t>
            </w:r>
          </w:p>
        </w:tc>
      </w:tr>
      <w:tr w:rsidR="00C7478A" w14:paraId="0095626C" w14:textId="11661909" w:rsidTr="008C20E4">
        <w:tc>
          <w:tcPr>
            <w:tcW w:w="0" w:type="auto"/>
            <w:shd w:val="clear" w:color="auto" w:fill="auto"/>
          </w:tcPr>
          <w:p w14:paraId="19027DF2" w14:textId="77777777" w:rsidR="00C7478A" w:rsidRDefault="00C7478A" w:rsidP="00183AC8">
            <w:pPr>
              <w:pStyle w:val="code"/>
            </w:pPr>
            <w:r>
              <w:t>&lt;v&gt;</w:t>
            </w:r>
          </w:p>
        </w:tc>
        <w:tc>
          <w:tcPr>
            <w:tcW w:w="0" w:type="auto"/>
            <w:shd w:val="clear" w:color="auto" w:fill="auto"/>
          </w:tcPr>
          <w:p w14:paraId="0FA679A5" w14:textId="4B213F2F" w:rsidR="00C7478A" w:rsidRDefault="00C7478A" w:rsidP="006C2049">
            <w:r>
              <w:t xml:space="preserve">Poisson’s ratio </w:t>
            </w:r>
            <w:r w:rsidR="006C2049" w:rsidRPr="006C2049">
              <w:rPr>
                <w:position w:val="-6"/>
              </w:rPr>
              <w:object w:dxaOrig="200" w:dyaOrig="220" w14:anchorId="3718CA1F">
                <v:shape id="_x0000_i1251" type="#_x0000_t75" style="width:10pt;height:11pt" o:ole="">
                  <v:imagedata r:id="rId485" o:title=""/>
                </v:shape>
                <o:OLEObject Type="Embed" ProgID="Equation.DSMT4" ShapeID="_x0000_i1251" DrawAspect="Content" ObjectID="_1471104514" r:id="rId486"/>
              </w:object>
            </w:r>
            <w:r>
              <w:t xml:space="preserve"> </w:t>
            </w:r>
          </w:p>
        </w:tc>
        <w:tc>
          <w:tcPr>
            <w:tcW w:w="0" w:type="auto"/>
          </w:tcPr>
          <w:p w14:paraId="14DB1B28" w14:textId="2DBD764F" w:rsidR="00C7478A" w:rsidRDefault="00C7478A" w:rsidP="00AF2221">
            <w:r>
              <w:t>[ ]</w:t>
            </w:r>
          </w:p>
        </w:tc>
      </w:tr>
      <w:tr w:rsidR="00C7478A" w14:paraId="48CF58CB" w14:textId="34AD7971" w:rsidTr="008C20E4">
        <w:tc>
          <w:tcPr>
            <w:tcW w:w="0" w:type="auto"/>
            <w:shd w:val="clear" w:color="auto" w:fill="auto"/>
          </w:tcPr>
          <w:p w14:paraId="68D6F949" w14:textId="558E2DA0" w:rsidR="00C7478A" w:rsidRDefault="00C7478A" w:rsidP="00183AC8">
            <w:pPr>
              <w:pStyle w:val="code"/>
            </w:pPr>
            <w:r>
              <w:t>&lt;sbm&gt;</w:t>
            </w:r>
          </w:p>
        </w:tc>
        <w:tc>
          <w:tcPr>
            <w:tcW w:w="0" w:type="auto"/>
            <w:shd w:val="clear" w:color="auto" w:fill="auto"/>
          </w:tcPr>
          <w:p w14:paraId="1A26426F" w14:textId="6547F6BA" w:rsidR="00C7478A" w:rsidRDefault="00C7478A" w:rsidP="00183AC8">
            <w:r>
              <w:t>index of solid bound molecule</w:t>
            </w:r>
          </w:p>
        </w:tc>
        <w:tc>
          <w:tcPr>
            <w:tcW w:w="0" w:type="auto"/>
          </w:tcPr>
          <w:p w14:paraId="7E18A875" w14:textId="587071D7" w:rsidR="00C7478A" w:rsidRDefault="00C7478A" w:rsidP="00183AC8">
            <w:r>
              <w:t>[ ]</w:t>
            </w:r>
          </w:p>
        </w:tc>
      </w:tr>
    </w:tbl>
    <w:p w14:paraId="7DED748A" w14:textId="77777777" w:rsidR="00183AC8" w:rsidRDefault="00183AC8" w:rsidP="00183AC8"/>
    <w:p w14:paraId="509C6057" w14:textId="4C25D7ED"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6C2049" w:rsidRPr="006C2049">
        <w:rPr>
          <w:position w:val="-12"/>
        </w:rPr>
        <w:object w:dxaOrig="340" w:dyaOrig="380" w14:anchorId="6951354E">
          <v:shape id="_x0000_i1252" type="#_x0000_t75" style="width:17pt;height:19pt" o:ole="">
            <v:imagedata r:id="rId487" o:title=""/>
          </v:shape>
          <o:OLEObject Type="Embed" ProgID="Equation.DSMT4" ShapeID="_x0000_i1252" DrawAspect="Content" ObjectID="_1471104515" r:id="rId488"/>
        </w:object>
      </w:r>
      <w:r w:rsidR="00327EE3">
        <w:t xml:space="preserve"> of a solid-bound molecule</w:t>
      </w:r>
      <w:r>
        <w:t>. It is derived from the following hyperelastic strain-energy function:</w:t>
      </w:r>
    </w:p>
    <w:p w14:paraId="29C4B3BE" w14:textId="171B27E9" w:rsidR="00327EE3" w:rsidRDefault="00327EE3" w:rsidP="00327EE3">
      <w:pPr>
        <w:pStyle w:val="MTDisplayEquation"/>
      </w:pPr>
      <w:r>
        <w:tab/>
      </w:r>
      <w:r w:rsidR="006C2049" w:rsidRPr="006C2049">
        <w:rPr>
          <w:position w:val="-32"/>
        </w:rPr>
        <w:object w:dxaOrig="4740" w:dyaOrig="720" w14:anchorId="28B333B0">
          <v:shape id="_x0000_i1253" type="#_x0000_t75" style="width:237pt;height:36pt" o:ole="">
            <v:imagedata r:id="rId489" o:title=""/>
          </v:shape>
          <o:OLEObject Type="Embed" ProgID="Equation.DSMT4" ShapeID="_x0000_i1253" DrawAspect="Content" ObjectID="_1471104516" r:id="rId490"/>
        </w:object>
      </w:r>
      <w:r>
        <w:t>.</w:t>
      </w:r>
    </w:p>
    <w:p w14:paraId="41804102" w14:textId="5B49F84C" w:rsidR="00183AC8" w:rsidRDefault="00183AC8" w:rsidP="00183AC8">
      <w:pPr>
        <w:pStyle w:val="MTDisplayEquation"/>
      </w:pPr>
      <w:r>
        <w:t xml:space="preserve">Here, </w:t>
      </w:r>
      <w:r w:rsidR="006C2049" w:rsidRPr="006C2049">
        <w:rPr>
          <w:position w:val="-6"/>
        </w:rPr>
        <w:object w:dxaOrig="240" w:dyaOrig="279" w14:anchorId="1DFAA7E1">
          <v:shape id="_x0000_i1254" type="#_x0000_t75" style="width:12pt;height:14pt" o:ole="">
            <v:imagedata r:id="rId491" o:title=""/>
          </v:shape>
          <o:OLEObject Type="Embed" ProgID="Equation.DSMT4" ShapeID="_x0000_i1254" DrawAspect="Content" ObjectID="_1471104517" r:id="rId492"/>
        </w:object>
      </w:r>
      <w:r w:rsidR="00327EE3">
        <w:t xml:space="preserve"> is </w:t>
      </w:r>
      <w:r>
        <w:t xml:space="preserve">the right Cauchy-Green deformation tensor and </w:t>
      </w:r>
      <w:r w:rsidR="006C2049" w:rsidRPr="006C2049">
        <w:rPr>
          <w:position w:val="-6"/>
        </w:rPr>
        <w:object w:dxaOrig="220" w:dyaOrig="279" w14:anchorId="00380B39">
          <v:shape id="_x0000_i1255" type="#_x0000_t75" style="width:11pt;height:14pt" o:ole="">
            <v:imagedata r:id="rId493" o:title=""/>
          </v:shape>
          <o:OLEObject Type="Embed" ProgID="Equation.DSMT4" ShapeID="_x0000_i1255" DrawAspect="Content" ObjectID="_1471104518" r:id="rId494"/>
        </w:object>
      </w:r>
      <w:r w:rsidR="00327EE3">
        <w:t xml:space="preserve"> </w:t>
      </w:r>
      <w:r>
        <w:t>is the determinant of the deformation gradient tensor.</w:t>
      </w:r>
    </w:p>
    <w:p w14:paraId="704AC31D" w14:textId="77777777" w:rsidR="00183AC8" w:rsidRDefault="00183AC8" w:rsidP="00183AC8"/>
    <w:p w14:paraId="1DA59B1D" w14:textId="488D01FB" w:rsidR="00327EE3" w:rsidRDefault="00327EE3" w:rsidP="00183AC8">
      <w:r>
        <w:t xml:space="preserve">Young’s modulus depends on </w:t>
      </w:r>
      <w:r w:rsidR="006C2049" w:rsidRPr="006C2049">
        <w:rPr>
          <w:position w:val="-12"/>
        </w:rPr>
        <w:object w:dxaOrig="340" w:dyaOrig="380" w14:anchorId="26E23DC3">
          <v:shape id="_x0000_i1256" type="#_x0000_t75" style="width:17pt;height:19pt" o:ole="">
            <v:imagedata r:id="rId495" o:title=""/>
          </v:shape>
          <o:OLEObject Type="Embed" ProgID="Equation.DSMT4" ShapeID="_x0000_i1256" DrawAspect="Content" ObjectID="_1471104519" r:id="rId496"/>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1EFC7A05" w:rsidR="00327EE3" w:rsidRPr="005F7781" w:rsidRDefault="00327EE3" w:rsidP="0016320C">
      <w:pPr>
        <w:pStyle w:val="MTDisplayEquation"/>
      </w:pPr>
      <w:r>
        <w:tab/>
      </w:r>
      <w:r w:rsidR="006C2049" w:rsidRPr="006C2049">
        <w:rPr>
          <w:position w:val="-32"/>
        </w:rPr>
        <w:object w:dxaOrig="1500" w:dyaOrig="800" w14:anchorId="445CCB49">
          <v:shape id="_x0000_i1257" type="#_x0000_t75" style="width:75pt;height:40pt" o:ole="">
            <v:imagedata r:id="rId497" o:title=""/>
          </v:shape>
          <o:OLEObject Type="Embed" ProgID="Equation.DSMT4" ShapeID="_x0000_i1257" DrawAspect="Content" ObjectID="_1471104520" r:id="rId498"/>
        </w:object>
      </w:r>
      <w:r>
        <w:t xml:space="preserve"> .</w:t>
      </w:r>
    </w:p>
    <w:p w14:paraId="7F2C241F" w14:textId="1C4DA314"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1B13CD">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1149" w:author="Gerard" w:date="2014-07-29T23:58:00Z">
        <w:r w:rsidR="001B13CD">
          <w:t>3.6.3</w:t>
        </w:r>
      </w:ins>
      <w:del w:id="1150" w:author="Gerard" w:date="2014-06-20T17:32:00Z">
        <w:r w:rsidR="00873D59" w:rsidDel="00976D6B">
          <w:delText>3.12.3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6C2049" w:rsidRPr="006C2049">
        <w:rPr>
          <w:position w:val="-12"/>
        </w:rPr>
        <w:object w:dxaOrig="340" w:dyaOrig="380" w14:anchorId="6D3D5F29">
          <v:shape id="_x0000_i1258" type="#_x0000_t75" style="width:17pt;height:19pt" o:ole="">
            <v:imagedata r:id="rId499" o:title=""/>
          </v:shape>
          <o:OLEObject Type="Embed" ProgID="Equation.DSMT4" ShapeID="_x0000_i1258" DrawAspect="Content" ObjectID="_1471104521" r:id="rId500"/>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6C2049" w:rsidRPr="006C2049">
        <w:rPr>
          <w:position w:val="-12"/>
        </w:rPr>
        <w:object w:dxaOrig="340" w:dyaOrig="380" w14:anchorId="659E3A73">
          <v:shape id="_x0000_i1259" type="#_x0000_t75" style="width:17pt;height:19pt" o:ole="">
            <v:imagedata r:id="rId501" o:title=""/>
          </v:shape>
          <o:OLEObject Type="Embed" ProgID="Equation.DSMT4" ShapeID="_x0000_i1259" DrawAspect="Content" ObjectID="_1471104522" r:id="rId502"/>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6C2049" w:rsidRPr="006C2049">
        <w:rPr>
          <w:position w:val="-12"/>
        </w:rPr>
        <w:object w:dxaOrig="320" w:dyaOrig="360" w14:anchorId="7B358E71">
          <v:shape id="_x0000_i1260" type="#_x0000_t75" style="width:16pt;height:18pt" o:ole="">
            <v:imagedata r:id="rId503" o:title=""/>
          </v:shape>
          <o:OLEObject Type="Embed" ProgID="Equation.DSMT4" ShapeID="_x0000_i1260" DrawAspect="Content" ObjectID="_1471104523" r:id="rId504"/>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1151" w:name="_Toc397358411"/>
      <w:r>
        <w:lastRenderedPageBreak/>
        <w:t>Cell Growth</w:t>
      </w:r>
      <w:bookmarkEnd w:id="1151"/>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7750"/>
        <w:gridCol w:w="817"/>
      </w:tblGrid>
      <w:tr w:rsidR="00C7478A" w14:paraId="5D275ED4" w14:textId="5D9ADD3F" w:rsidTr="008C20E4">
        <w:tc>
          <w:tcPr>
            <w:tcW w:w="0" w:type="auto"/>
            <w:shd w:val="clear" w:color="auto" w:fill="auto"/>
          </w:tcPr>
          <w:p w14:paraId="5CEB1B7F" w14:textId="77777777" w:rsidR="00C7478A" w:rsidRDefault="00C7478A" w:rsidP="00C34F8D">
            <w:pPr>
              <w:pStyle w:val="code"/>
            </w:pPr>
            <w:r>
              <w:t>&lt;phir&gt;</w:t>
            </w:r>
          </w:p>
        </w:tc>
        <w:tc>
          <w:tcPr>
            <w:tcW w:w="0" w:type="auto"/>
            <w:shd w:val="clear" w:color="auto" w:fill="auto"/>
          </w:tcPr>
          <w:p w14:paraId="428AAD4E" w14:textId="3995FE95" w:rsidR="00C7478A" w:rsidRDefault="00C7478A" w:rsidP="006C2049">
            <w:r>
              <w:t xml:space="preserve">intracellular solid volume fraction in reference (strain-free) configuration, </w:t>
            </w:r>
            <w:r w:rsidR="006C2049" w:rsidRPr="006C2049">
              <w:rPr>
                <w:position w:val="-12"/>
              </w:rPr>
              <w:object w:dxaOrig="300" w:dyaOrig="380" w14:anchorId="415C420A">
                <v:shape id="_x0000_i1261" type="#_x0000_t75" style="width:15pt;height:19pt" o:ole="">
                  <v:imagedata r:id="rId505" o:title=""/>
                </v:shape>
                <o:OLEObject Type="Embed" ProgID="Equation.DSMT4" ShapeID="_x0000_i1261" DrawAspect="Content" ObjectID="_1471104524" r:id="rId506"/>
              </w:object>
            </w:r>
          </w:p>
        </w:tc>
        <w:tc>
          <w:tcPr>
            <w:tcW w:w="0" w:type="auto"/>
          </w:tcPr>
          <w:p w14:paraId="1926A2DD" w14:textId="2BF56510" w:rsidR="00C7478A" w:rsidRDefault="00C7478A" w:rsidP="00AF2221">
            <w:r>
              <w:t>[ ]</w:t>
            </w:r>
          </w:p>
        </w:tc>
      </w:tr>
      <w:tr w:rsidR="00C7478A" w14:paraId="083A27B9" w14:textId="7A42BE1D" w:rsidTr="008C20E4">
        <w:tc>
          <w:tcPr>
            <w:tcW w:w="0" w:type="auto"/>
            <w:shd w:val="clear" w:color="auto" w:fill="auto"/>
          </w:tcPr>
          <w:p w14:paraId="4A6DCE85" w14:textId="77777777" w:rsidR="00C7478A" w:rsidRDefault="00C7478A" w:rsidP="00C34F8D">
            <w:pPr>
              <w:pStyle w:val="code"/>
            </w:pPr>
            <w:r>
              <w:t>&lt;cr&gt;</w:t>
            </w:r>
          </w:p>
        </w:tc>
        <w:tc>
          <w:tcPr>
            <w:tcW w:w="0" w:type="auto"/>
            <w:shd w:val="clear" w:color="auto" w:fill="auto"/>
          </w:tcPr>
          <w:p w14:paraId="7198A68B" w14:textId="341A0AFC" w:rsidR="00C7478A" w:rsidRDefault="00C7478A" w:rsidP="006C2049">
            <w:r>
              <w:t xml:space="preserve">intracellular molar content of membrane-impermeant solute (moles per volume of the cell in the reference configuration), </w:t>
            </w:r>
            <w:r w:rsidR="006C2049" w:rsidRPr="006C2049">
              <w:rPr>
                <w:position w:val="-12"/>
              </w:rPr>
              <w:object w:dxaOrig="240" w:dyaOrig="360" w14:anchorId="1A394892">
                <v:shape id="_x0000_i1262" type="#_x0000_t75" style="width:12pt;height:18pt" o:ole="">
                  <v:imagedata r:id="rId507" o:title=""/>
                </v:shape>
                <o:OLEObject Type="Embed" ProgID="Equation.DSMT4" ShapeID="_x0000_i1262" DrawAspect="Content" ObjectID="_1471104525" r:id="rId508"/>
              </w:object>
            </w:r>
            <w:r>
              <w:t xml:space="preserve"> </w:t>
            </w:r>
          </w:p>
        </w:tc>
        <w:tc>
          <w:tcPr>
            <w:tcW w:w="0" w:type="auto"/>
          </w:tcPr>
          <w:p w14:paraId="6D8469D3" w14:textId="0032EEB5" w:rsidR="00C7478A" w:rsidRDefault="00C7478A" w:rsidP="00AF2221">
            <w:r>
              <w:t>[</w:t>
            </w:r>
            <w:r w:rsidRPr="008C20E4">
              <w:rPr>
                <w:b/>
              </w:rPr>
              <w:t>n</w:t>
            </w:r>
            <w:r>
              <w:t>/</w:t>
            </w:r>
            <w:r w:rsidRPr="008C20E4">
              <w:rPr>
                <w:b/>
              </w:rPr>
              <w:t>L</w:t>
            </w:r>
            <w:r w:rsidRPr="008C20E4">
              <w:rPr>
                <w:vertAlign w:val="superscript"/>
              </w:rPr>
              <w:t>3</w:t>
            </w:r>
            <w:r>
              <w:t>]</w:t>
            </w:r>
          </w:p>
        </w:tc>
      </w:tr>
      <w:tr w:rsidR="00C7478A" w14:paraId="217A9277" w14:textId="0BDCB745" w:rsidTr="008C20E4">
        <w:tc>
          <w:tcPr>
            <w:tcW w:w="0" w:type="auto"/>
            <w:shd w:val="clear" w:color="auto" w:fill="auto"/>
          </w:tcPr>
          <w:p w14:paraId="3A12962F" w14:textId="77777777" w:rsidR="00C7478A" w:rsidRDefault="00C7478A" w:rsidP="0050318E">
            <w:pPr>
              <w:pStyle w:val="code"/>
            </w:pPr>
            <w:r>
              <w:t>&lt;ce&gt;</w:t>
            </w:r>
          </w:p>
        </w:tc>
        <w:tc>
          <w:tcPr>
            <w:tcW w:w="0" w:type="auto"/>
            <w:shd w:val="clear" w:color="auto" w:fill="auto"/>
          </w:tcPr>
          <w:p w14:paraId="761868D4" w14:textId="42AD6EEF" w:rsidR="00C7478A" w:rsidRDefault="00C7478A" w:rsidP="006C2049">
            <w:r>
              <w:t xml:space="preserve">extracellular osmolarity, </w:t>
            </w:r>
            <w:r w:rsidR="006C2049" w:rsidRPr="006C2049">
              <w:rPr>
                <w:position w:val="-12"/>
              </w:rPr>
              <w:object w:dxaOrig="240" w:dyaOrig="360" w14:anchorId="475F5EAB">
                <v:shape id="_x0000_i1263" type="#_x0000_t75" style="width:12pt;height:18pt" o:ole="">
                  <v:imagedata r:id="rId509" o:title=""/>
                </v:shape>
                <o:OLEObject Type="Embed" ProgID="Equation.DSMT4" ShapeID="_x0000_i1263" DrawAspect="Content" ObjectID="_1471104526" r:id="rId510"/>
              </w:object>
            </w:r>
          </w:p>
        </w:tc>
        <w:tc>
          <w:tcPr>
            <w:tcW w:w="0" w:type="auto"/>
          </w:tcPr>
          <w:p w14:paraId="2D6F9009" w14:textId="7B134FF9" w:rsidR="00C7478A" w:rsidRDefault="00C7478A" w:rsidP="00AF2221">
            <w:r>
              <w:t>[</w:t>
            </w:r>
            <w:r w:rsidRPr="002A36CF">
              <w:rPr>
                <w:b/>
              </w:rPr>
              <w:t>n</w:t>
            </w:r>
            <w:r>
              <w:t>/</w:t>
            </w:r>
            <w:r w:rsidRPr="002A36CF">
              <w:rPr>
                <w:b/>
              </w:rPr>
              <w:t>L</w:t>
            </w:r>
            <w:r w:rsidRPr="002A36CF">
              <w:rPr>
                <w:vertAlign w:val="superscript"/>
              </w:rPr>
              <w:t>3</w:t>
            </w:r>
            <w:r>
              <w:t>]</w: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2F1688B7" w:rsidR="00C34F8D" w:rsidRDefault="00C34F8D" w:rsidP="00C34F8D">
      <w:pPr>
        <w:pStyle w:val="MTDisplayEquation"/>
      </w:pPr>
      <w:r>
        <w:tab/>
      </w:r>
      <w:r w:rsidR="006C2049" w:rsidRPr="006C2049">
        <w:rPr>
          <w:position w:val="-6"/>
        </w:rPr>
        <w:object w:dxaOrig="859" w:dyaOrig="279" w14:anchorId="31A28FA4">
          <v:shape id="_x0000_i1264" type="#_x0000_t75" style="width:43pt;height:14pt" o:ole="">
            <v:imagedata r:id="rId511" o:title=""/>
          </v:shape>
          <o:OLEObject Type="Embed" ProgID="Equation.DSMT4" ShapeID="_x0000_i1264" DrawAspect="Content" ObjectID="_1471104527" r:id="rId512"/>
        </w:object>
      </w:r>
      <w:r>
        <w:t>,</w:t>
      </w:r>
    </w:p>
    <w:p w14:paraId="1A7A5574" w14:textId="3D1954CF" w:rsidR="00C34F8D" w:rsidRPr="006D6D0D" w:rsidRDefault="00C34F8D" w:rsidP="00C34F8D">
      <w:r w:rsidRPr="006D6D0D">
        <w:t xml:space="preserve">where </w:t>
      </w:r>
      <w:r w:rsidR="006C2049" w:rsidRPr="006C2049">
        <w:rPr>
          <w:position w:val="-6"/>
        </w:rPr>
        <w:object w:dxaOrig="220" w:dyaOrig="220" w14:anchorId="6B7C2285">
          <v:shape id="_x0000_i1265" type="#_x0000_t75" style="width:11pt;height:11pt" o:ole="">
            <v:imagedata r:id="rId513" o:title=""/>
          </v:shape>
          <o:OLEObject Type="Embed" ProgID="Equation.DSMT4" ShapeID="_x0000_i1265" DrawAspect="Content" ObjectID="_1471104528" r:id="rId514"/>
        </w:object>
      </w:r>
      <w:r w:rsidRPr="006D6D0D">
        <w:t xml:space="preserve"> is the osmotic pressure, given by</w:t>
      </w:r>
    </w:p>
    <w:p w14:paraId="622CF4AB" w14:textId="1793C5C1" w:rsidR="00C34F8D" w:rsidRPr="006D6D0D" w:rsidRDefault="00C34F8D" w:rsidP="00C34F8D">
      <w:pPr>
        <w:pStyle w:val="MTDisplayEquation"/>
      </w:pPr>
      <w:r w:rsidRPr="006D6D0D">
        <w:tab/>
      </w:r>
      <w:r w:rsidR="006C2049" w:rsidRPr="006C2049">
        <w:rPr>
          <w:position w:val="-32"/>
        </w:rPr>
        <w:object w:dxaOrig="2079" w:dyaOrig="760" w14:anchorId="2548D29E">
          <v:shape id="_x0000_i1266" type="#_x0000_t75" style="width:104pt;height:38pt" o:ole="">
            <v:imagedata r:id="rId515" o:title=""/>
          </v:shape>
          <o:OLEObject Type="Embed" ProgID="Equation.DSMT4" ShapeID="_x0000_i1266" DrawAspect="Content" ObjectID="_1471104529" r:id="rId516"/>
        </w:object>
      </w:r>
      <w:r>
        <w:t>,</w:t>
      </w:r>
    </w:p>
    <w:p w14:paraId="71B3206E" w14:textId="42E7EE34" w:rsidR="00C34F8D" w:rsidRPr="006D6D0D" w:rsidRDefault="00C34F8D" w:rsidP="00C34F8D">
      <w:r w:rsidRPr="006D6D0D">
        <w:t xml:space="preserve">where </w:t>
      </w:r>
      <w:r w:rsidR="006C2049" w:rsidRPr="006C2049">
        <w:rPr>
          <w:position w:val="-6"/>
        </w:rPr>
        <w:object w:dxaOrig="940" w:dyaOrig="279" w14:anchorId="4081916A">
          <v:shape id="_x0000_i1267" type="#_x0000_t75" style="width:47pt;height:14pt" o:ole="">
            <v:imagedata r:id="rId517" o:title=""/>
          </v:shape>
          <o:OLEObject Type="Embed" ProgID="Equation.DSMT4" ShapeID="_x0000_i1267" DrawAspect="Content" ObjectID="_1471104530" r:id="rId518"/>
        </w:object>
      </w:r>
      <w:r w:rsidRPr="006D6D0D">
        <w:t xml:space="preserve"> is the relative volume.  The values of the universal gas constant </w:t>
      </w:r>
      <w:r w:rsidR="006C2049" w:rsidRPr="006C2049">
        <w:rPr>
          <w:position w:val="-4"/>
        </w:rPr>
        <w:object w:dxaOrig="240" w:dyaOrig="260" w14:anchorId="69033314">
          <v:shape id="_x0000_i1268" type="#_x0000_t75" style="width:12pt;height:13pt" o:ole="">
            <v:imagedata r:id="rId519" o:title=""/>
          </v:shape>
          <o:OLEObject Type="Embed" ProgID="Equation.DSMT4" ShapeID="_x0000_i1268" DrawAspect="Content" ObjectID="_1471104531" r:id="rId520"/>
        </w:object>
      </w:r>
      <w:r w:rsidRPr="006D6D0D">
        <w:t xml:space="preserve"> and absolute temperature </w:t>
      </w:r>
      <w:r w:rsidR="006C2049" w:rsidRPr="006C2049">
        <w:rPr>
          <w:position w:val="-4"/>
        </w:rPr>
        <w:object w:dxaOrig="220" w:dyaOrig="260" w14:anchorId="66695EF8">
          <v:shape id="_x0000_i1269" type="#_x0000_t75" style="width:11pt;height:13pt" o:ole="">
            <v:imagedata r:id="rId521" o:title=""/>
          </v:shape>
          <o:OLEObject Type="Embed" ProgID="Equation.DSMT4" ShapeID="_x0000_i1269" DrawAspect="Content" ObjectID="_1471104532" r:id="rId522"/>
        </w:object>
      </w:r>
      <w:r w:rsidRPr="006D6D0D">
        <w:t xml:space="preserve"> must be specified as global constants.</w:t>
      </w:r>
    </w:p>
    <w:p w14:paraId="7FF013C5" w14:textId="77777777" w:rsidR="00C34F8D" w:rsidRDefault="00C34F8D" w:rsidP="00C34F8D"/>
    <w:p w14:paraId="3833577D" w14:textId="53FA251C" w:rsidR="0050318E" w:rsidRPr="006D6D0D" w:rsidRDefault="0050318E" w:rsidP="00C34F8D">
      <w:r>
        <w:t xml:space="preserve">Cell growth may be modeled by simply increasing the mass of the intracellular solid matrix and membrane-impermeant solute.  This is achieved by allowing the parameters </w:t>
      </w:r>
      <w:r w:rsidR="006C2049" w:rsidRPr="006C2049">
        <w:rPr>
          <w:position w:val="-12"/>
        </w:rPr>
        <w:object w:dxaOrig="300" w:dyaOrig="380" w14:anchorId="01C8F9C4">
          <v:shape id="_x0000_i1270" type="#_x0000_t75" style="width:15pt;height:19pt" o:ole="">
            <v:imagedata r:id="rId523" o:title=""/>
          </v:shape>
          <o:OLEObject Type="Embed" ProgID="Equation.DSMT4" ShapeID="_x0000_i1270" DrawAspect="Content" ObjectID="_1471104533" r:id="rId524"/>
        </w:object>
      </w:r>
      <w:r>
        <w:t xml:space="preserve"> and </w:t>
      </w:r>
      <w:r w:rsidR="006C2049" w:rsidRPr="006C2049">
        <w:rPr>
          <w:position w:val="-12"/>
        </w:rPr>
        <w:object w:dxaOrig="240" w:dyaOrig="360" w14:anchorId="72A6B0EC">
          <v:shape id="_x0000_i1271" type="#_x0000_t75" style="width:12pt;height:18pt" o:ole="">
            <v:imagedata r:id="rId525" o:title=""/>
          </v:shape>
          <o:OLEObject Type="Embed" ProgID="Equation.DSMT4" ShapeID="_x0000_i1271" DrawAspect="Content" ObjectID="_1471104534" r:id="rId526"/>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6C2049" w:rsidRPr="006C2049">
        <w:rPr>
          <w:position w:val="-12"/>
        </w:rPr>
        <w:object w:dxaOrig="300" w:dyaOrig="380" w14:anchorId="3402F85F">
          <v:shape id="_x0000_i1272" type="#_x0000_t75" style="width:15pt;height:19pt" o:ole="">
            <v:imagedata r:id="rId527" o:title=""/>
          </v:shape>
          <o:OLEObject Type="Embed" ProgID="Equation.DSMT4" ShapeID="_x0000_i1272" DrawAspect="Content" ObjectID="_1471104535" r:id="rId528"/>
        </w:object>
      </w:r>
      <w:r>
        <w:t xml:space="preserve"> and </w:t>
      </w:r>
      <w:r w:rsidR="006C2049" w:rsidRPr="006C2049">
        <w:rPr>
          <w:position w:val="-12"/>
        </w:rPr>
        <w:object w:dxaOrig="240" w:dyaOrig="360" w14:anchorId="3ADADDEC">
          <v:shape id="_x0000_i1273" type="#_x0000_t75" style="width:12pt;height:18pt" o:ole="">
            <v:imagedata r:id="rId529" o:title=""/>
          </v:shape>
          <o:OLEObject Type="Embed" ProgID="Equation.DSMT4" ShapeID="_x0000_i1273" DrawAspect="Content" ObjectID="_1471104536" r:id="rId530"/>
        </w:object>
      </w:r>
      <w:r>
        <w:t xml:space="preserve"> increase proportionally, though this is not an obligatory relationship.  To ensure that the initial configuration is a stress-free reference configuration, let </w:t>
      </w:r>
      <w:r w:rsidR="006C2049" w:rsidRPr="006C2049">
        <w:rPr>
          <w:position w:val="-16"/>
        </w:rPr>
        <w:object w:dxaOrig="1400" w:dyaOrig="440" w14:anchorId="7709E5EE">
          <v:shape id="_x0000_i1274" type="#_x0000_t75" style="width:70pt;height:22pt" o:ole="">
            <v:imagedata r:id="rId531" o:title=""/>
          </v:shape>
          <o:OLEObject Type="Embed" ProgID="Equation.DSMT4" ShapeID="_x0000_i1274" DrawAspect="Content" ObjectID="_1471104537" r:id="rId532"/>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1152" w:name="_Ref167527013"/>
      <w:bookmarkStart w:id="1153" w:name="_Toc397358412"/>
      <w:r w:rsidRPr="0097532C">
        <w:lastRenderedPageBreak/>
        <w:t>Donnan Equilibrium Swelling</w:t>
      </w:r>
      <w:bookmarkEnd w:id="1152"/>
      <w:bookmarkEnd w:id="1153"/>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ins w:id="1154" w:author="Gerard" w:date="2014-07-29T23:58:00Z">
        <w:r w:rsidR="001B13CD">
          <w:t xml:space="preserve">4.1.3.17. </w:t>
        </w:r>
      </w:ins>
      <w:del w:id="1155"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3F02016D" w14:textId="42BF2CF3" w:rsidTr="008C20E4">
        <w:tc>
          <w:tcPr>
            <w:tcW w:w="0" w:type="auto"/>
            <w:shd w:val="clear" w:color="auto" w:fill="auto"/>
          </w:tcPr>
          <w:p w14:paraId="71F9C3B3" w14:textId="77777777" w:rsidR="00C7478A" w:rsidRDefault="00C7478A" w:rsidP="006A0BC1">
            <w:pPr>
              <w:pStyle w:val="code"/>
            </w:pPr>
            <w:r>
              <w:t>&lt;phiw0&gt;</w:t>
            </w:r>
          </w:p>
        </w:tc>
        <w:tc>
          <w:tcPr>
            <w:tcW w:w="0" w:type="auto"/>
            <w:shd w:val="clear" w:color="auto" w:fill="auto"/>
          </w:tcPr>
          <w:p w14:paraId="15D59D58" w14:textId="31B07A9A" w:rsidR="00C7478A" w:rsidRDefault="00C7478A" w:rsidP="006C2049">
            <w:r>
              <w:t xml:space="preserve">gel porosity (fluid volume fraction) in reference (strain-free) configuration, </w:t>
            </w:r>
            <w:r w:rsidR="006C2049" w:rsidRPr="006C2049">
              <w:rPr>
                <w:position w:val="-12"/>
              </w:rPr>
              <w:object w:dxaOrig="320" w:dyaOrig="380" w14:anchorId="18008CCC">
                <v:shape id="_x0000_i1275" type="#_x0000_t75" style="width:16pt;height:19pt" o:ole="">
                  <v:imagedata r:id="rId533" o:title=""/>
                </v:shape>
                <o:OLEObject Type="Embed" ProgID="Equation.DSMT4" ShapeID="_x0000_i1275" DrawAspect="Content" ObjectID="_1471104538" r:id="rId534"/>
              </w:object>
            </w:r>
          </w:p>
        </w:tc>
        <w:tc>
          <w:tcPr>
            <w:tcW w:w="0" w:type="auto"/>
          </w:tcPr>
          <w:p w14:paraId="3B2C2F09" w14:textId="5BB9C21C" w:rsidR="00C7478A" w:rsidRDefault="00C7478A" w:rsidP="00AF2221">
            <w:r>
              <w:t>[ ]</w:t>
            </w:r>
          </w:p>
        </w:tc>
      </w:tr>
      <w:tr w:rsidR="00C7478A" w14:paraId="675DA299" w14:textId="29152E0F" w:rsidTr="008C20E4">
        <w:tc>
          <w:tcPr>
            <w:tcW w:w="0" w:type="auto"/>
            <w:shd w:val="clear" w:color="auto" w:fill="auto"/>
          </w:tcPr>
          <w:p w14:paraId="4AFD7EE0" w14:textId="77777777" w:rsidR="00C7478A" w:rsidRDefault="00C7478A" w:rsidP="006A0BC1">
            <w:pPr>
              <w:pStyle w:val="code"/>
            </w:pPr>
            <w:r>
              <w:t>&lt;cF0&gt;</w:t>
            </w:r>
          </w:p>
        </w:tc>
        <w:tc>
          <w:tcPr>
            <w:tcW w:w="0" w:type="auto"/>
            <w:shd w:val="clear" w:color="auto" w:fill="auto"/>
          </w:tcPr>
          <w:p w14:paraId="79F92DC4" w14:textId="6DB8D896" w:rsidR="00C7478A" w:rsidRDefault="00C7478A" w:rsidP="006C2049">
            <w:r>
              <w:t xml:space="preserve">fixed-charge density in reference (strain-free) configuration, </w:t>
            </w:r>
            <w:r w:rsidR="006C2049" w:rsidRPr="006C2049">
              <w:rPr>
                <w:position w:val="-12"/>
              </w:rPr>
              <w:object w:dxaOrig="300" w:dyaOrig="380" w14:anchorId="4C5815F3">
                <v:shape id="_x0000_i1276" type="#_x0000_t75" style="width:15pt;height:19pt" o:ole="">
                  <v:imagedata r:id="rId535" o:title=""/>
                </v:shape>
                <o:OLEObject Type="Embed" ProgID="Equation.DSMT4" ShapeID="_x0000_i1276" DrawAspect="Content" ObjectID="_1471104539" r:id="rId536"/>
              </w:object>
            </w:r>
          </w:p>
        </w:tc>
        <w:tc>
          <w:tcPr>
            <w:tcW w:w="0" w:type="auto"/>
          </w:tcPr>
          <w:p w14:paraId="2C94BB5C" w14:textId="005887F7" w:rsidR="00C7478A" w:rsidRDefault="00C7478A" w:rsidP="00AF2221">
            <w:r>
              <w:t>[</w:t>
            </w:r>
            <w:r w:rsidRPr="002A36CF">
              <w:rPr>
                <w:b/>
              </w:rPr>
              <w:t>n</w:t>
            </w:r>
            <w:r>
              <w:t>/</w:t>
            </w:r>
            <w:r w:rsidRPr="002A36CF">
              <w:rPr>
                <w:b/>
              </w:rPr>
              <w:t>L</w:t>
            </w:r>
            <w:r w:rsidRPr="002A36CF">
              <w:rPr>
                <w:vertAlign w:val="superscript"/>
              </w:rPr>
              <w:t>3</w:t>
            </w:r>
            <w:r>
              <w:t>]</w:t>
            </w:r>
          </w:p>
        </w:tc>
      </w:tr>
      <w:tr w:rsidR="00C7478A" w14:paraId="310BEAA1" w14:textId="60E47DF4" w:rsidTr="008C20E4">
        <w:tc>
          <w:tcPr>
            <w:tcW w:w="0" w:type="auto"/>
            <w:shd w:val="clear" w:color="auto" w:fill="auto"/>
          </w:tcPr>
          <w:p w14:paraId="0E33C517" w14:textId="77777777" w:rsidR="00C7478A" w:rsidRDefault="00C7478A" w:rsidP="006A0BC1">
            <w:pPr>
              <w:pStyle w:val="code"/>
            </w:pPr>
            <w:r>
              <w:t>&lt;bosm&gt;</w:t>
            </w:r>
          </w:p>
        </w:tc>
        <w:tc>
          <w:tcPr>
            <w:tcW w:w="0" w:type="auto"/>
            <w:shd w:val="clear" w:color="auto" w:fill="auto"/>
          </w:tcPr>
          <w:p w14:paraId="731CC058" w14:textId="27EBF8CD" w:rsidR="00C7478A" w:rsidRDefault="00C7478A" w:rsidP="006C2049">
            <w:r>
              <w:t xml:space="preserve">external bath osmolarity, </w:t>
            </w:r>
            <w:r w:rsidR="006C2049" w:rsidRPr="006C2049">
              <w:rPr>
                <w:position w:val="-6"/>
              </w:rPr>
              <w:object w:dxaOrig="279" w:dyaOrig="320" w14:anchorId="76DB7F77">
                <v:shape id="_x0000_i1277" type="#_x0000_t75" style="width:14pt;height:16pt" o:ole="">
                  <v:imagedata r:id="rId537" o:title=""/>
                </v:shape>
                <o:OLEObject Type="Embed" ProgID="Equation.DSMT4" ShapeID="_x0000_i1277" DrawAspect="Content" ObjectID="_1471104540" r:id="rId538"/>
              </w:object>
            </w:r>
          </w:p>
        </w:tc>
        <w:tc>
          <w:tcPr>
            <w:tcW w:w="0" w:type="auto"/>
          </w:tcPr>
          <w:p w14:paraId="38C0E90F" w14:textId="5F64AF66" w:rsidR="00C7478A" w:rsidRDefault="00C7478A" w:rsidP="00AF2221">
            <w:r>
              <w:t>[</w:t>
            </w:r>
            <w:r w:rsidRPr="002A36CF">
              <w:rPr>
                <w:b/>
              </w:rPr>
              <w:t>n</w:t>
            </w:r>
            <w:r>
              <w:t>/</w:t>
            </w:r>
            <w:r w:rsidRPr="002A36CF">
              <w:rPr>
                <w:b/>
              </w:rPr>
              <w:t>L</w:t>
            </w:r>
            <w:r w:rsidRPr="002A36CF">
              <w:rPr>
                <w:vertAlign w:val="superscript"/>
              </w:rPr>
              <w:t>3</w:t>
            </w:r>
            <w:r>
              <w:t>]</w: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77842923" w:rsidR="006A0BC1" w:rsidRDefault="006A0BC1" w:rsidP="006A0BC1">
      <w:pPr>
        <w:pStyle w:val="MTDisplayEquation"/>
      </w:pPr>
      <w:r>
        <w:tab/>
      </w:r>
      <w:r w:rsidR="006C2049" w:rsidRPr="006C2049">
        <w:rPr>
          <w:position w:val="-6"/>
        </w:rPr>
        <w:object w:dxaOrig="859" w:dyaOrig="279" w14:anchorId="7FB15891">
          <v:shape id="_x0000_i1278" type="#_x0000_t75" style="width:43pt;height:14pt" o:ole="">
            <v:imagedata r:id="rId539" o:title=""/>
          </v:shape>
          <o:OLEObject Type="Embed" ProgID="Equation.DSMT4" ShapeID="_x0000_i1278" DrawAspect="Content" ObjectID="_1471104541" r:id="rId540"/>
        </w:object>
      </w:r>
      <w:r w:rsidR="005F45C7">
        <w:t>,</w:t>
      </w:r>
    </w:p>
    <w:p w14:paraId="4D032584" w14:textId="274489B4" w:rsidR="006A0BC1" w:rsidRPr="006D6D0D" w:rsidRDefault="006A0BC1" w:rsidP="006A0BC1">
      <w:r w:rsidRPr="006D6D0D">
        <w:t xml:space="preserve">where </w:t>
      </w:r>
      <w:r w:rsidR="006C2049" w:rsidRPr="006C2049">
        <w:rPr>
          <w:position w:val="-6"/>
        </w:rPr>
        <w:object w:dxaOrig="220" w:dyaOrig="220" w14:anchorId="726D24B3">
          <v:shape id="_x0000_i1279" type="#_x0000_t75" style="width:11pt;height:11pt" o:ole="">
            <v:imagedata r:id="rId541" o:title=""/>
          </v:shape>
          <o:OLEObject Type="Embed" ProgID="Equation.DSMT4" ShapeID="_x0000_i1279" DrawAspect="Content" ObjectID="_1471104542" r:id="rId542"/>
        </w:object>
      </w:r>
      <w:r w:rsidRPr="006D6D0D">
        <w:t xml:space="preserve"> is the osmotic pressure, given by</w:t>
      </w:r>
    </w:p>
    <w:p w14:paraId="0CC31E09" w14:textId="39B42BC1" w:rsidR="006A0BC1" w:rsidRPr="006D6D0D" w:rsidRDefault="006A0BC1" w:rsidP="006A0BC1">
      <w:pPr>
        <w:pStyle w:val="MTDisplayEquation"/>
      </w:pPr>
      <w:r w:rsidRPr="006D6D0D">
        <w:tab/>
      </w:r>
      <w:r w:rsidR="006C2049" w:rsidRPr="006C2049">
        <w:rPr>
          <w:position w:val="-28"/>
        </w:rPr>
        <w:object w:dxaOrig="2920" w:dyaOrig="680" w14:anchorId="1D584C41">
          <v:shape id="_x0000_i1280" type="#_x0000_t75" style="width:146pt;height:34pt" o:ole="">
            <v:imagedata r:id="rId543" o:title=""/>
          </v:shape>
          <o:OLEObject Type="Embed" ProgID="Equation.DSMT4" ShapeID="_x0000_i1280" DrawAspect="Content" ObjectID="_1471104543" r:id="rId544"/>
        </w:object>
      </w:r>
      <w:r w:rsidR="005F45C7">
        <w:t>,</w:t>
      </w:r>
    </w:p>
    <w:p w14:paraId="3463F405" w14:textId="4A34A422" w:rsidR="006A0BC1" w:rsidRPr="006D6D0D" w:rsidRDefault="006A0BC1" w:rsidP="006A0BC1">
      <w:r w:rsidRPr="006D6D0D">
        <w:t xml:space="preserve">and </w:t>
      </w:r>
      <w:r w:rsidR="006C2049" w:rsidRPr="006C2049">
        <w:rPr>
          <w:position w:val="-6"/>
        </w:rPr>
        <w:object w:dxaOrig="300" w:dyaOrig="320" w14:anchorId="17D69829">
          <v:shape id="_x0000_i1281" type="#_x0000_t75" style="width:15pt;height:16pt" o:ole="">
            <v:imagedata r:id="rId545" o:title=""/>
          </v:shape>
          <o:OLEObject Type="Embed" ProgID="Equation.DSMT4" ShapeID="_x0000_i1281" DrawAspect="Content" ObjectID="_1471104544" r:id="rId546"/>
        </w:object>
      </w:r>
      <w:r w:rsidRPr="006D6D0D">
        <w:t xml:space="preserve"> is the fixed-charge density in the current configuration, related to the reference configuration via</w:t>
      </w:r>
    </w:p>
    <w:p w14:paraId="799538DB" w14:textId="688A0287" w:rsidR="006A0BC1" w:rsidRPr="006D6D0D" w:rsidRDefault="006A0BC1" w:rsidP="006A0BC1">
      <w:pPr>
        <w:pStyle w:val="MTDisplayEquation"/>
      </w:pPr>
      <w:r w:rsidRPr="006D6D0D">
        <w:tab/>
      </w:r>
      <w:r w:rsidR="006C2049" w:rsidRPr="006C2049">
        <w:rPr>
          <w:position w:val="-30"/>
        </w:rPr>
        <w:object w:dxaOrig="1780" w:dyaOrig="720" w14:anchorId="44840F5D">
          <v:shape id="_x0000_i1282" type="#_x0000_t75" style="width:89pt;height:36pt" o:ole="">
            <v:imagedata r:id="rId547" o:title=""/>
          </v:shape>
          <o:OLEObject Type="Embed" ProgID="Equation.DSMT4" ShapeID="_x0000_i1282" DrawAspect="Content" ObjectID="_1471104545" r:id="rId548"/>
        </w:object>
      </w:r>
      <w:r w:rsidR="005F45C7">
        <w:t>,</w:t>
      </w:r>
    </w:p>
    <w:p w14:paraId="6CB32FFA" w14:textId="693F7D4E" w:rsidR="006A0BC1" w:rsidRPr="006D6D0D" w:rsidRDefault="006A0BC1" w:rsidP="006A0BC1">
      <w:r w:rsidRPr="006D6D0D">
        <w:t xml:space="preserve">where </w:t>
      </w:r>
      <w:r w:rsidR="006C2049" w:rsidRPr="006C2049">
        <w:rPr>
          <w:position w:val="-6"/>
        </w:rPr>
        <w:object w:dxaOrig="940" w:dyaOrig="279" w14:anchorId="0DAB317B">
          <v:shape id="_x0000_i1283" type="#_x0000_t75" style="width:47pt;height:14pt" o:ole="">
            <v:imagedata r:id="rId549" o:title=""/>
          </v:shape>
          <o:OLEObject Type="Embed" ProgID="Equation.DSMT4" ShapeID="_x0000_i1283" DrawAspect="Content" ObjectID="_1471104546" r:id="rId550"/>
        </w:object>
      </w:r>
      <w:r w:rsidRPr="006D6D0D">
        <w:t xml:space="preserve"> is the relative volume.  The values of the universal gas constant </w:t>
      </w:r>
      <w:r w:rsidR="006C2049" w:rsidRPr="006C2049">
        <w:rPr>
          <w:position w:val="-4"/>
        </w:rPr>
        <w:object w:dxaOrig="240" w:dyaOrig="260" w14:anchorId="59BBE086">
          <v:shape id="_x0000_i1284" type="#_x0000_t75" style="width:12pt;height:13pt" o:ole="">
            <v:imagedata r:id="rId551" o:title=""/>
          </v:shape>
          <o:OLEObject Type="Embed" ProgID="Equation.DSMT4" ShapeID="_x0000_i1284" DrawAspect="Content" ObjectID="_1471104547" r:id="rId552"/>
        </w:object>
      </w:r>
      <w:r w:rsidRPr="006D6D0D">
        <w:t xml:space="preserve"> and absolute temperature </w:t>
      </w:r>
      <w:r w:rsidR="006C2049" w:rsidRPr="006C2049">
        <w:rPr>
          <w:position w:val="-4"/>
        </w:rPr>
        <w:object w:dxaOrig="220" w:dyaOrig="260" w14:anchorId="4A4009BF">
          <v:shape id="_x0000_i1285" type="#_x0000_t75" style="width:11pt;height:13pt" o:ole="">
            <v:imagedata r:id="rId553" o:title=""/>
          </v:shape>
          <o:OLEObject Type="Embed" ProgID="Equation.DSMT4" ShapeID="_x0000_i1285" DrawAspect="Content" ObjectID="_1471104548" r:id="rId554"/>
        </w:object>
      </w:r>
      <w:r w:rsidRPr="006D6D0D">
        <w:t xml:space="preserve"> must be specified as global constants.</w:t>
      </w:r>
    </w:p>
    <w:p w14:paraId="314484EE" w14:textId="77777777" w:rsidR="006A0BC1" w:rsidRPr="006D6D0D" w:rsidRDefault="006A0BC1" w:rsidP="006A0BC1"/>
    <w:p w14:paraId="2CAC62B9" w14:textId="0734A666" w:rsidR="006A0BC1" w:rsidRPr="006D6D0D" w:rsidRDefault="006A0BC1" w:rsidP="006A0BC1">
      <w:r w:rsidRPr="006D6D0D">
        <w:t xml:space="preserve">Note that </w:t>
      </w:r>
      <w:r w:rsidR="006C2049" w:rsidRPr="006C2049">
        <w:rPr>
          <w:position w:val="-12"/>
        </w:rPr>
        <w:object w:dxaOrig="300" w:dyaOrig="380" w14:anchorId="48FFA593">
          <v:shape id="_x0000_i1286" type="#_x0000_t75" style="width:15pt;height:19pt" o:ole="">
            <v:imagedata r:id="rId555" o:title=""/>
          </v:shape>
          <o:OLEObject Type="Embed" ProgID="Equation.DSMT4" ShapeID="_x0000_i1286" DrawAspect="Content" ObjectID="_1471104549" r:id="rId556"/>
        </w:object>
      </w:r>
      <w:r w:rsidRPr="006D6D0D">
        <w:t xml:space="preserve"> may be negative or positive; the gel porosity is unitless and must be in the range </w:t>
      </w:r>
      <w:r w:rsidR="006C2049" w:rsidRPr="006C2049">
        <w:rPr>
          <w:position w:val="-12"/>
        </w:rPr>
        <w:object w:dxaOrig="1020" w:dyaOrig="380" w14:anchorId="2248E410">
          <v:shape id="_x0000_i1287" type="#_x0000_t75" style="width:51pt;height:19pt" o:ole="">
            <v:imagedata r:id="rId557" o:title=""/>
          </v:shape>
          <o:OLEObject Type="Embed" ProgID="Equation.DSMT4" ShapeID="_x0000_i1287" DrawAspect="Content" ObjectID="_1471104550" r:id="rId558"/>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16"/>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54ED74D4" w:rsidR="006A0BC1" w:rsidRPr="006D6D0D" w:rsidRDefault="006C2049" w:rsidP="006C2049">
            <w:r w:rsidRPr="006C2049">
              <w:rPr>
                <w:position w:val="-4"/>
              </w:rPr>
              <w:object w:dxaOrig="240" w:dyaOrig="260" w14:anchorId="6CD0AEBA">
                <v:shape id="_x0000_i1288" type="#_x0000_t75" style="width:12pt;height:13pt" o:ole="">
                  <v:imagedata r:id="rId559" o:title=""/>
                </v:shape>
                <o:OLEObject Type="Embed" ProgID="Equation.DSMT4" ShapeID="_x0000_i1288" DrawAspect="Content" ObjectID="_1471104551" r:id="rId560"/>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FE4DCF5" w:rsidR="006A0BC1" w:rsidRPr="006D6D0D" w:rsidRDefault="006C2049" w:rsidP="006C2049">
            <w:r w:rsidRPr="006C2049">
              <w:rPr>
                <w:position w:val="-4"/>
              </w:rPr>
              <w:object w:dxaOrig="220" w:dyaOrig="260" w14:anchorId="29A699A8">
                <v:shape id="_x0000_i1289" type="#_x0000_t75" style="width:11pt;height:13pt" o:ole="">
                  <v:imagedata r:id="rId561" o:title=""/>
                </v:shape>
                <o:OLEObject Type="Embed" ProgID="Equation.DSMT4" ShapeID="_x0000_i1289" DrawAspect="Content" ObjectID="_1471104552" r:id="rId562"/>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459B7340" w:rsidR="006A0BC1" w:rsidRPr="006D6D0D" w:rsidRDefault="006C2049" w:rsidP="006C2049">
            <w:r w:rsidRPr="006C2049">
              <w:rPr>
                <w:position w:val="-12"/>
              </w:rPr>
              <w:object w:dxaOrig="300" w:dyaOrig="380" w14:anchorId="6BEA5564">
                <v:shape id="_x0000_i1290" type="#_x0000_t75" style="width:15pt;height:19pt" o:ole="">
                  <v:imagedata r:id="rId563" o:title=""/>
                </v:shape>
                <o:OLEObject Type="Embed" ProgID="Equation.DSMT4" ShapeID="_x0000_i1290" DrawAspect="Content" ObjectID="_1471104553" r:id="rId564"/>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5E5B177E" w:rsidR="006A0BC1" w:rsidRPr="006D6D0D" w:rsidRDefault="006C2049" w:rsidP="006C2049">
            <w:r w:rsidRPr="006C2049">
              <w:rPr>
                <w:position w:val="-6"/>
              </w:rPr>
              <w:object w:dxaOrig="279" w:dyaOrig="320" w14:anchorId="458A5460">
                <v:shape id="_x0000_i1291" type="#_x0000_t75" style="width:14pt;height:16pt" o:ole="">
                  <v:imagedata r:id="rId565" o:title=""/>
                </v:shape>
                <o:OLEObject Type="Embed" ProgID="Equation.DSMT4" ShapeID="_x0000_i1291" DrawAspect="Content" ObjectID="_1471104554" r:id="rId566"/>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1C4346F7" w:rsidR="006A0BC1" w:rsidRPr="006D6D0D" w:rsidRDefault="006C2049" w:rsidP="006C2049">
            <w:r w:rsidRPr="006C2049">
              <w:rPr>
                <w:position w:val="-12"/>
              </w:rPr>
              <w:object w:dxaOrig="240" w:dyaOrig="360" w14:anchorId="558073B2">
                <v:shape id="_x0000_i1292" type="#_x0000_t75" style="width:12pt;height:18pt" o:ole="">
                  <v:imagedata r:id="rId567" o:title=""/>
                </v:shape>
                <o:OLEObject Type="Embed" ProgID="Equation.DSMT4" ShapeID="_x0000_i1292" DrawAspect="Content" ObjectID="_1471104555" r:id="rId568"/>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2B48CC0C" w:rsidR="006A0BC1" w:rsidRPr="006D6D0D" w:rsidRDefault="006C2049" w:rsidP="006C2049">
            <w:r w:rsidRPr="006C2049">
              <w:rPr>
                <w:position w:val="-6"/>
              </w:rPr>
              <w:object w:dxaOrig="220" w:dyaOrig="220" w14:anchorId="21DEC802">
                <v:shape id="_x0000_i1293" type="#_x0000_t75" style="width:11pt;height:11pt" o:ole="">
                  <v:imagedata r:id="rId569" o:title=""/>
                </v:shape>
                <o:OLEObject Type="Embed" ProgID="Equation.DSMT4" ShapeID="_x0000_i1293" DrawAspect="Content" ObjectID="_1471104556" r:id="rId570"/>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1B13CD">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1B31EFB1" w:rsidR="006A0BC1" w:rsidRDefault="006A0BC1" w:rsidP="006A0BC1">
      <w:r>
        <w:lastRenderedPageBreak/>
        <w:t xml:space="preserve">Donnan osmotic swelling reduces to zero when either </w:t>
      </w:r>
      <w:r w:rsidR="006C2049" w:rsidRPr="006C2049">
        <w:rPr>
          <w:position w:val="-12"/>
        </w:rPr>
        <w:object w:dxaOrig="680" w:dyaOrig="380" w14:anchorId="54483B55">
          <v:shape id="_x0000_i1294" type="#_x0000_t75" style="width:34pt;height:19pt" o:ole="">
            <v:imagedata r:id="rId571" o:title=""/>
          </v:shape>
          <o:OLEObject Type="Embed" ProgID="Equation.DSMT4" ShapeID="_x0000_i1294" DrawAspect="Content" ObjectID="_1471104557" r:id="rId572"/>
        </w:object>
      </w:r>
      <w:r>
        <w:t xml:space="preserve"> or </w:t>
      </w:r>
      <w:r w:rsidR="006C2049" w:rsidRPr="006C2049">
        <w:rPr>
          <w:position w:val="-6"/>
        </w:rPr>
        <w:object w:dxaOrig="800" w:dyaOrig="320" w14:anchorId="418CEDFE">
          <v:shape id="_x0000_i1295" type="#_x0000_t75" style="width:40pt;height:16pt" o:ole="">
            <v:imagedata r:id="rId573" o:title=""/>
          </v:shape>
          <o:OLEObject Type="Embed" ProgID="Equation.DSMT4" ShapeID="_x0000_i1295" DrawAspect="Content" ObjectID="_1471104558" r:id="rId574"/>
        </w:object>
      </w:r>
      <w:r>
        <w:t xml:space="preserve">.  Therefore, entering any other values for </w:t>
      </w:r>
      <w:r w:rsidR="006C2049" w:rsidRPr="006C2049">
        <w:rPr>
          <w:position w:val="-12"/>
        </w:rPr>
        <w:object w:dxaOrig="300" w:dyaOrig="380" w14:anchorId="720F4247">
          <v:shape id="_x0000_i1296" type="#_x0000_t75" style="width:15pt;height:19pt" o:ole="">
            <v:imagedata r:id="rId575" o:title=""/>
          </v:shape>
          <o:OLEObject Type="Embed" ProgID="Equation.DSMT4" ShapeID="_x0000_i1296" DrawAspect="Content" ObjectID="_1471104559" r:id="rId576"/>
        </w:object>
      </w:r>
      <w:r>
        <w:t xml:space="preserve"> and </w:t>
      </w:r>
      <w:r w:rsidR="006C2049" w:rsidRPr="006C2049">
        <w:rPr>
          <w:position w:val="-6"/>
        </w:rPr>
        <w:object w:dxaOrig="279" w:dyaOrig="320" w14:anchorId="16217D82">
          <v:shape id="_x0000_i1297" type="#_x0000_t75" style="width:14pt;height:16pt" o:ole="">
            <v:imagedata r:id="rId577" o:title=""/>
          </v:shape>
          <o:OLEObject Type="Embed" ProgID="Equation.DSMT4" ShapeID="_x0000_i1297" DrawAspect="Content" ObjectID="_1471104560" r:id="rId578"/>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1156" w:name="_Ref167525631"/>
      <w:bookmarkStart w:id="1157" w:name="_Toc397358413"/>
      <w:r w:rsidRPr="0097532C">
        <w:lastRenderedPageBreak/>
        <w:t>Ellipsoidal Fiber Distribution</w:t>
      </w:r>
      <w:bookmarkEnd w:id="1156"/>
      <w:bookmarkEnd w:id="1157"/>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ins w:id="1158" w:author="Gerard" w:date="2014-07-29T23:58:00Z">
        <w:r w:rsidR="001B13CD">
          <w:t xml:space="preserve">4.1.3.17. </w:t>
        </w:r>
      </w:ins>
      <w:del w:id="1159"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B079B34" w14:textId="1E44195C" w:rsidTr="008C20E4">
        <w:tc>
          <w:tcPr>
            <w:tcW w:w="1264" w:type="pct"/>
            <w:shd w:val="clear" w:color="auto" w:fill="auto"/>
          </w:tcPr>
          <w:p w14:paraId="13A6F4DE" w14:textId="77777777" w:rsidR="00C7478A" w:rsidRDefault="00C7478A" w:rsidP="006A0BC1">
            <w:pPr>
              <w:pStyle w:val="code"/>
            </w:pPr>
            <w:r>
              <w:t>&lt;beta&gt;</w:t>
            </w:r>
          </w:p>
        </w:tc>
        <w:tc>
          <w:tcPr>
            <w:tcW w:w="3081" w:type="pct"/>
            <w:shd w:val="clear" w:color="auto" w:fill="auto"/>
          </w:tcPr>
          <w:p w14:paraId="070CA44C" w14:textId="202024F4" w:rsidR="00C7478A" w:rsidRDefault="00C7478A" w:rsidP="006C2049">
            <w:r>
              <w:t xml:space="preserve">parameters </w:t>
            </w:r>
            <w:r w:rsidR="006C2049" w:rsidRPr="006C2049">
              <w:rPr>
                <w:position w:val="-14"/>
              </w:rPr>
              <w:object w:dxaOrig="1120" w:dyaOrig="400" w14:anchorId="25CB3F9F">
                <v:shape id="_x0000_i1298" type="#_x0000_t75" style="width:56pt;height:20pt" o:ole="">
                  <v:imagedata r:id="rId579" o:title=""/>
                </v:shape>
                <o:OLEObject Type="Embed" ProgID="Equation.DSMT4" ShapeID="_x0000_i1298" DrawAspect="Content" ObjectID="_1471104561" r:id="rId580"/>
              </w:object>
            </w:r>
          </w:p>
        </w:tc>
        <w:tc>
          <w:tcPr>
            <w:tcW w:w="655" w:type="pct"/>
          </w:tcPr>
          <w:p w14:paraId="358D9964" w14:textId="4E4E195E" w:rsidR="00C7478A" w:rsidRDefault="00C7478A" w:rsidP="00AF2221">
            <w:r>
              <w:t>[ ]</w:t>
            </w:r>
          </w:p>
        </w:tc>
      </w:tr>
      <w:tr w:rsidR="00C7478A" w14:paraId="5AEC580B" w14:textId="1442694C" w:rsidTr="008C20E4">
        <w:tc>
          <w:tcPr>
            <w:tcW w:w="1264" w:type="pct"/>
            <w:shd w:val="clear" w:color="auto" w:fill="auto"/>
          </w:tcPr>
          <w:p w14:paraId="3DD9D815" w14:textId="77777777" w:rsidR="00C7478A" w:rsidRDefault="00C7478A" w:rsidP="006A0BC1">
            <w:pPr>
              <w:pStyle w:val="code"/>
            </w:pPr>
            <w:r>
              <w:t>&lt;ksi&gt;</w:t>
            </w:r>
          </w:p>
        </w:tc>
        <w:tc>
          <w:tcPr>
            <w:tcW w:w="3081" w:type="pct"/>
            <w:shd w:val="clear" w:color="auto" w:fill="auto"/>
          </w:tcPr>
          <w:p w14:paraId="69436E53" w14:textId="0B8D770C" w:rsidR="00C7478A" w:rsidRDefault="00C7478A" w:rsidP="006C2049">
            <w:r>
              <w:t xml:space="preserve">parameters </w:t>
            </w:r>
            <w:r w:rsidR="006C2049" w:rsidRPr="006C2049">
              <w:rPr>
                <w:position w:val="-14"/>
              </w:rPr>
              <w:object w:dxaOrig="1020" w:dyaOrig="400" w14:anchorId="55408E1D">
                <v:shape id="_x0000_i1299" type="#_x0000_t75" style="width:51pt;height:20pt" o:ole="">
                  <v:imagedata r:id="rId581" o:title=""/>
                </v:shape>
                <o:OLEObject Type="Embed" ProgID="Equation.DSMT4" ShapeID="_x0000_i1299" DrawAspect="Content" ObjectID="_1471104562" r:id="rId582"/>
              </w:object>
            </w:r>
          </w:p>
        </w:tc>
        <w:tc>
          <w:tcPr>
            <w:tcW w:w="655" w:type="pct"/>
          </w:tcPr>
          <w:p w14:paraId="52CE4586" w14:textId="40D71194" w:rsidR="00C7478A" w:rsidRDefault="00C7478A" w:rsidP="00AF2221">
            <w:r>
              <w:t>[</w:t>
            </w:r>
            <w:r>
              <w:rPr>
                <w:b/>
              </w:rPr>
              <w:t>P</w:t>
            </w:r>
            <w:r>
              <w:t>]</w: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01DDD509" w:rsidR="006A0BC1" w:rsidRDefault="006A0BC1" w:rsidP="006A0BC1">
      <w:pPr>
        <w:pStyle w:val="MTDisplayEquation"/>
      </w:pPr>
      <w:r>
        <w:tab/>
      </w:r>
      <w:r w:rsidR="006C2049" w:rsidRPr="006C2049">
        <w:rPr>
          <w:position w:val="-18"/>
        </w:rPr>
        <w:object w:dxaOrig="3620" w:dyaOrig="520" w14:anchorId="3977AFA1">
          <v:shape id="_x0000_i1300" type="#_x0000_t75" style="width:181pt;height:26pt" o:ole="">
            <v:imagedata r:id="rId583" o:title=""/>
          </v:shape>
          <o:OLEObject Type="Embed" ProgID="Equation.DSMT4" ShapeID="_x0000_i1300" DrawAspect="Content" ObjectID="_1471104563" r:id="rId584"/>
        </w:object>
      </w:r>
      <w:r>
        <w:t>.</w:t>
      </w:r>
    </w:p>
    <w:p w14:paraId="0761CC84" w14:textId="1E7B6707" w:rsidR="006A0BC1" w:rsidRDefault="006A0BC1" w:rsidP="006A0BC1">
      <w:r>
        <w:t xml:space="preserve">Here, </w:t>
      </w:r>
      <w:r w:rsidR="006C2049" w:rsidRPr="006C2049">
        <w:rPr>
          <w:position w:val="-12"/>
        </w:rPr>
        <w:object w:dxaOrig="1760" w:dyaOrig="380" w14:anchorId="007757C7">
          <v:shape id="_x0000_i1301" type="#_x0000_t75" style="width:88pt;height:19pt" o:ole="">
            <v:imagedata r:id="rId585" o:title=""/>
          </v:shape>
          <o:OLEObject Type="Embed" ProgID="Equation.DSMT4" ShapeID="_x0000_i1301" DrawAspect="Content" ObjectID="_1471104564" r:id="rId586"/>
        </w:object>
      </w:r>
      <w:r>
        <w:t xml:space="preserve"> is the square of the fiber stretch </w:t>
      </w:r>
      <w:r w:rsidR="006C2049" w:rsidRPr="006C2049">
        <w:rPr>
          <w:position w:val="-12"/>
        </w:rPr>
        <w:object w:dxaOrig="279" w:dyaOrig="360" w14:anchorId="75DFB7A0">
          <v:shape id="_x0000_i1302" type="#_x0000_t75" style="width:14pt;height:18pt" o:ole="">
            <v:imagedata r:id="rId587" o:title=""/>
          </v:shape>
          <o:OLEObject Type="Embed" ProgID="Equation.DSMT4" ShapeID="_x0000_i1302" DrawAspect="Content" ObjectID="_1471104565" r:id="rId588"/>
        </w:object>
      </w:r>
      <w:r>
        <w:t xml:space="preserve">, </w:t>
      </w:r>
      <w:r w:rsidR="006C2049" w:rsidRPr="006C2049">
        <w:rPr>
          <w:position w:val="-6"/>
        </w:rPr>
        <w:object w:dxaOrig="260" w:dyaOrig="279" w14:anchorId="76E23346">
          <v:shape id="_x0000_i1303" type="#_x0000_t75" style="width:13pt;height:14pt" o:ole="">
            <v:imagedata r:id="rId589" o:title=""/>
          </v:shape>
          <o:OLEObject Type="Embed" ProgID="Equation.DSMT4" ShapeID="_x0000_i1303" DrawAspect="Content" ObjectID="_1471104566" r:id="rId590"/>
        </w:object>
      </w:r>
      <w:r>
        <w:rPr>
          <w:b/>
        </w:rPr>
        <w:t xml:space="preserve"> </w:t>
      </w:r>
      <w:r>
        <w:t xml:space="preserve">is the unit vector along the fiber direction, in the reference configuration, which in spherical angles is directed along </w:t>
      </w:r>
      <w:r w:rsidR="006C2049" w:rsidRPr="006C2049">
        <w:rPr>
          <w:position w:val="-14"/>
        </w:rPr>
        <w:object w:dxaOrig="620" w:dyaOrig="400" w14:anchorId="044CD6C2">
          <v:shape id="_x0000_i1304" type="#_x0000_t75" style="width:31pt;height:20pt" o:ole="">
            <v:imagedata r:id="rId591" o:title=""/>
          </v:shape>
          <o:OLEObject Type="Embed" ProgID="Equation.DSMT4" ShapeID="_x0000_i1304" DrawAspect="Content" ObjectID="_1471104567" r:id="rId592"/>
        </w:object>
      </w:r>
      <w:r>
        <w:t xml:space="preserve">, </w:t>
      </w:r>
      <w:r w:rsidR="006C2049" w:rsidRPr="006C2049">
        <w:rPr>
          <w:position w:val="-12"/>
        </w:rPr>
        <w:object w:dxaOrig="1200" w:dyaOrig="360" w14:anchorId="171A74EB">
          <v:shape id="_x0000_i1305" type="#_x0000_t75" style="width:60pt;height:18pt" o:ole="">
            <v:imagedata r:id="rId593" o:title=""/>
          </v:shape>
          <o:OLEObject Type="Embed" ProgID="Equation.DSMT4" ShapeID="_x0000_i1305" DrawAspect="Content" ObjectID="_1471104568" r:id="rId594"/>
        </w:object>
      </w:r>
      <w:r>
        <w:t xml:space="preserve">, and </w:t>
      </w:r>
      <w:r w:rsidR="006C2049" w:rsidRPr="006C2049">
        <w:rPr>
          <w:position w:val="-14"/>
        </w:rPr>
        <w:object w:dxaOrig="540" w:dyaOrig="400" w14:anchorId="5B7E2EF3">
          <v:shape id="_x0000_i1306" type="#_x0000_t75" style="width:27pt;height:20pt" o:ole="">
            <v:imagedata r:id="rId595" o:title=""/>
          </v:shape>
          <o:OLEObject Type="Embed" ProgID="Equation.DSMT4" ShapeID="_x0000_i1306" DrawAspect="Content" ObjectID="_1471104569" r:id="rId596"/>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69C976E6" w:rsidR="006A0BC1" w:rsidRDefault="006A0BC1" w:rsidP="006A0BC1">
      <w:pPr>
        <w:pStyle w:val="MTDisplayEquation"/>
      </w:pPr>
      <w:r>
        <w:tab/>
      </w:r>
      <w:r w:rsidR="006C2049" w:rsidRPr="006C2049">
        <w:rPr>
          <w:position w:val="-30"/>
        </w:rPr>
        <w:object w:dxaOrig="1860" w:dyaOrig="680" w14:anchorId="66FDDA1C">
          <v:shape id="_x0000_i1307" type="#_x0000_t75" style="width:93pt;height:34pt" o:ole="">
            <v:imagedata r:id="rId597" o:title=""/>
          </v:shape>
          <o:OLEObject Type="Embed" ProgID="Equation.DSMT4" ShapeID="_x0000_i1307" DrawAspect="Content" ObjectID="_1471104570" r:id="rId598"/>
        </w:object>
      </w:r>
      <w:r>
        <w:t>,</w:t>
      </w:r>
    </w:p>
    <w:p w14:paraId="00677859" w14:textId="77777777" w:rsidR="006A0BC1" w:rsidRDefault="006A0BC1" w:rsidP="006A0BC1">
      <w:r>
        <w:t>where in this material,</w:t>
      </w:r>
    </w:p>
    <w:p w14:paraId="1C80A82E" w14:textId="6B1B6A35" w:rsidR="006A0BC1" w:rsidRDefault="006A0BC1" w:rsidP="006A0BC1">
      <w:pPr>
        <w:pStyle w:val="MTDisplayEquation"/>
      </w:pPr>
      <w:r>
        <w:tab/>
      </w:r>
      <w:r w:rsidR="006C2049" w:rsidRPr="006C2049">
        <w:rPr>
          <w:position w:val="-14"/>
        </w:rPr>
        <w:object w:dxaOrig="2620" w:dyaOrig="440" w14:anchorId="297F6147">
          <v:shape id="_x0000_i1308" type="#_x0000_t75" style="width:131pt;height:22pt" o:ole="">
            <v:imagedata r:id="rId599" o:title=""/>
          </v:shape>
          <o:OLEObject Type="Embed" ProgID="Equation.DSMT4" ShapeID="_x0000_i1308" DrawAspect="Content" ObjectID="_1471104571" r:id="rId600"/>
        </w:object>
      </w:r>
      <w:r>
        <w:t>.</w:t>
      </w:r>
    </w:p>
    <w:p w14:paraId="0EC0BFE1" w14:textId="18B50BBF" w:rsidR="006A0BC1" w:rsidRDefault="006A0BC1" w:rsidP="006A0BC1">
      <w:r>
        <w:t xml:space="preserve">The materials parameters </w:t>
      </w:r>
      <w:r w:rsidR="006C2049" w:rsidRPr="006C2049">
        <w:rPr>
          <w:position w:val="-10"/>
        </w:rPr>
        <w:object w:dxaOrig="240" w:dyaOrig="320" w14:anchorId="19A7B447">
          <v:shape id="_x0000_i1309" type="#_x0000_t75" style="width:12pt;height:16pt" o:ole="">
            <v:imagedata r:id="rId601" o:title=""/>
          </v:shape>
          <o:OLEObject Type="Embed" ProgID="Equation.DSMT4" ShapeID="_x0000_i1309" DrawAspect="Content" ObjectID="_1471104572" r:id="rId602"/>
        </w:object>
      </w:r>
      <w:r>
        <w:t xml:space="preserve">and </w:t>
      </w:r>
      <w:r w:rsidR="006C2049" w:rsidRPr="006C2049">
        <w:rPr>
          <w:position w:val="-10"/>
        </w:rPr>
        <w:object w:dxaOrig="200" w:dyaOrig="320" w14:anchorId="0F2B1D8A">
          <v:shape id="_x0000_i1310" type="#_x0000_t75" style="width:10pt;height:16pt" o:ole="">
            <v:imagedata r:id="rId603" o:title=""/>
          </v:shape>
          <o:OLEObject Type="Embed" ProgID="Equation.DSMT4" ShapeID="_x0000_i1310" DrawAspect="Content" ObjectID="_1471104573" r:id="rId604"/>
        </w:object>
      </w:r>
      <w:r>
        <w:t xml:space="preserve">are assumed to vary ellipsoidally with </w:t>
      </w:r>
      <w:r w:rsidR="006C2049" w:rsidRPr="006C2049">
        <w:rPr>
          <w:position w:val="-4"/>
        </w:rPr>
        <w:object w:dxaOrig="200" w:dyaOrig="200" w14:anchorId="55AA8980">
          <v:shape id="_x0000_i1311" type="#_x0000_t75" style="width:10pt;height:10pt" o:ole="">
            <v:imagedata r:id="rId605" o:title=""/>
          </v:shape>
          <o:OLEObject Type="Embed" ProgID="Equation.DSMT4" ShapeID="_x0000_i1311" DrawAspect="Content" ObjectID="_1471104574" r:id="rId606"/>
        </w:object>
      </w:r>
      <w:r>
        <w:t>, according to</w:t>
      </w:r>
    </w:p>
    <w:p w14:paraId="138DD5C9" w14:textId="7D0F8A3E" w:rsidR="006A0BC1" w:rsidRDefault="006A0BC1" w:rsidP="006A0BC1">
      <w:pPr>
        <w:pStyle w:val="MTDisplayEquation"/>
      </w:pPr>
      <w:r>
        <w:tab/>
      </w:r>
      <w:r w:rsidR="006C2049" w:rsidRPr="006C2049">
        <w:rPr>
          <w:position w:val="-76"/>
        </w:rPr>
        <w:object w:dxaOrig="4800" w:dyaOrig="1640" w14:anchorId="2CFE6F08">
          <v:shape id="_x0000_i1312" type="#_x0000_t75" style="width:240pt;height:82pt" o:ole="">
            <v:imagedata r:id="rId607" o:title=""/>
          </v:shape>
          <o:OLEObject Type="Embed" ProgID="Equation.DSMT4" ShapeID="_x0000_i1312" DrawAspect="Content" ObjectID="_1471104575" r:id="rId608"/>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1B13CD">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1160" w:name="_Toc397358414"/>
      <w:r>
        <w:lastRenderedPageBreak/>
        <w:t>Ellipsoidal Fiber Distribution Neo-Hookean</w:t>
      </w:r>
      <w:bookmarkEnd w:id="1160"/>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1B634E5A" w14:textId="0FD038CA" w:rsidTr="008C20E4">
        <w:tc>
          <w:tcPr>
            <w:tcW w:w="1264" w:type="pct"/>
            <w:shd w:val="clear" w:color="auto" w:fill="auto"/>
          </w:tcPr>
          <w:p w14:paraId="36D7A5AE" w14:textId="77777777" w:rsidR="00C7478A" w:rsidRDefault="00C7478A" w:rsidP="006A0BC1">
            <w:pPr>
              <w:pStyle w:val="code"/>
            </w:pPr>
            <w:r>
              <w:t>&lt;E&gt;</w:t>
            </w:r>
          </w:p>
        </w:tc>
        <w:tc>
          <w:tcPr>
            <w:tcW w:w="3081" w:type="pct"/>
            <w:shd w:val="clear" w:color="auto" w:fill="auto"/>
          </w:tcPr>
          <w:p w14:paraId="09FBC939" w14:textId="77777777" w:rsidR="00C7478A" w:rsidRDefault="00C7478A" w:rsidP="006A0BC1">
            <w:r>
              <w:t>Young’s modulus</w:t>
            </w:r>
          </w:p>
        </w:tc>
        <w:tc>
          <w:tcPr>
            <w:tcW w:w="655" w:type="pct"/>
          </w:tcPr>
          <w:p w14:paraId="421F5F52" w14:textId="663BDBC2" w:rsidR="00C7478A" w:rsidRPr="00C7478A" w:rsidRDefault="00C7478A" w:rsidP="006A0BC1">
            <w:r>
              <w:t>[</w:t>
            </w:r>
            <w:r>
              <w:rPr>
                <w:b/>
              </w:rPr>
              <w:t>P</w:t>
            </w:r>
            <w:r>
              <w:t>]</w:t>
            </w:r>
          </w:p>
        </w:tc>
      </w:tr>
      <w:tr w:rsidR="00C7478A" w14:paraId="6AC1F1BA" w14:textId="4898A0A2" w:rsidTr="008C20E4">
        <w:tc>
          <w:tcPr>
            <w:tcW w:w="1264" w:type="pct"/>
            <w:shd w:val="clear" w:color="auto" w:fill="auto"/>
          </w:tcPr>
          <w:p w14:paraId="4BC1807A" w14:textId="77777777" w:rsidR="00C7478A" w:rsidRDefault="00C7478A" w:rsidP="006A0BC1">
            <w:pPr>
              <w:pStyle w:val="code"/>
            </w:pPr>
            <w:r>
              <w:t>&lt;v&gt;</w:t>
            </w:r>
          </w:p>
        </w:tc>
        <w:tc>
          <w:tcPr>
            <w:tcW w:w="3081" w:type="pct"/>
            <w:shd w:val="clear" w:color="auto" w:fill="auto"/>
          </w:tcPr>
          <w:p w14:paraId="596AA17C" w14:textId="77777777" w:rsidR="00C7478A" w:rsidRDefault="00C7478A" w:rsidP="006A0BC1">
            <w:r>
              <w:t>Poisson’s ratio</w:t>
            </w:r>
          </w:p>
        </w:tc>
        <w:tc>
          <w:tcPr>
            <w:tcW w:w="655" w:type="pct"/>
          </w:tcPr>
          <w:p w14:paraId="22574A82" w14:textId="216A81E9" w:rsidR="00C7478A" w:rsidRDefault="00C7478A" w:rsidP="006A0BC1">
            <w:r>
              <w:t>[ ]</w:t>
            </w:r>
          </w:p>
        </w:tc>
      </w:tr>
      <w:tr w:rsidR="00C7478A" w14:paraId="7D999ED9" w14:textId="09D22709" w:rsidTr="008C20E4">
        <w:tc>
          <w:tcPr>
            <w:tcW w:w="1264" w:type="pct"/>
            <w:shd w:val="clear" w:color="auto" w:fill="auto"/>
          </w:tcPr>
          <w:p w14:paraId="2D636B0D" w14:textId="77777777" w:rsidR="00C7478A" w:rsidRDefault="00C7478A" w:rsidP="006A0BC1">
            <w:pPr>
              <w:pStyle w:val="code"/>
            </w:pPr>
            <w:r>
              <w:t>&lt;beta&gt;</w:t>
            </w:r>
          </w:p>
        </w:tc>
        <w:tc>
          <w:tcPr>
            <w:tcW w:w="3081" w:type="pct"/>
            <w:shd w:val="clear" w:color="auto" w:fill="auto"/>
          </w:tcPr>
          <w:p w14:paraId="5A0E9C93" w14:textId="311B9C49" w:rsidR="00C7478A" w:rsidRDefault="00C7478A" w:rsidP="006C2049">
            <w:r>
              <w:t xml:space="preserve">parameters </w:t>
            </w:r>
            <w:r w:rsidR="006C2049" w:rsidRPr="006C2049">
              <w:rPr>
                <w:position w:val="-14"/>
              </w:rPr>
              <w:object w:dxaOrig="1120" w:dyaOrig="400" w14:anchorId="6266F34F">
                <v:shape id="_x0000_i1313" type="#_x0000_t75" style="width:56pt;height:20pt" o:ole="">
                  <v:imagedata r:id="rId609" o:title=""/>
                </v:shape>
                <o:OLEObject Type="Embed" ProgID="Equation.DSMT4" ShapeID="_x0000_i1313" DrawAspect="Content" ObjectID="_1471104576" r:id="rId610"/>
              </w:object>
            </w:r>
          </w:p>
        </w:tc>
        <w:tc>
          <w:tcPr>
            <w:tcW w:w="655" w:type="pct"/>
          </w:tcPr>
          <w:p w14:paraId="5E303486" w14:textId="0E0698B8" w:rsidR="00C7478A" w:rsidRDefault="00C7478A" w:rsidP="00AF2221">
            <w:r>
              <w:t>[ ]</w:t>
            </w:r>
          </w:p>
        </w:tc>
      </w:tr>
      <w:tr w:rsidR="00C7478A" w14:paraId="19AFED56" w14:textId="7A5BD19E" w:rsidTr="008C20E4">
        <w:tc>
          <w:tcPr>
            <w:tcW w:w="1264" w:type="pct"/>
            <w:shd w:val="clear" w:color="auto" w:fill="auto"/>
          </w:tcPr>
          <w:p w14:paraId="096FD6CF" w14:textId="77777777" w:rsidR="00C7478A" w:rsidRDefault="00C7478A" w:rsidP="006A0BC1">
            <w:pPr>
              <w:pStyle w:val="code"/>
            </w:pPr>
            <w:r>
              <w:t>&lt;ksi&gt;</w:t>
            </w:r>
          </w:p>
        </w:tc>
        <w:tc>
          <w:tcPr>
            <w:tcW w:w="3081" w:type="pct"/>
            <w:shd w:val="clear" w:color="auto" w:fill="auto"/>
          </w:tcPr>
          <w:p w14:paraId="22906CF0" w14:textId="5BC53247" w:rsidR="00C7478A" w:rsidRDefault="00C7478A" w:rsidP="006C2049">
            <w:r>
              <w:t xml:space="preserve">parameters </w:t>
            </w:r>
            <w:r w:rsidR="006C2049" w:rsidRPr="006C2049">
              <w:rPr>
                <w:position w:val="-14"/>
              </w:rPr>
              <w:object w:dxaOrig="1020" w:dyaOrig="400" w14:anchorId="6C11BE50">
                <v:shape id="_x0000_i1314" type="#_x0000_t75" style="width:51pt;height:20pt" o:ole="">
                  <v:imagedata r:id="rId611" o:title=""/>
                </v:shape>
                <o:OLEObject Type="Embed" ProgID="Equation.DSMT4" ShapeID="_x0000_i1314" DrawAspect="Content" ObjectID="_1471104577" r:id="rId612"/>
              </w:object>
            </w:r>
          </w:p>
        </w:tc>
        <w:tc>
          <w:tcPr>
            <w:tcW w:w="655" w:type="pct"/>
          </w:tcPr>
          <w:p w14:paraId="2F858B8B" w14:textId="31CA9B4D" w:rsidR="00C7478A" w:rsidRDefault="00C7478A" w:rsidP="00AF2221">
            <w:r>
              <w:t>[</w:t>
            </w:r>
            <w:r>
              <w:rPr>
                <w:b/>
              </w:rPr>
              <w:t>P</w:t>
            </w:r>
            <w:r>
              <w:t>]</w: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31E3A545" w:rsidR="006A0BC1" w:rsidRDefault="006A0BC1" w:rsidP="006A0BC1">
      <w:pPr>
        <w:pStyle w:val="MTDisplayEquation"/>
      </w:pPr>
      <w:r>
        <w:tab/>
      </w:r>
      <w:r w:rsidR="006C2049" w:rsidRPr="006C2049">
        <w:rPr>
          <w:position w:val="-14"/>
        </w:rPr>
        <w:object w:dxaOrig="1340" w:dyaOrig="380" w14:anchorId="41A835CC">
          <v:shape id="_x0000_i1315" type="#_x0000_t75" style="width:67pt;height:19pt" o:ole="">
            <v:imagedata r:id="rId613" o:title=""/>
          </v:shape>
          <o:OLEObject Type="Embed" ProgID="Equation.DSMT4" ShapeID="_x0000_i1315" DrawAspect="Content" ObjectID="_1471104578" r:id="rId614"/>
        </w:object>
      </w:r>
      <w:r>
        <w:t>.</w:t>
      </w:r>
    </w:p>
    <w:p w14:paraId="46E8E554" w14:textId="1A707E03" w:rsidR="006A0BC1" w:rsidRDefault="006A0BC1" w:rsidP="006A0BC1">
      <w:r>
        <w:t xml:space="preserve">Here, </w:t>
      </w:r>
      <w:r w:rsidR="006C2049" w:rsidRPr="006C2049">
        <w:rPr>
          <w:position w:val="-12"/>
        </w:rPr>
        <w:object w:dxaOrig="460" w:dyaOrig="360" w14:anchorId="78FE029B">
          <v:shape id="_x0000_i1316" type="#_x0000_t75" style="width:23pt;height:18pt" o:ole="">
            <v:imagedata r:id="rId615" o:title=""/>
          </v:shape>
          <o:OLEObject Type="Embed" ProgID="Equation.DSMT4" ShapeID="_x0000_i1316" DrawAspect="Content" ObjectID="_1471104579" r:id="rId616"/>
        </w:object>
      </w:r>
      <w:r>
        <w:t xml:space="preserve"> is the stress from the Neo-Hookean basis (Section </w:t>
      </w:r>
      <w:r>
        <w:fldChar w:fldCharType="begin"/>
      </w:r>
      <w:r>
        <w:instrText xml:space="preserve"> REF _Ref167525595 \r \h </w:instrText>
      </w:r>
      <w:r>
        <w:fldChar w:fldCharType="separate"/>
      </w:r>
      <w:ins w:id="1161" w:author="Gerard" w:date="2014-07-29T23:58:00Z">
        <w:r w:rsidR="001B13CD">
          <w:t xml:space="preserve">4.1.3.12. </w:t>
        </w:r>
      </w:ins>
      <w:del w:id="1162" w:author="Gerard" w:date="2014-07-29T23:58:00Z">
        <w:r w:rsidR="00976D6B" w:rsidDel="001B13CD">
          <w:delText xml:space="preserve">4.1.3.11. </w:delText>
        </w:r>
      </w:del>
      <w:r>
        <w:fldChar w:fldCharType="end"/>
      </w:r>
      <w:r>
        <w:t xml:space="preserve">), and </w:t>
      </w:r>
      <w:r w:rsidR="006C2049" w:rsidRPr="006C2049">
        <w:rPr>
          <w:position w:val="-14"/>
        </w:rPr>
        <w:object w:dxaOrig="340" w:dyaOrig="380" w14:anchorId="2E4971F0">
          <v:shape id="_x0000_i1317" type="#_x0000_t75" style="width:17pt;height:19pt" o:ole="">
            <v:imagedata r:id="rId617" o:title=""/>
          </v:shape>
          <o:OLEObject Type="Embed" ProgID="Equation.DSMT4" ShapeID="_x0000_i1317" DrawAspect="Content" ObjectID="_1471104580" r:id="rId618"/>
        </w:object>
      </w:r>
      <w:r w:rsidR="00630A21">
        <w:t xml:space="preserve"> </w:t>
      </w:r>
      <w:r>
        <w:t>is the stress contribution from the fibers (Section </w:t>
      </w:r>
      <w:r>
        <w:fldChar w:fldCharType="begin"/>
      </w:r>
      <w:r>
        <w:instrText xml:space="preserve"> REF _Ref167525631 \r \h </w:instrText>
      </w:r>
      <w:r>
        <w:fldChar w:fldCharType="separate"/>
      </w:r>
      <w:r w:rsidR="001B13CD">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1163" w:name="_Toc397358415"/>
      <w:r>
        <w:lastRenderedPageBreak/>
        <w:t>Ellipsoidal Fiber Distribution with Donnan Equilibrium Swelling</w:t>
      </w:r>
      <w:bookmarkEnd w:id="1163"/>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1F413534" w14:textId="5E1DED10" w:rsidTr="008C20E4">
        <w:tc>
          <w:tcPr>
            <w:tcW w:w="0" w:type="auto"/>
            <w:shd w:val="clear" w:color="auto" w:fill="auto"/>
          </w:tcPr>
          <w:p w14:paraId="1982BC2C" w14:textId="77777777" w:rsidR="00C7478A" w:rsidRDefault="00C7478A" w:rsidP="006A0BC1">
            <w:pPr>
              <w:pStyle w:val="code"/>
            </w:pPr>
            <w:r>
              <w:t>&lt;phiw0&gt;</w:t>
            </w:r>
          </w:p>
        </w:tc>
        <w:tc>
          <w:tcPr>
            <w:tcW w:w="0" w:type="auto"/>
            <w:shd w:val="clear" w:color="auto" w:fill="auto"/>
          </w:tcPr>
          <w:p w14:paraId="47799B22" w14:textId="3933ADAC" w:rsidR="00C7478A" w:rsidRDefault="00C7478A" w:rsidP="006C2049">
            <w:r>
              <w:t xml:space="preserve">gel porosity (fluid volume fraction) in reference (strain-free) configuration, </w:t>
            </w:r>
            <w:r w:rsidR="006C2049" w:rsidRPr="006C2049">
              <w:rPr>
                <w:position w:val="-12"/>
              </w:rPr>
              <w:object w:dxaOrig="320" w:dyaOrig="380" w14:anchorId="08FEF7AC">
                <v:shape id="_x0000_i1318" type="#_x0000_t75" style="width:16pt;height:19pt" o:ole="">
                  <v:imagedata r:id="rId619" o:title=""/>
                </v:shape>
                <o:OLEObject Type="Embed" ProgID="Equation.DSMT4" ShapeID="_x0000_i1318" DrawAspect="Content" ObjectID="_1471104581" r:id="rId620"/>
              </w:object>
            </w:r>
          </w:p>
        </w:tc>
        <w:tc>
          <w:tcPr>
            <w:tcW w:w="0" w:type="auto"/>
          </w:tcPr>
          <w:p w14:paraId="3D1C5A9A" w14:textId="79588A94" w:rsidR="00C7478A" w:rsidRDefault="00C7478A" w:rsidP="00AF2221">
            <w:r>
              <w:t>[ ]</w:t>
            </w:r>
          </w:p>
        </w:tc>
      </w:tr>
      <w:tr w:rsidR="00C7478A" w14:paraId="6512A91D" w14:textId="03CC8CFB" w:rsidTr="008C20E4">
        <w:tc>
          <w:tcPr>
            <w:tcW w:w="0" w:type="auto"/>
            <w:shd w:val="clear" w:color="auto" w:fill="auto"/>
          </w:tcPr>
          <w:p w14:paraId="23A2DB2B" w14:textId="77777777" w:rsidR="00C7478A" w:rsidRDefault="00C7478A" w:rsidP="006A0BC1">
            <w:pPr>
              <w:pStyle w:val="code"/>
            </w:pPr>
            <w:r>
              <w:t>&lt;cF0&gt;</w:t>
            </w:r>
          </w:p>
        </w:tc>
        <w:tc>
          <w:tcPr>
            <w:tcW w:w="0" w:type="auto"/>
            <w:shd w:val="clear" w:color="auto" w:fill="auto"/>
          </w:tcPr>
          <w:p w14:paraId="39BEBAD7" w14:textId="03EA4CC7" w:rsidR="00C7478A" w:rsidRDefault="00C7478A" w:rsidP="006C2049">
            <w:r>
              <w:t xml:space="preserve">fixed-charge density in reference (strain-free) configuration, </w:t>
            </w:r>
            <w:r w:rsidR="006C2049" w:rsidRPr="006C2049">
              <w:rPr>
                <w:position w:val="-12"/>
              </w:rPr>
              <w:object w:dxaOrig="300" w:dyaOrig="380" w14:anchorId="40E127DB">
                <v:shape id="_x0000_i1319" type="#_x0000_t75" style="width:15pt;height:19pt" o:ole="">
                  <v:imagedata r:id="rId621" o:title=""/>
                </v:shape>
                <o:OLEObject Type="Embed" ProgID="Equation.DSMT4" ShapeID="_x0000_i1319" DrawAspect="Content" ObjectID="_1471104582" r:id="rId622"/>
              </w:object>
            </w:r>
          </w:p>
        </w:tc>
        <w:tc>
          <w:tcPr>
            <w:tcW w:w="0" w:type="auto"/>
          </w:tcPr>
          <w:p w14:paraId="59493427" w14:textId="54C9367E" w:rsidR="00C7478A" w:rsidRDefault="00C7478A" w:rsidP="00AF2221">
            <w:r>
              <w:t>[</w:t>
            </w:r>
            <w:r w:rsidRPr="008C20E4">
              <w:rPr>
                <w:b/>
              </w:rPr>
              <w:t>n</w:t>
            </w:r>
            <w:r>
              <w:t>/</w:t>
            </w:r>
            <w:r w:rsidRPr="008C20E4">
              <w:rPr>
                <w:b/>
              </w:rPr>
              <w:t>L</w:t>
            </w:r>
            <w:r w:rsidRPr="008C20E4">
              <w:rPr>
                <w:vertAlign w:val="superscript"/>
              </w:rPr>
              <w:t>3</w:t>
            </w:r>
            <w:r>
              <w:t>]</w:t>
            </w:r>
          </w:p>
        </w:tc>
      </w:tr>
      <w:tr w:rsidR="00C7478A" w14:paraId="3BA71D51" w14:textId="68629422" w:rsidTr="008C20E4">
        <w:tc>
          <w:tcPr>
            <w:tcW w:w="0" w:type="auto"/>
            <w:shd w:val="clear" w:color="auto" w:fill="auto"/>
          </w:tcPr>
          <w:p w14:paraId="17EEA3AA" w14:textId="77777777" w:rsidR="00C7478A" w:rsidRDefault="00C7478A" w:rsidP="006A0BC1">
            <w:pPr>
              <w:pStyle w:val="code"/>
            </w:pPr>
            <w:r>
              <w:t>&lt;bosm&gt;</w:t>
            </w:r>
          </w:p>
        </w:tc>
        <w:tc>
          <w:tcPr>
            <w:tcW w:w="0" w:type="auto"/>
            <w:shd w:val="clear" w:color="auto" w:fill="auto"/>
          </w:tcPr>
          <w:p w14:paraId="39097A57" w14:textId="3F7A3D1A" w:rsidR="00C7478A" w:rsidRDefault="00C7478A" w:rsidP="006C2049">
            <w:r>
              <w:t xml:space="preserve">external bath osmolarity, </w:t>
            </w:r>
            <w:r w:rsidR="006C2049" w:rsidRPr="006C2049">
              <w:rPr>
                <w:position w:val="-6"/>
              </w:rPr>
              <w:object w:dxaOrig="279" w:dyaOrig="320" w14:anchorId="47F0F2DE">
                <v:shape id="_x0000_i1320" type="#_x0000_t75" style="width:14pt;height:16pt" o:ole="">
                  <v:imagedata r:id="rId623" o:title=""/>
                </v:shape>
                <o:OLEObject Type="Embed" ProgID="Equation.DSMT4" ShapeID="_x0000_i1320" DrawAspect="Content" ObjectID="_1471104583" r:id="rId624"/>
              </w:object>
            </w:r>
          </w:p>
        </w:tc>
        <w:tc>
          <w:tcPr>
            <w:tcW w:w="0" w:type="auto"/>
          </w:tcPr>
          <w:p w14:paraId="28D9BFA2" w14:textId="5AE97065" w:rsidR="00C7478A" w:rsidRDefault="00C7478A" w:rsidP="00AF2221">
            <w:r>
              <w:t>[</w:t>
            </w:r>
            <w:r w:rsidRPr="002A36CF">
              <w:rPr>
                <w:b/>
              </w:rPr>
              <w:t>n</w:t>
            </w:r>
            <w:r>
              <w:t>/</w:t>
            </w:r>
            <w:r w:rsidRPr="002A36CF">
              <w:rPr>
                <w:b/>
              </w:rPr>
              <w:t>L</w:t>
            </w:r>
            <w:r w:rsidRPr="002A36CF">
              <w:rPr>
                <w:vertAlign w:val="superscript"/>
              </w:rPr>
              <w:t>3</w:t>
            </w:r>
            <w:r>
              <w:t>]</w:t>
            </w:r>
          </w:p>
        </w:tc>
      </w:tr>
      <w:tr w:rsidR="00C7478A" w14:paraId="612B7589" w14:textId="4499772D" w:rsidTr="008C20E4">
        <w:tc>
          <w:tcPr>
            <w:tcW w:w="0" w:type="auto"/>
            <w:shd w:val="clear" w:color="auto" w:fill="auto"/>
          </w:tcPr>
          <w:p w14:paraId="151C91BB" w14:textId="77777777" w:rsidR="00C7478A" w:rsidRDefault="00C7478A" w:rsidP="006A0BC1">
            <w:pPr>
              <w:pStyle w:val="code"/>
            </w:pPr>
            <w:r>
              <w:t>&lt;beta&gt;</w:t>
            </w:r>
          </w:p>
        </w:tc>
        <w:tc>
          <w:tcPr>
            <w:tcW w:w="0" w:type="auto"/>
            <w:shd w:val="clear" w:color="auto" w:fill="auto"/>
          </w:tcPr>
          <w:p w14:paraId="040F7C98" w14:textId="294EAD9E" w:rsidR="00C7478A" w:rsidRDefault="00C7478A" w:rsidP="006C2049">
            <w:r>
              <w:t xml:space="preserve">parameters </w:t>
            </w:r>
            <w:r w:rsidR="006C2049" w:rsidRPr="006C2049">
              <w:rPr>
                <w:position w:val="-14"/>
              </w:rPr>
              <w:object w:dxaOrig="1120" w:dyaOrig="400" w14:anchorId="76FC0ED8">
                <v:shape id="_x0000_i1321" type="#_x0000_t75" style="width:56pt;height:20pt" o:ole="">
                  <v:imagedata r:id="rId625" o:title=""/>
                </v:shape>
                <o:OLEObject Type="Embed" ProgID="Equation.DSMT4" ShapeID="_x0000_i1321" DrawAspect="Content" ObjectID="_1471104584" r:id="rId626"/>
              </w:object>
            </w:r>
          </w:p>
        </w:tc>
        <w:tc>
          <w:tcPr>
            <w:tcW w:w="0" w:type="auto"/>
          </w:tcPr>
          <w:p w14:paraId="4E7DE492" w14:textId="4889A6E9" w:rsidR="00C7478A" w:rsidRDefault="00C7478A" w:rsidP="00AF2221">
            <w:r>
              <w:t>[ ]</w:t>
            </w:r>
          </w:p>
        </w:tc>
      </w:tr>
      <w:tr w:rsidR="00C7478A" w14:paraId="26B42EA5" w14:textId="4EB68C1B" w:rsidTr="008C20E4">
        <w:tc>
          <w:tcPr>
            <w:tcW w:w="0" w:type="auto"/>
            <w:shd w:val="clear" w:color="auto" w:fill="auto"/>
          </w:tcPr>
          <w:p w14:paraId="5B48E9F3" w14:textId="77777777" w:rsidR="00C7478A" w:rsidRDefault="00C7478A" w:rsidP="006A0BC1">
            <w:pPr>
              <w:pStyle w:val="code"/>
            </w:pPr>
            <w:r>
              <w:t>&lt;ksi&gt;</w:t>
            </w:r>
          </w:p>
        </w:tc>
        <w:tc>
          <w:tcPr>
            <w:tcW w:w="0" w:type="auto"/>
            <w:shd w:val="clear" w:color="auto" w:fill="auto"/>
          </w:tcPr>
          <w:p w14:paraId="1743FFAC" w14:textId="06D680B1" w:rsidR="00C7478A" w:rsidRDefault="00C7478A" w:rsidP="006C2049">
            <w:r>
              <w:t xml:space="preserve">parameters </w:t>
            </w:r>
            <w:r w:rsidR="006C2049" w:rsidRPr="006C2049">
              <w:rPr>
                <w:position w:val="-14"/>
              </w:rPr>
              <w:object w:dxaOrig="1020" w:dyaOrig="400" w14:anchorId="3FC189E0">
                <v:shape id="_x0000_i1322" type="#_x0000_t75" style="width:51pt;height:20pt" o:ole="">
                  <v:imagedata r:id="rId627" o:title=""/>
                </v:shape>
                <o:OLEObject Type="Embed" ProgID="Equation.DSMT4" ShapeID="_x0000_i1322" DrawAspect="Content" ObjectID="_1471104585" r:id="rId628"/>
              </w:object>
            </w:r>
          </w:p>
        </w:tc>
        <w:tc>
          <w:tcPr>
            <w:tcW w:w="0" w:type="auto"/>
          </w:tcPr>
          <w:p w14:paraId="4C29C432" w14:textId="012465DC" w:rsidR="00C7478A" w:rsidRDefault="00C7478A" w:rsidP="00AF2221">
            <w:r>
              <w:t>[</w:t>
            </w:r>
            <w:r>
              <w:rPr>
                <w:b/>
              </w:rPr>
              <w:t>P</w:t>
            </w:r>
            <w:r>
              <w:t>]</w: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13F8D156" w:rsidR="006A0BC1" w:rsidRDefault="006A0BC1" w:rsidP="006A0BC1">
      <w:pPr>
        <w:pStyle w:val="MTDisplayEquation"/>
      </w:pPr>
      <w:r>
        <w:tab/>
      </w:r>
      <w:r w:rsidR="006C2049" w:rsidRPr="006C2049">
        <w:rPr>
          <w:position w:val="-14"/>
        </w:rPr>
        <w:object w:dxaOrig="1320" w:dyaOrig="380" w14:anchorId="53BE9C27">
          <v:shape id="_x0000_i1323" type="#_x0000_t75" style="width:66pt;height:19pt" o:ole="">
            <v:imagedata r:id="rId629" o:title=""/>
          </v:shape>
          <o:OLEObject Type="Embed" ProgID="Equation.DSMT4" ShapeID="_x0000_i1323" DrawAspect="Content" ObjectID="_1471104586" r:id="rId630"/>
        </w:object>
      </w:r>
      <w:r>
        <w:t>.</w:t>
      </w:r>
    </w:p>
    <w:p w14:paraId="770D789D" w14:textId="4BE2E7E0" w:rsidR="006A0BC1" w:rsidRDefault="006C2049" w:rsidP="006A0BC1">
      <w:r w:rsidRPr="006C2049">
        <w:rPr>
          <w:position w:val="-14"/>
        </w:rPr>
        <w:object w:dxaOrig="340" w:dyaOrig="380" w14:anchorId="76DC943E">
          <v:shape id="_x0000_i1324" type="#_x0000_t75" style="width:17pt;height:19pt" o:ole="">
            <v:imagedata r:id="rId631" o:title=""/>
          </v:shape>
          <o:OLEObject Type="Embed" ProgID="Equation.DSMT4" ShapeID="_x0000_i1324" DrawAspect="Content" ObjectID="_1471104587" r:id="rId632"/>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1B13CD">
        <w:t>4.1.1</w:t>
      </w:r>
      <w:r w:rsidR="006A0BC1">
        <w:fldChar w:fldCharType="end"/>
      </w:r>
      <w:r w:rsidR="006A0BC1">
        <w:t xml:space="preserve">.  </w:t>
      </w:r>
      <w:r w:rsidRPr="006C2049">
        <w:rPr>
          <w:position w:val="-12"/>
        </w:rPr>
        <w:object w:dxaOrig="440" w:dyaOrig="360" w14:anchorId="78F4CE87">
          <v:shape id="_x0000_i1325" type="#_x0000_t75" style="width:22pt;height:18pt" o:ole="">
            <v:imagedata r:id="rId633" o:title=""/>
          </v:shape>
          <o:OLEObject Type="Embed" ProgID="Equation.DSMT4" ShapeID="_x0000_i1325" DrawAspect="Content" ObjectID="_1471104588" r:id="rId634"/>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1B13CD">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1164" w:name="_Toc397358416"/>
      <w:r>
        <w:lastRenderedPageBreak/>
        <w:t>Fiber with Exponential-Power Law</w:t>
      </w:r>
      <w:bookmarkEnd w:id="1164"/>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ins w:id="1165" w:author="Gerard" w:date="2014-07-29T23:58:00Z">
        <w:r w:rsidR="001B13CD">
          <w:t xml:space="preserve">4.1.3.17. </w:t>
        </w:r>
      </w:ins>
      <w:del w:id="1166"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28"/>
        <w:gridCol w:w="736"/>
      </w:tblGrid>
      <w:tr w:rsidR="00632EDA" w14:paraId="28BF3AC3" w14:textId="758B9D19" w:rsidTr="008C20E4">
        <w:tc>
          <w:tcPr>
            <w:tcW w:w="0" w:type="auto"/>
            <w:shd w:val="clear" w:color="auto" w:fill="auto"/>
          </w:tcPr>
          <w:p w14:paraId="13F28354" w14:textId="77777777" w:rsidR="00632EDA" w:rsidRDefault="00632EDA" w:rsidP="006A0BC1">
            <w:pPr>
              <w:pStyle w:val="code"/>
            </w:pPr>
            <w:r>
              <w:t>&lt;ksi&gt;</w:t>
            </w:r>
          </w:p>
        </w:tc>
        <w:tc>
          <w:tcPr>
            <w:tcW w:w="0" w:type="auto"/>
            <w:shd w:val="clear" w:color="auto" w:fill="auto"/>
          </w:tcPr>
          <w:p w14:paraId="59A4F7B2" w14:textId="024A5C0C" w:rsidR="00632EDA" w:rsidRDefault="006C2049" w:rsidP="006C2049">
            <w:r w:rsidRPr="006C2049">
              <w:rPr>
                <w:position w:val="-10"/>
              </w:rPr>
              <w:object w:dxaOrig="200" w:dyaOrig="320" w14:anchorId="791775C7">
                <v:shape id="_x0000_i1326" type="#_x0000_t75" style="width:10pt;height:16pt" o:ole="">
                  <v:imagedata r:id="rId635" o:title=""/>
                </v:shape>
                <o:OLEObject Type="Embed" ProgID="Equation.DSMT4" ShapeID="_x0000_i1326" DrawAspect="Content" ObjectID="_1471104589" r:id="rId636"/>
              </w:object>
            </w:r>
            <w:r w:rsidR="00632EDA">
              <w:t>, representing a measure of the fiber modulus</w:t>
            </w:r>
          </w:p>
        </w:tc>
        <w:tc>
          <w:tcPr>
            <w:tcW w:w="0" w:type="auto"/>
          </w:tcPr>
          <w:p w14:paraId="0816AF1D" w14:textId="072E2016" w:rsidR="00632EDA" w:rsidRPr="00AF2221" w:rsidRDefault="00632EDA" w:rsidP="00AF2221">
            <w:pPr>
              <w:rPr>
                <w:position w:val="-10"/>
              </w:rPr>
            </w:pPr>
            <w:r>
              <w:rPr>
                <w:position w:val="-10"/>
              </w:rPr>
              <w:t>[</w:t>
            </w:r>
            <w:r>
              <w:rPr>
                <w:b/>
                <w:position w:val="-10"/>
              </w:rPr>
              <w:t>P</w:t>
            </w:r>
            <w:r>
              <w:rPr>
                <w:position w:val="-10"/>
              </w:rPr>
              <w:t>]</w:t>
            </w:r>
          </w:p>
        </w:tc>
      </w:tr>
      <w:tr w:rsidR="00632EDA" w14:paraId="6D9518DE" w14:textId="694895B8" w:rsidTr="008C20E4">
        <w:tc>
          <w:tcPr>
            <w:tcW w:w="0" w:type="auto"/>
            <w:shd w:val="clear" w:color="auto" w:fill="auto"/>
          </w:tcPr>
          <w:p w14:paraId="4B3E0F2D" w14:textId="77777777" w:rsidR="00632EDA" w:rsidRDefault="00632EDA" w:rsidP="006A0BC1">
            <w:pPr>
              <w:pStyle w:val="code"/>
            </w:pPr>
            <w:r>
              <w:t>&lt;alpha&gt;</w:t>
            </w:r>
          </w:p>
        </w:tc>
        <w:tc>
          <w:tcPr>
            <w:tcW w:w="0" w:type="auto"/>
            <w:shd w:val="clear" w:color="auto" w:fill="auto"/>
          </w:tcPr>
          <w:p w14:paraId="26D8FE00" w14:textId="6992CB30" w:rsidR="00632EDA" w:rsidRDefault="006C2049" w:rsidP="006C2049">
            <w:r w:rsidRPr="006C2049">
              <w:rPr>
                <w:position w:val="-6"/>
              </w:rPr>
              <w:object w:dxaOrig="240" w:dyaOrig="220" w14:anchorId="49C3287A">
                <v:shape id="_x0000_i1327" type="#_x0000_t75" style="width:12pt;height:11pt" o:ole="">
                  <v:imagedata r:id="rId637" o:title=""/>
                </v:shape>
                <o:OLEObject Type="Embed" ProgID="Equation.DSMT4" ShapeID="_x0000_i1327" DrawAspect="Content" ObjectID="_1471104590" r:id="rId638"/>
              </w:object>
            </w:r>
            <w:r w:rsidR="00632EDA">
              <w:t>, coefficient of exponential argument</w:t>
            </w:r>
          </w:p>
        </w:tc>
        <w:tc>
          <w:tcPr>
            <w:tcW w:w="0" w:type="auto"/>
          </w:tcPr>
          <w:p w14:paraId="20A497CD" w14:textId="0F918F83" w:rsidR="00632EDA" w:rsidRPr="00AF2221" w:rsidRDefault="00632EDA" w:rsidP="00AF2221">
            <w:pPr>
              <w:rPr>
                <w:position w:val="-6"/>
              </w:rPr>
            </w:pPr>
            <w:r>
              <w:rPr>
                <w:position w:val="-6"/>
              </w:rPr>
              <w:t>[ ]</w:t>
            </w:r>
          </w:p>
        </w:tc>
      </w:tr>
      <w:tr w:rsidR="00632EDA" w14:paraId="1A758FD1" w14:textId="656052C9" w:rsidTr="008C20E4">
        <w:tc>
          <w:tcPr>
            <w:tcW w:w="0" w:type="auto"/>
            <w:shd w:val="clear" w:color="auto" w:fill="auto"/>
          </w:tcPr>
          <w:p w14:paraId="0BE7F8CF" w14:textId="77777777" w:rsidR="00632EDA" w:rsidRDefault="00632EDA" w:rsidP="006A0BC1">
            <w:pPr>
              <w:pStyle w:val="code"/>
            </w:pPr>
            <w:r>
              <w:t>&lt;beta&gt;</w:t>
            </w:r>
          </w:p>
        </w:tc>
        <w:tc>
          <w:tcPr>
            <w:tcW w:w="0" w:type="auto"/>
            <w:shd w:val="clear" w:color="auto" w:fill="auto"/>
          </w:tcPr>
          <w:p w14:paraId="5D40CFED" w14:textId="0AFC323E" w:rsidR="00632EDA" w:rsidRDefault="006C2049" w:rsidP="006C2049">
            <w:r w:rsidRPr="006C2049">
              <w:rPr>
                <w:position w:val="-10"/>
              </w:rPr>
              <w:object w:dxaOrig="240" w:dyaOrig="320" w14:anchorId="461F95A3">
                <v:shape id="_x0000_i1328" type="#_x0000_t75" style="width:12pt;height:16pt" o:ole="">
                  <v:imagedata r:id="rId639" o:title=""/>
                </v:shape>
                <o:OLEObject Type="Embed" ProgID="Equation.DSMT4" ShapeID="_x0000_i1328" DrawAspect="Content" ObjectID="_1471104591" r:id="rId640"/>
              </w:object>
            </w:r>
            <w:r w:rsidR="00632EDA">
              <w:t>, power of exponential argument</w:t>
            </w:r>
          </w:p>
        </w:tc>
        <w:tc>
          <w:tcPr>
            <w:tcW w:w="0" w:type="auto"/>
          </w:tcPr>
          <w:p w14:paraId="3B54D584" w14:textId="5E3B4BCF" w:rsidR="00632EDA" w:rsidRPr="00AF2221" w:rsidRDefault="00632EDA" w:rsidP="00AF2221">
            <w:pPr>
              <w:rPr>
                <w:position w:val="-10"/>
              </w:rPr>
            </w:pPr>
            <w:r>
              <w:rPr>
                <w:position w:val="-10"/>
              </w:rPr>
              <w:t>[ ]</w:t>
            </w:r>
          </w:p>
        </w:tc>
      </w:tr>
      <w:tr w:rsidR="00632EDA" w14:paraId="380BDD3F" w14:textId="40900364" w:rsidTr="008C20E4">
        <w:tc>
          <w:tcPr>
            <w:tcW w:w="0" w:type="auto"/>
            <w:shd w:val="clear" w:color="auto" w:fill="auto"/>
          </w:tcPr>
          <w:p w14:paraId="2B1AFACD" w14:textId="77777777" w:rsidR="00632EDA" w:rsidRDefault="00632EDA" w:rsidP="006A0BC1">
            <w:pPr>
              <w:pStyle w:val="code"/>
            </w:pPr>
            <w:r>
              <w:t>&lt;theta&gt;</w:t>
            </w:r>
          </w:p>
        </w:tc>
        <w:tc>
          <w:tcPr>
            <w:tcW w:w="0" w:type="auto"/>
            <w:shd w:val="clear" w:color="auto" w:fill="auto"/>
          </w:tcPr>
          <w:p w14:paraId="451454F4" w14:textId="3214D5A9" w:rsidR="00632EDA" w:rsidRDefault="006C2049" w:rsidP="006C2049">
            <w:r w:rsidRPr="006C2049">
              <w:rPr>
                <w:position w:val="-6"/>
              </w:rPr>
              <w:object w:dxaOrig="200" w:dyaOrig="279" w14:anchorId="1599B80A">
                <v:shape id="_x0000_i1329" type="#_x0000_t75" style="width:10pt;height:14pt" o:ole="">
                  <v:imagedata r:id="rId641" o:title=""/>
                </v:shape>
                <o:OLEObject Type="Embed" ProgID="Equation.DSMT4" ShapeID="_x0000_i1329" DrawAspect="Content" ObjectID="_1471104592" r:id="rId642"/>
              </w:object>
            </w:r>
            <w:r w:rsidR="00632EDA">
              <w:t>, spherical angle for fiber orientation in local coordinate system</w:t>
            </w:r>
          </w:p>
        </w:tc>
        <w:tc>
          <w:tcPr>
            <w:tcW w:w="0" w:type="auto"/>
          </w:tcPr>
          <w:p w14:paraId="6FDEF661" w14:textId="23D83F62" w:rsidR="00632EDA" w:rsidRPr="00AF2221" w:rsidRDefault="00632EDA" w:rsidP="00AF2221">
            <w:pPr>
              <w:rPr>
                <w:position w:val="-6"/>
              </w:rPr>
            </w:pPr>
            <w:r>
              <w:rPr>
                <w:position w:val="-6"/>
              </w:rPr>
              <w:t>[</w:t>
            </w:r>
            <w:r w:rsidRPr="008C20E4">
              <w:rPr>
                <w:b/>
                <w:position w:val="-6"/>
              </w:rPr>
              <w:t>deg</w:t>
            </w:r>
            <w:r>
              <w:rPr>
                <w:position w:val="-6"/>
              </w:rPr>
              <w:t>]</w:t>
            </w:r>
          </w:p>
        </w:tc>
      </w:tr>
      <w:tr w:rsidR="00632EDA" w14:paraId="1D89ED5E" w14:textId="579EEC62" w:rsidTr="008C20E4">
        <w:tc>
          <w:tcPr>
            <w:tcW w:w="0" w:type="auto"/>
            <w:shd w:val="clear" w:color="auto" w:fill="auto"/>
          </w:tcPr>
          <w:p w14:paraId="3A33941A" w14:textId="77777777" w:rsidR="00632EDA" w:rsidRDefault="00632EDA" w:rsidP="006A0BC1">
            <w:pPr>
              <w:pStyle w:val="code"/>
            </w:pPr>
            <w:r>
              <w:t>&lt;phi&gt;</w:t>
            </w:r>
          </w:p>
        </w:tc>
        <w:tc>
          <w:tcPr>
            <w:tcW w:w="0" w:type="auto"/>
            <w:shd w:val="clear" w:color="auto" w:fill="auto"/>
          </w:tcPr>
          <w:p w14:paraId="67C57798" w14:textId="28192C0A" w:rsidR="00632EDA" w:rsidRDefault="006C2049" w:rsidP="006C2049">
            <w:r w:rsidRPr="006C2049">
              <w:rPr>
                <w:position w:val="-10"/>
              </w:rPr>
              <w:object w:dxaOrig="220" w:dyaOrig="260" w14:anchorId="1DEFC383">
                <v:shape id="_x0000_i1330" type="#_x0000_t75" style="width:11pt;height:13pt" o:ole="">
                  <v:imagedata r:id="rId643" o:title=""/>
                </v:shape>
                <o:OLEObject Type="Embed" ProgID="Equation.DSMT4" ShapeID="_x0000_i1330" DrawAspect="Content" ObjectID="_1471104593" r:id="rId644"/>
              </w:object>
            </w:r>
            <w:r w:rsidR="00632EDA">
              <w:t>, spherical angle for fiber orientation in local coordinate system</w:t>
            </w:r>
          </w:p>
        </w:tc>
        <w:tc>
          <w:tcPr>
            <w:tcW w:w="0" w:type="auto"/>
          </w:tcPr>
          <w:p w14:paraId="06DF6344" w14:textId="548D9612" w:rsidR="00632EDA" w:rsidRPr="00AF2221" w:rsidRDefault="00632EDA" w:rsidP="00AF2221">
            <w:pPr>
              <w:rPr>
                <w:position w:val="-10"/>
              </w:rPr>
            </w:pPr>
            <w:r>
              <w:rPr>
                <w:position w:val="-10"/>
              </w:rPr>
              <w:t>[</w:t>
            </w:r>
            <w:r>
              <w:rPr>
                <w:b/>
                <w:position w:val="-10"/>
              </w:rPr>
              <w:t>deg</w:t>
            </w:r>
            <w:r>
              <w:rPr>
                <w:position w:val="-10"/>
              </w:rPr>
              <w:t>]</w:t>
            </w:r>
          </w:p>
        </w:tc>
      </w:tr>
    </w:tbl>
    <w:p w14:paraId="4F63FF3F" w14:textId="2D111F69" w:rsidR="006A0BC1" w:rsidRDefault="00DA1876">
      <w:pPr>
        <w:jc w:val="center"/>
        <w:pPrChange w:id="1167" w:author="Gerard" w:date="2014-08-18T17:30:00Z">
          <w:pPr/>
        </w:pPrChange>
      </w:pPr>
      <w:ins w:id="1168" w:author="Gerard" w:date="2014-08-18T17:30:00Z">
        <w:r>
          <w:rPr>
            <w:noProof/>
          </w:rPr>
          <w:drawing>
            <wp:inline distT="0" distB="0" distL="0" distR="0" wp14:anchorId="04EECFD9" wp14:editId="4C6003B7">
              <wp:extent cx="1338072" cy="138379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icalCoordinateSystem.png"/>
                      <pic:cNvPicPr/>
                    </pic:nvPicPr>
                    <pic:blipFill>
                      <a:blip r:embed="rId259">
                        <a:extLst>
                          <a:ext uri="{28A0092B-C50C-407E-A947-70E740481C1C}">
                            <a14:useLocalDpi xmlns:a14="http://schemas.microsoft.com/office/drawing/2010/main" val="0"/>
                          </a:ext>
                        </a:extLst>
                      </a:blip>
                      <a:stretch>
                        <a:fillRect/>
                      </a:stretch>
                    </pic:blipFill>
                    <pic:spPr>
                      <a:xfrm>
                        <a:off x="0" y="0"/>
                        <a:ext cx="1338072" cy="1383792"/>
                      </a:xfrm>
                      <a:prstGeom prst="rect">
                        <a:avLst/>
                      </a:prstGeom>
                    </pic:spPr>
                  </pic:pic>
                </a:graphicData>
              </a:graphic>
            </wp:inline>
          </w:drawing>
        </w:r>
      </w:ins>
    </w:p>
    <w:p w14:paraId="4A43F465" w14:textId="77777777" w:rsidR="006A0BC1" w:rsidRDefault="006A0BC1" w:rsidP="006A0BC1">
      <w:r>
        <w:t>The fiber is oriented along</w:t>
      </w:r>
    </w:p>
    <w:p w14:paraId="2C039EBC" w14:textId="692F09BC" w:rsidR="006A0BC1" w:rsidRDefault="006A0BC1" w:rsidP="006A0BC1">
      <w:pPr>
        <w:pStyle w:val="MTDisplayEquation"/>
      </w:pPr>
      <w:r>
        <w:tab/>
      </w:r>
      <w:r w:rsidR="006C2049" w:rsidRPr="006C2049">
        <w:rPr>
          <w:position w:val="-12"/>
        </w:rPr>
        <w:object w:dxaOrig="6420" w:dyaOrig="360" w14:anchorId="32983B6D">
          <v:shape id="_x0000_i1331" type="#_x0000_t75" style="width:321pt;height:18pt" o:ole="">
            <v:imagedata r:id="rId645" o:title=""/>
          </v:shape>
          <o:OLEObject Type="Embed" ProgID="Equation.DSMT4" ShapeID="_x0000_i1331" DrawAspect="Content" ObjectID="_1471104594" r:id="rId646"/>
        </w:object>
      </w:r>
      <w:r>
        <w:t>,</w:t>
      </w:r>
    </w:p>
    <w:p w14:paraId="21ED562F" w14:textId="0A013D03" w:rsidR="006A0BC1" w:rsidRDefault="006A0BC1" w:rsidP="006A0BC1">
      <w:r w:rsidRPr="000230DC">
        <w:t xml:space="preserve">where </w:t>
      </w:r>
      <w:r w:rsidR="006C2049" w:rsidRPr="006C2049">
        <w:rPr>
          <w:position w:val="-14"/>
        </w:rPr>
        <w:object w:dxaOrig="999" w:dyaOrig="400" w14:anchorId="2750BF83">
          <v:shape id="_x0000_i1332" type="#_x0000_t75" style="width:50pt;height:20pt" o:ole="">
            <v:imagedata r:id="rId647" o:title=""/>
          </v:shape>
          <o:OLEObject Type="Embed" ProgID="Equation.DSMT4" ShapeID="_x0000_i1332" DrawAspect="Content" ObjectID="_1471104595" r:id="rId648"/>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1B13CD">
        <w:t>4.1.1</w:t>
      </w:r>
      <w:r w:rsidRPr="000230DC">
        <w:fldChar w:fldCharType="end"/>
      </w:r>
      <w:r w:rsidRPr="000230DC">
        <w:t xml:space="preserve">).  </w:t>
      </w:r>
      <w:ins w:id="1169" w:author="Gerard" w:date="2014-08-21T16:37:00Z">
        <w:r w:rsidR="0099145F">
          <w:t xml:space="preserve">The parameters &lt;theta&gt; and &lt;phi&gt; are optional, with default values of </w:t>
        </w:r>
      </w:ins>
      <w:r w:rsidR="006C2049" w:rsidRPr="006C2049">
        <w:rPr>
          <w:position w:val="-6"/>
        </w:rPr>
        <w:object w:dxaOrig="400" w:dyaOrig="279" w14:anchorId="4E0162C8">
          <v:shape id="_x0000_i1333" type="#_x0000_t75" style="width:20pt;height:14pt" o:ole="">
            <v:imagedata r:id="rId649" o:title=""/>
          </v:shape>
          <o:OLEObject Type="Embed" ProgID="Equation.DSMT4" ShapeID="_x0000_i1333" DrawAspect="Content" ObjectID="_1471104596" r:id="rId650"/>
        </w:object>
      </w:r>
      <w:ins w:id="1170" w:author="Gerard" w:date="2014-08-21T16:37:00Z">
        <w:r w:rsidR="0099145F">
          <w:t xml:space="preserve">0° and </w:t>
        </w:r>
      </w:ins>
      <w:r w:rsidR="006C2049" w:rsidRPr="006C2049">
        <w:rPr>
          <w:position w:val="-10"/>
        </w:rPr>
        <w:object w:dxaOrig="400" w:dyaOrig="260" w14:anchorId="4C0F5592">
          <v:shape id="_x0000_i1334" type="#_x0000_t75" style="width:20pt;height:13pt" o:ole="">
            <v:imagedata r:id="rId651" o:title=""/>
          </v:shape>
          <o:OLEObject Type="Embed" ProgID="Equation.DSMT4" ShapeID="_x0000_i1334" DrawAspect="Content" ObjectID="_1471104597" r:id="rId652"/>
        </w:object>
      </w:r>
      <w:ins w:id="1171" w:author="Gerard" w:date="2014-08-21T16:37:00Z">
        <w:r w:rsidR="0099145F">
          <w:t xml:space="preserve">90°, such that </w:t>
        </w:r>
      </w:ins>
      <w:r w:rsidR="006C2049" w:rsidRPr="006C2049">
        <w:rPr>
          <w:position w:val="-12"/>
        </w:rPr>
        <w:object w:dxaOrig="639" w:dyaOrig="360" w14:anchorId="7BD647BF">
          <v:shape id="_x0000_i1335" type="#_x0000_t75" style="width:32pt;height:18pt" o:ole="">
            <v:imagedata r:id="rId653" o:title=""/>
          </v:shape>
          <o:OLEObject Type="Embed" ProgID="Equation.DSMT4" ShapeID="_x0000_i1335" DrawAspect="Content" ObjectID="_1471104598" r:id="rId654"/>
        </w:object>
      </w:r>
      <w:ins w:id="1172" w:author="Gerard" w:date="2014-08-21T16:37:00Z">
        <w:r w:rsidR="0099145F">
          <w:t xml:space="preserve">.  </w:t>
        </w:r>
      </w:ins>
      <w:r>
        <w:t>The Cauchy stress for this fibrous material is given by</w:t>
      </w:r>
    </w:p>
    <w:p w14:paraId="29101248" w14:textId="22617B7C" w:rsidR="006A0BC1" w:rsidRDefault="006A0BC1" w:rsidP="006A0BC1">
      <w:pPr>
        <w:pStyle w:val="MTDisplayEquation"/>
      </w:pPr>
      <w:r>
        <w:tab/>
      </w:r>
      <w:r w:rsidR="006C2049" w:rsidRPr="006C2049">
        <w:rPr>
          <w:position w:val="-30"/>
        </w:rPr>
        <w:object w:dxaOrig="2700" w:dyaOrig="680" w14:anchorId="4E430EC4">
          <v:shape id="_x0000_i1336" type="#_x0000_t75" style="width:135pt;height:34pt" o:ole="">
            <v:imagedata r:id="rId655" o:title=""/>
          </v:shape>
          <o:OLEObject Type="Embed" ProgID="Equation.DSMT4" ShapeID="_x0000_i1336" DrawAspect="Content" ObjectID="_1471104599" r:id="rId656"/>
        </w:object>
      </w:r>
      <w:r>
        <w:t>,</w:t>
      </w:r>
    </w:p>
    <w:p w14:paraId="689A1963" w14:textId="2B2B65D2" w:rsidR="006A0BC1" w:rsidRDefault="006A0BC1" w:rsidP="006A0BC1">
      <w:r>
        <w:t xml:space="preserve">where </w:t>
      </w:r>
      <w:r w:rsidR="006C2049" w:rsidRPr="006C2049">
        <w:rPr>
          <w:position w:val="-12"/>
        </w:rPr>
        <w:object w:dxaOrig="1760" w:dyaOrig="380" w14:anchorId="71843495">
          <v:shape id="_x0000_i1337" type="#_x0000_t75" style="width:88pt;height:19pt" o:ole="">
            <v:imagedata r:id="rId657" o:title=""/>
          </v:shape>
          <o:OLEObject Type="Embed" ProgID="Equation.DSMT4" ShapeID="_x0000_i1337" DrawAspect="Content" ObjectID="_1471104600" r:id="rId658"/>
        </w:object>
      </w:r>
      <w:r>
        <w:t xml:space="preserve"> is the square of the fiber stretch, </w:t>
      </w:r>
      <w:r w:rsidR="006C2049" w:rsidRPr="006C2049">
        <w:rPr>
          <w:position w:val="-12"/>
        </w:rPr>
        <w:object w:dxaOrig="1200" w:dyaOrig="360" w14:anchorId="6BEC64BF">
          <v:shape id="_x0000_i1338" type="#_x0000_t75" style="width:60pt;height:18pt" o:ole="">
            <v:imagedata r:id="rId659" o:title=""/>
          </v:shape>
          <o:OLEObject Type="Embed" ProgID="Equation.DSMT4" ShapeID="_x0000_i1338" DrawAspect="Content" ObjectID="_1471104601" r:id="rId660"/>
        </w:object>
      </w:r>
      <w:r>
        <w:t xml:space="preserve">, and </w:t>
      </w:r>
      <w:r w:rsidR="006C2049" w:rsidRPr="006C2049">
        <w:rPr>
          <w:position w:val="-14"/>
        </w:rPr>
        <w:object w:dxaOrig="540" w:dyaOrig="400" w14:anchorId="482E6118">
          <v:shape id="_x0000_i1339" type="#_x0000_t75" style="width:27pt;height:20pt" o:ole="">
            <v:imagedata r:id="rId661" o:title=""/>
          </v:shape>
          <o:OLEObject Type="Embed" ProgID="Equation.DSMT4" ShapeID="_x0000_i1339" DrawAspect="Content" ObjectID="_1471104602" r:id="rId662"/>
        </w:object>
      </w:r>
      <w:r>
        <w:t xml:space="preserve"> is the unit step function that enforces the tension-only contribution.  The fiber strain energy density is given by</w:t>
      </w:r>
    </w:p>
    <w:p w14:paraId="362DC9BA" w14:textId="0D9C9B63" w:rsidR="00154C40" w:rsidRDefault="00154C40" w:rsidP="00154C40">
      <w:pPr>
        <w:pStyle w:val="MTDisplayEquation"/>
      </w:pPr>
      <w:r>
        <w:tab/>
      </w:r>
      <w:r w:rsidR="006C2049" w:rsidRPr="006C2049">
        <w:rPr>
          <w:position w:val="-28"/>
        </w:rPr>
        <w:object w:dxaOrig="2940" w:dyaOrig="660" w14:anchorId="48854A8D">
          <v:shape id="_x0000_i1340" type="#_x0000_t75" style="width:147pt;height:33pt" o:ole="">
            <v:imagedata r:id="rId663" o:title=""/>
          </v:shape>
          <o:OLEObject Type="Embed" ProgID="Equation.DSMT4" ShapeID="_x0000_i1340" DrawAspect="Content" ObjectID="_1471104603" r:id="rId664"/>
        </w:object>
      </w:r>
    </w:p>
    <w:p w14:paraId="7ACCE4DF" w14:textId="1437A7D1" w:rsidR="006A0BC1" w:rsidRDefault="006A0BC1" w:rsidP="006A0BC1">
      <w:pPr>
        <w:pStyle w:val="MTDisplayEquation"/>
      </w:pPr>
      <w:r>
        <w:tab/>
        <w:t>,</w:t>
      </w:r>
    </w:p>
    <w:p w14:paraId="21752D29" w14:textId="59C10E7E" w:rsidR="006A0BC1" w:rsidRPr="000230DC" w:rsidRDefault="006A0BC1" w:rsidP="006A0BC1">
      <w:r w:rsidRPr="000230DC">
        <w:t xml:space="preserve">where </w:t>
      </w:r>
      <w:r w:rsidR="006C2049" w:rsidRPr="006C2049">
        <w:rPr>
          <w:position w:val="-10"/>
        </w:rPr>
        <w:object w:dxaOrig="560" w:dyaOrig="320" w14:anchorId="67DE07AF">
          <v:shape id="_x0000_i1341" type="#_x0000_t75" style="width:28pt;height:16pt" o:ole="">
            <v:imagedata r:id="rId665" o:title=""/>
          </v:shape>
          <o:OLEObject Type="Embed" ProgID="Equation.DSMT4" ShapeID="_x0000_i1341" DrawAspect="Content" ObjectID="_1471104604" r:id="rId666"/>
        </w:object>
      </w:r>
      <w:r w:rsidRPr="000230DC">
        <w:t xml:space="preserve">, </w:t>
      </w:r>
      <w:r w:rsidR="006C2049" w:rsidRPr="006C2049">
        <w:rPr>
          <w:position w:val="-6"/>
        </w:rPr>
        <w:object w:dxaOrig="580" w:dyaOrig="279" w14:anchorId="727BB5BF">
          <v:shape id="_x0000_i1342" type="#_x0000_t75" style="width:29pt;height:14pt" o:ole="">
            <v:imagedata r:id="rId667" o:title=""/>
          </v:shape>
          <o:OLEObject Type="Embed" ProgID="Equation.DSMT4" ShapeID="_x0000_i1342" DrawAspect="Content" ObjectID="_1471104605" r:id="rId668"/>
        </w:object>
      </w:r>
      <w:r w:rsidRPr="000230DC">
        <w:t xml:space="preserve">, and </w:t>
      </w:r>
      <w:r w:rsidR="006C2049" w:rsidRPr="006C2049">
        <w:rPr>
          <w:position w:val="-10"/>
        </w:rPr>
        <w:object w:dxaOrig="600" w:dyaOrig="320" w14:anchorId="1D35C060">
          <v:shape id="_x0000_i1343" type="#_x0000_t75" style="width:30pt;height:16pt" o:ole="">
            <v:imagedata r:id="rId669" o:title=""/>
          </v:shape>
          <o:OLEObject Type="Embed" ProgID="Equation.DSMT4" ShapeID="_x0000_i1343" DrawAspect="Content" ObjectID="_1471104606" r:id="rId670"/>
        </w:object>
      </w:r>
      <w:r w:rsidRPr="000230DC">
        <w:t>.</w:t>
      </w:r>
    </w:p>
    <w:p w14:paraId="275231F9" w14:textId="77777777" w:rsidR="006A0BC1" w:rsidRPr="000230DC" w:rsidRDefault="006A0BC1" w:rsidP="006A0BC1"/>
    <w:p w14:paraId="1753DA27" w14:textId="02CF1E8E" w:rsidR="006A0BC1" w:rsidRDefault="006A0BC1" w:rsidP="006A0BC1">
      <w:r>
        <w:t xml:space="preserve">Note: In the limit when </w:t>
      </w:r>
      <w:r w:rsidR="006C2049" w:rsidRPr="006C2049">
        <w:rPr>
          <w:position w:val="-6"/>
        </w:rPr>
        <w:object w:dxaOrig="680" w:dyaOrig="279" w14:anchorId="3A3D4CC8">
          <v:shape id="_x0000_i1344" type="#_x0000_t75" style="width:34pt;height:14pt" o:ole="">
            <v:imagedata r:id="rId671" o:title=""/>
          </v:shape>
          <o:OLEObject Type="Embed" ProgID="Equation.DSMT4" ShapeID="_x0000_i1344" DrawAspect="Content" ObjectID="_1471104607" r:id="rId672"/>
        </w:object>
      </w:r>
      <w:r>
        <w:t>, this expressions produces a power law,</w:t>
      </w:r>
    </w:p>
    <w:p w14:paraId="06E4C298" w14:textId="0685DB83" w:rsidR="006A0BC1" w:rsidRDefault="006A0BC1" w:rsidP="00154C40">
      <w:pPr>
        <w:pStyle w:val="MTDisplayEquation"/>
      </w:pPr>
      <w:r>
        <w:tab/>
      </w:r>
      <w:r w:rsidR="006C2049" w:rsidRPr="006C2049">
        <w:rPr>
          <w:position w:val="-28"/>
        </w:rPr>
        <w:object w:dxaOrig="1880" w:dyaOrig="660" w14:anchorId="75BF3E22">
          <v:shape id="_x0000_i1345" type="#_x0000_t75" style="width:94pt;height:33pt" o:ole="">
            <v:imagedata r:id="rId673" o:title=""/>
          </v:shape>
          <o:OLEObject Type="Embed" ProgID="Equation.DSMT4" ShapeID="_x0000_i1345" DrawAspect="Content" ObjectID="_1471104608" r:id="rId674"/>
        </w:object>
      </w:r>
    </w:p>
    <w:p w14:paraId="1109EC15" w14:textId="5E9D78AC" w:rsidR="006A0BC1" w:rsidRPr="0097532C" w:rsidRDefault="006A0BC1" w:rsidP="006A0BC1">
      <w:r w:rsidRPr="0097532C">
        <w:t xml:space="preserve">Note: When </w:t>
      </w:r>
      <w:r w:rsidR="006C2049" w:rsidRPr="006C2049">
        <w:rPr>
          <w:position w:val="-10"/>
        </w:rPr>
        <w:object w:dxaOrig="600" w:dyaOrig="320" w14:anchorId="115203B4">
          <v:shape id="_x0000_i1346" type="#_x0000_t75" style="width:30pt;height:16pt" o:ole="">
            <v:imagedata r:id="rId675" o:title=""/>
          </v:shape>
          <o:OLEObject Type="Embed" ProgID="Equation.DSMT4" ShapeID="_x0000_i1346" DrawAspect="Content" ObjectID="_1471104609" r:id="rId676"/>
        </w:object>
      </w:r>
      <w:r w:rsidRPr="0097532C">
        <w:t>, the fiber modulus is zero at the strain origin (</w:t>
      </w:r>
      <w:r w:rsidR="006C2049" w:rsidRPr="006C2049">
        <w:rPr>
          <w:position w:val="-12"/>
        </w:rPr>
        <w:object w:dxaOrig="600" w:dyaOrig="360" w14:anchorId="09E23512">
          <v:shape id="_x0000_i1347" type="#_x0000_t75" style="width:30pt;height:18pt" o:ole="">
            <v:imagedata r:id="rId677" o:title=""/>
          </v:shape>
          <o:OLEObject Type="Embed" ProgID="Equation.DSMT4" ShapeID="_x0000_i1347" DrawAspect="Content" ObjectID="_1471104610" r:id="rId678"/>
        </w:object>
      </w:r>
      <w:r w:rsidRPr="0097532C">
        <w:t xml:space="preserve">).  Therefore, use </w:t>
      </w:r>
      <w:r w:rsidR="006C2049" w:rsidRPr="006C2049">
        <w:rPr>
          <w:position w:val="-10"/>
        </w:rPr>
        <w:object w:dxaOrig="600" w:dyaOrig="320" w14:anchorId="32B93C4B">
          <v:shape id="_x0000_i1348" type="#_x0000_t75" style="width:30pt;height:16pt" o:ole="">
            <v:imagedata r:id="rId679" o:title=""/>
          </v:shape>
          <o:OLEObject Type="Embed" ProgID="Equation.DSMT4" ShapeID="_x0000_i1348" DrawAspect="Content" ObjectID="_1471104611" r:id="rId680"/>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14451B71" w:rsidR="006A0BC1" w:rsidRDefault="006A0BC1" w:rsidP="006A0BC1">
      <w:r>
        <w:t xml:space="preserve">Single fiber oriented along </w:t>
      </w:r>
      <w:r w:rsidR="006C2049" w:rsidRPr="006C2049">
        <w:rPr>
          <w:position w:val="-12"/>
        </w:rPr>
        <w:object w:dxaOrig="220" w:dyaOrig="360" w14:anchorId="56BFC919">
          <v:shape id="_x0000_i1349" type="#_x0000_t75" style="width:11pt;height:18pt" o:ole="">
            <v:imagedata r:id="rId681" o:title=""/>
          </v:shape>
          <o:OLEObject Type="Embed" ProgID="Equation.DSMT4" ShapeID="_x0000_i1349" DrawAspect="Content" ObjectID="_1471104612" r:id="rId682"/>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lastRenderedPageBreak/>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5737365B" w:rsidR="006A0BC1" w:rsidRDefault="006A0BC1" w:rsidP="006A0BC1">
      <w:r>
        <w:t xml:space="preserve">Two fibers in the plane orthogonal to </w:t>
      </w:r>
      <w:r w:rsidR="006C2049" w:rsidRPr="006C2049">
        <w:rPr>
          <w:position w:val="-12"/>
        </w:rPr>
        <w:object w:dxaOrig="220" w:dyaOrig="360" w14:anchorId="2183F360">
          <v:shape id="_x0000_i1350" type="#_x0000_t75" style="width:11pt;height:18pt" o:ole="">
            <v:imagedata r:id="rId683" o:title=""/>
          </v:shape>
          <o:OLEObject Type="Embed" ProgID="Equation.DSMT4" ShapeID="_x0000_i1350" DrawAspect="Content" ObjectID="_1471104613" r:id="rId684"/>
        </w:object>
      </w:r>
      <w:r>
        <w:t xml:space="preserve">, oriented at ±25 degrees relative to </w:t>
      </w:r>
      <w:r w:rsidR="006C2049" w:rsidRPr="006C2049">
        <w:rPr>
          <w:position w:val="-12"/>
        </w:rPr>
        <w:object w:dxaOrig="240" w:dyaOrig="360" w14:anchorId="6B10A7E0">
          <v:shape id="_x0000_i1351" type="#_x0000_t75" style="width:12pt;height:18pt" o:ole="">
            <v:imagedata r:id="rId685" o:title=""/>
          </v:shape>
          <o:OLEObject Type="Embed" ProgID="Equation.DSMT4" ShapeID="_x0000_i1351" DrawAspect="Content" ObjectID="_1471104614" r:id="rId686"/>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33A9184" w14:textId="65B91372" w:rsidR="00F11BA7" w:rsidRDefault="00F11BA7" w:rsidP="00F11BA7">
      <w:pPr>
        <w:rPr>
          <w:ins w:id="1173" w:author="Gerard" w:date="2014-07-29T23:25:00Z"/>
        </w:rPr>
      </w:pPr>
      <w:bookmarkStart w:id="1174" w:name="_Ref173929189"/>
    </w:p>
    <w:p w14:paraId="18ED4B7F" w14:textId="20D59176" w:rsidR="00F11BA7" w:rsidRDefault="00F11BA7" w:rsidP="00F11BA7">
      <w:pPr>
        <w:pStyle w:val="Heading4"/>
        <w:rPr>
          <w:ins w:id="1175" w:author="Gerard" w:date="2014-07-29T23:25:00Z"/>
        </w:rPr>
      </w:pPr>
      <w:bookmarkStart w:id="1176" w:name="_Toc397358417"/>
      <w:ins w:id="1177" w:author="Gerard" w:date="2014-07-29T23:25:00Z">
        <w:r>
          <w:t>Fung Orthotropic Compressible</w:t>
        </w:r>
        <w:bookmarkEnd w:id="1176"/>
      </w:ins>
    </w:p>
    <w:p w14:paraId="67AE1612" w14:textId="4C831EF1" w:rsidR="00F11BA7" w:rsidRDefault="00F11BA7" w:rsidP="00F11BA7">
      <w:pPr>
        <w:rPr>
          <w:ins w:id="1178" w:author="Gerard" w:date="2014-07-29T23:25:00Z"/>
        </w:rPr>
      </w:pPr>
      <w:ins w:id="1179" w:author="Gerard" w:date="2014-07-29T23:25:00Z">
        <w:r>
          <w:t xml:space="preserve">The material type for unconstrained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instrText xml:space="preserve"> ADDIN EN.CITE </w:instrTex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instrText xml:space="preserve"> ADDIN EN.CITE.DATA </w:instrText>
        </w:r>
        <w:r>
          <w:fldChar w:fldCharType="end"/>
        </w:r>
        <w:r>
          <w:fldChar w:fldCharType="separate"/>
        </w:r>
        <w:r>
          <w:rPr>
            <w:noProof/>
          </w:rPr>
          <w:t>[</w:t>
        </w:r>
        <w:r>
          <w:fldChar w:fldCharType="begin"/>
        </w:r>
        <w:r>
          <w:instrText xml:space="preserve"> HYPERLINK \l "_ENREF_10" \o "Fung, 1993 #44" </w:instrText>
        </w:r>
        <w:r>
          <w:fldChar w:fldCharType="separate"/>
        </w:r>
        <w:r>
          <w:rPr>
            <w:noProof/>
          </w:rPr>
          <w:t>10</w:t>
        </w:r>
        <w:r>
          <w:rPr>
            <w:noProof/>
          </w:rPr>
          <w:fldChar w:fldCharType="end"/>
        </w:r>
        <w:r>
          <w:rPr>
            <w:noProof/>
          </w:rPr>
          <w:t xml:space="preserve">, </w:t>
        </w:r>
        <w:r>
          <w:fldChar w:fldCharType="begin"/>
        </w:r>
        <w:r>
          <w:instrText xml:space="preserve"> HYPERLINK \l "_ENREF_11" \o "Fung, 1979 #43" </w:instrText>
        </w:r>
        <w:r>
          <w:fldChar w:fldCharType="separate"/>
        </w:r>
        <w:r>
          <w:rPr>
            <w:noProof/>
          </w:rPr>
          <w:t>11</w:t>
        </w:r>
        <w:r>
          <w:rPr>
            <w:noProof/>
          </w:rPr>
          <w:fldChar w:fldCharType="end"/>
        </w:r>
        <w:r>
          <w:rPr>
            <w:noProof/>
          </w:rPr>
          <w:t>]</w:t>
        </w:r>
        <w:r>
          <w:fldChar w:fldCharType="end"/>
        </w:r>
        <w:r>
          <w:t xml:space="preserve"> is “</w:t>
        </w:r>
        <w:r>
          <w:rPr>
            <w:i/>
          </w:rPr>
          <w:t>Fung-ortho-compressibl</w:t>
        </w:r>
      </w:ins>
      <w:ins w:id="1180" w:author="Gerard" w:date="2014-07-29T23:50:00Z">
        <w:r w:rsidR="006D6355">
          <w:rPr>
            <w:i/>
          </w:rPr>
          <w:t>e</w:t>
        </w:r>
      </w:ins>
      <w:ins w:id="1181" w:author="Gerard" w:date="2014-07-29T23:25:00Z">
        <w:r>
          <w:rPr>
            <w:i/>
          </w:rPr>
          <w:t>”</w:t>
        </w:r>
        <w:r>
          <w:t>. The following material parameters must be defined:</w:t>
        </w:r>
      </w:ins>
    </w:p>
    <w:p w14:paraId="1CC1822C" w14:textId="77777777" w:rsidR="006D6355" w:rsidRDefault="006D6355" w:rsidP="006D6355">
      <w:pPr>
        <w:rPr>
          <w:ins w:id="1182" w:author="Gerard" w:date="2014-07-29T23:50: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6D6355" w14:paraId="75E7414C" w14:textId="77777777" w:rsidTr="006D6355">
        <w:trPr>
          <w:ins w:id="1183" w:author="Gerard" w:date="2014-07-29T23:50:00Z"/>
        </w:trPr>
        <w:tc>
          <w:tcPr>
            <w:tcW w:w="1497" w:type="pct"/>
            <w:shd w:val="clear" w:color="auto" w:fill="auto"/>
          </w:tcPr>
          <w:p w14:paraId="46AB9B0A" w14:textId="77777777" w:rsidR="006D6355" w:rsidRDefault="006D6355" w:rsidP="006D6355">
            <w:pPr>
              <w:pStyle w:val="code"/>
              <w:rPr>
                <w:ins w:id="1184" w:author="Gerard" w:date="2014-07-29T23:50:00Z"/>
              </w:rPr>
            </w:pPr>
            <w:ins w:id="1185" w:author="Gerard" w:date="2014-07-29T23:50:00Z">
              <w:r>
                <w:t>&lt;E1&gt;</w:t>
              </w:r>
            </w:ins>
          </w:p>
        </w:tc>
        <w:tc>
          <w:tcPr>
            <w:tcW w:w="2611" w:type="pct"/>
            <w:shd w:val="clear" w:color="auto" w:fill="auto"/>
          </w:tcPr>
          <w:p w14:paraId="4067AC4B" w14:textId="16FC2121" w:rsidR="006D6355" w:rsidRDefault="006C2049" w:rsidP="006C2049">
            <w:pPr>
              <w:rPr>
                <w:ins w:id="1186" w:author="Gerard" w:date="2014-07-29T23:50:00Z"/>
              </w:rPr>
            </w:pPr>
            <w:r w:rsidRPr="006C2049">
              <w:rPr>
                <w:position w:val="-12"/>
              </w:rPr>
              <w:object w:dxaOrig="279" w:dyaOrig="360" w14:anchorId="1226AB27">
                <v:shape id="_x0000_i1352" type="#_x0000_t75" style="width:14pt;height:18pt" o:ole="">
                  <v:imagedata r:id="rId687" o:title=""/>
                </v:shape>
                <o:OLEObject Type="Embed" ProgID="Equation.DSMT4" ShapeID="_x0000_i1352" DrawAspect="Content" ObjectID="_1471104615" r:id="rId688"/>
              </w:object>
            </w:r>
            <w:ins w:id="1187" w:author="Gerard" w:date="2014-07-29T23:50:00Z">
              <w:r w:rsidR="006D6355">
                <w:t xml:space="preserve"> </w:t>
              </w:r>
            </w:ins>
            <w:ins w:id="1188" w:author="Gerard" w:date="2014-07-29T23:54:00Z">
              <w:r w:rsidR="00DE34C0">
                <w:t xml:space="preserve">Young’s </w:t>
              </w:r>
            </w:ins>
            <w:ins w:id="1189" w:author="Gerard" w:date="2014-07-29T23:50:00Z">
              <w:r w:rsidR="006D6355">
                <w:t>modulus</w:t>
              </w:r>
            </w:ins>
          </w:p>
        </w:tc>
        <w:tc>
          <w:tcPr>
            <w:tcW w:w="892" w:type="pct"/>
          </w:tcPr>
          <w:p w14:paraId="64499508" w14:textId="77777777" w:rsidR="006D6355" w:rsidRPr="00AF2221" w:rsidRDefault="006D6355" w:rsidP="006D6355">
            <w:pPr>
              <w:rPr>
                <w:ins w:id="1190" w:author="Gerard" w:date="2014-07-29T23:50:00Z"/>
                <w:position w:val="-12"/>
              </w:rPr>
            </w:pPr>
            <w:ins w:id="1191" w:author="Gerard" w:date="2014-07-29T23:50:00Z">
              <w:r>
                <w:t>[</w:t>
              </w:r>
              <w:r>
                <w:rPr>
                  <w:b/>
                </w:rPr>
                <w:t>P</w:t>
              </w:r>
              <w:r>
                <w:t>]</w:t>
              </w:r>
            </w:ins>
          </w:p>
        </w:tc>
      </w:tr>
      <w:tr w:rsidR="006D6355" w14:paraId="151A7DD5" w14:textId="77777777" w:rsidTr="006D6355">
        <w:trPr>
          <w:ins w:id="1192" w:author="Gerard" w:date="2014-07-29T23:50:00Z"/>
        </w:trPr>
        <w:tc>
          <w:tcPr>
            <w:tcW w:w="1497" w:type="pct"/>
            <w:shd w:val="clear" w:color="auto" w:fill="auto"/>
          </w:tcPr>
          <w:p w14:paraId="43C1084E" w14:textId="77777777" w:rsidR="006D6355" w:rsidRDefault="006D6355" w:rsidP="006D6355">
            <w:pPr>
              <w:pStyle w:val="code"/>
              <w:rPr>
                <w:ins w:id="1193" w:author="Gerard" w:date="2014-07-29T23:50:00Z"/>
              </w:rPr>
            </w:pPr>
            <w:ins w:id="1194" w:author="Gerard" w:date="2014-07-29T23:50:00Z">
              <w:r>
                <w:t>&lt;E2&gt;</w:t>
              </w:r>
            </w:ins>
          </w:p>
        </w:tc>
        <w:tc>
          <w:tcPr>
            <w:tcW w:w="2611" w:type="pct"/>
            <w:shd w:val="clear" w:color="auto" w:fill="auto"/>
          </w:tcPr>
          <w:p w14:paraId="5F687060" w14:textId="295CDA43" w:rsidR="006D6355" w:rsidRDefault="006C2049" w:rsidP="006C2049">
            <w:pPr>
              <w:rPr>
                <w:ins w:id="1195" w:author="Gerard" w:date="2014-07-29T23:50:00Z"/>
              </w:rPr>
            </w:pPr>
            <w:r w:rsidRPr="006C2049">
              <w:rPr>
                <w:position w:val="-12"/>
              </w:rPr>
              <w:object w:dxaOrig="300" w:dyaOrig="360" w14:anchorId="35C40898">
                <v:shape id="_x0000_i1353" type="#_x0000_t75" style="width:15pt;height:18pt" o:ole="">
                  <v:imagedata r:id="rId689" o:title=""/>
                </v:shape>
                <o:OLEObject Type="Embed" ProgID="Equation.DSMT4" ShapeID="_x0000_i1353" DrawAspect="Content" ObjectID="_1471104616" r:id="rId690"/>
              </w:object>
            </w:r>
            <w:ins w:id="1196" w:author="Gerard" w:date="2014-07-29T23:50:00Z">
              <w:r w:rsidR="006D6355">
                <w:t xml:space="preserve"> </w:t>
              </w:r>
            </w:ins>
            <w:ins w:id="1197" w:author="Gerard" w:date="2014-07-29T23:54:00Z">
              <w:r w:rsidR="00DE34C0">
                <w:t xml:space="preserve">Young’s </w:t>
              </w:r>
            </w:ins>
            <w:ins w:id="1198" w:author="Gerard" w:date="2014-07-29T23:50:00Z">
              <w:r w:rsidR="006D6355">
                <w:t>modulus</w:t>
              </w:r>
            </w:ins>
          </w:p>
        </w:tc>
        <w:tc>
          <w:tcPr>
            <w:tcW w:w="892" w:type="pct"/>
          </w:tcPr>
          <w:p w14:paraId="44ABFD20" w14:textId="77777777" w:rsidR="006D6355" w:rsidRPr="00AF2221" w:rsidRDefault="006D6355" w:rsidP="006D6355">
            <w:pPr>
              <w:rPr>
                <w:ins w:id="1199" w:author="Gerard" w:date="2014-07-29T23:50:00Z"/>
                <w:position w:val="-12"/>
              </w:rPr>
            </w:pPr>
            <w:ins w:id="1200" w:author="Gerard" w:date="2014-07-29T23:50:00Z">
              <w:r>
                <w:t>[</w:t>
              </w:r>
              <w:r>
                <w:rPr>
                  <w:b/>
                </w:rPr>
                <w:t>P</w:t>
              </w:r>
              <w:r>
                <w:t>]</w:t>
              </w:r>
            </w:ins>
          </w:p>
        </w:tc>
      </w:tr>
      <w:tr w:rsidR="006D6355" w14:paraId="7D39BB14" w14:textId="77777777" w:rsidTr="006D6355">
        <w:trPr>
          <w:ins w:id="1201" w:author="Gerard" w:date="2014-07-29T23:50:00Z"/>
        </w:trPr>
        <w:tc>
          <w:tcPr>
            <w:tcW w:w="1497" w:type="pct"/>
            <w:shd w:val="clear" w:color="auto" w:fill="auto"/>
          </w:tcPr>
          <w:p w14:paraId="345A199D" w14:textId="77777777" w:rsidR="006D6355" w:rsidRDefault="006D6355" w:rsidP="006D6355">
            <w:pPr>
              <w:pStyle w:val="code"/>
              <w:rPr>
                <w:ins w:id="1202" w:author="Gerard" w:date="2014-07-29T23:50:00Z"/>
              </w:rPr>
            </w:pPr>
            <w:ins w:id="1203" w:author="Gerard" w:date="2014-07-29T23:50:00Z">
              <w:r>
                <w:t>&lt;E3&gt;</w:t>
              </w:r>
            </w:ins>
          </w:p>
        </w:tc>
        <w:tc>
          <w:tcPr>
            <w:tcW w:w="2611" w:type="pct"/>
            <w:shd w:val="clear" w:color="auto" w:fill="auto"/>
          </w:tcPr>
          <w:p w14:paraId="7F956F94" w14:textId="07271118" w:rsidR="006D6355" w:rsidRDefault="006C2049" w:rsidP="006C2049">
            <w:pPr>
              <w:rPr>
                <w:ins w:id="1204" w:author="Gerard" w:date="2014-07-29T23:50:00Z"/>
              </w:rPr>
            </w:pPr>
            <w:r w:rsidRPr="006C2049">
              <w:rPr>
                <w:position w:val="-12"/>
              </w:rPr>
              <w:object w:dxaOrig="300" w:dyaOrig="360" w14:anchorId="42EA57E9">
                <v:shape id="_x0000_i1354" type="#_x0000_t75" style="width:15pt;height:18pt" o:ole="">
                  <v:imagedata r:id="rId691" o:title=""/>
                </v:shape>
                <o:OLEObject Type="Embed" ProgID="Equation.DSMT4" ShapeID="_x0000_i1354" DrawAspect="Content" ObjectID="_1471104617" r:id="rId692"/>
              </w:object>
            </w:r>
            <w:ins w:id="1205" w:author="Gerard" w:date="2014-07-29T23:50:00Z">
              <w:r w:rsidR="006D6355">
                <w:t xml:space="preserve"> </w:t>
              </w:r>
            </w:ins>
            <w:ins w:id="1206" w:author="Gerard" w:date="2014-07-29T23:54:00Z">
              <w:r w:rsidR="00DE34C0">
                <w:t xml:space="preserve">Young’s </w:t>
              </w:r>
            </w:ins>
            <w:ins w:id="1207" w:author="Gerard" w:date="2014-07-29T23:50:00Z">
              <w:r w:rsidR="006D6355">
                <w:t>modulus</w:t>
              </w:r>
            </w:ins>
          </w:p>
        </w:tc>
        <w:tc>
          <w:tcPr>
            <w:tcW w:w="892" w:type="pct"/>
          </w:tcPr>
          <w:p w14:paraId="22E66EEA" w14:textId="77777777" w:rsidR="006D6355" w:rsidRPr="00AF2221" w:rsidRDefault="006D6355" w:rsidP="006D6355">
            <w:pPr>
              <w:rPr>
                <w:ins w:id="1208" w:author="Gerard" w:date="2014-07-29T23:50:00Z"/>
                <w:position w:val="-12"/>
              </w:rPr>
            </w:pPr>
            <w:ins w:id="1209" w:author="Gerard" w:date="2014-07-29T23:50:00Z">
              <w:r>
                <w:t>[</w:t>
              </w:r>
              <w:r>
                <w:rPr>
                  <w:b/>
                </w:rPr>
                <w:t>P</w:t>
              </w:r>
              <w:r>
                <w:t>]</w:t>
              </w:r>
            </w:ins>
          </w:p>
        </w:tc>
      </w:tr>
      <w:tr w:rsidR="006D6355" w14:paraId="559100AA" w14:textId="77777777" w:rsidTr="006D6355">
        <w:trPr>
          <w:ins w:id="1210" w:author="Gerard" w:date="2014-07-29T23:50:00Z"/>
        </w:trPr>
        <w:tc>
          <w:tcPr>
            <w:tcW w:w="1497" w:type="pct"/>
            <w:shd w:val="clear" w:color="auto" w:fill="auto"/>
          </w:tcPr>
          <w:p w14:paraId="2ACAF7B0" w14:textId="77777777" w:rsidR="006D6355" w:rsidRDefault="006D6355" w:rsidP="006D6355">
            <w:pPr>
              <w:pStyle w:val="code"/>
              <w:rPr>
                <w:ins w:id="1211" w:author="Gerard" w:date="2014-07-29T23:50:00Z"/>
              </w:rPr>
            </w:pPr>
            <w:ins w:id="1212" w:author="Gerard" w:date="2014-07-29T23:50:00Z">
              <w:r>
                <w:t>&lt;G12&gt;</w:t>
              </w:r>
            </w:ins>
          </w:p>
        </w:tc>
        <w:tc>
          <w:tcPr>
            <w:tcW w:w="2611" w:type="pct"/>
            <w:shd w:val="clear" w:color="auto" w:fill="auto"/>
          </w:tcPr>
          <w:p w14:paraId="478CD382" w14:textId="40A0DB02" w:rsidR="006D6355" w:rsidRDefault="006C2049" w:rsidP="006C2049">
            <w:pPr>
              <w:rPr>
                <w:ins w:id="1213" w:author="Gerard" w:date="2014-07-29T23:50:00Z"/>
              </w:rPr>
            </w:pPr>
            <w:r w:rsidRPr="006C2049">
              <w:rPr>
                <w:position w:val="-12"/>
              </w:rPr>
              <w:object w:dxaOrig="360" w:dyaOrig="360" w14:anchorId="4FA84B1D">
                <v:shape id="_x0000_i1355" type="#_x0000_t75" style="width:18pt;height:18pt" o:ole="">
                  <v:imagedata r:id="rId693" o:title=""/>
                </v:shape>
                <o:OLEObject Type="Embed" ProgID="Equation.DSMT4" ShapeID="_x0000_i1355" DrawAspect="Content" ObjectID="_1471104618" r:id="rId694"/>
              </w:object>
            </w:r>
            <w:ins w:id="1214" w:author="Gerard" w:date="2014-07-29T23:50:00Z">
              <w:r w:rsidR="006D6355">
                <w:t xml:space="preserve"> </w:t>
              </w:r>
            </w:ins>
            <w:ins w:id="1215" w:author="Gerard" w:date="2014-07-29T23:54:00Z">
              <w:r w:rsidR="00DE34C0">
                <w:t xml:space="preserve">shear </w:t>
              </w:r>
            </w:ins>
            <w:ins w:id="1216" w:author="Gerard" w:date="2014-07-29T23:50:00Z">
              <w:r w:rsidR="006D6355">
                <w:t>modulus</w:t>
              </w:r>
            </w:ins>
          </w:p>
        </w:tc>
        <w:tc>
          <w:tcPr>
            <w:tcW w:w="892" w:type="pct"/>
          </w:tcPr>
          <w:p w14:paraId="009B0164" w14:textId="77777777" w:rsidR="006D6355" w:rsidRPr="00AF2221" w:rsidRDefault="006D6355" w:rsidP="006D6355">
            <w:pPr>
              <w:rPr>
                <w:ins w:id="1217" w:author="Gerard" w:date="2014-07-29T23:50:00Z"/>
                <w:position w:val="-12"/>
              </w:rPr>
            </w:pPr>
            <w:ins w:id="1218" w:author="Gerard" w:date="2014-07-29T23:50:00Z">
              <w:r>
                <w:t>[</w:t>
              </w:r>
              <w:r>
                <w:rPr>
                  <w:b/>
                </w:rPr>
                <w:t>P</w:t>
              </w:r>
              <w:r>
                <w:t>]</w:t>
              </w:r>
            </w:ins>
          </w:p>
        </w:tc>
      </w:tr>
      <w:tr w:rsidR="006D6355" w14:paraId="5EF3A45F" w14:textId="77777777" w:rsidTr="006D6355">
        <w:trPr>
          <w:ins w:id="1219" w:author="Gerard" w:date="2014-07-29T23:50:00Z"/>
        </w:trPr>
        <w:tc>
          <w:tcPr>
            <w:tcW w:w="1497" w:type="pct"/>
            <w:shd w:val="clear" w:color="auto" w:fill="auto"/>
          </w:tcPr>
          <w:p w14:paraId="36D36176" w14:textId="77777777" w:rsidR="006D6355" w:rsidRDefault="006D6355" w:rsidP="006D6355">
            <w:pPr>
              <w:pStyle w:val="code"/>
              <w:rPr>
                <w:ins w:id="1220" w:author="Gerard" w:date="2014-07-29T23:50:00Z"/>
              </w:rPr>
            </w:pPr>
            <w:ins w:id="1221" w:author="Gerard" w:date="2014-07-29T23:50:00Z">
              <w:r>
                <w:t>&lt;G23&gt;</w:t>
              </w:r>
            </w:ins>
          </w:p>
        </w:tc>
        <w:tc>
          <w:tcPr>
            <w:tcW w:w="2611" w:type="pct"/>
            <w:shd w:val="clear" w:color="auto" w:fill="auto"/>
          </w:tcPr>
          <w:p w14:paraId="664EB9CA" w14:textId="37CE4307" w:rsidR="006D6355" w:rsidRDefault="006C2049" w:rsidP="006C2049">
            <w:pPr>
              <w:rPr>
                <w:ins w:id="1222" w:author="Gerard" w:date="2014-07-29T23:50:00Z"/>
              </w:rPr>
            </w:pPr>
            <w:r w:rsidRPr="006C2049">
              <w:rPr>
                <w:position w:val="-12"/>
              </w:rPr>
              <w:object w:dxaOrig="380" w:dyaOrig="360" w14:anchorId="05AFC78E">
                <v:shape id="_x0000_i1356" type="#_x0000_t75" style="width:19pt;height:18pt" o:ole="">
                  <v:imagedata r:id="rId695" o:title=""/>
                </v:shape>
                <o:OLEObject Type="Embed" ProgID="Equation.DSMT4" ShapeID="_x0000_i1356" DrawAspect="Content" ObjectID="_1471104619" r:id="rId696"/>
              </w:object>
            </w:r>
            <w:ins w:id="1223" w:author="Gerard" w:date="2014-07-29T23:50:00Z">
              <w:r w:rsidR="006D6355">
                <w:t xml:space="preserve"> </w:t>
              </w:r>
            </w:ins>
            <w:ins w:id="1224" w:author="Gerard" w:date="2014-07-29T23:54:00Z">
              <w:r w:rsidR="00DE34C0">
                <w:t xml:space="preserve">shear </w:t>
              </w:r>
            </w:ins>
            <w:ins w:id="1225" w:author="Gerard" w:date="2014-07-29T23:50:00Z">
              <w:r w:rsidR="006D6355">
                <w:t>modulus</w:t>
              </w:r>
            </w:ins>
          </w:p>
        </w:tc>
        <w:tc>
          <w:tcPr>
            <w:tcW w:w="892" w:type="pct"/>
          </w:tcPr>
          <w:p w14:paraId="753A76FC" w14:textId="77777777" w:rsidR="006D6355" w:rsidRPr="00AF2221" w:rsidRDefault="006D6355" w:rsidP="006D6355">
            <w:pPr>
              <w:rPr>
                <w:ins w:id="1226" w:author="Gerard" w:date="2014-07-29T23:50:00Z"/>
                <w:position w:val="-12"/>
              </w:rPr>
            </w:pPr>
            <w:ins w:id="1227" w:author="Gerard" w:date="2014-07-29T23:50:00Z">
              <w:r>
                <w:t>[</w:t>
              </w:r>
              <w:r>
                <w:rPr>
                  <w:b/>
                </w:rPr>
                <w:t>P</w:t>
              </w:r>
              <w:r>
                <w:t>]</w:t>
              </w:r>
            </w:ins>
          </w:p>
        </w:tc>
      </w:tr>
      <w:tr w:rsidR="006D6355" w14:paraId="31E5AEC5" w14:textId="77777777" w:rsidTr="006D6355">
        <w:trPr>
          <w:ins w:id="1228" w:author="Gerard" w:date="2014-07-29T23:50:00Z"/>
        </w:trPr>
        <w:tc>
          <w:tcPr>
            <w:tcW w:w="1497" w:type="pct"/>
            <w:shd w:val="clear" w:color="auto" w:fill="auto"/>
          </w:tcPr>
          <w:p w14:paraId="43F5B00C" w14:textId="77777777" w:rsidR="006D6355" w:rsidRDefault="006D6355" w:rsidP="006D6355">
            <w:pPr>
              <w:pStyle w:val="code"/>
              <w:rPr>
                <w:ins w:id="1229" w:author="Gerard" w:date="2014-07-29T23:50:00Z"/>
              </w:rPr>
            </w:pPr>
            <w:ins w:id="1230" w:author="Gerard" w:date="2014-07-29T23:50:00Z">
              <w:r>
                <w:t>&lt;G13&gt;</w:t>
              </w:r>
            </w:ins>
          </w:p>
        </w:tc>
        <w:tc>
          <w:tcPr>
            <w:tcW w:w="2611" w:type="pct"/>
            <w:shd w:val="clear" w:color="auto" w:fill="auto"/>
          </w:tcPr>
          <w:p w14:paraId="436F868A" w14:textId="157D215E" w:rsidR="006D6355" w:rsidRDefault="006C2049" w:rsidP="006C2049">
            <w:pPr>
              <w:rPr>
                <w:ins w:id="1231" w:author="Gerard" w:date="2014-07-29T23:50:00Z"/>
              </w:rPr>
            </w:pPr>
            <w:r w:rsidRPr="006C2049">
              <w:rPr>
                <w:position w:val="-12"/>
              </w:rPr>
              <w:object w:dxaOrig="360" w:dyaOrig="360" w14:anchorId="2D434FB6">
                <v:shape id="_x0000_i1357" type="#_x0000_t75" style="width:18pt;height:18pt" o:ole="">
                  <v:imagedata r:id="rId697" o:title=""/>
                </v:shape>
                <o:OLEObject Type="Embed" ProgID="Equation.DSMT4" ShapeID="_x0000_i1357" DrawAspect="Content" ObjectID="_1471104620" r:id="rId698"/>
              </w:object>
            </w:r>
            <w:ins w:id="1232" w:author="Gerard" w:date="2014-07-29T23:50:00Z">
              <w:r w:rsidR="006D6355">
                <w:t xml:space="preserve"> </w:t>
              </w:r>
            </w:ins>
            <w:ins w:id="1233" w:author="Gerard" w:date="2014-07-29T23:54:00Z">
              <w:r w:rsidR="00DE34C0">
                <w:t xml:space="preserve">shear </w:t>
              </w:r>
            </w:ins>
            <w:ins w:id="1234" w:author="Gerard" w:date="2014-07-29T23:50:00Z">
              <w:r w:rsidR="006D6355">
                <w:t>modulus</w:t>
              </w:r>
            </w:ins>
          </w:p>
        </w:tc>
        <w:tc>
          <w:tcPr>
            <w:tcW w:w="892" w:type="pct"/>
          </w:tcPr>
          <w:p w14:paraId="28892F3B" w14:textId="77777777" w:rsidR="006D6355" w:rsidRPr="00AF2221" w:rsidRDefault="006D6355" w:rsidP="006D6355">
            <w:pPr>
              <w:rPr>
                <w:ins w:id="1235" w:author="Gerard" w:date="2014-07-29T23:50:00Z"/>
                <w:position w:val="-12"/>
              </w:rPr>
            </w:pPr>
            <w:ins w:id="1236" w:author="Gerard" w:date="2014-07-29T23:50:00Z">
              <w:r>
                <w:t>[</w:t>
              </w:r>
              <w:r>
                <w:rPr>
                  <w:b/>
                </w:rPr>
                <w:t>P</w:t>
              </w:r>
              <w:r>
                <w:t>]</w:t>
              </w:r>
            </w:ins>
          </w:p>
        </w:tc>
      </w:tr>
      <w:tr w:rsidR="006D6355" w14:paraId="1C5042F2" w14:textId="77777777" w:rsidTr="006D6355">
        <w:trPr>
          <w:ins w:id="1237" w:author="Gerard" w:date="2014-07-29T23:50:00Z"/>
        </w:trPr>
        <w:tc>
          <w:tcPr>
            <w:tcW w:w="1497" w:type="pct"/>
            <w:shd w:val="clear" w:color="auto" w:fill="auto"/>
          </w:tcPr>
          <w:p w14:paraId="536E8838" w14:textId="77777777" w:rsidR="006D6355" w:rsidRDefault="006D6355" w:rsidP="006D6355">
            <w:pPr>
              <w:pStyle w:val="code"/>
              <w:rPr>
                <w:ins w:id="1238" w:author="Gerard" w:date="2014-07-29T23:50:00Z"/>
              </w:rPr>
            </w:pPr>
            <w:ins w:id="1239" w:author="Gerard" w:date="2014-07-29T23:50:00Z">
              <w:r>
                <w:t>&lt;v12&gt;</w:t>
              </w:r>
            </w:ins>
          </w:p>
        </w:tc>
        <w:tc>
          <w:tcPr>
            <w:tcW w:w="2611" w:type="pct"/>
            <w:shd w:val="clear" w:color="auto" w:fill="auto"/>
          </w:tcPr>
          <w:p w14:paraId="526C9F37" w14:textId="1E0B326C" w:rsidR="006D6355" w:rsidRDefault="006C2049" w:rsidP="006C2049">
            <w:pPr>
              <w:rPr>
                <w:ins w:id="1240" w:author="Gerard" w:date="2014-07-29T23:50:00Z"/>
              </w:rPr>
            </w:pPr>
            <w:r w:rsidRPr="006C2049">
              <w:rPr>
                <w:position w:val="-12"/>
              </w:rPr>
              <w:object w:dxaOrig="320" w:dyaOrig="360" w14:anchorId="0E9AF71C">
                <v:shape id="_x0000_i1358" type="#_x0000_t75" style="width:16pt;height:18pt" o:ole="">
                  <v:imagedata r:id="rId699" o:title=""/>
                </v:shape>
                <o:OLEObject Type="Embed" ProgID="Equation.DSMT4" ShapeID="_x0000_i1358" DrawAspect="Content" ObjectID="_1471104621" r:id="rId700"/>
              </w:object>
            </w:r>
            <w:ins w:id="1241" w:author="Gerard" w:date="2014-07-29T23:50:00Z">
              <w:r w:rsidR="006D6355">
                <w:t xml:space="preserve"> </w:t>
              </w:r>
            </w:ins>
            <w:ins w:id="1242" w:author="Gerard" w:date="2014-07-29T23:54:00Z">
              <w:r w:rsidR="00DE34C0">
                <w:t>Poisson’s ratio</w:t>
              </w:r>
            </w:ins>
          </w:p>
        </w:tc>
        <w:tc>
          <w:tcPr>
            <w:tcW w:w="892" w:type="pct"/>
          </w:tcPr>
          <w:p w14:paraId="2C24D6C6" w14:textId="1BCB8E6B" w:rsidR="006D6355" w:rsidRPr="00AF2221" w:rsidRDefault="006D6355" w:rsidP="00DE34C0">
            <w:pPr>
              <w:rPr>
                <w:ins w:id="1243" w:author="Gerard" w:date="2014-07-29T23:50:00Z"/>
                <w:position w:val="-12"/>
              </w:rPr>
            </w:pPr>
            <w:ins w:id="1244" w:author="Gerard" w:date="2014-07-29T23:50:00Z">
              <w:r>
                <w:t>[</w:t>
              </w:r>
            </w:ins>
            <w:ins w:id="1245" w:author="Gerard" w:date="2014-07-29T23:54:00Z">
              <w:r w:rsidR="00DE34C0">
                <w:rPr>
                  <w:b/>
                </w:rPr>
                <w:t xml:space="preserve"> </w:t>
              </w:r>
            </w:ins>
            <w:ins w:id="1246" w:author="Gerard" w:date="2014-07-29T23:50:00Z">
              <w:r>
                <w:t>]</w:t>
              </w:r>
            </w:ins>
          </w:p>
        </w:tc>
      </w:tr>
      <w:tr w:rsidR="006D6355" w14:paraId="1356A48D" w14:textId="77777777" w:rsidTr="006D6355">
        <w:trPr>
          <w:ins w:id="1247" w:author="Gerard" w:date="2014-07-29T23:50:00Z"/>
        </w:trPr>
        <w:tc>
          <w:tcPr>
            <w:tcW w:w="1497" w:type="pct"/>
            <w:shd w:val="clear" w:color="auto" w:fill="auto"/>
          </w:tcPr>
          <w:p w14:paraId="4E250FA9" w14:textId="77777777" w:rsidR="006D6355" w:rsidRDefault="006D6355" w:rsidP="006D6355">
            <w:pPr>
              <w:pStyle w:val="code"/>
              <w:rPr>
                <w:ins w:id="1248" w:author="Gerard" w:date="2014-07-29T23:50:00Z"/>
              </w:rPr>
            </w:pPr>
            <w:ins w:id="1249" w:author="Gerard" w:date="2014-07-29T23:50:00Z">
              <w:r>
                <w:t>&lt;v23&gt;</w:t>
              </w:r>
            </w:ins>
          </w:p>
        </w:tc>
        <w:tc>
          <w:tcPr>
            <w:tcW w:w="2611" w:type="pct"/>
            <w:shd w:val="clear" w:color="auto" w:fill="auto"/>
          </w:tcPr>
          <w:p w14:paraId="7ED6A6C0" w14:textId="7EBD00F6" w:rsidR="006D6355" w:rsidRDefault="006C2049" w:rsidP="006C2049">
            <w:pPr>
              <w:rPr>
                <w:ins w:id="1250" w:author="Gerard" w:date="2014-07-29T23:50:00Z"/>
              </w:rPr>
            </w:pPr>
            <w:r w:rsidRPr="006C2049">
              <w:rPr>
                <w:position w:val="-12"/>
              </w:rPr>
              <w:object w:dxaOrig="320" w:dyaOrig="360" w14:anchorId="29641705">
                <v:shape id="_x0000_i1359" type="#_x0000_t75" style="width:16pt;height:18pt" o:ole="">
                  <v:imagedata r:id="rId701" o:title=""/>
                </v:shape>
                <o:OLEObject Type="Embed" ProgID="Equation.DSMT4" ShapeID="_x0000_i1359" DrawAspect="Content" ObjectID="_1471104622" r:id="rId702"/>
              </w:object>
            </w:r>
            <w:ins w:id="1251" w:author="Gerard" w:date="2014-07-29T23:50:00Z">
              <w:r w:rsidR="006D6355">
                <w:t xml:space="preserve"> </w:t>
              </w:r>
            </w:ins>
            <w:ins w:id="1252" w:author="Gerard" w:date="2014-07-29T23:54:00Z">
              <w:r w:rsidR="00DE34C0">
                <w:t>Poisson’s ratio</w:t>
              </w:r>
            </w:ins>
          </w:p>
        </w:tc>
        <w:tc>
          <w:tcPr>
            <w:tcW w:w="892" w:type="pct"/>
          </w:tcPr>
          <w:p w14:paraId="0BC80439" w14:textId="467F61F8" w:rsidR="006D6355" w:rsidRPr="00AF2221" w:rsidRDefault="006D6355" w:rsidP="00DE34C0">
            <w:pPr>
              <w:rPr>
                <w:ins w:id="1253" w:author="Gerard" w:date="2014-07-29T23:50:00Z"/>
                <w:position w:val="-12"/>
              </w:rPr>
            </w:pPr>
            <w:ins w:id="1254" w:author="Gerard" w:date="2014-07-29T23:50:00Z">
              <w:r>
                <w:t>[</w:t>
              </w:r>
            </w:ins>
            <w:ins w:id="1255" w:author="Gerard" w:date="2014-07-29T23:54:00Z">
              <w:r w:rsidR="00DE34C0">
                <w:rPr>
                  <w:b/>
                </w:rPr>
                <w:t xml:space="preserve"> </w:t>
              </w:r>
            </w:ins>
            <w:ins w:id="1256" w:author="Gerard" w:date="2014-07-29T23:50:00Z">
              <w:r>
                <w:t>]</w:t>
              </w:r>
            </w:ins>
          </w:p>
        </w:tc>
      </w:tr>
      <w:tr w:rsidR="006D6355" w14:paraId="5AD672DB" w14:textId="77777777" w:rsidTr="006D6355">
        <w:trPr>
          <w:ins w:id="1257" w:author="Gerard" w:date="2014-07-29T23:50:00Z"/>
        </w:trPr>
        <w:tc>
          <w:tcPr>
            <w:tcW w:w="1497" w:type="pct"/>
            <w:shd w:val="clear" w:color="auto" w:fill="auto"/>
          </w:tcPr>
          <w:p w14:paraId="7DF35E48" w14:textId="77777777" w:rsidR="006D6355" w:rsidRDefault="006D6355" w:rsidP="006D6355">
            <w:pPr>
              <w:pStyle w:val="code"/>
              <w:rPr>
                <w:ins w:id="1258" w:author="Gerard" w:date="2014-07-29T23:50:00Z"/>
              </w:rPr>
            </w:pPr>
            <w:ins w:id="1259" w:author="Gerard" w:date="2014-07-29T23:50:00Z">
              <w:r>
                <w:t>&lt;v31&gt;</w:t>
              </w:r>
            </w:ins>
          </w:p>
        </w:tc>
        <w:tc>
          <w:tcPr>
            <w:tcW w:w="2611" w:type="pct"/>
            <w:shd w:val="clear" w:color="auto" w:fill="auto"/>
          </w:tcPr>
          <w:p w14:paraId="7C74DEAC" w14:textId="1D674693" w:rsidR="006D6355" w:rsidRDefault="006C2049" w:rsidP="006C2049">
            <w:pPr>
              <w:rPr>
                <w:ins w:id="1260" w:author="Gerard" w:date="2014-07-29T23:50:00Z"/>
              </w:rPr>
            </w:pPr>
            <w:r w:rsidRPr="006C2049">
              <w:rPr>
                <w:position w:val="-12"/>
              </w:rPr>
              <w:object w:dxaOrig="320" w:dyaOrig="360" w14:anchorId="16B98938">
                <v:shape id="_x0000_i1360" type="#_x0000_t75" style="width:16pt;height:18pt" o:ole="">
                  <v:imagedata r:id="rId703" o:title=""/>
                </v:shape>
                <o:OLEObject Type="Embed" ProgID="Equation.DSMT4" ShapeID="_x0000_i1360" DrawAspect="Content" ObjectID="_1471104623" r:id="rId704"/>
              </w:object>
            </w:r>
            <w:ins w:id="1261" w:author="Gerard" w:date="2014-07-29T23:50:00Z">
              <w:r w:rsidR="006D6355">
                <w:t xml:space="preserve"> </w:t>
              </w:r>
            </w:ins>
            <w:ins w:id="1262" w:author="Gerard" w:date="2014-07-29T23:54:00Z">
              <w:r w:rsidR="00DE34C0">
                <w:t>Poisson’s ratio</w:t>
              </w:r>
            </w:ins>
          </w:p>
        </w:tc>
        <w:tc>
          <w:tcPr>
            <w:tcW w:w="892" w:type="pct"/>
          </w:tcPr>
          <w:p w14:paraId="2A8F69B1" w14:textId="2A8AF839" w:rsidR="006D6355" w:rsidRPr="00AF2221" w:rsidRDefault="006D6355" w:rsidP="00DE34C0">
            <w:pPr>
              <w:rPr>
                <w:ins w:id="1263" w:author="Gerard" w:date="2014-07-29T23:50:00Z"/>
                <w:position w:val="-12"/>
              </w:rPr>
            </w:pPr>
            <w:ins w:id="1264" w:author="Gerard" w:date="2014-07-29T23:50:00Z">
              <w:r>
                <w:t>[</w:t>
              </w:r>
            </w:ins>
            <w:ins w:id="1265" w:author="Gerard" w:date="2014-07-29T23:54:00Z">
              <w:r w:rsidR="00DE34C0">
                <w:rPr>
                  <w:b/>
                </w:rPr>
                <w:t xml:space="preserve"> </w:t>
              </w:r>
            </w:ins>
            <w:ins w:id="1266" w:author="Gerard" w:date="2014-07-29T23:50:00Z">
              <w:r>
                <w:t>]</w:t>
              </w:r>
            </w:ins>
          </w:p>
        </w:tc>
      </w:tr>
      <w:tr w:rsidR="006D6355" w14:paraId="5E3E16FF" w14:textId="77777777" w:rsidTr="006D6355">
        <w:trPr>
          <w:ins w:id="1267" w:author="Gerard" w:date="2014-07-29T23:50:00Z"/>
        </w:trPr>
        <w:tc>
          <w:tcPr>
            <w:tcW w:w="1497" w:type="pct"/>
            <w:shd w:val="clear" w:color="auto" w:fill="auto"/>
          </w:tcPr>
          <w:p w14:paraId="7001274E" w14:textId="77777777" w:rsidR="006D6355" w:rsidRDefault="006D6355" w:rsidP="006D6355">
            <w:pPr>
              <w:pStyle w:val="code"/>
              <w:rPr>
                <w:ins w:id="1268" w:author="Gerard" w:date="2014-07-29T23:50:00Z"/>
              </w:rPr>
            </w:pPr>
            <w:ins w:id="1269" w:author="Gerard" w:date="2014-07-29T23:50:00Z">
              <w:r>
                <w:t>&lt;c&gt;</w:t>
              </w:r>
            </w:ins>
          </w:p>
        </w:tc>
        <w:tc>
          <w:tcPr>
            <w:tcW w:w="2611" w:type="pct"/>
            <w:shd w:val="clear" w:color="auto" w:fill="auto"/>
          </w:tcPr>
          <w:p w14:paraId="774DBCD1" w14:textId="6AA5FE5B" w:rsidR="006D6355" w:rsidRDefault="006C2049" w:rsidP="006C2049">
            <w:pPr>
              <w:rPr>
                <w:ins w:id="1270" w:author="Gerard" w:date="2014-07-29T23:50:00Z"/>
              </w:rPr>
            </w:pPr>
            <w:r w:rsidRPr="006C2049">
              <w:rPr>
                <w:position w:val="-6"/>
              </w:rPr>
              <w:object w:dxaOrig="180" w:dyaOrig="220" w14:anchorId="60522C99">
                <v:shape id="_x0000_i1361" type="#_x0000_t75" style="width:9pt;height:11pt" o:ole="">
                  <v:imagedata r:id="rId705" o:title=""/>
                </v:shape>
                <o:OLEObject Type="Embed" ProgID="Equation.DSMT4" ShapeID="_x0000_i1361" DrawAspect="Content" ObjectID="_1471104624" r:id="rId706"/>
              </w:object>
            </w:r>
            <w:ins w:id="1271" w:author="Gerard" w:date="2014-07-29T23:50:00Z">
              <w:r w:rsidR="006D6355">
                <w:t xml:space="preserve"> coefficient</w:t>
              </w:r>
            </w:ins>
          </w:p>
        </w:tc>
        <w:tc>
          <w:tcPr>
            <w:tcW w:w="892" w:type="pct"/>
          </w:tcPr>
          <w:p w14:paraId="7C5183E6" w14:textId="77777777" w:rsidR="006D6355" w:rsidRPr="00AF2221" w:rsidRDefault="006D6355" w:rsidP="006D6355">
            <w:pPr>
              <w:rPr>
                <w:ins w:id="1272" w:author="Gerard" w:date="2014-07-29T23:50:00Z"/>
                <w:position w:val="-6"/>
              </w:rPr>
            </w:pPr>
            <w:ins w:id="1273" w:author="Gerard" w:date="2014-07-29T23:50:00Z">
              <w:r>
                <w:t>[</w:t>
              </w:r>
              <w:r>
                <w:rPr>
                  <w:b/>
                </w:rPr>
                <w:t>P</w:t>
              </w:r>
              <w:r>
                <w:t>]</w:t>
              </w:r>
            </w:ins>
          </w:p>
        </w:tc>
      </w:tr>
      <w:tr w:rsidR="006D6355" w14:paraId="4E9743DF" w14:textId="77777777" w:rsidTr="006D6355">
        <w:trPr>
          <w:ins w:id="1274" w:author="Gerard" w:date="2014-07-29T23:50:00Z"/>
        </w:trPr>
        <w:tc>
          <w:tcPr>
            <w:tcW w:w="1497" w:type="pct"/>
            <w:shd w:val="clear" w:color="auto" w:fill="auto"/>
          </w:tcPr>
          <w:p w14:paraId="0F052C00" w14:textId="77777777" w:rsidR="006D6355" w:rsidRDefault="006D6355" w:rsidP="006D6355">
            <w:pPr>
              <w:pStyle w:val="code"/>
              <w:rPr>
                <w:ins w:id="1275" w:author="Gerard" w:date="2014-07-29T23:50:00Z"/>
              </w:rPr>
            </w:pPr>
            <w:ins w:id="1276" w:author="Gerard" w:date="2014-07-29T23:50:00Z">
              <w:r>
                <w:t>&lt;k&gt;</w:t>
              </w:r>
            </w:ins>
          </w:p>
        </w:tc>
        <w:tc>
          <w:tcPr>
            <w:tcW w:w="2611" w:type="pct"/>
            <w:shd w:val="clear" w:color="auto" w:fill="auto"/>
          </w:tcPr>
          <w:p w14:paraId="5475BD09" w14:textId="5BB9B76C" w:rsidR="006D6355" w:rsidRDefault="006C2049" w:rsidP="006C2049">
            <w:pPr>
              <w:rPr>
                <w:ins w:id="1277" w:author="Gerard" w:date="2014-07-29T23:50:00Z"/>
              </w:rPr>
            </w:pPr>
            <w:r w:rsidRPr="006C2049">
              <w:rPr>
                <w:position w:val="-4"/>
              </w:rPr>
              <w:object w:dxaOrig="220" w:dyaOrig="200" w14:anchorId="226C1BCA">
                <v:shape id="_x0000_i1362" type="#_x0000_t75" style="width:11pt;height:10pt" o:ole="">
                  <v:imagedata r:id="rId707" o:title=""/>
                </v:shape>
                <o:OLEObject Type="Embed" ProgID="Equation.DSMT4" ShapeID="_x0000_i1362" DrawAspect="Content" ObjectID="_1471104625" r:id="rId708"/>
              </w:object>
            </w:r>
            <w:ins w:id="1278" w:author="Gerard" w:date="2014-07-29T23:54:00Z">
              <w:r w:rsidR="00DE34C0">
                <w:t xml:space="preserve"> </w:t>
              </w:r>
            </w:ins>
            <w:ins w:id="1279" w:author="Gerard" w:date="2014-07-29T23:50:00Z">
              <w:r w:rsidR="006D6355">
                <w:t>bulk modulus</w:t>
              </w:r>
            </w:ins>
          </w:p>
        </w:tc>
        <w:tc>
          <w:tcPr>
            <w:tcW w:w="892" w:type="pct"/>
          </w:tcPr>
          <w:p w14:paraId="43E1F596" w14:textId="77777777" w:rsidR="006D6355" w:rsidRDefault="006D6355" w:rsidP="006D6355">
            <w:pPr>
              <w:rPr>
                <w:ins w:id="1280" w:author="Gerard" w:date="2014-07-29T23:50:00Z"/>
              </w:rPr>
            </w:pPr>
            <w:ins w:id="1281" w:author="Gerard" w:date="2014-07-29T23:50:00Z">
              <w:r>
                <w:t>[</w:t>
              </w:r>
              <w:r>
                <w:rPr>
                  <w:b/>
                </w:rPr>
                <w:t>P</w:t>
              </w:r>
              <w:r>
                <w:t>]</w:t>
              </w:r>
            </w:ins>
          </w:p>
        </w:tc>
      </w:tr>
    </w:tbl>
    <w:p w14:paraId="1C13ADB0" w14:textId="77777777" w:rsidR="006D6355" w:rsidRDefault="006D6355" w:rsidP="006D6355">
      <w:pPr>
        <w:rPr>
          <w:ins w:id="1282" w:author="Gerard" w:date="2014-07-29T23:50:00Z"/>
        </w:rPr>
      </w:pPr>
    </w:p>
    <w:p w14:paraId="39FAED17" w14:textId="77777777" w:rsidR="006D6355" w:rsidRDefault="006D6355" w:rsidP="006D6355">
      <w:pPr>
        <w:rPr>
          <w:ins w:id="1283" w:author="Gerard" w:date="2014-07-29T23:50:00Z"/>
        </w:rPr>
      </w:pPr>
      <w:ins w:id="1284" w:author="Gerard" w:date="2014-07-29T23:50:00Z">
        <w:r>
          <w:t xml:space="preserve">The hyperelastic strain energy function is given by </w:t>
        </w:r>
        <w:r>
          <w:fldChar w:fldCharType="begin"/>
        </w:r>
        <w:r>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Pr>
            <w:noProof/>
          </w:rPr>
          <w:t>[</w:t>
        </w:r>
        <w:r>
          <w:fldChar w:fldCharType="begin"/>
        </w:r>
        <w:r>
          <w:instrText xml:space="preserve"> HYPERLINK \l "_ENREF_12" \o "Ateshian, 2009 #45" </w:instrText>
        </w:r>
        <w:r>
          <w:fldChar w:fldCharType="separate"/>
        </w:r>
        <w:r>
          <w:rPr>
            <w:noProof/>
          </w:rPr>
          <w:t>12</w:t>
        </w:r>
        <w:r>
          <w:rPr>
            <w:noProof/>
          </w:rPr>
          <w:fldChar w:fldCharType="end"/>
        </w:r>
        <w:r>
          <w:rPr>
            <w:noProof/>
          </w:rPr>
          <w:t>]</w:t>
        </w:r>
        <w:r>
          <w:fldChar w:fldCharType="end"/>
        </w:r>
        <w:r>
          <w:t>,</w:t>
        </w:r>
      </w:ins>
    </w:p>
    <w:p w14:paraId="6A664F03" w14:textId="07670759" w:rsidR="006D6355" w:rsidRDefault="006D6355" w:rsidP="006D6355">
      <w:pPr>
        <w:pStyle w:val="MTDisplayEquation"/>
        <w:rPr>
          <w:ins w:id="1285" w:author="Gerard" w:date="2014-07-29T23:50:00Z"/>
        </w:rPr>
      </w:pPr>
      <w:ins w:id="1286" w:author="Gerard" w:date="2014-07-29T23:50:00Z">
        <w:r>
          <w:tab/>
        </w:r>
      </w:ins>
      <w:r w:rsidR="006C2049" w:rsidRPr="006C2049">
        <w:rPr>
          <w:position w:val="-24"/>
        </w:rPr>
        <w:object w:dxaOrig="2299" w:dyaOrig="620" w14:anchorId="7219B903">
          <v:shape id="_x0000_i1363" type="#_x0000_t75" style="width:115pt;height:31pt" o:ole="">
            <v:imagedata r:id="rId709" o:title=""/>
          </v:shape>
          <o:OLEObject Type="Embed" ProgID="Equation.DSMT4" ShapeID="_x0000_i1363" DrawAspect="Content" ObjectID="_1471104626" r:id="rId710"/>
        </w:object>
      </w:r>
      <w:ins w:id="1287" w:author="Gerard" w:date="2014-07-29T23:50:00Z">
        <w:r>
          <w:t>,</w:t>
        </w:r>
        <w:r>
          <w:tab/>
        </w:r>
      </w:ins>
    </w:p>
    <w:p w14:paraId="71F2271D" w14:textId="77777777" w:rsidR="006D6355" w:rsidRDefault="006D6355" w:rsidP="006D6355">
      <w:pPr>
        <w:rPr>
          <w:ins w:id="1288" w:author="Gerard" w:date="2014-07-29T23:50:00Z"/>
        </w:rPr>
      </w:pPr>
      <w:ins w:id="1289" w:author="Gerard" w:date="2014-07-29T23:50:00Z">
        <w:r>
          <w:t>where,</w:t>
        </w:r>
      </w:ins>
    </w:p>
    <w:p w14:paraId="71D37B7E" w14:textId="5A3451E0" w:rsidR="006D6355" w:rsidRDefault="006D6355" w:rsidP="006D6355">
      <w:pPr>
        <w:pStyle w:val="MTDisplayEquation"/>
        <w:rPr>
          <w:ins w:id="1290" w:author="Gerard" w:date="2014-07-29T23:50:00Z"/>
        </w:rPr>
      </w:pPr>
      <w:ins w:id="1291" w:author="Gerard" w:date="2014-07-29T23:50:00Z">
        <w:r>
          <w:tab/>
        </w:r>
      </w:ins>
      <w:r w:rsidR="006C2049" w:rsidRPr="006C2049">
        <w:rPr>
          <w:position w:val="-30"/>
        </w:rPr>
        <w:object w:dxaOrig="4840" w:dyaOrig="720" w14:anchorId="0ED172D2">
          <v:shape id="_x0000_i1364" type="#_x0000_t75" style="width:242pt;height:36pt" o:ole="">
            <v:imagedata r:id="rId711" o:title=""/>
          </v:shape>
          <o:OLEObject Type="Embed" ProgID="Equation.DSMT4" ShapeID="_x0000_i1364" DrawAspect="Content" ObjectID="_1471104627" r:id="rId712"/>
        </w:object>
      </w:r>
      <w:ins w:id="1292" w:author="Gerard" w:date="2014-07-29T23:55:00Z">
        <w:r w:rsidR="00DE34C0">
          <w:t>,</w:t>
        </w:r>
      </w:ins>
    </w:p>
    <w:p w14:paraId="13A460D6" w14:textId="77777777" w:rsidR="00DE34C0" w:rsidRDefault="00DE34C0" w:rsidP="006D6355">
      <w:pPr>
        <w:rPr>
          <w:ins w:id="1293" w:author="Gerard" w:date="2014-07-29T23:55:00Z"/>
        </w:rPr>
      </w:pPr>
      <w:ins w:id="1294" w:author="Gerard" w:date="2014-07-29T23:55:00Z">
        <w:r>
          <w:t>and</w:t>
        </w:r>
      </w:ins>
    </w:p>
    <w:p w14:paraId="0694865F" w14:textId="579810CD" w:rsidR="00DE34C0" w:rsidRDefault="00DE34C0">
      <w:pPr>
        <w:pStyle w:val="MTDisplayEquation"/>
        <w:rPr>
          <w:ins w:id="1295" w:author="Gerard" w:date="2014-07-29T23:55:00Z"/>
        </w:rPr>
        <w:pPrChange w:id="1296" w:author="Gerard" w:date="2014-07-29T23:55:00Z">
          <w:pPr/>
        </w:pPrChange>
      </w:pPr>
      <w:ins w:id="1297" w:author="Gerard" w:date="2014-07-29T23:55:00Z">
        <w:r>
          <w:tab/>
        </w:r>
      </w:ins>
      <w:r w:rsidR="006C2049" w:rsidRPr="006C2049">
        <w:rPr>
          <w:position w:val="-24"/>
        </w:rPr>
        <w:object w:dxaOrig="1719" w:dyaOrig="620" w14:anchorId="0AB5CE62">
          <v:shape id="_x0000_i1365" type="#_x0000_t75" style="width:86pt;height:31pt" o:ole="">
            <v:imagedata r:id="rId713" o:title=""/>
          </v:shape>
          <o:OLEObject Type="Embed" ProgID="Equation.DSMT4" ShapeID="_x0000_i1365" DrawAspect="Content" ObjectID="_1471104628" r:id="rId714"/>
        </w:object>
      </w:r>
      <w:ins w:id="1298" w:author="Gerard" w:date="2014-07-29T23:55:00Z">
        <w:r>
          <w:t xml:space="preserve"> </w:t>
        </w:r>
      </w:ins>
      <w:ins w:id="1299" w:author="Gerard" w:date="2014-07-29T23:56:00Z">
        <w:r>
          <w:t>.</w:t>
        </w:r>
      </w:ins>
    </w:p>
    <w:p w14:paraId="593589A2" w14:textId="6BD5FC82" w:rsidR="006D6355" w:rsidRDefault="006D6355" w:rsidP="006D6355">
      <w:pPr>
        <w:rPr>
          <w:ins w:id="1300" w:author="Gerard" w:date="2014-07-29T23:50:00Z"/>
        </w:rPr>
      </w:pPr>
      <w:ins w:id="1301" w:author="Gerard" w:date="2014-07-29T23:50:00Z">
        <w:r>
          <w:t xml:space="preserve">Here, </w:t>
        </w:r>
      </w:ins>
      <w:r w:rsidR="006C2049" w:rsidRPr="006C2049">
        <w:rPr>
          <w:position w:val="-14"/>
        </w:rPr>
        <w:object w:dxaOrig="1359" w:dyaOrig="400" w14:anchorId="2E897DC5">
          <v:shape id="_x0000_i1366" type="#_x0000_t75" style="width:68pt;height:20pt" o:ole="">
            <v:imagedata r:id="rId715" o:title=""/>
          </v:shape>
          <o:OLEObject Type="Embed" ProgID="Equation.DSMT4" ShapeID="_x0000_i1366" DrawAspect="Content" ObjectID="_1471104629" r:id="rId716"/>
        </w:object>
      </w:r>
      <w:ins w:id="1302" w:author="Gerard" w:date="2014-07-29T23:50:00Z">
        <w:r>
          <w:t xml:space="preserve"> and </w:t>
        </w:r>
      </w:ins>
      <w:r w:rsidR="006C2049" w:rsidRPr="006C2049">
        <w:rPr>
          <w:position w:val="-12"/>
        </w:rPr>
        <w:object w:dxaOrig="1400" w:dyaOrig="360" w14:anchorId="3A889E29">
          <v:shape id="_x0000_i1367" type="#_x0000_t75" style="width:70pt;height:18pt" o:ole="">
            <v:imagedata r:id="rId717" o:title=""/>
          </v:shape>
          <o:OLEObject Type="Embed" ProgID="Equation.DSMT4" ShapeID="_x0000_i1367" DrawAspect="Content" ObjectID="_1471104630" r:id="rId718"/>
        </w:object>
      </w:r>
      <w:ins w:id="1303" w:author="Gerard" w:date="2014-07-29T23:50:00Z">
        <w:r>
          <w:t xml:space="preserve">where </w:t>
        </w:r>
      </w:ins>
      <w:r w:rsidR="006C2049" w:rsidRPr="006C2049">
        <w:rPr>
          <w:position w:val="-12"/>
        </w:rPr>
        <w:object w:dxaOrig="320" w:dyaOrig="360" w14:anchorId="1B1B5975">
          <v:shape id="_x0000_i1368" type="#_x0000_t75" style="width:16pt;height:18pt" o:ole="">
            <v:imagedata r:id="rId719" o:title=""/>
          </v:shape>
          <o:OLEObject Type="Embed" ProgID="Equation.DSMT4" ShapeID="_x0000_i1368" DrawAspect="Content" ObjectID="_1471104631" r:id="rId720"/>
        </w:object>
      </w:r>
      <w:ins w:id="1304" w:author="Gerard" w:date="2014-07-29T23:50:00Z">
        <w:r>
          <w:t xml:space="preserve"> defines the initial direction of material axis </w:t>
        </w:r>
        <w:r>
          <w:rPr>
            <w:i/>
          </w:rPr>
          <w:t>a</w:t>
        </w:r>
        <w:r>
          <w:t>. See Section </w:t>
        </w:r>
        <w:r>
          <w:fldChar w:fldCharType="begin"/>
        </w:r>
        <w:r>
          <w:instrText xml:space="preserve"> REF _Ref167532051 \r \h </w:instrText>
        </w:r>
      </w:ins>
      <w:ins w:id="1305" w:author="Gerard" w:date="2014-07-29T23:50:00Z">
        <w:r>
          <w:fldChar w:fldCharType="separate"/>
        </w:r>
      </w:ins>
      <w:r w:rsidR="001B13CD">
        <w:t xml:space="preserve">4.1.1.2. </w:t>
      </w:r>
      <w:ins w:id="1306" w:author="Gerard" w:date="2014-07-29T23:50:00Z">
        <w:r>
          <w:fldChar w:fldCharType="end"/>
        </w:r>
        <w:r>
          <w:t xml:space="preserve">on how to define the material axes for orthotropic materials. The Lamé constants </w:t>
        </w:r>
      </w:ins>
      <w:r w:rsidR="006C2049" w:rsidRPr="006C2049">
        <w:rPr>
          <w:position w:val="-12"/>
        </w:rPr>
        <w:object w:dxaOrig="300" w:dyaOrig="360" w14:anchorId="4D00FFEB">
          <v:shape id="_x0000_i1369" type="#_x0000_t75" style="width:15pt;height:18pt" o:ole="">
            <v:imagedata r:id="rId721" o:title=""/>
          </v:shape>
          <o:OLEObject Type="Embed" ProgID="Equation.DSMT4" ShapeID="_x0000_i1369" DrawAspect="Content" ObjectID="_1471104632" r:id="rId722"/>
        </w:object>
      </w:r>
      <w:ins w:id="1307" w:author="Gerard" w:date="2014-07-29T23:50:00Z">
        <w:r>
          <w:t xml:space="preserve"> (</w:t>
        </w:r>
      </w:ins>
      <w:r w:rsidR="006C2049" w:rsidRPr="006C2049">
        <w:rPr>
          <w:position w:val="-10"/>
        </w:rPr>
        <w:object w:dxaOrig="920" w:dyaOrig="320" w14:anchorId="47906850">
          <v:shape id="_x0000_i1370" type="#_x0000_t75" style="width:46pt;height:16pt" o:ole="">
            <v:imagedata r:id="rId723" o:title=""/>
          </v:shape>
          <o:OLEObject Type="Embed" ProgID="Equation.DSMT4" ShapeID="_x0000_i1370" DrawAspect="Content" ObjectID="_1471104633" r:id="rId724"/>
        </w:object>
      </w:r>
      <w:ins w:id="1308" w:author="Gerard" w:date="2014-07-29T23:50:00Z">
        <w:r>
          <w:t xml:space="preserve">) and </w:t>
        </w:r>
      </w:ins>
      <w:r w:rsidR="006C2049" w:rsidRPr="006C2049">
        <w:rPr>
          <w:position w:val="-12"/>
        </w:rPr>
        <w:object w:dxaOrig="340" w:dyaOrig="360" w14:anchorId="29B6127E">
          <v:shape id="_x0000_i1371" type="#_x0000_t75" style="width:17pt;height:18pt" o:ole="">
            <v:imagedata r:id="rId725" o:title=""/>
          </v:shape>
          <o:OLEObject Type="Embed" ProgID="Equation.DSMT4" ShapeID="_x0000_i1371" DrawAspect="Content" ObjectID="_1471104634" r:id="rId726"/>
        </w:object>
      </w:r>
      <w:ins w:id="1309" w:author="Gerard" w:date="2014-07-29T23:50:00Z">
        <w:r>
          <w:t xml:space="preserve"> (</w:t>
        </w:r>
      </w:ins>
      <w:r w:rsidR="006C2049" w:rsidRPr="006C2049">
        <w:rPr>
          <w:position w:val="-10"/>
        </w:rPr>
        <w:object w:dxaOrig="1120" w:dyaOrig="320" w14:anchorId="13DE4574">
          <v:shape id="_x0000_i1372" type="#_x0000_t75" style="width:56pt;height:16pt" o:ole="">
            <v:imagedata r:id="rId727" o:title=""/>
          </v:shape>
          <o:OLEObject Type="Embed" ProgID="Equation.DSMT4" ShapeID="_x0000_i1372" DrawAspect="Content" ObjectID="_1471104635" r:id="rId728"/>
        </w:object>
      </w:r>
      <w:ins w:id="1310" w:author="Gerard" w:date="2014-07-29T23:50:00Z">
        <w:r>
          <w:t xml:space="preserve">, </w:t>
        </w:r>
      </w:ins>
      <w:r w:rsidR="006C2049" w:rsidRPr="006C2049">
        <w:rPr>
          <w:position w:val="-12"/>
        </w:rPr>
        <w:object w:dxaOrig="880" w:dyaOrig="360" w14:anchorId="265F9CEB">
          <v:shape id="_x0000_i1373" type="#_x0000_t75" style="width:44pt;height:18pt" o:ole="">
            <v:imagedata r:id="rId729" o:title=""/>
          </v:shape>
          <o:OLEObject Type="Embed" ProgID="Equation.DSMT4" ShapeID="_x0000_i1373" DrawAspect="Content" ObjectID="_1471104636" r:id="rId730"/>
        </w:object>
      </w:r>
      <w:ins w:id="1311" w:author="Gerard" w:date="2014-07-29T23:50:00Z">
        <w:r>
          <w:t xml:space="preserve">) are related to Young’s moduli </w:t>
        </w:r>
      </w:ins>
      <w:r w:rsidR="006C2049" w:rsidRPr="006C2049">
        <w:rPr>
          <w:position w:val="-12"/>
        </w:rPr>
        <w:object w:dxaOrig="300" w:dyaOrig="360" w14:anchorId="575F0D1A">
          <v:shape id="_x0000_i1374" type="#_x0000_t75" style="width:15pt;height:18pt" o:ole="">
            <v:imagedata r:id="rId731" o:title=""/>
          </v:shape>
          <o:OLEObject Type="Embed" ProgID="Equation.DSMT4" ShapeID="_x0000_i1374" DrawAspect="Content" ObjectID="_1471104637" r:id="rId732"/>
        </w:object>
      </w:r>
      <w:ins w:id="1312" w:author="Gerard" w:date="2014-07-29T23:50:00Z">
        <w:r>
          <w:t xml:space="preserve">, shear moduli </w:t>
        </w:r>
      </w:ins>
      <w:r w:rsidR="006C2049" w:rsidRPr="006C2049">
        <w:rPr>
          <w:position w:val="-12"/>
        </w:rPr>
        <w:object w:dxaOrig="380" w:dyaOrig="360" w14:anchorId="11B43313">
          <v:shape id="_x0000_i1375" type="#_x0000_t75" style="width:19pt;height:18pt" o:ole="">
            <v:imagedata r:id="rId733" o:title=""/>
          </v:shape>
          <o:OLEObject Type="Embed" ProgID="Equation.DSMT4" ShapeID="_x0000_i1375" DrawAspect="Content" ObjectID="_1471104638" r:id="rId734"/>
        </w:object>
      </w:r>
      <w:ins w:id="1313" w:author="Gerard" w:date="2014-07-29T23:50:00Z">
        <w:r>
          <w:t xml:space="preserve"> and Poisson’s ratios </w:t>
        </w:r>
      </w:ins>
      <w:r w:rsidR="006C2049" w:rsidRPr="006C2049">
        <w:rPr>
          <w:position w:val="-12"/>
        </w:rPr>
        <w:object w:dxaOrig="340" w:dyaOrig="360" w14:anchorId="687BD3FD">
          <v:shape id="_x0000_i1376" type="#_x0000_t75" style="width:17pt;height:18pt" o:ole="">
            <v:imagedata r:id="rId735" o:title=""/>
          </v:shape>
          <o:OLEObject Type="Embed" ProgID="Equation.DSMT4" ShapeID="_x0000_i1376" DrawAspect="Content" ObjectID="_1471104639" r:id="rId736"/>
        </w:object>
      </w:r>
      <w:ins w:id="1314" w:author="Gerard" w:date="2014-07-29T23:50:00Z">
        <w:r>
          <w:t xml:space="preserve"> via</w:t>
        </w:r>
      </w:ins>
    </w:p>
    <w:p w14:paraId="75EDE53D" w14:textId="0F1DF175" w:rsidR="006D6355" w:rsidRDefault="006D6355" w:rsidP="006D6355">
      <w:pPr>
        <w:pStyle w:val="MTDisplayEquation"/>
        <w:rPr>
          <w:ins w:id="1315" w:author="Gerard" w:date="2014-07-29T23:50:00Z"/>
        </w:rPr>
      </w:pPr>
      <w:ins w:id="1316" w:author="Gerard" w:date="2014-07-29T23:50:00Z">
        <w:r>
          <w:lastRenderedPageBreak/>
          <w:tab/>
        </w:r>
      </w:ins>
      <w:r w:rsidR="006C2049" w:rsidRPr="006C2049">
        <w:rPr>
          <w:position w:val="-124"/>
        </w:rPr>
        <w:object w:dxaOrig="7260" w:dyaOrig="7720" w14:anchorId="18D4279C">
          <v:shape id="_x0000_i1377" type="#_x0000_t75" style="width:363pt;height:386pt" o:ole="">
            <v:imagedata r:id="rId737" o:title=""/>
          </v:shape>
          <o:OLEObject Type="Embed" ProgID="Equation.DSMT4" ShapeID="_x0000_i1377" DrawAspect="Content" ObjectID="_1471104640" r:id="rId738"/>
        </w:object>
      </w:r>
      <w:ins w:id="1317" w:author="Gerard" w:date="2014-07-29T23:50:00Z">
        <w:r>
          <w:t xml:space="preserve"> </w:t>
        </w:r>
      </w:ins>
    </w:p>
    <w:p w14:paraId="428049C0" w14:textId="77777777" w:rsidR="006D6355" w:rsidRDefault="006D6355" w:rsidP="006D6355">
      <w:pPr>
        <w:rPr>
          <w:ins w:id="1318" w:author="Gerard" w:date="2014-07-29T23:50:00Z"/>
        </w:rPr>
      </w:pPr>
    </w:p>
    <w:p w14:paraId="4E9A1680" w14:textId="77777777" w:rsidR="006D6355" w:rsidRPr="000230DC" w:rsidRDefault="006D6355" w:rsidP="006D6355">
      <w:pPr>
        <w:rPr>
          <w:ins w:id="1319" w:author="Gerard" w:date="2014-07-29T23:50:00Z"/>
        </w:rPr>
      </w:pPr>
      <w:ins w:id="1320" w:author="Gerard" w:date="2014-07-29T23:50:00Z">
        <w:r w:rsidRPr="00CF3918">
          <w:t>The</w:t>
        </w:r>
        <w:r>
          <w:t xml:space="preserve"> orthotropic Lamé parameters should produce a positive definite stiffness matrix.</w:t>
        </w:r>
      </w:ins>
    </w:p>
    <w:p w14:paraId="085E1ED8" w14:textId="77777777" w:rsidR="006D6355" w:rsidRPr="00D5058C" w:rsidRDefault="006D6355" w:rsidP="006D6355">
      <w:pPr>
        <w:rPr>
          <w:ins w:id="1321" w:author="Gerard" w:date="2014-07-29T23:50:00Z"/>
        </w:rPr>
      </w:pPr>
    </w:p>
    <w:p w14:paraId="1DD1FEFD" w14:textId="77777777" w:rsidR="006D6355" w:rsidRDefault="006D6355" w:rsidP="006D6355">
      <w:pPr>
        <w:rPr>
          <w:ins w:id="1322" w:author="Gerard" w:date="2014-07-29T23:50:00Z"/>
        </w:rPr>
      </w:pPr>
      <w:ins w:id="1323" w:author="Gerard" w:date="2014-07-29T23:50:00Z">
        <w:r>
          <w:rPr>
            <w:i/>
          </w:rPr>
          <w:t>Example</w:t>
        </w:r>
        <w:r>
          <w:t>:</w:t>
        </w:r>
      </w:ins>
    </w:p>
    <w:p w14:paraId="1C30046F" w14:textId="0F4AF88E" w:rsidR="006D6355" w:rsidRDefault="006D6355" w:rsidP="006D6355">
      <w:pPr>
        <w:pStyle w:val="code"/>
        <w:rPr>
          <w:ins w:id="1324" w:author="Gerard" w:date="2014-07-29T23:50:00Z"/>
        </w:rPr>
      </w:pPr>
      <w:ins w:id="1325" w:author="Gerard" w:date="2014-07-29T23:50:00Z">
        <w:r>
          <w:t>&lt;material id="3" type="Fung</w:t>
        </w:r>
      </w:ins>
      <w:ins w:id="1326" w:author="Gerard" w:date="2014-07-29T23:57:00Z">
        <w:r w:rsidR="00BC58C7">
          <w:t>-</w:t>
        </w:r>
      </w:ins>
      <w:ins w:id="1327" w:author="Gerard" w:date="2014-07-29T23:50:00Z">
        <w:r>
          <w:t>ortho</w:t>
        </w:r>
      </w:ins>
      <w:ins w:id="1328" w:author="Gerard" w:date="2014-07-29T23:57:00Z">
        <w:r w:rsidR="00BC58C7">
          <w:t>-compressible</w:t>
        </w:r>
      </w:ins>
      <w:ins w:id="1329" w:author="Gerard" w:date="2014-07-29T23:50:00Z">
        <w:r>
          <w:t>"&gt;</w:t>
        </w:r>
      </w:ins>
    </w:p>
    <w:p w14:paraId="7926C59A" w14:textId="77777777" w:rsidR="006D6355" w:rsidRDefault="006D6355" w:rsidP="006D6355">
      <w:pPr>
        <w:pStyle w:val="code"/>
        <w:rPr>
          <w:ins w:id="1330" w:author="Gerard" w:date="2014-07-29T23:50:00Z"/>
        </w:rPr>
      </w:pPr>
      <w:ins w:id="1331" w:author="Gerard" w:date="2014-07-29T23:50:00Z">
        <w:r>
          <w:tab/>
          <w:t>&lt;E1&gt;124&lt;/E1&gt;</w:t>
        </w:r>
      </w:ins>
    </w:p>
    <w:p w14:paraId="5F779663" w14:textId="77777777" w:rsidR="006D6355" w:rsidRDefault="006D6355" w:rsidP="006D6355">
      <w:pPr>
        <w:pStyle w:val="code"/>
        <w:rPr>
          <w:ins w:id="1332" w:author="Gerard" w:date="2014-07-29T23:50:00Z"/>
        </w:rPr>
      </w:pPr>
      <w:ins w:id="1333" w:author="Gerard" w:date="2014-07-29T23:50:00Z">
        <w:r>
          <w:tab/>
          <w:t>&lt;E2&gt;124&lt;/E2&gt;</w:t>
        </w:r>
      </w:ins>
    </w:p>
    <w:p w14:paraId="09D12E1B" w14:textId="77777777" w:rsidR="006D6355" w:rsidRDefault="006D6355" w:rsidP="006D6355">
      <w:pPr>
        <w:pStyle w:val="code"/>
        <w:rPr>
          <w:ins w:id="1334" w:author="Gerard" w:date="2014-07-29T23:50:00Z"/>
        </w:rPr>
      </w:pPr>
      <w:ins w:id="1335" w:author="Gerard" w:date="2014-07-29T23:50:00Z">
        <w:r>
          <w:tab/>
          <w:t>&lt;E3&gt;36&lt;/E3&gt;</w:t>
        </w:r>
      </w:ins>
    </w:p>
    <w:p w14:paraId="38E288FE" w14:textId="77777777" w:rsidR="006D6355" w:rsidRDefault="006D6355" w:rsidP="006D6355">
      <w:pPr>
        <w:pStyle w:val="code"/>
        <w:rPr>
          <w:ins w:id="1336" w:author="Gerard" w:date="2014-07-29T23:50:00Z"/>
        </w:rPr>
      </w:pPr>
      <w:ins w:id="1337" w:author="Gerard" w:date="2014-07-29T23:50:00Z">
        <w:r>
          <w:tab/>
          <w:t>&lt;G12&gt;67&lt;/G12&gt;</w:t>
        </w:r>
      </w:ins>
    </w:p>
    <w:p w14:paraId="65AE412D" w14:textId="77777777" w:rsidR="006D6355" w:rsidRDefault="006D6355" w:rsidP="006D6355">
      <w:pPr>
        <w:pStyle w:val="code"/>
        <w:rPr>
          <w:ins w:id="1338" w:author="Gerard" w:date="2014-07-29T23:50:00Z"/>
        </w:rPr>
      </w:pPr>
      <w:ins w:id="1339" w:author="Gerard" w:date="2014-07-29T23:50:00Z">
        <w:r>
          <w:tab/>
          <w:t>&lt;G23&gt;40&lt;/G23&gt;</w:t>
        </w:r>
      </w:ins>
    </w:p>
    <w:p w14:paraId="6907516F" w14:textId="77777777" w:rsidR="006D6355" w:rsidRDefault="006D6355" w:rsidP="006D6355">
      <w:pPr>
        <w:pStyle w:val="code"/>
        <w:rPr>
          <w:ins w:id="1340" w:author="Gerard" w:date="2014-07-29T23:50:00Z"/>
        </w:rPr>
      </w:pPr>
      <w:ins w:id="1341" w:author="Gerard" w:date="2014-07-29T23:50:00Z">
        <w:r>
          <w:tab/>
          <w:t>&lt;G13&gt;40&lt;/G13&gt;</w:t>
        </w:r>
      </w:ins>
    </w:p>
    <w:p w14:paraId="58CBF35A" w14:textId="77777777" w:rsidR="006D6355" w:rsidRDefault="006D6355" w:rsidP="006D6355">
      <w:pPr>
        <w:pStyle w:val="code"/>
        <w:rPr>
          <w:ins w:id="1342" w:author="Gerard" w:date="2014-07-29T23:50:00Z"/>
        </w:rPr>
      </w:pPr>
      <w:ins w:id="1343" w:author="Gerard" w:date="2014-07-29T23:50:00Z">
        <w:r>
          <w:tab/>
          <w:t>&lt;v12&gt;-0.075&lt;/v12&gt;</w:t>
        </w:r>
      </w:ins>
    </w:p>
    <w:p w14:paraId="2343B058" w14:textId="77777777" w:rsidR="006D6355" w:rsidRDefault="006D6355" w:rsidP="006D6355">
      <w:pPr>
        <w:pStyle w:val="code"/>
        <w:rPr>
          <w:ins w:id="1344" w:author="Gerard" w:date="2014-07-29T23:50:00Z"/>
        </w:rPr>
      </w:pPr>
      <w:ins w:id="1345" w:author="Gerard" w:date="2014-07-29T23:50:00Z">
        <w:r>
          <w:tab/>
          <w:t>&lt;v23&gt;0.87&lt;/v23&gt;</w:t>
        </w:r>
      </w:ins>
    </w:p>
    <w:p w14:paraId="76D0E1FA" w14:textId="77777777" w:rsidR="006D6355" w:rsidRDefault="006D6355" w:rsidP="006D6355">
      <w:pPr>
        <w:pStyle w:val="code"/>
        <w:rPr>
          <w:ins w:id="1346" w:author="Gerard" w:date="2014-07-29T23:50:00Z"/>
        </w:rPr>
      </w:pPr>
      <w:ins w:id="1347" w:author="Gerard" w:date="2014-07-29T23:50:00Z">
        <w:r>
          <w:tab/>
          <w:t>&lt;v31&gt;0.26&lt;/v31&gt;</w:t>
        </w:r>
      </w:ins>
    </w:p>
    <w:p w14:paraId="467A34FF" w14:textId="77777777" w:rsidR="006D6355" w:rsidRDefault="006D6355" w:rsidP="006D6355">
      <w:pPr>
        <w:pStyle w:val="code"/>
        <w:rPr>
          <w:ins w:id="1348" w:author="Gerard" w:date="2014-07-29T23:50:00Z"/>
        </w:rPr>
      </w:pPr>
      <w:ins w:id="1349" w:author="Gerard" w:date="2014-07-29T23:50:00Z">
        <w:r>
          <w:tab/>
          <w:t>&lt;c&gt;1&lt;/c&gt;</w:t>
        </w:r>
      </w:ins>
    </w:p>
    <w:p w14:paraId="594FFA2B" w14:textId="0E16701E" w:rsidR="006D6355" w:rsidRDefault="006D6355" w:rsidP="006D6355">
      <w:pPr>
        <w:pStyle w:val="code"/>
        <w:rPr>
          <w:ins w:id="1350" w:author="Gerard" w:date="2014-07-29T23:50:00Z"/>
        </w:rPr>
      </w:pPr>
      <w:ins w:id="1351" w:author="Gerard" w:date="2014-07-29T23:50:00Z">
        <w:r>
          <w:tab/>
          <w:t>&lt;</w:t>
        </w:r>
      </w:ins>
      <w:ins w:id="1352" w:author="Gerard" w:date="2014-07-29T23:57:00Z">
        <w:r w:rsidR="005B234F">
          <w:t>k</w:t>
        </w:r>
      </w:ins>
      <w:ins w:id="1353" w:author="Gerard" w:date="2014-07-29T23:50:00Z">
        <w:r>
          <w:t>&gt;120&lt;/</w:t>
        </w:r>
      </w:ins>
      <w:ins w:id="1354" w:author="Gerard" w:date="2014-07-29T23:58:00Z">
        <w:r w:rsidR="005B234F">
          <w:t>k</w:t>
        </w:r>
      </w:ins>
      <w:ins w:id="1355" w:author="Gerard" w:date="2014-07-29T23:50:00Z">
        <w:r>
          <w:t>&gt;</w:t>
        </w:r>
      </w:ins>
    </w:p>
    <w:p w14:paraId="6C3D3429" w14:textId="77777777" w:rsidR="006D6355" w:rsidRDefault="006D6355" w:rsidP="006D6355">
      <w:pPr>
        <w:pStyle w:val="code"/>
        <w:rPr>
          <w:ins w:id="1356" w:author="Gerard" w:date="2014-07-29T23:50:00Z"/>
        </w:rPr>
      </w:pPr>
      <w:ins w:id="1357" w:author="Gerard" w:date="2014-07-29T23:50:00Z">
        <w:r>
          <w:t>&lt;/material&gt;</w:t>
        </w:r>
      </w:ins>
    </w:p>
    <w:p w14:paraId="2ADA06DD" w14:textId="77777777" w:rsidR="006A0BC1" w:rsidRDefault="006A0BC1" w:rsidP="006A0BC1">
      <w:pPr>
        <w:pStyle w:val="Heading4"/>
      </w:pPr>
      <w:bookmarkStart w:id="1358" w:name="_Toc397358418"/>
      <w:r>
        <w:lastRenderedPageBreak/>
        <w:t>Holmes-Mow</w:t>
      </w:r>
      <w:bookmarkEnd w:id="1174"/>
      <w:bookmarkEnd w:id="1358"/>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6627"/>
        <w:gridCol w:w="1007"/>
      </w:tblGrid>
      <w:tr w:rsidR="00632EDA" w14:paraId="2630A440" w14:textId="617B5F1D" w:rsidTr="008C20E4">
        <w:tc>
          <w:tcPr>
            <w:tcW w:w="1014" w:type="pct"/>
            <w:shd w:val="clear" w:color="auto" w:fill="auto"/>
          </w:tcPr>
          <w:p w14:paraId="35704359" w14:textId="77777777" w:rsidR="00632EDA" w:rsidRDefault="00632EDA" w:rsidP="006A0BC1">
            <w:pPr>
              <w:pStyle w:val="code"/>
            </w:pPr>
            <w:r>
              <w:t>&lt;E&gt;</w:t>
            </w:r>
          </w:p>
        </w:tc>
        <w:tc>
          <w:tcPr>
            <w:tcW w:w="3460" w:type="pct"/>
            <w:shd w:val="clear" w:color="auto" w:fill="auto"/>
          </w:tcPr>
          <w:p w14:paraId="2ED46B99" w14:textId="77777777" w:rsidR="00632EDA" w:rsidRDefault="00632EDA" w:rsidP="006A0BC1">
            <w:r>
              <w:t>Young’s modulus</w:t>
            </w:r>
          </w:p>
        </w:tc>
        <w:tc>
          <w:tcPr>
            <w:tcW w:w="526" w:type="pct"/>
          </w:tcPr>
          <w:p w14:paraId="54FCD2AC" w14:textId="41E41751" w:rsidR="00632EDA" w:rsidRDefault="00632EDA" w:rsidP="006A0BC1">
            <w:r>
              <w:t>[</w:t>
            </w:r>
            <w:r>
              <w:rPr>
                <w:b/>
              </w:rPr>
              <w:t>P</w:t>
            </w:r>
            <w:r>
              <w:t>]</w:t>
            </w:r>
          </w:p>
        </w:tc>
      </w:tr>
      <w:tr w:rsidR="00632EDA" w14:paraId="7283C5D4" w14:textId="022AE2FC" w:rsidTr="008C20E4">
        <w:tc>
          <w:tcPr>
            <w:tcW w:w="1014" w:type="pct"/>
            <w:shd w:val="clear" w:color="auto" w:fill="auto"/>
          </w:tcPr>
          <w:p w14:paraId="3319F2A8" w14:textId="77777777" w:rsidR="00632EDA" w:rsidRDefault="00632EDA" w:rsidP="006A0BC1">
            <w:pPr>
              <w:pStyle w:val="code"/>
            </w:pPr>
            <w:r>
              <w:t>&lt;v&gt;</w:t>
            </w:r>
          </w:p>
        </w:tc>
        <w:tc>
          <w:tcPr>
            <w:tcW w:w="3460" w:type="pct"/>
            <w:shd w:val="clear" w:color="auto" w:fill="auto"/>
          </w:tcPr>
          <w:p w14:paraId="057EF4D8" w14:textId="77777777" w:rsidR="00632EDA" w:rsidRDefault="00632EDA" w:rsidP="006A0BC1">
            <w:r>
              <w:t>Poisson’s ratio</w:t>
            </w:r>
          </w:p>
        </w:tc>
        <w:tc>
          <w:tcPr>
            <w:tcW w:w="526" w:type="pct"/>
          </w:tcPr>
          <w:p w14:paraId="42529080" w14:textId="665F635A" w:rsidR="00632EDA" w:rsidRDefault="00632EDA" w:rsidP="006A0BC1">
            <w:r>
              <w:t>[ ]</w:t>
            </w:r>
          </w:p>
        </w:tc>
      </w:tr>
      <w:tr w:rsidR="00632EDA" w14:paraId="0293040F" w14:textId="747E45C2" w:rsidTr="008C20E4">
        <w:tc>
          <w:tcPr>
            <w:tcW w:w="1014" w:type="pct"/>
            <w:shd w:val="clear" w:color="auto" w:fill="auto"/>
          </w:tcPr>
          <w:p w14:paraId="44493B2B" w14:textId="77777777" w:rsidR="00632EDA" w:rsidRDefault="00632EDA" w:rsidP="006A0BC1">
            <w:pPr>
              <w:pStyle w:val="code"/>
            </w:pPr>
            <w:r>
              <w:t>&lt;beta&gt;</w:t>
            </w:r>
          </w:p>
        </w:tc>
        <w:tc>
          <w:tcPr>
            <w:tcW w:w="3460" w:type="pct"/>
            <w:shd w:val="clear" w:color="auto" w:fill="auto"/>
          </w:tcPr>
          <w:p w14:paraId="486FC2DA" w14:textId="77777777" w:rsidR="00632EDA" w:rsidRDefault="00632EDA" w:rsidP="006A0BC1">
            <w:r>
              <w:t>Exponential stiffening coefficient</w:t>
            </w:r>
          </w:p>
        </w:tc>
        <w:tc>
          <w:tcPr>
            <w:tcW w:w="526" w:type="pct"/>
          </w:tcPr>
          <w:p w14:paraId="2B470A5B" w14:textId="7473673B" w:rsidR="00632EDA" w:rsidRDefault="00632EDA" w:rsidP="006A0BC1">
            <w:r>
              <w:t>[ ]</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667C3C9E" w:rsidR="006A0BC1" w:rsidRDefault="006A0BC1" w:rsidP="006A0BC1">
      <w:pPr>
        <w:pStyle w:val="MTDisplayEquation"/>
      </w:pPr>
      <w:r>
        <w:tab/>
      </w:r>
      <w:r w:rsidR="006C2049" w:rsidRPr="006C2049">
        <w:rPr>
          <w:position w:val="-24"/>
        </w:rPr>
        <w:object w:dxaOrig="2460" w:dyaOrig="620" w14:anchorId="6473E470">
          <v:shape id="_x0000_i1378" type="#_x0000_t75" style="width:123pt;height:31pt" o:ole="">
            <v:imagedata r:id="rId739" o:title=""/>
          </v:shape>
          <o:OLEObject Type="Embed" ProgID="Equation.DSMT4" ShapeID="_x0000_i1378" DrawAspect="Content" ObjectID="_1471104641" r:id="rId740"/>
        </w:object>
      </w:r>
      <w:r>
        <w:t>,</w:t>
      </w:r>
    </w:p>
    <w:p w14:paraId="5C1DFA10" w14:textId="0D98E2A4" w:rsidR="006A0BC1" w:rsidRPr="00050F11" w:rsidRDefault="006A0BC1" w:rsidP="006A0BC1">
      <w:r>
        <w:t xml:space="preserve">where </w:t>
      </w:r>
      <w:r w:rsidR="006C2049" w:rsidRPr="006C2049">
        <w:rPr>
          <w:position w:val="-12"/>
        </w:rPr>
        <w:object w:dxaOrig="220" w:dyaOrig="360" w14:anchorId="78E5378D">
          <v:shape id="_x0000_i1379" type="#_x0000_t75" style="width:11pt;height:18pt" o:ole="">
            <v:imagedata r:id="rId741" o:title=""/>
          </v:shape>
          <o:OLEObject Type="Embed" ProgID="Equation.DSMT4" ShapeID="_x0000_i1379" DrawAspect="Content" ObjectID="_1471104642" r:id="rId742"/>
        </w:object>
      </w:r>
      <w:r w:rsidR="00A62945">
        <w:t xml:space="preserve"> </w:t>
      </w:r>
      <w:r>
        <w:t xml:space="preserve">and </w:t>
      </w:r>
      <w:r w:rsidR="006C2049" w:rsidRPr="006C2049">
        <w:rPr>
          <w:position w:val="-12"/>
        </w:rPr>
        <w:object w:dxaOrig="240" w:dyaOrig="360" w14:anchorId="00AA763B">
          <v:shape id="_x0000_i1380" type="#_x0000_t75" style="width:12pt;height:18pt" o:ole="">
            <v:imagedata r:id="rId743" o:title=""/>
          </v:shape>
          <o:OLEObject Type="Embed" ProgID="Equation.DSMT4" ShapeID="_x0000_i1380" DrawAspect="Content" ObjectID="_1471104643" r:id="rId744"/>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25AF5090" w:rsidR="006A0BC1" w:rsidRDefault="006A0BC1" w:rsidP="006A0BC1">
      <w:pPr>
        <w:pStyle w:val="MTDisplayEquation"/>
      </w:pPr>
      <w:r>
        <w:tab/>
      </w:r>
      <w:r w:rsidR="006C2049" w:rsidRPr="006C2049">
        <w:rPr>
          <w:position w:val="-62"/>
        </w:rPr>
        <w:object w:dxaOrig="5560" w:dyaOrig="1359" w14:anchorId="73587175">
          <v:shape id="_x0000_i1381" type="#_x0000_t75" style="width:278pt;height:68pt" o:ole="">
            <v:imagedata r:id="rId745" o:title=""/>
          </v:shape>
          <o:OLEObject Type="Embed" ProgID="Equation.DSMT4" ShapeID="_x0000_i1381" DrawAspect="Content" ObjectID="_1471104644" r:id="rId746"/>
        </w:object>
      </w:r>
      <w:r>
        <w:t>,</w:t>
      </w:r>
    </w:p>
    <w:p w14:paraId="3204B8B9" w14:textId="4420401D" w:rsidR="006A0BC1" w:rsidRDefault="006A0BC1" w:rsidP="006A0BC1">
      <w:r>
        <w:t xml:space="preserve">and </w:t>
      </w:r>
      <w:r w:rsidR="006C2049" w:rsidRPr="006C2049">
        <w:rPr>
          <w:position w:val="-6"/>
        </w:rPr>
        <w:object w:dxaOrig="220" w:dyaOrig="279" w14:anchorId="5416ED89">
          <v:shape id="_x0000_i1382" type="#_x0000_t75" style="width:11pt;height:14pt" o:ole="">
            <v:imagedata r:id="rId747" o:title=""/>
          </v:shape>
          <o:OLEObject Type="Embed" ProgID="Equation.DSMT4" ShapeID="_x0000_i1382" DrawAspect="Content" ObjectID="_1471104645" r:id="rId748"/>
        </w:object>
      </w:r>
      <w:r w:rsidR="00A62945">
        <w:t xml:space="preserve"> </w:t>
      </w:r>
      <w:r>
        <w:t xml:space="preserve">and </w:t>
      </w:r>
      <w:r w:rsidR="006C2049" w:rsidRPr="006C2049">
        <w:rPr>
          <w:position w:val="-10"/>
        </w:rPr>
        <w:object w:dxaOrig="240" w:dyaOrig="260" w14:anchorId="5B437E99">
          <v:shape id="_x0000_i1383" type="#_x0000_t75" style="width:12pt;height:13pt" o:ole="">
            <v:imagedata r:id="rId749" o:title=""/>
          </v:shape>
          <o:OLEObject Type="Embed" ProgID="Equation.DSMT4" ShapeID="_x0000_i1383" DrawAspect="Content" ObjectID="_1471104646" r:id="rId750"/>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6D9265B6" w:rsidR="006A0BC1" w:rsidRPr="009F4E39" w:rsidRDefault="006A0BC1" w:rsidP="006A0BC1">
      <w:pPr>
        <w:pStyle w:val="MTDisplayEquation"/>
      </w:pPr>
      <w:r>
        <w:tab/>
      </w:r>
      <w:r w:rsidR="006C2049" w:rsidRPr="006C2049">
        <w:rPr>
          <w:position w:val="-66"/>
        </w:rPr>
        <w:object w:dxaOrig="1840" w:dyaOrig="1440" w14:anchorId="2DA1FA34">
          <v:shape id="_x0000_i1384" type="#_x0000_t75" style="width:92pt;height:1in" o:ole="">
            <v:imagedata r:id="rId751" o:title=""/>
          </v:shape>
          <o:OLEObject Type="Embed" ProgID="Equation.DSMT4" ShapeID="_x0000_i1384" DrawAspect="Content" ObjectID="_1471104647" r:id="rId752"/>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1359" w:name="_Toc397358419"/>
      <w:r>
        <w:lastRenderedPageBreak/>
        <w:t>Isotropic Elastic</w:t>
      </w:r>
      <w:bookmarkEnd w:id="1359"/>
    </w:p>
    <w:p w14:paraId="3590C1A3" w14:textId="77777777" w:rsidR="006A0BC1" w:rsidRDefault="006A0BC1" w:rsidP="006A0BC1">
      <w:r>
        <w:t xml:space="preserve">The material type for isotropic elasticity is </w:t>
      </w:r>
      <w:r>
        <w:rPr>
          <w:i/>
        </w:rPr>
        <w:t>isotropic elastic</w:t>
      </w:r>
      <w:r>
        <w:rPr>
          <w:rStyle w:val="FootnoteReference"/>
        </w:rPr>
        <w:footnoteReference w:id="7"/>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6AC282A3" w14:textId="59794E06" w:rsidTr="008C20E4">
        <w:tc>
          <w:tcPr>
            <w:tcW w:w="1000" w:type="pct"/>
            <w:shd w:val="clear" w:color="auto" w:fill="auto"/>
          </w:tcPr>
          <w:p w14:paraId="68E425D0" w14:textId="77777777" w:rsidR="00632EDA" w:rsidRDefault="00632EDA" w:rsidP="006A0BC1">
            <w:pPr>
              <w:pStyle w:val="code"/>
            </w:pPr>
            <w:r>
              <w:t>&lt;E&gt;</w:t>
            </w:r>
          </w:p>
        </w:tc>
        <w:tc>
          <w:tcPr>
            <w:tcW w:w="3147" w:type="pct"/>
            <w:shd w:val="clear" w:color="auto" w:fill="auto"/>
          </w:tcPr>
          <w:p w14:paraId="138B86E4" w14:textId="77777777" w:rsidR="00632EDA" w:rsidRDefault="00632EDA" w:rsidP="006A0BC1">
            <w:r>
              <w:t>Young’s modulus</w:t>
            </w:r>
          </w:p>
        </w:tc>
        <w:tc>
          <w:tcPr>
            <w:tcW w:w="853" w:type="pct"/>
          </w:tcPr>
          <w:p w14:paraId="1DB316D8" w14:textId="716E8CD6" w:rsidR="00632EDA" w:rsidRDefault="00632EDA" w:rsidP="006A0BC1">
            <w:r>
              <w:t>[</w:t>
            </w:r>
            <w:r>
              <w:rPr>
                <w:b/>
              </w:rPr>
              <w:t>P</w:t>
            </w:r>
            <w:r>
              <w:t>]</w:t>
            </w:r>
          </w:p>
        </w:tc>
      </w:tr>
      <w:tr w:rsidR="00632EDA" w14:paraId="0C6C7EF8" w14:textId="7A802E10" w:rsidTr="008C20E4">
        <w:tc>
          <w:tcPr>
            <w:tcW w:w="1000" w:type="pct"/>
            <w:shd w:val="clear" w:color="auto" w:fill="auto"/>
          </w:tcPr>
          <w:p w14:paraId="431A8EB1" w14:textId="77777777" w:rsidR="00632EDA" w:rsidRDefault="00632EDA" w:rsidP="006A0BC1">
            <w:pPr>
              <w:pStyle w:val="code"/>
            </w:pPr>
            <w:r>
              <w:t>&lt;v&gt;</w:t>
            </w:r>
          </w:p>
        </w:tc>
        <w:tc>
          <w:tcPr>
            <w:tcW w:w="3147" w:type="pct"/>
            <w:shd w:val="clear" w:color="auto" w:fill="auto"/>
          </w:tcPr>
          <w:p w14:paraId="6CE0F038" w14:textId="77777777" w:rsidR="00632EDA" w:rsidRDefault="00632EDA" w:rsidP="006A0BC1">
            <w:r>
              <w:t>Poisson’s ratio</w:t>
            </w:r>
          </w:p>
        </w:tc>
        <w:tc>
          <w:tcPr>
            <w:tcW w:w="853" w:type="pct"/>
          </w:tcPr>
          <w:p w14:paraId="22741499" w14:textId="391DE39B" w:rsidR="00632EDA" w:rsidRDefault="00632EDA" w:rsidP="006A0BC1">
            <w:r>
              <w:t>[ ]</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418EE0CD" w:rsidR="006A0BC1" w:rsidRDefault="006C2049" w:rsidP="006A0BC1">
      <w:pPr>
        <w:jc w:val="center"/>
      </w:pPr>
      <w:r w:rsidRPr="006C2049">
        <w:rPr>
          <w:position w:val="-24"/>
        </w:rPr>
        <w:object w:dxaOrig="2360" w:dyaOrig="620" w14:anchorId="15ACF877">
          <v:shape id="_x0000_i1385" type="#_x0000_t75" style="width:118pt;height:31pt" o:ole="">
            <v:imagedata r:id="rId753" o:title=""/>
          </v:shape>
          <o:OLEObject Type="Embed" ProgID="Equation.DSMT4" ShapeID="_x0000_i1385" DrawAspect="Content" ObjectID="_1471104648" r:id="rId754"/>
        </w:object>
      </w:r>
      <w:r w:rsidR="006A0BC1">
        <w:t>.</w:t>
      </w:r>
    </w:p>
    <w:p w14:paraId="7A97EEEC" w14:textId="07B9E103" w:rsidR="006A0BC1" w:rsidRDefault="006A0BC1" w:rsidP="006A0BC1">
      <w:r>
        <w:t xml:space="preserve">Here, </w:t>
      </w:r>
      <w:r>
        <w:rPr>
          <w:b/>
        </w:rPr>
        <w:t>E</w:t>
      </w:r>
      <w:r>
        <w:t xml:space="preserve"> is the Euler-Lagrange strain tensor and </w:t>
      </w:r>
      <w:r w:rsidR="006C2049" w:rsidRPr="006C2049">
        <w:rPr>
          <w:position w:val="-6"/>
        </w:rPr>
        <w:object w:dxaOrig="220" w:dyaOrig="279" w14:anchorId="68D1DC2E">
          <v:shape id="_x0000_i1386" type="#_x0000_t75" style="width:11pt;height:14pt" o:ole="">
            <v:imagedata r:id="rId755" o:title=""/>
          </v:shape>
          <o:OLEObject Type="Embed" ProgID="Equation.DSMT4" ShapeID="_x0000_i1386" DrawAspect="Content" ObjectID="_1471104649" r:id="rId756"/>
        </w:object>
      </w:r>
      <w:r>
        <w:t xml:space="preserve">and </w:t>
      </w:r>
      <w:r w:rsidR="006C2049" w:rsidRPr="006C2049">
        <w:rPr>
          <w:position w:val="-10"/>
        </w:rPr>
        <w:object w:dxaOrig="240" w:dyaOrig="260" w14:anchorId="22911B12">
          <v:shape id="_x0000_i1387" type="#_x0000_t75" style="width:12pt;height:13pt" o:ole="">
            <v:imagedata r:id="rId757" o:title=""/>
          </v:shape>
          <o:OLEObject Type="Embed" ProgID="Equation.DSMT4" ShapeID="_x0000_i1387" DrawAspect="Content" ObjectID="_1471104650" r:id="rId758"/>
        </w:object>
      </w:r>
      <w:r>
        <w:t xml:space="preserve">are the Lamé parameters, which are related to the more familiar Young’s modulus </w:t>
      </w:r>
      <w:r>
        <w:rPr>
          <w:i/>
        </w:rPr>
        <w:t xml:space="preserve">E </w:t>
      </w:r>
      <w:r>
        <w:t xml:space="preserve">and Poisson’s ratio </w:t>
      </w:r>
      <w:r w:rsidR="006C2049" w:rsidRPr="006C2049">
        <w:rPr>
          <w:position w:val="-6"/>
        </w:rPr>
        <w:object w:dxaOrig="200" w:dyaOrig="220" w14:anchorId="416829C2">
          <v:shape id="_x0000_i1388" type="#_x0000_t75" style="width:10pt;height:11pt" o:ole="">
            <v:imagedata r:id="rId759" o:title=""/>
          </v:shape>
          <o:OLEObject Type="Embed" ProgID="Equation.DSMT4" ShapeID="_x0000_i1388" DrawAspect="Content" ObjectID="_1471104651" r:id="rId760"/>
        </w:object>
      </w:r>
      <w:r>
        <w:t>as follows:</w:t>
      </w:r>
    </w:p>
    <w:p w14:paraId="31B5DCEE" w14:textId="3A7C86D8" w:rsidR="006A0BC1" w:rsidRDefault="006C2049" w:rsidP="006A0BC1">
      <w:pPr>
        <w:jc w:val="center"/>
      </w:pPr>
      <w:r w:rsidRPr="006C2049">
        <w:rPr>
          <w:position w:val="-32"/>
        </w:rPr>
        <w:object w:dxaOrig="3440" w:dyaOrig="700" w14:anchorId="7ABFD714">
          <v:shape id="_x0000_i1389" type="#_x0000_t75" style="width:172pt;height:35pt" o:ole="">
            <v:imagedata r:id="rId761" o:title=""/>
          </v:shape>
          <o:OLEObject Type="Embed" ProgID="Equation.DSMT4" ShapeID="_x0000_i1389" DrawAspect="Content" ObjectID="_1471104652" r:id="rId762"/>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5971A5F0" w:rsidR="006A0BC1" w:rsidRDefault="006C2049" w:rsidP="006A0BC1">
      <w:pPr>
        <w:jc w:val="center"/>
      </w:pPr>
      <w:r w:rsidRPr="006C2049">
        <w:rPr>
          <w:position w:val="-24"/>
        </w:rPr>
        <w:object w:dxaOrig="2760" w:dyaOrig="620" w14:anchorId="6808DEE5">
          <v:shape id="_x0000_i1390" type="#_x0000_t75" style="width:138pt;height:31pt" o:ole="">
            <v:imagedata r:id="rId763" o:title=""/>
          </v:shape>
          <o:OLEObject Type="Embed" ProgID="Equation.DSMT4" ShapeID="_x0000_i1390" DrawAspect="Content" ObjectID="_1471104653" r:id="rId764"/>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ins w:id="1360" w:author="Gerard" w:date="2014-07-29T23:58:00Z">
        <w:r w:rsidR="001B13CD">
          <w:t>0</w:t>
        </w:r>
      </w:ins>
      <w:del w:id="1361" w:author="Gerard" w:date="2014-07-29T23:58:00Z">
        <w:r w:rsidR="00976D6B" w:rsidDel="001B13CD">
          <w:delText xml:space="preserve">4.1.3.8. </w:delText>
        </w:r>
      </w:del>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ins w:id="1362" w:author="Gerard" w:date="2014-07-29T23:58:00Z">
        <w:r w:rsidR="001B13CD">
          <w:t xml:space="preserve">4.1.3.12. </w:t>
        </w:r>
      </w:ins>
      <w:del w:id="1363" w:author="Gerard" w:date="2014-07-29T23:58:00Z">
        <w:r w:rsidR="00976D6B" w:rsidDel="001B13CD">
          <w:delText xml:space="preserve">4.1.3.11. </w:delText>
        </w:r>
      </w:del>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ins w:id="1364" w:author="Gerard" w:date="2014-07-29T23:58:00Z">
        <w:r w:rsidR="001B13CD">
          <w:t xml:space="preserve">4.1.3.15. </w:t>
        </w:r>
      </w:ins>
      <w:del w:id="1365" w:author="Gerard" w:date="2014-07-29T23:58:00Z">
        <w:r w:rsidR="00976D6B" w:rsidDel="001B13CD">
          <w:delText xml:space="preserve">4.1.3.12. </w:delText>
        </w:r>
      </w:del>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1366" w:name="_Toc397358420"/>
      <w:r>
        <w:lastRenderedPageBreak/>
        <w:t>Orthotropic</w:t>
      </w:r>
      <w:r w:rsidR="00D51B77">
        <w:t xml:space="preserve"> Elastic</w:t>
      </w:r>
      <w:bookmarkEnd w:id="1366"/>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7215"/>
        <w:gridCol w:w="881"/>
      </w:tblGrid>
      <w:tr w:rsidR="00632EDA" w14:paraId="129D9B1B" w14:textId="64CBBC79" w:rsidTr="008C20E4">
        <w:tc>
          <w:tcPr>
            <w:tcW w:w="773" w:type="pct"/>
            <w:shd w:val="clear" w:color="auto" w:fill="auto"/>
          </w:tcPr>
          <w:p w14:paraId="37963A29" w14:textId="77777777" w:rsidR="00632EDA" w:rsidRDefault="00632EDA" w:rsidP="006A0BC1">
            <w:pPr>
              <w:pStyle w:val="code"/>
            </w:pPr>
            <w:r>
              <w:t>&lt;E1&gt;</w:t>
            </w:r>
          </w:p>
        </w:tc>
        <w:tc>
          <w:tcPr>
            <w:tcW w:w="3767" w:type="pct"/>
            <w:shd w:val="clear" w:color="auto" w:fill="auto"/>
          </w:tcPr>
          <w:p w14:paraId="1941F696" w14:textId="77777777" w:rsidR="00632EDA" w:rsidRDefault="00632EDA" w:rsidP="006A0BC1">
            <w:r>
              <w:t>Young’s modulus in the x-direction</w:t>
            </w:r>
          </w:p>
        </w:tc>
        <w:tc>
          <w:tcPr>
            <w:tcW w:w="461" w:type="pct"/>
          </w:tcPr>
          <w:p w14:paraId="770A5235" w14:textId="2789A334" w:rsidR="00632EDA" w:rsidRDefault="00632EDA" w:rsidP="006A0BC1">
            <w:r>
              <w:t>[</w:t>
            </w:r>
            <w:r>
              <w:rPr>
                <w:b/>
              </w:rPr>
              <w:t>P</w:t>
            </w:r>
            <w:r>
              <w:t>]</w:t>
            </w:r>
          </w:p>
        </w:tc>
      </w:tr>
      <w:tr w:rsidR="00632EDA" w14:paraId="603A0067" w14:textId="6200BCCE" w:rsidTr="008C20E4">
        <w:tc>
          <w:tcPr>
            <w:tcW w:w="773" w:type="pct"/>
            <w:shd w:val="clear" w:color="auto" w:fill="auto"/>
          </w:tcPr>
          <w:p w14:paraId="435420A4" w14:textId="77777777" w:rsidR="00632EDA" w:rsidRDefault="00632EDA" w:rsidP="006A0BC1">
            <w:pPr>
              <w:pStyle w:val="code"/>
            </w:pPr>
            <w:r>
              <w:t>&lt;E2&gt;</w:t>
            </w:r>
          </w:p>
        </w:tc>
        <w:tc>
          <w:tcPr>
            <w:tcW w:w="3767" w:type="pct"/>
            <w:shd w:val="clear" w:color="auto" w:fill="auto"/>
          </w:tcPr>
          <w:p w14:paraId="0D751883" w14:textId="77777777" w:rsidR="00632EDA" w:rsidRDefault="00632EDA" w:rsidP="006A0BC1">
            <w:r>
              <w:t>Young’s modulus in the y-direction</w:t>
            </w:r>
          </w:p>
        </w:tc>
        <w:tc>
          <w:tcPr>
            <w:tcW w:w="461" w:type="pct"/>
          </w:tcPr>
          <w:p w14:paraId="515806EC" w14:textId="64AEDBFE" w:rsidR="00632EDA" w:rsidRDefault="00632EDA" w:rsidP="006A0BC1">
            <w:r>
              <w:t>[</w:t>
            </w:r>
            <w:r>
              <w:rPr>
                <w:b/>
              </w:rPr>
              <w:t>P</w:t>
            </w:r>
            <w:r>
              <w:t>]</w:t>
            </w:r>
          </w:p>
        </w:tc>
      </w:tr>
      <w:tr w:rsidR="00632EDA" w14:paraId="7526D2A9" w14:textId="390E6EA4" w:rsidTr="008C20E4">
        <w:tc>
          <w:tcPr>
            <w:tcW w:w="773" w:type="pct"/>
            <w:shd w:val="clear" w:color="auto" w:fill="auto"/>
          </w:tcPr>
          <w:p w14:paraId="2C2E4CB5" w14:textId="77777777" w:rsidR="00632EDA" w:rsidRDefault="00632EDA" w:rsidP="006A0BC1">
            <w:pPr>
              <w:pStyle w:val="code"/>
            </w:pPr>
            <w:r>
              <w:t>&lt;E3&gt;</w:t>
            </w:r>
          </w:p>
        </w:tc>
        <w:tc>
          <w:tcPr>
            <w:tcW w:w="3767" w:type="pct"/>
            <w:shd w:val="clear" w:color="auto" w:fill="auto"/>
          </w:tcPr>
          <w:p w14:paraId="074174B4" w14:textId="77777777" w:rsidR="00632EDA" w:rsidRDefault="00632EDA" w:rsidP="006A0BC1">
            <w:r>
              <w:t>Young’s modulus in the z-direction</w:t>
            </w:r>
          </w:p>
        </w:tc>
        <w:tc>
          <w:tcPr>
            <w:tcW w:w="461" w:type="pct"/>
          </w:tcPr>
          <w:p w14:paraId="79B75A6C" w14:textId="233A80FB" w:rsidR="00632EDA" w:rsidRDefault="00632EDA" w:rsidP="006A0BC1">
            <w:r>
              <w:t>[</w:t>
            </w:r>
            <w:r>
              <w:rPr>
                <w:b/>
              </w:rPr>
              <w:t>P</w:t>
            </w:r>
            <w:r>
              <w:t>]</w:t>
            </w:r>
          </w:p>
        </w:tc>
      </w:tr>
      <w:tr w:rsidR="00632EDA" w14:paraId="5144049E" w14:textId="0A14E111" w:rsidTr="008C20E4">
        <w:tc>
          <w:tcPr>
            <w:tcW w:w="773" w:type="pct"/>
            <w:shd w:val="clear" w:color="auto" w:fill="auto"/>
          </w:tcPr>
          <w:p w14:paraId="6D6CA337" w14:textId="77777777" w:rsidR="00632EDA" w:rsidRDefault="00632EDA" w:rsidP="006A0BC1">
            <w:pPr>
              <w:pStyle w:val="code"/>
            </w:pPr>
            <w:r>
              <w:t>&lt;G12&gt;</w:t>
            </w:r>
          </w:p>
        </w:tc>
        <w:tc>
          <w:tcPr>
            <w:tcW w:w="3767" w:type="pct"/>
            <w:shd w:val="clear" w:color="auto" w:fill="auto"/>
          </w:tcPr>
          <w:p w14:paraId="7BBE5EB3" w14:textId="77777777" w:rsidR="00632EDA" w:rsidRDefault="00632EDA" w:rsidP="006A0BC1">
            <w:r>
              <w:t>Shear modulus in the xy-plane</w:t>
            </w:r>
          </w:p>
        </w:tc>
        <w:tc>
          <w:tcPr>
            <w:tcW w:w="461" w:type="pct"/>
          </w:tcPr>
          <w:p w14:paraId="5E0AF828" w14:textId="1672F1A1" w:rsidR="00632EDA" w:rsidRDefault="00632EDA" w:rsidP="006A0BC1">
            <w:r>
              <w:t>[</w:t>
            </w:r>
            <w:r>
              <w:rPr>
                <w:b/>
              </w:rPr>
              <w:t>P</w:t>
            </w:r>
            <w:r>
              <w:t>]</w:t>
            </w:r>
          </w:p>
        </w:tc>
      </w:tr>
      <w:tr w:rsidR="00632EDA" w14:paraId="1A6E3A77" w14:textId="65DEEC19" w:rsidTr="008C20E4">
        <w:tc>
          <w:tcPr>
            <w:tcW w:w="773" w:type="pct"/>
            <w:shd w:val="clear" w:color="auto" w:fill="auto"/>
          </w:tcPr>
          <w:p w14:paraId="39720A86" w14:textId="77777777" w:rsidR="00632EDA" w:rsidRDefault="00632EDA" w:rsidP="006A0BC1">
            <w:pPr>
              <w:pStyle w:val="code"/>
            </w:pPr>
            <w:r>
              <w:t>&lt;G23&gt;</w:t>
            </w:r>
          </w:p>
        </w:tc>
        <w:tc>
          <w:tcPr>
            <w:tcW w:w="3767" w:type="pct"/>
            <w:shd w:val="clear" w:color="auto" w:fill="auto"/>
          </w:tcPr>
          <w:p w14:paraId="670A8A73" w14:textId="77777777" w:rsidR="00632EDA" w:rsidRDefault="00632EDA" w:rsidP="006A0BC1">
            <w:r>
              <w:t>Shear modulus in the yz-plane</w:t>
            </w:r>
          </w:p>
        </w:tc>
        <w:tc>
          <w:tcPr>
            <w:tcW w:w="461" w:type="pct"/>
          </w:tcPr>
          <w:p w14:paraId="3414658E" w14:textId="52AC7C2A" w:rsidR="00632EDA" w:rsidRDefault="00632EDA" w:rsidP="006A0BC1">
            <w:r>
              <w:t>[</w:t>
            </w:r>
            <w:r>
              <w:rPr>
                <w:b/>
              </w:rPr>
              <w:t>P</w:t>
            </w:r>
            <w:r>
              <w:t>]</w:t>
            </w:r>
          </w:p>
        </w:tc>
      </w:tr>
      <w:tr w:rsidR="00632EDA" w14:paraId="3255A964" w14:textId="0D88D6B3" w:rsidTr="008C20E4">
        <w:tc>
          <w:tcPr>
            <w:tcW w:w="773" w:type="pct"/>
            <w:shd w:val="clear" w:color="auto" w:fill="auto"/>
          </w:tcPr>
          <w:p w14:paraId="11C5B529" w14:textId="77777777" w:rsidR="00632EDA" w:rsidRDefault="00632EDA" w:rsidP="006A0BC1">
            <w:pPr>
              <w:pStyle w:val="code"/>
            </w:pPr>
            <w:r>
              <w:t>&lt;G31&gt;</w:t>
            </w:r>
          </w:p>
        </w:tc>
        <w:tc>
          <w:tcPr>
            <w:tcW w:w="3767" w:type="pct"/>
            <w:shd w:val="clear" w:color="auto" w:fill="auto"/>
          </w:tcPr>
          <w:p w14:paraId="68C395C6" w14:textId="77777777" w:rsidR="00632EDA" w:rsidRDefault="00632EDA" w:rsidP="006A0BC1">
            <w:r>
              <w:t>Shear modulus in the xz-plane</w:t>
            </w:r>
          </w:p>
        </w:tc>
        <w:tc>
          <w:tcPr>
            <w:tcW w:w="461" w:type="pct"/>
          </w:tcPr>
          <w:p w14:paraId="55A149E6" w14:textId="3E242675" w:rsidR="00632EDA" w:rsidRDefault="00632EDA" w:rsidP="006A0BC1">
            <w:r>
              <w:t>[</w:t>
            </w:r>
            <w:r>
              <w:rPr>
                <w:b/>
              </w:rPr>
              <w:t>P</w:t>
            </w:r>
            <w:r>
              <w:t>]</w:t>
            </w:r>
          </w:p>
        </w:tc>
      </w:tr>
      <w:tr w:rsidR="00632EDA" w14:paraId="5FF15C8B" w14:textId="279CD13A" w:rsidTr="008C20E4">
        <w:tc>
          <w:tcPr>
            <w:tcW w:w="773" w:type="pct"/>
            <w:shd w:val="clear" w:color="auto" w:fill="auto"/>
          </w:tcPr>
          <w:p w14:paraId="1B5040B7" w14:textId="77777777" w:rsidR="00632EDA" w:rsidRDefault="00632EDA" w:rsidP="006A0BC1">
            <w:pPr>
              <w:pStyle w:val="code"/>
            </w:pPr>
            <w:r>
              <w:t>&lt;v12&gt;</w:t>
            </w:r>
          </w:p>
        </w:tc>
        <w:tc>
          <w:tcPr>
            <w:tcW w:w="3767" w:type="pct"/>
            <w:shd w:val="clear" w:color="auto" w:fill="auto"/>
          </w:tcPr>
          <w:p w14:paraId="70CF68B8" w14:textId="77777777" w:rsidR="00632EDA" w:rsidRDefault="00632EDA" w:rsidP="006A0BC1">
            <w:r>
              <w:t>Poisson’s ratio between x- and y-direction</w:t>
            </w:r>
          </w:p>
        </w:tc>
        <w:tc>
          <w:tcPr>
            <w:tcW w:w="461" w:type="pct"/>
          </w:tcPr>
          <w:p w14:paraId="46135B49" w14:textId="0BE4301F" w:rsidR="00632EDA" w:rsidRDefault="00632EDA" w:rsidP="006A0BC1">
            <w:r>
              <w:t>[ ]</w:t>
            </w:r>
          </w:p>
        </w:tc>
      </w:tr>
      <w:tr w:rsidR="00632EDA" w14:paraId="102610C9" w14:textId="6FA1E8B7" w:rsidTr="008C20E4">
        <w:tc>
          <w:tcPr>
            <w:tcW w:w="773" w:type="pct"/>
            <w:shd w:val="clear" w:color="auto" w:fill="auto"/>
          </w:tcPr>
          <w:p w14:paraId="49782A85" w14:textId="77777777" w:rsidR="00632EDA" w:rsidRDefault="00632EDA" w:rsidP="006A0BC1">
            <w:pPr>
              <w:pStyle w:val="code"/>
            </w:pPr>
            <w:r>
              <w:t>&lt;v23&gt;</w:t>
            </w:r>
          </w:p>
        </w:tc>
        <w:tc>
          <w:tcPr>
            <w:tcW w:w="3767" w:type="pct"/>
            <w:shd w:val="clear" w:color="auto" w:fill="auto"/>
          </w:tcPr>
          <w:p w14:paraId="22040AFB" w14:textId="77777777" w:rsidR="00632EDA" w:rsidRDefault="00632EDA" w:rsidP="006A0BC1">
            <w:r>
              <w:t>Poisson’s ratio between y- and z-direction</w:t>
            </w:r>
          </w:p>
        </w:tc>
        <w:tc>
          <w:tcPr>
            <w:tcW w:w="461" w:type="pct"/>
          </w:tcPr>
          <w:p w14:paraId="3169B595" w14:textId="4C16D207" w:rsidR="00632EDA" w:rsidRDefault="00632EDA" w:rsidP="006A0BC1">
            <w:r>
              <w:t>[ ]</w:t>
            </w:r>
          </w:p>
        </w:tc>
      </w:tr>
      <w:tr w:rsidR="00632EDA" w14:paraId="679FF269" w14:textId="3F67EDC5" w:rsidTr="008C20E4">
        <w:tc>
          <w:tcPr>
            <w:tcW w:w="773" w:type="pct"/>
            <w:shd w:val="clear" w:color="auto" w:fill="auto"/>
          </w:tcPr>
          <w:p w14:paraId="1F5E9B14" w14:textId="77777777" w:rsidR="00632EDA" w:rsidRDefault="00632EDA" w:rsidP="006A0BC1">
            <w:pPr>
              <w:pStyle w:val="code"/>
            </w:pPr>
            <w:r>
              <w:t>&lt;v31&gt;</w:t>
            </w:r>
          </w:p>
        </w:tc>
        <w:tc>
          <w:tcPr>
            <w:tcW w:w="3767" w:type="pct"/>
            <w:shd w:val="clear" w:color="auto" w:fill="auto"/>
          </w:tcPr>
          <w:p w14:paraId="0B70209E" w14:textId="77777777" w:rsidR="00632EDA" w:rsidRDefault="00632EDA" w:rsidP="006A0BC1">
            <w:r>
              <w:t>Poisson’s ratio between z- and x-direction</w:t>
            </w:r>
          </w:p>
        </w:tc>
        <w:tc>
          <w:tcPr>
            <w:tcW w:w="461" w:type="pct"/>
          </w:tcPr>
          <w:p w14:paraId="111973D7" w14:textId="22843C4C" w:rsidR="00632EDA" w:rsidRDefault="00632EDA" w:rsidP="006A0BC1">
            <w:r>
              <w:t>[ ]</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43D25AA6" w:rsidR="00195038" w:rsidRDefault="00195038" w:rsidP="00195038">
      <w:pPr>
        <w:pStyle w:val="MTDisplayEquation"/>
      </w:pPr>
      <w:r>
        <w:tab/>
      </w:r>
      <w:r w:rsidR="006C2049" w:rsidRPr="006C2049">
        <w:rPr>
          <w:position w:val="-212"/>
        </w:rPr>
        <w:object w:dxaOrig="6560" w:dyaOrig="2380" w14:anchorId="72D3BEBA">
          <v:shape id="_x0000_i1391" type="#_x0000_t75" style="width:328pt;height:119pt" o:ole="">
            <v:imagedata r:id="rId765" o:title=""/>
          </v:shape>
          <o:OLEObject Type="Embed" ProgID="Equation.DSMT4" ShapeID="_x0000_i1391" DrawAspect="Content" ObjectID="_1471104654" r:id="rId766"/>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1B13CD">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1367" w:name="_Ref167525595"/>
      <w:bookmarkStart w:id="1368" w:name="_Toc397358421"/>
      <w:r w:rsidRPr="008A7ED7">
        <w:lastRenderedPageBreak/>
        <w:t>Neo</w:t>
      </w:r>
      <w:r>
        <w:t>-Hookean</w:t>
      </w:r>
      <w:bookmarkEnd w:id="1367"/>
      <w:bookmarkEnd w:id="1368"/>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0BA645A7" w14:textId="216445DC" w:rsidTr="008C20E4">
        <w:tc>
          <w:tcPr>
            <w:tcW w:w="1000" w:type="pct"/>
            <w:shd w:val="clear" w:color="auto" w:fill="auto"/>
          </w:tcPr>
          <w:p w14:paraId="7EA0DB5E" w14:textId="77777777" w:rsidR="00632EDA" w:rsidRDefault="00632EDA" w:rsidP="006A0BC1">
            <w:pPr>
              <w:pStyle w:val="code"/>
            </w:pPr>
            <w:r>
              <w:t>&lt;E&gt;</w:t>
            </w:r>
          </w:p>
        </w:tc>
        <w:tc>
          <w:tcPr>
            <w:tcW w:w="3147" w:type="pct"/>
            <w:shd w:val="clear" w:color="auto" w:fill="auto"/>
          </w:tcPr>
          <w:p w14:paraId="7C0CA1C0" w14:textId="77777777" w:rsidR="00632EDA" w:rsidRDefault="00632EDA" w:rsidP="006A0BC1">
            <w:r>
              <w:t>Young’s modulus</w:t>
            </w:r>
          </w:p>
        </w:tc>
        <w:tc>
          <w:tcPr>
            <w:tcW w:w="853" w:type="pct"/>
          </w:tcPr>
          <w:p w14:paraId="1ED8BA60" w14:textId="7A9E2444" w:rsidR="00632EDA" w:rsidRDefault="00632EDA" w:rsidP="006A0BC1">
            <w:r>
              <w:t>[</w:t>
            </w:r>
            <w:r>
              <w:rPr>
                <w:b/>
              </w:rPr>
              <w:t>P</w:t>
            </w:r>
            <w:r>
              <w:t>]</w:t>
            </w:r>
          </w:p>
        </w:tc>
      </w:tr>
      <w:tr w:rsidR="00632EDA" w14:paraId="78D8DB8E" w14:textId="7B72CA37" w:rsidTr="008C20E4">
        <w:tc>
          <w:tcPr>
            <w:tcW w:w="1000" w:type="pct"/>
            <w:shd w:val="clear" w:color="auto" w:fill="auto"/>
          </w:tcPr>
          <w:p w14:paraId="04CAD7BC" w14:textId="77777777" w:rsidR="00632EDA" w:rsidRDefault="00632EDA" w:rsidP="006A0BC1">
            <w:pPr>
              <w:pStyle w:val="code"/>
            </w:pPr>
            <w:r>
              <w:t>&lt;v&gt;</w:t>
            </w:r>
          </w:p>
        </w:tc>
        <w:tc>
          <w:tcPr>
            <w:tcW w:w="3147" w:type="pct"/>
            <w:shd w:val="clear" w:color="auto" w:fill="auto"/>
          </w:tcPr>
          <w:p w14:paraId="74C30662" w14:textId="77777777" w:rsidR="00632EDA" w:rsidRDefault="00632EDA" w:rsidP="006A0BC1">
            <w:r>
              <w:t>Poisson’s ratio</w:t>
            </w:r>
          </w:p>
        </w:tc>
        <w:tc>
          <w:tcPr>
            <w:tcW w:w="853" w:type="pct"/>
          </w:tcPr>
          <w:p w14:paraId="7DC49BE9" w14:textId="1FE230D4" w:rsidR="00632EDA" w:rsidRDefault="00632EDA" w:rsidP="006A0BC1">
            <w:r>
              <w:t>[ ]</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1D507EDB" w:rsidR="006A0BC1" w:rsidRPr="005F7781" w:rsidRDefault="006C2049" w:rsidP="006A0BC1">
      <w:pPr>
        <w:jc w:val="center"/>
      </w:pPr>
      <w:r w:rsidRPr="006C2049">
        <w:rPr>
          <w:position w:val="-24"/>
        </w:rPr>
        <w:object w:dxaOrig="3260" w:dyaOrig="620" w14:anchorId="0F446A20">
          <v:shape id="_x0000_i1392" type="#_x0000_t75" style="width:163pt;height:31pt" o:ole="">
            <v:imagedata r:id="rId767" o:title=""/>
          </v:shape>
          <o:OLEObject Type="Embed" ProgID="Equation.DSMT4" ShapeID="_x0000_i1392" DrawAspect="Content" ObjectID="_1471104655" r:id="rId768"/>
        </w:object>
      </w:r>
      <w:r w:rsidR="006A0BC1">
        <w:t>.</w:t>
      </w:r>
    </w:p>
    <w:p w14:paraId="2618C2E7" w14:textId="3C384A9D" w:rsidR="006A0BC1" w:rsidRDefault="006A0BC1" w:rsidP="006A0BC1">
      <w:pPr>
        <w:pStyle w:val="MTDisplayEquation"/>
      </w:pPr>
      <w:r>
        <w:t xml:space="preserve">Here, </w:t>
      </w:r>
      <w:r w:rsidR="006C2049" w:rsidRPr="006C2049">
        <w:rPr>
          <w:position w:val="-12"/>
        </w:rPr>
        <w:object w:dxaOrig="220" w:dyaOrig="360" w14:anchorId="41D4F266">
          <v:shape id="_x0000_i1393" type="#_x0000_t75" style="width:11pt;height:18pt" o:ole="">
            <v:imagedata r:id="rId769" o:title=""/>
          </v:shape>
          <o:OLEObject Type="Embed" ProgID="Equation.DSMT4" ShapeID="_x0000_i1393" DrawAspect="Content" ObjectID="_1471104656" r:id="rId770"/>
        </w:object>
      </w:r>
      <w:r w:rsidR="00A62945">
        <w:t xml:space="preserve"> </w:t>
      </w:r>
      <w:r>
        <w:t xml:space="preserve">and </w:t>
      </w:r>
      <w:r w:rsidR="006C2049" w:rsidRPr="006C2049">
        <w:rPr>
          <w:position w:val="-12"/>
        </w:rPr>
        <w:object w:dxaOrig="240" w:dyaOrig="360" w14:anchorId="025D4858">
          <v:shape id="_x0000_i1394" type="#_x0000_t75" style="width:12pt;height:18pt" o:ole="">
            <v:imagedata r:id="rId771" o:title=""/>
          </v:shape>
          <o:OLEObject Type="Embed" ProgID="Equation.DSMT4" ShapeID="_x0000_i1394" DrawAspect="Content" ObjectID="_1471104657" r:id="rId772"/>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1B13CD">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rPr>
          <w:ins w:id="1369" w:author="Steve Maas" w:date="2014-07-24T18:34:00Z"/>
        </w:rPr>
      </w:pPr>
      <w:r>
        <w:t>&lt;/material&gt;</w:t>
      </w:r>
    </w:p>
    <w:p w14:paraId="1F870A7D" w14:textId="77777777" w:rsidR="00884421" w:rsidRDefault="00884421" w:rsidP="006A0BC1">
      <w:pPr>
        <w:pStyle w:val="code"/>
        <w:rPr>
          <w:ins w:id="1370" w:author="Steve Maas" w:date="2014-07-24T18:34:00Z"/>
        </w:rPr>
      </w:pPr>
    </w:p>
    <w:p w14:paraId="773439B6" w14:textId="77777777" w:rsidR="00884421" w:rsidRDefault="00884421">
      <w:pPr>
        <w:jc w:val="left"/>
        <w:rPr>
          <w:ins w:id="1371" w:author="Steve Maas" w:date="2014-07-24T18:35:00Z"/>
          <w:b/>
          <w:bCs/>
          <w:sz w:val="28"/>
          <w:szCs w:val="28"/>
        </w:rPr>
      </w:pPr>
      <w:ins w:id="1372" w:author="Steve Maas" w:date="2014-07-24T18:35:00Z">
        <w:r>
          <w:br w:type="page"/>
        </w:r>
      </w:ins>
    </w:p>
    <w:p w14:paraId="1AAA2964" w14:textId="326C137C" w:rsidR="00884421" w:rsidRDefault="00884421">
      <w:pPr>
        <w:pStyle w:val="Heading4"/>
        <w:rPr>
          <w:ins w:id="1373" w:author="Steve Maas" w:date="2014-07-24T18:35:00Z"/>
        </w:rPr>
        <w:pPrChange w:id="1374" w:author="Steve Maas" w:date="2014-07-24T18:35:00Z">
          <w:pPr>
            <w:pStyle w:val="code"/>
          </w:pPr>
        </w:pPrChange>
      </w:pPr>
      <w:bookmarkStart w:id="1375" w:name="_Toc397358422"/>
      <w:ins w:id="1376" w:author="Steve Maas" w:date="2014-07-24T18:35:00Z">
        <w:r>
          <w:lastRenderedPageBreak/>
          <w:t>Coupled Mooney-Rivlin</w:t>
        </w:r>
        <w:bookmarkEnd w:id="1375"/>
      </w:ins>
    </w:p>
    <w:p w14:paraId="091DC1B7" w14:textId="06F7139D" w:rsidR="00884421" w:rsidRDefault="00884421">
      <w:pPr>
        <w:rPr>
          <w:ins w:id="1377" w:author="Steve Maas" w:date="2014-07-24T18:36:00Z"/>
        </w:rPr>
        <w:pPrChange w:id="1378" w:author="Steve Maas" w:date="2014-07-24T18:35:00Z">
          <w:pPr>
            <w:pStyle w:val="code"/>
          </w:pPr>
        </w:pPrChange>
      </w:pPr>
      <w:ins w:id="1379" w:author="Steve Maas" w:date="2014-07-24T18:35:00Z">
        <w:r>
          <w:t xml:space="preserve">The coupled Mooney-Rivlin material describes a compressible formulation of the Mooney-Rivlin material. </w:t>
        </w:r>
      </w:ins>
      <w:ins w:id="1380" w:author="Steve Maas" w:date="2014-07-24T18:36:00Z">
        <w:r>
          <w:t xml:space="preserve">The material type for this material is </w:t>
        </w:r>
        <w:r>
          <w:rPr>
            <w:i/>
          </w:rPr>
          <w:t>coupled Mooney-Rivlin</w:t>
        </w:r>
        <w:r>
          <w:t>. The following material parameters can be defined.</w:t>
        </w:r>
      </w:ins>
    </w:p>
    <w:p w14:paraId="150F4C84" w14:textId="77777777" w:rsidR="00884421" w:rsidRDefault="00884421">
      <w:pPr>
        <w:rPr>
          <w:ins w:id="1381" w:author="Steve Maas" w:date="2014-07-24T18:36:00Z"/>
        </w:rPr>
        <w:pPrChange w:id="1382" w:author="Steve Maas" w:date="2014-07-24T18:35: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754DC9BD" w14:textId="77777777" w:rsidTr="006D6355">
        <w:trPr>
          <w:ins w:id="1383" w:author="Steve Maas" w:date="2014-07-24T18:37:00Z"/>
        </w:trPr>
        <w:tc>
          <w:tcPr>
            <w:tcW w:w="1000" w:type="pct"/>
            <w:shd w:val="clear" w:color="auto" w:fill="auto"/>
          </w:tcPr>
          <w:p w14:paraId="30048A64" w14:textId="732F0AC9" w:rsidR="00884421" w:rsidRDefault="00884421">
            <w:pPr>
              <w:pStyle w:val="code"/>
              <w:rPr>
                <w:ins w:id="1384" w:author="Steve Maas" w:date="2014-07-24T18:37:00Z"/>
              </w:rPr>
            </w:pPr>
            <w:ins w:id="1385" w:author="Steve Maas" w:date="2014-07-24T18:37:00Z">
              <w:r>
                <w:t>&lt;c1&gt;</w:t>
              </w:r>
            </w:ins>
          </w:p>
        </w:tc>
        <w:tc>
          <w:tcPr>
            <w:tcW w:w="3147" w:type="pct"/>
            <w:shd w:val="clear" w:color="auto" w:fill="auto"/>
          </w:tcPr>
          <w:p w14:paraId="393DEE81" w14:textId="2C661941" w:rsidR="00884421" w:rsidRDefault="00884421">
            <w:pPr>
              <w:rPr>
                <w:ins w:id="1386" w:author="Steve Maas" w:date="2014-07-24T18:37:00Z"/>
              </w:rPr>
            </w:pPr>
            <w:ins w:id="1387" w:author="Steve Maas" w:date="2014-07-24T18:37:00Z">
              <w:r>
                <w:t>Mooney-Rivlin c1 parameter</w:t>
              </w:r>
            </w:ins>
          </w:p>
        </w:tc>
        <w:tc>
          <w:tcPr>
            <w:tcW w:w="853" w:type="pct"/>
          </w:tcPr>
          <w:p w14:paraId="17F38BFB" w14:textId="77777777" w:rsidR="00884421" w:rsidRDefault="00884421" w:rsidP="006D6355">
            <w:pPr>
              <w:rPr>
                <w:ins w:id="1388" w:author="Steve Maas" w:date="2014-07-24T18:37:00Z"/>
              </w:rPr>
            </w:pPr>
            <w:ins w:id="1389" w:author="Steve Maas" w:date="2014-07-24T18:37:00Z">
              <w:r>
                <w:t>[</w:t>
              </w:r>
              <w:r>
                <w:rPr>
                  <w:b/>
                </w:rPr>
                <w:t>P</w:t>
              </w:r>
              <w:r>
                <w:t>]</w:t>
              </w:r>
            </w:ins>
          </w:p>
        </w:tc>
      </w:tr>
      <w:tr w:rsidR="00884421" w14:paraId="37ABCA69" w14:textId="77777777" w:rsidTr="006D6355">
        <w:trPr>
          <w:ins w:id="1390" w:author="Steve Maas" w:date="2014-07-24T18:37:00Z"/>
        </w:trPr>
        <w:tc>
          <w:tcPr>
            <w:tcW w:w="1000" w:type="pct"/>
            <w:shd w:val="clear" w:color="auto" w:fill="auto"/>
          </w:tcPr>
          <w:p w14:paraId="44414248" w14:textId="37D13950" w:rsidR="00884421" w:rsidRDefault="00884421" w:rsidP="00884421">
            <w:pPr>
              <w:pStyle w:val="code"/>
              <w:rPr>
                <w:ins w:id="1391" w:author="Steve Maas" w:date="2014-07-24T18:37:00Z"/>
              </w:rPr>
            </w:pPr>
            <w:ins w:id="1392" w:author="Steve Maas" w:date="2014-07-24T18:37:00Z">
              <w:r>
                <w:t>&lt;c2&gt;</w:t>
              </w:r>
            </w:ins>
          </w:p>
        </w:tc>
        <w:tc>
          <w:tcPr>
            <w:tcW w:w="3147" w:type="pct"/>
            <w:shd w:val="clear" w:color="auto" w:fill="auto"/>
          </w:tcPr>
          <w:p w14:paraId="1698B048" w14:textId="3DCAE954" w:rsidR="00884421" w:rsidRDefault="00884421" w:rsidP="006D6355">
            <w:pPr>
              <w:rPr>
                <w:ins w:id="1393" w:author="Steve Maas" w:date="2014-07-24T18:37:00Z"/>
              </w:rPr>
            </w:pPr>
            <w:ins w:id="1394" w:author="Steve Maas" w:date="2014-07-24T18:37:00Z">
              <w:r>
                <w:t>Mooney-Rivlin c2 parameter</w:t>
              </w:r>
            </w:ins>
          </w:p>
        </w:tc>
        <w:tc>
          <w:tcPr>
            <w:tcW w:w="853" w:type="pct"/>
          </w:tcPr>
          <w:p w14:paraId="7AAF71C0" w14:textId="2BF202A4" w:rsidR="00884421" w:rsidRDefault="00884421" w:rsidP="00884421">
            <w:pPr>
              <w:rPr>
                <w:ins w:id="1395" w:author="Steve Maas" w:date="2014-07-24T18:37:00Z"/>
              </w:rPr>
            </w:pPr>
            <w:ins w:id="1396" w:author="Steve Maas" w:date="2014-07-24T18:37:00Z">
              <w:r>
                <w:t>[</w:t>
              </w:r>
              <w:r>
                <w:rPr>
                  <w:b/>
                </w:rPr>
                <w:t>P</w:t>
              </w:r>
              <w:r>
                <w:t>]</w:t>
              </w:r>
            </w:ins>
          </w:p>
        </w:tc>
      </w:tr>
      <w:tr w:rsidR="00884421" w14:paraId="7A142A32" w14:textId="77777777" w:rsidTr="006D6355">
        <w:trPr>
          <w:ins w:id="1397" w:author="Steve Maas" w:date="2014-07-24T18:37:00Z"/>
        </w:trPr>
        <w:tc>
          <w:tcPr>
            <w:tcW w:w="1000" w:type="pct"/>
            <w:shd w:val="clear" w:color="auto" w:fill="auto"/>
          </w:tcPr>
          <w:p w14:paraId="0FA5F60A" w14:textId="72A3C562" w:rsidR="00884421" w:rsidRDefault="00884421" w:rsidP="00884421">
            <w:pPr>
              <w:pStyle w:val="code"/>
              <w:rPr>
                <w:ins w:id="1398" w:author="Steve Maas" w:date="2014-07-24T18:37:00Z"/>
              </w:rPr>
            </w:pPr>
            <w:ins w:id="1399" w:author="Steve Maas" w:date="2014-07-24T18:37:00Z">
              <w:r>
                <w:t>k</w:t>
              </w:r>
            </w:ins>
          </w:p>
        </w:tc>
        <w:tc>
          <w:tcPr>
            <w:tcW w:w="3147" w:type="pct"/>
            <w:shd w:val="clear" w:color="auto" w:fill="auto"/>
          </w:tcPr>
          <w:p w14:paraId="6CDC8CC3" w14:textId="53E795CE" w:rsidR="00884421" w:rsidRDefault="00884421" w:rsidP="006D6355">
            <w:pPr>
              <w:rPr>
                <w:ins w:id="1400" w:author="Steve Maas" w:date="2014-07-24T18:37:00Z"/>
              </w:rPr>
            </w:pPr>
            <w:ins w:id="1401" w:author="Steve Maas" w:date="2014-07-24T18:37:00Z">
              <w:r>
                <w:t>“Bulk-modulus</w:t>
              </w:r>
            </w:ins>
            <w:ins w:id="1402" w:author="Steve Maas" w:date="2014-07-24T18:38:00Z">
              <w:r>
                <w:t>”</w:t>
              </w:r>
            </w:ins>
          </w:p>
        </w:tc>
        <w:tc>
          <w:tcPr>
            <w:tcW w:w="853" w:type="pct"/>
          </w:tcPr>
          <w:p w14:paraId="6410F858" w14:textId="40234BD5" w:rsidR="00884421" w:rsidRPr="00884421" w:rsidRDefault="00884421" w:rsidP="00884421">
            <w:pPr>
              <w:rPr>
                <w:ins w:id="1403" w:author="Steve Maas" w:date="2014-07-24T18:37:00Z"/>
              </w:rPr>
            </w:pPr>
            <w:ins w:id="1404" w:author="Steve Maas" w:date="2014-07-24T18:38:00Z">
              <w:r>
                <w:t>[</w:t>
              </w:r>
              <w:r>
                <w:rPr>
                  <w:b/>
                </w:rPr>
                <w:t>P</w:t>
              </w:r>
              <w:r>
                <w:t>]</w:t>
              </w:r>
            </w:ins>
          </w:p>
        </w:tc>
      </w:tr>
    </w:tbl>
    <w:p w14:paraId="4FB80F3A" w14:textId="77777777" w:rsidR="00884421" w:rsidRDefault="00884421">
      <w:pPr>
        <w:rPr>
          <w:ins w:id="1405" w:author="Steve Maas" w:date="2014-07-24T18:38:00Z"/>
        </w:rPr>
        <w:pPrChange w:id="1406" w:author="Steve Maas" w:date="2014-07-24T18:35:00Z">
          <w:pPr>
            <w:pStyle w:val="code"/>
          </w:pPr>
        </w:pPrChange>
      </w:pPr>
    </w:p>
    <w:p w14:paraId="2521135B" w14:textId="34800419" w:rsidR="00884421" w:rsidRDefault="00884421">
      <w:pPr>
        <w:rPr>
          <w:ins w:id="1407" w:author="Steve Maas" w:date="2014-07-24T18:38:00Z"/>
        </w:rPr>
        <w:pPrChange w:id="1408" w:author="Steve Maas" w:date="2014-07-24T18:35:00Z">
          <w:pPr>
            <w:pStyle w:val="code"/>
          </w:pPr>
        </w:pPrChange>
      </w:pPr>
      <w:ins w:id="1409" w:author="Steve Maas" w:date="2014-07-24T18:38:00Z">
        <w:r>
          <w:t>The strain-energy function is given by the following expression.</w:t>
        </w:r>
      </w:ins>
    </w:p>
    <w:p w14:paraId="56E54474" w14:textId="77777777" w:rsidR="00884421" w:rsidRDefault="00884421">
      <w:pPr>
        <w:rPr>
          <w:ins w:id="1410" w:author="Steve Maas" w:date="2014-07-24T18:38:00Z"/>
        </w:rPr>
        <w:pPrChange w:id="1411" w:author="Steve Maas" w:date="2014-07-24T18:35:00Z">
          <w:pPr>
            <w:pStyle w:val="code"/>
          </w:pPr>
        </w:pPrChange>
      </w:pPr>
    </w:p>
    <w:p w14:paraId="0B5CEDB3" w14:textId="1C590AB6" w:rsidR="00884421" w:rsidRDefault="00884421">
      <w:pPr>
        <w:pStyle w:val="MTDisplayEquation"/>
        <w:rPr>
          <w:ins w:id="1412" w:author="Steve Maas" w:date="2014-07-24T18:38:00Z"/>
        </w:rPr>
        <w:pPrChange w:id="1413" w:author="Steve Maas" w:date="2014-07-24T18:38:00Z">
          <w:pPr>
            <w:pStyle w:val="code"/>
          </w:pPr>
        </w:pPrChange>
      </w:pPr>
      <w:ins w:id="1414" w:author="Steve Maas" w:date="2014-07-24T18:38:00Z">
        <w:r>
          <w:tab/>
        </w:r>
      </w:ins>
      <w:r w:rsidR="006C2049" w:rsidRPr="006C2049">
        <w:rPr>
          <w:position w:val="-24"/>
        </w:rPr>
        <w:object w:dxaOrig="5240" w:dyaOrig="620" w14:anchorId="7BEAF7FE">
          <v:shape id="_x0000_i1395" type="#_x0000_t75" style="width:262pt;height:31pt" o:ole="">
            <v:imagedata r:id="rId773" o:title=""/>
          </v:shape>
          <o:OLEObject Type="Embed" ProgID="Equation.DSMT4" ShapeID="_x0000_i1395" DrawAspect="Content" ObjectID="_1471104658" r:id="rId774"/>
        </w:object>
      </w:r>
      <w:ins w:id="1415" w:author="Steve Maas" w:date="2014-07-24T18:38:00Z">
        <w:r>
          <w:t xml:space="preserve"> </w:t>
        </w:r>
      </w:ins>
    </w:p>
    <w:p w14:paraId="2E2A0F18" w14:textId="77777777" w:rsidR="00884421" w:rsidRPr="00884421" w:rsidRDefault="00884421">
      <w:pPr>
        <w:pPrChange w:id="1416" w:author="Steve Maas" w:date="2014-07-24T18:35:00Z">
          <w:pPr>
            <w:pStyle w:val="code"/>
          </w:pPr>
        </w:pPrChange>
      </w:pPr>
    </w:p>
    <w:p w14:paraId="0196B04D" w14:textId="0FF537AC" w:rsidR="00884421" w:rsidRDefault="00884421" w:rsidP="00884421">
      <w:pPr>
        <w:pStyle w:val="MTDisplayEquation"/>
        <w:rPr>
          <w:ins w:id="1417" w:author="Steve Maas" w:date="2014-07-24T18:40:00Z"/>
        </w:rPr>
      </w:pPr>
      <w:ins w:id="1418" w:author="Steve Maas" w:date="2014-07-24T18:40:00Z">
        <w:r>
          <w:t xml:space="preserve">Here, </w:t>
        </w:r>
      </w:ins>
      <w:r w:rsidR="006C2049" w:rsidRPr="006C2049">
        <w:rPr>
          <w:position w:val="-12"/>
        </w:rPr>
        <w:object w:dxaOrig="220" w:dyaOrig="360" w14:anchorId="1158AACD">
          <v:shape id="_x0000_i1396" type="#_x0000_t75" style="width:11pt;height:18pt" o:ole="">
            <v:imagedata r:id="rId775" o:title=""/>
          </v:shape>
          <o:OLEObject Type="Embed" ProgID="Equation.DSMT4" ShapeID="_x0000_i1396" DrawAspect="Content" ObjectID="_1471104659" r:id="rId776"/>
        </w:object>
      </w:r>
      <w:ins w:id="1419" w:author="Steve Maas" w:date="2014-07-24T18:40:00Z">
        <w:r>
          <w:t xml:space="preserve"> and </w:t>
        </w:r>
      </w:ins>
      <w:r w:rsidR="006C2049" w:rsidRPr="006C2049">
        <w:rPr>
          <w:position w:val="-12"/>
        </w:rPr>
        <w:object w:dxaOrig="240" w:dyaOrig="360" w14:anchorId="397281D7">
          <v:shape id="_x0000_i1397" type="#_x0000_t75" style="width:12pt;height:18pt" o:ole="">
            <v:imagedata r:id="rId777" o:title=""/>
          </v:shape>
          <o:OLEObject Type="Embed" ProgID="Equation.DSMT4" ShapeID="_x0000_i1397" DrawAspect="Content" ObjectID="_1471104660" r:id="rId778"/>
        </w:object>
      </w:r>
      <w:ins w:id="1420" w:author="Steve Maas" w:date="2014-07-24T18:40:00Z">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4F33A387" w14:textId="77777777" w:rsidR="00884421" w:rsidRDefault="00884421">
      <w:pPr>
        <w:rPr>
          <w:ins w:id="1421" w:author="Steve Maas" w:date="2014-07-24T18:40:00Z"/>
        </w:rPr>
        <w:pPrChange w:id="1422" w:author="Steve Maas" w:date="2014-07-24T18:40:00Z">
          <w:pPr>
            <w:pStyle w:val="MTDisplayEquation"/>
          </w:pPr>
        </w:pPrChange>
      </w:pPr>
    </w:p>
    <w:p w14:paraId="4DF84D26" w14:textId="259AF63B" w:rsidR="00884421" w:rsidRDefault="00884421" w:rsidP="00884421">
      <w:pPr>
        <w:pStyle w:val="MTDisplayEquation"/>
        <w:rPr>
          <w:ins w:id="1423" w:author="Steve Maas" w:date="2014-07-24T18:40:00Z"/>
        </w:rPr>
      </w:pPr>
      <w:ins w:id="1424" w:author="Steve Maas" w:date="2014-07-24T18:40: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Mooney-Rivlin </w:t>
        </w:r>
        <w:r>
          <w:t xml:space="preserve">material described in Section </w:t>
        </w:r>
        <w:r>
          <w:fldChar w:fldCharType="begin"/>
        </w:r>
        <w:r>
          <w:instrText xml:space="preserve"> REF _Ref299864027 \r \h </w:instrText>
        </w:r>
      </w:ins>
      <w:ins w:id="1425" w:author="Steve Maas" w:date="2014-07-24T18:40:00Z">
        <w:r>
          <w:fldChar w:fldCharType="separate"/>
        </w:r>
      </w:ins>
      <w:ins w:id="1426" w:author="Gerard" w:date="2014-07-29T23:58:00Z">
        <w:r w:rsidR="001B13CD">
          <w:t xml:space="preserve">4.1.2.7. </w:t>
        </w:r>
      </w:ins>
      <w:ins w:id="1427" w:author="Steve Maas" w:date="2014-07-24T18:40:00Z">
        <w:r>
          <w:fldChar w:fldCharType="end"/>
        </w:r>
      </w:ins>
    </w:p>
    <w:p w14:paraId="49B486E4" w14:textId="77777777" w:rsidR="00884421" w:rsidRPr="008234BB" w:rsidRDefault="00884421" w:rsidP="00884421">
      <w:pPr>
        <w:rPr>
          <w:ins w:id="1428" w:author="Steve Maas" w:date="2014-07-24T18:40:00Z"/>
        </w:rPr>
      </w:pPr>
    </w:p>
    <w:p w14:paraId="2DA7BBBC" w14:textId="77777777" w:rsidR="00884421" w:rsidRDefault="00884421" w:rsidP="00884421">
      <w:pPr>
        <w:rPr>
          <w:ins w:id="1429" w:author="Steve Maas" w:date="2014-07-24T18:40:00Z"/>
        </w:rPr>
      </w:pPr>
      <w:ins w:id="1430" w:author="Steve Maas" w:date="2014-07-24T18:40:00Z">
        <w:r>
          <w:rPr>
            <w:i/>
          </w:rPr>
          <w:t>Example:</w:t>
        </w:r>
      </w:ins>
    </w:p>
    <w:p w14:paraId="16D9EC26" w14:textId="77777777" w:rsidR="00884421" w:rsidRDefault="00884421" w:rsidP="00884421">
      <w:pPr>
        <w:rPr>
          <w:ins w:id="1431" w:author="Steve Maas" w:date="2014-07-24T18:40:00Z"/>
        </w:rPr>
      </w:pPr>
    </w:p>
    <w:p w14:paraId="414520E8" w14:textId="286FBA17" w:rsidR="00884421" w:rsidRDefault="00884421" w:rsidP="00884421">
      <w:pPr>
        <w:pStyle w:val="code"/>
        <w:rPr>
          <w:ins w:id="1432" w:author="Steve Maas" w:date="2014-07-24T18:40:00Z"/>
        </w:rPr>
      </w:pPr>
      <w:ins w:id="1433" w:author="Steve Maas" w:date="2014-07-24T18:40:00Z">
        <w:r>
          <w:t>&lt;material id="1" type="coupled Mooney-Rivlin"&gt;</w:t>
        </w:r>
      </w:ins>
    </w:p>
    <w:p w14:paraId="140C397A" w14:textId="18DB6EF8" w:rsidR="00884421" w:rsidRDefault="00884421" w:rsidP="00884421">
      <w:pPr>
        <w:pStyle w:val="code"/>
        <w:rPr>
          <w:ins w:id="1434" w:author="Steve Maas" w:date="2014-07-24T18:41:00Z"/>
        </w:rPr>
      </w:pPr>
      <w:ins w:id="1435" w:author="Steve Maas" w:date="2014-07-24T18:40:00Z">
        <w:r>
          <w:tab/>
          <w:t>&lt;</w:t>
        </w:r>
      </w:ins>
      <w:ins w:id="1436" w:author="Steve Maas" w:date="2014-07-24T18:41:00Z">
        <w:r>
          <w:t>c1</w:t>
        </w:r>
      </w:ins>
      <w:ins w:id="1437" w:author="Steve Maas" w:date="2014-07-24T18:40:00Z">
        <w:r>
          <w:t>&gt;10.0&lt;/</w:t>
        </w:r>
      </w:ins>
      <w:ins w:id="1438" w:author="Steve Maas" w:date="2014-07-24T18:41:00Z">
        <w:r>
          <w:t>c1</w:t>
        </w:r>
      </w:ins>
      <w:ins w:id="1439" w:author="Steve Maas" w:date="2014-07-24T18:40:00Z">
        <w:r>
          <w:t>&gt;</w:t>
        </w:r>
      </w:ins>
    </w:p>
    <w:p w14:paraId="353CCFC0" w14:textId="46B05C15" w:rsidR="00884421" w:rsidRDefault="00884421" w:rsidP="00884421">
      <w:pPr>
        <w:pStyle w:val="code"/>
        <w:rPr>
          <w:ins w:id="1440" w:author="Steve Maas" w:date="2014-07-24T18:40:00Z"/>
        </w:rPr>
      </w:pPr>
      <w:ins w:id="1441" w:author="Steve Maas" w:date="2014-07-24T18:41:00Z">
        <w:r>
          <w:tab/>
          <w:t>&lt;c2&gt;1.0&lt;/c2&gt;</w:t>
        </w:r>
      </w:ins>
    </w:p>
    <w:p w14:paraId="3405C4F4" w14:textId="57A60F12" w:rsidR="00884421" w:rsidRDefault="00884421" w:rsidP="00884421">
      <w:pPr>
        <w:pStyle w:val="code"/>
        <w:rPr>
          <w:ins w:id="1442" w:author="Steve Maas" w:date="2014-07-24T18:40:00Z"/>
        </w:rPr>
      </w:pPr>
      <w:ins w:id="1443" w:author="Steve Maas" w:date="2014-07-24T18:40:00Z">
        <w:r>
          <w:tab/>
          <w:t>&lt;</w:t>
        </w:r>
      </w:ins>
      <w:ins w:id="1444" w:author="Steve Maas" w:date="2014-07-24T18:41:00Z">
        <w:r>
          <w:t>k</w:t>
        </w:r>
      </w:ins>
      <w:ins w:id="1445" w:author="Steve Maas" w:date="2014-07-24T18:40:00Z">
        <w:r>
          <w:t>&gt;</w:t>
        </w:r>
      </w:ins>
      <w:ins w:id="1446" w:author="Steve Maas" w:date="2014-07-24T18:41:00Z">
        <w:r>
          <w:t>100</w:t>
        </w:r>
      </w:ins>
      <w:ins w:id="1447" w:author="Steve Maas" w:date="2014-07-24T18:40:00Z">
        <w:r>
          <w:t>.</w:t>
        </w:r>
      </w:ins>
      <w:ins w:id="1448" w:author="Steve Maas" w:date="2014-07-24T18:41:00Z">
        <w:r>
          <w:t>0</w:t>
        </w:r>
      </w:ins>
      <w:ins w:id="1449" w:author="Steve Maas" w:date="2014-07-24T18:40:00Z">
        <w:r>
          <w:t>&lt;/</w:t>
        </w:r>
      </w:ins>
      <w:ins w:id="1450" w:author="Steve Maas" w:date="2014-07-24T18:41:00Z">
        <w:r>
          <w:t>k</w:t>
        </w:r>
      </w:ins>
      <w:ins w:id="1451" w:author="Steve Maas" w:date="2014-07-24T18:40:00Z">
        <w:r>
          <w:t>&gt;</w:t>
        </w:r>
      </w:ins>
    </w:p>
    <w:p w14:paraId="5C6190FE" w14:textId="77777777" w:rsidR="00884421" w:rsidRDefault="00884421" w:rsidP="00884421">
      <w:pPr>
        <w:pStyle w:val="code"/>
        <w:rPr>
          <w:ins w:id="1452" w:author="Steve Maas" w:date="2014-07-24T18:40:00Z"/>
        </w:rPr>
      </w:pPr>
      <w:ins w:id="1453" w:author="Steve Maas" w:date="2014-07-24T18:40:00Z">
        <w:r>
          <w:t>&lt;/material&gt;</w:t>
        </w:r>
      </w:ins>
    </w:p>
    <w:p w14:paraId="26043DA3" w14:textId="77777777" w:rsidR="00884421" w:rsidRDefault="00884421" w:rsidP="00884421">
      <w:pPr>
        <w:pStyle w:val="code"/>
        <w:rPr>
          <w:ins w:id="1454" w:author="Steve Maas" w:date="2014-07-24T18:42:00Z"/>
        </w:rPr>
      </w:pPr>
    </w:p>
    <w:p w14:paraId="23932D85" w14:textId="77777777" w:rsidR="00884421" w:rsidRDefault="00884421">
      <w:pPr>
        <w:jc w:val="left"/>
        <w:rPr>
          <w:ins w:id="1455" w:author="Steve Maas" w:date="2014-07-24T18:42:00Z"/>
          <w:b/>
          <w:bCs/>
          <w:sz w:val="28"/>
          <w:szCs w:val="28"/>
        </w:rPr>
      </w:pPr>
      <w:ins w:id="1456" w:author="Steve Maas" w:date="2014-07-24T18:42:00Z">
        <w:r>
          <w:br w:type="page"/>
        </w:r>
      </w:ins>
    </w:p>
    <w:p w14:paraId="189D060D" w14:textId="66429676" w:rsidR="00884421" w:rsidRDefault="00884421">
      <w:pPr>
        <w:pStyle w:val="Heading4"/>
        <w:rPr>
          <w:ins w:id="1457" w:author="Steve Maas" w:date="2014-07-24T18:42:00Z"/>
        </w:rPr>
        <w:pPrChange w:id="1458" w:author="Steve Maas" w:date="2014-07-24T18:42:00Z">
          <w:pPr>
            <w:pStyle w:val="code"/>
          </w:pPr>
        </w:pPrChange>
      </w:pPr>
      <w:bookmarkStart w:id="1459" w:name="_Toc397358423"/>
      <w:ins w:id="1460" w:author="Steve Maas" w:date="2014-07-24T18:42:00Z">
        <w:r>
          <w:lastRenderedPageBreak/>
          <w:t>Coupled Veronda-Westmann</w:t>
        </w:r>
        <w:bookmarkEnd w:id="1459"/>
      </w:ins>
    </w:p>
    <w:p w14:paraId="273CE28B" w14:textId="3B3463B6" w:rsidR="00884421" w:rsidRDefault="00884421">
      <w:pPr>
        <w:rPr>
          <w:ins w:id="1461" w:author="Steve Maas" w:date="2014-07-24T18:42:00Z"/>
        </w:rPr>
        <w:pPrChange w:id="1462" w:author="Steve Maas" w:date="2014-07-24T18:42:00Z">
          <w:pPr>
            <w:pStyle w:val="code"/>
          </w:pPr>
        </w:pPrChange>
      </w:pPr>
      <w:ins w:id="1463" w:author="Steve Maas" w:date="2014-07-24T18:42:00Z">
        <w:r>
          <w:t xml:space="preserve">The material type for the coupled Veronda-Westmann material is </w:t>
        </w:r>
        <w:r>
          <w:rPr>
            <w:i/>
          </w:rPr>
          <w:t>coupled Veronda-Westmann</w:t>
        </w:r>
        <w:r>
          <w:t>. The following material parameters can be defined.</w:t>
        </w:r>
      </w:ins>
    </w:p>
    <w:p w14:paraId="485D37D9" w14:textId="77777777" w:rsidR="00884421" w:rsidRDefault="00884421">
      <w:pPr>
        <w:rPr>
          <w:ins w:id="1464" w:author="Steve Maas" w:date="2014-07-24T18:43:00Z"/>
        </w:rPr>
        <w:pPrChange w:id="1465" w:author="Steve Maas" w:date="2014-07-24T18:42: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46F0CFA6" w14:textId="77777777" w:rsidTr="006D6355">
        <w:trPr>
          <w:ins w:id="1466" w:author="Steve Maas" w:date="2014-07-24T18:43:00Z"/>
        </w:trPr>
        <w:tc>
          <w:tcPr>
            <w:tcW w:w="1000" w:type="pct"/>
            <w:shd w:val="clear" w:color="auto" w:fill="auto"/>
          </w:tcPr>
          <w:p w14:paraId="798E80FE" w14:textId="77777777" w:rsidR="00884421" w:rsidRDefault="00884421" w:rsidP="006D6355">
            <w:pPr>
              <w:pStyle w:val="code"/>
              <w:rPr>
                <w:ins w:id="1467" w:author="Steve Maas" w:date="2014-07-24T18:43:00Z"/>
              </w:rPr>
            </w:pPr>
            <w:ins w:id="1468" w:author="Steve Maas" w:date="2014-07-24T18:43:00Z">
              <w:r>
                <w:t>&lt;c1&gt;</w:t>
              </w:r>
            </w:ins>
          </w:p>
        </w:tc>
        <w:tc>
          <w:tcPr>
            <w:tcW w:w="3147" w:type="pct"/>
            <w:shd w:val="clear" w:color="auto" w:fill="auto"/>
          </w:tcPr>
          <w:p w14:paraId="6AF78E4D" w14:textId="534492CD" w:rsidR="00884421" w:rsidRDefault="00884421" w:rsidP="006D6355">
            <w:pPr>
              <w:rPr>
                <w:ins w:id="1469" w:author="Steve Maas" w:date="2014-07-24T18:43:00Z"/>
              </w:rPr>
            </w:pPr>
            <w:ins w:id="1470" w:author="Steve Maas" w:date="2014-07-24T18:43:00Z">
              <w:r>
                <w:t>Veronda-Westmann c1 parameter</w:t>
              </w:r>
            </w:ins>
          </w:p>
        </w:tc>
        <w:tc>
          <w:tcPr>
            <w:tcW w:w="853" w:type="pct"/>
          </w:tcPr>
          <w:p w14:paraId="361B0DE5" w14:textId="77777777" w:rsidR="00884421" w:rsidRDefault="00884421" w:rsidP="006D6355">
            <w:pPr>
              <w:rPr>
                <w:ins w:id="1471" w:author="Steve Maas" w:date="2014-07-24T18:43:00Z"/>
              </w:rPr>
            </w:pPr>
            <w:ins w:id="1472" w:author="Steve Maas" w:date="2014-07-24T18:43:00Z">
              <w:r>
                <w:t>[</w:t>
              </w:r>
              <w:r>
                <w:rPr>
                  <w:b/>
                </w:rPr>
                <w:t>P</w:t>
              </w:r>
              <w:r>
                <w:t>]</w:t>
              </w:r>
            </w:ins>
          </w:p>
        </w:tc>
      </w:tr>
      <w:tr w:rsidR="00884421" w14:paraId="30D8DCDD" w14:textId="77777777" w:rsidTr="006D6355">
        <w:trPr>
          <w:ins w:id="1473" w:author="Steve Maas" w:date="2014-07-24T18:43:00Z"/>
        </w:trPr>
        <w:tc>
          <w:tcPr>
            <w:tcW w:w="1000" w:type="pct"/>
            <w:shd w:val="clear" w:color="auto" w:fill="auto"/>
          </w:tcPr>
          <w:p w14:paraId="1F5AFBC2" w14:textId="77777777" w:rsidR="00884421" w:rsidRDefault="00884421" w:rsidP="006D6355">
            <w:pPr>
              <w:pStyle w:val="code"/>
              <w:rPr>
                <w:ins w:id="1474" w:author="Steve Maas" w:date="2014-07-24T18:43:00Z"/>
              </w:rPr>
            </w:pPr>
            <w:ins w:id="1475" w:author="Steve Maas" w:date="2014-07-24T18:43:00Z">
              <w:r>
                <w:t>&lt;c2&gt;</w:t>
              </w:r>
            </w:ins>
          </w:p>
        </w:tc>
        <w:tc>
          <w:tcPr>
            <w:tcW w:w="3147" w:type="pct"/>
            <w:shd w:val="clear" w:color="auto" w:fill="auto"/>
          </w:tcPr>
          <w:p w14:paraId="0078FCE6" w14:textId="0E12410E" w:rsidR="00884421" w:rsidRDefault="00884421" w:rsidP="006D6355">
            <w:pPr>
              <w:rPr>
                <w:ins w:id="1476" w:author="Steve Maas" w:date="2014-07-24T18:43:00Z"/>
              </w:rPr>
            </w:pPr>
            <w:ins w:id="1477" w:author="Steve Maas" w:date="2014-07-24T18:43:00Z">
              <w:r>
                <w:t>Veronda-Westmann c2 parameter</w:t>
              </w:r>
            </w:ins>
          </w:p>
        </w:tc>
        <w:tc>
          <w:tcPr>
            <w:tcW w:w="853" w:type="pct"/>
          </w:tcPr>
          <w:p w14:paraId="3C8AB89B" w14:textId="77777777" w:rsidR="00884421" w:rsidRDefault="00884421" w:rsidP="006D6355">
            <w:pPr>
              <w:rPr>
                <w:ins w:id="1478" w:author="Steve Maas" w:date="2014-07-24T18:43:00Z"/>
              </w:rPr>
            </w:pPr>
            <w:ins w:id="1479" w:author="Steve Maas" w:date="2014-07-24T18:43:00Z">
              <w:r>
                <w:t>[</w:t>
              </w:r>
              <w:r>
                <w:rPr>
                  <w:b/>
                </w:rPr>
                <w:t>P</w:t>
              </w:r>
              <w:r>
                <w:t>]</w:t>
              </w:r>
            </w:ins>
          </w:p>
        </w:tc>
      </w:tr>
      <w:tr w:rsidR="00884421" w14:paraId="20A0B379" w14:textId="77777777" w:rsidTr="006D6355">
        <w:trPr>
          <w:ins w:id="1480" w:author="Steve Maas" w:date="2014-07-24T18:43:00Z"/>
        </w:trPr>
        <w:tc>
          <w:tcPr>
            <w:tcW w:w="1000" w:type="pct"/>
            <w:shd w:val="clear" w:color="auto" w:fill="auto"/>
          </w:tcPr>
          <w:p w14:paraId="0A9DE554" w14:textId="77777777" w:rsidR="00884421" w:rsidRDefault="00884421" w:rsidP="006D6355">
            <w:pPr>
              <w:pStyle w:val="code"/>
              <w:rPr>
                <w:ins w:id="1481" w:author="Steve Maas" w:date="2014-07-24T18:43:00Z"/>
              </w:rPr>
            </w:pPr>
            <w:ins w:id="1482" w:author="Steve Maas" w:date="2014-07-24T18:43:00Z">
              <w:r>
                <w:t>k</w:t>
              </w:r>
            </w:ins>
          </w:p>
        </w:tc>
        <w:tc>
          <w:tcPr>
            <w:tcW w:w="3147" w:type="pct"/>
            <w:shd w:val="clear" w:color="auto" w:fill="auto"/>
          </w:tcPr>
          <w:p w14:paraId="66736F3A" w14:textId="77777777" w:rsidR="00884421" w:rsidRDefault="00884421" w:rsidP="006D6355">
            <w:pPr>
              <w:rPr>
                <w:ins w:id="1483" w:author="Steve Maas" w:date="2014-07-24T18:43:00Z"/>
              </w:rPr>
            </w:pPr>
            <w:ins w:id="1484" w:author="Steve Maas" w:date="2014-07-24T18:43:00Z">
              <w:r>
                <w:t>“Bulk-modulus”</w:t>
              </w:r>
            </w:ins>
          </w:p>
        </w:tc>
        <w:tc>
          <w:tcPr>
            <w:tcW w:w="853" w:type="pct"/>
          </w:tcPr>
          <w:p w14:paraId="757EE83F" w14:textId="77777777" w:rsidR="00884421" w:rsidRPr="002C52C4" w:rsidRDefault="00884421" w:rsidP="006D6355">
            <w:pPr>
              <w:rPr>
                <w:ins w:id="1485" w:author="Steve Maas" w:date="2014-07-24T18:43:00Z"/>
              </w:rPr>
            </w:pPr>
            <w:ins w:id="1486" w:author="Steve Maas" w:date="2014-07-24T18:43:00Z">
              <w:r>
                <w:t>[</w:t>
              </w:r>
              <w:r>
                <w:rPr>
                  <w:b/>
                </w:rPr>
                <w:t>P</w:t>
              </w:r>
              <w:r>
                <w:t>]</w:t>
              </w:r>
            </w:ins>
          </w:p>
        </w:tc>
      </w:tr>
    </w:tbl>
    <w:p w14:paraId="63E21BD3" w14:textId="77777777" w:rsidR="00884421" w:rsidRPr="00884421" w:rsidRDefault="00884421">
      <w:pPr>
        <w:rPr>
          <w:ins w:id="1487" w:author="Steve Maas" w:date="2014-07-24T18:40:00Z"/>
        </w:rPr>
        <w:pPrChange w:id="1488" w:author="Steve Maas" w:date="2014-07-24T18:42:00Z">
          <w:pPr>
            <w:pStyle w:val="code"/>
          </w:pPr>
        </w:pPrChange>
      </w:pPr>
    </w:p>
    <w:p w14:paraId="0B155F5E" w14:textId="28DCF6D0" w:rsidR="00884421" w:rsidRDefault="00884421">
      <w:pPr>
        <w:rPr>
          <w:ins w:id="1489" w:author="Steve Maas" w:date="2014-07-24T18:43:00Z"/>
        </w:rPr>
        <w:pPrChange w:id="1490" w:author="Steve Maas" w:date="2014-07-24T18:40:00Z">
          <w:pPr>
            <w:pStyle w:val="MTDisplayEquation"/>
          </w:pPr>
        </w:pPrChange>
      </w:pPr>
      <w:ins w:id="1491" w:author="Steve Maas" w:date="2014-07-24T18:43:00Z">
        <w:r>
          <w:t>The coupled Veronda-Westmann material is a compressible formulation of the Veronda-Westmann material and is defined by the following strain-energy function.</w:t>
        </w:r>
      </w:ins>
    </w:p>
    <w:p w14:paraId="6D567540" w14:textId="77777777" w:rsidR="00884421" w:rsidRDefault="00884421">
      <w:pPr>
        <w:rPr>
          <w:ins w:id="1492" w:author="Steve Maas" w:date="2014-07-24T18:44:00Z"/>
        </w:rPr>
        <w:pPrChange w:id="1493" w:author="Steve Maas" w:date="2014-07-24T18:40:00Z">
          <w:pPr>
            <w:pStyle w:val="MTDisplayEquation"/>
          </w:pPr>
        </w:pPrChange>
      </w:pPr>
    </w:p>
    <w:p w14:paraId="7888144A" w14:textId="66D4B1A7" w:rsidR="00884421" w:rsidRPr="00884421" w:rsidRDefault="00884421">
      <w:pPr>
        <w:pStyle w:val="MTDisplayEquation"/>
        <w:rPr>
          <w:ins w:id="1494" w:author="Steve Maas" w:date="2014-07-24T18:40:00Z"/>
        </w:rPr>
      </w:pPr>
      <w:ins w:id="1495" w:author="Steve Maas" w:date="2014-07-24T18:44:00Z">
        <w:r>
          <w:tab/>
        </w:r>
      </w:ins>
      <w:r w:rsidR="006C2049" w:rsidRPr="006C2049">
        <w:rPr>
          <w:position w:val="-24"/>
        </w:rPr>
        <w:object w:dxaOrig="4220" w:dyaOrig="620" w14:anchorId="2C03971F">
          <v:shape id="_x0000_i1398" type="#_x0000_t75" style="width:211pt;height:31pt" o:ole="">
            <v:imagedata r:id="rId779" o:title=""/>
          </v:shape>
          <o:OLEObject Type="Embed" ProgID="Equation.DSMT4" ShapeID="_x0000_i1398" DrawAspect="Content" ObjectID="_1471104661" r:id="rId780"/>
        </w:object>
      </w:r>
      <w:ins w:id="1496" w:author="Steve Maas" w:date="2014-07-24T18:44:00Z">
        <w:r>
          <w:t xml:space="preserve"> </w:t>
        </w:r>
      </w:ins>
    </w:p>
    <w:p w14:paraId="38B53D72" w14:textId="77777777" w:rsidR="00884421" w:rsidRDefault="00884421" w:rsidP="006A0BC1">
      <w:pPr>
        <w:rPr>
          <w:ins w:id="1497" w:author="Steve Maas" w:date="2014-07-24T18:44:00Z"/>
        </w:rPr>
      </w:pPr>
    </w:p>
    <w:p w14:paraId="00DAB588" w14:textId="7B7D5BAF" w:rsidR="00884421" w:rsidRDefault="00884421" w:rsidP="00884421">
      <w:pPr>
        <w:pStyle w:val="MTDisplayEquation"/>
        <w:rPr>
          <w:ins w:id="1498" w:author="Steve Maas" w:date="2014-07-24T18:44:00Z"/>
        </w:rPr>
      </w:pPr>
      <w:ins w:id="1499" w:author="Steve Maas" w:date="2014-07-24T18:44:00Z">
        <w:r>
          <w:t xml:space="preserve">Here, </w:t>
        </w:r>
      </w:ins>
      <w:r w:rsidR="006C2049" w:rsidRPr="006C2049">
        <w:rPr>
          <w:position w:val="-12"/>
        </w:rPr>
        <w:object w:dxaOrig="220" w:dyaOrig="360" w14:anchorId="7D788125">
          <v:shape id="_x0000_i1399" type="#_x0000_t75" style="width:11pt;height:18pt" o:ole="">
            <v:imagedata r:id="rId781" o:title=""/>
          </v:shape>
          <o:OLEObject Type="Embed" ProgID="Equation.DSMT4" ShapeID="_x0000_i1399" DrawAspect="Content" ObjectID="_1471104662" r:id="rId782"/>
        </w:object>
      </w:r>
      <w:ins w:id="1500" w:author="Steve Maas" w:date="2014-07-24T18:44:00Z">
        <w:r>
          <w:t xml:space="preserve"> and </w:t>
        </w:r>
      </w:ins>
      <w:r w:rsidR="006C2049" w:rsidRPr="006C2049">
        <w:rPr>
          <w:position w:val="-12"/>
        </w:rPr>
        <w:object w:dxaOrig="240" w:dyaOrig="360" w14:anchorId="2D7EBB3C">
          <v:shape id="_x0000_i1400" type="#_x0000_t75" style="width:12pt;height:18pt" o:ole="">
            <v:imagedata r:id="rId783" o:title=""/>
          </v:shape>
          <o:OLEObject Type="Embed" ProgID="Equation.DSMT4" ShapeID="_x0000_i1400" DrawAspect="Content" ObjectID="_1471104663" r:id="rId784"/>
        </w:object>
      </w:r>
      <w:ins w:id="1501" w:author="Steve Maas" w:date="2014-07-24T18:44:00Z">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6172DE0C" w14:textId="77777777" w:rsidR="00884421" w:rsidRDefault="00884421" w:rsidP="00884421">
      <w:pPr>
        <w:rPr>
          <w:ins w:id="1502" w:author="Steve Maas" w:date="2014-07-24T18:44:00Z"/>
        </w:rPr>
      </w:pPr>
    </w:p>
    <w:p w14:paraId="0EBD62AE" w14:textId="73E9143C" w:rsidR="00884421" w:rsidRDefault="00884421" w:rsidP="00884421">
      <w:pPr>
        <w:pStyle w:val="MTDisplayEquation"/>
        <w:rPr>
          <w:ins w:id="1503" w:author="Steve Maas" w:date="2014-07-24T18:44:00Z"/>
        </w:rPr>
      </w:pPr>
      <w:ins w:id="1504" w:author="Steve Maas" w:date="2014-07-24T18:44: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Veronda-Westmann </w:t>
        </w:r>
        <w:r>
          <w:t xml:space="preserve">material described in Section </w:t>
        </w:r>
        <w:r>
          <w:fldChar w:fldCharType="begin"/>
        </w:r>
        <w:r>
          <w:instrText xml:space="preserve"> REF _Ref299864027 \r \h </w:instrText>
        </w:r>
      </w:ins>
      <w:ins w:id="1505" w:author="Steve Maas" w:date="2014-07-24T18:44:00Z">
        <w:r>
          <w:fldChar w:fldCharType="separate"/>
        </w:r>
      </w:ins>
      <w:ins w:id="1506" w:author="Gerard" w:date="2014-07-29T23:58:00Z">
        <w:r w:rsidR="001B13CD">
          <w:t xml:space="preserve">4.1.2.7. </w:t>
        </w:r>
      </w:ins>
      <w:ins w:id="1507" w:author="Steve Maas" w:date="2014-07-24T18:45:00Z">
        <w:del w:id="1508" w:author="Gerard" w:date="2014-07-29T23:58:00Z">
          <w:r w:rsidDel="001B13CD">
            <w:fldChar w:fldCharType="begin"/>
          </w:r>
          <w:r w:rsidDel="001B13CD">
            <w:delInstrText xml:space="preserve"> REF _Ref393990843 \r \h </w:delInstrText>
          </w:r>
        </w:del>
      </w:ins>
      <w:del w:id="1509" w:author="Gerard" w:date="2014-07-29T23:58:00Z">
        <w:r w:rsidDel="001B13CD">
          <w:fldChar w:fldCharType="separate"/>
        </w:r>
      </w:del>
      <w:ins w:id="1510" w:author="Gerard" w:date="2014-07-29T23:58:00Z">
        <w:r w:rsidR="001B13CD">
          <w:t xml:space="preserve">4.1.2.15. </w:t>
        </w:r>
      </w:ins>
      <w:ins w:id="1511" w:author="Steve Maas" w:date="2014-07-24T18:45:00Z">
        <w:del w:id="1512" w:author="Gerard" w:date="2014-07-29T23:58:00Z">
          <w:r w:rsidDel="001B13CD">
            <w:delText xml:space="preserve">4.1.2.15.. </w:delText>
          </w:r>
          <w:r w:rsidDel="001B13CD">
            <w:fldChar w:fldCharType="end"/>
          </w:r>
        </w:del>
      </w:ins>
      <w:ins w:id="1513" w:author="Steve Maas" w:date="2014-07-24T18:44:00Z">
        <w:del w:id="1514" w:author="Gerard" w:date="2014-07-29T23:58:00Z">
          <w:r w:rsidDel="001B13CD">
            <w:delText xml:space="preserve"> </w:delText>
          </w:r>
        </w:del>
        <w:r>
          <w:fldChar w:fldCharType="end"/>
        </w:r>
      </w:ins>
    </w:p>
    <w:p w14:paraId="127F76DE" w14:textId="77777777" w:rsidR="00884421" w:rsidRPr="008234BB" w:rsidRDefault="00884421" w:rsidP="00884421">
      <w:pPr>
        <w:rPr>
          <w:ins w:id="1515" w:author="Steve Maas" w:date="2014-07-24T18:44:00Z"/>
        </w:rPr>
      </w:pPr>
    </w:p>
    <w:p w14:paraId="3EFFEB54" w14:textId="77777777" w:rsidR="00884421" w:rsidRDefault="00884421" w:rsidP="00884421">
      <w:pPr>
        <w:rPr>
          <w:ins w:id="1516" w:author="Steve Maas" w:date="2014-07-24T18:44:00Z"/>
        </w:rPr>
      </w:pPr>
      <w:ins w:id="1517" w:author="Steve Maas" w:date="2014-07-24T18:44:00Z">
        <w:r>
          <w:rPr>
            <w:i/>
          </w:rPr>
          <w:t>Example:</w:t>
        </w:r>
      </w:ins>
    </w:p>
    <w:p w14:paraId="7AF3D6B2" w14:textId="77777777" w:rsidR="00884421" w:rsidRDefault="00884421" w:rsidP="00884421">
      <w:pPr>
        <w:rPr>
          <w:ins w:id="1518" w:author="Steve Maas" w:date="2014-07-24T18:44:00Z"/>
        </w:rPr>
      </w:pPr>
    </w:p>
    <w:p w14:paraId="77805B0E" w14:textId="2059E406" w:rsidR="00884421" w:rsidRDefault="00884421" w:rsidP="00884421">
      <w:pPr>
        <w:pStyle w:val="code"/>
        <w:rPr>
          <w:ins w:id="1519" w:author="Steve Maas" w:date="2014-07-24T18:44:00Z"/>
        </w:rPr>
      </w:pPr>
      <w:ins w:id="1520" w:author="Steve Maas" w:date="2014-07-24T18:44:00Z">
        <w:r>
          <w:t xml:space="preserve">&lt;material id="1" type="coupled </w:t>
        </w:r>
      </w:ins>
      <w:ins w:id="1521" w:author="Steve Maas" w:date="2014-07-24T18:45:00Z">
        <w:r>
          <w:t>Veronda-Westmann</w:t>
        </w:r>
      </w:ins>
      <w:ins w:id="1522" w:author="Steve Maas" w:date="2014-07-24T18:44:00Z">
        <w:r>
          <w:t>"&gt;</w:t>
        </w:r>
      </w:ins>
    </w:p>
    <w:p w14:paraId="1232139C" w14:textId="77777777" w:rsidR="00884421" w:rsidRDefault="00884421" w:rsidP="00884421">
      <w:pPr>
        <w:pStyle w:val="code"/>
        <w:rPr>
          <w:ins w:id="1523" w:author="Steve Maas" w:date="2014-07-24T18:44:00Z"/>
        </w:rPr>
      </w:pPr>
      <w:ins w:id="1524" w:author="Steve Maas" w:date="2014-07-24T18:44:00Z">
        <w:r>
          <w:tab/>
          <w:t>&lt;c1&gt;10.0&lt;/c1&gt;</w:t>
        </w:r>
      </w:ins>
    </w:p>
    <w:p w14:paraId="26271453" w14:textId="77777777" w:rsidR="00884421" w:rsidRDefault="00884421" w:rsidP="00884421">
      <w:pPr>
        <w:pStyle w:val="code"/>
        <w:rPr>
          <w:ins w:id="1525" w:author="Steve Maas" w:date="2014-07-24T18:44:00Z"/>
        </w:rPr>
      </w:pPr>
      <w:ins w:id="1526" w:author="Steve Maas" w:date="2014-07-24T18:44:00Z">
        <w:r>
          <w:tab/>
          <w:t>&lt;c2&gt;1.0&lt;/c2&gt;</w:t>
        </w:r>
      </w:ins>
    </w:p>
    <w:p w14:paraId="44438706" w14:textId="77777777" w:rsidR="00884421" w:rsidRDefault="00884421" w:rsidP="00884421">
      <w:pPr>
        <w:pStyle w:val="code"/>
        <w:rPr>
          <w:ins w:id="1527" w:author="Steve Maas" w:date="2014-07-24T18:44:00Z"/>
        </w:rPr>
      </w:pPr>
      <w:ins w:id="1528" w:author="Steve Maas" w:date="2014-07-24T18:44:00Z">
        <w:r>
          <w:tab/>
          <w:t>&lt;k&gt;100.0&lt;/k&gt;</w:t>
        </w:r>
      </w:ins>
    </w:p>
    <w:p w14:paraId="6D9FC6F8" w14:textId="77777777" w:rsidR="00884421" w:rsidRDefault="00884421" w:rsidP="00884421">
      <w:pPr>
        <w:pStyle w:val="code"/>
        <w:rPr>
          <w:ins w:id="1529" w:author="Steve Maas" w:date="2014-07-24T18:44:00Z"/>
        </w:rPr>
      </w:pPr>
      <w:ins w:id="1530" w:author="Steve Maas" w:date="2014-07-24T18:44:00Z">
        <w:r>
          <w:t>&lt;/material&gt;</w:t>
        </w:r>
      </w:ins>
    </w:p>
    <w:p w14:paraId="25A11779" w14:textId="77777777" w:rsidR="00884421" w:rsidRDefault="00884421" w:rsidP="00884421">
      <w:pPr>
        <w:pStyle w:val="code"/>
        <w:rPr>
          <w:ins w:id="1531" w:author="Steve Maas" w:date="2014-07-24T18:44:00Z"/>
        </w:rPr>
      </w:pPr>
    </w:p>
    <w:p w14:paraId="70709435" w14:textId="77777777" w:rsidR="006A0BC1" w:rsidRPr="0097532C" w:rsidRDefault="006A0BC1" w:rsidP="006A0BC1">
      <w:r>
        <w:br w:type="page"/>
      </w:r>
    </w:p>
    <w:p w14:paraId="29F2971D" w14:textId="77777777" w:rsidR="006A0BC1" w:rsidRDefault="006A0BC1" w:rsidP="006A0BC1">
      <w:pPr>
        <w:pStyle w:val="Heading4"/>
      </w:pPr>
      <w:bookmarkStart w:id="1532" w:name="_Ref173929713"/>
      <w:bookmarkStart w:id="1533" w:name="_Toc397358424"/>
      <w:r>
        <w:lastRenderedPageBreak/>
        <w:t>Ogden Unconstrained</w:t>
      </w:r>
      <w:bookmarkEnd w:id="1532"/>
      <w:bookmarkEnd w:id="1533"/>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632EDA" w14:paraId="7E4FB3F2" w14:textId="05B2EC3C" w:rsidTr="008C20E4">
        <w:tc>
          <w:tcPr>
            <w:tcW w:w="731" w:type="pct"/>
            <w:shd w:val="clear" w:color="auto" w:fill="auto"/>
          </w:tcPr>
          <w:p w14:paraId="75EF208B" w14:textId="77777777" w:rsidR="00632EDA" w:rsidRDefault="00632EDA" w:rsidP="006A0BC1">
            <w:pPr>
              <w:pStyle w:val="code"/>
            </w:pPr>
            <w:r>
              <w:t>&lt;c[n]&gt;</w:t>
            </w:r>
          </w:p>
        </w:tc>
        <w:tc>
          <w:tcPr>
            <w:tcW w:w="3890" w:type="pct"/>
            <w:shd w:val="clear" w:color="auto" w:fill="auto"/>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
          <w:p w14:paraId="3C1D5C6A" w14:textId="0A8CB903" w:rsidR="00632EDA" w:rsidRDefault="00632EDA" w:rsidP="006A0BC1">
            <w:r>
              <w:t>[</w:t>
            </w:r>
            <w:r>
              <w:rPr>
                <w:b/>
              </w:rPr>
              <w:t>P</w:t>
            </w:r>
            <w:r>
              <w:t>]</w:t>
            </w:r>
          </w:p>
        </w:tc>
      </w:tr>
      <w:tr w:rsidR="00632EDA" w14:paraId="52E7B27E" w14:textId="4D6F2533" w:rsidTr="008C20E4">
        <w:tc>
          <w:tcPr>
            <w:tcW w:w="731" w:type="pct"/>
            <w:shd w:val="clear" w:color="auto" w:fill="auto"/>
          </w:tcPr>
          <w:p w14:paraId="52B75801" w14:textId="77777777" w:rsidR="00632EDA" w:rsidRDefault="00632EDA" w:rsidP="006A0BC1">
            <w:pPr>
              <w:pStyle w:val="code"/>
            </w:pPr>
            <w:r>
              <w:t>&lt;m[n]&gt;</w:t>
            </w:r>
          </w:p>
        </w:tc>
        <w:tc>
          <w:tcPr>
            <w:tcW w:w="3890" w:type="pct"/>
            <w:shd w:val="clear" w:color="auto" w:fill="auto"/>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
          <w:p w14:paraId="3BF2F570" w14:textId="53A27112" w:rsidR="00632EDA" w:rsidRDefault="00632EDA" w:rsidP="006A0BC1">
            <w:r>
              <w:t>[ ]</w:t>
            </w:r>
          </w:p>
        </w:tc>
      </w:tr>
      <w:tr w:rsidR="00632EDA" w14:paraId="63F0530E" w14:textId="72BE9058" w:rsidTr="008C20E4">
        <w:tc>
          <w:tcPr>
            <w:tcW w:w="731" w:type="pct"/>
            <w:shd w:val="clear" w:color="auto" w:fill="auto"/>
          </w:tcPr>
          <w:p w14:paraId="1DB76FF4" w14:textId="77777777" w:rsidR="00632EDA" w:rsidRDefault="00632EDA" w:rsidP="006A0BC1">
            <w:pPr>
              <w:pStyle w:val="code"/>
            </w:pPr>
            <w:r>
              <w:t>&lt;cp&gt;</w:t>
            </w:r>
          </w:p>
        </w:tc>
        <w:tc>
          <w:tcPr>
            <w:tcW w:w="3890" w:type="pct"/>
            <w:shd w:val="clear" w:color="auto" w:fill="auto"/>
          </w:tcPr>
          <w:p w14:paraId="214EB7DD" w14:textId="77777777" w:rsidR="00632EDA" w:rsidRDefault="00632EDA" w:rsidP="006A0BC1">
            <w:r>
              <w:t>Bulk-like modulus</w:t>
            </w:r>
          </w:p>
        </w:tc>
        <w:tc>
          <w:tcPr>
            <w:tcW w:w="379" w:type="pct"/>
          </w:tcPr>
          <w:p w14:paraId="13B464D3" w14:textId="19D8963C" w:rsidR="00632EDA" w:rsidRDefault="00632EDA" w:rsidP="006A0BC1">
            <w:r>
              <w:t>[</w:t>
            </w:r>
            <w:r>
              <w:rPr>
                <w:b/>
              </w:rPr>
              <w:t>P</w:t>
            </w:r>
            <w:r>
              <w:t>]</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2A4E7DA7" w:rsidR="006A0BC1" w:rsidRDefault="006A0BC1" w:rsidP="006A0BC1">
      <w:pPr>
        <w:pStyle w:val="MTDisplayEquation"/>
      </w:pPr>
      <w:r>
        <w:tab/>
      </w:r>
      <w:r w:rsidR="006C2049" w:rsidRPr="006C2049">
        <w:rPr>
          <w:position w:val="-30"/>
        </w:rPr>
        <w:object w:dxaOrig="6280" w:dyaOrig="700" w14:anchorId="2789204B">
          <v:shape id="_x0000_i1401" type="#_x0000_t75" style="width:314pt;height:35pt" o:ole="">
            <v:imagedata r:id="rId785" o:title=""/>
          </v:shape>
          <o:OLEObject Type="Embed" ProgID="Equation.DSMT4" ShapeID="_x0000_i1401" DrawAspect="Content" ObjectID="_1471104664" r:id="rId786"/>
        </w:object>
      </w:r>
      <w:r>
        <w:t>.</w:t>
      </w:r>
    </w:p>
    <w:p w14:paraId="550C19E4" w14:textId="09E33AEA" w:rsidR="006A0BC1" w:rsidRDefault="006A0BC1" w:rsidP="006A0BC1">
      <w:r>
        <w:t xml:space="preserve">Here, </w:t>
      </w:r>
      <w:r w:rsidR="006C2049" w:rsidRPr="006C2049">
        <w:rPr>
          <w:position w:val="-12"/>
        </w:rPr>
        <w:object w:dxaOrig="300" w:dyaOrig="380" w14:anchorId="0DD825F7">
          <v:shape id="_x0000_i1402" type="#_x0000_t75" style="width:15pt;height:19pt" o:ole="">
            <v:imagedata r:id="rId787" o:title=""/>
          </v:shape>
          <o:OLEObject Type="Embed" ProgID="Equation.DSMT4" ShapeID="_x0000_i1402" DrawAspect="Content" ObjectID="_1471104665" r:id="rId788"/>
        </w:object>
      </w:r>
      <w:r w:rsidR="00A62945">
        <w:t xml:space="preserve"> </w:t>
      </w:r>
      <w:r>
        <w:t xml:space="preserve">are the eigenvalues of the right or left Cauchy deformation tensor, </w:t>
      </w:r>
      <w:r w:rsidR="006C2049" w:rsidRPr="006C2049">
        <w:rPr>
          <w:position w:val="-14"/>
        </w:rPr>
        <w:object w:dxaOrig="279" w:dyaOrig="380" w14:anchorId="050CA624">
          <v:shape id="_x0000_i1403" type="#_x0000_t75" style="width:14pt;height:19pt" o:ole="">
            <v:imagedata r:id="rId789" o:title=""/>
          </v:shape>
          <o:OLEObject Type="Embed" ProgID="Equation.DSMT4" ShapeID="_x0000_i1403" DrawAspect="Content" ObjectID="_1471104666" r:id="rId790"/>
        </w:object>
      </w:r>
      <w:r>
        <w:t xml:space="preserve">, </w:t>
      </w:r>
      <w:r w:rsidR="006C2049" w:rsidRPr="006C2049">
        <w:rPr>
          <w:position w:val="-12"/>
        </w:rPr>
        <w:object w:dxaOrig="220" w:dyaOrig="360" w14:anchorId="4DBAD98A">
          <v:shape id="_x0000_i1404" type="#_x0000_t75" style="width:11pt;height:18pt" o:ole="">
            <v:imagedata r:id="rId791" o:title=""/>
          </v:shape>
          <o:OLEObject Type="Embed" ProgID="Equation.DSMT4" ShapeID="_x0000_i1404" DrawAspect="Content" ObjectID="_1471104667" r:id="rId792"/>
        </w:object>
      </w:r>
      <w:r w:rsidR="00A62945">
        <w:t xml:space="preserve"> </w:t>
      </w:r>
      <w:r>
        <w:t xml:space="preserve">and </w:t>
      </w:r>
      <w:r w:rsidR="006C2049" w:rsidRPr="006C2049">
        <w:rPr>
          <w:position w:val="-12"/>
        </w:rPr>
        <w:object w:dxaOrig="279" w:dyaOrig="360" w14:anchorId="4B3EEDC8">
          <v:shape id="_x0000_i1405" type="#_x0000_t75" style="width:14pt;height:18pt" o:ole="">
            <v:imagedata r:id="rId793" o:title=""/>
          </v:shape>
          <o:OLEObject Type="Embed" ProgID="Equation.DSMT4" ShapeID="_x0000_i1405" DrawAspect="Content" ObjectID="_1471104668" r:id="rId794"/>
        </w:object>
      </w:r>
      <w:r>
        <w:t xml:space="preserve">are material coefficients and </w:t>
      </w:r>
      <w:r w:rsidR="006C2049" w:rsidRPr="006C2049">
        <w:rPr>
          <w:position w:val="-6"/>
        </w:rPr>
        <w:object w:dxaOrig="279" w:dyaOrig="279" w14:anchorId="312DF980">
          <v:shape id="_x0000_i1406" type="#_x0000_t75" style="width:14pt;height:14pt" o:ole="">
            <v:imagedata r:id="rId795" o:title=""/>
          </v:shape>
          <o:OLEObject Type="Embed" ProgID="Equation.DSMT4" ShapeID="_x0000_i1406" DrawAspect="Content" ObjectID="_1471104669" r:id="rId796"/>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1534" w:name="_Ref167525452"/>
    </w:p>
    <w:p w14:paraId="09C7EB17" w14:textId="77777777" w:rsidR="00F304F2" w:rsidRDefault="00F304F2" w:rsidP="007E6082">
      <w:pPr>
        <w:pStyle w:val="Heading4"/>
      </w:pPr>
      <w:bookmarkStart w:id="1535" w:name="_Toc397358425"/>
      <w:r>
        <w:lastRenderedPageBreak/>
        <w:t>Perfect Osmometer Equilibrium Osmotic Pressure</w:t>
      </w:r>
      <w:bookmarkEnd w:id="1535"/>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ins w:id="1536" w:author="Gerard" w:date="2014-07-29T23:58:00Z">
        <w:r w:rsidR="001B13CD">
          <w:t xml:space="preserve">4.1.3.17. </w:t>
        </w:r>
      </w:ins>
      <w:del w:id="1537" w:author="Gerard" w:date="2014-07-29T23:58:00Z">
        <w:r w:rsidR="00976D6B" w:rsidDel="001B13CD">
          <w:delText xml:space="preserve">4.1.3.14. </w:delText>
        </w:r>
      </w:del>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1"/>
        <w:gridCol w:w="7618"/>
        <w:gridCol w:w="817"/>
      </w:tblGrid>
      <w:tr w:rsidR="00632EDA" w14:paraId="4043B783" w14:textId="5BAC35CF" w:rsidTr="008C20E4">
        <w:tc>
          <w:tcPr>
            <w:tcW w:w="0" w:type="auto"/>
            <w:tcBorders>
              <w:top w:val="single" w:sz="4" w:space="0" w:color="auto"/>
              <w:left w:val="single" w:sz="4" w:space="0" w:color="auto"/>
              <w:bottom w:val="single" w:sz="4" w:space="0" w:color="auto"/>
              <w:right w:val="single" w:sz="4" w:space="0" w:color="auto"/>
            </w:tcBorders>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
          <w:p w14:paraId="73DB5473" w14:textId="30BDDDB9" w:rsidR="00632EDA" w:rsidRDefault="00632EDA" w:rsidP="006C2049">
            <w:r>
              <w:t xml:space="preserve">gel porosity (fluid volume fraction) in reference (strain-free) configuration, </w:t>
            </w:r>
            <w:r w:rsidR="006C2049" w:rsidRPr="006C2049">
              <w:rPr>
                <w:position w:val="-12"/>
              </w:rPr>
              <w:object w:dxaOrig="320" w:dyaOrig="380" w14:anchorId="68A818D9">
                <v:shape id="_x0000_i1407" type="#_x0000_t75" style="width:16pt;height:19pt" o:ole="">
                  <v:imagedata r:id="rId797" o:title=""/>
                </v:shape>
                <o:OLEObject Type="Embed" ProgID="Equation.DSMT4" ShapeID="_x0000_i1407" DrawAspect="Content" ObjectID="_1471104670" r:id="rId798"/>
              </w:object>
            </w:r>
          </w:p>
        </w:tc>
        <w:tc>
          <w:tcPr>
            <w:tcW w:w="0" w:type="auto"/>
            <w:tcBorders>
              <w:top w:val="single" w:sz="4" w:space="0" w:color="auto"/>
              <w:left w:val="single" w:sz="4" w:space="0" w:color="auto"/>
              <w:bottom w:val="single" w:sz="4" w:space="0" w:color="auto"/>
              <w:right w:val="single" w:sz="4" w:space="0" w:color="auto"/>
            </w:tcBorders>
          </w:tcPr>
          <w:p w14:paraId="78992C19" w14:textId="530E5A67" w:rsidR="00632EDA" w:rsidRDefault="00632EDA" w:rsidP="00AF2221">
            <w:r>
              <w:t>[ ]</w:t>
            </w:r>
          </w:p>
        </w:tc>
      </w:tr>
      <w:tr w:rsidR="00632EDA" w14:paraId="6D3A805F" w14:textId="273DBC7C" w:rsidTr="008C20E4">
        <w:tc>
          <w:tcPr>
            <w:tcW w:w="0" w:type="auto"/>
            <w:tcBorders>
              <w:top w:val="single" w:sz="4" w:space="0" w:color="auto"/>
              <w:left w:val="single" w:sz="4" w:space="0" w:color="auto"/>
              <w:bottom w:val="single" w:sz="4" w:space="0" w:color="auto"/>
              <w:right w:val="single" w:sz="4" w:space="0" w:color="auto"/>
            </w:tcBorders>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
          <w:p w14:paraId="45F89A0B" w14:textId="2190B4AE" w:rsidR="00632EDA" w:rsidRDefault="00632EDA" w:rsidP="006C2049">
            <w:r>
              <w:t xml:space="preserve">interstitial fluid osmolarity in reference configuration, </w:t>
            </w:r>
            <w:r w:rsidR="006C2049" w:rsidRPr="006C2049">
              <w:rPr>
                <w:position w:val="-12"/>
              </w:rPr>
              <w:object w:dxaOrig="240" w:dyaOrig="360" w14:anchorId="21632F66">
                <v:shape id="_x0000_i1408" type="#_x0000_t75" style="width:12pt;height:18pt" o:ole="">
                  <v:imagedata r:id="rId799" o:title=""/>
                </v:shape>
                <o:OLEObject Type="Embed" ProgID="Equation.DSMT4" ShapeID="_x0000_i1408" DrawAspect="Content" ObjectID="_1471104671" r:id="rId800"/>
              </w:object>
            </w:r>
          </w:p>
        </w:tc>
        <w:tc>
          <w:tcPr>
            <w:tcW w:w="0" w:type="auto"/>
            <w:tcBorders>
              <w:top w:val="single" w:sz="4" w:space="0" w:color="auto"/>
              <w:left w:val="single" w:sz="4" w:space="0" w:color="auto"/>
              <w:bottom w:val="single" w:sz="4" w:space="0" w:color="auto"/>
              <w:right w:val="single" w:sz="4" w:space="0" w:color="auto"/>
            </w:tcBorders>
          </w:tcPr>
          <w:p w14:paraId="0674AF33" w14:textId="68AEF975" w:rsidR="00632EDA" w:rsidRDefault="00632EDA" w:rsidP="00AF2221">
            <w:r>
              <w:t>[</w:t>
            </w:r>
            <w:r w:rsidRPr="008C20E4">
              <w:rPr>
                <w:b/>
              </w:rPr>
              <w:t>n</w:t>
            </w:r>
            <w:r>
              <w:t>/</w:t>
            </w:r>
            <w:r w:rsidRPr="008C20E4">
              <w:rPr>
                <w:b/>
              </w:rPr>
              <w:t>L</w:t>
            </w:r>
            <w:r w:rsidRPr="008C20E4">
              <w:rPr>
                <w:vertAlign w:val="superscript"/>
              </w:rPr>
              <w:t>3</w:t>
            </w:r>
            <w:r>
              <w:t>]</w:t>
            </w:r>
          </w:p>
        </w:tc>
      </w:tr>
      <w:tr w:rsidR="00632EDA" w14:paraId="648F9555" w14:textId="4571FC50" w:rsidTr="008C20E4">
        <w:tc>
          <w:tcPr>
            <w:tcW w:w="0" w:type="auto"/>
            <w:tcBorders>
              <w:top w:val="single" w:sz="4" w:space="0" w:color="auto"/>
              <w:left w:val="single" w:sz="4" w:space="0" w:color="auto"/>
              <w:bottom w:val="single" w:sz="4" w:space="0" w:color="auto"/>
              <w:right w:val="single" w:sz="4" w:space="0" w:color="auto"/>
            </w:tcBorders>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
          <w:p w14:paraId="6E80F6F9" w14:textId="47E4BB50" w:rsidR="00632EDA" w:rsidRDefault="00632EDA" w:rsidP="006C2049">
            <w:r>
              <w:t xml:space="preserve">external bath osmolarity, </w:t>
            </w:r>
            <w:r w:rsidR="006C2049" w:rsidRPr="006C2049">
              <w:rPr>
                <w:position w:val="-6"/>
              </w:rPr>
              <w:object w:dxaOrig="279" w:dyaOrig="320" w14:anchorId="59389756">
                <v:shape id="_x0000_i1409" type="#_x0000_t75" style="width:14pt;height:16pt" o:ole="">
                  <v:imagedata r:id="rId801" o:title=""/>
                </v:shape>
                <o:OLEObject Type="Embed" ProgID="Equation.DSMT4" ShapeID="_x0000_i1409" DrawAspect="Content" ObjectID="_1471104672" r:id="rId802"/>
              </w:object>
            </w:r>
          </w:p>
        </w:tc>
        <w:tc>
          <w:tcPr>
            <w:tcW w:w="0" w:type="auto"/>
            <w:tcBorders>
              <w:top w:val="single" w:sz="4" w:space="0" w:color="auto"/>
              <w:left w:val="single" w:sz="4" w:space="0" w:color="auto"/>
              <w:bottom w:val="single" w:sz="4" w:space="0" w:color="auto"/>
              <w:right w:val="single" w:sz="4" w:space="0" w:color="auto"/>
            </w:tcBorders>
          </w:tcPr>
          <w:p w14:paraId="40E95929" w14:textId="76222F05" w:rsidR="00632EDA" w:rsidRDefault="00632EDA" w:rsidP="00AF2221">
            <w:r>
              <w:t>[</w:t>
            </w:r>
            <w:r w:rsidRPr="002A36CF">
              <w:rPr>
                <w:b/>
              </w:rPr>
              <w:t>n</w:t>
            </w:r>
            <w:r>
              <w:t>/</w:t>
            </w:r>
            <w:r w:rsidRPr="002A36CF">
              <w:rPr>
                <w:b/>
              </w:rPr>
              <w:t>L</w:t>
            </w:r>
            <w:r w:rsidRPr="002A36CF">
              <w:rPr>
                <w:vertAlign w:val="superscript"/>
              </w:rPr>
              <w:t>3</w:t>
            </w:r>
            <w:r>
              <w:t>]</w: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336781CB" w:rsidR="00F304F2" w:rsidRDefault="00F304F2" w:rsidP="00F304F2">
      <w:pPr>
        <w:pStyle w:val="MTDisplayEquation"/>
      </w:pPr>
      <w:r>
        <w:tab/>
      </w:r>
      <w:r w:rsidR="006C2049" w:rsidRPr="006C2049">
        <w:rPr>
          <w:position w:val="-6"/>
        </w:rPr>
        <w:object w:dxaOrig="859" w:dyaOrig="279" w14:anchorId="3AE38FAF">
          <v:shape id="_x0000_i1410" type="#_x0000_t75" style="width:43pt;height:14pt" o:ole="">
            <v:imagedata r:id="rId803" o:title=""/>
          </v:shape>
          <o:OLEObject Type="Embed" ProgID="Equation.DSMT4" ShapeID="_x0000_i1410" DrawAspect="Content" ObjectID="_1471104673" r:id="rId804"/>
        </w:object>
      </w:r>
      <w:r>
        <w:t>,</w:t>
      </w:r>
    </w:p>
    <w:p w14:paraId="4D77DB27" w14:textId="4AEA7E40" w:rsidR="00F304F2" w:rsidRDefault="00F304F2" w:rsidP="00F304F2">
      <w:r>
        <w:t xml:space="preserve">where </w:t>
      </w:r>
      <w:r w:rsidR="006C2049" w:rsidRPr="006C2049">
        <w:rPr>
          <w:position w:val="-6"/>
        </w:rPr>
        <w:object w:dxaOrig="220" w:dyaOrig="220" w14:anchorId="19864203">
          <v:shape id="_x0000_i1411" type="#_x0000_t75" style="width:11pt;height:11pt" o:ole="">
            <v:imagedata r:id="rId805" o:title=""/>
          </v:shape>
          <o:OLEObject Type="Embed" ProgID="Equation.DSMT4" ShapeID="_x0000_i1411" DrawAspect="Content" ObjectID="_1471104674" r:id="rId806"/>
        </w:object>
      </w:r>
      <w:r>
        <w:t xml:space="preserve"> is the osmotic pressure, given by</w:t>
      </w:r>
    </w:p>
    <w:p w14:paraId="0A1F4476" w14:textId="1E162462" w:rsidR="00F304F2" w:rsidRDefault="00F304F2" w:rsidP="00F304F2">
      <w:pPr>
        <w:pStyle w:val="MTDisplayEquation"/>
      </w:pPr>
      <w:r>
        <w:tab/>
      </w:r>
      <w:r w:rsidR="006C2049" w:rsidRPr="006C2049">
        <w:rPr>
          <w:position w:val="-16"/>
        </w:rPr>
        <w:object w:dxaOrig="1560" w:dyaOrig="440" w14:anchorId="2DD26E80">
          <v:shape id="_x0000_i1412" type="#_x0000_t75" style="width:78pt;height:22pt" o:ole="">
            <v:imagedata r:id="rId807" o:title=""/>
          </v:shape>
          <o:OLEObject Type="Embed" ProgID="Equation.DSMT4" ShapeID="_x0000_i1412" DrawAspect="Content" ObjectID="_1471104675" r:id="rId808"/>
        </w:object>
      </w:r>
      <w:r>
        <w:t>.</w:t>
      </w:r>
    </w:p>
    <w:p w14:paraId="6C920C73" w14:textId="7D9A8F7C" w:rsidR="00F304F2" w:rsidRDefault="006C2049" w:rsidP="00F304F2">
      <w:r w:rsidRPr="006C2049">
        <w:rPr>
          <w:position w:val="-6"/>
        </w:rPr>
        <w:object w:dxaOrig="220" w:dyaOrig="260" w14:anchorId="7B63B4AB">
          <v:shape id="_x0000_i1413" type="#_x0000_t75" style="width:11pt;height:13pt" o:ole="">
            <v:imagedata r:id="rId809" o:title=""/>
          </v:shape>
          <o:OLEObject Type="Embed" ProgID="Equation.DSMT4" ShapeID="_x0000_i1413" DrawAspect="Content" ObjectID="_1471104676" r:id="rId810"/>
        </w:object>
      </w:r>
      <w:r w:rsidR="00F304F2">
        <w:t xml:space="preserve"> is the interstitial fluid in the current configuration, related to the reference configuration via</w:t>
      </w:r>
    </w:p>
    <w:p w14:paraId="39F490B6" w14:textId="047D4784" w:rsidR="00F304F2" w:rsidRDefault="00F304F2" w:rsidP="00F304F2">
      <w:pPr>
        <w:pStyle w:val="MTDisplayEquation"/>
      </w:pPr>
      <w:r>
        <w:tab/>
      </w:r>
      <w:r w:rsidR="006C2049" w:rsidRPr="006C2049">
        <w:rPr>
          <w:position w:val="-30"/>
        </w:rPr>
        <w:object w:dxaOrig="1620" w:dyaOrig="720" w14:anchorId="764EB15E">
          <v:shape id="_x0000_i1414" type="#_x0000_t75" style="width:81pt;height:36pt" o:ole="">
            <v:imagedata r:id="rId811" o:title=""/>
          </v:shape>
          <o:OLEObject Type="Embed" ProgID="Equation.DSMT4" ShapeID="_x0000_i1414" DrawAspect="Content" ObjectID="_1471104677" r:id="rId812"/>
        </w:object>
      </w:r>
    </w:p>
    <w:p w14:paraId="7660768C" w14:textId="549BF3D8" w:rsidR="00F304F2" w:rsidRDefault="00F304F2" w:rsidP="00F304F2">
      <w:r>
        <w:t xml:space="preserve">where </w:t>
      </w:r>
      <w:r w:rsidR="006C2049" w:rsidRPr="006C2049">
        <w:rPr>
          <w:position w:val="-6"/>
        </w:rPr>
        <w:object w:dxaOrig="940" w:dyaOrig="279" w14:anchorId="5A15A20E">
          <v:shape id="_x0000_i1415" type="#_x0000_t75" style="width:47pt;height:14pt" o:ole="">
            <v:imagedata r:id="rId813" o:title=""/>
          </v:shape>
          <o:OLEObject Type="Embed" ProgID="Equation.DSMT4" ShapeID="_x0000_i1415" DrawAspect="Content" ObjectID="_1471104678" r:id="rId814"/>
        </w:object>
      </w:r>
      <w:r>
        <w:t xml:space="preserve"> is the relative volume.  The values of the universal gas constant </w:t>
      </w:r>
      <w:r w:rsidR="006C2049" w:rsidRPr="006C2049">
        <w:rPr>
          <w:position w:val="-4"/>
        </w:rPr>
        <w:object w:dxaOrig="240" w:dyaOrig="260" w14:anchorId="42070A51">
          <v:shape id="_x0000_i1416" type="#_x0000_t75" style="width:12pt;height:13pt" o:ole="">
            <v:imagedata r:id="rId815" o:title=""/>
          </v:shape>
          <o:OLEObject Type="Embed" ProgID="Equation.DSMT4" ShapeID="_x0000_i1416" DrawAspect="Content" ObjectID="_1471104679" r:id="rId816"/>
        </w:object>
      </w:r>
      <w:r>
        <w:t xml:space="preserve"> and absolute temperature </w:t>
      </w:r>
      <w:r w:rsidR="006C2049" w:rsidRPr="006C2049">
        <w:rPr>
          <w:position w:val="-4"/>
        </w:rPr>
        <w:object w:dxaOrig="220" w:dyaOrig="260" w14:anchorId="5886AF2B">
          <v:shape id="_x0000_i1417" type="#_x0000_t75" style="width:11pt;height:13pt" o:ole="">
            <v:imagedata r:id="rId817" o:title=""/>
          </v:shape>
          <o:OLEObject Type="Embed" ProgID="Equation.DSMT4" ShapeID="_x0000_i1417" DrawAspect="Content" ObjectID="_1471104680" r:id="rId818"/>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1B13CD">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lastRenderedPageBreak/>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1538" w:name="_Ref173928732"/>
      <w:bookmarkStart w:id="1539" w:name="_Ref173928733"/>
      <w:bookmarkStart w:id="1540" w:name="_Ref173928734"/>
      <w:bookmarkStart w:id="1541" w:name="_Ref173928735"/>
      <w:bookmarkStart w:id="1542" w:name="_Toc397358426"/>
      <w:r>
        <w:lastRenderedPageBreak/>
        <w:t>Solid Mixture</w:t>
      </w:r>
      <w:bookmarkEnd w:id="1534"/>
      <w:bookmarkEnd w:id="1538"/>
      <w:bookmarkEnd w:id="1539"/>
      <w:bookmarkEnd w:id="1540"/>
      <w:bookmarkEnd w:id="1541"/>
      <w:bookmarkEnd w:id="1542"/>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1B13CD">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Pr>
        <w:rPr>
          <w:ins w:id="1543" w:author="Gerard" w:date="2014-08-21T16:30:00Z"/>
        </w:rPr>
      </w:pPr>
    </w:p>
    <w:p w14:paraId="38F8BF95" w14:textId="77777777" w:rsidR="00860559" w:rsidRDefault="00860559" w:rsidP="00860559">
      <w:pPr>
        <w:rPr>
          <w:ins w:id="1544" w:author="Gerard" w:date="2014-08-21T16:30:00Z"/>
        </w:rPr>
      </w:pPr>
      <w:ins w:id="1545" w:author="Gerard" w:date="2014-08-21T16:30:00Z">
        <w:r>
          <w:t>Material axes may be optionally specified within the &lt;material&gt; level, as well as within each &lt;solid&gt;.  Within the &lt;material&gt; level, these represent the local element axes relative to the global coordinate system.  Within the &lt;solid&gt;, they represent local material axes relative to the element.  If material axes are specified at both levels, they are properly compounded to produce local material axes relative to the global coordinate system. Material axes specified in the &lt;ElementData&gt; section are equivalent to a specification at the &lt;material&gt; level: they correspond to local element axes relative to the global system.</w:t>
        </w:r>
      </w:ins>
    </w:p>
    <w:p w14:paraId="212E526E" w14:textId="77777777" w:rsidR="00860559" w:rsidRDefault="00860559"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rPr>
          <w:ins w:id="1546" w:author="Gerard" w:date="2014-08-21T16:31:00Z"/>
        </w:rPr>
      </w:pPr>
      <w:r>
        <w:tab/>
        <w:t>&lt;solid type=</w:t>
      </w:r>
      <w:r w:rsidR="007F5C53">
        <w:t>"</w:t>
      </w:r>
      <w:r>
        <w:t>ellipsoidal fiber distribution</w:t>
      </w:r>
      <w:r w:rsidR="007F5C53">
        <w:t>"</w:t>
      </w:r>
      <w:r>
        <w:t>&gt;</w:t>
      </w:r>
    </w:p>
    <w:p w14:paraId="73463477" w14:textId="0D24D3E6" w:rsidR="00860559" w:rsidRDefault="00860559" w:rsidP="006F720E">
      <w:pPr>
        <w:pStyle w:val="code"/>
        <w:rPr>
          <w:ins w:id="1547" w:author="Gerard" w:date="2014-08-21T16:31:00Z"/>
        </w:rPr>
      </w:pPr>
      <w:ins w:id="1548" w:author="Gerard" w:date="2014-08-21T16:31:00Z">
        <w:r>
          <w:tab/>
        </w:r>
        <w:r>
          <w:tab/>
          <w:t>&lt;mat_axis type=”vector”&gt;</w:t>
        </w:r>
      </w:ins>
    </w:p>
    <w:p w14:paraId="6D6D1754" w14:textId="1D076D63" w:rsidR="00860559" w:rsidRDefault="00860559" w:rsidP="006F720E">
      <w:pPr>
        <w:pStyle w:val="code"/>
        <w:rPr>
          <w:ins w:id="1549" w:author="Gerard" w:date="2014-08-21T16:31:00Z"/>
        </w:rPr>
      </w:pPr>
      <w:ins w:id="1550" w:author="Gerard" w:date="2014-08-21T16:31:00Z">
        <w:r>
          <w:tab/>
        </w:r>
        <w:r>
          <w:tab/>
        </w:r>
        <w:r>
          <w:tab/>
          <w:t>&lt;a&gt;0.8660254, 0.5, 0&lt;/a&gt;</w:t>
        </w:r>
      </w:ins>
    </w:p>
    <w:p w14:paraId="6D1D6DBA" w14:textId="24CA8ED4" w:rsidR="00860559" w:rsidRDefault="00860559" w:rsidP="006F720E">
      <w:pPr>
        <w:pStyle w:val="code"/>
        <w:rPr>
          <w:ins w:id="1551" w:author="Gerard" w:date="2014-08-21T16:31:00Z"/>
        </w:rPr>
      </w:pPr>
      <w:ins w:id="1552" w:author="Gerard" w:date="2014-08-21T16:31:00Z">
        <w:r>
          <w:tab/>
        </w:r>
        <w:r>
          <w:tab/>
        </w:r>
        <w:r>
          <w:tab/>
          <w:t>&lt;d&gt;0,0,1&lt;/d&gt;</w:t>
        </w:r>
      </w:ins>
    </w:p>
    <w:p w14:paraId="40FC2956" w14:textId="09D6128B" w:rsidR="00860559" w:rsidRDefault="00860559" w:rsidP="006F720E">
      <w:pPr>
        <w:pStyle w:val="code"/>
      </w:pPr>
      <w:ins w:id="1553" w:author="Gerard" w:date="2014-08-21T16:31:00Z">
        <w:r>
          <w:tab/>
        </w:r>
        <w:r>
          <w:tab/>
          <w:t>&lt;/mat_axis&gt;</w:t>
        </w:r>
      </w:ins>
    </w:p>
    <w:p w14:paraId="587AEC9F" w14:textId="55E18C74" w:rsidR="006A0BC1" w:rsidRPr="002C61D2" w:rsidRDefault="006A0BC1" w:rsidP="006A0BC1">
      <w:pPr>
        <w:pStyle w:val="code"/>
        <w:rPr>
          <w:lang w:val="nl-BE"/>
        </w:rPr>
      </w:pPr>
      <w:r>
        <w:tab/>
      </w:r>
      <w:r>
        <w:tab/>
      </w:r>
      <w:r w:rsidRPr="002C61D2">
        <w:rPr>
          <w:lang w:val="nl-BE"/>
        </w:rPr>
        <w:t>&lt;ksi&gt;</w:t>
      </w:r>
      <w:del w:id="1554" w:author="Gerard" w:date="2014-08-21T16:32:00Z">
        <w:r w:rsidRPr="002C61D2" w:rsidDel="00860559">
          <w:rPr>
            <w:lang w:val="nl-BE"/>
          </w:rPr>
          <w:delText>10</w:delText>
        </w:r>
      </w:del>
      <w:ins w:id="1555" w:author="Gerard" w:date="2014-08-21T16:32:00Z">
        <w:r w:rsidR="00860559">
          <w:rPr>
            <w:lang w:val="nl-BE"/>
          </w:rPr>
          <w:t>5</w:t>
        </w:r>
      </w:ins>
      <w:r w:rsidRPr="002C61D2">
        <w:rPr>
          <w:lang w:val="nl-BE"/>
        </w:rPr>
        <w:t>, 1</w:t>
      </w:r>
      <w:del w:id="1556" w:author="Gerard" w:date="2014-08-21T16:32:00Z">
        <w:r w:rsidRPr="002C61D2" w:rsidDel="00860559">
          <w:rPr>
            <w:lang w:val="nl-BE"/>
          </w:rPr>
          <w:delText>2</w:delText>
        </w:r>
      </w:del>
      <w:r w:rsidRPr="002C61D2">
        <w:rPr>
          <w:lang w:val="nl-BE"/>
        </w:rPr>
        <w:t>, 1</w:t>
      </w:r>
      <w:del w:id="1557" w:author="Gerard" w:date="2014-08-21T16:32:00Z">
        <w:r w:rsidRPr="002C61D2" w:rsidDel="00860559">
          <w:rPr>
            <w:lang w:val="nl-BE"/>
          </w:rPr>
          <w:delText>5</w:delText>
        </w:r>
      </w:del>
      <w:r w:rsidRPr="002C61D2">
        <w:rPr>
          <w:lang w:val="nl-BE"/>
        </w:rPr>
        <w:t>&lt;/ksi&gt;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1965F708" w14:textId="77777777" w:rsidR="00860559" w:rsidRDefault="00860559" w:rsidP="00860559">
      <w:pPr>
        <w:pStyle w:val="code"/>
        <w:rPr>
          <w:ins w:id="1558" w:author="Gerard" w:date="2014-08-21T16:31:00Z"/>
        </w:rPr>
      </w:pPr>
      <w:ins w:id="1559" w:author="Gerard" w:date="2014-08-21T16:31:00Z">
        <w:r>
          <w:tab/>
          <w:t>&lt;solid type="ellipsoidal fiber distribution"&gt;</w:t>
        </w:r>
      </w:ins>
    </w:p>
    <w:p w14:paraId="23A53EB9" w14:textId="77777777" w:rsidR="00860559" w:rsidRDefault="00860559" w:rsidP="00860559">
      <w:pPr>
        <w:pStyle w:val="code"/>
        <w:rPr>
          <w:ins w:id="1560" w:author="Gerard" w:date="2014-08-21T16:32:00Z"/>
        </w:rPr>
      </w:pPr>
      <w:ins w:id="1561" w:author="Gerard" w:date="2014-08-21T16:32:00Z">
        <w:r>
          <w:tab/>
        </w:r>
        <w:r>
          <w:tab/>
          <w:t>&lt;mat_axis type=”vector”&gt;</w:t>
        </w:r>
      </w:ins>
    </w:p>
    <w:p w14:paraId="15641275" w14:textId="5D568D06" w:rsidR="00860559" w:rsidRDefault="00860559" w:rsidP="00860559">
      <w:pPr>
        <w:pStyle w:val="code"/>
        <w:rPr>
          <w:ins w:id="1562" w:author="Gerard" w:date="2014-08-21T16:32:00Z"/>
        </w:rPr>
      </w:pPr>
      <w:ins w:id="1563" w:author="Gerard" w:date="2014-08-21T16:32:00Z">
        <w:r>
          <w:tab/>
        </w:r>
        <w:r>
          <w:tab/>
        </w:r>
        <w:r>
          <w:tab/>
          <w:t>&lt;a&gt;0.8660254,-0.5, 0&lt;/a&gt;</w:t>
        </w:r>
      </w:ins>
    </w:p>
    <w:p w14:paraId="3B24BE6A" w14:textId="77777777" w:rsidR="00860559" w:rsidRDefault="00860559" w:rsidP="00860559">
      <w:pPr>
        <w:pStyle w:val="code"/>
        <w:rPr>
          <w:ins w:id="1564" w:author="Gerard" w:date="2014-08-21T16:32:00Z"/>
        </w:rPr>
      </w:pPr>
      <w:ins w:id="1565" w:author="Gerard" w:date="2014-08-21T16:32:00Z">
        <w:r>
          <w:tab/>
        </w:r>
        <w:r>
          <w:tab/>
        </w:r>
        <w:r>
          <w:tab/>
          <w:t>&lt;d&gt;0,0,1&lt;/d&gt;</w:t>
        </w:r>
      </w:ins>
    </w:p>
    <w:p w14:paraId="0BA9ACEC" w14:textId="77777777" w:rsidR="00860559" w:rsidRDefault="00860559" w:rsidP="00860559">
      <w:pPr>
        <w:pStyle w:val="code"/>
        <w:rPr>
          <w:ins w:id="1566" w:author="Gerard" w:date="2014-08-21T16:32:00Z"/>
        </w:rPr>
      </w:pPr>
      <w:ins w:id="1567" w:author="Gerard" w:date="2014-08-21T16:32:00Z">
        <w:r>
          <w:tab/>
        </w:r>
        <w:r>
          <w:tab/>
          <w:t>&lt;/mat_axis&gt;</w:t>
        </w:r>
      </w:ins>
    </w:p>
    <w:p w14:paraId="77C29C35" w14:textId="1FF15C38" w:rsidR="00860559" w:rsidRPr="002C61D2" w:rsidRDefault="00860559" w:rsidP="00860559">
      <w:pPr>
        <w:pStyle w:val="code"/>
        <w:rPr>
          <w:ins w:id="1568" w:author="Gerard" w:date="2014-08-21T16:31:00Z"/>
          <w:lang w:val="nl-BE"/>
        </w:rPr>
      </w:pPr>
      <w:ins w:id="1569" w:author="Gerard" w:date="2014-08-21T16:31:00Z">
        <w:r>
          <w:tab/>
        </w:r>
        <w:r>
          <w:tab/>
        </w:r>
        <w:r w:rsidRPr="002C61D2">
          <w:rPr>
            <w:lang w:val="nl-BE"/>
          </w:rPr>
          <w:t>&lt;ksi&gt;</w:t>
        </w:r>
      </w:ins>
      <w:ins w:id="1570" w:author="Gerard" w:date="2014-08-21T16:32:00Z">
        <w:r>
          <w:rPr>
            <w:lang w:val="nl-BE"/>
          </w:rPr>
          <w:t>5</w:t>
        </w:r>
      </w:ins>
      <w:ins w:id="1571" w:author="Gerard" w:date="2014-08-21T16:31:00Z">
        <w:r w:rsidRPr="002C61D2">
          <w:rPr>
            <w:lang w:val="nl-BE"/>
          </w:rPr>
          <w:t>,</w:t>
        </w:r>
        <w:r>
          <w:rPr>
            <w:lang w:val="nl-BE"/>
          </w:rPr>
          <w:t xml:space="preserve"> 1, 1</w:t>
        </w:r>
        <w:r w:rsidRPr="002C61D2">
          <w:rPr>
            <w:lang w:val="nl-BE"/>
          </w:rPr>
          <w:t>&lt;/ksi&gt;</w:t>
        </w:r>
      </w:ins>
    </w:p>
    <w:p w14:paraId="7FEFA731" w14:textId="77777777" w:rsidR="00860559" w:rsidRPr="002C61D2" w:rsidRDefault="00860559" w:rsidP="00860559">
      <w:pPr>
        <w:pStyle w:val="code"/>
        <w:rPr>
          <w:ins w:id="1572" w:author="Gerard" w:date="2014-08-21T16:31:00Z"/>
          <w:lang w:val="nl-BE"/>
        </w:rPr>
      </w:pPr>
      <w:ins w:id="1573" w:author="Gerard" w:date="2014-08-21T16:31:00Z">
        <w:r w:rsidRPr="002C61D2">
          <w:rPr>
            <w:lang w:val="nl-BE"/>
          </w:rPr>
          <w:tab/>
        </w:r>
        <w:r w:rsidRPr="002C61D2">
          <w:rPr>
            <w:lang w:val="nl-BE"/>
          </w:rPr>
          <w:tab/>
          <w:t>&lt;beta&gt;2.5, 3, 3&lt;/beta&gt;</w:t>
        </w:r>
      </w:ins>
    </w:p>
    <w:p w14:paraId="27EE1271" w14:textId="77777777" w:rsidR="00860559" w:rsidRPr="002C61D2" w:rsidRDefault="00860559" w:rsidP="00860559">
      <w:pPr>
        <w:pStyle w:val="code"/>
        <w:rPr>
          <w:ins w:id="1574" w:author="Gerard" w:date="2014-08-21T16:31:00Z"/>
          <w:lang w:val="nl-BE"/>
        </w:rPr>
      </w:pPr>
      <w:ins w:id="1575" w:author="Gerard" w:date="2014-08-21T16:31:00Z">
        <w:r w:rsidRPr="002C61D2">
          <w:rPr>
            <w:lang w:val="nl-BE"/>
          </w:rPr>
          <w:tab/>
          <w:t>&lt;/solid&gt;</w:t>
        </w:r>
      </w:ins>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1576" w:name="_Toc397358427"/>
      <w:r>
        <w:lastRenderedPageBreak/>
        <w:t>Spherical</w:t>
      </w:r>
      <w:r w:rsidRPr="0097532C">
        <w:t xml:space="preserve"> Fiber Distribution</w:t>
      </w:r>
      <w:bookmarkEnd w:id="1576"/>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ins w:id="1577" w:author="Gerard" w:date="2014-07-29T23:58:00Z">
        <w:r w:rsidR="001B13CD">
          <w:t xml:space="preserve">4.1.3.17. </w:t>
        </w:r>
      </w:ins>
      <w:del w:id="1578" w:author="Gerard" w:date="2014-07-29T23:58:00Z">
        <w:r w:rsidR="00976D6B" w:rsidDel="001B13CD">
          <w:delText xml:space="preserve">4.1.3.14. </w:delText>
        </w:r>
      </w:del>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2"/>
        <w:gridCol w:w="4585"/>
        <w:gridCol w:w="1569"/>
      </w:tblGrid>
      <w:tr w:rsidR="00632EDA" w14:paraId="451D9744" w14:textId="7A9F3DFC" w:rsidTr="008C20E4">
        <w:tc>
          <w:tcPr>
            <w:tcW w:w="1787" w:type="pct"/>
            <w:shd w:val="clear" w:color="auto" w:fill="auto"/>
          </w:tcPr>
          <w:p w14:paraId="6D0A9567" w14:textId="1B40DBE1" w:rsidR="00632EDA" w:rsidRDefault="00632EDA" w:rsidP="00AB33FD">
            <w:pPr>
              <w:pStyle w:val="code"/>
            </w:pPr>
            <w:r>
              <w:t>&lt;alpha&gt;</w:t>
            </w:r>
          </w:p>
        </w:tc>
        <w:tc>
          <w:tcPr>
            <w:tcW w:w="2394" w:type="pct"/>
            <w:shd w:val="clear" w:color="auto" w:fill="auto"/>
          </w:tcPr>
          <w:p w14:paraId="4A128FA5" w14:textId="3B7CB628" w:rsidR="00632EDA" w:rsidRDefault="00632EDA" w:rsidP="006C2049">
            <w:r>
              <w:t>paramete</w:t>
            </w:r>
            <w:r w:rsidRPr="000C6D02">
              <w:t xml:space="preserve">r </w:t>
            </w:r>
            <w:r w:rsidR="006C2049" w:rsidRPr="006C2049">
              <w:rPr>
                <w:position w:val="-6"/>
              </w:rPr>
              <w:object w:dxaOrig="240" w:dyaOrig="220" w14:anchorId="7B11ED1F">
                <v:shape id="_x0000_i1418" type="#_x0000_t75" style="width:12pt;height:11pt" o:ole="">
                  <v:imagedata r:id="rId819" o:title=""/>
                </v:shape>
                <o:OLEObject Type="Embed" ProgID="Equation.DSMT4" ShapeID="_x0000_i1418" DrawAspect="Content" ObjectID="_1471104681" r:id="rId820"/>
              </w:object>
            </w:r>
          </w:p>
        </w:tc>
        <w:tc>
          <w:tcPr>
            <w:tcW w:w="819" w:type="pct"/>
          </w:tcPr>
          <w:p w14:paraId="4A19DFDC" w14:textId="0DA7E617" w:rsidR="00632EDA" w:rsidRDefault="00632EDA" w:rsidP="00AF2221">
            <w:r>
              <w:t>[ ]</w:t>
            </w:r>
          </w:p>
        </w:tc>
      </w:tr>
      <w:tr w:rsidR="00632EDA" w14:paraId="456F59E5" w14:textId="5DADE9BD" w:rsidTr="008C20E4">
        <w:tc>
          <w:tcPr>
            <w:tcW w:w="1787" w:type="pct"/>
            <w:shd w:val="clear" w:color="auto" w:fill="auto"/>
          </w:tcPr>
          <w:p w14:paraId="19D7A2E3" w14:textId="77777777" w:rsidR="00632EDA" w:rsidRDefault="00632EDA" w:rsidP="00AB33FD">
            <w:pPr>
              <w:pStyle w:val="code"/>
            </w:pPr>
            <w:r>
              <w:t>&lt;beta&gt;</w:t>
            </w:r>
          </w:p>
        </w:tc>
        <w:tc>
          <w:tcPr>
            <w:tcW w:w="2394" w:type="pct"/>
            <w:shd w:val="clear" w:color="auto" w:fill="auto"/>
          </w:tcPr>
          <w:p w14:paraId="0090934B" w14:textId="74DAA3BA" w:rsidR="00632EDA" w:rsidRDefault="00632EDA" w:rsidP="006C2049">
            <w:r>
              <w:t xml:space="preserve">parameter </w:t>
            </w:r>
            <w:r w:rsidR="006C2049" w:rsidRPr="006C2049">
              <w:rPr>
                <w:position w:val="-10"/>
              </w:rPr>
              <w:object w:dxaOrig="240" w:dyaOrig="320" w14:anchorId="335AB5A9">
                <v:shape id="_x0000_i1419" type="#_x0000_t75" style="width:12pt;height:16pt" o:ole="">
                  <v:imagedata r:id="rId821" o:title=""/>
                </v:shape>
                <o:OLEObject Type="Embed" ProgID="Equation.DSMT4" ShapeID="_x0000_i1419" DrawAspect="Content" ObjectID="_1471104682" r:id="rId822"/>
              </w:object>
            </w:r>
          </w:p>
        </w:tc>
        <w:tc>
          <w:tcPr>
            <w:tcW w:w="819" w:type="pct"/>
          </w:tcPr>
          <w:p w14:paraId="73ECEA4C" w14:textId="7D32B939" w:rsidR="00632EDA" w:rsidRDefault="00632EDA" w:rsidP="00AF2221">
            <w:r>
              <w:t>[ ]</w:t>
            </w:r>
          </w:p>
        </w:tc>
      </w:tr>
      <w:tr w:rsidR="00632EDA" w14:paraId="08BA5C4F" w14:textId="62E5625D" w:rsidTr="008C20E4">
        <w:tc>
          <w:tcPr>
            <w:tcW w:w="1787" w:type="pct"/>
            <w:shd w:val="clear" w:color="auto" w:fill="auto"/>
          </w:tcPr>
          <w:p w14:paraId="5BD88221" w14:textId="77777777" w:rsidR="00632EDA" w:rsidRDefault="00632EDA" w:rsidP="00AB33FD">
            <w:pPr>
              <w:pStyle w:val="code"/>
            </w:pPr>
            <w:r>
              <w:t>&lt;ksi&gt;</w:t>
            </w:r>
          </w:p>
        </w:tc>
        <w:tc>
          <w:tcPr>
            <w:tcW w:w="2394" w:type="pct"/>
            <w:shd w:val="clear" w:color="auto" w:fill="auto"/>
          </w:tcPr>
          <w:p w14:paraId="1C050C6C" w14:textId="0486255A" w:rsidR="00632EDA" w:rsidRDefault="00632EDA" w:rsidP="006C2049">
            <w:r>
              <w:t xml:space="preserve">parameters </w:t>
            </w:r>
            <w:r w:rsidR="006C2049" w:rsidRPr="006C2049">
              <w:rPr>
                <w:position w:val="-10"/>
              </w:rPr>
              <w:object w:dxaOrig="200" w:dyaOrig="320" w14:anchorId="7424F7C4">
                <v:shape id="_x0000_i1420" type="#_x0000_t75" style="width:10pt;height:16pt" o:ole="">
                  <v:imagedata r:id="rId823" o:title=""/>
                </v:shape>
                <o:OLEObject Type="Embed" ProgID="Equation.DSMT4" ShapeID="_x0000_i1420" DrawAspect="Content" ObjectID="_1471104683" r:id="rId824"/>
              </w:object>
            </w:r>
          </w:p>
        </w:tc>
        <w:tc>
          <w:tcPr>
            <w:tcW w:w="819" w:type="pct"/>
          </w:tcPr>
          <w:p w14:paraId="14FB7443" w14:textId="6A20C863" w:rsidR="00632EDA" w:rsidRDefault="00632EDA" w:rsidP="00AF2221">
            <w:r>
              <w:t>[</w:t>
            </w:r>
            <w:r>
              <w:rPr>
                <w:b/>
              </w:rPr>
              <w:t>P</w:t>
            </w:r>
            <w:r>
              <w:t>]</w: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C2B3F73" w:rsidR="00F84EC6" w:rsidRDefault="00F84EC6" w:rsidP="00941062">
      <w:pPr>
        <w:pStyle w:val="MTDisplayEquation"/>
      </w:pPr>
      <w:r>
        <w:tab/>
      </w:r>
      <w:r w:rsidR="006C2049" w:rsidRPr="006C2049">
        <w:rPr>
          <w:position w:val="-18"/>
        </w:rPr>
        <w:object w:dxaOrig="3640" w:dyaOrig="520" w14:anchorId="4808CD4F">
          <v:shape id="_x0000_i1421" type="#_x0000_t75" style="width:182pt;height:26pt" o:ole="">
            <v:imagedata r:id="rId825" o:title=""/>
          </v:shape>
          <o:OLEObject Type="Embed" ProgID="Equation.DSMT4" ShapeID="_x0000_i1421" DrawAspect="Content" ObjectID="_1471104684" r:id="rId826"/>
        </w:object>
      </w:r>
      <w:r>
        <w:t>.</w:t>
      </w:r>
    </w:p>
    <w:p w14:paraId="2B890A0A" w14:textId="7C040180" w:rsidR="00F84EC6" w:rsidRDefault="00F84EC6" w:rsidP="00F84EC6">
      <w:r>
        <w:t xml:space="preserve">Here, </w:t>
      </w:r>
      <w:r w:rsidR="006C2049" w:rsidRPr="006C2049">
        <w:rPr>
          <w:position w:val="-12"/>
        </w:rPr>
        <w:object w:dxaOrig="1760" w:dyaOrig="380" w14:anchorId="4C629E08">
          <v:shape id="_x0000_i1422" type="#_x0000_t75" style="width:88pt;height:19pt" o:ole="">
            <v:imagedata r:id="rId827" o:title=""/>
          </v:shape>
          <o:OLEObject Type="Embed" ProgID="Equation.DSMT4" ShapeID="_x0000_i1422" DrawAspect="Content" ObjectID="_1471104685" r:id="rId828"/>
        </w:object>
      </w:r>
      <w:r>
        <w:t xml:space="preserve"> is the square of the fiber stretch </w:t>
      </w:r>
      <w:r w:rsidR="006C2049" w:rsidRPr="006C2049">
        <w:rPr>
          <w:position w:val="-12"/>
        </w:rPr>
        <w:object w:dxaOrig="279" w:dyaOrig="360" w14:anchorId="3C7B4FD9">
          <v:shape id="_x0000_i1423" type="#_x0000_t75" style="width:14pt;height:18pt" o:ole="">
            <v:imagedata r:id="rId829" o:title=""/>
          </v:shape>
          <o:OLEObject Type="Embed" ProgID="Equation.DSMT4" ShapeID="_x0000_i1423" DrawAspect="Content" ObjectID="_1471104686" r:id="rId830"/>
        </w:object>
      </w:r>
      <w:r>
        <w:t xml:space="preserve">, </w:t>
      </w:r>
      <w:r w:rsidR="006C2049" w:rsidRPr="006C2049">
        <w:rPr>
          <w:position w:val="-6"/>
        </w:rPr>
        <w:object w:dxaOrig="260" w:dyaOrig="279" w14:anchorId="468A96F0">
          <v:shape id="_x0000_i1424" type="#_x0000_t75" style="width:13pt;height:14pt" o:ole="">
            <v:imagedata r:id="rId831" o:title=""/>
          </v:shape>
          <o:OLEObject Type="Embed" ProgID="Equation.DSMT4" ShapeID="_x0000_i1424" DrawAspect="Content" ObjectID="_1471104687" r:id="rId832"/>
        </w:object>
      </w:r>
      <w:r>
        <w:rPr>
          <w:b/>
        </w:rPr>
        <w:t xml:space="preserve"> </w:t>
      </w:r>
      <w:r>
        <w:t xml:space="preserve">is the unit vector along the fiber direction, in the reference configuration, which in spherical angles is directed along </w:t>
      </w:r>
      <w:r w:rsidR="006C2049" w:rsidRPr="006C2049">
        <w:rPr>
          <w:position w:val="-14"/>
        </w:rPr>
        <w:object w:dxaOrig="620" w:dyaOrig="400" w14:anchorId="14C5B8A7">
          <v:shape id="_x0000_i1425" type="#_x0000_t75" style="width:31pt;height:20pt" o:ole="">
            <v:imagedata r:id="rId833" o:title=""/>
          </v:shape>
          <o:OLEObject Type="Embed" ProgID="Equation.DSMT4" ShapeID="_x0000_i1425" DrawAspect="Content" ObjectID="_1471104688" r:id="rId834"/>
        </w:object>
      </w:r>
      <w:r>
        <w:t xml:space="preserve">, </w:t>
      </w:r>
      <w:r w:rsidR="006C2049" w:rsidRPr="006C2049">
        <w:rPr>
          <w:position w:val="-12"/>
        </w:rPr>
        <w:object w:dxaOrig="1340" w:dyaOrig="360" w14:anchorId="1D100BDF">
          <v:shape id="_x0000_i1426" type="#_x0000_t75" style="width:67pt;height:18pt" o:ole="">
            <v:imagedata r:id="rId835" o:title=""/>
          </v:shape>
          <o:OLEObject Type="Embed" ProgID="Equation.DSMT4" ShapeID="_x0000_i1426" DrawAspect="Content" ObjectID="_1471104689" r:id="rId836"/>
        </w:object>
      </w:r>
      <w:r>
        <w:t xml:space="preserve">, and </w:t>
      </w:r>
      <w:r w:rsidR="006C2049" w:rsidRPr="006C2049">
        <w:rPr>
          <w:position w:val="-14"/>
        </w:rPr>
        <w:object w:dxaOrig="540" w:dyaOrig="400" w14:anchorId="195B3648">
          <v:shape id="_x0000_i1427" type="#_x0000_t75" style="width:27pt;height:20pt" o:ole="">
            <v:imagedata r:id="rId837" o:title=""/>
          </v:shape>
          <o:OLEObject Type="Embed" ProgID="Equation.DSMT4" ShapeID="_x0000_i1427" DrawAspect="Content" ObjectID="_1471104690" r:id="rId838"/>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41B214F" w:rsidR="00941062" w:rsidRDefault="00941062" w:rsidP="00941062">
      <w:pPr>
        <w:pStyle w:val="MTDisplayEquation"/>
        <w:jc w:val="left"/>
      </w:pPr>
      <w:r>
        <w:tab/>
      </w:r>
      <w:r w:rsidR="006C2049" w:rsidRPr="006C2049">
        <w:rPr>
          <w:position w:val="-30"/>
        </w:rPr>
        <w:object w:dxaOrig="1860" w:dyaOrig="680" w14:anchorId="06BE9A31">
          <v:shape id="_x0000_i1428" type="#_x0000_t75" style="width:93pt;height:34pt" o:ole="">
            <v:imagedata r:id="rId839" o:title=""/>
          </v:shape>
          <o:OLEObject Type="Embed" ProgID="Equation.DSMT4" ShapeID="_x0000_i1428" DrawAspect="Content" ObjectID="_1471104691" r:id="rId840"/>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655D8D84" w:rsidR="00376BD9" w:rsidRDefault="00376BD9" w:rsidP="000C6D02">
      <w:pPr>
        <w:pStyle w:val="MTDisplayEquation"/>
      </w:pPr>
      <w:r>
        <w:tab/>
      </w:r>
      <w:r w:rsidR="006C2049" w:rsidRPr="006C2049">
        <w:rPr>
          <w:position w:val="-24"/>
        </w:rPr>
        <w:object w:dxaOrig="2799" w:dyaOrig="620" w14:anchorId="1D45DBA1">
          <v:shape id="_x0000_i1429" type="#_x0000_t75" style="width:140pt;height:31pt" o:ole="">
            <v:imagedata r:id="rId841" o:title=""/>
          </v:shape>
          <o:OLEObject Type="Embed" ProgID="Equation.DSMT4" ShapeID="_x0000_i1429" DrawAspect="Content" ObjectID="_1471104692" r:id="rId842"/>
        </w:object>
      </w:r>
    </w:p>
    <w:p w14:paraId="52BC2929" w14:textId="51BFC22B" w:rsidR="00376BD9" w:rsidRDefault="00376BD9" w:rsidP="00376BD9">
      <w:pPr>
        <w:pStyle w:val="MTDisplayEquation"/>
      </w:pPr>
      <w:r>
        <w:tab/>
        <w:t>,</w:t>
      </w:r>
    </w:p>
    <w:p w14:paraId="1783E66F" w14:textId="0DA67309" w:rsidR="00376BD9" w:rsidRPr="000230DC" w:rsidRDefault="00376BD9" w:rsidP="00376BD9">
      <w:r w:rsidRPr="000230DC">
        <w:t xml:space="preserve">where </w:t>
      </w:r>
      <w:r w:rsidR="006C2049" w:rsidRPr="006C2049">
        <w:rPr>
          <w:position w:val="-10"/>
        </w:rPr>
        <w:object w:dxaOrig="560" w:dyaOrig="320" w14:anchorId="058DA5C8">
          <v:shape id="_x0000_i1430" type="#_x0000_t75" style="width:28pt;height:16pt" o:ole="">
            <v:imagedata r:id="rId843" o:title=""/>
          </v:shape>
          <o:OLEObject Type="Embed" ProgID="Equation.DSMT4" ShapeID="_x0000_i1430" DrawAspect="Content" ObjectID="_1471104693" r:id="rId844"/>
        </w:object>
      </w:r>
      <w:r w:rsidRPr="000230DC">
        <w:t xml:space="preserve">, </w:t>
      </w:r>
      <w:r w:rsidR="006C2049" w:rsidRPr="006C2049">
        <w:rPr>
          <w:position w:val="-6"/>
        </w:rPr>
        <w:object w:dxaOrig="580" w:dyaOrig="279" w14:anchorId="42205098">
          <v:shape id="_x0000_i1431" type="#_x0000_t75" style="width:29pt;height:14pt" o:ole="">
            <v:imagedata r:id="rId845" o:title=""/>
          </v:shape>
          <o:OLEObject Type="Embed" ProgID="Equation.DSMT4" ShapeID="_x0000_i1431" DrawAspect="Content" ObjectID="_1471104694" r:id="rId846"/>
        </w:object>
      </w:r>
      <w:r w:rsidRPr="000230DC">
        <w:t xml:space="preserve">, and </w:t>
      </w:r>
      <w:r w:rsidR="006C2049" w:rsidRPr="006C2049">
        <w:rPr>
          <w:position w:val="-10"/>
        </w:rPr>
        <w:object w:dxaOrig="600" w:dyaOrig="320" w14:anchorId="12723B6B">
          <v:shape id="_x0000_i1432" type="#_x0000_t75" style="width:30pt;height:16pt" o:ole="">
            <v:imagedata r:id="rId847" o:title=""/>
          </v:shape>
          <o:OLEObject Type="Embed" ProgID="Equation.DSMT4" ShapeID="_x0000_i1432" DrawAspect="Content" ObjectID="_1471104695" r:id="rId848"/>
        </w:object>
      </w:r>
      <w:r w:rsidRPr="000230DC">
        <w:t>.</w:t>
      </w:r>
    </w:p>
    <w:p w14:paraId="3A2BF050" w14:textId="77777777" w:rsidR="00376BD9" w:rsidRPr="000230DC" w:rsidRDefault="00376BD9" w:rsidP="00376BD9"/>
    <w:p w14:paraId="42AF0B8C" w14:textId="44EA07EA" w:rsidR="00376BD9" w:rsidRDefault="00376BD9" w:rsidP="00376BD9">
      <w:r>
        <w:t xml:space="preserve">Note: In the limit when </w:t>
      </w:r>
      <w:r w:rsidR="006C2049" w:rsidRPr="006C2049">
        <w:rPr>
          <w:position w:val="-6"/>
        </w:rPr>
        <w:object w:dxaOrig="680" w:dyaOrig="279" w14:anchorId="51FB6452">
          <v:shape id="_x0000_i1433" type="#_x0000_t75" style="width:34pt;height:14pt" o:ole="">
            <v:imagedata r:id="rId849" o:title=""/>
          </v:shape>
          <o:OLEObject Type="Embed" ProgID="Equation.DSMT4" ShapeID="_x0000_i1433" DrawAspect="Content" ObjectID="_1471104696" r:id="rId850"/>
        </w:object>
      </w:r>
      <w:r>
        <w:t>, this expressions produces a power law,</w:t>
      </w:r>
    </w:p>
    <w:p w14:paraId="505AD592" w14:textId="2552E2EC" w:rsidR="00376BD9" w:rsidRDefault="00376BD9" w:rsidP="000C6D02">
      <w:pPr>
        <w:pStyle w:val="MTDisplayEquation"/>
      </w:pPr>
      <w:r>
        <w:tab/>
      </w:r>
      <w:r w:rsidR="006C2049" w:rsidRPr="006C2049">
        <w:rPr>
          <w:position w:val="-20"/>
        </w:rPr>
        <w:object w:dxaOrig="1860" w:dyaOrig="499" w14:anchorId="4CDDDC17">
          <v:shape id="_x0000_i1434" type="#_x0000_t75" style="width:93pt;height:25pt" o:ole="">
            <v:imagedata r:id="rId851" o:title=""/>
          </v:shape>
          <o:OLEObject Type="Embed" ProgID="Equation.DSMT4" ShapeID="_x0000_i1434" DrawAspect="Content" ObjectID="_1471104697" r:id="rId852"/>
        </w:object>
      </w:r>
    </w:p>
    <w:p w14:paraId="47C02877" w14:textId="0D3A96BA" w:rsidR="00376BD9" w:rsidRPr="0097532C" w:rsidRDefault="00376BD9" w:rsidP="00376BD9">
      <w:r w:rsidRPr="0097532C">
        <w:t xml:space="preserve">Note: When </w:t>
      </w:r>
      <w:r w:rsidR="006C2049" w:rsidRPr="006C2049">
        <w:rPr>
          <w:position w:val="-10"/>
        </w:rPr>
        <w:object w:dxaOrig="600" w:dyaOrig="320" w14:anchorId="41084476">
          <v:shape id="_x0000_i1435" type="#_x0000_t75" style="width:30pt;height:16pt" o:ole="">
            <v:imagedata r:id="rId853" o:title=""/>
          </v:shape>
          <o:OLEObject Type="Embed" ProgID="Equation.DSMT4" ShapeID="_x0000_i1435" DrawAspect="Content" ObjectID="_1471104698" r:id="rId854"/>
        </w:object>
      </w:r>
      <w:r w:rsidRPr="0097532C">
        <w:t>, the fiber modulus is zero at the strain origin (</w:t>
      </w:r>
      <w:r w:rsidR="006C2049" w:rsidRPr="006C2049">
        <w:rPr>
          <w:position w:val="-12"/>
        </w:rPr>
        <w:object w:dxaOrig="600" w:dyaOrig="360" w14:anchorId="000EE61A">
          <v:shape id="_x0000_i1436" type="#_x0000_t75" style="width:30pt;height:18pt" o:ole="">
            <v:imagedata r:id="rId855" o:title=""/>
          </v:shape>
          <o:OLEObject Type="Embed" ProgID="Equation.DSMT4" ShapeID="_x0000_i1436" DrawAspect="Content" ObjectID="_1471104699" r:id="rId856"/>
        </w:object>
      </w:r>
      <w:r w:rsidRPr="0097532C">
        <w:t xml:space="preserve">).  Therefore, use </w:t>
      </w:r>
      <w:r w:rsidR="006C2049" w:rsidRPr="006C2049">
        <w:rPr>
          <w:position w:val="-10"/>
        </w:rPr>
        <w:object w:dxaOrig="600" w:dyaOrig="320" w14:anchorId="03AD44BB">
          <v:shape id="_x0000_i1437" type="#_x0000_t75" style="width:30pt;height:16pt" o:ole="">
            <v:imagedata r:id="rId857" o:title=""/>
          </v:shape>
          <o:OLEObject Type="Embed" ProgID="Equation.DSMT4" ShapeID="_x0000_i1437" DrawAspect="Content" ObjectID="_1471104700" r:id="rId858"/>
        </w:object>
      </w:r>
      <w:r w:rsidRPr="0097532C">
        <w:t xml:space="preserve"> when a smooth transition in the stress is desired from compression to tension.</w:t>
      </w:r>
    </w:p>
    <w:p w14:paraId="0CD81AFD" w14:textId="77E2830C" w:rsidR="00F84EC6" w:rsidRPr="0097532C" w:rsidRDefault="006C2049" w:rsidP="00F84EC6">
      <w:r w:rsidRPr="006C2049">
        <w:rPr>
          <w:position w:val="-14"/>
        </w:rPr>
        <w:object w:dxaOrig="2079" w:dyaOrig="440" w14:anchorId="5C8DEF7F">
          <v:shape id="_x0000_i1438" type="#_x0000_t75" style="width:104pt;height:22pt" o:ole="">
            <v:imagedata r:id="rId859" o:title=""/>
          </v:shape>
          <o:OLEObject Type="Embed" ProgID="Equation.DSMT4" ShapeID="_x0000_i1438" DrawAspect="Content" ObjectID="_1471104701" r:id="rId860"/>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1579" w:name="_Toc397358428"/>
      <w:r>
        <w:t>Spherical</w:t>
      </w:r>
      <w:r w:rsidRPr="0097532C">
        <w:t xml:space="preserve"> Fiber Distribution</w:t>
      </w:r>
      <w:r>
        <w:t xml:space="preserve"> from Solid-Bound Molecule</w:t>
      </w:r>
      <w:bookmarkEnd w:id="1579"/>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ins w:id="1580" w:author="Gerard" w:date="2014-07-29T23:58:00Z">
        <w:r w:rsidR="001B13CD">
          <w:t xml:space="preserve">4.1.3.17. </w:t>
        </w:r>
      </w:ins>
      <w:del w:id="1581" w:author="Gerard" w:date="2014-07-29T23:58:00Z">
        <w:r w:rsidR="00976D6B" w:rsidDel="001B13CD">
          <w:delText xml:space="preserve">4.1.3.14. </w:delText>
        </w:r>
      </w:del>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4377"/>
        <w:gridCol w:w="3868"/>
      </w:tblGrid>
      <w:tr w:rsidR="00632EDA" w14:paraId="159D73FA" w14:textId="794CD127" w:rsidTr="008C20E4">
        <w:tc>
          <w:tcPr>
            <w:tcW w:w="1331" w:type="dxa"/>
            <w:shd w:val="clear" w:color="auto" w:fill="auto"/>
          </w:tcPr>
          <w:p w14:paraId="20341B10" w14:textId="5476FAD0" w:rsidR="00632EDA" w:rsidRDefault="00632EDA" w:rsidP="00162C39">
            <w:pPr>
              <w:pStyle w:val="code"/>
            </w:pPr>
            <w:r>
              <w:t>&lt;alpha&gt;</w:t>
            </w:r>
          </w:p>
        </w:tc>
        <w:tc>
          <w:tcPr>
            <w:tcW w:w="4377" w:type="dxa"/>
            <w:shd w:val="clear" w:color="auto" w:fill="auto"/>
          </w:tcPr>
          <w:p w14:paraId="09FEF8DA" w14:textId="672ED208" w:rsidR="00632EDA" w:rsidRDefault="00632EDA" w:rsidP="006C2049">
            <w:r>
              <w:t xml:space="preserve">parameter </w:t>
            </w:r>
            <w:r w:rsidR="006C2049" w:rsidRPr="006C2049">
              <w:rPr>
                <w:position w:val="-6"/>
              </w:rPr>
              <w:object w:dxaOrig="240" w:dyaOrig="220" w14:anchorId="0641991A">
                <v:shape id="_x0000_i1439" type="#_x0000_t75" style="width:12pt;height:11pt" o:ole="">
                  <v:imagedata r:id="rId861" o:title=""/>
                </v:shape>
                <o:OLEObject Type="Embed" ProgID="Equation.DSMT4" ShapeID="_x0000_i1439" DrawAspect="Content" ObjectID="_1471104702" r:id="rId862"/>
              </w:object>
            </w:r>
          </w:p>
        </w:tc>
        <w:tc>
          <w:tcPr>
            <w:tcW w:w="3868" w:type="dxa"/>
          </w:tcPr>
          <w:p w14:paraId="1300B749" w14:textId="11968586" w:rsidR="00632EDA" w:rsidRDefault="00632EDA" w:rsidP="00AF2221">
            <w:r>
              <w:t>[ ]</w:t>
            </w:r>
          </w:p>
        </w:tc>
      </w:tr>
      <w:tr w:rsidR="00632EDA" w14:paraId="4031B957" w14:textId="1D843793" w:rsidTr="008C20E4">
        <w:tc>
          <w:tcPr>
            <w:tcW w:w="1331" w:type="dxa"/>
            <w:shd w:val="clear" w:color="auto" w:fill="auto"/>
          </w:tcPr>
          <w:p w14:paraId="07397FB5" w14:textId="77777777" w:rsidR="00632EDA" w:rsidRDefault="00632EDA" w:rsidP="00162C39">
            <w:pPr>
              <w:pStyle w:val="code"/>
            </w:pPr>
            <w:r>
              <w:t>&lt;beta&gt;</w:t>
            </w:r>
          </w:p>
        </w:tc>
        <w:tc>
          <w:tcPr>
            <w:tcW w:w="4377" w:type="dxa"/>
            <w:shd w:val="clear" w:color="auto" w:fill="auto"/>
          </w:tcPr>
          <w:p w14:paraId="43E4EBAA" w14:textId="77FA1DC7" w:rsidR="00632EDA" w:rsidRDefault="00632EDA" w:rsidP="006C2049">
            <w:r>
              <w:t xml:space="preserve">parameter </w:t>
            </w:r>
            <w:r w:rsidR="006C2049" w:rsidRPr="006C2049">
              <w:rPr>
                <w:position w:val="-10"/>
              </w:rPr>
              <w:object w:dxaOrig="240" w:dyaOrig="320" w14:anchorId="43671261">
                <v:shape id="_x0000_i1440" type="#_x0000_t75" style="width:12pt;height:16pt" o:ole="">
                  <v:imagedata r:id="rId863" o:title=""/>
                </v:shape>
                <o:OLEObject Type="Embed" ProgID="Equation.DSMT4" ShapeID="_x0000_i1440" DrawAspect="Content" ObjectID="_1471104703" r:id="rId864"/>
              </w:object>
            </w:r>
          </w:p>
        </w:tc>
        <w:tc>
          <w:tcPr>
            <w:tcW w:w="3868" w:type="dxa"/>
          </w:tcPr>
          <w:p w14:paraId="7454C3E3" w14:textId="568D0DFD" w:rsidR="00632EDA" w:rsidRDefault="00632EDA" w:rsidP="00AF2221">
            <w:r>
              <w:t>[ ]</w:t>
            </w:r>
          </w:p>
        </w:tc>
      </w:tr>
      <w:tr w:rsidR="00632EDA" w14:paraId="58749896" w14:textId="72EBD239" w:rsidTr="008C20E4">
        <w:tc>
          <w:tcPr>
            <w:tcW w:w="1331" w:type="dxa"/>
            <w:shd w:val="clear" w:color="auto" w:fill="auto"/>
          </w:tcPr>
          <w:p w14:paraId="1BC10E0B" w14:textId="6BAAD637" w:rsidR="00632EDA" w:rsidRDefault="00632EDA" w:rsidP="00AF2221">
            <w:pPr>
              <w:pStyle w:val="code"/>
            </w:pPr>
            <w:r>
              <w:t>&lt;ksi0&gt;</w:t>
            </w:r>
          </w:p>
        </w:tc>
        <w:tc>
          <w:tcPr>
            <w:tcW w:w="4377" w:type="dxa"/>
            <w:shd w:val="clear" w:color="auto" w:fill="auto"/>
          </w:tcPr>
          <w:p w14:paraId="58448A25" w14:textId="1EA4E40C" w:rsidR="00632EDA" w:rsidRDefault="00632EDA" w:rsidP="006C2049">
            <w:r>
              <w:t xml:space="preserve">fiber modulus </w:t>
            </w:r>
            <w:r w:rsidR="006C2049" w:rsidRPr="006C2049">
              <w:rPr>
                <w:position w:val="-12"/>
              </w:rPr>
              <w:object w:dxaOrig="260" w:dyaOrig="360" w14:anchorId="6BB23F74">
                <v:shape id="_x0000_i1441" type="#_x0000_t75" style="width:13pt;height:18pt" o:ole="">
                  <v:imagedata r:id="rId865" o:title=""/>
                </v:shape>
                <o:OLEObject Type="Embed" ProgID="Equation.DSMT4" ShapeID="_x0000_i1441" DrawAspect="Content" ObjectID="_1471104704" r:id="rId866"/>
              </w:object>
            </w:r>
            <w:r>
              <w:t xml:space="preserve"> </w:t>
            </w:r>
          </w:p>
        </w:tc>
        <w:tc>
          <w:tcPr>
            <w:tcW w:w="3868" w:type="dxa"/>
          </w:tcPr>
          <w:p w14:paraId="5BECD129" w14:textId="40FF091C" w:rsidR="00632EDA" w:rsidRDefault="00632EDA" w:rsidP="00AF2221">
            <w:r>
              <w:t>[</w:t>
            </w:r>
            <w:r>
              <w:rPr>
                <w:b/>
              </w:rPr>
              <w:t>P</w:t>
            </w:r>
            <w:r>
              <w:t>]</w:t>
            </w:r>
          </w:p>
        </w:tc>
      </w:tr>
      <w:tr w:rsidR="00632EDA" w14:paraId="3651E904" w14:textId="272106DC" w:rsidTr="008C20E4">
        <w:tc>
          <w:tcPr>
            <w:tcW w:w="1331" w:type="dxa"/>
            <w:shd w:val="clear" w:color="auto" w:fill="auto"/>
          </w:tcPr>
          <w:p w14:paraId="3FE84BD3" w14:textId="77777777" w:rsidR="00632EDA" w:rsidRDefault="00632EDA" w:rsidP="00991A2C">
            <w:pPr>
              <w:pStyle w:val="code"/>
            </w:pPr>
            <w:r>
              <w:t>&lt;gamma&gt;</w:t>
            </w:r>
          </w:p>
        </w:tc>
        <w:tc>
          <w:tcPr>
            <w:tcW w:w="4377" w:type="dxa"/>
            <w:shd w:val="clear" w:color="auto" w:fill="auto"/>
          </w:tcPr>
          <w:p w14:paraId="4DB1BAA3" w14:textId="5647115F" w:rsidR="00632EDA" w:rsidRDefault="00632EDA" w:rsidP="006C2049">
            <w:r>
              <w:t xml:space="preserve">fiber modulus exponent </w:t>
            </w:r>
            <w:r w:rsidR="006C2049" w:rsidRPr="006C2049">
              <w:rPr>
                <w:position w:val="-10"/>
              </w:rPr>
              <w:object w:dxaOrig="200" w:dyaOrig="260" w14:anchorId="370DC91C">
                <v:shape id="_x0000_i1442" type="#_x0000_t75" style="width:10pt;height:13pt" o:ole="">
                  <v:imagedata r:id="rId867" o:title=""/>
                </v:shape>
                <o:OLEObject Type="Embed" ProgID="Equation.DSMT4" ShapeID="_x0000_i1442" DrawAspect="Content" ObjectID="_1471104705" r:id="rId868"/>
              </w:object>
            </w:r>
          </w:p>
        </w:tc>
        <w:tc>
          <w:tcPr>
            <w:tcW w:w="3868" w:type="dxa"/>
          </w:tcPr>
          <w:p w14:paraId="3910EE27" w14:textId="002EDA2C" w:rsidR="00632EDA" w:rsidRDefault="00632EDA" w:rsidP="00AF2221">
            <w:r>
              <w:t>[ ]</w:t>
            </w:r>
          </w:p>
        </w:tc>
      </w:tr>
      <w:tr w:rsidR="00632EDA" w14:paraId="63CC7232" w14:textId="598D2BE7" w:rsidTr="008C20E4">
        <w:tc>
          <w:tcPr>
            <w:tcW w:w="1331" w:type="dxa"/>
            <w:shd w:val="clear" w:color="auto" w:fill="auto"/>
          </w:tcPr>
          <w:p w14:paraId="74587ED8" w14:textId="4D1BC57B" w:rsidR="00632EDA" w:rsidRDefault="00632EDA" w:rsidP="000C6D02">
            <w:pPr>
              <w:pStyle w:val="code"/>
            </w:pPr>
            <w:r>
              <w:t>&lt;rho0&gt;</w:t>
            </w:r>
          </w:p>
        </w:tc>
        <w:tc>
          <w:tcPr>
            <w:tcW w:w="4377" w:type="dxa"/>
            <w:shd w:val="clear" w:color="auto" w:fill="auto"/>
          </w:tcPr>
          <w:p w14:paraId="02070EB9" w14:textId="605D6642" w:rsidR="00632EDA" w:rsidRDefault="00632EDA" w:rsidP="006C2049">
            <w:r>
              <w:t xml:space="preserve">fiber mass density </w:t>
            </w:r>
            <w:r w:rsidR="006C2049" w:rsidRPr="006C2049">
              <w:rPr>
                <w:position w:val="-12"/>
              </w:rPr>
              <w:object w:dxaOrig="300" w:dyaOrig="360" w14:anchorId="0A88BE5C">
                <v:shape id="_x0000_i1443" type="#_x0000_t75" style="width:15pt;height:18pt" o:ole="">
                  <v:imagedata r:id="rId869" o:title=""/>
                </v:shape>
                <o:OLEObject Type="Embed" ProgID="Equation.DSMT4" ShapeID="_x0000_i1443" DrawAspect="Content" ObjectID="_1471104706" r:id="rId870"/>
              </w:object>
            </w:r>
            <w:r>
              <w:t xml:space="preserve"> </w:t>
            </w:r>
          </w:p>
        </w:tc>
        <w:tc>
          <w:tcPr>
            <w:tcW w:w="3868" w:type="dxa"/>
          </w:tcPr>
          <w:p w14:paraId="17DA1FAD" w14:textId="20747C57" w:rsidR="00632EDA" w:rsidRDefault="00632EDA" w:rsidP="00AF2221">
            <w:r>
              <w:t>[</w:t>
            </w:r>
            <w:r w:rsidRPr="008C20E4">
              <w:rPr>
                <w:b/>
              </w:rPr>
              <w:t>M</w:t>
            </w:r>
            <w:r>
              <w:t>/</w:t>
            </w:r>
            <w:r w:rsidRPr="008C20E4">
              <w:rPr>
                <w:b/>
              </w:rPr>
              <w:t>L</w:t>
            </w:r>
            <w:r w:rsidRPr="008C20E4">
              <w:rPr>
                <w:vertAlign w:val="superscript"/>
              </w:rPr>
              <w:t>3</w:t>
            </w:r>
            <w:r>
              <w:t>]</w:t>
            </w:r>
          </w:p>
        </w:tc>
      </w:tr>
      <w:tr w:rsidR="00632EDA" w14:paraId="1F186EFD" w14:textId="25FDF2C3" w:rsidTr="008C20E4">
        <w:tc>
          <w:tcPr>
            <w:tcW w:w="1331" w:type="dxa"/>
            <w:shd w:val="clear" w:color="auto" w:fill="auto"/>
          </w:tcPr>
          <w:p w14:paraId="227B9FC1" w14:textId="07669497" w:rsidR="00632EDA" w:rsidRDefault="00632EDA" w:rsidP="000C6D02">
            <w:pPr>
              <w:pStyle w:val="code"/>
            </w:pPr>
            <w:r>
              <w:t>sbm</w:t>
            </w:r>
          </w:p>
        </w:tc>
        <w:tc>
          <w:tcPr>
            <w:tcW w:w="4377" w:type="dxa"/>
            <w:shd w:val="clear" w:color="auto" w:fill="auto"/>
          </w:tcPr>
          <w:p w14:paraId="7BAC6129" w14:textId="2828A6CA" w:rsidR="00632EDA" w:rsidRDefault="00632EDA" w:rsidP="006C2049">
            <w:r>
              <w:t xml:space="preserve">index of solid-bound molecule </w:t>
            </w:r>
            <w:r w:rsidR="006C2049" w:rsidRPr="006C2049">
              <w:rPr>
                <w:position w:val="-6"/>
              </w:rPr>
              <w:object w:dxaOrig="240" w:dyaOrig="220" w14:anchorId="28850789">
                <v:shape id="_x0000_i1444" type="#_x0000_t75" style="width:12pt;height:11pt" o:ole="">
                  <v:imagedata r:id="rId871" o:title=""/>
                </v:shape>
                <o:OLEObject Type="Embed" ProgID="Equation.DSMT4" ShapeID="_x0000_i1444" DrawAspect="Content" ObjectID="_1471104707" r:id="rId872"/>
              </w:object>
            </w:r>
            <w:r>
              <w:t xml:space="preserve"> </w:t>
            </w:r>
          </w:p>
        </w:tc>
        <w:tc>
          <w:tcPr>
            <w:tcW w:w="3868" w:type="dxa"/>
          </w:tcPr>
          <w:p w14:paraId="1A56DE30" w14:textId="2FD2CB7B" w:rsidR="00632EDA" w:rsidRDefault="00632EDA" w:rsidP="00AF2221">
            <w:r>
              <w:t>[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7912ADB7" w:rsidR="00941062" w:rsidRDefault="00941062" w:rsidP="00941062">
      <w:pPr>
        <w:pStyle w:val="MTDisplayEquation"/>
      </w:pPr>
      <w:r>
        <w:tab/>
      </w:r>
      <w:r w:rsidR="006C2049" w:rsidRPr="006C2049">
        <w:rPr>
          <w:position w:val="-18"/>
        </w:rPr>
        <w:object w:dxaOrig="3640" w:dyaOrig="520" w14:anchorId="64E96DFF">
          <v:shape id="_x0000_i1445" type="#_x0000_t75" style="width:182pt;height:26pt" o:ole="">
            <v:imagedata r:id="rId873" o:title=""/>
          </v:shape>
          <o:OLEObject Type="Embed" ProgID="Equation.DSMT4" ShapeID="_x0000_i1445" DrawAspect="Content" ObjectID="_1471104708" r:id="rId874"/>
        </w:object>
      </w:r>
      <w:r>
        <w:t>.</w:t>
      </w:r>
    </w:p>
    <w:p w14:paraId="1A02E07C" w14:textId="5256EE91" w:rsidR="00941062" w:rsidRDefault="00941062" w:rsidP="00941062">
      <w:r>
        <w:t xml:space="preserve">Here, </w:t>
      </w:r>
      <w:r w:rsidR="006C2049" w:rsidRPr="006C2049">
        <w:rPr>
          <w:position w:val="-12"/>
        </w:rPr>
        <w:object w:dxaOrig="1760" w:dyaOrig="380" w14:anchorId="54147DFE">
          <v:shape id="_x0000_i1446" type="#_x0000_t75" style="width:88pt;height:19pt" o:ole="">
            <v:imagedata r:id="rId875" o:title=""/>
          </v:shape>
          <o:OLEObject Type="Embed" ProgID="Equation.DSMT4" ShapeID="_x0000_i1446" DrawAspect="Content" ObjectID="_1471104709" r:id="rId876"/>
        </w:object>
      </w:r>
      <w:r>
        <w:t xml:space="preserve"> is the square of the fiber stretch </w:t>
      </w:r>
      <w:r w:rsidR="006C2049" w:rsidRPr="006C2049">
        <w:rPr>
          <w:position w:val="-12"/>
        </w:rPr>
        <w:object w:dxaOrig="279" w:dyaOrig="360" w14:anchorId="62EE15F7">
          <v:shape id="_x0000_i1447" type="#_x0000_t75" style="width:14pt;height:18pt" o:ole="">
            <v:imagedata r:id="rId877" o:title=""/>
          </v:shape>
          <o:OLEObject Type="Embed" ProgID="Equation.DSMT4" ShapeID="_x0000_i1447" DrawAspect="Content" ObjectID="_1471104710" r:id="rId878"/>
        </w:object>
      </w:r>
      <w:r>
        <w:t xml:space="preserve">, </w:t>
      </w:r>
      <w:r w:rsidR="006C2049" w:rsidRPr="006C2049">
        <w:rPr>
          <w:position w:val="-6"/>
        </w:rPr>
        <w:object w:dxaOrig="260" w:dyaOrig="279" w14:anchorId="641B81D3">
          <v:shape id="_x0000_i1448" type="#_x0000_t75" style="width:13pt;height:14pt" o:ole="">
            <v:imagedata r:id="rId879" o:title=""/>
          </v:shape>
          <o:OLEObject Type="Embed" ProgID="Equation.DSMT4" ShapeID="_x0000_i1448" DrawAspect="Content" ObjectID="_1471104711" r:id="rId880"/>
        </w:object>
      </w:r>
      <w:r>
        <w:rPr>
          <w:b/>
        </w:rPr>
        <w:t xml:space="preserve"> </w:t>
      </w:r>
      <w:r>
        <w:t xml:space="preserve">is the unit vector along the fiber direction, in the reference configuration, which in spherical angles is directed along </w:t>
      </w:r>
      <w:r w:rsidR="006C2049" w:rsidRPr="006C2049">
        <w:rPr>
          <w:position w:val="-14"/>
        </w:rPr>
        <w:object w:dxaOrig="620" w:dyaOrig="400" w14:anchorId="469EFCB4">
          <v:shape id="_x0000_i1449" type="#_x0000_t75" style="width:31pt;height:20pt" o:ole="">
            <v:imagedata r:id="rId881" o:title=""/>
          </v:shape>
          <o:OLEObject Type="Embed" ProgID="Equation.DSMT4" ShapeID="_x0000_i1449" DrawAspect="Content" ObjectID="_1471104712" r:id="rId882"/>
        </w:object>
      </w:r>
      <w:r>
        <w:t xml:space="preserve">, </w:t>
      </w:r>
      <w:r w:rsidR="006C2049" w:rsidRPr="006C2049">
        <w:rPr>
          <w:position w:val="-12"/>
        </w:rPr>
        <w:object w:dxaOrig="1340" w:dyaOrig="360" w14:anchorId="5C85717E">
          <v:shape id="_x0000_i1450" type="#_x0000_t75" style="width:67pt;height:18pt" o:ole="">
            <v:imagedata r:id="rId883" o:title=""/>
          </v:shape>
          <o:OLEObject Type="Embed" ProgID="Equation.DSMT4" ShapeID="_x0000_i1450" DrawAspect="Content" ObjectID="_1471104713" r:id="rId884"/>
        </w:object>
      </w:r>
      <w:r>
        <w:t xml:space="preserve">, and </w:t>
      </w:r>
      <w:r w:rsidR="006C2049" w:rsidRPr="006C2049">
        <w:rPr>
          <w:position w:val="-14"/>
        </w:rPr>
        <w:object w:dxaOrig="540" w:dyaOrig="400" w14:anchorId="24D28F83">
          <v:shape id="_x0000_i1451" type="#_x0000_t75" style="width:27pt;height:20pt" o:ole="">
            <v:imagedata r:id="rId885" o:title=""/>
          </v:shape>
          <o:OLEObject Type="Embed" ProgID="Equation.DSMT4" ShapeID="_x0000_i1451" DrawAspect="Content" ObjectID="_1471104714" r:id="rId886"/>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F0590E" w:rsidR="00941062" w:rsidRDefault="00941062" w:rsidP="00941062">
      <w:pPr>
        <w:pStyle w:val="MTDisplayEquation"/>
        <w:jc w:val="left"/>
      </w:pPr>
      <w:r>
        <w:tab/>
      </w:r>
      <w:r w:rsidR="006C2049" w:rsidRPr="006C2049">
        <w:rPr>
          <w:position w:val="-30"/>
        </w:rPr>
        <w:object w:dxaOrig="1860" w:dyaOrig="680" w14:anchorId="1EED996C">
          <v:shape id="_x0000_i1452" type="#_x0000_t75" style="width:93pt;height:34pt" o:ole="">
            <v:imagedata r:id="rId887" o:title=""/>
          </v:shape>
          <o:OLEObject Type="Embed" ProgID="Equation.DSMT4" ShapeID="_x0000_i1452" DrawAspect="Content" ObjectID="_1471104715" r:id="rId888"/>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6DA973A4" w:rsidR="000C6D02" w:rsidRDefault="000C6D02" w:rsidP="000C6D02">
      <w:pPr>
        <w:pStyle w:val="MTDisplayEquation"/>
      </w:pPr>
      <w:r>
        <w:tab/>
      </w:r>
      <w:r w:rsidR="006C2049" w:rsidRPr="006C2049">
        <w:rPr>
          <w:position w:val="-24"/>
        </w:rPr>
        <w:object w:dxaOrig="2799" w:dyaOrig="620" w14:anchorId="10193B3B">
          <v:shape id="_x0000_i1453" type="#_x0000_t75" style="width:140pt;height:31pt" o:ole="">
            <v:imagedata r:id="rId889" o:title=""/>
          </v:shape>
          <o:OLEObject Type="Embed" ProgID="Equation.DSMT4" ShapeID="_x0000_i1453" DrawAspect="Content" ObjectID="_1471104716" r:id="rId890"/>
        </w:object>
      </w:r>
    </w:p>
    <w:p w14:paraId="2158B416" w14:textId="77777777" w:rsidR="000C6D02" w:rsidRDefault="000C6D02" w:rsidP="000C6D02">
      <w:pPr>
        <w:pStyle w:val="MTDisplayEquation"/>
      </w:pPr>
      <w:r>
        <w:tab/>
        <w:t>,</w:t>
      </w:r>
    </w:p>
    <w:p w14:paraId="63016258" w14:textId="3C13D8A1" w:rsidR="000C6D02" w:rsidRDefault="000C6D02" w:rsidP="000C6D02">
      <w:r w:rsidRPr="000230DC">
        <w:t xml:space="preserve">where </w:t>
      </w:r>
      <w:r w:rsidR="006C2049" w:rsidRPr="006C2049">
        <w:rPr>
          <w:position w:val="-10"/>
        </w:rPr>
        <w:object w:dxaOrig="560" w:dyaOrig="320" w14:anchorId="3C0AA78F">
          <v:shape id="_x0000_i1454" type="#_x0000_t75" style="width:28pt;height:16pt" o:ole="">
            <v:imagedata r:id="rId891" o:title=""/>
          </v:shape>
          <o:OLEObject Type="Embed" ProgID="Equation.DSMT4" ShapeID="_x0000_i1454" DrawAspect="Content" ObjectID="_1471104717" r:id="rId892"/>
        </w:object>
      </w:r>
      <w:r w:rsidRPr="000230DC">
        <w:t xml:space="preserve">, </w:t>
      </w:r>
      <w:r w:rsidR="006C2049" w:rsidRPr="006C2049">
        <w:rPr>
          <w:position w:val="-6"/>
        </w:rPr>
        <w:object w:dxaOrig="580" w:dyaOrig="279" w14:anchorId="30A7D703">
          <v:shape id="_x0000_i1455" type="#_x0000_t75" style="width:29pt;height:14pt" o:ole="">
            <v:imagedata r:id="rId893" o:title=""/>
          </v:shape>
          <o:OLEObject Type="Embed" ProgID="Equation.DSMT4" ShapeID="_x0000_i1455" DrawAspect="Content" ObjectID="_1471104718" r:id="rId894"/>
        </w:object>
      </w:r>
      <w:r w:rsidRPr="000230DC">
        <w:t xml:space="preserve">, and </w:t>
      </w:r>
      <w:r w:rsidR="006C2049" w:rsidRPr="006C2049">
        <w:rPr>
          <w:position w:val="-10"/>
        </w:rPr>
        <w:object w:dxaOrig="600" w:dyaOrig="320" w14:anchorId="2702DC82">
          <v:shape id="_x0000_i1456" type="#_x0000_t75" style="width:30pt;height:16pt" o:ole="">
            <v:imagedata r:id="rId895" o:title=""/>
          </v:shape>
          <o:OLEObject Type="Embed" ProgID="Equation.DSMT4" ShapeID="_x0000_i1456" DrawAspect="Content" ObjectID="_1471104719" r:id="rId896"/>
        </w:object>
      </w:r>
      <w:r w:rsidRPr="000230DC">
        <w:t>.</w:t>
      </w:r>
      <w:r>
        <w:t xml:space="preserve">  The fiber modulus is dependent on the solid-bound molecule referential density </w:t>
      </w:r>
      <w:r w:rsidR="006C2049" w:rsidRPr="006C2049">
        <w:rPr>
          <w:position w:val="-12"/>
        </w:rPr>
        <w:object w:dxaOrig="340" w:dyaOrig="380" w14:anchorId="36933F7E">
          <v:shape id="_x0000_i1457" type="#_x0000_t75" style="width:17pt;height:19pt" o:ole="">
            <v:imagedata r:id="rId897" o:title=""/>
          </v:shape>
          <o:OLEObject Type="Embed" ProgID="Equation.DSMT4" ShapeID="_x0000_i1457" DrawAspect="Content" ObjectID="_1471104720" r:id="rId898"/>
        </w:object>
      </w:r>
      <w:r>
        <w:t xml:space="preserve"> according to the power law relation</w:t>
      </w:r>
    </w:p>
    <w:p w14:paraId="2F131550" w14:textId="11EFCD9E" w:rsidR="000C6D02" w:rsidRDefault="000C6D02" w:rsidP="0016320C">
      <w:pPr>
        <w:pStyle w:val="MTDisplayEquation"/>
      </w:pPr>
      <w:r>
        <w:tab/>
      </w:r>
      <w:r w:rsidR="006C2049" w:rsidRPr="006C2049">
        <w:rPr>
          <w:position w:val="-32"/>
        </w:rPr>
        <w:object w:dxaOrig="1340" w:dyaOrig="800" w14:anchorId="09EB509E">
          <v:shape id="_x0000_i1458" type="#_x0000_t75" style="width:67pt;height:40pt" o:ole="">
            <v:imagedata r:id="rId899" o:title=""/>
          </v:shape>
          <o:OLEObject Type="Embed" ProgID="Equation.DSMT4" ShapeID="_x0000_i1458" DrawAspect="Content" ObjectID="_1471104721" r:id="rId900"/>
        </w:object>
      </w:r>
      <w:r>
        <w:t xml:space="preserve"> ,</w:t>
      </w:r>
    </w:p>
    <w:p w14:paraId="3B5A2B88" w14:textId="0AF52B71" w:rsidR="000C6D02" w:rsidRPr="000C6D02" w:rsidRDefault="000C6D02">
      <w:r>
        <w:t xml:space="preserve">where </w:t>
      </w:r>
      <w:r w:rsidR="006C2049" w:rsidRPr="006C2049">
        <w:rPr>
          <w:position w:val="-12"/>
        </w:rPr>
        <w:object w:dxaOrig="300" w:dyaOrig="360" w14:anchorId="124D98C8">
          <v:shape id="_x0000_i1459" type="#_x0000_t75" style="width:15pt;height:18pt" o:ole="">
            <v:imagedata r:id="rId901" o:title=""/>
          </v:shape>
          <o:OLEObject Type="Embed" ProgID="Equation.DSMT4" ShapeID="_x0000_i1459" DrawAspect="Content" ObjectID="_1471104722" r:id="rId902"/>
        </w:object>
      </w:r>
      <w:r>
        <w:t xml:space="preserve"> is the density at which </w:t>
      </w:r>
      <w:r w:rsidR="006C2049" w:rsidRPr="006C2049">
        <w:rPr>
          <w:position w:val="-12"/>
        </w:rPr>
        <w:object w:dxaOrig="639" w:dyaOrig="360" w14:anchorId="2F4513C5">
          <v:shape id="_x0000_i1460" type="#_x0000_t75" style="width:32pt;height:18pt" o:ole="">
            <v:imagedata r:id="rId903" o:title=""/>
          </v:shape>
          <o:OLEObject Type="Embed" ProgID="Equation.DSMT4" ShapeID="_x0000_i1460" DrawAspect="Content" ObjectID="_1471104723" r:id="rId904"/>
        </w:object>
      </w:r>
      <w:r>
        <w:t>.</w:t>
      </w:r>
    </w:p>
    <w:p w14:paraId="4726A635" w14:textId="77777777" w:rsidR="000C6D02" w:rsidRDefault="000C6D02" w:rsidP="000C6D02"/>
    <w:p w14:paraId="7131FE62" w14:textId="68C60846"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1B13CD">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1582" w:author="Gerard" w:date="2014-07-29T23:58:00Z">
        <w:r w:rsidR="001B13CD">
          <w:t>3.6.3</w:t>
        </w:r>
      </w:ins>
      <w:del w:id="1583" w:author="Gerard" w:date="2014-06-20T17:32:00Z">
        <w:r w:rsidR="00873D59" w:rsidDel="00976D6B">
          <w:delText>3.12.3</w:delText>
        </w:r>
      </w:del>
      <w:r>
        <w:fldChar w:fldCharType="end"/>
      </w:r>
      <w:r>
        <w:t xml:space="preserve">) and must be included in the multiphasic mixture using </w:t>
      </w:r>
      <w:r>
        <w:lastRenderedPageBreak/>
        <w:t xml:space="preserve">a </w:t>
      </w:r>
      <w:r w:rsidRPr="00450154">
        <w:rPr>
          <w:rStyle w:val="CodeChar0"/>
        </w:rPr>
        <w:t>&lt;solid_bound&gt;</w:t>
      </w:r>
      <w:r>
        <w:t xml:space="preserve"> tag.  The parameter </w:t>
      </w:r>
      <w:r>
        <w:rPr>
          <w:i/>
        </w:rPr>
        <w:t>sbm</w:t>
      </w:r>
      <w:r>
        <w:t xml:space="preserve"> must refer to the global index of that solid-bound molecule.  The value of </w:t>
      </w:r>
      <w:r w:rsidR="006C2049" w:rsidRPr="006C2049">
        <w:rPr>
          <w:position w:val="-12"/>
        </w:rPr>
        <w:object w:dxaOrig="340" w:dyaOrig="380" w14:anchorId="54F6BC03">
          <v:shape id="_x0000_i1461" type="#_x0000_t75" style="width:17pt;height:19pt" o:ole="">
            <v:imagedata r:id="rId905" o:title=""/>
          </v:shape>
          <o:OLEObject Type="Embed" ProgID="Equation.DSMT4" ShapeID="_x0000_i1461" DrawAspect="Content" ObjectID="_1471104724" r:id="rId906"/>
        </w:object>
      </w:r>
      <w:r>
        <w:t xml:space="preserve"> is specified within the </w:t>
      </w:r>
      <w:r w:rsidRPr="00DA6B48">
        <w:rPr>
          <w:rStyle w:val="CodeChar0"/>
        </w:rPr>
        <w:t>&lt;solid_bound&gt;</w:t>
      </w:r>
      <w:r>
        <w:t xml:space="preserve"> tag.  If a chemical reaction is defined within that multiphasic mixture that alters the value of </w:t>
      </w:r>
      <w:r w:rsidR="006C2049" w:rsidRPr="006C2049">
        <w:rPr>
          <w:position w:val="-12"/>
        </w:rPr>
        <w:object w:dxaOrig="340" w:dyaOrig="380" w14:anchorId="666761A9">
          <v:shape id="_x0000_i1462" type="#_x0000_t75" style="width:17pt;height:19pt" o:ole="">
            <v:imagedata r:id="rId907" o:title=""/>
          </v:shape>
          <o:OLEObject Type="Embed" ProgID="Equation.DSMT4" ShapeID="_x0000_i1462" DrawAspect="Content" ObjectID="_1471104725" r:id="rId908"/>
        </w:object>
      </w:r>
      <w:r>
        <w:t xml:space="preserve">, lower and upper bounds may be specified for this referential density within the </w:t>
      </w:r>
      <w:r w:rsidRPr="00DA6B48">
        <w:rPr>
          <w:rStyle w:val="CodeChar0"/>
        </w:rPr>
        <w:t>&lt;solid_bound&gt;</w:t>
      </w:r>
      <w:r>
        <w:t xml:space="preserve"> tag to prevent </w:t>
      </w:r>
      <w:r w:rsidR="006C2049" w:rsidRPr="006C2049">
        <w:rPr>
          <w:position w:val="-10"/>
        </w:rPr>
        <w:object w:dxaOrig="200" w:dyaOrig="320" w14:anchorId="2094A3E5">
          <v:shape id="_x0000_i1463" type="#_x0000_t75" style="width:10pt;height:16pt" o:ole="">
            <v:imagedata r:id="rId909" o:title=""/>
          </v:shape>
          <o:OLEObject Type="Embed" ProgID="Equation.DSMT4" ShapeID="_x0000_i1463" DrawAspect="Content" ObjectID="_1471104726" r:id="rId910"/>
        </w:object>
      </w:r>
      <w:r>
        <w:t xml:space="preserve"> from reducing to zero or achieving excessively elevated values.</w:t>
      </w:r>
    </w:p>
    <w:p w14:paraId="694BE031" w14:textId="77777777" w:rsidR="002D5305" w:rsidRPr="000230DC" w:rsidRDefault="002D5305" w:rsidP="000C6D02"/>
    <w:p w14:paraId="30C309BC" w14:textId="76B12C74" w:rsidR="000C6D02" w:rsidRDefault="000C6D02" w:rsidP="000C6D02">
      <w:r>
        <w:t xml:space="preserve">Note: In the limit when </w:t>
      </w:r>
      <w:r w:rsidR="006C2049" w:rsidRPr="006C2049">
        <w:rPr>
          <w:position w:val="-6"/>
        </w:rPr>
        <w:object w:dxaOrig="680" w:dyaOrig="279" w14:anchorId="328759F1">
          <v:shape id="_x0000_i1464" type="#_x0000_t75" style="width:34pt;height:14pt" o:ole="">
            <v:imagedata r:id="rId911" o:title=""/>
          </v:shape>
          <o:OLEObject Type="Embed" ProgID="Equation.DSMT4" ShapeID="_x0000_i1464" DrawAspect="Content" ObjectID="_1471104727" r:id="rId912"/>
        </w:object>
      </w:r>
      <w:r w:rsidR="002D5305">
        <w:t>, the expression</w:t>
      </w:r>
      <w:r>
        <w:t xml:space="preserve"> </w:t>
      </w:r>
      <w:r w:rsidR="002D5305">
        <w:t xml:space="preserve">for </w:t>
      </w:r>
      <w:r w:rsidR="006C2049" w:rsidRPr="006C2049">
        <w:rPr>
          <w:position w:val="-4"/>
        </w:rPr>
        <w:object w:dxaOrig="279" w:dyaOrig="260" w14:anchorId="1178C37C">
          <v:shape id="_x0000_i1465" type="#_x0000_t75" style="width:14pt;height:13pt" o:ole="">
            <v:imagedata r:id="rId913" o:title=""/>
          </v:shape>
          <o:OLEObject Type="Embed" ProgID="Equation.DSMT4" ShapeID="_x0000_i1465" DrawAspect="Content" ObjectID="_1471104728" r:id="rId914"/>
        </w:object>
      </w:r>
      <w:r w:rsidR="002D5305">
        <w:t xml:space="preserve"> </w:t>
      </w:r>
      <w:r>
        <w:t>produces a power law,</w:t>
      </w:r>
    </w:p>
    <w:p w14:paraId="455939E7" w14:textId="7436B11A" w:rsidR="000C6D02" w:rsidRDefault="000C6D02" w:rsidP="000C6D02">
      <w:pPr>
        <w:pStyle w:val="MTDisplayEquation"/>
      </w:pPr>
      <w:r>
        <w:tab/>
      </w:r>
      <w:r w:rsidR="006C2049" w:rsidRPr="006C2049">
        <w:rPr>
          <w:position w:val="-20"/>
        </w:rPr>
        <w:object w:dxaOrig="1860" w:dyaOrig="499" w14:anchorId="10B99951">
          <v:shape id="_x0000_i1466" type="#_x0000_t75" style="width:93pt;height:25pt" o:ole="">
            <v:imagedata r:id="rId915" o:title=""/>
          </v:shape>
          <o:OLEObject Type="Embed" ProgID="Equation.DSMT4" ShapeID="_x0000_i1466" DrawAspect="Content" ObjectID="_1471104729" r:id="rId916"/>
        </w:object>
      </w:r>
    </w:p>
    <w:p w14:paraId="0B0F2D23" w14:textId="5A70E379" w:rsidR="000C6D02" w:rsidRPr="0097532C" w:rsidRDefault="000C6D02" w:rsidP="000C6D02">
      <w:r w:rsidRPr="0097532C">
        <w:t xml:space="preserve">Note: When </w:t>
      </w:r>
      <w:r w:rsidR="006C2049" w:rsidRPr="006C2049">
        <w:rPr>
          <w:position w:val="-10"/>
        </w:rPr>
        <w:object w:dxaOrig="600" w:dyaOrig="320" w14:anchorId="49B22867">
          <v:shape id="_x0000_i1467" type="#_x0000_t75" style="width:30pt;height:16pt" o:ole="">
            <v:imagedata r:id="rId917" o:title=""/>
          </v:shape>
          <o:OLEObject Type="Embed" ProgID="Equation.DSMT4" ShapeID="_x0000_i1467" DrawAspect="Content" ObjectID="_1471104730" r:id="rId918"/>
        </w:object>
      </w:r>
      <w:r w:rsidRPr="0097532C">
        <w:t>, the fiber modulus is zero at the strain origin (</w:t>
      </w:r>
      <w:r w:rsidR="006C2049" w:rsidRPr="006C2049">
        <w:rPr>
          <w:position w:val="-12"/>
        </w:rPr>
        <w:object w:dxaOrig="600" w:dyaOrig="360" w14:anchorId="0793792D">
          <v:shape id="_x0000_i1468" type="#_x0000_t75" style="width:30pt;height:18pt" o:ole="">
            <v:imagedata r:id="rId919" o:title=""/>
          </v:shape>
          <o:OLEObject Type="Embed" ProgID="Equation.DSMT4" ShapeID="_x0000_i1468" DrawAspect="Content" ObjectID="_1471104731" r:id="rId920"/>
        </w:object>
      </w:r>
      <w:r w:rsidRPr="0097532C">
        <w:t xml:space="preserve">).  Therefore, use </w:t>
      </w:r>
      <w:r w:rsidR="006C2049" w:rsidRPr="006C2049">
        <w:rPr>
          <w:position w:val="-10"/>
        </w:rPr>
        <w:object w:dxaOrig="600" w:dyaOrig="320" w14:anchorId="2ADEDFF2">
          <v:shape id="_x0000_i1469" type="#_x0000_t75" style="width:30pt;height:16pt" o:ole="">
            <v:imagedata r:id="rId921" o:title=""/>
          </v:shape>
          <o:OLEObject Type="Embed" ProgID="Equation.DSMT4" ShapeID="_x0000_i1469" DrawAspect="Content" ObjectID="_1471104732" r:id="rId922"/>
        </w:object>
      </w:r>
      <w:r w:rsidRPr="0097532C">
        <w:t xml:space="preserve"> when a smooth transition in the stress is desired from compression to tension.</w:t>
      </w:r>
    </w:p>
    <w:p w14:paraId="2D21A805" w14:textId="7C723731" w:rsidR="00941062" w:rsidRPr="0097532C" w:rsidRDefault="006C2049" w:rsidP="00941062">
      <w:r w:rsidRPr="006C2049">
        <w:rPr>
          <w:position w:val="-14"/>
        </w:rPr>
        <w:object w:dxaOrig="2079" w:dyaOrig="440" w14:anchorId="31CE37D4">
          <v:shape id="_x0000_i1470" type="#_x0000_t75" style="width:104pt;height:22pt" o:ole="">
            <v:imagedata r:id="rId923" o:title=""/>
          </v:shape>
          <o:OLEObject Type="Embed" ProgID="Equation.DSMT4" ShapeID="_x0000_i1470" DrawAspect="Content" ObjectID="_1471104733" r:id="rId924"/>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43FAB0C7" w14:textId="77777777" w:rsidR="0058106C" w:rsidRDefault="0058106C" w:rsidP="00941062">
      <w:pPr>
        <w:pStyle w:val="code"/>
      </w:pPr>
    </w:p>
    <w:p w14:paraId="77D819C8" w14:textId="386204A5" w:rsidR="00D43B68" w:rsidRDefault="00D43B68" w:rsidP="00941062">
      <w:r>
        <w:br w:type="page"/>
      </w:r>
    </w:p>
    <w:p w14:paraId="1A2DCE7C" w14:textId="6A5C1D0C" w:rsidR="00D43B68" w:rsidRPr="00D43B68" w:rsidRDefault="00D3541E">
      <w:pPr>
        <w:pStyle w:val="Heading4"/>
      </w:pPr>
      <w:bookmarkStart w:id="1584" w:name="_Toc397358429"/>
      <w:r>
        <w:lastRenderedPageBreak/>
        <w:t>Coupled Transversely Isotropic Mooney-Rivlin</w:t>
      </w:r>
      <w:bookmarkEnd w:id="1584"/>
      <w:r>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856"/>
        <w:gridCol w:w="558"/>
      </w:tblGrid>
      <w:tr w:rsidR="0058106C" w14:paraId="6FDEA887" w14:textId="0044628E" w:rsidTr="008C20E4">
        <w:tc>
          <w:tcPr>
            <w:tcW w:w="1162" w:type="dxa"/>
            <w:shd w:val="clear" w:color="auto" w:fill="auto"/>
          </w:tcPr>
          <w:p w14:paraId="3E00AF52" w14:textId="77777777" w:rsidR="0058106C" w:rsidRDefault="0058106C" w:rsidP="00A2605F">
            <w:pPr>
              <w:pStyle w:val="code"/>
            </w:pPr>
            <w:r>
              <w:t>c1</w:t>
            </w:r>
          </w:p>
        </w:tc>
        <w:tc>
          <w:tcPr>
            <w:tcW w:w="7856" w:type="dxa"/>
            <w:shd w:val="clear" w:color="auto" w:fill="auto"/>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
          <w:p w14:paraId="5A8599DB" w14:textId="2B5CAF23" w:rsidR="0058106C" w:rsidRDefault="0058106C" w:rsidP="00A2605F">
            <w:pPr>
              <w:jc w:val="left"/>
            </w:pPr>
            <w:r>
              <w:t>[</w:t>
            </w:r>
            <w:r>
              <w:rPr>
                <w:b/>
              </w:rPr>
              <w:t>P</w:t>
            </w:r>
            <w:r>
              <w:t>]</w:t>
            </w:r>
          </w:p>
        </w:tc>
      </w:tr>
      <w:tr w:rsidR="0058106C" w14:paraId="1A07D1EA" w14:textId="526C5035" w:rsidTr="008C20E4">
        <w:tc>
          <w:tcPr>
            <w:tcW w:w="1162" w:type="dxa"/>
            <w:shd w:val="clear" w:color="auto" w:fill="auto"/>
          </w:tcPr>
          <w:p w14:paraId="4BF435D5" w14:textId="77777777" w:rsidR="0058106C" w:rsidRDefault="0058106C" w:rsidP="00F53772">
            <w:pPr>
              <w:pStyle w:val="code"/>
            </w:pPr>
            <w:r>
              <w:t>c2</w:t>
            </w:r>
          </w:p>
        </w:tc>
        <w:tc>
          <w:tcPr>
            <w:tcW w:w="7856" w:type="dxa"/>
            <w:shd w:val="clear" w:color="auto" w:fill="auto"/>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
          <w:p w14:paraId="204DEDD4" w14:textId="1DB7A99C" w:rsidR="0058106C" w:rsidRDefault="0058106C" w:rsidP="00A2605F">
            <w:pPr>
              <w:jc w:val="left"/>
            </w:pPr>
            <w:r>
              <w:t>[</w:t>
            </w:r>
            <w:r>
              <w:rPr>
                <w:b/>
              </w:rPr>
              <w:t>P</w:t>
            </w:r>
            <w:r>
              <w:t>]</w:t>
            </w:r>
          </w:p>
        </w:tc>
      </w:tr>
      <w:tr w:rsidR="0058106C" w14:paraId="00BE85DD" w14:textId="68A9990F" w:rsidTr="008C20E4">
        <w:tc>
          <w:tcPr>
            <w:tcW w:w="1162" w:type="dxa"/>
            <w:shd w:val="clear" w:color="auto" w:fill="auto"/>
          </w:tcPr>
          <w:p w14:paraId="390CAFB0" w14:textId="77777777" w:rsidR="0058106C" w:rsidRDefault="0058106C" w:rsidP="00F53772">
            <w:pPr>
              <w:pStyle w:val="code"/>
            </w:pPr>
            <w:r>
              <w:t>c3</w:t>
            </w:r>
          </w:p>
        </w:tc>
        <w:tc>
          <w:tcPr>
            <w:tcW w:w="7856" w:type="dxa"/>
            <w:shd w:val="clear" w:color="auto" w:fill="auto"/>
          </w:tcPr>
          <w:p w14:paraId="36BCB6D3" w14:textId="77777777" w:rsidR="0058106C" w:rsidRDefault="0058106C" w:rsidP="00A2605F">
            <w:pPr>
              <w:jc w:val="left"/>
            </w:pPr>
            <w:r>
              <w:t xml:space="preserve">exponential multiplier </w:t>
            </w:r>
          </w:p>
        </w:tc>
        <w:tc>
          <w:tcPr>
            <w:tcW w:w="558" w:type="dxa"/>
          </w:tcPr>
          <w:p w14:paraId="4D61B362" w14:textId="29F27B9F" w:rsidR="0058106C" w:rsidRDefault="0058106C" w:rsidP="00A2605F">
            <w:pPr>
              <w:jc w:val="left"/>
            </w:pPr>
            <w:r>
              <w:t>[</w:t>
            </w:r>
            <w:r>
              <w:rPr>
                <w:b/>
              </w:rPr>
              <w:t>P</w:t>
            </w:r>
            <w:r>
              <w:t>]</w:t>
            </w:r>
          </w:p>
        </w:tc>
      </w:tr>
      <w:tr w:rsidR="0058106C" w14:paraId="55251A8C" w14:textId="382B95C3" w:rsidTr="008C20E4">
        <w:tc>
          <w:tcPr>
            <w:tcW w:w="1162" w:type="dxa"/>
            <w:shd w:val="clear" w:color="auto" w:fill="auto"/>
          </w:tcPr>
          <w:p w14:paraId="28220E28" w14:textId="77777777" w:rsidR="0058106C" w:rsidRDefault="0058106C" w:rsidP="00F53772">
            <w:pPr>
              <w:pStyle w:val="code"/>
            </w:pPr>
            <w:r>
              <w:t>c4</w:t>
            </w:r>
          </w:p>
        </w:tc>
        <w:tc>
          <w:tcPr>
            <w:tcW w:w="7856" w:type="dxa"/>
            <w:shd w:val="clear" w:color="auto" w:fill="auto"/>
          </w:tcPr>
          <w:p w14:paraId="3D85E814" w14:textId="77777777" w:rsidR="0058106C" w:rsidRDefault="0058106C" w:rsidP="00A2605F">
            <w:pPr>
              <w:jc w:val="left"/>
            </w:pPr>
            <w:r>
              <w:t>fiber scale factor</w:t>
            </w:r>
          </w:p>
        </w:tc>
        <w:tc>
          <w:tcPr>
            <w:tcW w:w="558" w:type="dxa"/>
          </w:tcPr>
          <w:p w14:paraId="7B1D278A" w14:textId="567D5435" w:rsidR="0058106C" w:rsidRDefault="0058106C" w:rsidP="00A2605F">
            <w:pPr>
              <w:jc w:val="left"/>
            </w:pPr>
            <w:r>
              <w:t>[ ]</w:t>
            </w:r>
          </w:p>
        </w:tc>
      </w:tr>
      <w:tr w:rsidR="0058106C" w14:paraId="774C5A70" w14:textId="2882C0D6" w:rsidTr="008C20E4">
        <w:tc>
          <w:tcPr>
            <w:tcW w:w="1162" w:type="dxa"/>
            <w:shd w:val="clear" w:color="auto" w:fill="auto"/>
          </w:tcPr>
          <w:p w14:paraId="0B7855C3" w14:textId="77777777" w:rsidR="0058106C" w:rsidRDefault="0058106C" w:rsidP="00F53772">
            <w:pPr>
              <w:pStyle w:val="code"/>
            </w:pPr>
            <w:r>
              <w:t>c5</w:t>
            </w:r>
          </w:p>
        </w:tc>
        <w:tc>
          <w:tcPr>
            <w:tcW w:w="7856" w:type="dxa"/>
            <w:shd w:val="clear" w:color="auto" w:fill="auto"/>
          </w:tcPr>
          <w:p w14:paraId="227ED8B5" w14:textId="77777777" w:rsidR="0058106C" w:rsidRDefault="0058106C" w:rsidP="00A2605F">
            <w:pPr>
              <w:jc w:val="left"/>
            </w:pPr>
            <w:r>
              <w:t>fiber modulus in linear region</w:t>
            </w:r>
          </w:p>
        </w:tc>
        <w:tc>
          <w:tcPr>
            <w:tcW w:w="558" w:type="dxa"/>
          </w:tcPr>
          <w:p w14:paraId="3B2C9434" w14:textId="2114601B" w:rsidR="0058106C" w:rsidRDefault="0058106C" w:rsidP="00A2605F">
            <w:pPr>
              <w:jc w:val="left"/>
            </w:pPr>
            <w:r>
              <w:t>[</w:t>
            </w:r>
            <w:r>
              <w:rPr>
                <w:b/>
              </w:rPr>
              <w:t>P</w:t>
            </w:r>
            <w:r>
              <w:t>]</w:t>
            </w:r>
          </w:p>
        </w:tc>
      </w:tr>
      <w:tr w:rsidR="0058106C" w14:paraId="289844C9" w14:textId="383E6D27" w:rsidTr="008C20E4">
        <w:tc>
          <w:tcPr>
            <w:tcW w:w="1162" w:type="dxa"/>
            <w:shd w:val="clear" w:color="auto" w:fill="auto"/>
          </w:tcPr>
          <w:p w14:paraId="47366DDA" w14:textId="77777777" w:rsidR="0058106C" w:rsidRDefault="0058106C" w:rsidP="00F53772">
            <w:pPr>
              <w:pStyle w:val="code"/>
            </w:pPr>
            <w:r>
              <w:t>lam_max</w:t>
            </w:r>
          </w:p>
        </w:tc>
        <w:tc>
          <w:tcPr>
            <w:tcW w:w="7856" w:type="dxa"/>
            <w:shd w:val="clear" w:color="auto" w:fill="auto"/>
          </w:tcPr>
          <w:p w14:paraId="0E212515" w14:textId="77777777" w:rsidR="0058106C" w:rsidRDefault="0058106C" w:rsidP="00A2605F">
            <w:pPr>
              <w:jc w:val="left"/>
            </w:pPr>
            <w:r>
              <w:t xml:space="preserve">maximum fiber straightening stretch </w:t>
            </w:r>
          </w:p>
        </w:tc>
        <w:tc>
          <w:tcPr>
            <w:tcW w:w="558" w:type="dxa"/>
          </w:tcPr>
          <w:p w14:paraId="4DEE37FA" w14:textId="25B7A009" w:rsidR="0058106C" w:rsidRDefault="0058106C" w:rsidP="00A2605F">
            <w:pPr>
              <w:jc w:val="left"/>
            </w:pPr>
            <w:r>
              <w:t>[ ]</w:t>
            </w:r>
          </w:p>
        </w:tc>
      </w:tr>
      <w:tr w:rsidR="0058106C" w14:paraId="092287E2" w14:textId="46E63E3F" w:rsidTr="008C20E4">
        <w:tc>
          <w:tcPr>
            <w:tcW w:w="1162" w:type="dxa"/>
            <w:shd w:val="clear" w:color="auto" w:fill="auto"/>
          </w:tcPr>
          <w:p w14:paraId="7493A8A9" w14:textId="77777777" w:rsidR="0058106C" w:rsidRDefault="0058106C" w:rsidP="00F53772">
            <w:pPr>
              <w:pStyle w:val="code"/>
            </w:pPr>
            <w:r>
              <w:t>k</w:t>
            </w:r>
          </w:p>
        </w:tc>
        <w:tc>
          <w:tcPr>
            <w:tcW w:w="7856" w:type="dxa"/>
            <w:shd w:val="clear" w:color="auto" w:fill="auto"/>
          </w:tcPr>
          <w:p w14:paraId="5FBA4CD6" w14:textId="77777777" w:rsidR="0058106C" w:rsidRDefault="0058106C" w:rsidP="00A2605F">
            <w:pPr>
              <w:jc w:val="left"/>
            </w:pPr>
            <w:r>
              <w:t>bulk-like modulus</w:t>
            </w:r>
          </w:p>
        </w:tc>
        <w:tc>
          <w:tcPr>
            <w:tcW w:w="558" w:type="dxa"/>
          </w:tcPr>
          <w:p w14:paraId="09EEDB38" w14:textId="108343E7" w:rsidR="0058106C" w:rsidRDefault="0058106C" w:rsidP="00A2605F">
            <w:pPr>
              <w:jc w:val="left"/>
            </w:pPr>
            <w:r>
              <w:t>[</w:t>
            </w:r>
            <w:r>
              <w:rPr>
                <w:b/>
              </w:rPr>
              <w:t>P</w:t>
            </w:r>
            <w:r>
              <w:t>]</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7F23B" w:rsidR="00A1636E" w:rsidRDefault="00A1636E" w:rsidP="007D6F0D">
      <w:pPr>
        <w:pStyle w:val="MTDisplayEquation"/>
      </w:pPr>
      <w:r>
        <w:tab/>
      </w:r>
      <w:r w:rsidR="006C2049" w:rsidRPr="006C2049">
        <w:rPr>
          <w:position w:val="-14"/>
        </w:rPr>
        <w:object w:dxaOrig="5300" w:dyaOrig="400" w14:anchorId="4C9E37CF">
          <v:shape id="_x0000_i1471" type="#_x0000_t75" style="width:265pt;height:20pt" o:ole="">
            <v:imagedata r:id="rId925" o:title=""/>
          </v:shape>
          <o:OLEObject Type="Embed" ProgID="Equation.DSMT4" ShapeID="_x0000_i1471" DrawAspect="Content" ObjectID="_1471104734" r:id="rId926"/>
        </w:object>
      </w:r>
    </w:p>
    <w:p w14:paraId="49B54FD1" w14:textId="7E69EBCB" w:rsidR="00A1636E" w:rsidRDefault="00A1636E" w:rsidP="00A1636E">
      <w:r>
        <w:t xml:space="preserve">The first </w:t>
      </w:r>
      <w:del w:id="1585" w:author="Steve Maas" w:date="2014-07-24T18:31:00Z">
        <w:r w:rsidDel="00B47983">
          <w:delText xml:space="preserve">two </w:delText>
        </w:r>
      </w:del>
      <w:ins w:id="1586" w:author="Steve Maas" w:date="2014-07-24T18:31:00Z">
        <w:r w:rsidR="00B47983">
          <w:t xml:space="preserve">three </w:t>
        </w:r>
      </w:ins>
      <w:r>
        <w:t xml:space="preserve">terms define the </w:t>
      </w:r>
      <w:ins w:id="1587" w:author="Steve Maas" w:date="2014-07-24T18:31:00Z">
        <w:r w:rsidR="00B47983">
          <w:t xml:space="preserve">coupled </w:t>
        </w:r>
      </w:ins>
      <w:r>
        <w:t xml:space="preserve">Mooney-Rivlin matrix response. The third term is the fiber response which is a function of the fiber stretch </w:t>
      </w:r>
      <w:r w:rsidR="006C2049" w:rsidRPr="006C2049">
        <w:rPr>
          <w:position w:val="-6"/>
        </w:rPr>
        <w:object w:dxaOrig="220" w:dyaOrig="279" w14:anchorId="7BE9538D">
          <v:shape id="_x0000_i1472" type="#_x0000_t75" style="width:11pt;height:14pt" o:ole="">
            <v:imagedata r:id="rId927" o:title=""/>
          </v:shape>
          <o:OLEObject Type="Embed" ProgID="Equation.DSMT4" ShapeID="_x0000_i1472" DrawAspect="Content" ObjectID="_1471104735" r:id="rId928"/>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4657D5FD" w:rsidR="00A1636E" w:rsidRDefault="00A1636E" w:rsidP="007D6F0D">
      <w:pPr>
        <w:pStyle w:val="MTDisplayEquation"/>
      </w:pPr>
      <w:r>
        <w:tab/>
      </w:r>
      <w:r w:rsidR="006C2049" w:rsidRPr="006C2049">
        <w:rPr>
          <w:position w:val="-24"/>
        </w:rPr>
        <w:object w:dxaOrig="1840" w:dyaOrig="620" w14:anchorId="0F2AC87A">
          <v:shape id="_x0000_i1473" type="#_x0000_t75" style="width:92pt;height:31pt" o:ole="">
            <v:imagedata r:id="rId929" o:title=""/>
          </v:shape>
          <o:OLEObject Type="Embed" ProgID="Equation.DSMT4" ShapeID="_x0000_i1473" DrawAspect="Content" ObjectID="_1471104736" r:id="rId930"/>
        </w:object>
      </w:r>
    </w:p>
    <w:p w14:paraId="3717566A" w14:textId="58D78A2B" w:rsidR="00E11CA7" w:rsidRDefault="00A1636E" w:rsidP="007D6F0D">
      <w:pPr>
        <w:jc w:val="left"/>
      </w:pPr>
      <w:r>
        <w:t xml:space="preserve">where </w:t>
      </w:r>
      <w:r w:rsidR="006C2049" w:rsidRPr="006C2049">
        <w:rPr>
          <w:position w:val="-6"/>
        </w:rPr>
        <w:object w:dxaOrig="940" w:dyaOrig="279" w14:anchorId="32CE55EF">
          <v:shape id="_x0000_i1474" type="#_x0000_t75" style="width:47pt;height:14pt" o:ole="">
            <v:imagedata r:id="rId931" o:title=""/>
          </v:shape>
          <o:OLEObject Type="Embed" ProgID="Equation.DSMT4" ShapeID="_x0000_i1474" DrawAspect="Content" ObjectID="_1471104737" r:id="rId932"/>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r>
        <w:br w:type="page"/>
      </w:r>
    </w:p>
    <w:p w14:paraId="266E8B5B" w14:textId="6AD34FF1" w:rsidR="00241B41" w:rsidRDefault="00241B41" w:rsidP="007D6F0D">
      <w:pPr>
        <w:pStyle w:val="Heading4"/>
      </w:pPr>
      <w:bookmarkStart w:id="1588" w:name="_Toc397358430"/>
      <w:r>
        <w:lastRenderedPageBreak/>
        <w:t>Coupled Transversely Isotropic Veronda-Westmann</w:t>
      </w:r>
      <w:bookmarkEnd w:id="1588"/>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586"/>
        <w:gridCol w:w="828"/>
      </w:tblGrid>
      <w:tr w:rsidR="00D76AC5" w14:paraId="202925A6" w14:textId="7B288CD8" w:rsidTr="008C20E4">
        <w:tc>
          <w:tcPr>
            <w:tcW w:w="1162" w:type="dxa"/>
            <w:shd w:val="clear" w:color="auto" w:fill="auto"/>
          </w:tcPr>
          <w:p w14:paraId="17612BFB" w14:textId="77777777" w:rsidR="00D76AC5" w:rsidRDefault="00D76AC5" w:rsidP="00CA2D19">
            <w:pPr>
              <w:pStyle w:val="code"/>
            </w:pPr>
            <w:r>
              <w:t>c1</w:t>
            </w:r>
          </w:p>
        </w:tc>
        <w:tc>
          <w:tcPr>
            <w:tcW w:w="7586" w:type="dxa"/>
            <w:shd w:val="clear" w:color="auto" w:fill="auto"/>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
          <w:p w14:paraId="5DB02B89" w14:textId="3C114E56" w:rsidR="00D76AC5" w:rsidRDefault="00D76AC5" w:rsidP="00A2605F">
            <w:pPr>
              <w:jc w:val="left"/>
            </w:pPr>
            <w:r>
              <w:t>[</w:t>
            </w:r>
            <w:r>
              <w:rPr>
                <w:b/>
              </w:rPr>
              <w:t>P</w:t>
            </w:r>
            <w:r>
              <w:t>]</w:t>
            </w:r>
          </w:p>
        </w:tc>
      </w:tr>
      <w:tr w:rsidR="00D76AC5" w14:paraId="570CA0ED" w14:textId="4A83045B" w:rsidTr="008C20E4">
        <w:tc>
          <w:tcPr>
            <w:tcW w:w="1162" w:type="dxa"/>
            <w:shd w:val="clear" w:color="auto" w:fill="auto"/>
          </w:tcPr>
          <w:p w14:paraId="65960F0B" w14:textId="77777777" w:rsidR="00D76AC5" w:rsidRDefault="00D76AC5" w:rsidP="00CA2D19">
            <w:pPr>
              <w:pStyle w:val="code"/>
            </w:pPr>
            <w:r>
              <w:t>c2</w:t>
            </w:r>
          </w:p>
        </w:tc>
        <w:tc>
          <w:tcPr>
            <w:tcW w:w="7586" w:type="dxa"/>
            <w:shd w:val="clear" w:color="auto" w:fill="auto"/>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
          <w:p w14:paraId="1F4AEBE1" w14:textId="7EF7128E" w:rsidR="00D76AC5" w:rsidRDefault="00D76AC5" w:rsidP="00A2605F">
            <w:pPr>
              <w:jc w:val="left"/>
            </w:pPr>
            <w:r>
              <w:t>[ ]</w:t>
            </w:r>
          </w:p>
        </w:tc>
      </w:tr>
      <w:tr w:rsidR="00D76AC5" w14:paraId="5B6B1058" w14:textId="1847E1E5" w:rsidTr="008C20E4">
        <w:tc>
          <w:tcPr>
            <w:tcW w:w="1162" w:type="dxa"/>
            <w:shd w:val="clear" w:color="auto" w:fill="auto"/>
          </w:tcPr>
          <w:p w14:paraId="1A867F4A" w14:textId="77777777" w:rsidR="00D76AC5" w:rsidRDefault="00D76AC5" w:rsidP="00CA2D19">
            <w:pPr>
              <w:pStyle w:val="code"/>
            </w:pPr>
            <w:r>
              <w:t>c3</w:t>
            </w:r>
          </w:p>
        </w:tc>
        <w:tc>
          <w:tcPr>
            <w:tcW w:w="7586" w:type="dxa"/>
            <w:shd w:val="clear" w:color="auto" w:fill="auto"/>
          </w:tcPr>
          <w:p w14:paraId="34CDEF88" w14:textId="77777777" w:rsidR="00D76AC5" w:rsidRDefault="00D76AC5" w:rsidP="00A2605F">
            <w:pPr>
              <w:jc w:val="left"/>
            </w:pPr>
            <w:r>
              <w:t xml:space="preserve">exponential multiplier </w:t>
            </w:r>
          </w:p>
        </w:tc>
        <w:tc>
          <w:tcPr>
            <w:tcW w:w="828" w:type="dxa"/>
          </w:tcPr>
          <w:p w14:paraId="18B1C8CA" w14:textId="678FBF34" w:rsidR="00D76AC5" w:rsidRDefault="00D76AC5" w:rsidP="00A2605F">
            <w:pPr>
              <w:jc w:val="left"/>
            </w:pPr>
            <w:r>
              <w:t>[</w:t>
            </w:r>
            <w:r>
              <w:rPr>
                <w:b/>
              </w:rPr>
              <w:t>P</w:t>
            </w:r>
            <w:r>
              <w:t>]</w:t>
            </w:r>
          </w:p>
        </w:tc>
      </w:tr>
      <w:tr w:rsidR="00D76AC5" w14:paraId="50AB8082" w14:textId="7770A281" w:rsidTr="008C20E4">
        <w:tc>
          <w:tcPr>
            <w:tcW w:w="1162" w:type="dxa"/>
            <w:shd w:val="clear" w:color="auto" w:fill="auto"/>
          </w:tcPr>
          <w:p w14:paraId="355ED4F0" w14:textId="77777777" w:rsidR="00D76AC5" w:rsidRDefault="00D76AC5" w:rsidP="00CA2D19">
            <w:pPr>
              <w:pStyle w:val="code"/>
            </w:pPr>
            <w:r>
              <w:t>c4</w:t>
            </w:r>
          </w:p>
        </w:tc>
        <w:tc>
          <w:tcPr>
            <w:tcW w:w="7586" w:type="dxa"/>
            <w:shd w:val="clear" w:color="auto" w:fill="auto"/>
          </w:tcPr>
          <w:p w14:paraId="121BD448" w14:textId="77777777" w:rsidR="00D76AC5" w:rsidRDefault="00D76AC5" w:rsidP="00A2605F">
            <w:pPr>
              <w:jc w:val="left"/>
            </w:pPr>
            <w:r>
              <w:t>fiber scale factor</w:t>
            </w:r>
          </w:p>
        </w:tc>
        <w:tc>
          <w:tcPr>
            <w:tcW w:w="828" w:type="dxa"/>
          </w:tcPr>
          <w:p w14:paraId="371726C0" w14:textId="10A72435" w:rsidR="00D76AC5" w:rsidRDefault="00D76AC5" w:rsidP="00A2605F">
            <w:pPr>
              <w:jc w:val="left"/>
            </w:pPr>
            <w:r>
              <w:t>[ ]</w:t>
            </w:r>
          </w:p>
        </w:tc>
      </w:tr>
      <w:tr w:rsidR="00D76AC5" w14:paraId="25DAA0BA" w14:textId="0E365F35" w:rsidTr="008C20E4">
        <w:tc>
          <w:tcPr>
            <w:tcW w:w="1162" w:type="dxa"/>
            <w:shd w:val="clear" w:color="auto" w:fill="auto"/>
          </w:tcPr>
          <w:p w14:paraId="5E6DD776" w14:textId="77777777" w:rsidR="00D76AC5" w:rsidRDefault="00D76AC5" w:rsidP="00CA2D19">
            <w:pPr>
              <w:pStyle w:val="code"/>
            </w:pPr>
            <w:r>
              <w:t>c5</w:t>
            </w:r>
          </w:p>
        </w:tc>
        <w:tc>
          <w:tcPr>
            <w:tcW w:w="7586" w:type="dxa"/>
            <w:shd w:val="clear" w:color="auto" w:fill="auto"/>
          </w:tcPr>
          <w:p w14:paraId="36EFBAB6" w14:textId="77777777" w:rsidR="00D76AC5" w:rsidRDefault="00D76AC5" w:rsidP="00A2605F">
            <w:pPr>
              <w:jc w:val="left"/>
            </w:pPr>
            <w:r>
              <w:t>fiber modulus in linear region</w:t>
            </w:r>
          </w:p>
        </w:tc>
        <w:tc>
          <w:tcPr>
            <w:tcW w:w="828" w:type="dxa"/>
          </w:tcPr>
          <w:p w14:paraId="56EF245B" w14:textId="7724B175" w:rsidR="00D76AC5" w:rsidRDefault="00D76AC5" w:rsidP="00A2605F">
            <w:pPr>
              <w:jc w:val="left"/>
            </w:pPr>
            <w:r>
              <w:t>[</w:t>
            </w:r>
            <w:r>
              <w:rPr>
                <w:b/>
              </w:rPr>
              <w:t>P</w:t>
            </w:r>
            <w:r>
              <w:t>]</w:t>
            </w:r>
          </w:p>
        </w:tc>
      </w:tr>
      <w:tr w:rsidR="00D76AC5" w14:paraId="20D90EC0" w14:textId="2F52A86D" w:rsidTr="008C20E4">
        <w:tc>
          <w:tcPr>
            <w:tcW w:w="1162" w:type="dxa"/>
            <w:shd w:val="clear" w:color="auto" w:fill="auto"/>
          </w:tcPr>
          <w:p w14:paraId="4F54B36C" w14:textId="77777777" w:rsidR="00D76AC5" w:rsidRDefault="00D76AC5" w:rsidP="00CA2D19">
            <w:pPr>
              <w:pStyle w:val="code"/>
            </w:pPr>
            <w:r>
              <w:t>lam_max</w:t>
            </w:r>
          </w:p>
        </w:tc>
        <w:tc>
          <w:tcPr>
            <w:tcW w:w="7586" w:type="dxa"/>
            <w:shd w:val="clear" w:color="auto" w:fill="auto"/>
          </w:tcPr>
          <w:p w14:paraId="7F740462" w14:textId="77777777" w:rsidR="00D76AC5" w:rsidRDefault="00D76AC5" w:rsidP="00A2605F">
            <w:pPr>
              <w:jc w:val="left"/>
            </w:pPr>
            <w:r>
              <w:t xml:space="preserve">maximum fiber straightening stretch </w:t>
            </w:r>
          </w:p>
        </w:tc>
        <w:tc>
          <w:tcPr>
            <w:tcW w:w="828" w:type="dxa"/>
          </w:tcPr>
          <w:p w14:paraId="1114309F" w14:textId="55B8DC26" w:rsidR="00D76AC5" w:rsidRDefault="00D76AC5" w:rsidP="00A2605F">
            <w:pPr>
              <w:jc w:val="left"/>
            </w:pPr>
            <w:r>
              <w:t>[ ]</w:t>
            </w:r>
          </w:p>
        </w:tc>
      </w:tr>
      <w:tr w:rsidR="00D76AC5" w14:paraId="06F6A96E" w14:textId="4E9A0121" w:rsidTr="008C20E4">
        <w:tc>
          <w:tcPr>
            <w:tcW w:w="1162" w:type="dxa"/>
            <w:shd w:val="clear" w:color="auto" w:fill="auto"/>
          </w:tcPr>
          <w:p w14:paraId="4217AC00" w14:textId="77777777" w:rsidR="00D76AC5" w:rsidRDefault="00D76AC5" w:rsidP="00CA2D19">
            <w:pPr>
              <w:pStyle w:val="code"/>
            </w:pPr>
            <w:r>
              <w:t>k</w:t>
            </w:r>
          </w:p>
        </w:tc>
        <w:tc>
          <w:tcPr>
            <w:tcW w:w="7586" w:type="dxa"/>
            <w:shd w:val="clear" w:color="auto" w:fill="auto"/>
          </w:tcPr>
          <w:p w14:paraId="212E4415" w14:textId="77777777" w:rsidR="00D76AC5" w:rsidRDefault="00D76AC5" w:rsidP="00A2605F">
            <w:pPr>
              <w:jc w:val="left"/>
            </w:pPr>
            <w:r>
              <w:t>bulk-like modulus</w:t>
            </w:r>
          </w:p>
        </w:tc>
        <w:tc>
          <w:tcPr>
            <w:tcW w:w="828" w:type="dxa"/>
          </w:tcPr>
          <w:p w14:paraId="052A1FC4" w14:textId="2FE28761" w:rsidR="00D76AC5" w:rsidRDefault="00D76AC5" w:rsidP="00A2605F">
            <w:pPr>
              <w:jc w:val="left"/>
            </w:pPr>
            <w:r>
              <w:t>[</w:t>
            </w:r>
            <w:r>
              <w:rPr>
                <w:b/>
              </w:rPr>
              <w:t>P</w:t>
            </w:r>
            <w:r>
              <w:t>]</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3E4BF8E1" w:rsidR="00241B41" w:rsidRDefault="00241B41" w:rsidP="00241B41">
      <w:pPr>
        <w:pStyle w:val="MTDisplayEquation"/>
      </w:pPr>
      <w:r>
        <w:tab/>
      </w:r>
      <w:r w:rsidR="006C2049" w:rsidRPr="006C2049">
        <w:rPr>
          <w:position w:val="-24"/>
        </w:rPr>
        <w:object w:dxaOrig="5400" w:dyaOrig="620" w14:anchorId="762BA82E">
          <v:shape id="_x0000_i1475" type="#_x0000_t75" style="width:270pt;height:31pt" o:ole="">
            <v:imagedata r:id="rId933" o:title=""/>
          </v:shape>
          <o:OLEObject Type="Embed" ProgID="Equation.DSMT4" ShapeID="_x0000_i1475" DrawAspect="Content" ObjectID="_1471104738" r:id="rId934"/>
        </w:object>
      </w:r>
    </w:p>
    <w:p w14:paraId="04C16060" w14:textId="7B38E632" w:rsidR="00241B41" w:rsidRDefault="00241B41" w:rsidP="00241B41">
      <w:r>
        <w:t xml:space="preserve">The first two terms define the </w:t>
      </w:r>
      <w:ins w:id="1589" w:author="Steve Maas" w:date="2014-07-24T18:32:00Z">
        <w:r w:rsidR="00B47983">
          <w:t xml:space="preserve">coupled </w:t>
        </w:r>
      </w:ins>
      <w:r w:rsidR="00AE38BC">
        <w:t xml:space="preserve">Veronda-Westmann </w:t>
      </w:r>
      <w:r>
        <w:t xml:space="preserve">matrix response. The third term is the fiber response which is a function of the fiber stretch </w:t>
      </w:r>
      <w:r w:rsidR="006C2049" w:rsidRPr="006C2049">
        <w:rPr>
          <w:position w:val="-6"/>
        </w:rPr>
        <w:object w:dxaOrig="220" w:dyaOrig="279" w14:anchorId="365E7BF2">
          <v:shape id="_x0000_i1476" type="#_x0000_t75" style="width:11pt;height:14pt" o:ole="">
            <v:imagedata r:id="rId935" o:title=""/>
          </v:shape>
          <o:OLEObject Type="Embed" ProgID="Equation.DSMT4" ShapeID="_x0000_i1476" DrawAspect="Content" ObjectID="_1471104739" r:id="rId936"/>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6FAD5C05" w:rsidR="00241B41" w:rsidRDefault="00241B41" w:rsidP="00241B41">
      <w:pPr>
        <w:pStyle w:val="MTDisplayEquation"/>
      </w:pPr>
      <w:r>
        <w:tab/>
      </w:r>
      <w:r w:rsidR="006C2049" w:rsidRPr="006C2049">
        <w:rPr>
          <w:position w:val="-24"/>
        </w:rPr>
        <w:object w:dxaOrig="1840" w:dyaOrig="620" w14:anchorId="59E9D0FD">
          <v:shape id="_x0000_i1477" type="#_x0000_t75" style="width:92pt;height:31pt" o:ole="">
            <v:imagedata r:id="rId937" o:title=""/>
          </v:shape>
          <o:OLEObject Type="Embed" ProgID="Equation.DSMT4" ShapeID="_x0000_i1477" DrawAspect="Content" ObjectID="_1471104740" r:id="rId938"/>
        </w:object>
      </w:r>
    </w:p>
    <w:p w14:paraId="18C44E0D" w14:textId="05D4F653" w:rsidR="00241B41" w:rsidRDefault="00241B41" w:rsidP="00241B41">
      <w:pPr>
        <w:jc w:val="left"/>
      </w:pPr>
      <w:r>
        <w:t xml:space="preserve">where </w:t>
      </w:r>
      <w:r w:rsidR="006C2049" w:rsidRPr="006C2049">
        <w:rPr>
          <w:position w:val="-6"/>
        </w:rPr>
        <w:object w:dxaOrig="940" w:dyaOrig="279" w14:anchorId="5F971CFC">
          <v:shape id="_x0000_i1478" type="#_x0000_t75" style="width:47pt;height:14pt" o:ole="">
            <v:imagedata r:id="rId939" o:title=""/>
          </v:shape>
          <o:OLEObject Type="Embed" ProgID="Equation.DSMT4" ShapeID="_x0000_i1478" DrawAspect="Content" ObjectID="_1471104741" r:id="rId940"/>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1590" w:name="_Toc397358431"/>
      <w:r w:rsidRPr="005A3C4B">
        <w:lastRenderedPageBreak/>
        <w:t>Viscoelastic Solids</w:t>
      </w:r>
      <w:bookmarkEnd w:id="1590"/>
    </w:p>
    <w:p w14:paraId="059EB5C5" w14:textId="77777777" w:rsidR="006A0BC1" w:rsidRPr="0097532C" w:rsidRDefault="0095496A" w:rsidP="006A0BC1">
      <w:pPr>
        <w:pStyle w:val="Heading3"/>
      </w:pPr>
      <w:bookmarkStart w:id="1591" w:name="_Toc397358432"/>
      <w:r>
        <w:t>Uncoupled</w:t>
      </w:r>
      <w:r w:rsidR="006A0BC1" w:rsidRPr="0097532C">
        <w:t xml:space="preserve"> Viscoelastic Materials</w:t>
      </w:r>
      <w:bookmarkEnd w:id="1591"/>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1B13CD">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7148"/>
        <w:gridCol w:w="594"/>
      </w:tblGrid>
      <w:tr w:rsidR="00D43B68" w:rsidRPr="00690318" w14:paraId="2AA73B74" w14:textId="0A3951D7" w:rsidTr="008C20E4">
        <w:tc>
          <w:tcPr>
            <w:tcW w:w="958" w:type="pct"/>
            <w:shd w:val="clear" w:color="auto" w:fill="auto"/>
          </w:tcPr>
          <w:p w14:paraId="3B0D5A9A" w14:textId="77777777" w:rsidR="00D43B68" w:rsidRPr="00690318" w:rsidRDefault="00D43B68" w:rsidP="006E3A74">
            <w:pPr>
              <w:pStyle w:val="code"/>
            </w:pPr>
            <w:r w:rsidRPr="00690318">
              <w:t>&lt;t1&gt;-&lt;t6&gt;</w:t>
            </w:r>
          </w:p>
        </w:tc>
        <w:tc>
          <w:tcPr>
            <w:tcW w:w="3732" w:type="pct"/>
            <w:shd w:val="clear" w:color="auto" w:fill="auto"/>
          </w:tcPr>
          <w:p w14:paraId="0A599B4B" w14:textId="77777777" w:rsidR="00D43B68" w:rsidRPr="00690318" w:rsidRDefault="00D43B68" w:rsidP="006E3A74">
            <w:r w:rsidRPr="00690318">
              <w:t>relaxation times</w:t>
            </w:r>
          </w:p>
        </w:tc>
        <w:tc>
          <w:tcPr>
            <w:tcW w:w="311" w:type="pct"/>
          </w:tcPr>
          <w:p w14:paraId="54054EEA" w14:textId="221AAC2B" w:rsidR="00D43B68" w:rsidRPr="00690318" w:rsidRDefault="00D43B68" w:rsidP="006E3A74">
            <w:r>
              <w:t>[</w:t>
            </w:r>
            <w:r w:rsidRPr="008C20E4">
              <w:rPr>
                <w:b/>
              </w:rPr>
              <w:t>t</w:t>
            </w:r>
            <w:r>
              <w:t>]</w:t>
            </w:r>
          </w:p>
        </w:tc>
      </w:tr>
      <w:tr w:rsidR="00D43B68" w:rsidRPr="00690318" w14:paraId="4AB726A8" w14:textId="6AB14E7B" w:rsidTr="008C20E4">
        <w:tc>
          <w:tcPr>
            <w:tcW w:w="958" w:type="pct"/>
            <w:shd w:val="clear" w:color="auto" w:fill="auto"/>
          </w:tcPr>
          <w:p w14:paraId="6CA0953F" w14:textId="77777777" w:rsidR="00D43B68" w:rsidRPr="00690318" w:rsidRDefault="00D43B68" w:rsidP="006E3A74">
            <w:pPr>
              <w:pStyle w:val="code"/>
            </w:pPr>
            <w:r w:rsidRPr="00690318">
              <w:t>&lt;g1&gt;-&lt;g6&gt;</w:t>
            </w:r>
          </w:p>
        </w:tc>
        <w:tc>
          <w:tcPr>
            <w:tcW w:w="3732" w:type="pct"/>
            <w:shd w:val="clear" w:color="auto" w:fill="auto"/>
          </w:tcPr>
          <w:p w14:paraId="678A965C" w14:textId="77777777" w:rsidR="00D43B68" w:rsidRPr="00690318" w:rsidRDefault="00D43B68" w:rsidP="006E3A74">
            <w:r w:rsidRPr="00690318">
              <w:t>viscoelastic coefficients</w:t>
            </w:r>
          </w:p>
        </w:tc>
        <w:tc>
          <w:tcPr>
            <w:tcW w:w="311" w:type="pct"/>
          </w:tcPr>
          <w:p w14:paraId="2F1CBEF8" w14:textId="744BAA9C" w:rsidR="00D43B68" w:rsidRPr="00690318" w:rsidRDefault="00D43B68" w:rsidP="006E3A74">
            <w:r>
              <w:t>[ ]</w:t>
            </w:r>
          </w:p>
        </w:tc>
      </w:tr>
      <w:tr w:rsidR="00D43B68" w:rsidRPr="00690318" w14:paraId="596CC895" w14:textId="7CD6F45A" w:rsidTr="008C20E4">
        <w:tc>
          <w:tcPr>
            <w:tcW w:w="958" w:type="pct"/>
            <w:shd w:val="clear" w:color="auto" w:fill="auto"/>
          </w:tcPr>
          <w:p w14:paraId="6F52CFB3" w14:textId="77777777" w:rsidR="00D43B68" w:rsidRPr="00690318" w:rsidRDefault="00D43B68" w:rsidP="006E3A74">
            <w:pPr>
              <w:pStyle w:val="code"/>
            </w:pPr>
            <w:r w:rsidRPr="00690318">
              <w:t>&lt;elastic&gt;</w:t>
            </w:r>
          </w:p>
        </w:tc>
        <w:tc>
          <w:tcPr>
            <w:tcW w:w="3732" w:type="pct"/>
            <w:shd w:val="clear" w:color="auto" w:fill="auto"/>
          </w:tcPr>
          <w:p w14:paraId="56F6E99B" w14:textId="77777777" w:rsidR="00D43B68" w:rsidRPr="00690318" w:rsidRDefault="00D43B68" w:rsidP="006E3A74">
            <w:r w:rsidRPr="00690318">
              <w:t>elastic component (must be an uncoupled elastic solid)</w:t>
            </w:r>
          </w:p>
        </w:tc>
        <w:tc>
          <w:tcPr>
            <w:tcW w:w="311" w:type="pct"/>
          </w:tcPr>
          <w:p w14:paraId="5D690CBE" w14:textId="77777777" w:rsidR="00D43B68" w:rsidRPr="00690318" w:rsidRDefault="00D43B68" w:rsidP="006E3A74"/>
        </w:tc>
      </w:tr>
    </w:tbl>
    <w:p w14:paraId="3D57DDD6" w14:textId="77777777" w:rsidR="009F2D41" w:rsidRPr="00690318" w:rsidRDefault="009F2D41" w:rsidP="009F2D41"/>
    <w:p w14:paraId="6EE62F2F" w14:textId="0D4D9F98" w:rsidR="009F2D41" w:rsidRPr="00690318" w:rsidRDefault="006C2049" w:rsidP="009F2D41">
      <w:r w:rsidRPr="006C2049">
        <w:rPr>
          <w:position w:val="-30"/>
        </w:rPr>
        <w:object w:dxaOrig="2400" w:dyaOrig="720" w14:anchorId="034963E4">
          <v:shape id="_x0000_i1479" type="#_x0000_t75" style="width:120pt;height:36pt" o:ole="">
            <v:imagedata r:id="rId941" o:title=""/>
          </v:shape>
          <o:OLEObject Type="Embed" ProgID="Equation.DSMT4" ShapeID="_x0000_i1479" DrawAspect="Content" ObjectID="_1471104742" r:id="rId942"/>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2D5B57C8" w:rsidR="009F2D41" w:rsidRPr="00690318" w:rsidRDefault="009F2D41" w:rsidP="009F2D41">
      <w:pPr>
        <w:pStyle w:val="MTDisplayEquation"/>
      </w:pPr>
      <w:r w:rsidRPr="00690318">
        <w:tab/>
      </w:r>
      <w:r w:rsidR="006C2049" w:rsidRPr="006C2049">
        <w:rPr>
          <w:position w:val="-30"/>
        </w:rPr>
        <w:object w:dxaOrig="4599" w:dyaOrig="840" w14:anchorId="518CF12A">
          <v:shape id="_x0000_i1480" type="#_x0000_t75" style="width:230pt;height:42pt" o:ole="">
            <v:imagedata r:id="rId943" o:title=""/>
          </v:shape>
          <o:OLEObject Type="Embed" ProgID="Equation.DSMT4" ShapeID="_x0000_i1480" DrawAspect="Content" ObjectID="_1471104743" r:id="rId944"/>
        </w:object>
      </w:r>
      <w:r w:rsidRPr="00690318">
        <w:t>,</w:t>
      </w:r>
    </w:p>
    <w:p w14:paraId="7DC30EBB" w14:textId="70BD0A7C" w:rsidR="009F2D41" w:rsidRPr="00690318" w:rsidRDefault="009F2D41" w:rsidP="009F2D41">
      <w:r w:rsidRPr="00690318">
        <w:t xml:space="preserve">where </w:t>
      </w:r>
      <w:r w:rsidR="006C2049" w:rsidRPr="006C2049">
        <w:rPr>
          <w:position w:val="-6"/>
        </w:rPr>
        <w:object w:dxaOrig="279" w:dyaOrig="320" w14:anchorId="66D2F4D6">
          <v:shape id="_x0000_i1481" type="#_x0000_t75" style="width:14pt;height:16pt" o:ole="">
            <v:imagedata r:id="rId945" o:title=""/>
          </v:shape>
          <o:OLEObject Type="Embed" ProgID="Equation.DSMT4" ShapeID="_x0000_i1481" DrawAspect="Content" ObjectID="_1471104744" r:id="rId946"/>
        </w:object>
      </w:r>
      <w:r w:rsidR="006C2049" w:rsidRPr="006C2049">
        <w:rPr>
          <w:position w:val="-6"/>
        </w:rPr>
        <w:object w:dxaOrig="279" w:dyaOrig="340" w14:anchorId="311F73C8">
          <v:shape id="_x0000_i1482" type="#_x0000_t75" style="width:14pt;height:17pt" o:ole="">
            <v:imagedata r:id="rId947" o:title=""/>
          </v:shape>
          <o:OLEObject Type="Embed" ProgID="Equation.DSMT4" ShapeID="_x0000_i1482" DrawAspect="Content" ObjectID="_1471104745" r:id="rId948"/>
        </w:object>
      </w:r>
      <w:r w:rsidRPr="00690318">
        <w:t xml:space="preserve"> is the elastic stress derived from </w:t>
      </w:r>
      <w:r w:rsidR="006C2049" w:rsidRPr="006C2049">
        <w:rPr>
          <w:position w:val="-18"/>
        </w:rPr>
        <w:object w:dxaOrig="660" w:dyaOrig="480" w14:anchorId="5F5AC2B1">
          <v:shape id="_x0000_i1483" type="#_x0000_t75" style="width:33pt;height:24pt" o:ole="">
            <v:imagedata r:id="rId949" o:title=""/>
          </v:shape>
          <o:OLEObject Type="Embed" ProgID="Equation.DSMT4" ShapeID="_x0000_i1483" DrawAspect="Content" ObjectID="_1471104746" r:id="rId950"/>
        </w:object>
      </w:r>
      <w:r w:rsidRPr="00690318">
        <w:t xml:space="preserve"> (see Section </w:t>
      </w:r>
      <w:r w:rsidRPr="00690318">
        <w:fldChar w:fldCharType="begin"/>
      </w:r>
      <w:r w:rsidRPr="00690318">
        <w:instrText xml:space="preserve"> REF _Ref167375095 \r \h </w:instrText>
      </w:r>
      <w:r w:rsidRPr="00690318">
        <w:fldChar w:fldCharType="separate"/>
      </w:r>
      <w:r w:rsidR="001B13CD">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1E7070E2" w:rsidR="009F2D41" w:rsidRPr="00690318" w:rsidRDefault="009F2D41" w:rsidP="009F2D41">
      <w:pPr>
        <w:pStyle w:val="MTDisplayEquation"/>
      </w:pPr>
      <w:r w:rsidRPr="00690318">
        <w:tab/>
      </w:r>
      <w:r w:rsidR="006C2049" w:rsidRPr="006C2049">
        <w:rPr>
          <w:position w:val="-28"/>
        </w:rPr>
        <w:object w:dxaOrig="2659" w:dyaOrig="680" w14:anchorId="50BF231D">
          <v:shape id="_x0000_i1484" type="#_x0000_t75" style="width:133pt;height:34pt" o:ole="">
            <v:imagedata r:id="rId951" o:title=""/>
          </v:shape>
          <o:OLEObject Type="Embed" ProgID="Equation.DSMT4" ShapeID="_x0000_i1484" DrawAspect="Content" ObjectID="_1471104747" r:id="rId952"/>
        </w:object>
      </w:r>
      <w:r w:rsidRPr="00690318">
        <w:t>,</w:t>
      </w:r>
    </w:p>
    <w:p w14:paraId="41509CC6" w14:textId="6A6AB511" w:rsidR="009F2D41" w:rsidRPr="00690318" w:rsidRDefault="009F2D41" w:rsidP="009F2D41">
      <w:r w:rsidRPr="00690318">
        <w:t xml:space="preserve">Note that the user does not have to enter all the </w:t>
      </w:r>
      <w:r w:rsidR="006C2049" w:rsidRPr="006C2049">
        <w:rPr>
          <w:position w:val="-12"/>
        </w:rPr>
        <w:object w:dxaOrig="220" w:dyaOrig="360" w14:anchorId="6E115EFF">
          <v:shape id="_x0000_i1485" type="#_x0000_t75" style="width:11pt;height:18pt" o:ole="">
            <v:imagedata r:id="rId953" o:title=""/>
          </v:shape>
          <o:OLEObject Type="Embed" ProgID="Equation.DSMT4" ShapeID="_x0000_i1485" DrawAspect="Content" ObjectID="_1471104748" r:id="rId954"/>
        </w:object>
      </w:r>
      <w:r w:rsidRPr="00690318">
        <w:t xml:space="preserve"> and </w:t>
      </w:r>
      <w:r w:rsidR="006C2049" w:rsidRPr="006C2049">
        <w:rPr>
          <w:position w:val="-12"/>
        </w:rPr>
        <w:object w:dxaOrig="240" w:dyaOrig="360" w14:anchorId="248404C7">
          <v:shape id="_x0000_i1486" type="#_x0000_t75" style="width:12pt;height:18pt" o:ole="">
            <v:imagedata r:id="rId955" o:title=""/>
          </v:shape>
          <o:OLEObject Type="Embed" ProgID="Equation.DSMT4" ShapeID="_x0000_i1486" DrawAspect="Content" ObjectID="_1471104749" r:id="rId956"/>
        </w:object>
      </w:r>
      <w:r w:rsidRPr="00690318">
        <w:t xml:space="preserve"> coefficients. Instead, only the values that are used need to be entered. So, if </w:t>
      </w:r>
      <w:r w:rsidRPr="00690318">
        <w:rPr>
          <w:i/>
        </w:rPr>
        <w:t xml:space="preserve">N </w:t>
      </w:r>
      <w:r w:rsidRPr="00690318">
        <w:t xml:space="preserve">is 2, only </w:t>
      </w:r>
      <w:r w:rsidR="006C2049" w:rsidRPr="006C2049">
        <w:rPr>
          <w:position w:val="-12"/>
        </w:rPr>
        <w:object w:dxaOrig="220" w:dyaOrig="360" w14:anchorId="37FBE1BB">
          <v:shape id="_x0000_i1487" type="#_x0000_t75" style="width:11pt;height:18pt" o:ole="">
            <v:imagedata r:id="rId957" o:title=""/>
          </v:shape>
          <o:OLEObject Type="Embed" ProgID="Equation.DSMT4" ShapeID="_x0000_i1487" DrawAspect="Content" ObjectID="_1471104750" r:id="rId958"/>
        </w:object>
      </w:r>
      <w:r w:rsidRPr="00690318">
        <w:t xml:space="preserve">, </w:t>
      </w:r>
      <w:r w:rsidR="006C2049" w:rsidRPr="006C2049">
        <w:rPr>
          <w:position w:val="-12"/>
        </w:rPr>
        <w:object w:dxaOrig="260" w:dyaOrig="360" w14:anchorId="66FB8A23">
          <v:shape id="_x0000_i1488" type="#_x0000_t75" style="width:13pt;height:18pt" o:ole="">
            <v:imagedata r:id="rId959" o:title=""/>
          </v:shape>
          <o:OLEObject Type="Embed" ProgID="Equation.DSMT4" ShapeID="_x0000_i1488" DrawAspect="Content" ObjectID="_1471104751" r:id="rId960"/>
        </w:object>
      </w:r>
      <w:r w:rsidRPr="00690318">
        <w:t xml:space="preserve">, </w:t>
      </w:r>
      <w:r w:rsidR="006C2049" w:rsidRPr="006C2049">
        <w:rPr>
          <w:position w:val="-12"/>
        </w:rPr>
        <w:object w:dxaOrig="240" w:dyaOrig="360" w14:anchorId="5BC5A9DF">
          <v:shape id="_x0000_i1489" type="#_x0000_t75" style="width:12pt;height:18pt" o:ole="">
            <v:imagedata r:id="rId961" o:title=""/>
          </v:shape>
          <o:OLEObject Type="Embed" ProgID="Equation.DSMT4" ShapeID="_x0000_i1489" DrawAspect="Content" ObjectID="_1471104752" r:id="rId962"/>
        </w:object>
      </w:r>
      <w:r w:rsidRPr="00690318">
        <w:t xml:space="preserve"> and </w:t>
      </w:r>
      <w:r w:rsidR="006C2049" w:rsidRPr="006C2049">
        <w:rPr>
          <w:position w:val="-12"/>
        </w:rPr>
        <w:object w:dxaOrig="260" w:dyaOrig="360" w14:anchorId="58D3B16E">
          <v:shape id="_x0000_i1490" type="#_x0000_t75" style="width:13pt;height:18pt" o:ole="">
            <v:imagedata r:id="rId963" o:title=""/>
          </v:shape>
          <o:OLEObject Type="Embed" ProgID="Equation.DSMT4" ShapeID="_x0000_i1490" DrawAspect="Content" ObjectID="_1471104753" r:id="rId964"/>
        </w:object>
      </w:r>
      <w:r w:rsidRPr="00690318">
        <w:t xml:space="preserve">have to be entered. </w:t>
      </w:r>
    </w:p>
    <w:p w14:paraId="4C9B3DAF" w14:textId="77777777" w:rsidR="009F2D41" w:rsidRPr="00690318" w:rsidRDefault="009F2D41" w:rsidP="009F2D41"/>
    <w:p w14:paraId="7A9A2FAC" w14:textId="47AEB0AF"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_Ref385839204 \r \h </w:instrText>
      </w:r>
      <w:r w:rsidR="00D76AC5">
        <w:fldChar w:fldCharType="separate"/>
      </w:r>
      <w:r w:rsidR="001B13CD">
        <w:t>4.1</w:t>
      </w:r>
      <w:r w:rsidR="00D76AC5">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1592" w:name="_Toc337555811"/>
      <w:bookmarkStart w:id="1593" w:name="_Toc350247046"/>
      <w:bookmarkStart w:id="1594" w:name="_Toc350354932"/>
      <w:bookmarkStart w:id="1595" w:name="_Toc350439890"/>
      <w:bookmarkStart w:id="1596" w:name="_Toc352596296"/>
      <w:bookmarkStart w:id="1597" w:name="_Toc363725069"/>
      <w:bookmarkStart w:id="1598" w:name="_Toc337555812"/>
      <w:bookmarkStart w:id="1599" w:name="_Toc350247047"/>
      <w:bookmarkStart w:id="1600" w:name="_Toc350354933"/>
      <w:bookmarkStart w:id="1601" w:name="_Toc350439891"/>
      <w:bookmarkStart w:id="1602" w:name="_Toc352596297"/>
      <w:bookmarkStart w:id="1603" w:name="_Toc363725070"/>
      <w:bookmarkStart w:id="1604" w:name="_Toc200951632"/>
      <w:bookmarkStart w:id="1605" w:name="_Toc397358433"/>
      <w:bookmarkEnd w:id="1592"/>
      <w:bookmarkEnd w:id="1593"/>
      <w:bookmarkEnd w:id="1594"/>
      <w:bookmarkEnd w:id="1595"/>
      <w:bookmarkEnd w:id="1596"/>
      <w:bookmarkEnd w:id="1597"/>
      <w:bookmarkEnd w:id="1598"/>
      <w:bookmarkEnd w:id="1599"/>
      <w:bookmarkEnd w:id="1600"/>
      <w:bookmarkEnd w:id="1601"/>
      <w:bookmarkEnd w:id="1602"/>
      <w:bookmarkEnd w:id="1603"/>
      <w:r w:rsidRPr="00690318">
        <w:lastRenderedPageBreak/>
        <w:t>Compressible Viscoelastic Materials</w:t>
      </w:r>
      <w:bookmarkEnd w:id="1604"/>
      <w:bookmarkEnd w:id="1605"/>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7195"/>
        <w:gridCol w:w="582"/>
      </w:tblGrid>
      <w:tr w:rsidR="00D43B68" w:rsidRPr="00690318" w14:paraId="2131919A" w14:textId="57B3F678" w:rsidTr="008C20E4">
        <w:tc>
          <w:tcPr>
            <w:tcW w:w="939" w:type="pct"/>
            <w:shd w:val="clear" w:color="auto" w:fill="auto"/>
          </w:tcPr>
          <w:p w14:paraId="191AEC76" w14:textId="77777777" w:rsidR="00D43B68" w:rsidRPr="00690318" w:rsidRDefault="00D43B68" w:rsidP="006E3A74">
            <w:pPr>
              <w:pStyle w:val="code"/>
            </w:pPr>
            <w:r w:rsidRPr="00690318">
              <w:t>&lt;t1&gt;-&lt;t6&gt;</w:t>
            </w:r>
          </w:p>
        </w:tc>
        <w:tc>
          <w:tcPr>
            <w:tcW w:w="3757" w:type="pct"/>
            <w:shd w:val="clear" w:color="auto" w:fill="auto"/>
          </w:tcPr>
          <w:p w14:paraId="38EE1893" w14:textId="77777777" w:rsidR="00D43B68" w:rsidRPr="00690318" w:rsidRDefault="00D43B68" w:rsidP="006E3A74">
            <w:r w:rsidRPr="00690318">
              <w:t>relaxation times</w:t>
            </w:r>
          </w:p>
        </w:tc>
        <w:tc>
          <w:tcPr>
            <w:tcW w:w="305" w:type="pct"/>
          </w:tcPr>
          <w:p w14:paraId="2E033EAC" w14:textId="6B4DA908" w:rsidR="00D43B68" w:rsidRPr="00690318" w:rsidRDefault="00D43B68" w:rsidP="006E3A74">
            <w:r>
              <w:t>[</w:t>
            </w:r>
            <w:r>
              <w:rPr>
                <w:b/>
              </w:rPr>
              <w:t>t</w:t>
            </w:r>
            <w:r>
              <w:t>]</w:t>
            </w:r>
          </w:p>
        </w:tc>
      </w:tr>
      <w:tr w:rsidR="00D43B68" w:rsidRPr="00690318" w14:paraId="218FB522" w14:textId="4D882799" w:rsidTr="008C20E4">
        <w:tc>
          <w:tcPr>
            <w:tcW w:w="939" w:type="pct"/>
            <w:shd w:val="clear" w:color="auto" w:fill="auto"/>
          </w:tcPr>
          <w:p w14:paraId="05AB7E64" w14:textId="77777777" w:rsidR="00D43B68" w:rsidRPr="00690318" w:rsidRDefault="00D43B68" w:rsidP="006E3A74">
            <w:pPr>
              <w:pStyle w:val="code"/>
            </w:pPr>
            <w:r w:rsidRPr="00690318">
              <w:t>&lt;g1&gt;-&lt;g6&gt;</w:t>
            </w:r>
          </w:p>
        </w:tc>
        <w:tc>
          <w:tcPr>
            <w:tcW w:w="3757" w:type="pct"/>
            <w:shd w:val="clear" w:color="auto" w:fill="auto"/>
          </w:tcPr>
          <w:p w14:paraId="1F1C73B5" w14:textId="77777777" w:rsidR="00D43B68" w:rsidRPr="00690318" w:rsidRDefault="00D43B68" w:rsidP="006E3A74">
            <w:r w:rsidRPr="00690318">
              <w:t>viscoelastic coefficients</w:t>
            </w:r>
          </w:p>
        </w:tc>
        <w:tc>
          <w:tcPr>
            <w:tcW w:w="305" w:type="pct"/>
          </w:tcPr>
          <w:p w14:paraId="7B63ED9F" w14:textId="1D5A9963" w:rsidR="00D43B68" w:rsidRPr="00690318" w:rsidRDefault="00D43B68" w:rsidP="006E3A74">
            <w:r>
              <w:t>[ ]</w:t>
            </w:r>
          </w:p>
        </w:tc>
      </w:tr>
      <w:tr w:rsidR="00D43B68" w:rsidRPr="00690318" w14:paraId="311ECF8C" w14:textId="439FF32F" w:rsidTr="008C20E4">
        <w:tc>
          <w:tcPr>
            <w:tcW w:w="939" w:type="pct"/>
            <w:shd w:val="clear" w:color="auto" w:fill="auto"/>
          </w:tcPr>
          <w:p w14:paraId="21248CAE" w14:textId="77777777" w:rsidR="00D43B68" w:rsidRPr="00690318" w:rsidRDefault="00D43B68" w:rsidP="006E3A74">
            <w:pPr>
              <w:pStyle w:val="code"/>
            </w:pPr>
            <w:r w:rsidRPr="00690318">
              <w:t>&lt;elastic&gt;</w:t>
            </w:r>
          </w:p>
        </w:tc>
        <w:tc>
          <w:tcPr>
            <w:tcW w:w="3757" w:type="pct"/>
            <w:shd w:val="clear" w:color="auto" w:fill="auto"/>
          </w:tcPr>
          <w:p w14:paraId="1235B2F3" w14:textId="77777777" w:rsidR="00D43B68" w:rsidRPr="00690318" w:rsidRDefault="00D43B68" w:rsidP="006E3A74">
            <w:r w:rsidRPr="00690318">
              <w:t>elastic component (must be a compressible elastic solid)</w:t>
            </w:r>
          </w:p>
        </w:tc>
        <w:tc>
          <w:tcPr>
            <w:tcW w:w="305" w:type="pct"/>
          </w:tcPr>
          <w:p w14:paraId="6A4126D1" w14:textId="77777777" w:rsidR="00D43B68" w:rsidRPr="00690318" w:rsidRDefault="00D43B68" w:rsidP="006E3A74"/>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4FFB35C4" w:rsidR="009F2D41" w:rsidRPr="00690318" w:rsidRDefault="009F2D41" w:rsidP="009F2D41">
      <w:pPr>
        <w:pStyle w:val="MTDisplayEquation"/>
      </w:pPr>
      <w:r w:rsidRPr="00690318">
        <w:tab/>
      </w:r>
      <w:r w:rsidR="006C2049" w:rsidRPr="006C2049">
        <w:rPr>
          <w:position w:val="-30"/>
        </w:rPr>
        <w:object w:dxaOrig="2400" w:dyaOrig="720" w14:anchorId="6B73F0AF">
          <v:shape id="_x0000_i1491" type="#_x0000_t75" style="width:120pt;height:36pt" o:ole="">
            <v:imagedata r:id="rId965" o:title=""/>
          </v:shape>
          <o:OLEObject Type="Embed" ProgID="Equation.DSMT4" ShapeID="_x0000_i1491" DrawAspect="Content" ObjectID="_1471104754" r:id="rId966"/>
        </w:object>
      </w:r>
      <w:r w:rsidRPr="00690318">
        <w:t>,</w:t>
      </w:r>
    </w:p>
    <w:p w14:paraId="3ECB88A4" w14:textId="63C88DD3" w:rsidR="009F2D41" w:rsidRPr="00690318" w:rsidRDefault="009F2D41" w:rsidP="009F2D41">
      <w:r w:rsidRPr="00690318">
        <w:t xml:space="preserve">where </w:t>
      </w:r>
      <w:r w:rsidR="006C2049" w:rsidRPr="006C2049">
        <w:rPr>
          <w:position w:val="-6"/>
        </w:rPr>
        <w:object w:dxaOrig="279" w:dyaOrig="320" w14:anchorId="10EF3454">
          <v:shape id="_x0000_i1492" type="#_x0000_t75" style="width:14pt;height:16pt" o:ole="">
            <v:imagedata r:id="rId967" o:title=""/>
          </v:shape>
          <o:OLEObject Type="Embed" ProgID="Equation.DSMT4" ShapeID="_x0000_i1492" DrawAspect="Content" ObjectID="_1471104755" r:id="rId968"/>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27F9E62D" w:rsidR="009F2D41" w:rsidRPr="00690318" w:rsidRDefault="009F2D41" w:rsidP="009F2D41">
      <w:pPr>
        <w:pStyle w:val="MTDisplayEquation"/>
      </w:pPr>
      <w:r w:rsidRPr="00690318">
        <w:tab/>
      </w:r>
      <w:r w:rsidR="006C2049" w:rsidRPr="006C2049">
        <w:rPr>
          <w:position w:val="-28"/>
        </w:rPr>
        <w:object w:dxaOrig="2659" w:dyaOrig="680" w14:anchorId="4BBE8B41">
          <v:shape id="_x0000_i1493" type="#_x0000_t75" style="width:133pt;height:34pt" o:ole="">
            <v:imagedata r:id="rId969" o:title=""/>
          </v:shape>
          <o:OLEObject Type="Embed" ProgID="Equation.DSMT4" ShapeID="_x0000_i1493" DrawAspect="Content" ObjectID="_1471104756" r:id="rId970"/>
        </w:object>
      </w:r>
      <w:r w:rsidRPr="00690318">
        <w:t>,</w:t>
      </w:r>
    </w:p>
    <w:p w14:paraId="0DD46A29" w14:textId="3A121301" w:rsidR="009F2D41" w:rsidRPr="00690318" w:rsidRDefault="009F2D41" w:rsidP="009F2D41">
      <w:r w:rsidRPr="00690318">
        <w:t xml:space="preserve">Note that the user does not have to enter all the </w:t>
      </w:r>
      <w:r w:rsidR="006C2049" w:rsidRPr="006C2049">
        <w:rPr>
          <w:position w:val="-12"/>
        </w:rPr>
        <w:object w:dxaOrig="220" w:dyaOrig="360" w14:anchorId="1042FDC1">
          <v:shape id="_x0000_i1494" type="#_x0000_t75" style="width:11pt;height:18pt" o:ole="">
            <v:imagedata r:id="rId971" o:title=""/>
          </v:shape>
          <o:OLEObject Type="Embed" ProgID="Equation.DSMT4" ShapeID="_x0000_i1494" DrawAspect="Content" ObjectID="_1471104757" r:id="rId972"/>
        </w:object>
      </w:r>
      <w:r w:rsidRPr="00690318">
        <w:t xml:space="preserve"> and </w:t>
      </w:r>
      <w:r w:rsidR="006C2049" w:rsidRPr="006C2049">
        <w:rPr>
          <w:position w:val="-12"/>
        </w:rPr>
        <w:object w:dxaOrig="240" w:dyaOrig="360" w14:anchorId="0B2E8E41">
          <v:shape id="_x0000_i1495" type="#_x0000_t75" style="width:12pt;height:18pt" o:ole="">
            <v:imagedata r:id="rId973" o:title=""/>
          </v:shape>
          <o:OLEObject Type="Embed" ProgID="Equation.DSMT4" ShapeID="_x0000_i1495" DrawAspect="Content" ObjectID="_1471104758" r:id="rId974"/>
        </w:object>
      </w:r>
      <w:r w:rsidRPr="00690318">
        <w:t xml:space="preserve"> coefficients. Instead, only the values that are used need to be entered. So, if </w:t>
      </w:r>
      <w:r w:rsidRPr="00690318">
        <w:rPr>
          <w:i/>
        </w:rPr>
        <w:t xml:space="preserve">N </w:t>
      </w:r>
      <w:r w:rsidRPr="00690318">
        <w:t xml:space="preserve">is 2, only </w:t>
      </w:r>
      <w:r w:rsidR="006C2049" w:rsidRPr="006C2049">
        <w:rPr>
          <w:position w:val="-12"/>
        </w:rPr>
        <w:object w:dxaOrig="220" w:dyaOrig="360" w14:anchorId="1A33E2E4">
          <v:shape id="_x0000_i1496" type="#_x0000_t75" style="width:11pt;height:18pt" o:ole="">
            <v:imagedata r:id="rId975" o:title=""/>
          </v:shape>
          <o:OLEObject Type="Embed" ProgID="Equation.DSMT4" ShapeID="_x0000_i1496" DrawAspect="Content" ObjectID="_1471104759" r:id="rId976"/>
        </w:object>
      </w:r>
      <w:r w:rsidRPr="00690318">
        <w:t xml:space="preserve">, </w:t>
      </w:r>
      <w:r w:rsidR="006C2049" w:rsidRPr="006C2049">
        <w:rPr>
          <w:position w:val="-12"/>
        </w:rPr>
        <w:object w:dxaOrig="260" w:dyaOrig="360" w14:anchorId="52C94B67">
          <v:shape id="_x0000_i1497" type="#_x0000_t75" style="width:13pt;height:18pt" o:ole="">
            <v:imagedata r:id="rId977" o:title=""/>
          </v:shape>
          <o:OLEObject Type="Embed" ProgID="Equation.DSMT4" ShapeID="_x0000_i1497" DrawAspect="Content" ObjectID="_1471104760" r:id="rId978"/>
        </w:object>
      </w:r>
      <w:r w:rsidRPr="00690318">
        <w:t xml:space="preserve">, </w:t>
      </w:r>
      <w:r w:rsidR="006C2049" w:rsidRPr="006C2049">
        <w:rPr>
          <w:position w:val="-12"/>
        </w:rPr>
        <w:object w:dxaOrig="240" w:dyaOrig="360" w14:anchorId="21F832DD">
          <v:shape id="_x0000_i1498" type="#_x0000_t75" style="width:12pt;height:18pt" o:ole="">
            <v:imagedata r:id="rId979" o:title=""/>
          </v:shape>
          <o:OLEObject Type="Embed" ProgID="Equation.DSMT4" ShapeID="_x0000_i1498" DrawAspect="Content" ObjectID="_1471104761" r:id="rId980"/>
        </w:object>
      </w:r>
      <w:r w:rsidRPr="00690318">
        <w:t xml:space="preserve"> and </w:t>
      </w:r>
      <w:r w:rsidR="006C2049" w:rsidRPr="006C2049">
        <w:rPr>
          <w:position w:val="-12"/>
        </w:rPr>
        <w:object w:dxaOrig="260" w:dyaOrig="360" w14:anchorId="01C032C1">
          <v:shape id="_x0000_i1499" type="#_x0000_t75" style="width:13pt;height:18pt" o:ole="">
            <v:imagedata r:id="rId981" o:title=""/>
          </v:shape>
          <o:OLEObject Type="Embed" ProgID="Equation.DSMT4" ShapeID="_x0000_i1499" DrawAspect="Content" ObjectID="_1471104762" r:id="rId982"/>
        </w:object>
      </w:r>
      <w:r w:rsidRPr="00690318">
        <w:t xml:space="preserve">have to be entered. </w:t>
      </w:r>
    </w:p>
    <w:p w14:paraId="28F95F3E" w14:textId="77777777" w:rsidR="009F2D41" w:rsidRPr="00690318" w:rsidRDefault="009F2D41" w:rsidP="009F2D41"/>
    <w:p w14:paraId="01C797C8" w14:textId="13BD0537"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_Ref385839223 \r \h </w:instrText>
      </w:r>
      <w:r w:rsidR="00D76AC5">
        <w:fldChar w:fldCharType="separate"/>
      </w:r>
      <w:r w:rsidR="001B13CD">
        <w:t>4.1</w:t>
      </w:r>
      <w:r w:rsidR="00D76AC5">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1606" w:name="_Toc200951633"/>
      <w:bookmarkStart w:id="1607" w:name="_Toc397358434"/>
      <w:r w:rsidRPr="00690318">
        <w:t>Multigeneration Solids</w:t>
      </w:r>
      <w:bookmarkEnd w:id="1606"/>
      <w:bookmarkEnd w:id="1607"/>
    </w:p>
    <w:p w14:paraId="691E895A" w14:textId="2DF05EA4"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6C2049" w:rsidRPr="006C2049">
        <w:rPr>
          <w:position w:val="-10"/>
        </w:rPr>
        <w:object w:dxaOrig="200" w:dyaOrig="260" w14:anchorId="027EA534">
          <v:shape id="_x0000_i1500" type="#_x0000_t75" style="width:10pt;height:13pt" o:ole="">
            <v:imagedata r:id="rId983" o:title=""/>
          </v:shape>
          <o:OLEObject Type="Embed" ProgID="Equation.DSMT4" ShapeID="_x0000_i1500" DrawAspect="Content" ObjectID="_1471104763" r:id="rId984"/>
        </w:object>
      </w:r>
      <w:r w:rsidRPr="00690318">
        <w:t xml:space="preserve"> has a distinct reference configuration </w:t>
      </w:r>
      <w:r w:rsidR="006C2049" w:rsidRPr="006C2049">
        <w:rPr>
          <w:position w:val="-4"/>
        </w:rPr>
        <w:object w:dxaOrig="340" w:dyaOrig="300" w14:anchorId="75D876C0">
          <v:shape id="_x0000_i1501" type="#_x0000_t75" style="width:17pt;height:15pt" o:ole="">
            <v:imagedata r:id="rId985" o:title=""/>
          </v:shape>
          <o:OLEObject Type="Embed" ProgID="Equation.DSMT4" ShapeID="_x0000_i1501" DrawAspect="Content" ObjectID="_1471104764" r:id="rId986"/>
        </w:object>
      </w:r>
      <w:r w:rsidRPr="00690318">
        <w:t xml:space="preserve"> determined at the time </w:t>
      </w:r>
      <w:r w:rsidR="006C2049" w:rsidRPr="006C2049">
        <w:rPr>
          <w:position w:val="-6"/>
        </w:rPr>
        <w:object w:dxaOrig="240" w:dyaOrig="320" w14:anchorId="384AEB74">
          <v:shape id="_x0000_i1502" type="#_x0000_t75" style="width:12pt;height:16pt" o:ole="">
            <v:imagedata r:id="rId987" o:title=""/>
          </v:shape>
          <o:OLEObject Type="Embed" ProgID="Equation.DSMT4" ShapeID="_x0000_i1502" DrawAspect="Content" ObjectID="_1471104765" r:id="rId988"/>
        </w:object>
      </w:r>
      <w:r w:rsidRPr="00690318">
        <w:t xml:space="preserve"> of its deposition. Therefore, the solid matrix of a growing material consists of a multiplicity of intermingled porous bodies, each representing a generation </w:t>
      </w:r>
      <w:r w:rsidR="006C2049" w:rsidRPr="006C2049">
        <w:rPr>
          <w:position w:val="-10"/>
        </w:rPr>
        <w:object w:dxaOrig="200" w:dyaOrig="260" w14:anchorId="4DFE897B">
          <v:shape id="_x0000_i1503" type="#_x0000_t75" style="width:10pt;height:13pt" o:ole="">
            <v:imagedata r:id="rId989" o:title=""/>
          </v:shape>
          <o:OLEObject Type="Embed" ProgID="Equation.DSMT4" ShapeID="_x0000_i1503" DrawAspect="Content" ObjectID="_1471104766" r:id="rId990"/>
        </w:object>
      </w:r>
      <w:r w:rsidRPr="00690318">
        <w:t xml:space="preserve">, all of which are constrained to move together in the current configuration </w:t>
      </w:r>
      <w:r w:rsidR="006C2049" w:rsidRPr="006C2049">
        <w:rPr>
          <w:position w:val="-4"/>
        </w:rPr>
        <w:object w:dxaOrig="200" w:dyaOrig="200" w14:anchorId="0D6E742C">
          <v:shape id="_x0000_i1504" type="#_x0000_t75" style="width:10pt;height:10pt" o:ole="">
            <v:imagedata r:id="rId991" o:title=""/>
          </v:shape>
          <o:OLEObject Type="Embed" ProgID="Equation.DSMT4" ShapeID="_x0000_i1504" DrawAspect="Content" ObjectID="_1471104767" r:id="rId992"/>
        </w:object>
      </w:r>
      <w:r w:rsidRPr="00690318">
        <w:t xml:space="preserve">.  The deformation gradient of each generation is </w:t>
      </w:r>
      <w:r w:rsidR="006C2049" w:rsidRPr="006C2049">
        <w:rPr>
          <w:position w:val="-10"/>
        </w:rPr>
        <w:object w:dxaOrig="1320" w:dyaOrig="360" w14:anchorId="725A8BA8">
          <v:shape id="_x0000_i1505" type="#_x0000_t75" style="width:66pt;height:18pt" o:ole="">
            <v:imagedata r:id="rId993" o:title=""/>
          </v:shape>
          <o:OLEObject Type="Embed" ProgID="Equation.DSMT4" ShapeID="_x0000_i1505" DrawAspect="Content" ObjectID="_1471104768" r:id="rId994"/>
        </w:object>
      </w:r>
      <w:r w:rsidRPr="00690318">
        <w:t>.  The first generation (</w:t>
      </w:r>
      <w:r w:rsidR="006C2049" w:rsidRPr="006C2049">
        <w:rPr>
          <w:position w:val="-10"/>
        </w:rPr>
        <w:object w:dxaOrig="520" w:dyaOrig="320" w14:anchorId="6B6F85E8">
          <v:shape id="_x0000_i1506" type="#_x0000_t75" style="width:26pt;height:16pt" o:ole="">
            <v:imagedata r:id="rId995" o:title=""/>
          </v:shape>
          <o:OLEObject Type="Embed" ProgID="Equation.DSMT4" ShapeID="_x0000_i1506" DrawAspect="Content" ObjectID="_1471104769" r:id="rId996"/>
        </w:object>
      </w:r>
      <w:r w:rsidRPr="00690318">
        <w:t xml:space="preserve">) is assumed to be present at time </w:t>
      </w:r>
      <w:r w:rsidR="006C2049" w:rsidRPr="006C2049">
        <w:rPr>
          <w:position w:val="-6"/>
        </w:rPr>
        <w:object w:dxaOrig="580" w:dyaOrig="320" w14:anchorId="166B3A52">
          <v:shape id="_x0000_i1507" type="#_x0000_t75" style="width:29pt;height:16pt" o:ole="">
            <v:imagedata r:id="rId997" o:title=""/>
          </v:shape>
          <o:OLEObject Type="Embed" ProgID="Equation.DSMT4" ShapeID="_x0000_i1507" DrawAspect="Content" ObjectID="_1471104770" r:id="rId998"/>
        </w:object>
      </w:r>
      <w:r w:rsidRPr="00690318">
        <w:t xml:space="preserve">, therefore its reference configuration is </w:t>
      </w:r>
      <w:r w:rsidR="006C2049" w:rsidRPr="006C2049">
        <w:rPr>
          <w:position w:val="-4"/>
        </w:rPr>
        <w:object w:dxaOrig="760" w:dyaOrig="300" w14:anchorId="10CD9FAA">
          <v:shape id="_x0000_i1508" type="#_x0000_t75" style="width:38pt;height:15pt" o:ole="">
            <v:imagedata r:id="rId999" o:title=""/>
          </v:shape>
          <o:OLEObject Type="Embed" ProgID="Equation.DSMT4" ShapeID="_x0000_i1508" DrawAspect="Content" ObjectID="_1471104771" r:id="rId1000"/>
        </w:object>
      </w:r>
      <w:r w:rsidRPr="00690318">
        <w:t xml:space="preserve"> and its deformation gradient </w:t>
      </w:r>
      <w:r w:rsidR="006C2049" w:rsidRPr="006C2049">
        <w:rPr>
          <w:position w:val="-10"/>
        </w:rPr>
        <w:object w:dxaOrig="1240" w:dyaOrig="360" w14:anchorId="22BD4497">
          <v:shape id="_x0000_i1509" type="#_x0000_t75" style="width:62pt;height:18pt" o:ole="">
            <v:imagedata r:id="rId1001" o:title=""/>
          </v:shape>
          <o:OLEObject Type="Embed" ProgID="Equation.DSMT4" ShapeID="_x0000_i1509" DrawAspect="Content" ObjectID="_1471104772" r:id="rId1002"/>
        </w:object>
      </w:r>
      <w:r w:rsidRPr="00690318">
        <w:t xml:space="preserve"> is equivalent to </w:t>
      </w:r>
      <w:r w:rsidR="006C2049" w:rsidRPr="006C2049">
        <w:rPr>
          <w:position w:val="-10"/>
        </w:rPr>
        <w:object w:dxaOrig="1080" w:dyaOrig="340" w14:anchorId="425C5869">
          <v:shape id="_x0000_i1510" type="#_x0000_t75" style="width:54pt;height:17pt" o:ole="">
            <v:imagedata r:id="rId1003" o:title=""/>
          </v:shape>
          <o:OLEObject Type="Embed" ProgID="Equation.DSMT4" ShapeID="_x0000_i1510" DrawAspect="Content" ObjectID="_1471104773" r:id="rId1004"/>
        </w:object>
      </w:r>
      <w:r w:rsidRPr="00690318">
        <w:t xml:space="preserve">.  Each generation's reference configuration </w:t>
      </w:r>
      <w:r w:rsidR="006C2049" w:rsidRPr="006C2049">
        <w:rPr>
          <w:position w:val="-4"/>
        </w:rPr>
        <w:object w:dxaOrig="340" w:dyaOrig="300" w14:anchorId="68949A81">
          <v:shape id="_x0000_i1511" type="#_x0000_t75" style="width:17pt;height:15pt" o:ole="">
            <v:imagedata r:id="rId1005" o:title=""/>
          </v:shape>
          <o:OLEObject Type="Embed" ProgID="Equation.DSMT4" ShapeID="_x0000_i1511" DrawAspect="Content" ObjectID="_1471104774" r:id="rId1006"/>
        </w:object>
      </w:r>
      <w:r w:rsidRPr="00690318">
        <w:t xml:space="preserve"> has a one-to-one mapping </w:t>
      </w:r>
      <w:r w:rsidR="006C2049" w:rsidRPr="006C2049">
        <w:rPr>
          <w:position w:val="-10"/>
        </w:rPr>
        <w:object w:dxaOrig="1500" w:dyaOrig="360" w14:anchorId="5A16FDFC">
          <v:shape id="_x0000_i1512" type="#_x0000_t75" style="width:75pt;height:18pt" o:ole="">
            <v:imagedata r:id="rId1007" o:title=""/>
          </v:shape>
          <o:OLEObject Type="Embed" ProgID="Equation.DSMT4" ShapeID="_x0000_i1512" DrawAspect="Content" ObjectID="_1471104775" r:id="rId1008"/>
        </w:object>
      </w:r>
      <w:r w:rsidRPr="00690318">
        <w:t xml:space="preserve"> with the master reference configuration </w:t>
      </w:r>
      <w:r w:rsidR="006C2049" w:rsidRPr="006C2049">
        <w:rPr>
          <w:position w:val="-4"/>
        </w:rPr>
        <w:object w:dxaOrig="300" w:dyaOrig="300" w14:anchorId="5D7D0F69">
          <v:shape id="_x0000_i1513" type="#_x0000_t75" style="width:15pt;height:15pt" o:ole="">
            <v:imagedata r:id="rId1009" o:title=""/>
          </v:shape>
          <o:OLEObject Type="Embed" ProgID="Equation.DSMT4" ShapeID="_x0000_i1513" DrawAspect="Content" ObjectID="_1471104776" r:id="rId1010"/>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6C2049" w:rsidRPr="006C2049">
        <w:rPr>
          <w:position w:val="-10"/>
        </w:rPr>
        <w:object w:dxaOrig="200" w:dyaOrig="260" w14:anchorId="66FF6B04">
          <v:shape id="_x0000_i1514" type="#_x0000_t75" style="width:10pt;height:13pt" o:ole="">
            <v:imagedata r:id="rId1011" o:title=""/>
          </v:shape>
          <o:OLEObject Type="Embed" ProgID="Equation.DSMT4" ShapeID="_x0000_i1514" DrawAspect="Content" ObjectID="_1471104777" r:id="rId1012"/>
        </w:object>
      </w:r>
      <w:r w:rsidRPr="00690318">
        <w:t xml:space="preserve"> and the first generation is simply </w:t>
      </w:r>
      <w:r w:rsidR="006C2049" w:rsidRPr="006C2049">
        <w:rPr>
          <w:position w:val="-16"/>
        </w:rPr>
        <w:object w:dxaOrig="2640" w:dyaOrig="440" w14:anchorId="3D82FC8A">
          <v:shape id="_x0000_i1515" type="#_x0000_t75" style="width:132pt;height:22pt" o:ole="">
            <v:imagedata r:id="rId1013" o:title=""/>
          </v:shape>
          <o:OLEObject Type="Embed" ProgID="Equation.DSMT4" ShapeID="_x0000_i1515" DrawAspect="Content" ObjectID="_1471104778" r:id="rId1014"/>
        </w:object>
      </w:r>
      <w:r w:rsidRPr="00690318">
        <w:t xml:space="preserve">.  In other words, when generation </w:t>
      </w:r>
      <w:r w:rsidR="006C2049" w:rsidRPr="006C2049">
        <w:rPr>
          <w:position w:val="-10"/>
        </w:rPr>
        <w:object w:dxaOrig="200" w:dyaOrig="260" w14:anchorId="3ECD0F46">
          <v:shape id="_x0000_i1516" type="#_x0000_t75" style="width:10pt;height:13pt" o:ole="">
            <v:imagedata r:id="rId1015" o:title=""/>
          </v:shape>
          <o:OLEObject Type="Embed" ProgID="Equation.DSMT4" ShapeID="_x0000_i1516" DrawAspect="Content" ObjectID="_1471104779" r:id="rId1016"/>
        </w:object>
      </w:r>
      <w:r w:rsidRPr="00690318">
        <w:t xml:space="preserve"> first comes into existence, its reference configuration is the current configuration at time </w:t>
      </w:r>
      <w:r w:rsidR="006C2049" w:rsidRPr="006C2049">
        <w:rPr>
          <w:position w:val="-6"/>
        </w:rPr>
        <w:object w:dxaOrig="240" w:dyaOrig="320" w14:anchorId="59DE87FA">
          <v:shape id="_x0000_i1517" type="#_x0000_t75" style="width:12pt;height:16pt" o:ole="">
            <v:imagedata r:id="rId1017" o:title=""/>
          </v:shape>
          <o:OLEObject Type="Embed" ProgID="Equation.DSMT4" ShapeID="_x0000_i1517" DrawAspect="Content" ObjectID="_1471104780" r:id="rId1018"/>
        </w:object>
      </w:r>
      <w:r w:rsidRPr="00690318">
        <w:t xml:space="preserve">. Note that </w:t>
      </w:r>
      <w:r w:rsidR="006C2049" w:rsidRPr="006C2049">
        <w:rPr>
          <w:position w:val="-4"/>
        </w:rPr>
        <w:object w:dxaOrig="360" w:dyaOrig="300" w14:anchorId="1FA783F9">
          <v:shape id="_x0000_i1518" type="#_x0000_t75" style="width:18pt;height:15pt" o:ole="">
            <v:imagedata r:id="rId1019" o:title=""/>
          </v:shape>
          <o:OLEObject Type="Embed" ProgID="Equation.DSMT4" ShapeID="_x0000_i1518" DrawAspect="Content" ObjectID="_1471104781" r:id="rId1020"/>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68818F97" w:rsidR="006E3A74" w:rsidRPr="00690318" w:rsidRDefault="006E3A74" w:rsidP="006E3A74">
      <w:pPr>
        <w:pStyle w:val="MTDisplayEquation"/>
      </w:pPr>
      <w:r w:rsidRPr="00690318">
        <w:tab/>
      </w:r>
      <w:r w:rsidR="006C2049" w:rsidRPr="006C2049">
        <w:rPr>
          <w:position w:val="-30"/>
        </w:rPr>
        <w:object w:dxaOrig="1860" w:dyaOrig="680" w14:anchorId="30CE2941">
          <v:shape id="_x0000_i1519" type="#_x0000_t75" style="width:93pt;height:34pt" o:ole="">
            <v:imagedata r:id="rId1021" o:title=""/>
          </v:shape>
          <o:OLEObject Type="Embed" ProgID="Equation.DSMT4" ShapeID="_x0000_i1519" DrawAspect="Content" ObjectID="_1471104782" r:id="rId1022"/>
        </w:object>
      </w:r>
      <w:r w:rsidRPr="00690318">
        <w:t xml:space="preserve"> </w:t>
      </w:r>
    </w:p>
    <w:p w14:paraId="78EA0D54" w14:textId="6291828C" w:rsidR="006E3A74" w:rsidRPr="00690318" w:rsidRDefault="006E3A74" w:rsidP="006E3A74">
      <w:r w:rsidRPr="00690318">
        <w:t xml:space="preserve">where </w:t>
      </w:r>
      <w:r w:rsidR="006C2049" w:rsidRPr="006C2049">
        <w:rPr>
          <w:position w:val="-16"/>
        </w:rPr>
        <w:object w:dxaOrig="800" w:dyaOrig="440" w14:anchorId="370C4C04">
          <v:shape id="_x0000_i1520" type="#_x0000_t75" style="width:40pt;height:22pt" o:ole="">
            <v:imagedata r:id="rId1023" o:title=""/>
          </v:shape>
          <o:OLEObject Type="Embed" ProgID="Equation.DSMT4" ShapeID="_x0000_i1520" DrawAspect="Content" ObjectID="_1471104783" r:id="rId1024"/>
        </w:object>
      </w:r>
      <w:r w:rsidRPr="00690318">
        <w:t xml:space="preserve"> is the state of stress in the generation </w:t>
      </w:r>
      <w:r w:rsidR="006C2049" w:rsidRPr="006C2049">
        <w:rPr>
          <w:position w:val="-10"/>
        </w:rPr>
        <w:object w:dxaOrig="200" w:dyaOrig="260" w14:anchorId="1B82B2F8">
          <v:shape id="_x0000_i1521" type="#_x0000_t75" style="width:10pt;height:13pt" o:ole="">
            <v:imagedata r:id="rId1025" o:title=""/>
          </v:shape>
          <o:OLEObject Type="Embed" ProgID="Equation.DSMT4" ShapeID="_x0000_i1521" DrawAspect="Content" ObjectID="_1471104784" r:id="rId1026"/>
        </w:object>
      </w:r>
      <w:r w:rsidRPr="00690318">
        <w:t xml:space="preserve">, as would be evaluated from a strain energy density function whose reference configuration is </w:t>
      </w:r>
      <w:r w:rsidR="006C2049" w:rsidRPr="006C2049">
        <w:rPr>
          <w:position w:val="-4"/>
        </w:rPr>
        <w:object w:dxaOrig="340" w:dyaOrig="300" w14:anchorId="3DE57D07">
          <v:shape id="_x0000_i1522" type="#_x0000_t75" style="width:17pt;height:15pt" o:ole="">
            <v:imagedata r:id="rId1027" o:title=""/>
          </v:shape>
          <o:OLEObject Type="Embed" ProgID="Equation.DSMT4" ShapeID="_x0000_i1522" DrawAspect="Content" ObjectID="_1471104785" r:id="rId1028"/>
        </w:object>
      </w:r>
      <w:r w:rsidRPr="00690318">
        <w:t xml:space="preserve">. In the above equation, </w:t>
      </w:r>
      <w:r w:rsidR="006C2049" w:rsidRPr="006C2049">
        <w:rPr>
          <w:position w:val="-6"/>
        </w:rPr>
        <w:object w:dxaOrig="1240" w:dyaOrig="320" w14:anchorId="0127C9D3">
          <v:shape id="_x0000_i1523" type="#_x0000_t75" style="width:62pt;height:16pt" o:ole="">
            <v:imagedata r:id="rId1029" o:title=""/>
          </v:shape>
          <o:OLEObject Type="Embed" ProgID="Equation.DSMT4" ShapeID="_x0000_i1523" DrawAspect="Content" ObjectID="_1471104786" r:id="rId1030"/>
        </w:object>
      </w:r>
      <w:r w:rsidRPr="00690318">
        <w:t xml:space="preserve"> and the factor </w:t>
      </w:r>
      <w:r w:rsidR="006C2049" w:rsidRPr="006C2049">
        <w:rPr>
          <w:position w:val="-10"/>
        </w:rPr>
        <w:object w:dxaOrig="560" w:dyaOrig="360" w14:anchorId="4097510A">
          <v:shape id="_x0000_i1524" type="#_x0000_t75" style="width:28pt;height:18pt" o:ole="">
            <v:imagedata r:id="rId1031" o:title=""/>
          </v:shape>
          <o:OLEObject Type="Embed" ProgID="Equation.DSMT4" ShapeID="_x0000_i1524" DrawAspect="Content" ObjectID="_1471104787" r:id="rId1032"/>
        </w:object>
      </w:r>
      <w:r w:rsidRPr="00690318">
        <w:t xml:space="preserve"> ensures that the strain energy density of each generation is properly normalized the volume of the material in the master reference configuration </w:t>
      </w:r>
      <w:r w:rsidR="006C2049" w:rsidRPr="006C2049">
        <w:rPr>
          <w:position w:val="-4"/>
        </w:rPr>
        <w:object w:dxaOrig="300" w:dyaOrig="300" w14:anchorId="5625157F">
          <v:shape id="_x0000_i1525" type="#_x0000_t75" style="width:15pt;height:15pt" o:ole="">
            <v:imagedata r:id="rId1033" o:title=""/>
          </v:shape>
          <o:OLEObject Type="Embed" ProgID="Equation.DSMT4" ShapeID="_x0000_i1525" DrawAspect="Content" ObjectID="_1471104788" r:id="rId1034"/>
        </w:object>
      </w:r>
      <w:r w:rsidRPr="00690318">
        <w:t>, when summing up the stresses in all the generations.</w:t>
      </w:r>
    </w:p>
    <w:p w14:paraId="460E4AFF" w14:textId="77777777" w:rsidR="006E3A74" w:rsidRPr="00690318" w:rsidRDefault="006E3A74" w:rsidP="006E3A74"/>
    <w:p w14:paraId="2D5FFFAA" w14:textId="7FF3C823" w:rsidR="006E3A74" w:rsidRPr="00690318" w:rsidRDefault="006E3A74" w:rsidP="006E3A74">
      <w:r w:rsidRPr="00690318">
        <w:t xml:space="preserve">Multigeneration solids typically exhibit residual stresses when </w:t>
      </w:r>
      <w:r w:rsidR="006C2049" w:rsidRPr="006C2049">
        <w:rPr>
          <w:position w:val="-4"/>
        </w:rPr>
        <w:object w:dxaOrig="360" w:dyaOrig="300" w14:anchorId="72CDCD32">
          <v:shape id="_x0000_i1526" type="#_x0000_t75" style="width:18pt;height:15pt" o:ole="">
            <v:imagedata r:id="rId1035" o:title=""/>
          </v:shape>
          <o:OLEObject Type="Embed" ProgID="Equation.DSMT4" ShapeID="_x0000_i1526" DrawAspect="Content" ObjectID="_1471104789" r:id="rId1036"/>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1608" w:name="_Toc200951634"/>
      <w:bookmarkStart w:id="1609" w:name="_Toc397358435"/>
      <w:r w:rsidRPr="00690318">
        <w:t>General Specification of Multigeneration Solids</w:t>
      </w:r>
      <w:bookmarkEnd w:id="1608"/>
      <w:bookmarkEnd w:id="1609"/>
    </w:p>
    <w:p w14:paraId="05816BAC" w14:textId="777C3BF7" w:rsidR="006E3A74" w:rsidRPr="00690318" w:rsidRDefault="006E3A74" w:rsidP="006E3A74">
      <w:r w:rsidRPr="00690318">
        <w:t xml:space="preserve">The material type for a multigeneration solid is </w:t>
      </w:r>
      <w:r w:rsidRPr="00690318">
        <w:rPr>
          <w:i/>
        </w:rPr>
        <w:t>“multigeneration”</w:t>
      </w:r>
      <w:r w:rsidR="00873D59">
        <w:rPr>
          <w:rStyle w:val="FootnoteReference"/>
          <w:i/>
        </w:rPr>
        <w:footnoteReference w:id="8"/>
      </w:r>
      <w:r w:rsidRPr="00690318">
        <w:t xml:space="preserve">. This material describes a mixture of elastic solids, each created in a specific generation. It is a container for any combination of the </w:t>
      </w:r>
      <w:r w:rsidR="004275BE">
        <w:t xml:space="preserve">elastic </w:t>
      </w:r>
      <w:r w:rsidRPr="00690318">
        <w:t>materials described.</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7415613F" w:rsidR="006E3A74" w:rsidRPr="00690318" w:rsidRDefault="006E3A74" w:rsidP="009339D1">
            <w:pPr>
              <w:pStyle w:val="code"/>
            </w:pPr>
            <w:r w:rsidRPr="00690318">
              <w:t>&lt;</w:t>
            </w:r>
            <w:r w:rsidR="004275BE">
              <w:t>generation</w:t>
            </w:r>
            <w:r w:rsidRPr="00690318">
              <w:t>&gt;</w:t>
            </w:r>
          </w:p>
        </w:tc>
        <w:tc>
          <w:tcPr>
            <w:tcW w:w="6457" w:type="dxa"/>
            <w:shd w:val="clear" w:color="auto" w:fill="auto"/>
          </w:tcPr>
          <w:p w14:paraId="5EDAF158" w14:textId="2F4F8C41" w:rsidR="006E3A74" w:rsidRPr="00690318" w:rsidRDefault="00873D59" w:rsidP="00FE00A6">
            <w:pPr>
              <w:rPr>
                <w:i/>
              </w:rPr>
            </w:pPr>
            <w:r>
              <w:t>Definition</w:t>
            </w:r>
            <w:r w:rsidRPr="00690318">
              <w:t xml:space="preserve"> </w:t>
            </w:r>
            <w:r w:rsidR="006E3A74" w:rsidRPr="00690318">
              <w:t xml:space="preserve">of </w:t>
            </w:r>
            <w:r w:rsidR="004275BE">
              <w:t xml:space="preserve">a </w:t>
            </w:r>
            <w:r w:rsidR="006E3A74" w:rsidRPr="00690318">
              <w:t xml:space="preserve">generation. </w:t>
            </w:r>
          </w:p>
        </w:tc>
      </w:tr>
    </w:tbl>
    <w:p w14:paraId="3E412F92" w14:textId="77777777" w:rsidR="006E3A74" w:rsidRPr="00690318" w:rsidRDefault="006E3A74" w:rsidP="006E3A74"/>
    <w:p w14:paraId="72CCA77A" w14:textId="19C45BB4" w:rsidR="004275BE" w:rsidRDefault="006E3A74" w:rsidP="006E3A74">
      <w:r w:rsidRPr="00690318">
        <w:t xml:space="preserve">The </w:t>
      </w:r>
      <w:r w:rsidRPr="00690318">
        <w:rPr>
          <w:rStyle w:val="codeChar"/>
        </w:rPr>
        <w:t>&lt;</w:t>
      </w:r>
      <w:r w:rsidR="004275BE">
        <w:rPr>
          <w:rStyle w:val="codeChar"/>
        </w:rPr>
        <w:t>generation</w:t>
      </w:r>
      <w:r w:rsidRPr="00690318">
        <w:rPr>
          <w:rStyle w:val="codeChar"/>
        </w:rPr>
        <w:t>&gt;</w:t>
      </w:r>
      <w:r w:rsidRPr="00690318">
        <w:t xml:space="preserve"> tag </w:t>
      </w:r>
      <w:r w:rsidR="004275BE">
        <w:t>defines a new generation. It takes the following child elements.</w:t>
      </w:r>
    </w:p>
    <w:p w14:paraId="4B434DCB" w14:textId="77777777" w:rsidR="004275BE" w:rsidRDefault="004275BE" w:rsidP="006E3A74"/>
    <w:tbl>
      <w:tblPr>
        <w:tblStyle w:val="TableGrid"/>
        <w:tblW w:w="5000" w:type="pct"/>
        <w:tblLook w:val="04A0" w:firstRow="1" w:lastRow="0" w:firstColumn="1" w:lastColumn="0" w:noHBand="0" w:noVBand="1"/>
      </w:tblPr>
      <w:tblGrid>
        <w:gridCol w:w="2283"/>
        <w:gridCol w:w="6757"/>
        <w:gridCol w:w="536"/>
      </w:tblGrid>
      <w:tr w:rsidR="00D43B68" w14:paraId="1381E532" w14:textId="5FC1C856" w:rsidTr="008C20E4">
        <w:tc>
          <w:tcPr>
            <w:tcW w:w="1192" w:type="pct"/>
          </w:tcPr>
          <w:p w14:paraId="16049034" w14:textId="4AB6043B" w:rsidR="00D43B68" w:rsidRPr="008C20E4" w:rsidRDefault="00D43B68" w:rsidP="006E3A74">
            <w:pPr>
              <w:rPr>
                <w:rFonts w:ascii="Courier New" w:hAnsi="Courier New" w:cs="Courier New"/>
              </w:rPr>
            </w:pPr>
            <w:r w:rsidRPr="008C20E4">
              <w:rPr>
                <w:rFonts w:ascii="Courier New" w:hAnsi="Courier New" w:cs="Courier New"/>
              </w:rPr>
              <w:t>&lt;start_time&gt;</w:t>
            </w:r>
          </w:p>
        </w:tc>
        <w:tc>
          <w:tcPr>
            <w:tcW w:w="3528" w:type="pct"/>
          </w:tcPr>
          <w:p w14:paraId="481CCA18" w14:textId="28437B4E" w:rsidR="00D43B68" w:rsidRDefault="00D43B68" w:rsidP="006E3A74">
            <w:r>
              <w:t>“birth”-time for this generation</w:t>
            </w:r>
          </w:p>
        </w:tc>
        <w:tc>
          <w:tcPr>
            <w:tcW w:w="280" w:type="pct"/>
          </w:tcPr>
          <w:p w14:paraId="282F659C" w14:textId="54372B6D" w:rsidR="00D43B68" w:rsidRDefault="00D43B68" w:rsidP="006E3A74">
            <w:r>
              <w:t>[</w:t>
            </w:r>
            <w:r>
              <w:rPr>
                <w:b/>
              </w:rPr>
              <w:t>t</w:t>
            </w:r>
            <w:r>
              <w:t>]</w:t>
            </w:r>
          </w:p>
        </w:tc>
      </w:tr>
      <w:tr w:rsidR="00D43B68" w14:paraId="67D0A77B" w14:textId="3D59C765" w:rsidTr="008C20E4">
        <w:tc>
          <w:tcPr>
            <w:tcW w:w="1192" w:type="pct"/>
          </w:tcPr>
          <w:p w14:paraId="794266E8" w14:textId="43CD3083" w:rsidR="00D43B68" w:rsidRPr="008C20E4" w:rsidRDefault="00D43B68" w:rsidP="006E3A74">
            <w:pPr>
              <w:rPr>
                <w:rFonts w:ascii="Courier New" w:hAnsi="Courier New" w:cs="Courier New"/>
              </w:rPr>
            </w:pPr>
            <w:r w:rsidRPr="008C20E4">
              <w:rPr>
                <w:rFonts w:ascii="Courier New" w:hAnsi="Courier New" w:cs="Courier New"/>
              </w:rPr>
              <w:t>&lt;solid&gt;</w:t>
            </w:r>
          </w:p>
        </w:tc>
        <w:tc>
          <w:tcPr>
            <w:tcW w:w="3528" w:type="pct"/>
          </w:tcPr>
          <w:p w14:paraId="0372D7E2" w14:textId="46B2BF0C" w:rsidR="00D43B68" w:rsidRDefault="00D43B68" w:rsidP="006E3A74">
            <w:r>
              <w:t>Specification of the constitutive model for this generation</w:t>
            </w:r>
          </w:p>
        </w:tc>
        <w:tc>
          <w:tcPr>
            <w:tcW w:w="280" w:type="pct"/>
          </w:tcPr>
          <w:p w14:paraId="38435099" w14:textId="77777777" w:rsidR="00D43B68" w:rsidRDefault="00D43B68" w:rsidP="006E3A74"/>
        </w:tc>
      </w:tr>
    </w:tbl>
    <w:p w14:paraId="700C4ACC" w14:textId="77777777" w:rsidR="004275BE" w:rsidRDefault="004275BE" w:rsidP="006E3A74"/>
    <w:p w14:paraId="6A6DACC7" w14:textId="77777777" w:rsidR="004275BE" w:rsidRDefault="004275BE" w:rsidP="006E3A74"/>
    <w:p w14:paraId="65CABDEB" w14:textId="37332082" w:rsidR="006E3A74" w:rsidRPr="00690318" w:rsidRDefault="004275BE" w:rsidP="006E3A74">
      <w:r>
        <w:t xml:space="preserve">The </w:t>
      </w:r>
      <w:r>
        <w:rPr>
          <w:i/>
        </w:rPr>
        <w:t xml:space="preserve">solid </w:t>
      </w:r>
      <w:r>
        <w:t xml:space="preserve">element defins </w:t>
      </w:r>
      <w:r w:rsidR="006E3A74" w:rsidRPr="00690318">
        <w:t xml:space="preserve">the solid matrix constitutive relation and associated material properties.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pPr>
      <w:r w:rsidRPr="00690318">
        <w:t>&lt;material id="1" name="Growing Solid" type="multigeneration"&gt;</w:t>
      </w:r>
    </w:p>
    <w:p w14:paraId="4F9AE4EB" w14:textId="19A820FD" w:rsidR="004275BE" w:rsidRDefault="004275BE" w:rsidP="006E3A74">
      <w:pPr>
        <w:pStyle w:val="code"/>
      </w:pPr>
      <w:r>
        <w:tab/>
        <w:t>&lt;generation id="1"&gt;</w:t>
      </w:r>
    </w:p>
    <w:p w14:paraId="620637FD" w14:textId="201C0E7B" w:rsidR="004275BE" w:rsidRPr="00690318" w:rsidRDefault="004275BE" w:rsidP="008C20E4">
      <w:pPr>
        <w:pStyle w:val="code"/>
        <w:ind w:left="720"/>
      </w:pPr>
      <w:r>
        <w:tab/>
        <w:t>&lt;start_time&gt;0.0&lt;/start_time&gt;</w:t>
      </w:r>
    </w:p>
    <w:p w14:paraId="1488B8CC" w14:textId="3F72E149" w:rsidR="006E3A74" w:rsidRPr="00690318" w:rsidRDefault="006E3A74" w:rsidP="008C20E4">
      <w:pPr>
        <w:pStyle w:val="code"/>
        <w:ind w:left="720"/>
      </w:pPr>
      <w:r w:rsidRPr="00690318">
        <w:tab/>
        <w:t>&lt;solid type="Holmes-Mow"&gt;</w:t>
      </w:r>
    </w:p>
    <w:p w14:paraId="5C261F3B" w14:textId="77777777" w:rsidR="006E3A74" w:rsidRPr="00690318" w:rsidRDefault="006E3A74" w:rsidP="008C20E4">
      <w:pPr>
        <w:pStyle w:val="code"/>
        <w:ind w:left="720"/>
      </w:pPr>
      <w:r w:rsidRPr="00690318">
        <w:tab/>
      </w:r>
      <w:r w:rsidRPr="00690318">
        <w:tab/>
        <w:t>&lt;density&gt;1&lt;/density&gt;</w:t>
      </w:r>
    </w:p>
    <w:p w14:paraId="3D891252" w14:textId="77777777" w:rsidR="006E3A74" w:rsidRPr="00690318" w:rsidRDefault="006E3A74" w:rsidP="008C20E4">
      <w:pPr>
        <w:pStyle w:val="code"/>
        <w:ind w:left="720"/>
      </w:pPr>
      <w:r w:rsidRPr="00690318">
        <w:tab/>
      </w:r>
      <w:r w:rsidRPr="00690318">
        <w:tab/>
        <w:t>&lt;E&gt;1&lt;/E&gt;</w:t>
      </w:r>
    </w:p>
    <w:p w14:paraId="4E909F3E" w14:textId="77777777" w:rsidR="006E3A74" w:rsidRPr="00690318" w:rsidRDefault="006E3A74" w:rsidP="008C20E4">
      <w:pPr>
        <w:pStyle w:val="code"/>
        <w:ind w:left="720"/>
      </w:pPr>
      <w:r w:rsidRPr="00690318">
        <w:lastRenderedPageBreak/>
        <w:tab/>
      </w:r>
      <w:r w:rsidRPr="00690318">
        <w:tab/>
        <w:t>&lt;v&gt;0&lt;/v&gt;</w:t>
      </w:r>
    </w:p>
    <w:p w14:paraId="1D39E3FE" w14:textId="77777777" w:rsidR="006E3A74" w:rsidRPr="00690318" w:rsidRDefault="006E3A74" w:rsidP="008C20E4">
      <w:pPr>
        <w:pStyle w:val="code"/>
        <w:ind w:left="720"/>
      </w:pPr>
      <w:r w:rsidRPr="00690318">
        <w:tab/>
      </w:r>
      <w:r w:rsidRPr="00690318">
        <w:tab/>
        <w:t>&lt;beta&gt;0.1&lt;/beta&gt;</w:t>
      </w:r>
    </w:p>
    <w:p w14:paraId="50EC5247" w14:textId="77777777" w:rsidR="006E3A74" w:rsidRDefault="006E3A74" w:rsidP="008C20E4">
      <w:pPr>
        <w:pStyle w:val="code"/>
        <w:ind w:left="720"/>
      </w:pPr>
      <w:r w:rsidRPr="00690318">
        <w:tab/>
        <w:t>&lt;/solid&gt;</w:t>
      </w:r>
    </w:p>
    <w:p w14:paraId="6F6437EF" w14:textId="7AEB4BBC" w:rsidR="004275BE" w:rsidRDefault="004275BE" w:rsidP="009339D1">
      <w:pPr>
        <w:pStyle w:val="code"/>
      </w:pPr>
      <w:r>
        <w:tab/>
        <w:t>&lt;/generation&gt;</w:t>
      </w:r>
    </w:p>
    <w:p w14:paraId="31BEAC78" w14:textId="334E2E61" w:rsidR="004275BE" w:rsidRDefault="004275BE" w:rsidP="00FE00A6">
      <w:pPr>
        <w:pStyle w:val="code"/>
      </w:pPr>
      <w:r>
        <w:tab/>
        <w:t>&lt;generation id="2"&gt;</w:t>
      </w:r>
    </w:p>
    <w:p w14:paraId="7537CD72" w14:textId="74D6322C" w:rsidR="004275BE" w:rsidRPr="00690318" w:rsidRDefault="004275BE">
      <w:pPr>
        <w:pStyle w:val="code"/>
      </w:pPr>
      <w:r>
        <w:tab/>
      </w:r>
      <w:r>
        <w:tab/>
        <w:t>&lt;start_time&gt;1.0&lt;/start_time&gt;</w:t>
      </w:r>
    </w:p>
    <w:p w14:paraId="151D40D1" w14:textId="353980FE" w:rsidR="006E3A74" w:rsidRPr="00690318" w:rsidRDefault="006E3A74" w:rsidP="008C20E4">
      <w:pPr>
        <w:pStyle w:val="code"/>
        <w:ind w:left="720"/>
      </w:pPr>
      <w:r w:rsidRPr="00690318">
        <w:tab/>
        <w:t>&lt;solid type="Holmes-Mow"&gt;</w:t>
      </w:r>
    </w:p>
    <w:p w14:paraId="1E4C4F4B" w14:textId="77777777" w:rsidR="006E3A74" w:rsidRPr="00690318" w:rsidRDefault="006E3A74" w:rsidP="008C20E4">
      <w:pPr>
        <w:pStyle w:val="code"/>
        <w:ind w:left="720"/>
      </w:pPr>
      <w:r w:rsidRPr="00690318">
        <w:tab/>
      </w:r>
      <w:r w:rsidRPr="00690318">
        <w:tab/>
        <w:t>&lt;density&gt;1&lt;/density&gt;</w:t>
      </w:r>
    </w:p>
    <w:p w14:paraId="708AC104" w14:textId="77777777" w:rsidR="006E3A74" w:rsidRPr="007D6F0D" w:rsidRDefault="006E3A74" w:rsidP="008C20E4">
      <w:pPr>
        <w:pStyle w:val="code"/>
        <w:ind w:left="720"/>
        <w:rPr>
          <w:lang w:val="nl-BE"/>
        </w:rPr>
      </w:pPr>
      <w:r w:rsidRPr="00690318">
        <w:tab/>
      </w:r>
      <w:r w:rsidRPr="00690318">
        <w:tab/>
      </w:r>
      <w:r w:rsidRPr="007D6F0D">
        <w:rPr>
          <w:lang w:val="nl-BE"/>
        </w:rPr>
        <w:t>&lt;E&gt;1&lt;/E&gt;</w:t>
      </w:r>
    </w:p>
    <w:p w14:paraId="161BAF51" w14:textId="77777777" w:rsidR="006E3A74" w:rsidRPr="007D6F0D" w:rsidRDefault="006E3A74" w:rsidP="008C20E4">
      <w:pPr>
        <w:pStyle w:val="code"/>
        <w:ind w:left="720"/>
        <w:rPr>
          <w:lang w:val="nl-BE"/>
        </w:rPr>
      </w:pPr>
      <w:r w:rsidRPr="007D6F0D">
        <w:rPr>
          <w:lang w:val="nl-BE"/>
        </w:rPr>
        <w:tab/>
      </w:r>
      <w:r w:rsidRPr="007D6F0D">
        <w:rPr>
          <w:lang w:val="nl-BE"/>
        </w:rPr>
        <w:tab/>
        <w:t>&lt;v&gt;0&lt;/v&gt;</w:t>
      </w:r>
    </w:p>
    <w:p w14:paraId="3F216974" w14:textId="77777777" w:rsidR="006E3A74" w:rsidRPr="007D6F0D" w:rsidRDefault="006E3A74" w:rsidP="008C20E4">
      <w:pPr>
        <w:pStyle w:val="code"/>
        <w:ind w:left="720"/>
        <w:rPr>
          <w:lang w:val="nl-BE"/>
        </w:rPr>
      </w:pPr>
      <w:r w:rsidRPr="007D6F0D">
        <w:rPr>
          <w:lang w:val="nl-BE"/>
        </w:rPr>
        <w:tab/>
      </w:r>
      <w:r w:rsidRPr="007D6F0D">
        <w:rPr>
          <w:lang w:val="nl-BE"/>
        </w:rPr>
        <w:tab/>
        <w:t>&lt;beta&gt;0.1&lt;/beta&gt;</w:t>
      </w:r>
    </w:p>
    <w:p w14:paraId="7FD7555D" w14:textId="77777777" w:rsidR="006E3A74" w:rsidRDefault="006E3A74" w:rsidP="008C20E4">
      <w:pPr>
        <w:pStyle w:val="code"/>
        <w:ind w:left="720"/>
      </w:pPr>
      <w:r w:rsidRPr="007D6F0D">
        <w:rPr>
          <w:lang w:val="nl-BE"/>
        </w:rPr>
        <w:tab/>
      </w:r>
      <w:r w:rsidRPr="00265D40">
        <w:t>&lt;/solid&gt;</w:t>
      </w:r>
    </w:p>
    <w:p w14:paraId="07BC930C" w14:textId="40CE3E71" w:rsidR="004275BE" w:rsidRPr="00265D40" w:rsidRDefault="004275BE" w:rsidP="008C20E4">
      <w:pPr>
        <w:pStyle w:val="code"/>
        <w:ind w:left="720"/>
      </w:pPr>
      <w:r>
        <w:t>&lt;/generation&gt;</w:t>
      </w:r>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40020571" w:rsidR="006E3A74" w:rsidRPr="00690318" w:rsidRDefault="006E3A74" w:rsidP="006E3A74">
      <w:r w:rsidRPr="00690318">
        <w:t xml:space="preserve">The corresponding value of </w:t>
      </w:r>
      <w:r w:rsidR="006C2049" w:rsidRPr="006C2049">
        <w:rPr>
          <w:position w:val="-6"/>
        </w:rPr>
        <w:object w:dxaOrig="240" w:dyaOrig="320" w14:anchorId="12B21E53">
          <v:shape id="_x0000_i1527" type="#_x0000_t75" style="width:12pt;height:16pt" o:ole="">
            <v:imagedata r:id="rId1037" o:title=""/>
          </v:shape>
          <o:OLEObject Type="Embed" ProgID="Equation.DSMT4" ShapeID="_x0000_i1527" DrawAspect="Content" ObjectID="_1471104790" r:id="rId1038"/>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1610" w:name="_Ref162415183"/>
      <w:bookmarkStart w:id="1611" w:name="_Toc397358436"/>
      <w:r w:rsidRPr="0097532C">
        <w:lastRenderedPageBreak/>
        <w:t>Biphasic Materials</w:t>
      </w:r>
      <w:bookmarkEnd w:id="1610"/>
      <w:bookmarkEnd w:id="1611"/>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1B13CD">
        <w:t>4.1.3</w:t>
      </w:r>
      <w:r w:rsidRPr="00B27FE9">
        <w:fldChar w:fldCharType="end"/>
      </w:r>
      <w:r w:rsidRPr="00B27FE9">
        <w:t>.</w:t>
      </w:r>
      <w:r w:rsidR="008B53FE">
        <w:t xml:space="preserve">  The user is referred to the </w:t>
      </w:r>
      <w:hyperlink r:id="rId1039"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69A522B9"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6C2049" w:rsidRPr="006C2049">
        <w:rPr>
          <w:position w:val="-6"/>
        </w:rPr>
        <w:object w:dxaOrig="260" w:dyaOrig="220" w14:anchorId="3E8A723C">
          <v:shape id="_x0000_i1528" type="#_x0000_t75" style="width:13pt;height:11pt" o:ole="">
            <v:imagedata r:id="rId1040" o:title=""/>
          </v:shape>
          <o:OLEObject Type="Embed" ProgID="Equation.DSMT4" ShapeID="_x0000_i1528" DrawAspect="Content" ObjectID="_1471104791" r:id="rId1041"/>
        </w:object>
      </w:r>
      <w:r>
        <w:t xml:space="preserve">, to the interstitial fluid pressure gradient, </w:t>
      </w:r>
      <w:r w:rsidR="006C2049" w:rsidRPr="006C2049">
        <w:rPr>
          <w:position w:val="-10"/>
        </w:rPr>
        <w:object w:dxaOrig="360" w:dyaOrig="320" w14:anchorId="4A18880E">
          <v:shape id="_x0000_i1529" type="#_x0000_t75" style="width:18pt;height:16pt" o:ole="">
            <v:imagedata r:id="rId1042" o:title=""/>
          </v:shape>
          <o:OLEObject Type="Embed" ProgID="Equation.DSMT4" ShapeID="_x0000_i1529" DrawAspect="Content" ObjectID="_1471104792" r:id="rId1043"/>
        </w:object>
      </w:r>
      <w:r>
        <w:t>, according to</w:t>
      </w:r>
    </w:p>
    <w:p w14:paraId="59F9C55E" w14:textId="1FCF6065" w:rsidR="006A0BC1" w:rsidRDefault="006A0BC1" w:rsidP="006A0BC1">
      <w:pPr>
        <w:pStyle w:val="MTDisplayEquation"/>
      </w:pPr>
      <w:r>
        <w:tab/>
      </w:r>
      <w:r w:rsidR="006C2049" w:rsidRPr="006C2049">
        <w:rPr>
          <w:position w:val="-10"/>
        </w:rPr>
        <w:object w:dxaOrig="1180" w:dyaOrig="320" w14:anchorId="2EAB5A85">
          <v:shape id="_x0000_i1530" type="#_x0000_t75" style="width:59pt;height:16pt" o:ole="">
            <v:imagedata r:id="rId1044" o:title=""/>
          </v:shape>
          <o:OLEObject Type="Embed" ProgID="Equation.DSMT4" ShapeID="_x0000_i1530" DrawAspect="Content" ObjectID="_1471104793" r:id="rId1045"/>
        </w:object>
      </w:r>
    </w:p>
    <w:p w14:paraId="5E15882E" w14:textId="090471F8" w:rsidR="006A0BC1" w:rsidRDefault="006A0BC1" w:rsidP="006A0BC1">
      <w:r>
        <w:t xml:space="preserve">where </w:t>
      </w:r>
      <w:r w:rsidR="006C2049" w:rsidRPr="006C2049">
        <w:rPr>
          <w:position w:val="-4"/>
        </w:rPr>
        <w:object w:dxaOrig="220" w:dyaOrig="260" w14:anchorId="65C6EE68">
          <v:shape id="_x0000_i1531" type="#_x0000_t75" style="width:11pt;height:13pt" o:ole="">
            <v:imagedata r:id="rId1046" o:title=""/>
          </v:shape>
          <o:OLEObject Type="Embed" ProgID="Equation.DSMT4" ShapeID="_x0000_i1531" DrawAspect="Content" ObjectID="_1471104794" r:id="rId1047"/>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1612" w:name="_Toc397358437"/>
      <w:r w:rsidRPr="0097532C">
        <w:lastRenderedPageBreak/>
        <w:t>General Specification of Biphasic Materials</w:t>
      </w:r>
      <w:bookmarkEnd w:id="1612"/>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734"/>
        <w:gridCol w:w="436"/>
      </w:tblGrid>
      <w:tr w:rsidR="00D43B68" w14:paraId="64838525" w14:textId="40F0BF42" w:rsidTr="008C20E4">
        <w:tc>
          <w:tcPr>
            <w:tcW w:w="0" w:type="auto"/>
            <w:shd w:val="clear" w:color="auto" w:fill="auto"/>
          </w:tcPr>
          <w:p w14:paraId="3F93AC23" w14:textId="77777777" w:rsidR="00D43B68" w:rsidRDefault="00D43B68" w:rsidP="006A0BC1">
            <w:pPr>
              <w:pStyle w:val="code"/>
            </w:pPr>
            <w:r>
              <w:t>&lt;solid&gt;</w:t>
            </w:r>
          </w:p>
        </w:tc>
        <w:tc>
          <w:tcPr>
            <w:tcW w:w="0" w:type="auto"/>
            <w:shd w:val="clear" w:color="auto" w:fill="auto"/>
          </w:tcPr>
          <w:p w14:paraId="1F3F8FFC" w14:textId="77777777" w:rsidR="00D43B68" w:rsidRPr="000B272C" w:rsidRDefault="00D43B68" w:rsidP="006A0BC1">
            <w:pPr>
              <w:rPr>
                <w:i/>
              </w:rPr>
            </w:pPr>
            <w:r w:rsidRPr="000B272C">
              <w:t>Specification of the solid matrix</w:t>
            </w:r>
          </w:p>
        </w:tc>
        <w:tc>
          <w:tcPr>
            <w:tcW w:w="0" w:type="auto"/>
          </w:tcPr>
          <w:p w14:paraId="6EE61E7E" w14:textId="77777777" w:rsidR="00D43B68" w:rsidRPr="000B272C" w:rsidRDefault="00D43B68" w:rsidP="006A0BC1"/>
        </w:tc>
      </w:tr>
      <w:tr w:rsidR="00D43B68" w14:paraId="4C6E671E" w14:textId="0D2CA79C" w:rsidTr="008C20E4">
        <w:tc>
          <w:tcPr>
            <w:tcW w:w="0" w:type="auto"/>
            <w:shd w:val="clear" w:color="auto" w:fill="auto"/>
          </w:tcPr>
          <w:p w14:paraId="2497CB0A" w14:textId="77777777" w:rsidR="00D43B68" w:rsidRDefault="00D43B68" w:rsidP="00A92C16">
            <w:pPr>
              <w:pStyle w:val="code"/>
            </w:pPr>
            <w:r>
              <w:t>&lt;phi0&gt;</w:t>
            </w:r>
          </w:p>
        </w:tc>
        <w:tc>
          <w:tcPr>
            <w:tcW w:w="0" w:type="auto"/>
            <w:shd w:val="clear" w:color="auto" w:fill="auto"/>
          </w:tcPr>
          <w:p w14:paraId="6E54F601" w14:textId="6AD1AF5C" w:rsidR="00D43B68" w:rsidRPr="000B272C" w:rsidRDefault="00D43B68" w:rsidP="006C2049">
            <w:pPr>
              <w:rPr>
                <w:i/>
              </w:rPr>
            </w:pPr>
            <w:r w:rsidRPr="000B272C">
              <w:t xml:space="preserve">solid volume fraction </w:t>
            </w:r>
            <w:r w:rsidR="006C2049" w:rsidRPr="006C2049">
              <w:rPr>
                <w:position w:val="-12"/>
              </w:rPr>
              <w:object w:dxaOrig="300" w:dyaOrig="380" w14:anchorId="585B456D">
                <v:shape id="_x0000_i1532" type="#_x0000_t75" style="width:15pt;height:19pt" o:ole="">
                  <v:imagedata r:id="rId1048" o:title=""/>
                </v:shape>
                <o:OLEObject Type="Embed" ProgID="Equation.DSMT4" ShapeID="_x0000_i1532" DrawAspect="Content" ObjectID="_1471104795" r:id="rId1049"/>
              </w:object>
            </w:r>
            <w:r w:rsidRPr="000B272C">
              <w:t xml:space="preserve"> in the reference configuration (</w:t>
            </w:r>
            <w:r w:rsidR="006C2049" w:rsidRPr="006C2049">
              <w:rPr>
                <w:position w:val="-12"/>
              </w:rPr>
              <w:object w:dxaOrig="980" w:dyaOrig="380" w14:anchorId="3CA26833">
                <v:shape id="_x0000_i1533" type="#_x0000_t75" style="width:49pt;height:19pt" o:ole="">
                  <v:imagedata r:id="rId1050" o:title=""/>
                </v:shape>
                <o:OLEObject Type="Embed" ProgID="Equation.DSMT4" ShapeID="_x0000_i1533" DrawAspect="Content" ObjectID="_1471104796" r:id="rId1051"/>
              </w:object>
            </w:r>
            <w:r w:rsidRPr="000B272C">
              <w:t>)</w:t>
            </w:r>
          </w:p>
        </w:tc>
        <w:tc>
          <w:tcPr>
            <w:tcW w:w="0" w:type="auto"/>
          </w:tcPr>
          <w:p w14:paraId="0526CB71" w14:textId="09F1AFD8" w:rsidR="00D43B68" w:rsidRPr="000B272C" w:rsidRDefault="00D43B68" w:rsidP="00AF2221">
            <w:r>
              <w:t>[ ]</w:t>
            </w:r>
          </w:p>
        </w:tc>
      </w:tr>
      <w:tr w:rsidR="00D43B68" w14:paraId="07CFCE88" w14:textId="3C575145" w:rsidTr="008C20E4">
        <w:tblPrEx>
          <w:tblLook w:val="0000" w:firstRow="0" w:lastRow="0" w:firstColumn="0" w:lastColumn="0" w:noHBand="0" w:noVBand="0"/>
        </w:tblPrEx>
        <w:trPr>
          <w:trHeight w:val="270"/>
        </w:trPr>
        <w:tc>
          <w:tcPr>
            <w:tcW w:w="0" w:type="auto"/>
            <w:shd w:val="clear" w:color="auto" w:fill="auto"/>
          </w:tcPr>
          <w:p w14:paraId="4276D353" w14:textId="77777777" w:rsidR="00D43B68" w:rsidRDefault="00D43B68" w:rsidP="006A0BC1">
            <w:pPr>
              <w:pStyle w:val="code"/>
            </w:pPr>
            <w:r>
              <w:t>&lt;permeability&gt;</w:t>
            </w:r>
          </w:p>
        </w:tc>
        <w:tc>
          <w:tcPr>
            <w:tcW w:w="0" w:type="auto"/>
            <w:shd w:val="clear" w:color="auto" w:fill="auto"/>
          </w:tcPr>
          <w:p w14:paraId="6395E06E" w14:textId="77777777" w:rsidR="00D43B68" w:rsidRDefault="00D43B68">
            <w:r>
              <w:t>Specification of the hydraulic permeability</w:t>
            </w:r>
          </w:p>
        </w:tc>
        <w:tc>
          <w:tcPr>
            <w:tcW w:w="0" w:type="auto"/>
          </w:tcPr>
          <w:p w14:paraId="7CD585C6" w14:textId="77777777" w:rsidR="00D43B68" w:rsidRDefault="00D43B68"/>
        </w:tc>
      </w:tr>
      <w:tr w:rsidR="00D43B68" w14:paraId="511F2DD5" w14:textId="267A0899" w:rsidTr="008C20E4">
        <w:tblPrEx>
          <w:tblLook w:val="0000" w:firstRow="0" w:lastRow="0" w:firstColumn="0" w:lastColumn="0" w:noHBand="0" w:noVBand="0"/>
        </w:tblPrEx>
        <w:trPr>
          <w:trHeight w:val="270"/>
        </w:trPr>
        <w:tc>
          <w:tcPr>
            <w:tcW w:w="0" w:type="auto"/>
            <w:shd w:val="clear" w:color="auto" w:fill="auto"/>
          </w:tcPr>
          <w:p w14:paraId="0A426E3B" w14:textId="342E1C92" w:rsidR="00D43B68" w:rsidRDefault="00D43B68" w:rsidP="006A0BC1">
            <w:pPr>
              <w:pStyle w:val="code"/>
            </w:pPr>
            <w:r>
              <w:t>&lt;solvent_supply&gt;</w:t>
            </w:r>
          </w:p>
        </w:tc>
        <w:tc>
          <w:tcPr>
            <w:tcW w:w="0" w:type="auto"/>
            <w:shd w:val="clear" w:color="auto" w:fill="auto"/>
          </w:tcPr>
          <w:p w14:paraId="318B894D" w14:textId="7207F6D2" w:rsidR="00D43B68" w:rsidRDefault="00D43B68" w:rsidP="006C2049">
            <w:r>
              <w:t xml:space="preserve">Specification of the fluid supply </w:t>
            </w:r>
            <w:r w:rsidR="006C2049" w:rsidRPr="006C2049">
              <w:rPr>
                <w:position w:val="-10"/>
              </w:rPr>
              <w:object w:dxaOrig="320" w:dyaOrig="360" w14:anchorId="177CCF47">
                <v:shape id="_x0000_i1534" type="#_x0000_t75" style="width:16pt;height:18pt" o:ole="">
                  <v:imagedata r:id="rId1052" o:title=""/>
                </v:shape>
                <o:OLEObject Type="Embed" ProgID="Equation.DSMT4" ShapeID="_x0000_i1534" DrawAspect="Content" ObjectID="_1471104797" r:id="rId1053"/>
              </w:object>
            </w:r>
          </w:p>
        </w:tc>
        <w:tc>
          <w:tcPr>
            <w:tcW w:w="0" w:type="auto"/>
          </w:tcPr>
          <w:p w14:paraId="32A89F3D" w14:textId="77777777" w:rsidR="00D43B68" w:rsidRDefault="00D43B68" w:rsidP="00AF2221"/>
        </w:tc>
      </w:tr>
    </w:tbl>
    <w:p w14:paraId="4A32E077" w14:textId="77777777" w:rsidR="006A0BC1" w:rsidRDefault="006A0BC1" w:rsidP="006A0BC1"/>
    <w:p w14:paraId="1CDA23C1" w14:textId="77A7EE51"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1B13CD">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6C2049" w:rsidRPr="006C2049">
        <w:rPr>
          <w:position w:val="-12"/>
        </w:rPr>
        <w:object w:dxaOrig="580" w:dyaOrig="380" w14:anchorId="22439813">
          <v:shape id="_x0000_i1535" type="#_x0000_t75" style="width:29pt;height:19pt" o:ole="">
            <v:imagedata r:id="rId1054" o:title=""/>
          </v:shape>
          <o:OLEObject Type="Embed" ProgID="Equation.DSMT4" ShapeID="_x0000_i1535" DrawAspect="Content" ObjectID="_1471104798" r:id="rId1055"/>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1613" w:name="_Ref162413399"/>
      <w:bookmarkStart w:id="1614" w:name="_Toc397358438"/>
      <w:r w:rsidRPr="0097532C">
        <w:lastRenderedPageBreak/>
        <w:t>Permeability Materials</w:t>
      </w:r>
      <w:bookmarkEnd w:id="1613"/>
      <w:bookmarkEnd w:id="1614"/>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1615" w:name="_Ref288636620"/>
      <w:bookmarkStart w:id="1616" w:name="_Toc397358439"/>
      <w:r>
        <w:lastRenderedPageBreak/>
        <w:t>Constant Isotropic Permeability</w:t>
      </w:r>
      <w:bookmarkEnd w:id="1615"/>
      <w:bookmarkEnd w:id="1616"/>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5380"/>
        <w:gridCol w:w="2078"/>
      </w:tblGrid>
      <w:tr w:rsidR="00D43B68" w14:paraId="37F93544" w14:textId="0670A84E" w:rsidTr="008C20E4">
        <w:tc>
          <w:tcPr>
            <w:tcW w:w="1106" w:type="pct"/>
            <w:shd w:val="clear" w:color="auto" w:fill="auto"/>
          </w:tcPr>
          <w:p w14:paraId="3DB6F9F8" w14:textId="77777777" w:rsidR="00D43B68" w:rsidRDefault="00D43B68" w:rsidP="006A0BC1">
            <w:pPr>
              <w:pStyle w:val="code"/>
            </w:pPr>
            <w:r>
              <w:t>&lt;perm&gt;</w:t>
            </w:r>
          </w:p>
        </w:tc>
        <w:tc>
          <w:tcPr>
            <w:tcW w:w="2809" w:type="pct"/>
            <w:shd w:val="clear" w:color="auto" w:fill="auto"/>
          </w:tcPr>
          <w:p w14:paraId="2FA0696D" w14:textId="77777777" w:rsidR="00D43B68" w:rsidRPr="000B272C" w:rsidRDefault="00D43B68" w:rsidP="006A0BC1">
            <w:pPr>
              <w:rPr>
                <w:i/>
              </w:rPr>
            </w:pPr>
            <w:r>
              <w:t xml:space="preserve">hydraulic permeability </w:t>
            </w:r>
            <w:r w:rsidRPr="000B272C">
              <w:rPr>
                <w:i/>
              </w:rPr>
              <w:t>k</w:t>
            </w:r>
          </w:p>
        </w:tc>
        <w:tc>
          <w:tcPr>
            <w:tcW w:w="1085" w:type="pct"/>
          </w:tcPr>
          <w:p w14:paraId="2AF567C4" w14:textId="5389EBB6" w:rsidR="00D43B68" w:rsidRDefault="00D43B68" w:rsidP="006A0BC1">
            <w:r>
              <w:t>[</w:t>
            </w:r>
            <w:r w:rsidRPr="008C20E4">
              <w:rPr>
                <w:b/>
              </w:rPr>
              <w:t>L</w:t>
            </w:r>
            <w:r w:rsidRPr="008C20E4">
              <w:rPr>
                <w:vertAlign w:val="superscript"/>
              </w:rPr>
              <w:t>4</w:t>
            </w:r>
            <w:r>
              <w:t>/</w:t>
            </w:r>
            <w:r w:rsidRPr="008C20E4">
              <w:rPr>
                <w:b/>
              </w:rPr>
              <w:t>F</w:t>
            </w:r>
            <w:r w:rsidRPr="008C20E4">
              <w:sym w:font="Symbol" w:char="F0D7"/>
            </w:r>
            <w:r w:rsidRPr="008C20E4">
              <w:rPr>
                <w:b/>
              </w:rPr>
              <w:t>t</w:t>
            </w:r>
            <w:r>
              <w:t>]</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0EC78084" w:rsidR="006A0BC1" w:rsidRDefault="006A0BC1" w:rsidP="006A0BC1">
      <w:pPr>
        <w:pStyle w:val="MTDisplayEquation"/>
      </w:pPr>
      <w:r>
        <w:tab/>
      </w:r>
      <w:r w:rsidR="006C2049" w:rsidRPr="006C2049">
        <w:rPr>
          <w:position w:val="-10"/>
        </w:rPr>
        <w:object w:dxaOrig="720" w:dyaOrig="320" w14:anchorId="3B0AB260">
          <v:shape id="_x0000_i1536" type="#_x0000_t75" style="width:36pt;height:16pt" o:ole="">
            <v:imagedata r:id="rId1056" o:title=""/>
          </v:shape>
          <o:OLEObject Type="Embed" ProgID="Equation.DSMT4" ShapeID="_x0000_i1536" DrawAspect="Content" ObjectID="_1471104799" r:id="rId1057"/>
        </w:object>
      </w:r>
    </w:p>
    <w:p w14:paraId="578B5721" w14:textId="01A633F7" w:rsidR="006A0BC1" w:rsidRDefault="006A0BC1" w:rsidP="006A0BC1">
      <w:r>
        <w:t xml:space="preserve">For this material model, </w:t>
      </w:r>
      <w:r w:rsidR="006C2049" w:rsidRPr="006C2049">
        <w:rPr>
          <w:position w:val="-6"/>
        </w:rPr>
        <w:object w:dxaOrig="200" w:dyaOrig="279" w14:anchorId="7C88010A">
          <v:shape id="_x0000_i1537" type="#_x0000_t75" style="width:10pt;height:14pt" o:ole="">
            <v:imagedata r:id="rId1058" o:title=""/>
          </v:shape>
          <o:OLEObject Type="Embed" ProgID="Equation.DSMT4" ShapeID="_x0000_i1537" DrawAspect="Content" ObjectID="_1471104800" r:id="rId1059"/>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1617" w:name="_Toc397358440"/>
      <w:r>
        <w:lastRenderedPageBreak/>
        <w:t>Holmes-Mow</w:t>
      </w:r>
      <w:bookmarkEnd w:id="1617"/>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6981"/>
        <w:gridCol w:w="1193"/>
      </w:tblGrid>
      <w:tr w:rsidR="00D43B68" w14:paraId="1267EDAB" w14:textId="799339DF" w:rsidTr="008C20E4">
        <w:tc>
          <w:tcPr>
            <w:tcW w:w="732" w:type="pct"/>
            <w:shd w:val="clear" w:color="auto" w:fill="auto"/>
          </w:tcPr>
          <w:p w14:paraId="23116FF6" w14:textId="77777777" w:rsidR="00D43B68" w:rsidRDefault="00D43B68" w:rsidP="006A0BC1">
            <w:pPr>
              <w:pStyle w:val="code"/>
            </w:pPr>
            <w:r>
              <w:t>&lt;perm&gt;</w:t>
            </w:r>
          </w:p>
        </w:tc>
        <w:tc>
          <w:tcPr>
            <w:tcW w:w="3645" w:type="pct"/>
            <w:shd w:val="clear" w:color="auto" w:fill="auto"/>
          </w:tcPr>
          <w:p w14:paraId="6F00F29A" w14:textId="7F660273" w:rsidR="00D43B68" w:rsidRPr="00006A43" w:rsidRDefault="00D43B68" w:rsidP="006C2049">
            <w:r>
              <w:t xml:space="preserve">isotropic hydraulic permeability </w:t>
            </w:r>
            <w:r w:rsidR="006C2049" w:rsidRPr="006C2049">
              <w:rPr>
                <w:position w:val="-12"/>
              </w:rPr>
              <w:object w:dxaOrig="260" w:dyaOrig="360" w14:anchorId="1C660367">
                <v:shape id="_x0000_i1538" type="#_x0000_t75" style="width:13pt;height:18pt" o:ole="">
                  <v:imagedata r:id="rId1060" o:title=""/>
                </v:shape>
                <o:OLEObject Type="Embed" ProgID="Equation.DSMT4" ShapeID="_x0000_i1538" DrawAspect="Content" ObjectID="_1471104801" r:id="rId1061"/>
              </w:object>
            </w:r>
            <w:r>
              <w:t xml:space="preserve"> in the reference state</w:t>
            </w:r>
          </w:p>
        </w:tc>
        <w:tc>
          <w:tcPr>
            <w:tcW w:w="623" w:type="pct"/>
          </w:tcPr>
          <w:p w14:paraId="20201AE6" w14:textId="744ABB3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AC65FA0" w14:textId="0AB4AFEA" w:rsidTr="008C20E4">
        <w:tc>
          <w:tcPr>
            <w:tcW w:w="732" w:type="pct"/>
            <w:shd w:val="clear" w:color="auto" w:fill="auto"/>
          </w:tcPr>
          <w:p w14:paraId="38156601" w14:textId="77777777" w:rsidR="00D43B68" w:rsidRDefault="00D43B68" w:rsidP="006A0BC1">
            <w:pPr>
              <w:pStyle w:val="code"/>
            </w:pPr>
            <w:r>
              <w:t>&lt;M&gt;</w:t>
            </w:r>
          </w:p>
        </w:tc>
        <w:tc>
          <w:tcPr>
            <w:tcW w:w="3645" w:type="pct"/>
            <w:shd w:val="clear" w:color="auto" w:fill="auto"/>
          </w:tcPr>
          <w:p w14:paraId="27F706A3" w14:textId="41B33F6D" w:rsidR="00D43B68" w:rsidRPr="007E29A2" w:rsidRDefault="00D43B68" w:rsidP="006C2049">
            <w:r>
              <w:t>exponential strain-dependence coefficient</w:t>
            </w:r>
            <w:r w:rsidDel="00C526D6">
              <w:t xml:space="preserve"> </w:t>
            </w:r>
            <w:r w:rsidR="006C2049" w:rsidRPr="006C2049">
              <w:rPr>
                <w:position w:val="-4"/>
              </w:rPr>
              <w:object w:dxaOrig="320" w:dyaOrig="260" w14:anchorId="56F44F22">
                <v:shape id="_x0000_i1539" type="#_x0000_t75" style="width:16pt;height:13pt" o:ole="">
                  <v:imagedata r:id="rId1062" o:title=""/>
                </v:shape>
                <o:OLEObject Type="Embed" ProgID="Equation.DSMT4" ShapeID="_x0000_i1539" DrawAspect="Content" ObjectID="_1471104802" r:id="rId1063"/>
              </w:object>
            </w:r>
            <w:r w:rsidDel="00C526D6">
              <w:t xml:space="preserve"> (</w:t>
            </w:r>
            <w:r w:rsidR="006C2049" w:rsidRPr="006C2049">
              <w:rPr>
                <w:position w:val="-6"/>
              </w:rPr>
              <w:object w:dxaOrig="680" w:dyaOrig="279" w14:anchorId="69BBD6E1">
                <v:shape id="_x0000_i1540" type="#_x0000_t75" style="width:34pt;height:14pt" o:ole="">
                  <v:imagedata r:id="rId1064" o:title=""/>
                </v:shape>
                <o:OLEObject Type="Embed" ProgID="Equation.DSMT4" ShapeID="_x0000_i1540" DrawAspect="Content" ObjectID="_1471104803" r:id="rId1065"/>
              </w:object>
            </w:r>
            <w:r w:rsidDel="00C526D6">
              <w:t>)</w:t>
            </w:r>
          </w:p>
        </w:tc>
        <w:tc>
          <w:tcPr>
            <w:tcW w:w="623" w:type="pct"/>
          </w:tcPr>
          <w:p w14:paraId="50CD6CFD" w14:textId="71FD11D5" w:rsidR="00D43B68" w:rsidRDefault="00D43B68" w:rsidP="00AF2221">
            <w:r>
              <w:t>[ ]</w:t>
            </w:r>
          </w:p>
        </w:tc>
      </w:tr>
      <w:tr w:rsidR="00D43B68" w14:paraId="4AC8DAE2" w14:textId="73DAFC99" w:rsidTr="008C20E4">
        <w:tc>
          <w:tcPr>
            <w:tcW w:w="732" w:type="pct"/>
            <w:shd w:val="clear" w:color="auto" w:fill="auto"/>
          </w:tcPr>
          <w:p w14:paraId="374F50BF" w14:textId="77777777" w:rsidR="00D43B68" w:rsidRDefault="00D43B68" w:rsidP="006A0BC1">
            <w:pPr>
              <w:pStyle w:val="code"/>
            </w:pPr>
            <w:r>
              <w:t>&lt;alpha&gt;</w:t>
            </w:r>
          </w:p>
        </w:tc>
        <w:tc>
          <w:tcPr>
            <w:tcW w:w="3645" w:type="pct"/>
            <w:shd w:val="clear" w:color="auto" w:fill="auto"/>
          </w:tcPr>
          <w:p w14:paraId="78D97E22" w14:textId="1FE436A6" w:rsidR="00D43B68" w:rsidRDefault="00D43B68" w:rsidP="006C2049">
            <w:r>
              <w:t xml:space="preserve">power-law exponent </w:t>
            </w:r>
            <w:r w:rsidR="006C2049" w:rsidRPr="006C2049">
              <w:rPr>
                <w:position w:val="-6"/>
              </w:rPr>
              <w:object w:dxaOrig="240" w:dyaOrig="220" w14:anchorId="6EF10E32">
                <v:shape id="_x0000_i1541" type="#_x0000_t75" style="width:12pt;height:11pt" o:ole="">
                  <v:imagedata r:id="rId1066" o:title=""/>
                </v:shape>
                <o:OLEObject Type="Embed" ProgID="Equation.DSMT4" ShapeID="_x0000_i1541" DrawAspect="Content" ObjectID="_1471104804" r:id="rId1067"/>
              </w:object>
            </w:r>
            <w:r>
              <w:t xml:space="preserve"> </w:t>
            </w:r>
            <w:r w:rsidR="006C2049" w:rsidRPr="006C2049">
              <w:rPr>
                <w:position w:val="-14"/>
              </w:rPr>
              <w:object w:dxaOrig="780" w:dyaOrig="400" w14:anchorId="7587000E">
                <v:shape id="_x0000_i1542" type="#_x0000_t75" style="width:39pt;height:20pt" o:ole="">
                  <v:imagedata r:id="rId1068" o:title=""/>
                </v:shape>
                <o:OLEObject Type="Embed" ProgID="Equation.DSMT4" ShapeID="_x0000_i1542" DrawAspect="Content" ObjectID="_1471104805" r:id="rId1069"/>
              </w:object>
            </w:r>
          </w:p>
        </w:tc>
        <w:tc>
          <w:tcPr>
            <w:tcW w:w="623" w:type="pct"/>
          </w:tcPr>
          <w:p w14:paraId="33197FDB" w14:textId="14A2051A" w:rsidR="00D43B68" w:rsidRDefault="00D43B68" w:rsidP="00AF2221">
            <w:r>
              <w:t>[ ]</w: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4BA8ED7" w:rsidR="006A0BC1" w:rsidRDefault="006A0BC1" w:rsidP="006A0BC1">
      <w:pPr>
        <w:pStyle w:val="MTDisplayEquation"/>
      </w:pPr>
      <w:r>
        <w:tab/>
      </w:r>
      <w:r w:rsidR="006C2049" w:rsidRPr="006C2049">
        <w:rPr>
          <w:position w:val="-14"/>
        </w:rPr>
        <w:object w:dxaOrig="1080" w:dyaOrig="400" w14:anchorId="529C4FA0">
          <v:shape id="_x0000_i1543" type="#_x0000_t75" style="width:54pt;height:20pt" o:ole="">
            <v:imagedata r:id="rId1070" o:title=""/>
          </v:shape>
          <o:OLEObject Type="Embed" ProgID="Equation.DSMT4" ShapeID="_x0000_i1543" DrawAspect="Content" ObjectID="_1471104806" r:id="rId1071"/>
        </w:object>
      </w:r>
      <w:r>
        <w:t>,</w:t>
      </w:r>
    </w:p>
    <w:p w14:paraId="2A6C89F4" w14:textId="77777777" w:rsidR="006A0BC1" w:rsidRDefault="006A0BC1" w:rsidP="006A0BC1">
      <w:r>
        <w:t>where,</w:t>
      </w:r>
    </w:p>
    <w:p w14:paraId="20F526CA" w14:textId="266A965C" w:rsidR="006A0BC1" w:rsidRDefault="006A0BC1" w:rsidP="006A0BC1">
      <w:pPr>
        <w:pStyle w:val="MTDisplayEquation"/>
      </w:pPr>
      <w:r>
        <w:tab/>
      </w:r>
      <w:r w:rsidR="006C2049" w:rsidRPr="006C2049">
        <w:rPr>
          <w:position w:val="-32"/>
        </w:rPr>
        <w:object w:dxaOrig="2820" w:dyaOrig="800" w14:anchorId="12A3EB95">
          <v:shape id="_x0000_i1544" type="#_x0000_t75" style="width:141pt;height:40pt" o:ole="">
            <v:imagedata r:id="rId1072" o:title=""/>
          </v:shape>
          <o:OLEObject Type="Embed" ProgID="Equation.DSMT4" ShapeID="_x0000_i1544" DrawAspect="Content" ObjectID="_1471104807" r:id="rId1073"/>
        </w:object>
      </w:r>
      <w:r>
        <w:t>,</w:t>
      </w:r>
    </w:p>
    <w:p w14:paraId="77DDE25B" w14:textId="1D272C46" w:rsidR="006A0BC1" w:rsidRDefault="006A0BC1" w:rsidP="006A0BC1">
      <w:r>
        <w:t xml:space="preserve">and </w:t>
      </w:r>
      <w:r>
        <w:rPr>
          <w:i/>
        </w:rPr>
        <w:t xml:space="preserve">J </w:t>
      </w:r>
      <w:r>
        <w:t xml:space="preserve">is the </w:t>
      </w:r>
      <w:r w:rsidR="008B53FE">
        <w:t xml:space="preserve">Jacobian </w:t>
      </w:r>
      <w:r>
        <w:t xml:space="preserve">of the deformation, i.e. </w:t>
      </w:r>
      <w:r w:rsidR="006C2049" w:rsidRPr="006C2049">
        <w:rPr>
          <w:position w:val="-6"/>
        </w:rPr>
        <w:object w:dxaOrig="940" w:dyaOrig="279" w14:anchorId="365B8845">
          <v:shape id="_x0000_i1545" type="#_x0000_t75" style="width:47pt;height:14pt" o:ole="">
            <v:imagedata r:id="rId1074" o:title=""/>
          </v:shape>
          <o:OLEObject Type="Embed" ProgID="Equation.DSMT4" ShapeID="_x0000_i1545" DrawAspect="Content" ObjectID="_1471104808" r:id="rId1075"/>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1618" w:name="_Toc397358441"/>
      <w:r>
        <w:lastRenderedPageBreak/>
        <w:t>Referentially Isotropic Permeability</w:t>
      </w:r>
      <w:bookmarkEnd w:id="1618"/>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6925"/>
        <w:gridCol w:w="1218"/>
      </w:tblGrid>
      <w:tr w:rsidR="00D43B68" w14:paraId="3711E126" w14:textId="0A87E684" w:rsidTr="008C20E4">
        <w:tc>
          <w:tcPr>
            <w:tcW w:w="748" w:type="pct"/>
            <w:shd w:val="clear" w:color="auto" w:fill="auto"/>
          </w:tcPr>
          <w:p w14:paraId="723B504B" w14:textId="77777777" w:rsidR="00D43B68" w:rsidRDefault="00D43B68" w:rsidP="006A0BC1">
            <w:pPr>
              <w:pStyle w:val="code"/>
            </w:pPr>
            <w:r>
              <w:t>&lt;perm0&gt;</w:t>
            </w:r>
          </w:p>
        </w:tc>
        <w:tc>
          <w:tcPr>
            <w:tcW w:w="3616" w:type="pct"/>
            <w:shd w:val="clear" w:color="auto" w:fill="auto"/>
          </w:tcPr>
          <w:p w14:paraId="68845085" w14:textId="5AAC739A" w:rsidR="00D43B68" w:rsidRPr="00006A43" w:rsidRDefault="00D43B68" w:rsidP="006C2049">
            <w:r>
              <w:t xml:space="preserve">hydraulic permeability </w:t>
            </w:r>
            <w:r w:rsidR="006C2049" w:rsidRPr="006C2049">
              <w:rPr>
                <w:position w:val="-12"/>
              </w:rPr>
              <w:object w:dxaOrig="340" w:dyaOrig="360" w14:anchorId="7F4D0809">
                <v:shape id="_x0000_i1546" type="#_x0000_t75" style="width:17pt;height:18pt" o:ole="">
                  <v:imagedata r:id="rId1076" o:title=""/>
                </v:shape>
                <o:OLEObject Type="Embed" ProgID="Equation.DSMT4" ShapeID="_x0000_i1546" DrawAspect="Content" ObjectID="_1471104809" r:id="rId1077"/>
              </w:object>
            </w:r>
          </w:p>
        </w:tc>
        <w:tc>
          <w:tcPr>
            <w:tcW w:w="636" w:type="pct"/>
          </w:tcPr>
          <w:p w14:paraId="1AA30370" w14:textId="3BF2198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F234CB6" w14:textId="7AC79CFA" w:rsidTr="008C20E4">
        <w:tc>
          <w:tcPr>
            <w:tcW w:w="748" w:type="pct"/>
            <w:shd w:val="clear" w:color="auto" w:fill="auto"/>
          </w:tcPr>
          <w:p w14:paraId="43F738AF" w14:textId="77777777" w:rsidR="00D43B68" w:rsidRDefault="00D43B68" w:rsidP="006A0BC1">
            <w:pPr>
              <w:pStyle w:val="code"/>
            </w:pPr>
            <w:r>
              <w:t>&lt;perm1&gt;</w:t>
            </w:r>
          </w:p>
        </w:tc>
        <w:tc>
          <w:tcPr>
            <w:tcW w:w="3616" w:type="pct"/>
            <w:shd w:val="clear" w:color="auto" w:fill="auto"/>
          </w:tcPr>
          <w:p w14:paraId="7E466F28" w14:textId="19DC34B5" w:rsidR="00D43B68" w:rsidRDefault="00D43B68" w:rsidP="006C2049">
            <w:r>
              <w:t xml:space="preserve">hydraulic permeability </w:t>
            </w:r>
            <w:r w:rsidR="006C2049" w:rsidRPr="006C2049">
              <w:rPr>
                <w:position w:val="-12"/>
              </w:rPr>
              <w:object w:dxaOrig="300" w:dyaOrig="360" w14:anchorId="02EB84B8">
                <v:shape id="_x0000_i1547" type="#_x0000_t75" style="width:15pt;height:18pt" o:ole="">
                  <v:imagedata r:id="rId1078" o:title=""/>
                </v:shape>
                <o:OLEObject Type="Embed" ProgID="Equation.DSMT4" ShapeID="_x0000_i1547" DrawAspect="Content" ObjectID="_1471104810" r:id="rId1079"/>
              </w:object>
            </w:r>
          </w:p>
        </w:tc>
        <w:tc>
          <w:tcPr>
            <w:tcW w:w="636" w:type="pct"/>
          </w:tcPr>
          <w:p w14:paraId="56DE12FD" w14:textId="51C96F63"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AB6968E" w14:textId="208B4A9B" w:rsidTr="008C20E4">
        <w:tc>
          <w:tcPr>
            <w:tcW w:w="748" w:type="pct"/>
            <w:shd w:val="clear" w:color="auto" w:fill="auto"/>
          </w:tcPr>
          <w:p w14:paraId="3842D3A2" w14:textId="77777777" w:rsidR="00D43B68" w:rsidRDefault="00D43B68" w:rsidP="006A0BC1">
            <w:pPr>
              <w:pStyle w:val="code"/>
            </w:pPr>
            <w:r>
              <w:t>&lt;perm2&gt;</w:t>
            </w:r>
          </w:p>
        </w:tc>
        <w:tc>
          <w:tcPr>
            <w:tcW w:w="3616" w:type="pct"/>
            <w:shd w:val="clear" w:color="auto" w:fill="auto"/>
          </w:tcPr>
          <w:p w14:paraId="76BDCEE1" w14:textId="49076E9B" w:rsidR="00D43B68" w:rsidRDefault="00D43B68" w:rsidP="006C2049">
            <w:r>
              <w:t xml:space="preserve">hydraulic permeability </w:t>
            </w:r>
            <w:r w:rsidR="006C2049" w:rsidRPr="006C2049">
              <w:rPr>
                <w:position w:val="-12"/>
              </w:rPr>
              <w:object w:dxaOrig="340" w:dyaOrig="360" w14:anchorId="4A22EC53">
                <v:shape id="_x0000_i1548" type="#_x0000_t75" style="width:17pt;height:18pt" o:ole="">
                  <v:imagedata r:id="rId1080" o:title=""/>
                </v:shape>
                <o:OLEObject Type="Embed" ProgID="Equation.DSMT4" ShapeID="_x0000_i1548" DrawAspect="Content" ObjectID="_1471104811" r:id="rId1081"/>
              </w:object>
            </w:r>
          </w:p>
        </w:tc>
        <w:tc>
          <w:tcPr>
            <w:tcW w:w="636" w:type="pct"/>
          </w:tcPr>
          <w:p w14:paraId="1AB9D5DB" w14:textId="37C30DAB"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C1A248F" w14:textId="664DF937" w:rsidTr="008C20E4">
        <w:tc>
          <w:tcPr>
            <w:tcW w:w="748" w:type="pct"/>
            <w:shd w:val="clear" w:color="auto" w:fill="auto"/>
          </w:tcPr>
          <w:p w14:paraId="79BAB97F" w14:textId="77777777" w:rsidR="00D43B68" w:rsidRDefault="00D43B68" w:rsidP="006A0BC1">
            <w:pPr>
              <w:pStyle w:val="code"/>
            </w:pPr>
            <w:r>
              <w:t>&lt;M&gt;</w:t>
            </w:r>
          </w:p>
        </w:tc>
        <w:tc>
          <w:tcPr>
            <w:tcW w:w="3616" w:type="pct"/>
            <w:shd w:val="clear" w:color="auto" w:fill="auto"/>
          </w:tcPr>
          <w:p w14:paraId="0B6B3D45" w14:textId="3A5AA571" w:rsidR="00D43B68" w:rsidRPr="00C526D6" w:rsidRDefault="00D43B68" w:rsidP="006C2049">
            <w:r>
              <w:t xml:space="preserve">exponential strain-dependence coefficient </w:t>
            </w:r>
            <w:r w:rsidR="006C2049" w:rsidRPr="006C2049">
              <w:rPr>
                <w:position w:val="-4"/>
              </w:rPr>
              <w:object w:dxaOrig="320" w:dyaOrig="260" w14:anchorId="655775B8">
                <v:shape id="_x0000_i1549" type="#_x0000_t75" style="width:16pt;height:13pt" o:ole="">
                  <v:imagedata r:id="rId1082" o:title=""/>
                </v:shape>
                <o:OLEObject Type="Embed" ProgID="Equation.DSMT4" ShapeID="_x0000_i1549" DrawAspect="Content" ObjectID="_1471104812" r:id="rId1083"/>
              </w:object>
            </w:r>
            <w:r>
              <w:t xml:space="preserve"> (</w:t>
            </w:r>
            <w:r w:rsidR="006C2049" w:rsidRPr="006C2049">
              <w:rPr>
                <w:position w:val="-6"/>
              </w:rPr>
              <w:object w:dxaOrig="680" w:dyaOrig="279" w14:anchorId="77DD1DAD">
                <v:shape id="_x0000_i1550" type="#_x0000_t75" style="width:34pt;height:14pt" o:ole="">
                  <v:imagedata r:id="rId1084" o:title=""/>
                </v:shape>
                <o:OLEObject Type="Embed" ProgID="Equation.DSMT4" ShapeID="_x0000_i1550" DrawAspect="Content" ObjectID="_1471104813" r:id="rId1085"/>
              </w:object>
            </w:r>
            <w:r>
              <w:t>)</w:t>
            </w:r>
          </w:p>
        </w:tc>
        <w:tc>
          <w:tcPr>
            <w:tcW w:w="636" w:type="pct"/>
          </w:tcPr>
          <w:p w14:paraId="585E97D5" w14:textId="50F037C1" w:rsidR="00D43B68" w:rsidRDefault="00D43B68" w:rsidP="00AF2221">
            <w:r>
              <w:t>[ ]</w:t>
            </w:r>
          </w:p>
        </w:tc>
      </w:tr>
      <w:tr w:rsidR="00D43B68" w14:paraId="16E72CC4" w14:textId="3FF3B2F3" w:rsidTr="008C20E4">
        <w:tc>
          <w:tcPr>
            <w:tcW w:w="748" w:type="pct"/>
            <w:shd w:val="clear" w:color="auto" w:fill="auto"/>
          </w:tcPr>
          <w:p w14:paraId="01F9470A" w14:textId="77777777" w:rsidR="00D43B68" w:rsidRDefault="00D43B68" w:rsidP="006A0BC1">
            <w:pPr>
              <w:pStyle w:val="code"/>
            </w:pPr>
            <w:r>
              <w:t>&lt;alpha&gt;</w:t>
            </w:r>
          </w:p>
        </w:tc>
        <w:tc>
          <w:tcPr>
            <w:tcW w:w="3616" w:type="pct"/>
            <w:shd w:val="clear" w:color="auto" w:fill="auto"/>
          </w:tcPr>
          <w:p w14:paraId="5326E9E1" w14:textId="52A4D168" w:rsidR="00D43B68" w:rsidRDefault="00D43B68" w:rsidP="006C2049">
            <w:r>
              <w:t xml:space="preserve">power-law exponent </w:t>
            </w:r>
            <w:r w:rsidR="006C2049" w:rsidRPr="006C2049">
              <w:rPr>
                <w:position w:val="-6"/>
              </w:rPr>
              <w:object w:dxaOrig="240" w:dyaOrig="220" w14:anchorId="4E3DD4B1">
                <v:shape id="_x0000_i1551" type="#_x0000_t75" style="width:12pt;height:11pt" o:ole="">
                  <v:imagedata r:id="rId1086" o:title=""/>
                </v:shape>
                <o:OLEObject Type="Embed" ProgID="Equation.DSMT4" ShapeID="_x0000_i1551" DrawAspect="Content" ObjectID="_1471104814" r:id="rId1087"/>
              </w:object>
            </w:r>
            <w:r>
              <w:t xml:space="preserve"> (</w:t>
            </w:r>
            <w:r w:rsidR="006C2049" w:rsidRPr="006C2049">
              <w:rPr>
                <w:position w:val="-6"/>
              </w:rPr>
              <w:object w:dxaOrig="580" w:dyaOrig="279" w14:anchorId="32510678">
                <v:shape id="_x0000_i1552" type="#_x0000_t75" style="width:29pt;height:14pt" o:ole="">
                  <v:imagedata r:id="rId1088" o:title=""/>
                </v:shape>
                <o:OLEObject Type="Embed" ProgID="Equation.DSMT4" ShapeID="_x0000_i1552" DrawAspect="Content" ObjectID="_1471104815" r:id="rId1089"/>
              </w:object>
            </w:r>
            <w:r>
              <w:t>)</w:t>
            </w:r>
          </w:p>
        </w:tc>
        <w:tc>
          <w:tcPr>
            <w:tcW w:w="636" w:type="pct"/>
          </w:tcPr>
          <w:p w14:paraId="0324F5B0" w14:textId="2A97D0C4" w:rsidR="00D43B68" w:rsidRDefault="00D43B68" w:rsidP="00AF2221">
            <w:r>
              <w:t>[ ]</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4F4DCA57" w:rsidR="006A0BC1" w:rsidRDefault="006A0BC1" w:rsidP="006A0BC1">
      <w:pPr>
        <w:pStyle w:val="MTDisplayEquation"/>
      </w:pPr>
      <w:r>
        <w:tab/>
      </w:r>
      <w:r w:rsidR="006C2049" w:rsidRPr="006C2049">
        <w:rPr>
          <w:position w:val="-32"/>
        </w:rPr>
        <w:object w:dxaOrig="4260" w:dyaOrig="760" w14:anchorId="227E278D">
          <v:shape id="_x0000_i1553" type="#_x0000_t75" style="width:213pt;height:38pt" o:ole="">
            <v:imagedata r:id="rId1090" o:title=""/>
          </v:shape>
          <o:OLEObject Type="Embed" ProgID="Equation.DSMT4" ShapeID="_x0000_i1553" DrawAspect="Content" ObjectID="_1471104816" r:id="rId1091"/>
        </w:object>
      </w:r>
      <w:r>
        <w:t>,</w:t>
      </w:r>
    </w:p>
    <w:p w14:paraId="66C3626F" w14:textId="0503A8E1" w:rsidR="006A0BC1" w:rsidRDefault="006A0BC1" w:rsidP="006A0BC1">
      <w:r>
        <w:t xml:space="preserve">where </w:t>
      </w:r>
      <w:r w:rsidR="006C2049" w:rsidRPr="006C2049">
        <w:rPr>
          <w:position w:val="-6"/>
        </w:rPr>
        <w:object w:dxaOrig="220" w:dyaOrig="279" w14:anchorId="103B9F89">
          <v:shape id="_x0000_i1554" type="#_x0000_t75" style="width:11pt;height:14pt" o:ole="">
            <v:imagedata r:id="rId1092" o:title=""/>
          </v:shape>
          <o:OLEObject Type="Embed" ProgID="Equation.DSMT4" ShapeID="_x0000_i1554" DrawAspect="Content" ObjectID="_1471104817" r:id="rId1093"/>
        </w:object>
      </w:r>
      <w:r>
        <w:rPr>
          <w:i/>
        </w:rPr>
        <w:t xml:space="preserve"> </w:t>
      </w:r>
      <w:r>
        <w:t xml:space="preserve">is the </w:t>
      </w:r>
      <w:r w:rsidR="008B53FE">
        <w:t xml:space="preserve">Jacobian </w:t>
      </w:r>
      <w:r>
        <w:t xml:space="preserve">of the deformation, i.e. </w:t>
      </w:r>
      <w:r w:rsidR="006C2049" w:rsidRPr="006C2049">
        <w:rPr>
          <w:position w:val="-6"/>
        </w:rPr>
        <w:object w:dxaOrig="940" w:dyaOrig="279" w14:anchorId="4937C247">
          <v:shape id="_x0000_i1555" type="#_x0000_t75" style="width:47pt;height:14pt" o:ole="">
            <v:imagedata r:id="rId1094" o:title=""/>
          </v:shape>
          <o:OLEObject Type="Embed" ProgID="Equation.DSMT4" ShapeID="_x0000_i1555" DrawAspect="Content" ObjectID="_1471104818" r:id="rId1095"/>
        </w:object>
      </w:r>
      <w:r>
        <w:t xml:space="preserve"> where </w:t>
      </w:r>
      <w:r w:rsidR="006C2049" w:rsidRPr="006C2049">
        <w:rPr>
          <w:position w:val="-4"/>
        </w:rPr>
        <w:object w:dxaOrig="220" w:dyaOrig="260" w14:anchorId="190D8AEB">
          <v:shape id="_x0000_i1556" type="#_x0000_t75" style="width:11pt;height:13pt" o:ole="">
            <v:imagedata r:id="rId1096" o:title=""/>
          </v:shape>
          <o:OLEObject Type="Embed" ProgID="Equation.DSMT4" ShapeID="_x0000_i1556" DrawAspect="Content" ObjectID="_1471104819" r:id="rId1097"/>
        </w:object>
      </w:r>
      <w:r>
        <w:rPr>
          <w:b/>
        </w:rPr>
        <w:t xml:space="preserve"> </w:t>
      </w:r>
      <w:r>
        <w:t xml:space="preserve">is the deformation gradient, and </w:t>
      </w:r>
      <w:r w:rsidR="006C2049" w:rsidRPr="006C2049">
        <w:rPr>
          <w:position w:val="-6"/>
        </w:rPr>
        <w:object w:dxaOrig="960" w:dyaOrig="320" w14:anchorId="46A7E36E">
          <v:shape id="_x0000_i1557" type="#_x0000_t75" style="width:48pt;height:16pt" o:ole="">
            <v:imagedata r:id="rId1098" o:title=""/>
          </v:shape>
          <o:OLEObject Type="Embed" ProgID="Equation.DSMT4" ShapeID="_x0000_i1557" DrawAspect="Content" ObjectID="_1471104820" r:id="rId1099"/>
        </w:object>
      </w:r>
      <w:r>
        <w:t xml:space="preserve"> is the left Cauchy-Green tensor.  Note that the permeability in the reference state (</w:t>
      </w:r>
      <w:r w:rsidR="006C2049" w:rsidRPr="006C2049">
        <w:rPr>
          <w:position w:val="-4"/>
        </w:rPr>
        <w:object w:dxaOrig="560" w:dyaOrig="260" w14:anchorId="24316D54">
          <v:shape id="_x0000_i1558" type="#_x0000_t75" style="width:28pt;height:13pt" o:ole="">
            <v:imagedata r:id="rId1100" o:title=""/>
          </v:shape>
          <o:OLEObject Type="Embed" ProgID="Equation.DSMT4" ShapeID="_x0000_i1558" DrawAspect="Content" ObjectID="_1471104821" r:id="rId1101"/>
        </w:object>
      </w:r>
      <w:r>
        <w:t xml:space="preserve">) is isotropic and given by </w:t>
      </w:r>
      <w:r w:rsidR="006C2049" w:rsidRPr="006C2049">
        <w:rPr>
          <w:position w:val="-14"/>
        </w:rPr>
        <w:object w:dxaOrig="2020" w:dyaOrig="400" w14:anchorId="28686D5B">
          <v:shape id="_x0000_i1559" type="#_x0000_t75" style="width:101pt;height:20pt" o:ole="">
            <v:imagedata r:id="rId1102" o:title=""/>
          </v:shape>
          <o:OLEObject Type="Embed" ProgID="Equation.DSMT4" ShapeID="_x0000_i1559" DrawAspect="Content" ObjectID="_1471104822" r:id="rId1103"/>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1619" w:name="_Toc397358442"/>
      <w:r>
        <w:lastRenderedPageBreak/>
        <w:t>Referentially Orthotropic Permeability</w:t>
      </w:r>
      <w:bookmarkEnd w:id="1619"/>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7333"/>
        <w:gridCol w:w="970"/>
      </w:tblGrid>
      <w:tr w:rsidR="00D43B68" w14:paraId="60841396" w14:textId="03B0CC1B" w:rsidTr="008C20E4">
        <w:tc>
          <w:tcPr>
            <w:tcW w:w="0" w:type="auto"/>
            <w:shd w:val="clear" w:color="auto" w:fill="auto"/>
          </w:tcPr>
          <w:p w14:paraId="4CE7FB32" w14:textId="77777777" w:rsidR="00D43B68" w:rsidRDefault="00D43B68" w:rsidP="006A0BC1">
            <w:pPr>
              <w:pStyle w:val="code"/>
            </w:pPr>
            <w:r>
              <w:t>&lt;perm0&gt;</w:t>
            </w:r>
          </w:p>
        </w:tc>
        <w:tc>
          <w:tcPr>
            <w:tcW w:w="0" w:type="auto"/>
            <w:shd w:val="clear" w:color="auto" w:fill="auto"/>
          </w:tcPr>
          <w:p w14:paraId="7A9C7D69" w14:textId="28C4BDA9" w:rsidR="00D43B68" w:rsidRPr="00006A43" w:rsidRDefault="00D43B68" w:rsidP="006C2049">
            <w:r>
              <w:t xml:space="preserve">isotropic hydraulic permeability </w:t>
            </w:r>
            <w:r w:rsidR="006C2049" w:rsidRPr="006C2049">
              <w:rPr>
                <w:position w:val="-12"/>
              </w:rPr>
              <w:object w:dxaOrig="340" w:dyaOrig="360" w14:anchorId="2A5BB7AA">
                <v:shape id="_x0000_i1560" type="#_x0000_t75" style="width:17pt;height:18pt" o:ole="">
                  <v:imagedata r:id="rId1104" o:title=""/>
                </v:shape>
                <o:OLEObject Type="Embed" ProgID="Equation.DSMT4" ShapeID="_x0000_i1560" DrawAspect="Content" ObjectID="_1471104823" r:id="rId1105"/>
              </w:object>
            </w:r>
          </w:p>
        </w:tc>
        <w:tc>
          <w:tcPr>
            <w:tcW w:w="0" w:type="auto"/>
          </w:tcPr>
          <w:p w14:paraId="3092CA6D" w14:textId="7E8ED9F0"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A8ED950" w14:textId="0A6C8E4B" w:rsidTr="008C20E4">
        <w:tc>
          <w:tcPr>
            <w:tcW w:w="0" w:type="auto"/>
            <w:shd w:val="clear" w:color="auto" w:fill="auto"/>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
          <w:p w14:paraId="39311211" w14:textId="50955493" w:rsidR="00D43B68" w:rsidRDefault="00D43B68" w:rsidP="006C2049">
            <w:r>
              <w:t xml:space="preserve">hydraulic permeabilities </w:t>
            </w:r>
            <w:r w:rsidR="006C2049" w:rsidRPr="006C2049">
              <w:rPr>
                <w:position w:val="-12"/>
              </w:rPr>
              <w:object w:dxaOrig="300" w:dyaOrig="380" w14:anchorId="14FFA583">
                <v:shape id="_x0000_i1561" type="#_x0000_t75" style="width:15pt;height:19pt" o:ole="">
                  <v:imagedata r:id="rId1106" o:title=""/>
                </v:shape>
                <o:OLEObject Type="Embed" ProgID="Equation.DSMT4" ShapeID="_x0000_i1561" DrawAspect="Content" ObjectID="_1471104824" r:id="rId1107"/>
              </w:object>
            </w:r>
            <w:r>
              <w:t xml:space="preserve"> along orthogonal directions (</w:t>
            </w:r>
            <w:r w:rsidR="006C2049" w:rsidRPr="006C2049">
              <w:rPr>
                <w:position w:val="-10"/>
              </w:rPr>
              <w:object w:dxaOrig="920" w:dyaOrig="320" w14:anchorId="4C00AD0A">
                <v:shape id="_x0000_i1562" type="#_x0000_t75" style="width:46pt;height:16pt" o:ole="">
                  <v:imagedata r:id="rId1108" o:title=""/>
                </v:shape>
                <o:OLEObject Type="Embed" ProgID="Equation.DSMT4" ShapeID="_x0000_i1562" DrawAspect="Content" ObjectID="_1471104825" r:id="rId1109"/>
              </w:object>
            </w:r>
            <w:r>
              <w:t>)</w:t>
            </w:r>
          </w:p>
        </w:tc>
        <w:tc>
          <w:tcPr>
            <w:tcW w:w="0" w:type="auto"/>
          </w:tcPr>
          <w:p w14:paraId="019B8CCC" w14:textId="494BCBF1"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BB8F528" w14:textId="47750E67" w:rsidTr="008C20E4">
        <w:tc>
          <w:tcPr>
            <w:tcW w:w="0" w:type="auto"/>
            <w:shd w:val="clear" w:color="auto" w:fill="auto"/>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
          <w:p w14:paraId="72741E3D" w14:textId="6D49961C" w:rsidR="00D43B68" w:rsidRDefault="00D43B68" w:rsidP="006C2049">
            <w:r>
              <w:t xml:space="preserve">hydraulic permeabilities </w:t>
            </w:r>
            <w:r w:rsidR="006C2049" w:rsidRPr="006C2049">
              <w:rPr>
                <w:position w:val="-12"/>
              </w:rPr>
              <w:object w:dxaOrig="340" w:dyaOrig="380" w14:anchorId="467C5526">
                <v:shape id="_x0000_i1563" type="#_x0000_t75" style="width:17pt;height:19pt" o:ole="">
                  <v:imagedata r:id="rId1110" o:title=""/>
                </v:shape>
                <o:OLEObject Type="Embed" ProgID="Equation.DSMT4" ShapeID="_x0000_i1563" DrawAspect="Content" ObjectID="_1471104826" r:id="rId1111"/>
              </w:object>
            </w:r>
            <w:r>
              <w:t xml:space="preserve"> along orthogonal directions (</w:t>
            </w:r>
            <w:r w:rsidR="006C2049" w:rsidRPr="006C2049">
              <w:rPr>
                <w:position w:val="-10"/>
              </w:rPr>
              <w:object w:dxaOrig="920" w:dyaOrig="320" w14:anchorId="425D7378">
                <v:shape id="_x0000_i1564" type="#_x0000_t75" style="width:46pt;height:16pt" o:ole="">
                  <v:imagedata r:id="rId1112" o:title=""/>
                </v:shape>
                <o:OLEObject Type="Embed" ProgID="Equation.DSMT4" ShapeID="_x0000_i1564" DrawAspect="Content" ObjectID="_1471104827" r:id="rId1113"/>
              </w:object>
            </w:r>
            <w:r>
              <w:t>)</w:t>
            </w:r>
          </w:p>
        </w:tc>
        <w:tc>
          <w:tcPr>
            <w:tcW w:w="0" w:type="auto"/>
          </w:tcPr>
          <w:p w14:paraId="70B66A45" w14:textId="7BDBAAD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2304DE8" w14:textId="2117D11B" w:rsidTr="008C20E4">
        <w:tc>
          <w:tcPr>
            <w:tcW w:w="0" w:type="auto"/>
            <w:shd w:val="clear" w:color="auto" w:fill="auto"/>
          </w:tcPr>
          <w:p w14:paraId="31A1E80F" w14:textId="77777777" w:rsidR="00D43B68" w:rsidRDefault="00D43B68" w:rsidP="006A0BC1">
            <w:pPr>
              <w:pStyle w:val="code"/>
            </w:pPr>
            <w:r>
              <w:t>&lt;M0&gt;</w:t>
            </w:r>
          </w:p>
        </w:tc>
        <w:tc>
          <w:tcPr>
            <w:tcW w:w="0" w:type="auto"/>
            <w:shd w:val="clear" w:color="auto" w:fill="auto"/>
          </w:tcPr>
          <w:p w14:paraId="2B5049EA" w14:textId="737C8383" w:rsidR="00D43B68" w:rsidRDefault="00D43B68" w:rsidP="006C2049">
            <w:r>
              <w:t xml:space="preserve">isotropic exponential strain-dependence coefficient </w:t>
            </w:r>
            <w:r w:rsidR="006C2049" w:rsidRPr="006C2049">
              <w:rPr>
                <w:position w:val="-12"/>
              </w:rPr>
              <w:object w:dxaOrig="380" w:dyaOrig="360" w14:anchorId="467A8827">
                <v:shape id="_x0000_i1565" type="#_x0000_t75" style="width:19pt;height:18pt" o:ole="">
                  <v:imagedata r:id="rId1114" o:title=""/>
                </v:shape>
                <o:OLEObject Type="Embed" ProgID="Equation.DSMT4" ShapeID="_x0000_i1565" DrawAspect="Content" ObjectID="_1471104828" r:id="rId1115"/>
              </w:object>
            </w:r>
            <w:r>
              <w:t xml:space="preserve"> (</w:t>
            </w:r>
            <w:r w:rsidR="006C2049" w:rsidRPr="006C2049">
              <w:rPr>
                <w:position w:val="-12"/>
              </w:rPr>
              <w:object w:dxaOrig="760" w:dyaOrig="360" w14:anchorId="03DC2DDE">
                <v:shape id="_x0000_i1566" type="#_x0000_t75" style="width:38pt;height:18pt" o:ole="">
                  <v:imagedata r:id="rId1116" o:title=""/>
                </v:shape>
                <o:OLEObject Type="Embed" ProgID="Equation.DSMT4" ShapeID="_x0000_i1566" DrawAspect="Content" ObjectID="_1471104829" r:id="rId1117"/>
              </w:object>
            </w:r>
            <w:r>
              <w:t>)</w:t>
            </w:r>
          </w:p>
        </w:tc>
        <w:tc>
          <w:tcPr>
            <w:tcW w:w="0" w:type="auto"/>
          </w:tcPr>
          <w:p w14:paraId="29BDABFC" w14:textId="35363FEB" w:rsidR="00D43B68" w:rsidRDefault="00D43B68" w:rsidP="00AF2221">
            <w:r>
              <w:t>[ ]</w:t>
            </w:r>
          </w:p>
        </w:tc>
      </w:tr>
      <w:tr w:rsidR="00D43B68" w14:paraId="2BE2D3B4" w14:textId="6C7BBEB5" w:rsidTr="008C20E4">
        <w:tc>
          <w:tcPr>
            <w:tcW w:w="0" w:type="auto"/>
            <w:shd w:val="clear" w:color="auto" w:fill="auto"/>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
          <w:p w14:paraId="7E5206FB" w14:textId="38587DF9" w:rsidR="00D43B68" w:rsidRPr="00C526D6" w:rsidRDefault="00D43B68" w:rsidP="006C2049">
            <w:r>
              <w:t xml:space="preserve">orthotropic exponential strain-dependence coefficient </w:t>
            </w:r>
            <w:r w:rsidR="006C2049" w:rsidRPr="006C2049">
              <w:rPr>
                <w:position w:val="-12"/>
              </w:rPr>
              <w:object w:dxaOrig="380" w:dyaOrig="360" w14:anchorId="529747C4">
                <v:shape id="_x0000_i1567" type="#_x0000_t75" style="width:19pt;height:18pt" o:ole="">
                  <v:imagedata r:id="rId1118" o:title=""/>
                </v:shape>
                <o:OLEObject Type="Embed" ProgID="Equation.DSMT4" ShapeID="_x0000_i1567" DrawAspect="Content" ObjectID="_1471104830" r:id="rId1119"/>
              </w:object>
            </w:r>
            <w:r>
              <w:t xml:space="preserve"> (</w:t>
            </w:r>
            <w:r w:rsidR="006C2049" w:rsidRPr="006C2049">
              <w:rPr>
                <w:position w:val="-10"/>
              </w:rPr>
              <w:object w:dxaOrig="920" w:dyaOrig="320" w14:anchorId="493B3AC9">
                <v:shape id="_x0000_i1568" type="#_x0000_t75" style="width:46pt;height:16pt" o:ole="">
                  <v:imagedata r:id="rId1120" o:title=""/>
                </v:shape>
                <o:OLEObject Type="Embed" ProgID="Equation.DSMT4" ShapeID="_x0000_i1568" DrawAspect="Content" ObjectID="_1471104831" r:id="rId1121"/>
              </w:object>
            </w:r>
            <w:r>
              <w:t xml:space="preserve">, </w:t>
            </w:r>
            <w:r w:rsidR="006C2049" w:rsidRPr="006C2049">
              <w:rPr>
                <w:position w:val="-12"/>
              </w:rPr>
              <w:object w:dxaOrig="760" w:dyaOrig="360" w14:anchorId="69DBA484">
                <v:shape id="_x0000_i1569" type="#_x0000_t75" style="width:38pt;height:18pt" o:ole="">
                  <v:imagedata r:id="rId1122" o:title=""/>
                </v:shape>
                <o:OLEObject Type="Embed" ProgID="Equation.DSMT4" ShapeID="_x0000_i1569" DrawAspect="Content" ObjectID="_1471104832" r:id="rId1123"/>
              </w:object>
            </w:r>
            <w:r>
              <w:t>)</w:t>
            </w:r>
          </w:p>
        </w:tc>
        <w:tc>
          <w:tcPr>
            <w:tcW w:w="0" w:type="auto"/>
          </w:tcPr>
          <w:p w14:paraId="62500FA0" w14:textId="7D3EE239" w:rsidR="00D43B68" w:rsidRDefault="00D43B68" w:rsidP="00AF2221">
            <w:r>
              <w:t>[ ]</w:t>
            </w:r>
          </w:p>
        </w:tc>
      </w:tr>
      <w:tr w:rsidR="00D43B68" w14:paraId="71BD26D2" w14:textId="3474604A" w:rsidTr="008C20E4">
        <w:tc>
          <w:tcPr>
            <w:tcW w:w="0" w:type="auto"/>
            <w:shd w:val="clear" w:color="auto" w:fill="auto"/>
          </w:tcPr>
          <w:p w14:paraId="37E0786F" w14:textId="77777777" w:rsidR="00D43B68" w:rsidRDefault="00D43B68" w:rsidP="006A0BC1">
            <w:pPr>
              <w:pStyle w:val="code"/>
            </w:pPr>
            <w:r>
              <w:t>&lt;alpha0&gt;</w:t>
            </w:r>
          </w:p>
        </w:tc>
        <w:tc>
          <w:tcPr>
            <w:tcW w:w="0" w:type="auto"/>
            <w:shd w:val="clear" w:color="auto" w:fill="auto"/>
          </w:tcPr>
          <w:p w14:paraId="3978FE36" w14:textId="768EFA06" w:rsidR="00D43B68" w:rsidRDefault="00D43B68" w:rsidP="006C2049">
            <w:r>
              <w:t xml:space="preserve">isotropic power-law exponent </w:t>
            </w:r>
            <w:r w:rsidR="006C2049" w:rsidRPr="006C2049">
              <w:rPr>
                <w:position w:val="-12"/>
              </w:rPr>
              <w:object w:dxaOrig="300" w:dyaOrig="360" w14:anchorId="1773AB13">
                <v:shape id="_x0000_i1570" type="#_x0000_t75" style="width:15pt;height:18pt" o:ole="">
                  <v:imagedata r:id="rId1124" o:title=""/>
                </v:shape>
                <o:OLEObject Type="Embed" ProgID="Equation.DSMT4" ShapeID="_x0000_i1570" DrawAspect="Content" ObjectID="_1471104833" r:id="rId1125"/>
              </w:object>
            </w:r>
            <w:r>
              <w:t xml:space="preserve"> (</w:t>
            </w:r>
            <w:r w:rsidR="006C2049" w:rsidRPr="006C2049">
              <w:rPr>
                <w:position w:val="-12"/>
              </w:rPr>
              <w:object w:dxaOrig="660" w:dyaOrig="360" w14:anchorId="7A17D058">
                <v:shape id="_x0000_i1571" type="#_x0000_t75" style="width:33pt;height:18pt" o:ole="">
                  <v:imagedata r:id="rId1126" o:title=""/>
                </v:shape>
                <o:OLEObject Type="Embed" ProgID="Equation.DSMT4" ShapeID="_x0000_i1571" DrawAspect="Content" ObjectID="_1471104834" r:id="rId1127"/>
              </w:object>
            </w:r>
            <w:r>
              <w:t>)</w:t>
            </w:r>
          </w:p>
        </w:tc>
        <w:tc>
          <w:tcPr>
            <w:tcW w:w="0" w:type="auto"/>
          </w:tcPr>
          <w:p w14:paraId="6F9ED7B0" w14:textId="7079AC53" w:rsidR="00D43B68" w:rsidRDefault="00D43B68" w:rsidP="00AF2221">
            <w:r>
              <w:t>[ ]</w:t>
            </w:r>
          </w:p>
        </w:tc>
      </w:tr>
      <w:tr w:rsidR="00D43B68" w14:paraId="37742BE0" w14:textId="3BC56EDA" w:rsidTr="008C20E4">
        <w:tc>
          <w:tcPr>
            <w:tcW w:w="0" w:type="auto"/>
            <w:shd w:val="clear" w:color="auto" w:fill="auto"/>
          </w:tcPr>
          <w:p w14:paraId="008731E4" w14:textId="77777777" w:rsidR="00D43B68" w:rsidRDefault="00D43B68" w:rsidP="006A0BC1">
            <w:pPr>
              <w:pStyle w:val="code"/>
            </w:pPr>
            <w:r>
              <w:t>&lt;alpha&gt;</w:t>
            </w:r>
          </w:p>
        </w:tc>
        <w:tc>
          <w:tcPr>
            <w:tcW w:w="0" w:type="auto"/>
            <w:shd w:val="clear" w:color="auto" w:fill="auto"/>
          </w:tcPr>
          <w:p w14:paraId="5D91A502" w14:textId="7BC9F97C" w:rsidR="00D43B68" w:rsidRDefault="00D43B68" w:rsidP="006C2049">
            <w:r>
              <w:t xml:space="preserve">power-law exponent </w:t>
            </w:r>
            <w:r w:rsidR="006C2049" w:rsidRPr="006C2049">
              <w:rPr>
                <w:position w:val="-12"/>
              </w:rPr>
              <w:object w:dxaOrig="300" w:dyaOrig="360" w14:anchorId="580940E2">
                <v:shape id="_x0000_i1572" type="#_x0000_t75" style="width:15pt;height:18pt" o:ole="">
                  <v:imagedata r:id="rId1128" o:title=""/>
                </v:shape>
                <o:OLEObject Type="Embed" ProgID="Equation.DSMT4" ShapeID="_x0000_i1572" DrawAspect="Content" ObjectID="_1471104835" r:id="rId1129"/>
              </w:object>
            </w:r>
            <w:r>
              <w:t xml:space="preserve"> (</w:t>
            </w:r>
            <w:r w:rsidR="006C2049" w:rsidRPr="006C2049">
              <w:rPr>
                <w:position w:val="-10"/>
              </w:rPr>
              <w:object w:dxaOrig="920" w:dyaOrig="320" w14:anchorId="61FB5953">
                <v:shape id="_x0000_i1573" type="#_x0000_t75" style="width:46pt;height:16pt" o:ole="">
                  <v:imagedata r:id="rId1130" o:title=""/>
                </v:shape>
                <o:OLEObject Type="Embed" ProgID="Equation.DSMT4" ShapeID="_x0000_i1573" DrawAspect="Content" ObjectID="_1471104836" r:id="rId1131"/>
              </w:object>
            </w:r>
            <w:r>
              <w:t xml:space="preserve">, </w:t>
            </w:r>
            <w:r w:rsidR="006C2049" w:rsidRPr="006C2049">
              <w:rPr>
                <w:position w:val="-12"/>
              </w:rPr>
              <w:object w:dxaOrig="680" w:dyaOrig="360" w14:anchorId="673E4374">
                <v:shape id="_x0000_i1574" type="#_x0000_t75" style="width:34pt;height:18pt" o:ole="">
                  <v:imagedata r:id="rId1132" o:title=""/>
                </v:shape>
                <o:OLEObject Type="Embed" ProgID="Equation.DSMT4" ShapeID="_x0000_i1574" DrawAspect="Content" ObjectID="_1471104837" r:id="rId1133"/>
              </w:object>
            </w:r>
            <w:r>
              <w:t>)</w:t>
            </w:r>
          </w:p>
        </w:tc>
        <w:tc>
          <w:tcPr>
            <w:tcW w:w="0" w:type="auto"/>
          </w:tcPr>
          <w:p w14:paraId="203A7B09" w14:textId="06D4E3AB" w:rsidR="00D43B68" w:rsidRDefault="00D43B68" w:rsidP="00AF2221">
            <w:r>
              <w:t>[ ]</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4F6C5BB" w:rsidR="006A0BC1" w:rsidRDefault="006A0BC1" w:rsidP="006A0BC1">
      <w:pPr>
        <w:pStyle w:val="MTDisplayEquation"/>
      </w:pPr>
      <w:r>
        <w:tab/>
      </w:r>
      <w:r w:rsidR="006C2049" w:rsidRPr="006C2049">
        <w:rPr>
          <w:position w:val="-28"/>
        </w:rPr>
        <w:object w:dxaOrig="3760" w:dyaOrig="680" w14:anchorId="129B2C83">
          <v:shape id="_x0000_i1575" type="#_x0000_t75" style="width:188pt;height:34pt" o:ole="">
            <v:imagedata r:id="rId1134" o:title=""/>
          </v:shape>
          <o:OLEObject Type="Embed" ProgID="Equation.DSMT4" ShapeID="_x0000_i1575" DrawAspect="Content" ObjectID="_1471104838" r:id="rId1135"/>
        </w:object>
      </w:r>
      <w:r>
        <w:t>,</w:t>
      </w:r>
    </w:p>
    <w:p w14:paraId="6B19AEF7" w14:textId="77777777" w:rsidR="006A0BC1" w:rsidRDefault="006A0BC1" w:rsidP="006A0BC1">
      <w:r>
        <w:t>where,</w:t>
      </w:r>
    </w:p>
    <w:p w14:paraId="535A373C" w14:textId="6C4E16DA" w:rsidR="006A0BC1" w:rsidRDefault="006A0BC1" w:rsidP="006A0BC1">
      <w:pPr>
        <w:pStyle w:val="MTDisplayEquation"/>
      </w:pPr>
      <w:r>
        <w:tab/>
      </w:r>
      <w:r w:rsidR="006C2049" w:rsidRPr="006C2049">
        <w:rPr>
          <w:position w:val="-114"/>
        </w:rPr>
        <w:object w:dxaOrig="4099" w:dyaOrig="2439" w14:anchorId="30EB687C">
          <v:shape id="_x0000_i1576" type="#_x0000_t75" style="width:205pt;height:122pt" o:ole="">
            <v:imagedata r:id="rId1136" o:title=""/>
          </v:shape>
          <o:OLEObject Type="Embed" ProgID="Equation.DSMT4" ShapeID="_x0000_i1576" DrawAspect="Content" ObjectID="_1471104839" r:id="rId1137"/>
        </w:object>
      </w:r>
      <w:r>
        <w:t>,</w:t>
      </w:r>
    </w:p>
    <w:p w14:paraId="4705DC3A" w14:textId="18593C8A" w:rsidR="006A0BC1" w:rsidRDefault="006C2049" w:rsidP="006A0BC1">
      <w:r w:rsidRPr="006C2049">
        <w:rPr>
          <w:position w:val="-6"/>
        </w:rPr>
        <w:object w:dxaOrig="220" w:dyaOrig="279" w14:anchorId="63ED42B8">
          <v:shape id="_x0000_i1577" type="#_x0000_t75" style="width:11pt;height:14pt" o:ole="">
            <v:imagedata r:id="rId1138" o:title=""/>
          </v:shape>
          <o:OLEObject Type="Embed" ProgID="Equation.DSMT4" ShapeID="_x0000_i1577" DrawAspect="Content" ObjectID="_1471104840" r:id="rId1139"/>
        </w:object>
      </w:r>
      <w:r w:rsidR="006A0BC1" w:rsidRPr="00A16AEB">
        <w:t xml:space="preserve"> </w:t>
      </w:r>
      <w:r w:rsidR="006A0BC1">
        <w:t xml:space="preserve">is the </w:t>
      </w:r>
      <w:r w:rsidR="008B53FE">
        <w:t xml:space="preserve">Jacobian </w:t>
      </w:r>
      <w:r w:rsidR="006A0BC1">
        <w:t xml:space="preserve">of the deformation, i.e. </w:t>
      </w:r>
      <w:r w:rsidRPr="006C2049">
        <w:rPr>
          <w:position w:val="-6"/>
        </w:rPr>
        <w:object w:dxaOrig="940" w:dyaOrig="279" w14:anchorId="4B2FAC94">
          <v:shape id="_x0000_i1578" type="#_x0000_t75" style="width:47pt;height:14pt" o:ole="">
            <v:imagedata r:id="rId1140" o:title=""/>
          </v:shape>
          <o:OLEObject Type="Embed" ProgID="Equation.DSMT4" ShapeID="_x0000_i1578" DrawAspect="Content" ObjectID="_1471104841" r:id="rId1141"/>
        </w:object>
      </w:r>
      <w:r w:rsidR="006A0BC1">
        <w:t xml:space="preserve"> where</w:t>
      </w:r>
      <w:r w:rsidR="006A0BC1">
        <w:rPr>
          <w:b/>
        </w:rPr>
        <w:t xml:space="preserve"> </w:t>
      </w:r>
      <w:r w:rsidRPr="006C2049">
        <w:rPr>
          <w:b/>
          <w:position w:val="-4"/>
        </w:rPr>
        <w:object w:dxaOrig="220" w:dyaOrig="260" w14:anchorId="4E49B9B5">
          <v:shape id="_x0000_i1579" type="#_x0000_t75" style="width:11pt;height:13pt" o:ole="">
            <v:imagedata r:id="rId1142" o:title=""/>
          </v:shape>
          <o:OLEObject Type="Embed" ProgID="Equation.DSMT4" ShapeID="_x0000_i1579" DrawAspect="Content" ObjectID="_1471104842" r:id="rId1143"/>
        </w:object>
      </w:r>
      <w:r w:rsidR="006A0BC1" w:rsidRPr="00A16AEB">
        <w:t xml:space="preserve"> </w:t>
      </w:r>
      <w:r w:rsidR="006A0BC1">
        <w:t xml:space="preserve">is the deformation gradient.  </w:t>
      </w:r>
      <w:r w:rsidRPr="006C2049">
        <w:rPr>
          <w:position w:val="-12"/>
        </w:rPr>
        <w:object w:dxaOrig="360" w:dyaOrig="360" w14:anchorId="37B3A793">
          <v:shape id="_x0000_i1580" type="#_x0000_t75" style="width:18pt;height:18pt" o:ole="">
            <v:imagedata r:id="rId1144" o:title=""/>
          </v:shape>
          <o:OLEObject Type="Embed" ProgID="Equation.DSMT4" ShapeID="_x0000_i1580" DrawAspect="Content" ObjectID="_1471104843" r:id="rId1145"/>
        </w:object>
      </w:r>
      <w:r w:rsidR="006A0BC1">
        <w:t xml:space="preserve"> are second order tensors representing the spatial structural tensors describing the orthogonal planes of symmetry, given by</w:t>
      </w:r>
    </w:p>
    <w:p w14:paraId="46DE7855" w14:textId="7A6D850A" w:rsidR="006A0BC1" w:rsidRDefault="006A0BC1" w:rsidP="006A0BC1">
      <w:pPr>
        <w:pStyle w:val="MTDisplayEquation"/>
      </w:pPr>
      <w:r>
        <w:tab/>
      </w:r>
      <w:r w:rsidR="006C2049" w:rsidRPr="006C2049">
        <w:rPr>
          <w:position w:val="-14"/>
        </w:rPr>
        <w:object w:dxaOrig="3260" w:dyaOrig="400" w14:anchorId="04C84119">
          <v:shape id="_x0000_i1581" type="#_x0000_t75" style="width:163pt;height:20pt" o:ole="">
            <v:imagedata r:id="rId1146" o:title=""/>
          </v:shape>
          <o:OLEObject Type="Embed" ProgID="Equation.DSMT4" ShapeID="_x0000_i1581" DrawAspect="Content" ObjectID="_1471104844" r:id="rId1147"/>
        </w:object>
      </w:r>
      <w:r>
        <w:t>,</w:t>
      </w:r>
    </w:p>
    <w:p w14:paraId="5FBB37DC" w14:textId="0777723F" w:rsidR="006A0BC1" w:rsidRDefault="006A0BC1" w:rsidP="006A0BC1">
      <w:r>
        <w:t xml:space="preserve">where </w:t>
      </w:r>
      <w:r w:rsidR="006C2049" w:rsidRPr="006C2049">
        <w:rPr>
          <w:position w:val="-12"/>
        </w:rPr>
        <w:object w:dxaOrig="320" w:dyaOrig="360" w14:anchorId="23B8FDF5">
          <v:shape id="_x0000_i1582" type="#_x0000_t75" style="width:16pt;height:18pt" o:ole="">
            <v:imagedata r:id="rId1148" o:title=""/>
          </v:shape>
          <o:OLEObject Type="Embed" ProgID="Equation.DSMT4" ShapeID="_x0000_i1582" DrawAspect="Content" ObjectID="_1471104845" r:id="rId1149"/>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Note that the permeability in the reference state (</w:t>
      </w:r>
      <w:r w:rsidR="006C2049" w:rsidRPr="006C2049">
        <w:rPr>
          <w:position w:val="-4"/>
        </w:rPr>
        <w:object w:dxaOrig="560" w:dyaOrig="260" w14:anchorId="528AEE47">
          <v:shape id="_x0000_i1583" type="#_x0000_t75" style="width:28pt;height:13pt" o:ole="">
            <v:imagedata r:id="rId1150" o:title=""/>
          </v:shape>
          <o:OLEObject Type="Embed" ProgID="Equation.DSMT4" ShapeID="_x0000_i1583" DrawAspect="Content" ObjectID="_1471104846" r:id="rId1151"/>
        </w:object>
      </w:r>
      <w:r>
        <w:t xml:space="preserve">) is given by </w:t>
      </w:r>
      <w:r w:rsidR="006C2049" w:rsidRPr="006C2049">
        <w:rPr>
          <w:position w:val="-28"/>
        </w:rPr>
        <w:object w:dxaOrig="3060" w:dyaOrig="680" w14:anchorId="147BDD7C">
          <v:shape id="_x0000_i1584" type="#_x0000_t75" style="width:153pt;height:34pt" o:ole="">
            <v:imagedata r:id="rId1152" o:title=""/>
          </v:shape>
          <o:OLEObject Type="Embed" ProgID="Equation.DSMT4" ShapeID="_x0000_i1584" DrawAspect="Content" ObjectID="_1471104847" r:id="rId1153"/>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1620" w:name="_Toc397358443"/>
      <w:r>
        <w:lastRenderedPageBreak/>
        <w:t>Referentially Transversely Isotropic Permeability</w:t>
      </w:r>
      <w:bookmarkEnd w:id="1620"/>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172"/>
        <w:gridCol w:w="1040"/>
      </w:tblGrid>
      <w:tr w:rsidR="00D43B68" w14:paraId="7A6B3A78" w14:textId="07321F7A" w:rsidTr="008C20E4">
        <w:tc>
          <w:tcPr>
            <w:tcW w:w="712" w:type="pct"/>
            <w:shd w:val="clear" w:color="auto" w:fill="auto"/>
          </w:tcPr>
          <w:p w14:paraId="1967707C" w14:textId="77777777" w:rsidR="00D43B68" w:rsidRDefault="00D43B68" w:rsidP="006A0BC1">
            <w:pPr>
              <w:pStyle w:val="code"/>
            </w:pPr>
            <w:r>
              <w:t>&lt;perm0&gt;</w:t>
            </w:r>
          </w:p>
        </w:tc>
        <w:tc>
          <w:tcPr>
            <w:tcW w:w="3745" w:type="pct"/>
            <w:shd w:val="clear" w:color="auto" w:fill="auto"/>
          </w:tcPr>
          <w:p w14:paraId="3052FAC6" w14:textId="358DF7C1" w:rsidR="00D43B68" w:rsidRDefault="00D43B68" w:rsidP="006C2049">
            <w:r>
              <w:t xml:space="preserve">isotropic hydraulic permeability </w:t>
            </w:r>
            <w:r w:rsidR="006C2049" w:rsidRPr="006C2049">
              <w:rPr>
                <w:position w:val="-12"/>
              </w:rPr>
              <w:object w:dxaOrig="340" w:dyaOrig="360" w14:anchorId="5C5A6A2D">
                <v:shape id="_x0000_i1585" type="#_x0000_t75" style="width:17pt;height:18pt" o:ole="">
                  <v:imagedata r:id="rId1154" o:title=""/>
                </v:shape>
                <o:OLEObject Type="Embed" ProgID="Equation.DSMT4" ShapeID="_x0000_i1585" DrawAspect="Content" ObjectID="_1471104848" r:id="rId1155"/>
              </w:object>
            </w:r>
          </w:p>
        </w:tc>
        <w:tc>
          <w:tcPr>
            <w:tcW w:w="543" w:type="pct"/>
          </w:tcPr>
          <w:p w14:paraId="28EE3E20" w14:textId="5E10F6D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0AB3B1D" w14:textId="56D20AF2" w:rsidTr="008C20E4">
        <w:tc>
          <w:tcPr>
            <w:tcW w:w="712" w:type="pct"/>
            <w:shd w:val="clear" w:color="auto" w:fill="auto"/>
          </w:tcPr>
          <w:p w14:paraId="7EAF04CD" w14:textId="77777777" w:rsidR="00D43B68" w:rsidRDefault="00D43B68" w:rsidP="006A0BC1">
            <w:pPr>
              <w:pStyle w:val="code"/>
            </w:pPr>
            <w:r>
              <w:t>&lt;perm1A&gt;</w:t>
            </w:r>
          </w:p>
        </w:tc>
        <w:tc>
          <w:tcPr>
            <w:tcW w:w="3745" w:type="pct"/>
            <w:shd w:val="clear" w:color="auto" w:fill="auto"/>
          </w:tcPr>
          <w:p w14:paraId="1B582C61" w14:textId="34B42EAF" w:rsidR="00D43B68" w:rsidRPr="00006A43" w:rsidRDefault="00D43B68" w:rsidP="006C2049">
            <w:r>
              <w:t xml:space="preserve">axial hydraulic permeability </w:t>
            </w:r>
            <w:r w:rsidR="006C2049" w:rsidRPr="006C2049">
              <w:rPr>
                <w:position w:val="-12"/>
              </w:rPr>
              <w:object w:dxaOrig="300" w:dyaOrig="380" w14:anchorId="4080C161">
                <v:shape id="_x0000_i1586" type="#_x0000_t75" style="width:15pt;height:19pt" o:ole="">
                  <v:imagedata r:id="rId1156" o:title=""/>
                </v:shape>
                <o:OLEObject Type="Embed" ProgID="Equation.DSMT4" ShapeID="_x0000_i1586" DrawAspect="Content" ObjectID="_1471104849" r:id="rId1157"/>
              </w:object>
            </w:r>
          </w:p>
        </w:tc>
        <w:tc>
          <w:tcPr>
            <w:tcW w:w="543" w:type="pct"/>
          </w:tcPr>
          <w:p w14:paraId="52FABE07" w14:textId="4BDA78EF"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7A3355A9" w14:textId="785903C2" w:rsidTr="008C20E4">
        <w:tc>
          <w:tcPr>
            <w:tcW w:w="712" w:type="pct"/>
            <w:shd w:val="clear" w:color="auto" w:fill="auto"/>
          </w:tcPr>
          <w:p w14:paraId="64079203" w14:textId="77777777" w:rsidR="00D43B68" w:rsidRDefault="00D43B68" w:rsidP="006A0BC1">
            <w:pPr>
              <w:pStyle w:val="code"/>
            </w:pPr>
            <w:r>
              <w:t>&lt;perm2A&gt;</w:t>
            </w:r>
          </w:p>
        </w:tc>
        <w:tc>
          <w:tcPr>
            <w:tcW w:w="3745" w:type="pct"/>
            <w:shd w:val="clear" w:color="auto" w:fill="auto"/>
          </w:tcPr>
          <w:p w14:paraId="11796C10" w14:textId="32741ED2" w:rsidR="00D43B68" w:rsidRDefault="00D43B68" w:rsidP="006C2049">
            <w:r>
              <w:t xml:space="preserve">axial hydraulic permeability </w:t>
            </w:r>
            <w:r w:rsidR="006C2049" w:rsidRPr="006C2049">
              <w:rPr>
                <w:position w:val="-12"/>
              </w:rPr>
              <w:object w:dxaOrig="340" w:dyaOrig="380" w14:anchorId="336EDE6F">
                <v:shape id="_x0000_i1587" type="#_x0000_t75" style="width:17pt;height:19pt" o:ole="">
                  <v:imagedata r:id="rId1158" o:title=""/>
                </v:shape>
                <o:OLEObject Type="Embed" ProgID="Equation.DSMT4" ShapeID="_x0000_i1587" DrawAspect="Content" ObjectID="_1471104850" r:id="rId1159"/>
              </w:object>
            </w:r>
          </w:p>
        </w:tc>
        <w:tc>
          <w:tcPr>
            <w:tcW w:w="543" w:type="pct"/>
          </w:tcPr>
          <w:p w14:paraId="09F214ED" w14:textId="175E591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84E26EF" w14:textId="27198DDC" w:rsidTr="008C20E4">
        <w:tc>
          <w:tcPr>
            <w:tcW w:w="712" w:type="pct"/>
            <w:shd w:val="clear" w:color="auto" w:fill="auto"/>
          </w:tcPr>
          <w:p w14:paraId="1E6A28E9" w14:textId="77777777" w:rsidR="00D43B68" w:rsidRDefault="00D43B68" w:rsidP="006A0BC1">
            <w:pPr>
              <w:pStyle w:val="code"/>
            </w:pPr>
            <w:r>
              <w:t>&lt;perm1T&gt;</w:t>
            </w:r>
          </w:p>
        </w:tc>
        <w:tc>
          <w:tcPr>
            <w:tcW w:w="3745" w:type="pct"/>
            <w:shd w:val="clear" w:color="auto" w:fill="auto"/>
          </w:tcPr>
          <w:p w14:paraId="69B03780" w14:textId="23845381" w:rsidR="00D43B68" w:rsidRDefault="00D43B68" w:rsidP="006C2049">
            <w:r>
              <w:t xml:space="preserve">transverse hydraulic permeability </w:t>
            </w:r>
            <w:r w:rsidR="006C2049" w:rsidRPr="006C2049">
              <w:rPr>
                <w:position w:val="-12"/>
              </w:rPr>
              <w:object w:dxaOrig="300" w:dyaOrig="380" w14:anchorId="1C998ACA">
                <v:shape id="_x0000_i1588" type="#_x0000_t75" style="width:15pt;height:19pt" o:ole="">
                  <v:imagedata r:id="rId1160" o:title=""/>
                </v:shape>
                <o:OLEObject Type="Embed" ProgID="Equation.DSMT4" ShapeID="_x0000_i1588" DrawAspect="Content" ObjectID="_1471104851" r:id="rId1161"/>
              </w:object>
            </w:r>
          </w:p>
        </w:tc>
        <w:tc>
          <w:tcPr>
            <w:tcW w:w="543" w:type="pct"/>
          </w:tcPr>
          <w:p w14:paraId="1A63E885" w14:textId="198BBEC4"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059D149E" w14:textId="05DC079E" w:rsidTr="008C20E4">
        <w:tc>
          <w:tcPr>
            <w:tcW w:w="712" w:type="pct"/>
            <w:shd w:val="clear" w:color="auto" w:fill="auto"/>
          </w:tcPr>
          <w:p w14:paraId="593854D9" w14:textId="77777777" w:rsidR="00D43B68" w:rsidRDefault="00D43B68" w:rsidP="006A0BC1">
            <w:pPr>
              <w:pStyle w:val="code"/>
            </w:pPr>
            <w:r>
              <w:t>&lt;perm2T&gt;</w:t>
            </w:r>
          </w:p>
        </w:tc>
        <w:tc>
          <w:tcPr>
            <w:tcW w:w="3745" w:type="pct"/>
            <w:shd w:val="clear" w:color="auto" w:fill="auto"/>
          </w:tcPr>
          <w:p w14:paraId="611BE13F" w14:textId="0DC4E3FF" w:rsidR="00D43B68" w:rsidRDefault="00D43B68" w:rsidP="006C2049">
            <w:r>
              <w:t xml:space="preserve">transverse hydraulic permeability </w:t>
            </w:r>
            <w:r w:rsidR="006C2049" w:rsidRPr="006C2049">
              <w:rPr>
                <w:position w:val="-12"/>
              </w:rPr>
              <w:object w:dxaOrig="340" w:dyaOrig="380" w14:anchorId="4D104A84">
                <v:shape id="_x0000_i1589" type="#_x0000_t75" style="width:17pt;height:19pt" o:ole="">
                  <v:imagedata r:id="rId1162" o:title=""/>
                </v:shape>
                <o:OLEObject Type="Embed" ProgID="Equation.DSMT4" ShapeID="_x0000_i1589" DrawAspect="Content" ObjectID="_1471104852" r:id="rId1163"/>
              </w:object>
            </w:r>
          </w:p>
        </w:tc>
        <w:tc>
          <w:tcPr>
            <w:tcW w:w="543" w:type="pct"/>
          </w:tcPr>
          <w:p w14:paraId="651CEEF2" w14:textId="212213A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DDB952E" w14:textId="22079CBF" w:rsidTr="008C20E4">
        <w:tc>
          <w:tcPr>
            <w:tcW w:w="712" w:type="pct"/>
            <w:shd w:val="clear" w:color="auto" w:fill="auto"/>
          </w:tcPr>
          <w:p w14:paraId="762CA5FF" w14:textId="77777777" w:rsidR="00D43B68" w:rsidRDefault="00D43B68" w:rsidP="006A0BC1">
            <w:pPr>
              <w:pStyle w:val="code"/>
            </w:pPr>
            <w:r>
              <w:t>&lt;M0&gt;</w:t>
            </w:r>
          </w:p>
        </w:tc>
        <w:tc>
          <w:tcPr>
            <w:tcW w:w="3745" w:type="pct"/>
            <w:shd w:val="clear" w:color="auto" w:fill="auto"/>
          </w:tcPr>
          <w:p w14:paraId="29E9151C" w14:textId="6971587E" w:rsidR="00D43B68" w:rsidRDefault="00D43B68" w:rsidP="006C2049">
            <w:r>
              <w:t xml:space="preserve">isotropic exponential strain-dependence coefficient </w:t>
            </w:r>
            <w:r w:rsidR="006C2049" w:rsidRPr="006C2049">
              <w:rPr>
                <w:position w:val="-12"/>
              </w:rPr>
              <w:object w:dxaOrig="380" w:dyaOrig="360" w14:anchorId="54758D42">
                <v:shape id="_x0000_i1590" type="#_x0000_t75" style="width:19pt;height:18pt" o:ole="">
                  <v:imagedata r:id="rId1164" o:title=""/>
                </v:shape>
                <o:OLEObject Type="Embed" ProgID="Equation.DSMT4" ShapeID="_x0000_i1590" DrawAspect="Content" ObjectID="_1471104853" r:id="rId1165"/>
              </w:object>
            </w:r>
            <w:r>
              <w:t xml:space="preserve"> (</w:t>
            </w:r>
            <w:r w:rsidR="006C2049" w:rsidRPr="006C2049">
              <w:rPr>
                <w:position w:val="-12"/>
              </w:rPr>
              <w:object w:dxaOrig="760" w:dyaOrig="360" w14:anchorId="1E31A98B">
                <v:shape id="_x0000_i1591" type="#_x0000_t75" style="width:38pt;height:18pt" o:ole="">
                  <v:imagedata r:id="rId1166" o:title=""/>
                </v:shape>
                <o:OLEObject Type="Embed" ProgID="Equation.DSMT4" ShapeID="_x0000_i1591" DrawAspect="Content" ObjectID="_1471104854" r:id="rId1167"/>
              </w:object>
            </w:r>
            <w:r>
              <w:t>)</w:t>
            </w:r>
          </w:p>
        </w:tc>
        <w:tc>
          <w:tcPr>
            <w:tcW w:w="543" w:type="pct"/>
          </w:tcPr>
          <w:p w14:paraId="19151545" w14:textId="3359058C" w:rsidR="00D43B68" w:rsidRDefault="00D43B68" w:rsidP="00AF2221">
            <w:r>
              <w:t>[ ]</w:t>
            </w:r>
          </w:p>
        </w:tc>
      </w:tr>
      <w:tr w:rsidR="00D43B68" w14:paraId="3F4F542E" w14:textId="58DDAF4A" w:rsidTr="008C20E4">
        <w:tc>
          <w:tcPr>
            <w:tcW w:w="712" w:type="pct"/>
            <w:shd w:val="clear" w:color="auto" w:fill="auto"/>
          </w:tcPr>
          <w:p w14:paraId="1BF706E4" w14:textId="77777777" w:rsidR="00D43B68" w:rsidRDefault="00D43B68" w:rsidP="006A0BC1">
            <w:pPr>
              <w:pStyle w:val="code"/>
            </w:pPr>
            <w:r>
              <w:t>&lt;MA&gt;</w:t>
            </w:r>
          </w:p>
        </w:tc>
        <w:tc>
          <w:tcPr>
            <w:tcW w:w="3745" w:type="pct"/>
            <w:shd w:val="clear" w:color="auto" w:fill="auto"/>
          </w:tcPr>
          <w:p w14:paraId="6ED011FF" w14:textId="38A6D088" w:rsidR="00D43B68" w:rsidRPr="00C526D6" w:rsidRDefault="00D43B68" w:rsidP="006C2049">
            <w:r>
              <w:t xml:space="preserve">axial exponential strain-dependence coefficient </w:t>
            </w:r>
            <w:r w:rsidR="006C2049" w:rsidRPr="006C2049">
              <w:rPr>
                <w:position w:val="-12"/>
              </w:rPr>
              <w:object w:dxaOrig="400" w:dyaOrig="360" w14:anchorId="5DB01BAB">
                <v:shape id="_x0000_i1592" type="#_x0000_t75" style="width:20pt;height:18pt" o:ole="">
                  <v:imagedata r:id="rId1168" o:title=""/>
                </v:shape>
                <o:OLEObject Type="Embed" ProgID="Equation.DSMT4" ShapeID="_x0000_i1592" DrawAspect="Content" ObjectID="_1471104855" r:id="rId1169"/>
              </w:object>
            </w:r>
            <w:r>
              <w:t xml:space="preserve"> (</w:t>
            </w:r>
            <w:r w:rsidR="006C2049" w:rsidRPr="006C2049">
              <w:rPr>
                <w:position w:val="-12"/>
              </w:rPr>
              <w:object w:dxaOrig="780" w:dyaOrig="360" w14:anchorId="1FC33445">
                <v:shape id="_x0000_i1593" type="#_x0000_t75" style="width:39pt;height:18pt" o:ole="">
                  <v:imagedata r:id="rId1170" o:title=""/>
                </v:shape>
                <o:OLEObject Type="Embed" ProgID="Equation.DSMT4" ShapeID="_x0000_i1593" DrawAspect="Content" ObjectID="_1471104856" r:id="rId1171"/>
              </w:object>
            </w:r>
            <w:r>
              <w:t>)</w:t>
            </w:r>
          </w:p>
        </w:tc>
        <w:tc>
          <w:tcPr>
            <w:tcW w:w="543" w:type="pct"/>
          </w:tcPr>
          <w:p w14:paraId="4B9A7EB4" w14:textId="7936ACD0" w:rsidR="00D43B68" w:rsidRDefault="00D43B68" w:rsidP="00AF2221">
            <w:r>
              <w:t>[ ]</w:t>
            </w:r>
          </w:p>
        </w:tc>
      </w:tr>
      <w:tr w:rsidR="00D43B68" w14:paraId="222E8034" w14:textId="00FB8A8C" w:rsidTr="008C20E4">
        <w:tc>
          <w:tcPr>
            <w:tcW w:w="712" w:type="pct"/>
            <w:shd w:val="clear" w:color="auto" w:fill="auto"/>
          </w:tcPr>
          <w:p w14:paraId="615D3BF4" w14:textId="77777777" w:rsidR="00D43B68" w:rsidRDefault="00D43B68" w:rsidP="006A0BC1">
            <w:pPr>
              <w:pStyle w:val="code"/>
            </w:pPr>
            <w:r>
              <w:t>&lt;MT&gt;</w:t>
            </w:r>
          </w:p>
        </w:tc>
        <w:tc>
          <w:tcPr>
            <w:tcW w:w="3745" w:type="pct"/>
            <w:shd w:val="clear" w:color="auto" w:fill="auto"/>
          </w:tcPr>
          <w:p w14:paraId="50D1F846" w14:textId="02914BC5" w:rsidR="00D43B68" w:rsidRDefault="00D43B68" w:rsidP="006C2049">
            <w:r>
              <w:t xml:space="preserve">transverse exponential strain-dependence coefficient </w:t>
            </w:r>
            <w:r w:rsidR="006C2049" w:rsidRPr="006C2049">
              <w:rPr>
                <w:position w:val="-12"/>
              </w:rPr>
              <w:object w:dxaOrig="400" w:dyaOrig="360" w14:anchorId="12E6FA6E">
                <v:shape id="_x0000_i1594" type="#_x0000_t75" style="width:20pt;height:18pt" o:ole="">
                  <v:imagedata r:id="rId1172" o:title=""/>
                </v:shape>
                <o:OLEObject Type="Embed" ProgID="Equation.DSMT4" ShapeID="_x0000_i1594" DrawAspect="Content" ObjectID="_1471104857" r:id="rId1173"/>
              </w:object>
            </w:r>
            <w:r>
              <w:t xml:space="preserve"> (</w:t>
            </w:r>
            <w:r w:rsidR="006C2049" w:rsidRPr="006C2049">
              <w:rPr>
                <w:position w:val="-12"/>
              </w:rPr>
              <w:object w:dxaOrig="760" w:dyaOrig="360" w14:anchorId="69AD761A">
                <v:shape id="_x0000_i1595" type="#_x0000_t75" style="width:38pt;height:18pt" o:ole="">
                  <v:imagedata r:id="rId1174" o:title=""/>
                </v:shape>
                <o:OLEObject Type="Embed" ProgID="Equation.DSMT4" ShapeID="_x0000_i1595" DrawAspect="Content" ObjectID="_1471104858" r:id="rId1175"/>
              </w:object>
            </w:r>
            <w:r>
              <w:t>)</w:t>
            </w:r>
          </w:p>
        </w:tc>
        <w:tc>
          <w:tcPr>
            <w:tcW w:w="543" w:type="pct"/>
          </w:tcPr>
          <w:p w14:paraId="4CFED774" w14:textId="4190A96A" w:rsidR="00D43B68" w:rsidRDefault="00D43B68" w:rsidP="00AF2221">
            <w:r>
              <w:t>[ ]</w:t>
            </w:r>
          </w:p>
        </w:tc>
      </w:tr>
      <w:tr w:rsidR="00D43B68" w14:paraId="23411DDA" w14:textId="679C58A1" w:rsidTr="008C20E4">
        <w:tc>
          <w:tcPr>
            <w:tcW w:w="712" w:type="pct"/>
            <w:shd w:val="clear" w:color="auto" w:fill="auto"/>
          </w:tcPr>
          <w:p w14:paraId="6CF91E82" w14:textId="77777777" w:rsidR="00D43B68" w:rsidRDefault="00D43B68" w:rsidP="006A0BC1">
            <w:pPr>
              <w:pStyle w:val="code"/>
            </w:pPr>
            <w:r>
              <w:t>&lt;alpha0&gt;</w:t>
            </w:r>
          </w:p>
        </w:tc>
        <w:tc>
          <w:tcPr>
            <w:tcW w:w="3745" w:type="pct"/>
            <w:shd w:val="clear" w:color="auto" w:fill="auto"/>
          </w:tcPr>
          <w:p w14:paraId="2C145657" w14:textId="72F65FF5" w:rsidR="00D43B68" w:rsidRDefault="00D43B68" w:rsidP="006C2049">
            <w:r>
              <w:t xml:space="preserve">isotropic power-law exponent </w:t>
            </w:r>
            <w:r w:rsidR="006C2049" w:rsidRPr="006C2049">
              <w:rPr>
                <w:position w:val="-12"/>
              </w:rPr>
              <w:object w:dxaOrig="300" w:dyaOrig="360" w14:anchorId="7D578658">
                <v:shape id="_x0000_i1596" type="#_x0000_t75" style="width:15pt;height:18pt" o:ole="">
                  <v:imagedata r:id="rId1176" o:title=""/>
                </v:shape>
                <o:OLEObject Type="Embed" ProgID="Equation.DSMT4" ShapeID="_x0000_i1596" DrawAspect="Content" ObjectID="_1471104859" r:id="rId1177"/>
              </w:object>
            </w:r>
            <w:r>
              <w:t xml:space="preserve"> (</w:t>
            </w:r>
            <w:r w:rsidR="006C2049" w:rsidRPr="006C2049">
              <w:rPr>
                <w:position w:val="-12"/>
              </w:rPr>
              <w:object w:dxaOrig="660" w:dyaOrig="360" w14:anchorId="16349ADD">
                <v:shape id="_x0000_i1597" type="#_x0000_t75" style="width:33pt;height:18pt" o:ole="">
                  <v:imagedata r:id="rId1178" o:title=""/>
                </v:shape>
                <o:OLEObject Type="Embed" ProgID="Equation.DSMT4" ShapeID="_x0000_i1597" DrawAspect="Content" ObjectID="_1471104860" r:id="rId1179"/>
              </w:object>
            </w:r>
            <w:r>
              <w:t>)</w:t>
            </w:r>
          </w:p>
        </w:tc>
        <w:tc>
          <w:tcPr>
            <w:tcW w:w="543" w:type="pct"/>
          </w:tcPr>
          <w:p w14:paraId="7400F579" w14:textId="65C0191A" w:rsidR="00D43B68" w:rsidRDefault="00D43B68" w:rsidP="00AF2221">
            <w:r>
              <w:t>[ ]</w:t>
            </w:r>
          </w:p>
        </w:tc>
      </w:tr>
      <w:tr w:rsidR="00D43B68" w14:paraId="333AE918" w14:textId="63D60CC1" w:rsidTr="008C20E4">
        <w:tc>
          <w:tcPr>
            <w:tcW w:w="712" w:type="pct"/>
            <w:shd w:val="clear" w:color="auto" w:fill="auto"/>
          </w:tcPr>
          <w:p w14:paraId="1422EA4C" w14:textId="77777777" w:rsidR="00D43B68" w:rsidRDefault="00D43B68" w:rsidP="006A0BC1">
            <w:pPr>
              <w:pStyle w:val="code"/>
            </w:pPr>
            <w:r>
              <w:t>&lt;alphaA&gt;</w:t>
            </w:r>
          </w:p>
        </w:tc>
        <w:tc>
          <w:tcPr>
            <w:tcW w:w="3745" w:type="pct"/>
            <w:shd w:val="clear" w:color="auto" w:fill="auto"/>
          </w:tcPr>
          <w:p w14:paraId="1A831EA2" w14:textId="1BF3F089" w:rsidR="00D43B68" w:rsidRDefault="00D43B68" w:rsidP="006C2049">
            <w:r>
              <w:t xml:space="preserve">axial power-law exponent </w:t>
            </w:r>
            <w:r w:rsidR="006C2049" w:rsidRPr="006C2049">
              <w:rPr>
                <w:position w:val="-12"/>
              </w:rPr>
              <w:object w:dxaOrig="320" w:dyaOrig="360" w14:anchorId="2A2AB332">
                <v:shape id="_x0000_i1598" type="#_x0000_t75" style="width:16pt;height:18pt" o:ole="">
                  <v:imagedata r:id="rId1180" o:title=""/>
                </v:shape>
                <o:OLEObject Type="Embed" ProgID="Equation.DSMT4" ShapeID="_x0000_i1598" DrawAspect="Content" ObjectID="_1471104861" r:id="rId1181"/>
              </w:object>
            </w:r>
            <w:r>
              <w:t xml:space="preserve"> (</w:t>
            </w:r>
            <w:r w:rsidR="006C2049" w:rsidRPr="006C2049">
              <w:rPr>
                <w:position w:val="-12"/>
              </w:rPr>
              <w:object w:dxaOrig="700" w:dyaOrig="360" w14:anchorId="4D99A018">
                <v:shape id="_x0000_i1599" type="#_x0000_t75" style="width:35pt;height:18pt" o:ole="">
                  <v:imagedata r:id="rId1182" o:title=""/>
                </v:shape>
                <o:OLEObject Type="Embed" ProgID="Equation.DSMT4" ShapeID="_x0000_i1599" DrawAspect="Content" ObjectID="_1471104862" r:id="rId1183"/>
              </w:object>
            </w:r>
            <w:r>
              <w:t>)</w:t>
            </w:r>
          </w:p>
        </w:tc>
        <w:tc>
          <w:tcPr>
            <w:tcW w:w="543" w:type="pct"/>
          </w:tcPr>
          <w:p w14:paraId="25B4343D" w14:textId="158FF33C" w:rsidR="00D43B68" w:rsidRDefault="00D43B68" w:rsidP="00AF2221">
            <w:r>
              <w:t>[ ]</w:t>
            </w:r>
          </w:p>
        </w:tc>
      </w:tr>
      <w:tr w:rsidR="00D43B68" w14:paraId="2CB1E51E" w14:textId="0D44BFC3" w:rsidTr="008C20E4">
        <w:tc>
          <w:tcPr>
            <w:tcW w:w="712" w:type="pct"/>
            <w:shd w:val="clear" w:color="auto" w:fill="auto"/>
          </w:tcPr>
          <w:p w14:paraId="760D190E" w14:textId="77777777" w:rsidR="00D43B68" w:rsidRDefault="00D43B68" w:rsidP="006A0BC1">
            <w:pPr>
              <w:pStyle w:val="code"/>
            </w:pPr>
            <w:r>
              <w:t>&lt;alphaT&gt;</w:t>
            </w:r>
          </w:p>
        </w:tc>
        <w:tc>
          <w:tcPr>
            <w:tcW w:w="3745" w:type="pct"/>
            <w:shd w:val="clear" w:color="auto" w:fill="auto"/>
          </w:tcPr>
          <w:p w14:paraId="6F871808" w14:textId="0A6FE5CE" w:rsidR="00D43B68" w:rsidRDefault="00D43B68" w:rsidP="006C2049">
            <w:r>
              <w:t xml:space="preserve">transverse power-law exponent </w:t>
            </w:r>
            <w:r w:rsidR="006C2049" w:rsidRPr="006C2049">
              <w:rPr>
                <w:position w:val="-12"/>
              </w:rPr>
              <w:object w:dxaOrig="320" w:dyaOrig="360" w14:anchorId="42FDA3D7">
                <v:shape id="_x0000_i1600" type="#_x0000_t75" style="width:16pt;height:18pt" o:ole="">
                  <v:imagedata r:id="rId1184" o:title=""/>
                </v:shape>
                <o:OLEObject Type="Embed" ProgID="Equation.DSMT4" ShapeID="_x0000_i1600" DrawAspect="Content" ObjectID="_1471104863" r:id="rId1185"/>
              </w:object>
            </w:r>
            <w:r>
              <w:t xml:space="preserve"> (</w:t>
            </w:r>
            <w:r w:rsidR="006C2049" w:rsidRPr="006C2049">
              <w:rPr>
                <w:position w:val="-12"/>
              </w:rPr>
              <w:object w:dxaOrig="680" w:dyaOrig="360" w14:anchorId="4D5BEB38">
                <v:shape id="_x0000_i1601" type="#_x0000_t75" style="width:34pt;height:18pt" o:ole="">
                  <v:imagedata r:id="rId1186" o:title=""/>
                </v:shape>
                <o:OLEObject Type="Embed" ProgID="Equation.DSMT4" ShapeID="_x0000_i1601" DrawAspect="Content" ObjectID="_1471104864" r:id="rId1187"/>
              </w:object>
            </w:r>
            <w:r>
              <w:t>)</w:t>
            </w:r>
          </w:p>
        </w:tc>
        <w:tc>
          <w:tcPr>
            <w:tcW w:w="543" w:type="pct"/>
          </w:tcPr>
          <w:p w14:paraId="217D46C7" w14:textId="4E72F0C7" w:rsidR="00D43B68" w:rsidRDefault="00D43B68" w:rsidP="00AF2221">
            <w:r>
              <w:t>[ ]</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2E41901F" w:rsidR="006A0BC1" w:rsidRDefault="006A0BC1" w:rsidP="006A0BC1">
      <w:pPr>
        <w:pStyle w:val="MTDisplayEquation"/>
      </w:pPr>
      <w:r>
        <w:tab/>
      </w:r>
      <w:r w:rsidR="006C2049" w:rsidRPr="006C2049">
        <w:rPr>
          <w:position w:val="-114"/>
        </w:rPr>
        <w:object w:dxaOrig="6540" w:dyaOrig="2439" w14:anchorId="60957510">
          <v:shape id="_x0000_i1602" type="#_x0000_t75" style="width:327pt;height:122pt" o:ole="">
            <v:imagedata r:id="rId1188" o:title=""/>
          </v:shape>
          <o:OLEObject Type="Embed" ProgID="Equation.DSMT4" ShapeID="_x0000_i1602" DrawAspect="Content" ObjectID="_1471104865" r:id="rId1189"/>
        </w:object>
      </w:r>
      <w:r>
        <w:t>,</w:t>
      </w:r>
    </w:p>
    <w:p w14:paraId="35B6873E" w14:textId="3AAFFFDF" w:rsidR="006A0BC1" w:rsidRDefault="006A0BC1" w:rsidP="006A0BC1">
      <w:r>
        <w:t xml:space="preserve">where </w:t>
      </w:r>
      <w:r w:rsidR="006C2049" w:rsidRPr="006C2049">
        <w:rPr>
          <w:position w:val="-6"/>
        </w:rPr>
        <w:object w:dxaOrig="220" w:dyaOrig="279" w14:anchorId="6B90C830">
          <v:shape id="_x0000_i1603" type="#_x0000_t75" style="width:11pt;height:14pt" o:ole="">
            <v:imagedata r:id="rId1190" o:title=""/>
          </v:shape>
          <o:OLEObject Type="Embed" ProgID="Equation.DSMT4" ShapeID="_x0000_i1603" DrawAspect="Content" ObjectID="_1471104866" r:id="rId1191"/>
        </w:object>
      </w:r>
      <w:r>
        <w:t xml:space="preserve"> is the </w:t>
      </w:r>
      <w:r w:rsidR="008B53FE">
        <w:t xml:space="preserve">Jacobian </w:t>
      </w:r>
      <w:r>
        <w:t xml:space="preserve">of the deformation, i.e. </w:t>
      </w:r>
      <w:r w:rsidR="006C2049" w:rsidRPr="006C2049">
        <w:rPr>
          <w:position w:val="-6"/>
        </w:rPr>
        <w:object w:dxaOrig="940" w:dyaOrig="279" w14:anchorId="19A73C77">
          <v:shape id="_x0000_i1604" type="#_x0000_t75" style="width:47pt;height:14pt" o:ole="">
            <v:imagedata r:id="rId1192" o:title=""/>
          </v:shape>
          <o:OLEObject Type="Embed" ProgID="Equation.DSMT4" ShapeID="_x0000_i1604" DrawAspect="Content" ObjectID="_1471104867" r:id="rId1193"/>
        </w:object>
      </w:r>
      <w:r>
        <w:t xml:space="preserve"> where</w:t>
      </w:r>
      <w:r>
        <w:rPr>
          <w:b/>
        </w:rPr>
        <w:t xml:space="preserve"> </w:t>
      </w:r>
      <w:r w:rsidR="006C2049" w:rsidRPr="006C2049">
        <w:rPr>
          <w:b/>
          <w:position w:val="-4"/>
        </w:rPr>
        <w:object w:dxaOrig="220" w:dyaOrig="260" w14:anchorId="145035B2">
          <v:shape id="_x0000_i1605" type="#_x0000_t75" style="width:11pt;height:13pt" o:ole="">
            <v:imagedata r:id="rId1194" o:title=""/>
          </v:shape>
          <o:OLEObject Type="Embed" ProgID="Equation.DSMT4" ShapeID="_x0000_i1605" DrawAspect="Content" ObjectID="_1471104868" r:id="rId1195"/>
        </w:object>
      </w:r>
      <w:r w:rsidRPr="00C526D6">
        <w:t xml:space="preserve"> </w:t>
      </w:r>
      <w:r>
        <w:t xml:space="preserve">is the deformation gradient, and </w:t>
      </w:r>
      <w:r w:rsidR="006C2049" w:rsidRPr="006C2049">
        <w:rPr>
          <w:position w:val="-6"/>
        </w:rPr>
        <w:object w:dxaOrig="960" w:dyaOrig="320" w14:anchorId="4A85C41C">
          <v:shape id="_x0000_i1606" type="#_x0000_t75" style="width:48pt;height:16pt" o:ole="">
            <v:imagedata r:id="rId1196" o:title=""/>
          </v:shape>
          <o:OLEObject Type="Embed" ProgID="Equation.DSMT4" ShapeID="_x0000_i1606" DrawAspect="Content" ObjectID="_1471104869" r:id="rId1197"/>
        </w:object>
      </w:r>
      <w:r>
        <w:t xml:space="preserve"> is the left Cauchy-Green tensor.  </w:t>
      </w:r>
      <w:r w:rsidR="006C2049" w:rsidRPr="006C2049">
        <w:rPr>
          <w:position w:val="-4"/>
        </w:rPr>
        <w:object w:dxaOrig="279" w:dyaOrig="200" w14:anchorId="2922AC1E">
          <v:shape id="_x0000_i1607" type="#_x0000_t75" style="width:14pt;height:10pt" o:ole="">
            <v:imagedata r:id="rId1198" o:title=""/>
          </v:shape>
          <o:OLEObject Type="Embed" ProgID="Equation.DSMT4" ShapeID="_x0000_i1607" DrawAspect="Content" ObjectID="_1471104870" r:id="rId1199"/>
        </w:object>
      </w:r>
      <w:r>
        <w:t xml:space="preserve"> is a second order tensor representing the spatial structural tensor describing the axial direction, given by</w:t>
      </w:r>
    </w:p>
    <w:p w14:paraId="366F1CC8" w14:textId="46F5827C" w:rsidR="006A0BC1" w:rsidRDefault="006A0BC1" w:rsidP="006A0BC1">
      <w:pPr>
        <w:pStyle w:val="MTDisplayEquation"/>
      </w:pPr>
      <w:r>
        <w:tab/>
      </w:r>
      <w:r w:rsidR="006C2049" w:rsidRPr="006C2049">
        <w:rPr>
          <w:position w:val="-14"/>
        </w:rPr>
        <w:object w:dxaOrig="1939" w:dyaOrig="400" w14:anchorId="28BBA41A">
          <v:shape id="_x0000_i1608" type="#_x0000_t75" style="width:97pt;height:20pt" o:ole="">
            <v:imagedata r:id="rId1200" o:title=""/>
          </v:shape>
          <o:OLEObject Type="Embed" ProgID="Equation.DSMT4" ShapeID="_x0000_i1608" DrawAspect="Content" ObjectID="_1471104871" r:id="rId1201"/>
        </w:object>
      </w:r>
      <w:r>
        <w:t>,</w:t>
      </w:r>
    </w:p>
    <w:p w14:paraId="5FAFF487" w14:textId="624F3AC0" w:rsidR="006A0BC1" w:rsidRDefault="006A0BC1" w:rsidP="006A0BC1">
      <w:r>
        <w:t xml:space="preserve">where </w:t>
      </w:r>
      <w:r w:rsidR="006C2049" w:rsidRPr="006C2049">
        <w:rPr>
          <w:position w:val="-6"/>
        </w:rPr>
        <w:object w:dxaOrig="260" w:dyaOrig="279" w14:anchorId="096D2AEB">
          <v:shape id="_x0000_i1609" type="#_x0000_t75" style="width:13pt;height:14pt" o:ole="">
            <v:imagedata r:id="rId1202" o:title=""/>
          </v:shape>
          <o:OLEObject Type="Embed" ProgID="Equation.DSMT4" ShapeID="_x0000_i1609" DrawAspect="Content" ObjectID="_1471104872" r:id="rId1203"/>
        </w:object>
      </w:r>
      <w:r>
        <w:t xml:space="preserve"> is a unit vector along the axial direction (defined as described in Section </w:t>
      </w:r>
      <w:r>
        <w:fldChar w:fldCharType="begin"/>
      </w:r>
      <w:r>
        <w:instrText xml:space="preserve"> REF _Ref162429694 \r \h </w:instrText>
      </w:r>
      <w:r>
        <w:fldChar w:fldCharType="separate"/>
      </w:r>
      <w:r w:rsidR="001B13CD">
        <w:t>4.1.1</w:t>
      </w:r>
      <w:r>
        <w:fldChar w:fldCharType="end"/>
      </w:r>
      <w:r>
        <w:t>).  Note that the permeability in the reference state (</w:t>
      </w:r>
      <w:r w:rsidR="006C2049" w:rsidRPr="006C2049">
        <w:rPr>
          <w:position w:val="-4"/>
        </w:rPr>
        <w:object w:dxaOrig="560" w:dyaOrig="260" w14:anchorId="144ED08E">
          <v:shape id="_x0000_i1610" type="#_x0000_t75" style="width:28pt;height:13pt" o:ole="">
            <v:imagedata r:id="rId1204" o:title=""/>
          </v:shape>
          <o:OLEObject Type="Embed" ProgID="Equation.DSMT4" ShapeID="_x0000_i1610" DrawAspect="Content" ObjectID="_1471104873" r:id="rId1205"/>
        </w:object>
      </w:r>
      <w:r>
        <w:t xml:space="preserve">) is given by </w:t>
      </w:r>
      <w:r w:rsidR="006C2049" w:rsidRPr="006C2049">
        <w:rPr>
          <w:position w:val="-16"/>
        </w:rPr>
        <w:object w:dxaOrig="4959" w:dyaOrig="440" w14:anchorId="72E9C7FF">
          <v:shape id="_x0000_i1611" type="#_x0000_t75" style="width:248pt;height:22pt" o:ole="">
            <v:imagedata r:id="rId1206" o:title=""/>
          </v:shape>
          <o:OLEObject Type="Embed" ProgID="Equation.DSMT4" ShapeID="_x0000_i1611" DrawAspect="Content" ObjectID="_1471104874" r:id="rId1207"/>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1621" w:name="_Toc397358444"/>
      <w:r>
        <w:lastRenderedPageBreak/>
        <w:t>Fluid Supply Materials</w:t>
      </w:r>
      <w:bookmarkEnd w:id="1621"/>
    </w:p>
    <w:p w14:paraId="1FBAF644" w14:textId="38A33979" w:rsidR="000A3859" w:rsidRDefault="000A3859" w:rsidP="000A3859">
      <w:r>
        <w:t xml:space="preserve">Fluid supply materials may be used to simulate an external source of fluid, such as supply from microvasculature that is not modeled explicitly.  The fluid supply term, </w:t>
      </w:r>
      <w:r w:rsidR="006C2049" w:rsidRPr="006C2049">
        <w:rPr>
          <w:position w:val="-10"/>
        </w:rPr>
        <w:object w:dxaOrig="320" w:dyaOrig="360" w14:anchorId="7648F204">
          <v:shape id="_x0000_i1612" type="#_x0000_t75" style="width:16pt;height:18pt" o:ole="">
            <v:imagedata r:id="rId1208" o:title=""/>
          </v:shape>
          <o:OLEObject Type="Embed" ProgID="Equation.DSMT4" ShapeID="_x0000_i1612" DrawAspect="Content" ObjectID="_1471104875" r:id="rId1209"/>
        </w:object>
      </w:r>
      <w:r>
        <w:t>, appears in the mass balance relation for the mixture,</w:t>
      </w:r>
    </w:p>
    <w:p w14:paraId="1F3E9041" w14:textId="0DEBACBE" w:rsidR="000A3859" w:rsidRDefault="000A3859" w:rsidP="007D6F0D">
      <w:pPr>
        <w:pStyle w:val="MTDisplayEquation"/>
      </w:pPr>
      <w:r>
        <w:tab/>
      </w:r>
      <w:r w:rsidR="006C2049" w:rsidRPr="006C2049">
        <w:rPr>
          <w:position w:val="-16"/>
        </w:rPr>
        <w:object w:dxaOrig="1700" w:dyaOrig="440" w14:anchorId="0E30F160">
          <v:shape id="_x0000_i1613" type="#_x0000_t75" style="width:85pt;height:22pt" o:ole="">
            <v:imagedata r:id="rId1210" o:title=""/>
          </v:shape>
          <o:OLEObject Type="Embed" ProgID="Equation.DSMT4" ShapeID="_x0000_i1613" DrawAspect="Content" ObjectID="_1471104876" r:id="rId1211"/>
        </w:object>
      </w:r>
      <w:r>
        <w:t xml:space="preserve"> .</w:t>
      </w:r>
    </w:p>
    <w:p w14:paraId="57957E99" w14:textId="44CF9F4A" w:rsidR="00F25218" w:rsidRPr="00F25218" w:rsidRDefault="006C2049">
      <w:r w:rsidRPr="006C2049">
        <w:rPr>
          <w:position w:val="-10"/>
        </w:rPr>
        <w:object w:dxaOrig="320" w:dyaOrig="360" w14:anchorId="0330BDC6">
          <v:shape id="_x0000_i1614" type="#_x0000_t75" style="width:16pt;height:18pt" o:ole="">
            <v:imagedata r:id="rId1212" o:title=""/>
          </v:shape>
          <o:OLEObject Type="Embed" ProgID="Equation.DSMT4" ShapeID="_x0000_i1614" DrawAspect="Content" ObjectID="_1471104877" r:id="rId1213"/>
        </w:object>
      </w:r>
      <w:r w:rsidR="00F25218">
        <w:t xml:space="preserve"> has units of reciprocal time</w:t>
      </w:r>
      <w:r w:rsidR="003F0FB9">
        <w:t xml:space="preserve"> [</w:t>
      </w:r>
      <w:r w:rsidR="003F0FB9" w:rsidRPr="008C20E4">
        <w:rPr>
          <w:b/>
        </w:rPr>
        <w:t>t</w:t>
      </w:r>
      <w:r w:rsidR="003F0FB9" w:rsidRPr="008C20E4">
        <w:rPr>
          <w:vertAlign w:val="superscript"/>
        </w:rPr>
        <w:t>-1</w:t>
      </w:r>
      <w:r w:rsidR="003F0FB9">
        <w:t>]</w:t>
      </w:r>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1622" w:name="_Toc397358445"/>
      <w:r>
        <w:lastRenderedPageBreak/>
        <w:t>Starling Equation</w:t>
      </w:r>
      <w:bookmarkEnd w:id="1622"/>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6540"/>
        <w:gridCol w:w="1716"/>
      </w:tblGrid>
      <w:tr w:rsidR="009E7456" w14:paraId="2249E809" w14:textId="08079949" w:rsidTr="008C20E4">
        <w:tc>
          <w:tcPr>
            <w:tcW w:w="689" w:type="pct"/>
            <w:shd w:val="clear" w:color="auto" w:fill="auto"/>
          </w:tcPr>
          <w:p w14:paraId="474958F6" w14:textId="6F49842A" w:rsidR="009E7456" w:rsidRDefault="009E7456" w:rsidP="00B04CF0">
            <w:pPr>
              <w:pStyle w:val="code"/>
            </w:pPr>
            <w:r>
              <w:t>&lt;kp&gt;</w:t>
            </w:r>
          </w:p>
        </w:tc>
        <w:tc>
          <w:tcPr>
            <w:tcW w:w="3415" w:type="pct"/>
            <w:shd w:val="clear" w:color="auto" w:fill="auto"/>
          </w:tcPr>
          <w:p w14:paraId="63E6A4B7" w14:textId="105BD2BF" w:rsidR="009E7456" w:rsidRPr="00F25218" w:rsidRDefault="009E7456" w:rsidP="006C2049">
            <w:r>
              <w:t xml:space="preserve">hydraulic filtration coefficient, </w:t>
            </w:r>
            <w:r w:rsidR="006C2049" w:rsidRPr="006C2049">
              <w:rPr>
                <w:position w:val="-14"/>
              </w:rPr>
              <w:object w:dxaOrig="279" w:dyaOrig="380" w14:anchorId="73AA9BBF">
                <v:shape id="_x0000_i1615" type="#_x0000_t75" style="width:14pt;height:19pt" o:ole="">
                  <v:imagedata r:id="rId1214" o:title=""/>
                </v:shape>
                <o:OLEObject Type="Embed" ProgID="Equation.DSMT4" ShapeID="_x0000_i1615" DrawAspect="Content" ObjectID="_1471104878" r:id="rId1215"/>
              </w:object>
            </w:r>
          </w:p>
        </w:tc>
        <w:tc>
          <w:tcPr>
            <w:tcW w:w="896" w:type="pct"/>
          </w:tcPr>
          <w:p w14:paraId="26904057" w14:textId="2E3399FD" w:rsidR="009E7456" w:rsidRDefault="009E7456"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9E7456" w14:paraId="5951E44F" w14:textId="070113A3" w:rsidTr="008C20E4">
        <w:tc>
          <w:tcPr>
            <w:tcW w:w="689" w:type="pct"/>
            <w:shd w:val="clear" w:color="auto" w:fill="auto"/>
          </w:tcPr>
          <w:p w14:paraId="085755CC" w14:textId="6ECBE1EE" w:rsidR="009E7456" w:rsidRDefault="009E7456" w:rsidP="00B04CF0">
            <w:pPr>
              <w:pStyle w:val="code"/>
            </w:pPr>
            <w:r>
              <w:t>&lt;pv&gt;</w:t>
            </w:r>
          </w:p>
        </w:tc>
        <w:tc>
          <w:tcPr>
            <w:tcW w:w="3415" w:type="pct"/>
            <w:shd w:val="clear" w:color="auto" w:fill="auto"/>
          </w:tcPr>
          <w:p w14:paraId="19833340" w14:textId="6B04FBE3" w:rsidR="009E7456" w:rsidRPr="007E29A2" w:rsidRDefault="009E7456" w:rsidP="006C2049">
            <w:r>
              <w:t xml:space="preserve">fluid pressure in external source, </w:t>
            </w:r>
            <w:r w:rsidR="006C2049" w:rsidRPr="006C2049">
              <w:rPr>
                <w:position w:val="-12"/>
              </w:rPr>
              <w:object w:dxaOrig="300" w:dyaOrig="360" w14:anchorId="44F8F0CC">
                <v:shape id="_x0000_i1616" type="#_x0000_t75" style="width:15pt;height:18pt" o:ole="">
                  <v:imagedata r:id="rId1216" o:title=""/>
                </v:shape>
                <o:OLEObject Type="Embed" ProgID="Equation.DSMT4" ShapeID="_x0000_i1616" DrawAspect="Content" ObjectID="_1471104879" r:id="rId1217"/>
              </w:object>
            </w:r>
          </w:p>
        </w:tc>
        <w:tc>
          <w:tcPr>
            <w:tcW w:w="896" w:type="pct"/>
          </w:tcPr>
          <w:p w14:paraId="4F5B1960" w14:textId="062227AF" w:rsidR="009E7456" w:rsidRDefault="009E7456" w:rsidP="00AF2221">
            <w:r>
              <w:t>[</w:t>
            </w:r>
            <w:r>
              <w:rPr>
                <w:b/>
              </w:rPr>
              <w:t>P</w:t>
            </w:r>
            <w:r>
              <w:t>]</w: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27636D8F" w:rsidR="00F25218" w:rsidRDefault="00F25218" w:rsidP="007D6F0D">
      <w:pPr>
        <w:pStyle w:val="MTDisplayEquation"/>
      </w:pPr>
      <w:r>
        <w:tab/>
      </w:r>
      <w:r w:rsidR="006C2049" w:rsidRPr="006C2049">
        <w:rPr>
          <w:position w:val="-14"/>
        </w:rPr>
        <w:object w:dxaOrig="1640" w:dyaOrig="400" w14:anchorId="546FD8D5">
          <v:shape id="_x0000_i1617" type="#_x0000_t75" style="width:82pt;height:20pt" o:ole="">
            <v:imagedata r:id="rId1218" o:title=""/>
          </v:shape>
          <o:OLEObject Type="Embed" ProgID="Equation.DSMT4" ShapeID="_x0000_i1617" DrawAspect="Content" ObjectID="_1471104880" r:id="rId1219"/>
        </w:object>
      </w:r>
      <w:r>
        <w:t xml:space="preserve"> ,</w:t>
      </w:r>
    </w:p>
    <w:p w14:paraId="1F7417A7" w14:textId="667AF1B1" w:rsidR="00B04CF0" w:rsidRDefault="00F25218" w:rsidP="00B04CF0">
      <w:r>
        <w:t xml:space="preserve">where </w:t>
      </w:r>
      <w:r w:rsidR="006C2049" w:rsidRPr="006C2049">
        <w:rPr>
          <w:position w:val="-10"/>
        </w:rPr>
        <w:object w:dxaOrig="240" w:dyaOrig="260" w14:anchorId="1A6B386B">
          <v:shape id="_x0000_i1618" type="#_x0000_t75" style="width:12pt;height:13pt" o:ole="">
            <v:imagedata r:id="rId1220" o:title=""/>
          </v:shape>
          <o:OLEObject Type="Embed" ProgID="Equation.DSMT4" ShapeID="_x0000_i1618" DrawAspect="Content" ObjectID="_1471104881" r:id="rId1221"/>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1623" w:name="_Toc397358446"/>
      <w:r>
        <w:t>Biphasic-Solute Materials</w:t>
      </w:r>
      <w:bookmarkEnd w:id="1623"/>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1B13CD">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222"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2F2DF7D"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6C2049" w:rsidRPr="006C2049">
        <w:rPr>
          <w:position w:val="-4"/>
        </w:rPr>
        <w:object w:dxaOrig="220" w:dyaOrig="200" w14:anchorId="53187B2B">
          <v:shape id="_x0000_i1619" type="#_x0000_t75" style="width:11pt;height:10pt" o:ole="">
            <v:imagedata r:id="rId1223" o:title=""/>
          </v:shape>
          <o:OLEObject Type="Embed" ProgID="Equation.DSMT4" ShapeID="_x0000_i1619" DrawAspect="Content" ObjectID="_1471104882" r:id="rId1224"/>
        </w:object>
      </w:r>
      <w:r w:rsidRPr="00B27FE9">
        <w:t xml:space="preserve"> of the pores is able to accommodate a solute of a particular size (</w:t>
      </w:r>
      <w:r w:rsidR="006C2049" w:rsidRPr="006C2049">
        <w:rPr>
          <w:position w:val="-6"/>
        </w:rPr>
        <w:object w:dxaOrig="880" w:dyaOrig="279" w14:anchorId="29309200">
          <v:shape id="_x0000_i1620" type="#_x0000_t75" style="width:44pt;height:14pt" o:ole="">
            <v:imagedata r:id="rId1225" o:title=""/>
          </v:shape>
          <o:OLEObject Type="Embed" ProgID="Equation.DSMT4" ShapeID="_x0000_i1620" DrawAspect="Content" ObjectID="_1471104883" r:id="rId1226"/>
        </w:object>
      </w:r>
      <w:r w:rsidRPr="00B27FE9">
        <w:t xml:space="preserve">).  Furthermore, the activity </w:t>
      </w:r>
      <w:r w:rsidR="006C2049" w:rsidRPr="006C2049">
        <w:rPr>
          <w:position w:val="-10"/>
        </w:rPr>
        <w:object w:dxaOrig="200" w:dyaOrig="260" w14:anchorId="5F4A78C9">
          <v:shape id="_x0000_i1621" type="#_x0000_t75" style="width:10pt;height:13pt" o:ole="">
            <v:imagedata r:id="rId1227" o:title=""/>
          </v:shape>
          <o:OLEObject Type="Embed" ProgID="Equation.DSMT4" ShapeID="_x0000_i1621" DrawAspect="Content" ObjectID="_1471104884" r:id="rId1228"/>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6C2049" w:rsidRPr="006C2049">
        <w:rPr>
          <w:position w:val="-10"/>
        </w:rPr>
        <w:object w:dxaOrig="840" w:dyaOrig="340" w14:anchorId="0CB31FE7">
          <v:shape id="_x0000_i1622" type="#_x0000_t75" style="width:42pt;height:17pt" o:ole="">
            <v:imagedata r:id="rId1229" o:title=""/>
          </v:shape>
          <o:OLEObject Type="Embed" ProgID="Equation.DSMT4" ShapeID="_x0000_i1622" DrawAspect="Content" ObjectID="_1471104885" r:id="rId1230"/>
        </w:object>
      </w:r>
      <w:r w:rsidRPr="00B27FE9">
        <w:t xml:space="preserve">, such that the chemical potential </w:t>
      </w:r>
      <w:r w:rsidR="006C2049" w:rsidRPr="006C2049">
        <w:rPr>
          <w:position w:val="-10"/>
        </w:rPr>
        <w:object w:dxaOrig="240" w:dyaOrig="260" w14:anchorId="6BA8246A">
          <v:shape id="_x0000_i1623" type="#_x0000_t75" style="width:12pt;height:13pt" o:ole="">
            <v:imagedata r:id="rId1231" o:title=""/>
          </v:shape>
          <o:OLEObject Type="Embed" ProgID="Equation.DSMT4" ShapeID="_x0000_i1623" DrawAspect="Content" ObjectID="_1471104886" r:id="rId1232"/>
        </w:object>
      </w:r>
      <w:r w:rsidRPr="00B27FE9">
        <w:t xml:space="preserve"> of the solute is given by</w:t>
      </w:r>
    </w:p>
    <w:p w14:paraId="5DB0E053" w14:textId="0BD673F9" w:rsidR="006A0BC1" w:rsidRPr="00B27FE9" w:rsidRDefault="006A0BC1" w:rsidP="006A0BC1">
      <w:pPr>
        <w:pStyle w:val="MTDisplayEquation"/>
      </w:pPr>
      <w:r w:rsidRPr="00B27FE9">
        <w:tab/>
      </w:r>
      <w:r w:rsidR="006C2049" w:rsidRPr="006C2049">
        <w:rPr>
          <w:position w:val="-24"/>
        </w:rPr>
        <w:object w:dxaOrig="2040" w:dyaOrig="620" w14:anchorId="087C2F7D">
          <v:shape id="_x0000_i1624" type="#_x0000_t75" style="width:102pt;height:31pt" o:ole="">
            <v:imagedata r:id="rId1233" o:title=""/>
          </v:shape>
          <o:OLEObject Type="Embed" ProgID="Equation.DSMT4" ShapeID="_x0000_i1624" DrawAspect="Content" ObjectID="_1471104887" r:id="rId1234"/>
        </w:object>
      </w:r>
      <w:r w:rsidRPr="00B27FE9">
        <w:t>.</w:t>
      </w:r>
    </w:p>
    <w:p w14:paraId="659AB7B4" w14:textId="7579EBE3" w:rsidR="006A0BC1" w:rsidRPr="00B27FE9" w:rsidRDefault="006A0BC1" w:rsidP="006A0BC1">
      <w:r w:rsidRPr="00B27FE9">
        <w:t xml:space="preserve">In this expression, </w:t>
      </w:r>
      <w:r w:rsidR="006C2049" w:rsidRPr="006C2049">
        <w:rPr>
          <w:position w:val="-12"/>
        </w:rPr>
        <w:object w:dxaOrig="300" w:dyaOrig="360" w14:anchorId="51C9E66A">
          <v:shape id="_x0000_i1625" type="#_x0000_t75" style="width:15pt;height:18pt" o:ole="">
            <v:imagedata r:id="rId1235" o:title=""/>
          </v:shape>
          <o:OLEObject Type="Embed" ProgID="Equation.DSMT4" ShapeID="_x0000_i1625" DrawAspect="Content" ObjectID="_1471104888" r:id="rId1236"/>
        </w:object>
      </w:r>
      <w:r w:rsidRPr="00B27FE9">
        <w:t xml:space="preserve"> is the solute chemical potential at some reference temperature </w:t>
      </w:r>
      <w:r w:rsidR="006C2049" w:rsidRPr="006C2049">
        <w:rPr>
          <w:position w:val="-6"/>
        </w:rPr>
        <w:object w:dxaOrig="200" w:dyaOrig="279" w14:anchorId="70F901AB">
          <v:shape id="_x0000_i1626" type="#_x0000_t75" style="width:10pt;height:14pt" o:ole="">
            <v:imagedata r:id="rId1237" o:title=""/>
          </v:shape>
          <o:OLEObject Type="Embed" ProgID="Equation.DSMT4" ShapeID="_x0000_i1626" DrawAspect="Content" ObjectID="_1471104889" r:id="rId1238"/>
        </w:object>
      </w:r>
      <w:r w:rsidRPr="00B27FE9">
        <w:t xml:space="preserve">; </w:t>
      </w:r>
      <w:r w:rsidR="006C2049" w:rsidRPr="006C2049">
        <w:rPr>
          <w:position w:val="-6"/>
        </w:rPr>
        <w:object w:dxaOrig="180" w:dyaOrig="220" w14:anchorId="3EEA9367">
          <v:shape id="_x0000_i1627" type="#_x0000_t75" style="width:9pt;height:11pt" o:ole="">
            <v:imagedata r:id="rId1239" o:title=""/>
          </v:shape>
          <o:OLEObject Type="Embed" ProgID="Equation.DSMT4" ShapeID="_x0000_i1627" DrawAspect="Content" ObjectID="_1471104890" r:id="rId1240"/>
        </w:object>
      </w:r>
      <w:r w:rsidRPr="00B27FE9">
        <w:t xml:space="preserve"> is the solute concentration on a solution-volume basis (number of moles of solute per volume of interstitial fluid in the mixture); </w:t>
      </w:r>
      <w:r w:rsidR="006C2049" w:rsidRPr="006C2049">
        <w:rPr>
          <w:position w:val="-4"/>
        </w:rPr>
        <w:object w:dxaOrig="320" w:dyaOrig="260" w14:anchorId="693B5F94">
          <v:shape id="_x0000_i1628" type="#_x0000_t75" style="width:16pt;height:13pt" o:ole="">
            <v:imagedata r:id="rId1241" o:title=""/>
          </v:shape>
          <o:OLEObject Type="Embed" ProgID="Equation.DSMT4" ShapeID="_x0000_i1628" DrawAspect="Content" ObjectID="_1471104891" r:id="rId1242"/>
        </w:object>
      </w:r>
      <w:r w:rsidRPr="00B27FE9">
        <w:t xml:space="preserve"> is the solute molecular weight (an invariant quantity); and </w:t>
      </w:r>
      <w:r w:rsidR="006C2049" w:rsidRPr="006C2049">
        <w:rPr>
          <w:position w:val="-4"/>
        </w:rPr>
        <w:object w:dxaOrig="240" w:dyaOrig="260" w14:anchorId="30A069C5">
          <v:shape id="_x0000_i1629" type="#_x0000_t75" style="width:12pt;height:13pt" o:ole="">
            <v:imagedata r:id="rId1243" o:title=""/>
          </v:shape>
          <o:OLEObject Type="Embed" ProgID="Equation.DSMT4" ShapeID="_x0000_i1629" DrawAspect="Content" ObjectID="_1471104892" r:id="rId1244"/>
        </w:object>
      </w:r>
      <w:r w:rsidRPr="00B27FE9">
        <w:t xml:space="preserve"> is the universal gas constant.  In a biphasic-solute material, a constitutive relation is needed for </w:t>
      </w:r>
      <w:r w:rsidR="006C2049" w:rsidRPr="006C2049">
        <w:rPr>
          <w:position w:val="-4"/>
        </w:rPr>
        <w:object w:dxaOrig="220" w:dyaOrig="260" w14:anchorId="74029587">
          <v:shape id="_x0000_i1630" type="#_x0000_t75" style="width:11pt;height:13pt" o:ole="">
            <v:imagedata r:id="rId1245" o:title=""/>
          </v:shape>
          <o:OLEObject Type="Embed" ProgID="Equation.DSMT4" ShapeID="_x0000_i1630" DrawAspect="Content" ObjectID="_1471104893" r:id="rId1246"/>
        </w:object>
      </w:r>
      <w:r w:rsidRPr="00B27FE9">
        <w:t xml:space="preserve">; in general, </w:t>
      </w:r>
      <w:r w:rsidR="006C2049" w:rsidRPr="006C2049">
        <w:rPr>
          <w:position w:val="-4"/>
        </w:rPr>
        <w:object w:dxaOrig="220" w:dyaOrig="260" w14:anchorId="6C064A1D">
          <v:shape id="_x0000_i1631" type="#_x0000_t75" style="width:11pt;height:13pt" o:ole="">
            <v:imagedata r:id="rId1247" o:title=""/>
          </v:shape>
          <o:OLEObject Type="Embed" ProgID="Equation.DSMT4" ShapeID="_x0000_i1631" DrawAspect="Content" ObjectID="_1471104894" r:id="rId1248"/>
        </w:object>
      </w:r>
      <w:r w:rsidRPr="00B27FE9">
        <w:t xml:space="preserve"> may be a function of the solid matrix strain and the solute concentration.  In FEBio, the dependence of the effective solubility on the solid matrix strain is currently constrained to a dependence on </w:t>
      </w:r>
      <w:r w:rsidR="006C2049" w:rsidRPr="006C2049">
        <w:rPr>
          <w:position w:val="-6"/>
        </w:rPr>
        <w:object w:dxaOrig="940" w:dyaOrig="279" w14:anchorId="37C5E25F">
          <v:shape id="_x0000_i1632" type="#_x0000_t75" style="width:47pt;height:14pt" o:ole="">
            <v:imagedata r:id="rId1249" o:title=""/>
          </v:shape>
          <o:OLEObject Type="Embed" ProgID="Equation.DSMT4" ShapeID="_x0000_i1632" DrawAspect="Content" ObjectID="_1471104895" r:id="rId1250"/>
        </w:object>
      </w:r>
      <w:r w:rsidRPr="00B27FE9">
        <w:t>.</w:t>
      </w:r>
    </w:p>
    <w:p w14:paraId="7B864F46" w14:textId="77777777" w:rsidR="006A0BC1" w:rsidRPr="00B27FE9" w:rsidRDefault="006A0BC1" w:rsidP="006A0BC1"/>
    <w:p w14:paraId="6A9C3D4B" w14:textId="5AA529C4" w:rsidR="006A0BC1" w:rsidRPr="00B27FE9" w:rsidRDefault="006A0BC1" w:rsidP="006A0BC1">
      <w:r w:rsidRPr="00B27FE9">
        <w:t xml:space="preserve">In a biphasic-solute material, the interstitial fluid pressure </w:t>
      </w:r>
      <w:r w:rsidR="006C2049" w:rsidRPr="006C2049">
        <w:rPr>
          <w:position w:val="-10"/>
        </w:rPr>
        <w:object w:dxaOrig="240" w:dyaOrig="260" w14:anchorId="094CA57C">
          <v:shape id="_x0000_i1633" type="#_x0000_t75" style="width:12pt;height:13pt" o:ole="">
            <v:imagedata r:id="rId1251" o:title=""/>
          </v:shape>
          <o:OLEObject Type="Embed" ProgID="Equation.DSMT4" ShapeID="_x0000_i1633" DrawAspect="Content" ObjectID="_1471104896" r:id="rId1252"/>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6C2049" w:rsidRPr="006C2049">
        <w:rPr>
          <w:position w:val="-10"/>
        </w:rPr>
        <w:object w:dxaOrig="340" w:dyaOrig="360" w14:anchorId="32B8B22E">
          <v:shape id="_x0000_i1634" type="#_x0000_t75" style="width:17pt;height:18pt" o:ole="">
            <v:imagedata r:id="rId1253" o:title=""/>
          </v:shape>
          <o:OLEObject Type="Embed" ProgID="Equation.DSMT4" ShapeID="_x0000_i1634" DrawAspect="Content" ObjectID="_1471104897" r:id="rId1254"/>
        </w:object>
      </w:r>
      <w:r w:rsidRPr="00B27FE9">
        <w:t xml:space="preserve"> is given by</w:t>
      </w:r>
    </w:p>
    <w:p w14:paraId="06E852AC" w14:textId="6A644B0A" w:rsidR="006A0BC1" w:rsidRPr="00B27FE9" w:rsidRDefault="006A0BC1" w:rsidP="006A0BC1">
      <w:pPr>
        <w:pStyle w:val="MTDisplayEquation"/>
      </w:pPr>
      <w:r w:rsidRPr="00B27FE9">
        <w:lastRenderedPageBreak/>
        <w:tab/>
      </w:r>
      <w:r w:rsidR="006C2049" w:rsidRPr="006C2049">
        <w:rPr>
          <w:position w:val="-30"/>
        </w:rPr>
        <w:object w:dxaOrig="2960" w:dyaOrig="680" w14:anchorId="2FC91356">
          <v:shape id="_x0000_i1635" type="#_x0000_t75" style="width:148pt;height:34pt" o:ole="">
            <v:imagedata r:id="rId1255" o:title=""/>
          </v:shape>
          <o:OLEObject Type="Embed" ProgID="Equation.DSMT4" ShapeID="_x0000_i1635" DrawAspect="Content" ObjectID="_1471104898" r:id="rId1256"/>
        </w:object>
      </w:r>
      <w:r w:rsidRPr="00B27FE9">
        <w:t>,</w:t>
      </w:r>
    </w:p>
    <w:p w14:paraId="19B83D98" w14:textId="314C0C3F" w:rsidR="006A0BC1" w:rsidRPr="00B27FE9" w:rsidRDefault="006A0BC1" w:rsidP="006A0BC1">
      <w:r w:rsidRPr="00B27FE9">
        <w:t xml:space="preserve">where </w:t>
      </w:r>
      <w:r w:rsidR="006C2049" w:rsidRPr="006C2049">
        <w:rPr>
          <w:position w:val="-12"/>
        </w:rPr>
        <w:object w:dxaOrig="340" w:dyaOrig="380" w14:anchorId="32965F72">
          <v:shape id="_x0000_i1636" type="#_x0000_t75" style="width:17pt;height:19pt" o:ole="">
            <v:imagedata r:id="rId1257" o:title=""/>
          </v:shape>
          <o:OLEObject Type="Embed" ProgID="Equation.DSMT4" ShapeID="_x0000_i1636" DrawAspect="Content" ObjectID="_1471104899" r:id="rId1258"/>
        </w:object>
      </w:r>
      <w:r w:rsidRPr="00B27FE9">
        <w:t xml:space="preserve"> is the solvent chemical potential at some reference temperature </w:t>
      </w:r>
      <w:r w:rsidR="006C2049" w:rsidRPr="006C2049">
        <w:rPr>
          <w:position w:val="-6"/>
        </w:rPr>
        <w:object w:dxaOrig="200" w:dyaOrig="279" w14:anchorId="0682E176">
          <v:shape id="_x0000_i1637" type="#_x0000_t75" style="width:10pt;height:14pt" o:ole="">
            <v:imagedata r:id="rId1259" o:title=""/>
          </v:shape>
          <o:OLEObject Type="Embed" ProgID="Equation.DSMT4" ShapeID="_x0000_i1637" DrawAspect="Content" ObjectID="_1471104900" r:id="rId1260"/>
        </w:object>
      </w:r>
      <w:r w:rsidRPr="00B27FE9">
        <w:t xml:space="preserve">; </w:t>
      </w:r>
      <w:r w:rsidR="006C2049" w:rsidRPr="006C2049">
        <w:rPr>
          <w:position w:val="-12"/>
        </w:rPr>
        <w:object w:dxaOrig="340" w:dyaOrig="380" w14:anchorId="557BD84B">
          <v:shape id="_x0000_i1638" type="#_x0000_t75" style="width:17pt;height:19pt" o:ole="">
            <v:imagedata r:id="rId1261" o:title=""/>
          </v:shape>
          <o:OLEObject Type="Embed" ProgID="Equation.DSMT4" ShapeID="_x0000_i1638" DrawAspect="Content" ObjectID="_1471104901" r:id="rId1262"/>
        </w:object>
      </w:r>
      <w:r w:rsidRPr="00B27FE9">
        <w:t xml:space="preserve"> is the true density of the solvent (an invariant property for an intrinsically incompressible fluid); and </w:t>
      </w:r>
      <w:r w:rsidR="006C2049" w:rsidRPr="006C2049">
        <w:rPr>
          <w:position w:val="-4"/>
        </w:rPr>
        <w:object w:dxaOrig="260" w:dyaOrig="240" w14:anchorId="00A7EBE3">
          <v:shape id="_x0000_i1639" type="#_x0000_t75" style="width:13pt;height:12pt" o:ole="">
            <v:imagedata r:id="rId1263" o:title=""/>
          </v:shape>
          <o:OLEObject Type="Embed" ProgID="Equation.DSMT4" ShapeID="_x0000_i1639" DrawAspect="Content" ObjectID="_1471104902" r:id="rId1264"/>
        </w:object>
      </w:r>
      <w:r w:rsidRPr="00B27FE9">
        <w:t xml:space="preserve"> is the osmotic coefficient which represents the extent by which the solute concentration influences the solvent chemical potential.  In a biphasic-solute material, a constitutive relation is needed for </w:t>
      </w:r>
      <w:r w:rsidR="006C2049" w:rsidRPr="006C2049">
        <w:rPr>
          <w:position w:val="-4"/>
        </w:rPr>
        <w:object w:dxaOrig="260" w:dyaOrig="240" w14:anchorId="67217FDB">
          <v:shape id="_x0000_i1640" type="#_x0000_t75" style="width:13pt;height:12pt" o:ole="">
            <v:imagedata r:id="rId1265" o:title=""/>
          </v:shape>
          <o:OLEObject Type="Embed" ProgID="Equation.DSMT4" ShapeID="_x0000_i1640" DrawAspect="Content" ObjectID="_1471104903" r:id="rId1266"/>
        </w:object>
      </w:r>
      <w:r w:rsidRPr="00B27FE9">
        <w:t xml:space="preserve">; in general, </w:t>
      </w:r>
      <w:r w:rsidR="006C2049" w:rsidRPr="006C2049">
        <w:rPr>
          <w:position w:val="-4"/>
        </w:rPr>
        <w:object w:dxaOrig="260" w:dyaOrig="240" w14:anchorId="7A606238">
          <v:shape id="_x0000_i1641" type="#_x0000_t75" style="width:13pt;height:12pt" o:ole="">
            <v:imagedata r:id="rId1267" o:title=""/>
          </v:shape>
          <o:OLEObject Type="Embed" ProgID="Equation.DSMT4" ShapeID="_x0000_i1641" DrawAspect="Content" ObjectID="_1471104904" r:id="rId1268"/>
        </w:object>
      </w:r>
      <w:r w:rsidRPr="00B27FE9">
        <w:t xml:space="preserve"> may be a function of the solid matrix strain and the solute concentration.  In FEBio, the dependence of the osmotic coefficient on the solid matrix strain is currently constrained to a dependence on </w:t>
      </w:r>
      <w:r w:rsidR="006C2049" w:rsidRPr="006C2049">
        <w:rPr>
          <w:position w:val="-6"/>
        </w:rPr>
        <w:object w:dxaOrig="940" w:dyaOrig="279" w14:anchorId="277E8B36">
          <v:shape id="_x0000_i1642" type="#_x0000_t75" style="width:47pt;height:14pt" o:ole="">
            <v:imagedata r:id="rId1269" o:title=""/>
          </v:shape>
          <o:OLEObject Type="Embed" ProgID="Equation.DSMT4" ShapeID="_x0000_i1642" DrawAspect="Content" ObjectID="_1471104905" r:id="rId1270"/>
        </w:object>
      </w:r>
      <w:r w:rsidRPr="00B27FE9">
        <w:t>.</w:t>
      </w:r>
    </w:p>
    <w:p w14:paraId="4C1FB108" w14:textId="77777777" w:rsidR="006A0BC1" w:rsidRPr="00B27FE9" w:rsidRDefault="006A0BC1" w:rsidP="006A0BC1"/>
    <w:p w14:paraId="76D75E50" w14:textId="50FF2945"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6C2049" w:rsidRPr="006C2049">
        <w:rPr>
          <w:position w:val="-10"/>
        </w:rPr>
        <w:object w:dxaOrig="240" w:dyaOrig="320" w14:anchorId="275D92D4">
          <v:shape id="_x0000_i1643" type="#_x0000_t75" style="width:12pt;height:16pt" o:ole="">
            <v:imagedata r:id="rId1271" o:title=""/>
          </v:shape>
          <o:OLEObject Type="Embed" ProgID="Equation.DSMT4" ShapeID="_x0000_i1643" DrawAspect="Content" ObjectID="_1471104906" r:id="rId1272"/>
        </w:object>
      </w:r>
      <w:r w:rsidRPr="00B27FE9">
        <w:t xml:space="preserve"> and solute concentration </w:t>
      </w:r>
      <w:r w:rsidR="006C2049" w:rsidRPr="006C2049">
        <w:rPr>
          <w:position w:val="-6"/>
        </w:rPr>
        <w:object w:dxaOrig="180" w:dyaOrig="279" w14:anchorId="649307BC">
          <v:shape id="_x0000_i1644" type="#_x0000_t75" style="width:9pt;height:14pt" o:ole="">
            <v:imagedata r:id="rId1273" o:title=""/>
          </v:shape>
          <o:OLEObject Type="Embed" ProgID="Equation.DSMT4" ShapeID="_x0000_i1644" DrawAspect="Content" ObjectID="_1471104907" r:id="rId1274"/>
        </w:object>
      </w:r>
      <w:r w:rsidRPr="00B27FE9">
        <w:t xml:space="preserve"> as</w:t>
      </w:r>
    </w:p>
    <w:p w14:paraId="3F4A1E2C" w14:textId="250DB12D" w:rsidR="006A0BC1" w:rsidRPr="00B27FE9" w:rsidRDefault="006A0BC1" w:rsidP="006A0BC1">
      <w:pPr>
        <w:pStyle w:val="MTDisplayEquation"/>
      </w:pPr>
      <w:r w:rsidRPr="00B27FE9">
        <w:tab/>
      </w:r>
      <w:r w:rsidR="006C2049" w:rsidRPr="006C2049">
        <w:rPr>
          <w:position w:val="-42"/>
        </w:rPr>
        <w:object w:dxaOrig="1400" w:dyaOrig="960" w14:anchorId="0B598A26">
          <v:shape id="_x0000_i1645" type="#_x0000_t75" style="width:70pt;height:48pt" o:ole="">
            <v:imagedata r:id="rId1275" o:title=""/>
          </v:shape>
          <o:OLEObject Type="Embed" ProgID="Equation.DSMT4" ShapeID="_x0000_i1645" DrawAspect="Content" ObjectID="_1471104908" r:id="rId1276"/>
        </w:object>
      </w:r>
      <w:r w:rsidR="004A1056">
        <w:t>.</w:t>
      </w:r>
    </w:p>
    <w:p w14:paraId="1974423F" w14:textId="669F08A2" w:rsidR="006A0BC1" w:rsidRPr="00B27FE9" w:rsidRDefault="006A0BC1" w:rsidP="006A0BC1">
      <w:r w:rsidRPr="00B27FE9">
        <w:t xml:space="preserve">Therefore, nodal variables in FEBio consist of the solid matrix displacement </w:t>
      </w:r>
      <w:r w:rsidR="006C2049" w:rsidRPr="006C2049">
        <w:rPr>
          <w:position w:val="-6"/>
        </w:rPr>
        <w:object w:dxaOrig="200" w:dyaOrig="220" w14:anchorId="45DF4525">
          <v:shape id="_x0000_i1646" type="#_x0000_t75" style="width:10pt;height:11pt" o:ole="">
            <v:imagedata r:id="rId1277" o:title=""/>
          </v:shape>
          <o:OLEObject Type="Embed" ProgID="Equation.DSMT4" ShapeID="_x0000_i1646" DrawAspect="Content" ObjectID="_1471104909" r:id="rId1278"/>
        </w:object>
      </w:r>
      <w:r w:rsidRPr="00B27FE9">
        <w:t xml:space="preserve">, the effective fluid pressure </w:t>
      </w:r>
      <w:r w:rsidR="006C2049" w:rsidRPr="006C2049">
        <w:rPr>
          <w:position w:val="-10"/>
        </w:rPr>
        <w:object w:dxaOrig="240" w:dyaOrig="320" w14:anchorId="2BF86784">
          <v:shape id="_x0000_i1647" type="#_x0000_t75" style="width:12pt;height:16pt" o:ole="">
            <v:imagedata r:id="rId1279" o:title=""/>
          </v:shape>
          <o:OLEObject Type="Embed" ProgID="Equation.DSMT4" ShapeID="_x0000_i1647" DrawAspect="Content" ObjectID="_1471104910" r:id="rId1280"/>
        </w:object>
      </w:r>
      <w:r w:rsidRPr="00B27FE9">
        <w:t xml:space="preserve">, and the effective solute concentration </w:t>
      </w:r>
      <w:r w:rsidR="006C2049" w:rsidRPr="006C2049">
        <w:rPr>
          <w:position w:val="-6"/>
        </w:rPr>
        <w:object w:dxaOrig="180" w:dyaOrig="279" w14:anchorId="7D49F1F9">
          <v:shape id="_x0000_i1648" type="#_x0000_t75" style="width:9pt;height:14pt" o:ole="">
            <v:imagedata r:id="rId1281" o:title=""/>
          </v:shape>
          <o:OLEObject Type="Embed" ProgID="Equation.DSMT4" ShapeID="_x0000_i1648" DrawAspect="Content" ObjectID="_1471104911" r:id="rId1282"/>
        </w:object>
      </w:r>
      <w:r w:rsidRPr="00B27FE9">
        <w:t xml:space="preserve">.  Essential boundary conditions must be imposed on these variables, and not on the actual pressure </w:t>
      </w:r>
      <w:r w:rsidR="006C2049" w:rsidRPr="006C2049">
        <w:rPr>
          <w:position w:val="-10"/>
        </w:rPr>
        <w:object w:dxaOrig="240" w:dyaOrig="260" w14:anchorId="47DF1572">
          <v:shape id="_x0000_i1649" type="#_x0000_t75" style="width:12pt;height:13pt" o:ole="">
            <v:imagedata r:id="rId1283" o:title=""/>
          </v:shape>
          <o:OLEObject Type="Embed" ProgID="Equation.DSMT4" ShapeID="_x0000_i1649" DrawAspect="Content" ObjectID="_1471104912" r:id="rId1284"/>
        </w:object>
      </w:r>
      <w:r w:rsidRPr="00B27FE9">
        <w:t xml:space="preserve"> or concentration </w:t>
      </w:r>
      <w:r w:rsidR="006C2049" w:rsidRPr="006C2049">
        <w:rPr>
          <w:position w:val="-6"/>
        </w:rPr>
        <w:object w:dxaOrig="180" w:dyaOrig="220" w14:anchorId="72E0592F">
          <v:shape id="_x0000_i1650" type="#_x0000_t75" style="width:9pt;height:11pt" o:ole="">
            <v:imagedata r:id="rId1285" o:title=""/>
          </v:shape>
          <o:OLEObject Type="Embed" ProgID="Equation.DSMT4" ShapeID="_x0000_i1650" DrawAspect="Content" ObjectID="_1471104913" r:id="rId1286"/>
        </w:object>
      </w:r>
      <w:r w:rsidRPr="00B27FE9">
        <w:t xml:space="preserve">.  (In a biphasic material however, since </w:t>
      </w:r>
      <w:r w:rsidR="006C2049" w:rsidRPr="006C2049">
        <w:rPr>
          <w:position w:val="-6"/>
        </w:rPr>
        <w:object w:dxaOrig="540" w:dyaOrig="279" w14:anchorId="2FEBE60D">
          <v:shape id="_x0000_i1651" type="#_x0000_t75" style="width:27pt;height:14pt" o:ole="">
            <v:imagedata r:id="rId1287" o:title=""/>
          </v:shape>
          <o:OLEObject Type="Embed" ProgID="Equation.DSMT4" ShapeID="_x0000_i1651" DrawAspect="Content" ObjectID="_1471104914" r:id="rId1288"/>
        </w:object>
      </w:r>
      <w:r w:rsidRPr="00B27FE9">
        <w:t xml:space="preserve">, the effective and actual fluid pressures are the same, </w:t>
      </w:r>
      <w:r w:rsidR="006C2049" w:rsidRPr="006C2049">
        <w:rPr>
          <w:position w:val="-10"/>
        </w:rPr>
        <w:object w:dxaOrig="620" w:dyaOrig="320" w14:anchorId="2C45B202">
          <v:shape id="_x0000_i1652" type="#_x0000_t75" style="width:31pt;height:16pt" o:ole="">
            <v:imagedata r:id="rId1289" o:title=""/>
          </v:shape>
          <o:OLEObject Type="Embed" ProgID="Equation.DSMT4" ShapeID="_x0000_i1652" DrawAspect="Content" ObjectID="_1471104915" r:id="rId1290"/>
        </w:object>
      </w:r>
      <w:r w:rsidRPr="00B27FE9">
        <w:t>.)</w:t>
      </w:r>
    </w:p>
    <w:p w14:paraId="1C1E3093" w14:textId="77777777" w:rsidR="006A0BC1" w:rsidRPr="00B27FE9" w:rsidRDefault="006A0BC1" w:rsidP="006A0BC1"/>
    <w:p w14:paraId="4D3A2808" w14:textId="479CE999" w:rsidR="006A0BC1" w:rsidRPr="00B27FE9" w:rsidRDefault="006A0BC1" w:rsidP="006A0BC1">
      <w:r w:rsidRPr="00B27FE9">
        <w:t xml:space="preserve">The mixture stress in a biphasic-solute material is given by </w:t>
      </w:r>
      <w:r w:rsidR="006C2049" w:rsidRPr="006C2049">
        <w:rPr>
          <w:position w:val="-10"/>
        </w:rPr>
        <w:object w:dxaOrig="1280" w:dyaOrig="360" w14:anchorId="27236CD3">
          <v:shape id="_x0000_i1653" type="#_x0000_t75" style="width:64pt;height:18pt" o:ole="">
            <v:imagedata r:id="rId1291" o:title=""/>
          </v:shape>
          <o:OLEObject Type="Embed" ProgID="Equation.DSMT4" ShapeID="_x0000_i1653" DrawAspect="Content" ObjectID="_1471104916" r:id="rId1292"/>
        </w:object>
      </w:r>
      <w:r w:rsidRPr="00B27FE9">
        <w:t xml:space="preserve">, where </w:t>
      </w:r>
      <w:r w:rsidR="006C2049" w:rsidRPr="006C2049">
        <w:rPr>
          <w:position w:val="-6"/>
        </w:rPr>
        <w:object w:dxaOrig="300" w:dyaOrig="320" w14:anchorId="495DCDBB">
          <v:shape id="_x0000_i1654" type="#_x0000_t75" style="width:15pt;height:16pt" o:ole="">
            <v:imagedata r:id="rId1293" o:title=""/>
          </v:shape>
          <o:OLEObject Type="Embed" ProgID="Equation.DSMT4" ShapeID="_x0000_i1654" DrawAspect="Content" ObjectID="_1471104917" r:id="rId1294"/>
        </w:object>
      </w:r>
      <w:r w:rsidRPr="00B27FE9">
        <w:t xml:space="preserve"> is the stress arising from the solid matrix strain.  The mixture traction on a surface with unit outward normal </w:t>
      </w:r>
      <w:r w:rsidR="006C2049" w:rsidRPr="006C2049">
        <w:rPr>
          <w:position w:val="-4"/>
        </w:rPr>
        <w:object w:dxaOrig="200" w:dyaOrig="200" w14:anchorId="7FF9C334">
          <v:shape id="_x0000_i1655" type="#_x0000_t75" style="width:10pt;height:10pt" o:ole="">
            <v:imagedata r:id="rId1295" o:title=""/>
          </v:shape>
          <o:OLEObject Type="Embed" ProgID="Equation.DSMT4" ShapeID="_x0000_i1655" DrawAspect="Content" ObjectID="_1471104918" r:id="rId1296"/>
        </w:object>
      </w:r>
      <w:r w:rsidRPr="00B27FE9">
        <w:t xml:space="preserve"> is </w:t>
      </w:r>
      <w:r w:rsidR="006C2049" w:rsidRPr="006C2049">
        <w:rPr>
          <w:position w:val="-6"/>
        </w:rPr>
        <w:object w:dxaOrig="800" w:dyaOrig="260" w14:anchorId="53D33C52">
          <v:shape id="_x0000_i1656" type="#_x0000_t75" style="width:40pt;height:13pt" o:ole="">
            <v:imagedata r:id="rId1297" o:title=""/>
          </v:shape>
          <o:OLEObject Type="Embed" ProgID="Equation.DSMT4" ShapeID="_x0000_i1656" DrawAspect="Content" ObjectID="_1471104919" r:id="rId1298"/>
        </w:object>
      </w:r>
      <w:r w:rsidRPr="00B27FE9">
        <w:t xml:space="preserve">.  This traction is continuous across the boundary surface.  Therefore, the corresponding natural boundary condition for a biphasic-solute mixture is </w:t>
      </w:r>
      <w:r w:rsidR="006C2049" w:rsidRPr="006C2049">
        <w:rPr>
          <w:position w:val="-6"/>
        </w:rPr>
        <w:object w:dxaOrig="520" w:dyaOrig="279" w14:anchorId="0D9456CE">
          <v:shape id="_x0000_i1657" type="#_x0000_t75" style="width:26pt;height:14pt" o:ole="">
            <v:imagedata r:id="rId1299" o:title=""/>
          </v:shape>
          <o:OLEObject Type="Embed" ProgID="Equation.DSMT4" ShapeID="_x0000_i1657" DrawAspect="Content" ObjectID="_1471104920" r:id="rId1300"/>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175532FE" w:rsidR="006A0BC1" w:rsidRPr="00B27FE9" w:rsidRDefault="006A0BC1" w:rsidP="006A0BC1">
      <w:r w:rsidRPr="00B27FE9">
        <w:t xml:space="preserve">The natural boundary conditions for the solvent and solute are similarly </w:t>
      </w:r>
      <w:r w:rsidR="006C2049" w:rsidRPr="006C2049">
        <w:rPr>
          <w:position w:val="-6"/>
        </w:rPr>
        <w:object w:dxaOrig="859" w:dyaOrig="279" w14:anchorId="53842B74">
          <v:shape id="_x0000_i1658" type="#_x0000_t75" style="width:43pt;height:14pt" o:ole="">
            <v:imagedata r:id="rId1301" o:title=""/>
          </v:shape>
          <o:OLEObject Type="Embed" ProgID="Equation.DSMT4" ShapeID="_x0000_i1658" DrawAspect="Content" ObjectID="_1471104921" r:id="rId1302"/>
        </w:object>
      </w:r>
      <w:r w:rsidRPr="00B27FE9">
        <w:t xml:space="preserve"> and </w:t>
      </w:r>
      <w:r w:rsidR="006C2049" w:rsidRPr="006C2049">
        <w:rPr>
          <w:position w:val="-10"/>
        </w:rPr>
        <w:object w:dxaOrig="760" w:dyaOrig="320" w14:anchorId="393A4069">
          <v:shape id="_x0000_i1659" type="#_x0000_t75" style="width:38pt;height:16pt" o:ole="">
            <v:imagedata r:id="rId1303" o:title=""/>
          </v:shape>
          <o:OLEObject Type="Embed" ProgID="Equation.DSMT4" ShapeID="_x0000_i1659" DrawAspect="Content" ObjectID="_1471104922" r:id="rId1304"/>
        </w:object>
      </w:r>
      <w:r w:rsidRPr="00B27FE9">
        <w:t xml:space="preserve">, where </w:t>
      </w:r>
      <w:r w:rsidR="006C2049" w:rsidRPr="006C2049">
        <w:rPr>
          <w:position w:val="-6"/>
        </w:rPr>
        <w:object w:dxaOrig="260" w:dyaOrig="220" w14:anchorId="7A35D4BC">
          <v:shape id="_x0000_i1660" type="#_x0000_t75" style="width:13pt;height:11pt" o:ole="">
            <v:imagedata r:id="rId1305" o:title=""/>
          </v:shape>
          <o:OLEObject Type="Embed" ProgID="Equation.DSMT4" ShapeID="_x0000_i1660" DrawAspect="Content" ObjectID="_1471104923" r:id="rId1306"/>
        </w:object>
      </w:r>
      <w:r w:rsidRPr="00B27FE9">
        <w:t xml:space="preserve"> is the volumetric flux of solvent relative to the solid and </w:t>
      </w:r>
      <w:r w:rsidR="006C2049" w:rsidRPr="006C2049">
        <w:rPr>
          <w:position w:val="-10"/>
        </w:rPr>
        <w:object w:dxaOrig="160" w:dyaOrig="320" w14:anchorId="01B256CB">
          <v:shape id="_x0000_i1661" type="#_x0000_t75" style="width:8pt;height:16pt" o:ole="">
            <v:imagedata r:id="rId1307" o:title=""/>
          </v:shape>
          <o:OLEObject Type="Embed" ProgID="Equation.DSMT4" ShapeID="_x0000_i1661" DrawAspect="Content" ObjectID="_1471104924" r:id="rId1308"/>
        </w:object>
      </w:r>
      <w:r w:rsidRPr="00B27FE9">
        <w:t xml:space="preserve"> is the molar flux of solute relative to the solid.  In general, </w:t>
      </w:r>
      <w:r w:rsidR="006C2049" w:rsidRPr="006C2049">
        <w:rPr>
          <w:position w:val="-6"/>
        </w:rPr>
        <w:object w:dxaOrig="260" w:dyaOrig="220" w14:anchorId="32903481">
          <v:shape id="_x0000_i1662" type="#_x0000_t75" style="width:13pt;height:11pt" o:ole="">
            <v:imagedata r:id="rId1309" o:title=""/>
          </v:shape>
          <o:OLEObject Type="Embed" ProgID="Equation.DSMT4" ShapeID="_x0000_i1662" DrawAspect="Content" ObjectID="_1471104925" r:id="rId1310"/>
        </w:object>
      </w:r>
      <w:r w:rsidRPr="00B27FE9">
        <w:t xml:space="preserve"> and </w:t>
      </w:r>
      <w:r w:rsidR="006C2049" w:rsidRPr="006C2049">
        <w:rPr>
          <w:position w:val="-10"/>
        </w:rPr>
        <w:object w:dxaOrig="160" w:dyaOrig="320" w14:anchorId="389B19E5">
          <v:shape id="_x0000_i1663" type="#_x0000_t75" style="width:8pt;height:16pt" o:ole="">
            <v:imagedata r:id="rId1311" o:title=""/>
          </v:shape>
          <o:OLEObject Type="Embed" ProgID="Equation.DSMT4" ShapeID="_x0000_i1663" DrawAspect="Content" ObjectID="_1471104926" r:id="rId1312"/>
        </w:object>
      </w:r>
      <w:r w:rsidRPr="00B27FE9">
        <w:t xml:space="preserve"> are given by</w:t>
      </w:r>
    </w:p>
    <w:p w14:paraId="2FEEF24A" w14:textId="38D12FA9" w:rsidR="006A0BC1" w:rsidRPr="00B27FE9" w:rsidRDefault="006A0BC1" w:rsidP="006A0BC1">
      <w:pPr>
        <w:pStyle w:val="MTDisplayEquation"/>
      </w:pPr>
      <w:r w:rsidRPr="00B27FE9">
        <w:tab/>
      </w:r>
      <w:r w:rsidR="006C2049" w:rsidRPr="006C2049">
        <w:rPr>
          <w:position w:val="-70"/>
        </w:rPr>
        <w:object w:dxaOrig="2780" w:dyaOrig="1520" w14:anchorId="45F28761">
          <v:shape id="_x0000_i1664" type="#_x0000_t75" style="width:139pt;height:76pt" o:ole="">
            <v:imagedata r:id="rId1313" o:title=""/>
          </v:shape>
          <o:OLEObject Type="Embed" ProgID="Equation.DSMT4" ShapeID="_x0000_i1664" DrawAspect="Content" ObjectID="_1471104927" r:id="rId1314"/>
        </w:object>
      </w:r>
      <w:r w:rsidRPr="00B27FE9">
        <w:t>,</w:t>
      </w:r>
    </w:p>
    <w:p w14:paraId="7CD1DF84" w14:textId="77777777" w:rsidR="006A0BC1" w:rsidRPr="00B27FE9" w:rsidRDefault="006A0BC1" w:rsidP="006A0BC1">
      <w:r w:rsidRPr="00B27FE9">
        <w:t>where</w:t>
      </w:r>
    </w:p>
    <w:p w14:paraId="1A78B49B" w14:textId="27D7DE6D" w:rsidR="006A0BC1" w:rsidRPr="00B27FE9" w:rsidRDefault="006A0BC1" w:rsidP="006A0BC1">
      <w:pPr>
        <w:pStyle w:val="MTDisplayEquation"/>
      </w:pPr>
      <w:r w:rsidRPr="00B27FE9">
        <w:lastRenderedPageBreak/>
        <w:tab/>
      </w:r>
      <w:r w:rsidR="006C2049" w:rsidRPr="006C2049">
        <w:rPr>
          <w:position w:val="-34"/>
        </w:rPr>
        <w:object w:dxaOrig="2820" w:dyaOrig="840" w14:anchorId="3D7499ED">
          <v:shape id="_x0000_i1665" type="#_x0000_t75" style="width:141pt;height:42pt" o:ole="">
            <v:imagedata r:id="rId1315" o:title=""/>
          </v:shape>
          <o:OLEObject Type="Embed" ProgID="Equation.DSMT4" ShapeID="_x0000_i1665" DrawAspect="Content" ObjectID="_1471104928" r:id="rId1316"/>
        </w:object>
      </w:r>
    </w:p>
    <w:p w14:paraId="23B55648" w14:textId="4CC7EC85" w:rsidR="00D71BBF" w:rsidRDefault="006A0BC1" w:rsidP="00D71BBF">
      <w:r w:rsidRPr="00B27FE9">
        <w:t xml:space="preserve">is the effective hydraulic permeability of the interstitial fluid solution (solvent and solute) through the porous solid matrix; </w:t>
      </w:r>
      <w:r w:rsidR="006C2049" w:rsidRPr="006C2049">
        <w:rPr>
          <w:position w:val="-4"/>
        </w:rPr>
        <w:object w:dxaOrig="220" w:dyaOrig="260" w14:anchorId="646EA3DF">
          <v:shape id="_x0000_i1666" type="#_x0000_t75" style="width:11pt;height:13pt" o:ole="">
            <v:imagedata r:id="rId1317" o:title=""/>
          </v:shape>
          <o:OLEObject Type="Embed" ProgID="Equation.DSMT4" ShapeID="_x0000_i1666" DrawAspect="Content" ObjectID="_1471104929" r:id="rId1318"/>
        </w:object>
      </w:r>
      <w:r w:rsidRPr="00B27FE9">
        <w:t xml:space="preserve"> is the hydraulic permeability of the solvent through the porous solid matrix; </w:t>
      </w:r>
      <w:r w:rsidR="006C2049" w:rsidRPr="006C2049">
        <w:rPr>
          <w:position w:val="-6"/>
        </w:rPr>
        <w:object w:dxaOrig="200" w:dyaOrig="279" w14:anchorId="495CC30B">
          <v:shape id="_x0000_i1667" type="#_x0000_t75" style="width:10pt;height:14pt" o:ole="">
            <v:imagedata r:id="rId1319" o:title=""/>
          </v:shape>
          <o:OLEObject Type="Embed" ProgID="Equation.DSMT4" ShapeID="_x0000_i1667" DrawAspect="Content" ObjectID="_1471104930" r:id="rId1320"/>
        </w:object>
      </w:r>
      <w:r w:rsidRPr="00B27FE9">
        <w:t xml:space="preserve"> is the solute diffusivity through the mixture (frictional interactions with solvent and solid); and </w:t>
      </w:r>
      <w:r w:rsidR="006C2049" w:rsidRPr="006C2049">
        <w:rPr>
          <w:position w:val="-12"/>
        </w:rPr>
        <w:object w:dxaOrig="279" w:dyaOrig="360" w14:anchorId="27EB70BE">
          <v:shape id="_x0000_i1668" type="#_x0000_t75" style="width:14pt;height:18pt" o:ole="">
            <v:imagedata r:id="rId1321" o:title=""/>
          </v:shape>
          <o:OLEObject Type="Embed" ProgID="Equation.DSMT4" ShapeID="_x0000_i1668" DrawAspect="Content" ObjectID="_1471104931" r:id="rId1322"/>
        </w:object>
      </w:r>
      <w:r w:rsidRPr="00B27FE9">
        <w:t xml:space="preserve"> is the solute free diffusivity (frictional interactions with solvent only). </w:t>
      </w:r>
      <w:r w:rsidR="006C2049" w:rsidRPr="006C2049">
        <w:rPr>
          <w:position w:val="-10"/>
        </w:rPr>
        <w:object w:dxaOrig="1080" w:dyaOrig="360" w14:anchorId="1E917B0D">
          <v:shape id="_x0000_i1669" type="#_x0000_t75" style="width:54pt;height:18pt" o:ole="">
            <v:imagedata r:id="rId1323" o:title=""/>
          </v:shape>
          <o:OLEObject Type="Embed" ProgID="Equation.DSMT4" ShapeID="_x0000_i1669" DrawAspect="Content" ObjectID="_1471104932" r:id="rId1324"/>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1624" w:name="_Toc397358447"/>
      <w:r>
        <w:t>Guidelines for Biphasic-Solute Analyses</w:t>
      </w:r>
      <w:bookmarkEnd w:id="1624"/>
    </w:p>
    <w:p w14:paraId="070AFA22" w14:textId="77777777" w:rsidR="00D71BBF" w:rsidRDefault="00D71BBF" w:rsidP="00D71BBF">
      <w:pPr>
        <w:pStyle w:val="Heading4"/>
      </w:pPr>
      <w:bookmarkStart w:id="1625" w:name="_Ref188327319"/>
      <w:bookmarkStart w:id="1626" w:name="_Toc397358448"/>
      <w:r>
        <w:t>Prescribed Boundary Conditions</w:t>
      </w:r>
      <w:bookmarkEnd w:id="1625"/>
      <w:bookmarkEnd w:id="1626"/>
    </w:p>
    <w:p w14:paraId="4B2AA8C4" w14:textId="4AACA02B" w:rsidR="00D71BBF" w:rsidRDefault="00D71BBF" w:rsidP="00D71BBF">
      <w:r>
        <w:t xml:space="preserve">In most analyses, it may be assumed that the ambient fluid pressure in the external environment is zero, thus </w:t>
      </w:r>
      <w:r w:rsidR="006C2049" w:rsidRPr="006C2049">
        <w:rPr>
          <w:position w:val="-14"/>
        </w:rPr>
        <w:object w:dxaOrig="720" w:dyaOrig="400" w14:anchorId="1C1AE205">
          <v:shape id="_x0000_i1670" type="#_x0000_t75" style="width:36pt;height:20pt" o:ole="">
            <v:imagedata r:id="rId1325" o:title=""/>
          </v:shape>
          <o:OLEObject Type="Embed" ProgID="Equation.DSMT4" ShapeID="_x0000_i1670" DrawAspect="Content" ObjectID="_1471104933" r:id="rId1326"/>
        </w:object>
      </w:r>
      <w:r>
        <w:t xml:space="preserve">, where the subscripted asterisk is used to denote environmental conditions.  The ambient solute concentration may be represented by </w:t>
      </w:r>
      <w:r w:rsidR="006C2049" w:rsidRPr="006C2049">
        <w:rPr>
          <w:position w:val="-14"/>
        </w:rPr>
        <w:object w:dxaOrig="240" w:dyaOrig="400" w14:anchorId="7C5C15CC">
          <v:shape id="_x0000_i1671" type="#_x0000_t75" style="width:12pt;height:20pt" o:ole="">
            <v:imagedata r:id="rId1327" o:title=""/>
          </v:shape>
          <o:OLEObject Type="Embed" ProgID="Equation.DSMT4" ShapeID="_x0000_i1671" DrawAspect="Content" ObjectID="_1471104934" r:id="rId1328"/>
        </w:object>
      </w:r>
      <w:r>
        <w:t xml:space="preserve">.  It follows that the effective fluid pressure in the external environment is </w:t>
      </w:r>
      <w:r w:rsidR="006C2049" w:rsidRPr="006C2049">
        <w:rPr>
          <w:position w:val="-14"/>
        </w:rPr>
        <w:object w:dxaOrig="1460" w:dyaOrig="400" w14:anchorId="5664ECE6">
          <v:shape id="_x0000_i1672" type="#_x0000_t75" style="width:73pt;height:20pt" o:ole="">
            <v:imagedata r:id="rId1329" o:title=""/>
          </v:shape>
          <o:OLEObject Type="Embed" ProgID="Equation.DSMT4" ShapeID="_x0000_i1672" DrawAspect="Content" ObjectID="_1471104935" r:id="rId1330"/>
        </w:object>
      </w:r>
      <w:r>
        <w:t xml:space="preserve"> and the effective concentration is </w:t>
      </w:r>
      <w:r w:rsidR="006C2049" w:rsidRPr="006C2049">
        <w:rPr>
          <w:position w:val="-18"/>
        </w:rPr>
        <w:object w:dxaOrig="1100" w:dyaOrig="440" w14:anchorId="4680ABE3">
          <v:shape id="_x0000_i1673" type="#_x0000_t75" style="width:55pt;height:22pt" o:ole="">
            <v:imagedata r:id="rId1331" o:title=""/>
          </v:shape>
          <o:OLEObject Type="Embed" ProgID="Equation.DSMT4" ShapeID="_x0000_i1673" DrawAspect="Content" ObjectID="_1471104936" r:id="rId1332"/>
        </w:object>
      </w:r>
      <w:r>
        <w:t xml:space="preserve">.  Therefore, in biphasic-solute analyses, whenever the external environment contains a solute at a concentration of </w:t>
      </w:r>
      <w:r w:rsidR="006C2049" w:rsidRPr="006C2049">
        <w:rPr>
          <w:position w:val="-14"/>
        </w:rPr>
        <w:object w:dxaOrig="240" w:dyaOrig="400" w14:anchorId="02FA5EB9">
          <v:shape id="_x0000_i1674" type="#_x0000_t75" style="width:12pt;height:20pt" o:ole="">
            <v:imagedata r:id="rId1333" o:title=""/>
          </v:shape>
          <o:OLEObject Type="Embed" ProgID="Equation.DSMT4" ShapeID="_x0000_i1674" DrawAspect="Content" ObjectID="_1471104937" r:id="rId1334"/>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7F533F1" w:rsidR="00D71BBF" w:rsidRDefault="00D71BBF" w:rsidP="00D71BBF">
      <w:r>
        <w:t xml:space="preserve">Letting </w:t>
      </w:r>
      <w:r w:rsidR="006C2049" w:rsidRPr="006C2049">
        <w:rPr>
          <w:position w:val="-14"/>
        </w:rPr>
        <w:object w:dxaOrig="720" w:dyaOrig="400" w14:anchorId="0420B27B">
          <v:shape id="_x0000_i1675" type="#_x0000_t75" style="width:36pt;height:20pt" o:ole="">
            <v:imagedata r:id="rId1335" o:title=""/>
          </v:shape>
          <o:OLEObject Type="Embed" ProgID="Equation.DSMT4" ShapeID="_x0000_i1675" DrawAspect="Content" ObjectID="_1471104938" r:id="rId1336"/>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1627" w:author="Gerard" w:date="2014-07-29T23:58:00Z">
        <w:r w:rsidR="001B13CD">
          <w:t xml:space="preserve">3.11.2.3. </w:t>
        </w:r>
      </w:ins>
      <w:del w:id="1628" w:author="Gerard" w:date="2014-06-20T17:32:00Z">
        <w:r w:rsidR="00873D59" w:rsidDel="00976D6B">
          <w:delText>3.9.3</w:delText>
        </w:r>
      </w:del>
      <w:r w:rsidR="00D03A2A">
        <w:fldChar w:fldCharType="end"/>
      </w:r>
      <w:r>
        <w:t xml:space="preserve">) represent only the traction above ambient conditions.  Note that users are not obligated to assume that </w:t>
      </w:r>
      <w:r w:rsidR="006C2049" w:rsidRPr="006C2049">
        <w:rPr>
          <w:position w:val="-14"/>
        </w:rPr>
        <w:object w:dxaOrig="720" w:dyaOrig="400" w14:anchorId="36109725">
          <v:shape id="_x0000_i1676" type="#_x0000_t75" style="width:36pt;height:20pt" o:ole="">
            <v:imagedata r:id="rId1337" o:title=""/>
          </v:shape>
          <o:OLEObject Type="Embed" ProgID="Equation.DSMT4" ShapeID="_x0000_i1676" DrawAspect="Content" ObjectID="_1471104939" r:id="rId1338"/>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1629" w:name="_Toc397358449"/>
      <w:r>
        <w:t>Prescribed Initial Conditions</w:t>
      </w:r>
      <w:bookmarkEnd w:id="1629"/>
    </w:p>
    <w:p w14:paraId="6FDA48A6" w14:textId="7FF82508" w:rsidR="00D71BBF" w:rsidRPr="007036C1" w:rsidRDefault="00D71BBF" w:rsidP="00D71BBF">
      <w:r>
        <w:t xml:space="preserve">When a </w:t>
      </w:r>
      <w:r w:rsidR="001B33E2">
        <w:t>biphasic-solute</w:t>
      </w:r>
      <w:r>
        <w:t xml:space="preserve"> material is initially exposed to a given external environment with effective pressure </w:t>
      </w:r>
      <w:r w:rsidR="006C2049" w:rsidRPr="006C2049">
        <w:rPr>
          <w:position w:val="-14"/>
        </w:rPr>
        <w:object w:dxaOrig="260" w:dyaOrig="400" w14:anchorId="1D8FFBCC">
          <v:shape id="_x0000_i1677" type="#_x0000_t75" style="width:13pt;height:20pt" o:ole="">
            <v:imagedata r:id="rId1339" o:title=""/>
          </v:shape>
          <o:OLEObject Type="Embed" ProgID="Equation.DSMT4" ShapeID="_x0000_i1677" DrawAspect="Content" ObjectID="_1471104940" r:id="rId1340"/>
        </w:object>
      </w:r>
      <w:r w:rsidR="001B33E2">
        <w:t xml:space="preserve"> and effective concentration</w:t>
      </w:r>
      <w:r>
        <w:t xml:space="preserve"> </w:t>
      </w:r>
      <w:r w:rsidR="006C2049" w:rsidRPr="006C2049">
        <w:rPr>
          <w:position w:val="-14"/>
        </w:rPr>
        <w:object w:dxaOrig="240" w:dyaOrig="400" w14:anchorId="0364B65B">
          <v:shape id="_x0000_i1678" type="#_x0000_t75" style="width:12pt;height:20pt" o:ole="">
            <v:imagedata r:id="rId1341" o:title=""/>
          </v:shape>
          <o:OLEObject Type="Embed" ProgID="Equation.DSMT4" ShapeID="_x0000_i1678" DrawAspect="Content" ObjectID="_1471104941" r:id="rId1342"/>
        </w:object>
      </w:r>
      <w:r>
        <w:t xml:space="preserve">, the initial conditions inside the material should be set to </w:t>
      </w:r>
      <w:r w:rsidR="006C2049" w:rsidRPr="006C2049">
        <w:rPr>
          <w:position w:val="-14"/>
        </w:rPr>
        <w:object w:dxaOrig="720" w:dyaOrig="400" w14:anchorId="6F2EFC64">
          <v:shape id="_x0000_i1679" type="#_x0000_t75" style="width:36pt;height:20pt" o:ole="">
            <v:imagedata r:id="rId1343" o:title=""/>
          </v:shape>
          <o:OLEObject Type="Embed" ProgID="Equation.DSMT4" ShapeID="_x0000_i1679" DrawAspect="Content" ObjectID="_1471104942" r:id="rId1344"/>
        </w:object>
      </w:r>
      <w:r>
        <w:t xml:space="preserve"> and </w:t>
      </w:r>
      <w:r w:rsidR="006C2049" w:rsidRPr="006C2049">
        <w:rPr>
          <w:position w:val="-14"/>
        </w:rPr>
        <w:object w:dxaOrig="660" w:dyaOrig="400" w14:anchorId="647A3685">
          <v:shape id="_x0000_i1680" type="#_x0000_t75" style="width:33pt;height:20pt" o:ole="">
            <v:imagedata r:id="rId1345" o:title=""/>
          </v:shape>
          <o:OLEObject Type="Embed" ProgID="Equation.DSMT4" ShapeID="_x0000_i1680" DrawAspect="Content" ObjectID="_1471104943" r:id="rId1346"/>
        </w:object>
      </w:r>
      <w:r>
        <w:t xml:space="preserve"> in order to </w:t>
      </w:r>
      <w:r w:rsidR="001B33E2">
        <w:t>produce the correct initial state</w:t>
      </w:r>
      <w:r>
        <w:t xml:space="preserve">.  The values of </w:t>
      </w:r>
      <w:r w:rsidR="006C2049" w:rsidRPr="006C2049">
        <w:rPr>
          <w:position w:val="-14"/>
        </w:rPr>
        <w:object w:dxaOrig="260" w:dyaOrig="400" w14:anchorId="6BC5465D">
          <v:shape id="_x0000_i1681" type="#_x0000_t75" style="width:13pt;height:20pt" o:ole="">
            <v:imagedata r:id="rId1347" o:title=""/>
          </v:shape>
          <o:OLEObject Type="Embed" ProgID="Equation.DSMT4" ShapeID="_x0000_i1681" DrawAspect="Content" ObjectID="_1471104944" r:id="rId1348"/>
        </w:object>
      </w:r>
      <w:r>
        <w:t xml:space="preserve"> and </w:t>
      </w:r>
      <w:r w:rsidR="006C2049" w:rsidRPr="006C2049">
        <w:rPr>
          <w:position w:val="-14"/>
        </w:rPr>
        <w:object w:dxaOrig="240" w:dyaOrig="400" w14:anchorId="515F2312">
          <v:shape id="_x0000_i1682" type="#_x0000_t75" style="width:12pt;height:20pt" o:ole="">
            <v:imagedata r:id="rId1349" o:title=""/>
          </v:shape>
          <o:OLEObject Type="Embed" ProgID="Equation.DSMT4" ShapeID="_x0000_i1682" DrawAspect="Content" ObjectID="_1471104945" r:id="rId1350"/>
        </w:object>
      </w:r>
      <w:r>
        <w:t xml:space="preserve"> should be evaluated as described in Section </w:t>
      </w:r>
      <w:r>
        <w:fldChar w:fldCharType="begin"/>
      </w:r>
      <w:r>
        <w:instrText xml:space="preserve"> REF _Ref188326917 \r \h </w:instrText>
      </w:r>
      <w:r>
        <w:fldChar w:fldCharType="separate"/>
      </w:r>
      <w:ins w:id="1630" w:author="Gerard" w:date="2014-07-29T23:58:00Z">
        <w:r w:rsidR="001B13CD">
          <w:t>8.5.2</w:t>
        </w:r>
      </w:ins>
      <w:del w:id="1631" w:author="Gerard" w:date="2014-06-20T17:32:00Z">
        <w:r w:rsidR="00873D59" w:rsidDel="00976D6B">
          <w:delText xml:space="preserve">4.6.1.2. </w:delText>
        </w:r>
      </w:del>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1632" w:name="_Ref192767660"/>
      <w:bookmarkStart w:id="1633" w:name="_Toc397358450"/>
      <w:r w:rsidRPr="0097532C">
        <w:lastRenderedPageBreak/>
        <w:t>General Specification of Biphasic-Solute Materials</w:t>
      </w:r>
      <w:bookmarkEnd w:id="1632"/>
      <w:bookmarkEnd w:id="1633"/>
    </w:p>
    <w:p w14:paraId="59CED6A7" w14:textId="728BD831"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6C2049" w:rsidRPr="006C2049">
        <w:rPr>
          <w:position w:val="-4"/>
        </w:rPr>
        <w:object w:dxaOrig="220" w:dyaOrig="260" w14:anchorId="47392615">
          <v:shape id="_x0000_i1683" type="#_x0000_t75" style="width:11pt;height:13pt" o:ole="">
            <v:imagedata r:id="rId1351" o:title=""/>
          </v:shape>
          <o:OLEObject Type="Embed" ProgID="Equation.DSMT4" ShapeID="_x0000_i1683" DrawAspect="Content" ObjectID="_1471104946" r:id="rId1352"/>
        </w:object>
      </w:r>
      <w:r w:rsidRPr="00B27FE9">
        <w:t xml:space="preserve">, the solute diffusivities </w:t>
      </w:r>
      <w:r w:rsidR="006C2049" w:rsidRPr="006C2049">
        <w:rPr>
          <w:position w:val="-6"/>
        </w:rPr>
        <w:object w:dxaOrig="200" w:dyaOrig="279" w14:anchorId="76635F04">
          <v:shape id="_x0000_i1684" type="#_x0000_t75" style="width:10pt;height:14pt" o:ole="">
            <v:imagedata r:id="rId1353" o:title=""/>
          </v:shape>
          <o:OLEObject Type="Embed" ProgID="Equation.DSMT4" ShapeID="_x0000_i1684" DrawAspect="Content" ObjectID="_1471104947" r:id="rId1354"/>
        </w:object>
      </w:r>
      <w:r w:rsidRPr="00B27FE9">
        <w:t xml:space="preserve"> and </w:t>
      </w:r>
      <w:r w:rsidR="006C2049" w:rsidRPr="006C2049">
        <w:rPr>
          <w:position w:val="-12"/>
        </w:rPr>
        <w:object w:dxaOrig="279" w:dyaOrig="360" w14:anchorId="42F59649">
          <v:shape id="_x0000_i1685" type="#_x0000_t75" style="width:14pt;height:18pt" o:ole="">
            <v:imagedata r:id="rId1355" o:title=""/>
          </v:shape>
          <o:OLEObject Type="Embed" ProgID="Equation.DSMT4" ShapeID="_x0000_i1685" DrawAspect="Content" ObjectID="_1471104948" r:id="rId1356"/>
        </w:object>
      </w:r>
      <w:r w:rsidRPr="00B27FE9">
        <w:t xml:space="preserve">, the effective solubility </w:t>
      </w:r>
      <w:r w:rsidR="006C2049" w:rsidRPr="006C2049">
        <w:rPr>
          <w:position w:val="-4"/>
        </w:rPr>
        <w:object w:dxaOrig="220" w:dyaOrig="260" w14:anchorId="28F67EB8">
          <v:shape id="_x0000_i1686" type="#_x0000_t75" style="width:11pt;height:13pt" o:ole="">
            <v:imagedata r:id="rId1357" o:title=""/>
          </v:shape>
          <o:OLEObject Type="Embed" ProgID="Equation.DSMT4" ShapeID="_x0000_i1686" DrawAspect="Content" ObjectID="_1471104949" r:id="rId1358"/>
        </w:object>
      </w:r>
      <w:r w:rsidRPr="00B27FE9">
        <w:t xml:space="preserve"> and the osmotic coefficient </w:t>
      </w:r>
      <w:r w:rsidR="006C2049" w:rsidRPr="006C2049">
        <w:rPr>
          <w:position w:val="-4"/>
        </w:rPr>
        <w:object w:dxaOrig="260" w:dyaOrig="240" w14:anchorId="44D84E07">
          <v:shape id="_x0000_i1687" type="#_x0000_t75" style="width:13pt;height:12pt" o:ole="">
            <v:imagedata r:id="rId1359" o:title=""/>
          </v:shape>
          <o:OLEObject Type="Embed" ProgID="Equation.DSMT4" ShapeID="_x0000_i1687" DrawAspect="Content" ObjectID="_1471104950" r:id="rId1360"/>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2272CEDC" w:rsidR="0044636E" w:rsidRDefault="0044636E" w:rsidP="006C2049">
            <w:r w:rsidRPr="000B272C">
              <w:t xml:space="preserve">solid volume fraction </w:t>
            </w:r>
            <w:r w:rsidR="006C2049" w:rsidRPr="006C2049">
              <w:rPr>
                <w:position w:val="-12"/>
              </w:rPr>
              <w:object w:dxaOrig="300" w:dyaOrig="380" w14:anchorId="0F63E411">
                <v:shape id="_x0000_i1688" type="#_x0000_t75" style="width:15pt;height:19pt" o:ole="">
                  <v:imagedata r:id="rId1361" o:title=""/>
                </v:shape>
                <o:OLEObject Type="Embed" ProgID="Equation.DSMT4" ShapeID="_x0000_i1688" DrawAspect="Content" ObjectID="_1471104951" r:id="rId1362"/>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33D7FA1D" w:rsidR="006A0BC1" w:rsidRDefault="006A0BC1" w:rsidP="006C2049">
            <w:r>
              <w:t xml:space="preserve">specification of the hydraulic permeability </w:t>
            </w:r>
            <w:r w:rsidR="006C2049" w:rsidRPr="006C2049">
              <w:rPr>
                <w:position w:val="-4"/>
              </w:rPr>
              <w:object w:dxaOrig="220" w:dyaOrig="260" w14:anchorId="4E209E72">
                <v:shape id="_x0000_i1689" type="#_x0000_t75" style="width:11pt;height:13pt" o:ole="">
                  <v:imagedata r:id="rId1363" o:title=""/>
                </v:shape>
                <o:OLEObject Type="Embed" ProgID="Equation.DSMT4" ShapeID="_x0000_i1689" DrawAspect="Content" ObjectID="_1471104952" r:id="rId1364"/>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70FEAC18" w:rsidR="006A0BC1" w:rsidRDefault="006A0BC1" w:rsidP="006C2049">
            <w:r>
              <w:t xml:space="preserve">specification of the </w:t>
            </w:r>
            <w:r w:rsidR="00216706">
              <w:t xml:space="preserve">osmotic coefficient </w:t>
            </w:r>
            <w:r w:rsidR="006C2049" w:rsidRPr="006C2049">
              <w:rPr>
                <w:position w:val="-4"/>
              </w:rPr>
              <w:object w:dxaOrig="260" w:dyaOrig="240" w14:anchorId="195B8A13">
                <v:shape id="_x0000_i1690" type="#_x0000_t75" style="width:13pt;height:12pt" o:ole="">
                  <v:imagedata r:id="rId1365" o:title=""/>
                </v:shape>
                <o:OLEObject Type="Embed" ProgID="Equation.DSMT4" ShapeID="_x0000_i1690" DrawAspect="Content" ObjectID="_1471104953" r:id="rId1366"/>
              </w:object>
            </w:r>
            <w:r w:rsidR="00216706">
              <w:t xml:space="preserve"> </w:t>
            </w:r>
            <w:r w:rsidR="006C2049" w:rsidRPr="006C2049">
              <w:rPr>
                <w:position w:val="-6"/>
              </w:rPr>
              <w:object w:dxaOrig="200" w:dyaOrig="279" w14:anchorId="638E790D">
                <v:shape id="_x0000_i1691" type="#_x0000_t75" style="width:10pt;height:14pt" o:ole="">
                  <v:imagedata r:id="rId1367" o:title=""/>
                </v:shape>
                <o:OLEObject Type="Embed" ProgID="Equation.DSMT4" ShapeID="_x0000_i1691" DrawAspect="Content" ObjectID="_1471104954" r:id="rId1368"/>
              </w:object>
            </w:r>
            <w:r w:rsidR="006C2049" w:rsidRPr="006C2049">
              <w:rPr>
                <w:position w:val="-12"/>
              </w:rPr>
              <w:object w:dxaOrig="279" w:dyaOrig="360" w14:anchorId="1B5E74C2">
                <v:shape id="_x0000_i1692" type="#_x0000_t75" style="width:14pt;height:18pt" o:ole="">
                  <v:imagedata r:id="rId1369" o:title=""/>
                </v:shape>
                <o:OLEObject Type="Embed" ProgID="Equation.DSMT4" ShapeID="_x0000_i1692" DrawAspect="Content" ObjectID="_1471104955" r:id="rId1370"/>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64CD4A04"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6C2049" w:rsidRPr="006C2049">
        <w:rPr>
          <w:position w:val="-12"/>
        </w:rPr>
        <w:object w:dxaOrig="560" w:dyaOrig="360" w14:anchorId="3BEA82F0">
          <v:shape id="_x0000_i1693" type="#_x0000_t75" style="width:28pt;height:18pt" o:ole="">
            <v:imagedata r:id="rId1371" o:title=""/>
          </v:shape>
          <o:OLEObject Type="Embed" ProgID="Equation.DSMT4" ShapeID="_x0000_i1693" DrawAspect="Content" ObjectID="_1471104956" r:id="rId1372"/>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1B13CD">
        <w:t>4.4.2</w:t>
      </w:r>
      <w:r>
        <w:fldChar w:fldCharType="end"/>
      </w:r>
      <w:r>
        <w:t>.</w:t>
      </w:r>
    </w:p>
    <w:p w14:paraId="167BAF1E" w14:textId="77777777" w:rsidR="006A0BC1" w:rsidRDefault="006A0BC1" w:rsidP="006A0BC1"/>
    <w:p w14:paraId="21F9D1F7" w14:textId="7F82F416"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1634" w:author="Gerard" w:date="2014-07-29T23:58:00Z">
        <w:r w:rsidR="001B13CD">
          <w:t>3.6.2</w:t>
        </w:r>
      </w:ins>
      <w:del w:id="1635" w:author="Gerard" w:date="2014-07-29T23:58:00Z">
        <w:r w:rsidR="00976D6B" w:rsidDel="001B13CD">
          <w:delText>3.5.2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0111BF7F" w:rsidR="0055509B" w:rsidRDefault="0055509B" w:rsidP="006C2049">
            <w:r>
              <w:t xml:space="preserve">specification of the solute diffusivities </w:t>
            </w:r>
            <w:r w:rsidR="006C2049" w:rsidRPr="006C2049">
              <w:rPr>
                <w:position w:val="-6"/>
              </w:rPr>
              <w:object w:dxaOrig="200" w:dyaOrig="279" w14:anchorId="45C033BA">
                <v:shape id="_x0000_i1694" type="#_x0000_t75" style="width:10pt;height:14pt" o:ole="">
                  <v:imagedata r:id="rId1373" o:title=""/>
                </v:shape>
                <o:OLEObject Type="Embed" ProgID="Equation.DSMT4" ShapeID="_x0000_i1694" DrawAspect="Content" ObjectID="_1471104957" r:id="rId1374"/>
              </w:object>
            </w:r>
            <w:r>
              <w:t xml:space="preserve"> and </w:t>
            </w:r>
            <w:r w:rsidR="006C2049" w:rsidRPr="006C2049">
              <w:rPr>
                <w:position w:val="-12"/>
              </w:rPr>
              <w:object w:dxaOrig="279" w:dyaOrig="360" w14:anchorId="31B0FA6E">
                <v:shape id="_x0000_i1695" type="#_x0000_t75" style="width:14pt;height:18pt" o:ole="">
                  <v:imagedata r:id="rId1375" o:title=""/>
                </v:shape>
                <o:OLEObject Type="Embed" ProgID="Equation.DSMT4" ShapeID="_x0000_i1695" DrawAspect="Content" ObjectID="_1471104958" r:id="rId1376"/>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49C2959" w:rsidR="0055509B" w:rsidRDefault="0055509B" w:rsidP="006C2049">
            <w:r>
              <w:t xml:space="preserve">specification of the solute effective solubility </w:t>
            </w:r>
            <w:r w:rsidR="006C2049" w:rsidRPr="006C2049">
              <w:rPr>
                <w:position w:val="-4"/>
              </w:rPr>
              <w:object w:dxaOrig="220" w:dyaOrig="260" w14:anchorId="478D828A">
                <v:shape id="_x0000_i1696" type="#_x0000_t75" style="width:11pt;height:13pt" o:ole="">
                  <v:imagedata r:id="rId1377" o:title=""/>
                </v:shape>
                <o:OLEObject Type="Embed" ProgID="Equation.DSMT4" ShapeID="_x0000_i1696" DrawAspect="Content" ObjectID="_1471104959" r:id="rId1378"/>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1B13CD">
        <w:t>4.5.3</w:t>
      </w:r>
      <w:r>
        <w:fldChar w:fldCharType="end"/>
      </w:r>
      <w:r>
        <w:t xml:space="preserve"> and </w:t>
      </w:r>
      <w:r>
        <w:fldChar w:fldCharType="begin"/>
      </w:r>
      <w:r>
        <w:instrText xml:space="preserve"> REF _Ref162420103 \r \h </w:instrText>
      </w:r>
      <w:r>
        <w:fldChar w:fldCharType="separate"/>
      </w:r>
      <w:r w:rsidR="001B13CD">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847654D" w:rsidR="006A0BC1" w:rsidRPr="00B27FE9" w:rsidRDefault="006A0BC1" w:rsidP="006A0BC1">
      <w:r w:rsidRPr="00B27FE9">
        <w:t xml:space="preserve">When a biphasic-solute material is employed in an analysis, it is also necessary to specify the values of the universal gas constant </w:t>
      </w:r>
      <w:r w:rsidR="006C2049" w:rsidRPr="006C2049">
        <w:rPr>
          <w:position w:val="-4"/>
        </w:rPr>
        <w:object w:dxaOrig="240" w:dyaOrig="260" w14:anchorId="7C0D1EDD">
          <v:shape id="_x0000_i1697" type="#_x0000_t75" style="width:12pt;height:13pt" o:ole="">
            <v:imagedata r:id="rId1379" o:title=""/>
          </v:shape>
          <o:OLEObject Type="Embed" ProgID="Equation.DSMT4" ShapeID="_x0000_i1697" DrawAspect="Content" ObjectID="_1471104960" r:id="rId1380"/>
        </w:object>
      </w:r>
      <w:r w:rsidRPr="00B27FE9">
        <w:t xml:space="preserve"> </w:t>
      </w:r>
      <w:r w:rsidR="003F0FB9">
        <w:t>[</w:t>
      </w:r>
      <w:r w:rsidR="003F0FB9" w:rsidRPr="008C20E4">
        <w:rPr>
          <w:b/>
        </w:rPr>
        <w:t>F</w:t>
      </w:r>
      <w:r w:rsidR="003F0FB9">
        <w:sym w:font="Symbol" w:char="F0D7"/>
      </w:r>
      <w:r w:rsidR="003F0FB9" w:rsidRPr="008C20E4">
        <w:rPr>
          <w:b/>
        </w:rPr>
        <w:t>L</w:t>
      </w:r>
      <w:r w:rsidR="003F0FB9">
        <w:t>/</w:t>
      </w:r>
      <w:r w:rsidR="003F0FB9" w:rsidRPr="008C20E4">
        <w:rPr>
          <w:b/>
        </w:rPr>
        <w:t>n</w:t>
      </w:r>
      <w:r w:rsidR="003F0FB9">
        <w:sym w:font="Symbol" w:char="F0D7"/>
      </w:r>
      <w:r w:rsidR="003F0FB9" w:rsidRPr="008C20E4">
        <w:rPr>
          <w:b/>
        </w:rPr>
        <w:t>T</w:t>
      </w:r>
      <w:r w:rsidR="003F0FB9">
        <w:t xml:space="preserve">] </w:t>
      </w:r>
      <w:r w:rsidRPr="00B27FE9">
        <w:t xml:space="preserve">and absolute temperature </w:t>
      </w:r>
      <w:r w:rsidR="006C2049" w:rsidRPr="006C2049">
        <w:rPr>
          <w:position w:val="-6"/>
        </w:rPr>
        <w:object w:dxaOrig="200" w:dyaOrig="279" w14:anchorId="5CEC36E9">
          <v:shape id="_x0000_i1698" type="#_x0000_t75" style="width:10pt;height:14pt" o:ole="">
            <v:imagedata r:id="rId1381" o:title=""/>
          </v:shape>
          <o:OLEObject Type="Embed" ProgID="Equation.DSMT4" ShapeID="_x0000_i1698" DrawAspect="Content" ObjectID="_1471104961" r:id="rId1382"/>
        </w:object>
      </w:r>
      <w:r w:rsidRPr="00B27FE9">
        <w:t xml:space="preserve"> </w:t>
      </w:r>
      <w:r w:rsidR="003F0FB9">
        <w:t>[</w:t>
      </w:r>
      <w:r w:rsidR="003F0FB9">
        <w:rPr>
          <w:b/>
        </w:rPr>
        <w:t>T</w:t>
      </w:r>
      <w:r w:rsidR="003F0FB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1636" w:name="_Ref162420101"/>
      <w:bookmarkStart w:id="1637" w:name="_Toc397358451"/>
      <w:r w:rsidRPr="0097532C">
        <w:lastRenderedPageBreak/>
        <w:t>Diffusivity Materials</w:t>
      </w:r>
      <w:bookmarkEnd w:id="1636"/>
      <w:bookmarkEnd w:id="1637"/>
    </w:p>
    <w:p w14:paraId="4137A9C2" w14:textId="5AEF0FE1" w:rsidR="006A0BC1" w:rsidRPr="00B27FE9" w:rsidRDefault="006A0BC1" w:rsidP="006A0BC1">
      <w:r w:rsidRPr="00B27FE9">
        <w:t xml:space="preserve">Diffusivity materials provide a constitutive relation for the solute diffusivity in a biphasic-solute material.  In general, the diffusivity tensor </w:t>
      </w:r>
      <w:r w:rsidR="006C2049" w:rsidRPr="006C2049">
        <w:rPr>
          <w:position w:val="-6"/>
        </w:rPr>
        <w:object w:dxaOrig="200" w:dyaOrig="279" w14:anchorId="11D72268">
          <v:shape id="_x0000_i1699" type="#_x0000_t75" style="width:10pt;height:14pt" o:ole="">
            <v:imagedata r:id="rId1383" o:title=""/>
          </v:shape>
          <o:OLEObject Type="Embed" ProgID="Equation.DSMT4" ShapeID="_x0000_i1699" DrawAspect="Content" ObjectID="_1471104962" r:id="rId1384"/>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1638" w:name="_Toc397358452"/>
      <w:r w:rsidRPr="00B27FE9">
        <w:t>Constant Isotropic Diffusivity</w:t>
      </w:r>
      <w:bookmarkEnd w:id="1638"/>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7029"/>
        <w:gridCol w:w="799"/>
      </w:tblGrid>
      <w:tr w:rsidR="00585E5A" w14:paraId="1050AAAD" w14:textId="39578503" w:rsidTr="008C20E4">
        <w:tc>
          <w:tcPr>
            <w:tcW w:w="913" w:type="pct"/>
            <w:shd w:val="clear" w:color="auto" w:fill="auto"/>
          </w:tcPr>
          <w:p w14:paraId="333CD7E6" w14:textId="77777777" w:rsidR="00585E5A" w:rsidRDefault="00585E5A" w:rsidP="006A0BC1">
            <w:pPr>
              <w:pStyle w:val="code"/>
            </w:pPr>
            <w:r>
              <w:t>&lt;free_diff&gt;</w:t>
            </w:r>
          </w:p>
        </w:tc>
        <w:tc>
          <w:tcPr>
            <w:tcW w:w="3669" w:type="pct"/>
            <w:shd w:val="clear" w:color="auto" w:fill="auto"/>
          </w:tcPr>
          <w:p w14:paraId="40336FB1" w14:textId="58F304A2" w:rsidR="00585E5A" w:rsidRPr="000B272C" w:rsidRDefault="00585E5A" w:rsidP="006C2049">
            <w:pPr>
              <w:rPr>
                <w:i/>
              </w:rPr>
            </w:pPr>
            <w:r w:rsidRPr="000B272C">
              <w:t xml:space="preserve">free diffusivity </w:t>
            </w:r>
            <w:r w:rsidR="006C2049" w:rsidRPr="006C2049">
              <w:rPr>
                <w:position w:val="-12"/>
              </w:rPr>
              <w:object w:dxaOrig="279" w:dyaOrig="360" w14:anchorId="1C55D3F4">
                <v:shape id="_x0000_i1700" type="#_x0000_t75" style="width:14pt;height:18pt" o:ole="">
                  <v:imagedata r:id="rId1385" o:title=""/>
                </v:shape>
                <o:OLEObject Type="Embed" ProgID="Equation.DSMT4" ShapeID="_x0000_i1700" DrawAspect="Content" ObjectID="_1471104963" r:id="rId1386"/>
              </w:object>
            </w:r>
            <w:r w:rsidRPr="000B272C">
              <w:t xml:space="preserve"> of solute (diffusivity in solution)</w:t>
            </w:r>
          </w:p>
        </w:tc>
        <w:tc>
          <w:tcPr>
            <w:tcW w:w="417" w:type="pct"/>
          </w:tcPr>
          <w:p w14:paraId="6D9687D3" w14:textId="01843C32" w:rsidR="00585E5A" w:rsidRPr="000B272C" w:rsidRDefault="00585E5A" w:rsidP="00AF2221">
            <w:r>
              <w:t>[</w:t>
            </w:r>
            <w:r w:rsidRPr="008C20E4">
              <w:rPr>
                <w:b/>
              </w:rPr>
              <w:t>L</w:t>
            </w:r>
            <w:r w:rsidRPr="008C20E4">
              <w:rPr>
                <w:vertAlign w:val="superscript"/>
              </w:rPr>
              <w:t>2</w:t>
            </w:r>
            <w:r>
              <w:t>/</w:t>
            </w:r>
            <w:r w:rsidRPr="008C20E4">
              <w:rPr>
                <w:b/>
              </w:rPr>
              <w:t>t</w:t>
            </w:r>
            <w:r>
              <w:t>]</w:t>
            </w:r>
          </w:p>
        </w:tc>
      </w:tr>
      <w:tr w:rsidR="00585E5A" w14:paraId="15B17465" w14:textId="42E58B49" w:rsidTr="008C20E4">
        <w:tc>
          <w:tcPr>
            <w:tcW w:w="913" w:type="pct"/>
            <w:shd w:val="clear" w:color="auto" w:fill="auto"/>
          </w:tcPr>
          <w:p w14:paraId="01B06C5E" w14:textId="77777777" w:rsidR="00585E5A" w:rsidRDefault="00585E5A" w:rsidP="006A0BC1">
            <w:pPr>
              <w:pStyle w:val="code"/>
            </w:pPr>
            <w:r>
              <w:t>&lt;diff&gt;</w:t>
            </w:r>
          </w:p>
        </w:tc>
        <w:tc>
          <w:tcPr>
            <w:tcW w:w="3669" w:type="pct"/>
            <w:shd w:val="clear" w:color="auto" w:fill="auto"/>
          </w:tcPr>
          <w:p w14:paraId="683A0A7E" w14:textId="7732835B" w:rsidR="00585E5A" w:rsidRPr="000B272C" w:rsidRDefault="00585E5A" w:rsidP="006C2049">
            <w:r w:rsidRPr="000B272C">
              <w:t xml:space="preserve">constant isotropic diffusivity </w:t>
            </w:r>
            <w:r w:rsidR="006C2049" w:rsidRPr="006C2049">
              <w:rPr>
                <w:position w:val="-6"/>
              </w:rPr>
              <w:object w:dxaOrig="220" w:dyaOrig="279" w14:anchorId="0EC9CFB7">
                <v:shape id="_x0000_i1701" type="#_x0000_t75" style="width:11pt;height:14pt" o:ole="">
                  <v:imagedata r:id="rId1387" o:title=""/>
                </v:shape>
                <o:OLEObject Type="Embed" ProgID="Equation.DSMT4" ShapeID="_x0000_i1701" DrawAspect="Content" ObjectID="_1471104964" r:id="rId1388"/>
              </w:object>
            </w:r>
            <w:r w:rsidRPr="000B272C">
              <w:t xml:space="preserve"> of solute in biphasic-solute mixture</w:t>
            </w:r>
          </w:p>
        </w:tc>
        <w:tc>
          <w:tcPr>
            <w:tcW w:w="417" w:type="pct"/>
          </w:tcPr>
          <w:p w14:paraId="7B1D3D11" w14:textId="36F63E64" w:rsidR="00585E5A" w:rsidRPr="000B272C" w:rsidRDefault="00585E5A" w:rsidP="00AF2221">
            <w:r>
              <w:t>[</w:t>
            </w:r>
            <w:r w:rsidRPr="002A36CF">
              <w:rPr>
                <w:b/>
              </w:rPr>
              <w:t>L</w:t>
            </w:r>
            <w:r w:rsidRPr="002A36CF">
              <w:rPr>
                <w:vertAlign w:val="superscript"/>
              </w:rPr>
              <w:t>2</w:t>
            </w:r>
            <w:r>
              <w:t>/</w:t>
            </w:r>
            <w:r w:rsidRPr="002A36CF">
              <w:rPr>
                <w:b/>
              </w:rPr>
              <w:t>t</w:t>
            </w:r>
            <w:r>
              <w:t>]</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3302DB46" w:rsidR="006A0BC1" w:rsidRDefault="006A0BC1" w:rsidP="006A0BC1">
      <w:pPr>
        <w:pStyle w:val="MTDisplayEquation"/>
      </w:pPr>
      <w:r>
        <w:tab/>
      </w:r>
      <w:r w:rsidR="006C2049" w:rsidRPr="006C2049">
        <w:rPr>
          <w:position w:val="-10"/>
        </w:rPr>
        <w:object w:dxaOrig="720" w:dyaOrig="320" w14:anchorId="448523E6">
          <v:shape id="_x0000_i1702" type="#_x0000_t75" style="width:36pt;height:16pt" o:ole="">
            <v:imagedata r:id="rId1389" o:title=""/>
          </v:shape>
          <o:OLEObject Type="Embed" ProgID="Equation.DSMT4" ShapeID="_x0000_i1702" DrawAspect="Content" ObjectID="_1471104965" r:id="rId1390"/>
        </w:object>
      </w:r>
    </w:p>
    <w:p w14:paraId="406FD54C" w14:textId="0C0DC4B9" w:rsidR="006A0BC1" w:rsidRDefault="006A0BC1" w:rsidP="006A0BC1">
      <w:r>
        <w:t xml:space="preserve">For this material model, </w:t>
      </w:r>
      <w:r w:rsidR="006C2049" w:rsidRPr="006C2049">
        <w:rPr>
          <w:position w:val="-6"/>
        </w:rPr>
        <w:object w:dxaOrig="220" w:dyaOrig="279" w14:anchorId="0F85AAB6">
          <v:shape id="_x0000_i1703" type="#_x0000_t75" style="width:11pt;height:14pt" o:ole="">
            <v:imagedata r:id="rId1391" o:title=""/>
          </v:shape>
          <o:OLEObject Type="Embed" ProgID="Equation.DSMT4" ShapeID="_x0000_i1703" DrawAspect="Content" ObjectID="_1471104966" r:id="rId1392"/>
        </w:object>
      </w:r>
      <w:r>
        <w:t xml:space="preserve"> is constant.  </w:t>
      </w:r>
      <w:r w:rsidR="004A1056">
        <w:t xml:space="preserve">This assumption is only true </w:t>
      </w:r>
      <w:r>
        <w:t xml:space="preserve">when strains are small.  Note that the user must specify </w:t>
      </w:r>
      <w:r w:rsidR="006C2049" w:rsidRPr="006C2049">
        <w:rPr>
          <w:position w:val="-12"/>
        </w:rPr>
        <w:object w:dxaOrig="660" w:dyaOrig="360" w14:anchorId="28BC50B3">
          <v:shape id="_x0000_i1704" type="#_x0000_t75" style="width:33pt;height:18pt" o:ole="">
            <v:imagedata r:id="rId1393" o:title=""/>
          </v:shape>
          <o:OLEObject Type="Embed" ProgID="Equation.DSMT4" ShapeID="_x0000_i1704" DrawAspect="Content" ObjectID="_1471104967" r:id="rId1394"/>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1639" w:name="_Toc397358453"/>
      <w:r>
        <w:lastRenderedPageBreak/>
        <w:t>Constant Orthotropic Diffusivity</w:t>
      </w:r>
      <w:bookmarkEnd w:id="1639"/>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51"/>
        <w:gridCol w:w="917"/>
      </w:tblGrid>
      <w:tr w:rsidR="00585E5A" w14:paraId="3BCFC57D" w14:textId="485FA718" w:rsidTr="008C20E4">
        <w:tc>
          <w:tcPr>
            <w:tcW w:w="1048" w:type="pct"/>
            <w:shd w:val="clear" w:color="auto" w:fill="auto"/>
          </w:tcPr>
          <w:p w14:paraId="1D43F04C" w14:textId="77777777" w:rsidR="00585E5A" w:rsidRDefault="00585E5A" w:rsidP="006A0BC1">
            <w:pPr>
              <w:pStyle w:val="code"/>
            </w:pPr>
            <w:r>
              <w:t>&lt;free_diff&gt;</w:t>
            </w:r>
          </w:p>
        </w:tc>
        <w:tc>
          <w:tcPr>
            <w:tcW w:w="3473" w:type="pct"/>
            <w:shd w:val="clear" w:color="auto" w:fill="auto"/>
          </w:tcPr>
          <w:p w14:paraId="52665B77" w14:textId="555A4065" w:rsidR="00585E5A" w:rsidRPr="000B272C" w:rsidRDefault="00585E5A" w:rsidP="006C2049">
            <w:pPr>
              <w:rPr>
                <w:i/>
              </w:rPr>
            </w:pPr>
            <w:r w:rsidRPr="000B272C">
              <w:t xml:space="preserve">free diffusivity </w:t>
            </w:r>
            <w:r w:rsidR="006C2049" w:rsidRPr="006C2049">
              <w:rPr>
                <w:position w:val="-12"/>
              </w:rPr>
              <w:object w:dxaOrig="279" w:dyaOrig="360" w14:anchorId="656A7FF4">
                <v:shape id="_x0000_i1705" type="#_x0000_t75" style="width:14pt;height:18pt" o:ole="">
                  <v:imagedata r:id="rId1395" o:title=""/>
                </v:shape>
                <o:OLEObject Type="Embed" ProgID="Equation.DSMT4" ShapeID="_x0000_i1705" DrawAspect="Content" ObjectID="_1471104968" r:id="rId1396"/>
              </w:object>
            </w:r>
            <w:r w:rsidRPr="000B272C">
              <w:t xml:space="preserve"> of solute (diffusivity in solution)</w:t>
            </w:r>
          </w:p>
        </w:tc>
        <w:tc>
          <w:tcPr>
            <w:tcW w:w="479" w:type="pct"/>
          </w:tcPr>
          <w:p w14:paraId="189A207C" w14:textId="49C4BF4D" w:rsidR="00585E5A" w:rsidRPr="000B272C" w:rsidRDefault="00585E5A" w:rsidP="00AF2221">
            <w:r>
              <w:t>[</w:t>
            </w:r>
            <w:r w:rsidRPr="002A36CF">
              <w:rPr>
                <w:b/>
              </w:rPr>
              <w:t>L</w:t>
            </w:r>
            <w:r w:rsidRPr="002A36CF">
              <w:rPr>
                <w:vertAlign w:val="superscript"/>
              </w:rPr>
              <w:t>2</w:t>
            </w:r>
            <w:r>
              <w:t>/</w:t>
            </w:r>
            <w:r w:rsidRPr="002A36CF">
              <w:rPr>
                <w:b/>
              </w:rPr>
              <w:t>t</w:t>
            </w:r>
            <w:r>
              <w:t>]</w:t>
            </w:r>
          </w:p>
        </w:tc>
      </w:tr>
      <w:tr w:rsidR="00585E5A" w14:paraId="15130607" w14:textId="6BDCE393" w:rsidTr="008C20E4">
        <w:tc>
          <w:tcPr>
            <w:tcW w:w="1048" w:type="pct"/>
            <w:shd w:val="clear" w:color="auto" w:fill="auto"/>
          </w:tcPr>
          <w:p w14:paraId="2CD81D69" w14:textId="77777777" w:rsidR="00585E5A" w:rsidRDefault="00585E5A" w:rsidP="006A0BC1">
            <w:pPr>
              <w:pStyle w:val="code"/>
            </w:pPr>
            <w:r>
              <w:t>&lt;diff&gt;</w:t>
            </w:r>
          </w:p>
        </w:tc>
        <w:tc>
          <w:tcPr>
            <w:tcW w:w="3473" w:type="pct"/>
            <w:shd w:val="clear" w:color="auto" w:fill="auto"/>
          </w:tcPr>
          <w:p w14:paraId="79ED062E" w14:textId="01CA89D6" w:rsidR="00585E5A" w:rsidRPr="000B272C" w:rsidRDefault="00585E5A" w:rsidP="006C2049">
            <w:r>
              <w:t xml:space="preserve">diffusivities </w:t>
            </w:r>
            <w:r w:rsidR="006C2049" w:rsidRPr="006C2049">
              <w:rPr>
                <w:position w:val="-6"/>
              </w:rPr>
              <w:object w:dxaOrig="300" w:dyaOrig="320" w14:anchorId="616FDD53">
                <v:shape id="_x0000_i1706" type="#_x0000_t75" style="width:15pt;height:16pt" o:ole="">
                  <v:imagedata r:id="rId1397" o:title=""/>
                </v:shape>
                <o:OLEObject Type="Embed" ProgID="Equation.DSMT4" ShapeID="_x0000_i1706" DrawAspect="Content" ObjectID="_1471104969" r:id="rId1398"/>
              </w:object>
            </w:r>
            <w:r>
              <w:t xml:space="preserve"> along orthogonal directions (</w:t>
            </w:r>
            <w:r w:rsidR="006C2049" w:rsidRPr="006C2049">
              <w:rPr>
                <w:position w:val="-10"/>
              </w:rPr>
              <w:object w:dxaOrig="920" w:dyaOrig="320" w14:anchorId="20D760EA">
                <v:shape id="_x0000_i1707" type="#_x0000_t75" style="width:46pt;height:16pt" o:ole="">
                  <v:imagedata r:id="rId1399" o:title=""/>
                </v:shape>
                <o:OLEObject Type="Embed" ProgID="Equation.DSMT4" ShapeID="_x0000_i1707" DrawAspect="Content" ObjectID="_1471104970" r:id="rId1400"/>
              </w:object>
            </w:r>
            <w:r>
              <w:t>)</w:t>
            </w:r>
          </w:p>
        </w:tc>
        <w:tc>
          <w:tcPr>
            <w:tcW w:w="479" w:type="pct"/>
          </w:tcPr>
          <w:p w14:paraId="141376E4" w14:textId="1BEBC8D6" w:rsidR="00585E5A" w:rsidRDefault="00585E5A" w:rsidP="00AF2221">
            <w:r>
              <w:t>[</w:t>
            </w:r>
            <w:r w:rsidRPr="002A36CF">
              <w:rPr>
                <w:b/>
              </w:rPr>
              <w:t>L</w:t>
            </w:r>
            <w:r w:rsidRPr="002A36CF">
              <w:rPr>
                <w:vertAlign w:val="superscript"/>
              </w:rPr>
              <w:t>2</w:t>
            </w:r>
            <w:r>
              <w:t>/</w:t>
            </w:r>
            <w:r w:rsidRPr="002A36CF">
              <w:rPr>
                <w:b/>
              </w:rPr>
              <w:t>t</w: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68D04690" w:rsidR="006A0BC1" w:rsidRDefault="006A0BC1" w:rsidP="006A0BC1">
      <w:pPr>
        <w:pStyle w:val="MTDisplayEquation"/>
      </w:pPr>
      <w:r>
        <w:tab/>
      </w:r>
      <w:r w:rsidR="006C2049" w:rsidRPr="006C2049">
        <w:rPr>
          <w:position w:val="-28"/>
        </w:rPr>
        <w:object w:dxaOrig="1740" w:dyaOrig="680" w14:anchorId="57A38A02">
          <v:shape id="_x0000_i1708" type="#_x0000_t75" style="width:87pt;height:34pt" o:ole="">
            <v:imagedata r:id="rId1401" o:title=""/>
          </v:shape>
          <o:OLEObject Type="Embed" ProgID="Equation.DSMT4" ShapeID="_x0000_i1708" DrawAspect="Content" ObjectID="_1471104971" r:id="rId1402"/>
        </w:object>
      </w:r>
    </w:p>
    <w:p w14:paraId="52FE8279" w14:textId="2F658F16" w:rsidR="006A0BC1" w:rsidRDefault="006A0BC1" w:rsidP="006A0BC1">
      <w:r>
        <w:t xml:space="preserve">where </w:t>
      </w:r>
      <w:r w:rsidR="006C2049" w:rsidRPr="006C2049">
        <w:rPr>
          <w:position w:val="-12"/>
        </w:rPr>
        <w:object w:dxaOrig="320" w:dyaOrig="360" w14:anchorId="2AEAB6EA">
          <v:shape id="_x0000_i1709" type="#_x0000_t75" style="width:16pt;height:18pt" o:ole="">
            <v:imagedata r:id="rId1403" o:title=""/>
          </v:shape>
          <o:OLEObject Type="Embed" ProgID="Equation.DSMT4" ShapeID="_x0000_i1709" DrawAspect="Content" ObjectID="_1471104972" r:id="rId1404"/>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xml:space="preserve">).  For this material model, </w:t>
      </w:r>
      <w:r w:rsidR="006C2049" w:rsidRPr="006C2049">
        <w:rPr>
          <w:position w:val="-6"/>
        </w:rPr>
        <w:object w:dxaOrig="300" w:dyaOrig="320" w14:anchorId="12171133">
          <v:shape id="_x0000_i1710" type="#_x0000_t75" style="width:15pt;height:16pt" o:ole="">
            <v:imagedata r:id="rId1405" o:title=""/>
          </v:shape>
          <o:OLEObject Type="Embed" ProgID="Equation.DSMT4" ShapeID="_x0000_i1710" DrawAspect="Content" ObjectID="_1471104973" r:id="rId1406"/>
        </w:object>
      </w:r>
      <w:r>
        <w:t xml:space="preserve">’s are constant.  Therefore this model should be used only when strains are small.  Note that the user must specify </w:t>
      </w:r>
      <w:r w:rsidR="006C2049" w:rsidRPr="006C2049">
        <w:rPr>
          <w:position w:val="-12"/>
        </w:rPr>
        <w:object w:dxaOrig="760" w:dyaOrig="380" w14:anchorId="75C94DD5">
          <v:shape id="_x0000_i1711" type="#_x0000_t75" style="width:38pt;height:19pt" o:ole="">
            <v:imagedata r:id="rId1407" o:title=""/>
          </v:shape>
          <o:OLEObject Type="Embed" ProgID="Equation.DSMT4" ShapeID="_x0000_i1711" DrawAspect="Content" ObjectID="_1471104974" r:id="rId1408"/>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1640" w:name="_Toc397358454"/>
      <w:r>
        <w:lastRenderedPageBreak/>
        <w:t>Referentially Isotropic Diffusivity</w:t>
      </w:r>
      <w:bookmarkEnd w:id="1640"/>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6646"/>
        <w:gridCol w:w="919"/>
      </w:tblGrid>
      <w:tr w:rsidR="00585E5A" w14:paraId="30968360" w14:textId="70CCD20A" w:rsidTr="008C20E4">
        <w:tc>
          <w:tcPr>
            <w:tcW w:w="1050" w:type="pct"/>
            <w:shd w:val="clear" w:color="auto" w:fill="auto"/>
          </w:tcPr>
          <w:p w14:paraId="19EB4BC1" w14:textId="77777777" w:rsidR="00585E5A" w:rsidRDefault="00585E5A" w:rsidP="006A0BC1">
            <w:pPr>
              <w:pStyle w:val="code"/>
            </w:pPr>
            <w:r>
              <w:t>&lt;free_diff&gt;</w:t>
            </w:r>
          </w:p>
        </w:tc>
        <w:tc>
          <w:tcPr>
            <w:tcW w:w="3470" w:type="pct"/>
            <w:shd w:val="clear" w:color="auto" w:fill="auto"/>
          </w:tcPr>
          <w:p w14:paraId="72C5FD62" w14:textId="66EE8C56" w:rsidR="00585E5A" w:rsidRDefault="00585E5A" w:rsidP="006C2049">
            <w:r>
              <w:t xml:space="preserve">free diffusivity </w:t>
            </w:r>
            <w:r w:rsidR="006C2049" w:rsidRPr="006C2049">
              <w:rPr>
                <w:position w:val="-12"/>
              </w:rPr>
              <w:object w:dxaOrig="279" w:dyaOrig="360" w14:anchorId="711B4EAD">
                <v:shape id="_x0000_i1712" type="#_x0000_t75" style="width:14pt;height:18pt" o:ole="">
                  <v:imagedata r:id="rId1409" o:title=""/>
                </v:shape>
                <o:OLEObject Type="Embed" ProgID="Equation.DSMT4" ShapeID="_x0000_i1712" DrawAspect="Content" ObjectID="_1471104975" r:id="rId1410"/>
              </w:object>
            </w:r>
          </w:p>
        </w:tc>
        <w:tc>
          <w:tcPr>
            <w:tcW w:w="480" w:type="pct"/>
          </w:tcPr>
          <w:p w14:paraId="7CA2B6BA" w14:textId="2FF1EE13" w:rsidR="00585E5A" w:rsidRDefault="00585E5A" w:rsidP="00AF2221">
            <w:r>
              <w:t>[</w:t>
            </w:r>
            <w:r w:rsidRPr="002A36CF">
              <w:rPr>
                <w:b/>
              </w:rPr>
              <w:t>L</w:t>
            </w:r>
            <w:r w:rsidRPr="002A36CF">
              <w:rPr>
                <w:vertAlign w:val="superscript"/>
              </w:rPr>
              <w:t>2</w:t>
            </w:r>
            <w:r>
              <w:t>/</w:t>
            </w:r>
            <w:r w:rsidRPr="002A36CF">
              <w:rPr>
                <w:b/>
              </w:rPr>
              <w:t>t</w:t>
            </w:r>
            <w:r>
              <w:t>]</w:t>
            </w:r>
          </w:p>
        </w:tc>
      </w:tr>
      <w:tr w:rsidR="00585E5A" w14:paraId="494DF786" w14:textId="0948E965" w:rsidTr="008C20E4">
        <w:tc>
          <w:tcPr>
            <w:tcW w:w="1050" w:type="pct"/>
            <w:shd w:val="clear" w:color="auto" w:fill="auto"/>
          </w:tcPr>
          <w:p w14:paraId="193ACD93" w14:textId="77777777" w:rsidR="00585E5A" w:rsidRDefault="00585E5A" w:rsidP="006A0BC1">
            <w:pPr>
              <w:pStyle w:val="code"/>
            </w:pPr>
            <w:r>
              <w:t>&lt;diff0&gt;</w:t>
            </w:r>
          </w:p>
        </w:tc>
        <w:tc>
          <w:tcPr>
            <w:tcW w:w="3470" w:type="pct"/>
            <w:shd w:val="clear" w:color="auto" w:fill="auto"/>
          </w:tcPr>
          <w:p w14:paraId="7FED2FC1" w14:textId="3276C3AC" w:rsidR="00585E5A" w:rsidRPr="00006A43" w:rsidRDefault="00585E5A" w:rsidP="006C2049">
            <w:r>
              <w:t xml:space="preserve">diffusivity </w:t>
            </w:r>
            <w:r w:rsidR="006C2049" w:rsidRPr="006C2049">
              <w:rPr>
                <w:position w:val="-12"/>
              </w:rPr>
              <w:object w:dxaOrig="360" w:dyaOrig="360" w14:anchorId="72AEBF39">
                <v:shape id="_x0000_i1713" type="#_x0000_t75" style="width:18pt;height:18pt" o:ole="">
                  <v:imagedata r:id="rId1411" o:title=""/>
                </v:shape>
                <o:OLEObject Type="Embed" ProgID="Equation.DSMT4" ShapeID="_x0000_i1713" DrawAspect="Content" ObjectID="_1471104976" r:id="rId1412"/>
              </w:object>
            </w:r>
          </w:p>
        </w:tc>
        <w:tc>
          <w:tcPr>
            <w:tcW w:w="480" w:type="pct"/>
          </w:tcPr>
          <w:p w14:paraId="4D2E89DA" w14:textId="6F472810" w:rsidR="00585E5A" w:rsidRDefault="00585E5A" w:rsidP="00AF2221">
            <w:r>
              <w:t>[</w:t>
            </w:r>
            <w:r w:rsidRPr="002A36CF">
              <w:rPr>
                <w:b/>
              </w:rPr>
              <w:t>L</w:t>
            </w:r>
            <w:r w:rsidRPr="002A36CF">
              <w:rPr>
                <w:vertAlign w:val="superscript"/>
              </w:rPr>
              <w:t>2</w:t>
            </w:r>
            <w:r>
              <w:t>/</w:t>
            </w:r>
            <w:r w:rsidRPr="002A36CF">
              <w:rPr>
                <w:b/>
              </w:rPr>
              <w:t>t</w:t>
            </w:r>
            <w:r>
              <w:t>]</w:t>
            </w:r>
          </w:p>
        </w:tc>
      </w:tr>
      <w:tr w:rsidR="00585E5A" w14:paraId="073354FD" w14:textId="0D6B58F3" w:rsidTr="008C20E4">
        <w:tc>
          <w:tcPr>
            <w:tcW w:w="1050" w:type="pct"/>
            <w:shd w:val="clear" w:color="auto" w:fill="auto"/>
          </w:tcPr>
          <w:p w14:paraId="4F1DA59F" w14:textId="77777777" w:rsidR="00585E5A" w:rsidRDefault="00585E5A" w:rsidP="006A0BC1">
            <w:pPr>
              <w:pStyle w:val="code"/>
            </w:pPr>
            <w:r>
              <w:t>&lt;diff1&gt;</w:t>
            </w:r>
          </w:p>
        </w:tc>
        <w:tc>
          <w:tcPr>
            <w:tcW w:w="3470" w:type="pct"/>
            <w:shd w:val="clear" w:color="auto" w:fill="auto"/>
          </w:tcPr>
          <w:p w14:paraId="3F67ABB7" w14:textId="6207B5E4" w:rsidR="00585E5A" w:rsidRDefault="00585E5A" w:rsidP="006C2049">
            <w:r>
              <w:t xml:space="preserve">diffusivity </w:t>
            </w:r>
            <w:r w:rsidR="006C2049" w:rsidRPr="006C2049">
              <w:rPr>
                <w:position w:val="-12"/>
              </w:rPr>
              <w:object w:dxaOrig="320" w:dyaOrig="360" w14:anchorId="7F6560F6">
                <v:shape id="_x0000_i1714" type="#_x0000_t75" style="width:16pt;height:18pt" o:ole="">
                  <v:imagedata r:id="rId1413" o:title=""/>
                </v:shape>
                <o:OLEObject Type="Embed" ProgID="Equation.DSMT4" ShapeID="_x0000_i1714" DrawAspect="Content" ObjectID="_1471104977" r:id="rId1414"/>
              </w:object>
            </w:r>
          </w:p>
        </w:tc>
        <w:tc>
          <w:tcPr>
            <w:tcW w:w="480" w:type="pct"/>
          </w:tcPr>
          <w:p w14:paraId="6A401334" w14:textId="17D8F3DD" w:rsidR="00585E5A" w:rsidRDefault="00585E5A" w:rsidP="00AF2221">
            <w:r>
              <w:t>[</w:t>
            </w:r>
            <w:r w:rsidRPr="002A36CF">
              <w:rPr>
                <w:b/>
              </w:rPr>
              <w:t>L</w:t>
            </w:r>
            <w:r w:rsidRPr="002A36CF">
              <w:rPr>
                <w:vertAlign w:val="superscript"/>
              </w:rPr>
              <w:t>2</w:t>
            </w:r>
            <w:r>
              <w:t>/</w:t>
            </w:r>
            <w:r w:rsidRPr="002A36CF">
              <w:rPr>
                <w:b/>
              </w:rPr>
              <w:t>t</w:t>
            </w:r>
            <w:r>
              <w:t>]</w:t>
            </w:r>
          </w:p>
        </w:tc>
      </w:tr>
      <w:tr w:rsidR="00585E5A" w14:paraId="2CEFFA00" w14:textId="372DA32F" w:rsidTr="008C20E4">
        <w:tc>
          <w:tcPr>
            <w:tcW w:w="1050" w:type="pct"/>
            <w:shd w:val="clear" w:color="auto" w:fill="auto"/>
          </w:tcPr>
          <w:p w14:paraId="575028A7" w14:textId="77777777" w:rsidR="00585E5A" w:rsidRDefault="00585E5A" w:rsidP="006A0BC1">
            <w:pPr>
              <w:pStyle w:val="code"/>
            </w:pPr>
            <w:r>
              <w:t>&lt;diff2&gt;</w:t>
            </w:r>
          </w:p>
        </w:tc>
        <w:tc>
          <w:tcPr>
            <w:tcW w:w="3470" w:type="pct"/>
            <w:shd w:val="clear" w:color="auto" w:fill="auto"/>
          </w:tcPr>
          <w:p w14:paraId="39347818" w14:textId="7170B031" w:rsidR="00585E5A" w:rsidRDefault="00585E5A" w:rsidP="006C2049">
            <w:r>
              <w:t xml:space="preserve">diffusivity </w:t>
            </w:r>
            <w:r w:rsidR="006C2049" w:rsidRPr="006C2049">
              <w:rPr>
                <w:position w:val="-12"/>
              </w:rPr>
              <w:object w:dxaOrig="360" w:dyaOrig="360" w14:anchorId="1930E728">
                <v:shape id="_x0000_i1715" type="#_x0000_t75" style="width:18pt;height:18pt" o:ole="">
                  <v:imagedata r:id="rId1415" o:title=""/>
                </v:shape>
                <o:OLEObject Type="Embed" ProgID="Equation.DSMT4" ShapeID="_x0000_i1715" DrawAspect="Content" ObjectID="_1471104978" r:id="rId1416"/>
              </w:object>
            </w:r>
          </w:p>
        </w:tc>
        <w:tc>
          <w:tcPr>
            <w:tcW w:w="480" w:type="pct"/>
          </w:tcPr>
          <w:p w14:paraId="6CDA0E20" w14:textId="7910171C" w:rsidR="00585E5A" w:rsidRDefault="00585E5A" w:rsidP="00AF2221">
            <w:r>
              <w:t>[</w:t>
            </w:r>
            <w:r w:rsidRPr="002A36CF">
              <w:rPr>
                <w:b/>
              </w:rPr>
              <w:t>L</w:t>
            </w:r>
            <w:r w:rsidRPr="002A36CF">
              <w:rPr>
                <w:vertAlign w:val="superscript"/>
              </w:rPr>
              <w:t>2</w:t>
            </w:r>
            <w:r>
              <w:t>/</w:t>
            </w:r>
            <w:r w:rsidRPr="002A36CF">
              <w:rPr>
                <w:b/>
              </w:rPr>
              <w:t>t</w:t>
            </w:r>
            <w:r>
              <w:t>]</w:t>
            </w:r>
          </w:p>
        </w:tc>
      </w:tr>
      <w:tr w:rsidR="00585E5A" w14:paraId="4E18EB95" w14:textId="045CC97B" w:rsidTr="008C20E4">
        <w:tc>
          <w:tcPr>
            <w:tcW w:w="1050" w:type="pct"/>
            <w:shd w:val="clear" w:color="auto" w:fill="auto"/>
          </w:tcPr>
          <w:p w14:paraId="0D569E35" w14:textId="77777777" w:rsidR="00585E5A" w:rsidRDefault="00585E5A" w:rsidP="006A0BC1">
            <w:pPr>
              <w:pStyle w:val="code"/>
            </w:pPr>
            <w:r>
              <w:t>&lt;M&gt;</w:t>
            </w:r>
          </w:p>
        </w:tc>
        <w:tc>
          <w:tcPr>
            <w:tcW w:w="3470" w:type="pct"/>
            <w:shd w:val="clear" w:color="auto" w:fill="auto"/>
          </w:tcPr>
          <w:p w14:paraId="4F000050" w14:textId="4095AE1E" w:rsidR="00585E5A" w:rsidRPr="00C526D6" w:rsidRDefault="00585E5A" w:rsidP="006C2049">
            <w:r>
              <w:t xml:space="preserve">exponential strain-dependence coefficient </w:t>
            </w:r>
            <w:r w:rsidR="006C2049" w:rsidRPr="006C2049">
              <w:rPr>
                <w:position w:val="-4"/>
              </w:rPr>
              <w:object w:dxaOrig="320" w:dyaOrig="260" w14:anchorId="411913AB">
                <v:shape id="_x0000_i1716" type="#_x0000_t75" style="width:16pt;height:13pt" o:ole="">
                  <v:imagedata r:id="rId1417" o:title=""/>
                </v:shape>
                <o:OLEObject Type="Embed" ProgID="Equation.DSMT4" ShapeID="_x0000_i1716" DrawAspect="Content" ObjectID="_1471104979" r:id="rId1418"/>
              </w:object>
            </w:r>
            <w:r>
              <w:t xml:space="preserve"> (</w:t>
            </w:r>
            <w:r w:rsidR="006C2049" w:rsidRPr="006C2049">
              <w:rPr>
                <w:position w:val="-6"/>
              </w:rPr>
              <w:object w:dxaOrig="680" w:dyaOrig="279" w14:anchorId="7B2C66C0">
                <v:shape id="_x0000_i1717" type="#_x0000_t75" style="width:34pt;height:14pt" o:ole="">
                  <v:imagedata r:id="rId1419" o:title=""/>
                </v:shape>
                <o:OLEObject Type="Embed" ProgID="Equation.DSMT4" ShapeID="_x0000_i1717" DrawAspect="Content" ObjectID="_1471104980" r:id="rId1420"/>
              </w:object>
            </w:r>
            <w:r>
              <w:t>)</w:t>
            </w:r>
          </w:p>
        </w:tc>
        <w:tc>
          <w:tcPr>
            <w:tcW w:w="480" w:type="pct"/>
          </w:tcPr>
          <w:p w14:paraId="76AA1DDD" w14:textId="7953855B" w:rsidR="00585E5A" w:rsidRDefault="00585E5A" w:rsidP="00AF2221">
            <w:r>
              <w:t>[ ]</w:t>
            </w:r>
          </w:p>
        </w:tc>
      </w:tr>
      <w:tr w:rsidR="00585E5A" w14:paraId="47395E13" w14:textId="7748B19A" w:rsidTr="008C20E4">
        <w:tc>
          <w:tcPr>
            <w:tcW w:w="1050" w:type="pct"/>
            <w:shd w:val="clear" w:color="auto" w:fill="auto"/>
          </w:tcPr>
          <w:p w14:paraId="2D1289E6" w14:textId="77777777" w:rsidR="00585E5A" w:rsidRDefault="00585E5A" w:rsidP="006A0BC1">
            <w:pPr>
              <w:pStyle w:val="code"/>
            </w:pPr>
            <w:r>
              <w:t>&lt;alpha&gt;</w:t>
            </w:r>
          </w:p>
        </w:tc>
        <w:tc>
          <w:tcPr>
            <w:tcW w:w="3470" w:type="pct"/>
            <w:shd w:val="clear" w:color="auto" w:fill="auto"/>
          </w:tcPr>
          <w:p w14:paraId="3B40FD12" w14:textId="582AACEA" w:rsidR="00585E5A" w:rsidRDefault="00585E5A" w:rsidP="006C2049">
            <w:r>
              <w:t xml:space="preserve">power-law exponent </w:t>
            </w:r>
            <w:r w:rsidR="006C2049" w:rsidRPr="006C2049">
              <w:rPr>
                <w:position w:val="-6"/>
              </w:rPr>
              <w:object w:dxaOrig="240" w:dyaOrig="220" w14:anchorId="035B2431">
                <v:shape id="_x0000_i1718" type="#_x0000_t75" style="width:12pt;height:11pt" o:ole="">
                  <v:imagedata r:id="rId1421" o:title=""/>
                </v:shape>
                <o:OLEObject Type="Embed" ProgID="Equation.DSMT4" ShapeID="_x0000_i1718" DrawAspect="Content" ObjectID="_1471104981" r:id="rId1422"/>
              </w:object>
            </w:r>
            <w:r>
              <w:t xml:space="preserve"> (</w:t>
            </w:r>
            <w:r w:rsidR="006C2049" w:rsidRPr="006C2049">
              <w:rPr>
                <w:position w:val="-6"/>
              </w:rPr>
              <w:object w:dxaOrig="580" w:dyaOrig="279" w14:anchorId="01098557">
                <v:shape id="_x0000_i1719" type="#_x0000_t75" style="width:29pt;height:14pt" o:ole="">
                  <v:imagedata r:id="rId1423" o:title=""/>
                </v:shape>
                <o:OLEObject Type="Embed" ProgID="Equation.DSMT4" ShapeID="_x0000_i1719" DrawAspect="Content" ObjectID="_1471104982" r:id="rId1424"/>
              </w:object>
            </w:r>
            <w:r>
              <w:t>)</w:t>
            </w:r>
          </w:p>
        </w:tc>
        <w:tc>
          <w:tcPr>
            <w:tcW w:w="480" w:type="pct"/>
          </w:tcPr>
          <w:p w14:paraId="3AD246C6" w14:textId="142FDB63" w:rsidR="00585E5A" w:rsidRDefault="00585E5A" w:rsidP="00AF2221">
            <w:r>
              <w:t>[ ]</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47172DB5" w:rsidR="006A0BC1" w:rsidRDefault="006A0BC1" w:rsidP="006A0BC1">
      <w:pPr>
        <w:pStyle w:val="MTDisplayEquation"/>
      </w:pPr>
      <w:r>
        <w:tab/>
      </w:r>
      <w:r w:rsidR="006C2049" w:rsidRPr="006C2049">
        <w:rPr>
          <w:position w:val="-32"/>
        </w:rPr>
        <w:object w:dxaOrig="4300" w:dyaOrig="760" w14:anchorId="26B9A3C3">
          <v:shape id="_x0000_i1720" type="#_x0000_t75" style="width:215pt;height:38pt" o:ole="">
            <v:imagedata r:id="rId1425" o:title=""/>
          </v:shape>
          <o:OLEObject Type="Embed" ProgID="Equation.DSMT4" ShapeID="_x0000_i1720" DrawAspect="Content" ObjectID="_1471104983" r:id="rId1426"/>
        </w:object>
      </w:r>
      <w:r>
        <w:t>,</w:t>
      </w:r>
    </w:p>
    <w:p w14:paraId="4BB745DF" w14:textId="1A457061" w:rsidR="006A0BC1" w:rsidRDefault="006A0BC1" w:rsidP="006A0BC1">
      <w:r>
        <w:t xml:space="preserve">where </w:t>
      </w:r>
      <w:r w:rsidR="006C2049" w:rsidRPr="006C2049">
        <w:rPr>
          <w:position w:val="-6"/>
        </w:rPr>
        <w:object w:dxaOrig="220" w:dyaOrig="279" w14:anchorId="0C097BA0">
          <v:shape id="_x0000_i1721" type="#_x0000_t75" style="width:11pt;height:14pt" o:ole="">
            <v:imagedata r:id="rId1427" o:title=""/>
          </v:shape>
          <o:OLEObject Type="Embed" ProgID="Equation.DSMT4" ShapeID="_x0000_i1721" DrawAspect="Content" ObjectID="_1471104984" r:id="rId1428"/>
        </w:object>
      </w:r>
      <w:r>
        <w:rPr>
          <w:i/>
        </w:rPr>
        <w:t xml:space="preserve"> </w:t>
      </w:r>
      <w:r>
        <w:t xml:space="preserve">is the jacobian of the deformation, i.e. </w:t>
      </w:r>
      <w:r w:rsidR="006C2049" w:rsidRPr="006C2049">
        <w:rPr>
          <w:position w:val="-6"/>
        </w:rPr>
        <w:object w:dxaOrig="940" w:dyaOrig="279" w14:anchorId="3773395E">
          <v:shape id="_x0000_i1722" type="#_x0000_t75" style="width:47pt;height:14pt" o:ole="">
            <v:imagedata r:id="rId1429" o:title=""/>
          </v:shape>
          <o:OLEObject Type="Embed" ProgID="Equation.DSMT4" ShapeID="_x0000_i1722" DrawAspect="Content" ObjectID="_1471104985" r:id="rId1430"/>
        </w:object>
      </w:r>
      <w:r>
        <w:t xml:space="preserve"> where </w:t>
      </w:r>
      <w:r w:rsidR="006C2049" w:rsidRPr="006C2049">
        <w:rPr>
          <w:position w:val="-4"/>
        </w:rPr>
        <w:object w:dxaOrig="220" w:dyaOrig="260" w14:anchorId="10C9BD98">
          <v:shape id="_x0000_i1723" type="#_x0000_t75" style="width:11pt;height:13pt" o:ole="">
            <v:imagedata r:id="rId1431" o:title=""/>
          </v:shape>
          <o:OLEObject Type="Embed" ProgID="Equation.DSMT4" ShapeID="_x0000_i1723" DrawAspect="Content" ObjectID="_1471104986" r:id="rId1432"/>
        </w:object>
      </w:r>
      <w:r>
        <w:rPr>
          <w:b/>
        </w:rPr>
        <w:t xml:space="preserve"> </w:t>
      </w:r>
      <w:r>
        <w:t xml:space="preserve">is the deformation gradient, and </w:t>
      </w:r>
      <w:r w:rsidR="006C2049" w:rsidRPr="006C2049">
        <w:rPr>
          <w:position w:val="-6"/>
        </w:rPr>
        <w:object w:dxaOrig="960" w:dyaOrig="320" w14:anchorId="089DF242">
          <v:shape id="_x0000_i1724" type="#_x0000_t75" style="width:48pt;height:16pt" o:ole="">
            <v:imagedata r:id="rId1433" o:title=""/>
          </v:shape>
          <o:OLEObject Type="Embed" ProgID="Equation.DSMT4" ShapeID="_x0000_i1724" DrawAspect="Content" ObjectID="_1471104987" r:id="rId1434"/>
        </w:object>
      </w:r>
      <w:r>
        <w:t xml:space="preserve"> is the left Cauchy-Green tensor.  Note that the diffusivity in the reference state (</w:t>
      </w:r>
      <w:r w:rsidR="006C2049" w:rsidRPr="006C2049">
        <w:rPr>
          <w:position w:val="-4"/>
        </w:rPr>
        <w:object w:dxaOrig="560" w:dyaOrig="260" w14:anchorId="102FCEFB">
          <v:shape id="_x0000_i1725" type="#_x0000_t75" style="width:28pt;height:13pt" o:ole="">
            <v:imagedata r:id="rId1435" o:title=""/>
          </v:shape>
          <o:OLEObject Type="Embed" ProgID="Equation.DSMT4" ShapeID="_x0000_i1725" DrawAspect="Content" ObjectID="_1471104988" r:id="rId1436"/>
        </w:object>
      </w:r>
      <w:r>
        <w:t xml:space="preserve">) is isotropic and given by </w:t>
      </w:r>
      <w:r w:rsidR="006C2049" w:rsidRPr="006C2049">
        <w:rPr>
          <w:position w:val="-14"/>
        </w:rPr>
        <w:object w:dxaOrig="2060" w:dyaOrig="400" w14:anchorId="7007B024">
          <v:shape id="_x0000_i1726" type="#_x0000_t75" style="width:103pt;height:20pt" o:ole="">
            <v:imagedata r:id="rId1437" o:title=""/>
          </v:shape>
          <o:OLEObject Type="Embed" ProgID="Equation.DSMT4" ShapeID="_x0000_i1726" DrawAspect="Content" ObjectID="_1471104989" r:id="rId1438"/>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1641" w:name="_Toc397358455"/>
      <w:r>
        <w:lastRenderedPageBreak/>
        <w:t>Referentially Orthotropic Diffusivity</w:t>
      </w:r>
      <w:bookmarkEnd w:id="1641"/>
    </w:p>
    <w:p w14:paraId="241A75AB" w14:textId="1A8A1F2A" w:rsidR="006A0BC1" w:rsidRDefault="006A0BC1" w:rsidP="006A0BC1">
      <w:r>
        <w:t xml:space="preserve">The material type for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144"/>
        <w:gridCol w:w="763"/>
      </w:tblGrid>
      <w:tr w:rsidR="00585E5A" w14:paraId="10FB58D3" w14:textId="6FAE5D76" w:rsidTr="008C20E4">
        <w:tc>
          <w:tcPr>
            <w:tcW w:w="0" w:type="auto"/>
            <w:shd w:val="clear" w:color="auto" w:fill="auto"/>
          </w:tcPr>
          <w:p w14:paraId="571825C4" w14:textId="77777777" w:rsidR="00585E5A" w:rsidRDefault="00585E5A" w:rsidP="006A0BC1">
            <w:pPr>
              <w:pStyle w:val="code"/>
            </w:pPr>
            <w:r>
              <w:t>&lt;free_diff&gt;</w:t>
            </w:r>
          </w:p>
        </w:tc>
        <w:tc>
          <w:tcPr>
            <w:tcW w:w="0" w:type="auto"/>
            <w:shd w:val="clear" w:color="auto" w:fill="auto"/>
          </w:tcPr>
          <w:p w14:paraId="546DBD13" w14:textId="6DEF962B" w:rsidR="00585E5A" w:rsidRDefault="00585E5A" w:rsidP="006C2049">
            <w:r>
              <w:t xml:space="preserve">free diffusivity </w:t>
            </w:r>
            <w:r w:rsidR="006C2049" w:rsidRPr="006C2049">
              <w:rPr>
                <w:position w:val="-12"/>
              </w:rPr>
              <w:object w:dxaOrig="279" w:dyaOrig="360" w14:anchorId="42924910">
                <v:shape id="_x0000_i1727" type="#_x0000_t75" style="width:14pt;height:18pt" o:ole="">
                  <v:imagedata r:id="rId1439" o:title=""/>
                </v:shape>
                <o:OLEObject Type="Embed" ProgID="Equation.DSMT4" ShapeID="_x0000_i1727" DrawAspect="Content" ObjectID="_1471104990" r:id="rId1440"/>
              </w:object>
            </w:r>
          </w:p>
        </w:tc>
        <w:tc>
          <w:tcPr>
            <w:tcW w:w="0" w:type="auto"/>
          </w:tcPr>
          <w:p w14:paraId="0F44626B" w14:textId="4218CEF0" w:rsidR="00585E5A" w:rsidRDefault="00585E5A" w:rsidP="00AF2221">
            <w:r>
              <w:t>[</w:t>
            </w:r>
            <w:r w:rsidRPr="002A36CF">
              <w:rPr>
                <w:b/>
              </w:rPr>
              <w:t>L</w:t>
            </w:r>
            <w:r w:rsidRPr="002A36CF">
              <w:rPr>
                <w:vertAlign w:val="superscript"/>
              </w:rPr>
              <w:t>2</w:t>
            </w:r>
            <w:r>
              <w:t>/</w:t>
            </w:r>
            <w:r w:rsidRPr="002A36CF">
              <w:rPr>
                <w:b/>
              </w:rPr>
              <w:t>t</w:t>
            </w:r>
            <w:r>
              <w:t>]</w:t>
            </w:r>
          </w:p>
        </w:tc>
      </w:tr>
      <w:tr w:rsidR="00585E5A" w14:paraId="0FBC3E68" w14:textId="4D8061BC" w:rsidTr="008C20E4">
        <w:tc>
          <w:tcPr>
            <w:tcW w:w="0" w:type="auto"/>
            <w:shd w:val="clear" w:color="auto" w:fill="auto"/>
          </w:tcPr>
          <w:p w14:paraId="158B3EBE" w14:textId="77777777" w:rsidR="00585E5A" w:rsidRDefault="00585E5A" w:rsidP="006A0BC1">
            <w:pPr>
              <w:pStyle w:val="code"/>
            </w:pPr>
            <w:r>
              <w:t>&lt;diff0&gt;</w:t>
            </w:r>
          </w:p>
        </w:tc>
        <w:tc>
          <w:tcPr>
            <w:tcW w:w="0" w:type="auto"/>
            <w:shd w:val="clear" w:color="auto" w:fill="auto"/>
          </w:tcPr>
          <w:p w14:paraId="19F2B952" w14:textId="6EF05B04" w:rsidR="00585E5A" w:rsidRPr="00006A43" w:rsidRDefault="00585E5A" w:rsidP="006C2049">
            <w:r>
              <w:t xml:space="preserve">isotropic diffusivity </w:t>
            </w:r>
            <w:r w:rsidR="006C2049" w:rsidRPr="006C2049">
              <w:rPr>
                <w:position w:val="-12"/>
              </w:rPr>
              <w:object w:dxaOrig="360" w:dyaOrig="360" w14:anchorId="56C62789">
                <v:shape id="_x0000_i1728" type="#_x0000_t75" style="width:18pt;height:18pt" o:ole="">
                  <v:imagedata r:id="rId1441" o:title=""/>
                </v:shape>
                <o:OLEObject Type="Embed" ProgID="Equation.DSMT4" ShapeID="_x0000_i1728" DrawAspect="Content" ObjectID="_1471104991" r:id="rId1442"/>
              </w:object>
            </w:r>
          </w:p>
        </w:tc>
        <w:tc>
          <w:tcPr>
            <w:tcW w:w="0" w:type="auto"/>
          </w:tcPr>
          <w:p w14:paraId="51325258" w14:textId="4CC7B27D" w:rsidR="00585E5A" w:rsidRDefault="00585E5A" w:rsidP="00AF2221">
            <w:r>
              <w:t>[</w:t>
            </w:r>
            <w:r w:rsidRPr="002A36CF">
              <w:rPr>
                <w:b/>
              </w:rPr>
              <w:t>L</w:t>
            </w:r>
            <w:r w:rsidRPr="002A36CF">
              <w:rPr>
                <w:vertAlign w:val="superscript"/>
              </w:rPr>
              <w:t>2</w:t>
            </w:r>
            <w:r>
              <w:t>/</w:t>
            </w:r>
            <w:r w:rsidRPr="002A36CF">
              <w:rPr>
                <w:b/>
              </w:rPr>
              <w:t>t</w:t>
            </w:r>
            <w:r>
              <w:t>]</w:t>
            </w:r>
          </w:p>
        </w:tc>
      </w:tr>
      <w:tr w:rsidR="00585E5A" w14:paraId="2D7AFDFE" w14:textId="128DED23" w:rsidTr="008C20E4">
        <w:tc>
          <w:tcPr>
            <w:tcW w:w="0" w:type="auto"/>
            <w:shd w:val="clear" w:color="auto" w:fill="auto"/>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
          <w:p w14:paraId="607617C6" w14:textId="4041BCD7" w:rsidR="00585E5A" w:rsidRDefault="00585E5A" w:rsidP="006C2049">
            <w:r>
              <w:t xml:space="preserve">diffusivities </w:t>
            </w:r>
            <w:r w:rsidR="006C2049" w:rsidRPr="006C2049">
              <w:rPr>
                <w:position w:val="-12"/>
              </w:rPr>
              <w:object w:dxaOrig="320" w:dyaOrig="380" w14:anchorId="2A83891E">
                <v:shape id="_x0000_i1729" type="#_x0000_t75" style="width:16pt;height:19pt" o:ole="">
                  <v:imagedata r:id="rId1443" o:title=""/>
                </v:shape>
                <o:OLEObject Type="Embed" ProgID="Equation.DSMT4" ShapeID="_x0000_i1729" DrawAspect="Content" ObjectID="_1471104992" r:id="rId1444"/>
              </w:object>
            </w:r>
            <w:r>
              <w:t xml:space="preserve"> along orthogonal directions (</w:t>
            </w:r>
            <w:r w:rsidR="006C2049" w:rsidRPr="006C2049">
              <w:rPr>
                <w:position w:val="-10"/>
              </w:rPr>
              <w:object w:dxaOrig="920" w:dyaOrig="320" w14:anchorId="45E884C3">
                <v:shape id="_x0000_i1730" type="#_x0000_t75" style="width:46pt;height:16pt" o:ole="">
                  <v:imagedata r:id="rId1445" o:title=""/>
                </v:shape>
                <o:OLEObject Type="Embed" ProgID="Equation.DSMT4" ShapeID="_x0000_i1730" DrawAspect="Content" ObjectID="_1471104993" r:id="rId1446"/>
              </w:object>
            </w:r>
            <w:r>
              <w:t>)</w:t>
            </w:r>
          </w:p>
        </w:tc>
        <w:tc>
          <w:tcPr>
            <w:tcW w:w="0" w:type="auto"/>
          </w:tcPr>
          <w:p w14:paraId="69CF1228" w14:textId="2417556E" w:rsidR="00585E5A" w:rsidRDefault="00585E5A" w:rsidP="00AF2221">
            <w:r>
              <w:t>[</w:t>
            </w:r>
            <w:r w:rsidRPr="002A36CF">
              <w:rPr>
                <w:b/>
              </w:rPr>
              <w:t>L</w:t>
            </w:r>
            <w:r w:rsidRPr="002A36CF">
              <w:rPr>
                <w:vertAlign w:val="superscript"/>
              </w:rPr>
              <w:t>2</w:t>
            </w:r>
            <w:r>
              <w:t>/</w:t>
            </w:r>
            <w:r w:rsidRPr="002A36CF">
              <w:rPr>
                <w:b/>
              </w:rPr>
              <w:t>t</w:t>
            </w:r>
            <w:r>
              <w:t>]</w:t>
            </w:r>
          </w:p>
        </w:tc>
      </w:tr>
      <w:tr w:rsidR="00585E5A" w14:paraId="3E3D2C70" w14:textId="47F87C72" w:rsidTr="008C20E4">
        <w:tc>
          <w:tcPr>
            <w:tcW w:w="0" w:type="auto"/>
            <w:shd w:val="clear" w:color="auto" w:fill="auto"/>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
          <w:p w14:paraId="3DCEB687" w14:textId="3688903E" w:rsidR="00585E5A" w:rsidRDefault="00585E5A" w:rsidP="006C2049">
            <w:r>
              <w:t xml:space="preserve">diffusivities </w:t>
            </w:r>
            <w:r w:rsidR="006C2049" w:rsidRPr="006C2049">
              <w:rPr>
                <w:position w:val="-12"/>
              </w:rPr>
              <w:object w:dxaOrig="360" w:dyaOrig="380" w14:anchorId="2D979332">
                <v:shape id="_x0000_i1731" type="#_x0000_t75" style="width:18pt;height:19pt" o:ole="">
                  <v:imagedata r:id="rId1447" o:title=""/>
                </v:shape>
                <o:OLEObject Type="Embed" ProgID="Equation.DSMT4" ShapeID="_x0000_i1731" DrawAspect="Content" ObjectID="_1471104994" r:id="rId1448"/>
              </w:object>
            </w:r>
            <w:r>
              <w:t xml:space="preserve"> along orthogonal directions (</w:t>
            </w:r>
            <w:r w:rsidR="006C2049" w:rsidRPr="006C2049">
              <w:rPr>
                <w:position w:val="-10"/>
              </w:rPr>
              <w:object w:dxaOrig="920" w:dyaOrig="320" w14:anchorId="73F4E012">
                <v:shape id="_x0000_i1732" type="#_x0000_t75" style="width:46pt;height:16pt" o:ole="">
                  <v:imagedata r:id="rId1449" o:title=""/>
                </v:shape>
                <o:OLEObject Type="Embed" ProgID="Equation.DSMT4" ShapeID="_x0000_i1732" DrawAspect="Content" ObjectID="_1471104995" r:id="rId1450"/>
              </w:object>
            </w:r>
            <w:r>
              <w:t>)</w:t>
            </w:r>
          </w:p>
        </w:tc>
        <w:tc>
          <w:tcPr>
            <w:tcW w:w="0" w:type="auto"/>
          </w:tcPr>
          <w:p w14:paraId="22CAFB2E" w14:textId="2E3525A5" w:rsidR="00585E5A" w:rsidRDefault="00585E5A" w:rsidP="00AF2221">
            <w:r>
              <w:t>[</w:t>
            </w:r>
            <w:r w:rsidRPr="002A36CF">
              <w:rPr>
                <w:b/>
              </w:rPr>
              <w:t>L</w:t>
            </w:r>
            <w:r w:rsidRPr="002A36CF">
              <w:rPr>
                <w:vertAlign w:val="superscript"/>
              </w:rPr>
              <w:t>2</w:t>
            </w:r>
            <w:r>
              <w:t>/</w:t>
            </w:r>
            <w:r w:rsidRPr="002A36CF">
              <w:rPr>
                <w:b/>
              </w:rPr>
              <w:t>t</w:t>
            </w:r>
            <w:r>
              <w:t>]</w:t>
            </w:r>
          </w:p>
        </w:tc>
      </w:tr>
      <w:tr w:rsidR="00585E5A" w14:paraId="49C2D893" w14:textId="6012DE6A" w:rsidTr="008C20E4">
        <w:tc>
          <w:tcPr>
            <w:tcW w:w="0" w:type="auto"/>
            <w:shd w:val="clear" w:color="auto" w:fill="auto"/>
          </w:tcPr>
          <w:p w14:paraId="4BDEA4E5" w14:textId="77777777" w:rsidR="00585E5A" w:rsidRDefault="00585E5A" w:rsidP="006A0BC1">
            <w:pPr>
              <w:pStyle w:val="code"/>
            </w:pPr>
            <w:r>
              <w:t>&lt;M0&gt;</w:t>
            </w:r>
          </w:p>
        </w:tc>
        <w:tc>
          <w:tcPr>
            <w:tcW w:w="0" w:type="auto"/>
            <w:shd w:val="clear" w:color="auto" w:fill="auto"/>
          </w:tcPr>
          <w:p w14:paraId="3768C7B9" w14:textId="136C2AB2" w:rsidR="00585E5A" w:rsidRDefault="00585E5A" w:rsidP="006C2049">
            <w:r>
              <w:t xml:space="preserve">isotropic exponential strain-dependence coefficient </w:t>
            </w:r>
            <w:r w:rsidR="006C2049" w:rsidRPr="006C2049">
              <w:rPr>
                <w:position w:val="-12"/>
              </w:rPr>
              <w:object w:dxaOrig="380" w:dyaOrig="360" w14:anchorId="3657AE99">
                <v:shape id="_x0000_i1733" type="#_x0000_t75" style="width:19pt;height:18pt" o:ole="">
                  <v:imagedata r:id="rId1451" o:title=""/>
                </v:shape>
                <o:OLEObject Type="Embed" ProgID="Equation.DSMT4" ShapeID="_x0000_i1733" DrawAspect="Content" ObjectID="_1471104996" r:id="rId1452"/>
              </w:object>
            </w:r>
            <w:r>
              <w:t xml:space="preserve"> (</w:t>
            </w:r>
            <w:r w:rsidR="006C2049" w:rsidRPr="006C2049">
              <w:rPr>
                <w:position w:val="-12"/>
              </w:rPr>
              <w:object w:dxaOrig="760" w:dyaOrig="360" w14:anchorId="715183C1">
                <v:shape id="_x0000_i1734" type="#_x0000_t75" style="width:38pt;height:18pt" o:ole="">
                  <v:imagedata r:id="rId1453" o:title=""/>
                </v:shape>
                <o:OLEObject Type="Embed" ProgID="Equation.DSMT4" ShapeID="_x0000_i1734" DrawAspect="Content" ObjectID="_1471104997" r:id="rId1454"/>
              </w:object>
            </w:r>
            <w:r>
              <w:t>)</w:t>
            </w:r>
          </w:p>
        </w:tc>
        <w:tc>
          <w:tcPr>
            <w:tcW w:w="0" w:type="auto"/>
          </w:tcPr>
          <w:p w14:paraId="4EEB6605" w14:textId="47F1E5C3" w:rsidR="00585E5A" w:rsidRDefault="00585E5A" w:rsidP="00AF2221">
            <w:r>
              <w:t>[ ]</w:t>
            </w:r>
          </w:p>
        </w:tc>
      </w:tr>
      <w:tr w:rsidR="00585E5A" w14:paraId="4365008F" w14:textId="37B59BAB" w:rsidTr="008C20E4">
        <w:tc>
          <w:tcPr>
            <w:tcW w:w="0" w:type="auto"/>
            <w:shd w:val="clear" w:color="auto" w:fill="auto"/>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
          <w:p w14:paraId="27961309" w14:textId="34F7385C" w:rsidR="00585E5A" w:rsidRPr="00C526D6" w:rsidRDefault="00585E5A" w:rsidP="006C2049">
            <w:r>
              <w:t xml:space="preserve">orthotropic exponential strain-dependence coefficient </w:t>
            </w:r>
            <w:r w:rsidR="006C2049" w:rsidRPr="006C2049">
              <w:rPr>
                <w:position w:val="-12"/>
              </w:rPr>
              <w:object w:dxaOrig="380" w:dyaOrig="360" w14:anchorId="44398872">
                <v:shape id="_x0000_i1735" type="#_x0000_t75" style="width:19pt;height:18pt" o:ole="">
                  <v:imagedata r:id="rId1455" o:title=""/>
                </v:shape>
                <o:OLEObject Type="Embed" ProgID="Equation.DSMT4" ShapeID="_x0000_i1735" DrawAspect="Content" ObjectID="_1471104998" r:id="rId1456"/>
              </w:object>
            </w:r>
            <w:r>
              <w:t xml:space="preserve"> (</w:t>
            </w:r>
            <w:r w:rsidR="006C2049" w:rsidRPr="006C2049">
              <w:rPr>
                <w:position w:val="-10"/>
              </w:rPr>
              <w:object w:dxaOrig="920" w:dyaOrig="320" w14:anchorId="45FB35E1">
                <v:shape id="_x0000_i1736" type="#_x0000_t75" style="width:46pt;height:16pt" o:ole="">
                  <v:imagedata r:id="rId1457" o:title=""/>
                </v:shape>
                <o:OLEObject Type="Embed" ProgID="Equation.DSMT4" ShapeID="_x0000_i1736" DrawAspect="Content" ObjectID="_1471104999" r:id="rId1458"/>
              </w:object>
            </w:r>
            <w:r>
              <w:t xml:space="preserve">, </w:t>
            </w:r>
            <w:r w:rsidR="006C2049" w:rsidRPr="006C2049">
              <w:rPr>
                <w:position w:val="-12"/>
              </w:rPr>
              <w:object w:dxaOrig="760" w:dyaOrig="360" w14:anchorId="173C215F">
                <v:shape id="_x0000_i1737" type="#_x0000_t75" style="width:38pt;height:18pt" o:ole="">
                  <v:imagedata r:id="rId1459" o:title=""/>
                </v:shape>
                <o:OLEObject Type="Embed" ProgID="Equation.DSMT4" ShapeID="_x0000_i1737" DrawAspect="Content" ObjectID="_1471105000" r:id="rId1460"/>
              </w:object>
            </w:r>
            <w:r>
              <w:t>)</w:t>
            </w:r>
          </w:p>
        </w:tc>
        <w:tc>
          <w:tcPr>
            <w:tcW w:w="0" w:type="auto"/>
          </w:tcPr>
          <w:p w14:paraId="4D21BE65" w14:textId="260833DF" w:rsidR="00585E5A" w:rsidRDefault="00585E5A" w:rsidP="00AF2221">
            <w:r>
              <w:t>[ ]</w:t>
            </w:r>
          </w:p>
        </w:tc>
      </w:tr>
      <w:tr w:rsidR="00585E5A" w14:paraId="13F9C902" w14:textId="22920947" w:rsidTr="008C20E4">
        <w:tc>
          <w:tcPr>
            <w:tcW w:w="0" w:type="auto"/>
            <w:shd w:val="clear" w:color="auto" w:fill="auto"/>
          </w:tcPr>
          <w:p w14:paraId="14D341F2" w14:textId="77777777" w:rsidR="00585E5A" w:rsidRDefault="00585E5A" w:rsidP="006A0BC1">
            <w:pPr>
              <w:pStyle w:val="code"/>
            </w:pPr>
            <w:r>
              <w:t>&lt;alpha0&gt;</w:t>
            </w:r>
          </w:p>
        </w:tc>
        <w:tc>
          <w:tcPr>
            <w:tcW w:w="0" w:type="auto"/>
            <w:shd w:val="clear" w:color="auto" w:fill="auto"/>
          </w:tcPr>
          <w:p w14:paraId="0795AC25" w14:textId="34946852" w:rsidR="00585E5A" w:rsidRDefault="00585E5A" w:rsidP="006C2049">
            <w:r>
              <w:t xml:space="preserve">isotropic power-law exponent </w:t>
            </w:r>
            <w:r w:rsidR="006C2049" w:rsidRPr="006C2049">
              <w:rPr>
                <w:position w:val="-12"/>
              </w:rPr>
              <w:object w:dxaOrig="300" w:dyaOrig="360" w14:anchorId="1198B1F4">
                <v:shape id="_x0000_i1738" type="#_x0000_t75" style="width:15pt;height:18pt" o:ole="">
                  <v:imagedata r:id="rId1461" o:title=""/>
                </v:shape>
                <o:OLEObject Type="Embed" ProgID="Equation.DSMT4" ShapeID="_x0000_i1738" DrawAspect="Content" ObjectID="_1471105001" r:id="rId1462"/>
              </w:object>
            </w:r>
            <w:r>
              <w:t xml:space="preserve"> (</w:t>
            </w:r>
            <w:r w:rsidR="006C2049" w:rsidRPr="006C2049">
              <w:rPr>
                <w:position w:val="-12"/>
              </w:rPr>
              <w:object w:dxaOrig="660" w:dyaOrig="360" w14:anchorId="6BBB1558">
                <v:shape id="_x0000_i1739" type="#_x0000_t75" style="width:33pt;height:18pt" o:ole="">
                  <v:imagedata r:id="rId1463" o:title=""/>
                </v:shape>
                <o:OLEObject Type="Embed" ProgID="Equation.DSMT4" ShapeID="_x0000_i1739" DrawAspect="Content" ObjectID="_1471105002" r:id="rId1464"/>
              </w:object>
            </w:r>
            <w:r>
              <w:t>)</w:t>
            </w:r>
          </w:p>
        </w:tc>
        <w:tc>
          <w:tcPr>
            <w:tcW w:w="0" w:type="auto"/>
          </w:tcPr>
          <w:p w14:paraId="577AA170" w14:textId="23BAB72C" w:rsidR="00585E5A" w:rsidRDefault="00585E5A" w:rsidP="00AF2221">
            <w:r>
              <w:t>[ ]</w:t>
            </w:r>
          </w:p>
        </w:tc>
      </w:tr>
      <w:tr w:rsidR="00585E5A" w14:paraId="53D16062" w14:textId="16902BD1" w:rsidTr="008C20E4">
        <w:tc>
          <w:tcPr>
            <w:tcW w:w="0" w:type="auto"/>
            <w:shd w:val="clear" w:color="auto" w:fill="auto"/>
          </w:tcPr>
          <w:p w14:paraId="70A102BA" w14:textId="77777777" w:rsidR="00585E5A" w:rsidRDefault="00585E5A" w:rsidP="006A0BC1">
            <w:pPr>
              <w:pStyle w:val="code"/>
            </w:pPr>
            <w:r>
              <w:t>&lt;alpha&gt;</w:t>
            </w:r>
          </w:p>
        </w:tc>
        <w:tc>
          <w:tcPr>
            <w:tcW w:w="0" w:type="auto"/>
            <w:shd w:val="clear" w:color="auto" w:fill="auto"/>
          </w:tcPr>
          <w:p w14:paraId="6BF291D4" w14:textId="03C72584" w:rsidR="00585E5A" w:rsidRDefault="00585E5A" w:rsidP="006C2049">
            <w:r>
              <w:t xml:space="preserve">power-law exponent </w:t>
            </w:r>
            <w:r w:rsidR="006C2049" w:rsidRPr="006C2049">
              <w:rPr>
                <w:position w:val="-12"/>
              </w:rPr>
              <w:object w:dxaOrig="300" w:dyaOrig="360" w14:anchorId="25603268">
                <v:shape id="_x0000_i1740" type="#_x0000_t75" style="width:15pt;height:18pt" o:ole="">
                  <v:imagedata r:id="rId1465" o:title=""/>
                </v:shape>
                <o:OLEObject Type="Embed" ProgID="Equation.DSMT4" ShapeID="_x0000_i1740" DrawAspect="Content" ObjectID="_1471105003" r:id="rId1466"/>
              </w:object>
            </w:r>
            <w:r>
              <w:t xml:space="preserve"> (</w:t>
            </w:r>
            <w:r w:rsidR="006C2049" w:rsidRPr="006C2049">
              <w:rPr>
                <w:position w:val="-10"/>
              </w:rPr>
              <w:object w:dxaOrig="920" w:dyaOrig="320" w14:anchorId="7E48D45C">
                <v:shape id="_x0000_i1741" type="#_x0000_t75" style="width:46pt;height:16pt" o:ole="">
                  <v:imagedata r:id="rId1467" o:title=""/>
                </v:shape>
                <o:OLEObject Type="Embed" ProgID="Equation.DSMT4" ShapeID="_x0000_i1741" DrawAspect="Content" ObjectID="_1471105004" r:id="rId1468"/>
              </w:object>
            </w:r>
            <w:r>
              <w:t xml:space="preserve">, </w:t>
            </w:r>
            <w:r w:rsidR="006C2049" w:rsidRPr="006C2049">
              <w:rPr>
                <w:position w:val="-12"/>
              </w:rPr>
              <w:object w:dxaOrig="680" w:dyaOrig="360" w14:anchorId="51267322">
                <v:shape id="_x0000_i1742" type="#_x0000_t75" style="width:34pt;height:18pt" o:ole="">
                  <v:imagedata r:id="rId1469" o:title=""/>
                </v:shape>
                <o:OLEObject Type="Embed" ProgID="Equation.DSMT4" ShapeID="_x0000_i1742" DrawAspect="Content" ObjectID="_1471105005" r:id="rId1470"/>
              </w:object>
            </w:r>
            <w:r>
              <w:t>)</w:t>
            </w:r>
          </w:p>
        </w:tc>
        <w:tc>
          <w:tcPr>
            <w:tcW w:w="0" w:type="auto"/>
          </w:tcPr>
          <w:p w14:paraId="33EDBA82" w14:textId="4D11DF90" w:rsidR="00585E5A" w:rsidRDefault="00585E5A" w:rsidP="00AF2221">
            <w:r>
              <w:t>[ ]</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16475046" w:rsidR="006A0BC1" w:rsidRDefault="006A0BC1" w:rsidP="006A0BC1">
      <w:pPr>
        <w:pStyle w:val="MTDisplayEquation"/>
      </w:pPr>
      <w:r>
        <w:tab/>
      </w:r>
      <w:r w:rsidR="006C2049" w:rsidRPr="006C2049">
        <w:rPr>
          <w:position w:val="-28"/>
        </w:rPr>
        <w:object w:dxaOrig="3800" w:dyaOrig="680" w14:anchorId="0911CF5C">
          <v:shape id="_x0000_i1743" type="#_x0000_t75" style="width:190pt;height:34pt" o:ole="">
            <v:imagedata r:id="rId1471" o:title=""/>
          </v:shape>
          <o:OLEObject Type="Embed" ProgID="Equation.DSMT4" ShapeID="_x0000_i1743" DrawAspect="Content" ObjectID="_1471105006" r:id="rId1472"/>
        </w:object>
      </w:r>
      <w:r>
        <w:t>,</w:t>
      </w:r>
    </w:p>
    <w:p w14:paraId="500B2CCC" w14:textId="77777777" w:rsidR="006A0BC1" w:rsidRDefault="006A0BC1" w:rsidP="006A0BC1">
      <w:r>
        <w:t>where,</w:t>
      </w:r>
    </w:p>
    <w:p w14:paraId="57C2767C" w14:textId="5693A85F" w:rsidR="006A0BC1" w:rsidRDefault="006A0BC1" w:rsidP="006A0BC1">
      <w:pPr>
        <w:pStyle w:val="MTDisplayEquation"/>
      </w:pPr>
      <w:r>
        <w:tab/>
      </w:r>
      <w:r w:rsidR="006C2049" w:rsidRPr="006C2049">
        <w:rPr>
          <w:position w:val="-114"/>
        </w:rPr>
        <w:object w:dxaOrig="4120" w:dyaOrig="2439" w14:anchorId="333C9527">
          <v:shape id="_x0000_i1744" type="#_x0000_t75" style="width:206pt;height:122pt" o:ole="">
            <v:imagedata r:id="rId1473" o:title=""/>
          </v:shape>
          <o:OLEObject Type="Embed" ProgID="Equation.DSMT4" ShapeID="_x0000_i1744" DrawAspect="Content" ObjectID="_1471105007" r:id="rId1474"/>
        </w:object>
      </w:r>
      <w:r>
        <w:t>,</w:t>
      </w:r>
    </w:p>
    <w:p w14:paraId="5A484DDC" w14:textId="6F9D0744" w:rsidR="006A0BC1" w:rsidRDefault="006C2049" w:rsidP="006A0BC1">
      <w:r w:rsidRPr="006C2049">
        <w:rPr>
          <w:position w:val="-6"/>
        </w:rPr>
        <w:object w:dxaOrig="220" w:dyaOrig="279" w14:anchorId="17280668">
          <v:shape id="_x0000_i1745" type="#_x0000_t75" style="width:11pt;height:14pt" o:ole="">
            <v:imagedata r:id="rId1475" o:title=""/>
          </v:shape>
          <o:OLEObject Type="Embed" ProgID="Equation.DSMT4" ShapeID="_x0000_i1745" DrawAspect="Content" ObjectID="_1471105008" r:id="rId1476"/>
        </w:object>
      </w:r>
      <w:r w:rsidR="006A0BC1" w:rsidRPr="00A16AEB">
        <w:t xml:space="preserve"> </w:t>
      </w:r>
      <w:r w:rsidR="006A0BC1">
        <w:t xml:space="preserve">is the </w:t>
      </w:r>
      <w:r w:rsidR="004A1056">
        <w:t xml:space="preserve">Jacobian </w:t>
      </w:r>
      <w:r w:rsidR="006A0BC1">
        <w:t xml:space="preserve">of the deformation, i.e. </w:t>
      </w:r>
      <w:r w:rsidRPr="006C2049">
        <w:rPr>
          <w:position w:val="-6"/>
        </w:rPr>
        <w:object w:dxaOrig="940" w:dyaOrig="279" w14:anchorId="533BF9FC">
          <v:shape id="_x0000_i1746" type="#_x0000_t75" style="width:47pt;height:14pt" o:ole="">
            <v:imagedata r:id="rId1477" o:title=""/>
          </v:shape>
          <o:OLEObject Type="Embed" ProgID="Equation.DSMT4" ShapeID="_x0000_i1746" DrawAspect="Content" ObjectID="_1471105009" r:id="rId1478"/>
        </w:object>
      </w:r>
      <w:r w:rsidR="006A0BC1">
        <w:t xml:space="preserve"> where</w:t>
      </w:r>
      <w:r w:rsidR="006A0BC1">
        <w:rPr>
          <w:b/>
        </w:rPr>
        <w:t xml:space="preserve"> </w:t>
      </w:r>
      <w:r w:rsidRPr="006C2049">
        <w:rPr>
          <w:b/>
          <w:position w:val="-4"/>
        </w:rPr>
        <w:object w:dxaOrig="220" w:dyaOrig="260" w14:anchorId="2014D149">
          <v:shape id="_x0000_i1747" type="#_x0000_t75" style="width:11pt;height:13pt" o:ole="">
            <v:imagedata r:id="rId1479" o:title=""/>
          </v:shape>
          <o:OLEObject Type="Embed" ProgID="Equation.DSMT4" ShapeID="_x0000_i1747" DrawAspect="Content" ObjectID="_1471105010" r:id="rId1480"/>
        </w:object>
      </w:r>
      <w:r w:rsidR="006A0BC1" w:rsidRPr="00A16AEB">
        <w:t xml:space="preserve"> </w:t>
      </w:r>
      <w:r w:rsidR="006A0BC1">
        <w:t xml:space="preserve">is the deformation gradient.  </w:t>
      </w:r>
      <w:r w:rsidRPr="006C2049">
        <w:rPr>
          <w:position w:val="-12"/>
        </w:rPr>
        <w:object w:dxaOrig="360" w:dyaOrig="360" w14:anchorId="60D87A8F">
          <v:shape id="_x0000_i1748" type="#_x0000_t75" style="width:18pt;height:18pt" o:ole="">
            <v:imagedata r:id="rId1481" o:title=""/>
          </v:shape>
          <o:OLEObject Type="Embed" ProgID="Equation.DSMT4" ShapeID="_x0000_i1748" DrawAspect="Content" ObjectID="_1471105011" r:id="rId1482"/>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421B466" w:rsidR="006A0BC1" w:rsidRDefault="006A0BC1" w:rsidP="006A0BC1">
      <w:pPr>
        <w:pStyle w:val="MTDisplayEquation"/>
      </w:pPr>
      <w:r>
        <w:tab/>
      </w:r>
      <w:r w:rsidR="006C2049" w:rsidRPr="006C2049">
        <w:rPr>
          <w:position w:val="-14"/>
        </w:rPr>
        <w:object w:dxaOrig="3260" w:dyaOrig="400" w14:anchorId="7EF5DB78">
          <v:shape id="_x0000_i1749" type="#_x0000_t75" style="width:163pt;height:20pt" o:ole="">
            <v:imagedata r:id="rId1483" o:title=""/>
          </v:shape>
          <o:OLEObject Type="Embed" ProgID="Equation.DSMT4" ShapeID="_x0000_i1749" DrawAspect="Content" ObjectID="_1471105012" r:id="rId1484"/>
        </w:object>
      </w:r>
      <w:r>
        <w:t>,</w:t>
      </w:r>
    </w:p>
    <w:p w14:paraId="7F4CE2AE" w14:textId="2B2B6B06" w:rsidR="006A0BC1" w:rsidRDefault="006A0BC1" w:rsidP="006A0BC1">
      <w:r>
        <w:t xml:space="preserve">where </w:t>
      </w:r>
      <w:r w:rsidR="006C2049" w:rsidRPr="006C2049">
        <w:rPr>
          <w:position w:val="-12"/>
        </w:rPr>
        <w:object w:dxaOrig="320" w:dyaOrig="360" w14:anchorId="02508388">
          <v:shape id="_x0000_i1750" type="#_x0000_t75" style="width:16pt;height:18pt" o:ole="">
            <v:imagedata r:id="rId1485" o:title=""/>
          </v:shape>
          <o:OLEObject Type="Embed" ProgID="Equation.DSMT4" ShapeID="_x0000_i1750" DrawAspect="Content" ObjectID="_1471105013" r:id="rId1486"/>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xml:space="preserve">).  Note that the </w:t>
      </w:r>
      <w:r w:rsidR="005467AD">
        <w:t xml:space="preserve">diffusivity </w:t>
      </w:r>
      <w:r>
        <w:t>in the reference state (</w:t>
      </w:r>
      <w:r w:rsidR="006C2049" w:rsidRPr="006C2049">
        <w:rPr>
          <w:position w:val="-4"/>
        </w:rPr>
        <w:object w:dxaOrig="560" w:dyaOrig="260" w14:anchorId="1A090235">
          <v:shape id="_x0000_i1751" type="#_x0000_t75" style="width:28pt;height:13pt" o:ole="">
            <v:imagedata r:id="rId1487" o:title=""/>
          </v:shape>
          <o:OLEObject Type="Embed" ProgID="Equation.DSMT4" ShapeID="_x0000_i1751" DrawAspect="Content" ObjectID="_1471105014" r:id="rId1488"/>
        </w:object>
      </w:r>
      <w:r>
        <w:t xml:space="preserve">) is given by </w:t>
      </w:r>
      <w:r w:rsidR="006C2049" w:rsidRPr="006C2049">
        <w:rPr>
          <w:position w:val="-28"/>
        </w:rPr>
        <w:object w:dxaOrig="3100" w:dyaOrig="680" w14:anchorId="4C8BDAC1">
          <v:shape id="_x0000_i1752" type="#_x0000_t75" style="width:155pt;height:34pt" o:ole="">
            <v:imagedata r:id="rId1489" o:title=""/>
          </v:shape>
          <o:OLEObject Type="Embed" ProgID="Equation.DSMT4" ShapeID="_x0000_i1752" DrawAspect="Content" ObjectID="_1471105015" r:id="rId1490"/>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r>
        <w:br w:type="page"/>
      </w:r>
    </w:p>
    <w:p w14:paraId="16F83162" w14:textId="6B9ED65E" w:rsidR="00C14B72" w:rsidRDefault="00C14B72" w:rsidP="00C14B72">
      <w:pPr>
        <w:pStyle w:val="Heading4"/>
      </w:pPr>
      <w:bookmarkStart w:id="1642" w:name="_Toc397358456"/>
      <w:r>
        <w:lastRenderedPageBreak/>
        <w:t>Albro Isotropic Diffusivity</w:t>
      </w:r>
      <w:bookmarkEnd w:id="1642"/>
    </w:p>
    <w:p w14:paraId="4A8B3CD1" w14:textId="19D3EA6F" w:rsidR="00C14B72" w:rsidRDefault="00C14B72" w:rsidP="00C14B72">
      <w:r>
        <w:t xml:space="preserve">The material type for a porosity and concentration-dependent diffusivity which is isotropic is </w:t>
      </w:r>
      <w:r>
        <w:rPr>
          <w:i/>
        </w:rPr>
        <w:t>“diff-Albro-iso”</w:t>
      </w:r>
      <w:r>
        <w:t>. The following material parameters need to be defined:</w:t>
      </w:r>
    </w:p>
    <w:p w14:paraId="5AA8EAF3" w14:textId="77777777" w:rsidR="00C14B72" w:rsidRDefault="00C14B72" w:rsidP="00C14B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090"/>
        <w:gridCol w:w="817"/>
      </w:tblGrid>
      <w:tr w:rsidR="00585E5A" w14:paraId="4F9D9FC1" w14:textId="5C94E5E7" w:rsidTr="008C20E4">
        <w:tc>
          <w:tcPr>
            <w:tcW w:w="0" w:type="auto"/>
            <w:shd w:val="clear" w:color="auto" w:fill="auto"/>
          </w:tcPr>
          <w:p w14:paraId="1D4A61FE" w14:textId="77777777" w:rsidR="00585E5A" w:rsidRDefault="00585E5A" w:rsidP="00C14B72">
            <w:pPr>
              <w:pStyle w:val="code"/>
            </w:pPr>
            <w:r>
              <w:t>&lt;free_diff&gt;</w:t>
            </w:r>
          </w:p>
        </w:tc>
        <w:tc>
          <w:tcPr>
            <w:tcW w:w="0" w:type="auto"/>
            <w:shd w:val="clear" w:color="auto" w:fill="auto"/>
          </w:tcPr>
          <w:p w14:paraId="499E0E76" w14:textId="0266C1E2" w:rsidR="00585E5A" w:rsidRDefault="00585E5A" w:rsidP="006C2049">
            <w:r>
              <w:t xml:space="preserve">free diffusivity </w:t>
            </w:r>
            <w:r w:rsidR="006C2049" w:rsidRPr="006C2049">
              <w:rPr>
                <w:position w:val="-12"/>
              </w:rPr>
              <w:object w:dxaOrig="279" w:dyaOrig="360" w14:anchorId="6B2E3C1B">
                <v:shape id="_x0000_i1753" type="#_x0000_t75" style="width:14pt;height:18pt" o:ole="">
                  <v:imagedata r:id="rId1491" o:title=""/>
                </v:shape>
                <o:OLEObject Type="Embed" ProgID="Equation.DSMT4" ShapeID="_x0000_i1753" DrawAspect="Content" ObjectID="_1471105016" r:id="rId1492"/>
              </w:object>
            </w:r>
          </w:p>
        </w:tc>
        <w:tc>
          <w:tcPr>
            <w:tcW w:w="0" w:type="auto"/>
          </w:tcPr>
          <w:p w14:paraId="5744BD96" w14:textId="2C38A8D7" w:rsidR="00585E5A" w:rsidRDefault="00585E5A" w:rsidP="00C14B72">
            <w:r>
              <w:t>[</w:t>
            </w:r>
            <w:r w:rsidRPr="002A36CF">
              <w:rPr>
                <w:b/>
              </w:rPr>
              <w:t>L</w:t>
            </w:r>
            <w:r w:rsidRPr="002A36CF">
              <w:rPr>
                <w:vertAlign w:val="superscript"/>
              </w:rPr>
              <w:t>2</w:t>
            </w:r>
            <w:r>
              <w:t>/</w:t>
            </w:r>
            <w:r w:rsidRPr="002A36CF">
              <w:rPr>
                <w:b/>
              </w:rPr>
              <w:t>t</w:t>
            </w:r>
            <w:r>
              <w:t>]</w:t>
            </w:r>
          </w:p>
        </w:tc>
      </w:tr>
      <w:tr w:rsidR="00585E5A" w14:paraId="019A200E" w14:textId="032A0833" w:rsidTr="008C20E4">
        <w:tc>
          <w:tcPr>
            <w:tcW w:w="0" w:type="auto"/>
            <w:shd w:val="clear" w:color="auto" w:fill="auto"/>
          </w:tcPr>
          <w:p w14:paraId="6D06959D" w14:textId="20F22102" w:rsidR="00585E5A" w:rsidRDefault="00585E5A" w:rsidP="00C14B72">
            <w:pPr>
              <w:pStyle w:val="code"/>
            </w:pPr>
            <w:r>
              <w:t>&lt;cdinv&gt;</w:t>
            </w:r>
          </w:p>
        </w:tc>
        <w:tc>
          <w:tcPr>
            <w:tcW w:w="0" w:type="auto"/>
            <w:shd w:val="clear" w:color="auto" w:fill="auto"/>
          </w:tcPr>
          <w:p w14:paraId="30A69475" w14:textId="773D2FE9" w:rsidR="00585E5A" w:rsidRPr="00006A43" w:rsidRDefault="00585E5A" w:rsidP="006C2049">
            <w:r>
              <w:t xml:space="preserve">inverse of characteristic concentration for concentration-dependence </w:t>
            </w:r>
            <w:r w:rsidR="006C2049" w:rsidRPr="006C2049">
              <w:rPr>
                <w:position w:val="-12"/>
              </w:rPr>
              <w:object w:dxaOrig="320" w:dyaOrig="380" w14:anchorId="4DF70B63">
                <v:shape id="_x0000_i1754" type="#_x0000_t75" style="width:16pt;height:19pt" o:ole="">
                  <v:imagedata r:id="rId1493" o:title=""/>
                </v:shape>
                <o:OLEObject Type="Embed" ProgID="Equation.DSMT4" ShapeID="_x0000_i1754" DrawAspect="Content" ObjectID="_1471105017" r:id="rId1494"/>
              </w:object>
            </w:r>
          </w:p>
        </w:tc>
        <w:tc>
          <w:tcPr>
            <w:tcW w:w="0" w:type="auto"/>
          </w:tcPr>
          <w:p w14:paraId="7E8944CC" w14:textId="0EC2944A" w:rsidR="00585E5A" w:rsidRDefault="00585E5A" w:rsidP="00C14B72">
            <w:r>
              <w:t>[</w:t>
            </w:r>
            <w:r w:rsidRPr="008C20E4">
              <w:rPr>
                <w:b/>
              </w:rPr>
              <w:t>L</w:t>
            </w:r>
            <w:r w:rsidRPr="008C20E4">
              <w:rPr>
                <w:vertAlign w:val="superscript"/>
              </w:rPr>
              <w:t>3</w:t>
            </w:r>
            <w:r>
              <w:t>/</w:t>
            </w:r>
            <w:r w:rsidRPr="008C20E4">
              <w:rPr>
                <w:b/>
              </w:rPr>
              <w:t>n</w:t>
            </w:r>
            <w:r>
              <w:t>]</w:t>
            </w:r>
          </w:p>
        </w:tc>
      </w:tr>
      <w:tr w:rsidR="00585E5A" w14:paraId="008D95B3" w14:textId="73212FC2" w:rsidTr="008C20E4">
        <w:tc>
          <w:tcPr>
            <w:tcW w:w="0" w:type="auto"/>
            <w:shd w:val="clear" w:color="auto" w:fill="auto"/>
          </w:tcPr>
          <w:p w14:paraId="10CC5A82" w14:textId="1F76E0D6" w:rsidR="00585E5A" w:rsidRDefault="00585E5A" w:rsidP="00C14B72">
            <w:pPr>
              <w:pStyle w:val="code"/>
            </w:pPr>
            <w:r>
              <w:t>&lt;alphad&gt;</w:t>
            </w:r>
          </w:p>
          <w:p w14:paraId="0AB8E128" w14:textId="77777777" w:rsidR="00585E5A" w:rsidRDefault="00585E5A" w:rsidP="00C14B72">
            <w:pPr>
              <w:pStyle w:val="code"/>
            </w:pPr>
          </w:p>
        </w:tc>
        <w:tc>
          <w:tcPr>
            <w:tcW w:w="0" w:type="auto"/>
            <w:shd w:val="clear" w:color="auto" w:fill="auto"/>
          </w:tcPr>
          <w:p w14:paraId="71A275C9" w14:textId="0826C8F3" w:rsidR="00585E5A" w:rsidRDefault="00585E5A" w:rsidP="006C2049">
            <w:r>
              <w:t xml:space="preserve">coefficient of porosity-dependence </w:t>
            </w:r>
            <w:r w:rsidR="006C2049" w:rsidRPr="006C2049">
              <w:rPr>
                <w:position w:val="-12"/>
              </w:rPr>
              <w:object w:dxaOrig="340" w:dyaOrig="360" w14:anchorId="6284226B">
                <v:shape id="_x0000_i1755" type="#_x0000_t75" style="width:17pt;height:18pt" o:ole="">
                  <v:imagedata r:id="rId1495" o:title=""/>
                </v:shape>
                <o:OLEObject Type="Embed" ProgID="Equation.DSMT4" ShapeID="_x0000_i1755" DrawAspect="Content" ObjectID="_1471105018" r:id="rId1496"/>
              </w:object>
            </w:r>
          </w:p>
        </w:tc>
        <w:tc>
          <w:tcPr>
            <w:tcW w:w="0" w:type="auto"/>
          </w:tcPr>
          <w:p w14:paraId="5B321ABD" w14:textId="59BF9015" w:rsidR="00585E5A" w:rsidRDefault="00585E5A" w:rsidP="00C14B72">
            <w:r>
              <w:t>[ ]</w:t>
            </w:r>
          </w:p>
        </w:tc>
      </w:tr>
    </w:tbl>
    <w:p w14:paraId="1C09AB21" w14:textId="77777777" w:rsidR="00C14B72" w:rsidRDefault="00C14B72" w:rsidP="00C14B72"/>
    <w:p w14:paraId="39F6CDE8" w14:textId="701C4893" w:rsidR="00C14B72" w:rsidRDefault="00C14B72" w:rsidP="00C14B72">
      <w:r>
        <w:t>This material uses a porosity and concentration-dependent diffusivity tensor that remains isotropic with deformation:</w:t>
      </w:r>
    </w:p>
    <w:p w14:paraId="4C460A9B" w14:textId="503EC420" w:rsidR="00C14B72" w:rsidRDefault="00C14B72" w:rsidP="00C14B72">
      <w:pPr>
        <w:pStyle w:val="MTDisplayEquation"/>
      </w:pPr>
      <w:r>
        <w:tab/>
      </w:r>
      <w:r w:rsidR="006C2049" w:rsidRPr="006C2049">
        <w:rPr>
          <w:position w:val="-32"/>
        </w:rPr>
        <w:object w:dxaOrig="2960" w:dyaOrig="760" w14:anchorId="67E9C3D6">
          <v:shape id="_x0000_i1756" type="#_x0000_t75" style="width:148pt;height:38pt" o:ole="">
            <v:imagedata r:id="rId1497" o:title=""/>
          </v:shape>
          <o:OLEObject Type="Embed" ProgID="Equation.DSMT4" ShapeID="_x0000_i1756" DrawAspect="Content" ObjectID="_1471105019" r:id="rId1498"/>
        </w:object>
      </w:r>
      <w:r>
        <w:t>,</w:t>
      </w:r>
    </w:p>
    <w:p w14:paraId="3611C788" w14:textId="6CF69A0A" w:rsidR="00C14B72" w:rsidRDefault="00BC495E" w:rsidP="00C14B72">
      <w:r>
        <w:t xml:space="preserve">where </w:t>
      </w:r>
      <w:r w:rsidR="006C2049" w:rsidRPr="006C2049">
        <w:rPr>
          <w:position w:val="-12"/>
        </w:rPr>
        <w:object w:dxaOrig="1040" w:dyaOrig="380" w14:anchorId="0C1F0F53">
          <v:shape id="_x0000_i1757" type="#_x0000_t75" style="width:52pt;height:19pt" o:ole="">
            <v:imagedata r:id="rId1499" o:title=""/>
          </v:shape>
          <o:OLEObject Type="Embed" ProgID="Equation.DSMT4" ShapeID="_x0000_i1757" DrawAspect="Content" ObjectID="_1471105020" r:id="rId1500"/>
        </w:object>
      </w:r>
      <w:r w:rsidR="005467AD">
        <w:t xml:space="preserve"> and </w:t>
      </w:r>
      <w:r>
        <w:t xml:space="preserve">the porosity </w:t>
      </w:r>
      <w:r w:rsidR="006C2049" w:rsidRPr="006C2049">
        <w:rPr>
          <w:position w:val="-10"/>
        </w:rPr>
        <w:object w:dxaOrig="320" w:dyaOrig="360" w14:anchorId="4D19FF8A">
          <v:shape id="_x0000_i1758" type="#_x0000_t75" style="width:16pt;height:18pt" o:ole="">
            <v:imagedata r:id="rId1501" o:title=""/>
          </v:shape>
          <o:OLEObject Type="Embed" ProgID="Equation.DSMT4" ShapeID="_x0000_i1758" DrawAspect="Content" ObjectID="_1471105021" r:id="rId1502"/>
        </w:object>
      </w:r>
      <w:r>
        <w:t xml:space="preserve"> varies with deformation according to the kinematic constraint</w:t>
      </w:r>
    </w:p>
    <w:p w14:paraId="63208379" w14:textId="3EDB1A2B" w:rsidR="00C14B72" w:rsidRDefault="00C14B72" w:rsidP="00C14B72">
      <w:pPr>
        <w:pStyle w:val="MTDisplayEquation"/>
      </w:pPr>
      <w:r>
        <w:tab/>
      </w:r>
      <w:r w:rsidR="006C2049" w:rsidRPr="006C2049">
        <w:rPr>
          <w:position w:val="-24"/>
        </w:rPr>
        <w:object w:dxaOrig="1140" w:dyaOrig="660" w14:anchorId="0C4D142A">
          <v:shape id="_x0000_i1759" type="#_x0000_t75" style="width:57pt;height:33pt" o:ole="">
            <v:imagedata r:id="rId1503" o:title=""/>
          </v:shape>
          <o:OLEObject Type="Embed" ProgID="Equation.DSMT4" ShapeID="_x0000_i1759" DrawAspect="Content" ObjectID="_1471105022" r:id="rId1504"/>
        </w:object>
      </w:r>
      <w:r w:rsidR="00BC495E">
        <w:t>.</w:t>
      </w:r>
    </w:p>
    <w:p w14:paraId="4E967B54" w14:textId="521B9803" w:rsidR="00C14B72" w:rsidRDefault="006C2049" w:rsidP="00BC495E">
      <w:r w:rsidRPr="006C2049">
        <w:rPr>
          <w:position w:val="-6"/>
        </w:rPr>
        <w:object w:dxaOrig="220" w:dyaOrig="279" w14:anchorId="7AC5AAB9">
          <v:shape id="_x0000_i1760" type="#_x0000_t75" style="width:11pt;height:14pt" o:ole="">
            <v:imagedata r:id="rId1505" o:title=""/>
          </v:shape>
          <o:OLEObject Type="Embed" ProgID="Equation.DSMT4" ShapeID="_x0000_i1760" DrawAspect="Content" ObjectID="_1471105023" r:id="rId1506"/>
        </w:object>
      </w:r>
      <w:r w:rsidR="00C14B72" w:rsidRPr="00A16AEB">
        <w:t xml:space="preserve"> </w:t>
      </w:r>
      <w:r w:rsidR="00C14B72">
        <w:t xml:space="preserve">is the Jacobian of the deformation, i.e. </w:t>
      </w:r>
      <w:r w:rsidRPr="006C2049">
        <w:rPr>
          <w:position w:val="-6"/>
        </w:rPr>
        <w:object w:dxaOrig="940" w:dyaOrig="279" w14:anchorId="53183500">
          <v:shape id="_x0000_i1761" type="#_x0000_t75" style="width:47pt;height:14pt" o:ole="">
            <v:imagedata r:id="rId1507" o:title=""/>
          </v:shape>
          <o:OLEObject Type="Embed" ProgID="Equation.DSMT4" ShapeID="_x0000_i1761" DrawAspect="Content" ObjectID="_1471105024" r:id="rId1508"/>
        </w:object>
      </w:r>
      <w:r w:rsidR="00C14B72">
        <w:t xml:space="preserve"> where</w:t>
      </w:r>
      <w:r w:rsidR="00C14B72">
        <w:rPr>
          <w:b/>
        </w:rPr>
        <w:t xml:space="preserve"> </w:t>
      </w:r>
      <w:r w:rsidRPr="006C2049">
        <w:rPr>
          <w:b/>
          <w:position w:val="-4"/>
        </w:rPr>
        <w:object w:dxaOrig="220" w:dyaOrig="260" w14:anchorId="27F23029">
          <v:shape id="_x0000_i1762" type="#_x0000_t75" style="width:11pt;height:13pt" o:ole="">
            <v:imagedata r:id="rId1509" o:title=""/>
          </v:shape>
          <o:OLEObject Type="Embed" ProgID="Equation.DSMT4" ShapeID="_x0000_i1762" DrawAspect="Content" ObjectID="_1471105025" r:id="rId1510"/>
        </w:object>
      </w:r>
      <w:r w:rsidR="00C14B72" w:rsidRPr="00A16AEB">
        <w:t xml:space="preserve"> </w:t>
      </w:r>
      <w:r w:rsidR="00C14B72">
        <w:t>is the deformation gradient</w:t>
      </w:r>
      <w:r w:rsidR="00BC495E">
        <w:t xml:space="preserve"> and </w:t>
      </w:r>
      <w:r w:rsidRPr="006C2049">
        <w:rPr>
          <w:position w:val="-12"/>
        </w:rPr>
        <w:object w:dxaOrig="300" w:dyaOrig="380" w14:anchorId="18286D13">
          <v:shape id="_x0000_i1763" type="#_x0000_t75" style="width:15pt;height:19pt" o:ole="">
            <v:imagedata r:id="rId1511" o:title=""/>
          </v:shape>
          <o:OLEObject Type="Embed" ProgID="Equation.DSMT4" ShapeID="_x0000_i1763" DrawAspect="Content" ObjectID="_1471105026" r:id="rId1512"/>
        </w:object>
      </w:r>
      <w:r w:rsidR="00BC495E">
        <w:t xml:space="preserve"> is the referential solid volume fraction</w:t>
      </w:r>
      <w:r w:rsidR="00C14B72">
        <w:t>.</w:t>
      </w:r>
      <w:r w:rsidR="005467AD">
        <w:t xml:space="preserve"> Here, </w:t>
      </w:r>
      <w:r w:rsidRPr="006C2049">
        <w:rPr>
          <w:position w:val="-6"/>
        </w:rPr>
        <w:object w:dxaOrig="180" w:dyaOrig="220" w14:anchorId="68C6E7FC">
          <v:shape id="_x0000_i1764" type="#_x0000_t75" style="width:9pt;height:11pt" o:ole="">
            <v:imagedata r:id="rId1513" o:title=""/>
          </v:shape>
          <o:OLEObject Type="Embed" ProgID="Equation.DSMT4" ShapeID="_x0000_i1764" DrawAspect="Content" ObjectID="_1471105027" r:id="rId1514"/>
        </w:object>
      </w:r>
      <w:r w:rsidR="005467AD">
        <w:t xml:space="preserve"> represents the actual concentration of the solute whose diffusivity is given by </w:t>
      </w:r>
      <w:r w:rsidRPr="006C2049">
        <w:rPr>
          <w:position w:val="-6"/>
        </w:rPr>
        <w:object w:dxaOrig="200" w:dyaOrig="279" w14:anchorId="1C734503">
          <v:shape id="_x0000_i1765" type="#_x0000_t75" style="width:10pt;height:14pt" o:ole="">
            <v:imagedata r:id="rId1515" o:title=""/>
          </v:shape>
          <o:OLEObject Type="Embed" ProgID="Equation.DSMT4" ShapeID="_x0000_i1765" DrawAspect="Content" ObjectID="_1471105028" r:id="rId1516"/>
        </w:object>
      </w:r>
      <w:r w:rsidR="005467AD">
        <w:t>.  This constitutive relation is based on the experimental findings reported by Albro et al.</w:t>
      </w:r>
      <w:r w:rsidR="00AA6727">
        <w:t xml:space="preserve"> </w:t>
      </w:r>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r w:rsidR="00AA6727">
        <w:t>.</w:t>
      </w:r>
    </w:p>
    <w:p w14:paraId="7E06207A" w14:textId="77777777" w:rsidR="00C14B72" w:rsidRDefault="00C14B72" w:rsidP="00C14B72"/>
    <w:p w14:paraId="4C18D5CA" w14:textId="77777777" w:rsidR="00C14B72" w:rsidRPr="00B27FE9" w:rsidRDefault="00C14B72" w:rsidP="00C14B72">
      <w:pPr>
        <w:pStyle w:val="Example"/>
      </w:pPr>
      <w:r w:rsidRPr="00B27FE9">
        <w:t>Example:</w:t>
      </w:r>
    </w:p>
    <w:p w14:paraId="4AF145CE" w14:textId="607EE5C6" w:rsidR="00214C54" w:rsidRPr="00214C54" w:rsidRDefault="00214C54" w:rsidP="00214C54">
      <w:pPr>
        <w:rPr>
          <w:rFonts w:ascii="Courier New" w:hAnsi="Courier New"/>
          <w:sz w:val="22"/>
        </w:rPr>
      </w:pPr>
      <w:r w:rsidRPr="00214C54">
        <w:rPr>
          <w:rFonts w:ascii="Courier New" w:hAnsi="Courier New"/>
          <w:sz w:val="22"/>
        </w:rPr>
        <w:t>&lt;solute sol="1"&gt;</w:t>
      </w:r>
    </w:p>
    <w:p w14:paraId="250FD78A" w14:textId="7F41CFA4" w:rsidR="00214C54" w:rsidRPr="00214C54" w:rsidRDefault="00214C54" w:rsidP="00214C54">
      <w:pPr>
        <w:rPr>
          <w:rFonts w:ascii="Courier New" w:hAnsi="Courier New"/>
          <w:sz w:val="22"/>
        </w:rPr>
      </w:pPr>
      <w:r w:rsidRPr="00214C54">
        <w:rPr>
          <w:rFonts w:ascii="Courier New" w:hAnsi="Courier New"/>
          <w:sz w:val="22"/>
        </w:rPr>
        <w:tab/>
        <w:t>&lt;diffusivity type="diff-Albro-iso"&gt;</w:t>
      </w:r>
    </w:p>
    <w:p w14:paraId="6BCC8B98" w14:textId="1AC7CA4E"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&lt;free_diff&gt;123e-6&lt;/free_diff&gt;</w:t>
      </w:r>
    </w:p>
    <w:p w14:paraId="2114247B" w14:textId="7DA8D265"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&lt;alphad&gt;18&lt;/alphad&gt;</w:t>
      </w:r>
    </w:p>
    <w:p w14:paraId="4ABDF2F1" w14:textId="1DC7EAF8"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&lt;cdinv&gt;0.0625&lt;/cdinv&gt;</w:t>
      </w:r>
    </w:p>
    <w:p w14:paraId="741DE3A3" w14:textId="2BD961F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&lt;/diffusivity&gt;</w:t>
      </w:r>
    </w:p>
    <w:p w14:paraId="39B2C71F" w14:textId="418B308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 type="solub-const"&gt;</w:t>
      </w:r>
    </w:p>
    <w:p w14:paraId="1A8DC11D" w14:textId="7FE54F45"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&lt;solub&gt;1&lt;/solub&gt;</w:t>
      </w:r>
    </w:p>
    <w:p w14:paraId="4B3628A3" w14:textId="12B1359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&lt;/solubility&gt;</w:t>
      </w:r>
    </w:p>
    <w:p w14:paraId="77C1CA68" w14:textId="336243FD" w:rsidR="00214C54" w:rsidRPr="00214C54" w:rsidRDefault="00214C54" w:rsidP="00214C54">
      <w:pPr>
        <w:rPr>
          <w:rFonts w:ascii="Courier New" w:hAnsi="Courier New"/>
          <w:sz w:val="22"/>
        </w:rPr>
      </w:pPr>
      <w:r w:rsidRPr="00214C54">
        <w:rPr>
          <w:rFonts w:ascii="Courier New" w:hAnsi="Courier New"/>
          <w:sz w:val="22"/>
        </w:rPr>
        <w:t>&lt;/solute&gt;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1643" w:name="_Ref162420103"/>
      <w:bookmarkStart w:id="1644" w:name="_Toc397358457"/>
      <w:r w:rsidRPr="00B27FE9">
        <w:lastRenderedPageBreak/>
        <w:t>Solubility Materials</w:t>
      </w:r>
      <w:bookmarkEnd w:id="1643"/>
      <w:bookmarkEnd w:id="1644"/>
    </w:p>
    <w:p w14:paraId="0B0BD944" w14:textId="77777777" w:rsidR="006A0BC1" w:rsidRPr="00B27FE9" w:rsidRDefault="006A0BC1" w:rsidP="006A0BC1">
      <w:pPr>
        <w:pStyle w:val="Heading4"/>
      </w:pPr>
      <w:bookmarkStart w:id="1645" w:name="_Toc397358458"/>
      <w:r w:rsidRPr="00B27FE9">
        <w:t>Constant Solubility</w:t>
      </w:r>
      <w:bookmarkEnd w:id="1645"/>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4491"/>
        <w:gridCol w:w="1406"/>
      </w:tblGrid>
      <w:tr w:rsidR="00585E5A" w14:paraId="1D105058" w14:textId="3FF65306" w:rsidTr="008C20E4">
        <w:tc>
          <w:tcPr>
            <w:tcW w:w="1921" w:type="pct"/>
            <w:shd w:val="clear" w:color="auto" w:fill="auto"/>
          </w:tcPr>
          <w:p w14:paraId="79780518" w14:textId="77777777" w:rsidR="00585E5A" w:rsidRDefault="00585E5A" w:rsidP="006A0BC1">
            <w:pPr>
              <w:pStyle w:val="code"/>
            </w:pPr>
            <w:r>
              <w:t>&lt;solub&gt;</w:t>
            </w:r>
          </w:p>
        </w:tc>
        <w:tc>
          <w:tcPr>
            <w:tcW w:w="2345" w:type="pct"/>
            <w:shd w:val="clear" w:color="auto" w:fill="auto"/>
          </w:tcPr>
          <w:p w14:paraId="0C686C52" w14:textId="7054C59C" w:rsidR="00585E5A" w:rsidRPr="000B272C" w:rsidRDefault="00585E5A" w:rsidP="006C2049">
            <w:pPr>
              <w:rPr>
                <w:i/>
              </w:rPr>
            </w:pPr>
            <w:r w:rsidRPr="000B272C">
              <w:t xml:space="preserve">solubility </w:t>
            </w:r>
            <w:r w:rsidR="006C2049" w:rsidRPr="006C2049">
              <w:rPr>
                <w:position w:val="-4"/>
              </w:rPr>
              <w:object w:dxaOrig="220" w:dyaOrig="260" w14:anchorId="060D6732">
                <v:shape id="_x0000_i1766" type="#_x0000_t75" style="width:11pt;height:13pt" o:ole="">
                  <v:imagedata r:id="rId1517" o:title=""/>
                </v:shape>
                <o:OLEObject Type="Embed" ProgID="Equation.DSMT4" ShapeID="_x0000_i1766" DrawAspect="Content" ObjectID="_1471105029" r:id="rId1518"/>
              </w:object>
            </w:r>
          </w:p>
        </w:tc>
        <w:tc>
          <w:tcPr>
            <w:tcW w:w="734" w:type="pct"/>
          </w:tcPr>
          <w:p w14:paraId="67DBF2C8" w14:textId="7BFDC82E" w:rsidR="00585E5A" w:rsidRPr="000B272C" w:rsidRDefault="00585E5A" w:rsidP="00AF2221">
            <w:r>
              <w:t>[ ]</w:t>
            </w:r>
          </w:p>
        </w:tc>
      </w:tr>
    </w:tbl>
    <w:p w14:paraId="15E70F8C" w14:textId="77777777" w:rsidR="006A0BC1" w:rsidRPr="00B27FE9" w:rsidRDefault="006A0BC1" w:rsidP="006A0BC1"/>
    <w:p w14:paraId="5C4C1D96" w14:textId="74C8359C" w:rsidR="006A0BC1" w:rsidRDefault="006A0BC1" w:rsidP="006F720E">
      <w:r>
        <w:t xml:space="preserve">For this material model, </w:t>
      </w:r>
      <w:r w:rsidR="006C2049" w:rsidRPr="006C2049">
        <w:rPr>
          <w:position w:val="-4"/>
        </w:rPr>
        <w:object w:dxaOrig="220" w:dyaOrig="260" w14:anchorId="10DD2E23">
          <v:shape id="_x0000_i1767" type="#_x0000_t75" style="width:11pt;height:13pt" o:ole="">
            <v:imagedata r:id="rId1519" o:title=""/>
          </v:shape>
          <o:OLEObject Type="Embed" ProgID="Equation.DSMT4" ShapeID="_x0000_i1767" DrawAspect="Content" ObjectID="_1471105030" r:id="rId1520"/>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1646" w:name="_Ref162420105"/>
      <w:bookmarkStart w:id="1647" w:name="_Toc397358459"/>
      <w:r w:rsidRPr="00B27FE9">
        <w:lastRenderedPageBreak/>
        <w:t>Osmotic Coefficient Materials</w:t>
      </w:r>
      <w:bookmarkEnd w:id="1646"/>
      <w:bookmarkEnd w:id="1647"/>
    </w:p>
    <w:p w14:paraId="1167F702" w14:textId="77777777" w:rsidR="006A0BC1" w:rsidRPr="00B27FE9" w:rsidRDefault="006A0BC1" w:rsidP="006A0BC1">
      <w:pPr>
        <w:pStyle w:val="Heading4"/>
      </w:pPr>
      <w:bookmarkStart w:id="1648" w:name="_Toc397358460"/>
      <w:r w:rsidRPr="00B27FE9">
        <w:t>Constant Osmotic Coefficient</w:t>
      </w:r>
      <w:bookmarkEnd w:id="1648"/>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5464"/>
        <w:gridCol w:w="973"/>
      </w:tblGrid>
      <w:tr w:rsidR="00585E5A" w14:paraId="63CBD6D2" w14:textId="7FEC2063" w:rsidTr="008C20E4">
        <w:tc>
          <w:tcPr>
            <w:tcW w:w="1639" w:type="pct"/>
            <w:shd w:val="clear" w:color="auto" w:fill="auto"/>
          </w:tcPr>
          <w:p w14:paraId="3D2D98F3" w14:textId="77777777" w:rsidR="00585E5A" w:rsidRDefault="00585E5A" w:rsidP="006A0BC1">
            <w:pPr>
              <w:pStyle w:val="code"/>
            </w:pPr>
            <w:r>
              <w:t>&lt;osmcoef&gt;</w:t>
            </w:r>
          </w:p>
        </w:tc>
        <w:tc>
          <w:tcPr>
            <w:tcW w:w="2853" w:type="pct"/>
            <w:shd w:val="clear" w:color="auto" w:fill="auto"/>
          </w:tcPr>
          <w:p w14:paraId="19516CE9" w14:textId="2466BD2E" w:rsidR="00585E5A" w:rsidRPr="000B272C" w:rsidRDefault="00585E5A" w:rsidP="006C2049">
            <w:pPr>
              <w:rPr>
                <w:i/>
              </w:rPr>
            </w:pPr>
            <w:r w:rsidRPr="000B272C">
              <w:t xml:space="preserve">Osmotic coefficient </w:t>
            </w:r>
            <w:r w:rsidR="006C2049" w:rsidRPr="006C2049">
              <w:rPr>
                <w:position w:val="-4"/>
              </w:rPr>
              <w:object w:dxaOrig="260" w:dyaOrig="240" w14:anchorId="72B83813">
                <v:shape id="_x0000_i1768" type="#_x0000_t75" style="width:13pt;height:12pt" o:ole="">
                  <v:imagedata r:id="rId1521" o:title=""/>
                </v:shape>
                <o:OLEObject Type="Embed" ProgID="Equation.DSMT4" ShapeID="_x0000_i1768" DrawAspect="Content" ObjectID="_1471105031" r:id="rId1522"/>
              </w:object>
            </w:r>
          </w:p>
        </w:tc>
        <w:tc>
          <w:tcPr>
            <w:tcW w:w="509" w:type="pct"/>
          </w:tcPr>
          <w:p w14:paraId="20A3677C" w14:textId="37C5BAB7" w:rsidR="00585E5A" w:rsidRPr="000B272C" w:rsidRDefault="00585E5A" w:rsidP="00AF2221">
            <w:r>
              <w:t>[ ]</w:t>
            </w:r>
          </w:p>
        </w:tc>
      </w:tr>
    </w:tbl>
    <w:p w14:paraId="1DFD2EA0" w14:textId="77777777" w:rsidR="006A0BC1" w:rsidRPr="00B27FE9" w:rsidRDefault="006A0BC1" w:rsidP="006A0BC1"/>
    <w:p w14:paraId="14F27F07" w14:textId="3B018287" w:rsidR="006A0BC1" w:rsidRDefault="006A0BC1" w:rsidP="006F720E">
      <w:r>
        <w:t xml:space="preserve">For this material model, </w:t>
      </w:r>
      <w:r w:rsidR="006C2049" w:rsidRPr="006C2049">
        <w:rPr>
          <w:position w:val="-4"/>
        </w:rPr>
        <w:object w:dxaOrig="260" w:dyaOrig="240" w14:anchorId="2BD7412F">
          <v:shape id="_x0000_i1769" type="#_x0000_t75" style="width:13pt;height:12pt" o:ole="">
            <v:imagedata r:id="rId1523" o:title=""/>
          </v:shape>
          <o:OLEObject Type="Embed" ProgID="Equation.DSMT4" ShapeID="_x0000_i1769" DrawAspect="Content" ObjectID="_1471105032" r:id="rId1524"/>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1649" w:name="_Ref366847643"/>
      <w:bookmarkStart w:id="1650" w:name="_Ref240797904"/>
      <w:bookmarkStart w:id="1651" w:name="_Ref240797910"/>
      <w:bookmarkStart w:id="1652" w:name="_Toc397358461"/>
      <w:r>
        <w:lastRenderedPageBreak/>
        <w:t xml:space="preserve">Triphasic </w:t>
      </w:r>
      <w:r w:rsidR="00AC155B">
        <w:t xml:space="preserve">and Multiphasic </w:t>
      </w:r>
      <w:r>
        <w:t>Materials</w:t>
      </w:r>
      <w:bookmarkEnd w:id="1649"/>
      <w:bookmarkEnd w:id="1650"/>
      <w:bookmarkEnd w:id="1651"/>
      <w:bookmarkEnd w:id="1652"/>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1B13CD">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525"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6F8E8B21"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6C2049" w:rsidRPr="006C2049">
        <w:rPr>
          <w:position w:val="-4"/>
        </w:rPr>
        <w:object w:dxaOrig="220" w:dyaOrig="200" w14:anchorId="4FD351E7">
          <v:shape id="_x0000_i1770" type="#_x0000_t75" style="width:11pt;height:10pt" o:ole="">
            <v:imagedata r:id="rId1526" o:title=""/>
          </v:shape>
          <o:OLEObject Type="Embed" ProgID="Equation.DSMT4" ShapeID="_x0000_i1770" DrawAspect="Content" ObjectID="_1471105033" r:id="rId1527"/>
        </w:object>
      </w:r>
      <w:r w:rsidRPr="00B27FE9">
        <w:t xml:space="preserve"> </w:t>
      </w:r>
      <w:r w:rsidR="006C2049" w:rsidRPr="006C2049">
        <w:rPr>
          <w:position w:val="-6"/>
        </w:rPr>
        <w:object w:dxaOrig="720" w:dyaOrig="260" w14:anchorId="28068F05">
          <v:shape id="_x0000_i1771" type="#_x0000_t75" style="width:36pt;height:13pt" o:ole="">
            <v:imagedata r:id="rId1528" o:title=""/>
          </v:shape>
          <o:OLEObject Type="Embed" ProgID="Equation.DSMT4" ShapeID="_x0000_i1771" DrawAspect="Content" ObjectID="_1471105034" r:id="rId1529"/>
        </w:object>
      </w:r>
      <w:r w:rsidR="006C2049" w:rsidRPr="006C2049">
        <w:rPr>
          <w:position w:val="-4"/>
        </w:rPr>
        <w:object w:dxaOrig="720" w:dyaOrig="200" w14:anchorId="4D97631A">
          <v:shape id="_x0000_i1772" type="#_x0000_t75" style="width:36pt;height:10pt" o:ole="">
            <v:imagedata r:id="rId1530" o:title=""/>
          </v:shape>
          <o:OLEObject Type="Embed" ProgID="Equation.DSMT4" ShapeID="_x0000_i1772" DrawAspect="Content" ObjectID="_1471105035" r:id="rId1531"/>
        </w:object>
      </w:r>
      <w:r w:rsidRPr="00B27FE9">
        <w:t xml:space="preserve">may not have access to all of the pores of the solid matrix.  In other words, only a fraction </w:t>
      </w:r>
      <w:r w:rsidR="006C2049" w:rsidRPr="006C2049">
        <w:rPr>
          <w:position w:val="-4"/>
        </w:rPr>
        <w:object w:dxaOrig="320" w:dyaOrig="300" w14:anchorId="1AEA7676">
          <v:shape id="_x0000_i1773" type="#_x0000_t75" style="width:16pt;height:15pt" o:ole="">
            <v:imagedata r:id="rId1532" o:title=""/>
          </v:shape>
          <o:OLEObject Type="Embed" ProgID="Equation.DSMT4" ShapeID="_x0000_i1773" DrawAspect="Content" ObjectID="_1471105036" r:id="rId1533"/>
        </w:object>
      </w:r>
      <w:r w:rsidRPr="00B27FE9">
        <w:t xml:space="preserve"> of the pores is able to accommodate solute </w:t>
      </w:r>
      <w:r w:rsidR="006C2049" w:rsidRPr="006C2049">
        <w:rPr>
          <w:position w:val="-4"/>
        </w:rPr>
        <w:object w:dxaOrig="220" w:dyaOrig="200" w14:anchorId="19BD59E5">
          <v:shape id="_x0000_i1774" type="#_x0000_t75" style="width:11pt;height:10pt" o:ole="">
            <v:imagedata r:id="rId1534" o:title=""/>
          </v:shape>
          <o:OLEObject Type="Embed" ProgID="Equation.DSMT4" ShapeID="_x0000_i1774" DrawAspect="Content" ObjectID="_1471105037" r:id="rId1535"/>
        </w:object>
      </w:r>
      <w:r w:rsidR="00AF653F">
        <w:t xml:space="preserve"> </w:t>
      </w:r>
      <w:r w:rsidRPr="00B27FE9">
        <w:t>(</w:t>
      </w:r>
      <w:r w:rsidR="006C2049" w:rsidRPr="006C2049">
        <w:rPr>
          <w:position w:val="-6"/>
        </w:rPr>
        <w:object w:dxaOrig="1020" w:dyaOrig="320" w14:anchorId="30B472A2">
          <v:shape id="_x0000_i1775" type="#_x0000_t75" style="width:51pt;height:16pt" o:ole="">
            <v:imagedata r:id="rId1536" o:title=""/>
          </v:shape>
          <o:OLEObject Type="Embed" ProgID="Equation.DSMT4" ShapeID="_x0000_i1775" DrawAspect="Content" ObjectID="_1471105038" r:id="rId1537"/>
        </w:object>
      </w:r>
      <w:r w:rsidRPr="00B27FE9">
        <w:t xml:space="preserve">).  Furthermore, the activity </w:t>
      </w:r>
      <w:r w:rsidR="006C2049" w:rsidRPr="006C2049">
        <w:rPr>
          <w:position w:val="-10"/>
        </w:rPr>
        <w:object w:dxaOrig="300" w:dyaOrig="360" w14:anchorId="563F3783">
          <v:shape id="_x0000_i1776" type="#_x0000_t75" style="width:15pt;height:18pt" o:ole="">
            <v:imagedata r:id="rId1538" o:title=""/>
          </v:shape>
          <o:OLEObject Type="Embed" ProgID="Equation.DSMT4" ShapeID="_x0000_i1776" DrawAspect="Content" ObjectID="_1471105039" r:id="rId1539"/>
        </w:object>
      </w:r>
      <w:r w:rsidRPr="00B27FE9">
        <w:t xml:space="preserve"> of solute </w:t>
      </w:r>
      <w:r w:rsidR="006C2049" w:rsidRPr="006C2049">
        <w:rPr>
          <w:position w:val="-4"/>
        </w:rPr>
        <w:object w:dxaOrig="220" w:dyaOrig="200" w14:anchorId="70AA812C">
          <v:shape id="_x0000_i1777" type="#_x0000_t75" style="width:11pt;height:10pt" o:ole="">
            <v:imagedata r:id="rId1540" o:title=""/>
          </v:shape>
          <o:OLEObject Type="Embed" ProgID="Equation.DSMT4" ShapeID="_x0000_i1777" DrawAspect="Content" ObjectID="_1471105040" r:id="rId1541"/>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6C2049" w:rsidRPr="006C2049">
        <w:rPr>
          <w:position w:val="-10"/>
        </w:rPr>
        <w:object w:dxaOrig="1219" w:dyaOrig="360" w14:anchorId="67430EC4">
          <v:shape id="_x0000_i1778" type="#_x0000_t75" style="width:61pt;height:18pt" o:ole="">
            <v:imagedata r:id="rId1542" o:title=""/>
          </v:shape>
          <o:OLEObject Type="Embed" ProgID="Equation.DSMT4" ShapeID="_x0000_i1778" DrawAspect="Content" ObjectID="_1471105041" r:id="rId1543"/>
        </w:object>
      </w:r>
      <w:r w:rsidRPr="00B27FE9">
        <w:t xml:space="preserve">, such that the chemical potential </w:t>
      </w:r>
      <w:r w:rsidR="006C2049" w:rsidRPr="006C2049">
        <w:rPr>
          <w:position w:val="-10"/>
        </w:rPr>
        <w:object w:dxaOrig="240" w:dyaOrig="260" w14:anchorId="62AD6659">
          <v:shape id="_x0000_i1779" type="#_x0000_t75" style="width:12pt;height:13pt" o:ole="">
            <v:imagedata r:id="rId1544" o:title=""/>
          </v:shape>
          <o:OLEObject Type="Embed" ProgID="Equation.DSMT4" ShapeID="_x0000_i1779" DrawAspect="Content" ObjectID="_1471105042" r:id="rId1545"/>
        </w:object>
      </w:r>
      <w:r w:rsidRPr="00B27FE9">
        <w:t xml:space="preserve"> of the solute is given by</w:t>
      </w:r>
    </w:p>
    <w:p w14:paraId="572C768A" w14:textId="627D6C92" w:rsidR="00D40C73" w:rsidRPr="00B27FE9" w:rsidRDefault="00D40C73" w:rsidP="00D40C73">
      <w:pPr>
        <w:pStyle w:val="MTDisplayEquation"/>
      </w:pPr>
      <w:r w:rsidRPr="00B27FE9">
        <w:tab/>
      </w:r>
      <w:r w:rsidR="006C2049" w:rsidRPr="006C2049">
        <w:rPr>
          <w:position w:val="-24"/>
        </w:rPr>
        <w:object w:dxaOrig="2420" w:dyaOrig="660" w14:anchorId="55F1D495">
          <v:shape id="_x0000_i1780" type="#_x0000_t75" style="width:121pt;height:33pt" o:ole="">
            <v:imagedata r:id="rId1546" o:title=""/>
          </v:shape>
          <o:OLEObject Type="Embed" ProgID="Equation.DSMT4" ShapeID="_x0000_i1780" DrawAspect="Content" ObjectID="_1471105043" r:id="rId1547"/>
        </w:object>
      </w:r>
      <w:r w:rsidRPr="00B27FE9">
        <w:t>.</w:t>
      </w:r>
    </w:p>
    <w:p w14:paraId="5FCC6658" w14:textId="098A8E47" w:rsidR="00D40C73" w:rsidRDefault="00D40C73" w:rsidP="00D40C73">
      <w:r w:rsidRPr="00B27FE9">
        <w:t xml:space="preserve">In this expression, </w:t>
      </w:r>
      <w:r w:rsidR="006C2049" w:rsidRPr="006C2049">
        <w:rPr>
          <w:position w:val="-12"/>
        </w:rPr>
        <w:object w:dxaOrig="340" w:dyaOrig="380" w14:anchorId="00374BFF">
          <v:shape id="_x0000_i1781" type="#_x0000_t75" style="width:17pt;height:19pt" o:ole="">
            <v:imagedata r:id="rId1548" o:title=""/>
          </v:shape>
          <o:OLEObject Type="Embed" ProgID="Equation.DSMT4" ShapeID="_x0000_i1781" DrawAspect="Content" ObjectID="_1471105044" r:id="rId1549"/>
        </w:object>
      </w:r>
      <w:r w:rsidRPr="00B27FE9">
        <w:t xml:space="preserve"> is the solute chemical potential at some reference temperature </w:t>
      </w:r>
      <w:r w:rsidR="006C2049" w:rsidRPr="006C2049">
        <w:rPr>
          <w:position w:val="-6"/>
        </w:rPr>
        <w:object w:dxaOrig="200" w:dyaOrig="279" w14:anchorId="32325234">
          <v:shape id="_x0000_i1782" type="#_x0000_t75" style="width:10pt;height:14pt" o:ole="">
            <v:imagedata r:id="rId1550" o:title=""/>
          </v:shape>
          <o:OLEObject Type="Embed" ProgID="Equation.DSMT4" ShapeID="_x0000_i1782" DrawAspect="Content" ObjectID="_1471105045" r:id="rId1551"/>
        </w:object>
      </w:r>
      <w:r w:rsidRPr="00B27FE9">
        <w:t xml:space="preserve">; </w:t>
      </w:r>
      <w:r w:rsidR="006C2049" w:rsidRPr="006C2049">
        <w:rPr>
          <w:position w:val="-6"/>
        </w:rPr>
        <w:object w:dxaOrig="279" w:dyaOrig="320" w14:anchorId="7CF21F4B">
          <v:shape id="_x0000_i1783" type="#_x0000_t75" style="width:14pt;height:16pt" o:ole="">
            <v:imagedata r:id="rId1552" o:title=""/>
          </v:shape>
          <o:OLEObject Type="Embed" ProgID="Equation.DSMT4" ShapeID="_x0000_i1783" DrawAspect="Content" ObjectID="_1471105046" r:id="rId1553"/>
        </w:object>
      </w:r>
      <w:r w:rsidRPr="00B27FE9">
        <w:t xml:space="preserve"> is the solute concentration on a solution-volume basis (number of moles of solute per volume of interstitial fluid in the mixture); </w:t>
      </w:r>
      <w:r w:rsidR="006C2049" w:rsidRPr="006C2049">
        <w:rPr>
          <w:position w:val="-4"/>
        </w:rPr>
        <w:object w:dxaOrig="420" w:dyaOrig="300" w14:anchorId="117D2EFA">
          <v:shape id="_x0000_i1784" type="#_x0000_t75" style="width:21pt;height:15pt" o:ole="">
            <v:imagedata r:id="rId1554" o:title=""/>
          </v:shape>
          <o:OLEObject Type="Embed" ProgID="Equation.DSMT4" ShapeID="_x0000_i1784" DrawAspect="Content" ObjectID="_1471105047" r:id="rId1555"/>
        </w:object>
      </w:r>
      <w:r w:rsidRPr="00B27FE9">
        <w:t xml:space="preserve"> is the solute molecular weight (an invariant quantity); and </w:t>
      </w:r>
      <w:r w:rsidR="006C2049" w:rsidRPr="006C2049">
        <w:rPr>
          <w:position w:val="-4"/>
        </w:rPr>
        <w:object w:dxaOrig="240" w:dyaOrig="260" w14:anchorId="605074E8">
          <v:shape id="_x0000_i1785" type="#_x0000_t75" style="width:12pt;height:13pt" o:ole="">
            <v:imagedata r:id="rId1556" o:title=""/>
          </v:shape>
          <o:OLEObject Type="Embed" ProgID="Equation.DSMT4" ShapeID="_x0000_i1785" DrawAspect="Content" ObjectID="_1471105048" r:id="rId1557"/>
        </w:object>
      </w:r>
      <w:r w:rsidRPr="00B27FE9">
        <w:t xml:space="preserve"> is the universal gas constant.  In a </w:t>
      </w:r>
      <w:r w:rsidR="00C43F5A">
        <w:t xml:space="preserve">triphasic </w:t>
      </w:r>
      <w:r w:rsidRPr="00B27FE9">
        <w:t xml:space="preserve">material, a constitutive relation is needed for </w:t>
      </w:r>
      <w:r w:rsidR="006C2049" w:rsidRPr="006C2049">
        <w:rPr>
          <w:position w:val="-4"/>
        </w:rPr>
        <w:object w:dxaOrig="320" w:dyaOrig="300" w14:anchorId="21D952CD">
          <v:shape id="_x0000_i1786" type="#_x0000_t75" style="width:16pt;height:15pt" o:ole="">
            <v:imagedata r:id="rId1558" o:title=""/>
          </v:shape>
          <o:OLEObject Type="Embed" ProgID="Equation.DSMT4" ShapeID="_x0000_i1786" DrawAspect="Content" ObjectID="_1471105049" r:id="rId1559"/>
        </w:object>
      </w:r>
      <w:r w:rsidRPr="00B27FE9">
        <w:t xml:space="preserve">; in general, </w:t>
      </w:r>
      <w:r w:rsidR="006C2049" w:rsidRPr="006C2049">
        <w:rPr>
          <w:position w:val="-4"/>
        </w:rPr>
        <w:object w:dxaOrig="320" w:dyaOrig="300" w14:anchorId="30909DFD">
          <v:shape id="_x0000_i1787" type="#_x0000_t75" style="width:16pt;height:15pt" o:ole="">
            <v:imagedata r:id="rId1560" o:title=""/>
          </v:shape>
          <o:OLEObject Type="Embed" ProgID="Equation.DSMT4" ShapeID="_x0000_i1787" DrawAspect="Content" ObjectID="_1471105050" r:id="rId1561"/>
        </w:object>
      </w:r>
      <w:r w:rsidRPr="00B27FE9">
        <w:t xml:space="preserve"> may be a function of the solid matrix strain and the solute concentration.  In FEBio, the dependence of the effective solubility on the solid matrix strain is currently constrained to a dependence on </w:t>
      </w:r>
      <w:r w:rsidR="006C2049" w:rsidRPr="006C2049">
        <w:rPr>
          <w:position w:val="-6"/>
        </w:rPr>
        <w:object w:dxaOrig="940" w:dyaOrig="279" w14:anchorId="0ABAB729">
          <v:shape id="_x0000_i1788" type="#_x0000_t75" style="width:47pt;height:14pt" o:ole="">
            <v:imagedata r:id="rId1562" o:title=""/>
          </v:shape>
          <o:OLEObject Type="Embed" ProgID="Equation.DSMT4" ShapeID="_x0000_i1788" DrawAspect="Content" ObjectID="_1471105051" r:id="rId1563"/>
        </w:object>
      </w:r>
      <w:r w:rsidRPr="00B27FE9">
        <w:t>.</w:t>
      </w:r>
    </w:p>
    <w:p w14:paraId="3F7F327C" w14:textId="77777777" w:rsidR="00C43F5A" w:rsidRDefault="00C43F5A" w:rsidP="00D40C73"/>
    <w:p w14:paraId="0DC083D6" w14:textId="33558834"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6C2049" w:rsidRPr="006C2049">
        <w:rPr>
          <w:position w:val="-4"/>
        </w:rPr>
        <w:object w:dxaOrig="279" w:dyaOrig="320" w14:anchorId="45DB8E2B">
          <v:shape id="_x0000_i1789" type="#_x0000_t75" style="width:14pt;height:16pt" o:ole="">
            <v:imagedata r:id="rId1564" o:title=""/>
          </v:shape>
          <o:OLEObject Type="Embed" ProgID="Equation.DSMT4" ShapeID="_x0000_i1789" DrawAspect="Content" ObjectID="_1471105052" r:id="rId1565"/>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77B0F983" w:rsidR="005E4883" w:rsidRDefault="005E4883" w:rsidP="005E4883">
      <w:pPr>
        <w:pStyle w:val="MTDisplayEquation"/>
      </w:pPr>
      <w:r>
        <w:lastRenderedPageBreak/>
        <w:tab/>
      </w:r>
      <w:r w:rsidR="006C2049" w:rsidRPr="006C2049">
        <w:rPr>
          <w:position w:val="-34"/>
        </w:rPr>
        <w:object w:dxaOrig="1579" w:dyaOrig="800" w14:anchorId="1FF0F111">
          <v:shape id="_x0000_i1790" type="#_x0000_t75" style="width:79pt;height:40pt" o:ole="">
            <v:imagedata r:id="rId1566" o:title=""/>
          </v:shape>
          <o:OLEObject Type="Embed" ProgID="Equation.DSMT4" ShapeID="_x0000_i1790" DrawAspect="Content" ObjectID="_1471105053" r:id="rId1567"/>
        </w:object>
      </w:r>
      <w:r>
        <w:t>,</w:t>
      </w:r>
    </w:p>
    <w:p w14:paraId="47FEF2D4" w14:textId="03B363F5" w:rsidR="00B4198C" w:rsidRDefault="005E4883" w:rsidP="00D40C73">
      <w:r>
        <w:t xml:space="preserve">where </w:t>
      </w:r>
      <w:r w:rsidR="006C2049" w:rsidRPr="006C2049">
        <w:rPr>
          <w:position w:val="-14"/>
        </w:rPr>
        <w:object w:dxaOrig="300" w:dyaOrig="420" w14:anchorId="17C5F8BD">
          <v:shape id="_x0000_i1791" type="#_x0000_t75" style="width:15pt;height:21pt" o:ole="">
            <v:imagedata r:id="rId1568" o:title=""/>
          </v:shape>
          <o:OLEObject Type="Embed" ProgID="Equation.DSMT4" ShapeID="_x0000_i1791" DrawAspect="Content" ObjectID="_1471105054" r:id="rId1569"/>
        </w:object>
      </w:r>
      <w:r>
        <w:t xml:space="preserve"> is the solid volume fraction and </w:t>
      </w:r>
      <w:r w:rsidR="006C2049" w:rsidRPr="006C2049">
        <w:rPr>
          <w:position w:val="-14"/>
        </w:rPr>
        <w:object w:dxaOrig="279" w:dyaOrig="420" w14:anchorId="52AF4369">
          <v:shape id="_x0000_i1792" type="#_x0000_t75" style="width:14pt;height:21pt" o:ole="">
            <v:imagedata r:id="rId1570" o:title=""/>
          </v:shape>
          <o:OLEObject Type="Embed" ProgID="Equation.DSMT4" ShapeID="_x0000_i1792" DrawAspect="Content" ObjectID="_1471105055" r:id="rId1571"/>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899D3EE" w:rsidR="0038493E" w:rsidRPr="00B27FE9" w:rsidRDefault="0038493E" w:rsidP="0038493E">
      <w:pPr>
        <w:pStyle w:val="MTDisplayEquation"/>
      </w:pPr>
      <w:r>
        <w:tab/>
      </w:r>
      <w:r w:rsidR="006C2049" w:rsidRPr="006C2049">
        <w:rPr>
          <w:position w:val="-28"/>
        </w:rPr>
        <w:object w:dxaOrig="1820" w:dyaOrig="560" w14:anchorId="587FF367">
          <v:shape id="_x0000_i1793" type="#_x0000_t75" style="width:91pt;height:28pt" o:ole="">
            <v:imagedata r:id="rId1572" o:title=""/>
          </v:shape>
          <o:OLEObject Type="Embed" ProgID="Equation.DSMT4" ShapeID="_x0000_i1793" DrawAspect="Content" ObjectID="_1471105056" r:id="rId1573"/>
        </w:object>
      </w:r>
      <w:r>
        <w:t>,</w:t>
      </w:r>
    </w:p>
    <w:p w14:paraId="38027B03" w14:textId="6BAB2C84" w:rsidR="00D40C73" w:rsidRDefault="0038493E" w:rsidP="00D40C73">
      <w:r>
        <w:t xml:space="preserve">where </w:t>
      </w:r>
      <w:r w:rsidR="006C2049" w:rsidRPr="006C2049">
        <w:rPr>
          <w:position w:val="-4"/>
        </w:rPr>
        <w:object w:dxaOrig="279" w:dyaOrig="320" w14:anchorId="283480AB">
          <v:shape id="_x0000_i1794" type="#_x0000_t75" style="width:14pt;height:16pt" o:ole="">
            <v:imagedata r:id="rId1574" o:title=""/>
          </v:shape>
          <o:OLEObject Type="Embed" ProgID="Equation.DSMT4" ShapeID="_x0000_i1794" DrawAspect="Content" ObjectID="_1471105057" r:id="rId1575"/>
        </w:object>
      </w:r>
      <w:r w:rsidR="00AC56AD">
        <w:t xml:space="preserve"> is the charge number of </w:t>
      </w:r>
      <w:r w:rsidR="006F7C2B">
        <w:t xml:space="preserve">solute </w:t>
      </w:r>
      <w:r w:rsidR="006C2049" w:rsidRPr="006C2049">
        <w:rPr>
          <w:position w:val="-6"/>
        </w:rPr>
        <w:object w:dxaOrig="240" w:dyaOrig="220" w14:anchorId="3C456E77">
          <v:shape id="_x0000_i1795" type="#_x0000_t75" style="width:12pt;height:11pt" o:ole="">
            <v:imagedata r:id="rId1576" o:title=""/>
          </v:shape>
          <o:OLEObject Type="Embed" ProgID="Equation.DSMT4" ShapeID="_x0000_i1795" DrawAspect="Content" ObjectID="_1471105058" r:id="rId1577"/>
        </w:object>
      </w:r>
      <w:r w:rsidR="006C2049" w:rsidRPr="006C2049">
        <w:rPr>
          <w:position w:val="-4"/>
        </w:rPr>
        <w:object w:dxaOrig="920" w:dyaOrig="320" w14:anchorId="4374010A">
          <v:shape id="_x0000_i1796" type="#_x0000_t75" style="width:46pt;height:16pt" o:ole="">
            <v:imagedata r:id="rId1578" o:title=""/>
          </v:shape>
          <o:OLEObject Type="Embed" ProgID="Equation.DSMT4" ShapeID="_x0000_i1796" DrawAspect="Content" ObjectID="_1471105059" r:id="rId1579"/>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6C2049" w:rsidRPr="006C2049">
        <w:rPr>
          <w:position w:val="-10"/>
        </w:rPr>
        <w:object w:dxaOrig="240" w:dyaOrig="320" w14:anchorId="4997A512">
          <v:shape id="_x0000_i1797" type="#_x0000_t75" style="width:12pt;height:16pt" o:ole="">
            <v:imagedata r:id="rId1580" o:title=""/>
          </v:shape>
          <o:OLEObject Type="Embed" ProgID="Equation.DSMT4" ShapeID="_x0000_i1797" DrawAspect="Content" ObjectID="_1471105060" r:id="rId1581"/>
        </w:object>
      </w:r>
      <w:r w:rsidR="00701F72">
        <w:t xml:space="preserve"> and its effect combines with the chemical potential of each solute to produce the electrochemical potential </w:t>
      </w:r>
      <w:r w:rsidR="006C2049" w:rsidRPr="006C2049">
        <w:rPr>
          <w:position w:val="-10"/>
        </w:rPr>
        <w:object w:dxaOrig="320" w:dyaOrig="380" w14:anchorId="0A429C6E">
          <v:shape id="_x0000_i1798" type="#_x0000_t75" style="width:16pt;height:19pt" o:ole="">
            <v:imagedata r:id="rId1582" o:title=""/>
          </v:shape>
          <o:OLEObject Type="Embed" ProgID="Equation.DSMT4" ShapeID="_x0000_i1798" DrawAspect="Content" ObjectID="_1471105061" r:id="rId1583"/>
        </w:object>
      </w:r>
      <w:r w:rsidR="00701F72">
        <w:t>, where</w:t>
      </w:r>
    </w:p>
    <w:p w14:paraId="5235F5A2" w14:textId="24CDBD59" w:rsidR="00701F72" w:rsidRPr="00B27FE9" w:rsidRDefault="00701F72" w:rsidP="00701F72">
      <w:pPr>
        <w:pStyle w:val="MTDisplayEquation"/>
      </w:pPr>
      <w:r>
        <w:tab/>
      </w:r>
      <w:r w:rsidR="006C2049" w:rsidRPr="006C2049">
        <w:rPr>
          <w:position w:val="-26"/>
        </w:rPr>
        <w:object w:dxaOrig="3600" w:dyaOrig="700" w14:anchorId="04ED2F4F">
          <v:shape id="_x0000_i1799" type="#_x0000_t75" style="width:180pt;height:35pt" o:ole="">
            <v:imagedata r:id="rId1584" o:title=""/>
          </v:shape>
          <o:OLEObject Type="Embed" ProgID="Equation.DSMT4" ShapeID="_x0000_i1799" DrawAspect="Content" ObjectID="_1471105062" r:id="rId1585"/>
        </w:object>
      </w:r>
      <w:r>
        <w:t>.</w:t>
      </w:r>
    </w:p>
    <w:p w14:paraId="7B1D35FE" w14:textId="695B86C5" w:rsidR="00701F72" w:rsidRDefault="00701F72" w:rsidP="00D40C73">
      <w:r>
        <w:t xml:space="preserve">In this expression, </w:t>
      </w:r>
      <w:r w:rsidR="006C2049" w:rsidRPr="006C2049">
        <w:rPr>
          <w:position w:val="-14"/>
        </w:rPr>
        <w:object w:dxaOrig="260" w:dyaOrig="400" w14:anchorId="36165B8F">
          <v:shape id="_x0000_i1800" type="#_x0000_t75" style="width:13pt;height:20pt" o:ole="">
            <v:imagedata r:id="rId1586" o:title=""/>
          </v:shape>
          <o:OLEObject Type="Embed" ProgID="Equation.DSMT4" ShapeID="_x0000_i1800" DrawAspect="Content" ObjectID="_1471105063" r:id="rId1587"/>
        </w:object>
      </w:r>
      <w:r>
        <w:t xml:space="preserve"> represents Faraday’s constant.  It is also possible to rearrange this expression as</w:t>
      </w:r>
    </w:p>
    <w:p w14:paraId="2AAD51ED" w14:textId="49F6E9CC" w:rsidR="00701F72" w:rsidRDefault="00701F72" w:rsidP="00701F72">
      <w:pPr>
        <w:pStyle w:val="MTDisplayEquation"/>
      </w:pPr>
      <w:r>
        <w:tab/>
      </w:r>
      <w:r w:rsidR="006C2049" w:rsidRPr="006C2049">
        <w:rPr>
          <w:position w:val="-36"/>
        </w:rPr>
        <w:object w:dxaOrig="3900" w:dyaOrig="840" w14:anchorId="4B269D50">
          <v:shape id="_x0000_i1801" type="#_x0000_t75" style="width:195pt;height:42pt" o:ole="">
            <v:imagedata r:id="rId1588" o:title=""/>
          </v:shape>
          <o:OLEObject Type="Embed" ProgID="Equation.DSMT4" ShapeID="_x0000_i1801" DrawAspect="Content" ObjectID="_1471105064" r:id="rId1589"/>
        </w:object>
      </w:r>
      <w:r>
        <w:t>.</w:t>
      </w:r>
    </w:p>
    <w:p w14:paraId="562CC64A" w14:textId="77777777" w:rsidR="00331E2F" w:rsidRDefault="00331E2F" w:rsidP="00D40C73"/>
    <w:p w14:paraId="0EBFF2E2" w14:textId="06823230" w:rsidR="00D40C73" w:rsidRPr="00B27FE9" w:rsidRDefault="00D40C73" w:rsidP="00D40C73">
      <w:r w:rsidRPr="00B27FE9">
        <w:t xml:space="preserve">In a </w:t>
      </w:r>
      <w:r w:rsidR="00885FB0">
        <w:t xml:space="preserve">multiphasic </w:t>
      </w:r>
      <w:r w:rsidRPr="00B27FE9">
        <w:t xml:space="preserve">material, the interstitial fluid pressure </w:t>
      </w:r>
      <w:r w:rsidR="006C2049" w:rsidRPr="006C2049">
        <w:rPr>
          <w:position w:val="-10"/>
        </w:rPr>
        <w:object w:dxaOrig="240" w:dyaOrig="260" w14:anchorId="17ADD13C">
          <v:shape id="_x0000_i1802" type="#_x0000_t75" style="width:12pt;height:13pt" o:ole="">
            <v:imagedata r:id="rId1590" o:title=""/>
          </v:shape>
          <o:OLEObject Type="Embed" ProgID="Equation.DSMT4" ShapeID="_x0000_i1802" DrawAspect="Content" ObjectID="_1471105065" r:id="rId1591"/>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6C2049" w:rsidRPr="006C2049">
        <w:rPr>
          <w:position w:val="-10"/>
        </w:rPr>
        <w:object w:dxaOrig="340" w:dyaOrig="360" w14:anchorId="63E0C430">
          <v:shape id="_x0000_i1803" type="#_x0000_t75" style="width:17pt;height:18pt" o:ole="">
            <v:imagedata r:id="rId1592" o:title=""/>
          </v:shape>
          <o:OLEObject Type="Embed" ProgID="Equation.DSMT4" ShapeID="_x0000_i1803" DrawAspect="Content" ObjectID="_1471105066" r:id="rId1593"/>
        </w:object>
      </w:r>
      <w:r w:rsidRPr="00B27FE9">
        <w:t xml:space="preserve"> is given by</w:t>
      </w:r>
    </w:p>
    <w:p w14:paraId="74D56E16" w14:textId="69AE713F" w:rsidR="00D40C73" w:rsidRPr="00B27FE9" w:rsidRDefault="00D40C73" w:rsidP="00D40C73">
      <w:pPr>
        <w:pStyle w:val="MTDisplayEquation"/>
      </w:pPr>
      <w:r w:rsidRPr="00B27FE9">
        <w:tab/>
      </w:r>
      <w:r w:rsidR="006C2049" w:rsidRPr="006C2049">
        <w:rPr>
          <w:position w:val="-30"/>
        </w:rPr>
        <w:object w:dxaOrig="3420" w:dyaOrig="720" w14:anchorId="49C533C9">
          <v:shape id="_x0000_i1804" type="#_x0000_t75" style="width:171pt;height:36pt" o:ole="">
            <v:imagedata r:id="rId1594" o:title=""/>
          </v:shape>
          <o:OLEObject Type="Embed" ProgID="Equation.DSMT4" ShapeID="_x0000_i1804" DrawAspect="Content" ObjectID="_1471105067" r:id="rId1595"/>
        </w:object>
      </w:r>
      <w:r w:rsidRPr="00B27FE9">
        <w:t>,</w:t>
      </w:r>
    </w:p>
    <w:p w14:paraId="3AED45B7" w14:textId="56136FA0" w:rsidR="00D40C73" w:rsidRPr="00B27FE9" w:rsidRDefault="00D40C73" w:rsidP="00D40C73">
      <w:r w:rsidRPr="00B27FE9">
        <w:t xml:space="preserve">where </w:t>
      </w:r>
      <w:r w:rsidR="006C2049" w:rsidRPr="006C2049">
        <w:rPr>
          <w:position w:val="-12"/>
        </w:rPr>
        <w:object w:dxaOrig="340" w:dyaOrig="380" w14:anchorId="6C0684C3">
          <v:shape id="_x0000_i1805" type="#_x0000_t75" style="width:17pt;height:19pt" o:ole="">
            <v:imagedata r:id="rId1596" o:title=""/>
          </v:shape>
          <o:OLEObject Type="Embed" ProgID="Equation.DSMT4" ShapeID="_x0000_i1805" DrawAspect="Content" ObjectID="_1471105068" r:id="rId1597"/>
        </w:object>
      </w:r>
      <w:r w:rsidRPr="00B27FE9">
        <w:t xml:space="preserve"> is the solvent chemical potential at some reference temperature </w:t>
      </w:r>
      <w:r w:rsidR="006C2049" w:rsidRPr="006C2049">
        <w:rPr>
          <w:position w:val="-6"/>
        </w:rPr>
        <w:object w:dxaOrig="200" w:dyaOrig="279" w14:anchorId="42E518EF">
          <v:shape id="_x0000_i1806" type="#_x0000_t75" style="width:10pt;height:14pt" o:ole="">
            <v:imagedata r:id="rId1598" o:title=""/>
          </v:shape>
          <o:OLEObject Type="Embed" ProgID="Equation.DSMT4" ShapeID="_x0000_i1806" DrawAspect="Content" ObjectID="_1471105069" r:id="rId1599"/>
        </w:object>
      </w:r>
      <w:r w:rsidRPr="00B27FE9">
        <w:t xml:space="preserve">; </w:t>
      </w:r>
      <w:r w:rsidR="006C2049" w:rsidRPr="006C2049">
        <w:rPr>
          <w:position w:val="-12"/>
        </w:rPr>
        <w:object w:dxaOrig="340" w:dyaOrig="380" w14:anchorId="2C3F201E">
          <v:shape id="_x0000_i1807" type="#_x0000_t75" style="width:17pt;height:19pt" o:ole="">
            <v:imagedata r:id="rId1600" o:title=""/>
          </v:shape>
          <o:OLEObject Type="Embed" ProgID="Equation.DSMT4" ShapeID="_x0000_i1807" DrawAspect="Content" ObjectID="_1471105070" r:id="rId1601"/>
        </w:object>
      </w:r>
      <w:r w:rsidRPr="00B27FE9">
        <w:t xml:space="preserve"> is the true density of the solvent (an invariant property for an intrinsically incompressible fluid); and </w:t>
      </w:r>
      <w:r w:rsidR="006C2049" w:rsidRPr="006C2049">
        <w:rPr>
          <w:position w:val="-4"/>
        </w:rPr>
        <w:object w:dxaOrig="260" w:dyaOrig="240" w14:anchorId="0C9CD7BD">
          <v:shape id="_x0000_i1808" type="#_x0000_t75" style="width:13pt;height:12pt" o:ole="">
            <v:imagedata r:id="rId1602" o:title=""/>
          </v:shape>
          <o:OLEObject Type="Embed" ProgID="Equation.DSMT4" ShapeID="_x0000_i1808" DrawAspect="Content" ObjectID="_1471105071" r:id="rId1603"/>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6C2049" w:rsidRPr="006C2049">
        <w:rPr>
          <w:position w:val="-4"/>
        </w:rPr>
        <w:object w:dxaOrig="260" w:dyaOrig="240" w14:anchorId="5B89FF8B">
          <v:shape id="_x0000_i1809" type="#_x0000_t75" style="width:13pt;height:12pt" o:ole="">
            <v:imagedata r:id="rId1604" o:title=""/>
          </v:shape>
          <o:OLEObject Type="Embed" ProgID="Equation.DSMT4" ShapeID="_x0000_i1809" DrawAspect="Content" ObjectID="_1471105072" r:id="rId1605"/>
        </w:object>
      </w:r>
      <w:r w:rsidRPr="00B27FE9">
        <w:t xml:space="preserve">; in general, </w:t>
      </w:r>
      <w:r w:rsidR="006C2049" w:rsidRPr="006C2049">
        <w:rPr>
          <w:position w:val="-4"/>
        </w:rPr>
        <w:object w:dxaOrig="260" w:dyaOrig="240" w14:anchorId="04A39CDB">
          <v:shape id="_x0000_i1810" type="#_x0000_t75" style="width:13pt;height:12pt" o:ole="">
            <v:imagedata r:id="rId1606" o:title=""/>
          </v:shape>
          <o:OLEObject Type="Embed" ProgID="Equation.DSMT4" ShapeID="_x0000_i1810" DrawAspect="Content" ObjectID="_1471105073" r:id="rId1607"/>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6C2049" w:rsidRPr="006C2049">
        <w:rPr>
          <w:position w:val="-6"/>
        </w:rPr>
        <w:object w:dxaOrig="940" w:dyaOrig="279" w14:anchorId="28173FEF">
          <v:shape id="_x0000_i1811" type="#_x0000_t75" style="width:47pt;height:14pt" o:ole="">
            <v:imagedata r:id="rId1608" o:title=""/>
          </v:shape>
          <o:OLEObject Type="Embed" ProgID="Equation.DSMT4" ShapeID="_x0000_i1811" DrawAspect="Content" ObjectID="_1471105074" r:id="rId1609"/>
        </w:object>
      </w:r>
      <w:r w:rsidRPr="00B27FE9">
        <w:t>.</w:t>
      </w:r>
    </w:p>
    <w:p w14:paraId="3B9863E8" w14:textId="77777777" w:rsidR="00D40C73" w:rsidRPr="00B27FE9" w:rsidRDefault="00D40C73" w:rsidP="00D40C73"/>
    <w:p w14:paraId="603DA0BC" w14:textId="769D5203"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6C2049" w:rsidRPr="006C2049">
        <w:rPr>
          <w:position w:val="-10"/>
        </w:rPr>
        <w:object w:dxaOrig="240" w:dyaOrig="320" w14:anchorId="47755532">
          <v:shape id="_x0000_i1812" type="#_x0000_t75" style="width:12pt;height:16pt" o:ole="">
            <v:imagedata r:id="rId1610" o:title=""/>
          </v:shape>
          <o:OLEObject Type="Embed" ProgID="Equation.DSMT4" ShapeID="_x0000_i1812" DrawAspect="Content" ObjectID="_1471105075" r:id="rId1611"/>
        </w:object>
      </w:r>
      <w:r w:rsidRPr="00B27FE9">
        <w:t xml:space="preserve"> and solute concentration </w:t>
      </w:r>
      <w:r w:rsidR="006C2049" w:rsidRPr="006C2049">
        <w:rPr>
          <w:position w:val="-6"/>
        </w:rPr>
        <w:object w:dxaOrig="300" w:dyaOrig="320" w14:anchorId="0B82BA3B">
          <v:shape id="_x0000_i1813" type="#_x0000_t75" style="width:15pt;height:16pt" o:ole="">
            <v:imagedata r:id="rId1612" o:title=""/>
          </v:shape>
          <o:OLEObject Type="Embed" ProgID="Equation.DSMT4" ShapeID="_x0000_i1813" DrawAspect="Content" ObjectID="_1471105076" r:id="rId1613"/>
        </w:object>
      </w:r>
      <w:r w:rsidRPr="00B27FE9">
        <w:t xml:space="preserve"> as</w:t>
      </w:r>
    </w:p>
    <w:p w14:paraId="374C23E4" w14:textId="736D26B0" w:rsidR="00D40C73" w:rsidRDefault="00D40C73" w:rsidP="00D40C73">
      <w:pPr>
        <w:pStyle w:val="MTDisplayEquation"/>
      </w:pPr>
      <w:r w:rsidRPr="00B27FE9">
        <w:tab/>
      </w:r>
      <w:r w:rsidR="006C2049" w:rsidRPr="006C2049">
        <w:rPr>
          <w:position w:val="-34"/>
        </w:rPr>
        <w:object w:dxaOrig="2020" w:dyaOrig="800" w14:anchorId="71440FE9">
          <v:shape id="_x0000_i1814" type="#_x0000_t75" style="width:101pt;height:40pt" o:ole="">
            <v:imagedata r:id="rId1614" o:title=""/>
          </v:shape>
          <o:OLEObject Type="Embed" ProgID="Equation.DSMT4" ShapeID="_x0000_i1814" DrawAspect="Content" ObjectID="_1471105077" r:id="rId1615"/>
        </w:object>
      </w:r>
      <w:r w:rsidR="0051614E">
        <w:t>,</w:t>
      </w:r>
    </w:p>
    <w:p w14:paraId="7F09A243" w14:textId="77777777" w:rsidR="0051614E" w:rsidRDefault="0051614E" w:rsidP="0051614E">
      <w:r>
        <w:t>where</w:t>
      </w:r>
    </w:p>
    <w:p w14:paraId="2FA2ECA3" w14:textId="5BF55896" w:rsidR="0051614E" w:rsidRDefault="0051614E" w:rsidP="00B4198C">
      <w:pPr>
        <w:pStyle w:val="MTDisplayEquation"/>
      </w:pPr>
      <w:r>
        <w:tab/>
      </w:r>
      <w:r w:rsidR="006C2049" w:rsidRPr="006C2049">
        <w:rPr>
          <w:position w:val="-34"/>
        </w:rPr>
        <w:object w:dxaOrig="2340" w:dyaOrig="800" w14:anchorId="35B8F959">
          <v:shape id="_x0000_i1815" type="#_x0000_t75" style="width:117pt;height:40pt" o:ole="">
            <v:imagedata r:id="rId1616" o:title=""/>
          </v:shape>
          <o:OLEObject Type="Embed" ProgID="Equation.DSMT4" ShapeID="_x0000_i1815" DrawAspect="Content" ObjectID="_1471105078" r:id="rId1617"/>
        </w:object>
      </w:r>
    </w:p>
    <w:p w14:paraId="185CEC47" w14:textId="2EE1A508" w:rsidR="00966EC0" w:rsidRDefault="0051614E" w:rsidP="00D40C73">
      <w:r>
        <w:t xml:space="preserve">is the partition coefficient for solute </w:t>
      </w:r>
      <w:r w:rsidR="006C2049" w:rsidRPr="006C2049">
        <w:rPr>
          <w:position w:val="-4"/>
        </w:rPr>
        <w:object w:dxaOrig="220" w:dyaOrig="200" w14:anchorId="64228ABD">
          <v:shape id="_x0000_i1816" type="#_x0000_t75" style="width:11pt;height:10pt" o:ole="">
            <v:imagedata r:id="rId1618" o:title=""/>
          </v:shape>
          <o:OLEObject Type="Embed" ProgID="Equation.DSMT4" ShapeID="_x0000_i1816" DrawAspect="Content" ObjectID="_1471105079" r:id="rId1619"/>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5B994120" w:rsidR="00D40C73" w:rsidRPr="00B27FE9" w:rsidRDefault="00966EC0" w:rsidP="00D40C73">
      <w:r>
        <w:t>In FEBio, n</w:t>
      </w:r>
      <w:r w:rsidR="00D40C73" w:rsidRPr="00B27FE9">
        <w:t xml:space="preserve">odal variables consist of the solid matrix displacement </w:t>
      </w:r>
      <w:r w:rsidR="006C2049" w:rsidRPr="006C2049">
        <w:rPr>
          <w:position w:val="-6"/>
        </w:rPr>
        <w:object w:dxaOrig="200" w:dyaOrig="220" w14:anchorId="699F0E33">
          <v:shape id="_x0000_i1817" type="#_x0000_t75" style="width:10pt;height:11pt" o:ole="">
            <v:imagedata r:id="rId1620" o:title=""/>
          </v:shape>
          <o:OLEObject Type="Embed" ProgID="Equation.DSMT4" ShapeID="_x0000_i1817" DrawAspect="Content" ObjectID="_1471105080" r:id="rId1621"/>
        </w:object>
      </w:r>
      <w:r w:rsidR="00D40C73" w:rsidRPr="00B27FE9">
        <w:t xml:space="preserve">, the effective fluid pressure </w:t>
      </w:r>
      <w:r w:rsidR="006C2049" w:rsidRPr="006C2049">
        <w:rPr>
          <w:position w:val="-10"/>
        </w:rPr>
        <w:object w:dxaOrig="240" w:dyaOrig="320" w14:anchorId="01A296AF">
          <v:shape id="_x0000_i1818" type="#_x0000_t75" style="width:12pt;height:16pt" o:ole="">
            <v:imagedata r:id="rId1622" o:title=""/>
          </v:shape>
          <o:OLEObject Type="Embed" ProgID="Equation.DSMT4" ShapeID="_x0000_i1818" DrawAspect="Content" ObjectID="_1471105081" r:id="rId1623"/>
        </w:object>
      </w:r>
      <w:r w:rsidR="00D40C73" w:rsidRPr="00B27FE9">
        <w:t>, and the effective solute concentration</w:t>
      </w:r>
      <w:r w:rsidR="000C7FD9">
        <w:t>s</w:t>
      </w:r>
      <w:r w:rsidR="00D40C73" w:rsidRPr="00B27FE9">
        <w:t xml:space="preserve"> </w:t>
      </w:r>
      <w:r w:rsidR="006C2049" w:rsidRPr="006C2049">
        <w:rPr>
          <w:position w:val="-6"/>
        </w:rPr>
        <w:object w:dxaOrig="300" w:dyaOrig="320" w14:anchorId="6E343FEA">
          <v:shape id="_x0000_i1819" type="#_x0000_t75" style="width:15pt;height:16pt" o:ole="">
            <v:imagedata r:id="rId1624" o:title=""/>
          </v:shape>
          <o:OLEObject Type="Embed" ProgID="Equation.DSMT4" ShapeID="_x0000_i1819" DrawAspect="Content" ObjectID="_1471105082" r:id="rId1625"/>
        </w:object>
      </w:r>
      <w:r w:rsidR="00D40C73" w:rsidRPr="00B27FE9">
        <w:t xml:space="preserve">.  Essential boundary conditions must be imposed on these variables, and not on the actual pressure </w:t>
      </w:r>
      <w:r w:rsidR="006C2049" w:rsidRPr="006C2049">
        <w:rPr>
          <w:position w:val="-10"/>
        </w:rPr>
        <w:object w:dxaOrig="240" w:dyaOrig="260" w14:anchorId="786099C0">
          <v:shape id="_x0000_i1820" type="#_x0000_t75" style="width:12pt;height:13pt" o:ole="">
            <v:imagedata r:id="rId1626" o:title=""/>
          </v:shape>
          <o:OLEObject Type="Embed" ProgID="Equation.DSMT4" ShapeID="_x0000_i1820" DrawAspect="Content" ObjectID="_1471105083" r:id="rId1627"/>
        </w:object>
      </w:r>
      <w:r w:rsidR="00D40C73" w:rsidRPr="00B27FE9">
        <w:t xml:space="preserve"> or concentration</w:t>
      </w:r>
      <w:r w:rsidR="000C7FD9">
        <w:t>s</w:t>
      </w:r>
      <w:r w:rsidR="00D40C73" w:rsidRPr="00B27FE9">
        <w:t xml:space="preserve"> </w:t>
      </w:r>
      <w:r w:rsidR="006C2049" w:rsidRPr="006C2049">
        <w:rPr>
          <w:position w:val="-6"/>
        </w:rPr>
        <w:object w:dxaOrig="279" w:dyaOrig="320" w14:anchorId="5D87CC20">
          <v:shape id="_x0000_i1821" type="#_x0000_t75" style="width:14pt;height:16pt" o:ole="">
            <v:imagedata r:id="rId1628" o:title=""/>
          </v:shape>
          <o:OLEObject Type="Embed" ProgID="Equation.DSMT4" ShapeID="_x0000_i1821" DrawAspect="Content" ObjectID="_1471105084" r:id="rId1629"/>
        </w:object>
      </w:r>
      <w:r w:rsidR="00D40C73" w:rsidRPr="00B27FE9">
        <w:t xml:space="preserve">.  (In a biphasic material however, since </w:t>
      </w:r>
      <w:r w:rsidR="006C2049" w:rsidRPr="006C2049">
        <w:rPr>
          <w:position w:val="-6"/>
        </w:rPr>
        <w:object w:dxaOrig="660" w:dyaOrig="320" w14:anchorId="2B4F2797">
          <v:shape id="_x0000_i1822" type="#_x0000_t75" style="width:33pt;height:16pt" o:ole="">
            <v:imagedata r:id="rId1630" o:title=""/>
          </v:shape>
          <o:OLEObject Type="Embed" ProgID="Equation.DSMT4" ShapeID="_x0000_i1822" DrawAspect="Content" ObjectID="_1471105085" r:id="rId1631"/>
        </w:object>
      </w:r>
      <w:r w:rsidR="00D40C73" w:rsidRPr="00B27FE9">
        <w:t xml:space="preserve">, the effective and actual fluid pressures are the same, </w:t>
      </w:r>
      <w:r w:rsidR="006C2049" w:rsidRPr="006C2049">
        <w:rPr>
          <w:position w:val="-10"/>
        </w:rPr>
        <w:object w:dxaOrig="620" w:dyaOrig="320" w14:anchorId="44790EAF">
          <v:shape id="_x0000_i1823" type="#_x0000_t75" style="width:31pt;height:16pt" o:ole="">
            <v:imagedata r:id="rId1632" o:title=""/>
          </v:shape>
          <o:OLEObject Type="Embed" ProgID="Equation.DSMT4" ShapeID="_x0000_i1823" DrawAspect="Content" ObjectID="_1471105086" r:id="rId1633"/>
        </w:object>
      </w:r>
      <w:r w:rsidR="00D40C73" w:rsidRPr="00B27FE9">
        <w:t>.)</w:t>
      </w:r>
    </w:p>
    <w:p w14:paraId="3C4BFD3C" w14:textId="77777777" w:rsidR="00D40C73" w:rsidRPr="00B27FE9" w:rsidRDefault="00D40C73" w:rsidP="00D40C73"/>
    <w:p w14:paraId="4A3EAEF4" w14:textId="7018DC26" w:rsidR="00D40C73" w:rsidRPr="00B27FE9" w:rsidRDefault="00D40C73" w:rsidP="00D40C73">
      <w:r w:rsidRPr="00B27FE9">
        <w:t xml:space="preserve">The mixture stress in a </w:t>
      </w:r>
      <w:r w:rsidR="00C669AA">
        <w:t xml:space="preserve">triphasic </w:t>
      </w:r>
      <w:r w:rsidRPr="00B27FE9">
        <w:t xml:space="preserve">material is given by </w:t>
      </w:r>
      <w:r w:rsidR="006C2049" w:rsidRPr="006C2049">
        <w:rPr>
          <w:position w:val="-10"/>
        </w:rPr>
        <w:object w:dxaOrig="1280" w:dyaOrig="360" w14:anchorId="2FAE9552">
          <v:shape id="_x0000_i1824" type="#_x0000_t75" style="width:64pt;height:18pt" o:ole="">
            <v:imagedata r:id="rId1634" o:title=""/>
          </v:shape>
          <o:OLEObject Type="Embed" ProgID="Equation.DSMT4" ShapeID="_x0000_i1824" DrawAspect="Content" ObjectID="_1471105087" r:id="rId1635"/>
        </w:object>
      </w:r>
      <w:r w:rsidRPr="00B27FE9">
        <w:t xml:space="preserve">, where </w:t>
      </w:r>
      <w:r w:rsidR="006C2049" w:rsidRPr="006C2049">
        <w:rPr>
          <w:position w:val="-6"/>
        </w:rPr>
        <w:object w:dxaOrig="300" w:dyaOrig="320" w14:anchorId="20E83365">
          <v:shape id="_x0000_i1825" type="#_x0000_t75" style="width:15pt;height:16pt" o:ole="">
            <v:imagedata r:id="rId1636" o:title=""/>
          </v:shape>
          <o:OLEObject Type="Embed" ProgID="Equation.DSMT4" ShapeID="_x0000_i1825" DrawAspect="Content" ObjectID="_1471105088" r:id="rId1637"/>
        </w:object>
      </w:r>
      <w:r w:rsidRPr="00B27FE9">
        <w:t xml:space="preserve"> is the stress arising from the solid matrix strain.  The mixture traction on a surface with unit outward normal </w:t>
      </w:r>
      <w:r w:rsidR="006C2049" w:rsidRPr="006C2049">
        <w:rPr>
          <w:position w:val="-4"/>
        </w:rPr>
        <w:object w:dxaOrig="200" w:dyaOrig="200" w14:anchorId="1C045E1B">
          <v:shape id="_x0000_i1826" type="#_x0000_t75" style="width:10pt;height:10pt" o:ole="">
            <v:imagedata r:id="rId1638" o:title=""/>
          </v:shape>
          <o:OLEObject Type="Embed" ProgID="Equation.DSMT4" ShapeID="_x0000_i1826" DrawAspect="Content" ObjectID="_1471105089" r:id="rId1639"/>
        </w:object>
      </w:r>
      <w:r w:rsidRPr="00B27FE9">
        <w:t xml:space="preserve"> is </w:t>
      </w:r>
      <w:r w:rsidR="006C2049" w:rsidRPr="006C2049">
        <w:rPr>
          <w:position w:val="-6"/>
        </w:rPr>
        <w:object w:dxaOrig="800" w:dyaOrig="260" w14:anchorId="4635019B">
          <v:shape id="_x0000_i1827" type="#_x0000_t75" style="width:40pt;height:13pt" o:ole="">
            <v:imagedata r:id="rId1640" o:title=""/>
          </v:shape>
          <o:OLEObject Type="Embed" ProgID="Equation.DSMT4" ShapeID="_x0000_i1827" DrawAspect="Content" ObjectID="_1471105090" r:id="rId1641"/>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6C2049" w:rsidRPr="006C2049">
        <w:rPr>
          <w:position w:val="-6"/>
        </w:rPr>
        <w:object w:dxaOrig="520" w:dyaOrig="279" w14:anchorId="7D162607">
          <v:shape id="_x0000_i1828" type="#_x0000_t75" style="width:26pt;height:14pt" o:ole="">
            <v:imagedata r:id="rId1642" o:title=""/>
          </v:shape>
          <o:OLEObject Type="Embed" ProgID="Equation.DSMT4" ShapeID="_x0000_i1828" DrawAspect="Content" ObjectID="_1471105091" r:id="rId1643"/>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2023C3EB" w:rsidR="00D40C73" w:rsidRPr="00B27FE9" w:rsidRDefault="00D40C73" w:rsidP="00D40C73">
      <w:r w:rsidRPr="00B27FE9">
        <w:t>The natural boundary conditions for the solvent and solute</w:t>
      </w:r>
      <w:r w:rsidR="00C669AA">
        <w:t>s</w:t>
      </w:r>
      <w:r w:rsidRPr="00B27FE9">
        <w:t xml:space="preserve"> are similarly </w:t>
      </w:r>
      <w:r w:rsidR="006C2049" w:rsidRPr="006C2049">
        <w:rPr>
          <w:position w:val="-6"/>
        </w:rPr>
        <w:object w:dxaOrig="859" w:dyaOrig="279" w14:anchorId="22390743">
          <v:shape id="_x0000_i1829" type="#_x0000_t75" style="width:43pt;height:14pt" o:ole="">
            <v:imagedata r:id="rId1644" o:title=""/>
          </v:shape>
          <o:OLEObject Type="Embed" ProgID="Equation.DSMT4" ShapeID="_x0000_i1829" DrawAspect="Content" ObjectID="_1471105092" r:id="rId1645"/>
        </w:object>
      </w:r>
      <w:r w:rsidRPr="00B27FE9">
        <w:t xml:space="preserve"> and </w:t>
      </w:r>
      <w:r w:rsidR="006C2049" w:rsidRPr="006C2049">
        <w:rPr>
          <w:position w:val="-10"/>
        </w:rPr>
        <w:object w:dxaOrig="880" w:dyaOrig="360" w14:anchorId="037676A5">
          <v:shape id="_x0000_i1830" type="#_x0000_t75" style="width:44pt;height:18pt" o:ole="">
            <v:imagedata r:id="rId1646" o:title=""/>
          </v:shape>
          <o:OLEObject Type="Embed" ProgID="Equation.DSMT4" ShapeID="_x0000_i1830" DrawAspect="Content" ObjectID="_1471105093" r:id="rId1647"/>
        </w:object>
      </w:r>
      <w:r w:rsidRPr="00B27FE9">
        <w:t xml:space="preserve">, where </w:t>
      </w:r>
      <w:r w:rsidR="006C2049" w:rsidRPr="006C2049">
        <w:rPr>
          <w:position w:val="-6"/>
        </w:rPr>
        <w:object w:dxaOrig="260" w:dyaOrig="220" w14:anchorId="5C2CB2ED">
          <v:shape id="_x0000_i1831" type="#_x0000_t75" style="width:13pt;height:11pt" o:ole="">
            <v:imagedata r:id="rId1648" o:title=""/>
          </v:shape>
          <o:OLEObject Type="Embed" ProgID="Equation.DSMT4" ShapeID="_x0000_i1831" DrawAspect="Content" ObjectID="_1471105094" r:id="rId1649"/>
        </w:object>
      </w:r>
      <w:r w:rsidRPr="00B27FE9">
        <w:t xml:space="preserve"> is the volumetric flux of solvent relative to the solid and </w:t>
      </w:r>
      <w:r w:rsidR="006C2049" w:rsidRPr="006C2049">
        <w:rPr>
          <w:position w:val="-10"/>
        </w:rPr>
        <w:object w:dxaOrig="260" w:dyaOrig="360" w14:anchorId="6A94FC79">
          <v:shape id="_x0000_i1832" type="#_x0000_t75" style="width:13pt;height:18pt" o:ole="">
            <v:imagedata r:id="rId1650" o:title=""/>
          </v:shape>
          <o:OLEObject Type="Embed" ProgID="Equation.DSMT4" ShapeID="_x0000_i1832" DrawAspect="Content" ObjectID="_1471105095" r:id="rId1651"/>
        </w:object>
      </w:r>
      <w:r w:rsidRPr="00B27FE9">
        <w:t xml:space="preserve"> is the molar flux of solute </w:t>
      </w:r>
      <w:r w:rsidR="006C2049" w:rsidRPr="006C2049">
        <w:rPr>
          <w:position w:val="-4"/>
        </w:rPr>
        <w:object w:dxaOrig="220" w:dyaOrig="200" w14:anchorId="1E3AD037">
          <v:shape id="_x0000_i1833" type="#_x0000_t75" style="width:11pt;height:10pt" o:ole="">
            <v:imagedata r:id="rId1652" o:title=""/>
          </v:shape>
          <o:OLEObject Type="Embed" ProgID="Equation.DSMT4" ShapeID="_x0000_i1833" DrawAspect="Content" ObjectID="_1471105096" r:id="rId1653"/>
        </w:object>
      </w:r>
      <w:r w:rsidR="00C669AA">
        <w:t xml:space="preserve"> </w:t>
      </w:r>
      <w:r w:rsidRPr="00B27FE9">
        <w:t xml:space="preserve">relative to the solid.  In general, </w:t>
      </w:r>
      <w:r w:rsidR="006C2049" w:rsidRPr="006C2049">
        <w:rPr>
          <w:position w:val="-6"/>
        </w:rPr>
        <w:object w:dxaOrig="260" w:dyaOrig="220" w14:anchorId="3B53B72C">
          <v:shape id="_x0000_i1834" type="#_x0000_t75" style="width:13pt;height:11pt" o:ole="">
            <v:imagedata r:id="rId1654" o:title=""/>
          </v:shape>
          <o:OLEObject Type="Embed" ProgID="Equation.DSMT4" ShapeID="_x0000_i1834" DrawAspect="Content" ObjectID="_1471105097" r:id="rId1655"/>
        </w:object>
      </w:r>
      <w:r w:rsidRPr="00B27FE9">
        <w:t xml:space="preserve"> and </w:t>
      </w:r>
      <w:r w:rsidR="006C2049" w:rsidRPr="006C2049">
        <w:rPr>
          <w:position w:val="-10"/>
        </w:rPr>
        <w:object w:dxaOrig="260" w:dyaOrig="360" w14:anchorId="1EE9DF2C">
          <v:shape id="_x0000_i1835" type="#_x0000_t75" style="width:13pt;height:18pt" o:ole="">
            <v:imagedata r:id="rId1656" o:title=""/>
          </v:shape>
          <o:OLEObject Type="Embed" ProgID="Equation.DSMT4" ShapeID="_x0000_i1835" DrawAspect="Content" ObjectID="_1471105098" r:id="rId1657"/>
        </w:object>
      </w:r>
      <w:r w:rsidRPr="00B27FE9">
        <w:t xml:space="preserve"> are given by</w:t>
      </w:r>
    </w:p>
    <w:p w14:paraId="2FE566EF" w14:textId="26D1FF51" w:rsidR="00D40C73" w:rsidRPr="00B27FE9" w:rsidRDefault="00D40C73" w:rsidP="00D40C73">
      <w:pPr>
        <w:pStyle w:val="MTDisplayEquation"/>
      </w:pPr>
      <w:r w:rsidRPr="00B27FE9">
        <w:tab/>
      </w:r>
      <w:r w:rsidR="006C2049" w:rsidRPr="006C2049">
        <w:rPr>
          <w:position w:val="-70"/>
        </w:rPr>
        <w:object w:dxaOrig="3680" w:dyaOrig="1520" w14:anchorId="5007DCCA">
          <v:shape id="_x0000_i1836" type="#_x0000_t75" style="width:184pt;height:76pt" o:ole="">
            <v:imagedata r:id="rId1658" o:title=""/>
          </v:shape>
          <o:OLEObject Type="Embed" ProgID="Equation.DSMT4" ShapeID="_x0000_i1836" DrawAspect="Content" ObjectID="_1471105099" r:id="rId1659"/>
        </w:object>
      </w:r>
    </w:p>
    <w:p w14:paraId="0EAA9DB1" w14:textId="77777777" w:rsidR="00D40C73" w:rsidRPr="00B27FE9" w:rsidRDefault="00D40C73" w:rsidP="00D40C73">
      <w:r w:rsidRPr="00B27FE9">
        <w:t>where</w:t>
      </w:r>
    </w:p>
    <w:p w14:paraId="427051FD" w14:textId="28A5958A" w:rsidR="00D40C73" w:rsidRPr="00B27FE9" w:rsidRDefault="00D40C73" w:rsidP="00D40C73">
      <w:pPr>
        <w:pStyle w:val="MTDisplayEquation"/>
      </w:pPr>
      <w:r w:rsidRPr="00B27FE9">
        <w:tab/>
      </w:r>
      <w:r w:rsidR="006C2049" w:rsidRPr="006C2049">
        <w:rPr>
          <w:position w:val="-34"/>
        </w:rPr>
        <w:object w:dxaOrig="3400" w:dyaOrig="840" w14:anchorId="5F63658E">
          <v:shape id="_x0000_i1837" type="#_x0000_t75" style="width:170pt;height:42pt" o:ole="">
            <v:imagedata r:id="rId1660" o:title=""/>
          </v:shape>
          <o:OLEObject Type="Embed" ProgID="Equation.DSMT4" ShapeID="_x0000_i1837" DrawAspect="Content" ObjectID="_1471105100" r:id="rId1661"/>
        </w:object>
      </w:r>
    </w:p>
    <w:p w14:paraId="4FF21BBE" w14:textId="69D19C41"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6C2049" w:rsidRPr="006C2049">
        <w:rPr>
          <w:position w:val="-4"/>
        </w:rPr>
        <w:object w:dxaOrig="220" w:dyaOrig="260" w14:anchorId="3578F7DC">
          <v:shape id="_x0000_i1838" type="#_x0000_t75" style="width:11pt;height:13pt" o:ole="">
            <v:imagedata r:id="rId1662" o:title=""/>
          </v:shape>
          <o:OLEObject Type="Embed" ProgID="Equation.DSMT4" ShapeID="_x0000_i1838" DrawAspect="Content" ObjectID="_1471105101" r:id="rId1663"/>
        </w:object>
      </w:r>
      <w:r w:rsidRPr="00B27FE9">
        <w:t xml:space="preserve"> is the hydraulic permeability of the solvent through the porous solid matrix; </w:t>
      </w:r>
      <w:r w:rsidR="006C2049" w:rsidRPr="006C2049">
        <w:rPr>
          <w:position w:val="-6"/>
        </w:rPr>
        <w:object w:dxaOrig="300" w:dyaOrig="320" w14:anchorId="3CC69CFD">
          <v:shape id="_x0000_i1839" type="#_x0000_t75" style="width:15pt;height:16pt" o:ole="">
            <v:imagedata r:id="rId1664" o:title=""/>
          </v:shape>
          <o:OLEObject Type="Embed" ProgID="Equation.DSMT4" ShapeID="_x0000_i1839" DrawAspect="Content" ObjectID="_1471105102" r:id="rId1665"/>
        </w:object>
      </w:r>
      <w:r w:rsidRPr="00B27FE9">
        <w:t xml:space="preserve"> is the diffusivity </w:t>
      </w:r>
      <w:r w:rsidR="00A84000">
        <w:t xml:space="preserve">of solute </w:t>
      </w:r>
      <w:r w:rsidR="006C2049" w:rsidRPr="006C2049">
        <w:rPr>
          <w:position w:val="-4"/>
        </w:rPr>
        <w:object w:dxaOrig="220" w:dyaOrig="200" w14:anchorId="43604E43">
          <v:shape id="_x0000_i1840" type="#_x0000_t75" style="width:11pt;height:10pt" o:ole="">
            <v:imagedata r:id="rId1666" o:title=""/>
          </v:shape>
          <o:OLEObject Type="Embed" ProgID="Equation.DSMT4" ShapeID="_x0000_i1840" DrawAspect="Content" ObjectID="_1471105103" r:id="rId1667"/>
        </w:object>
      </w:r>
      <w:r w:rsidR="00A84000">
        <w:t xml:space="preserve"> </w:t>
      </w:r>
      <w:r w:rsidRPr="00B27FE9">
        <w:t xml:space="preserve">through the mixture (frictional interactions </w:t>
      </w:r>
      <w:r w:rsidRPr="00B27FE9">
        <w:lastRenderedPageBreak/>
        <w:t xml:space="preserve">with solvent and solid); and </w:t>
      </w:r>
      <w:r w:rsidR="006C2049" w:rsidRPr="006C2049">
        <w:rPr>
          <w:position w:val="-12"/>
        </w:rPr>
        <w:object w:dxaOrig="320" w:dyaOrig="380" w14:anchorId="61E7A67D">
          <v:shape id="_x0000_i1841" type="#_x0000_t75" style="width:16pt;height:19pt" o:ole="">
            <v:imagedata r:id="rId1668" o:title=""/>
          </v:shape>
          <o:OLEObject Type="Embed" ProgID="Equation.DSMT4" ShapeID="_x0000_i1841" DrawAspect="Content" ObjectID="_1471105104" r:id="rId1669"/>
        </w:object>
      </w:r>
      <w:r w:rsidRPr="00B27FE9">
        <w:t xml:space="preserve"> is </w:t>
      </w:r>
      <w:r w:rsidR="00A84000">
        <w:t xml:space="preserve">its </w:t>
      </w:r>
      <w:r w:rsidRPr="00B27FE9">
        <w:t xml:space="preserve">free diffusivity (frictional interactions with solvent only). </w:t>
      </w:r>
      <w:r w:rsidR="006C2049" w:rsidRPr="006C2049">
        <w:rPr>
          <w:position w:val="-10"/>
        </w:rPr>
        <w:object w:dxaOrig="1080" w:dyaOrig="360" w14:anchorId="2CAFF323">
          <v:shape id="_x0000_i1842" type="#_x0000_t75" style="width:54pt;height:18pt" o:ole="">
            <v:imagedata r:id="rId1670" o:title=""/>
          </v:shape>
          <o:OLEObject Type="Embed" ProgID="Equation.DSMT4" ShapeID="_x0000_i1842" DrawAspect="Content" ObjectID="_1471105105" r:id="rId1671"/>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Default="009339D1" w:rsidP="009339D1">
      <w:pPr>
        <w:rPr>
          <w:ins w:id="1653" w:author="Gerard" w:date="2014-06-20T17:32:00Z"/>
        </w:rPr>
      </w:pPr>
      <w:r>
        <w:t xml:space="preserve">Also see section </w:t>
      </w:r>
      <w:r>
        <w:fldChar w:fldCharType="begin"/>
      </w:r>
      <w:r>
        <w:instrText xml:space="preserve"> REF _Ref376431879 \r \h </w:instrText>
      </w:r>
      <w:r>
        <w:fldChar w:fldCharType="separate"/>
      </w:r>
      <w:r w:rsidR="001B13CD">
        <w:t>8.5</w:t>
      </w:r>
      <w:r>
        <w:fldChar w:fldCharType="end"/>
      </w:r>
      <w:r>
        <w:t xml:space="preserve"> for additional guidelines for running multiphasic materials.</w:t>
      </w:r>
    </w:p>
    <w:p w14:paraId="7F2C3D19" w14:textId="5F30E98E" w:rsidR="00976D6B" w:rsidRPr="00B27FE9" w:rsidRDefault="00976D6B" w:rsidP="009339D1">
      <w:ins w:id="1654" w:author="Gerard" w:date="2014-06-20T17:32:00Z">
        <w:r w:rsidRPr="00B27FE9">
          <w:br w:type="page"/>
        </w:r>
      </w:ins>
    </w:p>
    <w:p w14:paraId="2B2D2257" w14:textId="77777777" w:rsidR="00976D6B" w:rsidRDefault="00976D6B" w:rsidP="00976D6B">
      <w:pPr>
        <w:pStyle w:val="Heading3"/>
        <w:rPr>
          <w:ins w:id="1655" w:author="Gerard" w:date="2014-06-20T17:31:00Z"/>
        </w:rPr>
      </w:pPr>
      <w:bookmarkStart w:id="1656" w:name="_Toc370461254"/>
      <w:bookmarkStart w:id="1657" w:name="_Toc397358462"/>
      <w:ins w:id="1658" w:author="Gerard" w:date="2014-06-20T17:31:00Z">
        <w:r>
          <w:lastRenderedPageBreak/>
          <w:t>Guidelines for Multiphasic Analyses</w:t>
        </w:r>
        <w:bookmarkEnd w:id="1656"/>
        <w:bookmarkEnd w:id="1657"/>
      </w:ins>
    </w:p>
    <w:p w14:paraId="7D8B3FEA" w14:textId="77777777" w:rsidR="00976D6B" w:rsidRPr="00AB593C" w:rsidRDefault="00976D6B" w:rsidP="00976D6B">
      <w:pPr>
        <w:pStyle w:val="Heading4"/>
        <w:rPr>
          <w:ins w:id="1659" w:author="Gerard" w:date="2014-06-20T17:31:00Z"/>
        </w:rPr>
      </w:pPr>
      <w:bookmarkStart w:id="1660" w:name="_Toc370461255"/>
      <w:bookmarkStart w:id="1661" w:name="_Toc397358463"/>
      <w:ins w:id="1662" w:author="Gerard" w:date="2014-06-20T17:31:00Z">
        <w:r>
          <w:t>Initial State of Swelling</w:t>
        </w:r>
        <w:bookmarkEnd w:id="1660"/>
        <w:bookmarkEnd w:id="1661"/>
      </w:ins>
    </w:p>
    <w:p w14:paraId="621FEBD1" w14:textId="77777777" w:rsidR="00976D6B" w:rsidRDefault="00976D6B" w:rsidP="00976D6B">
      <w:pPr>
        <w:rPr>
          <w:ins w:id="1663" w:author="Gerard" w:date="2014-06-20T17:31:00Z"/>
        </w:rPr>
      </w:pPr>
      <w:ins w:id="1664" w:author="Gerard" w:date="2014-06-20T17:31:00Z">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ins>
    </w:p>
    <w:p w14:paraId="7DA69BD8" w14:textId="77777777" w:rsidR="00976D6B" w:rsidRDefault="00976D6B" w:rsidP="00976D6B">
      <w:pPr>
        <w:rPr>
          <w:ins w:id="1665" w:author="Gerard" w:date="2014-06-20T17:31:00Z"/>
        </w:rPr>
      </w:pPr>
    </w:p>
    <w:p w14:paraId="7BB5B563" w14:textId="77777777" w:rsidR="00976D6B" w:rsidRDefault="00976D6B" w:rsidP="00976D6B">
      <w:pPr>
        <w:rPr>
          <w:ins w:id="1666" w:author="Gerard" w:date="2014-06-20T17:31:00Z"/>
        </w:rPr>
      </w:pPr>
      <w:ins w:id="1667" w:author="Gerard" w:date="2014-06-20T17:31:00Z">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ins>
      <w:ins w:id="1668" w:author="Gerard" w:date="2014-06-20T17:31:00Z">
        <w:r>
          <w:fldChar w:fldCharType="separate"/>
        </w:r>
      </w:ins>
      <w:r w:rsidR="001B13CD">
        <w:t>Chapter 6</w:t>
      </w:r>
      <w:ins w:id="1669" w:author="Gerard" w:date="2014-06-20T17:31:00Z">
        <w:r>
          <w:fldChar w:fldCharType="end"/>
        </w:r>
        <w:r>
          <w:t>) where the first step is a steady-state analysis (Section </w:t>
        </w:r>
        <w:r>
          <w:fldChar w:fldCharType="begin"/>
        </w:r>
        <w:r>
          <w:instrText xml:space="preserve"> REF _Ref250285979 \r \h </w:instrText>
        </w:r>
      </w:ins>
      <w:ins w:id="1670" w:author="Gerard" w:date="2014-06-20T17:31:00Z">
        <w:r>
          <w:fldChar w:fldCharType="separate"/>
        </w:r>
      </w:ins>
      <w:ins w:id="1671" w:author="Gerard" w:date="2014-07-29T23:58:00Z">
        <w:r w:rsidR="001B13CD">
          <w:t>3.5.1</w:t>
        </w:r>
      </w:ins>
      <w:del w:id="1672" w:author="Gerard" w:date="2014-07-29T23:58:00Z">
        <w:r w:rsidDel="001B13CD">
          <w:delText>3.4.1</w:delText>
        </w:r>
      </w:del>
      <w:ins w:id="1673" w:author="Gerard" w:date="2014-06-20T17:31:00Z">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ins>
      <w:ins w:id="1674" w:author="Gerard" w:date="2014-06-20T17:31:00Z">
        <w:r>
          <w:fldChar w:fldCharType="separate"/>
        </w:r>
      </w:ins>
      <w:ins w:id="1675" w:author="Gerard" w:date="2014-07-29T23:58:00Z">
        <w:r w:rsidR="001B13CD">
          <w:t>3.10.1</w:t>
        </w:r>
      </w:ins>
      <w:del w:id="1676" w:author="Gerard" w:date="2014-07-29T23:58:00Z">
        <w:r w:rsidDel="001B13CD">
          <w:delText>3.9.1</w:delText>
        </w:r>
      </w:del>
      <w:ins w:id="1677" w:author="Gerard" w:date="2014-06-20T17:31:00Z">
        <w:r>
          <w:fldChar w:fldCharType="end"/>
        </w:r>
        <w:r>
          <w:t>), so that they become superposed over and above the initial swelling state.</w:t>
        </w:r>
      </w:ins>
    </w:p>
    <w:p w14:paraId="04FC83FD" w14:textId="77777777" w:rsidR="00976D6B" w:rsidRDefault="00976D6B" w:rsidP="00976D6B">
      <w:pPr>
        <w:rPr>
          <w:ins w:id="1678" w:author="Gerard" w:date="2014-06-20T17:31:00Z"/>
        </w:rPr>
      </w:pPr>
    </w:p>
    <w:p w14:paraId="66603F79" w14:textId="77777777" w:rsidR="00976D6B" w:rsidRDefault="00976D6B" w:rsidP="00976D6B">
      <w:pPr>
        <w:pStyle w:val="Example"/>
        <w:rPr>
          <w:ins w:id="1679" w:author="Gerard" w:date="2014-06-20T17:31:00Z"/>
        </w:rPr>
      </w:pPr>
      <w:ins w:id="1680" w:author="Gerard" w:date="2014-06-20T17:31:00Z">
        <w:r>
          <w:t>Example:</w:t>
        </w:r>
      </w:ins>
    </w:p>
    <w:p w14:paraId="156FF880" w14:textId="77777777" w:rsidR="00976D6B" w:rsidRDefault="00976D6B" w:rsidP="00976D6B">
      <w:pPr>
        <w:pStyle w:val="code"/>
        <w:rPr>
          <w:ins w:id="1681" w:author="Gerard" w:date="2014-06-20T17:31:00Z"/>
        </w:rPr>
      </w:pPr>
      <w:ins w:id="1682" w:author="Gerard" w:date="2014-06-20T17:31:00Z">
        <w:r>
          <w:t>&lt;Step&gt;</w:t>
        </w:r>
      </w:ins>
    </w:p>
    <w:p w14:paraId="039CFD6D" w14:textId="77777777" w:rsidR="00976D6B" w:rsidRDefault="00976D6B" w:rsidP="00976D6B">
      <w:pPr>
        <w:pStyle w:val="code"/>
        <w:rPr>
          <w:ins w:id="1683" w:author="Gerard" w:date="2014-06-20T17:31:00Z"/>
        </w:rPr>
      </w:pPr>
      <w:ins w:id="1684" w:author="Gerard" w:date="2014-06-20T17:31:00Z">
        <w:r>
          <w:tab/>
          <w:t>&lt;Module type="multiphasic"/&gt;</w:t>
        </w:r>
      </w:ins>
    </w:p>
    <w:p w14:paraId="38B2F78B" w14:textId="77777777" w:rsidR="00976D6B" w:rsidRDefault="00976D6B" w:rsidP="00976D6B">
      <w:pPr>
        <w:pStyle w:val="code"/>
        <w:rPr>
          <w:ins w:id="1685" w:author="Gerard" w:date="2014-06-20T17:31:00Z"/>
        </w:rPr>
      </w:pPr>
      <w:ins w:id="1686" w:author="Gerard" w:date="2014-06-20T17:31:00Z">
        <w:r>
          <w:tab/>
          <w:t>&lt;Control&gt;</w:t>
        </w:r>
      </w:ins>
    </w:p>
    <w:p w14:paraId="44CF6B22" w14:textId="77777777" w:rsidR="00976D6B" w:rsidRDefault="00976D6B" w:rsidP="00976D6B">
      <w:pPr>
        <w:pStyle w:val="code"/>
        <w:rPr>
          <w:ins w:id="1687" w:author="Gerard" w:date="2014-06-20T17:31:00Z"/>
        </w:rPr>
      </w:pPr>
      <w:ins w:id="1688" w:author="Gerard" w:date="2014-06-20T17:31:00Z">
        <w:r>
          <w:tab/>
        </w:r>
        <w:r>
          <w:tab/>
          <w:t>&lt;analysis type="steady-state"/&gt;</w:t>
        </w:r>
      </w:ins>
    </w:p>
    <w:p w14:paraId="644DD6CF" w14:textId="77777777" w:rsidR="00976D6B" w:rsidRDefault="00976D6B" w:rsidP="00976D6B">
      <w:pPr>
        <w:pStyle w:val="code"/>
        <w:rPr>
          <w:ins w:id="1689" w:author="Gerard" w:date="2014-06-20T17:31:00Z"/>
        </w:rPr>
      </w:pPr>
      <w:ins w:id="1690" w:author="Gerard" w:date="2014-06-20T17:31:00Z">
        <w:r>
          <w:tab/>
        </w:r>
        <w:r>
          <w:tab/>
          <w:t>...</w:t>
        </w:r>
      </w:ins>
    </w:p>
    <w:p w14:paraId="1936ACC7" w14:textId="77777777" w:rsidR="00976D6B" w:rsidRDefault="00976D6B" w:rsidP="00976D6B">
      <w:pPr>
        <w:pStyle w:val="code"/>
        <w:rPr>
          <w:ins w:id="1691" w:author="Gerard" w:date="2014-06-20T17:31:00Z"/>
        </w:rPr>
      </w:pPr>
      <w:ins w:id="1692" w:author="Gerard" w:date="2014-06-20T17:31:00Z">
        <w:r>
          <w:tab/>
          <w:t>&lt;/Control&gt;</w:t>
        </w:r>
      </w:ins>
    </w:p>
    <w:p w14:paraId="618EFF25" w14:textId="77777777" w:rsidR="00976D6B" w:rsidRDefault="00976D6B" w:rsidP="00976D6B">
      <w:pPr>
        <w:pStyle w:val="code"/>
        <w:rPr>
          <w:ins w:id="1693" w:author="Gerard" w:date="2014-06-20T17:31:00Z"/>
        </w:rPr>
      </w:pPr>
      <w:ins w:id="1694" w:author="Gerard" w:date="2014-06-20T17:31:00Z">
        <w:r>
          <w:t>&lt;/Step&gt;</w:t>
        </w:r>
      </w:ins>
    </w:p>
    <w:p w14:paraId="45DF18C4" w14:textId="77777777" w:rsidR="00976D6B" w:rsidRDefault="00976D6B" w:rsidP="00976D6B">
      <w:pPr>
        <w:pStyle w:val="code"/>
        <w:rPr>
          <w:ins w:id="1695" w:author="Gerard" w:date="2014-06-20T17:31:00Z"/>
        </w:rPr>
      </w:pPr>
      <w:ins w:id="1696" w:author="Gerard" w:date="2014-06-20T17:31:00Z">
        <w:r>
          <w:t>&lt;Step&gt;</w:t>
        </w:r>
      </w:ins>
    </w:p>
    <w:p w14:paraId="1AC5E761" w14:textId="77777777" w:rsidR="00976D6B" w:rsidRDefault="00976D6B" w:rsidP="00976D6B">
      <w:pPr>
        <w:pStyle w:val="code"/>
        <w:rPr>
          <w:ins w:id="1697" w:author="Gerard" w:date="2014-06-20T17:31:00Z"/>
        </w:rPr>
      </w:pPr>
      <w:ins w:id="1698" w:author="Gerard" w:date="2014-06-20T17:31:00Z">
        <w:r>
          <w:tab/>
          <w:t>&lt;Module type="multiphasic"/&gt;</w:t>
        </w:r>
      </w:ins>
    </w:p>
    <w:p w14:paraId="354A355A" w14:textId="77777777" w:rsidR="00976D6B" w:rsidRDefault="00976D6B" w:rsidP="00976D6B">
      <w:pPr>
        <w:pStyle w:val="code"/>
        <w:rPr>
          <w:ins w:id="1699" w:author="Gerard" w:date="2014-06-20T17:31:00Z"/>
        </w:rPr>
      </w:pPr>
      <w:ins w:id="1700" w:author="Gerard" w:date="2014-06-20T17:31:00Z">
        <w:r>
          <w:tab/>
          <w:t>&lt;Control&gt;</w:t>
        </w:r>
      </w:ins>
    </w:p>
    <w:p w14:paraId="7AED919D" w14:textId="77777777" w:rsidR="00976D6B" w:rsidRDefault="00976D6B" w:rsidP="00976D6B">
      <w:pPr>
        <w:pStyle w:val="code"/>
        <w:rPr>
          <w:ins w:id="1701" w:author="Gerard" w:date="2014-06-20T17:31:00Z"/>
        </w:rPr>
      </w:pPr>
      <w:ins w:id="1702" w:author="Gerard" w:date="2014-06-20T17:31:00Z">
        <w:r>
          <w:tab/>
        </w:r>
        <w:r>
          <w:tab/>
          <w:t>...</w:t>
        </w:r>
      </w:ins>
    </w:p>
    <w:p w14:paraId="06F81EA9" w14:textId="77777777" w:rsidR="00976D6B" w:rsidRDefault="00976D6B" w:rsidP="00976D6B">
      <w:pPr>
        <w:pStyle w:val="code"/>
        <w:rPr>
          <w:ins w:id="1703" w:author="Gerard" w:date="2014-06-20T17:31:00Z"/>
        </w:rPr>
      </w:pPr>
      <w:ins w:id="1704" w:author="Gerard" w:date="2014-06-20T17:31:00Z">
        <w:r>
          <w:tab/>
          <w:t>&lt;/Control&gt;</w:t>
        </w:r>
      </w:ins>
    </w:p>
    <w:p w14:paraId="77BCFF26" w14:textId="77777777" w:rsidR="00976D6B" w:rsidRDefault="00976D6B" w:rsidP="00976D6B">
      <w:pPr>
        <w:pStyle w:val="code"/>
        <w:rPr>
          <w:ins w:id="1705" w:author="Gerard" w:date="2014-06-20T17:31:00Z"/>
        </w:rPr>
      </w:pPr>
      <w:ins w:id="1706" w:author="Gerard" w:date="2014-06-20T17:31:00Z">
        <w:r>
          <w:tab/>
          <w:t>&lt;Boundary&gt;</w:t>
        </w:r>
      </w:ins>
    </w:p>
    <w:p w14:paraId="28955921" w14:textId="77777777" w:rsidR="00976D6B" w:rsidRDefault="00976D6B" w:rsidP="00976D6B">
      <w:pPr>
        <w:pStyle w:val="code"/>
        <w:rPr>
          <w:ins w:id="1707" w:author="Gerard" w:date="2014-06-20T17:31:00Z"/>
        </w:rPr>
      </w:pPr>
      <w:ins w:id="1708" w:author="Gerard" w:date="2014-06-20T17:31:00Z">
        <w:r>
          <w:tab/>
        </w:r>
        <w:r>
          <w:tab/>
          <w:t>&lt;prescribe type="relative"&gt;</w:t>
        </w:r>
      </w:ins>
    </w:p>
    <w:p w14:paraId="04891870" w14:textId="77777777" w:rsidR="00976D6B" w:rsidRPr="0098023B" w:rsidRDefault="00976D6B" w:rsidP="00976D6B">
      <w:pPr>
        <w:pStyle w:val="code"/>
        <w:rPr>
          <w:ins w:id="1709" w:author="Gerard" w:date="2014-06-20T17:31:00Z"/>
          <w:lang w:val="nl-BE"/>
        </w:rPr>
      </w:pPr>
      <w:ins w:id="1710" w:author="Gerard" w:date="2014-06-20T17:31:00Z">
        <w:r>
          <w:tab/>
        </w:r>
        <w:r>
          <w:tab/>
        </w:r>
        <w:r>
          <w:tab/>
        </w:r>
        <w:r w:rsidRPr="0098023B">
          <w:rPr>
            <w:lang w:val="nl-BE"/>
          </w:rPr>
          <w:t>&lt;node id="22" bc="z" lc="4"&gt;1&lt;/node&gt;</w:t>
        </w:r>
      </w:ins>
    </w:p>
    <w:p w14:paraId="1A7B452D" w14:textId="77777777" w:rsidR="00976D6B" w:rsidRDefault="00976D6B" w:rsidP="00976D6B">
      <w:pPr>
        <w:pStyle w:val="code"/>
        <w:rPr>
          <w:ins w:id="1711" w:author="Gerard" w:date="2014-06-20T17:31:00Z"/>
        </w:rPr>
      </w:pPr>
      <w:ins w:id="1712" w:author="Gerard" w:date="2014-06-20T17:31:00Z">
        <w:r w:rsidRPr="0098023B">
          <w:rPr>
            <w:lang w:val="nl-BE"/>
          </w:rPr>
          <w:tab/>
        </w:r>
        <w:r w:rsidRPr="0098023B">
          <w:rPr>
            <w:lang w:val="nl-BE"/>
          </w:rPr>
          <w:tab/>
        </w:r>
        <w:r w:rsidRPr="0098023B">
          <w:rPr>
            <w:lang w:val="nl-BE"/>
          </w:rPr>
          <w:tab/>
        </w:r>
        <w:r>
          <w:t>...</w:t>
        </w:r>
      </w:ins>
    </w:p>
    <w:p w14:paraId="06198394" w14:textId="77777777" w:rsidR="00976D6B" w:rsidRDefault="00976D6B" w:rsidP="00976D6B">
      <w:pPr>
        <w:pStyle w:val="code"/>
        <w:rPr>
          <w:ins w:id="1713" w:author="Gerard" w:date="2014-06-20T17:31:00Z"/>
        </w:rPr>
      </w:pPr>
      <w:ins w:id="1714" w:author="Gerard" w:date="2014-06-20T17:31:00Z">
        <w:r>
          <w:tab/>
        </w:r>
        <w:r>
          <w:tab/>
          <w:t>&lt;/prescribe&gt;</w:t>
        </w:r>
      </w:ins>
    </w:p>
    <w:p w14:paraId="1BD96909" w14:textId="77777777" w:rsidR="00976D6B" w:rsidRDefault="00976D6B" w:rsidP="00976D6B">
      <w:pPr>
        <w:pStyle w:val="code"/>
        <w:rPr>
          <w:ins w:id="1715" w:author="Gerard" w:date="2014-06-20T17:31:00Z"/>
        </w:rPr>
      </w:pPr>
      <w:ins w:id="1716" w:author="Gerard" w:date="2014-06-20T17:31:00Z">
        <w:r>
          <w:tab/>
          <w:t>&lt;/Boundary&gt;</w:t>
        </w:r>
      </w:ins>
    </w:p>
    <w:p w14:paraId="7E9F2E72" w14:textId="77777777" w:rsidR="00976D6B" w:rsidRDefault="00976D6B" w:rsidP="00976D6B">
      <w:pPr>
        <w:pStyle w:val="code"/>
        <w:rPr>
          <w:ins w:id="1717" w:author="Gerard" w:date="2014-06-20T17:31:00Z"/>
        </w:rPr>
      </w:pPr>
      <w:ins w:id="1718" w:author="Gerard" w:date="2014-06-20T17:31:00Z">
        <w:r>
          <w:t>&lt;/Step&gt;</w:t>
        </w:r>
      </w:ins>
    </w:p>
    <w:p w14:paraId="3BC5C3C0" w14:textId="77777777" w:rsidR="00976D6B" w:rsidRDefault="00976D6B" w:rsidP="00976D6B">
      <w:pPr>
        <w:pStyle w:val="code"/>
        <w:rPr>
          <w:ins w:id="1719" w:author="Gerard" w:date="2014-06-20T17:31:00Z"/>
        </w:rPr>
      </w:pPr>
    </w:p>
    <w:p w14:paraId="2CF36BCD" w14:textId="77777777" w:rsidR="00976D6B" w:rsidRDefault="00976D6B" w:rsidP="00976D6B">
      <w:pPr>
        <w:pStyle w:val="Heading4"/>
        <w:rPr>
          <w:ins w:id="1720" w:author="Gerard" w:date="2014-06-20T17:31:00Z"/>
        </w:rPr>
      </w:pPr>
      <w:bookmarkStart w:id="1721" w:name="_Toc370461256"/>
      <w:bookmarkStart w:id="1722" w:name="_Toc397358464"/>
      <w:ins w:id="1723" w:author="Gerard" w:date="2014-06-20T17:31:00Z">
        <w:r>
          <w:lastRenderedPageBreak/>
          <w:t>Prescribed Boundary Conditions</w:t>
        </w:r>
        <w:bookmarkEnd w:id="1721"/>
        <w:bookmarkEnd w:id="1722"/>
      </w:ins>
    </w:p>
    <w:p w14:paraId="117B6327" w14:textId="507D5C75" w:rsidR="00976D6B" w:rsidRDefault="00976D6B" w:rsidP="00976D6B">
      <w:pPr>
        <w:rPr>
          <w:ins w:id="1724" w:author="Gerard" w:date="2014-06-20T17:31:00Z"/>
        </w:rPr>
      </w:pPr>
      <w:ins w:id="1725" w:author="Gerard" w:date="2014-06-20T17:31:00Z">
        <w:r>
          <w:t xml:space="preserve">In most analyses, it may be assumed that the ambient fluid pressure and electric potential in the external environment are zero, thus </w:t>
        </w:r>
      </w:ins>
      <w:r w:rsidR="006C2049" w:rsidRPr="006C2049">
        <w:rPr>
          <w:position w:val="-14"/>
        </w:rPr>
        <w:object w:dxaOrig="720" w:dyaOrig="400" w14:anchorId="2C67BCCC">
          <v:shape id="_x0000_i1843" type="#_x0000_t75" style="width:36pt;height:20pt" o:ole="">
            <v:imagedata r:id="rId1672" o:title=""/>
          </v:shape>
          <o:OLEObject Type="Embed" ProgID="Equation.DSMT4" ShapeID="_x0000_i1843" DrawAspect="Content" ObjectID="_1471105106" r:id="rId1673"/>
        </w:object>
      </w:r>
      <w:ins w:id="1726" w:author="Gerard" w:date="2014-06-20T17:31:00Z">
        <w:r>
          <w:t xml:space="preserve"> and </w:t>
        </w:r>
      </w:ins>
      <w:r w:rsidR="006C2049" w:rsidRPr="006C2049">
        <w:rPr>
          <w:position w:val="-14"/>
        </w:rPr>
        <w:object w:dxaOrig="740" w:dyaOrig="400" w14:anchorId="0A58E132">
          <v:shape id="_x0000_i1844" type="#_x0000_t75" style="width:37pt;height:20pt" o:ole="">
            <v:imagedata r:id="rId1674" o:title=""/>
          </v:shape>
          <o:OLEObject Type="Embed" ProgID="Equation.DSMT4" ShapeID="_x0000_i1844" DrawAspect="Content" ObjectID="_1471105107" r:id="rId1675"/>
        </w:object>
      </w:r>
      <w:ins w:id="1727" w:author="Gerard" w:date="2014-06-20T17:31:00Z">
        <w:r>
          <w:t xml:space="preserve">, where the subscripted asterisk is used to denote environmental conditions.  Since the external environment does not include a solid matrix, the fixed charge density there is zero.  </w:t>
        </w:r>
      </w:ins>
      <w:r w:rsidR="006C2049" w:rsidRPr="006C2049">
        <w:rPr>
          <w:position w:val="-14"/>
        </w:rPr>
        <w:object w:dxaOrig="1340" w:dyaOrig="420" w14:anchorId="17618F3F">
          <v:shape id="_x0000_i1845" type="#_x0000_t75" style="width:67pt;height:21pt" o:ole="">
            <v:imagedata r:id="rId1676" o:title=""/>
          </v:shape>
          <o:OLEObject Type="Embed" ProgID="Equation.DSMT4" ShapeID="_x0000_i1845" DrawAspect="Content" ObjectID="_1471105108" r:id="rId1677"/>
        </w:object>
      </w:r>
      <w:ins w:id="1728" w:author="Gerard" w:date="2014-06-20T17:31:00Z">
        <w:r>
          <w:t xml:space="preserve">It follows that the effective fluid pressure in the external environment is </w:t>
        </w:r>
      </w:ins>
      <w:r w:rsidR="006C2049" w:rsidRPr="006C2049">
        <w:rPr>
          <w:position w:val="-16"/>
        </w:rPr>
        <w:object w:dxaOrig="2000" w:dyaOrig="440" w14:anchorId="3EFF56B9">
          <v:shape id="_x0000_i1846" type="#_x0000_t75" style="width:100pt;height:22pt" o:ole="">
            <v:imagedata r:id="rId1678" o:title=""/>
          </v:shape>
          <o:OLEObject Type="Embed" ProgID="Equation.DSMT4" ShapeID="_x0000_i1846" DrawAspect="Content" ObjectID="_1471105109" r:id="rId1679"/>
        </w:object>
      </w:r>
      <w:ins w:id="1729" w:author="Gerard" w:date="2014-06-20T17:31:00Z">
        <w:r>
          <w:t xml:space="preserve"> and the effective concentrations are </w:t>
        </w:r>
      </w:ins>
      <w:r w:rsidR="006C2049" w:rsidRPr="006C2049">
        <w:rPr>
          <w:position w:val="-18"/>
        </w:rPr>
        <w:object w:dxaOrig="1240" w:dyaOrig="460" w14:anchorId="484881FB">
          <v:shape id="_x0000_i1847" type="#_x0000_t75" style="width:62pt;height:23pt" o:ole="">
            <v:imagedata r:id="rId1680" o:title=""/>
          </v:shape>
          <o:OLEObject Type="Embed" ProgID="Equation.DSMT4" ShapeID="_x0000_i1847" DrawAspect="Content" ObjectID="_1471105110" r:id="rId1681"/>
        </w:object>
      </w:r>
      <w:r w:rsidR="006C2049" w:rsidRPr="006C2049">
        <w:rPr>
          <w:position w:val="-18"/>
        </w:rPr>
        <w:object w:dxaOrig="1219" w:dyaOrig="460" w14:anchorId="18D3C3F5">
          <v:shape id="_x0000_i1848" type="#_x0000_t75" style="width:61pt;height:23pt" o:ole="">
            <v:imagedata r:id="rId1682" o:title=""/>
          </v:shape>
          <o:OLEObject Type="Embed" ProgID="Equation.DSMT4" ShapeID="_x0000_i1848" DrawAspect="Content" ObjectID="_1471105111" r:id="rId1683"/>
        </w:object>
      </w:r>
      <w:ins w:id="1730" w:author="Gerard" w:date="2014-06-20T17:31:00Z">
        <w:r>
          <w:t>.  Therefore, in multiphasic analyses, whenever the external environment contains solutes</w:t>
        </w:r>
      </w:ins>
      <w:r w:rsidR="006C2049" w:rsidRPr="006C2049">
        <w:rPr>
          <w:position w:val="-14"/>
        </w:rPr>
        <w:object w:dxaOrig="240" w:dyaOrig="400" w14:anchorId="54010F2E">
          <v:shape id="_x0000_i1849" type="#_x0000_t75" style="width:12pt;height:20pt" o:ole="">
            <v:imagedata r:id="rId1684" o:title=""/>
          </v:shape>
          <o:OLEObject Type="Embed" ProgID="Equation.DSMT4" ShapeID="_x0000_i1849" DrawAspect="Content" ObjectID="_1471105112" r:id="rId1685"/>
        </w:object>
      </w:r>
      <w:ins w:id="1731" w:author="Gerard" w:date="2014-06-20T17:31:00Z">
        <w:r>
          <w:t xml:space="preserve">, the user must remember to prescribe non-zero boundary conditions for the effective solute concentrations </w:t>
        </w:r>
        <w:r>
          <w:rPr>
            <w:i/>
          </w:rPr>
          <w:t>and</w:t>
        </w:r>
        <w:r>
          <w:t xml:space="preserve"> the effective fluid pressure.</w:t>
        </w:r>
      </w:ins>
    </w:p>
    <w:p w14:paraId="4597942D" w14:textId="77777777" w:rsidR="00976D6B" w:rsidRDefault="00976D6B" w:rsidP="00976D6B">
      <w:pPr>
        <w:rPr>
          <w:ins w:id="1732" w:author="Gerard" w:date="2014-06-20T17:31:00Z"/>
        </w:rPr>
      </w:pPr>
    </w:p>
    <w:p w14:paraId="631C6759" w14:textId="17E0DB98" w:rsidR="00976D6B" w:rsidRDefault="00976D6B" w:rsidP="00976D6B">
      <w:pPr>
        <w:rPr>
          <w:ins w:id="1733" w:author="Gerard" w:date="2014-06-20T17:31:00Z"/>
        </w:rPr>
      </w:pPr>
      <w:ins w:id="1734" w:author="Gerard" w:date="2014-06-20T17:31:00Z">
        <w:r>
          <w:t xml:space="preserve">Letting </w:t>
        </w:r>
      </w:ins>
      <w:r w:rsidR="006C2049" w:rsidRPr="006C2049">
        <w:rPr>
          <w:position w:val="-14"/>
        </w:rPr>
        <w:object w:dxaOrig="720" w:dyaOrig="400" w14:anchorId="229F6D61">
          <v:shape id="_x0000_i1850" type="#_x0000_t75" style="width:36pt;height:20pt" o:ole="">
            <v:imagedata r:id="rId1686" o:title=""/>
          </v:shape>
          <o:OLEObject Type="Embed" ProgID="Equation.DSMT4" ShapeID="_x0000_i1850" DrawAspect="Content" ObjectID="_1471105113" r:id="rId1687"/>
        </w:object>
      </w:r>
      <w:ins w:id="1735" w:author="Gerard" w:date="2014-06-20T17:31:00Z">
        <w:r>
          <w:t xml:space="preserve"> also implies that prescribed mixture normal tractions (Section </w:t>
        </w:r>
        <w:r>
          <w:fldChar w:fldCharType="begin"/>
        </w:r>
        <w:r>
          <w:instrText xml:space="preserve"> REF _Ref194576545 \r \h </w:instrText>
        </w:r>
      </w:ins>
      <w:ins w:id="1736" w:author="Gerard" w:date="2014-06-20T17:31:00Z">
        <w:r>
          <w:fldChar w:fldCharType="separate"/>
        </w:r>
      </w:ins>
      <w:ins w:id="1737" w:author="Gerard" w:date="2014-07-29T23:58:00Z">
        <w:r w:rsidR="001B13CD">
          <w:t xml:space="preserve">3.11.2.3. </w:t>
        </w:r>
      </w:ins>
      <w:del w:id="1738" w:author="Gerard" w:date="2014-07-29T23:58:00Z">
        <w:r w:rsidDel="001B13CD">
          <w:delText xml:space="preserve">3.10.2.3. </w:delText>
        </w:r>
      </w:del>
      <w:ins w:id="1739" w:author="Gerard" w:date="2014-06-20T17:31:00Z">
        <w:r>
          <w:fldChar w:fldCharType="end"/>
        </w:r>
        <w:r>
          <w:t xml:space="preserve">) represent only the traction above ambient conditions.  Note that users are not obligated to assume that </w:t>
        </w:r>
      </w:ins>
      <w:r w:rsidR="006C2049" w:rsidRPr="006C2049">
        <w:rPr>
          <w:position w:val="-14"/>
        </w:rPr>
        <w:object w:dxaOrig="720" w:dyaOrig="400" w14:anchorId="5449239F">
          <v:shape id="_x0000_i1851" type="#_x0000_t75" style="width:36pt;height:20pt" o:ole="">
            <v:imagedata r:id="rId1688" o:title=""/>
          </v:shape>
          <o:OLEObject Type="Embed" ProgID="Equation.DSMT4" ShapeID="_x0000_i1851" DrawAspect="Content" ObjectID="_1471105114" r:id="rId1689"/>
        </w:object>
      </w:r>
      <w:ins w:id="1740" w:author="Gerard" w:date="2014-06-20T17:31:00Z">
        <w:r>
          <w:t xml:space="preserve">.  However, if a non-zero value is assumed for the ambient pressure, then users must remember to incorporate this non-zero value whenever prescribing mixture normal tractions.  Similarly, users are not required to assume that </w:t>
        </w:r>
      </w:ins>
      <w:r w:rsidR="006C2049" w:rsidRPr="006C2049">
        <w:rPr>
          <w:position w:val="-14"/>
        </w:rPr>
        <w:object w:dxaOrig="740" w:dyaOrig="400" w14:anchorId="0B1AF288">
          <v:shape id="_x0000_i1852" type="#_x0000_t75" style="width:37pt;height:20pt" o:ole="">
            <v:imagedata r:id="rId1690" o:title=""/>
          </v:shape>
          <o:OLEObject Type="Embed" ProgID="Equation.DSMT4" ShapeID="_x0000_i1852" DrawAspect="Content" ObjectID="_1471105115" r:id="rId1691"/>
        </w:object>
      </w:r>
      <w:ins w:id="1741" w:author="Gerard" w:date="2014-06-20T17:31:00Z">
        <w:r>
          <w:t xml:space="preserve">; when a non-zero value is assumed for the electric potential of the external environment, the prescribed boundary conditions for the effective concentrations should be evaluated using the corresponding partition coefficient, </w:t>
        </w:r>
      </w:ins>
      <w:r w:rsidR="006C2049" w:rsidRPr="006C2049">
        <w:rPr>
          <w:position w:val="-18"/>
        </w:rPr>
        <w:object w:dxaOrig="1240" w:dyaOrig="460" w14:anchorId="7DE900BA">
          <v:shape id="_x0000_i1853" type="#_x0000_t75" style="width:62pt;height:23pt" o:ole="">
            <v:imagedata r:id="rId1692" o:title=""/>
          </v:shape>
          <o:OLEObject Type="Embed" ProgID="Equation.DSMT4" ShapeID="_x0000_i1853" DrawAspect="Content" ObjectID="_1471105116" r:id="rId1693"/>
        </w:object>
      </w:r>
      <w:r w:rsidR="006C2049" w:rsidRPr="006C2049">
        <w:rPr>
          <w:position w:val="-18"/>
        </w:rPr>
        <w:object w:dxaOrig="1219" w:dyaOrig="460" w14:anchorId="33058EA3">
          <v:shape id="_x0000_i1854" type="#_x0000_t75" style="width:61pt;height:23pt" o:ole="">
            <v:imagedata r:id="rId1694" o:title=""/>
          </v:shape>
          <o:OLEObject Type="Embed" ProgID="Equation.DSMT4" ShapeID="_x0000_i1854" DrawAspect="Content" ObjectID="_1471105117" r:id="rId1695"/>
        </w:object>
      </w:r>
      <w:ins w:id="1742" w:author="Gerard" w:date="2014-06-20T17:31:00Z">
        <w:r>
          <w:t>.</w:t>
        </w:r>
      </w:ins>
    </w:p>
    <w:p w14:paraId="53B5BBD7" w14:textId="77777777" w:rsidR="00976D6B" w:rsidRDefault="00976D6B" w:rsidP="00976D6B">
      <w:pPr>
        <w:pStyle w:val="Heading4"/>
        <w:rPr>
          <w:ins w:id="1743" w:author="Gerard" w:date="2014-06-20T17:31:00Z"/>
        </w:rPr>
      </w:pPr>
      <w:bookmarkStart w:id="1744" w:name="_Toc370461257"/>
      <w:bookmarkStart w:id="1745" w:name="_Toc397358465"/>
      <w:ins w:id="1746" w:author="Gerard" w:date="2014-06-20T17:31:00Z">
        <w:r>
          <w:t>Prescribed Initial Conditions</w:t>
        </w:r>
        <w:bookmarkEnd w:id="1744"/>
        <w:bookmarkEnd w:id="1745"/>
      </w:ins>
    </w:p>
    <w:p w14:paraId="7DF40044" w14:textId="1DC961F6" w:rsidR="00976D6B" w:rsidRDefault="00976D6B" w:rsidP="00976D6B">
      <w:pPr>
        <w:rPr>
          <w:ins w:id="1747" w:author="Gerard" w:date="2014-06-20T17:31:00Z"/>
        </w:rPr>
      </w:pPr>
      <w:ins w:id="1748" w:author="Gerard" w:date="2014-06-20T17:31:00Z">
        <w:r>
          <w:t xml:space="preserve">When a multiphasic material is initially exposed to a given external environment with effective pressure </w:t>
        </w:r>
      </w:ins>
      <w:r w:rsidR="006C2049" w:rsidRPr="006C2049">
        <w:rPr>
          <w:position w:val="-14"/>
        </w:rPr>
        <w:object w:dxaOrig="260" w:dyaOrig="400" w14:anchorId="7B42C9EC">
          <v:shape id="_x0000_i1855" type="#_x0000_t75" style="width:13pt;height:20pt" o:ole="">
            <v:imagedata r:id="rId1696" o:title=""/>
          </v:shape>
          <o:OLEObject Type="Embed" ProgID="Equation.DSMT4" ShapeID="_x0000_i1855" DrawAspect="Content" ObjectID="_1471105118" r:id="rId1697"/>
        </w:object>
      </w:r>
      <w:ins w:id="1749" w:author="Gerard" w:date="2014-06-20T17:31:00Z">
        <w:r>
          <w:t xml:space="preserve"> and effective concentrations </w:t>
        </w:r>
      </w:ins>
      <w:r w:rsidR="006C2049" w:rsidRPr="006C2049">
        <w:rPr>
          <w:position w:val="-14"/>
        </w:rPr>
        <w:object w:dxaOrig="279" w:dyaOrig="420" w14:anchorId="1C8FBB97">
          <v:shape id="_x0000_i1856" type="#_x0000_t75" style="width:14pt;height:21pt" o:ole="">
            <v:imagedata r:id="rId1698" o:title=""/>
          </v:shape>
          <o:OLEObject Type="Embed" ProgID="Equation.DSMT4" ShapeID="_x0000_i1856" DrawAspect="Content" ObjectID="_1471105119" r:id="rId1699"/>
        </w:object>
      </w:r>
      <w:r w:rsidR="006C2049" w:rsidRPr="006C2049">
        <w:rPr>
          <w:position w:val="-10"/>
        </w:rPr>
        <w:object w:dxaOrig="980" w:dyaOrig="300" w14:anchorId="75095455">
          <v:shape id="_x0000_i1857" type="#_x0000_t75" style="width:49pt;height:15pt" o:ole="">
            <v:imagedata r:id="rId1700" o:title=""/>
          </v:shape>
          <o:OLEObject Type="Embed" ProgID="Equation.DSMT4" ShapeID="_x0000_i1857" DrawAspect="Content" ObjectID="_1471105120" r:id="rId1701"/>
        </w:object>
      </w:r>
      <w:ins w:id="1750" w:author="Gerard" w:date="2014-06-20T17:31:00Z">
        <w:r>
          <w:t xml:space="preserve">, the initial conditions inside the material should be set to </w:t>
        </w:r>
      </w:ins>
      <w:r w:rsidR="006C2049" w:rsidRPr="006C2049">
        <w:rPr>
          <w:position w:val="-14"/>
        </w:rPr>
        <w:object w:dxaOrig="720" w:dyaOrig="400" w14:anchorId="36995C68">
          <v:shape id="_x0000_i1858" type="#_x0000_t75" style="width:36pt;height:20pt" o:ole="">
            <v:imagedata r:id="rId1702" o:title=""/>
          </v:shape>
          <o:OLEObject Type="Embed" ProgID="Equation.DSMT4" ShapeID="_x0000_i1858" DrawAspect="Content" ObjectID="_1471105121" r:id="rId1703"/>
        </w:object>
      </w:r>
      <w:ins w:id="1751" w:author="Gerard" w:date="2014-06-20T17:31:00Z">
        <w:r>
          <w:t xml:space="preserve"> and </w:t>
        </w:r>
      </w:ins>
      <w:r w:rsidR="006C2049" w:rsidRPr="006C2049">
        <w:rPr>
          <w:position w:val="-14"/>
        </w:rPr>
        <w:object w:dxaOrig="840" w:dyaOrig="420" w14:anchorId="29B6275D">
          <v:shape id="_x0000_i1859" type="#_x0000_t75" style="width:42pt;height:21pt" o:ole="">
            <v:imagedata r:id="rId1704" o:title=""/>
          </v:shape>
          <o:OLEObject Type="Embed" ProgID="Equation.DSMT4" ShapeID="_x0000_i1859" DrawAspect="Content" ObjectID="_1471105122" r:id="rId1705"/>
        </w:object>
      </w:r>
      <w:ins w:id="1752" w:author="Gerard" w:date="2014-06-20T17:31:00Z">
        <w:r>
          <w:t xml:space="preserve"> in order to expedite the evaluation of the initial state of swelling.  The values of </w:t>
        </w:r>
      </w:ins>
      <w:r w:rsidR="006C2049" w:rsidRPr="006C2049">
        <w:rPr>
          <w:position w:val="-14"/>
        </w:rPr>
        <w:object w:dxaOrig="260" w:dyaOrig="400" w14:anchorId="2768381B">
          <v:shape id="_x0000_i1860" type="#_x0000_t75" style="width:13pt;height:20pt" o:ole="">
            <v:imagedata r:id="rId1706" o:title=""/>
          </v:shape>
          <o:OLEObject Type="Embed" ProgID="Equation.DSMT4" ShapeID="_x0000_i1860" DrawAspect="Content" ObjectID="_1471105123" r:id="rId1707"/>
        </w:object>
      </w:r>
      <w:ins w:id="1753" w:author="Gerard" w:date="2014-06-20T17:31:00Z">
        <w:r>
          <w:t xml:space="preserve"> and </w:t>
        </w:r>
      </w:ins>
      <w:r w:rsidR="006C2049" w:rsidRPr="006C2049">
        <w:rPr>
          <w:position w:val="-14"/>
        </w:rPr>
        <w:object w:dxaOrig="279" w:dyaOrig="420" w14:anchorId="3E0FD7B0">
          <v:shape id="_x0000_i1861" type="#_x0000_t75" style="width:14pt;height:21pt" o:ole="">
            <v:imagedata r:id="rId1708" o:title=""/>
          </v:shape>
          <o:OLEObject Type="Embed" ProgID="Equation.DSMT4" ShapeID="_x0000_i1861" DrawAspect="Content" ObjectID="_1471105124" r:id="rId1709"/>
        </w:object>
      </w:r>
      <w:ins w:id="1754" w:author="Gerard" w:date="2014-06-20T17:31:00Z">
        <w:r>
          <w:t xml:space="preserve"> should be evaluated as described in Section </w:t>
        </w:r>
        <w:r>
          <w:fldChar w:fldCharType="begin"/>
        </w:r>
        <w:r>
          <w:instrText xml:space="preserve"> REF _Ref188326917 \r \h </w:instrText>
        </w:r>
      </w:ins>
      <w:ins w:id="1755" w:author="Gerard" w:date="2014-06-20T17:31:00Z">
        <w:r>
          <w:fldChar w:fldCharType="separate"/>
        </w:r>
      </w:ins>
      <w:r w:rsidR="001B13CD">
        <w:t>8.5.2</w:t>
      </w:r>
      <w:ins w:id="1756" w:author="Gerard" w:date="2014-06-20T17:31:00Z">
        <w:r>
          <w:fldChar w:fldCharType="end"/>
        </w:r>
      </w:ins>
    </w:p>
    <w:p w14:paraId="14BB36C1" w14:textId="77777777" w:rsidR="00976D6B" w:rsidRDefault="00976D6B" w:rsidP="00976D6B">
      <w:pPr>
        <w:pStyle w:val="Heading4"/>
        <w:rPr>
          <w:ins w:id="1757" w:author="Gerard" w:date="2014-06-20T17:31:00Z"/>
        </w:rPr>
      </w:pPr>
      <w:bookmarkStart w:id="1758" w:name="_Toc370461258"/>
      <w:bookmarkStart w:id="1759" w:name="_Toc397358466"/>
      <w:ins w:id="1760" w:author="Gerard" w:date="2014-06-20T17:31:00Z">
        <w:r>
          <w:t>Prescribed Effective Solute Flux</w:t>
        </w:r>
        <w:bookmarkEnd w:id="1758"/>
        <w:bookmarkEnd w:id="1759"/>
      </w:ins>
    </w:p>
    <w:p w14:paraId="6D303BF0" w14:textId="777CEC7D" w:rsidR="00976D6B" w:rsidRPr="00E71089" w:rsidRDefault="00976D6B" w:rsidP="00976D6B">
      <w:pPr>
        <w:rPr>
          <w:ins w:id="1761" w:author="Gerard" w:date="2014-06-20T17:31:00Z"/>
        </w:rPr>
      </w:pPr>
      <w:ins w:id="1762" w:author="Gerard" w:date="2014-06-20T17:31:00Z">
        <w:r>
          <w:t xml:space="preserve">The finite element formulation for multiphasic materials in FEBio requires that the natural boundary condition for solute </w:t>
        </w:r>
      </w:ins>
      <w:r w:rsidR="006C2049" w:rsidRPr="006C2049">
        <w:rPr>
          <w:position w:val="-6"/>
        </w:rPr>
        <w:object w:dxaOrig="240" w:dyaOrig="220" w14:anchorId="204D942B">
          <v:shape id="_x0000_i1862" type="#_x0000_t75" style="width:12pt;height:11pt" o:ole="">
            <v:imagedata r:id="rId1710" o:title=""/>
          </v:shape>
          <o:OLEObject Type="Embed" ProgID="Equation.DSMT4" ShapeID="_x0000_i1862" DrawAspect="Content" ObjectID="_1471105125" r:id="rId1711"/>
        </w:object>
      </w:r>
      <w:ins w:id="1763" w:author="Gerard" w:date="2014-06-20T17:31:00Z">
        <w:r>
          <w:t xml:space="preserve"> be prescribed as </w:t>
        </w:r>
      </w:ins>
      <w:r w:rsidR="006C2049" w:rsidRPr="006C2049">
        <w:rPr>
          <w:position w:val="-18"/>
        </w:rPr>
        <w:object w:dxaOrig="1920" w:dyaOrig="440" w14:anchorId="3DBD62D1">
          <v:shape id="_x0000_i1863" type="#_x0000_t75" style="width:96pt;height:22pt" o:ole="">
            <v:imagedata r:id="rId1712" o:title=""/>
          </v:shape>
          <o:OLEObject Type="Embed" ProgID="Equation.DSMT4" ShapeID="_x0000_i1863" DrawAspect="Content" ObjectID="_1471105126" r:id="rId1713"/>
        </w:object>
      </w:r>
      <w:ins w:id="1764" w:author="Gerard" w:date="2014-06-20T17:31:00Z">
        <w:r>
          <w:t xml:space="preserve">, where </w:t>
        </w:r>
      </w:ins>
      <w:r w:rsidR="006C2049" w:rsidRPr="006C2049">
        <w:rPr>
          <w:position w:val="-12"/>
        </w:rPr>
        <w:object w:dxaOrig="300" w:dyaOrig="380" w14:anchorId="31DE4C4A">
          <v:shape id="_x0000_i1864" type="#_x0000_t75" style="width:15pt;height:19pt" o:ole="">
            <v:imagedata r:id="rId1714" o:title=""/>
          </v:shape>
          <o:OLEObject Type="Embed" ProgID="Equation.DSMT4" ShapeID="_x0000_i1864" DrawAspect="Content" ObjectID="_1471105127" r:id="rId1715"/>
        </w:object>
      </w:r>
      <w:ins w:id="1765" w:author="Gerard" w:date="2014-06-20T17:31:00Z">
        <w:r>
          <w:t xml:space="preserve"> is the effective solute flux. For a mixture containing only neutral solutes (</w:t>
        </w:r>
      </w:ins>
      <w:r w:rsidR="006C2049" w:rsidRPr="006C2049">
        <w:rPr>
          <w:position w:val="-10"/>
        </w:rPr>
        <w:object w:dxaOrig="1080" w:dyaOrig="360" w14:anchorId="5C3E173C">
          <v:shape id="_x0000_i1865" type="#_x0000_t75" style="width:54pt;height:18pt" o:ole="">
            <v:imagedata r:id="rId1716" o:title=""/>
          </v:shape>
          <o:OLEObject Type="Embed" ProgID="Equation.DSMT4" ShapeID="_x0000_i1865" DrawAspect="Content" ObjectID="_1471105128" r:id="rId1717"/>
        </w:object>
      </w:r>
      <w:ins w:id="1766" w:author="Gerard" w:date="2014-06-20T17:31:00Z">
        <w:r>
          <w:t xml:space="preserve"> ), it follows that </w:t>
        </w:r>
      </w:ins>
      <w:r w:rsidR="006C2049" w:rsidRPr="006C2049">
        <w:rPr>
          <w:position w:val="-12"/>
        </w:rPr>
        <w:object w:dxaOrig="800" w:dyaOrig="380" w14:anchorId="611BA195">
          <v:shape id="_x0000_i1866" type="#_x0000_t75" style="width:40pt;height:19pt" o:ole="">
            <v:imagedata r:id="rId1718" o:title=""/>
          </v:shape>
          <o:OLEObject Type="Embed" ProgID="Equation.DSMT4" ShapeID="_x0000_i1866" DrawAspect="Content" ObjectID="_1471105129" r:id="rId1719"/>
        </w:object>
      </w:r>
      <w:ins w:id="1767" w:author="Gerard" w:date="2014-06-20T17:31:00Z">
        <w:r>
          <w:t>.</w:t>
        </w:r>
      </w:ins>
    </w:p>
    <w:p w14:paraId="6E785E5F" w14:textId="77777777" w:rsidR="00976D6B" w:rsidRDefault="00976D6B" w:rsidP="00976D6B">
      <w:pPr>
        <w:pStyle w:val="Heading4"/>
        <w:rPr>
          <w:ins w:id="1768" w:author="Gerard" w:date="2014-06-20T17:31:00Z"/>
        </w:rPr>
      </w:pPr>
      <w:bookmarkStart w:id="1769" w:name="_Toc370461259"/>
      <w:bookmarkStart w:id="1770" w:name="_Toc397358467"/>
      <w:ins w:id="1771" w:author="Gerard" w:date="2014-06-20T17:31:00Z">
        <w:r>
          <w:t>Prescribed Electric Current Density</w:t>
        </w:r>
        <w:bookmarkEnd w:id="1769"/>
        <w:bookmarkEnd w:id="1770"/>
      </w:ins>
    </w:p>
    <w:p w14:paraId="1AC949D7" w14:textId="77777777" w:rsidR="00976D6B" w:rsidRDefault="00976D6B" w:rsidP="00976D6B">
      <w:pPr>
        <w:rPr>
          <w:ins w:id="1772" w:author="Gerard" w:date="2014-06-20T17:31:00Z"/>
        </w:rPr>
      </w:pPr>
      <w:ins w:id="1773" w:author="Gerard" w:date="2014-06-20T17:31:00Z">
        <w:r>
          <w:t>The electric current density in a mixture is a linear superposition of the ion fluxes,</w:t>
        </w:r>
      </w:ins>
    </w:p>
    <w:p w14:paraId="3722832A" w14:textId="04810AB8" w:rsidR="00976D6B" w:rsidRDefault="00976D6B" w:rsidP="00976D6B">
      <w:pPr>
        <w:pStyle w:val="MTDisplayEquation"/>
        <w:rPr>
          <w:ins w:id="1774" w:author="Gerard" w:date="2014-06-20T17:31:00Z"/>
        </w:rPr>
      </w:pPr>
      <w:ins w:id="1775" w:author="Gerard" w:date="2014-06-20T17:31:00Z">
        <w:r>
          <w:tab/>
        </w:r>
      </w:ins>
      <w:r w:rsidR="006C2049" w:rsidRPr="006C2049">
        <w:rPr>
          <w:position w:val="-28"/>
        </w:rPr>
        <w:object w:dxaOrig="1579" w:dyaOrig="560" w14:anchorId="097BC833">
          <v:shape id="_x0000_i1867" type="#_x0000_t75" style="width:79pt;height:28pt" o:ole="">
            <v:imagedata r:id="rId1720" o:title=""/>
          </v:shape>
          <o:OLEObject Type="Embed" ProgID="Equation.DSMT4" ShapeID="_x0000_i1867" DrawAspect="Content" ObjectID="_1471105130" r:id="rId1721"/>
        </w:object>
      </w:r>
      <w:ins w:id="1776" w:author="Gerard" w:date="2014-06-20T17:31:00Z">
        <w:r>
          <w:t>.</w:t>
        </w:r>
      </w:ins>
    </w:p>
    <w:p w14:paraId="420EB5BA" w14:textId="52D335EC" w:rsidR="00976D6B" w:rsidRDefault="00976D6B" w:rsidP="00976D6B">
      <w:pPr>
        <w:rPr>
          <w:ins w:id="1777" w:author="Gerard" w:date="2014-06-20T17:31:00Z"/>
        </w:rPr>
      </w:pPr>
      <w:ins w:id="1778" w:author="Gerard" w:date="2014-06-20T17:31:00Z">
        <w:r>
          <w:t xml:space="preserve">Since only the normal component </w:t>
        </w:r>
      </w:ins>
      <w:r w:rsidR="006C2049" w:rsidRPr="006C2049">
        <w:rPr>
          <w:position w:val="-14"/>
        </w:rPr>
        <w:object w:dxaOrig="1140" w:dyaOrig="420" w14:anchorId="3FE3127B">
          <v:shape id="_x0000_i1868" type="#_x0000_t75" style="width:57pt;height:21pt" o:ole="">
            <v:imagedata r:id="rId1722" o:title=""/>
          </v:shape>
          <o:OLEObject Type="Embed" ProgID="Equation.DSMT4" ShapeID="_x0000_i1868" DrawAspect="Content" ObjectID="_1471105131" r:id="rId1723"/>
        </w:object>
      </w:r>
      <w:ins w:id="1779" w:author="Gerard" w:date="2014-06-20T17:31:00Z">
        <w:r>
          <w:t xml:space="preserve"> of ion fluxes may be prescribed at a boundary, it follows that only the normal component </w:t>
        </w:r>
      </w:ins>
      <w:r w:rsidR="006C2049" w:rsidRPr="006C2049">
        <w:rPr>
          <w:position w:val="-14"/>
        </w:rPr>
        <w:object w:dxaOrig="1080" w:dyaOrig="400" w14:anchorId="6BEB1BBE">
          <v:shape id="_x0000_i1869" type="#_x0000_t75" style="width:54pt;height:20pt" o:ole="">
            <v:imagedata r:id="rId1724" o:title=""/>
          </v:shape>
          <o:OLEObject Type="Embed" ProgID="Equation.DSMT4" ShapeID="_x0000_i1869" DrawAspect="Content" ObjectID="_1471105132" r:id="rId1725"/>
        </w:object>
      </w:r>
      <w:ins w:id="1780" w:author="Gerard" w:date="2014-06-20T17:31:00Z">
        <w:r>
          <w:t xml:space="preserve"> of the current density may be prescribed.  To prescribe </w:t>
        </w:r>
      </w:ins>
      <w:r w:rsidR="006C2049" w:rsidRPr="006C2049">
        <w:rPr>
          <w:position w:val="-14"/>
        </w:rPr>
        <w:object w:dxaOrig="260" w:dyaOrig="400" w14:anchorId="58399F8B">
          <v:shape id="_x0000_i1870" type="#_x0000_t75" style="width:13pt;height:20pt" o:ole="">
            <v:imagedata r:id="rId1726" o:title=""/>
          </v:shape>
          <o:OLEObject Type="Embed" ProgID="Equation.DSMT4" ShapeID="_x0000_i1870" DrawAspect="Content" ObjectID="_1471105133" r:id="rId1727"/>
        </w:object>
      </w:r>
      <w:ins w:id="1781" w:author="Gerard" w:date="2014-06-20T17:31:00Z">
        <w:r>
          <w:t xml:space="preserve">, it is necessary to know the nature of the ion species in the mixture, and how the </w:t>
        </w:r>
        <w:r>
          <w:lastRenderedPageBreak/>
          <w:t>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ins>
      <w:r w:rsidR="006C2049" w:rsidRPr="006C2049">
        <w:rPr>
          <w:position w:val="-14"/>
        </w:rPr>
        <w:object w:dxaOrig="760" w:dyaOrig="420" w14:anchorId="01BE3693">
          <v:shape id="_x0000_i1871" type="#_x0000_t75" style="width:38pt;height:21pt" o:ole="">
            <v:imagedata r:id="rId1728" o:title=""/>
          </v:shape>
          <o:OLEObject Type="Embed" ProgID="Equation.DSMT4" ShapeID="_x0000_i1871" DrawAspect="Content" ObjectID="_1471105134" r:id="rId1729"/>
        </w:object>
      </w:r>
      <w:ins w:id="1782" w:author="Gerard" w:date="2014-06-20T17:31:00Z">
        <w:r>
          <w:t xml:space="preserve">) at the electrode-mixture interface, so that the prescribed boundary condition should be </w:t>
        </w:r>
      </w:ins>
      <w:r w:rsidR="006C2049" w:rsidRPr="006C2049">
        <w:rPr>
          <w:position w:val="-18"/>
        </w:rPr>
        <w:object w:dxaOrig="1400" w:dyaOrig="460" w14:anchorId="29C25873">
          <v:shape id="_x0000_i1872" type="#_x0000_t75" style="width:70pt;height:23pt" o:ole="">
            <v:imagedata r:id="rId1730" o:title=""/>
          </v:shape>
          <o:OLEObject Type="Embed" ProgID="Equation.DSMT4" ShapeID="_x0000_i1872" DrawAspect="Content" ObjectID="_1471105135" r:id="rId1731"/>
        </w:object>
      </w:r>
      <w:ins w:id="1783" w:author="Gerard" w:date="2014-06-20T17:31:00Z">
        <w:r>
          <w:t xml:space="preserve">. Since </w:t>
        </w:r>
      </w:ins>
      <w:r w:rsidR="006C2049" w:rsidRPr="006C2049">
        <w:rPr>
          <w:position w:val="-4"/>
        </w:rPr>
        <w:object w:dxaOrig="780" w:dyaOrig="300" w14:anchorId="4ECC8044">
          <v:shape id="_x0000_i1873" type="#_x0000_t75" style="width:39pt;height:15pt" o:ole="">
            <v:imagedata r:id="rId1732" o:title=""/>
          </v:shape>
          <o:OLEObject Type="Embed" ProgID="Equation.DSMT4" ShapeID="_x0000_i1873" DrawAspect="Content" ObjectID="_1471105136" r:id="rId1733"/>
        </w:object>
      </w:r>
      <w:ins w:id="1784" w:author="Gerard" w:date="2014-06-20T17:31:00Z">
        <w:r>
          <w:t xml:space="preserve"> and </w:t>
        </w:r>
      </w:ins>
      <w:r w:rsidR="006C2049" w:rsidRPr="006C2049">
        <w:rPr>
          <w:position w:val="-4"/>
        </w:rPr>
        <w:object w:dxaOrig="780" w:dyaOrig="300" w14:anchorId="060357EF">
          <v:shape id="_x0000_i1874" type="#_x0000_t75" style="width:39pt;height:15pt" o:ole="">
            <v:imagedata r:id="rId1734" o:title=""/>
          </v:shape>
          <o:OLEObject Type="Embed" ProgID="Equation.DSMT4" ShapeID="_x0000_i1874" DrawAspect="Content" ObjectID="_1471105137" r:id="rId1735"/>
        </w:object>
      </w:r>
      <w:ins w:id="1785" w:author="Gerard" w:date="2014-06-20T17:31:00Z">
        <w:r>
          <w:t xml:space="preserve"> in a triphasic mixture, the corresponding effective fluxes are given by </w:t>
        </w:r>
      </w:ins>
      <w:r w:rsidR="006C2049" w:rsidRPr="006C2049">
        <w:rPr>
          <w:position w:val="-12"/>
        </w:rPr>
        <w:object w:dxaOrig="2140" w:dyaOrig="380" w14:anchorId="6FD3BFD8">
          <v:shape id="_x0000_i1875" type="#_x0000_t75" style="width:107pt;height:19pt" o:ole="">
            <v:imagedata r:id="rId1736" o:title=""/>
          </v:shape>
          <o:OLEObject Type="Embed" ProgID="Equation.DSMT4" ShapeID="_x0000_i1875" DrawAspect="Content" ObjectID="_1471105138" r:id="rId1737"/>
        </w:object>
      </w:r>
      <w:ins w:id="1786" w:author="Gerard" w:date="2014-06-20T17:31:00Z">
        <w:r>
          <w:t xml:space="preserve"> and </w:t>
        </w:r>
      </w:ins>
      <w:r w:rsidR="006C2049" w:rsidRPr="006C2049">
        <w:rPr>
          <w:position w:val="-12"/>
        </w:rPr>
        <w:object w:dxaOrig="1140" w:dyaOrig="380" w14:anchorId="017B6A1D">
          <v:shape id="_x0000_i1876" type="#_x0000_t75" style="width:57pt;height:19pt" o:ole="">
            <v:imagedata r:id="rId1738" o:title=""/>
          </v:shape>
          <o:OLEObject Type="Embed" ProgID="Equation.DSMT4" ShapeID="_x0000_i1876" DrawAspect="Content" ObjectID="_1471105139" r:id="rId1739"/>
        </w:object>
      </w:r>
      <w:ins w:id="1787" w:author="Gerard" w:date="2014-06-20T17:31:00Z">
        <w:r>
          <w:t>.</w:t>
        </w:r>
      </w:ins>
    </w:p>
    <w:p w14:paraId="495E87BF" w14:textId="77777777" w:rsidR="00976D6B" w:rsidRDefault="00976D6B" w:rsidP="00976D6B">
      <w:pPr>
        <w:pStyle w:val="Heading4"/>
        <w:rPr>
          <w:ins w:id="1788" w:author="Gerard" w:date="2014-06-20T17:31:00Z"/>
        </w:rPr>
      </w:pPr>
      <w:bookmarkStart w:id="1789" w:name="_Toc370461260"/>
      <w:bookmarkStart w:id="1790" w:name="_Toc397358468"/>
      <w:ins w:id="1791" w:author="Gerard" w:date="2014-06-20T17:31:00Z">
        <w:r>
          <w:t>Electrical Grounding</w:t>
        </w:r>
        <w:bookmarkEnd w:id="1789"/>
        <w:bookmarkEnd w:id="1790"/>
      </w:ins>
    </w:p>
    <w:p w14:paraId="4A8A88CC" w14:textId="77777777" w:rsidR="00976D6B" w:rsidRPr="00CE798E" w:rsidRDefault="00976D6B" w:rsidP="00976D6B">
      <w:pPr>
        <w:rPr>
          <w:ins w:id="1792" w:author="Gerard" w:date="2014-06-20T17:31:00Z"/>
        </w:rPr>
      </w:pPr>
      <w:ins w:id="1793" w:author="Gerard" w:date="2014-06-20T17:31:00Z">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ins>
    </w:p>
    <w:p w14:paraId="3FAECEDB" w14:textId="77777777" w:rsidR="00976D6B" w:rsidRPr="00B27FE9" w:rsidRDefault="00976D6B" w:rsidP="00976D6B">
      <w:pPr>
        <w:rPr>
          <w:ins w:id="1794" w:author="Gerard" w:date="2014-06-20T17:31:00Z"/>
        </w:rPr>
      </w:pPr>
      <w:ins w:id="1795" w:author="Gerard" w:date="2014-06-20T17:31:00Z">
        <w:r w:rsidRPr="00B27FE9">
          <w:br w:type="page"/>
        </w:r>
      </w:ins>
    </w:p>
    <w:p w14:paraId="28A2C5BE" w14:textId="77777777" w:rsidR="009339D1" w:rsidRDefault="009339D1" w:rsidP="00D40C73"/>
    <w:p w14:paraId="161F25A6" w14:textId="1B52B19C" w:rsidR="00D40C73" w:rsidRPr="0097532C" w:rsidRDefault="00D40C73" w:rsidP="00D40C73">
      <w:pPr>
        <w:pStyle w:val="Heading3"/>
      </w:pPr>
      <w:bookmarkStart w:id="1796" w:name="_Ref188932651"/>
      <w:bookmarkStart w:id="1797" w:name="_Toc397358469"/>
      <w:r w:rsidRPr="0097532C">
        <w:t xml:space="preserve">General Specification of </w:t>
      </w:r>
      <w:r w:rsidR="007960DE">
        <w:t xml:space="preserve">Multiphasic </w:t>
      </w:r>
      <w:r w:rsidRPr="0097532C">
        <w:t>Materials</w:t>
      </w:r>
      <w:bookmarkEnd w:id="1796"/>
      <w:bookmarkEnd w:id="1797"/>
    </w:p>
    <w:p w14:paraId="43F41663" w14:textId="0DFFC760"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6C2049" w:rsidRPr="006C2049">
        <w:rPr>
          <w:position w:val="-4"/>
        </w:rPr>
        <w:object w:dxaOrig="220" w:dyaOrig="260" w14:anchorId="54303148">
          <v:shape id="_x0000_i1877" type="#_x0000_t75" style="width:11pt;height:13pt" o:ole="">
            <v:imagedata r:id="rId1740" o:title=""/>
          </v:shape>
          <o:OLEObject Type="Embed" ProgID="Equation.DSMT4" ShapeID="_x0000_i1877" DrawAspect="Content" ObjectID="_1471105140" r:id="rId1741"/>
        </w:object>
      </w:r>
      <w:r w:rsidR="007960DE">
        <w:t xml:space="preserve">, </w:t>
      </w:r>
      <w:r w:rsidR="007960DE" w:rsidRPr="007960DE">
        <w:t>the osmotic coefficient</w:t>
      </w:r>
      <w:r w:rsidR="007960DE">
        <w:t xml:space="preserve"> </w:t>
      </w:r>
      <w:r w:rsidR="006C2049" w:rsidRPr="006C2049">
        <w:rPr>
          <w:position w:val="-4"/>
        </w:rPr>
        <w:object w:dxaOrig="260" w:dyaOrig="240" w14:anchorId="4613C89F">
          <v:shape id="_x0000_i1878" type="#_x0000_t75" style="width:13pt;height:12pt" o:ole="">
            <v:imagedata r:id="rId1742" o:title=""/>
          </v:shape>
          <o:OLEObject Type="Embed" ProgID="Equation.DSMT4" ShapeID="_x0000_i1878" DrawAspect="Content" ObjectID="_1471105141" r:id="rId1743"/>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6C2049" w:rsidRPr="006C2049">
        <w:rPr>
          <w:position w:val="-6"/>
        </w:rPr>
        <w:object w:dxaOrig="300" w:dyaOrig="320" w14:anchorId="55A25441">
          <v:shape id="_x0000_i1879" type="#_x0000_t75" style="width:15pt;height:16pt" o:ole="">
            <v:imagedata r:id="rId1744" o:title=""/>
          </v:shape>
          <o:OLEObject Type="Embed" ProgID="Equation.DSMT4" ShapeID="_x0000_i1879" DrawAspect="Content" ObjectID="_1471105142" r:id="rId1745"/>
        </w:object>
      </w:r>
      <w:r w:rsidR="007960DE" w:rsidRPr="007D6F0D">
        <w:t xml:space="preserve">, the solute free diffusivity </w:t>
      </w:r>
      <w:r w:rsidR="006C2049" w:rsidRPr="006C2049">
        <w:rPr>
          <w:position w:val="-12"/>
        </w:rPr>
        <w:object w:dxaOrig="320" w:dyaOrig="380" w14:anchorId="5BF684FC">
          <v:shape id="_x0000_i1880" type="#_x0000_t75" style="width:16pt;height:19pt" o:ole="">
            <v:imagedata r:id="rId1746" o:title=""/>
          </v:shape>
          <o:OLEObject Type="Embed" ProgID="Equation.DSMT4" ShapeID="_x0000_i1880" DrawAspect="Content" ObjectID="_1471105143" r:id="rId1747"/>
        </w:object>
      </w:r>
      <w:r w:rsidR="007960DE" w:rsidRPr="007D6F0D">
        <w:t xml:space="preserve">, </w:t>
      </w:r>
      <w:r w:rsidR="007960DE">
        <w:t xml:space="preserve">and the solute effective solubility </w:t>
      </w:r>
      <w:r w:rsidR="006C2049" w:rsidRPr="006C2049">
        <w:rPr>
          <w:position w:val="-4"/>
        </w:rPr>
        <w:object w:dxaOrig="320" w:dyaOrig="300" w14:anchorId="24C0E5E3">
          <v:shape id="_x0000_i1881" type="#_x0000_t75" style="width:16pt;height:15pt" o:ole="">
            <v:imagedata r:id="rId1748" o:title=""/>
          </v:shape>
          <o:OLEObject Type="Embed" ProgID="Equation.DSMT4" ShapeID="_x0000_i1881" DrawAspect="Content" ObjectID="_1471105144" r:id="rId1749"/>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5535"/>
        <w:gridCol w:w="817"/>
      </w:tblGrid>
      <w:tr w:rsidR="003A2EFE" w14:paraId="1B1E61B2" w14:textId="4CACC56E" w:rsidTr="008C20E4">
        <w:tc>
          <w:tcPr>
            <w:tcW w:w="0" w:type="auto"/>
            <w:shd w:val="clear" w:color="auto" w:fill="auto"/>
          </w:tcPr>
          <w:p w14:paraId="0BCF2A37" w14:textId="77777777" w:rsidR="003A2EFE" w:rsidRDefault="003A2EFE" w:rsidP="001F1A55">
            <w:pPr>
              <w:pStyle w:val="code"/>
            </w:pPr>
            <w:r>
              <w:t>&lt;solid&gt;</w:t>
            </w:r>
          </w:p>
        </w:tc>
        <w:tc>
          <w:tcPr>
            <w:tcW w:w="0" w:type="auto"/>
            <w:shd w:val="clear" w:color="auto" w:fill="auto"/>
          </w:tcPr>
          <w:p w14:paraId="25933329" w14:textId="77777777" w:rsidR="003A2EFE" w:rsidRPr="000B272C" w:rsidRDefault="003A2EFE" w:rsidP="001F1A55">
            <w:pPr>
              <w:rPr>
                <w:i/>
              </w:rPr>
            </w:pPr>
            <w:r w:rsidRPr="000B272C">
              <w:t>specification of the solid matrix</w:t>
            </w:r>
          </w:p>
        </w:tc>
        <w:tc>
          <w:tcPr>
            <w:tcW w:w="0" w:type="auto"/>
          </w:tcPr>
          <w:p w14:paraId="1B1EE348" w14:textId="77777777" w:rsidR="003A2EFE" w:rsidRPr="000B272C" w:rsidRDefault="003A2EFE" w:rsidP="001F1A55"/>
        </w:tc>
      </w:tr>
      <w:tr w:rsidR="003A2EFE" w14:paraId="0DD206BF" w14:textId="0B01FE3A" w:rsidTr="008C20E4">
        <w:tblPrEx>
          <w:tblLook w:val="0000" w:firstRow="0" w:lastRow="0" w:firstColumn="0" w:lastColumn="0" w:noHBand="0" w:noVBand="0"/>
        </w:tblPrEx>
        <w:trPr>
          <w:trHeight w:val="270"/>
        </w:trPr>
        <w:tc>
          <w:tcPr>
            <w:tcW w:w="0" w:type="auto"/>
            <w:shd w:val="clear" w:color="auto" w:fill="auto"/>
          </w:tcPr>
          <w:p w14:paraId="7796AD2C" w14:textId="77777777" w:rsidR="003A2EFE" w:rsidRDefault="003A2EFE" w:rsidP="001F1A55">
            <w:pPr>
              <w:pStyle w:val="code"/>
            </w:pPr>
            <w:r>
              <w:t>&lt;phi0&gt;</w:t>
            </w:r>
          </w:p>
        </w:tc>
        <w:tc>
          <w:tcPr>
            <w:tcW w:w="0" w:type="auto"/>
            <w:shd w:val="clear" w:color="auto" w:fill="auto"/>
          </w:tcPr>
          <w:p w14:paraId="6A7E6412" w14:textId="09BE1F3C" w:rsidR="003A2EFE" w:rsidRDefault="003A2EFE" w:rsidP="006C2049">
            <w:r w:rsidRPr="000B272C">
              <w:t xml:space="preserve">solid volume fraction </w:t>
            </w:r>
            <w:r w:rsidR="006C2049" w:rsidRPr="006C2049">
              <w:rPr>
                <w:position w:val="-12"/>
              </w:rPr>
              <w:object w:dxaOrig="300" w:dyaOrig="380" w14:anchorId="404DD9AC">
                <v:shape id="_x0000_i1882" type="#_x0000_t75" style="width:15pt;height:19pt" o:ole="">
                  <v:imagedata r:id="rId1750" o:title=""/>
                </v:shape>
                <o:OLEObject Type="Embed" ProgID="Equation.DSMT4" ShapeID="_x0000_i1882" DrawAspect="Content" ObjectID="_1471105145" r:id="rId1751"/>
              </w:object>
            </w:r>
            <w:r w:rsidRPr="000B272C">
              <w:t xml:space="preserve"> in the reference configuration</w:t>
            </w:r>
          </w:p>
        </w:tc>
        <w:tc>
          <w:tcPr>
            <w:tcW w:w="0" w:type="auto"/>
          </w:tcPr>
          <w:p w14:paraId="6682ABF8" w14:textId="5BA8C7B8" w:rsidR="003A2EFE" w:rsidRPr="000B272C" w:rsidRDefault="003A2EFE" w:rsidP="00AF2221">
            <w:r>
              <w:t>[ ]</w:t>
            </w:r>
          </w:p>
        </w:tc>
      </w:tr>
      <w:tr w:rsidR="003A2EFE" w14:paraId="2725CD50" w14:textId="3E0C2C13" w:rsidTr="008C20E4">
        <w:tblPrEx>
          <w:tblLook w:val="0000" w:firstRow="0" w:lastRow="0" w:firstColumn="0" w:lastColumn="0" w:noHBand="0" w:noVBand="0"/>
        </w:tblPrEx>
        <w:trPr>
          <w:trHeight w:val="270"/>
        </w:trPr>
        <w:tc>
          <w:tcPr>
            <w:tcW w:w="0" w:type="auto"/>
            <w:shd w:val="clear" w:color="auto" w:fill="auto"/>
          </w:tcPr>
          <w:p w14:paraId="4D5978B2" w14:textId="77777777" w:rsidR="003A2EFE" w:rsidRDefault="003A2EFE" w:rsidP="001F1A55">
            <w:pPr>
              <w:pStyle w:val="code"/>
            </w:pPr>
            <w:r>
              <w:t>&lt;fixed_charge_density&gt;</w:t>
            </w:r>
          </w:p>
        </w:tc>
        <w:tc>
          <w:tcPr>
            <w:tcW w:w="0" w:type="auto"/>
            <w:shd w:val="clear" w:color="auto" w:fill="auto"/>
          </w:tcPr>
          <w:p w14:paraId="7C781E0D" w14:textId="4BBB9D58" w:rsidR="003A2EFE" w:rsidRDefault="003A2EFE" w:rsidP="006C2049">
            <w:r>
              <w:t xml:space="preserve">fixed charge density </w:t>
            </w:r>
            <w:r w:rsidR="006C2049" w:rsidRPr="006C2049">
              <w:rPr>
                <w:position w:val="-12"/>
              </w:rPr>
              <w:object w:dxaOrig="300" w:dyaOrig="380" w14:anchorId="6FCDD29D">
                <v:shape id="_x0000_i1883" type="#_x0000_t75" style="width:15pt;height:19pt" o:ole="">
                  <v:imagedata r:id="rId1752" o:title=""/>
                </v:shape>
                <o:OLEObject Type="Embed" ProgID="Equation.DSMT4" ShapeID="_x0000_i1883" DrawAspect="Content" ObjectID="_1471105146" r:id="rId1753"/>
              </w:object>
            </w:r>
            <w:r>
              <w:t xml:space="preserve"> in the reference configuration</w:t>
            </w:r>
          </w:p>
        </w:tc>
        <w:tc>
          <w:tcPr>
            <w:tcW w:w="0" w:type="auto"/>
          </w:tcPr>
          <w:p w14:paraId="7403ACB7" w14:textId="074FE397" w:rsidR="003A2EFE" w:rsidRDefault="003A2EFE" w:rsidP="00AF2221">
            <w:r>
              <w:t>[</w:t>
            </w:r>
            <w:r w:rsidRPr="008C20E4">
              <w:rPr>
                <w:b/>
              </w:rPr>
              <w:t>n</w:t>
            </w:r>
            <w:r>
              <w:t>/</w:t>
            </w:r>
            <w:r w:rsidRPr="008C20E4">
              <w:rPr>
                <w:b/>
              </w:rPr>
              <w:t>L</w:t>
            </w:r>
            <w:r w:rsidRPr="008C20E4">
              <w:rPr>
                <w:vertAlign w:val="superscript"/>
              </w:rPr>
              <w:t>3</w:t>
            </w:r>
            <w:r>
              <w:t>]</w:t>
            </w:r>
          </w:p>
        </w:tc>
      </w:tr>
      <w:tr w:rsidR="003A2EFE" w14:paraId="138610F4" w14:textId="4C05E430" w:rsidTr="008C20E4">
        <w:tblPrEx>
          <w:tblLook w:val="0000" w:firstRow="0" w:lastRow="0" w:firstColumn="0" w:lastColumn="0" w:noHBand="0" w:noVBand="0"/>
        </w:tblPrEx>
        <w:trPr>
          <w:trHeight w:val="270"/>
        </w:trPr>
        <w:tc>
          <w:tcPr>
            <w:tcW w:w="0" w:type="auto"/>
            <w:shd w:val="clear" w:color="auto" w:fill="auto"/>
          </w:tcPr>
          <w:p w14:paraId="704241D0" w14:textId="77777777" w:rsidR="003A2EFE" w:rsidRDefault="003A2EFE" w:rsidP="001F1A55">
            <w:pPr>
              <w:pStyle w:val="code"/>
            </w:pPr>
            <w:r>
              <w:t>&lt;permeability&gt;</w:t>
            </w:r>
          </w:p>
        </w:tc>
        <w:tc>
          <w:tcPr>
            <w:tcW w:w="0" w:type="auto"/>
            <w:shd w:val="clear" w:color="auto" w:fill="auto"/>
          </w:tcPr>
          <w:p w14:paraId="38E3BAE7" w14:textId="7DFE5604" w:rsidR="003A2EFE" w:rsidRDefault="003A2EFE" w:rsidP="006C2049">
            <w:r>
              <w:t xml:space="preserve">specification of the hydraulic permeability </w:t>
            </w:r>
            <w:r w:rsidR="006C2049" w:rsidRPr="006C2049">
              <w:rPr>
                <w:position w:val="-4"/>
              </w:rPr>
              <w:object w:dxaOrig="220" w:dyaOrig="260" w14:anchorId="1428CF22">
                <v:shape id="_x0000_i1884" type="#_x0000_t75" style="width:11pt;height:13pt" o:ole="">
                  <v:imagedata r:id="rId1754" o:title=""/>
                </v:shape>
                <o:OLEObject Type="Embed" ProgID="Equation.DSMT4" ShapeID="_x0000_i1884" DrawAspect="Content" ObjectID="_1471105147" r:id="rId1755"/>
              </w:object>
            </w:r>
          </w:p>
        </w:tc>
        <w:tc>
          <w:tcPr>
            <w:tcW w:w="0" w:type="auto"/>
          </w:tcPr>
          <w:p w14:paraId="190FDB15" w14:textId="77777777" w:rsidR="003A2EFE" w:rsidRDefault="003A2EFE" w:rsidP="00AF2221"/>
        </w:tc>
      </w:tr>
      <w:tr w:rsidR="003A2EFE" w14:paraId="1AE3DD68" w14:textId="10547FB6" w:rsidTr="008C20E4">
        <w:tblPrEx>
          <w:tblLook w:val="0000" w:firstRow="0" w:lastRow="0" w:firstColumn="0" w:lastColumn="0" w:noHBand="0" w:noVBand="0"/>
        </w:tblPrEx>
        <w:trPr>
          <w:trHeight w:val="270"/>
        </w:trPr>
        <w:tc>
          <w:tcPr>
            <w:tcW w:w="0" w:type="auto"/>
            <w:shd w:val="clear" w:color="auto" w:fill="auto"/>
          </w:tcPr>
          <w:p w14:paraId="61D9EE9A" w14:textId="32B18CF0" w:rsidR="003A2EFE" w:rsidRDefault="003A2EFE" w:rsidP="001F1A55">
            <w:pPr>
              <w:pStyle w:val="code"/>
            </w:pPr>
            <w:r>
              <w:t>&lt;solvent_supply&gt;</w:t>
            </w:r>
          </w:p>
        </w:tc>
        <w:tc>
          <w:tcPr>
            <w:tcW w:w="0" w:type="auto"/>
            <w:shd w:val="clear" w:color="auto" w:fill="auto"/>
          </w:tcPr>
          <w:p w14:paraId="00A37C4A" w14:textId="07358F0C" w:rsidR="003A2EFE" w:rsidRDefault="003A2EFE" w:rsidP="006C2049">
            <w:r>
              <w:t xml:space="preserve">specification of the solvent supply </w:t>
            </w:r>
            <w:r w:rsidR="006C2049" w:rsidRPr="006C2049">
              <w:rPr>
                <w:position w:val="-10"/>
              </w:rPr>
              <w:object w:dxaOrig="320" w:dyaOrig="360" w14:anchorId="021B67B1">
                <v:shape id="_x0000_i1885" type="#_x0000_t75" style="width:16pt;height:18pt" o:ole="">
                  <v:imagedata r:id="rId1756" o:title=""/>
                </v:shape>
                <o:OLEObject Type="Embed" ProgID="Equation.DSMT4" ShapeID="_x0000_i1885" DrawAspect="Content" ObjectID="_1471105148" r:id="rId1757"/>
              </w:object>
            </w:r>
          </w:p>
        </w:tc>
        <w:tc>
          <w:tcPr>
            <w:tcW w:w="0" w:type="auto"/>
          </w:tcPr>
          <w:p w14:paraId="14B41CBF" w14:textId="77777777" w:rsidR="003A2EFE" w:rsidRDefault="003A2EFE" w:rsidP="00AF2221"/>
        </w:tc>
      </w:tr>
      <w:tr w:rsidR="003A2EFE" w14:paraId="4EEF0FDB" w14:textId="5CBF84A1" w:rsidTr="008C20E4">
        <w:tblPrEx>
          <w:tblLook w:val="0000" w:firstRow="0" w:lastRow="0" w:firstColumn="0" w:lastColumn="0" w:noHBand="0" w:noVBand="0"/>
        </w:tblPrEx>
        <w:trPr>
          <w:trHeight w:val="270"/>
        </w:trPr>
        <w:tc>
          <w:tcPr>
            <w:tcW w:w="0" w:type="auto"/>
            <w:shd w:val="clear" w:color="auto" w:fill="auto"/>
          </w:tcPr>
          <w:p w14:paraId="19451CBC" w14:textId="77777777" w:rsidR="003A2EFE" w:rsidRDefault="003A2EFE" w:rsidP="00B4198C">
            <w:pPr>
              <w:pStyle w:val="code"/>
            </w:pPr>
            <w:r>
              <w:t>&lt;osmotic_coefficient&gt;</w:t>
            </w:r>
          </w:p>
        </w:tc>
        <w:tc>
          <w:tcPr>
            <w:tcW w:w="0" w:type="auto"/>
            <w:shd w:val="clear" w:color="auto" w:fill="auto"/>
          </w:tcPr>
          <w:p w14:paraId="0B6C25B4" w14:textId="7BF25F95" w:rsidR="003A2EFE" w:rsidRDefault="003A2EFE" w:rsidP="006C2049">
            <w:r>
              <w:t xml:space="preserve">specification of the osmotic coefficient </w:t>
            </w:r>
            <w:r w:rsidR="006C2049" w:rsidRPr="006C2049">
              <w:rPr>
                <w:position w:val="-4"/>
              </w:rPr>
              <w:object w:dxaOrig="260" w:dyaOrig="240" w14:anchorId="20B79486">
                <v:shape id="_x0000_i1886" type="#_x0000_t75" style="width:13pt;height:12pt" o:ole="">
                  <v:imagedata r:id="rId1758" o:title=""/>
                </v:shape>
                <o:OLEObject Type="Embed" ProgID="Equation.DSMT4" ShapeID="_x0000_i1886" DrawAspect="Content" ObjectID="_1471105149" r:id="rId1759"/>
              </w:object>
            </w:r>
          </w:p>
        </w:tc>
        <w:tc>
          <w:tcPr>
            <w:tcW w:w="0" w:type="auto"/>
          </w:tcPr>
          <w:p w14:paraId="3A500C00" w14:textId="77777777" w:rsidR="003A2EFE" w:rsidRDefault="003A2EFE" w:rsidP="00AF2221"/>
        </w:tc>
      </w:tr>
      <w:tr w:rsidR="003A2EFE" w14:paraId="4D69AB05" w14:textId="2BE92AFA" w:rsidTr="008C20E4">
        <w:tblPrEx>
          <w:tblLook w:val="0000" w:firstRow="0" w:lastRow="0" w:firstColumn="0" w:lastColumn="0" w:noHBand="0" w:noVBand="0"/>
        </w:tblPrEx>
        <w:trPr>
          <w:trHeight w:val="270"/>
        </w:trPr>
        <w:tc>
          <w:tcPr>
            <w:tcW w:w="0" w:type="auto"/>
            <w:shd w:val="clear" w:color="auto" w:fill="auto"/>
          </w:tcPr>
          <w:p w14:paraId="44401781" w14:textId="77777777" w:rsidR="003A2EFE" w:rsidRDefault="003A2EFE" w:rsidP="001F1A55">
            <w:pPr>
              <w:pStyle w:val="code"/>
            </w:pPr>
            <w:r>
              <w:t>&lt;solute&gt;</w:t>
            </w:r>
          </w:p>
        </w:tc>
        <w:tc>
          <w:tcPr>
            <w:tcW w:w="0" w:type="auto"/>
            <w:shd w:val="clear" w:color="auto" w:fill="auto"/>
          </w:tcPr>
          <w:p w14:paraId="69D28C9F" w14:textId="77777777" w:rsidR="003A2EFE" w:rsidRDefault="003A2EFE" w:rsidP="00350D5F">
            <w:r>
              <w:t>specification of the solute properties</w:t>
            </w:r>
          </w:p>
        </w:tc>
        <w:tc>
          <w:tcPr>
            <w:tcW w:w="0" w:type="auto"/>
          </w:tcPr>
          <w:p w14:paraId="2B227D88" w14:textId="77777777" w:rsidR="003A2EFE" w:rsidRDefault="003A2EFE" w:rsidP="00350D5F"/>
        </w:tc>
      </w:tr>
      <w:tr w:rsidR="003A2EFE" w14:paraId="22B51E16" w14:textId="65369389" w:rsidTr="008C20E4">
        <w:tblPrEx>
          <w:tblLook w:val="0000" w:firstRow="0" w:lastRow="0" w:firstColumn="0" w:lastColumn="0" w:noHBand="0" w:noVBand="0"/>
        </w:tblPrEx>
        <w:trPr>
          <w:trHeight w:val="270"/>
        </w:trPr>
        <w:tc>
          <w:tcPr>
            <w:tcW w:w="0" w:type="auto"/>
            <w:shd w:val="clear" w:color="auto" w:fill="auto"/>
          </w:tcPr>
          <w:p w14:paraId="49FF4C5A" w14:textId="77777777" w:rsidR="003A2EFE" w:rsidRDefault="003A2EFE" w:rsidP="00C83DD5">
            <w:pPr>
              <w:pStyle w:val="code"/>
            </w:pPr>
            <w:r>
              <w:t>&lt;solid_bound&gt;</w:t>
            </w:r>
          </w:p>
        </w:tc>
        <w:tc>
          <w:tcPr>
            <w:tcW w:w="0" w:type="auto"/>
            <w:shd w:val="clear" w:color="auto" w:fill="auto"/>
          </w:tcPr>
          <w:p w14:paraId="6220E319" w14:textId="77777777" w:rsidR="003A2EFE" w:rsidRDefault="003A2EFE" w:rsidP="00C83DD5">
            <w:r>
              <w:t>specification of solid-bound molecule</w:t>
            </w:r>
          </w:p>
        </w:tc>
        <w:tc>
          <w:tcPr>
            <w:tcW w:w="0" w:type="auto"/>
          </w:tcPr>
          <w:p w14:paraId="79C6D365" w14:textId="77777777" w:rsidR="003A2EFE" w:rsidRDefault="003A2EFE" w:rsidP="00C83DD5"/>
        </w:tc>
      </w:tr>
    </w:tbl>
    <w:p w14:paraId="69D2B0F0" w14:textId="77777777" w:rsidR="00D40C73" w:rsidRDefault="00D40C73" w:rsidP="00D40C73"/>
    <w:p w14:paraId="52DAC406" w14:textId="6AECCD2D"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6C2049" w:rsidRPr="006C2049">
        <w:rPr>
          <w:position w:val="-12"/>
        </w:rPr>
        <w:object w:dxaOrig="560" w:dyaOrig="360" w14:anchorId="079CEB2A">
          <v:shape id="_x0000_i1887" type="#_x0000_t75" style="width:28pt;height:18pt" o:ole="">
            <v:imagedata r:id="rId1760" o:title=""/>
          </v:shape>
          <o:OLEObject Type="Embed" ProgID="Equation.DSMT4" ShapeID="_x0000_i1887" DrawAspect="Content" ObjectID="_1471105150" r:id="rId1761"/>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1B13CD">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1B13CD">
        <w:t>4.5.5</w:t>
      </w:r>
      <w:r w:rsidR="00A4452F">
        <w:fldChar w:fldCharType="end"/>
      </w:r>
      <w:r>
        <w:t>.</w:t>
      </w:r>
    </w:p>
    <w:p w14:paraId="2D9EF60B" w14:textId="77777777" w:rsidR="0098757B" w:rsidRDefault="0098757B" w:rsidP="00D40C73"/>
    <w:p w14:paraId="4651D1FF" w14:textId="5DDAE8DA"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1798" w:author="Gerard" w:date="2014-07-29T23:58:00Z">
        <w:r w:rsidR="001B13CD">
          <w:t>3.6.2</w:t>
        </w:r>
      </w:ins>
      <w:del w:id="1799" w:author="Gerard" w:date="2014-07-29T23:58:00Z">
        <w:r w:rsidR="00976D6B" w:rsidDel="001B13CD">
          <w:delText>3.5.2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8D3E30F" w:rsidR="00781BB2" w:rsidRDefault="007B5FF8" w:rsidP="006C2049">
            <w:r>
              <w:t xml:space="preserve">specification of the solute diffusivities </w:t>
            </w:r>
            <w:r w:rsidR="006C2049" w:rsidRPr="006C2049">
              <w:rPr>
                <w:position w:val="-6"/>
              </w:rPr>
              <w:object w:dxaOrig="300" w:dyaOrig="320" w14:anchorId="22A3DF71">
                <v:shape id="_x0000_i1888" type="#_x0000_t75" style="width:15pt;height:16pt" o:ole="">
                  <v:imagedata r:id="rId1762" o:title=""/>
                </v:shape>
                <o:OLEObject Type="Embed" ProgID="Equation.DSMT4" ShapeID="_x0000_i1888" DrawAspect="Content" ObjectID="_1471105151" r:id="rId1763"/>
              </w:object>
            </w:r>
            <w:r>
              <w:t xml:space="preserve"> and </w:t>
            </w:r>
            <w:r w:rsidR="006C2049" w:rsidRPr="006C2049">
              <w:rPr>
                <w:position w:val="-12"/>
              </w:rPr>
              <w:object w:dxaOrig="320" w:dyaOrig="380" w14:anchorId="6AF71BAF">
                <v:shape id="_x0000_i1889" type="#_x0000_t75" style="width:16pt;height:19pt" o:ole="">
                  <v:imagedata r:id="rId1764" o:title=""/>
                </v:shape>
                <o:OLEObject Type="Embed" ProgID="Equation.DSMT4" ShapeID="_x0000_i1889" DrawAspect="Content" ObjectID="_1471105152" r:id="rId1765"/>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F832548" w:rsidR="00781BB2" w:rsidRDefault="007B5FF8" w:rsidP="006C2049">
            <w:r>
              <w:t xml:space="preserve">specification of the solute effective solubility </w:t>
            </w:r>
            <w:r w:rsidR="006C2049" w:rsidRPr="006C2049">
              <w:rPr>
                <w:position w:val="-4"/>
              </w:rPr>
              <w:object w:dxaOrig="320" w:dyaOrig="300" w14:anchorId="5C13A37A">
                <v:shape id="_x0000_i1890" type="#_x0000_t75" style="width:16pt;height:15pt" o:ole="">
                  <v:imagedata r:id="rId1766" o:title=""/>
                </v:shape>
                <o:OLEObject Type="Embed" ProgID="Equation.DSMT4" ShapeID="_x0000_i1890" DrawAspect="Content" ObjectID="_1471105153" r:id="rId1767"/>
              </w:object>
            </w:r>
          </w:p>
        </w:tc>
      </w:tr>
    </w:tbl>
    <w:p w14:paraId="59FC8222" w14:textId="77777777" w:rsidR="0098757B" w:rsidRDefault="0098757B" w:rsidP="00D40C73"/>
    <w:p w14:paraId="47192A3E" w14:textId="5B637552" w:rsidR="00D40C73" w:rsidRDefault="00D40C73" w:rsidP="00D40C73">
      <w:r>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1B13CD">
        <w:t>4.5.3</w:t>
      </w:r>
      <w:r>
        <w:fldChar w:fldCharType="end"/>
      </w:r>
      <w:r w:rsidR="00570944">
        <w:t xml:space="preserve"> and</w:t>
      </w:r>
      <w:r>
        <w:t xml:space="preserve"> </w:t>
      </w:r>
      <w:r>
        <w:fldChar w:fldCharType="begin"/>
      </w:r>
      <w:r>
        <w:instrText xml:space="preserve"> REF _Ref162420103 \r \h </w:instrText>
      </w:r>
      <w:r>
        <w:fldChar w:fldCharType="separate"/>
      </w:r>
      <w:r w:rsidR="001B13CD">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3223CC96"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w:t>
      </w:r>
      <w:r>
        <w:lastRenderedPageBreak/>
        <w:t xml:space="preserve">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1800" w:author="Gerard" w:date="2014-07-29T23:58:00Z">
        <w:r w:rsidR="001B13CD">
          <w:t>3.6.2</w:t>
        </w:r>
      </w:ins>
      <w:del w:id="1801" w:author="Gerard" w:date="2014-07-29T23:58:00Z">
        <w:r w:rsidR="00976D6B" w:rsidDel="001B13CD">
          <w:delText>3.5.2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7393"/>
        <w:gridCol w:w="910"/>
      </w:tblGrid>
      <w:tr w:rsidR="00EE7403" w14:paraId="1ACA6AF0" w14:textId="5C2C7D80" w:rsidTr="008C20E4">
        <w:tc>
          <w:tcPr>
            <w:tcW w:w="0" w:type="auto"/>
            <w:shd w:val="clear" w:color="auto" w:fill="auto"/>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
          <w:p w14:paraId="79610A05" w14:textId="349E3735" w:rsidR="00EE7403" w:rsidRDefault="00EE7403" w:rsidP="006C2049">
            <w:r>
              <w:t xml:space="preserve">initial value of the referential apparent density of the solid-bound molecule </w:t>
            </w:r>
            <w:r w:rsidR="006C2049" w:rsidRPr="006C2049">
              <w:rPr>
                <w:position w:val="-12"/>
              </w:rPr>
              <w:object w:dxaOrig="340" w:dyaOrig="380" w14:anchorId="7D425BA1">
                <v:shape id="_x0000_i1891" type="#_x0000_t75" style="width:17pt;height:19pt" o:ole="">
                  <v:imagedata r:id="rId1768" o:title=""/>
                </v:shape>
                <o:OLEObject Type="Embed" ProgID="Equation.DSMT4" ShapeID="_x0000_i1891" DrawAspect="Content" ObjectID="_1471105154" r:id="rId1769"/>
              </w:object>
            </w:r>
            <w:r>
              <w:t xml:space="preserve"> .</w:t>
            </w:r>
          </w:p>
        </w:tc>
        <w:tc>
          <w:tcPr>
            <w:tcW w:w="0" w:type="auto"/>
          </w:tcPr>
          <w:p w14:paraId="31D7845F" w14:textId="6ABD70F9" w:rsidR="00EE7403" w:rsidRDefault="00EE7403" w:rsidP="00AF2221">
            <w:r>
              <w:t>[</w:t>
            </w:r>
            <w:r w:rsidRPr="008C20E4">
              <w:rPr>
                <w:b/>
              </w:rPr>
              <w:t>M</w:t>
            </w:r>
            <w:r>
              <w:t>/</w:t>
            </w:r>
            <w:r w:rsidRPr="008C20E4">
              <w:rPr>
                <w:b/>
              </w:rPr>
              <w:t>L</w:t>
            </w:r>
            <w:r w:rsidRPr="008C20E4">
              <w:rPr>
                <w:vertAlign w:val="superscript"/>
              </w:rPr>
              <w:t>3</w:t>
            </w:r>
            <w:r>
              <w:t>]</w:t>
            </w:r>
          </w:p>
        </w:tc>
      </w:tr>
      <w:tr w:rsidR="00EE7403" w14:paraId="783978E7" w14:textId="33FE076E" w:rsidTr="008C20E4">
        <w:tc>
          <w:tcPr>
            <w:tcW w:w="0" w:type="auto"/>
            <w:shd w:val="clear" w:color="auto" w:fill="auto"/>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
          <w:p w14:paraId="7B01341F" w14:textId="6F418CA5" w:rsidR="00EE7403" w:rsidRDefault="00EE7403" w:rsidP="006C2049">
            <w:r>
              <w:t xml:space="preserve">optional minimum allowable value of </w:t>
            </w:r>
            <w:r w:rsidR="006C2049" w:rsidRPr="006C2049">
              <w:rPr>
                <w:position w:val="-12"/>
              </w:rPr>
              <w:object w:dxaOrig="340" w:dyaOrig="380" w14:anchorId="63EB9C7C">
                <v:shape id="_x0000_i1892" type="#_x0000_t75" style="width:17pt;height:19pt" o:ole="">
                  <v:imagedata r:id="rId1770" o:title=""/>
                </v:shape>
                <o:OLEObject Type="Embed" ProgID="Equation.DSMT4" ShapeID="_x0000_i1892" DrawAspect="Content" ObjectID="_1471105155" r:id="rId1771"/>
              </w:object>
            </w:r>
            <w:r>
              <w:t xml:space="preserve"> (zero by default)</w:t>
            </w:r>
          </w:p>
        </w:tc>
        <w:tc>
          <w:tcPr>
            <w:tcW w:w="0" w:type="auto"/>
          </w:tcPr>
          <w:p w14:paraId="336FD569" w14:textId="42AE34E9" w:rsidR="00EE7403" w:rsidRDefault="00EE7403" w:rsidP="00AF2221">
            <w:r>
              <w:t>[</w:t>
            </w:r>
            <w:r w:rsidRPr="002A36CF">
              <w:rPr>
                <w:b/>
              </w:rPr>
              <w:t>M</w:t>
            </w:r>
            <w:r>
              <w:t>/</w:t>
            </w:r>
            <w:r w:rsidRPr="002A36CF">
              <w:rPr>
                <w:b/>
              </w:rPr>
              <w:t>L</w:t>
            </w:r>
            <w:r w:rsidRPr="002A36CF">
              <w:rPr>
                <w:vertAlign w:val="superscript"/>
              </w:rPr>
              <w:t>3</w:t>
            </w:r>
            <w:r>
              <w:t>]</w:t>
            </w:r>
          </w:p>
        </w:tc>
      </w:tr>
      <w:tr w:rsidR="00EE7403" w14:paraId="147A2A0E" w14:textId="645AFDCD" w:rsidTr="008C20E4">
        <w:tc>
          <w:tcPr>
            <w:tcW w:w="0" w:type="auto"/>
            <w:shd w:val="clear" w:color="auto" w:fill="auto"/>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
          <w:p w14:paraId="3568E732" w14:textId="4BF31BB1" w:rsidR="00EE7403" w:rsidRDefault="00EE7403" w:rsidP="006C2049">
            <w:r>
              <w:t xml:space="preserve">optional maximum allowable value of </w:t>
            </w:r>
            <w:r w:rsidR="006C2049" w:rsidRPr="006C2049">
              <w:rPr>
                <w:position w:val="-12"/>
              </w:rPr>
              <w:object w:dxaOrig="340" w:dyaOrig="380" w14:anchorId="37B6D194">
                <v:shape id="_x0000_i1893" type="#_x0000_t75" style="width:17pt;height:19pt" o:ole="">
                  <v:imagedata r:id="rId1772" o:title=""/>
                </v:shape>
                <o:OLEObject Type="Embed" ProgID="Equation.DSMT4" ShapeID="_x0000_i1893" DrawAspect="Content" ObjectID="_1471105156" r:id="rId1773"/>
              </w:object>
            </w:r>
            <w:r>
              <w:t xml:space="preserve"> (none by default)</w:t>
            </w:r>
          </w:p>
        </w:tc>
        <w:tc>
          <w:tcPr>
            <w:tcW w:w="0" w:type="auto"/>
          </w:tcPr>
          <w:p w14:paraId="11C78774" w14:textId="3030B795" w:rsidR="00EE7403" w:rsidRDefault="00EE7403" w:rsidP="00AF2221">
            <w:r>
              <w:t>[</w:t>
            </w:r>
            <w:r w:rsidRPr="002A36CF">
              <w:rPr>
                <w:b/>
              </w:rPr>
              <w:t>M</w:t>
            </w:r>
            <w:r>
              <w:t>/</w:t>
            </w:r>
            <w:r w:rsidRPr="002A36CF">
              <w:rPr>
                <w:b/>
              </w:rPr>
              <w:t>L</w:t>
            </w:r>
            <w:r w:rsidRPr="002A36CF">
              <w:rPr>
                <w:vertAlign w:val="superscript"/>
              </w:rPr>
              <w:t>3</w:t>
            </w:r>
            <w:r>
              <w:t>]</w:t>
            </w:r>
          </w:p>
        </w:tc>
      </w:tr>
    </w:tbl>
    <w:p w14:paraId="62753C19" w14:textId="77777777" w:rsidR="008A3B5E" w:rsidRDefault="008A3B5E" w:rsidP="008A3B5E"/>
    <w:p w14:paraId="468F6CCA" w14:textId="27A607F9"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6C2049" w:rsidRPr="006C2049">
        <w:rPr>
          <w:position w:val="-12"/>
        </w:rPr>
        <w:object w:dxaOrig="340" w:dyaOrig="380" w14:anchorId="2C4156A4">
          <v:shape id="_x0000_i1894" type="#_x0000_t75" style="width:17pt;height:19pt" o:ole="">
            <v:imagedata r:id="rId1774" o:title=""/>
          </v:shape>
          <o:OLEObject Type="Embed" ProgID="Equation.DSMT4" ShapeID="_x0000_i1894" DrawAspect="Content" ObjectID="_1471105157" r:id="rId1775"/>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lastRenderedPageBreak/>
        <w:t>&lt;/material&gt;</w:t>
      </w:r>
    </w:p>
    <w:p w14:paraId="5C6BA3BB" w14:textId="77777777" w:rsidR="00D40C73" w:rsidRPr="00B27FE9" w:rsidRDefault="00D40C73" w:rsidP="00D40C73"/>
    <w:p w14:paraId="28752802" w14:textId="1A077CC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6C2049" w:rsidRPr="006C2049">
        <w:rPr>
          <w:position w:val="-4"/>
        </w:rPr>
        <w:object w:dxaOrig="240" w:dyaOrig="260" w14:anchorId="378D5B59">
          <v:shape id="_x0000_i1895" type="#_x0000_t75" style="width:12pt;height:13pt" o:ole="">
            <v:imagedata r:id="rId1776" o:title=""/>
          </v:shape>
          <o:OLEObject Type="Embed" ProgID="Equation.DSMT4" ShapeID="_x0000_i1895" DrawAspect="Content" ObjectID="_1471105158" r:id="rId1777"/>
        </w:object>
      </w:r>
      <w:r w:rsidR="003F0FB9" w:rsidRPr="008C20E4">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r w:rsidR="00BD0B80">
        <w:t>,</w:t>
      </w:r>
      <w:r w:rsidRPr="00B27FE9">
        <w:t xml:space="preserve"> absolute temperature </w:t>
      </w:r>
      <w:r w:rsidR="006C2049" w:rsidRPr="006C2049">
        <w:rPr>
          <w:position w:val="-6"/>
        </w:rPr>
        <w:object w:dxaOrig="200" w:dyaOrig="279" w14:anchorId="74804142">
          <v:shape id="_x0000_i1896" type="#_x0000_t75" style="width:10pt;height:14pt" o:ole="">
            <v:imagedata r:id="rId1778" o:title=""/>
          </v:shape>
          <o:OLEObject Type="Embed" ProgID="Equation.DSMT4" ShapeID="_x0000_i1896" DrawAspect="Content" ObjectID="_1471105159" r:id="rId1779"/>
        </w:object>
      </w:r>
      <w:r w:rsidR="003F0FB9" w:rsidRPr="008C20E4">
        <w:t xml:space="preserve"> [</w:t>
      </w:r>
      <w:r w:rsidR="003F0FB9">
        <w:rPr>
          <w:b/>
        </w:rPr>
        <w:t>T</w:t>
      </w:r>
      <w:r w:rsidR="003F0FB9" w:rsidRPr="008C20E4">
        <w:t>]</w:t>
      </w:r>
      <w:r w:rsidR="00BD0B80">
        <w:t xml:space="preserve">, and Faraday’s constant </w:t>
      </w:r>
      <w:r w:rsidR="006C2049" w:rsidRPr="006C2049">
        <w:rPr>
          <w:position w:val="-14"/>
        </w:rPr>
        <w:object w:dxaOrig="260" w:dyaOrig="400" w14:anchorId="43A21368">
          <v:shape id="_x0000_i1897" type="#_x0000_t75" style="width:13pt;height:20pt" o:ole="">
            <v:imagedata r:id="rId1780" o:title=""/>
          </v:shape>
          <o:OLEObject Type="Embed" ProgID="Equation.DSMT4" ShapeID="_x0000_i1897" DrawAspect="Content" ObjectID="_1471105160" r:id="rId1781"/>
        </w:object>
      </w:r>
      <w:r w:rsidRPr="00B27FE9">
        <w:t xml:space="preserve"> </w:t>
      </w:r>
      <w:r w:rsidR="003F0FB9">
        <w:t>[</w:t>
      </w:r>
      <w:r w:rsidR="003F0FB9" w:rsidRPr="008C20E4">
        <w:rPr>
          <w:b/>
        </w:rPr>
        <w:t>Q</w:t>
      </w:r>
      <w:r w:rsidR="003F0FB9">
        <w:t>/</w:t>
      </w:r>
      <w:r w:rsidR="003F0FB9" w:rsidRPr="008C20E4">
        <w:rPr>
          <w:b/>
        </w:rPr>
        <w:t>n</w:t>
      </w:r>
      <w:r w:rsidR="003F0FB9">
        <w:t xml:space="preserve">] </w:t>
      </w:r>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lastRenderedPageBreak/>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1802" w:name="_Toc397358470"/>
      <w:r>
        <w:lastRenderedPageBreak/>
        <w:t>Solvent Supply Materials</w:t>
      </w:r>
      <w:bookmarkEnd w:id="1802"/>
    </w:p>
    <w:p w14:paraId="21C851A9" w14:textId="32A8840E" w:rsidR="007D189B" w:rsidRDefault="007D189B" w:rsidP="007D189B">
      <w:r>
        <w:t xml:space="preserve">Solvent supply materials may be used to simulate an external source of solvent, such as supply from microvasculature that is not modeled explicitly.  The solvent supply term, </w:t>
      </w:r>
      <w:r w:rsidR="006C2049" w:rsidRPr="006C2049">
        <w:rPr>
          <w:position w:val="-10"/>
        </w:rPr>
        <w:object w:dxaOrig="320" w:dyaOrig="360" w14:anchorId="432C06E5">
          <v:shape id="_x0000_i1898" type="#_x0000_t75" style="width:16pt;height:18pt" o:ole="">
            <v:imagedata r:id="rId1782" o:title=""/>
          </v:shape>
          <o:OLEObject Type="Embed" ProgID="Equation.DSMT4" ShapeID="_x0000_i1898" DrawAspect="Content" ObjectID="_1471105161" r:id="rId1783"/>
        </w:object>
      </w:r>
      <w:r>
        <w:t>, appears in the mass balance relation for the mixture,</w:t>
      </w:r>
    </w:p>
    <w:p w14:paraId="1CF18A34" w14:textId="09F67840" w:rsidR="007D189B" w:rsidRDefault="007D189B" w:rsidP="007D189B">
      <w:pPr>
        <w:pStyle w:val="MTDisplayEquation"/>
      </w:pPr>
      <w:r>
        <w:tab/>
      </w:r>
      <w:r w:rsidR="006C2049" w:rsidRPr="006C2049">
        <w:rPr>
          <w:position w:val="-16"/>
        </w:rPr>
        <w:object w:dxaOrig="1700" w:dyaOrig="440" w14:anchorId="30B7B0CA">
          <v:shape id="_x0000_i1899" type="#_x0000_t75" style="width:85pt;height:22pt" o:ole="">
            <v:imagedata r:id="rId1784" o:title=""/>
          </v:shape>
          <o:OLEObject Type="Embed" ProgID="Equation.DSMT4" ShapeID="_x0000_i1899" DrawAspect="Content" ObjectID="_1471105162" r:id="rId1785"/>
        </w:object>
      </w:r>
      <w:r>
        <w:t xml:space="preserve"> .</w:t>
      </w:r>
    </w:p>
    <w:p w14:paraId="794F9D24" w14:textId="43D5CE38" w:rsidR="007D189B" w:rsidRPr="00F25218" w:rsidRDefault="006C2049" w:rsidP="007D189B">
      <w:r w:rsidRPr="006C2049">
        <w:rPr>
          <w:position w:val="-10"/>
        </w:rPr>
        <w:object w:dxaOrig="320" w:dyaOrig="360" w14:anchorId="14D2A8BC">
          <v:shape id="_x0000_i1900" type="#_x0000_t75" style="width:16pt;height:18pt" o:ole="">
            <v:imagedata r:id="rId1786" o:title=""/>
          </v:shape>
          <o:OLEObject Type="Embed" ProgID="Equation.DSMT4" ShapeID="_x0000_i1900" DrawAspect="Content" ObjectID="_1471105163" r:id="rId1787"/>
        </w:object>
      </w:r>
      <w:r w:rsidR="007D189B">
        <w:t xml:space="preserve"> has units of reciprocal time</w:t>
      </w:r>
      <w:r w:rsidR="00EE7403">
        <w:t xml:space="preserve"> [</w:t>
      </w:r>
      <w:r w:rsidR="00EE7403" w:rsidRPr="008C20E4">
        <w:rPr>
          <w:b/>
        </w:rPr>
        <w:t>t</w:t>
      </w:r>
      <w:r w:rsidR="00EE7403" w:rsidRPr="008C20E4">
        <w:rPr>
          <w:vertAlign w:val="superscript"/>
        </w:rPr>
        <w:t>-1</w:t>
      </w:r>
      <w:r w:rsidR="00EE7403">
        <w:t>]</w:t>
      </w:r>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1803" w:name="_Toc397358471"/>
      <w:r>
        <w:lastRenderedPageBreak/>
        <w:t>Starling Equation</w:t>
      </w:r>
      <w:bookmarkEnd w:id="1803"/>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8"/>
        <w:gridCol w:w="6255"/>
        <w:gridCol w:w="1163"/>
      </w:tblGrid>
      <w:tr w:rsidR="003A2EFE" w14:paraId="2CE7397B" w14:textId="173B0079" w:rsidTr="008C20E4">
        <w:tc>
          <w:tcPr>
            <w:tcW w:w="1127" w:type="pct"/>
            <w:shd w:val="clear" w:color="auto" w:fill="auto"/>
          </w:tcPr>
          <w:p w14:paraId="4C21F14B" w14:textId="77777777" w:rsidR="003A2EFE" w:rsidRDefault="003A2EFE" w:rsidP="007D189B">
            <w:pPr>
              <w:pStyle w:val="code"/>
            </w:pPr>
            <w:r>
              <w:t>&lt;kp&gt;</w:t>
            </w:r>
          </w:p>
        </w:tc>
        <w:tc>
          <w:tcPr>
            <w:tcW w:w="3266" w:type="pct"/>
            <w:shd w:val="clear" w:color="auto" w:fill="auto"/>
          </w:tcPr>
          <w:p w14:paraId="4D32B219" w14:textId="0FB9DD22" w:rsidR="003A2EFE" w:rsidRPr="00F25218" w:rsidRDefault="003A2EFE" w:rsidP="006C2049">
            <w:r>
              <w:t xml:space="preserve">hydraulic filtration coefficient, </w:t>
            </w:r>
            <w:r w:rsidR="006C2049" w:rsidRPr="006C2049">
              <w:rPr>
                <w:position w:val="-14"/>
              </w:rPr>
              <w:object w:dxaOrig="279" w:dyaOrig="380" w14:anchorId="2B777DB8">
                <v:shape id="_x0000_i1901" type="#_x0000_t75" style="width:14pt;height:19pt" o:ole="">
                  <v:imagedata r:id="rId1788" o:title=""/>
                </v:shape>
                <o:OLEObject Type="Embed" ProgID="Equation.DSMT4" ShapeID="_x0000_i1901" DrawAspect="Content" ObjectID="_1471105164" r:id="rId1789"/>
              </w:object>
            </w:r>
          </w:p>
        </w:tc>
        <w:tc>
          <w:tcPr>
            <w:tcW w:w="607" w:type="pct"/>
          </w:tcPr>
          <w:p w14:paraId="4D8DCCF7" w14:textId="651C1206" w:rsidR="003A2EFE" w:rsidRDefault="003A2EFE"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3A2EFE" w14:paraId="7BEE70A8" w14:textId="53FD039C" w:rsidTr="008C20E4">
        <w:tc>
          <w:tcPr>
            <w:tcW w:w="1127" w:type="pct"/>
            <w:shd w:val="clear" w:color="auto" w:fill="auto"/>
          </w:tcPr>
          <w:p w14:paraId="3D94F9B4" w14:textId="77777777" w:rsidR="003A2EFE" w:rsidRDefault="003A2EFE" w:rsidP="007D189B">
            <w:pPr>
              <w:pStyle w:val="code"/>
            </w:pPr>
            <w:r>
              <w:t>&lt;pv&gt;</w:t>
            </w:r>
          </w:p>
        </w:tc>
        <w:tc>
          <w:tcPr>
            <w:tcW w:w="3266" w:type="pct"/>
            <w:shd w:val="clear" w:color="auto" w:fill="auto"/>
          </w:tcPr>
          <w:p w14:paraId="173C35F3" w14:textId="2E5454A8" w:rsidR="003A2EFE" w:rsidRPr="007E29A2" w:rsidRDefault="003A2EFE" w:rsidP="006C2049">
            <w:r>
              <w:t xml:space="preserve">effective fluid pressure in external source, </w:t>
            </w:r>
            <w:r w:rsidR="006C2049" w:rsidRPr="006C2049">
              <w:rPr>
                <w:position w:val="-12"/>
              </w:rPr>
              <w:object w:dxaOrig="300" w:dyaOrig="360" w14:anchorId="2A0D3587">
                <v:shape id="_x0000_i1902" type="#_x0000_t75" style="width:15pt;height:18pt" o:ole="">
                  <v:imagedata r:id="rId1790" o:title=""/>
                </v:shape>
                <o:OLEObject Type="Embed" ProgID="Equation.DSMT4" ShapeID="_x0000_i1902" DrawAspect="Content" ObjectID="_1471105165" r:id="rId1791"/>
              </w:object>
            </w:r>
          </w:p>
        </w:tc>
        <w:tc>
          <w:tcPr>
            <w:tcW w:w="607" w:type="pct"/>
          </w:tcPr>
          <w:p w14:paraId="2C805662" w14:textId="052824C0" w:rsidR="003A2EFE" w:rsidRDefault="003A2EFE" w:rsidP="00AF2221">
            <w:r>
              <w:t>[</w:t>
            </w:r>
            <w:r>
              <w:rPr>
                <w:b/>
              </w:rPr>
              <w:t>P</w:t>
            </w:r>
            <w:r>
              <w:t>]</w:t>
            </w:r>
          </w:p>
        </w:tc>
      </w:tr>
      <w:tr w:rsidR="003A2EFE" w14:paraId="35309DB4" w14:textId="527EB7DB" w:rsidTr="008C20E4">
        <w:tc>
          <w:tcPr>
            <w:tcW w:w="1127" w:type="pct"/>
            <w:shd w:val="clear" w:color="auto" w:fill="auto"/>
          </w:tcPr>
          <w:p w14:paraId="0564E4E1" w14:textId="49908527" w:rsidR="003A2EFE" w:rsidRDefault="003A2EFE" w:rsidP="005E4916">
            <w:pPr>
              <w:pStyle w:val="code"/>
            </w:pPr>
            <w:r>
              <w:t>&lt;qc sol=”n”&gt;</w:t>
            </w:r>
          </w:p>
        </w:tc>
        <w:tc>
          <w:tcPr>
            <w:tcW w:w="3266" w:type="pct"/>
            <w:shd w:val="clear" w:color="auto" w:fill="auto"/>
          </w:tcPr>
          <w:p w14:paraId="0AAD4B5B" w14:textId="0B7269A2" w:rsidR="003A2EFE" w:rsidRDefault="003A2EFE" w:rsidP="006C2049">
            <w:r>
              <w:t xml:space="preserve">osmotic filtration coefficient, </w:t>
            </w:r>
            <w:r w:rsidR="006C2049" w:rsidRPr="006C2049">
              <w:rPr>
                <w:position w:val="-12"/>
              </w:rPr>
              <w:object w:dxaOrig="300" w:dyaOrig="380" w14:anchorId="60AA027C">
                <v:shape id="_x0000_i1903" type="#_x0000_t75" style="width:15pt;height:19pt" o:ole="">
                  <v:imagedata r:id="rId1792" o:title=""/>
                </v:shape>
                <o:OLEObject Type="Embed" ProgID="Equation.DSMT4" ShapeID="_x0000_i1903" DrawAspect="Content" ObjectID="_1471105166" r:id="rId1793"/>
              </w:object>
            </w:r>
            <w:r>
              <w:t xml:space="preserve"> </w:t>
            </w:r>
          </w:p>
        </w:tc>
        <w:tc>
          <w:tcPr>
            <w:tcW w:w="607" w:type="pct"/>
          </w:tcPr>
          <w:p w14:paraId="6260269F" w14:textId="00295FED" w:rsidR="003A2EFE" w:rsidRDefault="00152AB9" w:rsidP="00AF2221">
            <w:r>
              <w:t>[</w:t>
            </w:r>
            <w:r w:rsidRPr="008C20E4">
              <w:rPr>
                <w:b/>
              </w:rPr>
              <w:t>L</w:t>
            </w:r>
            <w:r w:rsidRPr="008C20E4">
              <w:rPr>
                <w:vertAlign w:val="superscript"/>
              </w:rPr>
              <w:t>3</w:t>
            </w:r>
            <w:r>
              <w:t>/</w:t>
            </w:r>
            <w:r w:rsidRPr="008C20E4">
              <w:rPr>
                <w:b/>
              </w:rPr>
              <w:t>n</w:t>
            </w:r>
            <w:r>
              <w:sym w:font="Symbol" w:char="F0D7"/>
            </w:r>
            <w:r w:rsidRPr="002A36CF">
              <w:rPr>
                <w:b/>
              </w:rPr>
              <w:t>t</w:t>
            </w:r>
            <w:r>
              <w:t>]</w:t>
            </w:r>
          </w:p>
        </w:tc>
      </w:tr>
      <w:tr w:rsidR="003A2EFE" w14:paraId="685C5560" w14:textId="1DB68857" w:rsidTr="008C20E4">
        <w:tc>
          <w:tcPr>
            <w:tcW w:w="1127" w:type="pct"/>
            <w:shd w:val="clear" w:color="auto" w:fill="auto"/>
          </w:tcPr>
          <w:p w14:paraId="251ECC59" w14:textId="4850FFC9" w:rsidR="003A2EFE" w:rsidRDefault="003A2EFE" w:rsidP="005E4916">
            <w:pPr>
              <w:pStyle w:val="code"/>
            </w:pPr>
            <w:r>
              <w:t>&lt;cv sol=”n”&gt;</w:t>
            </w:r>
          </w:p>
        </w:tc>
        <w:tc>
          <w:tcPr>
            <w:tcW w:w="3266" w:type="pct"/>
            <w:shd w:val="clear" w:color="auto" w:fill="auto"/>
          </w:tcPr>
          <w:p w14:paraId="29923086" w14:textId="4A7DF9BE" w:rsidR="003A2EFE" w:rsidRDefault="003A2EFE" w:rsidP="006C2049">
            <w:r>
              <w:t xml:space="preserve">effective solute concentration in external source, </w:t>
            </w:r>
            <w:r w:rsidR="006C2049" w:rsidRPr="006C2049">
              <w:rPr>
                <w:position w:val="-12"/>
              </w:rPr>
              <w:object w:dxaOrig="300" w:dyaOrig="380" w14:anchorId="4D9854AD">
                <v:shape id="_x0000_i1904" type="#_x0000_t75" style="width:15pt;height:19pt" o:ole="">
                  <v:imagedata r:id="rId1794" o:title=""/>
                </v:shape>
                <o:OLEObject Type="Embed" ProgID="Equation.DSMT4" ShapeID="_x0000_i1904" DrawAspect="Content" ObjectID="_1471105167" r:id="rId1795"/>
              </w:object>
            </w:r>
          </w:p>
        </w:tc>
        <w:tc>
          <w:tcPr>
            <w:tcW w:w="607" w:type="pct"/>
          </w:tcPr>
          <w:p w14:paraId="7E993EA1" w14:textId="4E51B986" w:rsidR="003A2EFE" w:rsidRDefault="00152AB9" w:rsidP="00AF2221">
            <w:r>
              <w:t>[</w:t>
            </w:r>
            <w:r w:rsidRPr="008C20E4">
              <w:rPr>
                <w:b/>
              </w:rPr>
              <w:t>n</w:t>
            </w:r>
            <w:r>
              <w:t>/</w:t>
            </w:r>
            <w:r w:rsidRPr="008C20E4">
              <w:rPr>
                <w:b/>
              </w:rPr>
              <w:t>L</w:t>
            </w:r>
            <w:r w:rsidRPr="008C20E4">
              <w:rPr>
                <w:vertAlign w:val="superscript"/>
              </w:rPr>
              <w:t>3</w:t>
            </w:r>
            <w:r>
              <w:t>]</w: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1AE1B369" w:rsidR="007D189B" w:rsidRDefault="007D189B" w:rsidP="007D189B">
      <w:pPr>
        <w:pStyle w:val="MTDisplayEquation"/>
      </w:pPr>
      <w:r>
        <w:tab/>
      </w:r>
      <w:r w:rsidR="006C2049" w:rsidRPr="006C2049">
        <w:rPr>
          <w:position w:val="-28"/>
        </w:rPr>
        <w:object w:dxaOrig="3300" w:dyaOrig="560" w14:anchorId="3AFDF2F1">
          <v:shape id="_x0000_i1905" type="#_x0000_t75" style="width:165pt;height:28pt" o:ole="">
            <v:imagedata r:id="rId1796" o:title=""/>
          </v:shape>
          <o:OLEObject Type="Embed" ProgID="Equation.DSMT4" ShapeID="_x0000_i1905" DrawAspect="Content" ObjectID="_1471105168" r:id="rId1797"/>
        </w:object>
      </w:r>
      <w:r>
        <w:t xml:space="preserve"> ,</w:t>
      </w:r>
    </w:p>
    <w:p w14:paraId="603E5943" w14:textId="38922D7C" w:rsidR="007D189B" w:rsidRDefault="007D189B" w:rsidP="007D189B">
      <w:r>
        <w:t xml:space="preserve">where </w:t>
      </w:r>
      <w:r w:rsidR="006C2049" w:rsidRPr="006C2049">
        <w:rPr>
          <w:position w:val="-10"/>
        </w:rPr>
        <w:object w:dxaOrig="240" w:dyaOrig="320" w14:anchorId="1D4F3E1C">
          <v:shape id="_x0000_i1906" type="#_x0000_t75" style="width:12pt;height:16pt" o:ole="">
            <v:imagedata r:id="rId1798" o:title=""/>
          </v:shape>
          <o:OLEObject Type="Embed" ProgID="Equation.DSMT4" ShapeID="_x0000_i1906" DrawAspect="Content" ObjectID="_1471105169" r:id="rId1799"/>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1804" w:name="_Toc397358472"/>
      <w:r>
        <w:lastRenderedPageBreak/>
        <w:t>Chemical Reactions</w:t>
      </w:r>
      <w:bookmarkEnd w:id="1804"/>
    </w:p>
    <w:p w14:paraId="45114879" w14:textId="43162140" w:rsidR="00A61269" w:rsidRPr="00A61269" w:rsidRDefault="00A61269">
      <w:pPr>
        <w:pStyle w:val="Heading3"/>
      </w:pPr>
      <w:bookmarkStart w:id="1805" w:name="_Toc397358473"/>
      <w:r>
        <w:t>Guidelines for Chemical Reaction Analyses</w:t>
      </w:r>
      <w:bookmarkEnd w:id="1805"/>
    </w:p>
    <w:p w14:paraId="39E6B0DD" w14:textId="764D7C07" w:rsidR="008A3B5E" w:rsidRPr="00546A57" w:rsidRDefault="008A3B5E" w:rsidP="008A3B5E">
      <w:r>
        <w:t>Chemical reactions may be modeled within a multiphasic mixture.  The reaction may involve solutes (</w:t>
      </w:r>
      <w:r w:rsidR="006C2049" w:rsidRPr="006C2049">
        <w:rPr>
          <w:position w:val="-6"/>
        </w:rPr>
        <w:object w:dxaOrig="540" w:dyaOrig="220" w14:anchorId="7ED28819">
          <v:shape id="_x0000_i1907" type="#_x0000_t75" style="width:27pt;height:11pt" o:ole="">
            <v:imagedata r:id="rId1800" o:title=""/>
          </v:shape>
          <o:OLEObject Type="Embed" ProgID="Equation.DSMT4" ShapeID="_x0000_i1907" DrawAspect="Content" ObjectID="_1471105170" r:id="rId1801"/>
        </w:object>
      </w:r>
      <w:r>
        <w:t>) and solid-bound molecules (</w:t>
      </w:r>
      <w:r w:rsidR="006C2049" w:rsidRPr="006C2049">
        <w:rPr>
          <w:position w:val="-6"/>
        </w:rPr>
        <w:object w:dxaOrig="639" w:dyaOrig="220" w14:anchorId="4C733AD9">
          <v:shape id="_x0000_i1908" type="#_x0000_t75" style="width:32pt;height:11pt" o:ole="">
            <v:imagedata r:id="rId1802" o:title=""/>
          </v:shape>
          <o:OLEObject Type="Embed" ProgID="Equation.DSMT4" ShapeID="_x0000_i1908" DrawAspect="Content" ObjectID="_1471105171" r:id="rId1803"/>
        </w:object>
      </w:r>
      <w:r>
        <w:t>) that move with the solid matrix (</w:t>
      </w:r>
      <w:r w:rsidR="006C2049" w:rsidRPr="006C2049">
        <w:rPr>
          <w:position w:val="-10"/>
        </w:rPr>
        <w:object w:dxaOrig="1240" w:dyaOrig="360" w14:anchorId="08EA0F60">
          <v:shape id="_x0000_i1909" type="#_x0000_t75" style="width:62pt;height:18pt" o:ole="">
            <v:imagedata r:id="rId1804" o:title=""/>
          </v:shape>
          <o:OLEObject Type="Embed" ProgID="Equation.DSMT4" ShapeID="_x0000_i1909" DrawAspect="Content" ObjectID="_1471105172" r:id="rId1805"/>
        </w:object>
      </w:r>
      <w:r>
        <w:t xml:space="preserve">).  </w:t>
      </w:r>
      <w:r w:rsidRPr="00546A57">
        <w:t>Consider a general chemical reaction,</w:t>
      </w:r>
    </w:p>
    <w:p w14:paraId="621BF157" w14:textId="1CB11465" w:rsidR="008A3B5E" w:rsidRDefault="008A3B5E" w:rsidP="008A3B5E">
      <w:pPr>
        <w:pStyle w:val="MTDisplayEquation"/>
      </w:pPr>
      <w:r>
        <w:tab/>
      </w:r>
      <w:r w:rsidR="006C2049" w:rsidRPr="006C2049">
        <w:rPr>
          <w:position w:val="-28"/>
        </w:rPr>
        <w:object w:dxaOrig="2060" w:dyaOrig="540" w14:anchorId="6CF48314">
          <v:shape id="_x0000_i1910" type="#_x0000_t75" style="width:103pt;height:27pt" o:ole="">
            <v:imagedata r:id="rId1806" o:title=""/>
          </v:shape>
          <o:OLEObject Type="Embed" ProgID="Equation.DSMT4" ShapeID="_x0000_i1910" DrawAspect="Content" ObjectID="_1471105173" r:id="rId1807"/>
        </w:object>
      </w:r>
      <w:r>
        <w:tab/>
        <w:t>(a)</w:t>
      </w:r>
    </w:p>
    <w:p w14:paraId="65067563" w14:textId="7C0A78D3" w:rsidR="008A3B5E" w:rsidRDefault="008A3B5E" w:rsidP="008A3B5E">
      <w:r w:rsidRPr="00546A57">
        <w:t xml:space="preserve">where </w:t>
      </w:r>
      <w:r w:rsidR="006C2049" w:rsidRPr="006C2049">
        <w:rPr>
          <w:position w:val="-4"/>
        </w:rPr>
        <w:object w:dxaOrig="320" w:dyaOrig="300" w14:anchorId="7510B58A">
          <v:shape id="_x0000_i1911" type="#_x0000_t75" style="width:16pt;height:15pt" o:ole="">
            <v:imagedata r:id="rId1808" o:title=""/>
          </v:shape>
          <o:OLEObject Type="Embed" ProgID="Equation.DSMT4" ShapeID="_x0000_i1911" DrawAspect="Content" ObjectID="_1471105174" r:id="rId1809"/>
        </w:object>
      </w:r>
      <w:r w:rsidRPr="00546A57">
        <w:t xml:space="preserve"> is the chemical species representing</w:t>
      </w:r>
      <w:r>
        <w:t xml:space="preserve"> </w:t>
      </w:r>
      <w:r w:rsidRPr="00546A57">
        <w:t xml:space="preserve">constituent </w:t>
      </w:r>
      <w:r w:rsidR="006C2049" w:rsidRPr="006C2049">
        <w:rPr>
          <w:position w:val="-6"/>
        </w:rPr>
        <w:object w:dxaOrig="240" w:dyaOrig="220" w14:anchorId="628A5E92">
          <v:shape id="_x0000_i1912" type="#_x0000_t75" style="width:12pt;height:11pt" o:ole="">
            <v:imagedata r:id="rId1810" o:title=""/>
          </v:shape>
          <o:OLEObject Type="Embed" ProgID="Equation.DSMT4" ShapeID="_x0000_i1912" DrawAspect="Content" ObjectID="_1471105175" r:id="rId1811"/>
        </w:object>
      </w:r>
      <w:r>
        <w:t xml:space="preserve"> in the mixture</w:t>
      </w:r>
      <w:r w:rsidRPr="00546A57">
        <w:t xml:space="preserve">; </w:t>
      </w:r>
      <w:r w:rsidR="006C2049" w:rsidRPr="006C2049">
        <w:rPr>
          <w:position w:val="-12"/>
        </w:rPr>
        <w:object w:dxaOrig="300" w:dyaOrig="380" w14:anchorId="3FCA6239">
          <v:shape id="_x0000_i1913" type="#_x0000_t75" style="width:15pt;height:19pt" o:ole="">
            <v:imagedata r:id="rId1812" o:title=""/>
          </v:shape>
          <o:OLEObject Type="Embed" ProgID="Equation.DSMT4" ShapeID="_x0000_i1913" DrawAspect="Content" ObjectID="_1471105176" r:id="rId1813"/>
        </w:object>
      </w:r>
      <w:r w:rsidRPr="00546A57">
        <w:t xml:space="preserve"> and </w:t>
      </w:r>
      <w:r w:rsidR="006C2049" w:rsidRPr="006C2049">
        <w:rPr>
          <w:position w:val="-12"/>
        </w:rPr>
        <w:object w:dxaOrig="300" w:dyaOrig="380" w14:anchorId="6DF239C9">
          <v:shape id="_x0000_i1914" type="#_x0000_t75" style="width:15pt;height:19pt" o:ole="">
            <v:imagedata r:id="rId1814" o:title=""/>
          </v:shape>
          <o:OLEObject Type="Embed" ProgID="Equation.DSMT4" ShapeID="_x0000_i1914" DrawAspect="Content" ObjectID="_1471105177" r:id="rId1815"/>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6C2049" w:rsidRPr="006C2049">
        <w:rPr>
          <w:position w:val="-6"/>
        </w:rPr>
        <w:object w:dxaOrig="279" w:dyaOrig="320" w14:anchorId="77DBAF0D">
          <v:shape id="_x0000_i1915" type="#_x0000_t75" style="width:14pt;height:16pt" o:ole="">
            <v:imagedata r:id="rId1816" o:title=""/>
          </v:shape>
          <o:OLEObject Type="Embed" ProgID="Equation.DSMT4" ShapeID="_x0000_i1915" DrawAspect="Content" ObjectID="_1471105178" r:id="rId1817"/>
        </w:object>
      </w:r>
      <w:r>
        <w:t xml:space="preserve"> and molar supplies </w:t>
      </w:r>
      <w:r w:rsidR="006C2049" w:rsidRPr="006C2049">
        <w:rPr>
          <w:position w:val="-6"/>
        </w:rPr>
        <w:object w:dxaOrig="279" w:dyaOrig="320" w14:anchorId="1EC968A5">
          <v:shape id="_x0000_i1916" type="#_x0000_t75" style="width:14pt;height:16pt" o:ole="">
            <v:imagedata r:id="rId1818" o:title=""/>
          </v:shape>
          <o:OLEObject Type="Embed" ProgID="Equation.DSMT4" ShapeID="_x0000_i1916" DrawAspect="Content" ObjectID="_1471105179" r:id="rId1819"/>
        </w:object>
      </w:r>
      <w:r>
        <w:t xml:space="preserve"> on a solution-volume basis for all reactants and products, whether they are solutes or solid-bound molecular species.</w:t>
      </w:r>
    </w:p>
    <w:p w14:paraId="43D24E8D" w14:textId="77777777" w:rsidR="008A3B5E" w:rsidRDefault="008A3B5E" w:rsidP="008A3B5E"/>
    <w:p w14:paraId="761C4D2A" w14:textId="23431875"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6C2049" w:rsidRPr="006C2049">
        <w:rPr>
          <w:position w:val="-6"/>
        </w:rPr>
        <w:object w:dxaOrig="279" w:dyaOrig="320" w14:anchorId="0588DD4B">
          <v:shape id="_x0000_i1917" type="#_x0000_t75" style="width:14pt;height:16pt" o:ole="">
            <v:imagedata r:id="rId1820" o:title=""/>
          </v:shape>
          <o:OLEObject Type="Embed" ProgID="Equation.DSMT4" ShapeID="_x0000_i1917" DrawAspect="Content" ObjectID="_1471105180" r:id="rId1821"/>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6C2049" w:rsidRPr="006C2049">
        <w:rPr>
          <w:position w:val="-10"/>
        </w:rPr>
        <w:object w:dxaOrig="240" w:dyaOrig="380" w14:anchorId="3E487EEF">
          <v:shape id="_x0000_i1918" type="#_x0000_t75" style="width:12pt;height:19pt" o:ole="">
            <v:imagedata r:id="rId1822" o:title=""/>
          </v:shape>
          <o:OLEObject Type="Embed" ProgID="Equation.DSMT4" ShapeID="_x0000_i1918" DrawAspect="Content" ObjectID="_1471105181" r:id="rId1823"/>
        </w:object>
      </w:r>
      <w:r w:rsidRPr="00546A57">
        <w:t xml:space="preserve"> according to </w:t>
      </w:r>
    </w:p>
    <w:p w14:paraId="36C92B36" w14:textId="45FC886D" w:rsidR="008A3B5E" w:rsidRDefault="008A3B5E" w:rsidP="008A3B5E">
      <w:pPr>
        <w:pStyle w:val="MTDisplayEquation"/>
      </w:pPr>
      <w:r>
        <w:tab/>
      </w:r>
      <w:r w:rsidR="006C2049" w:rsidRPr="006C2049">
        <w:rPr>
          <w:position w:val="-10"/>
        </w:rPr>
        <w:object w:dxaOrig="999" w:dyaOrig="380" w14:anchorId="3C736929">
          <v:shape id="_x0000_i1919" type="#_x0000_t75" style="width:50pt;height:19pt" o:ole="">
            <v:imagedata r:id="rId1824" o:title=""/>
          </v:shape>
          <o:OLEObject Type="Embed" ProgID="Equation.DSMT4" ShapeID="_x0000_i1919" DrawAspect="Content" ObjectID="_1471105182" r:id="rId1825"/>
        </w:object>
      </w:r>
      <w:r>
        <w:tab/>
        <w:t>(b)</w:t>
      </w:r>
    </w:p>
    <w:p w14:paraId="5E8B801F" w14:textId="475154E8" w:rsidR="008A3B5E" w:rsidRPr="00546A57" w:rsidRDefault="008A3B5E" w:rsidP="008A3B5E">
      <w:r w:rsidRPr="00546A57">
        <w:t xml:space="preserve">where </w:t>
      </w:r>
      <w:r w:rsidR="006C2049" w:rsidRPr="006C2049">
        <w:rPr>
          <w:position w:val="-6"/>
        </w:rPr>
        <w:object w:dxaOrig="300" w:dyaOrig="320" w14:anchorId="7A730534">
          <v:shape id="_x0000_i1920" type="#_x0000_t75" style="width:15pt;height:16pt" o:ole="">
            <v:imagedata r:id="rId1826" o:title=""/>
          </v:shape>
          <o:OLEObject Type="Embed" ProgID="Equation.DSMT4" ShapeID="_x0000_i1920" DrawAspect="Content" ObjectID="_1471105183" r:id="rId1827"/>
        </w:object>
      </w:r>
      <w:r w:rsidRPr="00546A57">
        <w:t xml:space="preserve"> represents the net stoichiometric coefficient</w:t>
      </w:r>
      <w:r>
        <w:t xml:space="preserve"> </w:t>
      </w:r>
      <w:r w:rsidRPr="00546A57">
        <w:t xml:space="preserve">for </w:t>
      </w:r>
      <w:r w:rsidR="006C2049" w:rsidRPr="006C2049">
        <w:rPr>
          <w:position w:val="-4"/>
        </w:rPr>
        <w:object w:dxaOrig="320" w:dyaOrig="300" w14:anchorId="2FA37F30">
          <v:shape id="_x0000_i1921" type="#_x0000_t75" style="width:16pt;height:15pt" o:ole="">
            <v:imagedata r:id="rId1828" o:title=""/>
          </v:shape>
          <o:OLEObject Type="Embed" ProgID="Equation.DSMT4" ShapeID="_x0000_i1921" DrawAspect="Content" ObjectID="_1471105184" r:id="rId1829"/>
        </w:object>
      </w:r>
      <w:r w:rsidRPr="00546A57">
        <w:t xml:space="preserve">, </w:t>
      </w:r>
    </w:p>
    <w:p w14:paraId="28BF065F" w14:textId="2BBD93D5" w:rsidR="008A3B5E" w:rsidRDefault="008A3B5E" w:rsidP="008A3B5E">
      <w:pPr>
        <w:pStyle w:val="MTDisplayEquation"/>
      </w:pPr>
      <w:r>
        <w:tab/>
      </w:r>
      <w:r w:rsidR="006C2049" w:rsidRPr="006C2049">
        <w:rPr>
          <w:position w:val="-12"/>
        </w:rPr>
        <w:object w:dxaOrig="1320" w:dyaOrig="380" w14:anchorId="7FB783D6">
          <v:shape id="_x0000_i1922" type="#_x0000_t75" style="width:66pt;height:19pt" o:ole="">
            <v:imagedata r:id="rId1830" o:title=""/>
          </v:shape>
          <o:OLEObject Type="Embed" ProgID="Equation.DSMT4" ShapeID="_x0000_i1922" DrawAspect="Content" ObjectID="_1471105185" r:id="rId1831"/>
        </w:object>
      </w:r>
      <w:r>
        <w:tab/>
        <w:t>(c)</w:t>
      </w:r>
    </w:p>
    <w:p w14:paraId="43642D93" w14:textId="488723E8" w:rsidR="008A3B5E" w:rsidRPr="00546A57" w:rsidRDefault="008A3B5E" w:rsidP="008A3B5E">
      <w:r w:rsidRPr="00546A57">
        <w:t xml:space="preserve">Thus, formulating constitutive relations for </w:t>
      </w:r>
      <w:r w:rsidR="006C2049" w:rsidRPr="006C2049">
        <w:rPr>
          <w:position w:val="-6"/>
        </w:rPr>
        <w:object w:dxaOrig="279" w:dyaOrig="320" w14:anchorId="1D625847">
          <v:shape id="_x0000_i1923" type="#_x0000_t75" style="width:14pt;height:16pt" o:ole="">
            <v:imagedata r:id="rId1832" o:title=""/>
          </v:shape>
          <o:OLEObject Type="Embed" ProgID="Equation.DSMT4" ShapeID="_x0000_i1923" DrawAspect="Content" ObjectID="_1471105186" r:id="rId1833"/>
        </w:object>
      </w:r>
      <w:r w:rsidRPr="00546A57">
        <w:t xml:space="preserve"> is</w:t>
      </w:r>
      <w:r>
        <w:t xml:space="preserve"> </w:t>
      </w:r>
      <w:r w:rsidRPr="00546A57">
        <w:t xml:space="preserve">equivalent to providing a single relation for </w:t>
      </w:r>
      <w:r w:rsidR="006C2049" w:rsidRPr="006C2049">
        <w:rPr>
          <w:position w:val="-16"/>
        </w:rPr>
        <w:object w:dxaOrig="1140" w:dyaOrig="440" w14:anchorId="796602C0">
          <v:shape id="_x0000_i1924" type="#_x0000_t75" style="width:57pt;height:22pt" o:ole="">
            <v:imagedata r:id="rId1834" o:title=""/>
          </v:shape>
          <o:OLEObject Type="Embed" ProgID="Equation.DSMT4" ShapeID="_x0000_i1924" DrawAspect="Content" ObjectID="_1471105187" r:id="rId1835"/>
        </w:object>
      </w:r>
      <w:r w:rsidRPr="00546A57">
        <w:t>.</w:t>
      </w:r>
      <w:r>
        <w:t xml:space="preserve">  </w:t>
      </w:r>
      <w:r w:rsidRPr="00546A57">
        <w:t>When the chemical reaction is reversible,</w:t>
      </w:r>
    </w:p>
    <w:p w14:paraId="753529AE" w14:textId="4EB78E87" w:rsidR="008A3B5E" w:rsidRDefault="008A3B5E" w:rsidP="008A3B5E">
      <w:pPr>
        <w:pStyle w:val="MTDisplayEquation"/>
      </w:pPr>
      <w:r>
        <w:tab/>
      </w:r>
      <w:r w:rsidR="006C2049" w:rsidRPr="006C2049">
        <w:rPr>
          <w:position w:val="-28"/>
        </w:rPr>
        <w:object w:dxaOrig="2120" w:dyaOrig="540" w14:anchorId="6D80E420">
          <v:shape id="_x0000_i1925" type="#_x0000_t75" style="width:106pt;height:27pt" o:ole="">
            <v:imagedata r:id="rId1836" o:title=""/>
          </v:shape>
          <o:OLEObject Type="Embed" ProgID="Equation.DSMT4" ShapeID="_x0000_i1925" DrawAspect="Content" ObjectID="_1471105188" r:id="rId1837"/>
        </w:object>
      </w:r>
      <w:r>
        <w:tab/>
        <w:t>(d)</w:t>
      </w:r>
    </w:p>
    <w:p w14:paraId="138CEAC8" w14:textId="5759CB9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6C2049" w:rsidRPr="006C2049">
        <w:rPr>
          <w:position w:val="-10"/>
        </w:rPr>
        <w:object w:dxaOrig="240" w:dyaOrig="380" w14:anchorId="0B3C9F51">
          <v:shape id="_x0000_i1926" type="#_x0000_t75" style="width:12pt;height:19pt" o:ole="">
            <v:imagedata r:id="rId1838" o:title=""/>
          </v:shape>
          <o:OLEObject Type="Embed" ProgID="Equation.DSMT4" ShapeID="_x0000_i1926" DrawAspect="Content" ObjectID="_1471105189" r:id="rId1839"/>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65B59682" w:rsidR="008A3B5E" w:rsidRDefault="008A3B5E" w:rsidP="008A3B5E">
      <w:pPr>
        <w:pStyle w:val="MTDisplayEquation"/>
      </w:pPr>
      <w:r>
        <w:tab/>
      </w:r>
      <w:r w:rsidR="006C2049" w:rsidRPr="006C2049">
        <w:rPr>
          <w:position w:val="-12"/>
        </w:rPr>
        <w:object w:dxaOrig="2240" w:dyaOrig="380" w14:anchorId="2BDC0EBC">
          <v:shape id="_x0000_i1927" type="#_x0000_t75" style="width:112pt;height:19pt" o:ole="">
            <v:imagedata r:id="rId1840" o:title=""/>
          </v:shape>
          <o:OLEObject Type="Embed" ProgID="Equation.DSMT4" ShapeID="_x0000_i1927" DrawAspect="Content" ObjectID="_1471105190" r:id="rId1841"/>
        </w:object>
      </w:r>
      <w:r>
        <w:t xml:space="preserve"> </w:t>
      </w:r>
    </w:p>
    <w:p w14:paraId="4D450D89" w14:textId="515911FF" w:rsidR="008A3B5E" w:rsidRDefault="008A3B5E" w:rsidP="008A3B5E">
      <w:r>
        <w:t xml:space="preserve">The mixture contains three constituents.  The stoichiometric coefficients of the reactants are </w:t>
      </w:r>
      <w:r w:rsidR="006C2049" w:rsidRPr="006C2049">
        <w:rPr>
          <w:position w:val="-12"/>
        </w:rPr>
        <w:object w:dxaOrig="900" w:dyaOrig="380" w14:anchorId="05D4C9B5">
          <v:shape id="_x0000_i1928" type="#_x0000_t75" style="width:45pt;height:19pt" o:ole="">
            <v:imagedata r:id="rId1842" o:title=""/>
          </v:shape>
          <o:OLEObject Type="Embed" ProgID="Equation.DSMT4" ShapeID="_x0000_i1928" DrawAspect="Content" ObjectID="_1471105191" r:id="rId1843"/>
        </w:object>
      </w:r>
      <w:r>
        <w:t xml:space="preserve">, </w:t>
      </w:r>
      <w:r w:rsidR="006C2049" w:rsidRPr="006C2049">
        <w:rPr>
          <w:position w:val="-12"/>
        </w:rPr>
        <w:object w:dxaOrig="880" w:dyaOrig="420" w14:anchorId="56237BD5">
          <v:shape id="_x0000_i1929" type="#_x0000_t75" style="width:44pt;height:21pt" o:ole="">
            <v:imagedata r:id="rId1844" o:title=""/>
          </v:shape>
          <o:OLEObject Type="Embed" ProgID="Equation.DSMT4" ShapeID="_x0000_i1929" DrawAspect="Content" ObjectID="_1471105192" r:id="rId1845"/>
        </w:object>
      </w:r>
      <w:r>
        <w:t xml:space="preserve">, </w:t>
      </w:r>
      <w:r w:rsidR="006C2049" w:rsidRPr="006C2049">
        <w:rPr>
          <w:position w:val="-12"/>
        </w:rPr>
        <w:object w:dxaOrig="800" w:dyaOrig="420" w14:anchorId="0857050B">
          <v:shape id="_x0000_i1930" type="#_x0000_t75" style="width:40pt;height:21pt" o:ole="">
            <v:imagedata r:id="rId1846" o:title=""/>
          </v:shape>
          <o:OLEObject Type="Embed" ProgID="Equation.DSMT4" ShapeID="_x0000_i1930" DrawAspect="Content" ObjectID="_1471105193" r:id="rId1847"/>
        </w:object>
      </w:r>
      <w:r>
        <w:t xml:space="preserve">, and those of the products are </w:t>
      </w:r>
      <w:r w:rsidR="006C2049" w:rsidRPr="006C2049">
        <w:rPr>
          <w:position w:val="-12"/>
        </w:rPr>
        <w:object w:dxaOrig="940" w:dyaOrig="380" w14:anchorId="6FEEBA34">
          <v:shape id="_x0000_i1931" type="#_x0000_t75" style="width:47pt;height:19pt" o:ole="">
            <v:imagedata r:id="rId1848" o:title=""/>
          </v:shape>
          <o:OLEObject Type="Embed" ProgID="Equation.DSMT4" ShapeID="_x0000_i1931" DrawAspect="Content" ObjectID="_1471105194" r:id="rId1849"/>
        </w:object>
      </w:r>
      <w:r>
        <w:t xml:space="preserve">, </w:t>
      </w:r>
      <w:r w:rsidR="006C2049" w:rsidRPr="006C2049">
        <w:rPr>
          <w:position w:val="-12"/>
        </w:rPr>
        <w:object w:dxaOrig="840" w:dyaOrig="420" w14:anchorId="52789C5B">
          <v:shape id="_x0000_i1932" type="#_x0000_t75" style="width:42pt;height:21pt" o:ole="">
            <v:imagedata r:id="rId1850" o:title=""/>
          </v:shape>
          <o:OLEObject Type="Embed" ProgID="Equation.DSMT4" ShapeID="_x0000_i1932" DrawAspect="Content" ObjectID="_1471105195" r:id="rId1851"/>
        </w:object>
      </w:r>
      <w:r>
        <w:t xml:space="preserve">, </w:t>
      </w:r>
      <w:r w:rsidR="006C2049" w:rsidRPr="006C2049">
        <w:rPr>
          <w:position w:val="-12"/>
        </w:rPr>
        <w:object w:dxaOrig="800" w:dyaOrig="420" w14:anchorId="683A1973">
          <v:shape id="_x0000_i1933" type="#_x0000_t75" style="width:40pt;height:21pt" o:ole="">
            <v:imagedata r:id="rId1852" o:title=""/>
          </v:shape>
          <o:OLEObject Type="Embed" ProgID="Equation.DSMT4" ShapeID="_x0000_i1933" DrawAspect="Content" ObjectID="_1471105196" r:id="rId1853"/>
        </w:object>
      </w:r>
      <w:r>
        <w:t>.</w:t>
      </w:r>
    </w:p>
    <w:p w14:paraId="6D251164" w14:textId="77777777" w:rsidR="008A3B5E" w:rsidRDefault="008A3B5E" w:rsidP="008A3B5E">
      <w:pPr>
        <w:jc w:val="left"/>
      </w:pPr>
    </w:p>
    <w:p w14:paraId="42191440" w14:textId="2EDF8E7A" w:rsidR="008A3B5E" w:rsidRDefault="008A3B5E" w:rsidP="008A3B5E">
      <w:r>
        <w:t xml:space="preserve">The reaction production rate </w:t>
      </w:r>
      <w:r w:rsidR="006C2049" w:rsidRPr="006C2049">
        <w:rPr>
          <w:position w:val="-10"/>
        </w:rPr>
        <w:object w:dxaOrig="240" w:dyaOrig="380" w14:anchorId="345FB20C">
          <v:shape id="_x0000_i1934" type="#_x0000_t75" style="width:12pt;height:19pt" o:ole="">
            <v:imagedata r:id="rId1854" o:title=""/>
          </v:shape>
          <o:OLEObject Type="Embed" ProgID="Equation.DSMT4" ShapeID="_x0000_i1934" DrawAspect="Content" ObjectID="_1471105197" r:id="rId1855"/>
        </w:object>
      </w:r>
      <w:r>
        <w:t xml:space="preserve"> enters into the governing equations of multiphasic mixtures via the mass balance relation for each solute,</w:t>
      </w:r>
    </w:p>
    <w:p w14:paraId="572ABCE1" w14:textId="7081A90E" w:rsidR="008A3B5E" w:rsidRDefault="008A3B5E" w:rsidP="008A3B5E">
      <w:pPr>
        <w:pStyle w:val="MTDisplayEquation"/>
      </w:pPr>
      <w:r>
        <w:tab/>
      </w:r>
      <w:r w:rsidR="006C2049" w:rsidRPr="006C2049">
        <w:rPr>
          <w:position w:val="-24"/>
        </w:rPr>
        <w:object w:dxaOrig="4040" w:dyaOrig="780" w14:anchorId="4D9813BC">
          <v:shape id="_x0000_i1935" type="#_x0000_t75" style="width:202pt;height:39pt" o:ole="">
            <v:imagedata r:id="rId1856" o:title=""/>
          </v:shape>
          <o:OLEObject Type="Embed" ProgID="Equation.DSMT4" ShapeID="_x0000_i1935" DrawAspect="Content" ObjectID="_1471105198" r:id="rId1857"/>
        </w:object>
      </w:r>
      <w:r>
        <w:tab/>
        <w:t>(f)</w:t>
      </w:r>
    </w:p>
    <w:p w14:paraId="1D9CF794" w14:textId="77777777" w:rsidR="008A3B5E" w:rsidRDefault="008A3B5E" w:rsidP="008A3B5E">
      <w:r>
        <w:t>the mass balance for the mixture,</w:t>
      </w:r>
    </w:p>
    <w:p w14:paraId="29D2BB90" w14:textId="48507DFC" w:rsidR="008A3B5E" w:rsidRDefault="008A3B5E" w:rsidP="008A3B5E">
      <w:pPr>
        <w:pStyle w:val="MTDisplayEquation"/>
      </w:pPr>
      <w:r>
        <w:tab/>
      </w:r>
      <w:r w:rsidR="006C2049" w:rsidRPr="006C2049">
        <w:rPr>
          <w:position w:val="-16"/>
        </w:rPr>
        <w:object w:dxaOrig="2580" w:dyaOrig="440" w14:anchorId="5DEB3021">
          <v:shape id="_x0000_i1936" type="#_x0000_t75" style="width:129pt;height:22pt" o:ole="">
            <v:imagedata r:id="rId1858" o:title=""/>
          </v:shape>
          <o:OLEObject Type="Embed" ProgID="Equation.DSMT4" ShapeID="_x0000_i1936" DrawAspect="Content" ObjectID="_1471105199" r:id="rId1859"/>
        </w:object>
      </w:r>
      <w:r>
        <w:tab/>
        <w:t>(g)</w:t>
      </w:r>
    </w:p>
    <w:p w14:paraId="14725224" w14:textId="0EB559E3" w:rsidR="008A3B5E" w:rsidRDefault="008A3B5E" w:rsidP="008A3B5E">
      <w:r w:rsidRPr="004C3F91">
        <w:lastRenderedPageBreak/>
        <w:t xml:space="preserve">where </w:t>
      </w:r>
      <w:r w:rsidR="006C2049" w:rsidRPr="006C2049">
        <w:rPr>
          <w:position w:val="-28"/>
        </w:rPr>
        <w:object w:dxaOrig="1280" w:dyaOrig="560" w14:anchorId="32B3FC79">
          <v:shape id="_x0000_i1937" type="#_x0000_t75" style="width:64pt;height:28pt" o:ole="">
            <v:imagedata r:id="rId1860" o:title=""/>
          </v:shape>
          <o:OLEObject Type="Embed" ProgID="Equation.DSMT4" ShapeID="_x0000_i1937" DrawAspect="Content" ObjectID="_1471105200" r:id="rId1861"/>
        </w:object>
      </w:r>
      <w:r>
        <w:t xml:space="preserve"> </w:t>
      </w:r>
      <w:r w:rsidRPr="004C3F91">
        <w:t xml:space="preserve">and </w:t>
      </w:r>
      <w:r w:rsidR="006C2049" w:rsidRPr="006C2049">
        <w:rPr>
          <w:position w:val="-12"/>
        </w:rPr>
        <w:object w:dxaOrig="1400" w:dyaOrig="380" w14:anchorId="02B4B8A0">
          <v:shape id="_x0000_i1938" type="#_x0000_t75" style="width:70pt;height:19pt" o:ole="">
            <v:imagedata r:id="rId1862" o:title=""/>
          </v:shape>
          <o:OLEObject Type="Embed" ProgID="Equation.DSMT4" ShapeID="_x0000_i1938" DrawAspect="Content" ObjectID="_1471105201" r:id="rId1863"/>
        </w:object>
      </w:r>
      <w:r w:rsidRPr="004C3F91">
        <w:t xml:space="preserve"> is the molar</w:t>
      </w:r>
      <w:r>
        <w:t xml:space="preserve"> </w:t>
      </w:r>
      <w:r w:rsidRPr="004C3F91">
        <w:t xml:space="preserve">volume of </w:t>
      </w:r>
      <w:r w:rsidR="006C2049" w:rsidRPr="006C2049">
        <w:rPr>
          <w:position w:val="-6"/>
        </w:rPr>
        <w:object w:dxaOrig="240" w:dyaOrig="220" w14:anchorId="690E70DF">
          <v:shape id="_x0000_i1939" type="#_x0000_t75" style="width:12pt;height:11pt" o:ole="">
            <v:imagedata r:id="rId1864" o:title=""/>
          </v:shape>
          <o:OLEObject Type="Embed" ProgID="Equation.DSMT4" ShapeID="_x0000_i1939" DrawAspect="Content" ObjectID="_1471105202" r:id="rId1865"/>
        </w:object>
      </w:r>
      <w:r>
        <w:t>, and the mass balance for solid-bound constituents,</w:t>
      </w:r>
    </w:p>
    <w:p w14:paraId="00C5E5DB" w14:textId="52A050AC" w:rsidR="008A3B5E" w:rsidRDefault="008A3B5E" w:rsidP="008A3B5E">
      <w:pPr>
        <w:pStyle w:val="MTDisplayEquation"/>
      </w:pPr>
      <w:r>
        <w:tab/>
      </w:r>
      <w:r w:rsidR="006C2049" w:rsidRPr="006C2049">
        <w:rPr>
          <w:position w:val="-12"/>
        </w:rPr>
        <w:object w:dxaOrig="1640" w:dyaOrig="380" w14:anchorId="6C2480FA">
          <v:shape id="_x0000_i1940" type="#_x0000_t75" style="width:82pt;height:19pt" o:ole="">
            <v:imagedata r:id="rId1866" o:title=""/>
          </v:shape>
          <o:OLEObject Type="Embed" ProgID="Equation.DSMT4" ShapeID="_x0000_i1940" DrawAspect="Content" ObjectID="_1471105203" r:id="rId1867"/>
        </w:object>
      </w:r>
      <w:r>
        <w:tab/>
        <w:t>(h)</w:t>
      </w:r>
    </w:p>
    <w:p w14:paraId="430FAD91" w14:textId="5B4AB87A" w:rsidR="008A3B5E" w:rsidRDefault="008A3B5E" w:rsidP="008A3B5E">
      <w:r>
        <w:t xml:space="preserve">where </w:t>
      </w:r>
      <w:r w:rsidR="006C2049" w:rsidRPr="006C2049">
        <w:rPr>
          <w:position w:val="-12"/>
        </w:rPr>
        <w:object w:dxaOrig="340" w:dyaOrig="380" w14:anchorId="626F9BB2">
          <v:shape id="_x0000_i1941" type="#_x0000_t75" style="width:17pt;height:19pt" o:ole="">
            <v:imagedata r:id="rId1868" o:title=""/>
          </v:shape>
          <o:OLEObject Type="Embed" ProgID="Equation.DSMT4" ShapeID="_x0000_i1941" DrawAspect="Content" ObjectID="_1471105204" r:id="rId1869"/>
        </w:object>
      </w:r>
      <w:r>
        <w:t xml:space="preserve"> is the referential apparent mass density (mass of </w:t>
      </w:r>
      <w:r w:rsidR="006C2049" w:rsidRPr="006C2049">
        <w:rPr>
          <w:position w:val="-6"/>
        </w:rPr>
        <w:object w:dxaOrig="240" w:dyaOrig="220" w14:anchorId="7C085DC7">
          <v:shape id="_x0000_i1942" type="#_x0000_t75" style="width:12pt;height:11pt" o:ole="">
            <v:imagedata r:id="rId1870" o:title=""/>
          </v:shape>
          <o:OLEObject Type="Embed" ProgID="Equation.DSMT4" ShapeID="_x0000_i1942" DrawAspect="Content" ObjectID="_1471105205" r:id="rId1871"/>
        </w:object>
      </w:r>
      <w:r>
        <w:t xml:space="preserve"> per mixture volume in the reference configuration), and </w:t>
      </w:r>
      <w:r w:rsidR="006C2049" w:rsidRPr="006C2049">
        <w:rPr>
          <w:position w:val="-12"/>
        </w:rPr>
        <w:object w:dxaOrig="340" w:dyaOrig="380" w14:anchorId="5370A0CD">
          <v:shape id="_x0000_i1943" type="#_x0000_t75" style="width:17pt;height:19pt" o:ole="">
            <v:imagedata r:id="rId1872" o:title=""/>
          </v:shape>
          <o:OLEObject Type="Embed" ProgID="Equation.DSMT4" ShapeID="_x0000_i1943" DrawAspect="Content" ObjectID="_1471105206" r:id="rId1873"/>
        </w:object>
      </w:r>
      <w:r>
        <w:t xml:space="preserve"> is the referential apparent mass supply of solid constituent </w:t>
      </w:r>
      <w:r w:rsidR="006C2049" w:rsidRPr="006C2049">
        <w:rPr>
          <w:position w:val="-6"/>
        </w:rPr>
        <w:object w:dxaOrig="240" w:dyaOrig="220" w14:anchorId="7BE7F9A4">
          <v:shape id="_x0000_i1944" type="#_x0000_t75" style="width:12pt;height:11pt" o:ole="">
            <v:imagedata r:id="rId1874" o:title=""/>
          </v:shape>
          <o:OLEObject Type="Embed" ProgID="Equation.DSMT4" ShapeID="_x0000_i1944" DrawAspect="Content" ObjectID="_1471105207" r:id="rId1875"/>
        </w:object>
      </w:r>
      <w:r>
        <w:t>, related to molar concentrations and supplies via</w:t>
      </w:r>
    </w:p>
    <w:p w14:paraId="4B82778E" w14:textId="0BD693C4" w:rsidR="008A3B5E" w:rsidRDefault="008A3B5E" w:rsidP="008A3B5E">
      <w:pPr>
        <w:pStyle w:val="MTDisplayEquation"/>
      </w:pPr>
      <w:r>
        <w:tab/>
      </w:r>
      <w:r w:rsidR="006C2049" w:rsidRPr="006C2049">
        <w:rPr>
          <w:position w:val="-38"/>
        </w:rPr>
        <w:object w:dxaOrig="3800" w:dyaOrig="800" w14:anchorId="58DBA377">
          <v:shape id="_x0000_i1945" type="#_x0000_t75" style="width:190pt;height:40pt" o:ole="">
            <v:imagedata r:id="rId1876" o:title=""/>
          </v:shape>
          <o:OLEObject Type="Embed" ProgID="Equation.DSMT4" ShapeID="_x0000_i1945" DrawAspect="Content" ObjectID="_1471105208" r:id="rId1877"/>
        </w:object>
      </w:r>
      <w:r>
        <w:tab/>
        <w:t>(i)</w:t>
      </w:r>
    </w:p>
    <w:p w14:paraId="67316CC2" w14:textId="3C8D6F9C" w:rsidR="008A3B5E" w:rsidRDefault="008A3B5E" w:rsidP="008A3B5E">
      <w:r>
        <w:t xml:space="preserve">Internally, the content of solid-bound species is stored in </w:t>
      </w:r>
      <w:r w:rsidR="006C2049" w:rsidRPr="006C2049">
        <w:rPr>
          <w:position w:val="-12"/>
        </w:rPr>
        <w:object w:dxaOrig="340" w:dyaOrig="380" w14:anchorId="6C908C91">
          <v:shape id="_x0000_i1946" type="#_x0000_t75" style="width:17pt;height:19pt" o:ole="">
            <v:imagedata r:id="rId1878" o:title=""/>
          </v:shape>
          <o:OLEObject Type="Embed" ProgID="Equation.DSMT4" ShapeID="_x0000_i1946" DrawAspect="Content" ObjectID="_1471105209" r:id="rId1879"/>
        </w:object>
      </w:r>
      <w:r>
        <w:t xml:space="preserve"> and (i) is used to evaluate </w:t>
      </w:r>
      <w:r w:rsidR="006C2049" w:rsidRPr="006C2049">
        <w:rPr>
          <w:position w:val="-6"/>
        </w:rPr>
        <w:object w:dxaOrig="279" w:dyaOrig="320" w14:anchorId="487D98DF">
          <v:shape id="_x0000_i1947" type="#_x0000_t75" style="width:14pt;height:16pt" o:ole="">
            <v:imagedata r:id="rId1880" o:title=""/>
          </v:shape>
          <o:OLEObject Type="Embed" ProgID="Equation.DSMT4" ShapeID="_x0000_i1947" DrawAspect="Content" ObjectID="_1471105210" r:id="rId1881"/>
        </w:object>
      </w:r>
      <w:r>
        <w:t xml:space="preserve"> when needed for the calculation of </w:t>
      </w:r>
      <w:r w:rsidR="006C2049" w:rsidRPr="006C2049">
        <w:rPr>
          <w:position w:val="-10"/>
        </w:rPr>
        <w:object w:dxaOrig="240" w:dyaOrig="380" w14:anchorId="686FA9B7">
          <v:shape id="_x0000_i1948" type="#_x0000_t75" style="width:12pt;height:19pt" o:ole="">
            <v:imagedata r:id="rId1882" o:title=""/>
          </v:shape>
          <o:OLEObject Type="Embed" ProgID="Equation.DSMT4" ShapeID="_x0000_i1948" DrawAspect="Content" ObjectID="_1471105211" r:id="rId1883"/>
        </w:object>
      </w:r>
      <w:r>
        <w:t xml:space="preserve">.  If a solid-bound molecule is involved in a chemical reaction, equation (h) is integrated to produce an updated value of </w:t>
      </w:r>
      <w:r w:rsidR="006C2049" w:rsidRPr="006C2049">
        <w:rPr>
          <w:position w:val="-12"/>
        </w:rPr>
        <w:object w:dxaOrig="340" w:dyaOrig="380" w14:anchorId="358132DB">
          <v:shape id="_x0000_i1949" type="#_x0000_t75" style="width:17pt;height:19pt" o:ole="">
            <v:imagedata r:id="rId1884" o:title=""/>
          </v:shape>
          <o:OLEObject Type="Embed" ProgID="Equation.DSMT4" ShapeID="_x0000_i1949" DrawAspect="Content" ObjectID="_1471105212" r:id="rId1885"/>
        </w:object>
      </w:r>
      <w:r>
        <w:t xml:space="preserve">, using </w:t>
      </w:r>
      <w:r w:rsidR="006C2049" w:rsidRPr="006C2049">
        <w:rPr>
          <w:position w:val="-16"/>
        </w:rPr>
        <w:object w:dxaOrig="2180" w:dyaOrig="440" w14:anchorId="6F726CC1">
          <v:shape id="_x0000_i1950" type="#_x0000_t75" style="width:109pt;height:22pt" o:ole="">
            <v:imagedata r:id="rId1886" o:title=""/>
          </v:shape>
          <o:OLEObject Type="Embed" ProgID="Equation.DSMT4" ShapeID="_x0000_i1950" DrawAspect="Content" ObjectID="_1471105213" r:id="rId1887"/>
        </w:object>
      </w:r>
      <w:r>
        <w:t xml:space="preserve"> based on (b) and (i).</w:t>
      </w:r>
    </w:p>
    <w:p w14:paraId="6E263713" w14:textId="77777777" w:rsidR="008A3B5E" w:rsidRDefault="008A3B5E" w:rsidP="008A3B5E"/>
    <w:p w14:paraId="4B1BC39F" w14:textId="1C469EE6" w:rsidR="008A3B5E" w:rsidRDefault="008A3B5E" w:rsidP="008A3B5E">
      <w:r>
        <w:t xml:space="preserve">Evolving solid content due to chemical reactions implies that the referential solid volume fraction </w:t>
      </w:r>
      <w:r w:rsidR="006C2049" w:rsidRPr="006C2049">
        <w:rPr>
          <w:position w:val="-12"/>
        </w:rPr>
        <w:object w:dxaOrig="300" w:dyaOrig="380" w14:anchorId="6D95A03D">
          <v:shape id="_x0000_i1951" type="#_x0000_t75" style="width:15pt;height:19pt" o:ole="">
            <v:imagedata r:id="rId1888" o:title=""/>
          </v:shape>
          <o:OLEObject Type="Embed" ProgID="Equation.DSMT4" ShapeID="_x0000_i1951" DrawAspect="Content" ObjectID="_1471105214" r:id="rId1889"/>
        </w:object>
      </w:r>
      <w:r>
        <w:t xml:space="preserve"> may not remain constant.  This value is updated at every time point using</w:t>
      </w:r>
    </w:p>
    <w:p w14:paraId="032C7E03" w14:textId="3D98A5CF" w:rsidR="008A3B5E" w:rsidRDefault="008A3B5E" w:rsidP="008A3B5E">
      <w:pPr>
        <w:pStyle w:val="MTDisplayEquation"/>
      </w:pPr>
      <w:r>
        <w:tab/>
      </w:r>
      <w:r w:rsidR="006C2049" w:rsidRPr="006C2049">
        <w:rPr>
          <w:position w:val="-30"/>
        </w:rPr>
        <w:object w:dxaOrig="1620" w:dyaOrig="720" w14:anchorId="5D1BEA5D">
          <v:shape id="_x0000_i1952" type="#_x0000_t75" style="width:81pt;height:36pt" o:ole="">
            <v:imagedata r:id="rId1890" o:title=""/>
          </v:shape>
          <o:OLEObject Type="Embed" ProgID="Equation.DSMT4" ShapeID="_x0000_i1952" DrawAspect="Content" ObjectID="_1471105215" r:id="rId1891"/>
        </w:object>
      </w:r>
      <w:r>
        <w:t xml:space="preserve"> </w:t>
      </w:r>
      <w:r>
        <w:tab/>
        <w:t>(j)</w:t>
      </w:r>
    </w:p>
    <w:p w14:paraId="5CEAE4FF" w14:textId="529228B2" w:rsidR="008A3B5E" w:rsidRDefault="008A3B5E" w:rsidP="008A3B5E">
      <w:r>
        <w:t xml:space="preserve">where </w:t>
      </w:r>
      <w:r w:rsidR="006C2049" w:rsidRPr="006C2049">
        <w:rPr>
          <w:position w:val="-12"/>
        </w:rPr>
        <w:object w:dxaOrig="300" w:dyaOrig="380" w14:anchorId="27A77364">
          <v:shape id="_x0000_i1953" type="#_x0000_t75" style="width:15pt;height:19pt" o:ole="">
            <v:imagedata r:id="rId1892" o:title=""/>
          </v:shape>
          <o:OLEObject Type="Embed" ProgID="Equation.DSMT4" ShapeID="_x0000_i1953" DrawAspect="Content" ObjectID="_1471105216" r:id="rId1893"/>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1B13CD">
        <w:t>4.6.2</w:t>
      </w:r>
      <w:r>
        <w:fldChar w:fldCharType="end"/>
      </w:r>
      <w:r>
        <w:t xml:space="preserve">).  Thus, </w:t>
      </w:r>
      <w:r w:rsidR="006C2049" w:rsidRPr="006C2049">
        <w:rPr>
          <w:position w:val="-12"/>
        </w:rPr>
        <w:object w:dxaOrig="300" w:dyaOrig="380" w14:anchorId="0479872C">
          <v:shape id="_x0000_i1954" type="#_x0000_t75" style="width:15pt;height:19pt" o:ole="">
            <v:imagedata r:id="rId1894" o:title=""/>
          </v:shape>
          <o:OLEObject Type="Embed" ProgID="Equation.DSMT4" ShapeID="_x0000_i1954" DrawAspect="Content" ObjectID="_1471105217" r:id="rId1895"/>
        </w:object>
      </w:r>
      <w:r>
        <w:t xml:space="preserve"> may be used to account for the solid volume fraction not contributed explicitly by solid-bound molecules.  Based on kinematics, the solid volume fraction in the current configuration is given by </w:t>
      </w:r>
      <w:r w:rsidR="006C2049" w:rsidRPr="006C2049">
        <w:rPr>
          <w:position w:val="-12"/>
        </w:rPr>
        <w:object w:dxaOrig="1060" w:dyaOrig="380" w14:anchorId="4C86753C">
          <v:shape id="_x0000_i1955" type="#_x0000_t75" style="width:53pt;height:19pt" o:ole="">
            <v:imagedata r:id="rId1896" o:title=""/>
          </v:shape>
          <o:OLEObject Type="Embed" ProgID="Equation.DSMT4" ShapeID="_x0000_i1955" DrawAspect="Content" ObjectID="_1471105218" r:id="rId1897"/>
        </w:object>
      </w:r>
      <w:r>
        <w:t xml:space="preserve">.  Therefore, since </w:t>
      </w:r>
      <w:r w:rsidR="006C2049" w:rsidRPr="006C2049">
        <w:rPr>
          <w:position w:val="-10"/>
        </w:rPr>
        <w:object w:dxaOrig="980" w:dyaOrig="360" w14:anchorId="63FA7D3D">
          <v:shape id="_x0000_i1956" type="#_x0000_t75" style="width:49pt;height:18pt" o:ole="">
            <v:imagedata r:id="rId1898" o:title=""/>
          </v:shape>
          <o:OLEObject Type="Embed" ProgID="Equation.DSMT4" ShapeID="_x0000_i1956" DrawAspect="Content" ObjectID="_1471105219" r:id="rId1899"/>
        </w:object>
      </w:r>
      <w:r>
        <w:t xml:space="preserve"> by definition, it follows that </w:t>
      </w:r>
      <w:r w:rsidR="006C2049" w:rsidRPr="006C2049">
        <w:rPr>
          <w:position w:val="-12"/>
        </w:rPr>
        <w:object w:dxaOrig="1060" w:dyaOrig="380" w14:anchorId="79C33099">
          <v:shape id="_x0000_i1957" type="#_x0000_t75" style="width:53pt;height:19pt" o:ole="">
            <v:imagedata r:id="rId1900" o:title=""/>
          </v:shape>
          <o:OLEObject Type="Embed" ProgID="Equation.DSMT4" ShapeID="_x0000_i1957" DrawAspect="Content" ObjectID="_1471105220" r:id="rId1901"/>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053FB013" w:rsidR="008A3B5E" w:rsidRDefault="008A3B5E" w:rsidP="008A3B5E">
      <w:pPr>
        <w:pStyle w:val="MTDisplayEquation"/>
      </w:pPr>
      <w:r>
        <w:tab/>
      </w:r>
      <w:r w:rsidR="006C2049" w:rsidRPr="006C2049">
        <w:rPr>
          <w:position w:val="-30"/>
        </w:rPr>
        <w:object w:dxaOrig="2520" w:dyaOrig="720" w14:anchorId="651A6C36">
          <v:shape id="_x0000_i1958" type="#_x0000_t75" style="width:126pt;height:36pt" o:ole="">
            <v:imagedata r:id="rId1902" o:title=""/>
          </v:shape>
          <o:OLEObject Type="Embed" ProgID="Equation.DSMT4" ShapeID="_x0000_i1958" DrawAspect="Content" ObjectID="_1471105221" r:id="rId1903"/>
        </w:object>
      </w:r>
      <w:r>
        <w:tab/>
        <w:t>(k)</w:t>
      </w:r>
    </w:p>
    <w:p w14:paraId="14E9CC3F" w14:textId="6E73278E" w:rsidR="008A3B5E" w:rsidRDefault="008A3B5E" w:rsidP="008A3B5E">
      <w:r>
        <w:t xml:space="preserve">where </w:t>
      </w:r>
      <w:r w:rsidR="006C2049" w:rsidRPr="006C2049">
        <w:rPr>
          <w:position w:val="-12"/>
        </w:rPr>
        <w:object w:dxaOrig="300" w:dyaOrig="380" w14:anchorId="18EBFEB3">
          <v:shape id="_x0000_i1959" type="#_x0000_t75" style="width:15pt;height:19pt" o:ole="">
            <v:imagedata r:id="rId1904" o:title=""/>
          </v:shape>
          <o:OLEObject Type="Embed" ProgID="Equation.DSMT4" ShapeID="_x0000_i1959" DrawAspect="Content" ObjectID="_1471105222" r:id="rId1905"/>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1B13CD">
        <w:t>4.6.2</w:t>
      </w:r>
      <w:r>
        <w:fldChar w:fldCharType="end"/>
      </w:r>
      <w:r>
        <w:t xml:space="preserve">).  Thus, </w:t>
      </w:r>
      <w:r w:rsidR="006C2049" w:rsidRPr="006C2049">
        <w:rPr>
          <w:position w:val="-12"/>
        </w:rPr>
        <w:object w:dxaOrig="300" w:dyaOrig="380" w14:anchorId="36730578">
          <v:shape id="_x0000_i1960" type="#_x0000_t75" style="width:15pt;height:19pt" o:ole="">
            <v:imagedata r:id="rId1906" o:title=""/>
          </v:shape>
          <o:OLEObject Type="Embed" ProgID="Equation.DSMT4" ShapeID="_x0000_i1960" DrawAspect="Content" ObjectID="_1471105223" r:id="rId1907"/>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0DC5DA7D" w:rsidR="008A3B5E" w:rsidRDefault="008A3B5E" w:rsidP="008A3B5E">
      <w:pPr>
        <w:pStyle w:val="MTDisplayEquation"/>
      </w:pPr>
      <w:r>
        <w:tab/>
      </w:r>
      <w:r w:rsidR="006C2049" w:rsidRPr="006C2049">
        <w:rPr>
          <w:position w:val="-28"/>
        </w:rPr>
        <w:object w:dxaOrig="1380" w:dyaOrig="540" w14:anchorId="6BFFB494">
          <v:shape id="_x0000_i1961" type="#_x0000_t75" style="width:69pt;height:27pt" o:ole="">
            <v:imagedata r:id="rId1908" o:title=""/>
          </v:shape>
          <o:OLEObject Type="Embed" ProgID="Equation.DSMT4" ShapeID="_x0000_i1961" DrawAspect="Content" ObjectID="_1471105224" r:id="rId1909"/>
        </w:object>
      </w:r>
      <w:r>
        <w:tab/>
        <w:t>(l)</w:t>
      </w:r>
    </w:p>
    <w:p w14:paraId="22F98FFC" w14:textId="6607937A" w:rsidR="000D2EC3" w:rsidRDefault="008A3B5E" w:rsidP="008A3B5E">
      <w:r>
        <w:t xml:space="preserve">where </w:t>
      </w:r>
      <w:r w:rsidR="006C2049" w:rsidRPr="006C2049">
        <w:rPr>
          <w:position w:val="-4"/>
        </w:rPr>
        <w:object w:dxaOrig="420" w:dyaOrig="300" w14:anchorId="410245B2">
          <v:shape id="_x0000_i1962" type="#_x0000_t75" style="width:21pt;height:15pt" o:ole="">
            <v:imagedata r:id="rId1910" o:title=""/>
          </v:shape>
          <o:OLEObject Type="Embed" ProgID="Equation.DSMT4" ShapeID="_x0000_i1962" DrawAspect="Content" ObjectID="_1471105225" r:id="rId1911"/>
        </w:object>
      </w:r>
      <w:r>
        <w:t xml:space="preserve"> is the molar mass of </w:t>
      </w:r>
      <w:r w:rsidR="006C2049" w:rsidRPr="006C2049">
        <w:rPr>
          <w:position w:val="-6"/>
        </w:rPr>
        <w:object w:dxaOrig="240" w:dyaOrig="220" w14:anchorId="71D31612">
          <v:shape id="_x0000_i1963" type="#_x0000_t75" style="width:12pt;height:11pt" o:ole="">
            <v:imagedata r:id="rId1912" o:title=""/>
          </v:shape>
          <o:OLEObject Type="Embed" ProgID="Equation.DSMT4" ShapeID="_x0000_i1963" DrawAspect="Content" ObjectID="_1471105226" r:id="rId1913"/>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6C2049" w:rsidRPr="006C2049">
        <w:rPr>
          <w:position w:val="-6"/>
        </w:rPr>
        <w:object w:dxaOrig="300" w:dyaOrig="320" w14:anchorId="24C053BE">
          <v:shape id="_x0000_i1964" type="#_x0000_t75" style="width:15pt;height:16pt" o:ole="">
            <v:imagedata r:id="rId1914" o:title=""/>
          </v:shape>
          <o:OLEObject Type="Embed" ProgID="Equation.DSMT4" ShapeID="_x0000_i1964" DrawAspect="Content" ObjectID="_1471105227" r:id="rId1915"/>
        </w:object>
      </w:r>
      <w:r w:rsidR="000D2EC3">
        <w:t xml:space="preserve"> and </w:t>
      </w:r>
      <w:r w:rsidR="006C2049" w:rsidRPr="006C2049">
        <w:rPr>
          <w:position w:val="-4"/>
        </w:rPr>
        <w:object w:dxaOrig="420" w:dyaOrig="300" w14:anchorId="4D01E430">
          <v:shape id="_x0000_i1965" type="#_x0000_t75" style="width:21pt;height:15pt" o:ole="">
            <v:imagedata r:id="rId1916" o:title=""/>
          </v:shape>
          <o:OLEObject Type="Embed" ProgID="Equation.DSMT4" ShapeID="_x0000_i1965" DrawAspect="Content" ObjectID="_1471105228" r:id="rId1917"/>
        </w:object>
      </w:r>
      <w:r w:rsidR="000D2EC3">
        <w:t xml:space="preserve"> are not given).  For example, a chemical reaction where cells consume glucose to form a protein from amino-acids building blocks may have the form</w:t>
      </w:r>
    </w:p>
    <w:p w14:paraId="195FBA02" w14:textId="22AC542F" w:rsidR="000D2EC3" w:rsidRDefault="000D2EC3" w:rsidP="0016320C">
      <w:pPr>
        <w:pStyle w:val="MTDisplayEquation"/>
      </w:pPr>
      <w:r>
        <w:tab/>
      </w:r>
      <w:r w:rsidR="006C2049" w:rsidRPr="006C2049">
        <w:rPr>
          <w:position w:val="-10"/>
        </w:rPr>
        <w:object w:dxaOrig="6140" w:dyaOrig="320" w14:anchorId="2B963AF0">
          <v:shape id="_x0000_i1966" type="#_x0000_t75" style="width:307pt;height:16pt" o:ole="">
            <v:imagedata r:id="rId1918" o:title=""/>
          </v:shape>
          <o:OLEObject Type="Embed" ProgID="Equation.DSMT4" ShapeID="_x0000_i1966" DrawAspect="Content" ObjectID="_1471105229" r:id="rId1919"/>
        </w:object>
      </w:r>
      <w:r>
        <w:t xml:space="preserve"> .</w:t>
      </w:r>
    </w:p>
    <w:p w14:paraId="6008A974" w14:textId="6ED7F904"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6C2049" w:rsidRPr="006C2049">
        <w:rPr>
          <w:position w:val="-12"/>
        </w:rPr>
        <w:object w:dxaOrig="300" w:dyaOrig="380" w14:anchorId="43E8644C">
          <v:shape id="_x0000_i1967" type="#_x0000_t75" style="width:15pt;height:19pt" o:ole="">
            <v:imagedata r:id="rId1920" o:title=""/>
          </v:shape>
          <o:OLEObject Type="Embed" ProgID="Equation.DSMT4" ShapeID="_x0000_i1967" DrawAspect="Content" ObjectID="_1471105230" r:id="rId1921"/>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6C2049" w:rsidRPr="006C2049">
        <w:rPr>
          <w:position w:val="-6"/>
        </w:rPr>
        <w:object w:dxaOrig="240" w:dyaOrig="340" w14:anchorId="7F06DCEC">
          <v:shape id="_x0000_i1968" type="#_x0000_t75" style="width:12pt;height:17pt" o:ole="">
            <v:imagedata r:id="rId1922" o:title=""/>
          </v:shape>
          <o:OLEObject Type="Embed" ProgID="Equation.DSMT4" ShapeID="_x0000_i1968" DrawAspect="Content" ObjectID="_1471105231" r:id="rId1923"/>
        </w:object>
      </w:r>
      <w:r w:rsidR="004C25E6">
        <w:t xml:space="preserve"> calculated in the code becomes inaccurate and may produce unexpected results in the evaluation of the mixture mass balance relation in (g).  Therefore, the user is given the option to override the value of </w:t>
      </w:r>
      <w:r w:rsidR="006C2049" w:rsidRPr="006C2049">
        <w:rPr>
          <w:position w:val="-6"/>
        </w:rPr>
        <w:object w:dxaOrig="240" w:dyaOrig="340" w14:anchorId="6D850EC9">
          <v:shape id="_x0000_i1969" type="#_x0000_t75" style="width:12pt;height:17pt" o:ole="">
            <v:imagedata r:id="rId1924" o:title=""/>
          </v:shape>
          <o:OLEObject Type="Embed" ProgID="Equation.DSMT4" ShapeID="_x0000_i1969" DrawAspect="Content" ObjectID="_1471105232" r:id="rId1925"/>
        </w:object>
      </w:r>
      <w:r w:rsidR="004C25E6">
        <w:t xml:space="preserve"> calculated in the code.</w:t>
      </w:r>
      <w:r w:rsidR="000C3BCA">
        <w:t xml:space="preserve">  In particular, if the precise molar volumes of all the species in a reaction are not known, assuming that </w:t>
      </w:r>
      <w:r w:rsidR="006C2049" w:rsidRPr="006C2049">
        <w:rPr>
          <w:position w:val="-6"/>
        </w:rPr>
        <w:object w:dxaOrig="600" w:dyaOrig="340" w14:anchorId="328D1827">
          <v:shape id="_x0000_i1970" type="#_x0000_t75" style="width:30pt;height:17pt" o:ole="">
            <v:imagedata r:id="rId1926" o:title=""/>
          </v:shape>
          <o:OLEObject Type="Embed" ProgID="Equation.DSMT4" ShapeID="_x0000_i1970" DrawAspect="Content" ObjectID="_1471105233" r:id="rId1927"/>
        </w:object>
      </w:r>
      <w:r w:rsidR="000C3BCA">
        <w:t xml:space="preserve"> is a reasonable </w:t>
      </w:r>
      <w:r w:rsidR="004D2965">
        <w:t>choice</w:t>
      </w:r>
      <w:r w:rsidR="000C3BCA">
        <w:t xml:space="preserve"> equivalent to assuming that all the constituents have approximately the same density </w:t>
      </w:r>
      <w:r w:rsidR="006C2049" w:rsidRPr="006C2049">
        <w:rPr>
          <w:position w:val="-12"/>
        </w:rPr>
        <w:object w:dxaOrig="340" w:dyaOrig="380" w14:anchorId="25BD4886">
          <v:shape id="_x0000_i1971" type="#_x0000_t75" style="width:17pt;height:19pt" o:ole="">
            <v:imagedata r:id="rId1928" o:title=""/>
          </v:shape>
          <o:OLEObject Type="Embed" ProgID="Equation.DSMT4" ShapeID="_x0000_i1971" DrawAspect="Content" ObjectID="_1471105234" r:id="rId1929"/>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21E52AF6" w:rsidR="00B603A6" w:rsidRDefault="00B603A6" w:rsidP="0016320C">
      <w:pPr>
        <w:pStyle w:val="MTDisplayEquation"/>
      </w:pPr>
      <w:r>
        <w:tab/>
      </w:r>
      <w:r w:rsidR="006C2049" w:rsidRPr="006C2049">
        <w:rPr>
          <w:position w:val="-28"/>
        </w:rPr>
        <w:object w:dxaOrig="1200" w:dyaOrig="540" w14:anchorId="2552C2CF">
          <v:shape id="_x0000_i1972" type="#_x0000_t75" style="width:60pt;height:27pt" o:ole="">
            <v:imagedata r:id="rId1930" o:title=""/>
          </v:shape>
          <o:OLEObject Type="Embed" ProgID="Equation.DSMT4" ShapeID="_x0000_i1972" DrawAspect="Content" ObjectID="_1471105235" r:id="rId1931"/>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2B5B2F83" w:rsidR="007B076C" w:rsidRDefault="00877A7F" w:rsidP="00A61269">
      <w:r>
        <w:t>A</w:t>
      </w:r>
      <w:r w:rsidR="00A61269">
        <w:t xml:space="preserve"> constitutive relation must be provided for the molar production rate </w:t>
      </w:r>
      <w:r w:rsidR="006C2049" w:rsidRPr="006C2049">
        <w:rPr>
          <w:position w:val="-16"/>
        </w:rPr>
        <w:object w:dxaOrig="1140" w:dyaOrig="440" w14:anchorId="47D8E9F2">
          <v:shape id="_x0000_i1973" type="#_x0000_t75" style="width:57pt;height:22pt" o:ole="">
            <v:imagedata r:id="rId1932" o:title=""/>
          </v:shape>
          <o:OLEObject Type="Embed" ProgID="Equation.DSMT4" ShapeID="_x0000_i1973" DrawAspect="Content" ObjectID="_1471105236" r:id="rId1933"/>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1806" w:name="_Toc397358474"/>
      <w:r>
        <w:t>General Specification for Chemical Reactions</w:t>
      </w:r>
      <w:bookmarkEnd w:id="1806"/>
    </w:p>
    <w:p w14:paraId="5A5C494F" w14:textId="36F7AB13"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6C2049" w:rsidRPr="006C2049">
        <w:rPr>
          <w:position w:val="-10"/>
        </w:rPr>
        <w:object w:dxaOrig="240" w:dyaOrig="380" w14:anchorId="13C84092">
          <v:shape id="_x0000_i1974" type="#_x0000_t75" style="width:12pt;height:19pt" o:ole="">
            <v:imagedata r:id="rId1934" o:title=""/>
          </v:shape>
          <o:OLEObject Type="Embed" ProgID="Equation.DSMT4" ShapeID="_x0000_i1974" DrawAspect="Content" ObjectID="_1471105237" r:id="rId1935"/>
        </w:object>
      </w:r>
      <w:r w:rsidR="00FF09AD">
        <w:t>.</w:t>
      </w:r>
    </w:p>
    <w:p w14:paraId="2B62607A" w14:textId="77777777" w:rsidR="00620C02" w:rsidRDefault="00620C02" w:rsidP="008A3B5E"/>
    <w:p w14:paraId="7524DA09" w14:textId="5CDCE242" w:rsidR="008A3B5E" w:rsidRPr="007960DE" w:rsidRDefault="008A3B5E" w:rsidP="008A3B5E">
      <w:r>
        <w:t xml:space="preserve">The stoichiometric coefficients </w:t>
      </w:r>
      <w:r w:rsidR="006C2049" w:rsidRPr="006C2049">
        <w:rPr>
          <w:position w:val="-12"/>
        </w:rPr>
        <w:object w:dxaOrig="300" w:dyaOrig="380" w14:anchorId="7CB33609">
          <v:shape id="_x0000_i1975" type="#_x0000_t75" style="width:15pt;height:19pt" o:ole="">
            <v:imagedata r:id="rId1936" o:title=""/>
          </v:shape>
          <o:OLEObject Type="Embed" ProgID="Equation.DSMT4" ShapeID="_x0000_i1975" DrawAspect="Content" ObjectID="_1471105238" r:id="rId1937"/>
        </w:object>
      </w:r>
      <w:r>
        <w:t xml:space="preserve"> of the reactants and </w:t>
      </w:r>
      <w:r w:rsidR="006C2049" w:rsidRPr="006C2049">
        <w:rPr>
          <w:position w:val="-12"/>
        </w:rPr>
        <w:object w:dxaOrig="300" w:dyaOrig="380" w14:anchorId="682060A5">
          <v:shape id="_x0000_i1976" type="#_x0000_t75" style="width:15pt;height:19pt" o:ole="">
            <v:imagedata r:id="rId1938" o:title=""/>
          </v:shape>
          <o:OLEObject Type="Embed" ProgID="Equation.DSMT4" ShapeID="_x0000_i1976" DrawAspect="Content" ObjectID="_1471105239" r:id="rId1939"/>
        </w:object>
      </w:r>
      <w:r>
        <w:t xml:space="preserve"> for the products must be specified in every reaction.  </w:t>
      </w:r>
      <w:r w:rsidR="00D53458">
        <w:t xml:space="preserve">Optionally, the net reaction molar volume </w:t>
      </w:r>
      <w:r w:rsidR="006C2049" w:rsidRPr="006C2049">
        <w:rPr>
          <w:position w:val="-6"/>
        </w:rPr>
        <w:object w:dxaOrig="240" w:dyaOrig="340" w14:anchorId="3999BCF7">
          <v:shape id="_x0000_i1977" type="#_x0000_t75" style="width:12pt;height:17pt" o:ole="">
            <v:imagedata r:id="rId1940" o:title=""/>
          </v:shape>
          <o:OLEObject Type="Embed" ProgID="Equation.DSMT4" ShapeID="_x0000_i1977" DrawAspect="Content" ObjectID="_1471105240" r:id="rId1941"/>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487"/>
        <w:gridCol w:w="1383"/>
      </w:tblGrid>
      <w:tr w:rsidR="00152AB9" w14:paraId="46F6EF1F" w14:textId="0A982157" w:rsidTr="008C20E4">
        <w:tc>
          <w:tcPr>
            <w:tcW w:w="891" w:type="pct"/>
            <w:shd w:val="clear" w:color="auto" w:fill="auto"/>
          </w:tcPr>
          <w:p w14:paraId="61FFBA12" w14:textId="77777777" w:rsidR="00152AB9" w:rsidRDefault="00152AB9" w:rsidP="00C83DD5">
            <w:pPr>
              <w:pStyle w:val="code"/>
            </w:pPr>
            <w:r>
              <w:t>&lt;vR&gt;</w:t>
            </w:r>
          </w:p>
        </w:tc>
        <w:tc>
          <w:tcPr>
            <w:tcW w:w="3387" w:type="pct"/>
            <w:shd w:val="clear" w:color="auto" w:fill="auto"/>
          </w:tcPr>
          <w:p w14:paraId="2A923B3A" w14:textId="2CA95256" w:rsidR="00152AB9" w:rsidRPr="000B272C" w:rsidRDefault="00152AB9" w:rsidP="006C2049">
            <w:pPr>
              <w:rPr>
                <w:i/>
              </w:rPr>
            </w:pPr>
            <w:r>
              <w:t xml:space="preserve">reactant stoichiometric coefficient </w:t>
            </w:r>
            <w:r w:rsidR="006C2049" w:rsidRPr="006C2049">
              <w:rPr>
                <w:position w:val="-12"/>
              </w:rPr>
              <w:object w:dxaOrig="300" w:dyaOrig="380" w14:anchorId="36CE86AC">
                <v:shape id="_x0000_i1978" type="#_x0000_t75" style="width:15pt;height:19pt" o:ole="">
                  <v:imagedata r:id="rId1942" o:title=""/>
                </v:shape>
                <o:OLEObject Type="Embed" ProgID="Equation.DSMT4" ShapeID="_x0000_i1978" DrawAspect="Content" ObjectID="_1471105241" r:id="rId1943"/>
              </w:object>
            </w:r>
            <w:r>
              <w:t xml:space="preserve"> </w:t>
            </w:r>
          </w:p>
        </w:tc>
        <w:tc>
          <w:tcPr>
            <w:tcW w:w="722" w:type="pct"/>
          </w:tcPr>
          <w:p w14:paraId="0943B54A" w14:textId="636BEC82" w:rsidR="00152AB9" w:rsidRDefault="00152AB9" w:rsidP="00AF2221">
            <w:r>
              <w:t>[ ]</w:t>
            </w:r>
          </w:p>
        </w:tc>
      </w:tr>
      <w:tr w:rsidR="00152AB9" w14:paraId="385C07F4" w14:textId="058E9195" w:rsidTr="008C20E4">
        <w:tblPrEx>
          <w:tblLook w:val="0000" w:firstRow="0" w:lastRow="0" w:firstColumn="0" w:lastColumn="0" w:noHBand="0" w:noVBand="0"/>
        </w:tblPrEx>
        <w:trPr>
          <w:trHeight w:val="270"/>
        </w:trPr>
        <w:tc>
          <w:tcPr>
            <w:tcW w:w="891" w:type="pct"/>
            <w:shd w:val="clear" w:color="auto" w:fill="auto"/>
          </w:tcPr>
          <w:p w14:paraId="0A4043F1" w14:textId="77777777" w:rsidR="00152AB9" w:rsidRDefault="00152AB9" w:rsidP="00C83DD5">
            <w:pPr>
              <w:pStyle w:val="code"/>
            </w:pPr>
            <w:r>
              <w:t>&lt;vP&gt;</w:t>
            </w:r>
          </w:p>
        </w:tc>
        <w:tc>
          <w:tcPr>
            <w:tcW w:w="3387" w:type="pct"/>
            <w:shd w:val="clear" w:color="auto" w:fill="auto"/>
          </w:tcPr>
          <w:p w14:paraId="5E7B398F" w14:textId="303A0BC0" w:rsidR="00152AB9" w:rsidRDefault="00152AB9" w:rsidP="006C2049">
            <w:r>
              <w:t xml:space="preserve">product stoichiometric coefficient </w:t>
            </w:r>
            <w:r w:rsidR="006C2049" w:rsidRPr="006C2049">
              <w:rPr>
                <w:position w:val="-12"/>
              </w:rPr>
              <w:object w:dxaOrig="300" w:dyaOrig="380" w14:anchorId="65689A8A">
                <v:shape id="_x0000_i1979" type="#_x0000_t75" style="width:15pt;height:19pt" o:ole="">
                  <v:imagedata r:id="rId1944" o:title=""/>
                </v:shape>
                <o:OLEObject Type="Embed" ProgID="Equation.DSMT4" ShapeID="_x0000_i1979" DrawAspect="Content" ObjectID="_1471105242" r:id="rId1945"/>
              </w:object>
            </w:r>
            <w:r>
              <w:t xml:space="preserve"> </w:t>
            </w:r>
          </w:p>
        </w:tc>
        <w:tc>
          <w:tcPr>
            <w:tcW w:w="722" w:type="pct"/>
          </w:tcPr>
          <w:p w14:paraId="4973AF5C" w14:textId="3E5D1A48" w:rsidR="00152AB9" w:rsidRDefault="00152AB9" w:rsidP="00AF2221">
            <w:r>
              <w:t>[ ]</w:t>
            </w:r>
          </w:p>
        </w:tc>
      </w:tr>
      <w:tr w:rsidR="00152AB9" w14:paraId="0B5FA9C3" w14:textId="761B3908" w:rsidTr="008C20E4">
        <w:tblPrEx>
          <w:tblLook w:val="0000" w:firstRow="0" w:lastRow="0" w:firstColumn="0" w:lastColumn="0" w:noHBand="0" w:noVBand="0"/>
        </w:tblPrEx>
        <w:trPr>
          <w:trHeight w:val="270"/>
        </w:trPr>
        <w:tc>
          <w:tcPr>
            <w:tcW w:w="891" w:type="pct"/>
            <w:shd w:val="clear" w:color="auto" w:fill="auto"/>
          </w:tcPr>
          <w:p w14:paraId="3DA9EFC9" w14:textId="77777777" w:rsidR="00152AB9" w:rsidRDefault="00152AB9" w:rsidP="00C83DD5">
            <w:pPr>
              <w:pStyle w:val="code"/>
            </w:pPr>
            <w:r>
              <w:t>&lt;Vbar&gt;</w:t>
            </w:r>
          </w:p>
        </w:tc>
        <w:tc>
          <w:tcPr>
            <w:tcW w:w="3387" w:type="pct"/>
            <w:shd w:val="clear" w:color="auto" w:fill="auto"/>
          </w:tcPr>
          <w:p w14:paraId="3B60CB2F" w14:textId="563C401A" w:rsidR="00152AB9" w:rsidRDefault="00152AB9" w:rsidP="006C2049">
            <w:r>
              <w:t xml:space="preserve">optional override value for </w:t>
            </w:r>
            <w:r w:rsidR="006C2049" w:rsidRPr="006C2049">
              <w:rPr>
                <w:position w:val="-6"/>
              </w:rPr>
              <w:object w:dxaOrig="240" w:dyaOrig="340" w14:anchorId="0904553B">
                <v:shape id="_x0000_i1980" type="#_x0000_t75" style="width:12pt;height:17pt" o:ole="">
                  <v:imagedata r:id="rId1946" o:title=""/>
                </v:shape>
                <o:OLEObject Type="Embed" ProgID="Equation.DSMT4" ShapeID="_x0000_i1980" DrawAspect="Content" ObjectID="_1471105243" r:id="rId1947"/>
              </w:object>
            </w:r>
          </w:p>
        </w:tc>
        <w:tc>
          <w:tcPr>
            <w:tcW w:w="722" w:type="pct"/>
          </w:tcPr>
          <w:p w14:paraId="0D67D53B" w14:textId="0F0460C7" w:rsidR="00152AB9" w:rsidRDefault="00152AB9" w:rsidP="00AF2221">
            <w:r>
              <w:t>[</w:t>
            </w:r>
            <w:r w:rsidRPr="008C20E4">
              <w:rPr>
                <w:b/>
              </w:rPr>
              <w:t>L</w:t>
            </w:r>
            <w:r w:rsidRPr="008C20E4">
              <w:rPr>
                <w:vertAlign w:val="superscript"/>
              </w:rPr>
              <w:t>3</w:t>
            </w:r>
            <w:r>
              <w:t>/</w:t>
            </w:r>
            <w:r w:rsidRPr="008C20E4">
              <w:rPr>
                <w:b/>
              </w:rPr>
              <w:t>n</w:t>
            </w:r>
            <w:r>
              <w:t>]</w:t>
            </w:r>
          </w:p>
        </w:tc>
      </w:tr>
    </w:tbl>
    <w:p w14:paraId="0C70EED7" w14:textId="77777777" w:rsidR="008A3B5E" w:rsidRDefault="008A3B5E" w:rsidP="008A3B5E"/>
    <w:p w14:paraId="63875B10" w14:textId="226C64B8"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1807" w:author="Gerard" w:date="2014-07-29T23:58:00Z">
        <w:r w:rsidR="001B13CD">
          <w:t>3.6.2</w:t>
        </w:r>
      </w:ins>
      <w:del w:id="1808" w:author="Gerard" w:date="2014-07-29T23:58:00Z">
        <w:r w:rsidR="00976D6B" w:rsidDel="001B13CD">
          <w:delText>3.5.2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1809" w:name="_Toc397358475"/>
      <w:r>
        <w:t>Chemical Reaction Materials</w:t>
      </w:r>
      <w:bookmarkEnd w:id="1809"/>
    </w:p>
    <w:p w14:paraId="5FCB1FE4" w14:textId="77777777" w:rsidR="007B076C" w:rsidRPr="007B076C" w:rsidRDefault="007B076C"/>
    <w:p w14:paraId="29F01F67" w14:textId="7BF16C69" w:rsidR="00541FBD" w:rsidRDefault="00541FBD" w:rsidP="0016320C">
      <w:pPr>
        <w:pStyle w:val="Heading4"/>
      </w:pPr>
      <w:bookmarkStart w:id="1810" w:name="_Toc397358476"/>
      <w:r>
        <w:t>Law of Mass Action for Forward Reactions</w:t>
      </w:r>
      <w:bookmarkEnd w:id="1810"/>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5"/>
        <w:gridCol w:w="5631"/>
      </w:tblGrid>
      <w:tr w:rsidR="00EE7403" w14:paraId="7DF4F823" w14:textId="28410B09" w:rsidTr="008C20E4">
        <w:trPr>
          <w:trHeight w:val="270"/>
        </w:trPr>
        <w:tc>
          <w:tcPr>
            <w:tcW w:w="2060" w:type="pct"/>
            <w:shd w:val="clear" w:color="auto" w:fill="auto"/>
          </w:tcPr>
          <w:p w14:paraId="72392A98" w14:textId="77777777" w:rsidR="00EE7403" w:rsidRDefault="00EE7403" w:rsidP="004953CF">
            <w:pPr>
              <w:pStyle w:val="code"/>
            </w:pPr>
            <w:r>
              <w:t>&lt;forward_rate&gt;</w:t>
            </w:r>
          </w:p>
        </w:tc>
        <w:tc>
          <w:tcPr>
            <w:tcW w:w="2940" w:type="pct"/>
            <w:shd w:val="clear" w:color="auto" w:fill="auto"/>
          </w:tcPr>
          <w:p w14:paraId="1623FEDC" w14:textId="622F3565" w:rsidR="00EE7403" w:rsidRDefault="00EE7403" w:rsidP="006C2049">
            <w:r>
              <w:t xml:space="preserve">specific forward reaction rate </w:t>
            </w:r>
            <w:r w:rsidR="006C2049" w:rsidRPr="006C2049">
              <w:rPr>
                <w:position w:val="-6"/>
              </w:rPr>
              <w:object w:dxaOrig="200" w:dyaOrig="279" w14:anchorId="385F3C20">
                <v:shape id="_x0000_i1981" type="#_x0000_t75" style="width:10pt;height:14pt" o:ole="">
                  <v:imagedata r:id="rId1948" o:title=""/>
                </v:shape>
                <o:OLEObject Type="Embed" ProgID="Equation.DSMT4" ShapeID="_x0000_i1981" DrawAspect="Content" ObjectID="_1471105244" r:id="rId1949"/>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145A2965" w:rsidR="007B076C" w:rsidRPr="007B076C" w:rsidRDefault="007B076C" w:rsidP="007B076C">
      <w:pPr>
        <w:pStyle w:val="MTDisplayEquation"/>
      </w:pPr>
      <w:r>
        <w:tab/>
      </w:r>
      <w:r w:rsidR="006C2049" w:rsidRPr="006C2049">
        <w:rPr>
          <w:position w:val="-28"/>
        </w:rPr>
        <w:object w:dxaOrig="1540" w:dyaOrig="639" w14:anchorId="303BA14D">
          <v:shape id="_x0000_i1982" type="#_x0000_t75" style="width:77pt;height:32pt" o:ole="">
            <v:imagedata r:id="rId1950" o:title=""/>
          </v:shape>
          <o:OLEObject Type="Embed" ProgID="Equation.DSMT4" ShapeID="_x0000_i1982" DrawAspect="Content" ObjectID="_1471105245" r:id="rId1951"/>
        </w:object>
      </w:r>
      <w:r>
        <w:t xml:space="preserve"> .</w:t>
      </w:r>
    </w:p>
    <w:p w14:paraId="5B34A644" w14:textId="547EE8EC"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1B13CD">
        <w:t>4.7.4</w:t>
      </w:r>
      <w:r w:rsidR="00E77609">
        <w:fldChar w:fldCharType="end"/>
      </w:r>
      <w:r w:rsidR="00E77609">
        <w:t>.</w:t>
      </w:r>
      <w:r w:rsidR="00152AB9">
        <w:t xml:space="preserve"> The units of </w:t>
      </w:r>
      <w:r w:rsidR="006C2049" w:rsidRPr="006C2049">
        <w:rPr>
          <w:position w:val="-10"/>
        </w:rPr>
        <w:object w:dxaOrig="240" w:dyaOrig="380" w14:anchorId="27FF6030">
          <v:shape id="_x0000_i1983" type="#_x0000_t75" style="width:12pt;height:19pt" o:ole="">
            <v:imagedata r:id="rId1952" o:title=""/>
          </v:shape>
          <o:OLEObject Type="Embed" ProgID="Equation.DSMT4" ShapeID="_x0000_i1983" DrawAspect="Content" ObjectID="_1471105246" r:id="rId1953"/>
        </w:object>
      </w:r>
      <w:r w:rsidR="00152AB9">
        <w:t xml:space="preserve"> are [</w:t>
      </w:r>
      <w:r w:rsidR="00152AB9" w:rsidRPr="008C20E4">
        <w:rPr>
          <w:b/>
        </w:rPr>
        <w:t>n</w:t>
      </w:r>
      <w:r w:rsidR="00152AB9">
        <w:t>/</w:t>
      </w:r>
      <w:r w:rsidR="00152AB9" w:rsidRPr="008C20E4">
        <w:rPr>
          <w:b/>
        </w:rPr>
        <w:t>L</w:t>
      </w:r>
      <w:r w:rsidR="00152AB9" w:rsidRPr="008C20E4">
        <w:rPr>
          <w:vertAlign w:val="superscript"/>
        </w:rPr>
        <w:t>3</w:t>
      </w:r>
      <w:r w:rsidR="00152AB9">
        <w:sym w:font="Symbol" w:char="F0D7"/>
      </w:r>
      <w:r w:rsidR="00152AB9" w:rsidRPr="008C20E4">
        <w:rPr>
          <w:b/>
        </w:rPr>
        <w:t>t</w:t>
      </w:r>
      <w:r w:rsidR="00152AB9">
        <w:t xml:space="preserve">] and those of </w:t>
      </w:r>
      <w:r w:rsidR="006C2049" w:rsidRPr="006C2049">
        <w:rPr>
          <w:position w:val="-6"/>
        </w:rPr>
        <w:object w:dxaOrig="279" w:dyaOrig="320" w14:anchorId="2D6CF2EE">
          <v:shape id="_x0000_i1984" type="#_x0000_t75" style="width:14pt;height:16pt" o:ole="">
            <v:imagedata r:id="rId1954" o:title=""/>
          </v:shape>
          <o:OLEObject Type="Embed" ProgID="Equation.DSMT4" ShapeID="_x0000_i1984" DrawAspect="Content" ObjectID="_1471105247" r:id="rId1955"/>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6FCB6832" w:rsidR="00BD43AA" w:rsidRDefault="00BD43AA" w:rsidP="0016320C">
      <w:pPr>
        <w:pStyle w:val="MTDisplayEquation"/>
      </w:pPr>
      <w:r>
        <w:tab/>
      </w:r>
      <w:r w:rsidR="006C2049" w:rsidRPr="006C2049">
        <w:rPr>
          <w:position w:val="-6"/>
        </w:rPr>
        <w:object w:dxaOrig="1440" w:dyaOrig="279" w14:anchorId="3576E44D">
          <v:shape id="_x0000_i1985" type="#_x0000_t75" style="width:1in;height:14pt" o:ole="">
            <v:imagedata r:id="rId1956" o:title=""/>
          </v:shape>
          <o:OLEObject Type="Embed" ProgID="Equation.DSMT4" ShapeID="_x0000_i1985" DrawAspect="Content" ObjectID="_1471105248" r:id="rId1957"/>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1811" w:name="_Toc397358477"/>
      <w:r>
        <w:t>Law of Mass Action for Reversible Reactions</w:t>
      </w:r>
      <w:bookmarkEnd w:id="1811"/>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3"/>
        <w:gridCol w:w="5943"/>
      </w:tblGrid>
      <w:tr w:rsidR="00EE7403" w14:paraId="6718F53A" w14:textId="5AF72C82" w:rsidTr="008C20E4">
        <w:trPr>
          <w:trHeight w:val="270"/>
        </w:trPr>
        <w:tc>
          <w:tcPr>
            <w:tcW w:w="1897" w:type="pct"/>
            <w:shd w:val="clear" w:color="auto" w:fill="auto"/>
          </w:tcPr>
          <w:p w14:paraId="76E3D973" w14:textId="77777777" w:rsidR="00EE7403" w:rsidRDefault="00EE7403" w:rsidP="004953CF">
            <w:pPr>
              <w:pStyle w:val="code"/>
            </w:pPr>
            <w:r>
              <w:t>&lt;forward_rate&gt;</w:t>
            </w:r>
          </w:p>
        </w:tc>
        <w:tc>
          <w:tcPr>
            <w:tcW w:w="3103" w:type="pct"/>
            <w:shd w:val="clear" w:color="auto" w:fill="auto"/>
          </w:tcPr>
          <w:p w14:paraId="1E1A0405" w14:textId="09BBD1EE" w:rsidR="00EE7403" w:rsidRDefault="00EE7403" w:rsidP="006C2049">
            <w:r>
              <w:t xml:space="preserve">specific forward reaction rate </w:t>
            </w:r>
            <w:r w:rsidR="006C2049" w:rsidRPr="006C2049">
              <w:rPr>
                <w:position w:val="-12"/>
              </w:rPr>
              <w:object w:dxaOrig="300" w:dyaOrig="360" w14:anchorId="5B9E74BC">
                <v:shape id="_x0000_i1986" type="#_x0000_t75" style="width:15pt;height:18pt" o:ole="">
                  <v:imagedata r:id="rId1958" o:title=""/>
                </v:shape>
                <o:OLEObject Type="Embed" ProgID="Equation.DSMT4" ShapeID="_x0000_i1986" DrawAspect="Content" ObjectID="_1471105249" r:id="rId1959"/>
              </w:object>
            </w:r>
            <w:r>
              <w:t xml:space="preserve"> </w:t>
            </w:r>
          </w:p>
        </w:tc>
      </w:tr>
      <w:tr w:rsidR="00EE7403" w14:paraId="5A9F9DC7" w14:textId="7F24BD65" w:rsidTr="008C20E4">
        <w:trPr>
          <w:trHeight w:val="270"/>
        </w:trPr>
        <w:tc>
          <w:tcPr>
            <w:tcW w:w="1897" w:type="pct"/>
            <w:shd w:val="clear" w:color="auto" w:fill="auto"/>
          </w:tcPr>
          <w:p w14:paraId="4384A1DD" w14:textId="77777777" w:rsidR="00EE7403" w:rsidRDefault="00EE7403" w:rsidP="004953CF">
            <w:pPr>
              <w:pStyle w:val="code"/>
            </w:pPr>
            <w:r>
              <w:t>&lt;reverse_rate&gt;</w:t>
            </w:r>
          </w:p>
        </w:tc>
        <w:tc>
          <w:tcPr>
            <w:tcW w:w="3103" w:type="pct"/>
            <w:shd w:val="clear" w:color="auto" w:fill="auto"/>
          </w:tcPr>
          <w:p w14:paraId="5242756C" w14:textId="578C1D65" w:rsidR="00EE7403" w:rsidRDefault="00EE7403" w:rsidP="006C2049">
            <w:r>
              <w:t xml:space="preserve">specific reverse reaction rate </w:t>
            </w:r>
            <w:r w:rsidR="006C2049" w:rsidRPr="006C2049">
              <w:rPr>
                <w:position w:val="-12"/>
              </w:rPr>
              <w:object w:dxaOrig="279" w:dyaOrig="360" w14:anchorId="66FE496C">
                <v:shape id="_x0000_i1987" type="#_x0000_t75" style="width:14pt;height:18pt" o:ole="">
                  <v:imagedata r:id="rId1960" o:title=""/>
                </v:shape>
                <o:OLEObject Type="Embed" ProgID="Equation.DSMT4" ShapeID="_x0000_i1987" DrawAspect="Content" ObjectID="_1471105250" r:id="rId1961"/>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1393842E" w:rsidR="004953CF" w:rsidRPr="004953CF" w:rsidRDefault="004953CF" w:rsidP="004953CF">
      <w:pPr>
        <w:pStyle w:val="MTDisplayEquation"/>
      </w:pPr>
      <w:r>
        <w:tab/>
      </w:r>
      <w:r w:rsidR="006C2049" w:rsidRPr="006C2049">
        <w:rPr>
          <w:position w:val="-12"/>
        </w:rPr>
        <w:object w:dxaOrig="1180" w:dyaOrig="400" w14:anchorId="171D8589">
          <v:shape id="_x0000_i1988" type="#_x0000_t75" style="width:59pt;height:20pt" o:ole="">
            <v:imagedata r:id="rId1962" o:title=""/>
          </v:shape>
          <o:OLEObject Type="Embed" ProgID="Equation.DSMT4" ShapeID="_x0000_i1988" DrawAspect="Content" ObjectID="_1471105251" r:id="rId1963"/>
        </w:object>
      </w:r>
      <w:r>
        <w:t xml:space="preserve"> ,</w:t>
      </w:r>
    </w:p>
    <w:p w14:paraId="660DC69D" w14:textId="401C8608" w:rsidR="004953CF" w:rsidRDefault="004953CF" w:rsidP="004953CF">
      <w:r>
        <w:t>where</w:t>
      </w:r>
    </w:p>
    <w:p w14:paraId="214EBB46" w14:textId="6DAE6DF3" w:rsidR="004953CF" w:rsidRDefault="004953CF" w:rsidP="0016320C">
      <w:pPr>
        <w:pStyle w:val="MTDisplayEquation"/>
      </w:pPr>
      <w:r>
        <w:tab/>
      </w:r>
      <w:r w:rsidR="006C2049" w:rsidRPr="006C2049">
        <w:rPr>
          <w:position w:val="-60"/>
        </w:rPr>
        <w:object w:dxaOrig="1760" w:dyaOrig="1320" w14:anchorId="15491670">
          <v:shape id="_x0000_i1989" type="#_x0000_t75" style="width:88pt;height:66pt" o:ole="">
            <v:imagedata r:id="rId1964" o:title=""/>
          </v:shape>
          <o:OLEObject Type="Embed" ProgID="Equation.DSMT4" ShapeID="_x0000_i1989" DrawAspect="Content" ObjectID="_1471105252" r:id="rId1965"/>
        </w:object>
      </w:r>
      <w:r>
        <w:t xml:space="preserve"> .</w:t>
      </w:r>
    </w:p>
    <w:p w14:paraId="0DA8CA1C" w14:textId="6183D37D"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1B13CD">
        <w:t>4.7.4</w:t>
      </w:r>
      <w:r>
        <w:fldChar w:fldCharType="end"/>
      </w:r>
      <w:r>
        <w:t>.</w:t>
      </w:r>
      <w:r w:rsidR="00363CC1">
        <w:t xml:space="preserve"> The units of </w:t>
      </w:r>
      <w:r w:rsidR="006C2049" w:rsidRPr="006C2049">
        <w:rPr>
          <w:position w:val="-12"/>
        </w:rPr>
        <w:object w:dxaOrig="320" w:dyaOrig="400" w14:anchorId="0C45BC66">
          <v:shape id="_x0000_i1990" type="#_x0000_t75" style="width:16pt;height:20pt" o:ole="">
            <v:imagedata r:id="rId1966" o:title=""/>
          </v:shape>
          <o:OLEObject Type="Embed" ProgID="Equation.DSMT4" ShapeID="_x0000_i1990" DrawAspect="Content" ObjectID="_1471105253" r:id="rId1967"/>
        </w:object>
      </w:r>
      <w:r w:rsidR="00363CC1">
        <w:t xml:space="preserve"> and </w:t>
      </w:r>
      <w:r w:rsidR="006C2049" w:rsidRPr="006C2049">
        <w:rPr>
          <w:position w:val="-12"/>
        </w:rPr>
        <w:object w:dxaOrig="300" w:dyaOrig="400" w14:anchorId="50B2DE54">
          <v:shape id="_x0000_i1991" type="#_x0000_t75" style="width:15pt;height:20pt" o:ole="">
            <v:imagedata r:id="rId1968" o:title=""/>
          </v:shape>
          <o:OLEObject Type="Embed" ProgID="Equation.DSMT4" ShapeID="_x0000_i1991" DrawAspect="Content" ObjectID="_1471105254" r:id="rId1969"/>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6C2049" w:rsidRPr="006C2049">
        <w:rPr>
          <w:position w:val="-6"/>
        </w:rPr>
        <w:object w:dxaOrig="279" w:dyaOrig="320" w14:anchorId="5FD43B47">
          <v:shape id="_x0000_i1992" type="#_x0000_t75" style="width:14pt;height:16pt" o:ole="">
            <v:imagedata r:id="rId1970" o:title=""/>
          </v:shape>
          <o:OLEObject Type="Embed" ProgID="Equation.DSMT4" ShapeID="_x0000_i1992" DrawAspect="Content" ObjectID="_1471105255" r:id="rId1971"/>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71A27529" w:rsidR="004953CF" w:rsidRDefault="004953CF" w:rsidP="004953CF">
      <w:pPr>
        <w:pStyle w:val="MTDisplayEquation"/>
      </w:pPr>
      <w:r>
        <w:tab/>
      </w:r>
      <w:r w:rsidR="006C2049" w:rsidRPr="006C2049">
        <w:rPr>
          <w:position w:val="-12"/>
        </w:rPr>
        <w:object w:dxaOrig="2180" w:dyaOrig="380" w14:anchorId="6897B9F2">
          <v:shape id="_x0000_i1993" type="#_x0000_t75" style="width:109pt;height:19pt" o:ole="">
            <v:imagedata r:id="rId1972" o:title=""/>
          </v:shape>
          <o:OLEObject Type="Embed" ProgID="Equation.DSMT4" ShapeID="_x0000_i1993" DrawAspect="Content" ObjectID="_1471105256" r:id="rId1973"/>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1812" w:name="_Toc397358478"/>
      <w:r>
        <w:t>Michaelis-Menten Reaction</w:t>
      </w:r>
      <w:bookmarkEnd w:id="1812"/>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6389"/>
        <w:gridCol w:w="1007"/>
      </w:tblGrid>
      <w:tr w:rsidR="00C1289F" w14:paraId="68C7EE9F" w14:textId="35572428" w:rsidTr="008C20E4">
        <w:trPr>
          <w:trHeight w:val="270"/>
        </w:trPr>
        <w:tc>
          <w:tcPr>
            <w:tcW w:w="1138" w:type="pct"/>
            <w:shd w:val="clear" w:color="auto" w:fill="auto"/>
          </w:tcPr>
          <w:p w14:paraId="35D18060" w14:textId="77777777" w:rsidR="00C1289F" w:rsidRDefault="00C1289F" w:rsidP="0061443E">
            <w:pPr>
              <w:pStyle w:val="code"/>
            </w:pPr>
            <w:r>
              <w:t>&lt;forward_rate&gt;</w:t>
            </w:r>
          </w:p>
        </w:tc>
        <w:tc>
          <w:tcPr>
            <w:tcW w:w="3336" w:type="pct"/>
            <w:shd w:val="clear" w:color="auto" w:fill="auto"/>
          </w:tcPr>
          <w:p w14:paraId="4136A796" w14:textId="2AE92052" w:rsidR="00C1289F" w:rsidRDefault="00C1289F" w:rsidP="006C2049">
            <w:r>
              <w:t xml:space="preserve">maximum rate at saturating substrate concentration </w:t>
            </w:r>
            <w:r w:rsidR="006C2049" w:rsidRPr="006C2049">
              <w:rPr>
                <w:position w:val="-12"/>
              </w:rPr>
              <w:object w:dxaOrig="440" w:dyaOrig="360" w14:anchorId="709FB208">
                <v:shape id="_x0000_i1994" type="#_x0000_t75" style="width:22pt;height:18pt" o:ole="">
                  <v:imagedata r:id="rId1974" o:title=""/>
                </v:shape>
                <o:OLEObject Type="Embed" ProgID="Equation.DSMT4" ShapeID="_x0000_i1994" DrawAspect="Content" ObjectID="_1471105257" r:id="rId1975"/>
              </w:object>
            </w:r>
            <w:r>
              <w:t xml:space="preserve"> </w:t>
            </w:r>
          </w:p>
        </w:tc>
        <w:tc>
          <w:tcPr>
            <w:tcW w:w="527" w:type="pct"/>
          </w:tcPr>
          <w:p w14:paraId="6B12F283" w14:textId="6AF445E4" w:rsidR="00C1289F" w:rsidRDefault="00C1289F" w:rsidP="00AF2221">
            <w:r>
              <w:t>[</w:t>
            </w:r>
            <w:r w:rsidRPr="002A36CF">
              <w:rPr>
                <w:b/>
              </w:rPr>
              <w:t>n</w:t>
            </w:r>
            <w:r>
              <w:t>/</w:t>
            </w:r>
            <w:r w:rsidRPr="002A36CF">
              <w:rPr>
                <w:b/>
              </w:rPr>
              <w:t>L</w:t>
            </w:r>
            <w:r w:rsidRPr="002A36CF">
              <w:rPr>
                <w:vertAlign w:val="superscript"/>
              </w:rPr>
              <w:t>3</w:t>
            </w:r>
            <w:r>
              <w:sym w:font="Symbol" w:char="F0D7"/>
            </w:r>
            <w:r w:rsidRPr="002A36CF">
              <w:rPr>
                <w:b/>
              </w:rPr>
              <w:t>t</w:t>
            </w:r>
            <w:r>
              <w:t>]</w:t>
            </w:r>
          </w:p>
        </w:tc>
      </w:tr>
      <w:tr w:rsidR="00C1289F" w14:paraId="3124C30B" w14:textId="50EE7F94" w:rsidTr="008C20E4">
        <w:trPr>
          <w:trHeight w:val="270"/>
        </w:trPr>
        <w:tc>
          <w:tcPr>
            <w:tcW w:w="1138" w:type="pct"/>
            <w:shd w:val="clear" w:color="auto" w:fill="auto"/>
          </w:tcPr>
          <w:p w14:paraId="591A2E64" w14:textId="23725F3A" w:rsidR="00C1289F" w:rsidRDefault="00C1289F" w:rsidP="0061443E">
            <w:pPr>
              <w:pStyle w:val="code"/>
            </w:pPr>
            <w:r>
              <w:t>&lt;Km&gt;</w:t>
            </w:r>
          </w:p>
        </w:tc>
        <w:tc>
          <w:tcPr>
            <w:tcW w:w="3336" w:type="pct"/>
            <w:shd w:val="clear" w:color="auto" w:fill="auto"/>
          </w:tcPr>
          <w:p w14:paraId="5C7289FE" w14:textId="539D0D4D" w:rsidR="00C1289F" w:rsidRDefault="00C1289F" w:rsidP="006C2049">
            <w:r>
              <w:t xml:space="preserve">substrate concentration when reaction rate is half of </w:t>
            </w:r>
            <w:r w:rsidR="006C2049" w:rsidRPr="006C2049">
              <w:rPr>
                <w:position w:val="-12"/>
              </w:rPr>
              <w:object w:dxaOrig="440" w:dyaOrig="360" w14:anchorId="2564C62D">
                <v:shape id="_x0000_i1995" type="#_x0000_t75" style="width:22pt;height:18pt" o:ole="">
                  <v:imagedata r:id="rId1976" o:title=""/>
                </v:shape>
                <o:OLEObject Type="Embed" ProgID="Equation.DSMT4" ShapeID="_x0000_i1995" DrawAspect="Content" ObjectID="_1471105258" r:id="rId1977"/>
              </w:object>
            </w:r>
            <w:r>
              <w:t xml:space="preserve"> </w:t>
            </w:r>
          </w:p>
        </w:tc>
        <w:tc>
          <w:tcPr>
            <w:tcW w:w="527" w:type="pct"/>
          </w:tcPr>
          <w:p w14:paraId="68A1317F" w14:textId="6A2EA0F4" w:rsidR="00C1289F" w:rsidRDefault="00C1289F" w:rsidP="00C1289F">
            <w:r>
              <w:t>[</w:t>
            </w:r>
            <w:r w:rsidRPr="002A36CF">
              <w:rPr>
                <w:b/>
              </w:rPr>
              <w:t>n</w:t>
            </w:r>
            <w:r>
              <w:t>/</w:t>
            </w:r>
            <w:r w:rsidRPr="002A36CF">
              <w:rPr>
                <w:b/>
              </w:rPr>
              <w:t>L</w:t>
            </w:r>
            <w:r w:rsidRPr="002A36CF">
              <w:rPr>
                <w:vertAlign w:val="superscript"/>
              </w:rPr>
              <w:t>3</w:t>
            </w:r>
            <w:r>
              <w:t>]</w:t>
            </w:r>
          </w:p>
        </w:tc>
      </w:tr>
      <w:tr w:rsidR="00C1289F" w14:paraId="329FC615" w14:textId="0AF4C216" w:rsidTr="008C20E4">
        <w:trPr>
          <w:trHeight w:val="270"/>
        </w:trPr>
        <w:tc>
          <w:tcPr>
            <w:tcW w:w="1138" w:type="pct"/>
            <w:shd w:val="clear" w:color="auto" w:fill="auto"/>
          </w:tcPr>
          <w:p w14:paraId="3149440F" w14:textId="367EE3CE" w:rsidR="00C1289F" w:rsidRDefault="00C1289F" w:rsidP="0061443E">
            <w:pPr>
              <w:pStyle w:val="code"/>
            </w:pPr>
            <w:r>
              <w:t>&lt;c0&gt;</w:t>
            </w:r>
          </w:p>
        </w:tc>
        <w:tc>
          <w:tcPr>
            <w:tcW w:w="3336" w:type="pct"/>
            <w:shd w:val="clear" w:color="auto" w:fill="auto"/>
          </w:tcPr>
          <w:p w14:paraId="62C4CAAA" w14:textId="53C48ADF" w:rsidR="00C1289F" w:rsidRDefault="00C1289F" w:rsidP="00BA44FB">
            <w:r>
              <w:t xml:space="preserve">optional minimum substrate concentration to trigger reaction </w:t>
            </w:r>
          </w:p>
        </w:tc>
        <w:tc>
          <w:tcPr>
            <w:tcW w:w="527" w:type="pct"/>
          </w:tcPr>
          <w:p w14:paraId="6AC67D83" w14:textId="5B19631F" w:rsidR="00C1289F" w:rsidRDefault="00C1289F" w:rsidP="00BA44FB">
            <w:r>
              <w:t>[</w:t>
            </w:r>
            <w:r w:rsidRPr="002A36CF">
              <w:rPr>
                <w:b/>
              </w:rPr>
              <w:t>n</w:t>
            </w:r>
            <w:r>
              <w:t>/</w:t>
            </w:r>
            <w:r w:rsidRPr="002A36CF">
              <w:rPr>
                <w:b/>
              </w:rPr>
              <w:t>L</w:t>
            </w:r>
            <w:r w:rsidRPr="002A36CF">
              <w:rPr>
                <w:vertAlign w:val="superscript"/>
              </w:rPr>
              <w:t>3</w:t>
            </w:r>
            <w:r>
              <w:t>]</w:t>
            </w:r>
          </w:p>
        </w:tc>
      </w:tr>
    </w:tbl>
    <w:p w14:paraId="6A5B5ACE" w14:textId="77777777" w:rsidR="0061443E" w:rsidRDefault="0061443E" w:rsidP="0061443E"/>
    <w:p w14:paraId="361075B0" w14:textId="5B1DCA75" w:rsidR="00BA44FB" w:rsidRDefault="00BA44FB" w:rsidP="0061443E">
      <w:pPr>
        <w:pStyle w:val="MTDisplayEquation"/>
      </w:pPr>
      <w:r>
        <w:t xml:space="preserve">The Michaelis-Menten reaction may be used to model enzyme kinetics where the enzyme </w:t>
      </w:r>
      <w:r w:rsidR="006C2049" w:rsidRPr="006C2049">
        <w:rPr>
          <w:position w:val="-4"/>
        </w:rPr>
        <w:object w:dxaOrig="279" w:dyaOrig="300" w14:anchorId="27917B8E">
          <v:shape id="_x0000_i1996" type="#_x0000_t75" style="width:14pt;height:15pt" o:ole="">
            <v:imagedata r:id="rId1978" o:title=""/>
          </v:shape>
          <o:OLEObject Type="Embed" ProgID="Equation.DSMT4" ShapeID="_x0000_i1996" DrawAspect="Content" ObjectID="_1471105259" r:id="rId1979"/>
        </w:object>
      </w:r>
      <w:r>
        <w:t xml:space="preserve"> triggers the conversion of the substrate </w:t>
      </w:r>
      <w:r w:rsidR="006C2049" w:rsidRPr="006C2049">
        <w:rPr>
          <w:position w:val="-4"/>
        </w:rPr>
        <w:object w:dxaOrig="279" w:dyaOrig="300" w14:anchorId="001D8F64">
          <v:shape id="_x0000_i1997" type="#_x0000_t75" style="width:14pt;height:15pt" o:ole="">
            <v:imagedata r:id="rId1980" o:title=""/>
          </v:shape>
          <o:OLEObject Type="Embed" ProgID="Equation.DSMT4" ShapeID="_x0000_i1997" DrawAspect="Content" ObjectID="_1471105260" r:id="rId1981"/>
        </w:object>
      </w:r>
      <w:r>
        <w:t xml:space="preserve"> into the product </w:t>
      </w:r>
      <w:r w:rsidR="006C2049" w:rsidRPr="006C2049">
        <w:rPr>
          <w:position w:val="-4"/>
        </w:rPr>
        <w:object w:dxaOrig="320" w:dyaOrig="300" w14:anchorId="41AE69D8">
          <v:shape id="_x0000_i1998" type="#_x0000_t75" style="width:16pt;height:15pt" o:ole="">
            <v:imagedata r:id="rId1982" o:title=""/>
          </v:shape>
          <o:OLEObject Type="Embed" ProgID="Equation.DSMT4" ShapeID="_x0000_i1998" DrawAspect="Content" ObjectID="_1471105261" r:id="rId1983"/>
        </w:object>
      </w:r>
      <w:r>
        <w:t>.  The product molar supply is given by</w:t>
      </w:r>
    </w:p>
    <w:p w14:paraId="784BC3EF" w14:textId="7494F4E9" w:rsidR="00BA44FB" w:rsidRPr="00BA44FB" w:rsidRDefault="00BA44FB" w:rsidP="00BA44FB">
      <w:pPr>
        <w:pStyle w:val="MTDisplayEquation"/>
      </w:pPr>
      <w:r>
        <w:tab/>
      </w:r>
      <w:r w:rsidR="006C2049" w:rsidRPr="006C2049">
        <w:rPr>
          <w:position w:val="-50"/>
        </w:rPr>
        <w:object w:dxaOrig="2299" w:dyaOrig="1120" w14:anchorId="2141FFE0">
          <v:shape id="_x0000_i1999" type="#_x0000_t75" style="width:115pt;height:56pt" o:ole="">
            <v:imagedata r:id="rId1984" o:title=""/>
          </v:shape>
          <o:OLEObject Type="Embed" ProgID="Equation.DSMT4" ShapeID="_x0000_i1999" DrawAspect="Content" ObjectID="_1471105262" r:id="rId1985"/>
        </w:object>
      </w:r>
      <w:r>
        <w:t xml:space="preserve"> </w:t>
      </w:r>
      <w:r w:rsidR="008A0DA9">
        <w:t>,</w:t>
      </w:r>
    </w:p>
    <w:p w14:paraId="137E8751" w14:textId="366A615A" w:rsidR="008A0DA9" w:rsidRDefault="00BA44FB" w:rsidP="0061443E">
      <w:pPr>
        <w:pStyle w:val="MTDisplayEquation"/>
      </w:pPr>
      <w:r>
        <w:t xml:space="preserve">where </w:t>
      </w:r>
      <w:r w:rsidR="006C2049" w:rsidRPr="006C2049">
        <w:rPr>
          <w:position w:val="-6"/>
        </w:rPr>
        <w:object w:dxaOrig="260" w:dyaOrig="320" w14:anchorId="3811673F">
          <v:shape id="_x0000_i2000" type="#_x0000_t75" style="width:13pt;height:16pt" o:ole="">
            <v:imagedata r:id="rId1986" o:title=""/>
          </v:shape>
          <o:OLEObject Type="Embed" ProgID="Equation.DSMT4" ShapeID="_x0000_i2000" DrawAspect="Content" ObjectID="_1471105263" r:id="rId1987"/>
        </w:object>
      </w:r>
      <w:r>
        <w:t xml:space="preserve"> is the </w:t>
      </w:r>
      <w:r w:rsidR="008A0DA9">
        <w:t xml:space="preserve">substrate concentration.  </w:t>
      </w:r>
      <w:r w:rsidR="00640EBF">
        <w:t xml:space="preserve">The default value of </w:t>
      </w:r>
      <w:r w:rsidR="006C2049" w:rsidRPr="006C2049">
        <w:rPr>
          <w:position w:val="-12"/>
        </w:rPr>
        <w:object w:dxaOrig="240" w:dyaOrig="360" w14:anchorId="1F6AFFB1">
          <v:shape id="_x0000_i2001" type="#_x0000_t75" style="width:12pt;height:18pt" o:ole="">
            <v:imagedata r:id="rId1988" o:title=""/>
          </v:shape>
          <o:OLEObject Type="Embed" ProgID="Equation.DSMT4" ShapeID="_x0000_i2001" DrawAspect="Content" ObjectID="_1471105264" r:id="rId1989"/>
        </w:object>
      </w:r>
      <w:r w:rsidR="00640EBF">
        <w:t xml:space="preserve"> is 0.  </w:t>
      </w:r>
      <w:r w:rsidR="008A0DA9">
        <w:t xml:space="preserve">This relation may be derived, with some simplifying assumptions, by applying the law of mass action to the combination of two reactions, </w:t>
      </w:r>
    </w:p>
    <w:p w14:paraId="136F52EE" w14:textId="286A4DCD" w:rsidR="008A0DA9" w:rsidRDefault="008A0DA9" w:rsidP="008A0DA9">
      <w:pPr>
        <w:pStyle w:val="MTDisplayEquation"/>
      </w:pPr>
      <w:r>
        <w:tab/>
      </w:r>
      <w:r w:rsidR="006C2049" w:rsidRPr="006C2049">
        <w:rPr>
          <w:position w:val="-8"/>
        </w:rPr>
        <w:object w:dxaOrig="2480" w:dyaOrig="340" w14:anchorId="18FC56A7">
          <v:shape id="_x0000_i2002" type="#_x0000_t75" style="width:124pt;height:17pt" o:ole="">
            <v:imagedata r:id="rId1990" o:title=""/>
          </v:shape>
          <o:OLEObject Type="Embed" ProgID="Equation.DSMT4" ShapeID="_x0000_i2002" DrawAspect="Content" ObjectID="_1471105265" r:id="rId1991"/>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1DA19FF3" w:rsidR="00A80B76" w:rsidRDefault="00A80B76" w:rsidP="00A80B76">
      <w:pPr>
        <w:pStyle w:val="MTDisplayEquation"/>
      </w:pPr>
      <w:r>
        <w:tab/>
      </w:r>
      <w:r w:rsidR="006C2049" w:rsidRPr="006C2049">
        <w:rPr>
          <w:position w:val="-6"/>
        </w:rPr>
        <w:object w:dxaOrig="900" w:dyaOrig="320" w14:anchorId="5DEABE84">
          <v:shape id="_x0000_i2003" type="#_x0000_t75" style="width:45pt;height:16pt" o:ole="">
            <v:imagedata r:id="rId1992" o:title=""/>
          </v:shape>
          <o:OLEObject Type="Embed" ProgID="Equation.DSMT4" ShapeID="_x0000_i2003" DrawAspect="Content" ObjectID="_1471105266" r:id="rId1993"/>
        </w:object>
      </w:r>
      <w:r>
        <w:t>.</w:t>
      </w:r>
    </w:p>
    <w:p w14:paraId="49DB8E81" w14:textId="01754E5B"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6C2049" w:rsidRPr="006C2049">
        <w:rPr>
          <w:position w:val="-12"/>
        </w:rPr>
        <w:object w:dxaOrig="1120" w:dyaOrig="380" w14:anchorId="0300329E">
          <v:shape id="_x0000_i2004" type="#_x0000_t75" style="width:56pt;height:19pt" o:ole="">
            <v:imagedata r:id="rId1994" o:title=""/>
          </v:shape>
          <o:OLEObject Type="Embed" ProgID="Equation.DSMT4" ShapeID="_x0000_i2004" DrawAspect="Content" ObjectID="_1471105267" r:id="rId1995"/>
        </w:object>
      </w:r>
      <w:r w:rsidR="00901BF1">
        <w:t xml:space="preserve">, so that </w:t>
      </w:r>
      <w:r w:rsidR="006C2049" w:rsidRPr="006C2049">
        <w:rPr>
          <w:position w:val="-10"/>
        </w:rPr>
        <w:object w:dxaOrig="700" w:dyaOrig="380" w14:anchorId="3C3B9F63">
          <v:shape id="_x0000_i2005" type="#_x0000_t75" style="width:35pt;height:19pt" o:ole="">
            <v:imagedata r:id="rId1996" o:title=""/>
          </v:shape>
          <o:OLEObject Type="Embed" ProgID="Equation.DSMT4" ShapeID="_x0000_i2005" DrawAspect="Content" ObjectID="_1471105268" r:id="rId1997"/>
        </w:object>
      </w:r>
      <w:r w:rsidR="000C13D5">
        <w:t>.</w:t>
      </w:r>
    </w:p>
    <w:p w14:paraId="44AE3602" w14:textId="77777777" w:rsidR="008A0DA9" w:rsidRDefault="008A0DA9" w:rsidP="0061443E">
      <w:pPr>
        <w:pStyle w:val="MTDisplayEquation"/>
      </w:pPr>
    </w:p>
    <w:p w14:paraId="40505B2A" w14:textId="07FB7814" w:rsidR="0061443E" w:rsidRDefault="0061443E" w:rsidP="0061443E">
      <w:pPr>
        <w:pStyle w:val="MTDisplayEquation"/>
      </w:pPr>
      <w:r>
        <w:t xml:space="preserve">The constitutive form of the specific forward reaction </w:t>
      </w:r>
      <w:r w:rsidR="008A0DA9">
        <w:t xml:space="preserve">rate </w:t>
      </w:r>
      <w:r w:rsidR="006C2049" w:rsidRPr="006C2049">
        <w:rPr>
          <w:position w:val="-12"/>
        </w:rPr>
        <w:object w:dxaOrig="440" w:dyaOrig="360" w14:anchorId="690FE7F9">
          <v:shape id="_x0000_i2006" type="#_x0000_t75" style="width:22pt;height:18pt" o:ole="">
            <v:imagedata r:id="rId1998" o:title=""/>
          </v:shape>
          <o:OLEObject Type="Embed" ProgID="Equation.DSMT4" ShapeID="_x0000_i2006" DrawAspect="Content" ObjectID="_1471105269" r:id="rId1999"/>
        </w:object>
      </w:r>
      <w:r>
        <w:t xml:space="preserve"> must be selected from the list of materials given in Section </w:t>
      </w:r>
      <w:r>
        <w:fldChar w:fldCharType="begin"/>
      </w:r>
      <w:r>
        <w:instrText xml:space="preserve"> REF _Ref366858813 \r \h </w:instrText>
      </w:r>
      <w:r>
        <w:fldChar w:fldCharType="separate"/>
      </w:r>
      <w:r w:rsidR="001B13CD">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1813" w:name="_Ref366858813"/>
      <w:bookmarkStart w:id="1814" w:name="_Toc397358479"/>
      <w:r>
        <w:t>Specific Reaction Rate Materials</w:t>
      </w:r>
      <w:bookmarkEnd w:id="1813"/>
      <w:bookmarkEnd w:id="1814"/>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1815" w:name="_Toc397358480"/>
      <w:r>
        <w:t>Constant Reaction Rate</w:t>
      </w:r>
      <w:bookmarkEnd w:id="1815"/>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6050"/>
        <w:gridCol w:w="2413"/>
      </w:tblGrid>
      <w:tr w:rsidR="00C1289F" w14:paraId="22D32E17" w14:textId="552C77FC" w:rsidTr="008C20E4">
        <w:trPr>
          <w:trHeight w:val="270"/>
        </w:trPr>
        <w:tc>
          <w:tcPr>
            <w:tcW w:w="581" w:type="pct"/>
            <w:shd w:val="clear" w:color="auto" w:fill="auto"/>
          </w:tcPr>
          <w:p w14:paraId="109D3160" w14:textId="0756A334" w:rsidR="00C1289F" w:rsidRDefault="00C1289F" w:rsidP="004E1DDD">
            <w:pPr>
              <w:pStyle w:val="code"/>
            </w:pPr>
            <w:r>
              <w:t>&lt;k&gt;</w:t>
            </w:r>
          </w:p>
        </w:tc>
        <w:tc>
          <w:tcPr>
            <w:tcW w:w="3159" w:type="pct"/>
            <w:shd w:val="clear" w:color="auto" w:fill="auto"/>
          </w:tcPr>
          <w:p w14:paraId="797BF0D6" w14:textId="4151156C" w:rsidR="00C1289F" w:rsidRDefault="00C1289F" w:rsidP="006C2049">
            <w:r>
              <w:t xml:space="preserve">constant specific reaction rate </w:t>
            </w:r>
            <w:r w:rsidR="006C2049" w:rsidRPr="006C2049">
              <w:rPr>
                <w:position w:val="-6"/>
              </w:rPr>
              <w:object w:dxaOrig="200" w:dyaOrig="279" w14:anchorId="2391F157">
                <v:shape id="_x0000_i2007" type="#_x0000_t75" style="width:10pt;height:14pt" o:ole="">
                  <v:imagedata r:id="rId2000" o:title=""/>
                </v:shape>
                <o:OLEObject Type="Embed" ProgID="Equation.DSMT4" ShapeID="_x0000_i2007" DrawAspect="Content" ObjectID="_1471105270" r:id="rId2001"/>
              </w:object>
            </w:r>
            <w:r>
              <w:t xml:space="preserve"> </w:t>
            </w:r>
          </w:p>
        </w:tc>
        <w:tc>
          <w:tcPr>
            <w:tcW w:w="1260" w:type="pct"/>
          </w:tcPr>
          <w:p w14:paraId="2603DF95" w14:textId="4F84E113" w:rsidR="00C1289F" w:rsidRDefault="00C1289F" w:rsidP="00AF2221">
            <w:r>
              <w:t>[</w:t>
            </w:r>
            <w:r>
              <w:rPr>
                <w:i/>
              </w:rPr>
              <w:t>units vary</w:t>
            </w:r>
            <w:r>
              <w:t>]</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1816" w:name="_Toc397358481"/>
      <w:r>
        <w:t>Huiskes Reaction Rate</w:t>
      </w:r>
      <w:bookmarkEnd w:id="1816"/>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6475"/>
        <w:gridCol w:w="1540"/>
      </w:tblGrid>
      <w:tr w:rsidR="00C1289F" w14:paraId="6B3477A9" w14:textId="37B0D242" w:rsidTr="008C20E4">
        <w:trPr>
          <w:trHeight w:val="270"/>
        </w:trPr>
        <w:tc>
          <w:tcPr>
            <w:tcW w:w="815" w:type="pct"/>
            <w:shd w:val="clear" w:color="auto" w:fill="auto"/>
          </w:tcPr>
          <w:p w14:paraId="0FDA7503" w14:textId="2C431789" w:rsidR="00C1289F" w:rsidRDefault="00C1289F" w:rsidP="00901BF1">
            <w:pPr>
              <w:pStyle w:val="code"/>
            </w:pPr>
            <w:r>
              <w:t>&lt;B&gt;</w:t>
            </w:r>
          </w:p>
        </w:tc>
        <w:tc>
          <w:tcPr>
            <w:tcW w:w="3381" w:type="pct"/>
            <w:shd w:val="clear" w:color="auto" w:fill="auto"/>
          </w:tcPr>
          <w:p w14:paraId="4AC7B9EC" w14:textId="402954D8" w:rsidR="00C1289F" w:rsidRDefault="00C1289F" w:rsidP="006C2049">
            <w:r>
              <w:t xml:space="preserve">reaction rate per specific strain energy </w:t>
            </w:r>
            <w:r w:rsidR="006C2049" w:rsidRPr="006C2049">
              <w:rPr>
                <w:position w:val="-4"/>
              </w:rPr>
              <w:object w:dxaOrig="240" w:dyaOrig="260" w14:anchorId="52FDE462">
                <v:shape id="_x0000_i2008" type="#_x0000_t75" style="width:12pt;height:13pt" o:ole="">
                  <v:imagedata r:id="rId2002" o:title=""/>
                </v:shape>
                <o:OLEObject Type="Embed" ProgID="Equation.DSMT4" ShapeID="_x0000_i2008" DrawAspect="Content" ObjectID="_1471105271" r:id="rId2003"/>
              </w:object>
            </w:r>
          </w:p>
        </w:tc>
        <w:tc>
          <w:tcPr>
            <w:tcW w:w="804" w:type="pct"/>
          </w:tcPr>
          <w:p w14:paraId="157F12AF" w14:textId="0CB1017D" w:rsidR="00C1289F" w:rsidRDefault="00EE7403" w:rsidP="00AF2221">
            <w:r>
              <w:t>[</w:t>
            </w:r>
            <w:r w:rsidRPr="008C20E4">
              <w:rPr>
                <w:i/>
              </w:rPr>
              <w:t>units vary</w:t>
            </w:r>
            <w:r>
              <w:t>]</w:t>
            </w:r>
          </w:p>
        </w:tc>
      </w:tr>
      <w:tr w:rsidR="00C1289F" w14:paraId="2C4D907B" w14:textId="46FC7BD8" w:rsidTr="008C20E4">
        <w:trPr>
          <w:trHeight w:val="270"/>
        </w:trPr>
        <w:tc>
          <w:tcPr>
            <w:tcW w:w="815" w:type="pct"/>
            <w:shd w:val="clear" w:color="auto" w:fill="auto"/>
          </w:tcPr>
          <w:p w14:paraId="56DF81EF" w14:textId="6C2AFD95" w:rsidR="00C1289F" w:rsidRDefault="00C1289F" w:rsidP="00901BF1">
            <w:pPr>
              <w:pStyle w:val="code"/>
            </w:pPr>
            <w:r>
              <w:t>&lt;psi0&gt;</w:t>
            </w:r>
          </w:p>
        </w:tc>
        <w:tc>
          <w:tcPr>
            <w:tcW w:w="3381" w:type="pct"/>
            <w:shd w:val="clear" w:color="auto" w:fill="auto"/>
          </w:tcPr>
          <w:p w14:paraId="57888B1C" w14:textId="4D125E1B" w:rsidR="00C1289F" w:rsidRDefault="00C1289F" w:rsidP="006C2049">
            <w:r>
              <w:t xml:space="preserve">specific strain energy at homeostasis </w:t>
            </w:r>
            <w:r w:rsidR="006C2049" w:rsidRPr="006C2049">
              <w:rPr>
                <w:position w:val="-12"/>
              </w:rPr>
              <w:object w:dxaOrig="300" w:dyaOrig="360" w14:anchorId="0B41DF8B">
                <v:shape id="_x0000_i2009" type="#_x0000_t75" style="width:15pt;height:18pt" o:ole="">
                  <v:imagedata r:id="rId2004" o:title=""/>
                </v:shape>
                <o:OLEObject Type="Embed" ProgID="Equation.DSMT4" ShapeID="_x0000_i2009" DrawAspect="Content" ObjectID="_1471105272" r:id="rId2005"/>
              </w:object>
            </w:r>
            <w:r>
              <w:t xml:space="preserve"> </w:t>
            </w:r>
          </w:p>
        </w:tc>
        <w:tc>
          <w:tcPr>
            <w:tcW w:w="804" w:type="pct"/>
          </w:tcPr>
          <w:p w14:paraId="5F27F71E" w14:textId="70AD92ED" w:rsidR="00C1289F" w:rsidRDefault="00C1289F" w:rsidP="00AF2221">
            <w:r>
              <w:t>[</w:t>
            </w:r>
            <w:r w:rsidRPr="008C20E4">
              <w:rPr>
                <w:b/>
              </w:rPr>
              <w:t>F</w:t>
            </w:r>
            <w:r>
              <w:sym w:font="Symbol" w:char="F0D7"/>
            </w:r>
            <w:r w:rsidRPr="008C20E4">
              <w:rPr>
                <w:b/>
              </w:rPr>
              <w:t>L</w:t>
            </w:r>
            <w:r>
              <w:t>/</w:t>
            </w:r>
            <w:r w:rsidRPr="008C20E4">
              <w:rPr>
                <w:b/>
              </w:rPr>
              <w:t>M</w:t>
            </w:r>
            <w:r>
              <w:t>]</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178EC182" w:rsidR="001362F8" w:rsidRPr="001362F8" w:rsidRDefault="001362F8" w:rsidP="001362F8">
      <w:pPr>
        <w:pStyle w:val="MTDisplayEquation"/>
      </w:pPr>
      <w:r>
        <w:tab/>
      </w:r>
      <w:r w:rsidR="006C2049" w:rsidRPr="006C2049">
        <w:rPr>
          <w:position w:val="-32"/>
        </w:rPr>
        <w:object w:dxaOrig="2140" w:dyaOrig="760" w14:anchorId="0A6EA6F7">
          <v:shape id="_x0000_i2010" type="#_x0000_t75" style="width:107pt;height:38pt" o:ole="">
            <v:imagedata r:id="rId2006" o:title=""/>
          </v:shape>
          <o:OLEObject Type="Embed" ProgID="Equation.DSMT4" ShapeID="_x0000_i2010" DrawAspect="Content" ObjectID="_1471105273" r:id="rId2007"/>
        </w:object>
      </w:r>
      <w:r>
        <w:t xml:space="preserve"> ,</w:t>
      </w:r>
    </w:p>
    <w:p w14:paraId="28DA0E17" w14:textId="024AD8EF" w:rsidR="001362F8" w:rsidRDefault="001362F8" w:rsidP="00901BF1">
      <w:pPr>
        <w:pStyle w:val="MTDisplayEquation"/>
      </w:pPr>
      <w:r>
        <w:t xml:space="preserve">where </w:t>
      </w:r>
      <w:r w:rsidR="006C2049" w:rsidRPr="006C2049">
        <w:rPr>
          <w:position w:val="-12"/>
        </w:rPr>
        <w:object w:dxaOrig="360" w:dyaOrig="360" w14:anchorId="35A2034C">
          <v:shape id="_x0000_i2011" type="#_x0000_t75" style="width:18pt;height:18pt" o:ole="">
            <v:imagedata r:id="rId2008" o:title=""/>
          </v:shape>
          <o:OLEObject Type="Embed" ProgID="Equation.DSMT4" ShapeID="_x0000_i2011" DrawAspect="Content" ObjectID="_1471105274" r:id="rId2009"/>
        </w:object>
      </w:r>
      <w:r>
        <w:t xml:space="preserve"> is the strain energy density of the solid (strain energy in current configuration per mixture volume in the reference configuration) and </w:t>
      </w:r>
      <w:r w:rsidR="006C2049" w:rsidRPr="006C2049">
        <w:rPr>
          <w:position w:val="-16"/>
        </w:rPr>
        <w:object w:dxaOrig="1260" w:dyaOrig="420" w14:anchorId="1C76E9B2">
          <v:shape id="_x0000_i2012" type="#_x0000_t75" style="width:63pt;height:21pt" o:ole="">
            <v:imagedata r:id="rId2010" o:title=""/>
          </v:shape>
          <o:OLEObject Type="Embed" ProgID="Equation.DSMT4" ShapeID="_x0000_i2012" DrawAspect="Content" ObjectID="_1471105275" r:id="rId2011"/>
        </w:object>
      </w:r>
      <w:r>
        <w:t xml:space="preserve"> is the referential apparent solid density (mass of solid in current configuration per mixture volume in reference configuration).</w:t>
      </w:r>
      <w:r w:rsidR="009275CC">
        <w:t xml:space="preserve"> The ratio </w:t>
      </w:r>
      <w:r w:rsidR="006C2049" w:rsidRPr="006C2049">
        <w:rPr>
          <w:position w:val="-12"/>
        </w:rPr>
        <w:object w:dxaOrig="740" w:dyaOrig="380" w14:anchorId="455D4DCD">
          <v:shape id="_x0000_i2013" type="#_x0000_t75" style="width:37pt;height:19pt" o:ole="">
            <v:imagedata r:id="rId2012" o:title=""/>
          </v:shape>
          <o:OLEObject Type="Embed" ProgID="Equation.DSMT4" ShapeID="_x0000_i2013" DrawAspect="Content" ObjectID="_1471105276" r:id="rId2013"/>
        </w:object>
      </w:r>
      <w:r w:rsidR="009275CC">
        <w:t xml:space="preserve"> is the specific strain energy (strain energy per mass of solid in the current configuration).  The Huiskes specific reaction rate may assume positive and negative values; it reduces to zero at homeostasis, when </w:t>
      </w:r>
      <w:r w:rsidR="006C2049" w:rsidRPr="006C2049">
        <w:rPr>
          <w:position w:val="-12"/>
        </w:rPr>
        <w:object w:dxaOrig="1219" w:dyaOrig="380" w14:anchorId="5447573F">
          <v:shape id="_x0000_i2014" type="#_x0000_t75" style="width:61pt;height:19pt" o:ole="">
            <v:imagedata r:id="rId2014" o:title=""/>
          </v:shape>
          <o:OLEObject Type="Embed" ProgID="Equation.DSMT4" ShapeID="_x0000_i2014" DrawAspect="Content" ObjectID="_1471105277" r:id="rId2015"/>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53890ED9" w:rsidR="00E35CAB" w:rsidRDefault="00E35CAB" w:rsidP="0016320C">
      <w:pPr>
        <w:pStyle w:val="MTDisplayEquation"/>
      </w:pPr>
      <w:r>
        <w:tab/>
      </w:r>
      <w:r w:rsidR="006C2049" w:rsidRPr="006C2049">
        <w:rPr>
          <w:position w:val="-6"/>
        </w:rPr>
        <w:object w:dxaOrig="2820" w:dyaOrig="279" w14:anchorId="3FD043B8">
          <v:shape id="_x0000_i2015" type="#_x0000_t75" style="width:141pt;height:14pt" o:ole="">
            <v:imagedata r:id="rId2016" o:title=""/>
          </v:shape>
          <o:OLEObject Type="Embed" ProgID="Equation.DSMT4" ShapeID="_x0000_i2015" DrawAspect="Content" ObjectID="_1471105278" r:id="rId2017"/>
        </w:object>
      </w:r>
      <w:r>
        <w:t xml:space="preserve"> ,</w:t>
      </w:r>
    </w:p>
    <w:p w14:paraId="2826ADAF" w14:textId="4E5FEC80"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6C2049" w:rsidRPr="006C2049">
        <w:rPr>
          <w:position w:val="-10"/>
        </w:rPr>
        <w:object w:dxaOrig="600" w:dyaOrig="380" w14:anchorId="3F16CD70">
          <v:shape id="_x0000_i2016" type="#_x0000_t75" style="width:30pt;height:19pt" o:ole="">
            <v:imagedata r:id="rId2018" o:title=""/>
          </v:shape>
          <o:OLEObject Type="Embed" ProgID="Equation.DSMT4" ShapeID="_x0000_i2016" DrawAspect="Content" ObjectID="_1471105279" r:id="rId2019"/>
        </w:object>
      </w:r>
      <w:r>
        <w:t xml:space="preserve"> </w:t>
      </w:r>
      <w:r w:rsidR="002D29D7">
        <w:t xml:space="preserve">using the law of mass action for a forward rection, </w:t>
      </w:r>
      <w:r>
        <w:t xml:space="preserve">where </w:t>
      </w:r>
      <w:r w:rsidR="006C2049" w:rsidRPr="006C2049">
        <w:rPr>
          <w:position w:val="-6"/>
        </w:rPr>
        <w:object w:dxaOrig="200" w:dyaOrig="279" w14:anchorId="3AA9DC3D">
          <v:shape id="_x0000_i2017" type="#_x0000_t75" style="width:10pt;height:14pt" o:ole="">
            <v:imagedata r:id="rId2020" o:title=""/>
          </v:shape>
          <o:OLEObject Type="Embed" ProgID="Equation.DSMT4" ShapeID="_x0000_i2017" DrawAspect="Content" ObjectID="_1471105280" r:id="rId2021"/>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1817" w:name="_Toc397358482"/>
      <w:r>
        <w:lastRenderedPageBreak/>
        <w:t>Rigid Body</w:t>
      </w:r>
      <w:bookmarkEnd w:id="1817"/>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9"/>
        <w:gridCol w:w="4654"/>
        <w:gridCol w:w="1383"/>
      </w:tblGrid>
      <w:tr w:rsidR="00EE7403" w14:paraId="031E43D1" w14:textId="606D24AF" w:rsidTr="008C20E4">
        <w:trPr>
          <w:trHeight w:val="220"/>
        </w:trPr>
        <w:tc>
          <w:tcPr>
            <w:tcW w:w="1848" w:type="pct"/>
            <w:shd w:val="clear" w:color="auto" w:fill="auto"/>
          </w:tcPr>
          <w:p w14:paraId="1C3F257C" w14:textId="77777777" w:rsidR="00EE7403" w:rsidRDefault="00EE7403" w:rsidP="006A0BC1">
            <w:pPr>
              <w:pStyle w:val="code"/>
            </w:pPr>
            <w:r>
              <w:t>&lt;density&gt;</w:t>
            </w:r>
          </w:p>
        </w:tc>
        <w:tc>
          <w:tcPr>
            <w:tcW w:w="2430" w:type="pct"/>
            <w:shd w:val="clear" w:color="auto" w:fill="auto"/>
          </w:tcPr>
          <w:p w14:paraId="3D8DC729" w14:textId="77777777" w:rsidR="00EE7403" w:rsidRDefault="00EE7403">
            <w:r>
              <w:t>Density of rigid body</w:t>
            </w:r>
          </w:p>
        </w:tc>
        <w:tc>
          <w:tcPr>
            <w:tcW w:w="722" w:type="pct"/>
          </w:tcPr>
          <w:p w14:paraId="562525EA" w14:textId="73D1BDC8" w:rsidR="00EE7403" w:rsidRDefault="00EE7403">
            <w:r>
              <w:t>[</w:t>
            </w:r>
            <w:r w:rsidRPr="008C20E4">
              <w:rPr>
                <w:b/>
              </w:rPr>
              <w:t>M</w:t>
            </w:r>
            <w:r>
              <w:t>/</w:t>
            </w:r>
            <w:r w:rsidRPr="008C20E4">
              <w:rPr>
                <w:b/>
              </w:rPr>
              <w:t>L</w:t>
            </w:r>
            <w:r w:rsidRPr="008C20E4">
              <w:rPr>
                <w:vertAlign w:val="superscript"/>
              </w:rPr>
              <w:t>3</w:t>
            </w:r>
            <w:r>
              <w:t>]</w:t>
            </w:r>
          </w:p>
        </w:tc>
      </w:tr>
      <w:tr w:rsidR="00EE7403" w14:paraId="20C6E342" w14:textId="6A2C61C4" w:rsidTr="008C20E4">
        <w:tblPrEx>
          <w:tblLook w:val="01E0" w:firstRow="1" w:lastRow="1" w:firstColumn="1" w:lastColumn="1" w:noHBand="0" w:noVBand="0"/>
        </w:tblPrEx>
        <w:tc>
          <w:tcPr>
            <w:tcW w:w="1848" w:type="pct"/>
            <w:shd w:val="clear" w:color="auto" w:fill="auto"/>
          </w:tcPr>
          <w:p w14:paraId="3B1C6D30" w14:textId="77777777" w:rsidR="00EE7403" w:rsidRDefault="00EE7403" w:rsidP="006A0BC1">
            <w:pPr>
              <w:pStyle w:val="code"/>
            </w:pPr>
            <w:r>
              <w:t>&lt;center_of_mass&gt;</w:t>
            </w:r>
          </w:p>
        </w:tc>
        <w:tc>
          <w:tcPr>
            <w:tcW w:w="2430" w:type="pct"/>
            <w:shd w:val="clear" w:color="auto" w:fill="auto"/>
          </w:tcPr>
          <w:p w14:paraId="4C95901F" w14:textId="77777777" w:rsidR="00EE7403" w:rsidRDefault="00EE7403" w:rsidP="006A0BC1">
            <w:r>
              <w:t>Position of the center of mass</w:t>
            </w:r>
          </w:p>
        </w:tc>
        <w:tc>
          <w:tcPr>
            <w:tcW w:w="722" w:type="pct"/>
          </w:tcPr>
          <w:p w14:paraId="43AF7B4A" w14:textId="506A9439" w:rsidR="00EE7403" w:rsidRDefault="00EE7403" w:rsidP="006A0BC1">
            <w:r>
              <w:t>[</w:t>
            </w:r>
            <w:r w:rsidRPr="008C20E4">
              <w:rPr>
                <w:b/>
              </w:rPr>
              <w:t>L</w:t>
            </w:r>
            <w:r>
              <w:t>]</w:t>
            </w:r>
          </w:p>
        </w:tc>
      </w:tr>
      <w:tr w:rsidR="00EE7403" w14:paraId="2D79DDA7" w14:textId="3E198C9E" w:rsidTr="008C20E4">
        <w:tblPrEx>
          <w:tblLook w:val="01E0" w:firstRow="1" w:lastRow="1" w:firstColumn="1" w:lastColumn="1" w:noHBand="0" w:noVBand="0"/>
        </w:tblPrEx>
        <w:tc>
          <w:tcPr>
            <w:tcW w:w="1848" w:type="pct"/>
            <w:shd w:val="clear" w:color="auto" w:fill="auto"/>
          </w:tcPr>
          <w:p w14:paraId="09092755" w14:textId="77777777" w:rsidR="00EE7403" w:rsidRDefault="00EE7403" w:rsidP="006A0BC1">
            <w:pPr>
              <w:pStyle w:val="code"/>
            </w:pPr>
            <w:r>
              <w:t>&lt;E&gt;</w:t>
            </w:r>
          </w:p>
        </w:tc>
        <w:tc>
          <w:tcPr>
            <w:tcW w:w="2430" w:type="pct"/>
            <w:shd w:val="clear" w:color="auto" w:fill="auto"/>
          </w:tcPr>
          <w:p w14:paraId="3F369EE0" w14:textId="77777777" w:rsidR="00EE7403" w:rsidRDefault="00EE7403" w:rsidP="006A0BC1">
            <w:r>
              <w:t>Young’s modulus</w:t>
            </w:r>
          </w:p>
        </w:tc>
        <w:tc>
          <w:tcPr>
            <w:tcW w:w="722" w:type="pct"/>
          </w:tcPr>
          <w:p w14:paraId="75344EDB" w14:textId="5C24A660" w:rsidR="00EE7403" w:rsidRDefault="00EE7403" w:rsidP="006A0BC1">
            <w:r>
              <w:t>[</w:t>
            </w:r>
            <w:r>
              <w:rPr>
                <w:b/>
              </w:rPr>
              <w:t>P</w:t>
            </w:r>
            <w:r>
              <w:t>]</w:t>
            </w:r>
          </w:p>
        </w:tc>
      </w:tr>
      <w:tr w:rsidR="00EE7403" w14:paraId="0CD24B56" w14:textId="72C21002" w:rsidTr="008C20E4">
        <w:tblPrEx>
          <w:tblLook w:val="01E0" w:firstRow="1" w:lastRow="1" w:firstColumn="1" w:lastColumn="1" w:noHBand="0" w:noVBand="0"/>
        </w:tblPrEx>
        <w:tc>
          <w:tcPr>
            <w:tcW w:w="1848" w:type="pct"/>
            <w:shd w:val="clear" w:color="auto" w:fill="auto"/>
          </w:tcPr>
          <w:p w14:paraId="3739272F" w14:textId="77777777" w:rsidR="00EE7403" w:rsidRDefault="00EE7403" w:rsidP="006A0BC1">
            <w:pPr>
              <w:pStyle w:val="code"/>
            </w:pPr>
            <w:r>
              <w:t>&lt;v&gt;</w:t>
            </w:r>
          </w:p>
        </w:tc>
        <w:tc>
          <w:tcPr>
            <w:tcW w:w="2430" w:type="pct"/>
            <w:shd w:val="clear" w:color="auto" w:fill="auto"/>
          </w:tcPr>
          <w:p w14:paraId="26A115E9" w14:textId="77777777" w:rsidR="00EE7403" w:rsidRDefault="00EE7403" w:rsidP="006A0BC1">
            <w:r>
              <w:t>Poisson’s ratio</w:t>
            </w:r>
          </w:p>
        </w:tc>
        <w:tc>
          <w:tcPr>
            <w:tcW w:w="722" w:type="pct"/>
          </w:tcPr>
          <w:p w14:paraId="19ECFEA9" w14:textId="050FA9E3" w:rsidR="00EE7403" w:rsidRDefault="00EE7403" w:rsidP="006A0BC1">
            <w:r>
              <w:t>[ ]</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0D923879" w:rsidR="006A0BC1" w:rsidRDefault="006A0BC1" w:rsidP="006A0BC1">
      <w:r>
        <w:t>The degrees of freedom of a rigid body are initially unconstrained</w:t>
      </w:r>
      <w:r>
        <w:rPr>
          <w:rStyle w:val="FootnoteReference"/>
        </w:rPr>
        <w:footnoteReference w:id="9"/>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1818" w:author="Gerard" w:date="2014-07-29T23:58:00Z">
        <w:r w:rsidR="001B13CD">
          <w:t>3.13.1</w:t>
        </w:r>
      </w:ins>
      <w:del w:id="1819" w:author="Gerard" w:date="2014-06-20T17:32:00Z">
        <w:r w:rsidR="00873D59" w:rsidDel="00976D6B">
          <w:delText>3.11.1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1820" w:name="_Ref230581893"/>
      <w:bookmarkStart w:id="1821" w:name="_Ref230582111"/>
      <w:bookmarkStart w:id="1822" w:name="_Toc397358483"/>
      <w:r>
        <w:lastRenderedPageBreak/>
        <w:t>Restart Input file</w:t>
      </w:r>
      <w:bookmarkEnd w:id="1820"/>
      <w:bookmarkEnd w:id="1821"/>
      <w:bookmarkEnd w:id="1822"/>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1823" w:name="_Toc397358484"/>
      <w:r>
        <w:t>The Archive Section</w:t>
      </w:r>
      <w:bookmarkEnd w:id="1823"/>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1824" w:name="_Toc397358485"/>
      <w:r>
        <w:lastRenderedPageBreak/>
        <w:t>The Control Section</w:t>
      </w:r>
      <w:bookmarkEnd w:id="1824"/>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1825" w:name="_Toc397358486"/>
      <w:r>
        <w:t>The LoadData Section</w:t>
      </w:r>
      <w:bookmarkEnd w:id="1825"/>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1826" w:name="_Toc397358487"/>
      <w:r>
        <w:t>Example</w:t>
      </w:r>
      <w:bookmarkEnd w:id="1826"/>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1827" w:name="_Ref293568242"/>
      <w:bookmarkStart w:id="1828" w:name="_Toc397358488"/>
      <w:r>
        <w:lastRenderedPageBreak/>
        <w:t>Multi-step Analysis</w:t>
      </w:r>
      <w:bookmarkEnd w:id="1827"/>
      <w:bookmarkEnd w:id="1828"/>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1829" w:name="_Toc397358489"/>
      <w:r>
        <w:t xml:space="preserve">The Step </w:t>
      </w:r>
      <w:r w:rsidR="00D153DC">
        <w:t>S</w:t>
      </w:r>
      <w:r>
        <w:t>ection</w:t>
      </w:r>
      <w:bookmarkEnd w:id="1829"/>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3D8D2830" w:rsidR="006A0BC1" w:rsidRDefault="006A0BC1" w:rsidP="006A0BC1">
      <w:pPr>
        <w:pStyle w:val="code"/>
      </w:pPr>
      <w:r>
        <w:t>&lt;febio_spec version=</w:t>
      </w:r>
      <w:r w:rsidR="007F5C53">
        <w:t>"</w:t>
      </w:r>
      <w:r w:rsidR="008B2763">
        <w:t>2</w:t>
      </w:r>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1830" w:name="_Toc397358490"/>
      <w:r>
        <w:t>Control Settings</w:t>
      </w:r>
      <w:bookmarkEnd w:id="1830"/>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50CE8A7" w:rsidR="006A0BC1" w:rsidRDefault="00B24DAD" w:rsidP="006A0BC1">
      <w:pPr>
        <w:pStyle w:val="Heading3"/>
      </w:pPr>
      <w:bookmarkStart w:id="1831" w:name="_Toc397358491"/>
      <w:r>
        <w:t>Boundary Conditions</w:t>
      </w:r>
      <w:bookmarkEnd w:id="1831"/>
    </w:p>
    <w:p w14:paraId="4D273171" w14:textId="1F070EC5" w:rsidR="00B24DAD" w:rsidRDefault="00B24DAD" w:rsidP="006A0BC1">
      <w:r>
        <w:t xml:space="preserve">In a multi-step analysis boundary conditions can be applied that are only active during the step.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 xml:space="preserve">section of the FEBio input file. These sections can thus be placed inside the </w:t>
      </w:r>
      <w:r>
        <w:rPr>
          <w:i/>
        </w:rPr>
        <w:t xml:space="preserve">Step </w:t>
      </w:r>
      <w:r>
        <w:t xml:space="preserve">section to define a boundary condition that is only active during the step. </w:t>
      </w:r>
      <w:r w:rsidR="00B37A5F">
        <w:t xml:space="preserve">If </w:t>
      </w:r>
      <w:r>
        <w:t>one of these sections</w:t>
      </w:r>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r>
        <w:t xml:space="preserve">corresponding boundary </w:t>
      </w:r>
      <w:r w:rsidR="006A0BC1">
        <w:t xml:space="preserve">conditions remain enforced during </w:t>
      </w:r>
      <w:r>
        <w:t>all the steps</w:t>
      </w:r>
      <w:r w:rsidR="006A0BC1">
        <w:t>.</w:t>
      </w:r>
    </w:p>
    <w:p w14:paraId="760176B3" w14:textId="77777777" w:rsidR="00B24DAD" w:rsidRDefault="00B24DAD" w:rsidP="006A0BC1"/>
    <w:p w14:paraId="6829D738" w14:textId="0C496C16" w:rsidR="00B24DAD" w:rsidRDefault="00B24DAD" w:rsidP="008C20E4">
      <w:pPr>
        <w:pStyle w:val="Heading3"/>
      </w:pPr>
      <w:bookmarkStart w:id="1832" w:name="_Toc397358492"/>
      <w:r>
        <w:t>Relative Boundary Conditions</w:t>
      </w:r>
      <w:bookmarkEnd w:id="1832"/>
    </w:p>
    <w:p w14:paraId="7C519646" w14:textId="3CB6BBF9" w:rsidR="006A0BC1" w:rsidRDefault="00B24DAD" w:rsidP="006A0BC1">
      <w:r>
        <w:t xml:space="preserve">Some boundary conditions can be defined as relative boundary conditions. This means that the corresponding conditions will be applied to the final configuration of the previous step and not to the original reference configuration. For example, if a prescribed displacement is defined as relative the displacement will be taken with respect of the positions of the final configuration. </w:t>
      </w:r>
      <w:r w:rsidR="001E487C">
        <w:t>This makes it possible to switch between load and displacement controlled boundary conditions in multi-step analyses.</w:t>
      </w:r>
    </w:p>
    <w:p w14:paraId="60FEF27D" w14:textId="77777777" w:rsidR="006A0BC1" w:rsidRDefault="006A0BC1" w:rsidP="006A0BC1"/>
    <w:p w14:paraId="2FA99761" w14:textId="77777777" w:rsidR="006A0BC1" w:rsidRDefault="006A0BC1" w:rsidP="006A0BC1">
      <w:pPr>
        <w:pStyle w:val="Heading2"/>
      </w:pPr>
      <w:bookmarkStart w:id="1833" w:name="_Toc397358493"/>
      <w:r>
        <w:t>An Example</w:t>
      </w:r>
      <w:bookmarkEnd w:id="1833"/>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1834" w:name="_Ref292524274"/>
      <w:bookmarkStart w:id="1835" w:name="_Ref293568253"/>
      <w:bookmarkStart w:id="1836" w:name="_Ref293568696"/>
      <w:bookmarkStart w:id="1837" w:name="_Toc397358494"/>
      <w:r>
        <w:lastRenderedPageBreak/>
        <w:t>Parameter Optimization</w:t>
      </w:r>
      <w:bookmarkEnd w:id="1834"/>
      <w:bookmarkEnd w:id="1835"/>
      <w:bookmarkEnd w:id="1836"/>
      <w:bookmarkEnd w:id="1837"/>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1838" w:name="_Toc397358495"/>
      <w:r>
        <w:t xml:space="preserve">Optimization </w:t>
      </w:r>
      <w:r w:rsidR="00D153DC">
        <w:t>I</w:t>
      </w:r>
      <w:r>
        <w:t xml:space="preserve">nput </w:t>
      </w:r>
      <w:r w:rsidR="00D153DC">
        <w:t>F</w:t>
      </w:r>
      <w:r>
        <w:t>ile</w:t>
      </w:r>
      <w:bookmarkEnd w:id="1838"/>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49561FF7" w:rsidR="006A0BC1" w:rsidRDefault="006A0BC1" w:rsidP="006A0BC1">
      <w:pPr>
        <w:numPr>
          <w:ilvl w:val="0"/>
          <w:numId w:val="26"/>
        </w:numPr>
      </w:pPr>
      <w:r>
        <w:rPr>
          <w:i/>
        </w:rPr>
        <w:t>Model</w:t>
      </w:r>
      <w:r>
        <w:t xml:space="preserve">: </w:t>
      </w:r>
      <w:r w:rsidR="00FB7F18">
        <w:t xml:space="preserve">optional section </w:t>
      </w:r>
      <w:r>
        <w:t>defin</w:t>
      </w:r>
      <w:r w:rsidR="00FB7F18">
        <w:t>ing</w:t>
      </w:r>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r w:rsidR="002911A9">
        <w:t>.</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pPr>
      <w:r>
        <w:rPr>
          <w:i/>
        </w:rPr>
        <w:t>Parameters</w:t>
      </w:r>
      <w:r w:rsidRPr="000C2E7B">
        <w:t>:</w:t>
      </w:r>
      <w:r>
        <w:t xml:space="preserve"> defines the material parameters that are to be determined.</w:t>
      </w:r>
    </w:p>
    <w:p w14:paraId="4D694A32" w14:textId="6938E9CA" w:rsidR="002911A9" w:rsidRDefault="002911A9" w:rsidP="002911A9">
      <w:pPr>
        <w:numPr>
          <w:ilvl w:val="0"/>
          <w:numId w:val="26"/>
        </w:numPr>
      </w:pPr>
      <w:r>
        <w:rPr>
          <w:i/>
        </w:rPr>
        <w:t>Constraints</w:t>
      </w:r>
      <w:r w:rsidRPr="000C2E7B">
        <w:t>:</w:t>
      </w:r>
      <w:r>
        <w:t xml:space="preserve"> defines linear constraints for the material parameters.</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1839" w:name="_Toc397358496"/>
      <w:r>
        <w:t xml:space="preserve">Model </w:t>
      </w:r>
      <w:r w:rsidR="00FD648A">
        <w:t>S</w:t>
      </w:r>
      <w:r>
        <w:t>ection</w:t>
      </w:r>
      <w:bookmarkEnd w:id="1839"/>
    </w:p>
    <w:p w14:paraId="501203C4" w14:textId="3C46B284" w:rsidR="006A0BC1" w:rsidRDefault="00654F68" w:rsidP="006A0BC1">
      <w:r>
        <w:t xml:space="preserve">This section is included for backwards compatibility, but the model is now specified on the command line as described in section </w:t>
      </w:r>
      <w:r>
        <w:fldChar w:fldCharType="begin"/>
      </w:r>
      <w:r>
        <w:instrText xml:space="preserve"> REF _Ref386029811 \r \h </w:instrText>
      </w:r>
      <w:r>
        <w:fldChar w:fldCharType="separate"/>
      </w:r>
      <w:r w:rsidR="001B13CD">
        <w:t>7.2</w:t>
      </w:r>
      <w:r>
        <w:fldChar w:fldCharType="end"/>
      </w:r>
      <w:r>
        <w:t xml:space="preserve">. </w:t>
      </w:r>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1840" w:name="_Toc397358497"/>
      <w:r>
        <w:t xml:space="preserve">Options </w:t>
      </w:r>
      <w:r w:rsidR="00FD648A">
        <w:t>S</w:t>
      </w:r>
      <w:r>
        <w:t>ection</w:t>
      </w:r>
      <w:bookmarkEnd w:id="1840"/>
    </w:p>
    <w:p w14:paraId="597CBDD9" w14:textId="339F94F8" w:rsidR="00EC4DB5"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r w:rsidR="00F271F8">
        <w:t xml:space="preserve">  Currently the two</w:t>
      </w:r>
      <w:r w:rsidR="00B368CC" w:rsidRPr="00B368CC">
        <w:t xml:space="preserve"> </w:t>
      </w:r>
      <w:r w:rsidR="00B368CC">
        <w:t>implemented</w:t>
      </w:r>
      <w:r w:rsidR="00F271F8">
        <w:t xml:space="preserve"> optimization methods</w:t>
      </w:r>
      <w:r w:rsidR="00B368CC">
        <w:t xml:space="preserve"> </w:t>
      </w:r>
      <w:r w:rsidR="00F271F8">
        <w:t>are the “Levenberg-Marquardt” method (type=“levmar”) and the “Constrained Levenberg-Marquardt”</w:t>
      </w:r>
      <w:r w:rsidR="00B368CC">
        <w:t xml:space="preserve"> method (type=“constrained levmar”). </w:t>
      </w:r>
      <w:r w:rsidR="00347522">
        <w:t>Documentation for the Constrained Levenberg-Marquardt method</w:t>
      </w:r>
      <w:r w:rsidR="00B368CC">
        <w:t xml:space="preserve"> can be found </w:t>
      </w:r>
      <w:r w:rsidR="00347522">
        <w:t>at</w:t>
      </w:r>
      <w:r w:rsidR="00B368CC">
        <w:t xml:space="preserve"> </w:t>
      </w:r>
      <w:hyperlink r:id="rId2022" w:history="1">
        <w:r w:rsidR="00B368CC" w:rsidRPr="00173452">
          <w:rPr>
            <w:rStyle w:val="Hyperlink"/>
          </w:rPr>
          <w:t>http://users.ics.forth.gr/~lourakis/levmar/</w:t>
        </w:r>
      </w:hyperlink>
      <w:r w:rsidR="00B368CC">
        <w:t>.</w:t>
      </w:r>
    </w:p>
    <w:p w14:paraId="17FA5606" w14:textId="77777777" w:rsidR="00EC4DB5" w:rsidRDefault="00EC4DB5" w:rsidP="006A0BC1"/>
    <w:p w14:paraId="07748E15" w14:textId="25DA730A" w:rsidR="006A0BC1" w:rsidRDefault="006A0BC1" w:rsidP="006A0BC1">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5605"/>
        <w:gridCol w:w="1561"/>
      </w:tblGrid>
      <w:tr w:rsidR="008E4FCF" w14:paraId="58CDE8B8" w14:textId="77777777" w:rsidTr="008C20E4">
        <w:tc>
          <w:tcPr>
            <w:tcW w:w="2088" w:type="dxa"/>
            <w:shd w:val="clear" w:color="auto" w:fill="auto"/>
          </w:tcPr>
          <w:p w14:paraId="22F4F566" w14:textId="77777777" w:rsidR="006A0BC1" w:rsidRPr="000B272C" w:rsidRDefault="006A0BC1" w:rsidP="006A0BC1">
            <w:pPr>
              <w:rPr>
                <w:b/>
              </w:rPr>
            </w:pPr>
            <w:r w:rsidRPr="000B272C">
              <w:rPr>
                <w:b/>
              </w:rPr>
              <w:t>Parameter</w:t>
            </w:r>
          </w:p>
        </w:tc>
        <w:tc>
          <w:tcPr>
            <w:tcW w:w="5605"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B93935" w14:paraId="00986690" w14:textId="77777777" w:rsidTr="008C20E4">
        <w:tc>
          <w:tcPr>
            <w:tcW w:w="2088" w:type="dxa"/>
            <w:shd w:val="clear" w:color="auto" w:fill="auto"/>
          </w:tcPr>
          <w:p w14:paraId="101C41BD" w14:textId="21101A1D" w:rsidR="00B93935" w:rsidRDefault="00B93935" w:rsidP="006A0BC1">
            <w:pPr>
              <w:pStyle w:val="code"/>
            </w:pPr>
            <w:r>
              <w:t>type attribute</w:t>
            </w:r>
          </w:p>
        </w:tc>
        <w:tc>
          <w:tcPr>
            <w:tcW w:w="5605" w:type="dxa"/>
            <w:shd w:val="clear" w:color="auto" w:fill="auto"/>
          </w:tcPr>
          <w:p w14:paraId="2712A71C" w14:textId="01C67E04" w:rsidR="00B93935" w:rsidRDefault="00B93935" w:rsidP="006A0BC1">
            <w:r>
              <w:t>Optimization method</w:t>
            </w:r>
          </w:p>
        </w:tc>
        <w:tc>
          <w:tcPr>
            <w:tcW w:w="1561" w:type="dxa"/>
            <w:shd w:val="clear" w:color="auto" w:fill="auto"/>
          </w:tcPr>
          <w:p w14:paraId="11A1A089" w14:textId="36DD0AC3" w:rsidR="00B93935" w:rsidRDefault="00B93935" w:rsidP="006A0BC1">
            <w:r>
              <w:t>levmar</w:t>
            </w:r>
          </w:p>
        </w:tc>
      </w:tr>
      <w:tr w:rsidR="008E4FCF" w14:paraId="66062FF5" w14:textId="77777777" w:rsidTr="008C20E4">
        <w:tc>
          <w:tcPr>
            <w:tcW w:w="2088" w:type="dxa"/>
            <w:shd w:val="clear" w:color="auto" w:fill="auto"/>
          </w:tcPr>
          <w:p w14:paraId="6E65B68E" w14:textId="77777777" w:rsidR="006A0BC1" w:rsidRDefault="006A0BC1" w:rsidP="006A0BC1">
            <w:pPr>
              <w:pStyle w:val="code"/>
            </w:pPr>
            <w:r>
              <w:t>obj_tol</w:t>
            </w:r>
          </w:p>
        </w:tc>
        <w:tc>
          <w:tcPr>
            <w:tcW w:w="5605"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8C20E4">
        <w:tc>
          <w:tcPr>
            <w:tcW w:w="2088" w:type="dxa"/>
            <w:shd w:val="clear" w:color="auto" w:fill="auto"/>
          </w:tcPr>
          <w:p w14:paraId="166AACB0" w14:textId="77777777" w:rsidR="006A0BC1" w:rsidRDefault="006A0BC1" w:rsidP="006A0BC1">
            <w:pPr>
              <w:pStyle w:val="code"/>
            </w:pPr>
            <w:r>
              <w:t>f_diff_scale</w:t>
            </w:r>
          </w:p>
        </w:tc>
        <w:tc>
          <w:tcPr>
            <w:tcW w:w="5605"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8C20E4">
        <w:tc>
          <w:tcPr>
            <w:tcW w:w="2088" w:type="dxa"/>
            <w:shd w:val="clear" w:color="auto" w:fill="auto"/>
          </w:tcPr>
          <w:p w14:paraId="4C67BF4E" w14:textId="5C54F78B" w:rsidR="008E4FCF" w:rsidRDefault="008E4FCF" w:rsidP="006A0BC1">
            <w:pPr>
              <w:pStyle w:val="code"/>
            </w:pPr>
            <w:r>
              <w:t>log_level</w:t>
            </w:r>
          </w:p>
        </w:tc>
        <w:tc>
          <w:tcPr>
            <w:tcW w:w="5605"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r w:rsidR="006D10A3" w14:paraId="58E7C20C" w14:textId="77777777" w:rsidTr="00B93935">
        <w:tc>
          <w:tcPr>
            <w:tcW w:w="2088" w:type="dxa"/>
            <w:shd w:val="clear" w:color="auto" w:fill="auto"/>
          </w:tcPr>
          <w:p w14:paraId="07CD84F7" w14:textId="63EC4785" w:rsidR="006D10A3" w:rsidRDefault="006D10A3" w:rsidP="006A0BC1">
            <w:pPr>
              <w:pStyle w:val="code"/>
            </w:pPr>
            <w:r>
              <w:t>tau</w:t>
            </w:r>
          </w:p>
        </w:tc>
        <w:tc>
          <w:tcPr>
            <w:tcW w:w="5605" w:type="dxa"/>
            <w:shd w:val="clear" w:color="auto" w:fill="auto"/>
          </w:tcPr>
          <w:p w14:paraId="7272AB81" w14:textId="33800159" w:rsidR="006D10A3" w:rsidRDefault="006D10A3" w:rsidP="006A0BC1">
            <w:r>
              <w:t>Step size scale factor (4)</w:t>
            </w:r>
          </w:p>
        </w:tc>
        <w:tc>
          <w:tcPr>
            <w:tcW w:w="1561" w:type="dxa"/>
            <w:shd w:val="clear" w:color="auto" w:fill="auto"/>
          </w:tcPr>
          <w:p w14:paraId="342A6169" w14:textId="78890F93" w:rsidR="006D10A3" w:rsidRDefault="006D10A3" w:rsidP="007D6F0D">
            <w:pPr>
              <w:pStyle w:val="code"/>
            </w:pPr>
            <w:r>
              <w:t>1.0</w:t>
            </w:r>
            <w:r w:rsidR="000C7A06">
              <w:t>e-3</w:t>
            </w:r>
          </w:p>
        </w:tc>
      </w:tr>
    </w:tbl>
    <w:p w14:paraId="0A733FBD" w14:textId="77777777" w:rsidR="006A0BC1" w:rsidRDefault="006A0BC1" w:rsidP="006A0BC1"/>
    <w:p w14:paraId="0260DAAE" w14:textId="08B73585" w:rsidR="006A0BC1" w:rsidRDefault="00F271F8" w:rsidP="006A0BC1">
      <w:r>
        <w:t>For example,</w:t>
      </w:r>
    </w:p>
    <w:p w14:paraId="14793371" w14:textId="77777777" w:rsidR="00F271F8" w:rsidRDefault="00F271F8" w:rsidP="006A0BC1"/>
    <w:p w14:paraId="72080160" w14:textId="711CDC39" w:rsidR="00F271F8" w:rsidRDefault="00F271F8" w:rsidP="00F271F8">
      <w:pPr>
        <w:pStyle w:val="code"/>
      </w:pPr>
      <w:r>
        <w:t>&lt;Options type="constrained levmar"&gt;</w:t>
      </w:r>
    </w:p>
    <w:p w14:paraId="75D50CCD" w14:textId="4B4F8B35" w:rsidR="00F271F8" w:rsidRDefault="00F271F8" w:rsidP="00F271F8">
      <w:pPr>
        <w:pStyle w:val="code"/>
      </w:pPr>
      <w:r>
        <w:tab/>
        <w:t>&lt;obj_tol&gt;0.001&lt;/obj_tol&gt;</w:t>
      </w:r>
    </w:p>
    <w:p w14:paraId="095909D0" w14:textId="2DD3C25C" w:rsidR="00F271F8" w:rsidRDefault="00F271F8" w:rsidP="00F271F8">
      <w:pPr>
        <w:pStyle w:val="code"/>
      </w:pPr>
      <w:r>
        <w:tab/>
        <w:t>&lt;f_diff_scale&gt;0.001&lt;/f_diff_scale&gt;</w:t>
      </w:r>
    </w:p>
    <w:p w14:paraId="307C01E6" w14:textId="05DA1029" w:rsidR="00F271F8" w:rsidRDefault="00F271F8" w:rsidP="00F271F8">
      <w:pPr>
        <w:pStyle w:val="code"/>
      </w:pPr>
      <w:r>
        <w:t>&lt;/Options&gt;</w:t>
      </w:r>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2A40B13B" w:rsidR="006A0BC1" w:rsidRDefault="006A0BC1" w:rsidP="006A0BC1">
      <w:pPr>
        <w:numPr>
          <w:ilvl w:val="0"/>
          <w:numId w:val="27"/>
        </w:numPr>
      </w:pPr>
      <w:r>
        <w:t>The objective function that is to be minimized is a function of the reaction force values</w:t>
      </w:r>
      <w:r w:rsidR="004A1056">
        <w:t>:</w:t>
      </w:r>
    </w:p>
    <w:p w14:paraId="114FD35B" w14:textId="77777777" w:rsidR="006A0BC1" w:rsidRDefault="006A0BC1" w:rsidP="006A0BC1"/>
    <w:p w14:paraId="3E6C09E6" w14:textId="2FC61A69" w:rsidR="006A0BC1" w:rsidRDefault="006A0BC1" w:rsidP="006A0BC1">
      <w:pPr>
        <w:pStyle w:val="MTDisplayEquation"/>
      </w:pPr>
      <w:r>
        <w:tab/>
      </w:r>
      <w:r w:rsidR="006C2049" w:rsidRPr="006C2049">
        <w:rPr>
          <w:position w:val="-28"/>
        </w:rPr>
        <w:object w:dxaOrig="2560" w:dyaOrig="680" w14:anchorId="6557836C">
          <v:shape id="_x0000_i2018" type="#_x0000_t75" style="width:128pt;height:34pt" o:ole="">
            <v:imagedata r:id="rId2023" o:title=""/>
          </v:shape>
          <o:OLEObject Type="Embed" ProgID="Equation.DSMT4" ShapeID="_x0000_i2018" DrawAspect="Content" ObjectID="_1471105281" r:id="rId2024"/>
        </w:object>
      </w:r>
      <w:r w:rsidR="004A1056">
        <w:t>.</w:t>
      </w:r>
      <w:r>
        <w:tab/>
      </w:r>
    </w:p>
    <w:p w14:paraId="51C48D1A" w14:textId="44ACC76A" w:rsidR="006A0BC1" w:rsidRDefault="006A0BC1" w:rsidP="006A0BC1">
      <w:pPr>
        <w:ind w:left="720"/>
      </w:pPr>
      <w:r>
        <w:t xml:space="preserve">Here, </w:t>
      </w:r>
      <w:r w:rsidR="006C2049" w:rsidRPr="006C2049">
        <w:rPr>
          <w:position w:val="-14"/>
        </w:rPr>
        <w:object w:dxaOrig="760" w:dyaOrig="400" w14:anchorId="2563B7A7">
          <v:shape id="_x0000_i2019" type="#_x0000_t75" style="width:38pt;height:20pt" o:ole="">
            <v:imagedata r:id="rId2025" o:title=""/>
          </v:shape>
          <o:OLEObject Type="Embed" ProgID="Equation.DSMT4" ShapeID="_x0000_i2019" DrawAspect="Content" ObjectID="_1471105282" r:id="rId2026"/>
        </w:object>
      </w:r>
      <w:r>
        <w:t xml:space="preserve"> is the function that describes the model, </w:t>
      </w:r>
      <w:r>
        <w:rPr>
          <w:b/>
        </w:rPr>
        <w:t xml:space="preserve">a </w:t>
      </w:r>
      <w:r>
        <w:t xml:space="preserve">is a vector with the (unknown) material parameters and the </w:t>
      </w:r>
      <w:r w:rsidR="006C2049" w:rsidRPr="006C2049">
        <w:rPr>
          <w:position w:val="-14"/>
        </w:rPr>
        <w:object w:dxaOrig="720" w:dyaOrig="400" w14:anchorId="4E83E1E1">
          <v:shape id="_x0000_i2020" type="#_x0000_t75" style="width:36pt;height:20pt" o:ole="">
            <v:imagedata r:id="rId2027" o:title=""/>
          </v:shape>
          <o:OLEObject Type="Embed" ProgID="Equation.DSMT4" ShapeID="_x0000_i2020" DrawAspect="Content" ObjectID="_1471105283" r:id="rId2028"/>
        </w:object>
      </w:r>
      <w:r>
        <w:t xml:space="preserve"> are the experimentally (or otherwise) obtained data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67C1CB25" w:rsidR="006A0BC1" w:rsidRDefault="006A0BC1" w:rsidP="006A0BC1">
      <w:pPr>
        <w:pStyle w:val="MTDisplayEquation"/>
      </w:pPr>
      <w:r>
        <w:tab/>
      </w:r>
      <w:r w:rsidR="006C2049" w:rsidRPr="006C2049">
        <w:rPr>
          <w:position w:val="-30"/>
        </w:rPr>
        <w:object w:dxaOrig="5740" w:dyaOrig="680" w14:anchorId="4E34CD20">
          <v:shape id="_x0000_i2021" type="#_x0000_t75" style="width:287pt;height:34pt" o:ole="">
            <v:imagedata r:id="rId2029" o:title=""/>
          </v:shape>
          <o:OLEObject Type="Embed" ProgID="Equation.DSMT4" ShapeID="_x0000_i2021" DrawAspect="Content" ObjectID="_1471105284" r:id="rId2030"/>
        </w:object>
      </w:r>
      <w:r>
        <w:tab/>
      </w:r>
    </w:p>
    <w:p w14:paraId="29343DDF" w14:textId="5DA0B877" w:rsidR="006A0BC1" w:rsidRDefault="006A0BC1" w:rsidP="006A0BC1">
      <w:pPr>
        <w:ind w:left="720"/>
      </w:pPr>
      <w:r>
        <w:t xml:space="preserve">The value for </w:t>
      </w:r>
      <w:r w:rsidR="006C2049" w:rsidRPr="006C2049">
        <w:rPr>
          <w:position w:val="-12"/>
        </w:rPr>
        <w:object w:dxaOrig="420" w:dyaOrig="360" w14:anchorId="40E79156">
          <v:shape id="_x0000_i2022" type="#_x0000_t75" style="width:21pt;height:18pt" o:ole="">
            <v:imagedata r:id="rId2031" o:title=""/>
          </v:shape>
          <o:OLEObject Type="Embed" ProgID="Equation.DSMT4" ShapeID="_x0000_i2022" DrawAspect="Content" ObjectID="_1471105285" r:id="rId2032"/>
        </w:object>
      </w:r>
      <w:r>
        <w:t>is determined from the following formula.</w:t>
      </w:r>
    </w:p>
    <w:p w14:paraId="54366F0C" w14:textId="78BD3425" w:rsidR="006A0BC1" w:rsidRDefault="006A0BC1" w:rsidP="006A0BC1">
      <w:pPr>
        <w:pStyle w:val="MTDisplayEquation"/>
      </w:pPr>
      <w:r>
        <w:tab/>
      </w:r>
      <w:r w:rsidR="006C2049" w:rsidRPr="006C2049">
        <w:rPr>
          <w:position w:val="-14"/>
        </w:rPr>
        <w:object w:dxaOrig="1520" w:dyaOrig="400" w14:anchorId="079C449F">
          <v:shape id="_x0000_i2023" type="#_x0000_t75" style="width:76pt;height:20pt" o:ole="">
            <v:imagedata r:id="rId2033" o:title=""/>
          </v:shape>
          <o:OLEObject Type="Embed" ProgID="Equation.DSMT4" ShapeID="_x0000_i2023" DrawAspect="Content" ObjectID="_1471105286" r:id="rId2034"/>
        </w:object>
      </w:r>
      <w:r>
        <w:tab/>
      </w:r>
    </w:p>
    <w:p w14:paraId="474F13CC" w14:textId="19F10551" w:rsidR="006A0BC1" w:rsidRDefault="006A0BC1" w:rsidP="006A0BC1">
      <w:pPr>
        <w:ind w:left="720"/>
      </w:pPr>
      <w:r>
        <w:t xml:space="preserve">where, </w:t>
      </w:r>
      <w:r w:rsidR="006C2049" w:rsidRPr="006C2049">
        <w:rPr>
          <w:position w:val="-6"/>
        </w:rPr>
        <w:object w:dxaOrig="200" w:dyaOrig="220" w14:anchorId="39F70BB9">
          <v:shape id="_x0000_i2024" type="#_x0000_t75" style="width:10pt;height:11pt" o:ole="">
            <v:imagedata r:id="rId2035" o:title=""/>
          </v:shape>
          <o:OLEObject Type="Embed" ProgID="Equation.DSMT4" ShapeID="_x0000_i2024" DrawAspect="Content" ObjectID="_1471105287" r:id="rId2036"/>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lastRenderedPageBreak/>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50C086E0" w14:textId="60AC2BC8" w:rsidR="006D10A3" w:rsidRDefault="00063045" w:rsidP="008C20E4">
      <w:pPr>
        <w:pStyle w:val="ListParagraph"/>
        <w:numPr>
          <w:ilvl w:val="0"/>
          <w:numId w:val="27"/>
        </w:numPr>
      </w:pPr>
      <w:r>
        <w:t xml:space="preserve">The step size scale factor </w:t>
      </w:r>
      <w:r w:rsidRPr="008C20E4">
        <w:rPr>
          <w:i/>
        </w:rPr>
        <w:t>tau</w:t>
      </w:r>
      <w:r>
        <w:t xml:space="preserve"> can be set as an input only for the Constrained Levenberg-Marquardt method</w:t>
      </w:r>
      <w:r w:rsidR="000C7A06">
        <w:t xml:space="preserve">.  </w:t>
      </w:r>
    </w:p>
    <w:p w14:paraId="763889DC" w14:textId="77777777" w:rsidR="008E4FCF" w:rsidRDefault="008E4FCF" w:rsidP="006A0BC1"/>
    <w:p w14:paraId="7882B419" w14:textId="594B50B5" w:rsidR="006A0BC1" w:rsidRDefault="006A0BC1" w:rsidP="006A0BC1">
      <w:pPr>
        <w:pStyle w:val="Heading3"/>
      </w:pPr>
      <w:bookmarkStart w:id="1841" w:name="_Toc397358498"/>
      <w:r>
        <w:t xml:space="preserve">Function </w:t>
      </w:r>
      <w:r w:rsidR="00FD648A">
        <w:t>S</w:t>
      </w:r>
      <w:r>
        <w:t>ection</w:t>
      </w:r>
      <w:bookmarkEnd w:id="1841"/>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1842" w:name="_Toc397358499"/>
      <w:r>
        <w:t>Parameters Section</w:t>
      </w:r>
      <w:bookmarkEnd w:id="1842"/>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 w14:paraId="1FA9453A" w14:textId="60C18CB6" w:rsidR="00B50762" w:rsidRDefault="00B50762" w:rsidP="00422C54">
      <w:r>
        <w:t>For most materials, the following format is used to reference a parameter.</w:t>
      </w:r>
    </w:p>
    <w:p w14:paraId="4BD34C48" w14:textId="77777777" w:rsidR="00422C54" w:rsidRDefault="00422C54" w:rsidP="00422C54">
      <w:pPr>
        <w:pStyle w:val="code"/>
      </w:pPr>
    </w:p>
    <w:p w14:paraId="04224698" w14:textId="411DF33F" w:rsidR="00422C54" w:rsidRDefault="00422C54" w:rsidP="00422C54">
      <w:pPr>
        <w:pStyle w:val="code"/>
      </w:pPr>
      <w:r>
        <w:tab/>
      </w:r>
      <w:r w:rsidRPr="00422C54">
        <w:t>material_name.parameter</w:t>
      </w:r>
    </w:p>
    <w:p w14:paraId="4AD7422D" w14:textId="77777777" w:rsidR="00B50762" w:rsidRDefault="00B50762" w:rsidP="00422C54">
      <w:pPr>
        <w:pStyle w:val="code"/>
      </w:pPr>
    </w:p>
    <w:p w14:paraId="18C9F712" w14:textId="701C8A0D" w:rsidR="00B50762" w:rsidRDefault="00B50762" w:rsidP="00422C54">
      <w:pPr>
        <w:pStyle w:val="code"/>
        <w:rPr>
          <w:rFonts w:ascii="Times New Roman" w:hAnsi="Times New Roman"/>
          <w:sz w:val="24"/>
        </w:rPr>
      </w:pPr>
      <w:r w:rsidRPr="008C20E4">
        <w:rPr>
          <w:rFonts w:ascii="Times New Roman" w:hAnsi="Times New Roman"/>
          <w:sz w:val="24"/>
        </w:rPr>
        <w:t>For</w:t>
      </w:r>
      <w:r>
        <w:rPr>
          <w:rFonts w:ascii="Times New Roman" w:hAnsi="Times New Roman"/>
          <w:sz w:val="24"/>
        </w:rPr>
        <w:t xml:space="preserve"> example, assume a material, named </w:t>
      </w:r>
      <w:r>
        <w:rPr>
          <w:rFonts w:ascii="Times New Roman" w:hAnsi="Times New Roman"/>
          <w:i/>
          <w:sz w:val="24"/>
        </w:rPr>
        <w:t>Material1</w:t>
      </w:r>
      <w:r>
        <w:rPr>
          <w:rFonts w:ascii="Times New Roman" w:hAnsi="Times New Roman"/>
          <w:sz w:val="24"/>
        </w:rPr>
        <w:t>, of type neo-Hookean is defined. Then we can reference the Young’s modulus (E) as follows.</w:t>
      </w:r>
    </w:p>
    <w:p w14:paraId="14C87BD8" w14:textId="77777777" w:rsidR="00B50762" w:rsidRDefault="00B50762" w:rsidP="00422C54">
      <w:pPr>
        <w:pStyle w:val="code"/>
        <w:rPr>
          <w:rFonts w:ascii="Times New Roman" w:hAnsi="Times New Roman"/>
          <w:sz w:val="24"/>
        </w:rPr>
      </w:pPr>
    </w:p>
    <w:p w14:paraId="5C133653" w14:textId="77777777" w:rsidR="00B50762" w:rsidRDefault="00B50762" w:rsidP="00422C54">
      <w:pPr>
        <w:pStyle w:val="code"/>
      </w:pPr>
      <w:r>
        <w:t>name="Material1.E"</w:t>
      </w:r>
    </w:p>
    <w:p w14:paraId="77E1104E" w14:textId="77777777" w:rsidR="00B50762" w:rsidRDefault="00B50762" w:rsidP="00422C54">
      <w:pPr>
        <w:pStyle w:val="code"/>
      </w:pPr>
    </w:p>
    <w:p w14:paraId="41942FE5" w14:textId="57721D3B" w:rsidR="00B50762" w:rsidRDefault="00B50762" w:rsidP="00422C54">
      <w:pPr>
        <w:pStyle w:val="code"/>
        <w:rPr>
          <w:rFonts w:ascii="Times New Roman" w:hAnsi="Times New Roman"/>
          <w:sz w:val="24"/>
        </w:rPr>
      </w:pPr>
      <w:r>
        <w:rPr>
          <w:rFonts w:ascii="Times New Roman" w:hAnsi="Times New Roman"/>
          <w:sz w:val="24"/>
        </w:rPr>
        <w:t xml:space="preserve">In FEBio many materials define nested parameters, meaning the material properties have parameters of their own. 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 xml:space="preserve">materials. In general, nested parameters are referenced using the material name, the property and the parameter. </w:t>
      </w:r>
    </w:p>
    <w:p w14:paraId="21AEE7ED" w14:textId="4E0445B7" w:rsidR="00B50762" w:rsidRDefault="00B50762" w:rsidP="00B50762">
      <w:pPr>
        <w:pStyle w:val="code"/>
      </w:pPr>
      <w:r>
        <w:tab/>
      </w:r>
      <w:r w:rsidRPr="00422C54">
        <w:t>material_name.</w:t>
      </w:r>
      <w:r>
        <w:t>property.</w:t>
      </w:r>
      <w:r w:rsidRPr="00422C54">
        <w:t>parameter</w:t>
      </w:r>
    </w:p>
    <w:p w14:paraId="536696AA" w14:textId="77777777" w:rsidR="00B50762" w:rsidRDefault="00B50762" w:rsidP="00422C54">
      <w:pPr>
        <w:pStyle w:val="code"/>
        <w:rPr>
          <w:rFonts w:ascii="Times New Roman" w:hAnsi="Times New Roman"/>
          <w:sz w:val="24"/>
        </w:rPr>
      </w:pPr>
    </w:p>
    <w:p w14:paraId="14F3566C" w14:textId="23730CC4" w:rsidR="00B50762" w:rsidRDefault="00B50762" w:rsidP="00422C54">
      <w:pPr>
        <w:pStyle w:val="code"/>
        <w:rPr>
          <w:rFonts w:ascii="Times New Roman" w:hAnsi="Times New Roman"/>
          <w:sz w:val="24"/>
        </w:rPr>
      </w:pPr>
      <w:r>
        <w:rPr>
          <w:rFonts w:ascii="Times New Roman" w:hAnsi="Times New Roman"/>
          <w:sz w:val="24"/>
        </w:rPr>
        <w:t xml:space="preserve">For instance, assume a biphasic material, named </w:t>
      </w:r>
      <w:r w:rsidRPr="008C20E4">
        <w:rPr>
          <w:rFonts w:ascii="Times New Roman" w:hAnsi="Times New Roman"/>
          <w:i/>
          <w:sz w:val="24"/>
        </w:rPr>
        <w:t>Material</w:t>
      </w:r>
      <w:r w:rsidR="001A1F06">
        <w:rPr>
          <w:rFonts w:ascii="Times New Roman" w:hAnsi="Times New Roman"/>
          <w:i/>
          <w:sz w:val="24"/>
        </w:rPr>
        <w:t>1</w:t>
      </w:r>
      <w:r>
        <w:rPr>
          <w:rFonts w:ascii="Times New Roman" w:hAnsi="Times New Roman"/>
          <w:sz w:val="24"/>
        </w:rPr>
        <w:t xml:space="preserve"> is defined. To reference the </w:t>
      </w:r>
      <w:r w:rsidRPr="008C20E4">
        <w:rPr>
          <w:rFonts w:ascii="Times New Roman" w:hAnsi="Times New Roman"/>
          <w:i/>
          <w:sz w:val="24"/>
        </w:rPr>
        <w:t>perm</w:t>
      </w:r>
      <w:r>
        <w:rPr>
          <w:rFonts w:ascii="Times New Roman" w:hAnsi="Times New Roman"/>
          <w:i/>
          <w:sz w:val="24"/>
        </w:rPr>
        <w:t xml:space="preserve"> </w:t>
      </w:r>
      <w:r>
        <w:rPr>
          <w:rFonts w:ascii="Times New Roman" w:hAnsi="Times New Roman"/>
          <w:sz w:val="24"/>
        </w:rPr>
        <w:t>parameter, use the following syntax.</w:t>
      </w:r>
    </w:p>
    <w:p w14:paraId="57940249" w14:textId="77777777" w:rsidR="00B50762" w:rsidRDefault="00B50762" w:rsidP="00422C54">
      <w:pPr>
        <w:pStyle w:val="code"/>
        <w:rPr>
          <w:rFonts w:ascii="Times New Roman" w:hAnsi="Times New Roman"/>
          <w:sz w:val="24"/>
        </w:rPr>
      </w:pPr>
    </w:p>
    <w:p w14:paraId="3DC54F64" w14:textId="04BAD49E" w:rsidR="00B50762" w:rsidRPr="00422C54" w:rsidRDefault="00B50762" w:rsidP="00B50762">
      <w:pPr>
        <w:pStyle w:val="code"/>
      </w:pPr>
      <w:r>
        <w:t>name="M</w:t>
      </w:r>
      <w:r w:rsidRPr="00422C54">
        <w:t>aterial</w:t>
      </w:r>
      <w:r>
        <w:t>1</w:t>
      </w:r>
      <w:r w:rsidRPr="00422C54">
        <w:t>.</w:t>
      </w:r>
      <w:r>
        <w:t>permeability</w:t>
      </w:r>
      <w:r w:rsidRPr="00422C54">
        <w:t>.</w:t>
      </w:r>
      <w:r>
        <w:t>perm"</w:t>
      </w:r>
    </w:p>
    <w:p w14:paraId="0230E62D" w14:textId="77777777" w:rsidR="00B50762" w:rsidRDefault="00B50762" w:rsidP="00422C54">
      <w:pPr>
        <w:pStyle w:val="code"/>
        <w:rPr>
          <w:rFonts w:ascii="Times New Roman" w:hAnsi="Times New Roman"/>
          <w:sz w:val="24"/>
        </w:rPr>
      </w:pPr>
    </w:p>
    <w:p w14:paraId="0E7B7091" w14:textId="2BBDF3DD" w:rsidR="00B50762" w:rsidRDefault="00B50762" w:rsidP="00422C54">
      <w:pPr>
        <w:pStyle w:val="code"/>
        <w:rPr>
          <w:rFonts w:ascii="Times New Roman" w:hAnsi="Times New Roman"/>
          <w:sz w:val="24"/>
        </w:rPr>
      </w:pPr>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p>
    <w:p w14:paraId="2A1A9A1B" w14:textId="77777777" w:rsidR="00B50762" w:rsidRDefault="00B50762" w:rsidP="00422C54">
      <w:pPr>
        <w:pStyle w:val="code"/>
        <w:rPr>
          <w:rFonts w:ascii="Times New Roman" w:hAnsi="Times New Roman"/>
          <w:sz w:val="24"/>
        </w:rPr>
      </w:pPr>
    </w:p>
    <w:p w14:paraId="5996D7DF" w14:textId="26692A5A" w:rsidR="00B50762" w:rsidRDefault="00B50762" w:rsidP="00422C54">
      <w:pPr>
        <w:pStyle w:val="code"/>
        <w:rPr>
          <w:rFonts w:ascii="Times New Roman" w:hAnsi="Times New Roman"/>
          <w:sz w:val="24"/>
        </w:rPr>
      </w:pPr>
      <w:r>
        <w:t>name="M</w:t>
      </w:r>
      <w:r w:rsidRPr="00422C54">
        <w:t>aterial</w:t>
      </w:r>
      <w:r>
        <w:t>1</w:t>
      </w:r>
      <w:r w:rsidRPr="00422C54">
        <w:t>.</w:t>
      </w:r>
      <w:r>
        <w:t>solid</w:t>
      </w:r>
      <w:r w:rsidRPr="00422C54">
        <w:t>.</w:t>
      </w:r>
      <w:r>
        <w:t>E"</w:t>
      </w:r>
    </w:p>
    <w:p w14:paraId="40DAFA37" w14:textId="77777777" w:rsidR="00B50762" w:rsidRPr="002D1B6A" w:rsidRDefault="00B50762" w:rsidP="00422C54">
      <w:pPr>
        <w:pStyle w:val="code"/>
        <w:rPr>
          <w:rFonts w:ascii="Times New Roman" w:hAnsi="Times New Roman"/>
          <w:sz w:val="24"/>
        </w:rPr>
      </w:pPr>
    </w:p>
    <w:p w14:paraId="148BC604" w14:textId="46F58725" w:rsidR="00E340C1" w:rsidRDefault="00E340C1" w:rsidP="00422C54">
      <w:pPr>
        <w:pStyle w:val="code"/>
        <w:rPr>
          <w:rFonts w:ascii="Times New Roman" w:hAnsi="Times New Roman"/>
          <w:sz w:val="24"/>
        </w:rPr>
      </w:pPr>
      <w:r>
        <w:rPr>
          <w:rFonts w:ascii="Times New Roman" w:hAnsi="Times New Roman"/>
          <w:sz w:val="24"/>
        </w:rPr>
        <w:t>For multiply nested properties, the syntax extends naturally. For instance, assume a biphasic material with a visco-elastic material, having a neo-Hookean material as a solid matrix. In this case, the Young’s modulus is referenced as follows.</w:t>
      </w:r>
    </w:p>
    <w:p w14:paraId="06EE61E2" w14:textId="77777777" w:rsidR="00E340C1" w:rsidRDefault="00E340C1" w:rsidP="00422C54">
      <w:pPr>
        <w:pStyle w:val="code"/>
        <w:rPr>
          <w:rFonts w:ascii="Times New Roman" w:hAnsi="Times New Roman"/>
          <w:sz w:val="24"/>
        </w:rPr>
      </w:pPr>
    </w:p>
    <w:p w14:paraId="022DC118" w14:textId="58388EC2" w:rsidR="00E340C1" w:rsidRDefault="00E340C1" w:rsidP="00422C54">
      <w:pPr>
        <w:pStyle w:val="code"/>
        <w:rPr>
          <w:rFonts w:ascii="Times New Roman" w:hAnsi="Times New Roman"/>
          <w:sz w:val="24"/>
        </w:rPr>
      </w:pPr>
      <w:r>
        <w:t>name="M</w:t>
      </w:r>
      <w:r w:rsidRPr="00422C54">
        <w:t>aterial</w:t>
      </w:r>
      <w:r>
        <w:t>1</w:t>
      </w:r>
      <w:r w:rsidRPr="00422C54">
        <w:t>.</w:t>
      </w:r>
      <w:r>
        <w:t>solid</w:t>
      </w:r>
      <w:r w:rsidRPr="00422C54">
        <w:t>.</w:t>
      </w:r>
      <w:r>
        <w:t>elastic.E"</w:t>
      </w:r>
    </w:p>
    <w:p w14:paraId="744818FE" w14:textId="77777777" w:rsidR="00E340C1" w:rsidRDefault="00E340C1" w:rsidP="00422C54">
      <w:pPr>
        <w:pStyle w:val="code"/>
        <w:rPr>
          <w:rFonts w:ascii="Times New Roman" w:hAnsi="Times New Roman"/>
          <w:sz w:val="24"/>
        </w:rPr>
      </w:pPr>
    </w:p>
    <w:p w14:paraId="544E7BAB" w14:textId="3E00B2B8" w:rsidR="00E340C1" w:rsidRDefault="00E340C1" w:rsidP="00422C54">
      <w:pPr>
        <w:pStyle w:val="code"/>
        <w:rPr>
          <w:rFonts w:ascii="Times New Roman" w:hAnsi="Times New Roman"/>
          <w:sz w:val="24"/>
        </w:rPr>
      </w:pPr>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8C20E4">
        <w:rPr>
          <w:rFonts w:ascii="Times New Roman" w:hAnsi="Times New Roman"/>
          <w:i/>
          <w:sz w:val="24"/>
        </w:rPr>
        <w:t>solid</w:t>
      </w:r>
      <w:r>
        <w:rPr>
          <w:rFonts w:ascii="Times New Roman" w:hAnsi="Times New Roman"/>
          <w:sz w:val="24"/>
        </w:rPr>
        <w:t xml:space="preserve"> is a solid 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p>
    <w:p w14:paraId="0AB0DC50" w14:textId="77777777" w:rsidR="00E340C1" w:rsidRDefault="00E340C1" w:rsidP="00422C54">
      <w:pPr>
        <w:pStyle w:val="code"/>
        <w:rPr>
          <w:rFonts w:ascii="Times New Roman" w:hAnsi="Times New Roman"/>
          <w:sz w:val="24"/>
        </w:rPr>
      </w:pPr>
    </w:p>
    <w:p w14:paraId="3BD50586" w14:textId="49714BB5" w:rsidR="00E340C1" w:rsidRPr="002D1B6A" w:rsidRDefault="00E340C1" w:rsidP="00422C54">
      <w:pPr>
        <w:pStyle w:val="code"/>
        <w:rPr>
          <w:rFonts w:ascii="Times New Roman" w:hAnsi="Times New Roman"/>
          <w:sz w:val="24"/>
        </w:rPr>
      </w:pPr>
      <w:r>
        <w:t>name="M</w:t>
      </w:r>
      <w:r w:rsidRPr="00422C54">
        <w:t>aterial</w:t>
      </w:r>
      <w:r>
        <w:t>1</w:t>
      </w:r>
      <w:r w:rsidRPr="00422C54">
        <w:t>.</w:t>
      </w:r>
      <w:r>
        <w:t>solid</w:t>
      </w:r>
      <w:r w:rsidRPr="00422C54">
        <w:t>.</w:t>
      </w:r>
      <w:r>
        <w:t>solid1.E"</w:t>
      </w:r>
    </w:p>
    <w:p w14:paraId="3B5C1A84" w14:textId="513834A2" w:rsidR="00B50762" w:rsidRPr="002D1B6A" w:rsidRDefault="00B50762" w:rsidP="00422C54">
      <w:pPr>
        <w:pStyle w:val="code"/>
      </w:pPr>
      <w:r>
        <w:rPr>
          <w:rFonts w:ascii="Times New Roman" w:hAnsi="Times New Roman"/>
          <w:sz w:val="24"/>
        </w:rPr>
        <w:tab/>
      </w:r>
    </w:p>
    <w:p w14:paraId="430EC3F1" w14:textId="6817E60B" w:rsidR="00B50762" w:rsidRDefault="00422C54" w:rsidP="00422C54">
      <w:pPr>
        <w:pStyle w:val="code"/>
      </w:pPr>
      <w:r>
        <w:tab/>
      </w:r>
    </w:p>
    <w:p w14:paraId="022CE55D" w14:textId="7EE4913B" w:rsidR="005E3FC1" w:rsidRDefault="005E3FC1" w:rsidP="006A0BC1">
      <w:r>
        <w:t xml:space="preserve">Furthermore, if a parameter is part of an array, its name should be specified in the form </w:t>
      </w:r>
      <w:r w:rsidRPr="005E3FC1">
        <w:rPr>
          <w:rStyle w:val="codeChar"/>
        </w:rPr>
        <w:t>parameter[index]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w:t>
      </w:r>
      <w:r w:rsidR="00824292">
        <w:lastRenderedPageBreak/>
        <w:t xml:space="preserve">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r w:rsidR="001A1F06">
        <w:t xml:space="preserve"> named </w:t>
      </w:r>
      <w:r w:rsidR="001A1F06">
        <w:rPr>
          <w:i/>
        </w:rPr>
        <w:t>mat1</w:t>
      </w:r>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pPr>
      <w:bookmarkStart w:id="1843" w:name="_Toc315443445"/>
      <w:bookmarkStart w:id="1844" w:name="_Toc315942963"/>
      <w:bookmarkStart w:id="1845" w:name="_Toc315943227"/>
      <w:bookmarkStart w:id="1846" w:name="_Toc315943491"/>
      <w:bookmarkEnd w:id="1843"/>
      <w:bookmarkEnd w:id="1844"/>
      <w:bookmarkEnd w:id="1845"/>
      <w:bookmarkEnd w:id="1846"/>
      <w:r>
        <w:t xml:space="preserve"> </w:t>
      </w:r>
      <w:bookmarkStart w:id="1847" w:name="_Toc397358500"/>
      <w:r>
        <w:t>Constraints Section</w:t>
      </w:r>
      <w:bookmarkEnd w:id="1847"/>
    </w:p>
    <w:p w14:paraId="59A978D2" w14:textId="0AB40352" w:rsidR="00C41BFD" w:rsidRDefault="00214BC8" w:rsidP="008C20E4">
      <w:r>
        <w:t>T</w:t>
      </w:r>
      <w:r w:rsidR="00852621">
        <w:t>he Constrained Levenberg</w:t>
      </w:r>
      <w:r>
        <w:t>-Marquardt method allows linear constraints</w:t>
      </w:r>
      <w:r w:rsidR="000B1FC8">
        <w:t xml:space="preserve"> on the material parameters</w:t>
      </w:r>
      <w:r>
        <w:t>.</w:t>
      </w:r>
      <w:r w:rsidR="00852621">
        <w:t xml:space="preserve"> If </w:t>
      </w:r>
      <w:r w:rsidR="00852621" w:rsidRPr="008C20E4">
        <w:rPr>
          <w:b/>
        </w:rPr>
        <w:t>a</w:t>
      </w:r>
      <w:r w:rsidR="00852621">
        <w:t xml:space="preserve"> is the material parameter vector, then the linear constraint is of the form:</w:t>
      </w:r>
    </w:p>
    <w:p w14:paraId="179F2D4B" w14:textId="6F4BB543" w:rsidR="00E474DA" w:rsidRDefault="006C2049" w:rsidP="008C20E4">
      <w:r w:rsidRPr="006C2049">
        <w:rPr>
          <w:position w:val="-12"/>
        </w:rPr>
        <w:object w:dxaOrig="2700" w:dyaOrig="360" w14:anchorId="78C4972B">
          <v:shape id="_x0000_i2025" type="#_x0000_t75" style="width:135pt;height:18pt" o:ole="">
            <v:imagedata r:id="rId2037" o:title=""/>
          </v:shape>
          <o:OLEObject Type="Embed" ProgID="Equation.DSMT4" ShapeID="_x0000_i2025" DrawAspect="Content" ObjectID="_1471105288" r:id="rId2038"/>
        </w:object>
      </w:r>
      <w:r w:rsidR="00E474DA">
        <w:t xml:space="preserve"> .</w:t>
      </w:r>
    </w:p>
    <w:p w14:paraId="693B806A" w14:textId="3EF36545" w:rsidR="00E474DA" w:rsidRDefault="00E474DA" w:rsidP="008C20E4">
      <w:r>
        <w:t xml:space="preserve">The coefficients </w:t>
      </w:r>
      <w:r w:rsidR="006C2049" w:rsidRPr="006C2049">
        <w:rPr>
          <w:position w:val="-12"/>
        </w:rPr>
        <w:object w:dxaOrig="1280" w:dyaOrig="360" w14:anchorId="3ADDBCF7">
          <v:shape id="_x0000_i2026" type="#_x0000_t75" style="width:64pt;height:18pt" o:ole="">
            <v:imagedata r:id="rId2039" o:title=""/>
          </v:shape>
          <o:OLEObject Type="Embed" ProgID="Equation.DSMT4" ShapeID="_x0000_i2026" DrawAspect="Content" ObjectID="_1471105289" r:id="rId2040"/>
        </w:object>
      </w:r>
      <w:r>
        <w:t xml:space="preserve"> </w:t>
      </w:r>
      <w:r w:rsidR="000B1FC8">
        <w:t xml:space="preserve">are the inputs of the constraint tag.  For example, if the linear constraint is </w:t>
      </w:r>
      <w:r w:rsidR="006C2049" w:rsidRPr="006C2049">
        <w:rPr>
          <w:position w:val="-12"/>
        </w:rPr>
        <w:object w:dxaOrig="1480" w:dyaOrig="360" w14:anchorId="04450BAD">
          <v:shape id="_x0000_i2027" type="#_x0000_t75" style="width:74pt;height:18pt" o:ole="">
            <v:imagedata r:id="rId2041" o:title=""/>
          </v:shape>
          <o:OLEObject Type="Embed" ProgID="Equation.DSMT4" ShapeID="_x0000_i2027" DrawAspect="Content" ObjectID="_1471105290" r:id="rId2042"/>
        </w:object>
      </w:r>
      <w:r w:rsidR="000B1FC8">
        <w:t xml:space="preserve"> , then the Constraints section would be:</w:t>
      </w:r>
    </w:p>
    <w:p w14:paraId="40E42032" w14:textId="77777777" w:rsidR="000B1FC8" w:rsidRDefault="000B1FC8" w:rsidP="008C20E4"/>
    <w:p w14:paraId="658DEC24" w14:textId="36EF19D9" w:rsidR="000B1FC8" w:rsidRDefault="000B1FC8" w:rsidP="000B1FC8">
      <w:pPr>
        <w:pStyle w:val="code"/>
      </w:pPr>
      <w:r>
        <w:t>&lt;Constraints&gt;</w:t>
      </w:r>
    </w:p>
    <w:p w14:paraId="10A91C6A" w14:textId="1C5696CE" w:rsidR="000B1FC8" w:rsidRDefault="000B1FC8" w:rsidP="000B1FC8">
      <w:pPr>
        <w:pStyle w:val="code"/>
      </w:pPr>
      <w:r>
        <w:tab/>
        <w:t>&lt;constraint&gt;2, -1, 3&lt;/constraint&gt;</w:t>
      </w:r>
    </w:p>
    <w:p w14:paraId="4372C4D4" w14:textId="77C47C78" w:rsidR="000B1FC8" w:rsidRDefault="000B1FC8" w:rsidP="000B1FC8">
      <w:pPr>
        <w:pStyle w:val="code"/>
      </w:pPr>
      <w:r>
        <w:lastRenderedPageBreak/>
        <w:t>&lt;/Constraints&gt;</w:t>
      </w:r>
    </w:p>
    <w:p w14:paraId="4582E586" w14:textId="77777777" w:rsidR="000B1FC8" w:rsidRPr="00C41BFD" w:rsidRDefault="000B1FC8" w:rsidP="008C20E4"/>
    <w:p w14:paraId="7A9E1D73" w14:textId="1380997C" w:rsidR="006A0BC1" w:rsidRDefault="006A0BC1" w:rsidP="006A0BC1">
      <w:pPr>
        <w:pStyle w:val="Heading3"/>
      </w:pPr>
      <w:bookmarkStart w:id="1848" w:name="_Toc397358501"/>
      <w:r>
        <w:t>Load</w:t>
      </w:r>
      <w:r w:rsidR="00FD648A">
        <w:t xml:space="preserve"> </w:t>
      </w:r>
      <w:r>
        <w:t>Data Section</w:t>
      </w:r>
      <w:bookmarkEnd w:id="1848"/>
    </w:p>
    <w:p w14:paraId="1EDCB2C6" w14:textId="21A48F5A"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1849" w:author="Gerard" w:date="2014-07-29T23:58:00Z">
        <w:r w:rsidR="001B13CD">
          <w:t>3.15</w:t>
        </w:r>
      </w:ins>
      <w:del w:id="1850" w:author="Gerard" w:date="2014-06-20T17:32:00Z">
        <w:r w:rsidR="00873D59" w:rsidDel="00976D6B">
          <w:delText>3.13</w:delText>
        </w:r>
      </w:del>
      <w:r>
        <w:fldChar w:fldCharType="end"/>
      </w:r>
      <w:r>
        <w:t xml:space="preserve">). </w:t>
      </w:r>
    </w:p>
    <w:p w14:paraId="13C32249" w14:textId="77777777" w:rsidR="006A0BC1" w:rsidRDefault="006A0BC1" w:rsidP="006A0BC1"/>
    <w:p w14:paraId="40070184" w14:textId="1C9DAE82" w:rsidR="006A0BC1" w:rsidRPr="000E3C84" w:rsidRDefault="006A0BC1" w:rsidP="006A0BC1">
      <w:r>
        <w:t xml:space="preserve">Each load curve is defined through an array of value pairs </w:t>
      </w:r>
      <w:r w:rsidR="006C2049" w:rsidRPr="006C2049">
        <w:rPr>
          <w:position w:val="-14"/>
        </w:rPr>
        <w:object w:dxaOrig="720" w:dyaOrig="400" w14:anchorId="619510CF">
          <v:shape id="_x0000_i2028" type="#_x0000_t75" style="width:36pt;height:20pt" o:ole="">
            <v:imagedata r:id="rId2043" o:title=""/>
          </v:shape>
          <o:OLEObject Type="Embed" ProgID="Equation.DSMT4" ShapeID="_x0000_i2028" DrawAspect="Content" ObjectID="_1471105291" r:id="rId2044"/>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1851" w:name="_Ref386029811"/>
      <w:bookmarkStart w:id="1852" w:name="_Toc397358502"/>
      <w:r>
        <w:t xml:space="preserve">Running a </w:t>
      </w:r>
      <w:r w:rsidR="00FD648A">
        <w:t>P</w:t>
      </w:r>
      <w:r>
        <w:t xml:space="preserve">arameter </w:t>
      </w:r>
      <w:r w:rsidR="00FD648A">
        <w:t>O</w:t>
      </w:r>
      <w:r>
        <w:t>ptimization</w:t>
      </w:r>
      <w:bookmarkEnd w:id="1851"/>
      <w:bookmarkEnd w:id="1852"/>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11C4065" w:rsidR="006A0BC1" w:rsidRDefault="006A0BC1" w:rsidP="006A0BC1">
      <w:pPr>
        <w:pStyle w:val="code"/>
      </w:pPr>
      <w:r>
        <w:t>&gt;febio</w:t>
      </w:r>
      <w:r w:rsidR="0037078A">
        <w:t xml:space="preserve"> –i model.feb –s optim.feb</w:t>
      </w:r>
    </w:p>
    <w:p w14:paraId="5F41F55A"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1853" w:name="_Toc397358503"/>
      <w:r>
        <w:t xml:space="preserve">An </w:t>
      </w:r>
      <w:r w:rsidR="00FD648A">
        <w:t>E</w:t>
      </w:r>
      <w:r>
        <w:t xml:space="preserve">xample </w:t>
      </w:r>
      <w:r w:rsidR="00FD648A">
        <w:t>I</w:t>
      </w:r>
      <w:r>
        <w:t xml:space="preserve">nput </w:t>
      </w:r>
      <w:r w:rsidR="00FD648A">
        <w:t>F</w:t>
      </w:r>
      <w:r>
        <w:t>ile</w:t>
      </w:r>
      <w:bookmarkEnd w:id="1853"/>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lastRenderedPageBreak/>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1854" w:name="_Toc397358504"/>
      <w:r>
        <w:lastRenderedPageBreak/>
        <w:t>Troubleshooting</w:t>
      </w:r>
      <w:bookmarkEnd w:id="1854"/>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1855" w:name="_Toc397358505"/>
      <w:r>
        <w:t xml:space="preserve">Before </w:t>
      </w:r>
      <w:r w:rsidR="00FD648A">
        <w:t>Y</w:t>
      </w:r>
      <w:r>
        <w:t xml:space="preserve">ou </w:t>
      </w:r>
      <w:r w:rsidR="00FD648A">
        <w:t>R</w:t>
      </w:r>
      <w:r>
        <w:t xml:space="preserve">un </w:t>
      </w:r>
      <w:r w:rsidR="00FD648A">
        <w:t>Y</w:t>
      </w:r>
      <w:r>
        <w:t xml:space="preserve">our </w:t>
      </w:r>
      <w:r w:rsidR="00FD648A">
        <w:t>M</w:t>
      </w:r>
      <w:r>
        <w:t>odel</w:t>
      </w:r>
      <w:bookmarkEnd w:id="1855"/>
    </w:p>
    <w:p w14:paraId="51F0D12C" w14:textId="2827E703" w:rsidR="00744FD9" w:rsidRDefault="00744FD9">
      <w:r>
        <w:t xml:space="preserve">In this section we’ll discuss what a well-defined finite element model is and some things you may need to check before you run your model in FEBio. </w:t>
      </w:r>
    </w:p>
    <w:p w14:paraId="78A42E2D" w14:textId="77777777" w:rsidR="007B44DC" w:rsidRDefault="007B44DC"/>
    <w:p w14:paraId="4D8C656A" w14:textId="726FC599" w:rsidR="007B44DC" w:rsidRDefault="007B44DC">
      <w:r>
        <w:t>A well-defined finite element model contains a finite element mesh, a valid material and properly defined boundary and contact conditions in order to define a unique solution to the problem under study. We will look at each of these requirements in more detail in the following sections.</w:t>
      </w:r>
    </w:p>
    <w:p w14:paraId="7CA082A0" w14:textId="77777777" w:rsidR="004816A2" w:rsidRDefault="004816A2"/>
    <w:p w14:paraId="34C01D1A" w14:textId="6ED7F4D9" w:rsidR="004816A2" w:rsidRDefault="004816A2" w:rsidP="008C20E4">
      <w:pPr>
        <w:pStyle w:val="Heading3"/>
      </w:pPr>
      <w:bookmarkStart w:id="1856" w:name="_Toc397358506"/>
      <w:r>
        <w:t>The Finite Element Mesh</w:t>
      </w:r>
      <w:bookmarkEnd w:id="1856"/>
    </w:p>
    <w:p w14:paraId="31F3BE4A" w14:textId="5471810D" w:rsidR="004816A2" w:rsidRDefault="004816A2">
      <w:r>
        <w:t xml:space="preserve">A finite element mesh is required to solve a problem with FEBio. The mesh defines a discretization of the problem domain in nodes and connected elements. FEBio only supports certain elements and thus the mesh must be composed of elements from this set. See section </w:t>
      </w:r>
      <w:r>
        <w:fldChar w:fldCharType="begin"/>
      </w:r>
      <w:r>
        <w:instrText xml:space="preserve"> REF _Ref376432008 \r \h </w:instrText>
      </w:r>
      <w:r>
        <w:fldChar w:fldCharType="separate"/>
      </w:r>
      <w:ins w:id="1857" w:author="Gerard" w:date="2014-07-29T23:58:00Z">
        <w:r w:rsidR="001B13CD">
          <w:t>3.8.2</w:t>
        </w:r>
      </w:ins>
      <w:del w:id="1858" w:author="Gerard" w:date="2014-06-20T17:32:00Z">
        <w:r w:rsidDel="00976D6B">
          <w:delText>3.6.2</w:delText>
        </w:r>
      </w:del>
      <w:r>
        <w:fldChar w:fldCharType="end"/>
      </w:r>
      <w:r w:rsidR="00CF3CDA">
        <w:t xml:space="preserve"> for a discussion of the supported elements. In addition, FEBio assumes a specific ordering of the nodes of an element. FEBio cannot discover if the nodes are in the correct order, but if they are not, FEBio will most likely have trouble converging or throw negative jacobians. If FEBio discovers negative jacobians before the first time step, it is likely that the nodes of the elements are not defined in the proper order.</w:t>
      </w:r>
    </w:p>
    <w:p w14:paraId="60771BC7" w14:textId="77777777" w:rsidR="00CF3CDA" w:rsidRDefault="00CF3CDA"/>
    <w:p w14:paraId="6CC6912D" w14:textId="77777777" w:rsidR="00CF3CDA" w:rsidRDefault="00CF3CDA">
      <w:r>
        <w:t>For shell elements, the initial thickness of an element is also important. When elements are too thick (the thickness is of the same order as the element size), FEBio may complain about negative jacobians. This may be particularly a problem in areas of high curvature. The only solution around this issue might be to remesh the problematic area.</w:t>
      </w:r>
    </w:p>
    <w:p w14:paraId="0E5A3EB3" w14:textId="77777777" w:rsidR="00CF3CDA" w:rsidRDefault="00CF3CDA"/>
    <w:p w14:paraId="2170AECF" w14:textId="216C84BE" w:rsidR="00CF3CDA" w:rsidRDefault="00CF3CDA" w:rsidP="008C20E4">
      <w:pPr>
        <w:pStyle w:val="Heading3"/>
      </w:pPr>
      <w:r>
        <w:lastRenderedPageBreak/>
        <w:t xml:space="preserve"> </w:t>
      </w:r>
      <w:bookmarkStart w:id="1859" w:name="_Toc397358507"/>
      <w:r>
        <w:t>Materials</w:t>
      </w:r>
      <w:bookmarkEnd w:id="1859"/>
    </w:p>
    <w:p w14:paraId="6D2FA016" w14:textId="5A7BD4A2" w:rsidR="004816A2" w:rsidRDefault="00CF3CDA">
      <w:r>
        <w:t xml:space="preserve">A material in FEBio defines the constitutive response of the domain to which the </w:t>
      </w:r>
      <w:r w:rsidR="005A4B5E">
        <w:t>material</w:t>
      </w:r>
      <w:r>
        <w:t xml:space="preserve"> is </w:t>
      </w:r>
      <w:r w:rsidR="005A4B5E">
        <w:t>assigned</w:t>
      </w:r>
      <w:r>
        <w:t xml:space="preserve">. See </w:t>
      </w:r>
      <w:r>
        <w:fldChar w:fldCharType="begin"/>
      </w:r>
      <w:r>
        <w:instrText xml:space="preserve"> REF _Ref162410857 \r \h </w:instrText>
      </w:r>
      <w:r>
        <w:fldChar w:fldCharType="separate"/>
      </w:r>
      <w:r w:rsidR="001B13CD">
        <w:t>Chapter 4</w:t>
      </w:r>
      <w:r>
        <w:fldChar w:fldCharType="end"/>
      </w:r>
      <w:r>
        <w:t xml:space="preserve"> for a detailed list of all the available materials</w:t>
      </w:r>
      <w:r w:rsidR="005A4B5E">
        <w:t xml:space="preserve"> in FEBio</w:t>
      </w:r>
      <w:r>
        <w:t xml:space="preserve">. It is important to understand that the </w:t>
      </w:r>
      <w:r w:rsidR="00722043">
        <w:t xml:space="preserve">module defines which materials you can use. For example, the biphasic material cannot be used in the </w:t>
      </w:r>
      <w:r w:rsidR="00722043">
        <w:rPr>
          <w:i/>
        </w:rPr>
        <w:t xml:space="preserve">solid </w:t>
      </w:r>
      <w:r w:rsidR="00722043">
        <w:t>module. Although some cases of invalid material use are caught, in many situations the resulting behavior is undefined. The following table shows a list of some of FEBio’s special materials and the modules in which they can be used.</w:t>
      </w:r>
    </w:p>
    <w:p w14:paraId="6BD7AFE2" w14:textId="77777777" w:rsidR="00722043" w:rsidRDefault="00722043"/>
    <w:tbl>
      <w:tblPr>
        <w:tblStyle w:val="TableGrid"/>
        <w:tblW w:w="0" w:type="auto"/>
        <w:tblLook w:val="04A0" w:firstRow="1" w:lastRow="0" w:firstColumn="1" w:lastColumn="0" w:noHBand="0" w:noVBand="1"/>
      </w:tblPr>
      <w:tblGrid>
        <w:gridCol w:w="4574"/>
        <w:gridCol w:w="737"/>
        <w:gridCol w:w="1097"/>
        <w:gridCol w:w="897"/>
        <w:gridCol w:w="1443"/>
        <w:gridCol w:w="720"/>
      </w:tblGrid>
      <w:tr w:rsidR="00722043" w14:paraId="35DD26B0" w14:textId="77777777" w:rsidTr="008C20E4">
        <w:tc>
          <w:tcPr>
            <w:tcW w:w="4574" w:type="dxa"/>
          </w:tcPr>
          <w:p w14:paraId="37D0BFF6" w14:textId="5DE44E1C" w:rsidR="00722043" w:rsidRPr="008C20E4" w:rsidRDefault="00722043" w:rsidP="004816A2">
            <w:pPr>
              <w:rPr>
                <w:b/>
              </w:rPr>
            </w:pPr>
            <w:r>
              <w:rPr>
                <w:b/>
              </w:rPr>
              <w:t>Material</w:t>
            </w:r>
          </w:p>
        </w:tc>
        <w:tc>
          <w:tcPr>
            <w:tcW w:w="737" w:type="dxa"/>
          </w:tcPr>
          <w:p w14:paraId="5E612286" w14:textId="745FD673" w:rsidR="00722043" w:rsidRPr="008C20E4" w:rsidRDefault="00722043" w:rsidP="004816A2">
            <w:pPr>
              <w:rPr>
                <w:b/>
              </w:rPr>
            </w:pPr>
            <w:r>
              <w:rPr>
                <w:b/>
              </w:rPr>
              <w:t>Solid</w:t>
            </w:r>
          </w:p>
        </w:tc>
        <w:tc>
          <w:tcPr>
            <w:tcW w:w="1097" w:type="dxa"/>
          </w:tcPr>
          <w:p w14:paraId="4F764692" w14:textId="1F4A1DC2" w:rsidR="00722043" w:rsidRPr="008C20E4" w:rsidRDefault="00722043" w:rsidP="004816A2">
            <w:pPr>
              <w:rPr>
                <w:b/>
              </w:rPr>
            </w:pPr>
            <w:r>
              <w:rPr>
                <w:b/>
              </w:rPr>
              <w:t>Biphasic</w:t>
            </w:r>
          </w:p>
        </w:tc>
        <w:tc>
          <w:tcPr>
            <w:tcW w:w="897" w:type="dxa"/>
          </w:tcPr>
          <w:p w14:paraId="077E2B5B" w14:textId="6D7B251C" w:rsidR="00722043" w:rsidRPr="008C20E4" w:rsidRDefault="00722043" w:rsidP="004816A2">
            <w:pPr>
              <w:rPr>
                <w:b/>
              </w:rPr>
            </w:pPr>
            <w:r>
              <w:rPr>
                <w:b/>
              </w:rPr>
              <w:t>Solute</w:t>
            </w:r>
          </w:p>
        </w:tc>
        <w:tc>
          <w:tcPr>
            <w:tcW w:w="1443" w:type="dxa"/>
          </w:tcPr>
          <w:p w14:paraId="0E51ED25" w14:textId="07CDDF3A" w:rsidR="00722043" w:rsidRPr="008C20E4" w:rsidRDefault="00722043" w:rsidP="004816A2">
            <w:pPr>
              <w:rPr>
                <w:b/>
              </w:rPr>
            </w:pPr>
            <w:r w:rsidRPr="008C20E4">
              <w:rPr>
                <w:b/>
              </w:rPr>
              <w:t>Multiphasic</w:t>
            </w:r>
          </w:p>
        </w:tc>
        <w:tc>
          <w:tcPr>
            <w:tcW w:w="720" w:type="dxa"/>
          </w:tcPr>
          <w:p w14:paraId="780368EC" w14:textId="7FF964D8" w:rsidR="00722043" w:rsidRPr="008C20E4" w:rsidRDefault="00722043" w:rsidP="004816A2">
            <w:pPr>
              <w:rPr>
                <w:b/>
              </w:rPr>
            </w:pPr>
            <w:r>
              <w:rPr>
                <w:b/>
              </w:rPr>
              <w:t>Heat</w:t>
            </w:r>
          </w:p>
        </w:tc>
      </w:tr>
      <w:tr w:rsidR="00722043" w14:paraId="4EB70269" w14:textId="77777777" w:rsidTr="008C20E4">
        <w:tc>
          <w:tcPr>
            <w:tcW w:w="4574" w:type="dxa"/>
          </w:tcPr>
          <w:p w14:paraId="0021F8A5" w14:textId="1D9EBC30" w:rsidR="00722043" w:rsidRPr="008C20E4" w:rsidRDefault="00722043" w:rsidP="004816A2">
            <w:pPr>
              <w:rPr>
                <w:i/>
              </w:rPr>
            </w:pPr>
            <w:r w:rsidRPr="008C20E4">
              <w:rPr>
                <w:i/>
              </w:rPr>
              <w:t>biphasic</w:t>
            </w:r>
          </w:p>
        </w:tc>
        <w:tc>
          <w:tcPr>
            <w:tcW w:w="737" w:type="dxa"/>
          </w:tcPr>
          <w:p w14:paraId="324C8917" w14:textId="77777777" w:rsidR="00722043" w:rsidRDefault="00722043" w:rsidP="004816A2"/>
        </w:tc>
        <w:tc>
          <w:tcPr>
            <w:tcW w:w="1097" w:type="dxa"/>
          </w:tcPr>
          <w:p w14:paraId="3D340535" w14:textId="24682295" w:rsidR="00722043" w:rsidRPr="008C20E4" w:rsidRDefault="00722043" w:rsidP="008C20E4">
            <w:pPr>
              <w:jc w:val="center"/>
              <w:rPr>
                <w:b/>
              </w:rPr>
            </w:pPr>
            <w:r w:rsidRPr="008C20E4">
              <w:rPr>
                <w:b/>
              </w:rPr>
              <w:t>YES</w:t>
            </w:r>
          </w:p>
        </w:tc>
        <w:tc>
          <w:tcPr>
            <w:tcW w:w="897" w:type="dxa"/>
          </w:tcPr>
          <w:p w14:paraId="0FB89FEB" w14:textId="00C3F1F7" w:rsidR="00722043" w:rsidRDefault="00722043" w:rsidP="008C20E4">
            <w:pPr>
              <w:jc w:val="center"/>
              <w:rPr>
                <w:b/>
                <w:bCs/>
                <w:i/>
                <w:iCs/>
                <w:caps/>
              </w:rPr>
            </w:pPr>
            <w:r w:rsidRPr="00B04003">
              <w:rPr>
                <w:b/>
              </w:rPr>
              <w:t>YES</w:t>
            </w:r>
          </w:p>
        </w:tc>
        <w:tc>
          <w:tcPr>
            <w:tcW w:w="1443" w:type="dxa"/>
          </w:tcPr>
          <w:p w14:paraId="38DBAFCC" w14:textId="78263F1C" w:rsidR="00722043" w:rsidRPr="008C20E4" w:rsidRDefault="00722043" w:rsidP="008C20E4">
            <w:pPr>
              <w:jc w:val="center"/>
              <w:rPr>
                <w:b/>
              </w:rPr>
            </w:pPr>
            <w:r w:rsidRPr="00B04003">
              <w:rPr>
                <w:b/>
              </w:rPr>
              <w:t>YES</w:t>
            </w:r>
          </w:p>
        </w:tc>
        <w:tc>
          <w:tcPr>
            <w:tcW w:w="720" w:type="dxa"/>
          </w:tcPr>
          <w:p w14:paraId="5EF3EC24" w14:textId="77777777" w:rsidR="00722043" w:rsidRDefault="00722043" w:rsidP="004816A2"/>
        </w:tc>
      </w:tr>
      <w:tr w:rsidR="00722043" w14:paraId="16AA5102" w14:textId="77777777" w:rsidTr="00722043">
        <w:tc>
          <w:tcPr>
            <w:tcW w:w="4574" w:type="dxa"/>
          </w:tcPr>
          <w:p w14:paraId="3F9B48F2" w14:textId="166D900E" w:rsidR="00722043" w:rsidRPr="00FE00A6" w:rsidRDefault="00722043" w:rsidP="004816A2">
            <w:pPr>
              <w:rPr>
                <w:i/>
              </w:rPr>
            </w:pPr>
            <w:r>
              <w:rPr>
                <w:i/>
              </w:rPr>
              <w:t>biphasic-solute</w:t>
            </w:r>
          </w:p>
        </w:tc>
        <w:tc>
          <w:tcPr>
            <w:tcW w:w="737" w:type="dxa"/>
          </w:tcPr>
          <w:p w14:paraId="434A3246" w14:textId="77777777" w:rsidR="00722043" w:rsidRDefault="00722043" w:rsidP="004816A2"/>
        </w:tc>
        <w:tc>
          <w:tcPr>
            <w:tcW w:w="1097" w:type="dxa"/>
          </w:tcPr>
          <w:p w14:paraId="1077706A" w14:textId="77777777" w:rsidR="00722043" w:rsidRPr="00FE00A6" w:rsidRDefault="00722043" w:rsidP="00722043">
            <w:pPr>
              <w:jc w:val="center"/>
              <w:rPr>
                <w:b/>
              </w:rPr>
            </w:pPr>
          </w:p>
        </w:tc>
        <w:tc>
          <w:tcPr>
            <w:tcW w:w="897" w:type="dxa"/>
          </w:tcPr>
          <w:p w14:paraId="512042D6" w14:textId="043C35AB" w:rsidR="00722043" w:rsidRPr="00B04003" w:rsidRDefault="00722043" w:rsidP="00FE00A6">
            <w:pPr>
              <w:jc w:val="center"/>
              <w:rPr>
                <w:b/>
              </w:rPr>
            </w:pPr>
            <w:r w:rsidRPr="00B04003">
              <w:rPr>
                <w:b/>
              </w:rPr>
              <w:t>YES</w:t>
            </w:r>
          </w:p>
        </w:tc>
        <w:tc>
          <w:tcPr>
            <w:tcW w:w="1443" w:type="dxa"/>
          </w:tcPr>
          <w:p w14:paraId="5DB0EBA6" w14:textId="14E386AA" w:rsidR="00722043" w:rsidRPr="00B04003" w:rsidRDefault="00722043" w:rsidP="00722043">
            <w:pPr>
              <w:jc w:val="center"/>
              <w:rPr>
                <w:b/>
              </w:rPr>
            </w:pPr>
            <w:r w:rsidRPr="00B04003">
              <w:rPr>
                <w:b/>
              </w:rPr>
              <w:t>YES</w:t>
            </w:r>
          </w:p>
        </w:tc>
        <w:tc>
          <w:tcPr>
            <w:tcW w:w="720" w:type="dxa"/>
          </w:tcPr>
          <w:p w14:paraId="674D2C53" w14:textId="77777777" w:rsidR="00722043" w:rsidRDefault="00722043" w:rsidP="004816A2"/>
        </w:tc>
      </w:tr>
      <w:tr w:rsidR="00722043" w14:paraId="3801ECFB" w14:textId="77777777" w:rsidTr="00722043">
        <w:tc>
          <w:tcPr>
            <w:tcW w:w="4574" w:type="dxa"/>
          </w:tcPr>
          <w:p w14:paraId="198018D6" w14:textId="0FB81BB9" w:rsidR="00722043" w:rsidRDefault="00722043" w:rsidP="004816A2">
            <w:pPr>
              <w:rPr>
                <w:i/>
              </w:rPr>
            </w:pPr>
            <w:r>
              <w:rPr>
                <w:i/>
              </w:rPr>
              <w:t>triphasic</w:t>
            </w:r>
          </w:p>
        </w:tc>
        <w:tc>
          <w:tcPr>
            <w:tcW w:w="737" w:type="dxa"/>
          </w:tcPr>
          <w:p w14:paraId="62458B87" w14:textId="77777777" w:rsidR="00722043" w:rsidRDefault="00722043" w:rsidP="004816A2"/>
        </w:tc>
        <w:tc>
          <w:tcPr>
            <w:tcW w:w="1097" w:type="dxa"/>
          </w:tcPr>
          <w:p w14:paraId="2106A651" w14:textId="77777777" w:rsidR="00722043" w:rsidRPr="00FE00A6" w:rsidRDefault="00722043" w:rsidP="00722043">
            <w:pPr>
              <w:jc w:val="center"/>
              <w:rPr>
                <w:b/>
              </w:rPr>
            </w:pPr>
          </w:p>
        </w:tc>
        <w:tc>
          <w:tcPr>
            <w:tcW w:w="897" w:type="dxa"/>
          </w:tcPr>
          <w:p w14:paraId="172736F6" w14:textId="70CB47F8" w:rsidR="00722043" w:rsidRPr="00B04003" w:rsidRDefault="00722043" w:rsidP="00722043">
            <w:pPr>
              <w:jc w:val="center"/>
              <w:rPr>
                <w:b/>
              </w:rPr>
            </w:pPr>
            <w:r w:rsidRPr="00B04003">
              <w:rPr>
                <w:b/>
              </w:rPr>
              <w:t>YES</w:t>
            </w:r>
          </w:p>
        </w:tc>
        <w:tc>
          <w:tcPr>
            <w:tcW w:w="1443" w:type="dxa"/>
          </w:tcPr>
          <w:p w14:paraId="5674446C" w14:textId="4194F6B8" w:rsidR="00722043" w:rsidRPr="00B04003" w:rsidRDefault="00722043" w:rsidP="00722043">
            <w:pPr>
              <w:jc w:val="center"/>
              <w:rPr>
                <w:b/>
              </w:rPr>
            </w:pPr>
            <w:r w:rsidRPr="00B04003">
              <w:rPr>
                <w:b/>
              </w:rPr>
              <w:t>YES</w:t>
            </w:r>
          </w:p>
        </w:tc>
        <w:tc>
          <w:tcPr>
            <w:tcW w:w="720" w:type="dxa"/>
          </w:tcPr>
          <w:p w14:paraId="4571C0E5" w14:textId="77777777" w:rsidR="00722043" w:rsidRDefault="00722043" w:rsidP="004816A2"/>
        </w:tc>
      </w:tr>
      <w:tr w:rsidR="00722043" w14:paraId="023BC56A" w14:textId="77777777" w:rsidTr="00722043">
        <w:tc>
          <w:tcPr>
            <w:tcW w:w="4574" w:type="dxa"/>
          </w:tcPr>
          <w:p w14:paraId="107A66C5" w14:textId="23DB0267" w:rsidR="00722043" w:rsidRDefault="00722043" w:rsidP="004816A2">
            <w:pPr>
              <w:rPr>
                <w:i/>
              </w:rPr>
            </w:pPr>
            <w:r>
              <w:rPr>
                <w:i/>
              </w:rPr>
              <w:t>multiphasic</w:t>
            </w:r>
          </w:p>
        </w:tc>
        <w:tc>
          <w:tcPr>
            <w:tcW w:w="737" w:type="dxa"/>
          </w:tcPr>
          <w:p w14:paraId="42C54877" w14:textId="77777777" w:rsidR="00722043" w:rsidRDefault="00722043" w:rsidP="004816A2"/>
        </w:tc>
        <w:tc>
          <w:tcPr>
            <w:tcW w:w="1097" w:type="dxa"/>
          </w:tcPr>
          <w:p w14:paraId="2579E036" w14:textId="77777777" w:rsidR="00722043" w:rsidRPr="00FE00A6" w:rsidRDefault="00722043" w:rsidP="00722043">
            <w:pPr>
              <w:jc w:val="center"/>
              <w:rPr>
                <w:b/>
              </w:rPr>
            </w:pPr>
          </w:p>
        </w:tc>
        <w:tc>
          <w:tcPr>
            <w:tcW w:w="897" w:type="dxa"/>
          </w:tcPr>
          <w:p w14:paraId="4F9B4F6F" w14:textId="77777777" w:rsidR="00722043" w:rsidRPr="00B04003" w:rsidRDefault="00722043" w:rsidP="00722043">
            <w:pPr>
              <w:jc w:val="center"/>
              <w:rPr>
                <w:b/>
              </w:rPr>
            </w:pPr>
          </w:p>
        </w:tc>
        <w:tc>
          <w:tcPr>
            <w:tcW w:w="1443" w:type="dxa"/>
          </w:tcPr>
          <w:p w14:paraId="14432AAC" w14:textId="5ED5731F" w:rsidR="00722043" w:rsidRPr="00B04003" w:rsidRDefault="00722043" w:rsidP="00722043">
            <w:pPr>
              <w:jc w:val="center"/>
              <w:rPr>
                <w:b/>
              </w:rPr>
            </w:pPr>
            <w:r w:rsidRPr="00B04003">
              <w:rPr>
                <w:b/>
              </w:rPr>
              <w:t>YES</w:t>
            </w:r>
          </w:p>
        </w:tc>
        <w:tc>
          <w:tcPr>
            <w:tcW w:w="720" w:type="dxa"/>
          </w:tcPr>
          <w:p w14:paraId="6FC8B7B0" w14:textId="77777777" w:rsidR="00722043" w:rsidRDefault="00722043" w:rsidP="004816A2"/>
        </w:tc>
      </w:tr>
      <w:tr w:rsidR="00722043" w14:paraId="5E806941" w14:textId="77777777" w:rsidTr="00722043">
        <w:tc>
          <w:tcPr>
            <w:tcW w:w="4574" w:type="dxa"/>
          </w:tcPr>
          <w:p w14:paraId="39EB82BD" w14:textId="0CF97107" w:rsidR="00722043" w:rsidRDefault="00722043" w:rsidP="00FE00A6">
            <w:pPr>
              <w:rPr>
                <w:i/>
              </w:rPr>
            </w:pPr>
            <w:r>
              <w:rPr>
                <w:i/>
              </w:rPr>
              <w:t>isotropic Fourier</w:t>
            </w:r>
          </w:p>
        </w:tc>
        <w:tc>
          <w:tcPr>
            <w:tcW w:w="737" w:type="dxa"/>
          </w:tcPr>
          <w:p w14:paraId="1B0361B5" w14:textId="77777777" w:rsidR="00722043" w:rsidRDefault="00722043" w:rsidP="004816A2"/>
        </w:tc>
        <w:tc>
          <w:tcPr>
            <w:tcW w:w="1097" w:type="dxa"/>
          </w:tcPr>
          <w:p w14:paraId="6BC81672" w14:textId="77777777" w:rsidR="00722043" w:rsidRPr="00FE00A6" w:rsidRDefault="00722043" w:rsidP="00722043">
            <w:pPr>
              <w:jc w:val="center"/>
              <w:rPr>
                <w:b/>
              </w:rPr>
            </w:pPr>
          </w:p>
        </w:tc>
        <w:tc>
          <w:tcPr>
            <w:tcW w:w="897" w:type="dxa"/>
          </w:tcPr>
          <w:p w14:paraId="76120E5E" w14:textId="77777777" w:rsidR="00722043" w:rsidRPr="00B04003" w:rsidRDefault="00722043" w:rsidP="00722043">
            <w:pPr>
              <w:jc w:val="center"/>
              <w:rPr>
                <w:b/>
              </w:rPr>
            </w:pPr>
          </w:p>
        </w:tc>
        <w:tc>
          <w:tcPr>
            <w:tcW w:w="1443" w:type="dxa"/>
          </w:tcPr>
          <w:p w14:paraId="2DBE2F33" w14:textId="77777777" w:rsidR="00722043" w:rsidRPr="00B04003" w:rsidRDefault="00722043" w:rsidP="00722043">
            <w:pPr>
              <w:jc w:val="center"/>
              <w:rPr>
                <w:b/>
              </w:rPr>
            </w:pPr>
          </w:p>
        </w:tc>
        <w:tc>
          <w:tcPr>
            <w:tcW w:w="720" w:type="dxa"/>
          </w:tcPr>
          <w:p w14:paraId="74258586" w14:textId="5871CCDE" w:rsidR="00722043" w:rsidRDefault="00722043" w:rsidP="008C20E4">
            <w:pPr>
              <w:jc w:val="center"/>
            </w:pPr>
            <w:r w:rsidRPr="00B04003">
              <w:rPr>
                <w:b/>
              </w:rPr>
              <w:t>YES</w:t>
            </w:r>
          </w:p>
        </w:tc>
      </w:tr>
    </w:tbl>
    <w:p w14:paraId="64C4C6F3" w14:textId="77777777" w:rsidR="00722043" w:rsidRDefault="00722043" w:rsidP="00FE00A6"/>
    <w:p w14:paraId="2C980431" w14:textId="4FCD7236" w:rsidR="00722043" w:rsidRDefault="00722043">
      <w:r>
        <w:t>In addition to using the proper materials for a given module, it is also important to understand that most material parameters have a limited range in which they define valid constitutive behavior. For example, in a neo-Hookean material the Young’s modulus must be positive and the Poisson’s ratio must larger th</w:t>
      </w:r>
      <w:r w:rsidR="005A4B5E">
        <w:t>a</w:t>
      </w:r>
      <w:r>
        <w:t>n -1 and less than 0.5. FEBio has most of these limits implemented in the code and will throw an error when a parameter value is defined that falls outside the valid range.</w:t>
      </w:r>
    </w:p>
    <w:p w14:paraId="148D781D" w14:textId="77777777" w:rsidR="00722043" w:rsidRDefault="00722043"/>
    <w:p w14:paraId="16E25F8C" w14:textId="52099854" w:rsidR="00722043" w:rsidRDefault="00722043">
      <w:r>
        <w:t xml:space="preserve">Since material parameters can be defined as functions of time </w:t>
      </w:r>
      <w:r w:rsidR="005A4B5E">
        <w:t xml:space="preserve">through </w:t>
      </w:r>
      <w:r>
        <w:t xml:space="preserve">a loadcurve, FEBio will check all parameters at the beginning of each time step. When a parameter </w:t>
      </w:r>
      <w:r w:rsidR="005A4B5E">
        <w:t xml:space="preserve">has </w:t>
      </w:r>
      <w:r>
        <w:t>become invalid the run will be aborted.</w:t>
      </w:r>
    </w:p>
    <w:p w14:paraId="17A34E92" w14:textId="77777777" w:rsidR="005A4B5E" w:rsidRDefault="005A4B5E"/>
    <w:p w14:paraId="6F09FF6B" w14:textId="387EAF83" w:rsidR="005A4B5E" w:rsidRDefault="005A4B5E">
      <w:r>
        <w:t xml:space="preserve">Some constitutive models are only valid for a limited amount of deformation. All materials in FEBio are designed for large deformation (in the sense that they are objective under arbitrary deformation), but that does not imply unlimited deformation. When the deformation becomes too large, the material response may become unphysical and although FEBio gives an answer, the result may be meaningless (see section </w:t>
      </w:r>
      <w:r>
        <w:fldChar w:fldCharType="begin"/>
      </w:r>
      <w:r>
        <w:instrText xml:space="preserve"> REF _Ref376433627 \r \h </w:instrText>
      </w:r>
      <w:r>
        <w:fldChar w:fldCharType="separate"/>
      </w:r>
      <w:r w:rsidR="001B13CD">
        <w:t>8.6</w:t>
      </w:r>
      <w:r>
        <w:fldChar w:fldCharType="end"/>
      </w:r>
      <w:r>
        <w:t xml:space="preserve"> for a discussion on interpreting the result). Some materials also become unstable at extremely large deformations. A classical example is the Mooney-Rivlin material. For a certain range of values of the material parameters, and under certain loading conditions, the stress-strain response can have a zero slope at large deformations. In that case, FEBio will most likely not be able to converge since the slope of the stress-strain response is used to progress towards the solution. </w:t>
      </w:r>
    </w:p>
    <w:p w14:paraId="7B0E6E6D" w14:textId="77777777" w:rsidR="00F4139F" w:rsidRDefault="00F4139F"/>
    <w:p w14:paraId="1AA29B3F" w14:textId="33E74F05" w:rsidR="00F4139F" w:rsidRDefault="00F4139F" w:rsidP="008C20E4">
      <w:pPr>
        <w:pStyle w:val="Heading3"/>
      </w:pPr>
      <w:bookmarkStart w:id="1860" w:name="_Toc397358508"/>
      <w:r>
        <w:t>Boundary Conditions</w:t>
      </w:r>
      <w:bookmarkEnd w:id="1860"/>
    </w:p>
    <w:p w14:paraId="7A5C82DA" w14:textId="77777777" w:rsidR="00F4139F" w:rsidRDefault="00F4139F">
      <w:r>
        <w:t>Boundary conditions are necessary to uniquely define the solution of the problem under study. Improperly defined boundary conditions can lead to underconstrained or overconstrained problems.</w:t>
      </w:r>
    </w:p>
    <w:p w14:paraId="1B2853F7" w14:textId="77777777" w:rsidR="00F4139F" w:rsidRDefault="00F4139F"/>
    <w:p w14:paraId="73AF480D" w14:textId="46F0A36C" w:rsidR="00F4139F" w:rsidRPr="00FE00A6" w:rsidRDefault="00F4139F">
      <w:r>
        <w:t xml:space="preserve">If the problem is underconstrained the solution is not uniquely defined and FEBio will not be able to find a solution. The most common example of an undercontrained problem is one where </w:t>
      </w:r>
      <w:r>
        <w:lastRenderedPageBreak/>
        <w:t xml:space="preserve">the rigid body modes are not constrained. A rigid body mode is a mode of deformation that does alter the stress in the body. Affine translation and rotation 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p>
    <w:p w14:paraId="6726C25A" w14:textId="77777777" w:rsidR="00CF3CDA" w:rsidRDefault="00CF3CDA"/>
    <w:p w14:paraId="18BA453F" w14:textId="7C885477" w:rsidR="00F4139F" w:rsidRPr="00FE00A6" w:rsidRDefault="00F4139F">
      <w:r>
        <w:t>If the problem is over-constrained, FEBio will usually find an answer but it is probably not the solution that was sought. The most common ca</w:t>
      </w:r>
      <w:r w:rsidR="00D34721">
        <w:t>u</w:t>
      </w:r>
      <w:r>
        <w:t xml:space="preserve">se of an over-constrained model is one that has conflicting boundary conditions. For example, a force is applied to a node that is fixed. </w:t>
      </w:r>
    </w:p>
    <w:p w14:paraId="1DD6293F" w14:textId="73FBDE8B" w:rsidR="00744FD9" w:rsidRDefault="00744FD9" w:rsidP="00847E07"/>
    <w:p w14:paraId="20955D2E" w14:textId="38545ABB" w:rsidR="00744FD9" w:rsidRDefault="00744FD9" w:rsidP="007D6F0D">
      <w:pPr>
        <w:pStyle w:val="Heading2"/>
      </w:pPr>
      <w:bookmarkStart w:id="1861" w:name="_Toc397358509"/>
      <w:r>
        <w:t xml:space="preserve">Debugging a </w:t>
      </w:r>
      <w:r w:rsidR="00FD648A">
        <w:t>M</w:t>
      </w:r>
      <w:r>
        <w:t>odel</w:t>
      </w:r>
      <w:bookmarkEnd w:id="1861"/>
    </w:p>
    <w:p w14:paraId="21507319" w14:textId="05D1595B" w:rsidR="00744FD9" w:rsidRDefault="007B44DC">
      <w:r>
        <w:t xml:space="preserve">When a model is not running as expected, the first thing to </w:t>
      </w:r>
      <w:r w:rsidR="00F47A31">
        <w:t>try</w:t>
      </w:r>
      <w:r>
        <w:t xml:space="preserve"> is rerun the problem using FEBio’s debug mode</w:t>
      </w:r>
      <w:r w:rsidR="00847E07">
        <w:t>.</w:t>
      </w:r>
      <w:r>
        <w:t xml:space="preserve"> Debug mode can be activated by adding a –g on the command line. For example,</w:t>
      </w:r>
    </w:p>
    <w:p w14:paraId="4D50FE67" w14:textId="77777777" w:rsidR="007B44DC" w:rsidRDefault="007B44DC"/>
    <w:p w14:paraId="373C928E" w14:textId="67108C06" w:rsidR="007B44DC" w:rsidRDefault="007B44DC" w:rsidP="008C20E4">
      <w:pPr>
        <w:pStyle w:val="Code0"/>
      </w:pPr>
      <w:r>
        <w:t>&gt;febio –i file.feb -g</w:t>
      </w:r>
    </w:p>
    <w:p w14:paraId="62059144" w14:textId="77777777" w:rsidR="007B44DC" w:rsidRDefault="007B44DC"/>
    <w:p w14:paraId="209313B8" w14:textId="1D883B7D" w:rsidR="007B44DC" w:rsidRDefault="007B44DC">
      <w:r>
        <w:t>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disappear at some point might indicate a rigid body mode.)</w:t>
      </w:r>
    </w:p>
    <w:p w14:paraId="69A29703" w14:textId="77777777" w:rsidR="007B44DC" w:rsidRDefault="007B44DC"/>
    <w:p w14:paraId="0E5EE562" w14:textId="336D2819" w:rsidR="007B44DC" w:rsidRPr="00FE00A6" w:rsidRDefault="007B44DC">
      <w:r>
        <w:t>Since storing all non-converged states may make the plot-file too large for post-processing, debug mode can also be turned on during the analy</w:t>
      </w:r>
      <w:r w:rsidR="000839BA">
        <w:t>si</w:t>
      </w:r>
      <w:r>
        <w:t>s. To do this, start the problem normally (without the debug flag –g). Then, right before the problem starts to fail, interrupt the run (using ctrl+c)</w:t>
      </w:r>
      <w:r w:rsidR="000839BA">
        <w:t xml:space="preserve"> and wait for the FEBio prompt to appear.</w:t>
      </w:r>
      <w:r>
        <w:t xml:space="preserve"> </w:t>
      </w:r>
      <w:r w:rsidR="000839BA">
        <w:t xml:space="preserve">Once it appears, </w:t>
      </w:r>
      <w:r>
        <w:t xml:space="preserve">enter </w:t>
      </w:r>
      <w:r>
        <w:rPr>
          <w:i/>
        </w:rPr>
        <w:t xml:space="preserve">debug </w:t>
      </w:r>
      <w:r w:rsidR="000839BA">
        <w:t xml:space="preserve">[ENTER], and then </w:t>
      </w:r>
      <w:r w:rsidR="000839BA">
        <w:rPr>
          <w:i/>
        </w:rPr>
        <w:t xml:space="preserve">cont </w:t>
      </w:r>
      <w:r w:rsidR="000839BA">
        <w:t>[ENTER] to continue the run in debug mode.</w:t>
      </w:r>
    </w:p>
    <w:p w14:paraId="3BF9107B" w14:textId="17299812" w:rsidR="00744FD9" w:rsidRDefault="00744FD9" w:rsidP="007D6F0D">
      <w:pPr>
        <w:pStyle w:val="Heading2"/>
      </w:pPr>
      <w:bookmarkStart w:id="1862" w:name="_Toc397358510"/>
      <w:r>
        <w:t xml:space="preserve">Common </w:t>
      </w:r>
      <w:r w:rsidR="00FD648A">
        <w:t>I</w:t>
      </w:r>
      <w:r>
        <w:t>ssues</w:t>
      </w:r>
      <w:bookmarkEnd w:id="1862"/>
    </w:p>
    <w:p w14:paraId="4C6E6D2F" w14:textId="718B77C6" w:rsidR="00F47A31" w:rsidRPr="00FE00A6" w:rsidRDefault="00F47A31" w:rsidP="008C20E4">
      <w:r>
        <w:t xml:space="preserve">In this section we take a look at some of the most common problems you may run into when solving a finite element problem with FEBio. We’ll discuss possible causes </w:t>
      </w:r>
      <w:r w:rsidR="00A21D16">
        <w:t xml:space="preserve">of </w:t>
      </w:r>
      <w:r>
        <w:t>and solutions to these issues.</w:t>
      </w:r>
    </w:p>
    <w:p w14:paraId="60BB3832" w14:textId="1D4C2788" w:rsidR="00F47A31" w:rsidRDefault="00F47A31" w:rsidP="008C20E4">
      <w:pPr>
        <w:pStyle w:val="Heading3"/>
      </w:pPr>
      <w:bookmarkStart w:id="1863" w:name="_Toc397358511"/>
      <w:r>
        <w:t>Invert</w:t>
      </w:r>
      <w:r w:rsidR="00360647">
        <w:t>ed</w:t>
      </w:r>
      <w:r>
        <w:t xml:space="preserve"> elements</w:t>
      </w:r>
      <w:bookmarkEnd w:id="1863"/>
    </w:p>
    <w:p w14:paraId="03B76A14" w14:textId="33147084" w:rsidR="00360647" w:rsidRDefault="00360647">
      <w:r>
        <w:t xml:space="preserve">When an element inverts, the element becomes so distorted that in certain areas of the element the Jacobian becomes zero or negative. In order to obtain a physically realistic solution, the Jacobian of the deformation must be positive at all points of the domain. Thus, when a negative </w:t>
      </w:r>
      <w:r w:rsidR="00A21D16">
        <w:t>J</w:t>
      </w:r>
      <w:r>
        <w:t>acobian is found in an element, FEBio cannot continue. Fortunatly, FEBio’s automatic time-stepping algorithm can usually circumvent this problem by cutting the time step back and retrying the step using a smaller time step. In addition, FEBio will recalcul</w:t>
      </w:r>
      <w:r w:rsidR="00CC61FF">
        <w:t>ate the global stiffness matrix. T</w:t>
      </w:r>
      <w:r>
        <w:t>he combination of a reduced time step and a refactored stiffness matrix</w:t>
      </w:r>
      <w:r w:rsidR="00CC61FF">
        <w:t xml:space="preserve"> will often be sufficient to overcome the negative Jacobian. However, when it is not, you may have run into a </w:t>
      </w:r>
      <w:r w:rsidR="00CC61FF">
        <w:lastRenderedPageBreak/>
        <w:t xml:space="preserve">more serious problem. These are some of the common causes that may require additional user intervention. </w:t>
      </w:r>
    </w:p>
    <w:p w14:paraId="4896F3B2" w14:textId="77777777" w:rsidR="00CC61FF" w:rsidRDefault="00CC61FF"/>
    <w:p w14:paraId="620FE268" w14:textId="1708DC55" w:rsidR="00CC61FF" w:rsidRDefault="00CC61FF" w:rsidP="008C20E4">
      <w:pPr>
        <w:pStyle w:val="Heading4"/>
      </w:pPr>
      <w:bookmarkStart w:id="1864" w:name="_Toc397358512"/>
      <w:r>
        <w:t>Material instability</w:t>
      </w:r>
      <w:bookmarkEnd w:id="1864"/>
    </w:p>
    <w:p w14:paraId="4CD4B3F7" w14:textId="0F544E2C" w:rsidR="00CC61FF" w:rsidRDefault="00CC61FF">
      <w:r>
        <w:t xml:space="preserve">At large deformations, some materials can become unstable. This is usually caused by a softening of the material at large deformations. When the material softens too much the global stiffness matrix can become ill-conditioned and FEBio will not be able to find the correct solution. Unfortunately, there is no easy solution around this issue and you may </w:t>
      </w:r>
      <w:r w:rsidR="00A21D16">
        <w:t>need</w:t>
      </w:r>
      <w:r>
        <w:t xml:space="preserve"> to consider using a different constitutive model. </w:t>
      </w:r>
    </w:p>
    <w:p w14:paraId="730BC238" w14:textId="77777777" w:rsidR="00CC61FF" w:rsidRDefault="00CC61FF"/>
    <w:p w14:paraId="603726F7" w14:textId="17832991" w:rsidR="00CC61FF" w:rsidRDefault="00CC61FF" w:rsidP="008C20E4">
      <w:pPr>
        <w:pStyle w:val="Heading4"/>
      </w:pPr>
      <w:bookmarkStart w:id="1865" w:name="_Toc397358513"/>
      <w:r>
        <w:t>Time step too large</w:t>
      </w:r>
      <w:bookmarkEnd w:id="1865"/>
    </w:p>
    <w:p w14:paraId="27F25A69" w14:textId="35D23097" w:rsidR="00CC61FF" w:rsidRDefault="00CC61FF">
      <w:r>
        <w:t xml:space="preserve">Altough the auto-time stepper will automatically adjust the time step in case of trouble, it is designed to work within user defined </w:t>
      </w:r>
      <w:r w:rsidR="00A21D16">
        <w:t>limits</w:t>
      </w:r>
      <w:r>
        <w:t xml:space="preserve"> and sometimes they are not set properly to solve the problem. The most common issue is that the minimum time step is set too large. Cutting back the minimum </w:t>
      </w:r>
      <w:r w:rsidR="00A21D16">
        <w:t>in addition to</w:t>
      </w:r>
      <w:r>
        <w:t xml:space="preserve"> the initial time step can often help in preventing negative Jacobians.</w:t>
      </w:r>
    </w:p>
    <w:p w14:paraId="660DB750" w14:textId="77777777" w:rsidR="00CC61FF" w:rsidRDefault="00CC61FF"/>
    <w:p w14:paraId="373E59EB" w14:textId="6AC321D8" w:rsidR="00CC61FF" w:rsidRDefault="00CC61FF" w:rsidP="008C20E4">
      <w:pPr>
        <w:pStyle w:val="Heading4"/>
      </w:pPr>
      <w:bookmarkStart w:id="1866" w:name="_Toc397358514"/>
      <w:r>
        <w:t>Elements too distorted</w:t>
      </w:r>
      <w:bookmarkEnd w:id="1866"/>
    </w:p>
    <w:p w14:paraId="6E0C6EC0" w14:textId="4E9F3452" w:rsidR="00CC61FF" w:rsidRDefault="00CC61FF">
      <w:r>
        <w:t xml:space="preserve">When elemens get too distorted they might not be able to deform any further without inverting the element. In this case, it may be necessary to adjust the mesh in the area where the elements are inverting. </w:t>
      </w:r>
    </w:p>
    <w:p w14:paraId="4CA6FB44" w14:textId="77777777" w:rsidR="00CC61FF" w:rsidRDefault="00CC61FF"/>
    <w:p w14:paraId="3D023280" w14:textId="08E9784B" w:rsidR="00CC61FF" w:rsidRDefault="00CC61FF" w:rsidP="008C20E4">
      <w:pPr>
        <w:pStyle w:val="Heading4"/>
      </w:pPr>
      <w:bookmarkStart w:id="1867" w:name="_Toc397358515"/>
      <w:r>
        <w:t>Shells are too thick</w:t>
      </w:r>
      <w:bookmarkEnd w:id="1867"/>
    </w:p>
    <w:p w14:paraId="51F0AC74" w14:textId="15E2A303" w:rsidR="000C24E2" w:rsidRDefault="00CC61FF">
      <w:r>
        <w:t xml:space="preserve">A shell is an element where it is assumed </w:t>
      </w:r>
      <w:r w:rsidR="000C24E2">
        <w:t xml:space="preserve">that </w:t>
      </w:r>
      <w:r w:rsidR="00A21D16">
        <w:t>one</w:t>
      </w:r>
      <w:r>
        <w:t xml:space="preserve"> dimension is much smaller compared to the other two directions. When the mesh is really fine, this assumption may no longer be valid and it could happen that the </w:t>
      </w:r>
      <w:r w:rsidR="000C24E2">
        <w:t xml:space="preserve">shell </w:t>
      </w:r>
      <w:r>
        <w:t xml:space="preserve">becomes too thick. When a shell gets too thick it can create negative Jacobians in the </w:t>
      </w:r>
      <w:r w:rsidR="000C24E2">
        <w:t xml:space="preserve">out-of-plane </w:t>
      </w:r>
      <w:r>
        <w:t>integration points</w:t>
      </w:r>
      <w:r w:rsidR="000C24E2">
        <w:t>, especially in areas of high curvature. To overcome this, you may need to remesh the affected area, adjust the shell thickness or even replace the shells with solid elements.</w:t>
      </w:r>
    </w:p>
    <w:p w14:paraId="4E528248" w14:textId="77777777" w:rsidR="000C24E2" w:rsidRDefault="000C24E2"/>
    <w:p w14:paraId="4E5CE27E" w14:textId="77777777" w:rsidR="000C24E2" w:rsidRDefault="000C24E2" w:rsidP="008C20E4">
      <w:pPr>
        <w:pStyle w:val="Heading4"/>
      </w:pPr>
      <w:bookmarkStart w:id="1868" w:name="_Toc397358516"/>
      <w:r>
        <w:t>Rigid body modes</w:t>
      </w:r>
      <w:bookmarkEnd w:id="1868"/>
    </w:p>
    <w:p w14:paraId="18582754" w14:textId="4CFF0EB6" w:rsidR="00CC61FF" w:rsidRPr="00FE00A6" w:rsidRDefault="000C24E2">
      <w:r>
        <w:t xml:space="preserve">A rigid body mode is a mode of deformation that does not alter the stress in the body. Uniform translation or rotation of the entire model are two possible rigid body modes. In the presence of a rigid body mode, the solution is not uniquely defined and FEBio will most likely throw negative Jacobians. The solution is to identify the rigid body mode and to eliminate it by applying additional constraints to the model.  </w:t>
      </w:r>
    </w:p>
    <w:p w14:paraId="77E1F4D1" w14:textId="747654E3" w:rsidR="00F47A31" w:rsidRDefault="00F47A31" w:rsidP="008C20E4"/>
    <w:p w14:paraId="3A6319D3" w14:textId="3563B047" w:rsidR="00F47A31" w:rsidRDefault="00F47A31" w:rsidP="008C20E4">
      <w:pPr>
        <w:pStyle w:val="Heading3"/>
      </w:pPr>
      <w:bookmarkStart w:id="1869" w:name="_Toc397358517"/>
      <w:r>
        <w:t>Failure to converge</w:t>
      </w:r>
      <w:bookmarkEnd w:id="1869"/>
    </w:p>
    <w:p w14:paraId="3FAC7A49" w14:textId="7AA386F1" w:rsidR="00744FD9" w:rsidRDefault="00973685" w:rsidP="00744FD9">
      <w:r>
        <w:t xml:space="preserve">FEBio uses an iterative method to solve the nonlinear finite element equations. This means that for each time step the solution for that step is obtained by a succession of iterations, where each </w:t>
      </w:r>
      <w:r>
        <w:lastRenderedPageBreak/>
        <w:t xml:space="preserve">iteration brings the model (hopefully) closer to the solution for that step. An iterative method requires a convergence criterium to decide when to stop iterating and FEBio uses no less than three criteria. (In biphasic and multiphasic problems additional convergence criteria are used for the pressure and concentration degrees of freedom.) The convergence norm for each of these criteria is defined by the user in the control section of the input file. </w:t>
      </w:r>
    </w:p>
    <w:p w14:paraId="02191B18" w14:textId="77777777" w:rsidR="00235934" w:rsidRDefault="00235934" w:rsidP="00744FD9"/>
    <w:p w14:paraId="18311C05" w14:textId="307D7126" w:rsidR="00235934" w:rsidRDefault="00235934" w:rsidP="00744FD9">
      <w:r>
        <w:t>Sometimes it happens that FEBio cannot converge on a time step. We’ll take a look at some of the most common causes</w:t>
      </w:r>
      <w:r w:rsidR="001875BA">
        <w:t xml:space="preserve"> in the next following sections. Also take a look at possible causes of element inversions above. Sometimes, the issues that cause an element inversion may also manifest themselves in convergence problems before the element actually inverts.</w:t>
      </w:r>
    </w:p>
    <w:p w14:paraId="2FE44F59" w14:textId="77777777" w:rsidR="00235934" w:rsidRDefault="00235934" w:rsidP="00744FD9"/>
    <w:p w14:paraId="64C4CC04" w14:textId="0EAA014A" w:rsidR="00235934" w:rsidRDefault="00B908BB" w:rsidP="008C20E4">
      <w:pPr>
        <w:pStyle w:val="Heading4"/>
      </w:pPr>
      <w:bookmarkStart w:id="1870" w:name="_Ref376440249"/>
      <w:bookmarkStart w:id="1871" w:name="_Toc397358518"/>
      <w:r>
        <w:t>No loads applied</w:t>
      </w:r>
      <w:bookmarkEnd w:id="1870"/>
      <w:bookmarkEnd w:id="1871"/>
    </w:p>
    <w:p w14:paraId="608FFB56" w14:textId="6EB1A19A" w:rsidR="00B908BB" w:rsidRDefault="00B908BB">
      <w:r>
        <w:t xml:space="preserve">Ironically, when no loads are applied, FEBio will often struggle to find a solution. The reason (and solution!) is simple. 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r w:rsidR="001F1DE6">
        <w:t xml:space="preserve">be </w:t>
      </w:r>
      <w:r>
        <w:t xml:space="preserve">able to satisfy the convergence criteria. </w:t>
      </w:r>
    </w:p>
    <w:p w14:paraId="0E5CE6F9" w14:textId="77777777" w:rsidR="00B908BB" w:rsidRDefault="00B908BB"/>
    <w:p w14:paraId="1D159203" w14:textId="7A2D4201" w:rsidR="00B908BB" w:rsidRDefault="00B908BB">
      <w:r>
        <w:t xml:space="preserve">FEBio can actually detect this situation. It looks at the residual norm and when this is smaller than a user-defined limit it assumes that no loads are present and moves on </w:t>
      </w:r>
      <w:r w:rsidR="001F1DE6">
        <w:t xml:space="preserve">to </w:t>
      </w:r>
      <w:r>
        <w:t xml:space="preserve">the next time step. However, this limit is actually problem dependent and it can happen that for your particular problem the limit is </w:t>
      </w:r>
      <w:r w:rsidR="001F1DE6">
        <w:t xml:space="preserve">set </w:t>
      </w:r>
      <w:r>
        <w:t xml:space="preserve">too small. In that case, the solution is to increase the limit. This can be done by setting the </w:t>
      </w:r>
      <w:r>
        <w:rPr>
          <w:i/>
        </w:rPr>
        <w:t xml:space="preserve">min_residual </w:t>
      </w:r>
      <w:r>
        <w:t xml:space="preserve">parameter in the </w:t>
      </w:r>
      <w:r>
        <w:rPr>
          <w:i/>
        </w:rPr>
        <w:t xml:space="preserve">Control </w:t>
      </w:r>
      <w:r>
        <w:t xml:space="preserve">section of the input file. For example, </w:t>
      </w:r>
    </w:p>
    <w:p w14:paraId="7D02912F" w14:textId="77777777" w:rsidR="00B908BB" w:rsidRDefault="00B908BB"/>
    <w:p w14:paraId="23A28149" w14:textId="2B0EEBC1" w:rsidR="00B908BB" w:rsidRDefault="00B908BB" w:rsidP="008C20E4">
      <w:pPr>
        <w:pStyle w:val="Code0"/>
      </w:pPr>
      <w:r>
        <w:t>&lt;min_residual&gt;1e-15&lt;/min_residual&gt;</w:t>
      </w:r>
    </w:p>
    <w:p w14:paraId="22CDD31A" w14:textId="77777777" w:rsidR="00B908BB" w:rsidRDefault="00B908BB"/>
    <w:p w14:paraId="0B1040BA" w14:textId="77777777" w:rsidR="00B908BB" w:rsidRDefault="00B908BB">
      <w:r>
        <w:t>If the residual norm now drops below this value, FEBio will consider the time step converged and move on to the next time step.</w:t>
      </w:r>
    </w:p>
    <w:p w14:paraId="6E3B7E0C" w14:textId="77777777" w:rsidR="00B908BB" w:rsidRDefault="00B908BB"/>
    <w:p w14:paraId="4D284970" w14:textId="631A52A4" w:rsidR="00B908BB" w:rsidRDefault="00B908BB" w:rsidP="008C20E4">
      <w:pPr>
        <w:pStyle w:val="Heading4"/>
      </w:pPr>
      <w:bookmarkStart w:id="1872" w:name="_Toc397358519"/>
      <w:r>
        <w:t>Convergence Tolerance Too Tight</w:t>
      </w:r>
      <w:bookmarkEnd w:id="1872"/>
      <w:r>
        <w:t xml:space="preserve"> </w:t>
      </w:r>
    </w:p>
    <w:p w14:paraId="5A50E7F9" w14:textId="5154F3A8" w:rsidR="00B908BB" w:rsidRDefault="00B908BB">
      <w:r>
        <w:t xml:space="preserve">In some cases, the default convergence tolerances are too tight and FEBio will not be able to converge. In that case, adjusting the affected convergence norms is a possible solution. This is done by editing the corresponding norms in the Control section of the input file. However, </w:t>
      </w:r>
      <w:r w:rsidR="001F1DE6">
        <w:t xml:space="preserve">this should only be done when no other cause can be identified for the convergence problems. </w:t>
      </w:r>
    </w:p>
    <w:p w14:paraId="4BF000A1" w14:textId="77777777" w:rsidR="001F1DE6" w:rsidRDefault="001F1DE6"/>
    <w:p w14:paraId="431465B3" w14:textId="1B11374E" w:rsidR="001F1DE6" w:rsidRDefault="001F1DE6" w:rsidP="008C20E4">
      <w:pPr>
        <w:pStyle w:val="Heading4"/>
      </w:pPr>
      <w:bookmarkStart w:id="1873" w:name="_Toc397358520"/>
      <w:r>
        <w:t>Forcing convergence</w:t>
      </w:r>
      <w:bookmarkEnd w:id="1873"/>
    </w:p>
    <w:p w14:paraId="4D1F6AB8" w14:textId="77777777" w:rsidR="001F1DE6" w:rsidRDefault="001F1DE6" w:rsidP="00847E07">
      <w:r>
        <w:t xml:space="preserve">It is possible to force a time step to converge. This can be done by interrupting the run (using ctrl+c) 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r>
        <w:fldChar w:fldCharType="begin"/>
      </w:r>
      <w:r>
        <w:instrText xml:space="preserve"> REF _Ref376440249 \r \h </w:instrText>
      </w:r>
      <w:r>
        <w:fldChar w:fldCharType="separate"/>
      </w:r>
      <w:r w:rsidR="001B13CD">
        <w:t xml:space="preserve">8.3.2.1. </w:t>
      </w:r>
      <w:r>
        <w:fldChar w:fldCharType="end"/>
      </w:r>
      <w:r>
        <w:t xml:space="preserve">) or when you want to store the current state to the plot file 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p>
    <w:p w14:paraId="4BDC177D" w14:textId="72207F92" w:rsidR="001F1DE6" w:rsidRDefault="001F1DE6" w:rsidP="008C20E4">
      <w:pPr>
        <w:pStyle w:val="Heading4"/>
      </w:pPr>
      <w:bookmarkStart w:id="1874" w:name="_Toc397358521"/>
      <w:r>
        <w:t>Problems due to Contact</w:t>
      </w:r>
      <w:bookmarkEnd w:id="1874"/>
    </w:p>
    <w:p w14:paraId="736DD6E8" w14:textId="21472401" w:rsidR="001F1DE6" w:rsidRPr="00FE00A6" w:rsidRDefault="001F1DE6">
      <w:r>
        <w:t>When contact interfaces are defined</w:t>
      </w:r>
      <w:r w:rsidR="001875BA">
        <w:t>,</w:t>
      </w:r>
      <w:r>
        <w:t xml:space="preserve"> convergence problems can often be traced back to problems with the contact interfaces. </w:t>
      </w:r>
      <w:r w:rsidR="001875BA">
        <w:t xml:space="preserve">See section </w:t>
      </w:r>
      <w:r w:rsidR="001875BA">
        <w:fldChar w:fldCharType="begin"/>
      </w:r>
      <w:r w:rsidR="001875BA">
        <w:instrText xml:space="preserve"> REF _Ref376440776 \r \h </w:instrText>
      </w:r>
      <w:r w:rsidR="001875BA">
        <w:fldChar w:fldCharType="separate"/>
      </w:r>
      <w:r w:rsidR="001B13CD">
        <w:t>8.4</w:t>
      </w:r>
      <w:r w:rsidR="001875BA">
        <w:fldChar w:fldCharType="end"/>
      </w:r>
      <w:r w:rsidR="001875BA">
        <w:t xml:space="preserve"> for more details on how to properly use contact interfaces in FEBio.</w:t>
      </w:r>
    </w:p>
    <w:p w14:paraId="0EC3A146" w14:textId="291BA651" w:rsidR="00847E07" w:rsidRDefault="001F1DE6" w:rsidP="00847E07">
      <w:r>
        <w:t xml:space="preserve"> </w:t>
      </w:r>
    </w:p>
    <w:p w14:paraId="243C48DF" w14:textId="24C83D8E" w:rsidR="00847E07" w:rsidRDefault="00235934" w:rsidP="007D6F0D">
      <w:pPr>
        <w:pStyle w:val="Heading2"/>
      </w:pPr>
      <w:bookmarkStart w:id="1875" w:name="_Ref376440776"/>
      <w:bookmarkStart w:id="1876" w:name="_Toc397358522"/>
      <w:r>
        <w:t>G</w:t>
      </w:r>
      <w:r w:rsidR="00973685">
        <w:t xml:space="preserve">uidelines for </w:t>
      </w:r>
      <w:r w:rsidR="00847E07">
        <w:t>Contact</w:t>
      </w:r>
      <w:r w:rsidR="00973685">
        <w:t xml:space="preserve"> Problems</w:t>
      </w:r>
      <w:bookmarkEnd w:id="1875"/>
      <w:bookmarkEnd w:id="1876"/>
    </w:p>
    <w:p w14:paraId="06AE9710" w14:textId="716A9ED0" w:rsidR="00AF4453" w:rsidRDefault="00AF4453">
      <w:r>
        <w:t>FEBio offers many contact interfaces which allow the user to model complex boundary interactions. However, this capability comes at a price and the use of contact interfaces may create several problems in the solution process. It is hoped that the guidelines presented in this section may prevent many of the most common problems with contact.</w:t>
      </w:r>
    </w:p>
    <w:p w14:paraId="7A0D75BC" w14:textId="77777777" w:rsidR="00AF4453" w:rsidRDefault="00AF4453"/>
    <w:p w14:paraId="294813C0" w14:textId="0A48032F" w:rsidR="00AF4453" w:rsidRDefault="00AF4453">
      <w:r>
        <w:t>Most of the contact algorithms implemented in FEBio offer two contact enforcement methods: a penalty method and an augmented Lagrangian method. Since the strategies fo</w:t>
      </w:r>
      <w:r w:rsidR="0045012B">
        <w:t>r these two methods are slightly</w:t>
      </w:r>
      <w:r>
        <w:t xml:space="preserve"> different, we will look at them separately. These algorithms are discussed in much more detail in the FEBio Theory Manual.</w:t>
      </w:r>
    </w:p>
    <w:p w14:paraId="225B7299" w14:textId="77777777" w:rsidR="00AF4453" w:rsidRDefault="00AF4453"/>
    <w:p w14:paraId="0DD97266" w14:textId="0F9E31AB" w:rsidR="00AF4453" w:rsidRDefault="00AF4453" w:rsidP="008C20E4">
      <w:pPr>
        <w:pStyle w:val="Heading3"/>
      </w:pPr>
      <w:bookmarkStart w:id="1877" w:name="_Toc397358523"/>
      <w:r>
        <w:t>The penalty method</w:t>
      </w:r>
      <w:bookmarkEnd w:id="1877"/>
    </w:p>
    <w:p w14:paraId="4A192C2F" w14:textId="7503A811" w:rsidR="0045012B" w:rsidRDefault="0045012B">
      <w:r>
        <w:t xml:space="preserve">The penalty method enforces contact by “penalizing” (in an energy sense) any deviation from the contact constraint. In other words, when the two contacting surfaces penetrate, a force is generated proportional to the distance of penetration, which has the effect that the surfaces will now repell each other. The strength of this repelling force is controlled by the user through the </w:t>
      </w:r>
      <w:r>
        <w:rPr>
          <w:i/>
        </w:rPr>
        <w:t>penalty factor</w:t>
      </w:r>
      <w:r>
        <w:t>.</w:t>
      </w:r>
    </w:p>
    <w:p w14:paraId="7CF43D81" w14:textId="77777777" w:rsidR="0045012B" w:rsidRDefault="0045012B"/>
    <w:p w14:paraId="4627CF38" w14:textId="6FE23FC9" w:rsidR="00AF4453" w:rsidRDefault="0045012B">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cause the problem to become unstable since the contact force (and corresponding stiffness) will dominate the other forces in the model. Choosing a good penalty factor can thus be often difficult and may require several attempts before getting it “right”. To help with choosing a penalty factor, FEBio offers the </w:t>
      </w:r>
      <w:r>
        <w:rPr>
          <w:i/>
        </w:rPr>
        <w:t xml:space="preserve">auto_penalty </w:t>
      </w:r>
      <w:r>
        <w:t xml:space="preserve">option for many of its contact interfaces which will </w:t>
      </w:r>
      <w:r w:rsidR="00ED646C">
        <w:t xml:space="preserve">estimate a good penalty factor based on element size and initial material stiffness. However, even then it may still take a few tries before getting the penalty factor good enough. </w:t>
      </w:r>
    </w:p>
    <w:p w14:paraId="07C01B41" w14:textId="77777777" w:rsidR="00ED646C" w:rsidRDefault="00ED646C"/>
    <w:p w14:paraId="55B6048B" w14:textId="2173F2FB" w:rsidR="00ED646C" w:rsidRDefault="00ED646C" w:rsidP="008C20E4">
      <w:pPr>
        <w:pStyle w:val="Heading3"/>
      </w:pPr>
      <w:bookmarkStart w:id="1878" w:name="_Toc397358524"/>
      <w:r>
        <w:t>Augmented Lagrangian Method</w:t>
      </w:r>
      <w:bookmarkEnd w:id="1878"/>
    </w:p>
    <w:p w14:paraId="42D93285" w14:textId="487B8B07" w:rsidR="00ED646C" w:rsidRDefault="00ED646C">
      <w:r>
        <w:t xml:space="preserve">In theory, in the presence of constraints, the corresponding Lagrange multipliers must be calculated which, in the case of contact, correspond to the contact forces that enforce the contact constraint exactly. Unfortunately, the exact evaluation of these Lagrange multiplies is numerically very challenging and therefore in FEBio it was decided to evaluate these Lagrange multipliers in an iterative method, named the </w:t>
      </w:r>
      <w:r>
        <w:rPr>
          <w:i/>
        </w:rPr>
        <w:t xml:space="preserve">Augmented Lagrangian </w:t>
      </w:r>
      <w:r>
        <w:t xml:space="preserve">method. Using this </w:t>
      </w:r>
      <w:r>
        <w:lastRenderedPageBreak/>
        <w:t xml:space="preserve">method, FEBio will solve a time step several times (these iterations are termed </w:t>
      </w:r>
      <w:r>
        <w:rPr>
          <w:i/>
        </w:rPr>
        <w:t>augmentations</w:t>
      </w:r>
      <w:r>
        <w:t xml:space="preserve">), where each time the approximate Lagrange mutlipliers are updated (or </w:t>
      </w:r>
      <w:r>
        <w:rPr>
          <w:i/>
        </w:rPr>
        <w:t>augmented</w:t>
      </w:r>
      <w:r>
        <w:t xml:space="preserve">). </w:t>
      </w:r>
    </w:p>
    <w:p w14:paraId="458409C5" w14:textId="77777777" w:rsidR="00ED646C" w:rsidRDefault="00ED646C"/>
    <w:p w14:paraId="0B6F09FF" w14:textId="09600A38" w:rsidR="00ED646C" w:rsidRDefault="00ED646C">
      <w:r>
        <w:t xml:space="preserve">The obvious drawback of this method is that now each time step has to be solved several times. However, the advantage of avoiding the numerical problems of obtaining the exact Lagrange multipliers and the fact that in most contact problems very little extra work is needed to solve these augmentations, makes this method very attractive. In addition, it often gives better enforcement of the contact constraint compared to the penalty method. </w:t>
      </w:r>
    </w:p>
    <w:p w14:paraId="43097893" w14:textId="77777777" w:rsidR="002357E5" w:rsidRDefault="002357E5"/>
    <w:p w14:paraId="5D637D5C" w14:textId="6200D18E" w:rsidR="002357E5" w:rsidRDefault="002357E5">
      <w:r>
        <w:t xml:space="preserve">So why not just use the augmented Lagrangian method? Well, often the penalty method will give good results and since the penalty method is much faster, it is often the preferred choice of many analysists. </w:t>
      </w:r>
    </w:p>
    <w:p w14:paraId="5474225B" w14:textId="77777777" w:rsidR="002357E5" w:rsidRDefault="002357E5"/>
    <w:p w14:paraId="0656DADF" w14:textId="4E644F15" w:rsidR="002357E5" w:rsidRDefault="002357E5">
      <w:r>
        <w:t xml:space="preserve">In many cases, users are only interested in the final time step. For these users it may be of interest that it is possible to use the augmented Lagrange method only in the final time step. This can be done by defining a loadcurve for the </w:t>
      </w:r>
      <w:r>
        <w:rPr>
          <w:i/>
        </w:rPr>
        <w:t xml:space="preserve">laugon </w:t>
      </w:r>
      <w:r>
        <w:t xml:space="preserve">contact parameter. Then, define the corresponding loadcurve as zero everywhere except for the final time step. FEBio will now only use the augmented Lagrangian method in the final time step (and the penalty method all other steps). </w:t>
      </w:r>
    </w:p>
    <w:p w14:paraId="3C41AD15" w14:textId="77777777" w:rsidR="002357E5" w:rsidRDefault="002357E5"/>
    <w:p w14:paraId="3E99E3C8" w14:textId="76809094" w:rsidR="002357E5" w:rsidRDefault="002357E5" w:rsidP="008C20E4">
      <w:pPr>
        <w:pStyle w:val="Heading3"/>
      </w:pPr>
      <w:bookmarkStart w:id="1879" w:name="_Toc397358525"/>
      <w:r>
        <w:t>Initial Separation</w:t>
      </w:r>
      <w:bookmarkEnd w:id="1879"/>
    </w:p>
    <w:p w14:paraId="30C451BD" w14:textId="50FA4B03" w:rsidR="002357E5" w:rsidRPr="00FE00A6" w:rsidRDefault="002357E5">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r w:rsidR="00997C6C">
        <w:t>Another way around this issue is to first use a displacement to bring the surfaces in contact and then replace the displacement with a force.</w:t>
      </w:r>
    </w:p>
    <w:p w14:paraId="3B95B0D0" w14:textId="77777777" w:rsidR="00590133" w:rsidRDefault="00590133" w:rsidP="00590133"/>
    <w:p w14:paraId="75398265" w14:textId="77777777" w:rsidR="009339D1" w:rsidRDefault="009339D1" w:rsidP="009339D1">
      <w:pPr>
        <w:pStyle w:val="Heading2"/>
      </w:pPr>
      <w:bookmarkStart w:id="1880" w:name="_Ref376431879"/>
      <w:bookmarkStart w:id="1881" w:name="_Toc397358526"/>
      <w:r>
        <w:t>Guidelines for Multiphasic Analyses</w:t>
      </w:r>
      <w:bookmarkEnd w:id="1880"/>
      <w:bookmarkEnd w:id="1881"/>
    </w:p>
    <w:p w14:paraId="3A4C47FE" w14:textId="77777777" w:rsidR="009339D1" w:rsidRPr="00AB593C" w:rsidRDefault="009339D1" w:rsidP="009339D1">
      <w:pPr>
        <w:pStyle w:val="Heading3"/>
      </w:pPr>
      <w:bookmarkStart w:id="1882" w:name="_Toc397358527"/>
      <w:r>
        <w:t>Initial State of Swelling</w:t>
      </w:r>
      <w:bookmarkEnd w:id="1882"/>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0B6698EE"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rsidR="001B13CD">
        <w:t>Chapter 6</w:t>
      </w:r>
      <w:r>
        <w:fldChar w:fldCharType="end"/>
      </w:r>
      <w:r>
        <w:t>) where the first step is a steady-state analysis (Section </w:t>
      </w:r>
      <w:r>
        <w:fldChar w:fldCharType="begin"/>
      </w:r>
      <w:r>
        <w:instrText xml:space="preserve"> REF _Ref250285979 \r \h </w:instrText>
      </w:r>
      <w:r>
        <w:fldChar w:fldCharType="separate"/>
      </w:r>
      <w:ins w:id="1883" w:author="Gerard" w:date="2014-07-29T23:58:00Z">
        <w:r w:rsidR="001B13CD">
          <w:t>3.5.1</w:t>
        </w:r>
      </w:ins>
      <w:del w:id="1884" w:author="Gerard" w:date="2014-07-29T23:58:00Z">
        <w:r w:rsidR="00976D6B" w:rsidDel="001B13CD">
          <w:delText>3.4.1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1885" w:author="Gerard" w:date="2014-07-29T23:58:00Z">
        <w:r w:rsidR="001B13CD">
          <w:t>3.10.1</w:t>
        </w:r>
      </w:ins>
      <w:del w:id="1886" w:author="Gerard" w:date="2014-06-20T17:32:00Z">
        <w:r w:rsidDel="00976D6B">
          <w:delText>3.8.1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1887" w:name="_Ref188326917"/>
      <w:bookmarkStart w:id="1888" w:name="_Toc397358528"/>
      <w:r>
        <w:t>Prescribed Boundary Conditions</w:t>
      </w:r>
      <w:bookmarkEnd w:id="1887"/>
      <w:bookmarkEnd w:id="1888"/>
    </w:p>
    <w:p w14:paraId="0F8B4C43" w14:textId="5FA3FAEE" w:rsidR="009339D1" w:rsidRDefault="009339D1" w:rsidP="009339D1">
      <w:r>
        <w:t xml:space="preserve">In most analyses, it may be assumed that the ambient fluid pressure and electric potential in the external environment are zero, thus </w:t>
      </w:r>
      <w:r w:rsidR="006C2049" w:rsidRPr="006C2049">
        <w:rPr>
          <w:position w:val="-14"/>
        </w:rPr>
        <w:object w:dxaOrig="720" w:dyaOrig="400" w14:anchorId="6DDB4578">
          <v:shape id="_x0000_i2029" type="#_x0000_t75" style="width:36pt;height:20pt" o:ole="">
            <v:imagedata r:id="rId2045" o:title=""/>
          </v:shape>
          <o:OLEObject Type="Embed" ProgID="Equation.DSMT4" ShapeID="_x0000_i2029" DrawAspect="Content" ObjectID="_1471105292" r:id="rId2046"/>
        </w:object>
      </w:r>
      <w:r>
        <w:t xml:space="preserve"> and </w:t>
      </w:r>
      <w:r w:rsidR="006C2049" w:rsidRPr="006C2049">
        <w:rPr>
          <w:position w:val="-14"/>
        </w:rPr>
        <w:object w:dxaOrig="740" w:dyaOrig="400" w14:anchorId="5B308A99">
          <v:shape id="_x0000_i2030" type="#_x0000_t75" style="width:37pt;height:20pt" o:ole="">
            <v:imagedata r:id="rId2047" o:title=""/>
          </v:shape>
          <o:OLEObject Type="Embed" ProgID="Equation.DSMT4" ShapeID="_x0000_i2030" DrawAspect="Content" ObjectID="_1471105293" r:id="rId2048"/>
        </w:object>
      </w:r>
      <w:r>
        <w:t xml:space="preserve">, where the subscripted asterisk is used to denote environmental conditions.  Since the external environment does not include a solid matrix, the fixed charge density there is zero.  </w:t>
      </w:r>
      <w:r w:rsidR="006C2049" w:rsidRPr="006C2049">
        <w:rPr>
          <w:position w:val="-14"/>
        </w:rPr>
        <w:object w:dxaOrig="1340" w:dyaOrig="420" w14:anchorId="084BEECC">
          <v:shape id="_x0000_i2031" type="#_x0000_t75" style="width:67pt;height:21pt" o:ole="">
            <v:imagedata r:id="rId2049" o:title=""/>
          </v:shape>
          <o:OLEObject Type="Embed" ProgID="Equation.DSMT4" ShapeID="_x0000_i2031" DrawAspect="Content" ObjectID="_1471105294" r:id="rId2050"/>
        </w:object>
      </w:r>
      <w:r>
        <w:t xml:space="preserve">It follows that the effective fluid pressure in the external environment is </w:t>
      </w:r>
      <w:r w:rsidR="006C2049" w:rsidRPr="006C2049">
        <w:rPr>
          <w:position w:val="-16"/>
        </w:rPr>
        <w:object w:dxaOrig="2000" w:dyaOrig="440" w14:anchorId="03778252">
          <v:shape id="_x0000_i2032" type="#_x0000_t75" style="width:100pt;height:22pt" o:ole="">
            <v:imagedata r:id="rId2051" o:title=""/>
          </v:shape>
          <o:OLEObject Type="Embed" ProgID="Equation.DSMT4" ShapeID="_x0000_i2032" DrawAspect="Content" ObjectID="_1471105295" r:id="rId2052"/>
        </w:object>
      </w:r>
      <w:r>
        <w:t xml:space="preserve"> and the effective concentrations are </w:t>
      </w:r>
      <w:r w:rsidR="006C2049" w:rsidRPr="006C2049">
        <w:rPr>
          <w:position w:val="-18"/>
        </w:rPr>
        <w:object w:dxaOrig="1240" w:dyaOrig="460" w14:anchorId="3E603C52">
          <v:shape id="_x0000_i2033" type="#_x0000_t75" style="width:62pt;height:23pt" o:ole="">
            <v:imagedata r:id="rId2053" o:title=""/>
          </v:shape>
          <o:OLEObject Type="Embed" ProgID="Equation.DSMT4" ShapeID="_x0000_i2033" DrawAspect="Content" ObjectID="_1471105296" r:id="rId2054"/>
        </w:object>
      </w:r>
      <w:r w:rsidR="006C2049" w:rsidRPr="006C2049">
        <w:rPr>
          <w:position w:val="-18"/>
        </w:rPr>
        <w:object w:dxaOrig="1219" w:dyaOrig="460" w14:anchorId="4331736F">
          <v:shape id="_x0000_i2034" type="#_x0000_t75" style="width:61pt;height:23pt" o:ole="">
            <v:imagedata r:id="rId2055" o:title=""/>
          </v:shape>
          <o:OLEObject Type="Embed" ProgID="Equation.DSMT4" ShapeID="_x0000_i2034" DrawAspect="Content" ObjectID="_1471105297" r:id="rId2056"/>
        </w:object>
      </w:r>
      <w:r>
        <w:t>.  Therefore, in multiphasic analyses, whenever the external environment contains solutes</w:t>
      </w:r>
      <w:r w:rsidR="006C2049" w:rsidRPr="006C2049">
        <w:rPr>
          <w:position w:val="-14"/>
        </w:rPr>
        <w:object w:dxaOrig="240" w:dyaOrig="400" w14:anchorId="460694A8">
          <v:shape id="_x0000_i2035" type="#_x0000_t75" style="width:12pt;height:20pt" o:ole="">
            <v:imagedata r:id="rId2057" o:title=""/>
          </v:shape>
          <o:OLEObject Type="Embed" ProgID="Equation.DSMT4" ShapeID="_x0000_i2035" DrawAspect="Content" ObjectID="_1471105298" r:id="rId2058"/>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4B7F8BE9" w:rsidR="009339D1" w:rsidRDefault="009339D1" w:rsidP="009339D1">
      <w:r>
        <w:lastRenderedPageBreak/>
        <w:t xml:space="preserve">Letting </w:t>
      </w:r>
      <w:r w:rsidR="006C2049" w:rsidRPr="006C2049">
        <w:rPr>
          <w:position w:val="-14"/>
        </w:rPr>
        <w:object w:dxaOrig="720" w:dyaOrig="400" w14:anchorId="69E04882">
          <v:shape id="_x0000_i2036" type="#_x0000_t75" style="width:36pt;height:20pt" o:ole="">
            <v:imagedata r:id="rId2059" o:title=""/>
          </v:shape>
          <o:OLEObject Type="Embed" ProgID="Equation.DSMT4" ShapeID="_x0000_i2036" DrawAspect="Content" ObjectID="_1471105299" r:id="rId2060"/>
        </w:object>
      </w:r>
      <w:r>
        <w:t xml:space="preserve"> also implies that prescribed mixture normal tractions (Section </w:t>
      </w:r>
      <w:r>
        <w:fldChar w:fldCharType="begin"/>
      </w:r>
      <w:r>
        <w:instrText xml:space="preserve"> REF _Ref194576545 \r \h </w:instrText>
      </w:r>
      <w:r>
        <w:fldChar w:fldCharType="separate"/>
      </w:r>
      <w:ins w:id="1889" w:author="Gerard" w:date="2014-07-29T23:58:00Z">
        <w:r w:rsidR="001B13CD">
          <w:t xml:space="preserve">3.11.2.3. </w:t>
        </w:r>
      </w:ins>
      <w:del w:id="1890" w:author="Gerard" w:date="2014-06-20T17:32:00Z">
        <w:r w:rsidDel="00976D6B">
          <w:delText>3.9.3</w:delText>
        </w:r>
      </w:del>
      <w:r>
        <w:fldChar w:fldCharType="end"/>
      </w:r>
      <w:r>
        <w:t xml:space="preserve">) represent only the traction above ambient conditions.  Note that users are not obligated to assume that </w:t>
      </w:r>
      <w:r w:rsidR="006C2049" w:rsidRPr="006C2049">
        <w:rPr>
          <w:position w:val="-14"/>
        </w:rPr>
        <w:object w:dxaOrig="720" w:dyaOrig="400" w14:anchorId="54CDE9AB">
          <v:shape id="_x0000_i2037" type="#_x0000_t75" style="width:36pt;height:20pt" o:ole="">
            <v:imagedata r:id="rId2061" o:title=""/>
          </v:shape>
          <o:OLEObject Type="Embed" ProgID="Equation.DSMT4" ShapeID="_x0000_i2037" DrawAspect="Content" ObjectID="_1471105300" r:id="rId2062"/>
        </w:object>
      </w:r>
      <w:r>
        <w:t xml:space="preserve">.  However, if a non-zero value is assumed for the ambient pressure, then users must remember to incorporate this non-zero value whenever prescribing mixture normal tractions.  Similarly, users are not required to assume that </w:t>
      </w:r>
      <w:r w:rsidR="006C2049" w:rsidRPr="006C2049">
        <w:rPr>
          <w:position w:val="-14"/>
        </w:rPr>
        <w:object w:dxaOrig="740" w:dyaOrig="400" w14:anchorId="77E30739">
          <v:shape id="_x0000_i2038" type="#_x0000_t75" style="width:37pt;height:20pt" o:ole="">
            <v:imagedata r:id="rId2063" o:title=""/>
          </v:shape>
          <o:OLEObject Type="Embed" ProgID="Equation.DSMT4" ShapeID="_x0000_i2038" DrawAspect="Content" ObjectID="_1471105301" r:id="rId2064"/>
        </w:object>
      </w:r>
      <w:r>
        <w:t xml:space="preserve">; when a non-zero value is assumed for the electric potential of the external environment, the prescribed boundary conditions for the effective concentrations should be evaluated using the corresponding partition coefficient, </w:t>
      </w:r>
      <w:r w:rsidR="006C2049" w:rsidRPr="006C2049">
        <w:rPr>
          <w:position w:val="-18"/>
        </w:rPr>
        <w:object w:dxaOrig="1240" w:dyaOrig="460" w14:anchorId="4BD02223">
          <v:shape id="_x0000_i2039" type="#_x0000_t75" style="width:62pt;height:23pt" o:ole="">
            <v:imagedata r:id="rId2065" o:title=""/>
          </v:shape>
          <o:OLEObject Type="Embed" ProgID="Equation.DSMT4" ShapeID="_x0000_i2039" DrawAspect="Content" ObjectID="_1471105302" r:id="rId2066"/>
        </w:object>
      </w:r>
      <w:r w:rsidR="006C2049" w:rsidRPr="006C2049">
        <w:rPr>
          <w:position w:val="-18"/>
        </w:rPr>
        <w:object w:dxaOrig="1219" w:dyaOrig="460" w14:anchorId="4E825961">
          <v:shape id="_x0000_i2040" type="#_x0000_t75" style="width:61pt;height:23pt" o:ole="">
            <v:imagedata r:id="rId2067" o:title=""/>
          </v:shape>
          <o:OLEObject Type="Embed" ProgID="Equation.DSMT4" ShapeID="_x0000_i2040" DrawAspect="Content" ObjectID="_1471105303" r:id="rId2068"/>
        </w:object>
      </w:r>
      <w:r>
        <w:t>.</w:t>
      </w:r>
    </w:p>
    <w:p w14:paraId="0EBCE4D3" w14:textId="77777777" w:rsidR="009339D1" w:rsidRDefault="009339D1" w:rsidP="009339D1">
      <w:pPr>
        <w:pStyle w:val="Heading3"/>
      </w:pPr>
      <w:bookmarkStart w:id="1891" w:name="_Toc397358529"/>
      <w:r>
        <w:t>Prescribed Initial Conditions</w:t>
      </w:r>
      <w:bookmarkEnd w:id="1891"/>
    </w:p>
    <w:p w14:paraId="7FA31A10" w14:textId="354AF374" w:rsidR="009339D1" w:rsidRDefault="009339D1" w:rsidP="009339D1">
      <w:r>
        <w:t xml:space="preserve">When a multiphasic material is initially exposed to a given external environment with effective pressure </w:t>
      </w:r>
      <w:r w:rsidR="006C2049" w:rsidRPr="006C2049">
        <w:rPr>
          <w:position w:val="-14"/>
        </w:rPr>
        <w:object w:dxaOrig="260" w:dyaOrig="400" w14:anchorId="521E354C">
          <v:shape id="_x0000_i2041" type="#_x0000_t75" style="width:13pt;height:20pt" o:ole="">
            <v:imagedata r:id="rId2069" o:title=""/>
          </v:shape>
          <o:OLEObject Type="Embed" ProgID="Equation.DSMT4" ShapeID="_x0000_i2041" DrawAspect="Content" ObjectID="_1471105304" r:id="rId2070"/>
        </w:object>
      </w:r>
      <w:r>
        <w:t xml:space="preserve"> and effective concentrations </w:t>
      </w:r>
      <w:r w:rsidR="006C2049" w:rsidRPr="006C2049">
        <w:rPr>
          <w:position w:val="-14"/>
        </w:rPr>
        <w:object w:dxaOrig="279" w:dyaOrig="420" w14:anchorId="2CD988BF">
          <v:shape id="_x0000_i2042" type="#_x0000_t75" style="width:14pt;height:21pt" o:ole="">
            <v:imagedata r:id="rId2071" o:title=""/>
          </v:shape>
          <o:OLEObject Type="Embed" ProgID="Equation.DSMT4" ShapeID="_x0000_i2042" DrawAspect="Content" ObjectID="_1471105305" r:id="rId2072"/>
        </w:object>
      </w:r>
      <w:r w:rsidR="006C2049" w:rsidRPr="006C2049">
        <w:rPr>
          <w:position w:val="-10"/>
        </w:rPr>
        <w:object w:dxaOrig="980" w:dyaOrig="300" w14:anchorId="43B5009A">
          <v:shape id="_x0000_i2043" type="#_x0000_t75" style="width:49pt;height:15pt" o:ole="">
            <v:imagedata r:id="rId2073" o:title=""/>
          </v:shape>
          <o:OLEObject Type="Embed" ProgID="Equation.DSMT4" ShapeID="_x0000_i2043" DrawAspect="Content" ObjectID="_1471105306" r:id="rId2074"/>
        </w:object>
      </w:r>
      <w:r>
        <w:t xml:space="preserve">, the initial conditions inside the material should be set to </w:t>
      </w:r>
      <w:r w:rsidR="006C2049" w:rsidRPr="006C2049">
        <w:rPr>
          <w:position w:val="-14"/>
        </w:rPr>
        <w:object w:dxaOrig="720" w:dyaOrig="400" w14:anchorId="314AC786">
          <v:shape id="_x0000_i2044" type="#_x0000_t75" style="width:36pt;height:20pt" o:ole="">
            <v:imagedata r:id="rId2075" o:title=""/>
          </v:shape>
          <o:OLEObject Type="Embed" ProgID="Equation.DSMT4" ShapeID="_x0000_i2044" DrawAspect="Content" ObjectID="_1471105307" r:id="rId2076"/>
        </w:object>
      </w:r>
      <w:r>
        <w:t xml:space="preserve"> and </w:t>
      </w:r>
      <w:r w:rsidR="006C2049" w:rsidRPr="006C2049">
        <w:rPr>
          <w:position w:val="-14"/>
        </w:rPr>
        <w:object w:dxaOrig="840" w:dyaOrig="420" w14:anchorId="645275F3">
          <v:shape id="_x0000_i2045" type="#_x0000_t75" style="width:42pt;height:21pt" o:ole="">
            <v:imagedata r:id="rId2077" o:title=""/>
          </v:shape>
          <o:OLEObject Type="Embed" ProgID="Equation.DSMT4" ShapeID="_x0000_i2045" DrawAspect="Content" ObjectID="_1471105308" r:id="rId2078"/>
        </w:object>
      </w:r>
      <w:r>
        <w:t xml:space="preserve"> in order to expedite the evaluation of the initial state of swelling.  The values of </w:t>
      </w:r>
      <w:r w:rsidR="006C2049" w:rsidRPr="006C2049">
        <w:rPr>
          <w:position w:val="-14"/>
        </w:rPr>
        <w:object w:dxaOrig="260" w:dyaOrig="400" w14:anchorId="50327FBA">
          <v:shape id="_x0000_i2046" type="#_x0000_t75" style="width:13pt;height:20pt" o:ole="">
            <v:imagedata r:id="rId2079" o:title=""/>
          </v:shape>
          <o:OLEObject Type="Embed" ProgID="Equation.DSMT4" ShapeID="_x0000_i2046" DrawAspect="Content" ObjectID="_1471105309" r:id="rId2080"/>
        </w:object>
      </w:r>
      <w:r>
        <w:t xml:space="preserve"> and </w:t>
      </w:r>
      <w:r w:rsidR="006C2049" w:rsidRPr="006C2049">
        <w:rPr>
          <w:position w:val="-14"/>
        </w:rPr>
        <w:object w:dxaOrig="279" w:dyaOrig="420" w14:anchorId="37D584DB">
          <v:shape id="_x0000_i2047" type="#_x0000_t75" style="width:14pt;height:21pt" o:ole="">
            <v:imagedata r:id="rId2081" o:title=""/>
          </v:shape>
          <o:OLEObject Type="Embed" ProgID="Equation.DSMT4" ShapeID="_x0000_i2047" DrawAspect="Content" ObjectID="_1471105310" r:id="rId2082"/>
        </w:object>
      </w:r>
      <w:r>
        <w:t xml:space="preserve"> should be evaluated as described in Section </w:t>
      </w:r>
      <w:r>
        <w:fldChar w:fldCharType="begin"/>
      </w:r>
      <w:r>
        <w:instrText xml:space="preserve"> REF _Ref188326917 \r \h </w:instrText>
      </w:r>
      <w:r>
        <w:fldChar w:fldCharType="separate"/>
      </w:r>
      <w:ins w:id="1892" w:author="Gerard" w:date="2014-07-29T23:58:00Z">
        <w:r w:rsidR="001B13CD">
          <w:t>8.5.2</w:t>
        </w:r>
      </w:ins>
      <w:del w:id="1893" w:author="Gerard" w:date="2014-06-20T17:32:00Z">
        <w:r w:rsidDel="00976D6B">
          <w:delText xml:space="preserve">4.6.1.2. </w:delText>
        </w:r>
      </w:del>
      <w:r>
        <w:fldChar w:fldCharType="end"/>
      </w:r>
    </w:p>
    <w:p w14:paraId="2F2BC67C" w14:textId="77777777" w:rsidR="009339D1" w:rsidRDefault="009339D1" w:rsidP="009339D1">
      <w:pPr>
        <w:pStyle w:val="Heading3"/>
      </w:pPr>
      <w:bookmarkStart w:id="1894" w:name="_Toc397358530"/>
      <w:r>
        <w:t>Prescribed Effective Solute Flux</w:t>
      </w:r>
      <w:bookmarkEnd w:id="1894"/>
    </w:p>
    <w:p w14:paraId="3D6A4176" w14:textId="7C65352B" w:rsidR="009339D1" w:rsidRPr="00E71089" w:rsidRDefault="009339D1" w:rsidP="009339D1">
      <w:r>
        <w:t xml:space="preserve">The finite element formulation for multiphasic materials in FEBio requires that the natural boundary condition for solute </w:t>
      </w:r>
      <w:r w:rsidR="006C2049" w:rsidRPr="006C2049">
        <w:rPr>
          <w:position w:val="-6"/>
        </w:rPr>
        <w:object w:dxaOrig="240" w:dyaOrig="220" w14:anchorId="73F88EB5">
          <v:shape id="_x0000_i2048" type="#_x0000_t75" style="width:12pt;height:11pt" o:ole="">
            <v:imagedata r:id="rId2083" o:title=""/>
          </v:shape>
          <o:OLEObject Type="Embed" ProgID="Equation.DSMT4" ShapeID="_x0000_i2048" DrawAspect="Content" ObjectID="_1471105311" r:id="rId2084"/>
        </w:object>
      </w:r>
      <w:r>
        <w:t xml:space="preserve"> be prescribed as </w:t>
      </w:r>
      <w:r w:rsidR="006C2049" w:rsidRPr="006C2049">
        <w:rPr>
          <w:position w:val="-18"/>
        </w:rPr>
        <w:object w:dxaOrig="1920" w:dyaOrig="440" w14:anchorId="2094AC2D">
          <v:shape id="_x0000_i2049" type="#_x0000_t75" style="width:96pt;height:22pt" o:ole="">
            <v:imagedata r:id="rId2085" o:title=""/>
          </v:shape>
          <o:OLEObject Type="Embed" ProgID="Equation.DSMT4" ShapeID="_x0000_i2049" DrawAspect="Content" ObjectID="_1471105312" r:id="rId2086"/>
        </w:object>
      </w:r>
      <w:r>
        <w:t xml:space="preserve">, where </w:t>
      </w:r>
      <w:r w:rsidR="006C2049" w:rsidRPr="006C2049">
        <w:rPr>
          <w:position w:val="-12"/>
        </w:rPr>
        <w:object w:dxaOrig="300" w:dyaOrig="380" w14:anchorId="7CEC5FF5">
          <v:shape id="_x0000_i2050" type="#_x0000_t75" style="width:15pt;height:19pt" o:ole="">
            <v:imagedata r:id="rId2087" o:title=""/>
          </v:shape>
          <o:OLEObject Type="Embed" ProgID="Equation.DSMT4" ShapeID="_x0000_i2050" DrawAspect="Content" ObjectID="_1471105313" r:id="rId2088"/>
        </w:object>
      </w:r>
      <w:r>
        <w:t xml:space="preserve"> is the effective solute flux. For a mixture containing only neutral solutes (</w:t>
      </w:r>
      <w:r w:rsidR="006C2049" w:rsidRPr="006C2049">
        <w:rPr>
          <w:position w:val="-10"/>
        </w:rPr>
        <w:object w:dxaOrig="1080" w:dyaOrig="360" w14:anchorId="76540784">
          <v:shape id="_x0000_i2051" type="#_x0000_t75" style="width:54pt;height:18pt" o:ole="">
            <v:imagedata r:id="rId2089" o:title=""/>
          </v:shape>
          <o:OLEObject Type="Embed" ProgID="Equation.DSMT4" ShapeID="_x0000_i2051" DrawAspect="Content" ObjectID="_1471105314" r:id="rId2090"/>
        </w:object>
      </w:r>
      <w:r>
        <w:t xml:space="preserve"> ), it follows that </w:t>
      </w:r>
      <w:r w:rsidR="006C2049" w:rsidRPr="006C2049">
        <w:rPr>
          <w:position w:val="-12"/>
        </w:rPr>
        <w:object w:dxaOrig="800" w:dyaOrig="380" w14:anchorId="4212A16B">
          <v:shape id="_x0000_i2052" type="#_x0000_t75" style="width:40pt;height:19pt" o:ole="">
            <v:imagedata r:id="rId2091" o:title=""/>
          </v:shape>
          <o:OLEObject Type="Embed" ProgID="Equation.DSMT4" ShapeID="_x0000_i2052" DrawAspect="Content" ObjectID="_1471105315" r:id="rId2092"/>
        </w:object>
      </w:r>
      <w:r>
        <w:t>.</w:t>
      </w:r>
    </w:p>
    <w:p w14:paraId="305E3179" w14:textId="77777777" w:rsidR="009339D1" w:rsidRDefault="009339D1" w:rsidP="009339D1">
      <w:pPr>
        <w:pStyle w:val="Heading3"/>
      </w:pPr>
      <w:bookmarkStart w:id="1895" w:name="_Toc397358531"/>
      <w:r>
        <w:t>Prescribed Electric Current Density</w:t>
      </w:r>
      <w:bookmarkEnd w:id="1895"/>
    </w:p>
    <w:p w14:paraId="289CAE20" w14:textId="77777777" w:rsidR="009339D1" w:rsidRDefault="009339D1" w:rsidP="009339D1">
      <w:r>
        <w:t>The electric current density in a mixture is a linear superposition of the ion fluxes,</w:t>
      </w:r>
    </w:p>
    <w:p w14:paraId="1DD0B9D3" w14:textId="1D60211F" w:rsidR="009339D1" w:rsidRDefault="009339D1" w:rsidP="009339D1">
      <w:pPr>
        <w:pStyle w:val="MTDisplayEquation"/>
      </w:pPr>
      <w:r>
        <w:tab/>
      </w:r>
      <w:r w:rsidR="006C2049" w:rsidRPr="006C2049">
        <w:rPr>
          <w:position w:val="-28"/>
        </w:rPr>
        <w:object w:dxaOrig="1579" w:dyaOrig="560" w14:anchorId="21A64A3E">
          <v:shape id="_x0000_i2053" type="#_x0000_t75" style="width:79pt;height:28pt" o:ole="">
            <v:imagedata r:id="rId2093" o:title=""/>
          </v:shape>
          <o:OLEObject Type="Embed" ProgID="Equation.DSMT4" ShapeID="_x0000_i2053" DrawAspect="Content" ObjectID="_1471105316" r:id="rId2094"/>
        </w:object>
      </w:r>
      <w:r>
        <w:t>.</w:t>
      </w:r>
    </w:p>
    <w:p w14:paraId="6B758FF8" w14:textId="574D46EA" w:rsidR="009339D1" w:rsidRDefault="009339D1" w:rsidP="009339D1">
      <w:r>
        <w:t xml:space="preserve">Since only the normal component </w:t>
      </w:r>
      <w:r w:rsidR="006C2049" w:rsidRPr="006C2049">
        <w:rPr>
          <w:position w:val="-14"/>
        </w:rPr>
        <w:object w:dxaOrig="1140" w:dyaOrig="420" w14:anchorId="10AB0B66">
          <v:shape id="_x0000_i2054" type="#_x0000_t75" style="width:57pt;height:21pt" o:ole="">
            <v:imagedata r:id="rId2095" o:title=""/>
          </v:shape>
          <o:OLEObject Type="Embed" ProgID="Equation.DSMT4" ShapeID="_x0000_i2054" DrawAspect="Content" ObjectID="_1471105317" r:id="rId2096"/>
        </w:object>
      </w:r>
      <w:r>
        <w:t xml:space="preserve"> of ion fluxes may be prescribed at a boundary, it follows that only the normal component </w:t>
      </w:r>
      <w:r w:rsidR="006C2049" w:rsidRPr="006C2049">
        <w:rPr>
          <w:position w:val="-14"/>
        </w:rPr>
        <w:object w:dxaOrig="1080" w:dyaOrig="400" w14:anchorId="56C04941">
          <v:shape id="_x0000_i2055" type="#_x0000_t75" style="width:54pt;height:20pt" o:ole="">
            <v:imagedata r:id="rId2097" o:title=""/>
          </v:shape>
          <o:OLEObject Type="Embed" ProgID="Equation.DSMT4" ShapeID="_x0000_i2055" DrawAspect="Content" ObjectID="_1471105318" r:id="rId2098"/>
        </w:object>
      </w:r>
      <w:r>
        <w:t xml:space="preserve"> of the current density may be prescribed.  To prescribe </w:t>
      </w:r>
      <w:r w:rsidR="006C2049" w:rsidRPr="006C2049">
        <w:rPr>
          <w:position w:val="-14"/>
        </w:rPr>
        <w:object w:dxaOrig="260" w:dyaOrig="400" w14:anchorId="493B0FF7">
          <v:shape id="_x0000_i2056" type="#_x0000_t75" style="width:13pt;height:20pt" o:ole="">
            <v:imagedata r:id="rId2099" o:title=""/>
          </v:shape>
          <o:OLEObject Type="Embed" ProgID="Equation.DSMT4" ShapeID="_x0000_i2056" DrawAspect="Content" ObjectID="_1471105319" r:id="rId2100"/>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006C2049" w:rsidRPr="006C2049">
        <w:rPr>
          <w:position w:val="-14"/>
        </w:rPr>
        <w:object w:dxaOrig="760" w:dyaOrig="420" w14:anchorId="52E40921">
          <v:shape id="_x0000_i2057" type="#_x0000_t75" style="width:38pt;height:21pt" o:ole="">
            <v:imagedata r:id="rId2101" o:title=""/>
          </v:shape>
          <o:OLEObject Type="Embed" ProgID="Equation.DSMT4" ShapeID="_x0000_i2057" DrawAspect="Content" ObjectID="_1471105320" r:id="rId2102"/>
        </w:object>
      </w:r>
      <w:r>
        <w:t xml:space="preserve">) at the electrode-mixture interface, so that the prescribed boundary condition should be </w:t>
      </w:r>
      <w:r w:rsidR="006C2049" w:rsidRPr="006C2049">
        <w:rPr>
          <w:position w:val="-18"/>
        </w:rPr>
        <w:object w:dxaOrig="1400" w:dyaOrig="460" w14:anchorId="430406DF">
          <v:shape id="_x0000_i2058" type="#_x0000_t75" style="width:70pt;height:23pt" o:ole="">
            <v:imagedata r:id="rId2103" o:title=""/>
          </v:shape>
          <o:OLEObject Type="Embed" ProgID="Equation.DSMT4" ShapeID="_x0000_i2058" DrawAspect="Content" ObjectID="_1471105321" r:id="rId2104"/>
        </w:object>
      </w:r>
      <w:r>
        <w:t xml:space="preserve">. Since </w:t>
      </w:r>
      <w:r w:rsidR="006C2049" w:rsidRPr="006C2049">
        <w:rPr>
          <w:position w:val="-4"/>
        </w:rPr>
        <w:object w:dxaOrig="780" w:dyaOrig="300" w14:anchorId="7FB30652">
          <v:shape id="_x0000_i2059" type="#_x0000_t75" style="width:39pt;height:15pt" o:ole="">
            <v:imagedata r:id="rId2105" o:title=""/>
          </v:shape>
          <o:OLEObject Type="Embed" ProgID="Equation.DSMT4" ShapeID="_x0000_i2059" DrawAspect="Content" ObjectID="_1471105322" r:id="rId2106"/>
        </w:object>
      </w:r>
      <w:r>
        <w:t xml:space="preserve"> and </w:t>
      </w:r>
      <w:r w:rsidR="006C2049" w:rsidRPr="006C2049">
        <w:rPr>
          <w:position w:val="-4"/>
        </w:rPr>
        <w:object w:dxaOrig="780" w:dyaOrig="300" w14:anchorId="711F397F">
          <v:shape id="_x0000_i2060" type="#_x0000_t75" style="width:39pt;height:15pt" o:ole="">
            <v:imagedata r:id="rId2107" o:title=""/>
          </v:shape>
          <o:OLEObject Type="Embed" ProgID="Equation.DSMT4" ShapeID="_x0000_i2060" DrawAspect="Content" ObjectID="_1471105323" r:id="rId2108"/>
        </w:object>
      </w:r>
      <w:r>
        <w:t xml:space="preserve"> in a triphasic mixture, the corresponding effective fluxes are given by </w:t>
      </w:r>
      <w:r w:rsidR="006C2049" w:rsidRPr="006C2049">
        <w:rPr>
          <w:position w:val="-12"/>
        </w:rPr>
        <w:object w:dxaOrig="2140" w:dyaOrig="380" w14:anchorId="2317E701">
          <v:shape id="_x0000_i2061" type="#_x0000_t75" style="width:107pt;height:19pt" o:ole="">
            <v:imagedata r:id="rId2109" o:title=""/>
          </v:shape>
          <o:OLEObject Type="Embed" ProgID="Equation.DSMT4" ShapeID="_x0000_i2061" DrawAspect="Content" ObjectID="_1471105324" r:id="rId2110"/>
        </w:object>
      </w:r>
      <w:r>
        <w:t xml:space="preserve"> and </w:t>
      </w:r>
      <w:r w:rsidR="006C2049" w:rsidRPr="006C2049">
        <w:rPr>
          <w:position w:val="-12"/>
        </w:rPr>
        <w:object w:dxaOrig="1140" w:dyaOrig="380" w14:anchorId="3D3EED49">
          <v:shape id="_x0000_i2062" type="#_x0000_t75" style="width:57pt;height:19pt" o:ole="">
            <v:imagedata r:id="rId2111" o:title=""/>
          </v:shape>
          <o:OLEObject Type="Embed" ProgID="Equation.DSMT4" ShapeID="_x0000_i2062" DrawAspect="Content" ObjectID="_1471105325" r:id="rId2112"/>
        </w:object>
      </w:r>
      <w:r>
        <w:t>.</w:t>
      </w:r>
    </w:p>
    <w:p w14:paraId="1820FF67" w14:textId="77777777" w:rsidR="009339D1" w:rsidRDefault="009339D1" w:rsidP="009339D1">
      <w:pPr>
        <w:pStyle w:val="Heading3"/>
      </w:pPr>
      <w:bookmarkStart w:id="1896" w:name="_Toc397358532"/>
      <w:r>
        <w:lastRenderedPageBreak/>
        <w:t>Electrical Grounding</w:t>
      </w:r>
      <w:bookmarkEnd w:id="1896"/>
    </w:p>
    <w:p w14:paraId="5EA64E76" w14:textId="44F2D1E2" w:rsidR="009339D1" w:rsidRDefault="009339D1" w:rsidP="009339D1">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 w14:paraId="194B64A9" w14:textId="2924A96B" w:rsidR="00CF3CDA" w:rsidRDefault="00CF3CDA" w:rsidP="008C20E4">
      <w:pPr>
        <w:pStyle w:val="Heading2"/>
      </w:pPr>
      <w:bookmarkStart w:id="1897" w:name="_Ref376433627"/>
      <w:bookmarkStart w:id="1898" w:name="_Toc397358533"/>
      <w:r>
        <w:t>Understanding the Solution</w:t>
      </w:r>
      <w:bookmarkEnd w:id="1897"/>
      <w:bookmarkEnd w:id="1898"/>
    </w:p>
    <w:p w14:paraId="553BB2B8" w14:textId="6F2D88A3" w:rsidR="00061F56" w:rsidRDefault="00061F56">
      <w:r>
        <w:t xml:space="preserve">Okay, FEBio found a solution. Great, but how do you know it is the right one? Well, it turns out this is in fact a harder question than it may seem. In any finite element model there are numerous assumptions and approximations and trying to discuss all of these is outside the scope of this section. Instead, we’ll look at some of the most typical problems that FEBio users have run into. </w:t>
      </w:r>
    </w:p>
    <w:p w14:paraId="44A88EF0" w14:textId="77777777" w:rsidR="00061F56" w:rsidRDefault="00061F56"/>
    <w:p w14:paraId="40DFC7EE" w14:textId="4D756A22" w:rsidR="00061F56" w:rsidRDefault="00061F56" w:rsidP="008C20E4">
      <w:pPr>
        <w:pStyle w:val="Heading3"/>
      </w:pPr>
      <w:bookmarkStart w:id="1899" w:name="_Toc397358534"/>
      <w:r>
        <w:t>Mesh convergence</w:t>
      </w:r>
      <w:bookmarkEnd w:id="1899"/>
    </w:p>
    <w:p w14:paraId="31FFC193" w14:textId="124822BB" w:rsidR="00061F56" w:rsidRDefault="00061F56">
      <w:r>
        <w:t xml:space="preserve">The solution calculated by FEBio only applies to the mesh for which it was solved. However, the “exact” solution must be independent of the mesh and therefore a mesh convergence study is almost always necessary to make sure the FEBio solution is close to this exact solution. In practice this means that a model must be run several times with an increasingly finer mesh to find out at which mesh density the FEBio solution no longer changes. </w:t>
      </w:r>
    </w:p>
    <w:p w14:paraId="3C39CA53" w14:textId="77777777" w:rsidR="004A7278" w:rsidRDefault="004A7278"/>
    <w:p w14:paraId="10139E5C" w14:textId="5BAED87B" w:rsidR="004A7278" w:rsidRDefault="004A7278" w:rsidP="008C20E4">
      <w:pPr>
        <w:pStyle w:val="Heading3"/>
      </w:pPr>
      <w:bookmarkStart w:id="1900" w:name="_Toc397358535"/>
      <w:r>
        <w:t>Constraint enforcement</w:t>
      </w:r>
      <w:bookmarkEnd w:id="1900"/>
    </w:p>
    <w:p w14:paraId="6D71BDCE" w14:textId="0D7BBB3E" w:rsidR="00F4139F" w:rsidRDefault="004A7278">
      <w:r>
        <w:t xml:space="preserve">FEBio uses many iterative algorithms for enforcing constraints. For each of these contraints the user must verify that the solution indeed satisfies these constraints sufficiently. The two most common constraints used in FEBio are incompressibility and contact. </w:t>
      </w:r>
    </w:p>
    <w:p w14:paraId="570702A8" w14:textId="77777777" w:rsidR="004A7278" w:rsidRDefault="004A7278"/>
    <w:p w14:paraId="69038E24" w14:textId="77777777" w:rsidR="004A7278" w:rsidRDefault="004A7278">
      <w:r>
        <w:t xml:space="preserve">For uncoupled materials, incompressibility (for hexahedral elements) is handled in FEBio using a three-field formulation in addition to the enforcement of the incompressibility constraint. This constraint is usually enforced using a penalty formulation (although an augmented Lagrangian method is also available). To inspect whether the incompressibility constraint is satisfied sufficiently the user can look at the volume ratio which has to be close to one. If it deviates from one too much the user needs to increase the “bulk modulus” of the material. </w:t>
      </w:r>
    </w:p>
    <w:p w14:paraId="2F03663F" w14:textId="77777777" w:rsidR="004A7278" w:rsidRDefault="004A7278"/>
    <w:p w14:paraId="7BB297F0" w14:textId="0A0A561F" w:rsidR="004A7278" w:rsidRDefault="004A7278">
      <w:r>
        <w:t xml:space="preserve">For coupled materials, incompressibility is not treated explicitly and care must be taken when using coupled materials in a near-incompressible regime (e.g. setting the Poisson’s ratio too close to 0.5 for a neo-Hookean material). </w:t>
      </w:r>
      <w:r w:rsidR="0085430D">
        <w:t>In that case, the solution will most likely “lock” which manifests itself in displacements that are too small. Inspection of the volume ratio may not be sufficient to identify locking. However, a mesh convergence study will often help in identifying this problem.</w:t>
      </w:r>
    </w:p>
    <w:p w14:paraId="1DD1262F" w14:textId="77777777" w:rsidR="004A7278" w:rsidRDefault="004A7278"/>
    <w:p w14:paraId="499695B0" w14:textId="645A96D4" w:rsidR="0085430D" w:rsidRDefault="0085430D">
      <w:r>
        <w:lastRenderedPageBreak/>
        <w:t>When a contact constraint is not sufficiently enforced, the contacting surfaces will have penetrated. This problem is usually identified easily by looking at the deformed model in a post-processing software (e.g. PostView). Increasing the penalty factor and/or decreasing the augmented Lagrangian tolerance should solve this problem.</w:t>
      </w:r>
    </w:p>
    <w:p w14:paraId="7374845C" w14:textId="77777777" w:rsidR="0085430D" w:rsidRDefault="0085430D"/>
    <w:p w14:paraId="59A843D7" w14:textId="5D8E4E98" w:rsidR="00590133" w:rsidRDefault="00590133" w:rsidP="007D6F0D">
      <w:pPr>
        <w:pStyle w:val="Heading2"/>
      </w:pPr>
      <w:bookmarkStart w:id="1901" w:name="_Toc376446466"/>
      <w:bookmarkStart w:id="1902" w:name="_Toc376446695"/>
      <w:bookmarkStart w:id="1903" w:name="_Toc376446924"/>
      <w:bookmarkStart w:id="1904" w:name="_Toc376447153"/>
      <w:bookmarkStart w:id="1905" w:name="_Toc376787098"/>
      <w:bookmarkStart w:id="1906" w:name="_Toc376787329"/>
      <w:bookmarkStart w:id="1907" w:name="_Toc376787560"/>
      <w:bookmarkStart w:id="1908" w:name="_Toc376858660"/>
      <w:bookmarkStart w:id="1909" w:name="_Toc377547140"/>
      <w:bookmarkStart w:id="1910" w:name="_Toc377547386"/>
      <w:bookmarkStart w:id="1911" w:name="_Toc388270674"/>
      <w:bookmarkStart w:id="1912" w:name="_Toc397358536"/>
      <w:bookmarkEnd w:id="1901"/>
      <w:bookmarkEnd w:id="1902"/>
      <w:bookmarkEnd w:id="1903"/>
      <w:bookmarkEnd w:id="1904"/>
      <w:bookmarkEnd w:id="1905"/>
      <w:bookmarkEnd w:id="1906"/>
      <w:bookmarkEnd w:id="1907"/>
      <w:bookmarkEnd w:id="1908"/>
      <w:bookmarkEnd w:id="1909"/>
      <w:bookmarkEnd w:id="1910"/>
      <w:bookmarkEnd w:id="1911"/>
      <w:r>
        <w:t>Limitations of FEBio</w:t>
      </w:r>
      <w:bookmarkEnd w:id="1912"/>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 w14:paraId="3FE3A5E7" w14:textId="376B9A5F" w:rsidR="00DE1D8A" w:rsidRDefault="00DE1D8A" w:rsidP="008C20E4">
      <w:pPr>
        <w:pStyle w:val="Heading3"/>
      </w:pPr>
      <w:bookmarkStart w:id="1913" w:name="_Toc397358537"/>
      <w:r>
        <w:t>Geometrical instabilities</w:t>
      </w:r>
      <w:bookmarkEnd w:id="1913"/>
    </w:p>
    <w:p w14:paraId="6012419A" w14:textId="6B61E62B" w:rsidR="00DE1D8A" w:rsidRDefault="00DE1D8A">
      <w:r>
        <w:t xml:space="preserve">A geometrical instability is a point in the solution at which several paths for continuing the solution are possible. Typical examples are buckling of a column or inflation of a balloon. FEBio’s Newton based solvers cannot handle buckling since usually at these points, the material’s elasticity tangent is not uniquely defined. Although in some cases FEBio will be able to pass a buckling point, in most cases, FEBio will not be able to converge to a solution. </w:t>
      </w:r>
    </w:p>
    <w:p w14:paraId="25C7F962" w14:textId="03B6DE86" w:rsidR="00DE1D8A" w:rsidRDefault="00DE1D8A" w:rsidP="008C20E4">
      <w:pPr>
        <w:pStyle w:val="Heading3"/>
      </w:pPr>
      <w:bookmarkStart w:id="1914" w:name="_Toc397358538"/>
      <w:r>
        <w:t>Material instabilities</w:t>
      </w:r>
      <w:bookmarkEnd w:id="1914"/>
    </w:p>
    <w:p w14:paraId="19837DD1" w14:textId="4E55CE27" w:rsidR="00DE1D8A" w:rsidRDefault="009A09E2">
      <w:r>
        <w:t xml:space="preserve">A material instability is a point in the stress-strain response where the slope of the stress-strain curve effectively becomes zero. Since FEBio’s Newton based solvers use this slope to advance the solution, a zero slope would mean an infinite step and FEBio will not be able to continue. </w:t>
      </w:r>
    </w:p>
    <w:p w14:paraId="24FB0E06" w14:textId="77777777" w:rsidR="009A09E2" w:rsidRDefault="009A09E2"/>
    <w:p w14:paraId="5FADBD22" w14:textId="44B49A15" w:rsidR="009A09E2" w:rsidRPr="00FE00A6" w:rsidRDefault="009A09E2" w:rsidP="00FE00A6">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and even if it finds a solution, it may not to useful. </w:t>
      </w:r>
    </w:p>
    <w:p w14:paraId="45607322" w14:textId="487FE6DA" w:rsidR="009A09E2" w:rsidRDefault="009A09E2" w:rsidP="008C20E4">
      <w:pPr>
        <w:pStyle w:val="Heading3"/>
      </w:pPr>
      <w:bookmarkStart w:id="1915" w:name="_Toc397358539"/>
      <w:r>
        <w:t>Re</w:t>
      </w:r>
      <w:r w:rsidR="0063263E">
        <w:t>me</w:t>
      </w:r>
      <w:r>
        <w:t>shing</w:t>
      </w:r>
      <w:bookmarkEnd w:id="1915"/>
    </w:p>
    <w:p w14:paraId="202DC362" w14:textId="0403C7F3" w:rsidR="009A09E2" w:rsidRDefault="009A09E2" w:rsidP="008C20E4">
      <w:r>
        <w:t xml:space="preserve">FEBio is designed to solve problems that can undergo large deformations. However, when the deformations become too large it can happen that the finite element mesh cannot be distorted any further without inverting elements. In that case, FEBio will not be able to continue the solution and will most likely terminate with a negative jacobian error message. </w:t>
      </w:r>
    </w:p>
    <w:p w14:paraId="16AD4CE3" w14:textId="77777777" w:rsidR="009A09E2" w:rsidRDefault="009A09E2" w:rsidP="008C20E4"/>
    <w:p w14:paraId="7C5A23E2" w14:textId="321263FA" w:rsidR="00D0053D" w:rsidRDefault="009A09E2" w:rsidP="008C20E4">
      <w:r>
        <w:t xml:space="preserve">One possible solution to this problem is to remesh the model at the point at which the deformation become too large, but currently FEBio does not have any remeshing capabilities. </w:t>
      </w:r>
      <w:r w:rsidR="00DF1A47">
        <w:t>The only remedy at this point is to plan ahead and design your mesh in such a way that the elements will not invert in the range of deformation that you are interested in (e.g. place a butterfly mesh in sharp corners or make the mesh finer in areas of larger deformation).</w:t>
      </w:r>
    </w:p>
    <w:p w14:paraId="2D1C8A6F" w14:textId="77777777" w:rsidR="00997C6C" w:rsidRDefault="00997C6C" w:rsidP="008C20E4"/>
    <w:p w14:paraId="3AF77DB8" w14:textId="79530E35" w:rsidR="00997C6C" w:rsidRDefault="00997C6C" w:rsidP="008C20E4">
      <w:pPr>
        <w:pStyle w:val="Heading3"/>
      </w:pPr>
      <w:bookmarkStart w:id="1916" w:name="_Toc397358540"/>
      <w:r>
        <w:lastRenderedPageBreak/>
        <w:t>Force-driven Problems</w:t>
      </w:r>
      <w:bookmarkEnd w:id="1916"/>
    </w:p>
    <w:p w14:paraId="311E7AA0" w14:textId="39D72FC2" w:rsidR="00997C6C" w:rsidRDefault="00997C6C" w:rsidP="008C20E4">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r>
        <w:rPr>
          <w:rStyle w:val="FootnoteReference"/>
        </w:rPr>
        <w:footnoteReference w:id="10"/>
      </w:r>
      <w:r>
        <w:t xml:space="preserve">. The cause of this instability can easily be explained using a simple example. Imagine a box that is constrained in all directions except one. In the unconstrained direction, apply two equal but opposite forces on opposite faces. In order to prevent the box from flying away, the box must generate stresses which balance the applied forces exactly. Unfortunately, the numerical solution will only be approximate due to numerical round-off errors inherent in the calculation. Even the slightest deviation </w:t>
      </w:r>
      <w:r w:rsidR="00432E39">
        <w:t>from balancing the forces exactly will create a net-force which in turn causes the model to fly off in the unconstrained direction (in which a rigid body mode now exists).</w:t>
      </w:r>
    </w:p>
    <w:p w14:paraId="7BD96979" w14:textId="77777777" w:rsidR="00432E39" w:rsidRDefault="00432E39" w:rsidP="008C20E4"/>
    <w:p w14:paraId="297BFAAE" w14:textId="4AF90F89" w:rsidR="00432E39" w:rsidRDefault="00432E39" w:rsidP="008C20E4">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 and thus the model is under-constrained. Therefore, for force-driven contact problems it is important to have some initial contact before starting the analysis.</w:t>
      </w:r>
    </w:p>
    <w:p w14:paraId="5806BEF9" w14:textId="77777777" w:rsidR="0085430D" w:rsidRDefault="0085430D" w:rsidP="008C20E4"/>
    <w:p w14:paraId="15D9328C" w14:textId="6F6C8DD0" w:rsidR="0085430D" w:rsidRDefault="0085430D" w:rsidP="008C20E4">
      <w:pPr>
        <w:pStyle w:val="Heading3"/>
      </w:pPr>
      <w:bookmarkStart w:id="1917" w:name="_Toc397358541"/>
      <w:r>
        <w:t>Solutions obtained on Multi-processor Machines</w:t>
      </w:r>
      <w:bookmarkEnd w:id="1917"/>
    </w:p>
    <w:p w14:paraId="32BBF32B" w14:textId="5431C6A9" w:rsidR="0085430D" w:rsidRDefault="0085430D" w:rsidP="008C20E4">
      <w:r>
        <w:t>Although technically not a limitation of FEBio it is important that users are aware that in some cases you may get a different convergence history or sometimes even a slightly different answer when you run the same model twice on a multi-processor machine. This is caused by the fact that on multi-processor machines the same calculations can be executed in a different order and due to the accumulation of numerical round-off errors may result in slightly different answers. The type of problems that are mostly affected by this are problems that are close too being ill-conditioned. Also, problems that have many time steps or require many iterations for each time step</w:t>
      </w:r>
      <w:r w:rsidR="0063263E">
        <w:t xml:space="preserve"> may be affected by this. </w:t>
      </w:r>
    </w:p>
    <w:p w14:paraId="539347AE" w14:textId="77777777" w:rsidR="0063263E" w:rsidRDefault="0063263E" w:rsidP="008C20E4"/>
    <w:p w14:paraId="149F232E" w14:textId="6C18DCE8" w:rsidR="0063263E" w:rsidRPr="00FE00A6" w:rsidRDefault="0063263E" w:rsidP="008C20E4">
      <w:r>
        <w:t xml:space="preserve">If you experience different answers for the same problem, </w:t>
      </w:r>
      <w:r w:rsidR="00121748">
        <w:t>try running the model on just one processor (if possible)</w:t>
      </w:r>
      <w:r>
        <w:t xml:space="preserve">. See section </w:t>
      </w:r>
      <w:r>
        <w:fldChar w:fldCharType="begin"/>
      </w:r>
      <w:r>
        <w:instrText xml:space="preserve"> REF _Ref376446157 \r \h </w:instrText>
      </w:r>
      <w:r>
        <w:fldChar w:fldCharType="separate"/>
      </w:r>
      <w:r w:rsidR="001B13CD">
        <w:t>2.6</w:t>
      </w:r>
      <w:r>
        <w:fldChar w:fldCharType="end"/>
      </w:r>
      <w:r>
        <w:t xml:space="preserve"> for more information on how to run FEBio on multi-processor machines.</w:t>
      </w:r>
    </w:p>
    <w:p w14:paraId="5B9587E7" w14:textId="77777777" w:rsidR="000140F2" w:rsidRDefault="000140F2" w:rsidP="000140F2"/>
    <w:p w14:paraId="24CAA91C" w14:textId="471C1580" w:rsidR="000140F2" w:rsidRDefault="000140F2" w:rsidP="007D6F0D">
      <w:pPr>
        <w:pStyle w:val="Heading2"/>
      </w:pPr>
      <w:bookmarkStart w:id="1918" w:name="_Toc397358542"/>
      <w:r>
        <w:t xml:space="preserve">Where to </w:t>
      </w:r>
      <w:r w:rsidR="00FD648A">
        <w:t>G</w:t>
      </w:r>
      <w:r>
        <w:t>et</w:t>
      </w:r>
      <w:r w:rsidR="00B201E3">
        <w:t xml:space="preserve"> </w:t>
      </w:r>
      <w:r w:rsidR="00FD648A">
        <w:t>M</w:t>
      </w:r>
      <w:r w:rsidR="00B201E3">
        <w:t>ore</w:t>
      </w:r>
      <w:r>
        <w:t xml:space="preserve"> </w:t>
      </w:r>
      <w:r w:rsidR="00FD648A">
        <w:t>H</w:t>
      </w:r>
      <w:r>
        <w:t>elp</w:t>
      </w:r>
      <w:bookmarkEnd w:id="1918"/>
    </w:p>
    <w:p w14:paraId="37897DD1" w14:textId="7CB68764" w:rsidR="00DB69A3" w:rsidRDefault="00DB69A3">
      <w:r>
        <w:t>When you get here, you may be ready to pull all your hair out, but fret not, all is not lost. In fact, some people may have run into a similar issue and found a solution. The first place to find these people is on the FEBio user’s forum (</w:t>
      </w:r>
      <w:hyperlink r:id="rId2113" w:history="1">
        <w:r w:rsidRPr="00251CA6">
          <w:rPr>
            <w:rStyle w:val="Hyperlink"/>
          </w:rPr>
          <w:t>http://mrlforums.sci.utah.edu/forums/forum.php</w:t>
        </w:r>
      </w:hyperlink>
      <w:r>
        <w:t xml:space="preserve">). </w:t>
      </w:r>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don’t hesitate to use it!</w:t>
      </w:r>
    </w:p>
    <w:p w14:paraId="096B1684" w14:textId="77777777" w:rsidR="00DB69A3" w:rsidRDefault="00DB69A3"/>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1919" w:name="_Toc397358543"/>
      <w:r>
        <w:lastRenderedPageBreak/>
        <w:t xml:space="preserve">Configuration </w:t>
      </w:r>
      <w:r w:rsidR="00E67A22">
        <w:t>F</w:t>
      </w:r>
      <w:r>
        <w:t>ile</w:t>
      </w:r>
      <w:bookmarkEnd w:id="1919"/>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1B13CD">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c>
          <w:tcPr>
            <w:tcW w:w="2448" w:type="dxa"/>
            <w:shd w:val="clear" w:color="auto" w:fill="auto"/>
          </w:tcPr>
          <w:p w14:paraId="14B62B6B" w14:textId="4EB42321" w:rsidR="00470C94" w:rsidRDefault="00470C94" w:rsidP="006A0BC1">
            <w:pPr>
              <w:pStyle w:val="code"/>
            </w:pPr>
            <w:r>
              <w:t>import</w:t>
            </w:r>
          </w:p>
        </w:tc>
        <w:tc>
          <w:tcPr>
            <w:tcW w:w="7128" w:type="dxa"/>
            <w:shd w:val="clear" w:color="auto" w:fill="auto"/>
          </w:tcPr>
          <w:p w14:paraId="2BAC5DAC" w14:textId="52E1FC7F" w:rsidR="00470C94" w:rsidRDefault="00470C94" w:rsidP="006A0BC1">
            <w:r>
              <w:t>Load a plugin file (2)</w:t>
            </w:r>
          </w:p>
        </w:tc>
      </w:tr>
    </w:tbl>
    <w:p w14:paraId="7D5FAC62" w14:textId="77777777" w:rsidR="006A0BC1" w:rsidRDefault="006A0BC1" w:rsidP="006A0BC1"/>
    <w:p w14:paraId="5A6529C8" w14:textId="77777777" w:rsidR="006A0BC1" w:rsidRDefault="006A0BC1" w:rsidP="006A0BC1">
      <w:r>
        <w:rPr>
          <w:i/>
        </w:rPr>
        <w:t>Comments:</w:t>
      </w:r>
    </w:p>
    <w:p w14:paraId="7600B2FF" w14:textId="17BDB0AF" w:rsidR="006A0BC1" w:rsidRDefault="006A0BC1" w:rsidP="006A0BC1">
      <w:pPr>
        <w:numPr>
          <w:ilvl w:val="0"/>
          <w:numId w:val="20"/>
        </w:numPr>
      </w:pPr>
      <w:r>
        <w:t>FEBio supports several linear solvers, such as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ins w:id="1920" w:author="Steve Maas" w:date="2014-07-23T18:40:00Z">
        <w:r w:rsidR="003F28E1">
          <w:t xml:space="preserve">the </w:t>
        </w:r>
      </w:ins>
      <w:r>
        <w:t xml:space="preserve">Pardiso solver </w:t>
      </w:r>
      <w:del w:id="1921" w:author="Steve Maas" w:date="2014-07-23T18:40:00Z">
        <w:r w:rsidDel="003F28E1">
          <w:delText xml:space="preserve">are </w:delText>
        </w:r>
      </w:del>
      <w:ins w:id="1922" w:author="Steve Maas" w:date="2014-07-23T18:40:00Z">
        <w:r w:rsidR="003F28E1">
          <w:t xml:space="preserve">is </w:t>
        </w:r>
      </w:ins>
      <w:r>
        <w:t>available on most platforms.</w:t>
      </w:r>
      <w:r w:rsidR="00470C94">
        <w:t xml:space="preserve"> (Support for the SuperLU solver was removed as of version 2.0.)</w:t>
      </w:r>
    </w:p>
    <w:p w14:paraId="42A088BA" w14:textId="76D56A00" w:rsidR="00470C94" w:rsidRDefault="00470C94" w:rsidP="006A0BC1">
      <w:pPr>
        <w:numPr>
          <w:ilvl w:val="0"/>
          <w:numId w:val="20"/>
        </w:numPr>
        <w:rPr>
          <w:ins w:id="1923" w:author="Steve Maas" w:date="2014-07-23T18:41:00Z"/>
        </w:rPr>
      </w:pPr>
      <w:r>
        <w:t>As of FEBio 2.0 the user can create and use plugins designed for FEBio. These plugins extend the standard capabilities without the need to recompile the FEBio code. See Appendix B for more information on using plugins in FEBio.</w:t>
      </w:r>
    </w:p>
    <w:p w14:paraId="2B99465B" w14:textId="77777777" w:rsidR="00DA22DD" w:rsidRDefault="00DA22DD">
      <w:pPr>
        <w:rPr>
          <w:ins w:id="1924" w:author="Steve Maas" w:date="2014-07-23T18:41:00Z"/>
        </w:rPr>
        <w:pPrChange w:id="1925" w:author="Steve Maas" w:date="2014-07-23T18:41:00Z">
          <w:pPr>
            <w:numPr>
              <w:numId w:val="20"/>
            </w:numPr>
            <w:tabs>
              <w:tab w:val="num" w:pos="720"/>
            </w:tabs>
            <w:ind w:left="720" w:hanging="360"/>
          </w:pPr>
        </w:pPrChange>
      </w:pPr>
    </w:p>
    <w:p w14:paraId="322CDB50" w14:textId="0AE8C035" w:rsidR="00DA22DD" w:rsidRDefault="00DA22DD">
      <w:pPr>
        <w:rPr>
          <w:ins w:id="1926" w:author="Steve Maas" w:date="2014-07-23T18:41:00Z"/>
        </w:rPr>
        <w:pPrChange w:id="1927" w:author="Steve Maas" w:date="2014-07-23T18:41:00Z">
          <w:pPr>
            <w:numPr>
              <w:numId w:val="20"/>
            </w:numPr>
            <w:tabs>
              <w:tab w:val="num" w:pos="720"/>
            </w:tabs>
            <w:ind w:left="720" w:hanging="360"/>
          </w:pPr>
        </w:pPrChange>
      </w:pPr>
      <w:ins w:id="1928" w:author="Steve Maas" w:date="2014-07-23T18:41:00Z">
        <w:r>
          <w:t>An example configuration file.</w:t>
        </w:r>
      </w:ins>
    </w:p>
    <w:p w14:paraId="7DE6661F" w14:textId="77777777" w:rsidR="00DA22DD" w:rsidRDefault="00DA22DD">
      <w:pPr>
        <w:rPr>
          <w:ins w:id="1929" w:author="Steve Maas" w:date="2014-07-23T18:42:00Z"/>
        </w:rPr>
        <w:pPrChange w:id="1930" w:author="Steve Maas" w:date="2014-07-23T18:41:00Z">
          <w:pPr>
            <w:numPr>
              <w:numId w:val="20"/>
            </w:numPr>
            <w:tabs>
              <w:tab w:val="num" w:pos="720"/>
            </w:tabs>
            <w:ind w:left="720" w:hanging="360"/>
          </w:pPr>
        </w:pPrChange>
      </w:pPr>
    </w:p>
    <w:p w14:paraId="703DFB22" w14:textId="77777777" w:rsidR="00DA22DD" w:rsidRPr="00DA22DD" w:rsidRDefault="00DA22DD" w:rsidP="00DA22DD">
      <w:pPr>
        <w:rPr>
          <w:ins w:id="1931" w:author="Steve Maas" w:date="2014-07-23T18:42:00Z"/>
          <w:rFonts w:ascii="Courier New" w:hAnsi="Courier New" w:cs="Courier New"/>
          <w:sz w:val="22"/>
          <w:szCs w:val="22"/>
          <w:rPrChange w:id="1932" w:author="Steve Maas" w:date="2014-07-23T18:42:00Z">
            <w:rPr>
              <w:ins w:id="1933" w:author="Steve Maas" w:date="2014-07-23T18:42:00Z"/>
            </w:rPr>
          </w:rPrChange>
        </w:rPr>
      </w:pPr>
      <w:ins w:id="1934" w:author="Steve Maas" w:date="2014-07-23T18:42:00Z">
        <w:r w:rsidRPr="00DA22DD">
          <w:rPr>
            <w:rFonts w:ascii="Courier New" w:hAnsi="Courier New" w:cs="Courier New"/>
            <w:sz w:val="22"/>
            <w:szCs w:val="22"/>
            <w:rPrChange w:id="1935" w:author="Steve Maas" w:date="2014-07-23T18:42:00Z">
              <w:rPr/>
            </w:rPrChange>
          </w:rPr>
          <w:t>&lt;?xml version="1.0" encoding="ISO-8859-1"?&gt;</w:t>
        </w:r>
      </w:ins>
    </w:p>
    <w:p w14:paraId="14D8490E" w14:textId="77777777" w:rsidR="00DA22DD" w:rsidRPr="00DA22DD" w:rsidRDefault="00DA22DD" w:rsidP="00DA22DD">
      <w:pPr>
        <w:rPr>
          <w:ins w:id="1936" w:author="Steve Maas" w:date="2014-07-23T18:42:00Z"/>
          <w:rFonts w:ascii="Courier New" w:hAnsi="Courier New" w:cs="Courier New"/>
          <w:sz w:val="22"/>
          <w:szCs w:val="22"/>
          <w:rPrChange w:id="1937" w:author="Steve Maas" w:date="2014-07-23T18:42:00Z">
            <w:rPr>
              <w:ins w:id="1938" w:author="Steve Maas" w:date="2014-07-23T18:42:00Z"/>
            </w:rPr>
          </w:rPrChange>
        </w:rPr>
      </w:pPr>
      <w:ins w:id="1939" w:author="Steve Maas" w:date="2014-07-23T18:42:00Z">
        <w:r w:rsidRPr="00DA22DD">
          <w:rPr>
            <w:rFonts w:ascii="Courier New" w:hAnsi="Courier New" w:cs="Courier New"/>
            <w:sz w:val="22"/>
            <w:szCs w:val="22"/>
            <w:rPrChange w:id="1940" w:author="Steve Maas" w:date="2014-07-23T18:42:00Z">
              <w:rPr/>
            </w:rPrChange>
          </w:rPr>
          <w:t>&lt;febio_config version="1.0"&gt;</w:t>
        </w:r>
      </w:ins>
    </w:p>
    <w:p w14:paraId="487761BF" w14:textId="36D21639" w:rsidR="00DA22DD" w:rsidRPr="00DA22DD" w:rsidRDefault="00DA22DD" w:rsidP="00DA22DD">
      <w:pPr>
        <w:rPr>
          <w:ins w:id="1941" w:author="Steve Maas" w:date="2014-07-23T18:42:00Z"/>
          <w:rFonts w:ascii="Courier New" w:hAnsi="Courier New" w:cs="Courier New"/>
          <w:sz w:val="22"/>
          <w:szCs w:val="22"/>
          <w:rPrChange w:id="1942" w:author="Steve Maas" w:date="2014-07-23T18:42:00Z">
            <w:rPr>
              <w:ins w:id="1943" w:author="Steve Maas" w:date="2014-07-23T18:42:00Z"/>
            </w:rPr>
          </w:rPrChange>
        </w:rPr>
      </w:pPr>
      <w:ins w:id="1944" w:author="Steve Maas" w:date="2014-07-23T18:42:00Z">
        <w:r w:rsidRPr="00DA22DD">
          <w:rPr>
            <w:rFonts w:ascii="Courier New" w:hAnsi="Courier New" w:cs="Courier New"/>
            <w:sz w:val="22"/>
            <w:szCs w:val="22"/>
            <w:rPrChange w:id="1945" w:author="Steve Maas" w:date="2014-07-23T18:42:00Z">
              <w:rPr/>
            </w:rPrChange>
          </w:rPr>
          <w:tab/>
          <w:t>&lt;linear_solver type="pardiso"</w:t>
        </w:r>
        <w:r>
          <w:rPr>
            <w:rFonts w:ascii="Courier New" w:hAnsi="Courier New" w:cs="Courier New"/>
            <w:sz w:val="22"/>
            <w:szCs w:val="22"/>
          </w:rPr>
          <w:t>/</w:t>
        </w:r>
        <w:r w:rsidRPr="00DA22DD">
          <w:rPr>
            <w:rFonts w:ascii="Courier New" w:hAnsi="Courier New" w:cs="Courier New"/>
            <w:sz w:val="22"/>
            <w:szCs w:val="22"/>
            <w:rPrChange w:id="1946" w:author="Steve Maas" w:date="2014-07-23T18:42:00Z">
              <w:rPr/>
            </w:rPrChange>
          </w:rPr>
          <w:t>&gt;</w:t>
        </w:r>
      </w:ins>
    </w:p>
    <w:p w14:paraId="1E2257FF" w14:textId="3A4DFF36" w:rsidR="00DA22DD" w:rsidRPr="00DA22DD" w:rsidRDefault="00DA22DD">
      <w:pPr>
        <w:rPr>
          <w:rFonts w:ascii="Courier New" w:hAnsi="Courier New" w:cs="Courier New"/>
          <w:sz w:val="22"/>
          <w:szCs w:val="22"/>
          <w:rPrChange w:id="1947" w:author="Steve Maas" w:date="2014-07-23T18:42:00Z">
            <w:rPr/>
          </w:rPrChange>
        </w:rPr>
        <w:pPrChange w:id="1948" w:author="Steve Maas" w:date="2014-07-23T18:41:00Z">
          <w:pPr>
            <w:numPr>
              <w:numId w:val="20"/>
            </w:numPr>
            <w:tabs>
              <w:tab w:val="num" w:pos="720"/>
            </w:tabs>
            <w:ind w:left="720" w:hanging="360"/>
          </w:pPr>
        </w:pPrChange>
      </w:pPr>
      <w:ins w:id="1949" w:author="Steve Maas" w:date="2014-07-23T18:42:00Z">
        <w:r w:rsidRPr="00DA22DD">
          <w:rPr>
            <w:rFonts w:ascii="Courier New" w:hAnsi="Courier New" w:cs="Courier New"/>
            <w:sz w:val="22"/>
            <w:szCs w:val="22"/>
            <w:rPrChange w:id="1950" w:author="Steve Maas" w:date="2014-07-23T18:42:00Z">
              <w:rPr/>
            </w:rPrChange>
          </w:rPr>
          <w:t>&lt;/febio_config&gt;</w:t>
        </w:r>
      </w:ins>
    </w:p>
    <w:p w14:paraId="13DFDC92" w14:textId="77777777" w:rsidR="00BF2488" w:rsidRDefault="00BF2488" w:rsidP="006A0BC1"/>
    <w:p w14:paraId="0E1D914D" w14:textId="5E81E4FA" w:rsidR="00BF2488" w:rsidRDefault="00BF2488" w:rsidP="00BF2488">
      <w:pPr>
        <w:pStyle w:val="Heading1"/>
        <w:numPr>
          <w:ilvl w:val="0"/>
          <w:numId w:val="15"/>
        </w:numPr>
        <w:jc w:val="left"/>
      </w:pPr>
      <w:r>
        <w:br w:type="page"/>
      </w:r>
      <w:bookmarkStart w:id="1951" w:name="_Toc397358544"/>
      <w:r w:rsidR="00470C94">
        <w:lastRenderedPageBreak/>
        <w:t>FEBio Plugins</w:t>
      </w:r>
      <w:bookmarkEnd w:id="1951"/>
    </w:p>
    <w:p w14:paraId="406503EE" w14:textId="14FA6F70" w:rsidR="00470C94" w:rsidRDefault="00860308" w:rsidP="008C20E4">
      <w:r>
        <w:t xml:space="preserve">As of version </w:t>
      </w:r>
      <w:r w:rsidR="00470C94">
        <w:t>2</w:t>
      </w:r>
      <w:r>
        <w:t>.</w:t>
      </w:r>
      <w:r w:rsidR="00470C94">
        <w:t>0</w:t>
      </w:r>
      <w:r>
        <w:t xml:space="preserve"> </w:t>
      </w:r>
      <w:r w:rsidR="00470C94">
        <w:t xml:space="preserve">FEBio supports plugins. Plugins are dynamic libraries which extend the capabilities of FEBio at runtime without the need to recompile the entire source code. This offers the user a powerful mechanism for extending the default feature set of FEBio with little effort. </w:t>
      </w:r>
      <w:r w:rsidR="00F2174D">
        <w:t>In addition, the development of the plugin is independent of the FEBio source code, which implies that upgrading to a newer version of FEBio will not require a recompilation of the plugin</w:t>
      </w:r>
      <w:r w:rsidR="00F2174D">
        <w:rPr>
          <w:rStyle w:val="FootnoteReference"/>
        </w:rPr>
        <w:footnoteReference w:id="11"/>
      </w:r>
      <w:r w:rsidR="00F2174D">
        <w:t xml:space="preserve">. </w:t>
      </w:r>
      <w:r w:rsidR="007E2409">
        <w:t>The FEBio developer</w:t>
      </w:r>
      <w:r w:rsidR="00993E3A">
        <w:t>’</w:t>
      </w:r>
      <w:r w:rsidR="007E2409">
        <w:t xml:space="preserve">s documentation </w:t>
      </w:r>
      <w:r w:rsidR="00E54187">
        <w:t xml:space="preserve">(available online at </w:t>
      </w:r>
      <w:hyperlink r:id="rId2114" w:history="1">
        <w:r w:rsidR="00E54187" w:rsidRPr="00C75862">
          <w:rPr>
            <w:rStyle w:val="Hyperlink"/>
          </w:rPr>
          <w:t>http://febio.org/febio/febio-documentation/</w:t>
        </w:r>
      </w:hyperlink>
      <w:r w:rsidR="00E54187">
        <w:t xml:space="preserve">) </w:t>
      </w:r>
      <w:r w:rsidR="007E2409">
        <w:t xml:space="preserve">explains in detail how to create these plugins. In this section we outline how to use the plugins with FEBio. </w:t>
      </w:r>
      <w:r w:rsidR="00F2174D">
        <w:t xml:space="preserve">Using plugins, users can create custom materials, boundary conditions, loads, output variables, etc. </w:t>
      </w:r>
      <w:r w:rsidR="009F52EB">
        <w:t>Users can also define custom “tasks” with plugins. A task is simply a wrapper around FEBio. (FEBio actually defines several tasks by default. The standard task simply loads the input file, runs the model and creates the output files. Other tasks perform diagnostics). Algorithms that require repeated evaluations of FE models (e.g. parameter optimization) can easily be implemented as a plugin that defines such a custom task.</w:t>
      </w:r>
    </w:p>
    <w:p w14:paraId="71017744" w14:textId="77777777" w:rsidR="007E2409" w:rsidRDefault="007E2409" w:rsidP="008C20E4"/>
    <w:p w14:paraId="6D7ECB4D" w14:textId="328B749F" w:rsidR="009F52EB" w:rsidRPr="008C20E4" w:rsidRDefault="009F52EB" w:rsidP="008C20E4">
      <w:pPr>
        <w:rPr>
          <w:b/>
          <w:sz w:val="32"/>
          <w:szCs w:val="32"/>
        </w:rPr>
      </w:pPr>
      <w:r w:rsidRPr="008C20E4">
        <w:rPr>
          <w:b/>
          <w:sz w:val="32"/>
          <w:szCs w:val="32"/>
        </w:rPr>
        <w:t>Using Plugins</w:t>
      </w:r>
    </w:p>
    <w:p w14:paraId="78D216A6" w14:textId="01ED327F" w:rsidR="007E2409" w:rsidRDefault="007E2409" w:rsidP="008C20E4">
      <w:r>
        <w:t xml:space="preserve">A plugin is compiled into a dynamic library (dll) or shared object (so) and containes the compiled code of the library. In order to use this plugin, you must add the path </w:t>
      </w:r>
      <w:r w:rsidR="009F52EB">
        <w:t xml:space="preserve">to </w:t>
      </w:r>
      <w:r>
        <w:t xml:space="preserve">and name </w:t>
      </w:r>
      <w:r w:rsidR="009F52EB">
        <w:t xml:space="preserve">of </w:t>
      </w:r>
      <w:r>
        <w:t xml:space="preserve">the plugin file in the FEBio configuration file (see Appendix A for a discussion of the configuration file). For each plugin, an </w:t>
      </w:r>
      <w:r>
        <w:rPr>
          <w:i/>
        </w:rPr>
        <w:t xml:space="preserve">import </w:t>
      </w:r>
      <w:r>
        <w:t xml:space="preserve">item has to be added in this configuration file. For example, </w:t>
      </w:r>
    </w:p>
    <w:p w14:paraId="6BE0280F" w14:textId="77777777" w:rsidR="007E2409" w:rsidRDefault="007E2409" w:rsidP="008C20E4"/>
    <w:p w14:paraId="7D33407D" w14:textId="0252D287" w:rsidR="007E2409" w:rsidRPr="00645EA5" w:rsidRDefault="007E2409" w:rsidP="008C20E4">
      <w:pPr>
        <w:rPr>
          <w:rFonts w:cs="Courier New"/>
          <w:szCs w:val="22"/>
        </w:rPr>
      </w:pPr>
      <w:r>
        <w:rPr>
          <w:rFonts w:ascii="Courier New" w:hAnsi="Courier New" w:cs="Courier New"/>
          <w:sz w:val="22"/>
          <w:szCs w:val="22"/>
        </w:rPr>
        <w:t>&lt;import&gt;myplugin.dll&lt;/import&gt;</w:t>
      </w:r>
    </w:p>
    <w:p w14:paraId="39D67755" w14:textId="77777777" w:rsidR="007E2409" w:rsidRDefault="007E2409" w:rsidP="008C20E4"/>
    <w:p w14:paraId="73ACC6B3" w14:textId="1D876238" w:rsidR="007E2409" w:rsidRDefault="007E2409" w:rsidP="008C20E4">
      <w:r>
        <w:t>You may need to add the full path to the plugin if FEBio has problems locating the plugin.</w:t>
      </w:r>
    </w:p>
    <w:p w14:paraId="432FD83D" w14:textId="77777777" w:rsidR="007E2409" w:rsidRDefault="007E2409" w:rsidP="008C20E4"/>
    <w:p w14:paraId="273D9D99" w14:textId="01D3B5AD" w:rsidR="007E2409" w:rsidRPr="00B0194F" w:rsidRDefault="007E2409" w:rsidP="007E2409">
      <w:pPr>
        <w:rPr>
          <w:rFonts w:ascii="Courier New" w:hAnsi="Courier New" w:cs="Courier New"/>
          <w:sz w:val="22"/>
          <w:szCs w:val="22"/>
        </w:rPr>
      </w:pPr>
      <w:r>
        <w:rPr>
          <w:rFonts w:ascii="Courier New" w:hAnsi="Courier New" w:cs="Courier New"/>
          <w:sz w:val="22"/>
          <w:szCs w:val="22"/>
        </w:rPr>
        <w:t>&lt;import&gt;C:\path\to\my\plugins\myplugin.dll&lt;/import&gt;</w:t>
      </w:r>
    </w:p>
    <w:p w14:paraId="6DCFD1D0" w14:textId="77777777" w:rsidR="007E2409" w:rsidRPr="00993E3A" w:rsidRDefault="007E2409" w:rsidP="008C20E4"/>
    <w:p w14:paraId="35E828B8" w14:textId="2F905542" w:rsidR="00860308" w:rsidRDefault="007E2409" w:rsidP="008C20E4">
      <w:r>
        <w:t xml:space="preserve">When FEBio starts, it will first load all the plugins that are defined in the configuration file before it reads the input file. This way, sections in the input file that require the plugin’s capabilities will already be available for use. If FEBio cannot find a plugin it will terminate with an error message. </w:t>
      </w:r>
    </w:p>
    <w:p w14:paraId="2524159A" w14:textId="77777777" w:rsidR="00F2174D" w:rsidRDefault="00F2174D" w:rsidP="008C20E4"/>
    <w:p w14:paraId="295C93D4" w14:textId="77777777" w:rsidR="007E2409" w:rsidRPr="00B27FE9" w:rsidRDefault="007E2409" w:rsidP="008C20E4"/>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1952" w:name="_Toc397358545"/>
      <w:r w:rsidR="006A0BC1">
        <w:lastRenderedPageBreak/>
        <w:t>References</w:t>
      </w:r>
      <w:bookmarkEnd w:id="1952"/>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1953"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1953"/>
    </w:p>
    <w:p w14:paraId="7078C31C" w14:textId="77777777" w:rsidR="00711A1D" w:rsidRPr="00711A1D" w:rsidRDefault="00711A1D" w:rsidP="00711A1D">
      <w:pPr>
        <w:rPr>
          <w:noProof/>
        </w:rPr>
      </w:pPr>
      <w:bookmarkStart w:id="1954" w:name="_ENREF_2"/>
      <w:r w:rsidRPr="00711A1D">
        <w:rPr>
          <w:noProof/>
        </w:rPr>
        <w:t>[2]</w:t>
      </w:r>
      <w:r w:rsidRPr="00711A1D">
        <w:rPr>
          <w:noProof/>
        </w:rPr>
        <w:tab/>
        <w:t>Gee, M. W., Dohrmann, C. R., Key, S. W., and Wall, W. A., 2009, "A uniform nodal strain tetrahedron with isochoric stabilization," Int. J. Numer. Meth. Engng(78), pp. 429-443.</w:t>
      </w:r>
      <w:bookmarkEnd w:id="1954"/>
    </w:p>
    <w:p w14:paraId="29B64F22" w14:textId="77777777" w:rsidR="00711A1D" w:rsidRPr="00711A1D" w:rsidRDefault="00711A1D" w:rsidP="00711A1D">
      <w:pPr>
        <w:rPr>
          <w:noProof/>
        </w:rPr>
      </w:pPr>
      <w:bookmarkStart w:id="1955"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1955"/>
    </w:p>
    <w:p w14:paraId="52715185" w14:textId="77777777" w:rsidR="00711A1D" w:rsidRPr="00711A1D" w:rsidRDefault="00711A1D" w:rsidP="00711A1D">
      <w:pPr>
        <w:rPr>
          <w:noProof/>
        </w:rPr>
      </w:pPr>
      <w:bookmarkStart w:id="1956"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1956"/>
    </w:p>
    <w:p w14:paraId="250401A1" w14:textId="77777777" w:rsidR="00711A1D" w:rsidRPr="00711A1D" w:rsidRDefault="00711A1D" w:rsidP="00711A1D">
      <w:pPr>
        <w:rPr>
          <w:noProof/>
        </w:rPr>
      </w:pPr>
      <w:bookmarkStart w:id="1957"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1957"/>
    </w:p>
    <w:p w14:paraId="1E38F47E" w14:textId="77777777" w:rsidR="00711A1D" w:rsidRPr="00711A1D" w:rsidRDefault="00711A1D" w:rsidP="00711A1D">
      <w:pPr>
        <w:rPr>
          <w:noProof/>
        </w:rPr>
      </w:pPr>
      <w:bookmarkStart w:id="1958"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1958"/>
    </w:p>
    <w:p w14:paraId="0F3A1875" w14:textId="77777777" w:rsidR="00711A1D" w:rsidRPr="00711A1D" w:rsidRDefault="00711A1D" w:rsidP="00711A1D">
      <w:pPr>
        <w:rPr>
          <w:noProof/>
        </w:rPr>
      </w:pPr>
      <w:bookmarkStart w:id="1959" w:name="_ENREF_7"/>
      <w:r w:rsidRPr="00711A1D">
        <w:rPr>
          <w:noProof/>
        </w:rPr>
        <w:t>[7]</w:t>
      </w:r>
      <w:r w:rsidRPr="00711A1D">
        <w:rPr>
          <w:noProof/>
        </w:rPr>
        <w:tab/>
        <w:t>Lanir, Y., 1983, "Constitutive equations for fibrous connective tissues," J Biomech, 16(1), pp. 1-12.</w:t>
      </w:r>
      <w:bookmarkEnd w:id="1959"/>
    </w:p>
    <w:p w14:paraId="320578B4" w14:textId="77777777" w:rsidR="00711A1D" w:rsidRPr="00711A1D" w:rsidRDefault="00711A1D" w:rsidP="00711A1D">
      <w:pPr>
        <w:rPr>
          <w:noProof/>
        </w:rPr>
      </w:pPr>
      <w:bookmarkStart w:id="1960"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1960"/>
    </w:p>
    <w:p w14:paraId="3608330B" w14:textId="77777777" w:rsidR="00711A1D" w:rsidRPr="00711A1D" w:rsidRDefault="00711A1D" w:rsidP="00711A1D">
      <w:pPr>
        <w:rPr>
          <w:noProof/>
        </w:rPr>
      </w:pPr>
      <w:bookmarkStart w:id="1961" w:name="_ENREF_9"/>
      <w:r w:rsidRPr="00711A1D">
        <w:rPr>
          <w:noProof/>
        </w:rPr>
        <w:t>[9]</w:t>
      </w:r>
      <w:r w:rsidRPr="00711A1D">
        <w:rPr>
          <w:noProof/>
        </w:rPr>
        <w:tab/>
        <w:t>Ateshian, G. A., 2007, "Anisotropy of fibrous tissues in relation to the distribution of tensed and buckled fibers," J Biomech Eng, 129(2), pp. 240-249.</w:t>
      </w:r>
      <w:bookmarkEnd w:id="1961"/>
    </w:p>
    <w:p w14:paraId="294D485C" w14:textId="77777777" w:rsidR="00711A1D" w:rsidRPr="00711A1D" w:rsidRDefault="00711A1D" w:rsidP="00711A1D">
      <w:pPr>
        <w:rPr>
          <w:noProof/>
        </w:rPr>
      </w:pPr>
      <w:bookmarkStart w:id="1962" w:name="_ENREF_10"/>
      <w:r w:rsidRPr="00711A1D">
        <w:rPr>
          <w:noProof/>
        </w:rPr>
        <w:t>[10]</w:t>
      </w:r>
      <w:r w:rsidRPr="00711A1D">
        <w:rPr>
          <w:noProof/>
        </w:rPr>
        <w:tab/>
        <w:t>Fung, Y. C., 1993, Biomechanics : mechanical properties of living tissues, Springer-Verlag, New York.</w:t>
      </w:r>
      <w:bookmarkEnd w:id="1962"/>
    </w:p>
    <w:p w14:paraId="1B8F3DBB" w14:textId="77777777" w:rsidR="00711A1D" w:rsidRPr="00711A1D" w:rsidRDefault="00711A1D" w:rsidP="00711A1D">
      <w:pPr>
        <w:rPr>
          <w:noProof/>
        </w:rPr>
      </w:pPr>
      <w:bookmarkStart w:id="1963" w:name="_ENREF_11"/>
      <w:r w:rsidRPr="00711A1D">
        <w:rPr>
          <w:noProof/>
        </w:rPr>
        <w:t>[11]</w:t>
      </w:r>
      <w:r w:rsidRPr="00711A1D">
        <w:rPr>
          <w:noProof/>
        </w:rPr>
        <w:tab/>
        <w:t>Fung, Y. C., Fronek, K., and Patitucci, P., 1979, "Pseudoelasticity of arteries and the choice of its mathematical expression," Am J Physiol, 237(5), pp. H620-631.</w:t>
      </w:r>
      <w:bookmarkEnd w:id="1963"/>
    </w:p>
    <w:p w14:paraId="2CDD8AA6" w14:textId="77777777" w:rsidR="00711A1D" w:rsidRPr="00711A1D" w:rsidRDefault="00711A1D" w:rsidP="00711A1D">
      <w:pPr>
        <w:rPr>
          <w:noProof/>
        </w:rPr>
      </w:pPr>
      <w:bookmarkStart w:id="1964" w:name="_ENREF_12"/>
      <w:r w:rsidRPr="00711A1D">
        <w:rPr>
          <w:noProof/>
        </w:rPr>
        <w:t>[12]</w:t>
      </w:r>
      <w:r w:rsidRPr="00711A1D">
        <w:rPr>
          <w:noProof/>
        </w:rPr>
        <w:tab/>
        <w:t>Ateshian, G. A., and Costa, K. D., 2009, "A frame-invariant formulation of Fung elasticity," J Biomech, 42(6), pp. 781-785.</w:t>
      </w:r>
      <w:bookmarkEnd w:id="1964"/>
    </w:p>
    <w:p w14:paraId="4FC34E49" w14:textId="77777777" w:rsidR="00711A1D" w:rsidRPr="00711A1D" w:rsidRDefault="00711A1D" w:rsidP="00711A1D">
      <w:pPr>
        <w:rPr>
          <w:noProof/>
        </w:rPr>
      </w:pPr>
      <w:bookmarkStart w:id="1965" w:name="_ENREF_13"/>
      <w:r w:rsidRPr="00711A1D">
        <w:rPr>
          <w:noProof/>
        </w:rPr>
        <w:t>[13]</w:t>
      </w:r>
      <w:r w:rsidRPr="00711A1D">
        <w:rPr>
          <w:noProof/>
        </w:rPr>
        <w:tab/>
        <w:t>Blemker, S., 2004, "3D Modeling of Complex Muscle Architecture and Geometry," Stanford University, Stanford.</w:t>
      </w:r>
      <w:bookmarkEnd w:id="1965"/>
    </w:p>
    <w:p w14:paraId="44754525" w14:textId="77777777" w:rsidR="00711A1D" w:rsidRPr="00711A1D" w:rsidRDefault="00711A1D" w:rsidP="00711A1D">
      <w:pPr>
        <w:rPr>
          <w:noProof/>
        </w:rPr>
      </w:pPr>
      <w:bookmarkStart w:id="1966"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1966"/>
    </w:p>
    <w:p w14:paraId="7B80718C" w14:textId="77777777" w:rsidR="00711A1D" w:rsidRPr="00711A1D" w:rsidRDefault="00711A1D" w:rsidP="00711A1D">
      <w:pPr>
        <w:rPr>
          <w:noProof/>
        </w:rPr>
      </w:pPr>
      <w:bookmarkStart w:id="1967" w:name="_ENREF_15"/>
      <w:r w:rsidRPr="00711A1D">
        <w:rPr>
          <w:noProof/>
        </w:rPr>
        <w:t>[15]</w:t>
      </w:r>
      <w:r w:rsidRPr="00711A1D">
        <w:rPr>
          <w:noProof/>
        </w:rPr>
        <w:tab/>
        <w:t>Spencer, A. J. M., 1984, Continuum Theory of the Mechanics of Fibre-Reinforced Composites, Springer-Verlag, New York.</w:t>
      </w:r>
      <w:bookmarkEnd w:id="1967"/>
    </w:p>
    <w:p w14:paraId="3B8E8EF7" w14:textId="77777777" w:rsidR="00711A1D" w:rsidRPr="00711A1D" w:rsidRDefault="00711A1D" w:rsidP="00711A1D">
      <w:pPr>
        <w:rPr>
          <w:noProof/>
        </w:rPr>
      </w:pPr>
      <w:bookmarkStart w:id="1968"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1968"/>
    </w:p>
    <w:p w14:paraId="33382BC3" w14:textId="77777777" w:rsidR="00711A1D" w:rsidRPr="00711A1D" w:rsidRDefault="00711A1D" w:rsidP="00711A1D">
      <w:pPr>
        <w:rPr>
          <w:noProof/>
        </w:rPr>
      </w:pPr>
      <w:bookmarkStart w:id="1969"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1969"/>
    </w:p>
    <w:p w14:paraId="78F4B469" w14:textId="77777777" w:rsidR="00711A1D" w:rsidRPr="00711A1D" w:rsidRDefault="00711A1D" w:rsidP="00711A1D">
      <w:pPr>
        <w:rPr>
          <w:noProof/>
        </w:rPr>
      </w:pPr>
      <w:bookmarkStart w:id="1970" w:name="_ENREF_18"/>
      <w:r w:rsidRPr="00711A1D">
        <w:rPr>
          <w:noProof/>
        </w:rPr>
        <w:t>[18]</w:t>
      </w:r>
      <w:r w:rsidRPr="00711A1D">
        <w:rPr>
          <w:noProof/>
        </w:rPr>
        <w:tab/>
        <w:t>Quapp, K. M., and Weiss, J. A., 1998, "Material characterization of human medial collateral ligament," J Biomech Eng, 120(6), pp. 757-763.</w:t>
      </w:r>
      <w:bookmarkEnd w:id="1970"/>
    </w:p>
    <w:p w14:paraId="32CA7FF9" w14:textId="77777777" w:rsidR="00711A1D" w:rsidRPr="00711A1D" w:rsidRDefault="00711A1D" w:rsidP="00711A1D">
      <w:pPr>
        <w:rPr>
          <w:noProof/>
        </w:rPr>
      </w:pPr>
      <w:bookmarkStart w:id="1971"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1971"/>
    </w:p>
    <w:p w14:paraId="16AAC6F4" w14:textId="77777777" w:rsidR="00711A1D" w:rsidRPr="00711A1D" w:rsidRDefault="00711A1D" w:rsidP="00711A1D">
      <w:pPr>
        <w:rPr>
          <w:noProof/>
        </w:rPr>
      </w:pPr>
      <w:bookmarkStart w:id="1972" w:name="_ENREF_20"/>
      <w:r w:rsidRPr="00711A1D">
        <w:rPr>
          <w:noProof/>
        </w:rPr>
        <w:t>[20]</w:t>
      </w:r>
      <w:r w:rsidRPr="00711A1D">
        <w:rPr>
          <w:noProof/>
        </w:rPr>
        <w:tab/>
        <w:t>Veronda, D. R., and Westmann, R. A., 1970, "Mechanical Characterization of Skin - Finite Deformations," J. Biomechanics, Vol. 3, pp. 111-124.</w:t>
      </w:r>
      <w:bookmarkEnd w:id="1972"/>
    </w:p>
    <w:p w14:paraId="1320DA6A" w14:textId="77777777" w:rsidR="00711A1D" w:rsidRPr="00711A1D" w:rsidRDefault="00711A1D" w:rsidP="00711A1D">
      <w:pPr>
        <w:rPr>
          <w:noProof/>
        </w:rPr>
      </w:pPr>
      <w:bookmarkStart w:id="1973"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1973"/>
    </w:p>
    <w:p w14:paraId="52C64EC2" w14:textId="77777777" w:rsidR="00711A1D" w:rsidRPr="00711A1D" w:rsidRDefault="00711A1D" w:rsidP="00711A1D">
      <w:pPr>
        <w:rPr>
          <w:noProof/>
        </w:rPr>
      </w:pPr>
      <w:bookmarkStart w:id="1974"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1974"/>
    </w:p>
    <w:p w14:paraId="498B1043" w14:textId="77777777" w:rsidR="00711A1D" w:rsidRPr="00711A1D" w:rsidRDefault="00711A1D" w:rsidP="00711A1D">
      <w:pPr>
        <w:rPr>
          <w:noProof/>
        </w:rPr>
      </w:pPr>
      <w:bookmarkStart w:id="1975" w:name="_ENREF_23"/>
      <w:r w:rsidRPr="00711A1D">
        <w:rPr>
          <w:noProof/>
        </w:rPr>
        <w:t>[23]</w:t>
      </w:r>
      <w:r w:rsidRPr="00711A1D">
        <w:rPr>
          <w:noProof/>
        </w:rPr>
        <w:tab/>
        <w:t>Bonet, J., and Wood, R. D., 1997, Nonlinear continuum mechanics for finite element analysis, Cambridge University Press.</w:t>
      </w:r>
      <w:bookmarkEnd w:id="1975"/>
    </w:p>
    <w:p w14:paraId="01797796" w14:textId="77777777" w:rsidR="00711A1D" w:rsidRPr="00711A1D" w:rsidRDefault="00711A1D" w:rsidP="00711A1D">
      <w:pPr>
        <w:rPr>
          <w:noProof/>
        </w:rPr>
      </w:pPr>
      <w:bookmarkStart w:id="1976" w:name="_ENREF_24"/>
      <w:r w:rsidRPr="00711A1D">
        <w:rPr>
          <w:noProof/>
        </w:rPr>
        <w:t>[24]</w:t>
      </w:r>
      <w:r w:rsidRPr="00711A1D">
        <w:rPr>
          <w:noProof/>
        </w:rPr>
        <w:tab/>
        <w:t>Carter, D. R., and Hayes, W. C., 1976, "Bone compressive strength: the influence of density and strain rate," Science, 194(4270), pp. 1174-1176.</w:t>
      </w:r>
      <w:bookmarkEnd w:id="1976"/>
    </w:p>
    <w:p w14:paraId="4BE3FAA8" w14:textId="77777777" w:rsidR="00711A1D" w:rsidRPr="00711A1D" w:rsidRDefault="00711A1D" w:rsidP="00711A1D">
      <w:pPr>
        <w:rPr>
          <w:noProof/>
        </w:rPr>
      </w:pPr>
      <w:bookmarkStart w:id="1977" w:name="_ENREF_25"/>
      <w:r w:rsidRPr="00711A1D">
        <w:rPr>
          <w:noProof/>
        </w:rPr>
        <w:t>[25]</w:t>
      </w:r>
      <w:r w:rsidRPr="00711A1D">
        <w:rPr>
          <w:noProof/>
        </w:rPr>
        <w:tab/>
        <w:t>Carter, D. R., and Hayes, W. C., 1977, "The compressive behavior of bone as a two-phase porous structure," J Bone Joint Surg Am, 59(7), pp. 954-962.</w:t>
      </w:r>
      <w:bookmarkEnd w:id="1977"/>
    </w:p>
    <w:p w14:paraId="6764EF22" w14:textId="77777777" w:rsidR="00711A1D" w:rsidRPr="00711A1D" w:rsidRDefault="00711A1D" w:rsidP="00711A1D">
      <w:pPr>
        <w:rPr>
          <w:noProof/>
        </w:rPr>
      </w:pPr>
      <w:bookmarkStart w:id="1978" w:name="_ENREF_26"/>
      <w:r w:rsidRPr="00711A1D">
        <w:rPr>
          <w:noProof/>
        </w:rPr>
        <w:t>[26]</w:t>
      </w:r>
      <w:r w:rsidRPr="00711A1D">
        <w:rPr>
          <w:noProof/>
        </w:rPr>
        <w:tab/>
        <w:t>Overbeek, J. T., 1956, "The Donnan equilibrium," Prog Biophys Biophys Chem, 6, pp. 57-84.</w:t>
      </w:r>
      <w:bookmarkEnd w:id="1978"/>
    </w:p>
    <w:p w14:paraId="2295E82B" w14:textId="77777777" w:rsidR="00711A1D" w:rsidRPr="00711A1D" w:rsidRDefault="00711A1D" w:rsidP="00711A1D">
      <w:pPr>
        <w:rPr>
          <w:noProof/>
        </w:rPr>
      </w:pPr>
      <w:bookmarkStart w:id="1979" w:name="_ENREF_27"/>
      <w:r w:rsidRPr="00711A1D">
        <w:rPr>
          <w:noProof/>
        </w:rPr>
        <w:t>[27]</w:t>
      </w:r>
      <w:r w:rsidRPr="00711A1D">
        <w:rPr>
          <w:noProof/>
        </w:rPr>
        <w:tab/>
        <w:t>Lai, W. M., Hou, J. S., and Mow, V. C., 1991, "A triphasic theory for the swelling and deformation behaviors of articular cartilage," J Biomech Eng, 113(3), pp. 245-258.</w:t>
      </w:r>
      <w:bookmarkEnd w:id="1979"/>
    </w:p>
    <w:p w14:paraId="45694551" w14:textId="77777777" w:rsidR="00711A1D" w:rsidRPr="00711A1D" w:rsidRDefault="00711A1D" w:rsidP="00711A1D">
      <w:pPr>
        <w:rPr>
          <w:noProof/>
        </w:rPr>
      </w:pPr>
      <w:bookmarkStart w:id="1980"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1980"/>
    </w:p>
    <w:p w14:paraId="66E68CCA" w14:textId="77777777" w:rsidR="00711A1D" w:rsidRPr="00711A1D" w:rsidRDefault="00711A1D" w:rsidP="00711A1D">
      <w:pPr>
        <w:rPr>
          <w:noProof/>
        </w:rPr>
      </w:pPr>
      <w:bookmarkStart w:id="1981"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1981"/>
    </w:p>
    <w:p w14:paraId="31C6FEAF" w14:textId="77777777" w:rsidR="00711A1D" w:rsidRPr="00711A1D" w:rsidRDefault="00711A1D" w:rsidP="00711A1D">
      <w:pPr>
        <w:rPr>
          <w:noProof/>
        </w:rPr>
      </w:pPr>
      <w:bookmarkStart w:id="1982"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1982"/>
    </w:p>
    <w:p w14:paraId="5121E746" w14:textId="77777777" w:rsidR="00711A1D" w:rsidRPr="00711A1D" w:rsidRDefault="00711A1D" w:rsidP="00711A1D">
      <w:pPr>
        <w:rPr>
          <w:noProof/>
        </w:rPr>
      </w:pPr>
      <w:bookmarkStart w:id="1983" w:name="_ENREF_31"/>
      <w:r w:rsidRPr="00711A1D">
        <w:rPr>
          <w:noProof/>
        </w:rPr>
        <w:t>[31]</w:t>
      </w:r>
      <w:r w:rsidRPr="00711A1D">
        <w:rPr>
          <w:noProof/>
        </w:rPr>
        <w:tab/>
        <w:t>Ateshian, G. A., and Ricken, T., 2010, "Multigenerational interstitial growth of biological tissues," Biomech Model Mechanobiol, 9(6), pp. 689-702.</w:t>
      </w:r>
      <w:bookmarkEnd w:id="1983"/>
    </w:p>
    <w:p w14:paraId="7C381329" w14:textId="77777777" w:rsidR="00711A1D" w:rsidRPr="00711A1D" w:rsidRDefault="00711A1D" w:rsidP="00711A1D">
      <w:pPr>
        <w:rPr>
          <w:noProof/>
        </w:rPr>
      </w:pPr>
      <w:bookmarkStart w:id="1984"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1984"/>
    </w:p>
    <w:p w14:paraId="5FE113E8" w14:textId="77777777" w:rsidR="00711A1D" w:rsidRPr="00711A1D" w:rsidRDefault="00711A1D" w:rsidP="00711A1D">
      <w:pPr>
        <w:rPr>
          <w:noProof/>
        </w:rPr>
      </w:pPr>
      <w:bookmarkStart w:id="1985"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1985"/>
    </w:p>
    <w:p w14:paraId="36FDCD92" w14:textId="77777777" w:rsidR="00711A1D" w:rsidRPr="00711A1D" w:rsidRDefault="00711A1D" w:rsidP="00711A1D">
      <w:pPr>
        <w:rPr>
          <w:noProof/>
        </w:rPr>
      </w:pPr>
      <w:bookmarkStart w:id="1986"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1986"/>
    </w:p>
    <w:p w14:paraId="26462A35" w14:textId="77777777" w:rsidR="00711A1D" w:rsidRPr="00711A1D" w:rsidRDefault="00711A1D" w:rsidP="00711A1D">
      <w:pPr>
        <w:rPr>
          <w:noProof/>
        </w:rPr>
      </w:pPr>
      <w:bookmarkStart w:id="1987" w:name="_ENREF_35"/>
      <w:r w:rsidRPr="00711A1D">
        <w:rPr>
          <w:noProof/>
        </w:rPr>
        <w:t>[35]</w:t>
      </w:r>
      <w:r w:rsidRPr="00711A1D">
        <w:rPr>
          <w:noProof/>
        </w:rPr>
        <w:tab/>
        <w:t>Weinans, H., Huiskes, R., and Grootenboer, H. J., 1992, "The behavior of adaptive bone-remodeling simulation models," J Biomech, 25(12), pp. 1425-1441.</w:t>
      </w:r>
      <w:bookmarkEnd w:id="1987"/>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C450B5" w14:textId="77777777" w:rsidR="00465CC4" w:rsidRDefault="00465CC4">
      <w:r>
        <w:separator/>
      </w:r>
    </w:p>
  </w:endnote>
  <w:endnote w:type="continuationSeparator" w:id="0">
    <w:p w14:paraId="5FB00D7B" w14:textId="77777777" w:rsidR="00465CC4" w:rsidRDefault="00465C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3C54DD" w14:textId="77777777" w:rsidR="00465CC4" w:rsidRDefault="00465CC4">
      <w:r>
        <w:separator/>
      </w:r>
    </w:p>
  </w:footnote>
  <w:footnote w:type="continuationSeparator" w:id="0">
    <w:p w14:paraId="52A9384C" w14:textId="77777777" w:rsidR="00465CC4" w:rsidRDefault="00465CC4">
      <w:r>
        <w:continuationSeparator/>
      </w:r>
    </w:p>
  </w:footnote>
  <w:footnote w:id="1">
    <w:p w14:paraId="2EECF9A7" w14:textId="1DEABEEA" w:rsidR="00A845A4" w:rsidRDefault="00A845A4">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A845A4" w:rsidRDefault="00A845A4">
      <w:pPr>
        <w:pStyle w:val="FootnoteText"/>
      </w:pPr>
      <w:r>
        <w:rPr>
          <w:rStyle w:val="FootnoteReference"/>
        </w:rPr>
        <w:footnoteRef/>
      </w:r>
      <w:r>
        <w:t xml:space="preserve"> This feature may not work properly on all systems, although it will always work on Windows systems.</w:t>
      </w:r>
    </w:p>
  </w:footnote>
  <w:footnote w:id="3">
    <w:p w14:paraId="7177DB2A" w14:textId="26A228A6" w:rsidR="00D46062" w:rsidRDefault="00D46062">
      <w:pPr>
        <w:pStyle w:val="FootnoteText"/>
      </w:pPr>
      <w:ins w:id="45" w:author="Steve Maas" w:date="2014-09-01T18:08:00Z">
        <w:r>
          <w:rPr>
            <w:rStyle w:val="FootnoteReference"/>
          </w:rPr>
          <w:footnoteRef/>
        </w:r>
        <w:r>
          <w:t xml:space="preserve"> Support for apostrophes was not added until FEBio version 2.1.</w:t>
        </w:r>
      </w:ins>
    </w:p>
  </w:footnote>
  <w:footnote w:id="4">
    <w:p w14:paraId="5B9D4F51" w14:textId="321110ED" w:rsidR="00A845A4" w:rsidRDefault="00A845A4">
      <w:pPr>
        <w:pStyle w:val="FootnoteText"/>
      </w:pPr>
      <w:r>
        <w:rPr>
          <w:rStyle w:val="FootnoteReference"/>
        </w:rPr>
        <w:footnoteRef/>
      </w:r>
      <w:r>
        <w:t xml:space="preserve"> FEBio continues to read some older formats, but they are considered to be obsolete.</w:t>
      </w:r>
    </w:p>
  </w:footnote>
  <w:footnote w:id="5">
    <w:p w14:paraId="75238AE5" w14:textId="77777777" w:rsidR="00A845A4" w:rsidRDefault="00A845A4" w:rsidP="00602A42">
      <w:pPr>
        <w:pStyle w:val="FootnoteText"/>
      </w:pPr>
      <w:r>
        <w:rPr>
          <w:rStyle w:val="FootnoteReference"/>
        </w:rPr>
        <w:footnoteRef/>
      </w:r>
      <w:r>
        <w:t xml:space="preserve"> In future versions of FEBio rigid surfaces will be automatically picked to be the master. </w:t>
      </w:r>
    </w:p>
  </w:footnote>
  <w:footnote w:id="6">
    <w:p w14:paraId="7DD11F1F" w14:textId="46924EE0" w:rsidR="00A845A4" w:rsidRDefault="00A845A4">
      <w:pPr>
        <w:pStyle w:val="FootnoteText"/>
      </w:pPr>
      <w:r>
        <w:rPr>
          <w:rStyle w:val="FootnoteReference"/>
        </w:rPr>
        <w:footnoteRef/>
      </w:r>
      <w:r>
        <w:t xml:space="preserve"> As of FEBio version 2.0, the LSDYNA database is no longer supported. The FEBio database format is the only format that will be supported from now on.</w:t>
      </w:r>
    </w:p>
  </w:footnote>
  <w:footnote w:id="7">
    <w:p w14:paraId="2FB68287" w14:textId="77777777" w:rsidR="00A845A4" w:rsidRPr="00112C98" w:rsidRDefault="00A845A4">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8">
    <w:p w14:paraId="40658FAD" w14:textId="3D119BD6" w:rsidR="00A845A4" w:rsidRPr="009339D1" w:rsidRDefault="00A845A4">
      <w:pPr>
        <w:pStyle w:val="FootnoteText"/>
      </w:pPr>
      <w:r>
        <w:rPr>
          <w:rStyle w:val="FootnoteReference"/>
        </w:rPr>
        <w:footnoteRef/>
      </w:r>
      <w:r>
        <w:t xml:space="preserve"> As of FEBio version 2.0, the format for definining multi-generation materials has changed. The previous format where the generations are defined in the </w:t>
      </w:r>
      <w:r>
        <w:rPr>
          <w:i/>
        </w:rPr>
        <w:t xml:space="preserve">Globals </w:t>
      </w:r>
      <w:r>
        <w:t>section is no longer supported.</w:t>
      </w:r>
    </w:p>
  </w:footnote>
  <w:footnote w:id="9">
    <w:p w14:paraId="07BA31D0" w14:textId="77777777" w:rsidR="00A845A4" w:rsidRDefault="00A845A4">
      <w:pPr>
        <w:pStyle w:val="FootnoteText"/>
      </w:pPr>
      <w:r>
        <w:rPr>
          <w:rStyle w:val="FootnoteReference"/>
        </w:rPr>
        <w:footnoteRef/>
      </w:r>
      <w:r>
        <w:t xml:space="preserve"> This is different from previous versions of FEBio where rigid bodies were initially fully constrained.</w:t>
      </w:r>
    </w:p>
  </w:footnote>
  <w:footnote w:id="10">
    <w:p w14:paraId="3CF87F46" w14:textId="4F2C601E" w:rsidR="00A845A4" w:rsidRDefault="00A845A4">
      <w:pPr>
        <w:pStyle w:val="FootnoteText"/>
      </w:pPr>
      <w:r>
        <w:rPr>
          <w:rStyle w:val="FootnoteReference"/>
        </w:rPr>
        <w:footnoteRef/>
      </w:r>
      <w:r>
        <w:t xml:space="preserve"> As of FEBio 2.0, some features are available that may help with this issue, but they are still experimental.</w:t>
      </w:r>
    </w:p>
  </w:footnote>
  <w:footnote w:id="11">
    <w:p w14:paraId="40BAAF0B" w14:textId="5E396B87" w:rsidR="00A845A4" w:rsidRDefault="00A845A4">
      <w:pPr>
        <w:pStyle w:val="FootnoteText"/>
      </w:pPr>
      <w:r>
        <w:rPr>
          <w:rStyle w:val="FootnoteReference"/>
        </w:rPr>
        <w:footnoteRef/>
      </w:r>
      <w:r>
        <w:t xml:space="preserve"> When upgrading to a newer version of FEBio, it may be necessary to recompile the plugin if the plugin interface was changed. As long as the plugin remains compatible with the new interface, no code changes are required.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A845A4" w:rsidRDefault="00A845A4"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A845A4" w:rsidRDefault="00A845A4"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A845A4" w:rsidRDefault="00A845A4"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C084D">
      <w:rPr>
        <w:rStyle w:val="PageNumber"/>
        <w:noProof/>
      </w:rPr>
      <w:t>33</w:t>
    </w:r>
    <w:r>
      <w:rPr>
        <w:rStyle w:val="PageNumber"/>
      </w:rPr>
      <w:fldChar w:fldCharType="end"/>
    </w:r>
  </w:p>
  <w:p w14:paraId="4C9E34C0" w14:textId="77777777" w:rsidR="00A845A4" w:rsidRDefault="00A845A4"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C11322D"/>
    <w:multiLevelType w:val="hybridMultilevel"/>
    <w:tmpl w:val="2B0A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4">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6">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2"/>
  </w:num>
  <w:num w:numId="5">
    <w:abstractNumId w:val="46"/>
  </w:num>
  <w:num w:numId="6">
    <w:abstractNumId w:val="51"/>
  </w:num>
  <w:num w:numId="7">
    <w:abstractNumId w:val="23"/>
  </w:num>
  <w:num w:numId="8">
    <w:abstractNumId w:val="11"/>
  </w:num>
  <w:num w:numId="9">
    <w:abstractNumId w:val="29"/>
  </w:num>
  <w:num w:numId="10">
    <w:abstractNumId w:val="55"/>
  </w:num>
  <w:num w:numId="11">
    <w:abstractNumId w:val="32"/>
  </w:num>
  <w:num w:numId="12">
    <w:abstractNumId w:val="16"/>
  </w:num>
  <w:num w:numId="13">
    <w:abstractNumId w:val="47"/>
  </w:num>
  <w:num w:numId="14">
    <w:abstractNumId w:val="41"/>
  </w:num>
  <w:num w:numId="15">
    <w:abstractNumId w:val="53"/>
  </w:num>
  <w:num w:numId="16">
    <w:abstractNumId w:val="45"/>
  </w:num>
  <w:num w:numId="17">
    <w:abstractNumId w:val="49"/>
  </w:num>
  <w:num w:numId="18">
    <w:abstractNumId w:val="38"/>
  </w:num>
  <w:num w:numId="19">
    <w:abstractNumId w:val="18"/>
  </w:num>
  <w:num w:numId="20">
    <w:abstractNumId w:val="54"/>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50"/>
  </w:num>
  <w:num w:numId="28">
    <w:abstractNumId w:val="56"/>
  </w:num>
  <w:num w:numId="29">
    <w:abstractNumId w:val="58"/>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8"/>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7"/>
  </w:num>
  <w:num w:numId="54">
    <w:abstractNumId w:val="19"/>
  </w:num>
  <w:num w:numId="55">
    <w:abstractNumId w:val="43"/>
  </w:num>
  <w:num w:numId="56">
    <w:abstractNumId w:val="24"/>
  </w:num>
  <w:num w:numId="57">
    <w:abstractNumId w:val="14"/>
  </w:num>
  <w:num w:numId="58">
    <w:abstractNumId w:val="34"/>
  </w:num>
  <w:num w:numId="59">
    <w:abstractNumId w:val="22"/>
  </w:num>
  <w:num w:numId="60">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21D4"/>
    <w:rsid w:val="000058C1"/>
    <w:rsid w:val="00007BE4"/>
    <w:rsid w:val="00010012"/>
    <w:rsid w:val="000140F2"/>
    <w:rsid w:val="0001540A"/>
    <w:rsid w:val="0002349F"/>
    <w:rsid w:val="00026B51"/>
    <w:rsid w:val="00031F52"/>
    <w:rsid w:val="0003271B"/>
    <w:rsid w:val="0003388B"/>
    <w:rsid w:val="00034AEE"/>
    <w:rsid w:val="00035A1C"/>
    <w:rsid w:val="00044C75"/>
    <w:rsid w:val="00050D38"/>
    <w:rsid w:val="00051B9D"/>
    <w:rsid w:val="000555A7"/>
    <w:rsid w:val="00061F56"/>
    <w:rsid w:val="00063045"/>
    <w:rsid w:val="000668D8"/>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39D3"/>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63254"/>
    <w:rsid w:val="00175A35"/>
    <w:rsid w:val="00181CF0"/>
    <w:rsid w:val="0018254C"/>
    <w:rsid w:val="00182D2C"/>
    <w:rsid w:val="00183AC8"/>
    <w:rsid w:val="0018477D"/>
    <w:rsid w:val="001875BA"/>
    <w:rsid w:val="001905FA"/>
    <w:rsid w:val="00191C9F"/>
    <w:rsid w:val="00194632"/>
    <w:rsid w:val="00195038"/>
    <w:rsid w:val="001966F9"/>
    <w:rsid w:val="00196AE3"/>
    <w:rsid w:val="001973A1"/>
    <w:rsid w:val="001A051F"/>
    <w:rsid w:val="001A0C56"/>
    <w:rsid w:val="001A1619"/>
    <w:rsid w:val="001A1F06"/>
    <w:rsid w:val="001A238B"/>
    <w:rsid w:val="001A4C16"/>
    <w:rsid w:val="001A5F88"/>
    <w:rsid w:val="001A7B22"/>
    <w:rsid w:val="001B13CD"/>
    <w:rsid w:val="001B2299"/>
    <w:rsid w:val="001B33E2"/>
    <w:rsid w:val="001B59A4"/>
    <w:rsid w:val="001B7C6D"/>
    <w:rsid w:val="001B7FCB"/>
    <w:rsid w:val="001C4812"/>
    <w:rsid w:val="001D2633"/>
    <w:rsid w:val="001D7D9C"/>
    <w:rsid w:val="001E487C"/>
    <w:rsid w:val="001E5168"/>
    <w:rsid w:val="001E58E6"/>
    <w:rsid w:val="001F1A55"/>
    <w:rsid w:val="001F1DE6"/>
    <w:rsid w:val="001F2F7F"/>
    <w:rsid w:val="001F334A"/>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587"/>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31BE"/>
    <w:rsid w:val="00265D40"/>
    <w:rsid w:val="00265E57"/>
    <w:rsid w:val="00270CFB"/>
    <w:rsid w:val="00271408"/>
    <w:rsid w:val="00280403"/>
    <w:rsid w:val="002825A1"/>
    <w:rsid w:val="0028349D"/>
    <w:rsid w:val="0028632C"/>
    <w:rsid w:val="002911A9"/>
    <w:rsid w:val="002A0E4F"/>
    <w:rsid w:val="002A4545"/>
    <w:rsid w:val="002A4911"/>
    <w:rsid w:val="002B5AC7"/>
    <w:rsid w:val="002B7C91"/>
    <w:rsid w:val="002C2AEB"/>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0310"/>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B6679"/>
    <w:rsid w:val="003C259B"/>
    <w:rsid w:val="003C546C"/>
    <w:rsid w:val="003D553C"/>
    <w:rsid w:val="003D7BA1"/>
    <w:rsid w:val="003E362D"/>
    <w:rsid w:val="003E383F"/>
    <w:rsid w:val="003E6252"/>
    <w:rsid w:val="003E7817"/>
    <w:rsid w:val="003E78C4"/>
    <w:rsid w:val="003F0958"/>
    <w:rsid w:val="003F0FB9"/>
    <w:rsid w:val="003F28E1"/>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5CC4"/>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D7328"/>
    <w:rsid w:val="004E0293"/>
    <w:rsid w:val="004E0BB1"/>
    <w:rsid w:val="004E1DDD"/>
    <w:rsid w:val="004E423A"/>
    <w:rsid w:val="004F0767"/>
    <w:rsid w:val="004F447E"/>
    <w:rsid w:val="004F610C"/>
    <w:rsid w:val="0050318E"/>
    <w:rsid w:val="005042AC"/>
    <w:rsid w:val="005046DD"/>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B234F"/>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3993"/>
    <w:rsid w:val="00666F10"/>
    <w:rsid w:val="006719DB"/>
    <w:rsid w:val="006725EB"/>
    <w:rsid w:val="006823A2"/>
    <w:rsid w:val="00682951"/>
    <w:rsid w:val="00693A71"/>
    <w:rsid w:val="00696CC4"/>
    <w:rsid w:val="006A0BC1"/>
    <w:rsid w:val="006A2E31"/>
    <w:rsid w:val="006A3B65"/>
    <w:rsid w:val="006A4A2D"/>
    <w:rsid w:val="006B0482"/>
    <w:rsid w:val="006B2258"/>
    <w:rsid w:val="006B31F2"/>
    <w:rsid w:val="006B3452"/>
    <w:rsid w:val="006B4462"/>
    <w:rsid w:val="006B7F2C"/>
    <w:rsid w:val="006C0F30"/>
    <w:rsid w:val="006C2049"/>
    <w:rsid w:val="006C5D58"/>
    <w:rsid w:val="006C7F23"/>
    <w:rsid w:val="006D10A3"/>
    <w:rsid w:val="006D1AD2"/>
    <w:rsid w:val="006D5CF2"/>
    <w:rsid w:val="006D6355"/>
    <w:rsid w:val="006D6A53"/>
    <w:rsid w:val="006D6A78"/>
    <w:rsid w:val="006D7007"/>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A1972"/>
    <w:rsid w:val="007B076C"/>
    <w:rsid w:val="007B34E8"/>
    <w:rsid w:val="007B44DC"/>
    <w:rsid w:val="007B5FF8"/>
    <w:rsid w:val="007B79C8"/>
    <w:rsid w:val="007C1ECD"/>
    <w:rsid w:val="007C264E"/>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5F85"/>
    <w:rsid w:val="00806BC8"/>
    <w:rsid w:val="0081547A"/>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559"/>
    <w:rsid w:val="008609BA"/>
    <w:rsid w:val="008700F3"/>
    <w:rsid w:val="00872FCE"/>
    <w:rsid w:val="00873D59"/>
    <w:rsid w:val="00874A9D"/>
    <w:rsid w:val="00874FA3"/>
    <w:rsid w:val="00877A7F"/>
    <w:rsid w:val="00880D9C"/>
    <w:rsid w:val="008826A0"/>
    <w:rsid w:val="00883422"/>
    <w:rsid w:val="00884421"/>
    <w:rsid w:val="00884C42"/>
    <w:rsid w:val="00885FB0"/>
    <w:rsid w:val="00890FDC"/>
    <w:rsid w:val="00891956"/>
    <w:rsid w:val="00891BAD"/>
    <w:rsid w:val="00893C7C"/>
    <w:rsid w:val="0089700F"/>
    <w:rsid w:val="008A07EB"/>
    <w:rsid w:val="008A0DA9"/>
    <w:rsid w:val="008A3B5E"/>
    <w:rsid w:val="008A509F"/>
    <w:rsid w:val="008A6E23"/>
    <w:rsid w:val="008B2763"/>
    <w:rsid w:val="008B53FE"/>
    <w:rsid w:val="008B690D"/>
    <w:rsid w:val="008B734C"/>
    <w:rsid w:val="008C20E4"/>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1B09"/>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D6B"/>
    <w:rsid w:val="00976FA5"/>
    <w:rsid w:val="0098023B"/>
    <w:rsid w:val="0098757B"/>
    <w:rsid w:val="0099145F"/>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1A7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36C3"/>
    <w:rsid w:val="00A53B0C"/>
    <w:rsid w:val="00A544CE"/>
    <w:rsid w:val="00A574E7"/>
    <w:rsid w:val="00A60FB3"/>
    <w:rsid w:val="00A61269"/>
    <w:rsid w:val="00A62945"/>
    <w:rsid w:val="00A63C14"/>
    <w:rsid w:val="00A70663"/>
    <w:rsid w:val="00A73996"/>
    <w:rsid w:val="00A75604"/>
    <w:rsid w:val="00A75DF0"/>
    <w:rsid w:val="00A77AB0"/>
    <w:rsid w:val="00A80B76"/>
    <w:rsid w:val="00A84000"/>
    <w:rsid w:val="00A845A4"/>
    <w:rsid w:val="00A86128"/>
    <w:rsid w:val="00A92C16"/>
    <w:rsid w:val="00A93565"/>
    <w:rsid w:val="00A951A8"/>
    <w:rsid w:val="00A96145"/>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6D7"/>
    <w:rsid w:val="00B04CF0"/>
    <w:rsid w:val="00B04D93"/>
    <w:rsid w:val="00B0716D"/>
    <w:rsid w:val="00B201E3"/>
    <w:rsid w:val="00B21E17"/>
    <w:rsid w:val="00B22D36"/>
    <w:rsid w:val="00B2391B"/>
    <w:rsid w:val="00B24DAD"/>
    <w:rsid w:val="00B2508D"/>
    <w:rsid w:val="00B26C38"/>
    <w:rsid w:val="00B3164D"/>
    <w:rsid w:val="00B368CC"/>
    <w:rsid w:val="00B371F1"/>
    <w:rsid w:val="00B37A5F"/>
    <w:rsid w:val="00B37EFF"/>
    <w:rsid w:val="00B41830"/>
    <w:rsid w:val="00B4198C"/>
    <w:rsid w:val="00B439BF"/>
    <w:rsid w:val="00B47983"/>
    <w:rsid w:val="00B47DB8"/>
    <w:rsid w:val="00B50762"/>
    <w:rsid w:val="00B515AA"/>
    <w:rsid w:val="00B52E82"/>
    <w:rsid w:val="00B578EA"/>
    <w:rsid w:val="00B603A6"/>
    <w:rsid w:val="00B61FE0"/>
    <w:rsid w:val="00B66230"/>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C58C7"/>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0BB"/>
    <w:rsid w:val="00C441C5"/>
    <w:rsid w:val="00C44CEE"/>
    <w:rsid w:val="00C45145"/>
    <w:rsid w:val="00C47E71"/>
    <w:rsid w:val="00C52231"/>
    <w:rsid w:val="00C57C5B"/>
    <w:rsid w:val="00C614BE"/>
    <w:rsid w:val="00C65327"/>
    <w:rsid w:val="00C669AA"/>
    <w:rsid w:val="00C72BAD"/>
    <w:rsid w:val="00C7478A"/>
    <w:rsid w:val="00C76963"/>
    <w:rsid w:val="00C80F4A"/>
    <w:rsid w:val="00C83549"/>
    <w:rsid w:val="00C83DD5"/>
    <w:rsid w:val="00C84958"/>
    <w:rsid w:val="00C849CE"/>
    <w:rsid w:val="00C86863"/>
    <w:rsid w:val="00C90979"/>
    <w:rsid w:val="00C90D03"/>
    <w:rsid w:val="00C94D52"/>
    <w:rsid w:val="00CA1008"/>
    <w:rsid w:val="00CA2D19"/>
    <w:rsid w:val="00CA7335"/>
    <w:rsid w:val="00CC080E"/>
    <w:rsid w:val="00CC61FF"/>
    <w:rsid w:val="00CC6A59"/>
    <w:rsid w:val="00CD3EF4"/>
    <w:rsid w:val="00CD738B"/>
    <w:rsid w:val="00CD7BD9"/>
    <w:rsid w:val="00CE350F"/>
    <w:rsid w:val="00CE56BF"/>
    <w:rsid w:val="00CE6D72"/>
    <w:rsid w:val="00CE798E"/>
    <w:rsid w:val="00CF0159"/>
    <w:rsid w:val="00CF0B6E"/>
    <w:rsid w:val="00CF0C41"/>
    <w:rsid w:val="00CF168E"/>
    <w:rsid w:val="00CF1778"/>
    <w:rsid w:val="00CF3CDA"/>
    <w:rsid w:val="00CF3DE0"/>
    <w:rsid w:val="00CF5CFC"/>
    <w:rsid w:val="00CF7269"/>
    <w:rsid w:val="00CF79F5"/>
    <w:rsid w:val="00D0053D"/>
    <w:rsid w:val="00D0206A"/>
    <w:rsid w:val="00D03A2A"/>
    <w:rsid w:val="00D153DC"/>
    <w:rsid w:val="00D16F78"/>
    <w:rsid w:val="00D31FDA"/>
    <w:rsid w:val="00D34721"/>
    <w:rsid w:val="00D3541E"/>
    <w:rsid w:val="00D40C73"/>
    <w:rsid w:val="00D423CA"/>
    <w:rsid w:val="00D43B68"/>
    <w:rsid w:val="00D4569E"/>
    <w:rsid w:val="00D46062"/>
    <w:rsid w:val="00D510DD"/>
    <w:rsid w:val="00D51AA8"/>
    <w:rsid w:val="00D51B77"/>
    <w:rsid w:val="00D53458"/>
    <w:rsid w:val="00D53E06"/>
    <w:rsid w:val="00D62258"/>
    <w:rsid w:val="00D638C7"/>
    <w:rsid w:val="00D71BBF"/>
    <w:rsid w:val="00D72AAE"/>
    <w:rsid w:val="00D730B1"/>
    <w:rsid w:val="00D7594F"/>
    <w:rsid w:val="00D76AC5"/>
    <w:rsid w:val="00D81602"/>
    <w:rsid w:val="00D81A3D"/>
    <w:rsid w:val="00D81E07"/>
    <w:rsid w:val="00D82141"/>
    <w:rsid w:val="00D942B3"/>
    <w:rsid w:val="00D958A4"/>
    <w:rsid w:val="00DA02C3"/>
    <w:rsid w:val="00DA1876"/>
    <w:rsid w:val="00DA22DD"/>
    <w:rsid w:val="00DA74AF"/>
    <w:rsid w:val="00DB09C5"/>
    <w:rsid w:val="00DB69A3"/>
    <w:rsid w:val="00DC27E6"/>
    <w:rsid w:val="00DD1326"/>
    <w:rsid w:val="00DD1875"/>
    <w:rsid w:val="00DD1D2C"/>
    <w:rsid w:val="00DD233C"/>
    <w:rsid w:val="00DD2AC4"/>
    <w:rsid w:val="00DD3DFB"/>
    <w:rsid w:val="00DD4D5A"/>
    <w:rsid w:val="00DE002A"/>
    <w:rsid w:val="00DE0BD4"/>
    <w:rsid w:val="00DE1D8A"/>
    <w:rsid w:val="00DE23F6"/>
    <w:rsid w:val="00DE34C0"/>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1934"/>
    <w:rsid w:val="00E474DA"/>
    <w:rsid w:val="00E54187"/>
    <w:rsid w:val="00E54C47"/>
    <w:rsid w:val="00E552F9"/>
    <w:rsid w:val="00E5740F"/>
    <w:rsid w:val="00E67588"/>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3AB5"/>
    <w:rsid w:val="00EE7403"/>
    <w:rsid w:val="00EF70EE"/>
    <w:rsid w:val="00F01177"/>
    <w:rsid w:val="00F01187"/>
    <w:rsid w:val="00F07FC7"/>
    <w:rsid w:val="00F10F62"/>
    <w:rsid w:val="00F11BA7"/>
    <w:rsid w:val="00F142E4"/>
    <w:rsid w:val="00F14AF7"/>
    <w:rsid w:val="00F1782C"/>
    <w:rsid w:val="00F2162C"/>
    <w:rsid w:val="00F2174D"/>
    <w:rsid w:val="00F22C2C"/>
    <w:rsid w:val="00F238A7"/>
    <w:rsid w:val="00F24A6A"/>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0C6B"/>
    <w:rsid w:val="00F61671"/>
    <w:rsid w:val="00F70990"/>
    <w:rsid w:val="00F71EA3"/>
    <w:rsid w:val="00F72A94"/>
    <w:rsid w:val="00F81144"/>
    <w:rsid w:val="00F82D36"/>
    <w:rsid w:val="00F82F09"/>
    <w:rsid w:val="00F84740"/>
    <w:rsid w:val="00F84EC6"/>
    <w:rsid w:val="00F91EAF"/>
    <w:rsid w:val="00F958DC"/>
    <w:rsid w:val="00F97DD9"/>
    <w:rsid w:val="00FA2E2E"/>
    <w:rsid w:val="00FA354B"/>
    <w:rsid w:val="00FA64A5"/>
    <w:rsid w:val="00FB3AD6"/>
    <w:rsid w:val="00FB56CC"/>
    <w:rsid w:val="00FB7F18"/>
    <w:rsid w:val="00FC084D"/>
    <w:rsid w:val="00FC0DE5"/>
    <w:rsid w:val="00FC1FA0"/>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896.bin"/><Relationship Id="rId170" Type="http://schemas.openxmlformats.org/officeDocument/2006/relationships/oleObject" Target="embeddings/oleObject70.bin"/><Relationship Id="rId987" Type="http://schemas.openxmlformats.org/officeDocument/2006/relationships/image" Target="media/image482.wmf"/><Relationship Id="rId847" Type="http://schemas.openxmlformats.org/officeDocument/2006/relationships/image" Target="media/image412.wmf"/><Relationship Id="rId1477" Type="http://schemas.openxmlformats.org/officeDocument/2006/relationships/image" Target="media/image726.wmf"/><Relationship Id="rId1684" Type="http://schemas.openxmlformats.org/officeDocument/2006/relationships/image" Target="media/image829.wmf"/><Relationship Id="rId1891" Type="http://schemas.openxmlformats.org/officeDocument/2006/relationships/oleObject" Target="embeddings/oleObject928.bin"/><Relationship Id="rId707" Type="http://schemas.openxmlformats.org/officeDocument/2006/relationships/image" Target="media/image342.wmf"/><Relationship Id="rId914" Type="http://schemas.openxmlformats.org/officeDocument/2006/relationships/oleObject" Target="embeddings/oleObject441.bin"/><Relationship Id="rId1337" Type="http://schemas.openxmlformats.org/officeDocument/2006/relationships/image" Target="media/image656.wmf"/><Relationship Id="rId1544" Type="http://schemas.openxmlformats.org/officeDocument/2006/relationships/image" Target="media/image759.wmf"/><Relationship Id="rId1751" Type="http://schemas.openxmlformats.org/officeDocument/2006/relationships/oleObject" Target="embeddings/oleObject858.bin"/><Relationship Id="rId43" Type="http://schemas.openxmlformats.org/officeDocument/2006/relationships/image" Target="media/image10.wmf"/><Relationship Id="rId1404" Type="http://schemas.openxmlformats.org/officeDocument/2006/relationships/oleObject" Target="embeddings/oleObject685.bin"/><Relationship Id="rId1611" Type="http://schemas.openxmlformats.org/officeDocument/2006/relationships/oleObject" Target="embeddings/oleObject788.bin"/><Relationship Id="rId497" Type="http://schemas.openxmlformats.org/officeDocument/2006/relationships/image" Target="media/image237.wmf"/><Relationship Id="rId357" Type="http://schemas.openxmlformats.org/officeDocument/2006/relationships/oleObject" Target="embeddings/oleObject163.bin"/><Relationship Id="rId1194" Type="http://schemas.openxmlformats.org/officeDocument/2006/relationships/image" Target="media/image585.wmf"/><Relationship Id="rId2038" Type="http://schemas.openxmlformats.org/officeDocument/2006/relationships/oleObject" Target="embeddings/oleObject1001.bin"/><Relationship Id="rId217" Type="http://schemas.openxmlformats.org/officeDocument/2006/relationships/image" Target="media/image96.wmf"/><Relationship Id="rId564" Type="http://schemas.openxmlformats.org/officeDocument/2006/relationships/oleObject" Target="embeddings/oleObject266.bin"/><Relationship Id="rId771" Type="http://schemas.openxmlformats.org/officeDocument/2006/relationships/image" Target="media/image374.wmf"/><Relationship Id="rId424" Type="http://schemas.openxmlformats.org/officeDocument/2006/relationships/image" Target="media/image200.wmf"/><Relationship Id="rId631" Type="http://schemas.openxmlformats.org/officeDocument/2006/relationships/image" Target="media/image304.wmf"/><Relationship Id="rId1054" Type="http://schemas.openxmlformats.org/officeDocument/2006/relationships/image" Target="media/image515.wmf"/><Relationship Id="rId1261" Type="http://schemas.openxmlformats.org/officeDocument/2006/relationships/image" Target="media/image618.wmf"/><Relationship Id="rId2105" Type="http://schemas.openxmlformats.org/officeDocument/2006/relationships/image" Target="media/image1039.wmf"/><Relationship Id="rId1121" Type="http://schemas.openxmlformats.org/officeDocument/2006/relationships/oleObject" Target="embeddings/oleObject544.bin"/><Relationship Id="rId1938" Type="http://schemas.openxmlformats.org/officeDocument/2006/relationships/image" Target="media/image956.wmf"/><Relationship Id="rId281" Type="http://schemas.openxmlformats.org/officeDocument/2006/relationships/oleObject" Target="embeddings/oleObject125.bin"/><Relationship Id="rId141" Type="http://schemas.openxmlformats.org/officeDocument/2006/relationships/image" Target="media/image58.wmf"/><Relationship Id="rId379" Type="http://schemas.openxmlformats.org/officeDocument/2006/relationships/oleObject" Target="embeddings/oleObject174.bin"/><Relationship Id="rId586" Type="http://schemas.openxmlformats.org/officeDocument/2006/relationships/oleObject" Target="embeddings/oleObject277.bin"/><Relationship Id="rId793" Type="http://schemas.openxmlformats.org/officeDocument/2006/relationships/image" Target="media/image385.wmf"/><Relationship Id="rId7" Type="http://schemas.openxmlformats.org/officeDocument/2006/relationships/footnotes" Target="footnotes.xml"/><Relationship Id="rId239" Type="http://schemas.openxmlformats.org/officeDocument/2006/relationships/image" Target="media/image107.wmf"/><Relationship Id="rId446" Type="http://schemas.openxmlformats.org/officeDocument/2006/relationships/image" Target="media/image211.wmf"/><Relationship Id="rId653" Type="http://schemas.openxmlformats.org/officeDocument/2006/relationships/image" Target="media/image315.wmf"/><Relationship Id="rId1076" Type="http://schemas.openxmlformats.org/officeDocument/2006/relationships/image" Target="media/image526.wmf"/><Relationship Id="rId1283" Type="http://schemas.openxmlformats.org/officeDocument/2006/relationships/image" Target="media/image629.wmf"/><Relationship Id="rId1490" Type="http://schemas.openxmlformats.org/officeDocument/2006/relationships/oleObject" Target="embeddings/oleObject728.bin"/><Relationship Id="rId306" Type="http://schemas.openxmlformats.org/officeDocument/2006/relationships/image" Target="media/image141.wmf"/><Relationship Id="rId860" Type="http://schemas.openxmlformats.org/officeDocument/2006/relationships/oleObject" Target="embeddings/oleObject414.bin"/><Relationship Id="rId958" Type="http://schemas.openxmlformats.org/officeDocument/2006/relationships/oleObject" Target="embeddings/oleObject463.bin"/><Relationship Id="rId1143" Type="http://schemas.openxmlformats.org/officeDocument/2006/relationships/oleObject" Target="embeddings/oleObject555.bin"/><Relationship Id="rId1588" Type="http://schemas.openxmlformats.org/officeDocument/2006/relationships/image" Target="media/image781.wmf"/><Relationship Id="rId1795" Type="http://schemas.openxmlformats.org/officeDocument/2006/relationships/oleObject" Target="embeddings/oleObject880.bin"/><Relationship Id="rId87" Type="http://schemas.openxmlformats.org/officeDocument/2006/relationships/oleObject" Target="embeddings/oleObject29.bin"/><Relationship Id="rId513" Type="http://schemas.openxmlformats.org/officeDocument/2006/relationships/image" Target="media/image245.wmf"/><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8.bin"/><Relationship Id="rId1448" Type="http://schemas.openxmlformats.org/officeDocument/2006/relationships/oleObject" Target="embeddings/oleObject707.bin"/><Relationship Id="rId1655" Type="http://schemas.openxmlformats.org/officeDocument/2006/relationships/oleObject" Target="embeddings/oleObject810.bin"/><Relationship Id="rId1003" Type="http://schemas.openxmlformats.org/officeDocument/2006/relationships/image" Target="media/image490.wmf"/><Relationship Id="rId1210" Type="http://schemas.openxmlformats.org/officeDocument/2006/relationships/image" Target="media/image593.wmf"/><Relationship Id="rId1308" Type="http://schemas.openxmlformats.org/officeDocument/2006/relationships/oleObject" Target="embeddings/oleObject637.bin"/><Relationship Id="rId1862" Type="http://schemas.openxmlformats.org/officeDocument/2006/relationships/image" Target="media/image918.wmf"/><Relationship Id="rId1515" Type="http://schemas.openxmlformats.org/officeDocument/2006/relationships/image" Target="media/image745.wmf"/><Relationship Id="rId1722" Type="http://schemas.openxmlformats.org/officeDocument/2006/relationships/image" Target="media/image848.wmf"/><Relationship Id="rId14" Type="http://schemas.openxmlformats.org/officeDocument/2006/relationships/hyperlink" Target="http://mrl.sci.utah.edu/" TargetMode="External"/><Relationship Id="rId163" Type="http://schemas.openxmlformats.org/officeDocument/2006/relationships/image" Target="media/image69.wmf"/><Relationship Id="rId370" Type="http://schemas.openxmlformats.org/officeDocument/2006/relationships/image" Target="media/image173.wmf"/><Relationship Id="rId2051" Type="http://schemas.openxmlformats.org/officeDocument/2006/relationships/image" Target="media/image1012.wmf"/><Relationship Id="rId230" Type="http://schemas.openxmlformats.org/officeDocument/2006/relationships/oleObject" Target="embeddings/oleObject100.bin"/><Relationship Id="rId468" Type="http://schemas.openxmlformats.org/officeDocument/2006/relationships/image" Target="media/image222.wmf"/><Relationship Id="rId675" Type="http://schemas.openxmlformats.org/officeDocument/2006/relationships/image" Target="media/image326.wmf"/><Relationship Id="rId882" Type="http://schemas.openxmlformats.org/officeDocument/2006/relationships/oleObject" Target="embeddings/oleObject425.bin"/><Relationship Id="rId1098" Type="http://schemas.openxmlformats.org/officeDocument/2006/relationships/image" Target="media/image537.wmf"/><Relationship Id="rId328" Type="http://schemas.openxmlformats.org/officeDocument/2006/relationships/image" Target="media/image152.wmf"/><Relationship Id="rId535" Type="http://schemas.openxmlformats.org/officeDocument/2006/relationships/image" Target="media/image256.wmf"/><Relationship Id="rId742" Type="http://schemas.openxmlformats.org/officeDocument/2006/relationships/oleObject" Target="embeddings/oleObject355.bin"/><Relationship Id="rId1165" Type="http://schemas.openxmlformats.org/officeDocument/2006/relationships/oleObject" Target="embeddings/oleObject566.bin"/><Relationship Id="rId1372" Type="http://schemas.openxmlformats.org/officeDocument/2006/relationships/oleObject" Target="embeddings/oleObject669.bin"/><Relationship Id="rId2009" Type="http://schemas.openxmlformats.org/officeDocument/2006/relationships/oleObject" Target="embeddings/oleObject987.bin"/><Relationship Id="rId602" Type="http://schemas.openxmlformats.org/officeDocument/2006/relationships/oleObject" Target="embeddings/oleObject285.bin"/><Relationship Id="rId1025" Type="http://schemas.openxmlformats.org/officeDocument/2006/relationships/image" Target="media/image501.wmf"/><Relationship Id="rId1232" Type="http://schemas.openxmlformats.org/officeDocument/2006/relationships/oleObject" Target="embeddings/oleObject599.bin"/><Relationship Id="rId1677" Type="http://schemas.openxmlformats.org/officeDocument/2006/relationships/oleObject" Target="embeddings/oleObject821.bin"/><Relationship Id="rId1884" Type="http://schemas.openxmlformats.org/officeDocument/2006/relationships/image" Target="media/image929.wmf"/><Relationship Id="rId907" Type="http://schemas.openxmlformats.org/officeDocument/2006/relationships/image" Target="media/image442.wmf"/><Relationship Id="rId1537" Type="http://schemas.openxmlformats.org/officeDocument/2006/relationships/oleObject" Target="embeddings/oleObject751.bin"/><Relationship Id="rId1744" Type="http://schemas.openxmlformats.org/officeDocument/2006/relationships/image" Target="media/image859.wmf"/><Relationship Id="rId1951" Type="http://schemas.openxmlformats.org/officeDocument/2006/relationships/oleObject" Target="embeddings/oleObject958.bin"/><Relationship Id="rId36" Type="http://schemas.openxmlformats.org/officeDocument/2006/relationships/oleObject" Target="embeddings/oleObject4.bin"/><Relationship Id="rId1604" Type="http://schemas.openxmlformats.org/officeDocument/2006/relationships/image" Target="media/image789.wmf"/><Relationship Id="rId185" Type="http://schemas.openxmlformats.org/officeDocument/2006/relationships/image" Target="media/image80.wmf"/><Relationship Id="rId1811" Type="http://schemas.openxmlformats.org/officeDocument/2006/relationships/oleObject" Target="embeddings/oleObject888.bin"/><Relationship Id="rId1909" Type="http://schemas.openxmlformats.org/officeDocument/2006/relationships/oleObject" Target="embeddings/oleObject937.bin"/><Relationship Id="rId392" Type="http://schemas.openxmlformats.org/officeDocument/2006/relationships/image" Target="media/image184.wmf"/><Relationship Id="rId697" Type="http://schemas.openxmlformats.org/officeDocument/2006/relationships/image" Target="media/image337.wmf"/><Relationship Id="rId2073" Type="http://schemas.openxmlformats.org/officeDocument/2006/relationships/image" Target="media/image1023.wmf"/><Relationship Id="rId252" Type="http://schemas.openxmlformats.org/officeDocument/2006/relationships/oleObject" Target="embeddings/oleObject111.bin"/><Relationship Id="rId1187" Type="http://schemas.openxmlformats.org/officeDocument/2006/relationships/oleObject" Target="embeddings/oleObject577.bin"/><Relationship Id="rId112" Type="http://schemas.openxmlformats.org/officeDocument/2006/relationships/image" Target="media/image44.wmf"/><Relationship Id="rId557" Type="http://schemas.openxmlformats.org/officeDocument/2006/relationships/image" Target="media/image267.wmf"/><Relationship Id="rId764" Type="http://schemas.openxmlformats.org/officeDocument/2006/relationships/oleObject" Target="embeddings/oleObject366.bin"/><Relationship Id="rId971" Type="http://schemas.openxmlformats.org/officeDocument/2006/relationships/image" Target="media/image474.wmf"/><Relationship Id="rId1394" Type="http://schemas.openxmlformats.org/officeDocument/2006/relationships/oleObject" Target="embeddings/oleObject680.bin"/><Relationship Id="rId1699" Type="http://schemas.openxmlformats.org/officeDocument/2006/relationships/oleObject" Target="embeddings/oleObject832.bin"/><Relationship Id="rId2000" Type="http://schemas.openxmlformats.org/officeDocument/2006/relationships/image" Target="media/image987.wmf"/><Relationship Id="rId417" Type="http://schemas.openxmlformats.org/officeDocument/2006/relationships/oleObject" Target="embeddings/oleObject193.bin"/><Relationship Id="rId624" Type="http://schemas.openxmlformats.org/officeDocument/2006/relationships/oleObject" Target="embeddings/oleObject296.bin"/><Relationship Id="rId831" Type="http://schemas.openxmlformats.org/officeDocument/2006/relationships/image" Target="media/image404.wmf"/><Relationship Id="rId1047" Type="http://schemas.openxmlformats.org/officeDocument/2006/relationships/oleObject" Target="embeddings/oleObject507.bin"/><Relationship Id="rId1254" Type="http://schemas.openxmlformats.org/officeDocument/2006/relationships/oleObject" Target="embeddings/oleObject610.bin"/><Relationship Id="rId1461" Type="http://schemas.openxmlformats.org/officeDocument/2006/relationships/image" Target="media/image718.wmf"/><Relationship Id="rId929" Type="http://schemas.openxmlformats.org/officeDocument/2006/relationships/image" Target="media/image453.wmf"/><Relationship Id="rId1114" Type="http://schemas.openxmlformats.org/officeDocument/2006/relationships/image" Target="media/image545.wmf"/><Relationship Id="rId1321" Type="http://schemas.openxmlformats.org/officeDocument/2006/relationships/image" Target="media/image648.wmf"/><Relationship Id="rId1559" Type="http://schemas.openxmlformats.org/officeDocument/2006/relationships/oleObject" Target="embeddings/oleObject762.bin"/><Relationship Id="rId1766" Type="http://schemas.openxmlformats.org/officeDocument/2006/relationships/image" Target="media/image870.wmf"/><Relationship Id="rId1973" Type="http://schemas.openxmlformats.org/officeDocument/2006/relationships/oleObject" Target="embeddings/oleObject969.bin"/><Relationship Id="rId58" Type="http://schemas.openxmlformats.org/officeDocument/2006/relationships/image" Target="media/image17.wmf"/><Relationship Id="rId1419" Type="http://schemas.openxmlformats.org/officeDocument/2006/relationships/image" Target="media/image697.wmf"/><Relationship Id="rId1626" Type="http://schemas.openxmlformats.org/officeDocument/2006/relationships/image" Target="media/image800.wmf"/><Relationship Id="rId1833" Type="http://schemas.openxmlformats.org/officeDocument/2006/relationships/oleObject" Target="embeddings/oleObject899.bin"/><Relationship Id="rId1900" Type="http://schemas.openxmlformats.org/officeDocument/2006/relationships/image" Target="media/image937.wmf"/><Relationship Id="rId2095" Type="http://schemas.openxmlformats.org/officeDocument/2006/relationships/image" Target="media/image1034.wmf"/><Relationship Id="rId274" Type="http://schemas.openxmlformats.org/officeDocument/2006/relationships/image" Target="media/image125.wmf"/><Relationship Id="rId481" Type="http://schemas.openxmlformats.org/officeDocument/2006/relationships/image" Target="media/image229.wmf"/><Relationship Id="rId134" Type="http://schemas.openxmlformats.org/officeDocument/2006/relationships/hyperlink" Target="http://mrl.sci.utah.edu/software/febio" TargetMode="External"/><Relationship Id="rId579" Type="http://schemas.openxmlformats.org/officeDocument/2006/relationships/image" Target="media/image278.wmf"/><Relationship Id="rId786" Type="http://schemas.openxmlformats.org/officeDocument/2006/relationships/oleObject" Target="embeddings/oleObject377.bin"/><Relationship Id="rId993" Type="http://schemas.openxmlformats.org/officeDocument/2006/relationships/image" Target="media/image485.wmf"/><Relationship Id="rId341" Type="http://schemas.openxmlformats.org/officeDocument/2006/relationships/oleObject" Target="embeddings/oleObject155.bin"/><Relationship Id="rId439" Type="http://schemas.openxmlformats.org/officeDocument/2006/relationships/oleObject" Target="embeddings/oleObject204.bin"/><Relationship Id="rId646" Type="http://schemas.openxmlformats.org/officeDocument/2006/relationships/oleObject" Target="embeddings/oleObject307.bin"/><Relationship Id="rId1069" Type="http://schemas.openxmlformats.org/officeDocument/2006/relationships/oleObject" Target="embeddings/oleObject518.bin"/><Relationship Id="rId1276" Type="http://schemas.openxmlformats.org/officeDocument/2006/relationships/oleObject" Target="embeddings/oleObject621.bin"/><Relationship Id="rId1483" Type="http://schemas.openxmlformats.org/officeDocument/2006/relationships/image" Target="media/image729.wmf"/><Relationship Id="rId2022" Type="http://schemas.openxmlformats.org/officeDocument/2006/relationships/hyperlink" Target="http://users.ics.forth.gr/~lourakis/levmar/" TargetMode="External"/><Relationship Id="rId201" Type="http://schemas.openxmlformats.org/officeDocument/2006/relationships/image" Target="media/image88.wmf"/><Relationship Id="rId506" Type="http://schemas.openxmlformats.org/officeDocument/2006/relationships/oleObject" Target="embeddings/oleObject237.bin"/><Relationship Id="rId853" Type="http://schemas.openxmlformats.org/officeDocument/2006/relationships/image" Target="media/image415.wmf"/><Relationship Id="rId1136" Type="http://schemas.openxmlformats.org/officeDocument/2006/relationships/image" Target="media/image556.wmf"/><Relationship Id="rId1690" Type="http://schemas.openxmlformats.org/officeDocument/2006/relationships/image" Target="media/image832.wmf"/><Relationship Id="rId1788" Type="http://schemas.openxmlformats.org/officeDocument/2006/relationships/image" Target="media/image881.wmf"/><Relationship Id="rId1995" Type="http://schemas.openxmlformats.org/officeDocument/2006/relationships/oleObject" Target="embeddings/oleObject980.bin"/><Relationship Id="rId713" Type="http://schemas.openxmlformats.org/officeDocument/2006/relationships/image" Target="media/image345.wmf"/><Relationship Id="rId920" Type="http://schemas.openxmlformats.org/officeDocument/2006/relationships/oleObject" Target="embeddings/oleObject444.bin"/><Relationship Id="rId1343" Type="http://schemas.openxmlformats.org/officeDocument/2006/relationships/image" Target="media/image659.wmf"/><Relationship Id="rId1550" Type="http://schemas.openxmlformats.org/officeDocument/2006/relationships/image" Target="media/image762.wmf"/><Relationship Id="rId1648" Type="http://schemas.openxmlformats.org/officeDocument/2006/relationships/image" Target="media/image811.wmf"/><Relationship Id="rId1203" Type="http://schemas.openxmlformats.org/officeDocument/2006/relationships/oleObject" Target="embeddings/oleObject585.bin"/><Relationship Id="rId1410" Type="http://schemas.openxmlformats.org/officeDocument/2006/relationships/oleObject" Target="embeddings/oleObject688.bin"/><Relationship Id="rId1508" Type="http://schemas.openxmlformats.org/officeDocument/2006/relationships/oleObject" Target="embeddings/oleObject737.bin"/><Relationship Id="rId1855" Type="http://schemas.openxmlformats.org/officeDocument/2006/relationships/oleObject" Target="embeddings/oleObject910.bin"/><Relationship Id="rId1715" Type="http://schemas.openxmlformats.org/officeDocument/2006/relationships/oleObject" Target="embeddings/oleObject840.bin"/><Relationship Id="rId1922" Type="http://schemas.openxmlformats.org/officeDocument/2006/relationships/image" Target="media/image948.wmf"/><Relationship Id="rId296" Type="http://schemas.openxmlformats.org/officeDocument/2006/relationships/image" Target="media/image136.wmf"/><Relationship Id="rId156" Type="http://schemas.openxmlformats.org/officeDocument/2006/relationships/oleObject" Target="embeddings/oleObject63.bin"/><Relationship Id="rId363" Type="http://schemas.openxmlformats.org/officeDocument/2006/relationships/oleObject" Target="embeddings/oleObject166.bin"/><Relationship Id="rId570" Type="http://schemas.openxmlformats.org/officeDocument/2006/relationships/oleObject" Target="embeddings/oleObject269.bin"/><Relationship Id="rId2044" Type="http://schemas.openxmlformats.org/officeDocument/2006/relationships/oleObject" Target="embeddings/oleObject1004.bin"/><Relationship Id="rId223" Type="http://schemas.openxmlformats.org/officeDocument/2006/relationships/image" Target="media/image99.wmf"/><Relationship Id="rId430" Type="http://schemas.openxmlformats.org/officeDocument/2006/relationships/image" Target="media/image203.wmf"/><Relationship Id="rId668" Type="http://schemas.openxmlformats.org/officeDocument/2006/relationships/oleObject" Target="embeddings/oleObject318.bin"/><Relationship Id="rId875" Type="http://schemas.openxmlformats.org/officeDocument/2006/relationships/image" Target="media/image426.wmf"/><Relationship Id="rId1060" Type="http://schemas.openxmlformats.org/officeDocument/2006/relationships/image" Target="media/image518.wmf"/><Relationship Id="rId1298" Type="http://schemas.openxmlformats.org/officeDocument/2006/relationships/oleObject" Target="embeddings/oleObject632.bin"/><Relationship Id="rId2111" Type="http://schemas.openxmlformats.org/officeDocument/2006/relationships/image" Target="media/image1042.wmf"/><Relationship Id="rId528" Type="http://schemas.openxmlformats.org/officeDocument/2006/relationships/oleObject" Target="embeddings/oleObject248.bin"/><Relationship Id="rId735" Type="http://schemas.openxmlformats.org/officeDocument/2006/relationships/image" Target="media/image356.wmf"/><Relationship Id="rId942" Type="http://schemas.openxmlformats.org/officeDocument/2006/relationships/oleObject" Target="embeddings/oleObject455.bin"/><Relationship Id="rId1158" Type="http://schemas.openxmlformats.org/officeDocument/2006/relationships/image" Target="media/image567.wmf"/><Relationship Id="rId1365" Type="http://schemas.openxmlformats.org/officeDocument/2006/relationships/image" Target="media/image670.wmf"/><Relationship Id="rId1572" Type="http://schemas.openxmlformats.org/officeDocument/2006/relationships/image" Target="media/image773.wmf"/><Relationship Id="rId1018" Type="http://schemas.openxmlformats.org/officeDocument/2006/relationships/oleObject" Target="embeddings/oleObject493.bin"/><Relationship Id="rId1225" Type="http://schemas.openxmlformats.org/officeDocument/2006/relationships/image" Target="media/image600.wmf"/><Relationship Id="rId1432" Type="http://schemas.openxmlformats.org/officeDocument/2006/relationships/oleObject" Target="embeddings/oleObject699.bin"/><Relationship Id="rId1877" Type="http://schemas.openxmlformats.org/officeDocument/2006/relationships/oleObject" Target="embeddings/oleObject921.bin"/><Relationship Id="rId71" Type="http://schemas.openxmlformats.org/officeDocument/2006/relationships/oleObject" Target="embeddings/oleObject21.bin"/><Relationship Id="rId802" Type="http://schemas.openxmlformats.org/officeDocument/2006/relationships/oleObject" Target="embeddings/oleObject385.bin"/><Relationship Id="rId1737" Type="http://schemas.openxmlformats.org/officeDocument/2006/relationships/oleObject" Target="embeddings/oleObject851.bin"/><Relationship Id="rId1944" Type="http://schemas.openxmlformats.org/officeDocument/2006/relationships/image" Target="media/image959.wmf"/><Relationship Id="rId29" Type="http://schemas.openxmlformats.org/officeDocument/2006/relationships/oleObject" Target="embeddings/oleObject1.bin"/><Relationship Id="rId178" Type="http://schemas.openxmlformats.org/officeDocument/2006/relationships/oleObject" Target="embeddings/oleObject74.bin"/><Relationship Id="rId1804" Type="http://schemas.openxmlformats.org/officeDocument/2006/relationships/image" Target="media/image889.wmf"/><Relationship Id="rId385" Type="http://schemas.openxmlformats.org/officeDocument/2006/relationships/oleObject" Target="embeddings/oleObject177.bin"/><Relationship Id="rId592" Type="http://schemas.openxmlformats.org/officeDocument/2006/relationships/oleObject" Target="embeddings/oleObject280.bin"/><Relationship Id="rId2066" Type="http://schemas.openxmlformats.org/officeDocument/2006/relationships/oleObject" Target="embeddings/oleObject1015.bin"/><Relationship Id="rId245" Type="http://schemas.openxmlformats.org/officeDocument/2006/relationships/image" Target="media/image110.wmf"/><Relationship Id="rId452" Type="http://schemas.openxmlformats.org/officeDocument/2006/relationships/image" Target="media/image214.wmf"/><Relationship Id="rId897" Type="http://schemas.openxmlformats.org/officeDocument/2006/relationships/image" Target="media/image437.wmf"/><Relationship Id="rId1082" Type="http://schemas.openxmlformats.org/officeDocument/2006/relationships/image" Target="media/image529.wmf"/><Relationship Id="rId105" Type="http://schemas.openxmlformats.org/officeDocument/2006/relationships/oleObject" Target="embeddings/oleObject38.bin"/><Relationship Id="rId312" Type="http://schemas.openxmlformats.org/officeDocument/2006/relationships/image" Target="media/image144.wmf"/><Relationship Id="rId757" Type="http://schemas.openxmlformats.org/officeDocument/2006/relationships/image" Target="media/image367.wmf"/><Relationship Id="rId964" Type="http://schemas.openxmlformats.org/officeDocument/2006/relationships/oleObject" Target="embeddings/oleObject466.bin"/><Relationship Id="rId1387" Type="http://schemas.openxmlformats.org/officeDocument/2006/relationships/image" Target="media/image681.wmf"/><Relationship Id="rId1594" Type="http://schemas.openxmlformats.org/officeDocument/2006/relationships/image" Target="media/image784.wmf"/><Relationship Id="rId93" Type="http://schemas.openxmlformats.org/officeDocument/2006/relationships/oleObject" Target="embeddings/oleObject32.bin"/><Relationship Id="rId617" Type="http://schemas.openxmlformats.org/officeDocument/2006/relationships/image" Target="media/image297.wmf"/><Relationship Id="rId824" Type="http://schemas.openxmlformats.org/officeDocument/2006/relationships/oleObject" Target="embeddings/oleObject396.bin"/><Relationship Id="rId1247" Type="http://schemas.openxmlformats.org/officeDocument/2006/relationships/image" Target="media/image611.wmf"/><Relationship Id="rId1454" Type="http://schemas.openxmlformats.org/officeDocument/2006/relationships/oleObject" Target="embeddings/oleObject710.bin"/><Relationship Id="rId1661" Type="http://schemas.openxmlformats.org/officeDocument/2006/relationships/oleObject" Target="embeddings/oleObject813.bin"/><Relationship Id="rId1899" Type="http://schemas.openxmlformats.org/officeDocument/2006/relationships/oleObject" Target="embeddings/oleObject932.bin"/><Relationship Id="rId1107" Type="http://schemas.openxmlformats.org/officeDocument/2006/relationships/oleObject" Target="embeddings/oleObject537.bin"/><Relationship Id="rId1314" Type="http://schemas.openxmlformats.org/officeDocument/2006/relationships/oleObject" Target="embeddings/oleObject640.bin"/><Relationship Id="rId1521" Type="http://schemas.openxmlformats.org/officeDocument/2006/relationships/image" Target="media/image748.wmf"/><Relationship Id="rId1759" Type="http://schemas.openxmlformats.org/officeDocument/2006/relationships/oleObject" Target="embeddings/oleObject862.bin"/><Relationship Id="rId1966" Type="http://schemas.openxmlformats.org/officeDocument/2006/relationships/image" Target="media/image970.wmf"/><Relationship Id="rId1619" Type="http://schemas.openxmlformats.org/officeDocument/2006/relationships/oleObject" Target="embeddings/oleObject792.bin"/><Relationship Id="rId1826" Type="http://schemas.openxmlformats.org/officeDocument/2006/relationships/image" Target="media/image900.wmf"/><Relationship Id="rId20" Type="http://schemas.openxmlformats.org/officeDocument/2006/relationships/hyperlink" Target="http://mrl.sci.utah.edu/software" TargetMode="External"/><Relationship Id="rId2088" Type="http://schemas.openxmlformats.org/officeDocument/2006/relationships/oleObject" Target="embeddings/oleObject1026.bin"/><Relationship Id="rId267" Type="http://schemas.openxmlformats.org/officeDocument/2006/relationships/oleObject" Target="embeddings/oleObject118.bin"/><Relationship Id="rId474" Type="http://schemas.openxmlformats.org/officeDocument/2006/relationships/image" Target="media/image225.png"/><Relationship Id="rId127" Type="http://schemas.openxmlformats.org/officeDocument/2006/relationships/oleObject" Target="embeddings/oleObject49.bin"/><Relationship Id="rId681" Type="http://schemas.openxmlformats.org/officeDocument/2006/relationships/image" Target="media/image329.wmf"/><Relationship Id="rId779" Type="http://schemas.openxmlformats.org/officeDocument/2006/relationships/image" Target="media/image378.wmf"/><Relationship Id="rId986" Type="http://schemas.openxmlformats.org/officeDocument/2006/relationships/oleObject" Target="embeddings/oleObject477.bin"/><Relationship Id="rId334" Type="http://schemas.openxmlformats.org/officeDocument/2006/relationships/image" Target="media/image155.wmf"/><Relationship Id="rId541" Type="http://schemas.openxmlformats.org/officeDocument/2006/relationships/image" Target="media/image259.wmf"/><Relationship Id="rId639" Type="http://schemas.openxmlformats.org/officeDocument/2006/relationships/image" Target="media/image308.wmf"/><Relationship Id="rId1171" Type="http://schemas.openxmlformats.org/officeDocument/2006/relationships/oleObject" Target="embeddings/oleObject569.bin"/><Relationship Id="rId1269" Type="http://schemas.openxmlformats.org/officeDocument/2006/relationships/image" Target="media/image622.wmf"/><Relationship Id="rId1476" Type="http://schemas.openxmlformats.org/officeDocument/2006/relationships/oleObject" Target="embeddings/oleObject721.bin"/><Relationship Id="rId2015" Type="http://schemas.openxmlformats.org/officeDocument/2006/relationships/oleObject" Target="embeddings/oleObject990.bin"/><Relationship Id="rId401" Type="http://schemas.openxmlformats.org/officeDocument/2006/relationships/oleObject" Target="embeddings/oleObject185.bin"/><Relationship Id="rId846" Type="http://schemas.openxmlformats.org/officeDocument/2006/relationships/oleObject" Target="embeddings/oleObject407.bin"/><Relationship Id="rId1031" Type="http://schemas.openxmlformats.org/officeDocument/2006/relationships/image" Target="media/image504.wmf"/><Relationship Id="rId1129" Type="http://schemas.openxmlformats.org/officeDocument/2006/relationships/oleObject" Target="embeddings/oleObject548.bin"/><Relationship Id="rId1683" Type="http://schemas.openxmlformats.org/officeDocument/2006/relationships/oleObject" Target="embeddings/oleObject824.bin"/><Relationship Id="rId1890" Type="http://schemas.openxmlformats.org/officeDocument/2006/relationships/image" Target="media/image932.wmf"/><Relationship Id="rId1988" Type="http://schemas.openxmlformats.org/officeDocument/2006/relationships/image" Target="media/image981.wmf"/><Relationship Id="rId706" Type="http://schemas.openxmlformats.org/officeDocument/2006/relationships/oleObject" Target="embeddings/oleObject337.bin"/><Relationship Id="rId913" Type="http://schemas.openxmlformats.org/officeDocument/2006/relationships/image" Target="media/image445.wmf"/><Relationship Id="rId1336" Type="http://schemas.openxmlformats.org/officeDocument/2006/relationships/oleObject" Target="embeddings/oleObject651.bin"/><Relationship Id="rId1543" Type="http://schemas.openxmlformats.org/officeDocument/2006/relationships/oleObject" Target="embeddings/oleObject754.bin"/><Relationship Id="rId1750" Type="http://schemas.openxmlformats.org/officeDocument/2006/relationships/image" Target="media/image862.wmf"/><Relationship Id="rId42" Type="http://schemas.openxmlformats.org/officeDocument/2006/relationships/oleObject" Target="embeddings/oleObject7.bin"/><Relationship Id="rId1403" Type="http://schemas.openxmlformats.org/officeDocument/2006/relationships/image" Target="media/image689.wmf"/><Relationship Id="rId1610" Type="http://schemas.openxmlformats.org/officeDocument/2006/relationships/image" Target="media/image792.wmf"/><Relationship Id="rId1848" Type="http://schemas.openxmlformats.org/officeDocument/2006/relationships/image" Target="media/image911.wmf"/><Relationship Id="rId191" Type="http://schemas.openxmlformats.org/officeDocument/2006/relationships/image" Target="media/image83.wmf"/><Relationship Id="rId1708" Type="http://schemas.openxmlformats.org/officeDocument/2006/relationships/image" Target="media/image841.wmf"/><Relationship Id="rId1915" Type="http://schemas.openxmlformats.org/officeDocument/2006/relationships/oleObject" Target="embeddings/oleObject940.bin"/><Relationship Id="rId289" Type="http://schemas.openxmlformats.org/officeDocument/2006/relationships/oleObject" Target="embeddings/oleObject129.bin"/><Relationship Id="rId496" Type="http://schemas.openxmlformats.org/officeDocument/2006/relationships/oleObject" Target="embeddings/oleObject232.bin"/><Relationship Id="rId149" Type="http://schemas.openxmlformats.org/officeDocument/2006/relationships/image" Target="media/image62.wmf"/><Relationship Id="rId356" Type="http://schemas.openxmlformats.org/officeDocument/2006/relationships/image" Target="media/image166.wmf"/><Relationship Id="rId563" Type="http://schemas.openxmlformats.org/officeDocument/2006/relationships/image" Target="media/image270.wmf"/><Relationship Id="rId770" Type="http://schemas.openxmlformats.org/officeDocument/2006/relationships/oleObject" Target="embeddings/oleObject369.bin"/><Relationship Id="rId1193" Type="http://schemas.openxmlformats.org/officeDocument/2006/relationships/oleObject" Target="embeddings/oleObject580.bin"/><Relationship Id="rId2037" Type="http://schemas.openxmlformats.org/officeDocument/2006/relationships/image" Target="media/image1005.wmf"/><Relationship Id="rId216" Type="http://schemas.openxmlformats.org/officeDocument/2006/relationships/oleObject" Target="embeddings/oleObject93.bin"/><Relationship Id="rId423" Type="http://schemas.openxmlformats.org/officeDocument/2006/relationships/oleObject" Target="embeddings/oleObject196.bin"/><Relationship Id="rId868" Type="http://schemas.openxmlformats.org/officeDocument/2006/relationships/oleObject" Target="embeddings/oleObject418.bin"/><Relationship Id="rId1053" Type="http://schemas.openxmlformats.org/officeDocument/2006/relationships/oleObject" Target="embeddings/oleObject510.bin"/><Relationship Id="rId1260" Type="http://schemas.openxmlformats.org/officeDocument/2006/relationships/oleObject" Target="embeddings/oleObject613.bin"/><Relationship Id="rId1498" Type="http://schemas.openxmlformats.org/officeDocument/2006/relationships/oleObject" Target="embeddings/oleObject732.bin"/><Relationship Id="rId2104" Type="http://schemas.openxmlformats.org/officeDocument/2006/relationships/oleObject" Target="embeddings/oleObject1034.bin"/><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image" Target="media/image456.wmf"/><Relationship Id="rId1358" Type="http://schemas.openxmlformats.org/officeDocument/2006/relationships/oleObject" Target="embeddings/oleObject662.bin"/><Relationship Id="rId1565" Type="http://schemas.openxmlformats.org/officeDocument/2006/relationships/oleObject" Target="embeddings/oleObject765.bin"/><Relationship Id="rId1772" Type="http://schemas.openxmlformats.org/officeDocument/2006/relationships/image" Target="media/image873.wmf"/><Relationship Id="rId64" Type="http://schemas.openxmlformats.org/officeDocument/2006/relationships/image" Target="media/image20.wmf"/><Relationship Id="rId1120" Type="http://schemas.openxmlformats.org/officeDocument/2006/relationships/image" Target="media/image548.wmf"/><Relationship Id="rId1218" Type="http://schemas.openxmlformats.org/officeDocument/2006/relationships/image" Target="media/image597.wmf"/><Relationship Id="rId1425" Type="http://schemas.openxmlformats.org/officeDocument/2006/relationships/image" Target="media/image700.wmf"/><Relationship Id="rId1632" Type="http://schemas.openxmlformats.org/officeDocument/2006/relationships/image" Target="media/image803.wmf"/><Relationship Id="rId1937" Type="http://schemas.openxmlformats.org/officeDocument/2006/relationships/oleObject" Target="embeddings/oleObject951.bin"/><Relationship Id="rId280" Type="http://schemas.openxmlformats.org/officeDocument/2006/relationships/image" Target="media/image128.wmf"/><Relationship Id="rId140" Type="http://schemas.openxmlformats.org/officeDocument/2006/relationships/oleObject" Target="embeddings/oleObject55.bin"/><Relationship Id="rId378" Type="http://schemas.openxmlformats.org/officeDocument/2006/relationships/image" Target="media/image177.wmf"/><Relationship Id="rId585" Type="http://schemas.openxmlformats.org/officeDocument/2006/relationships/image" Target="media/image281.wmf"/><Relationship Id="rId792" Type="http://schemas.openxmlformats.org/officeDocument/2006/relationships/oleObject" Target="embeddings/oleObject380.bin"/><Relationship Id="rId2059" Type="http://schemas.openxmlformats.org/officeDocument/2006/relationships/image" Target="media/image1016.wmf"/><Relationship Id="rId6" Type="http://schemas.openxmlformats.org/officeDocument/2006/relationships/webSettings" Target="webSettings.xml"/><Relationship Id="rId238" Type="http://schemas.openxmlformats.org/officeDocument/2006/relationships/oleObject" Target="embeddings/oleObject104.bin"/><Relationship Id="rId445" Type="http://schemas.openxmlformats.org/officeDocument/2006/relationships/oleObject" Target="embeddings/oleObject207.bin"/><Relationship Id="rId652" Type="http://schemas.openxmlformats.org/officeDocument/2006/relationships/oleObject" Target="embeddings/oleObject310.bin"/><Relationship Id="rId1075" Type="http://schemas.openxmlformats.org/officeDocument/2006/relationships/oleObject" Target="embeddings/oleObject521.bin"/><Relationship Id="rId1282" Type="http://schemas.openxmlformats.org/officeDocument/2006/relationships/oleObject" Target="embeddings/oleObject624.bin"/><Relationship Id="rId305" Type="http://schemas.openxmlformats.org/officeDocument/2006/relationships/oleObject" Target="embeddings/oleObject137.bin"/><Relationship Id="rId512" Type="http://schemas.openxmlformats.org/officeDocument/2006/relationships/oleObject" Target="embeddings/oleObject240.bin"/><Relationship Id="rId957" Type="http://schemas.openxmlformats.org/officeDocument/2006/relationships/image" Target="media/image467.wmf"/><Relationship Id="rId1142" Type="http://schemas.openxmlformats.org/officeDocument/2006/relationships/image" Target="media/image559.wmf"/><Relationship Id="rId1587" Type="http://schemas.openxmlformats.org/officeDocument/2006/relationships/oleObject" Target="embeddings/oleObject776.bin"/><Relationship Id="rId1794" Type="http://schemas.openxmlformats.org/officeDocument/2006/relationships/image" Target="media/image884.wmf"/><Relationship Id="rId86" Type="http://schemas.openxmlformats.org/officeDocument/2006/relationships/image" Target="media/image31.wmf"/><Relationship Id="rId817" Type="http://schemas.openxmlformats.org/officeDocument/2006/relationships/image" Target="media/image397.wmf"/><Relationship Id="rId1002" Type="http://schemas.openxmlformats.org/officeDocument/2006/relationships/oleObject" Target="embeddings/oleObject485.bin"/><Relationship Id="rId1447" Type="http://schemas.openxmlformats.org/officeDocument/2006/relationships/image" Target="media/image711.wmf"/><Relationship Id="rId1654" Type="http://schemas.openxmlformats.org/officeDocument/2006/relationships/image" Target="media/image814.wmf"/><Relationship Id="rId1861" Type="http://schemas.openxmlformats.org/officeDocument/2006/relationships/oleObject" Target="embeddings/oleObject913.bin"/><Relationship Id="rId1307" Type="http://schemas.openxmlformats.org/officeDocument/2006/relationships/image" Target="media/image641.wmf"/><Relationship Id="rId1514" Type="http://schemas.openxmlformats.org/officeDocument/2006/relationships/oleObject" Target="embeddings/oleObject740.bin"/><Relationship Id="rId1721" Type="http://schemas.openxmlformats.org/officeDocument/2006/relationships/oleObject" Target="embeddings/oleObject843.bin"/><Relationship Id="rId1959" Type="http://schemas.openxmlformats.org/officeDocument/2006/relationships/oleObject" Target="embeddings/oleObject962.bin"/><Relationship Id="rId13" Type="http://schemas.openxmlformats.org/officeDocument/2006/relationships/hyperlink" Target="mailto:ateshian@columbia.edu" TargetMode="External"/><Relationship Id="rId1819" Type="http://schemas.openxmlformats.org/officeDocument/2006/relationships/oleObject" Target="embeddings/oleObject892.bin"/><Relationship Id="rId162" Type="http://schemas.openxmlformats.org/officeDocument/2006/relationships/oleObject" Target="embeddings/oleObject66.bin"/><Relationship Id="rId467" Type="http://schemas.openxmlformats.org/officeDocument/2006/relationships/oleObject" Target="embeddings/oleObject218.bin"/><Relationship Id="rId1097" Type="http://schemas.openxmlformats.org/officeDocument/2006/relationships/oleObject" Target="embeddings/oleObject532.bin"/><Relationship Id="rId2050" Type="http://schemas.openxmlformats.org/officeDocument/2006/relationships/oleObject" Target="embeddings/oleObject1007.bin"/><Relationship Id="rId674" Type="http://schemas.openxmlformats.org/officeDocument/2006/relationships/oleObject" Target="embeddings/oleObject321.bin"/><Relationship Id="rId881" Type="http://schemas.openxmlformats.org/officeDocument/2006/relationships/image" Target="media/image429.wmf"/><Relationship Id="rId979" Type="http://schemas.openxmlformats.org/officeDocument/2006/relationships/image" Target="media/image478.wmf"/><Relationship Id="rId327" Type="http://schemas.openxmlformats.org/officeDocument/2006/relationships/oleObject" Target="embeddings/oleObject148.bin"/><Relationship Id="rId534" Type="http://schemas.openxmlformats.org/officeDocument/2006/relationships/oleObject" Target="embeddings/oleObject251.bin"/><Relationship Id="rId741" Type="http://schemas.openxmlformats.org/officeDocument/2006/relationships/image" Target="media/image359.wmf"/><Relationship Id="rId839" Type="http://schemas.openxmlformats.org/officeDocument/2006/relationships/image" Target="media/image408.wmf"/><Relationship Id="rId1164" Type="http://schemas.openxmlformats.org/officeDocument/2006/relationships/image" Target="media/image570.wmf"/><Relationship Id="rId1371" Type="http://schemas.openxmlformats.org/officeDocument/2006/relationships/image" Target="media/image673.wmf"/><Relationship Id="rId1469" Type="http://schemas.openxmlformats.org/officeDocument/2006/relationships/image" Target="media/image722.wmf"/><Relationship Id="rId2008" Type="http://schemas.openxmlformats.org/officeDocument/2006/relationships/image" Target="media/image991.wmf"/><Relationship Id="rId601" Type="http://schemas.openxmlformats.org/officeDocument/2006/relationships/image" Target="media/image289.wmf"/><Relationship Id="rId1024" Type="http://schemas.openxmlformats.org/officeDocument/2006/relationships/oleObject" Target="embeddings/oleObject496.bin"/><Relationship Id="rId1231" Type="http://schemas.openxmlformats.org/officeDocument/2006/relationships/image" Target="media/image603.wmf"/><Relationship Id="rId1676" Type="http://schemas.openxmlformats.org/officeDocument/2006/relationships/image" Target="media/image825.wmf"/><Relationship Id="rId1883" Type="http://schemas.openxmlformats.org/officeDocument/2006/relationships/oleObject" Target="embeddings/oleObject924.bin"/><Relationship Id="rId906" Type="http://schemas.openxmlformats.org/officeDocument/2006/relationships/oleObject" Target="embeddings/oleObject437.bin"/><Relationship Id="rId1329" Type="http://schemas.openxmlformats.org/officeDocument/2006/relationships/image" Target="media/image652.wmf"/><Relationship Id="rId1536" Type="http://schemas.openxmlformats.org/officeDocument/2006/relationships/image" Target="media/image755.wmf"/><Relationship Id="rId1743" Type="http://schemas.openxmlformats.org/officeDocument/2006/relationships/oleObject" Target="embeddings/oleObject854.bin"/><Relationship Id="rId1950" Type="http://schemas.openxmlformats.org/officeDocument/2006/relationships/image" Target="media/image962.wmf"/><Relationship Id="rId35" Type="http://schemas.openxmlformats.org/officeDocument/2006/relationships/image" Target="media/image6.wmf"/><Relationship Id="rId1603" Type="http://schemas.openxmlformats.org/officeDocument/2006/relationships/oleObject" Target="embeddings/oleObject784.bin"/><Relationship Id="rId1810" Type="http://schemas.openxmlformats.org/officeDocument/2006/relationships/image" Target="media/image892.wmf"/><Relationship Id="rId184" Type="http://schemas.openxmlformats.org/officeDocument/2006/relationships/oleObject" Target="embeddings/oleObject77.bin"/><Relationship Id="rId391" Type="http://schemas.openxmlformats.org/officeDocument/2006/relationships/oleObject" Target="embeddings/oleObject180.bin"/><Relationship Id="rId1908" Type="http://schemas.openxmlformats.org/officeDocument/2006/relationships/image" Target="media/image941.wmf"/><Relationship Id="rId2072" Type="http://schemas.openxmlformats.org/officeDocument/2006/relationships/oleObject" Target="embeddings/oleObject1018.bin"/><Relationship Id="rId251" Type="http://schemas.openxmlformats.org/officeDocument/2006/relationships/image" Target="media/image113.wmf"/><Relationship Id="rId489" Type="http://schemas.openxmlformats.org/officeDocument/2006/relationships/image" Target="media/image233.wmf"/><Relationship Id="rId696" Type="http://schemas.openxmlformats.org/officeDocument/2006/relationships/oleObject" Target="embeddings/oleObject332.bin"/><Relationship Id="rId349" Type="http://schemas.openxmlformats.org/officeDocument/2006/relationships/oleObject" Target="embeddings/oleObject159.bin"/><Relationship Id="rId556" Type="http://schemas.openxmlformats.org/officeDocument/2006/relationships/oleObject" Target="embeddings/oleObject262.bin"/><Relationship Id="rId763" Type="http://schemas.openxmlformats.org/officeDocument/2006/relationships/image" Target="media/image370.wmf"/><Relationship Id="rId1186" Type="http://schemas.openxmlformats.org/officeDocument/2006/relationships/image" Target="media/image581.wmf"/><Relationship Id="rId1393" Type="http://schemas.openxmlformats.org/officeDocument/2006/relationships/image" Target="media/image684.wmf"/><Relationship Id="rId111" Type="http://schemas.openxmlformats.org/officeDocument/2006/relationships/oleObject" Target="embeddings/oleObject41.bin"/><Relationship Id="rId209" Type="http://schemas.openxmlformats.org/officeDocument/2006/relationships/image" Target="media/image92.wmf"/><Relationship Id="rId416" Type="http://schemas.openxmlformats.org/officeDocument/2006/relationships/image" Target="media/image196.wmf"/><Relationship Id="rId970" Type="http://schemas.openxmlformats.org/officeDocument/2006/relationships/oleObject" Target="embeddings/oleObject469.bin"/><Relationship Id="rId1046" Type="http://schemas.openxmlformats.org/officeDocument/2006/relationships/image" Target="media/image511.wmf"/><Relationship Id="rId1253" Type="http://schemas.openxmlformats.org/officeDocument/2006/relationships/image" Target="media/image614.wmf"/><Relationship Id="rId1698" Type="http://schemas.openxmlformats.org/officeDocument/2006/relationships/image" Target="media/image836.wmf"/><Relationship Id="rId623" Type="http://schemas.openxmlformats.org/officeDocument/2006/relationships/image" Target="media/image300.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oleObject" Target="embeddings/oleObject713.bin"/><Relationship Id="rId1558" Type="http://schemas.openxmlformats.org/officeDocument/2006/relationships/image" Target="media/image766.wmf"/><Relationship Id="rId1765" Type="http://schemas.openxmlformats.org/officeDocument/2006/relationships/oleObject" Target="embeddings/oleObject865.bin"/><Relationship Id="rId57" Type="http://schemas.openxmlformats.org/officeDocument/2006/relationships/oleObject" Target="embeddings/oleObject14.bin"/><Relationship Id="rId1113" Type="http://schemas.openxmlformats.org/officeDocument/2006/relationships/oleObject" Target="embeddings/oleObject540.bin"/><Relationship Id="rId1320" Type="http://schemas.openxmlformats.org/officeDocument/2006/relationships/oleObject" Target="embeddings/oleObject643.bin"/><Relationship Id="rId1418" Type="http://schemas.openxmlformats.org/officeDocument/2006/relationships/oleObject" Target="embeddings/oleObject692.bin"/><Relationship Id="rId1972" Type="http://schemas.openxmlformats.org/officeDocument/2006/relationships/image" Target="media/image973.wmf"/><Relationship Id="rId1625" Type="http://schemas.openxmlformats.org/officeDocument/2006/relationships/oleObject" Target="embeddings/oleObject795.bin"/><Relationship Id="rId1832" Type="http://schemas.openxmlformats.org/officeDocument/2006/relationships/image" Target="media/image903.wmf"/><Relationship Id="rId2094" Type="http://schemas.openxmlformats.org/officeDocument/2006/relationships/oleObject" Target="embeddings/oleObject1029.bin"/><Relationship Id="rId273" Type="http://schemas.openxmlformats.org/officeDocument/2006/relationships/oleObject" Target="embeddings/oleObject121.bin"/><Relationship Id="rId480" Type="http://schemas.openxmlformats.org/officeDocument/2006/relationships/oleObject" Target="embeddings/oleObject224.bin"/><Relationship Id="rId133" Type="http://schemas.openxmlformats.org/officeDocument/2006/relationships/oleObject" Target="embeddings/oleObject52.bin"/><Relationship Id="rId340" Type="http://schemas.openxmlformats.org/officeDocument/2006/relationships/image" Target="media/image158.wmf"/><Relationship Id="rId578" Type="http://schemas.openxmlformats.org/officeDocument/2006/relationships/oleObject" Target="embeddings/oleObject273.bin"/><Relationship Id="rId785" Type="http://schemas.openxmlformats.org/officeDocument/2006/relationships/image" Target="media/image381.wmf"/><Relationship Id="rId992" Type="http://schemas.openxmlformats.org/officeDocument/2006/relationships/oleObject" Target="embeddings/oleObject480.bin"/><Relationship Id="rId2021" Type="http://schemas.openxmlformats.org/officeDocument/2006/relationships/oleObject" Target="embeddings/oleObject993.bin"/><Relationship Id="rId200" Type="http://schemas.openxmlformats.org/officeDocument/2006/relationships/oleObject" Target="embeddings/oleObject85.bin"/><Relationship Id="rId438" Type="http://schemas.openxmlformats.org/officeDocument/2006/relationships/image" Target="media/image207.wmf"/><Relationship Id="rId645" Type="http://schemas.openxmlformats.org/officeDocument/2006/relationships/image" Target="media/image311.wmf"/><Relationship Id="rId852" Type="http://schemas.openxmlformats.org/officeDocument/2006/relationships/oleObject" Target="embeddings/oleObject410.bin"/><Relationship Id="rId1068" Type="http://schemas.openxmlformats.org/officeDocument/2006/relationships/image" Target="media/image522.wmf"/><Relationship Id="rId1275" Type="http://schemas.openxmlformats.org/officeDocument/2006/relationships/image" Target="media/image625.wmf"/><Relationship Id="rId1482" Type="http://schemas.openxmlformats.org/officeDocument/2006/relationships/oleObject" Target="embeddings/oleObject724.bin"/><Relationship Id="rId505" Type="http://schemas.openxmlformats.org/officeDocument/2006/relationships/image" Target="media/image241.wmf"/><Relationship Id="rId712" Type="http://schemas.openxmlformats.org/officeDocument/2006/relationships/oleObject" Target="embeddings/oleObject340.bin"/><Relationship Id="rId1135" Type="http://schemas.openxmlformats.org/officeDocument/2006/relationships/oleObject" Target="embeddings/oleObject551.bin"/><Relationship Id="rId1342" Type="http://schemas.openxmlformats.org/officeDocument/2006/relationships/oleObject" Target="embeddings/oleObject654.bin"/><Relationship Id="rId1787" Type="http://schemas.openxmlformats.org/officeDocument/2006/relationships/oleObject" Target="embeddings/oleObject876.bin"/><Relationship Id="rId1994" Type="http://schemas.openxmlformats.org/officeDocument/2006/relationships/image" Target="media/image984.wmf"/><Relationship Id="rId79" Type="http://schemas.openxmlformats.org/officeDocument/2006/relationships/oleObject" Target="embeddings/oleObject25.bin"/><Relationship Id="rId1202" Type="http://schemas.openxmlformats.org/officeDocument/2006/relationships/image" Target="media/image589.wmf"/><Relationship Id="rId1647" Type="http://schemas.openxmlformats.org/officeDocument/2006/relationships/oleObject" Target="embeddings/oleObject806.bin"/><Relationship Id="rId1854" Type="http://schemas.openxmlformats.org/officeDocument/2006/relationships/image" Target="media/image914.wmf"/><Relationship Id="rId1507" Type="http://schemas.openxmlformats.org/officeDocument/2006/relationships/image" Target="media/image741.wmf"/><Relationship Id="rId1714" Type="http://schemas.openxmlformats.org/officeDocument/2006/relationships/image" Target="media/image844.wmf"/><Relationship Id="rId295" Type="http://schemas.openxmlformats.org/officeDocument/2006/relationships/oleObject" Target="embeddings/oleObject132.bin"/><Relationship Id="rId1921" Type="http://schemas.openxmlformats.org/officeDocument/2006/relationships/oleObject" Target="embeddings/oleObject943.bin"/><Relationship Id="rId155" Type="http://schemas.openxmlformats.org/officeDocument/2006/relationships/image" Target="media/image65.wmf"/><Relationship Id="rId362" Type="http://schemas.openxmlformats.org/officeDocument/2006/relationships/image" Target="media/image169.wmf"/><Relationship Id="rId1297" Type="http://schemas.openxmlformats.org/officeDocument/2006/relationships/image" Target="media/image636.wmf"/><Relationship Id="rId2043" Type="http://schemas.openxmlformats.org/officeDocument/2006/relationships/image" Target="media/image1008.wmf"/><Relationship Id="rId222" Type="http://schemas.openxmlformats.org/officeDocument/2006/relationships/oleObject" Target="embeddings/oleObject96.bin"/><Relationship Id="rId667" Type="http://schemas.openxmlformats.org/officeDocument/2006/relationships/image" Target="media/image322.wmf"/><Relationship Id="rId874" Type="http://schemas.openxmlformats.org/officeDocument/2006/relationships/oleObject" Target="embeddings/oleObject421.bin"/><Relationship Id="rId2110" Type="http://schemas.openxmlformats.org/officeDocument/2006/relationships/oleObject" Target="embeddings/oleObject1037.bin"/><Relationship Id="rId527" Type="http://schemas.openxmlformats.org/officeDocument/2006/relationships/image" Target="media/image252.wmf"/><Relationship Id="rId734" Type="http://schemas.openxmlformats.org/officeDocument/2006/relationships/oleObject" Target="embeddings/oleObject351.bin"/><Relationship Id="rId941" Type="http://schemas.openxmlformats.org/officeDocument/2006/relationships/image" Target="media/image459.wmf"/><Relationship Id="rId1157" Type="http://schemas.openxmlformats.org/officeDocument/2006/relationships/oleObject" Target="embeddings/oleObject562.bin"/><Relationship Id="rId1364" Type="http://schemas.openxmlformats.org/officeDocument/2006/relationships/oleObject" Target="embeddings/oleObject665.bin"/><Relationship Id="rId1571" Type="http://schemas.openxmlformats.org/officeDocument/2006/relationships/oleObject" Target="embeddings/oleObject768.bin"/><Relationship Id="rId70" Type="http://schemas.openxmlformats.org/officeDocument/2006/relationships/image" Target="media/image23.wmf"/><Relationship Id="rId801" Type="http://schemas.openxmlformats.org/officeDocument/2006/relationships/image" Target="media/image389.wmf"/><Relationship Id="rId1017" Type="http://schemas.openxmlformats.org/officeDocument/2006/relationships/image" Target="media/image497.wmf"/><Relationship Id="rId1224" Type="http://schemas.openxmlformats.org/officeDocument/2006/relationships/oleObject" Target="embeddings/oleObject595.bin"/><Relationship Id="rId1431" Type="http://schemas.openxmlformats.org/officeDocument/2006/relationships/image" Target="media/image703.wmf"/><Relationship Id="rId1669" Type="http://schemas.openxmlformats.org/officeDocument/2006/relationships/oleObject" Target="embeddings/oleObject817.bin"/><Relationship Id="rId1876" Type="http://schemas.openxmlformats.org/officeDocument/2006/relationships/image" Target="media/image925.wmf"/><Relationship Id="rId1529" Type="http://schemas.openxmlformats.org/officeDocument/2006/relationships/oleObject" Target="embeddings/oleObject747.bin"/><Relationship Id="rId1736" Type="http://schemas.openxmlformats.org/officeDocument/2006/relationships/image" Target="media/image855.wmf"/><Relationship Id="rId1943" Type="http://schemas.openxmlformats.org/officeDocument/2006/relationships/oleObject" Target="embeddings/oleObject954.bin"/><Relationship Id="rId28" Type="http://schemas.openxmlformats.org/officeDocument/2006/relationships/image" Target="media/image3.wmf"/><Relationship Id="rId1803" Type="http://schemas.openxmlformats.org/officeDocument/2006/relationships/oleObject" Target="embeddings/oleObject884.bin"/><Relationship Id="rId177" Type="http://schemas.openxmlformats.org/officeDocument/2006/relationships/image" Target="media/image76.wmf"/><Relationship Id="rId384" Type="http://schemas.openxmlformats.org/officeDocument/2006/relationships/image" Target="media/image180.wmf"/><Relationship Id="rId591" Type="http://schemas.openxmlformats.org/officeDocument/2006/relationships/image" Target="media/image284.wmf"/><Relationship Id="rId2065" Type="http://schemas.openxmlformats.org/officeDocument/2006/relationships/image" Target="media/image1019.wmf"/><Relationship Id="rId244" Type="http://schemas.openxmlformats.org/officeDocument/2006/relationships/oleObject" Target="embeddings/oleObject107.bin"/><Relationship Id="rId689" Type="http://schemas.openxmlformats.org/officeDocument/2006/relationships/image" Target="media/image333.wmf"/><Relationship Id="rId896" Type="http://schemas.openxmlformats.org/officeDocument/2006/relationships/oleObject" Target="embeddings/oleObject432.bin"/><Relationship Id="rId1081" Type="http://schemas.openxmlformats.org/officeDocument/2006/relationships/oleObject" Target="embeddings/oleObject524.bin"/><Relationship Id="rId451" Type="http://schemas.openxmlformats.org/officeDocument/2006/relationships/oleObject" Target="embeddings/oleObject210.bin"/><Relationship Id="rId549" Type="http://schemas.openxmlformats.org/officeDocument/2006/relationships/image" Target="media/image263.wmf"/><Relationship Id="rId756" Type="http://schemas.openxmlformats.org/officeDocument/2006/relationships/oleObject" Target="embeddings/oleObject362.bin"/><Relationship Id="rId1179" Type="http://schemas.openxmlformats.org/officeDocument/2006/relationships/oleObject" Target="embeddings/oleObject573.bin"/><Relationship Id="rId1386" Type="http://schemas.openxmlformats.org/officeDocument/2006/relationships/oleObject" Target="embeddings/oleObject676.bin"/><Relationship Id="rId1593" Type="http://schemas.openxmlformats.org/officeDocument/2006/relationships/oleObject" Target="embeddings/oleObject779.bin"/><Relationship Id="rId104" Type="http://schemas.openxmlformats.org/officeDocument/2006/relationships/image" Target="media/image40.wmf"/><Relationship Id="rId311" Type="http://schemas.openxmlformats.org/officeDocument/2006/relationships/oleObject" Target="embeddings/oleObject140.bin"/><Relationship Id="rId409" Type="http://schemas.openxmlformats.org/officeDocument/2006/relationships/oleObject" Target="embeddings/oleObject189.bin"/><Relationship Id="rId963" Type="http://schemas.openxmlformats.org/officeDocument/2006/relationships/image" Target="media/image470.wmf"/><Relationship Id="rId1039" Type="http://schemas.openxmlformats.org/officeDocument/2006/relationships/hyperlink" Target="http://mrl.sci.utah.edu/software/febio" TargetMode="External"/><Relationship Id="rId1246" Type="http://schemas.openxmlformats.org/officeDocument/2006/relationships/oleObject" Target="embeddings/oleObject606.bin"/><Relationship Id="rId1898" Type="http://schemas.openxmlformats.org/officeDocument/2006/relationships/image" Target="media/image936.wmf"/><Relationship Id="rId92" Type="http://schemas.openxmlformats.org/officeDocument/2006/relationships/image" Target="media/image34.wmf"/><Relationship Id="rId616" Type="http://schemas.openxmlformats.org/officeDocument/2006/relationships/oleObject" Target="embeddings/oleObject292.bin"/><Relationship Id="rId823" Type="http://schemas.openxmlformats.org/officeDocument/2006/relationships/image" Target="media/image400.wmf"/><Relationship Id="rId1453" Type="http://schemas.openxmlformats.org/officeDocument/2006/relationships/image" Target="media/image714.wmf"/><Relationship Id="rId1660" Type="http://schemas.openxmlformats.org/officeDocument/2006/relationships/image" Target="media/image817.wmf"/><Relationship Id="rId1758" Type="http://schemas.openxmlformats.org/officeDocument/2006/relationships/image" Target="media/image866.wmf"/><Relationship Id="rId1106" Type="http://schemas.openxmlformats.org/officeDocument/2006/relationships/image" Target="media/image541.wmf"/><Relationship Id="rId1313" Type="http://schemas.openxmlformats.org/officeDocument/2006/relationships/image" Target="media/image644.wmf"/><Relationship Id="rId1520" Type="http://schemas.openxmlformats.org/officeDocument/2006/relationships/oleObject" Target="embeddings/oleObject743.bin"/><Relationship Id="rId1965" Type="http://schemas.openxmlformats.org/officeDocument/2006/relationships/oleObject" Target="embeddings/oleObject965.bin"/><Relationship Id="rId1618" Type="http://schemas.openxmlformats.org/officeDocument/2006/relationships/image" Target="media/image796.wmf"/><Relationship Id="rId1825" Type="http://schemas.openxmlformats.org/officeDocument/2006/relationships/oleObject" Target="embeddings/oleObject895.bin"/><Relationship Id="rId199" Type="http://schemas.openxmlformats.org/officeDocument/2006/relationships/image" Target="media/image87.wmf"/><Relationship Id="rId2087" Type="http://schemas.openxmlformats.org/officeDocument/2006/relationships/image" Target="media/image1030.wmf"/><Relationship Id="rId266" Type="http://schemas.openxmlformats.org/officeDocument/2006/relationships/image" Target="media/image121.wmf"/><Relationship Id="rId473" Type="http://schemas.openxmlformats.org/officeDocument/2006/relationships/oleObject" Target="embeddings/oleObject221.bin"/><Relationship Id="rId680" Type="http://schemas.openxmlformats.org/officeDocument/2006/relationships/oleObject" Target="embeddings/oleObject324.bin"/><Relationship Id="rId126" Type="http://schemas.openxmlformats.org/officeDocument/2006/relationships/image" Target="media/image51.wmf"/><Relationship Id="rId333" Type="http://schemas.openxmlformats.org/officeDocument/2006/relationships/oleObject" Target="embeddings/oleObject151.bin"/><Relationship Id="rId540" Type="http://schemas.openxmlformats.org/officeDocument/2006/relationships/oleObject" Target="embeddings/oleObject254.bin"/><Relationship Id="rId778" Type="http://schemas.openxmlformats.org/officeDocument/2006/relationships/oleObject" Target="embeddings/oleObject373.bin"/><Relationship Id="rId985" Type="http://schemas.openxmlformats.org/officeDocument/2006/relationships/image" Target="media/image481.wmf"/><Relationship Id="rId1170" Type="http://schemas.openxmlformats.org/officeDocument/2006/relationships/image" Target="media/image573.wmf"/><Relationship Id="rId2014" Type="http://schemas.openxmlformats.org/officeDocument/2006/relationships/image" Target="media/image994.wmf"/><Relationship Id="rId638" Type="http://schemas.openxmlformats.org/officeDocument/2006/relationships/oleObject" Target="embeddings/oleObject303.bin"/><Relationship Id="rId845" Type="http://schemas.openxmlformats.org/officeDocument/2006/relationships/image" Target="media/image411.wmf"/><Relationship Id="rId1030" Type="http://schemas.openxmlformats.org/officeDocument/2006/relationships/oleObject" Target="embeddings/oleObject499.bin"/><Relationship Id="rId1268" Type="http://schemas.openxmlformats.org/officeDocument/2006/relationships/oleObject" Target="embeddings/oleObject617.bin"/><Relationship Id="rId1475" Type="http://schemas.openxmlformats.org/officeDocument/2006/relationships/image" Target="media/image725.wmf"/><Relationship Id="rId1682" Type="http://schemas.openxmlformats.org/officeDocument/2006/relationships/image" Target="media/image828.wmf"/><Relationship Id="rId400" Type="http://schemas.openxmlformats.org/officeDocument/2006/relationships/image" Target="media/image188.wmf"/><Relationship Id="rId705" Type="http://schemas.openxmlformats.org/officeDocument/2006/relationships/image" Target="media/image341.wmf"/><Relationship Id="rId1128" Type="http://schemas.openxmlformats.org/officeDocument/2006/relationships/image" Target="media/image552.wmf"/><Relationship Id="rId1335" Type="http://schemas.openxmlformats.org/officeDocument/2006/relationships/image" Target="media/image655.wmf"/><Relationship Id="rId1542" Type="http://schemas.openxmlformats.org/officeDocument/2006/relationships/image" Target="media/image758.wmf"/><Relationship Id="rId1987" Type="http://schemas.openxmlformats.org/officeDocument/2006/relationships/oleObject" Target="embeddings/oleObject976.bin"/><Relationship Id="rId912" Type="http://schemas.openxmlformats.org/officeDocument/2006/relationships/oleObject" Target="embeddings/oleObject440.bin"/><Relationship Id="rId1847" Type="http://schemas.openxmlformats.org/officeDocument/2006/relationships/oleObject" Target="embeddings/oleObject906.bin"/><Relationship Id="rId41" Type="http://schemas.openxmlformats.org/officeDocument/2006/relationships/image" Target="media/image9.wmf"/><Relationship Id="rId1402" Type="http://schemas.openxmlformats.org/officeDocument/2006/relationships/oleObject" Target="embeddings/oleObject684.bin"/><Relationship Id="rId1707" Type="http://schemas.openxmlformats.org/officeDocument/2006/relationships/oleObject" Target="embeddings/oleObject836.bin"/><Relationship Id="rId190" Type="http://schemas.openxmlformats.org/officeDocument/2006/relationships/oleObject" Target="embeddings/oleObject80.bin"/><Relationship Id="rId288" Type="http://schemas.openxmlformats.org/officeDocument/2006/relationships/image" Target="media/image132.wmf"/><Relationship Id="rId1914" Type="http://schemas.openxmlformats.org/officeDocument/2006/relationships/image" Target="media/image944.wmf"/><Relationship Id="rId495" Type="http://schemas.openxmlformats.org/officeDocument/2006/relationships/image" Target="media/image236.wmf"/><Relationship Id="rId148" Type="http://schemas.openxmlformats.org/officeDocument/2006/relationships/oleObject" Target="embeddings/oleObject59.bin"/><Relationship Id="rId355" Type="http://schemas.openxmlformats.org/officeDocument/2006/relationships/oleObject" Target="embeddings/oleObject162.bin"/><Relationship Id="rId562" Type="http://schemas.openxmlformats.org/officeDocument/2006/relationships/oleObject" Target="embeddings/oleObject265.bin"/><Relationship Id="rId1192" Type="http://schemas.openxmlformats.org/officeDocument/2006/relationships/image" Target="media/image584.wmf"/><Relationship Id="rId2036" Type="http://schemas.openxmlformats.org/officeDocument/2006/relationships/oleObject" Target="embeddings/oleObject1000.bin"/><Relationship Id="rId215" Type="http://schemas.openxmlformats.org/officeDocument/2006/relationships/image" Target="media/image95.wmf"/><Relationship Id="rId422" Type="http://schemas.openxmlformats.org/officeDocument/2006/relationships/image" Target="media/image199.wmf"/><Relationship Id="rId867" Type="http://schemas.openxmlformats.org/officeDocument/2006/relationships/image" Target="media/image422.wmf"/><Relationship Id="rId1052" Type="http://schemas.openxmlformats.org/officeDocument/2006/relationships/image" Target="media/image514.wmf"/><Relationship Id="rId1497" Type="http://schemas.openxmlformats.org/officeDocument/2006/relationships/image" Target="media/image736.wmf"/><Relationship Id="rId2103" Type="http://schemas.openxmlformats.org/officeDocument/2006/relationships/image" Target="media/image1038.wmf"/><Relationship Id="rId727" Type="http://schemas.openxmlformats.org/officeDocument/2006/relationships/image" Target="media/image352.wmf"/><Relationship Id="rId934" Type="http://schemas.openxmlformats.org/officeDocument/2006/relationships/oleObject" Target="embeddings/oleObject451.bin"/><Relationship Id="rId1357" Type="http://schemas.openxmlformats.org/officeDocument/2006/relationships/image" Target="media/image666.wmf"/><Relationship Id="rId1564" Type="http://schemas.openxmlformats.org/officeDocument/2006/relationships/image" Target="media/image769.wmf"/><Relationship Id="rId1771" Type="http://schemas.openxmlformats.org/officeDocument/2006/relationships/oleObject" Target="embeddings/oleObject868.bin"/><Relationship Id="rId63" Type="http://schemas.openxmlformats.org/officeDocument/2006/relationships/oleObject" Target="embeddings/oleObject17.bin"/><Relationship Id="rId1217" Type="http://schemas.openxmlformats.org/officeDocument/2006/relationships/oleObject" Target="embeddings/oleObject592.bin"/><Relationship Id="rId1424" Type="http://schemas.openxmlformats.org/officeDocument/2006/relationships/oleObject" Target="embeddings/oleObject695.bin"/><Relationship Id="rId1631" Type="http://schemas.openxmlformats.org/officeDocument/2006/relationships/oleObject" Target="embeddings/oleObject798.bin"/><Relationship Id="rId1869" Type="http://schemas.openxmlformats.org/officeDocument/2006/relationships/oleObject" Target="embeddings/oleObject917.bin"/><Relationship Id="rId1729" Type="http://schemas.openxmlformats.org/officeDocument/2006/relationships/oleObject" Target="embeddings/oleObject847.bin"/><Relationship Id="rId1936" Type="http://schemas.openxmlformats.org/officeDocument/2006/relationships/image" Target="media/image955.wmf"/><Relationship Id="rId377" Type="http://schemas.openxmlformats.org/officeDocument/2006/relationships/oleObject" Target="embeddings/oleObject173.bin"/><Relationship Id="rId584" Type="http://schemas.openxmlformats.org/officeDocument/2006/relationships/oleObject" Target="embeddings/oleObject276.bin"/><Relationship Id="rId2058" Type="http://schemas.openxmlformats.org/officeDocument/2006/relationships/oleObject" Target="embeddings/oleObject1011.bin"/><Relationship Id="rId5" Type="http://schemas.openxmlformats.org/officeDocument/2006/relationships/settings" Target="settings.xml"/><Relationship Id="rId237" Type="http://schemas.openxmlformats.org/officeDocument/2006/relationships/image" Target="media/image106.wmf"/><Relationship Id="rId791" Type="http://schemas.openxmlformats.org/officeDocument/2006/relationships/image" Target="media/image384.wmf"/><Relationship Id="rId889" Type="http://schemas.openxmlformats.org/officeDocument/2006/relationships/image" Target="media/image433.wmf"/><Relationship Id="rId1074" Type="http://schemas.openxmlformats.org/officeDocument/2006/relationships/image" Target="media/image525.wmf"/><Relationship Id="rId444" Type="http://schemas.openxmlformats.org/officeDocument/2006/relationships/image" Target="media/image210.wmf"/><Relationship Id="rId651" Type="http://schemas.openxmlformats.org/officeDocument/2006/relationships/image" Target="media/image314.wmf"/><Relationship Id="rId749" Type="http://schemas.openxmlformats.org/officeDocument/2006/relationships/image" Target="media/image363.wmf"/><Relationship Id="rId1281" Type="http://schemas.openxmlformats.org/officeDocument/2006/relationships/image" Target="media/image628.wmf"/><Relationship Id="rId1379" Type="http://schemas.openxmlformats.org/officeDocument/2006/relationships/image" Target="media/image677.wmf"/><Relationship Id="rId1586" Type="http://schemas.openxmlformats.org/officeDocument/2006/relationships/image" Target="media/image780.wmf"/><Relationship Id="rId304" Type="http://schemas.openxmlformats.org/officeDocument/2006/relationships/image" Target="media/image140.wmf"/><Relationship Id="rId511" Type="http://schemas.openxmlformats.org/officeDocument/2006/relationships/image" Target="media/image244.wmf"/><Relationship Id="rId609" Type="http://schemas.openxmlformats.org/officeDocument/2006/relationships/image" Target="media/image293.wmf"/><Relationship Id="rId956" Type="http://schemas.openxmlformats.org/officeDocument/2006/relationships/oleObject" Target="embeddings/oleObject462.bin"/><Relationship Id="rId1141" Type="http://schemas.openxmlformats.org/officeDocument/2006/relationships/oleObject" Target="embeddings/oleObject554.bin"/><Relationship Id="rId1239" Type="http://schemas.openxmlformats.org/officeDocument/2006/relationships/image" Target="media/image607.wmf"/><Relationship Id="rId1793" Type="http://schemas.openxmlformats.org/officeDocument/2006/relationships/oleObject" Target="embeddings/oleObject879.bin"/><Relationship Id="rId85" Type="http://schemas.openxmlformats.org/officeDocument/2006/relationships/oleObject" Target="embeddings/oleObject28.bin"/><Relationship Id="rId816" Type="http://schemas.openxmlformats.org/officeDocument/2006/relationships/oleObject" Target="embeddings/oleObject392.bin"/><Relationship Id="rId1001" Type="http://schemas.openxmlformats.org/officeDocument/2006/relationships/image" Target="media/image489.wmf"/><Relationship Id="rId1446" Type="http://schemas.openxmlformats.org/officeDocument/2006/relationships/oleObject" Target="embeddings/oleObject706.bin"/><Relationship Id="rId1653" Type="http://schemas.openxmlformats.org/officeDocument/2006/relationships/oleObject" Target="embeddings/oleObject809.bin"/><Relationship Id="rId1860" Type="http://schemas.openxmlformats.org/officeDocument/2006/relationships/image" Target="media/image917.wmf"/><Relationship Id="rId1306" Type="http://schemas.openxmlformats.org/officeDocument/2006/relationships/oleObject" Target="embeddings/oleObject636.bin"/><Relationship Id="rId1513" Type="http://schemas.openxmlformats.org/officeDocument/2006/relationships/image" Target="media/image744.wmf"/><Relationship Id="rId1720" Type="http://schemas.openxmlformats.org/officeDocument/2006/relationships/image" Target="media/image847.wmf"/><Relationship Id="rId1958" Type="http://schemas.openxmlformats.org/officeDocument/2006/relationships/image" Target="media/image966.wmf"/><Relationship Id="rId12" Type="http://schemas.openxmlformats.org/officeDocument/2006/relationships/hyperlink" Target="mailto:jeff.weiss@utah.edu" TargetMode="External"/><Relationship Id="rId1818" Type="http://schemas.openxmlformats.org/officeDocument/2006/relationships/image" Target="media/image896.wmf"/><Relationship Id="rId161" Type="http://schemas.openxmlformats.org/officeDocument/2006/relationships/image" Target="media/image68.wmf"/><Relationship Id="rId399" Type="http://schemas.openxmlformats.org/officeDocument/2006/relationships/oleObject" Target="embeddings/oleObject184.bin"/><Relationship Id="rId259" Type="http://schemas.openxmlformats.org/officeDocument/2006/relationships/image" Target="media/image117.png"/><Relationship Id="rId466" Type="http://schemas.openxmlformats.org/officeDocument/2006/relationships/image" Target="media/image221.wmf"/><Relationship Id="rId673" Type="http://schemas.openxmlformats.org/officeDocument/2006/relationships/image" Target="media/image325.wmf"/><Relationship Id="rId880" Type="http://schemas.openxmlformats.org/officeDocument/2006/relationships/oleObject" Target="embeddings/oleObject424.bin"/><Relationship Id="rId1096" Type="http://schemas.openxmlformats.org/officeDocument/2006/relationships/image" Target="media/image536.wmf"/><Relationship Id="rId119" Type="http://schemas.openxmlformats.org/officeDocument/2006/relationships/oleObject" Target="embeddings/oleObject45.bin"/><Relationship Id="rId326" Type="http://schemas.openxmlformats.org/officeDocument/2006/relationships/image" Target="media/image151.wmf"/><Relationship Id="rId533" Type="http://schemas.openxmlformats.org/officeDocument/2006/relationships/image" Target="media/image255.wmf"/><Relationship Id="rId978" Type="http://schemas.openxmlformats.org/officeDocument/2006/relationships/oleObject" Target="embeddings/oleObject473.bin"/><Relationship Id="rId1163" Type="http://schemas.openxmlformats.org/officeDocument/2006/relationships/oleObject" Target="embeddings/oleObject565.bin"/><Relationship Id="rId1370" Type="http://schemas.openxmlformats.org/officeDocument/2006/relationships/oleObject" Target="embeddings/oleObject668.bin"/><Relationship Id="rId2007" Type="http://schemas.openxmlformats.org/officeDocument/2006/relationships/oleObject" Target="embeddings/oleObject986.bin"/><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image" Target="media/image500.wmf"/><Relationship Id="rId1468" Type="http://schemas.openxmlformats.org/officeDocument/2006/relationships/oleObject" Target="embeddings/oleObject717.bin"/><Relationship Id="rId1675" Type="http://schemas.openxmlformats.org/officeDocument/2006/relationships/oleObject" Target="embeddings/oleObject820.bin"/><Relationship Id="rId1882" Type="http://schemas.openxmlformats.org/officeDocument/2006/relationships/image" Target="media/image928.wmf"/><Relationship Id="rId600" Type="http://schemas.openxmlformats.org/officeDocument/2006/relationships/oleObject" Target="embeddings/oleObject284.bin"/><Relationship Id="rId1230" Type="http://schemas.openxmlformats.org/officeDocument/2006/relationships/oleObject" Target="embeddings/oleObject598.bin"/><Relationship Id="rId1328" Type="http://schemas.openxmlformats.org/officeDocument/2006/relationships/oleObject" Target="embeddings/oleObject647.bin"/><Relationship Id="rId1535" Type="http://schemas.openxmlformats.org/officeDocument/2006/relationships/oleObject" Target="embeddings/oleObject750.bin"/><Relationship Id="rId905" Type="http://schemas.openxmlformats.org/officeDocument/2006/relationships/image" Target="media/image441.wmf"/><Relationship Id="rId1742" Type="http://schemas.openxmlformats.org/officeDocument/2006/relationships/image" Target="media/image858.wmf"/><Relationship Id="rId34" Type="http://schemas.openxmlformats.org/officeDocument/2006/relationships/oleObject" Target="embeddings/oleObject3.bin"/><Relationship Id="rId1602" Type="http://schemas.openxmlformats.org/officeDocument/2006/relationships/image" Target="media/image788.wmf"/><Relationship Id="rId183" Type="http://schemas.openxmlformats.org/officeDocument/2006/relationships/image" Target="media/image79.wmf"/><Relationship Id="rId390" Type="http://schemas.openxmlformats.org/officeDocument/2006/relationships/image" Target="media/image183.wmf"/><Relationship Id="rId1907" Type="http://schemas.openxmlformats.org/officeDocument/2006/relationships/oleObject" Target="embeddings/oleObject936.bin"/><Relationship Id="rId2071" Type="http://schemas.openxmlformats.org/officeDocument/2006/relationships/image" Target="media/image1022.wmf"/><Relationship Id="rId250" Type="http://schemas.openxmlformats.org/officeDocument/2006/relationships/oleObject" Target="embeddings/oleObject110.bin"/><Relationship Id="rId488" Type="http://schemas.openxmlformats.org/officeDocument/2006/relationships/oleObject" Target="embeddings/oleObject228.bin"/><Relationship Id="rId695" Type="http://schemas.openxmlformats.org/officeDocument/2006/relationships/image" Target="media/image336.wmf"/><Relationship Id="rId110" Type="http://schemas.openxmlformats.org/officeDocument/2006/relationships/image" Target="media/image43.wmf"/><Relationship Id="rId348" Type="http://schemas.openxmlformats.org/officeDocument/2006/relationships/image" Target="media/image162.wmf"/><Relationship Id="rId555" Type="http://schemas.openxmlformats.org/officeDocument/2006/relationships/image" Target="media/image266.wmf"/><Relationship Id="rId762" Type="http://schemas.openxmlformats.org/officeDocument/2006/relationships/oleObject" Target="embeddings/oleObject365.bin"/><Relationship Id="rId1185" Type="http://schemas.openxmlformats.org/officeDocument/2006/relationships/oleObject" Target="embeddings/oleObject576.bin"/><Relationship Id="rId1392" Type="http://schemas.openxmlformats.org/officeDocument/2006/relationships/oleObject" Target="embeddings/oleObject679.bin"/><Relationship Id="rId2029" Type="http://schemas.openxmlformats.org/officeDocument/2006/relationships/image" Target="media/image1001.wmf"/><Relationship Id="rId208" Type="http://schemas.openxmlformats.org/officeDocument/2006/relationships/oleObject" Target="embeddings/oleObject89.bin"/><Relationship Id="rId415" Type="http://schemas.openxmlformats.org/officeDocument/2006/relationships/oleObject" Target="embeddings/oleObject192.bin"/><Relationship Id="rId622" Type="http://schemas.openxmlformats.org/officeDocument/2006/relationships/oleObject" Target="embeddings/oleObject295.bin"/><Relationship Id="rId1045" Type="http://schemas.openxmlformats.org/officeDocument/2006/relationships/oleObject" Target="embeddings/oleObject506.bin"/><Relationship Id="rId1252" Type="http://schemas.openxmlformats.org/officeDocument/2006/relationships/oleObject" Target="embeddings/oleObject609.bin"/><Relationship Id="rId1697" Type="http://schemas.openxmlformats.org/officeDocument/2006/relationships/oleObject" Target="embeddings/oleObject831.bin"/><Relationship Id="rId927" Type="http://schemas.openxmlformats.org/officeDocument/2006/relationships/image" Target="media/image452.wmf"/><Relationship Id="rId1112" Type="http://schemas.openxmlformats.org/officeDocument/2006/relationships/image" Target="media/image544.wmf"/><Relationship Id="rId1557" Type="http://schemas.openxmlformats.org/officeDocument/2006/relationships/oleObject" Target="embeddings/oleObject761.bin"/><Relationship Id="rId1764" Type="http://schemas.openxmlformats.org/officeDocument/2006/relationships/image" Target="media/image869.wmf"/><Relationship Id="rId1971" Type="http://schemas.openxmlformats.org/officeDocument/2006/relationships/oleObject" Target="embeddings/oleObject968.bin"/><Relationship Id="rId56" Type="http://schemas.openxmlformats.org/officeDocument/2006/relationships/image" Target="media/image16.wmf"/><Relationship Id="rId1417" Type="http://schemas.openxmlformats.org/officeDocument/2006/relationships/image" Target="media/image696.wmf"/><Relationship Id="rId1624" Type="http://schemas.openxmlformats.org/officeDocument/2006/relationships/image" Target="media/image799.wmf"/><Relationship Id="rId1831" Type="http://schemas.openxmlformats.org/officeDocument/2006/relationships/oleObject" Target="embeddings/oleObject898.bin"/><Relationship Id="rId1929" Type="http://schemas.openxmlformats.org/officeDocument/2006/relationships/oleObject" Target="embeddings/oleObject947.bin"/><Relationship Id="rId2093" Type="http://schemas.openxmlformats.org/officeDocument/2006/relationships/image" Target="media/image1033.wmf"/><Relationship Id="rId272" Type="http://schemas.openxmlformats.org/officeDocument/2006/relationships/image" Target="media/image124.wmf"/><Relationship Id="rId577" Type="http://schemas.openxmlformats.org/officeDocument/2006/relationships/image" Target="media/image277.wmf"/><Relationship Id="rId132" Type="http://schemas.openxmlformats.org/officeDocument/2006/relationships/image" Target="media/image54.wmf"/><Relationship Id="rId784" Type="http://schemas.openxmlformats.org/officeDocument/2006/relationships/oleObject" Target="embeddings/oleObject376.bin"/><Relationship Id="rId991" Type="http://schemas.openxmlformats.org/officeDocument/2006/relationships/image" Target="media/image484.wmf"/><Relationship Id="rId1067" Type="http://schemas.openxmlformats.org/officeDocument/2006/relationships/oleObject" Target="embeddings/oleObject517.bin"/><Relationship Id="rId2020" Type="http://schemas.openxmlformats.org/officeDocument/2006/relationships/image" Target="media/image997.wmf"/><Relationship Id="rId437" Type="http://schemas.openxmlformats.org/officeDocument/2006/relationships/oleObject" Target="embeddings/oleObject203.bin"/><Relationship Id="rId644" Type="http://schemas.openxmlformats.org/officeDocument/2006/relationships/oleObject" Target="embeddings/oleObject306.bin"/><Relationship Id="rId851" Type="http://schemas.openxmlformats.org/officeDocument/2006/relationships/image" Target="media/image414.wmf"/><Relationship Id="rId1274" Type="http://schemas.openxmlformats.org/officeDocument/2006/relationships/oleObject" Target="embeddings/oleObject620.bin"/><Relationship Id="rId1481" Type="http://schemas.openxmlformats.org/officeDocument/2006/relationships/image" Target="media/image728.wmf"/><Relationship Id="rId1579" Type="http://schemas.openxmlformats.org/officeDocument/2006/relationships/oleObject" Target="embeddings/oleObject772.bin"/><Relationship Id="rId504" Type="http://schemas.openxmlformats.org/officeDocument/2006/relationships/oleObject" Target="embeddings/oleObject236.bin"/><Relationship Id="rId711" Type="http://schemas.openxmlformats.org/officeDocument/2006/relationships/image" Target="media/image344.wmf"/><Relationship Id="rId949" Type="http://schemas.openxmlformats.org/officeDocument/2006/relationships/image" Target="media/image463.wmf"/><Relationship Id="rId1134" Type="http://schemas.openxmlformats.org/officeDocument/2006/relationships/image" Target="media/image555.wmf"/><Relationship Id="rId1341" Type="http://schemas.openxmlformats.org/officeDocument/2006/relationships/image" Target="media/image658.wmf"/><Relationship Id="rId1786" Type="http://schemas.openxmlformats.org/officeDocument/2006/relationships/image" Target="media/image880.wmf"/><Relationship Id="rId1993" Type="http://schemas.openxmlformats.org/officeDocument/2006/relationships/oleObject" Target="embeddings/oleObject979.bin"/><Relationship Id="rId78" Type="http://schemas.openxmlformats.org/officeDocument/2006/relationships/image" Target="media/image27.wmf"/><Relationship Id="rId809" Type="http://schemas.openxmlformats.org/officeDocument/2006/relationships/image" Target="media/image393.wmf"/><Relationship Id="rId1201" Type="http://schemas.openxmlformats.org/officeDocument/2006/relationships/oleObject" Target="embeddings/oleObject584.bin"/><Relationship Id="rId1439" Type="http://schemas.openxmlformats.org/officeDocument/2006/relationships/image" Target="media/image707.wmf"/><Relationship Id="rId1646" Type="http://schemas.openxmlformats.org/officeDocument/2006/relationships/image" Target="media/image810.wmf"/><Relationship Id="rId1853" Type="http://schemas.openxmlformats.org/officeDocument/2006/relationships/oleObject" Target="embeddings/oleObject909.bin"/><Relationship Id="rId1506" Type="http://schemas.openxmlformats.org/officeDocument/2006/relationships/oleObject" Target="embeddings/oleObject736.bin"/><Relationship Id="rId1713" Type="http://schemas.openxmlformats.org/officeDocument/2006/relationships/oleObject" Target="embeddings/oleObject839.bin"/><Relationship Id="rId1920" Type="http://schemas.openxmlformats.org/officeDocument/2006/relationships/image" Target="media/image947.wmf"/><Relationship Id="rId294" Type="http://schemas.openxmlformats.org/officeDocument/2006/relationships/image" Target="media/image135.wmf"/><Relationship Id="rId154" Type="http://schemas.openxmlformats.org/officeDocument/2006/relationships/oleObject" Target="embeddings/oleObject62.bin"/><Relationship Id="rId361" Type="http://schemas.openxmlformats.org/officeDocument/2006/relationships/oleObject" Target="embeddings/oleObject165.bin"/><Relationship Id="rId599" Type="http://schemas.openxmlformats.org/officeDocument/2006/relationships/image" Target="media/image288.wmf"/><Relationship Id="rId2042" Type="http://schemas.openxmlformats.org/officeDocument/2006/relationships/oleObject" Target="embeddings/oleObject1003.bin"/><Relationship Id="rId459" Type="http://schemas.openxmlformats.org/officeDocument/2006/relationships/oleObject" Target="embeddings/oleObject214.bin"/><Relationship Id="rId666" Type="http://schemas.openxmlformats.org/officeDocument/2006/relationships/oleObject" Target="embeddings/oleObject317.bin"/><Relationship Id="rId873" Type="http://schemas.openxmlformats.org/officeDocument/2006/relationships/image" Target="media/image425.wmf"/><Relationship Id="rId1089" Type="http://schemas.openxmlformats.org/officeDocument/2006/relationships/oleObject" Target="embeddings/oleObject528.bin"/><Relationship Id="rId1296" Type="http://schemas.openxmlformats.org/officeDocument/2006/relationships/oleObject" Target="embeddings/oleObject631.bin"/><Relationship Id="rId221" Type="http://schemas.openxmlformats.org/officeDocument/2006/relationships/image" Target="media/image98.wmf"/><Relationship Id="rId319" Type="http://schemas.openxmlformats.org/officeDocument/2006/relationships/oleObject" Target="embeddings/oleObject144.bin"/><Relationship Id="rId526" Type="http://schemas.openxmlformats.org/officeDocument/2006/relationships/oleObject" Target="embeddings/oleObject247.bin"/><Relationship Id="rId1156" Type="http://schemas.openxmlformats.org/officeDocument/2006/relationships/image" Target="media/image566.wmf"/><Relationship Id="rId1363" Type="http://schemas.openxmlformats.org/officeDocument/2006/relationships/image" Target="media/image669.wmf"/><Relationship Id="rId733" Type="http://schemas.openxmlformats.org/officeDocument/2006/relationships/image" Target="media/image355.wmf"/><Relationship Id="rId940" Type="http://schemas.openxmlformats.org/officeDocument/2006/relationships/oleObject" Target="embeddings/oleObject454.bin"/><Relationship Id="rId1016" Type="http://schemas.openxmlformats.org/officeDocument/2006/relationships/oleObject" Target="embeddings/oleObject492.bin"/><Relationship Id="rId1570" Type="http://schemas.openxmlformats.org/officeDocument/2006/relationships/image" Target="media/image772.wmf"/><Relationship Id="rId1668" Type="http://schemas.openxmlformats.org/officeDocument/2006/relationships/image" Target="media/image821.wmf"/><Relationship Id="rId1875" Type="http://schemas.openxmlformats.org/officeDocument/2006/relationships/oleObject" Target="embeddings/oleObject920.bin"/><Relationship Id="rId800" Type="http://schemas.openxmlformats.org/officeDocument/2006/relationships/oleObject" Target="embeddings/oleObject384.bin"/><Relationship Id="rId1223" Type="http://schemas.openxmlformats.org/officeDocument/2006/relationships/image" Target="media/image599.wmf"/><Relationship Id="rId1430" Type="http://schemas.openxmlformats.org/officeDocument/2006/relationships/oleObject" Target="embeddings/oleObject698.bin"/><Relationship Id="rId1528" Type="http://schemas.openxmlformats.org/officeDocument/2006/relationships/image" Target="media/image751.wmf"/><Relationship Id="rId1735" Type="http://schemas.openxmlformats.org/officeDocument/2006/relationships/oleObject" Target="embeddings/oleObject850.bin"/><Relationship Id="rId1942" Type="http://schemas.openxmlformats.org/officeDocument/2006/relationships/image" Target="media/image958.wmf"/><Relationship Id="rId27" Type="http://schemas.openxmlformats.org/officeDocument/2006/relationships/hyperlink" Target="http://www.pardiso-project.org/" TargetMode="External"/><Relationship Id="rId1802" Type="http://schemas.openxmlformats.org/officeDocument/2006/relationships/image" Target="media/image888.wmf"/><Relationship Id="rId176" Type="http://schemas.openxmlformats.org/officeDocument/2006/relationships/oleObject" Target="embeddings/oleObject73.bin"/><Relationship Id="rId383" Type="http://schemas.openxmlformats.org/officeDocument/2006/relationships/oleObject" Target="embeddings/oleObject176.bin"/><Relationship Id="rId590" Type="http://schemas.openxmlformats.org/officeDocument/2006/relationships/oleObject" Target="embeddings/oleObject279.bin"/><Relationship Id="rId2064" Type="http://schemas.openxmlformats.org/officeDocument/2006/relationships/oleObject" Target="embeddings/oleObject1014.bin"/><Relationship Id="rId243" Type="http://schemas.openxmlformats.org/officeDocument/2006/relationships/image" Target="media/image109.wmf"/><Relationship Id="rId450" Type="http://schemas.openxmlformats.org/officeDocument/2006/relationships/image" Target="media/image213.wmf"/><Relationship Id="rId688" Type="http://schemas.openxmlformats.org/officeDocument/2006/relationships/oleObject" Target="embeddings/oleObject328.bin"/><Relationship Id="rId895" Type="http://schemas.openxmlformats.org/officeDocument/2006/relationships/image" Target="media/image436.wmf"/><Relationship Id="rId1080" Type="http://schemas.openxmlformats.org/officeDocument/2006/relationships/image" Target="media/image528.wmf"/><Relationship Id="rId103" Type="http://schemas.openxmlformats.org/officeDocument/2006/relationships/oleObject" Target="embeddings/oleObject37.bin"/><Relationship Id="rId310" Type="http://schemas.openxmlformats.org/officeDocument/2006/relationships/image" Target="media/image143.wmf"/><Relationship Id="rId548" Type="http://schemas.openxmlformats.org/officeDocument/2006/relationships/oleObject" Target="embeddings/oleObject258.bin"/><Relationship Id="rId755" Type="http://schemas.openxmlformats.org/officeDocument/2006/relationships/image" Target="media/image366.wmf"/><Relationship Id="rId962" Type="http://schemas.openxmlformats.org/officeDocument/2006/relationships/oleObject" Target="embeddings/oleObject465.bin"/><Relationship Id="rId1178" Type="http://schemas.openxmlformats.org/officeDocument/2006/relationships/image" Target="media/image577.wmf"/><Relationship Id="rId1385" Type="http://schemas.openxmlformats.org/officeDocument/2006/relationships/image" Target="media/image680.wmf"/><Relationship Id="rId1592" Type="http://schemas.openxmlformats.org/officeDocument/2006/relationships/image" Target="media/image783.wmf"/><Relationship Id="rId91" Type="http://schemas.openxmlformats.org/officeDocument/2006/relationships/oleObject" Target="embeddings/oleObject31.bin"/><Relationship Id="rId408" Type="http://schemas.openxmlformats.org/officeDocument/2006/relationships/image" Target="media/image192.wmf"/><Relationship Id="rId615" Type="http://schemas.openxmlformats.org/officeDocument/2006/relationships/image" Target="media/image296.wmf"/><Relationship Id="rId822" Type="http://schemas.openxmlformats.org/officeDocument/2006/relationships/oleObject" Target="embeddings/oleObject395.bin"/><Relationship Id="rId1038" Type="http://schemas.openxmlformats.org/officeDocument/2006/relationships/oleObject" Target="embeddings/oleObject503.bin"/><Relationship Id="rId1245" Type="http://schemas.openxmlformats.org/officeDocument/2006/relationships/image" Target="media/image610.wmf"/><Relationship Id="rId1452" Type="http://schemas.openxmlformats.org/officeDocument/2006/relationships/oleObject" Target="embeddings/oleObject709.bin"/><Relationship Id="rId1897" Type="http://schemas.openxmlformats.org/officeDocument/2006/relationships/oleObject" Target="embeddings/oleObject931.bin"/><Relationship Id="rId1105" Type="http://schemas.openxmlformats.org/officeDocument/2006/relationships/oleObject" Target="embeddings/oleObject536.bin"/><Relationship Id="rId1312" Type="http://schemas.openxmlformats.org/officeDocument/2006/relationships/oleObject" Target="embeddings/oleObject639.bin"/><Relationship Id="rId1757" Type="http://schemas.openxmlformats.org/officeDocument/2006/relationships/oleObject" Target="embeddings/oleObject861.bin"/><Relationship Id="rId1964" Type="http://schemas.openxmlformats.org/officeDocument/2006/relationships/image" Target="media/image969.wmf"/><Relationship Id="rId49" Type="http://schemas.openxmlformats.org/officeDocument/2006/relationships/hyperlink" Target="http://mrl.sci.utah.edu/software/febio" TargetMode="External"/><Relationship Id="rId1617" Type="http://schemas.openxmlformats.org/officeDocument/2006/relationships/oleObject" Target="embeddings/oleObject791.bin"/><Relationship Id="rId1824" Type="http://schemas.openxmlformats.org/officeDocument/2006/relationships/image" Target="media/image899.wmf"/><Relationship Id="rId198" Type="http://schemas.openxmlformats.org/officeDocument/2006/relationships/oleObject" Target="embeddings/oleObject84.bin"/><Relationship Id="rId2086" Type="http://schemas.openxmlformats.org/officeDocument/2006/relationships/oleObject" Target="embeddings/oleObject1025.bin"/><Relationship Id="rId265" Type="http://schemas.openxmlformats.org/officeDocument/2006/relationships/oleObject" Target="embeddings/oleObject117.bin"/><Relationship Id="rId472" Type="http://schemas.openxmlformats.org/officeDocument/2006/relationships/image" Target="media/image224.wmf"/><Relationship Id="rId125" Type="http://schemas.openxmlformats.org/officeDocument/2006/relationships/oleObject" Target="embeddings/oleObject48.bin"/><Relationship Id="rId332" Type="http://schemas.openxmlformats.org/officeDocument/2006/relationships/image" Target="media/image154.wmf"/><Relationship Id="rId777" Type="http://schemas.openxmlformats.org/officeDocument/2006/relationships/image" Target="media/image377.wmf"/><Relationship Id="rId984" Type="http://schemas.openxmlformats.org/officeDocument/2006/relationships/oleObject" Target="embeddings/oleObject476.bin"/><Relationship Id="rId2013" Type="http://schemas.openxmlformats.org/officeDocument/2006/relationships/oleObject" Target="embeddings/oleObject989.bin"/><Relationship Id="rId637" Type="http://schemas.openxmlformats.org/officeDocument/2006/relationships/image" Target="media/image307.wmf"/><Relationship Id="rId844" Type="http://schemas.openxmlformats.org/officeDocument/2006/relationships/oleObject" Target="embeddings/oleObject406.bin"/><Relationship Id="rId1267" Type="http://schemas.openxmlformats.org/officeDocument/2006/relationships/image" Target="media/image621.wmf"/><Relationship Id="rId1474" Type="http://schemas.openxmlformats.org/officeDocument/2006/relationships/oleObject" Target="embeddings/oleObject720.bin"/><Relationship Id="rId1681" Type="http://schemas.openxmlformats.org/officeDocument/2006/relationships/oleObject" Target="embeddings/oleObject823.bin"/><Relationship Id="rId704" Type="http://schemas.openxmlformats.org/officeDocument/2006/relationships/oleObject" Target="embeddings/oleObject336.bin"/><Relationship Id="rId911" Type="http://schemas.openxmlformats.org/officeDocument/2006/relationships/image" Target="media/image444.wmf"/><Relationship Id="rId1127" Type="http://schemas.openxmlformats.org/officeDocument/2006/relationships/oleObject" Target="embeddings/oleObject547.bin"/><Relationship Id="rId1334" Type="http://schemas.openxmlformats.org/officeDocument/2006/relationships/oleObject" Target="embeddings/oleObject650.bin"/><Relationship Id="rId1541" Type="http://schemas.openxmlformats.org/officeDocument/2006/relationships/oleObject" Target="embeddings/oleObject753.bin"/><Relationship Id="rId1779" Type="http://schemas.openxmlformats.org/officeDocument/2006/relationships/oleObject" Target="embeddings/oleObject872.bin"/><Relationship Id="rId1986" Type="http://schemas.openxmlformats.org/officeDocument/2006/relationships/image" Target="media/image980.wmf"/><Relationship Id="rId40" Type="http://schemas.openxmlformats.org/officeDocument/2006/relationships/oleObject" Target="embeddings/oleObject6.bin"/><Relationship Id="rId1401" Type="http://schemas.openxmlformats.org/officeDocument/2006/relationships/image" Target="media/image688.wmf"/><Relationship Id="rId1639" Type="http://schemas.openxmlformats.org/officeDocument/2006/relationships/oleObject" Target="embeddings/oleObject802.bin"/><Relationship Id="rId1846" Type="http://schemas.openxmlformats.org/officeDocument/2006/relationships/image" Target="media/image910.wmf"/><Relationship Id="rId1706" Type="http://schemas.openxmlformats.org/officeDocument/2006/relationships/image" Target="media/image840.wmf"/><Relationship Id="rId1913" Type="http://schemas.openxmlformats.org/officeDocument/2006/relationships/oleObject" Target="embeddings/oleObject939.bin"/><Relationship Id="rId287" Type="http://schemas.openxmlformats.org/officeDocument/2006/relationships/oleObject" Target="embeddings/oleObject128.bin"/><Relationship Id="rId494" Type="http://schemas.openxmlformats.org/officeDocument/2006/relationships/oleObject" Target="embeddings/oleObject231.bin"/><Relationship Id="rId147" Type="http://schemas.openxmlformats.org/officeDocument/2006/relationships/image" Target="media/image61.wmf"/><Relationship Id="rId354" Type="http://schemas.openxmlformats.org/officeDocument/2006/relationships/image" Target="media/image165.wmf"/><Relationship Id="rId799" Type="http://schemas.openxmlformats.org/officeDocument/2006/relationships/image" Target="media/image388.wmf"/><Relationship Id="rId1191" Type="http://schemas.openxmlformats.org/officeDocument/2006/relationships/oleObject" Target="embeddings/oleObject579.bin"/><Relationship Id="rId2035" Type="http://schemas.openxmlformats.org/officeDocument/2006/relationships/image" Target="media/image1004.wmf"/><Relationship Id="rId561" Type="http://schemas.openxmlformats.org/officeDocument/2006/relationships/image" Target="media/image269.wmf"/><Relationship Id="rId659" Type="http://schemas.openxmlformats.org/officeDocument/2006/relationships/image" Target="media/image318.wmf"/><Relationship Id="rId866" Type="http://schemas.openxmlformats.org/officeDocument/2006/relationships/oleObject" Target="embeddings/oleObject417.bin"/><Relationship Id="rId1289" Type="http://schemas.openxmlformats.org/officeDocument/2006/relationships/image" Target="media/image632.wmf"/><Relationship Id="rId1496" Type="http://schemas.openxmlformats.org/officeDocument/2006/relationships/oleObject" Target="embeddings/oleObject731.bin"/><Relationship Id="rId214" Type="http://schemas.openxmlformats.org/officeDocument/2006/relationships/oleObject" Target="embeddings/oleObject92.bin"/><Relationship Id="rId421" Type="http://schemas.openxmlformats.org/officeDocument/2006/relationships/oleObject" Target="embeddings/oleObject195.bin"/><Relationship Id="rId519" Type="http://schemas.openxmlformats.org/officeDocument/2006/relationships/image" Target="media/image248.wmf"/><Relationship Id="rId1051" Type="http://schemas.openxmlformats.org/officeDocument/2006/relationships/oleObject" Target="embeddings/oleObject509.bin"/><Relationship Id="rId1149" Type="http://schemas.openxmlformats.org/officeDocument/2006/relationships/oleObject" Target="embeddings/oleObject558.bin"/><Relationship Id="rId1356" Type="http://schemas.openxmlformats.org/officeDocument/2006/relationships/oleObject" Target="embeddings/oleObject661.bin"/><Relationship Id="rId2102" Type="http://schemas.openxmlformats.org/officeDocument/2006/relationships/oleObject" Target="embeddings/oleObject1033.bin"/><Relationship Id="rId726" Type="http://schemas.openxmlformats.org/officeDocument/2006/relationships/oleObject" Target="embeddings/oleObject347.bin"/><Relationship Id="rId933" Type="http://schemas.openxmlformats.org/officeDocument/2006/relationships/image" Target="media/image455.wmf"/><Relationship Id="rId1009" Type="http://schemas.openxmlformats.org/officeDocument/2006/relationships/image" Target="media/image493.wmf"/><Relationship Id="rId1563" Type="http://schemas.openxmlformats.org/officeDocument/2006/relationships/oleObject" Target="embeddings/oleObject764.bin"/><Relationship Id="rId1770" Type="http://schemas.openxmlformats.org/officeDocument/2006/relationships/image" Target="media/image872.wmf"/><Relationship Id="rId1868" Type="http://schemas.openxmlformats.org/officeDocument/2006/relationships/image" Target="media/image921.wmf"/><Relationship Id="rId62" Type="http://schemas.openxmlformats.org/officeDocument/2006/relationships/image" Target="media/image19.wmf"/><Relationship Id="rId1216" Type="http://schemas.openxmlformats.org/officeDocument/2006/relationships/image" Target="media/image596.wmf"/><Relationship Id="rId1423" Type="http://schemas.openxmlformats.org/officeDocument/2006/relationships/image" Target="media/image699.wmf"/><Relationship Id="rId1630" Type="http://schemas.openxmlformats.org/officeDocument/2006/relationships/image" Target="media/image802.wmf"/><Relationship Id="rId1728" Type="http://schemas.openxmlformats.org/officeDocument/2006/relationships/image" Target="media/image851.wmf"/><Relationship Id="rId1935" Type="http://schemas.openxmlformats.org/officeDocument/2006/relationships/oleObject" Target="embeddings/oleObject950.bin"/><Relationship Id="rId169" Type="http://schemas.openxmlformats.org/officeDocument/2006/relationships/image" Target="media/image72.wmf"/><Relationship Id="rId376" Type="http://schemas.openxmlformats.org/officeDocument/2006/relationships/image" Target="media/image176.wmf"/><Relationship Id="rId583" Type="http://schemas.openxmlformats.org/officeDocument/2006/relationships/image" Target="media/image280.wmf"/><Relationship Id="rId790" Type="http://schemas.openxmlformats.org/officeDocument/2006/relationships/oleObject" Target="embeddings/oleObject379.bin"/><Relationship Id="rId2057" Type="http://schemas.openxmlformats.org/officeDocument/2006/relationships/image" Target="media/image1015.wmf"/><Relationship Id="rId4" Type="http://schemas.microsoft.com/office/2007/relationships/stylesWithEffects" Target="stylesWithEffects.xml"/><Relationship Id="rId236" Type="http://schemas.openxmlformats.org/officeDocument/2006/relationships/oleObject" Target="embeddings/oleObject103.bin"/><Relationship Id="rId443" Type="http://schemas.openxmlformats.org/officeDocument/2006/relationships/oleObject" Target="embeddings/oleObject206.bin"/><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oleObject" Target="embeddings/oleObject520.bin"/><Relationship Id="rId1280" Type="http://schemas.openxmlformats.org/officeDocument/2006/relationships/oleObject" Target="embeddings/oleObject623.bin"/><Relationship Id="rId303" Type="http://schemas.openxmlformats.org/officeDocument/2006/relationships/oleObject" Target="embeddings/oleObject136.bin"/><Relationship Id="rId748" Type="http://schemas.openxmlformats.org/officeDocument/2006/relationships/oleObject" Target="embeddings/oleObject358.bin"/><Relationship Id="rId955" Type="http://schemas.openxmlformats.org/officeDocument/2006/relationships/image" Target="media/image466.wmf"/><Relationship Id="rId1140" Type="http://schemas.openxmlformats.org/officeDocument/2006/relationships/image" Target="media/image558.wmf"/><Relationship Id="rId1378" Type="http://schemas.openxmlformats.org/officeDocument/2006/relationships/oleObject" Target="embeddings/oleObject672.bin"/><Relationship Id="rId1585" Type="http://schemas.openxmlformats.org/officeDocument/2006/relationships/oleObject" Target="embeddings/oleObject775.bin"/><Relationship Id="rId1792" Type="http://schemas.openxmlformats.org/officeDocument/2006/relationships/image" Target="media/image883.wmf"/><Relationship Id="rId84" Type="http://schemas.openxmlformats.org/officeDocument/2006/relationships/image" Target="media/image30.wmf"/><Relationship Id="rId510" Type="http://schemas.openxmlformats.org/officeDocument/2006/relationships/oleObject" Target="embeddings/oleObject239.bin"/><Relationship Id="rId608" Type="http://schemas.openxmlformats.org/officeDocument/2006/relationships/oleObject" Target="embeddings/oleObject288.bin"/><Relationship Id="rId815" Type="http://schemas.openxmlformats.org/officeDocument/2006/relationships/image" Target="media/image396.wmf"/><Relationship Id="rId1238" Type="http://schemas.openxmlformats.org/officeDocument/2006/relationships/oleObject" Target="embeddings/oleObject602.bin"/><Relationship Id="rId1445" Type="http://schemas.openxmlformats.org/officeDocument/2006/relationships/image" Target="media/image710.wmf"/><Relationship Id="rId1652" Type="http://schemas.openxmlformats.org/officeDocument/2006/relationships/image" Target="media/image813.wmf"/><Relationship Id="rId1000" Type="http://schemas.openxmlformats.org/officeDocument/2006/relationships/oleObject" Target="embeddings/oleObject484.bin"/><Relationship Id="rId1305" Type="http://schemas.openxmlformats.org/officeDocument/2006/relationships/image" Target="media/image640.wmf"/><Relationship Id="rId1957" Type="http://schemas.openxmlformats.org/officeDocument/2006/relationships/oleObject" Target="embeddings/oleObject961.bin"/><Relationship Id="rId1512" Type="http://schemas.openxmlformats.org/officeDocument/2006/relationships/oleObject" Target="embeddings/oleObject739.bin"/><Relationship Id="rId1817" Type="http://schemas.openxmlformats.org/officeDocument/2006/relationships/oleObject" Target="embeddings/oleObject891.bin"/><Relationship Id="rId11" Type="http://schemas.openxmlformats.org/officeDocument/2006/relationships/hyperlink" Target="mailto:rawlins@sci.utah.edu" TargetMode="External"/><Relationship Id="rId398" Type="http://schemas.openxmlformats.org/officeDocument/2006/relationships/image" Target="media/image187.wmf"/><Relationship Id="rId2079" Type="http://schemas.openxmlformats.org/officeDocument/2006/relationships/image" Target="media/image1026.wmf"/><Relationship Id="rId160" Type="http://schemas.openxmlformats.org/officeDocument/2006/relationships/oleObject" Target="embeddings/oleObject65.bin"/><Relationship Id="rId258" Type="http://schemas.openxmlformats.org/officeDocument/2006/relationships/oleObject" Target="embeddings/oleObject114.bin"/><Relationship Id="rId465" Type="http://schemas.openxmlformats.org/officeDocument/2006/relationships/oleObject" Target="embeddings/oleObject217.bin"/><Relationship Id="rId672" Type="http://schemas.openxmlformats.org/officeDocument/2006/relationships/oleObject" Target="embeddings/oleObject320.bin"/><Relationship Id="rId1095" Type="http://schemas.openxmlformats.org/officeDocument/2006/relationships/oleObject" Target="embeddings/oleObject531.bin"/><Relationship Id="rId118" Type="http://schemas.openxmlformats.org/officeDocument/2006/relationships/image" Target="media/image47.wmf"/><Relationship Id="rId325" Type="http://schemas.openxmlformats.org/officeDocument/2006/relationships/oleObject" Target="embeddings/oleObject147.bin"/><Relationship Id="rId532" Type="http://schemas.openxmlformats.org/officeDocument/2006/relationships/oleObject" Target="embeddings/oleObject250.bin"/><Relationship Id="rId977" Type="http://schemas.openxmlformats.org/officeDocument/2006/relationships/image" Target="media/image477.wmf"/><Relationship Id="rId1162" Type="http://schemas.openxmlformats.org/officeDocument/2006/relationships/image" Target="media/image569.wmf"/><Relationship Id="rId2006" Type="http://schemas.openxmlformats.org/officeDocument/2006/relationships/image" Target="media/image990.wmf"/><Relationship Id="rId837" Type="http://schemas.openxmlformats.org/officeDocument/2006/relationships/image" Target="media/image407.wmf"/><Relationship Id="rId1022" Type="http://schemas.openxmlformats.org/officeDocument/2006/relationships/oleObject" Target="embeddings/oleObject495.bin"/><Relationship Id="rId1467" Type="http://schemas.openxmlformats.org/officeDocument/2006/relationships/image" Target="media/image721.wmf"/><Relationship Id="rId1674" Type="http://schemas.openxmlformats.org/officeDocument/2006/relationships/image" Target="media/image824.wmf"/><Relationship Id="rId1881" Type="http://schemas.openxmlformats.org/officeDocument/2006/relationships/oleObject" Target="embeddings/oleObject923.bin"/><Relationship Id="rId904" Type="http://schemas.openxmlformats.org/officeDocument/2006/relationships/oleObject" Target="embeddings/oleObject436.bin"/><Relationship Id="rId1327" Type="http://schemas.openxmlformats.org/officeDocument/2006/relationships/image" Target="media/image651.wmf"/><Relationship Id="rId1534" Type="http://schemas.openxmlformats.org/officeDocument/2006/relationships/image" Target="media/image754.wmf"/><Relationship Id="rId1741" Type="http://schemas.openxmlformats.org/officeDocument/2006/relationships/oleObject" Target="embeddings/oleObject853.bin"/><Relationship Id="rId1979" Type="http://schemas.openxmlformats.org/officeDocument/2006/relationships/oleObject" Target="embeddings/oleObject972.bin"/><Relationship Id="rId33" Type="http://schemas.openxmlformats.org/officeDocument/2006/relationships/image" Target="media/image5.wmf"/><Relationship Id="rId1601" Type="http://schemas.openxmlformats.org/officeDocument/2006/relationships/oleObject" Target="embeddings/oleObject783.bin"/><Relationship Id="rId1839" Type="http://schemas.openxmlformats.org/officeDocument/2006/relationships/oleObject" Target="embeddings/oleObject902.bin"/><Relationship Id="rId182" Type="http://schemas.openxmlformats.org/officeDocument/2006/relationships/oleObject" Target="embeddings/oleObject76.bin"/><Relationship Id="rId1906" Type="http://schemas.openxmlformats.org/officeDocument/2006/relationships/image" Target="media/image940.wmf"/><Relationship Id="rId487" Type="http://schemas.openxmlformats.org/officeDocument/2006/relationships/image" Target="media/image232.wmf"/><Relationship Id="rId694" Type="http://schemas.openxmlformats.org/officeDocument/2006/relationships/oleObject" Target="embeddings/oleObject331.bin"/><Relationship Id="rId2070" Type="http://schemas.openxmlformats.org/officeDocument/2006/relationships/oleObject" Target="embeddings/oleObject1017.bin"/><Relationship Id="rId347" Type="http://schemas.openxmlformats.org/officeDocument/2006/relationships/oleObject" Target="embeddings/oleObject158.bin"/><Relationship Id="rId999" Type="http://schemas.openxmlformats.org/officeDocument/2006/relationships/image" Target="media/image488.wmf"/><Relationship Id="rId1184" Type="http://schemas.openxmlformats.org/officeDocument/2006/relationships/image" Target="media/image580.wmf"/><Relationship Id="rId2028" Type="http://schemas.openxmlformats.org/officeDocument/2006/relationships/oleObject" Target="embeddings/oleObject996.bin"/><Relationship Id="rId554" Type="http://schemas.openxmlformats.org/officeDocument/2006/relationships/oleObject" Target="embeddings/oleObject261.bin"/><Relationship Id="rId761" Type="http://schemas.openxmlformats.org/officeDocument/2006/relationships/image" Target="media/image369.wmf"/><Relationship Id="rId859" Type="http://schemas.openxmlformats.org/officeDocument/2006/relationships/image" Target="media/image418.wmf"/><Relationship Id="rId1391" Type="http://schemas.openxmlformats.org/officeDocument/2006/relationships/image" Target="media/image683.wmf"/><Relationship Id="rId1489" Type="http://schemas.openxmlformats.org/officeDocument/2006/relationships/image" Target="media/image732.wmf"/><Relationship Id="rId1696" Type="http://schemas.openxmlformats.org/officeDocument/2006/relationships/image" Target="media/image835.wmf"/><Relationship Id="rId207" Type="http://schemas.openxmlformats.org/officeDocument/2006/relationships/image" Target="media/image91.wmf"/><Relationship Id="rId414" Type="http://schemas.openxmlformats.org/officeDocument/2006/relationships/image" Target="media/image195.wmf"/><Relationship Id="rId621" Type="http://schemas.openxmlformats.org/officeDocument/2006/relationships/image" Target="media/image299.wmf"/><Relationship Id="rId1044" Type="http://schemas.openxmlformats.org/officeDocument/2006/relationships/image" Target="media/image510.wmf"/><Relationship Id="rId1251" Type="http://schemas.openxmlformats.org/officeDocument/2006/relationships/image" Target="media/image613.wmf"/><Relationship Id="rId1349" Type="http://schemas.openxmlformats.org/officeDocument/2006/relationships/image" Target="media/image662.wmf"/><Relationship Id="rId719" Type="http://schemas.openxmlformats.org/officeDocument/2006/relationships/image" Target="media/image348.wmf"/><Relationship Id="rId926" Type="http://schemas.openxmlformats.org/officeDocument/2006/relationships/oleObject" Target="embeddings/oleObject447.bin"/><Relationship Id="rId1111" Type="http://schemas.openxmlformats.org/officeDocument/2006/relationships/oleObject" Target="embeddings/oleObject539.bin"/><Relationship Id="rId1556" Type="http://schemas.openxmlformats.org/officeDocument/2006/relationships/image" Target="media/image765.wmf"/><Relationship Id="rId1763" Type="http://schemas.openxmlformats.org/officeDocument/2006/relationships/oleObject" Target="embeddings/oleObject864.bin"/><Relationship Id="rId1970" Type="http://schemas.openxmlformats.org/officeDocument/2006/relationships/image" Target="media/image972.wmf"/><Relationship Id="rId55" Type="http://schemas.openxmlformats.org/officeDocument/2006/relationships/oleObject" Target="embeddings/oleObject13.bin"/><Relationship Id="rId1209" Type="http://schemas.openxmlformats.org/officeDocument/2006/relationships/oleObject" Target="embeddings/oleObject588.bin"/><Relationship Id="rId1416" Type="http://schemas.openxmlformats.org/officeDocument/2006/relationships/oleObject" Target="embeddings/oleObject691.bin"/><Relationship Id="rId1623" Type="http://schemas.openxmlformats.org/officeDocument/2006/relationships/oleObject" Target="embeddings/oleObject794.bin"/><Relationship Id="rId1830" Type="http://schemas.openxmlformats.org/officeDocument/2006/relationships/image" Target="media/image902.wmf"/><Relationship Id="rId1928" Type="http://schemas.openxmlformats.org/officeDocument/2006/relationships/image" Target="media/image951.wmf"/><Relationship Id="rId2092" Type="http://schemas.openxmlformats.org/officeDocument/2006/relationships/oleObject" Target="embeddings/oleObject1028.bin"/><Relationship Id="rId271" Type="http://schemas.openxmlformats.org/officeDocument/2006/relationships/oleObject" Target="embeddings/oleObject120.bin"/><Relationship Id="rId131" Type="http://schemas.openxmlformats.org/officeDocument/2006/relationships/oleObject" Target="embeddings/oleObject51.bin"/><Relationship Id="rId369" Type="http://schemas.openxmlformats.org/officeDocument/2006/relationships/oleObject" Target="embeddings/oleObject169.bin"/><Relationship Id="rId576" Type="http://schemas.openxmlformats.org/officeDocument/2006/relationships/oleObject" Target="embeddings/oleObject272.bin"/><Relationship Id="rId783" Type="http://schemas.openxmlformats.org/officeDocument/2006/relationships/image" Target="media/image380.wmf"/><Relationship Id="rId990" Type="http://schemas.openxmlformats.org/officeDocument/2006/relationships/oleObject" Target="embeddings/oleObject479.bin"/><Relationship Id="rId229" Type="http://schemas.openxmlformats.org/officeDocument/2006/relationships/image" Target="media/image102.wmf"/><Relationship Id="rId436" Type="http://schemas.openxmlformats.org/officeDocument/2006/relationships/image" Target="media/image206.wmf"/><Relationship Id="rId643" Type="http://schemas.openxmlformats.org/officeDocument/2006/relationships/image" Target="media/image310.wmf"/><Relationship Id="rId1066" Type="http://schemas.openxmlformats.org/officeDocument/2006/relationships/image" Target="media/image521.wmf"/><Relationship Id="rId1273" Type="http://schemas.openxmlformats.org/officeDocument/2006/relationships/image" Target="media/image624.wmf"/><Relationship Id="rId1480" Type="http://schemas.openxmlformats.org/officeDocument/2006/relationships/oleObject" Target="embeddings/oleObject723.bin"/><Relationship Id="rId850" Type="http://schemas.openxmlformats.org/officeDocument/2006/relationships/oleObject" Target="embeddings/oleObject409.bin"/><Relationship Id="rId948" Type="http://schemas.openxmlformats.org/officeDocument/2006/relationships/oleObject" Target="embeddings/oleObject458.bin"/><Relationship Id="rId1133" Type="http://schemas.openxmlformats.org/officeDocument/2006/relationships/oleObject" Target="embeddings/oleObject550.bin"/><Relationship Id="rId1578" Type="http://schemas.openxmlformats.org/officeDocument/2006/relationships/image" Target="media/image776.wmf"/><Relationship Id="rId1785" Type="http://schemas.openxmlformats.org/officeDocument/2006/relationships/oleObject" Target="embeddings/oleObject875.bin"/><Relationship Id="rId1992" Type="http://schemas.openxmlformats.org/officeDocument/2006/relationships/image" Target="media/image983.wmf"/><Relationship Id="rId77" Type="http://schemas.openxmlformats.org/officeDocument/2006/relationships/oleObject" Target="embeddings/oleObject24.bin"/><Relationship Id="rId503" Type="http://schemas.openxmlformats.org/officeDocument/2006/relationships/image" Target="media/image240.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3.bin"/><Relationship Id="rId1438" Type="http://schemas.openxmlformats.org/officeDocument/2006/relationships/oleObject" Target="embeddings/oleObject702.bin"/><Relationship Id="rId1645" Type="http://schemas.openxmlformats.org/officeDocument/2006/relationships/oleObject" Target="embeddings/oleObject805.bin"/><Relationship Id="rId1200" Type="http://schemas.openxmlformats.org/officeDocument/2006/relationships/image" Target="media/image588.wmf"/><Relationship Id="rId1852" Type="http://schemas.openxmlformats.org/officeDocument/2006/relationships/image" Target="media/image913.wmf"/><Relationship Id="rId1505" Type="http://schemas.openxmlformats.org/officeDocument/2006/relationships/image" Target="media/image740.wmf"/><Relationship Id="rId1712" Type="http://schemas.openxmlformats.org/officeDocument/2006/relationships/image" Target="media/image843.wmf"/><Relationship Id="rId293" Type="http://schemas.openxmlformats.org/officeDocument/2006/relationships/oleObject" Target="embeddings/oleObject131.bin"/><Relationship Id="rId153" Type="http://schemas.openxmlformats.org/officeDocument/2006/relationships/image" Target="media/image64.wmf"/><Relationship Id="rId360" Type="http://schemas.openxmlformats.org/officeDocument/2006/relationships/image" Target="media/image168.wmf"/><Relationship Id="rId598" Type="http://schemas.openxmlformats.org/officeDocument/2006/relationships/oleObject" Target="embeddings/oleObject283.bin"/><Relationship Id="rId2041" Type="http://schemas.openxmlformats.org/officeDocument/2006/relationships/image" Target="media/image1007.wmf"/><Relationship Id="rId220" Type="http://schemas.openxmlformats.org/officeDocument/2006/relationships/oleObject" Target="embeddings/oleObject95.bin"/><Relationship Id="rId458" Type="http://schemas.openxmlformats.org/officeDocument/2006/relationships/image" Target="media/image217.wmf"/><Relationship Id="rId665" Type="http://schemas.openxmlformats.org/officeDocument/2006/relationships/image" Target="media/image321.wmf"/><Relationship Id="rId872" Type="http://schemas.openxmlformats.org/officeDocument/2006/relationships/oleObject" Target="embeddings/oleObject420.bin"/><Relationship Id="rId1088" Type="http://schemas.openxmlformats.org/officeDocument/2006/relationships/image" Target="media/image532.wmf"/><Relationship Id="rId1295" Type="http://schemas.openxmlformats.org/officeDocument/2006/relationships/image" Target="media/image635.wmf"/><Relationship Id="rId318" Type="http://schemas.openxmlformats.org/officeDocument/2006/relationships/image" Target="media/image147.wmf"/><Relationship Id="rId525" Type="http://schemas.openxmlformats.org/officeDocument/2006/relationships/image" Target="media/image251.wmf"/><Relationship Id="rId732" Type="http://schemas.openxmlformats.org/officeDocument/2006/relationships/oleObject" Target="embeddings/oleObject350.bin"/><Relationship Id="rId1155" Type="http://schemas.openxmlformats.org/officeDocument/2006/relationships/oleObject" Target="embeddings/oleObject561.bin"/><Relationship Id="rId1362" Type="http://schemas.openxmlformats.org/officeDocument/2006/relationships/oleObject" Target="embeddings/oleObject664.bin"/><Relationship Id="rId99" Type="http://schemas.openxmlformats.org/officeDocument/2006/relationships/oleObject" Target="embeddings/oleObject35.bin"/><Relationship Id="rId1015" Type="http://schemas.openxmlformats.org/officeDocument/2006/relationships/image" Target="media/image496.wmf"/><Relationship Id="rId1222" Type="http://schemas.openxmlformats.org/officeDocument/2006/relationships/hyperlink" Target="http://mrl.sci.utah.edu/software/febio" TargetMode="External"/><Relationship Id="rId1667" Type="http://schemas.openxmlformats.org/officeDocument/2006/relationships/oleObject" Target="embeddings/oleObject816.bin"/><Relationship Id="rId1874" Type="http://schemas.openxmlformats.org/officeDocument/2006/relationships/image" Target="media/image924.wmf"/><Relationship Id="rId1527" Type="http://schemas.openxmlformats.org/officeDocument/2006/relationships/oleObject" Target="embeddings/oleObject746.bin"/><Relationship Id="rId1734" Type="http://schemas.openxmlformats.org/officeDocument/2006/relationships/image" Target="media/image854.wmf"/><Relationship Id="rId1941" Type="http://schemas.openxmlformats.org/officeDocument/2006/relationships/oleObject" Target="embeddings/oleObject953.bin"/><Relationship Id="rId26" Type="http://schemas.openxmlformats.org/officeDocument/2006/relationships/hyperlink" Target="http://software.intel.com/en-us/intel-mkl/" TargetMode="External"/><Relationship Id="rId175" Type="http://schemas.openxmlformats.org/officeDocument/2006/relationships/image" Target="media/image75.wmf"/><Relationship Id="rId1801" Type="http://schemas.openxmlformats.org/officeDocument/2006/relationships/oleObject" Target="embeddings/oleObject883.bin"/><Relationship Id="rId382" Type="http://schemas.openxmlformats.org/officeDocument/2006/relationships/image" Target="media/image179.wmf"/><Relationship Id="rId687" Type="http://schemas.openxmlformats.org/officeDocument/2006/relationships/image" Target="media/image332.wmf"/><Relationship Id="rId2063" Type="http://schemas.openxmlformats.org/officeDocument/2006/relationships/image" Target="media/image1018.wmf"/><Relationship Id="rId242" Type="http://schemas.openxmlformats.org/officeDocument/2006/relationships/oleObject" Target="embeddings/oleObject106.bin"/><Relationship Id="rId894" Type="http://schemas.openxmlformats.org/officeDocument/2006/relationships/oleObject" Target="embeddings/oleObject431.bin"/><Relationship Id="rId1177" Type="http://schemas.openxmlformats.org/officeDocument/2006/relationships/oleObject" Target="embeddings/oleObject572.bin"/><Relationship Id="rId102" Type="http://schemas.openxmlformats.org/officeDocument/2006/relationships/image" Target="media/image39.wmf"/><Relationship Id="rId547" Type="http://schemas.openxmlformats.org/officeDocument/2006/relationships/image" Target="media/image262.wmf"/><Relationship Id="rId754" Type="http://schemas.openxmlformats.org/officeDocument/2006/relationships/oleObject" Target="embeddings/oleObject361.bin"/><Relationship Id="rId961" Type="http://schemas.openxmlformats.org/officeDocument/2006/relationships/image" Target="media/image469.wmf"/><Relationship Id="rId1384" Type="http://schemas.openxmlformats.org/officeDocument/2006/relationships/oleObject" Target="embeddings/oleObject675.bin"/><Relationship Id="rId1591" Type="http://schemas.openxmlformats.org/officeDocument/2006/relationships/oleObject" Target="embeddings/oleObject778.bin"/><Relationship Id="rId1689" Type="http://schemas.openxmlformats.org/officeDocument/2006/relationships/oleObject" Target="embeddings/oleObject827.bin"/><Relationship Id="rId90" Type="http://schemas.openxmlformats.org/officeDocument/2006/relationships/image" Target="media/image33.wmf"/><Relationship Id="rId407" Type="http://schemas.openxmlformats.org/officeDocument/2006/relationships/oleObject" Target="embeddings/oleObject188.bin"/><Relationship Id="rId614" Type="http://schemas.openxmlformats.org/officeDocument/2006/relationships/oleObject" Target="embeddings/oleObject291.bin"/><Relationship Id="rId821" Type="http://schemas.openxmlformats.org/officeDocument/2006/relationships/image" Target="media/image399.wmf"/><Relationship Id="rId1037" Type="http://schemas.openxmlformats.org/officeDocument/2006/relationships/image" Target="media/image507.wmf"/><Relationship Id="rId1244" Type="http://schemas.openxmlformats.org/officeDocument/2006/relationships/oleObject" Target="embeddings/oleObject605.bin"/><Relationship Id="rId1451" Type="http://schemas.openxmlformats.org/officeDocument/2006/relationships/image" Target="media/image713.wmf"/><Relationship Id="rId1896" Type="http://schemas.openxmlformats.org/officeDocument/2006/relationships/image" Target="media/image935.wmf"/><Relationship Id="rId919" Type="http://schemas.openxmlformats.org/officeDocument/2006/relationships/image" Target="media/image448.wmf"/><Relationship Id="rId1104" Type="http://schemas.openxmlformats.org/officeDocument/2006/relationships/image" Target="media/image540.wmf"/><Relationship Id="rId1311" Type="http://schemas.openxmlformats.org/officeDocument/2006/relationships/image" Target="media/image643.wmf"/><Relationship Id="rId1549" Type="http://schemas.openxmlformats.org/officeDocument/2006/relationships/oleObject" Target="embeddings/oleObject757.bin"/><Relationship Id="rId1756" Type="http://schemas.openxmlformats.org/officeDocument/2006/relationships/image" Target="media/image865.wmf"/><Relationship Id="rId1963" Type="http://schemas.openxmlformats.org/officeDocument/2006/relationships/oleObject" Target="embeddings/oleObject964.bin"/><Relationship Id="rId48" Type="http://schemas.openxmlformats.org/officeDocument/2006/relationships/oleObject" Target="embeddings/oleObject10.bin"/><Relationship Id="rId1409" Type="http://schemas.openxmlformats.org/officeDocument/2006/relationships/image" Target="media/image692.wmf"/><Relationship Id="rId1616" Type="http://schemas.openxmlformats.org/officeDocument/2006/relationships/image" Target="media/image795.wmf"/><Relationship Id="rId1823" Type="http://schemas.openxmlformats.org/officeDocument/2006/relationships/oleObject" Target="embeddings/oleObject894.bin"/><Relationship Id="rId197" Type="http://schemas.openxmlformats.org/officeDocument/2006/relationships/image" Target="media/image86.wmf"/><Relationship Id="rId2085" Type="http://schemas.openxmlformats.org/officeDocument/2006/relationships/image" Target="media/image1029.wmf"/><Relationship Id="rId264" Type="http://schemas.openxmlformats.org/officeDocument/2006/relationships/image" Target="media/image120.wmf"/><Relationship Id="rId471" Type="http://schemas.openxmlformats.org/officeDocument/2006/relationships/oleObject" Target="embeddings/oleObject220.bin"/><Relationship Id="rId124" Type="http://schemas.openxmlformats.org/officeDocument/2006/relationships/image" Target="media/image50.wmf"/><Relationship Id="rId569" Type="http://schemas.openxmlformats.org/officeDocument/2006/relationships/image" Target="media/image273.wmf"/><Relationship Id="rId776" Type="http://schemas.openxmlformats.org/officeDocument/2006/relationships/oleObject" Target="embeddings/oleObject372.bin"/><Relationship Id="rId983" Type="http://schemas.openxmlformats.org/officeDocument/2006/relationships/image" Target="media/image480.wmf"/><Relationship Id="rId1199" Type="http://schemas.openxmlformats.org/officeDocument/2006/relationships/oleObject" Target="embeddings/oleObject583.bin"/><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oleObject" Target="embeddings/oleObject302.bin"/><Relationship Id="rId1059" Type="http://schemas.openxmlformats.org/officeDocument/2006/relationships/oleObject" Target="embeddings/oleObject513.bin"/><Relationship Id="rId1266" Type="http://schemas.openxmlformats.org/officeDocument/2006/relationships/oleObject" Target="embeddings/oleObject616.bin"/><Relationship Id="rId1473" Type="http://schemas.openxmlformats.org/officeDocument/2006/relationships/image" Target="media/image724.wmf"/><Relationship Id="rId2012" Type="http://schemas.openxmlformats.org/officeDocument/2006/relationships/image" Target="media/image993.wmf"/><Relationship Id="rId843" Type="http://schemas.openxmlformats.org/officeDocument/2006/relationships/image" Target="media/image410.wmf"/><Relationship Id="rId1126" Type="http://schemas.openxmlformats.org/officeDocument/2006/relationships/image" Target="media/image551.wmf"/><Relationship Id="rId1680" Type="http://schemas.openxmlformats.org/officeDocument/2006/relationships/image" Target="media/image827.wmf"/><Relationship Id="rId1778" Type="http://schemas.openxmlformats.org/officeDocument/2006/relationships/image" Target="media/image876.wmf"/><Relationship Id="rId1985" Type="http://schemas.openxmlformats.org/officeDocument/2006/relationships/oleObject" Target="embeddings/oleObject975.bin"/><Relationship Id="rId703" Type="http://schemas.openxmlformats.org/officeDocument/2006/relationships/image" Target="media/image340.wmf"/><Relationship Id="rId910" Type="http://schemas.openxmlformats.org/officeDocument/2006/relationships/oleObject" Target="embeddings/oleObject439.bin"/><Relationship Id="rId1333" Type="http://schemas.openxmlformats.org/officeDocument/2006/relationships/image" Target="media/image654.wmf"/><Relationship Id="rId1540" Type="http://schemas.openxmlformats.org/officeDocument/2006/relationships/image" Target="media/image757.wmf"/><Relationship Id="rId1638" Type="http://schemas.openxmlformats.org/officeDocument/2006/relationships/image" Target="media/image806.wmf"/><Relationship Id="rId1400" Type="http://schemas.openxmlformats.org/officeDocument/2006/relationships/oleObject" Target="embeddings/oleObject683.bin"/><Relationship Id="rId1845" Type="http://schemas.openxmlformats.org/officeDocument/2006/relationships/oleObject" Target="embeddings/oleObject905.bin"/><Relationship Id="rId1705" Type="http://schemas.openxmlformats.org/officeDocument/2006/relationships/oleObject" Target="embeddings/oleObject835.bin"/><Relationship Id="rId1912" Type="http://schemas.openxmlformats.org/officeDocument/2006/relationships/image" Target="media/image943.wmf"/><Relationship Id="rId286" Type="http://schemas.openxmlformats.org/officeDocument/2006/relationships/image" Target="media/image131.wmf"/><Relationship Id="rId493" Type="http://schemas.openxmlformats.org/officeDocument/2006/relationships/image" Target="media/image235.wmf"/><Relationship Id="rId146" Type="http://schemas.openxmlformats.org/officeDocument/2006/relationships/oleObject" Target="embeddings/oleObject58.bin"/><Relationship Id="rId353" Type="http://schemas.openxmlformats.org/officeDocument/2006/relationships/oleObject" Target="embeddings/oleObject161.bin"/><Relationship Id="rId560" Type="http://schemas.openxmlformats.org/officeDocument/2006/relationships/oleObject" Target="embeddings/oleObject264.bin"/><Relationship Id="rId798" Type="http://schemas.openxmlformats.org/officeDocument/2006/relationships/oleObject" Target="embeddings/oleObject383.bin"/><Relationship Id="rId1190" Type="http://schemas.openxmlformats.org/officeDocument/2006/relationships/image" Target="media/image583.wmf"/><Relationship Id="rId2034" Type="http://schemas.openxmlformats.org/officeDocument/2006/relationships/oleObject" Target="embeddings/oleObject999.bin"/><Relationship Id="rId213" Type="http://schemas.openxmlformats.org/officeDocument/2006/relationships/image" Target="media/image94.wmf"/><Relationship Id="rId420" Type="http://schemas.openxmlformats.org/officeDocument/2006/relationships/image" Target="media/image198.wmf"/><Relationship Id="rId658" Type="http://schemas.openxmlformats.org/officeDocument/2006/relationships/oleObject" Target="embeddings/oleObject313.bin"/><Relationship Id="rId865" Type="http://schemas.openxmlformats.org/officeDocument/2006/relationships/image" Target="media/image421.wmf"/><Relationship Id="rId1050" Type="http://schemas.openxmlformats.org/officeDocument/2006/relationships/image" Target="media/image513.wmf"/><Relationship Id="rId1288" Type="http://schemas.openxmlformats.org/officeDocument/2006/relationships/oleObject" Target="embeddings/oleObject627.bin"/><Relationship Id="rId1495" Type="http://schemas.openxmlformats.org/officeDocument/2006/relationships/image" Target="media/image735.wmf"/><Relationship Id="rId2101" Type="http://schemas.openxmlformats.org/officeDocument/2006/relationships/image" Target="media/image1037.wmf"/><Relationship Id="rId518" Type="http://schemas.openxmlformats.org/officeDocument/2006/relationships/oleObject" Target="embeddings/oleObject243.bin"/><Relationship Id="rId725" Type="http://schemas.openxmlformats.org/officeDocument/2006/relationships/image" Target="media/image351.wmf"/><Relationship Id="rId932" Type="http://schemas.openxmlformats.org/officeDocument/2006/relationships/oleObject" Target="embeddings/oleObject450.bin"/><Relationship Id="rId1148" Type="http://schemas.openxmlformats.org/officeDocument/2006/relationships/image" Target="media/image562.wmf"/><Relationship Id="rId1355" Type="http://schemas.openxmlformats.org/officeDocument/2006/relationships/image" Target="media/image665.wmf"/><Relationship Id="rId1562" Type="http://schemas.openxmlformats.org/officeDocument/2006/relationships/image" Target="media/image768.wmf"/><Relationship Id="rId1008" Type="http://schemas.openxmlformats.org/officeDocument/2006/relationships/oleObject" Target="embeddings/oleObject488.bin"/><Relationship Id="rId1215" Type="http://schemas.openxmlformats.org/officeDocument/2006/relationships/oleObject" Target="embeddings/oleObject591.bin"/><Relationship Id="rId1422" Type="http://schemas.openxmlformats.org/officeDocument/2006/relationships/oleObject" Target="embeddings/oleObject694.bin"/><Relationship Id="rId1867" Type="http://schemas.openxmlformats.org/officeDocument/2006/relationships/oleObject" Target="embeddings/oleObject916.bin"/><Relationship Id="rId61" Type="http://schemas.openxmlformats.org/officeDocument/2006/relationships/oleObject" Target="embeddings/oleObject16.bin"/><Relationship Id="rId1727" Type="http://schemas.openxmlformats.org/officeDocument/2006/relationships/oleObject" Target="embeddings/oleObject846.bin"/><Relationship Id="rId1934" Type="http://schemas.openxmlformats.org/officeDocument/2006/relationships/image" Target="media/image954.wmf"/><Relationship Id="rId19" Type="http://schemas.openxmlformats.org/officeDocument/2006/relationships/header" Target="header2.xml"/><Relationship Id="rId168" Type="http://schemas.openxmlformats.org/officeDocument/2006/relationships/oleObject" Target="embeddings/oleObject69.bin"/><Relationship Id="rId375" Type="http://schemas.openxmlformats.org/officeDocument/2006/relationships/oleObject" Target="embeddings/oleObject172.bin"/><Relationship Id="rId582" Type="http://schemas.openxmlformats.org/officeDocument/2006/relationships/oleObject" Target="embeddings/oleObject275.bin"/><Relationship Id="rId2056" Type="http://schemas.openxmlformats.org/officeDocument/2006/relationships/oleObject" Target="embeddings/oleObject1010.bin"/><Relationship Id="rId3" Type="http://schemas.openxmlformats.org/officeDocument/2006/relationships/styles" Target="styles.xml"/><Relationship Id="rId235" Type="http://schemas.openxmlformats.org/officeDocument/2006/relationships/image" Target="media/image105.wmf"/><Relationship Id="rId442" Type="http://schemas.openxmlformats.org/officeDocument/2006/relationships/image" Target="media/image209.wmf"/><Relationship Id="rId887" Type="http://schemas.openxmlformats.org/officeDocument/2006/relationships/image" Target="media/image432.wmf"/><Relationship Id="rId1072" Type="http://schemas.openxmlformats.org/officeDocument/2006/relationships/image" Target="media/image524.wmf"/><Relationship Id="rId302" Type="http://schemas.openxmlformats.org/officeDocument/2006/relationships/image" Target="media/image139.wmf"/><Relationship Id="rId747" Type="http://schemas.openxmlformats.org/officeDocument/2006/relationships/image" Target="media/image362.wmf"/><Relationship Id="rId954" Type="http://schemas.openxmlformats.org/officeDocument/2006/relationships/oleObject" Target="embeddings/oleObject461.bin"/><Relationship Id="rId1377" Type="http://schemas.openxmlformats.org/officeDocument/2006/relationships/image" Target="media/image676.wmf"/><Relationship Id="rId1584" Type="http://schemas.openxmlformats.org/officeDocument/2006/relationships/image" Target="media/image779.wmf"/><Relationship Id="rId1791" Type="http://schemas.openxmlformats.org/officeDocument/2006/relationships/oleObject" Target="embeddings/oleObject878.bin"/><Relationship Id="rId83" Type="http://schemas.openxmlformats.org/officeDocument/2006/relationships/oleObject" Target="embeddings/oleObject27.bin"/><Relationship Id="rId607" Type="http://schemas.openxmlformats.org/officeDocument/2006/relationships/image" Target="media/image292.wmf"/><Relationship Id="rId814" Type="http://schemas.openxmlformats.org/officeDocument/2006/relationships/oleObject" Target="embeddings/oleObject391.bin"/><Relationship Id="rId1237" Type="http://schemas.openxmlformats.org/officeDocument/2006/relationships/image" Target="media/image606.wmf"/><Relationship Id="rId1444" Type="http://schemas.openxmlformats.org/officeDocument/2006/relationships/oleObject" Target="embeddings/oleObject705.bin"/><Relationship Id="rId1651" Type="http://schemas.openxmlformats.org/officeDocument/2006/relationships/oleObject" Target="embeddings/oleObject808.bin"/><Relationship Id="rId1889" Type="http://schemas.openxmlformats.org/officeDocument/2006/relationships/oleObject" Target="embeddings/oleObject927.bin"/><Relationship Id="rId1304" Type="http://schemas.openxmlformats.org/officeDocument/2006/relationships/oleObject" Target="embeddings/oleObject635.bin"/><Relationship Id="rId1511" Type="http://schemas.openxmlformats.org/officeDocument/2006/relationships/image" Target="media/image743.wmf"/><Relationship Id="rId1749" Type="http://schemas.openxmlformats.org/officeDocument/2006/relationships/oleObject" Target="embeddings/oleObject857.bin"/><Relationship Id="rId1956" Type="http://schemas.openxmlformats.org/officeDocument/2006/relationships/image" Target="media/image965.wmf"/><Relationship Id="rId1609" Type="http://schemas.openxmlformats.org/officeDocument/2006/relationships/oleObject" Target="embeddings/oleObject787.bin"/><Relationship Id="rId1816" Type="http://schemas.openxmlformats.org/officeDocument/2006/relationships/image" Target="media/image895.wmf"/><Relationship Id="rId10" Type="http://schemas.openxmlformats.org/officeDocument/2006/relationships/hyperlink" Target="mailto:steve.maas@utah.edu" TargetMode="External"/><Relationship Id="rId397" Type="http://schemas.openxmlformats.org/officeDocument/2006/relationships/oleObject" Target="embeddings/oleObject183.bin"/><Relationship Id="rId2078" Type="http://schemas.openxmlformats.org/officeDocument/2006/relationships/oleObject" Target="embeddings/oleObject1021.bin"/><Relationship Id="rId257" Type="http://schemas.openxmlformats.org/officeDocument/2006/relationships/image" Target="media/image116.wmf"/><Relationship Id="rId464" Type="http://schemas.openxmlformats.org/officeDocument/2006/relationships/image" Target="media/image220.wmf"/><Relationship Id="rId1094" Type="http://schemas.openxmlformats.org/officeDocument/2006/relationships/image" Target="media/image535.wmf"/><Relationship Id="rId117" Type="http://schemas.openxmlformats.org/officeDocument/2006/relationships/oleObject" Target="embeddings/oleObject44.bin"/><Relationship Id="rId671" Type="http://schemas.openxmlformats.org/officeDocument/2006/relationships/image" Target="media/image324.wmf"/><Relationship Id="rId769" Type="http://schemas.openxmlformats.org/officeDocument/2006/relationships/image" Target="media/image373.wmf"/><Relationship Id="rId976" Type="http://schemas.openxmlformats.org/officeDocument/2006/relationships/oleObject" Target="embeddings/oleObject472.bin"/><Relationship Id="rId1399" Type="http://schemas.openxmlformats.org/officeDocument/2006/relationships/image" Target="media/image687.wmf"/><Relationship Id="rId324" Type="http://schemas.openxmlformats.org/officeDocument/2006/relationships/image" Target="media/image150.wmf"/><Relationship Id="rId531" Type="http://schemas.openxmlformats.org/officeDocument/2006/relationships/image" Target="media/image254.wmf"/><Relationship Id="rId629" Type="http://schemas.openxmlformats.org/officeDocument/2006/relationships/image" Target="media/image303.wmf"/><Relationship Id="rId1161" Type="http://schemas.openxmlformats.org/officeDocument/2006/relationships/oleObject" Target="embeddings/oleObject564.bin"/><Relationship Id="rId1259" Type="http://schemas.openxmlformats.org/officeDocument/2006/relationships/image" Target="media/image617.wmf"/><Relationship Id="rId1466" Type="http://schemas.openxmlformats.org/officeDocument/2006/relationships/oleObject" Target="embeddings/oleObject716.bin"/><Relationship Id="rId2005" Type="http://schemas.openxmlformats.org/officeDocument/2006/relationships/oleObject" Target="embeddings/oleObject985.bin"/><Relationship Id="rId836" Type="http://schemas.openxmlformats.org/officeDocument/2006/relationships/oleObject" Target="embeddings/oleObject402.bin"/><Relationship Id="rId1021" Type="http://schemas.openxmlformats.org/officeDocument/2006/relationships/image" Target="media/image499.wmf"/><Relationship Id="rId1119" Type="http://schemas.openxmlformats.org/officeDocument/2006/relationships/oleObject" Target="embeddings/oleObject543.bin"/><Relationship Id="rId1673" Type="http://schemas.openxmlformats.org/officeDocument/2006/relationships/oleObject" Target="embeddings/oleObject819.bin"/><Relationship Id="rId1880" Type="http://schemas.openxmlformats.org/officeDocument/2006/relationships/image" Target="media/image927.wmf"/><Relationship Id="rId1978" Type="http://schemas.openxmlformats.org/officeDocument/2006/relationships/image" Target="media/image976.wmf"/><Relationship Id="rId903" Type="http://schemas.openxmlformats.org/officeDocument/2006/relationships/image" Target="media/image440.wmf"/><Relationship Id="rId1326" Type="http://schemas.openxmlformats.org/officeDocument/2006/relationships/oleObject" Target="embeddings/oleObject646.bin"/><Relationship Id="rId1533" Type="http://schemas.openxmlformats.org/officeDocument/2006/relationships/oleObject" Target="embeddings/oleObject749.bin"/><Relationship Id="rId1740" Type="http://schemas.openxmlformats.org/officeDocument/2006/relationships/image" Target="media/image857.wmf"/><Relationship Id="rId32" Type="http://schemas.openxmlformats.org/officeDocument/2006/relationships/oleObject" Target="embeddings/oleObject2.bin"/><Relationship Id="rId1600" Type="http://schemas.openxmlformats.org/officeDocument/2006/relationships/image" Target="media/image787.wmf"/><Relationship Id="rId1838" Type="http://schemas.openxmlformats.org/officeDocument/2006/relationships/image" Target="media/image906.wmf"/><Relationship Id="rId181" Type="http://schemas.openxmlformats.org/officeDocument/2006/relationships/image" Target="media/image78.wmf"/><Relationship Id="rId1905" Type="http://schemas.openxmlformats.org/officeDocument/2006/relationships/oleObject" Target="embeddings/oleObject935.bin"/><Relationship Id="rId279" Type="http://schemas.openxmlformats.org/officeDocument/2006/relationships/oleObject" Target="embeddings/oleObject124.bin"/><Relationship Id="rId486" Type="http://schemas.openxmlformats.org/officeDocument/2006/relationships/oleObject" Target="embeddings/oleObject227.bin"/><Relationship Id="rId693" Type="http://schemas.openxmlformats.org/officeDocument/2006/relationships/image" Target="media/image335.wmf"/><Relationship Id="rId139" Type="http://schemas.openxmlformats.org/officeDocument/2006/relationships/image" Target="media/image57.wmf"/><Relationship Id="rId346" Type="http://schemas.openxmlformats.org/officeDocument/2006/relationships/image" Target="media/image161.wmf"/><Relationship Id="rId553" Type="http://schemas.openxmlformats.org/officeDocument/2006/relationships/image" Target="media/image265.wmf"/><Relationship Id="rId760" Type="http://schemas.openxmlformats.org/officeDocument/2006/relationships/oleObject" Target="embeddings/oleObject364.bin"/><Relationship Id="rId998" Type="http://schemas.openxmlformats.org/officeDocument/2006/relationships/oleObject" Target="embeddings/oleObject483.bin"/><Relationship Id="rId1183" Type="http://schemas.openxmlformats.org/officeDocument/2006/relationships/oleObject" Target="embeddings/oleObject575.bin"/><Relationship Id="rId1390" Type="http://schemas.openxmlformats.org/officeDocument/2006/relationships/oleObject" Target="embeddings/oleObject678.bin"/><Relationship Id="rId2027" Type="http://schemas.openxmlformats.org/officeDocument/2006/relationships/image" Target="media/image1000.wmf"/><Relationship Id="rId206" Type="http://schemas.openxmlformats.org/officeDocument/2006/relationships/oleObject" Target="embeddings/oleObject88.bin"/><Relationship Id="rId413" Type="http://schemas.openxmlformats.org/officeDocument/2006/relationships/oleObject" Target="embeddings/oleObject191.bin"/><Relationship Id="rId858" Type="http://schemas.openxmlformats.org/officeDocument/2006/relationships/oleObject" Target="embeddings/oleObject413.bin"/><Relationship Id="rId1043" Type="http://schemas.openxmlformats.org/officeDocument/2006/relationships/oleObject" Target="embeddings/oleObject505.bin"/><Relationship Id="rId1488" Type="http://schemas.openxmlformats.org/officeDocument/2006/relationships/oleObject" Target="embeddings/oleObject727.bin"/><Relationship Id="rId1695" Type="http://schemas.openxmlformats.org/officeDocument/2006/relationships/oleObject" Target="embeddings/oleObject830.bin"/><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51.wmf"/><Relationship Id="rId1250" Type="http://schemas.openxmlformats.org/officeDocument/2006/relationships/oleObject" Target="embeddings/oleObject608.bin"/><Relationship Id="rId1348" Type="http://schemas.openxmlformats.org/officeDocument/2006/relationships/oleObject" Target="embeddings/oleObject657.bin"/><Relationship Id="rId1555" Type="http://schemas.openxmlformats.org/officeDocument/2006/relationships/oleObject" Target="embeddings/oleObject760.bin"/><Relationship Id="rId1762" Type="http://schemas.openxmlformats.org/officeDocument/2006/relationships/image" Target="media/image868.wmf"/><Relationship Id="rId1110" Type="http://schemas.openxmlformats.org/officeDocument/2006/relationships/image" Target="media/image543.wmf"/><Relationship Id="rId1208" Type="http://schemas.openxmlformats.org/officeDocument/2006/relationships/image" Target="media/image592.wmf"/><Relationship Id="rId1415" Type="http://schemas.openxmlformats.org/officeDocument/2006/relationships/image" Target="media/image695.wmf"/><Relationship Id="rId54" Type="http://schemas.openxmlformats.org/officeDocument/2006/relationships/image" Target="media/image15.wmf"/><Relationship Id="rId1622" Type="http://schemas.openxmlformats.org/officeDocument/2006/relationships/image" Target="media/image798.wmf"/><Relationship Id="rId1927" Type="http://schemas.openxmlformats.org/officeDocument/2006/relationships/oleObject" Target="embeddings/oleObject946.bin"/><Relationship Id="rId2091" Type="http://schemas.openxmlformats.org/officeDocument/2006/relationships/image" Target="media/image1032.wmf"/><Relationship Id="rId270" Type="http://schemas.openxmlformats.org/officeDocument/2006/relationships/image" Target="media/image123.wmf"/><Relationship Id="rId130" Type="http://schemas.openxmlformats.org/officeDocument/2006/relationships/image" Target="media/image53.wmf"/><Relationship Id="rId368" Type="http://schemas.openxmlformats.org/officeDocument/2006/relationships/image" Target="media/image172.wmf"/><Relationship Id="rId575" Type="http://schemas.openxmlformats.org/officeDocument/2006/relationships/image" Target="media/image276.wmf"/><Relationship Id="rId782" Type="http://schemas.openxmlformats.org/officeDocument/2006/relationships/oleObject" Target="embeddings/oleObject375.bin"/><Relationship Id="rId2049" Type="http://schemas.openxmlformats.org/officeDocument/2006/relationships/image" Target="media/image1011.wmf"/><Relationship Id="rId228" Type="http://schemas.openxmlformats.org/officeDocument/2006/relationships/oleObject" Target="embeddings/oleObject99.bin"/><Relationship Id="rId435" Type="http://schemas.openxmlformats.org/officeDocument/2006/relationships/oleObject" Target="embeddings/oleObject202.bin"/><Relationship Id="rId642" Type="http://schemas.openxmlformats.org/officeDocument/2006/relationships/oleObject" Target="embeddings/oleObject305.bin"/><Relationship Id="rId1065" Type="http://schemas.openxmlformats.org/officeDocument/2006/relationships/oleObject" Target="embeddings/oleObject516.bin"/><Relationship Id="rId1272" Type="http://schemas.openxmlformats.org/officeDocument/2006/relationships/oleObject" Target="embeddings/oleObject619.bin"/><Relationship Id="rId2116" Type="http://schemas.openxmlformats.org/officeDocument/2006/relationships/theme" Target="theme/theme1.xml"/><Relationship Id="rId502" Type="http://schemas.openxmlformats.org/officeDocument/2006/relationships/oleObject" Target="embeddings/oleObject235.bin"/><Relationship Id="rId947" Type="http://schemas.openxmlformats.org/officeDocument/2006/relationships/image" Target="media/image462.wmf"/><Relationship Id="rId1132" Type="http://schemas.openxmlformats.org/officeDocument/2006/relationships/image" Target="media/image554.wmf"/><Relationship Id="rId1577" Type="http://schemas.openxmlformats.org/officeDocument/2006/relationships/oleObject" Target="embeddings/oleObject771.bin"/><Relationship Id="rId1784" Type="http://schemas.openxmlformats.org/officeDocument/2006/relationships/image" Target="media/image879.wmf"/><Relationship Id="rId1991" Type="http://schemas.openxmlformats.org/officeDocument/2006/relationships/oleObject" Target="embeddings/oleObject978.bin"/><Relationship Id="rId76" Type="http://schemas.openxmlformats.org/officeDocument/2006/relationships/image" Target="media/image26.wmf"/><Relationship Id="rId807" Type="http://schemas.openxmlformats.org/officeDocument/2006/relationships/image" Target="media/image392.wmf"/><Relationship Id="rId1437" Type="http://schemas.openxmlformats.org/officeDocument/2006/relationships/image" Target="media/image706.wmf"/><Relationship Id="rId1644" Type="http://schemas.openxmlformats.org/officeDocument/2006/relationships/image" Target="media/image809.wmf"/><Relationship Id="rId1851" Type="http://schemas.openxmlformats.org/officeDocument/2006/relationships/oleObject" Target="embeddings/oleObject908.bin"/><Relationship Id="rId1504" Type="http://schemas.openxmlformats.org/officeDocument/2006/relationships/oleObject" Target="embeddings/oleObject735.bin"/><Relationship Id="rId1711" Type="http://schemas.openxmlformats.org/officeDocument/2006/relationships/oleObject" Target="embeddings/oleObject838.bin"/><Relationship Id="rId1949" Type="http://schemas.openxmlformats.org/officeDocument/2006/relationships/oleObject" Target="embeddings/oleObject957.bin"/><Relationship Id="rId292" Type="http://schemas.openxmlformats.org/officeDocument/2006/relationships/image" Target="media/image134.wmf"/><Relationship Id="rId1809" Type="http://schemas.openxmlformats.org/officeDocument/2006/relationships/oleObject" Target="embeddings/oleObject887.bin"/><Relationship Id="rId597" Type="http://schemas.openxmlformats.org/officeDocument/2006/relationships/image" Target="media/image287.wmf"/><Relationship Id="rId152" Type="http://schemas.openxmlformats.org/officeDocument/2006/relationships/oleObject" Target="embeddings/oleObject61.bin"/><Relationship Id="rId457" Type="http://schemas.openxmlformats.org/officeDocument/2006/relationships/oleObject" Target="embeddings/oleObject213.bin"/><Relationship Id="rId1087" Type="http://schemas.openxmlformats.org/officeDocument/2006/relationships/oleObject" Target="embeddings/oleObject527.bin"/><Relationship Id="rId1294" Type="http://schemas.openxmlformats.org/officeDocument/2006/relationships/oleObject" Target="embeddings/oleObject630.bin"/><Relationship Id="rId2040" Type="http://schemas.openxmlformats.org/officeDocument/2006/relationships/oleObject" Target="embeddings/oleObject1002.bin"/><Relationship Id="rId664" Type="http://schemas.openxmlformats.org/officeDocument/2006/relationships/oleObject" Target="embeddings/oleObject316.bin"/><Relationship Id="rId871" Type="http://schemas.openxmlformats.org/officeDocument/2006/relationships/image" Target="media/image424.wmf"/><Relationship Id="rId969" Type="http://schemas.openxmlformats.org/officeDocument/2006/relationships/image" Target="media/image473.wmf"/><Relationship Id="rId1599" Type="http://schemas.openxmlformats.org/officeDocument/2006/relationships/oleObject" Target="embeddings/oleObject782.bin"/><Relationship Id="rId317" Type="http://schemas.openxmlformats.org/officeDocument/2006/relationships/oleObject" Target="embeddings/oleObject143.bin"/><Relationship Id="rId524" Type="http://schemas.openxmlformats.org/officeDocument/2006/relationships/oleObject" Target="embeddings/oleObject246.bin"/><Relationship Id="rId731" Type="http://schemas.openxmlformats.org/officeDocument/2006/relationships/image" Target="media/image354.wmf"/><Relationship Id="rId1154" Type="http://schemas.openxmlformats.org/officeDocument/2006/relationships/image" Target="media/image565.wmf"/><Relationship Id="rId1361" Type="http://schemas.openxmlformats.org/officeDocument/2006/relationships/image" Target="media/image668.wmf"/><Relationship Id="rId1459" Type="http://schemas.openxmlformats.org/officeDocument/2006/relationships/image" Target="media/image717.wmf"/><Relationship Id="rId98" Type="http://schemas.openxmlformats.org/officeDocument/2006/relationships/image" Target="media/image37.wmf"/><Relationship Id="rId829" Type="http://schemas.openxmlformats.org/officeDocument/2006/relationships/image" Target="media/image403.wmf"/><Relationship Id="rId1014" Type="http://schemas.openxmlformats.org/officeDocument/2006/relationships/oleObject" Target="embeddings/oleObject491.bin"/><Relationship Id="rId1221" Type="http://schemas.openxmlformats.org/officeDocument/2006/relationships/oleObject" Target="embeddings/oleObject594.bin"/><Relationship Id="rId1666" Type="http://schemas.openxmlformats.org/officeDocument/2006/relationships/image" Target="media/image820.wmf"/><Relationship Id="rId1873" Type="http://schemas.openxmlformats.org/officeDocument/2006/relationships/oleObject" Target="embeddings/oleObject919.bin"/><Relationship Id="rId1319" Type="http://schemas.openxmlformats.org/officeDocument/2006/relationships/image" Target="media/image647.wmf"/><Relationship Id="rId1526" Type="http://schemas.openxmlformats.org/officeDocument/2006/relationships/image" Target="media/image750.wmf"/><Relationship Id="rId1733" Type="http://schemas.openxmlformats.org/officeDocument/2006/relationships/oleObject" Target="embeddings/oleObject849.bin"/><Relationship Id="rId1940" Type="http://schemas.openxmlformats.org/officeDocument/2006/relationships/image" Target="media/image957.wmf"/><Relationship Id="rId25" Type="http://schemas.openxmlformats.org/officeDocument/2006/relationships/hyperlink" Target="http://mrl.sci.utah.edu/software/febio" TargetMode="External"/><Relationship Id="rId1800" Type="http://schemas.openxmlformats.org/officeDocument/2006/relationships/image" Target="media/image887.wmf"/><Relationship Id="rId174" Type="http://schemas.openxmlformats.org/officeDocument/2006/relationships/oleObject" Target="embeddings/oleObject72.bin"/><Relationship Id="rId381" Type="http://schemas.openxmlformats.org/officeDocument/2006/relationships/oleObject" Target="embeddings/oleObject175.bin"/><Relationship Id="rId2062" Type="http://schemas.openxmlformats.org/officeDocument/2006/relationships/oleObject" Target="embeddings/oleObject1013.bin"/><Relationship Id="rId241" Type="http://schemas.openxmlformats.org/officeDocument/2006/relationships/image" Target="media/image108.wmf"/><Relationship Id="rId479" Type="http://schemas.openxmlformats.org/officeDocument/2006/relationships/image" Target="media/image228.wmf"/><Relationship Id="rId686" Type="http://schemas.openxmlformats.org/officeDocument/2006/relationships/oleObject" Target="embeddings/oleObject327.bin"/><Relationship Id="rId893" Type="http://schemas.openxmlformats.org/officeDocument/2006/relationships/image" Target="media/image435.wmf"/><Relationship Id="rId339" Type="http://schemas.openxmlformats.org/officeDocument/2006/relationships/oleObject" Target="embeddings/oleObject154.bin"/><Relationship Id="rId546" Type="http://schemas.openxmlformats.org/officeDocument/2006/relationships/oleObject" Target="embeddings/oleObject257.bin"/><Relationship Id="rId753" Type="http://schemas.openxmlformats.org/officeDocument/2006/relationships/image" Target="media/image365.wmf"/><Relationship Id="rId1176" Type="http://schemas.openxmlformats.org/officeDocument/2006/relationships/image" Target="media/image576.wmf"/><Relationship Id="rId1383" Type="http://schemas.openxmlformats.org/officeDocument/2006/relationships/image" Target="media/image679.wmf"/><Relationship Id="rId101" Type="http://schemas.openxmlformats.org/officeDocument/2006/relationships/oleObject" Target="embeddings/oleObject36.bin"/><Relationship Id="rId406" Type="http://schemas.openxmlformats.org/officeDocument/2006/relationships/image" Target="media/image191.wmf"/><Relationship Id="rId960" Type="http://schemas.openxmlformats.org/officeDocument/2006/relationships/oleObject" Target="embeddings/oleObject464.bin"/><Relationship Id="rId1036" Type="http://schemas.openxmlformats.org/officeDocument/2006/relationships/oleObject" Target="embeddings/oleObject502.bin"/><Relationship Id="rId1243" Type="http://schemas.openxmlformats.org/officeDocument/2006/relationships/image" Target="media/image609.wmf"/><Relationship Id="rId1590" Type="http://schemas.openxmlformats.org/officeDocument/2006/relationships/image" Target="media/image782.wmf"/><Relationship Id="rId1688" Type="http://schemas.openxmlformats.org/officeDocument/2006/relationships/image" Target="media/image831.wmf"/><Relationship Id="rId1895" Type="http://schemas.openxmlformats.org/officeDocument/2006/relationships/oleObject" Target="embeddings/oleObject930.bin"/><Relationship Id="rId613" Type="http://schemas.openxmlformats.org/officeDocument/2006/relationships/image" Target="media/image295.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oleObject" Target="embeddings/oleObject708.bin"/><Relationship Id="rId1548" Type="http://schemas.openxmlformats.org/officeDocument/2006/relationships/image" Target="media/image761.wmf"/><Relationship Id="rId1755" Type="http://schemas.openxmlformats.org/officeDocument/2006/relationships/oleObject" Target="embeddings/oleObject860.bin"/><Relationship Id="rId1103" Type="http://schemas.openxmlformats.org/officeDocument/2006/relationships/oleObject" Target="embeddings/oleObject535.bin"/><Relationship Id="rId1310" Type="http://schemas.openxmlformats.org/officeDocument/2006/relationships/oleObject" Target="embeddings/oleObject638.bin"/><Relationship Id="rId1408" Type="http://schemas.openxmlformats.org/officeDocument/2006/relationships/oleObject" Target="embeddings/oleObject687.bin"/><Relationship Id="rId1962" Type="http://schemas.openxmlformats.org/officeDocument/2006/relationships/image" Target="media/image968.wmf"/><Relationship Id="rId47" Type="http://schemas.openxmlformats.org/officeDocument/2006/relationships/image" Target="media/image12.wmf"/><Relationship Id="rId1615" Type="http://schemas.openxmlformats.org/officeDocument/2006/relationships/oleObject" Target="embeddings/oleObject790.bin"/><Relationship Id="rId1822" Type="http://schemas.openxmlformats.org/officeDocument/2006/relationships/image" Target="media/image898.wmf"/><Relationship Id="rId196" Type="http://schemas.openxmlformats.org/officeDocument/2006/relationships/oleObject" Target="embeddings/oleObject83.bin"/><Relationship Id="rId2084" Type="http://schemas.openxmlformats.org/officeDocument/2006/relationships/oleObject" Target="embeddings/oleObject1024.bin"/><Relationship Id="rId263" Type="http://schemas.openxmlformats.org/officeDocument/2006/relationships/oleObject" Target="embeddings/oleObject116.bin"/><Relationship Id="rId470" Type="http://schemas.openxmlformats.org/officeDocument/2006/relationships/image" Target="media/image223.wmf"/><Relationship Id="rId123" Type="http://schemas.openxmlformats.org/officeDocument/2006/relationships/oleObject" Target="embeddings/oleObject47.bin"/><Relationship Id="rId330" Type="http://schemas.openxmlformats.org/officeDocument/2006/relationships/image" Target="media/image153.wmf"/><Relationship Id="rId568" Type="http://schemas.openxmlformats.org/officeDocument/2006/relationships/oleObject" Target="embeddings/oleObject268.bin"/><Relationship Id="rId775" Type="http://schemas.openxmlformats.org/officeDocument/2006/relationships/image" Target="media/image376.wmf"/><Relationship Id="rId982" Type="http://schemas.openxmlformats.org/officeDocument/2006/relationships/oleObject" Target="embeddings/oleObject475.bin"/><Relationship Id="rId1198" Type="http://schemas.openxmlformats.org/officeDocument/2006/relationships/image" Target="media/image587.wmf"/><Relationship Id="rId2011" Type="http://schemas.openxmlformats.org/officeDocument/2006/relationships/oleObject" Target="embeddings/oleObject988.bin"/><Relationship Id="rId428" Type="http://schemas.openxmlformats.org/officeDocument/2006/relationships/image" Target="media/image202.wmf"/><Relationship Id="rId635" Type="http://schemas.openxmlformats.org/officeDocument/2006/relationships/image" Target="media/image306.wmf"/><Relationship Id="rId842" Type="http://schemas.openxmlformats.org/officeDocument/2006/relationships/oleObject" Target="embeddings/oleObject405.bin"/><Relationship Id="rId1058" Type="http://schemas.openxmlformats.org/officeDocument/2006/relationships/image" Target="media/image517.wmf"/><Relationship Id="rId1265" Type="http://schemas.openxmlformats.org/officeDocument/2006/relationships/image" Target="media/image620.wmf"/><Relationship Id="rId1472" Type="http://schemas.openxmlformats.org/officeDocument/2006/relationships/oleObject" Target="embeddings/oleObject719.bin"/><Relationship Id="rId2109" Type="http://schemas.openxmlformats.org/officeDocument/2006/relationships/image" Target="media/image1041.wmf"/><Relationship Id="rId702" Type="http://schemas.openxmlformats.org/officeDocument/2006/relationships/oleObject" Target="embeddings/oleObject335.bin"/><Relationship Id="rId1125" Type="http://schemas.openxmlformats.org/officeDocument/2006/relationships/oleObject" Target="embeddings/oleObject546.bin"/><Relationship Id="rId1332" Type="http://schemas.openxmlformats.org/officeDocument/2006/relationships/oleObject" Target="embeddings/oleObject649.bin"/><Relationship Id="rId1777" Type="http://schemas.openxmlformats.org/officeDocument/2006/relationships/oleObject" Target="embeddings/oleObject871.bin"/><Relationship Id="rId1984" Type="http://schemas.openxmlformats.org/officeDocument/2006/relationships/image" Target="media/image979.wmf"/><Relationship Id="rId69" Type="http://schemas.openxmlformats.org/officeDocument/2006/relationships/oleObject" Target="embeddings/oleObject20.bin"/><Relationship Id="rId1637" Type="http://schemas.openxmlformats.org/officeDocument/2006/relationships/oleObject" Target="embeddings/oleObject801.bin"/><Relationship Id="rId1844" Type="http://schemas.openxmlformats.org/officeDocument/2006/relationships/image" Target="media/image909.wmf"/><Relationship Id="rId1704" Type="http://schemas.openxmlformats.org/officeDocument/2006/relationships/image" Target="media/image839.wmf"/><Relationship Id="rId285" Type="http://schemas.openxmlformats.org/officeDocument/2006/relationships/oleObject" Target="embeddings/oleObject127.bin"/><Relationship Id="rId1911" Type="http://schemas.openxmlformats.org/officeDocument/2006/relationships/oleObject" Target="embeddings/oleObject938.bin"/><Relationship Id="rId492" Type="http://schemas.openxmlformats.org/officeDocument/2006/relationships/oleObject" Target="embeddings/oleObject230.bin"/><Relationship Id="rId797" Type="http://schemas.openxmlformats.org/officeDocument/2006/relationships/image" Target="media/image387.wmf"/><Relationship Id="rId145" Type="http://schemas.openxmlformats.org/officeDocument/2006/relationships/image" Target="media/image60.wmf"/><Relationship Id="rId352" Type="http://schemas.openxmlformats.org/officeDocument/2006/relationships/image" Target="media/image164.wmf"/><Relationship Id="rId1287" Type="http://schemas.openxmlformats.org/officeDocument/2006/relationships/image" Target="media/image631.wmf"/><Relationship Id="rId2033" Type="http://schemas.openxmlformats.org/officeDocument/2006/relationships/image" Target="media/image1003.wmf"/><Relationship Id="rId212" Type="http://schemas.openxmlformats.org/officeDocument/2006/relationships/oleObject" Target="embeddings/oleObject91.bin"/><Relationship Id="rId657" Type="http://schemas.openxmlformats.org/officeDocument/2006/relationships/image" Target="media/image317.wmf"/><Relationship Id="rId864" Type="http://schemas.openxmlformats.org/officeDocument/2006/relationships/oleObject" Target="embeddings/oleObject416.bin"/><Relationship Id="rId1494" Type="http://schemas.openxmlformats.org/officeDocument/2006/relationships/oleObject" Target="embeddings/oleObject730.bin"/><Relationship Id="rId1799" Type="http://schemas.openxmlformats.org/officeDocument/2006/relationships/oleObject" Target="embeddings/oleObject882.bin"/><Relationship Id="rId2100" Type="http://schemas.openxmlformats.org/officeDocument/2006/relationships/oleObject" Target="embeddings/oleObject1032.bin"/><Relationship Id="rId517" Type="http://schemas.openxmlformats.org/officeDocument/2006/relationships/image" Target="media/image247.wmf"/><Relationship Id="rId724" Type="http://schemas.openxmlformats.org/officeDocument/2006/relationships/oleObject" Target="embeddings/oleObject346.bin"/><Relationship Id="rId931" Type="http://schemas.openxmlformats.org/officeDocument/2006/relationships/image" Target="media/image454.wmf"/><Relationship Id="rId1147" Type="http://schemas.openxmlformats.org/officeDocument/2006/relationships/oleObject" Target="embeddings/oleObject557.bin"/><Relationship Id="rId1354" Type="http://schemas.openxmlformats.org/officeDocument/2006/relationships/oleObject" Target="embeddings/oleObject660.bin"/><Relationship Id="rId1561" Type="http://schemas.openxmlformats.org/officeDocument/2006/relationships/oleObject" Target="embeddings/oleObject763.bin"/><Relationship Id="rId60" Type="http://schemas.openxmlformats.org/officeDocument/2006/relationships/image" Target="media/image18.wmf"/><Relationship Id="rId1007" Type="http://schemas.openxmlformats.org/officeDocument/2006/relationships/image" Target="media/image492.wmf"/><Relationship Id="rId1214" Type="http://schemas.openxmlformats.org/officeDocument/2006/relationships/image" Target="media/image595.wmf"/><Relationship Id="rId1421" Type="http://schemas.openxmlformats.org/officeDocument/2006/relationships/image" Target="media/image698.wmf"/><Relationship Id="rId1659" Type="http://schemas.openxmlformats.org/officeDocument/2006/relationships/oleObject" Target="embeddings/oleObject812.bin"/><Relationship Id="rId1866" Type="http://schemas.openxmlformats.org/officeDocument/2006/relationships/image" Target="media/image920.wmf"/><Relationship Id="rId1519" Type="http://schemas.openxmlformats.org/officeDocument/2006/relationships/image" Target="media/image747.wmf"/><Relationship Id="rId1726" Type="http://schemas.openxmlformats.org/officeDocument/2006/relationships/image" Target="media/image850.wmf"/><Relationship Id="rId1933" Type="http://schemas.openxmlformats.org/officeDocument/2006/relationships/oleObject" Target="embeddings/oleObject949.bin"/><Relationship Id="rId18" Type="http://schemas.openxmlformats.org/officeDocument/2006/relationships/header" Target="header1.xml"/><Relationship Id="rId167" Type="http://schemas.openxmlformats.org/officeDocument/2006/relationships/image" Target="media/image71.wmf"/><Relationship Id="rId374" Type="http://schemas.openxmlformats.org/officeDocument/2006/relationships/image" Target="media/image175.wmf"/><Relationship Id="rId581" Type="http://schemas.openxmlformats.org/officeDocument/2006/relationships/image" Target="media/image279.wmf"/><Relationship Id="rId2055" Type="http://schemas.openxmlformats.org/officeDocument/2006/relationships/image" Target="media/image1014.wmf"/><Relationship Id="rId234" Type="http://schemas.openxmlformats.org/officeDocument/2006/relationships/oleObject" Target="embeddings/oleObject102.bin"/><Relationship Id="rId679" Type="http://schemas.openxmlformats.org/officeDocument/2006/relationships/image" Target="media/image328.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image" Target="media/image258.wmf"/><Relationship Id="rId746" Type="http://schemas.openxmlformats.org/officeDocument/2006/relationships/oleObject" Target="embeddings/oleObject357.bin"/><Relationship Id="rId1071" Type="http://schemas.openxmlformats.org/officeDocument/2006/relationships/oleObject" Target="embeddings/oleObject519.bin"/><Relationship Id="rId1169" Type="http://schemas.openxmlformats.org/officeDocument/2006/relationships/oleObject" Target="embeddings/oleObject568.bin"/><Relationship Id="rId1376" Type="http://schemas.openxmlformats.org/officeDocument/2006/relationships/oleObject" Target="embeddings/oleObject671.bin"/><Relationship Id="rId1583" Type="http://schemas.openxmlformats.org/officeDocument/2006/relationships/oleObject" Target="embeddings/oleObject774.bin"/><Relationship Id="rId301" Type="http://schemas.openxmlformats.org/officeDocument/2006/relationships/oleObject" Target="embeddings/oleObject135.bin"/><Relationship Id="rId953" Type="http://schemas.openxmlformats.org/officeDocument/2006/relationships/image" Target="media/image465.wmf"/><Relationship Id="rId1029" Type="http://schemas.openxmlformats.org/officeDocument/2006/relationships/image" Target="media/image503.wmf"/><Relationship Id="rId1236" Type="http://schemas.openxmlformats.org/officeDocument/2006/relationships/oleObject" Target="embeddings/oleObject601.bin"/><Relationship Id="rId1790" Type="http://schemas.openxmlformats.org/officeDocument/2006/relationships/image" Target="media/image882.wmf"/><Relationship Id="rId1888" Type="http://schemas.openxmlformats.org/officeDocument/2006/relationships/image" Target="media/image931.wmf"/><Relationship Id="rId82" Type="http://schemas.openxmlformats.org/officeDocument/2006/relationships/image" Target="media/image29.wmf"/><Relationship Id="rId606" Type="http://schemas.openxmlformats.org/officeDocument/2006/relationships/oleObject" Target="embeddings/oleObject287.bin"/><Relationship Id="rId813" Type="http://schemas.openxmlformats.org/officeDocument/2006/relationships/image" Target="media/image395.wmf"/><Relationship Id="rId1443" Type="http://schemas.openxmlformats.org/officeDocument/2006/relationships/image" Target="media/image709.wmf"/><Relationship Id="rId1650" Type="http://schemas.openxmlformats.org/officeDocument/2006/relationships/image" Target="media/image812.wmf"/><Relationship Id="rId1748" Type="http://schemas.openxmlformats.org/officeDocument/2006/relationships/image" Target="media/image861.wmf"/><Relationship Id="rId1303" Type="http://schemas.openxmlformats.org/officeDocument/2006/relationships/image" Target="media/image639.wmf"/><Relationship Id="rId1510" Type="http://schemas.openxmlformats.org/officeDocument/2006/relationships/oleObject" Target="embeddings/oleObject738.bin"/><Relationship Id="rId1955" Type="http://schemas.openxmlformats.org/officeDocument/2006/relationships/oleObject" Target="embeddings/oleObject960.bin"/><Relationship Id="rId1608" Type="http://schemas.openxmlformats.org/officeDocument/2006/relationships/image" Target="media/image791.wmf"/><Relationship Id="rId1815" Type="http://schemas.openxmlformats.org/officeDocument/2006/relationships/oleObject" Target="embeddings/oleObject890.bin"/><Relationship Id="rId189" Type="http://schemas.openxmlformats.org/officeDocument/2006/relationships/image" Target="media/image82.wmf"/><Relationship Id="rId396" Type="http://schemas.openxmlformats.org/officeDocument/2006/relationships/image" Target="media/image186.wmf"/><Relationship Id="rId2077" Type="http://schemas.openxmlformats.org/officeDocument/2006/relationships/image" Target="media/image1025.wmf"/><Relationship Id="rId256" Type="http://schemas.openxmlformats.org/officeDocument/2006/relationships/oleObject" Target="embeddings/oleObject113.bin"/><Relationship Id="rId463" Type="http://schemas.openxmlformats.org/officeDocument/2006/relationships/oleObject" Target="embeddings/oleObject216.bin"/><Relationship Id="rId670" Type="http://schemas.openxmlformats.org/officeDocument/2006/relationships/oleObject" Target="embeddings/oleObject319.bin"/><Relationship Id="rId1093" Type="http://schemas.openxmlformats.org/officeDocument/2006/relationships/oleObject" Target="embeddings/oleObject530.bin"/><Relationship Id="rId116" Type="http://schemas.openxmlformats.org/officeDocument/2006/relationships/image" Target="media/image46.wmf"/><Relationship Id="rId323" Type="http://schemas.openxmlformats.org/officeDocument/2006/relationships/oleObject" Target="embeddings/oleObject146.bin"/><Relationship Id="rId530" Type="http://schemas.openxmlformats.org/officeDocument/2006/relationships/oleObject" Target="embeddings/oleObject249.bin"/><Relationship Id="rId768" Type="http://schemas.openxmlformats.org/officeDocument/2006/relationships/oleObject" Target="embeddings/oleObject368.bin"/><Relationship Id="rId975" Type="http://schemas.openxmlformats.org/officeDocument/2006/relationships/image" Target="media/image476.wmf"/><Relationship Id="rId1160" Type="http://schemas.openxmlformats.org/officeDocument/2006/relationships/image" Target="media/image568.wmf"/><Relationship Id="rId1398" Type="http://schemas.openxmlformats.org/officeDocument/2006/relationships/oleObject" Target="embeddings/oleObject682.bin"/><Relationship Id="rId2004" Type="http://schemas.openxmlformats.org/officeDocument/2006/relationships/image" Target="media/image989.wmf"/><Relationship Id="rId628" Type="http://schemas.openxmlformats.org/officeDocument/2006/relationships/oleObject" Target="embeddings/oleObject298.bin"/><Relationship Id="rId835" Type="http://schemas.openxmlformats.org/officeDocument/2006/relationships/image" Target="media/image406.wmf"/><Relationship Id="rId1258" Type="http://schemas.openxmlformats.org/officeDocument/2006/relationships/oleObject" Target="embeddings/oleObject612.bin"/><Relationship Id="rId1465" Type="http://schemas.openxmlformats.org/officeDocument/2006/relationships/image" Target="media/image720.wmf"/><Relationship Id="rId1672" Type="http://schemas.openxmlformats.org/officeDocument/2006/relationships/image" Target="media/image823.wmf"/><Relationship Id="rId1020" Type="http://schemas.openxmlformats.org/officeDocument/2006/relationships/oleObject" Target="embeddings/oleObject494.bin"/><Relationship Id="rId1118" Type="http://schemas.openxmlformats.org/officeDocument/2006/relationships/image" Target="media/image547.wmf"/><Relationship Id="rId1325" Type="http://schemas.openxmlformats.org/officeDocument/2006/relationships/image" Target="media/image650.wmf"/><Relationship Id="rId1532" Type="http://schemas.openxmlformats.org/officeDocument/2006/relationships/image" Target="media/image753.wmf"/><Relationship Id="rId1977" Type="http://schemas.openxmlformats.org/officeDocument/2006/relationships/oleObject" Target="embeddings/oleObject971.bin"/><Relationship Id="rId902" Type="http://schemas.openxmlformats.org/officeDocument/2006/relationships/oleObject" Target="embeddings/oleObject435.bin"/><Relationship Id="rId1837" Type="http://schemas.openxmlformats.org/officeDocument/2006/relationships/oleObject" Target="embeddings/oleObject901.bin"/><Relationship Id="rId31" Type="http://schemas.openxmlformats.org/officeDocument/2006/relationships/image" Target="media/image4.wmf"/><Relationship Id="rId2099" Type="http://schemas.openxmlformats.org/officeDocument/2006/relationships/image" Target="media/image1036.wmf"/><Relationship Id="rId180" Type="http://schemas.openxmlformats.org/officeDocument/2006/relationships/oleObject" Target="embeddings/oleObject75.bin"/><Relationship Id="rId278" Type="http://schemas.openxmlformats.org/officeDocument/2006/relationships/image" Target="media/image127.wmf"/><Relationship Id="rId1904" Type="http://schemas.openxmlformats.org/officeDocument/2006/relationships/image" Target="media/image939.wmf"/><Relationship Id="rId485" Type="http://schemas.openxmlformats.org/officeDocument/2006/relationships/image" Target="media/image231.wmf"/><Relationship Id="rId692" Type="http://schemas.openxmlformats.org/officeDocument/2006/relationships/oleObject" Target="embeddings/oleObject330.bin"/><Relationship Id="rId138" Type="http://schemas.openxmlformats.org/officeDocument/2006/relationships/oleObject" Target="embeddings/oleObject54.bin"/><Relationship Id="rId345" Type="http://schemas.openxmlformats.org/officeDocument/2006/relationships/oleObject" Target="embeddings/oleObject157.bin"/><Relationship Id="rId552" Type="http://schemas.openxmlformats.org/officeDocument/2006/relationships/oleObject" Target="embeddings/oleObject260.bin"/><Relationship Id="rId997" Type="http://schemas.openxmlformats.org/officeDocument/2006/relationships/image" Target="media/image487.wmf"/><Relationship Id="rId1182" Type="http://schemas.openxmlformats.org/officeDocument/2006/relationships/image" Target="media/image579.wmf"/><Relationship Id="rId2026" Type="http://schemas.openxmlformats.org/officeDocument/2006/relationships/oleObject" Target="embeddings/oleObject995.bin"/><Relationship Id="rId205" Type="http://schemas.openxmlformats.org/officeDocument/2006/relationships/image" Target="media/image90.wmf"/><Relationship Id="rId412" Type="http://schemas.openxmlformats.org/officeDocument/2006/relationships/image" Target="media/image194.wmf"/><Relationship Id="rId857" Type="http://schemas.openxmlformats.org/officeDocument/2006/relationships/image" Target="media/image417.wmf"/><Relationship Id="rId1042" Type="http://schemas.openxmlformats.org/officeDocument/2006/relationships/image" Target="media/image509.wmf"/><Relationship Id="rId1487" Type="http://schemas.openxmlformats.org/officeDocument/2006/relationships/image" Target="media/image731.wmf"/><Relationship Id="rId1694" Type="http://schemas.openxmlformats.org/officeDocument/2006/relationships/image" Target="media/image834.wmf"/><Relationship Id="rId717" Type="http://schemas.openxmlformats.org/officeDocument/2006/relationships/image" Target="media/image347.wmf"/><Relationship Id="rId924" Type="http://schemas.openxmlformats.org/officeDocument/2006/relationships/oleObject" Target="embeddings/oleObject446.bin"/><Relationship Id="rId1347" Type="http://schemas.openxmlformats.org/officeDocument/2006/relationships/image" Target="media/image661.wmf"/><Relationship Id="rId1554" Type="http://schemas.openxmlformats.org/officeDocument/2006/relationships/image" Target="media/image764.wmf"/><Relationship Id="rId1761" Type="http://schemas.openxmlformats.org/officeDocument/2006/relationships/oleObject" Target="embeddings/oleObject863.bin"/><Relationship Id="rId1999" Type="http://schemas.openxmlformats.org/officeDocument/2006/relationships/oleObject" Target="embeddings/oleObject982.bin"/><Relationship Id="rId53" Type="http://schemas.openxmlformats.org/officeDocument/2006/relationships/oleObject" Target="embeddings/oleObject12.bin"/><Relationship Id="rId1207" Type="http://schemas.openxmlformats.org/officeDocument/2006/relationships/oleObject" Target="embeddings/oleObject587.bin"/><Relationship Id="rId1414" Type="http://schemas.openxmlformats.org/officeDocument/2006/relationships/oleObject" Target="embeddings/oleObject690.bin"/><Relationship Id="rId1621" Type="http://schemas.openxmlformats.org/officeDocument/2006/relationships/oleObject" Target="embeddings/oleObject793.bin"/><Relationship Id="rId1859" Type="http://schemas.openxmlformats.org/officeDocument/2006/relationships/oleObject" Target="embeddings/oleObject912.bin"/><Relationship Id="rId1719" Type="http://schemas.openxmlformats.org/officeDocument/2006/relationships/oleObject" Target="embeddings/oleObject842.bin"/><Relationship Id="rId1926" Type="http://schemas.openxmlformats.org/officeDocument/2006/relationships/image" Target="media/image950.wmf"/><Relationship Id="rId2090" Type="http://schemas.openxmlformats.org/officeDocument/2006/relationships/oleObject" Target="embeddings/oleObject1027.bin"/><Relationship Id="rId367" Type="http://schemas.openxmlformats.org/officeDocument/2006/relationships/oleObject" Target="embeddings/oleObject168.bin"/><Relationship Id="rId574" Type="http://schemas.openxmlformats.org/officeDocument/2006/relationships/oleObject" Target="embeddings/oleObject271.bin"/><Relationship Id="rId2048" Type="http://schemas.openxmlformats.org/officeDocument/2006/relationships/oleObject" Target="embeddings/oleObject1006.bin"/><Relationship Id="rId227" Type="http://schemas.openxmlformats.org/officeDocument/2006/relationships/image" Target="media/image101.wmf"/><Relationship Id="rId781" Type="http://schemas.openxmlformats.org/officeDocument/2006/relationships/image" Target="media/image379.wmf"/><Relationship Id="rId879" Type="http://schemas.openxmlformats.org/officeDocument/2006/relationships/image" Target="media/image428.wmf"/><Relationship Id="rId434" Type="http://schemas.openxmlformats.org/officeDocument/2006/relationships/image" Target="media/image205.wmf"/><Relationship Id="rId641" Type="http://schemas.openxmlformats.org/officeDocument/2006/relationships/image" Target="media/image309.wmf"/><Relationship Id="rId739" Type="http://schemas.openxmlformats.org/officeDocument/2006/relationships/image" Target="media/image358.wmf"/><Relationship Id="rId1064" Type="http://schemas.openxmlformats.org/officeDocument/2006/relationships/image" Target="media/image520.wmf"/><Relationship Id="rId1271" Type="http://schemas.openxmlformats.org/officeDocument/2006/relationships/image" Target="media/image623.wmf"/><Relationship Id="rId1369" Type="http://schemas.openxmlformats.org/officeDocument/2006/relationships/image" Target="media/image672.wmf"/><Relationship Id="rId1576" Type="http://schemas.openxmlformats.org/officeDocument/2006/relationships/image" Target="media/image775.wmf"/><Relationship Id="rId2115" Type="http://schemas.openxmlformats.org/officeDocument/2006/relationships/fontTable" Target="fontTable.xml"/><Relationship Id="rId501" Type="http://schemas.openxmlformats.org/officeDocument/2006/relationships/image" Target="media/image239.wmf"/><Relationship Id="rId946" Type="http://schemas.openxmlformats.org/officeDocument/2006/relationships/oleObject" Target="embeddings/oleObject457.bin"/><Relationship Id="rId1131" Type="http://schemas.openxmlformats.org/officeDocument/2006/relationships/oleObject" Target="embeddings/oleObject549.bin"/><Relationship Id="rId1229" Type="http://schemas.openxmlformats.org/officeDocument/2006/relationships/image" Target="media/image602.wmf"/><Relationship Id="rId1783" Type="http://schemas.openxmlformats.org/officeDocument/2006/relationships/oleObject" Target="embeddings/oleObject874.bin"/><Relationship Id="rId1990" Type="http://schemas.openxmlformats.org/officeDocument/2006/relationships/image" Target="media/image982.wmf"/><Relationship Id="rId75" Type="http://schemas.openxmlformats.org/officeDocument/2006/relationships/oleObject" Target="embeddings/oleObject23.bin"/><Relationship Id="rId806" Type="http://schemas.openxmlformats.org/officeDocument/2006/relationships/oleObject" Target="embeddings/oleObject387.bin"/><Relationship Id="rId1436" Type="http://schemas.openxmlformats.org/officeDocument/2006/relationships/oleObject" Target="embeddings/oleObject701.bin"/><Relationship Id="rId1643" Type="http://schemas.openxmlformats.org/officeDocument/2006/relationships/oleObject" Target="embeddings/oleObject804.bin"/><Relationship Id="rId1850" Type="http://schemas.openxmlformats.org/officeDocument/2006/relationships/image" Target="media/image912.wmf"/><Relationship Id="rId1503" Type="http://schemas.openxmlformats.org/officeDocument/2006/relationships/image" Target="media/image739.wmf"/><Relationship Id="rId1710" Type="http://schemas.openxmlformats.org/officeDocument/2006/relationships/image" Target="media/image842.wmf"/><Relationship Id="rId1948" Type="http://schemas.openxmlformats.org/officeDocument/2006/relationships/image" Target="media/image961.wmf"/><Relationship Id="rId291" Type="http://schemas.openxmlformats.org/officeDocument/2006/relationships/oleObject" Target="embeddings/oleObject130.bin"/><Relationship Id="rId1808" Type="http://schemas.openxmlformats.org/officeDocument/2006/relationships/image" Target="media/image891.wmf"/><Relationship Id="rId151" Type="http://schemas.openxmlformats.org/officeDocument/2006/relationships/image" Target="media/image63.wmf"/><Relationship Id="rId389" Type="http://schemas.openxmlformats.org/officeDocument/2006/relationships/oleObject" Target="embeddings/oleObject179.bin"/><Relationship Id="rId596" Type="http://schemas.openxmlformats.org/officeDocument/2006/relationships/oleObject" Target="embeddings/oleObject282.bin"/><Relationship Id="rId249" Type="http://schemas.openxmlformats.org/officeDocument/2006/relationships/image" Target="media/image112.wmf"/><Relationship Id="rId456" Type="http://schemas.openxmlformats.org/officeDocument/2006/relationships/image" Target="media/image216.wmf"/><Relationship Id="rId663" Type="http://schemas.openxmlformats.org/officeDocument/2006/relationships/image" Target="media/image320.wmf"/><Relationship Id="rId870" Type="http://schemas.openxmlformats.org/officeDocument/2006/relationships/oleObject" Target="embeddings/oleObject419.bin"/><Relationship Id="rId1086" Type="http://schemas.openxmlformats.org/officeDocument/2006/relationships/image" Target="media/image531.wmf"/><Relationship Id="rId1293" Type="http://schemas.openxmlformats.org/officeDocument/2006/relationships/image" Target="media/image634.wmf"/><Relationship Id="rId109" Type="http://schemas.openxmlformats.org/officeDocument/2006/relationships/oleObject" Target="embeddings/oleObject40.bin"/><Relationship Id="rId316" Type="http://schemas.openxmlformats.org/officeDocument/2006/relationships/image" Target="media/image146.wmf"/><Relationship Id="rId523" Type="http://schemas.openxmlformats.org/officeDocument/2006/relationships/image" Target="media/image250.wmf"/><Relationship Id="rId968" Type="http://schemas.openxmlformats.org/officeDocument/2006/relationships/oleObject" Target="embeddings/oleObject468.bin"/><Relationship Id="rId1153" Type="http://schemas.openxmlformats.org/officeDocument/2006/relationships/oleObject" Target="embeddings/oleObject560.bin"/><Relationship Id="rId1598" Type="http://schemas.openxmlformats.org/officeDocument/2006/relationships/image" Target="media/image786.wmf"/><Relationship Id="rId97" Type="http://schemas.openxmlformats.org/officeDocument/2006/relationships/oleObject" Target="embeddings/oleObject34.bin"/><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image" Target="media/image495.wmf"/><Relationship Id="rId1360" Type="http://schemas.openxmlformats.org/officeDocument/2006/relationships/oleObject" Target="embeddings/oleObject663.bin"/><Relationship Id="rId1458" Type="http://schemas.openxmlformats.org/officeDocument/2006/relationships/oleObject" Target="embeddings/oleObject712.bin"/><Relationship Id="rId1665" Type="http://schemas.openxmlformats.org/officeDocument/2006/relationships/oleObject" Target="embeddings/oleObject815.bin"/><Relationship Id="rId1872" Type="http://schemas.openxmlformats.org/officeDocument/2006/relationships/image" Target="media/image923.wmf"/><Relationship Id="rId1220" Type="http://schemas.openxmlformats.org/officeDocument/2006/relationships/image" Target="media/image598.wmf"/><Relationship Id="rId1318" Type="http://schemas.openxmlformats.org/officeDocument/2006/relationships/oleObject" Target="embeddings/oleObject642.bin"/><Relationship Id="rId1525" Type="http://schemas.openxmlformats.org/officeDocument/2006/relationships/hyperlink" Target="http://mrl.sci.utah.edu/software/febio" TargetMode="External"/><Relationship Id="rId1732" Type="http://schemas.openxmlformats.org/officeDocument/2006/relationships/image" Target="media/image853.wmf"/><Relationship Id="rId24" Type="http://schemas.openxmlformats.org/officeDocument/2006/relationships/hyperlink" Target="http://mrl.sci.utah.edu/software/febio" TargetMode="External"/><Relationship Id="rId173" Type="http://schemas.openxmlformats.org/officeDocument/2006/relationships/image" Target="media/image74.wmf"/><Relationship Id="rId380" Type="http://schemas.openxmlformats.org/officeDocument/2006/relationships/image" Target="media/image178.wmf"/><Relationship Id="rId2061" Type="http://schemas.openxmlformats.org/officeDocument/2006/relationships/image" Target="media/image1017.wmf"/><Relationship Id="rId240" Type="http://schemas.openxmlformats.org/officeDocument/2006/relationships/oleObject" Target="embeddings/oleObject105.bin"/><Relationship Id="rId478" Type="http://schemas.openxmlformats.org/officeDocument/2006/relationships/oleObject" Target="embeddings/oleObject223.bin"/><Relationship Id="rId685" Type="http://schemas.openxmlformats.org/officeDocument/2006/relationships/image" Target="media/image331.wmf"/><Relationship Id="rId892" Type="http://schemas.openxmlformats.org/officeDocument/2006/relationships/oleObject" Target="embeddings/oleObject430.bin"/><Relationship Id="rId100" Type="http://schemas.openxmlformats.org/officeDocument/2006/relationships/image" Target="media/image38.wmf"/><Relationship Id="rId338" Type="http://schemas.openxmlformats.org/officeDocument/2006/relationships/image" Target="media/image157.wmf"/><Relationship Id="rId545" Type="http://schemas.openxmlformats.org/officeDocument/2006/relationships/image" Target="media/image261.wmf"/><Relationship Id="rId752" Type="http://schemas.openxmlformats.org/officeDocument/2006/relationships/oleObject" Target="embeddings/oleObject360.bin"/><Relationship Id="rId1175" Type="http://schemas.openxmlformats.org/officeDocument/2006/relationships/oleObject" Target="embeddings/oleObject571.bin"/><Relationship Id="rId1382" Type="http://schemas.openxmlformats.org/officeDocument/2006/relationships/oleObject" Target="embeddings/oleObject674.bin"/><Relationship Id="rId2019" Type="http://schemas.openxmlformats.org/officeDocument/2006/relationships/oleObject" Target="embeddings/oleObject992.bin"/><Relationship Id="rId405" Type="http://schemas.openxmlformats.org/officeDocument/2006/relationships/oleObject" Target="embeddings/oleObject187.bin"/><Relationship Id="rId612" Type="http://schemas.openxmlformats.org/officeDocument/2006/relationships/oleObject" Target="embeddings/oleObject290.bin"/><Relationship Id="rId1035" Type="http://schemas.openxmlformats.org/officeDocument/2006/relationships/image" Target="media/image506.wmf"/><Relationship Id="rId1242" Type="http://schemas.openxmlformats.org/officeDocument/2006/relationships/oleObject" Target="embeddings/oleObject604.bin"/><Relationship Id="rId1687" Type="http://schemas.openxmlformats.org/officeDocument/2006/relationships/oleObject" Target="embeddings/oleObject826.bin"/><Relationship Id="rId1894" Type="http://schemas.openxmlformats.org/officeDocument/2006/relationships/image" Target="media/image934.wmf"/><Relationship Id="rId917" Type="http://schemas.openxmlformats.org/officeDocument/2006/relationships/image" Target="media/image447.wmf"/><Relationship Id="rId1102" Type="http://schemas.openxmlformats.org/officeDocument/2006/relationships/image" Target="media/image539.wmf"/><Relationship Id="rId1547" Type="http://schemas.openxmlformats.org/officeDocument/2006/relationships/oleObject" Target="embeddings/oleObject756.bin"/><Relationship Id="rId1754" Type="http://schemas.openxmlformats.org/officeDocument/2006/relationships/image" Target="media/image864.wmf"/><Relationship Id="rId1961" Type="http://schemas.openxmlformats.org/officeDocument/2006/relationships/oleObject" Target="embeddings/oleObject963.bin"/><Relationship Id="rId46" Type="http://schemas.openxmlformats.org/officeDocument/2006/relationships/oleObject" Target="embeddings/oleObject9.bin"/><Relationship Id="rId1407" Type="http://schemas.openxmlformats.org/officeDocument/2006/relationships/image" Target="media/image691.wmf"/><Relationship Id="rId1614" Type="http://schemas.openxmlformats.org/officeDocument/2006/relationships/image" Target="media/image794.wmf"/><Relationship Id="rId1821" Type="http://schemas.openxmlformats.org/officeDocument/2006/relationships/oleObject" Target="embeddings/oleObject893.bin"/><Relationship Id="rId195" Type="http://schemas.openxmlformats.org/officeDocument/2006/relationships/image" Target="media/image85.wmf"/><Relationship Id="rId1919" Type="http://schemas.openxmlformats.org/officeDocument/2006/relationships/oleObject" Target="embeddings/oleObject942.bin"/><Relationship Id="rId2083" Type="http://schemas.openxmlformats.org/officeDocument/2006/relationships/image" Target="media/image1028.wmf"/><Relationship Id="rId262" Type="http://schemas.openxmlformats.org/officeDocument/2006/relationships/image" Target="media/image119.wmf"/><Relationship Id="rId567" Type="http://schemas.openxmlformats.org/officeDocument/2006/relationships/image" Target="media/image272.wmf"/><Relationship Id="rId1197" Type="http://schemas.openxmlformats.org/officeDocument/2006/relationships/oleObject" Target="embeddings/oleObject582.bin"/><Relationship Id="rId122" Type="http://schemas.openxmlformats.org/officeDocument/2006/relationships/image" Target="media/image49.wmf"/><Relationship Id="rId774" Type="http://schemas.openxmlformats.org/officeDocument/2006/relationships/oleObject" Target="embeddings/oleObject371.bin"/><Relationship Id="rId981" Type="http://schemas.openxmlformats.org/officeDocument/2006/relationships/image" Target="media/image479.wmf"/><Relationship Id="rId1057" Type="http://schemas.openxmlformats.org/officeDocument/2006/relationships/oleObject" Target="embeddings/oleObject512.bin"/><Relationship Id="rId2010" Type="http://schemas.openxmlformats.org/officeDocument/2006/relationships/image" Target="media/image992.wmf"/><Relationship Id="rId427" Type="http://schemas.openxmlformats.org/officeDocument/2006/relationships/oleObject" Target="embeddings/oleObject198.bin"/><Relationship Id="rId634" Type="http://schemas.openxmlformats.org/officeDocument/2006/relationships/oleObject" Target="embeddings/oleObject301.bin"/><Relationship Id="rId841" Type="http://schemas.openxmlformats.org/officeDocument/2006/relationships/image" Target="media/image409.wmf"/><Relationship Id="rId1264" Type="http://schemas.openxmlformats.org/officeDocument/2006/relationships/oleObject" Target="embeddings/oleObject615.bin"/><Relationship Id="rId1471" Type="http://schemas.openxmlformats.org/officeDocument/2006/relationships/image" Target="media/image723.wmf"/><Relationship Id="rId1569" Type="http://schemas.openxmlformats.org/officeDocument/2006/relationships/oleObject" Target="embeddings/oleObject767.bin"/><Relationship Id="rId2108" Type="http://schemas.openxmlformats.org/officeDocument/2006/relationships/oleObject" Target="embeddings/oleObject1036.bin"/><Relationship Id="rId701" Type="http://schemas.openxmlformats.org/officeDocument/2006/relationships/image" Target="media/image339.wmf"/><Relationship Id="rId939" Type="http://schemas.openxmlformats.org/officeDocument/2006/relationships/image" Target="media/image458.wmf"/><Relationship Id="rId1124" Type="http://schemas.openxmlformats.org/officeDocument/2006/relationships/image" Target="media/image550.wmf"/><Relationship Id="rId1331" Type="http://schemas.openxmlformats.org/officeDocument/2006/relationships/image" Target="media/image653.wmf"/><Relationship Id="rId1776" Type="http://schemas.openxmlformats.org/officeDocument/2006/relationships/image" Target="media/image875.wmf"/><Relationship Id="rId1983" Type="http://schemas.openxmlformats.org/officeDocument/2006/relationships/oleObject" Target="embeddings/oleObject974.bin"/><Relationship Id="rId68" Type="http://schemas.openxmlformats.org/officeDocument/2006/relationships/image" Target="media/image22.wmf"/><Relationship Id="rId1429" Type="http://schemas.openxmlformats.org/officeDocument/2006/relationships/image" Target="media/image702.wmf"/><Relationship Id="rId1636" Type="http://schemas.openxmlformats.org/officeDocument/2006/relationships/image" Target="media/image805.wmf"/><Relationship Id="rId1843" Type="http://schemas.openxmlformats.org/officeDocument/2006/relationships/oleObject" Target="embeddings/oleObject904.bin"/><Relationship Id="rId1703" Type="http://schemas.openxmlformats.org/officeDocument/2006/relationships/oleObject" Target="embeddings/oleObject834.bin"/><Relationship Id="rId1910" Type="http://schemas.openxmlformats.org/officeDocument/2006/relationships/image" Target="media/image942.wmf"/><Relationship Id="rId284" Type="http://schemas.openxmlformats.org/officeDocument/2006/relationships/image" Target="media/image130.wmf"/><Relationship Id="rId491" Type="http://schemas.openxmlformats.org/officeDocument/2006/relationships/image" Target="media/image234.wmf"/><Relationship Id="rId144" Type="http://schemas.openxmlformats.org/officeDocument/2006/relationships/oleObject" Target="embeddings/oleObject57.bin"/><Relationship Id="rId589" Type="http://schemas.openxmlformats.org/officeDocument/2006/relationships/image" Target="media/image283.wmf"/><Relationship Id="rId796" Type="http://schemas.openxmlformats.org/officeDocument/2006/relationships/oleObject" Target="embeddings/oleObject382.bin"/><Relationship Id="rId351" Type="http://schemas.openxmlformats.org/officeDocument/2006/relationships/oleObject" Target="embeddings/oleObject160.bin"/><Relationship Id="rId449" Type="http://schemas.openxmlformats.org/officeDocument/2006/relationships/oleObject" Target="embeddings/oleObject209.bin"/><Relationship Id="rId656" Type="http://schemas.openxmlformats.org/officeDocument/2006/relationships/oleObject" Target="embeddings/oleObject312.bin"/><Relationship Id="rId863" Type="http://schemas.openxmlformats.org/officeDocument/2006/relationships/image" Target="media/image420.wmf"/><Relationship Id="rId1079" Type="http://schemas.openxmlformats.org/officeDocument/2006/relationships/oleObject" Target="embeddings/oleObject523.bin"/><Relationship Id="rId1286" Type="http://schemas.openxmlformats.org/officeDocument/2006/relationships/oleObject" Target="embeddings/oleObject626.bin"/><Relationship Id="rId1493" Type="http://schemas.openxmlformats.org/officeDocument/2006/relationships/image" Target="media/image734.wmf"/><Relationship Id="rId2032" Type="http://schemas.openxmlformats.org/officeDocument/2006/relationships/oleObject" Target="embeddings/oleObject998.bin"/><Relationship Id="rId211" Type="http://schemas.openxmlformats.org/officeDocument/2006/relationships/image" Target="media/image93.wmf"/><Relationship Id="rId309" Type="http://schemas.openxmlformats.org/officeDocument/2006/relationships/oleObject" Target="embeddings/oleObject139.bin"/><Relationship Id="rId516" Type="http://schemas.openxmlformats.org/officeDocument/2006/relationships/oleObject" Target="embeddings/oleObject242.bin"/><Relationship Id="rId1146" Type="http://schemas.openxmlformats.org/officeDocument/2006/relationships/image" Target="media/image561.wmf"/><Relationship Id="rId1798" Type="http://schemas.openxmlformats.org/officeDocument/2006/relationships/image" Target="media/image886.wmf"/><Relationship Id="rId723" Type="http://schemas.openxmlformats.org/officeDocument/2006/relationships/image" Target="media/image350.wmf"/><Relationship Id="rId930" Type="http://schemas.openxmlformats.org/officeDocument/2006/relationships/oleObject" Target="embeddings/oleObject449.bin"/><Relationship Id="rId1006" Type="http://schemas.openxmlformats.org/officeDocument/2006/relationships/oleObject" Target="embeddings/oleObject487.bin"/><Relationship Id="rId1353" Type="http://schemas.openxmlformats.org/officeDocument/2006/relationships/image" Target="media/image664.wmf"/><Relationship Id="rId1560" Type="http://schemas.openxmlformats.org/officeDocument/2006/relationships/image" Target="media/image767.wmf"/><Relationship Id="rId1658" Type="http://schemas.openxmlformats.org/officeDocument/2006/relationships/image" Target="media/image816.wmf"/><Relationship Id="rId1865" Type="http://schemas.openxmlformats.org/officeDocument/2006/relationships/oleObject" Target="embeddings/oleObject915.bin"/><Relationship Id="rId1213" Type="http://schemas.openxmlformats.org/officeDocument/2006/relationships/oleObject" Target="embeddings/oleObject590.bin"/><Relationship Id="rId1420" Type="http://schemas.openxmlformats.org/officeDocument/2006/relationships/oleObject" Target="embeddings/oleObject693.bin"/><Relationship Id="rId1518" Type="http://schemas.openxmlformats.org/officeDocument/2006/relationships/oleObject" Target="embeddings/oleObject742.bin"/><Relationship Id="rId1725" Type="http://schemas.openxmlformats.org/officeDocument/2006/relationships/oleObject" Target="embeddings/oleObject845.bin"/><Relationship Id="rId1932" Type="http://schemas.openxmlformats.org/officeDocument/2006/relationships/image" Target="media/image953.wmf"/><Relationship Id="rId17" Type="http://schemas.openxmlformats.org/officeDocument/2006/relationships/image" Target="media/image2.jpeg"/><Relationship Id="rId166" Type="http://schemas.openxmlformats.org/officeDocument/2006/relationships/oleObject" Target="embeddings/oleObject68.bin"/><Relationship Id="rId373" Type="http://schemas.openxmlformats.org/officeDocument/2006/relationships/oleObject" Target="embeddings/oleObject171.bin"/><Relationship Id="rId580" Type="http://schemas.openxmlformats.org/officeDocument/2006/relationships/oleObject" Target="embeddings/oleObject274.bin"/><Relationship Id="rId2054" Type="http://schemas.openxmlformats.org/officeDocument/2006/relationships/oleObject" Target="embeddings/oleObject1009.bin"/><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image" Target="media/image208.wmf"/><Relationship Id="rId678" Type="http://schemas.openxmlformats.org/officeDocument/2006/relationships/oleObject" Target="embeddings/oleObject323.bin"/><Relationship Id="rId885" Type="http://schemas.openxmlformats.org/officeDocument/2006/relationships/image" Target="media/image431.wmf"/><Relationship Id="rId1070" Type="http://schemas.openxmlformats.org/officeDocument/2006/relationships/image" Target="media/image523.wmf"/><Relationship Id="rId300" Type="http://schemas.openxmlformats.org/officeDocument/2006/relationships/image" Target="media/image138.wmf"/><Relationship Id="rId538" Type="http://schemas.openxmlformats.org/officeDocument/2006/relationships/oleObject" Target="embeddings/oleObject253.bin"/><Relationship Id="rId745" Type="http://schemas.openxmlformats.org/officeDocument/2006/relationships/image" Target="media/image361.wmf"/><Relationship Id="rId952" Type="http://schemas.openxmlformats.org/officeDocument/2006/relationships/oleObject" Target="embeddings/oleObject460.bin"/><Relationship Id="rId1168" Type="http://schemas.openxmlformats.org/officeDocument/2006/relationships/image" Target="media/image572.wmf"/><Relationship Id="rId1375" Type="http://schemas.openxmlformats.org/officeDocument/2006/relationships/image" Target="media/image675.wmf"/><Relationship Id="rId1582" Type="http://schemas.openxmlformats.org/officeDocument/2006/relationships/image" Target="media/image778.wmf"/><Relationship Id="rId81" Type="http://schemas.openxmlformats.org/officeDocument/2006/relationships/oleObject" Target="embeddings/oleObject26.bin"/><Relationship Id="rId605" Type="http://schemas.openxmlformats.org/officeDocument/2006/relationships/image" Target="media/image291.wmf"/><Relationship Id="rId812" Type="http://schemas.openxmlformats.org/officeDocument/2006/relationships/oleObject" Target="embeddings/oleObject390.bin"/><Relationship Id="rId1028" Type="http://schemas.openxmlformats.org/officeDocument/2006/relationships/oleObject" Target="embeddings/oleObject498.bin"/><Relationship Id="rId1235" Type="http://schemas.openxmlformats.org/officeDocument/2006/relationships/image" Target="media/image605.wmf"/><Relationship Id="rId1442" Type="http://schemas.openxmlformats.org/officeDocument/2006/relationships/oleObject" Target="embeddings/oleObject704.bin"/><Relationship Id="rId1887" Type="http://schemas.openxmlformats.org/officeDocument/2006/relationships/oleObject" Target="embeddings/oleObject926.bin"/><Relationship Id="rId1302" Type="http://schemas.openxmlformats.org/officeDocument/2006/relationships/oleObject" Target="embeddings/oleObject634.bin"/><Relationship Id="rId1747" Type="http://schemas.openxmlformats.org/officeDocument/2006/relationships/oleObject" Target="embeddings/oleObject856.bin"/><Relationship Id="rId1954" Type="http://schemas.openxmlformats.org/officeDocument/2006/relationships/image" Target="media/image964.wmf"/><Relationship Id="rId39" Type="http://schemas.openxmlformats.org/officeDocument/2006/relationships/image" Target="media/image8.wmf"/><Relationship Id="rId1607" Type="http://schemas.openxmlformats.org/officeDocument/2006/relationships/oleObject" Target="embeddings/oleObject786.bin"/><Relationship Id="rId1814" Type="http://schemas.openxmlformats.org/officeDocument/2006/relationships/image" Target="media/image894.wmf"/><Relationship Id="rId188" Type="http://schemas.openxmlformats.org/officeDocument/2006/relationships/oleObject" Target="embeddings/oleObject79.bin"/><Relationship Id="rId395" Type="http://schemas.openxmlformats.org/officeDocument/2006/relationships/oleObject" Target="embeddings/oleObject182.bin"/><Relationship Id="rId2076" Type="http://schemas.openxmlformats.org/officeDocument/2006/relationships/oleObject" Target="embeddings/oleObject1020.bin"/><Relationship Id="rId255" Type="http://schemas.openxmlformats.org/officeDocument/2006/relationships/image" Target="media/image115.wmf"/><Relationship Id="rId462" Type="http://schemas.openxmlformats.org/officeDocument/2006/relationships/image" Target="media/image219.wmf"/><Relationship Id="rId1092" Type="http://schemas.openxmlformats.org/officeDocument/2006/relationships/image" Target="media/image534.wmf"/><Relationship Id="rId1397" Type="http://schemas.openxmlformats.org/officeDocument/2006/relationships/image" Target="media/image686.wmf"/><Relationship Id="rId115" Type="http://schemas.openxmlformats.org/officeDocument/2006/relationships/oleObject" Target="embeddings/oleObject43.bin"/><Relationship Id="rId322" Type="http://schemas.openxmlformats.org/officeDocument/2006/relationships/image" Target="media/image149.wmf"/><Relationship Id="rId767" Type="http://schemas.openxmlformats.org/officeDocument/2006/relationships/image" Target="media/image372.wmf"/><Relationship Id="rId974" Type="http://schemas.openxmlformats.org/officeDocument/2006/relationships/oleObject" Target="embeddings/oleObject471.bin"/><Relationship Id="rId2003" Type="http://schemas.openxmlformats.org/officeDocument/2006/relationships/oleObject" Target="embeddings/oleObject984.bin"/><Relationship Id="rId627" Type="http://schemas.openxmlformats.org/officeDocument/2006/relationships/image" Target="media/image302.wmf"/><Relationship Id="rId834" Type="http://schemas.openxmlformats.org/officeDocument/2006/relationships/oleObject" Target="embeddings/oleObject401.bin"/><Relationship Id="rId1257" Type="http://schemas.openxmlformats.org/officeDocument/2006/relationships/image" Target="media/image616.wmf"/><Relationship Id="rId1464" Type="http://schemas.openxmlformats.org/officeDocument/2006/relationships/oleObject" Target="embeddings/oleObject715.bin"/><Relationship Id="rId1671" Type="http://schemas.openxmlformats.org/officeDocument/2006/relationships/oleObject" Target="embeddings/oleObject818.bin"/><Relationship Id="rId901" Type="http://schemas.openxmlformats.org/officeDocument/2006/relationships/image" Target="media/image439.wmf"/><Relationship Id="rId1117" Type="http://schemas.openxmlformats.org/officeDocument/2006/relationships/oleObject" Target="embeddings/oleObject542.bin"/><Relationship Id="rId1324" Type="http://schemas.openxmlformats.org/officeDocument/2006/relationships/oleObject" Target="embeddings/oleObject645.bin"/><Relationship Id="rId1531" Type="http://schemas.openxmlformats.org/officeDocument/2006/relationships/oleObject" Target="embeddings/oleObject748.bin"/><Relationship Id="rId1769" Type="http://schemas.openxmlformats.org/officeDocument/2006/relationships/oleObject" Target="embeddings/oleObject867.bin"/><Relationship Id="rId1976" Type="http://schemas.openxmlformats.org/officeDocument/2006/relationships/image" Target="media/image975.wmf"/><Relationship Id="rId30" Type="http://schemas.openxmlformats.org/officeDocument/2006/relationships/hyperlink" Target="http://mrl.sci.utah.edu/software/postview" TargetMode="External"/><Relationship Id="rId1629" Type="http://schemas.openxmlformats.org/officeDocument/2006/relationships/oleObject" Target="embeddings/oleObject797.bin"/><Relationship Id="rId1836" Type="http://schemas.openxmlformats.org/officeDocument/2006/relationships/image" Target="media/image905.wmf"/><Relationship Id="rId1903" Type="http://schemas.openxmlformats.org/officeDocument/2006/relationships/oleObject" Target="embeddings/oleObject934.bin"/><Relationship Id="rId2098" Type="http://schemas.openxmlformats.org/officeDocument/2006/relationships/oleObject" Target="embeddings/oleObject1031.bin"/><Relationship Id="rId277" Type="http://schemas.openxmlformats.org/officeDocument/2006/relationships/oleObject" Target="embeddings/oleObject123.bin"/><Relationship Id="rId484" Type="http://schemas.openxmlformats.org/officeDocument/2006/relationships/oleObject" Target="embeddings/oleObject226.bin"/><Relationship Id="rId137" Type="http://schemas.openxmlformats.org/officeDocument/2006/relationships/image" Target="media/image56.wmf"/><Relationship Id="rId344" Type="http://schemas.openxmlformats.org/officeDocument/2006/relationships/image" Target="media/image160.wmf"/><Relationship Id="rId691" Type="http://schemas.openxmlformats.org/officeDocument/2006/relationships/image" Target="media/image334.wmf"/><Relationship Id="rId789" Type="http://schemas.openxmlformats.org/officeDocument/2006/relationships/image" Target="media/image383.wmf"/><Relationship Id="rId996" Type="http://schemas.openxmlformats.org/officeDocument/2006/relationships/oleObject" Target="embeddings/oleObject482.bin"/><Relationship Id="rId2025" Type="http://schemas.openxmlformats.org/officeDocument/2006/relationships/image" Target="media/image999.wmf"/><Relationship Id="rId551" Type="http://schemas.openxmlformats.org/officeDocument/2006/relationships/image" Target="media/image264.wmf"/><Relationship Id="rId649" Type="http://schemas.openxmlformats.org/officeDocument/2006/relationships/image" Target="media/image313.wmf"/><Relationship Id="rId856" Type="http://schemas.openxmlformats.org/officeDocument/2006/relationships/oleObject" Target="embeddings/oleObject412.bin"/><Relationship Id="rId1181" Type="http://schemas.openxmlformats.org/officeDocument/2006/relationships/oleObject" Target="embeddings/oleObject574.bin"/><Relationship Id="rId1279" Type="http://schemas.openxmlformats.org/officeDocument/2006/relationships/image" Target="media/image627.wmf"/><Relationship Id="rId1486" Type="http://schemas.openxmlformats.org/officeDocument/2006/relationships/oleObject" Target="embeddings/oleObject726.bin"/><Relationship Id="rId204" Type="http://schemas.openxmlformats.org/officeDocument/2006/relationships/oleObject" Target="embeddings/oleObject87.bin"/><Relationship Id="rId411" Type="http://schemas.openxmlformats.org/officeDocument/2006/relationships/oleObject" Target="embeddings/oleObject190.bin"/><Relationship Id="rId509" Type="http://schemas.openxmlformats.org/officeDocument/2006/relationships/image" Target="media/image243.wmf"/><Relationship Id="rId1041" Type="http://schemas.openxmlformats.org/officeDocument/2006/relationships/oleObject" Target="embeddings/oleObject504.bin"/><Relationship Id="rId1139" Type="http://schemas.openxmlformats.org/officeDocument/2006/relationships/oleObject" Target="embeddings/oleObject553.bin"/><Relationship Id="rId1346" Type="http://schemas.openxmlformats.org/officeDocument/2006/relationships/oleObject" Target="embeddings/oleObject656.bin"/><Relationship Id="rId1693" Type="http://schemas.openxmlformats.org/officeDocument/2006/relationships/oleObject" Target="embeddings/oleObject829.bin"/><Relationship Id="rId1998" Type="http://schemas.openxmlformats.org/officeDocument/2006/relationships/image" Target="media/image986.wmf"/><Relationship Id="rId716" Type="http://schemas.openxmlformats.org/officeDocument/2006/relationships/oleObject" Target="embeddings/oleObject342.bin"/><Relationship Id="rId923" Type="http://schemas.openxmlformats.org/officeDocument/2006/relationships/image" Target="media/image450.wmf"/><Relationship Id="rId1553" Type="http://schemas.openxmlformats.org/officeDocument/2006/relationships/oleObject" Target="embeddings/oleObject759.bin"/><Relationship Id="rId1760" Type="http://schemas.openxmlformats.org/officeDocument/2006/relationships/image" Target="media/image867.wmf"/><Relationship Id="rId1858" Type="http://schemas.openxmlformats.org/officeDocument/2006/relationships/image" Target="media/image916.wmf"/><Relationship Id="rId52" Type="http://schemas.openxmlformats.org/officeDocument/2006/relationships/image" Target="media/image14.wmf"/><Relationship Id="rId1206" Type="http://schemas.openxmlformats.org/officeDocument/2006/relationships/image" Target="media/image591.wmf"/><Relationship Id="rId1413" Type="http://schemas.openxmlformats.org/officeDocument/2006/relationships/image" Target="media/image694.wmf"/><Relationship Id="rId1620" Type="http://schemas.openxmlformats.org/officeDocument/2006/relationships/image" Target="media/image797.wmf"/><Relationship Id="rId1718" Type="http://schemas.openxmlformats.org/officeDocument/2006/relationships/image" Target="media/image846.wmf"/><Relationship Id="rId1925" Type="http://schemas.openxmlformats.org/officeDocument/2006/relationships/oleObject" Target="embeddings/oleObject945.bin"/><Relationship Id="rId299" Type="http://schemas.openxmlformats.org/officeDocument/2006/relationships/oleObject" Target="embeddings/oleObject134.bin"/><Relationship Id="rId159" Type="http://schemas.openxmlformats.org/officeDocument/2006/relationships/image" Target="media/image67.wmf"/><Relationship Id="rId366" Type="http://schemas.openxmlformats.org/officeDocument/2006/relationships/image" Target="media/image171.wmf"/><Relationship Id="rId573" Type="http://schemas.openxmlformats.org/officeDocument/2006/relationships/image" Target="media/image275.wmf"/><Relationship Id="rId780" Type="http://schemas.openxmlformats.org/officeDocument/2006/relationships/oleObject" Target="embeddings/oleObject374.bin"/><Relationship Id="rId2047" Type="http://schemas.openxmlformats.org/officeDocument/2006/relationships/image" Target="media/image1010.wmf"/><Relationship Id="rId226" Type="http://schemas.openxmlformats.org/officeDocument/2006/relationships/oleObject" Target="embeddings/oleObject98.bin"/><Relationship Id="rId433" Type="http://schemas.openxmlformats.org/officeDocument/2006/relationships/oleObject" Target="embeddings/oleObject201.bin"/><Relationship Id="rId878" Type="http://schemas.openxmlformats.org/officeDocument/2006/relationships/oleObject" Target="embeddings/oleObject423.bin"/><Relationship Id="rId1063" Type="http://schemas.openxmlformats.org/officeDocument/2006/relationships/oleObject" Target="embeddings/oleObject515.bin"/><Relationship Id="rId1270" Type="http://schemas.openxmlformats.org/officeDocument/2006/relationships/oleObject" Target="embeddings/oleObject618.bin"/><Relationship Id="rId2114" Type="http://schemas.openxmlformats.org/officeDocument/2006/relationships/hyperlink" Target="http://febio.org/febio/febio-documentation/" TargetMode="External"/><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image" Target="media/image461.wmf"/><Relationship Id="rId1368" Type="http://schemas.openxmlformats.org/officeDocument/2006/relationships/oleObject" Target="embeddings/oleObject667.bin"/><Relationship Id="rId1575" Type="http://schemas.openxmlformats.org/officeDocument/2006/relationships/oleObject" Target="embeddings/oleObject770.bin"/><Relationship Id="rId1782" Type="http://schemas.openxmlformats.org/officeDocument/2006/relationships/image" Target="media/image878.wmf"/><Relationship Id="rId74" Type="http://schemas.openxmlformats.org/officeDocument/2006/relationships/image" Target="media/image25.wmf"/><Relationship Id="rId500" Type="http://schemas.openxmlformats.org/officeDocument/2006/relationships/oleObject" Target="embeddings/oleObject234.bin"/><Relationship Id="rId805" Type="http://schemas.openxmlformats.org/officeDocument/2006/relationships/image" Target="media/image391.wmf"/><Relationship Id="rId1130" Type="http://schemas.openxmlformats.org/officeDocument/2006/relationships/image" Target="media/image553.wmf"/><Relationship Id="rId1228" Type="http://schemas.openxmlformats.org/officeDocument/2006/relationships/oleObject" Target="embeddings/oleObject597.bin"/><Relationship Id="rId1435" Type="http://schemas.openxmlformats.org/officeDocument/2006/relationships/image" Target="media/image705.wmf"/><Relationship Id="rId1642" Type="http://schemas.openxmlformats.org/officeDocument/2006/relationships/image" Target="media/image808.wmf"/><Relationship Id="rId1947" Type="http://schemas.openxmlformats.org/officeDocument/2006/relationships/oleObject" Target="embeddings/oleObject956.bin"/><Relationship Id="rId1502" Type="http://schemas.openxmlformats.org/officeDocument/2006/relationships/oleObject" Target="embeddings/oleObject734.bin"/><Relationship Id="rId1807" Type="http://schemas.openxmlformats.org/officeDocument/2006/relationships/oleObject" Target="embeddings/oleObject886.bin"/><Relationship Id="rId290" Type="http://schemas.openxmlformats.org/officeDocument/2006/relationships/image" Target="media/image133.wmf"/><Relationship Id="rId388" Type="http://schemas.openxmlformats.org/officeDocument/2006/relationships/image" Target="media/image182.wmf"/><Relationship Id="rId2069" Type="http://schemas.openxmlformats.org/officeDocument/2006/relationships/image" Target="media/image1021.wmf"/><Relationship Id="rId150" Type="http://schemas.openxmlformats.org/officeDocument/2006/relationships/oleObject" Target="embeddings/oleObject60.bin"/><Relationship Id="rId595" Type="http://schemas.openxmlformats.org/officeDocument/2006/relationships/image" Target="media/image286.wmf"/><Relationship Id="rId248" Type="http://schemas.openxmlformats.org/officeDocument/2006/relationships/oleObject" Target="embeddings/oleObject109.bin"/><Relationship Id="rId455" Type="http://schemas.openxmlformats.org/officeDocument/2006/relationships/oleObject" Target="embeddings/oleObject212.bin"/><Relationship Id="rId662" Type="http://schemas.openxmlformats.org/officeDocument/2006/relationships/oleObject" Target="embeddings/oleObject315.bin"/><Relationship Id="rId1085" Type="http://schemas.openxmlformats.org/officeDocument/2006/relationships/oleObject" Target="embeddings/oleObject526.bin"/><Relationship Id="rId1292" Type="http://schemas.openxmlformats.org/officeDocument/2006/relationships/oleObject" Target="embeddings/oleObject629.bin"/><Relationship Id="rId108" Type="http://schemas.openxmlformats.org/officeDocument/2006/relationships/image" Target="media/image42.wmf"/><Relationship Id="rId315" Type="http://schemas.openxmlformats.org/officeDocument/2006/relationships/oleObject" Target="embeddings/oleObject142.bin"/><Relationship Id="rId522" Type="http://schemas.openxmlformats.org/officeDocument/2006/relationships/oleObject" Target="embeddings/oleObject245.bin"/><Relationship Id="rId967" Type="http://schemas.openxmlformats.org/officeDocument/2006/relationships/image" Target="media/image472.wmf"/><Relationship Id="rId1152" Type="http://schemas.openxmlformats.org/officeDocument/2006/relationships/image" Target="media/image564.wmf"/><Relationship Id="rId1597" Type="http://schemas.openxmlformats.org/officeDocument/2006/relationships/oleObject" Target="embeddings/oleObject781.bin"/><Relationship Id="rId96" Type="http://schemas.openxmlformats.org/officeDocument/2006/relationships/image" Target="media/image36.wmf"/><Relationship Id="rId827" Type="http://schemas.openxmlformats.org/officeDocument/2006/relationships/image" Target="media/image402.wmf"/><Relationship Id="rId1012" Type="http://schemas.openxmlformats.org/officeDocument/2006/relationships/oleObject" Target="embeddings/oleObject490.bin"/><Relationship Id="rId1457" Type="http://schemas.openxmlformats.org/officeDocument/2006/relationships/image" Target="media/image716.wmf"/><Relationship Id="rId1664" Type="http://schemas.openxmlformats.org/officeDocument/2006/relationships/image" Target="media/image819.wmf"/><Relationship Id="rId1871" Type="http://schemas.openxmlformats.org/officeDocument/2006/relationships/oleObject" Target="embeddings/oleObject918.bin"/><Relationship Id="rId1317" Type="http://schemas.openxmlformats.org/officeDocument/2006/relationships/image" Target="media/image646.wmf"/><Relationship Id="rId1524" Type="http://schemas.openxmlformats.org/officeDocument/2006/relationships/oleObject" Target="embeddings/oleObject745.bin"/><Relationship Id="rId1731" Type="http://schemas.openxmlformats.org/officeDocument/2006/relationships/oleObject" Target="embeddings/oleObject848.bin"/><Relationship Id="rId1969" Type="http://schemas.openxmlformats.org/officeDocument/2006/relationships/oleObject" Target="embeddings/oleObject967.bin"/><Relationship Id="rId23" Type="http://schemas.openxmlformats.org/officeDocument/2006/relationships/hyperlink" Target="http://mrl.sci.utah.edu/software/febio" TargetMode="External"/><Relationship Id="rId1829" Type="http://schemas.openxmlformats.org/officeDocument/2006/relationships/oleObject" Target="embeddings/oleObject897.bin"/><Relationship Id="rId172" Type="http://schemas.openxmlformats.org/officeDocument/2006/relationships/oleObject" Target="embeddings/oleObject71.bin"/><Relationship Id="rId477" Type="http://schemas.openxmlformats.org/officeDocument/2006/relationships/image" Target="media/image227.wmf"/><Relationship Id="rId684" Type="http://schemas.openxmlformats.org/officeDocument/2006/relationships/oleObject" Target="embeddings/oleObject326.bin"/><Relationship Id="rId2060" Type="http://schemas.openxmlformats.org/officeDocument/2006/relationships/oleObject" Target="embeddings/oleObject1012.bin"/><Relationship Id="rId337" Type="http://schemas.openxmlformats.org/officeDocument/2006/relationships/oleObject" Target="embeddings/oleObject153.bin"/><Relationship Id="rId891" Type="http://schemas.openxmlformats.org/officeDocument/2006/relationships/image" Target="media/image434.wmf"/><Relationship Id="rId989" Type="http://schemas.openxmlformats.org/officeDocument/2006/relationships/image" Target="media/image483.wmf"/><Relationship Id="rId2018" Type="http://schemas.openxmlformats.org/officeDocument/2006/relationships/image" Target="media/image996.wmf"/><Relationship Id="rId544" Type="http://schemas.openxmlformats.org/officeDocument/2006/relationships/oleObject" Target="embeddings/oleObject256.bin"/><Relationship Id="rId751" Type="http://schemas.openxmlformats.org/officeDocument/2006/relationships/image" Target="media/image364.wmf"/><Relationship Id="rId849" Type="http://schemas.openxmlformats.org/officeDocument/2006/relationships/image" Target="media/image413.wmf"/><Relationship Id="rId1174" Type="http://schemas.openxmlformats.org/officeDocument/2006/relationships/image" Target="media/image575.wmf"/><Relationship Id="rId1381" Type="http://schemas.openxmlformats.org/officeDocument/2006/relationships/image" Target="media/image678.wmf"/><Relationship Id="rId1479" Type="http://schemas.openxmlformats.org/officeDocument/2006/relationships/image" Target="media/image727.wmf"/><Relationship Id="rId1686" Type="http://schemas.openxmlformats.org/officeDocument/2006/relationships/image" Target="media/image830.wmf"/><Relationship Id="rId404" Type="http://schemas.openxmlformats.org/officeDocument/2006/relationships/image" Target="media/image190.wmf"/><Relationship Id="rId611" Type="http://schemas.openxmlformats.org/officeDocument/2006/relationships/image" Target="media/image294.wmf"/><Relationship Id="rId1034" Type="http://schemas.openxmlformats.org/officeDocument/2006/relationships/oleObject" Target="embeddings/oleObject501.bin"/><Relationship Id="rId1241" Type="http://schemas.openxmlformats.org/officeDocument/2006/relationships/image" Target="media/image608.wmf"/><Relationship Id="rId1339" Type="http://schemas.openxmlformats.org/officeDocument/2006/relationships/image" Target="media/image657.wmf"/><Relationship Id="rId1893" Type="http://schemas.openxmlformats.org/officeDocument/2006/relationships/oleObject" Target="embeddings/oleObject929.bin"/><Relationship Id="rId709" Type="http://schemas.openxmlformats.org/officeDocument/2006/relationships/image" Target="media/image343.wmf"/><Relationship Id="rId916" Type="http://schemas.openxmlformats.org/officeDocument/2006/relationships/oleObject" Target="embeddings/oleObject442.bin"/><Relationship Id="rId1101" Type="http://schemas.openxmlformats.org/officeDocument/2006/relationships/oleObject" Target="embeddings/oleObject534.bin"/><Relationship Id="rId1546" Type="http://schemas.openxmlformats.org/officeDocument/2006/relationships/image" Target="media/image760.wmf"/><Relationship Id="rId1753" Type="http://schemas.openxmlformats.org/officeDocument/2006/relationships/oleObject" Target="embeddings/oleObject859.bin"/><Relationship Id="rId1960" Type="http://schemas.openxmlformats.org/officeDocument/2006/relationships/image" Target="media/image967.wmf"/><Relationship Id="rId45" Type="http://schemas.openxmlformats.org/officeDocument/2006/relationships/image" Target="media/image11.wmf"/><Relationship Id="rId1406" Type="http://schemas.openxmlformats.org/officeDocument/2006/relationships/oleObject" Target="embeddings/oleObject686.bin"/><Relationship Id="rId1613" Type="http://schemas.openxmlformats.org/officeDocument/2006/relationships/oleObject" Target="embeddings/oleObject789.bin"/><Relationship Id="rId1820" Type="http://schemas.openxmlformats.org/officeDocument/2006/relationships/image" Target="media/image897.wmf"/><Relationship Id="rId194" Type="http://schemas.openxmlformats.org/officeDocument/2006/relationships/oleObject" Target="embeddings/oleObject82.bin"/><Relationship Id="rId1918" Type="http://schemas.openxmlformats.org/officeDocument/2006/relationships/image" Target="media/image946.wmf"/><Relationship Id="rId2082" Type="http://schemas.openxmlformats.org/officeDocument/2006/relationships/oleObject" Target="embeddings/oleObject1023.bin"/><Relationship Id="rId261" Type="http://schemas.openxmlformats.org/officeDocument/2006/relationships/oleObject" Target="embeddings/oleObject115.bin"/><Relationship Id="rId499" Type="http://schemas.openxmlformats.org/officeDocument/2006/relationships/image" Target="media/image238.wmf"/><Relationship Id="rId359" Type="http://schemas.openxmlformats.org/officeDocument/2006/relationships/oleObject" Target="embeddings/oleObject164.bin"/><Relationship Id="rId566" Type="http://schemas.openxmlformats.org/officeDocument/2006/relationships/oleObject" Target="embeddings/oleObject267.bin"/><Relationship Id="rId773" Type="http://schemas.openxmlformats.org/officeDocument/2006/relationships/image" Target="media/image375.wmf"/><Relationship Id="rId1196" Type="http://schemas.openxmlformats.org/officeDocument/2006/relationships/image" Target="media/image586.wmf"/><Relationship Id="rId121" Type="http://schemas.openxmlformats.org/officeDocument/2006/relationships/oleObject" Target="embeddings/oleObject46.bin"/><Relationship Id="rId219" Type="http://schemas.openxmlformats.org/officeDocument/2006/relationships/image" Target="media/image97.wmf"/><Relationship Id="rId426" Type="http://schemas.openxmlformats.org/officeDocument/2006/relationships/image" Target="media/image201.wmf"/><Relationship Id="rId633" Type="http://schemas.openxmlformats.org/officeDocument/2006/relationships/image" Target="media/image305.wmf"/><Relationship Id="rId980" Type="http://schemas.openxmlformats.org/officeDocument/2006/relationships/oleObject" Target="embeddings/oleObject474.bin"/><Relationship Id="rId1056" Type="http://schemas.openxmlformats.org/officeDocument/2006/relationships/image" Target="media/image516.wmf"/><Relationship Id="rId1263" Type="http://schemas.openxmlformats.org/officeDocument/2006/relationships/image" Target="media/image619.wmf"/><Relationship Id="rId2107" Type="http://schemas.openxmlformats.org/officeDocument/2006/relationships/image" Target="media/image1040.wmf"/><Relationship Id="rId840" Type="http://schemas.openxmlformats.org/officeDocument/2006/relationships/oleObject" Target="embeddings/oleObject404.bin"/><Relationship Id="rId938" Type="http://schemas.openxmlformats.org/officeDocument/2006/relationships/oleObject" Target="embeddings/oleObject453.bin"/><Relationship Id="rId1470" Type="http://schemas.openxmlformats.org/officeDocument/2006/relationships/oleObject" Target="embeddings/oleObject718.bin"/><Relationship Id="rId1568" Type="http://schemas.openxmlformats.org/officeDocument/2006/relationships/image" Target="media/image771.wmf"/><Relationship Id="rId1775" Type="http://schemas.openxmlformats.org/officeDocument/2006/relationships/oleObject" Target="embeddings/oleObject870.bin"/><Relationship Id="rId67" Type="http://schemas.openxmlformats.org/officeDocument/2006/relationships/oleObject" Target="embeddings/oleObject19.bin"/><Relationship Id="rId700" Type="http://schemas.openxmlformats.org/officeDocument/2006/relationships/oleObject" Target="embeddings/oleObject334.bin"/><Relationship Id="rId1123" Type="http://schemas.openxmlformats.org/officeDocument/2006/relationships/oleObject" Target="embeddings/oleObject545.bin"/><Relationship Id="rId1330" Type="http://schemas.openxmlformats.org/officeDocument/2006/relationships/oleObject" Target="embeddings/oleObject648.bin"/><Relationship Id="rId1428" Type="http://schemas.openxmlformats.org/officeDocument/2006/relationships/oleObject" Target="embeddings/oleObject697.bin"/><Relationship Id="rId1635" Type="http://schemas.openxmlformats.org/officeDocument/2006/relationships/oleObject" Target="embeddings/oleObject800.bin"/><Relationship Id="rId1982" Type="http://schemas.openxmlformats.org/officeDocument/2006/relationships/image" Target="media/image978.wmf"/><Relationship Id="rId1842" Type="http://schemas.openxmlformats.org/officeDocument/2006/relationships/image" Target="media/image908.wmf"/><Relationship Id="rId1702" Type="http://schemas.openxmlformats.org/officeDocument/2006/relationships/image" Target="media/image838.wmf"/><Relationship Id="rId283" Type="http://schemas.openxmlformats.org/officeDocument/2006/relationships/oleObject" Target="embeddings/oleObject126.bin"/><Relationship Id="rId490" Type="http://schemas.openxmlformats.org/officeDocument/2006/relationships/oleObject" Target="embeddings/oleObject229.bin"/><Relationship Id="rId143" Type="http://schemas.openxmlformats.org/officeDocument/2006/relationships/image" Target="media/image59.wmf"/><Relationship Id="rId350" Type="http://schemas.openxmlformats.org/officeDocument/2006/relationships/image" Target="media/image163.wmf"/><Relationship Id="rId588" Type="http://schemas.openxmlformats.org/officeDocument/2006/relationships/oleObject" Target="embeddings/oleObject278.bin"/><Relationship Id="rId795" Type="http://schemas.openxmlformats.org/officeDocument/2006/relationships/image" Target="media/image386.wmf"/><Relationship Id="rId2031" Type="http://schemas.openxmlformats.org/officeDocument/2006/relationships/image" Target="media/image1002.wmf"/><Relationship Id="rId9" Type="http://schemas.openxmlformats.org/officeDocument/2006/relationships/image" Target="media/image1.emf"/><Relationship Id="rId210" Type="http://schemas.openxmlformats.org/officeDocument/2006/relationships/oleObject" Target="embeddings/oleObject90.bin"/><Relationship Id="rId448" Type="http://schemas.openxmlformats.org/officeDocument/2006/relationships/image" Target="media/image212.wmf"/><Relationship Id="rId655" Type="http://schemas.openxmlformats.org/officeDocument/2006/relationships/image" Target="media/image316.wmf"/><Relationship Id="rId862" Type="http://schemas.openxmlformats.org/officeDocument/2006/relationships/oleObject" Target="embeddings/oleObject415.bin"/><Relationship Id="rId1078" Type="http://schemas.openxmlformats.org/officeDocument/2006/relationships/image" Target="media/image527.wmf"/><Relationship Id="rId1285" Type="http://schemas.openxmlformats.org/officeDocument/2006/relationships/image" Target="media/image630.wmf"/><Relationship Id="rId1492" Type="http://schemas.openxmlformats.org/officeDocument/2006/relationships/oleObject" Target="embeddings/oleObject729.bin"/><Relationship Id="rId308" Type="http://schemas.openxmlformats.org/officeDocument/2006/relationships/image" Target="media/image142.wmf"/><Relationship Id="rId515" Type="http://schemas.openxmlformats.org/officeDocument/2006/relationships/image" Target="media/image246.wmf"/><Relationship Id="rId722" Type="http://schemas.openxmlformats.org/officeDocument/2006/relationships/oleObject" Target="embeddings/oleObject345.bin"/><Relationship Id="rId1145" Type="http://schemas.openxmlformats.org/officeDocument/2006/relationships/oleObject" Target="embeddings/oleObject556.bin"/><Relationship Id="rId1352" Type="http://schemas.openxmlformats.org/officeDocument/2006/relationships/oleObject" Target="embeddings/oleObject659.bin"/><Relationship Id="rId1797" Type="http://schemas.openxmlformats.org/officeDocument/2006/relationships/oleObject" Target="embeddings/oleObject881.bin"/><Relationship Id="rId89" Type="http://schemas.openxmlformats.org/officeDocument/2006/relationships/oleObject" Target="embeddings/oleObject30.bin"/><Relationship Id="rId1005" Type="http://schemas.openxmlformats.org/officeDocument/2006/relationships/image" Target="media/image491.wmf"/><Relationship Id="rId1212" Type="http://schemas.openxmlformats.org/officeDocument/2006/relationships/image" Target="media/image594.wmf"/><Relationship Id="rId1657" Type="http://schemas.openxmlformats.org/officeDocument/2006/relationships/oleObject" Target="embeddings/oleObject811.bin"/><Relationship Id="rId1864" Type="http://schemas.openxmlformats.org/officeDocument/2006/relationships/image" Target="media/image919.wmf"/><Relationship Id="rId1517" Type="http://schemas.openxmlformats.org/officeDocument/2006/relationships/image" Target="media/image746.wmf"/><Relationship Id="rId1724" Type="http://schemas.openxmlformats.org/officeDocument/2006/relationships/image" Target="media/image849.wmf"/><Relationship Id="rId16" Type="http://schemas.openxmlformats.org/officeDocument/2006/relationships/hyperlink" Target="http://mrl.sci.utah.edu/forums/" TargetMode="External"/><Relationship Id="rId1931" Type="http://schemas.openxmlformats.org/officeDocument/2006/relationships/oleObject" Target="embeddings/oleObject948.bin"/><Relationship Id="rId165" Type="http://schemas.openxmlformats.org/officeDocument/2006/relationships/image" Target="media/image70.wmf"/><Relationship Id="rId372" Type="http://schemas.openxmlformats.org/officeDocument/2006/relationships/image" Target="media/image174.wmf"/><Relationship Id="rId677" Type="http://schemas.openxmlformats.org/officeDocument/2006/relationships/image" Target="media/image327.wmf"/><Relationship Id="rId2053" Type="http://schemas.openxmlformats.org/officeDocument/2006/relationships/image" Target="media/image1013.wmf"/><Relationship Id="rId232" Type="http://schemas.openxmlformats.org/officeDocument/2006/relationships/oleObject" Target="embeddings/oleObject101.bin"/><Relationship Id="rId884" Type="http://schemas.openxmlformats.org/officeDocument/2006/relationships/oleObject" Target="embeddings/oleObject426.bin"/><Relationship Id="rId537" Type="http://schemas.openxmlformats.org/officeDocument/2006/relationships/image" Target="media/image257.wmf"/><Relationship Id="rId744" Type="http://schemas.openxmlformats.org/officeDocument/2006/relationships/oleObject" Target="embeddings/oleObject356.bin"/><Relationship Id="rId951" Type="http://schemas.openxmlformats.org/officeDocument/2006/relationships/image" Target="media/image464.wmf"/><Relationship Id="rId1167" Type="http://schemas.openxmlformats.org/officeDocument/2006/relationships/oleObject" Target="embeddings/oleObject567.bin"/><Relationship Id="rId1374" Type="http://schemas.openxmlformats.org/officeDocument/2006/relationships/oleObject" Target="embeddings/oleObject670.bin"/><Relationship Id="rId1581" Type="http://schemas.openxmlformats.org/officeDocument/2006/relationships/oleObject" Target="embeddings/oleObject773.bin"/><Relationship Id="rId1679" Type="http://schemas.openxmlformats.org/officeDocument/2006/relationships/oleObject" Target="embeddings/oleObject822.bin"/><Relationship Id="rId80" Type="http://schemas.openxmlformats.org/officeDocument/2006/relationships/image" Target="media/image28.wmf"/><Relationship Id="rId604" Type="http://schemas.openxmlformats.org/officeDocument/2006/relationships/oleObject" Target="embeddings/oleObject286.bin"/><Relationship Id="rId811" Type="http://schemas.openxmlformats.org/officeDocument/2006/relationships/image" Target="media/image394.wmf"/><Relationship Id="rId1027" Type="http://schemas.openxmlformats.org/officeDocument/2006/relationships/image" Target="media/image502.wmf"/><Relationship Id="rId1234" Type="http://schemas.openxmlformats.org/officeDocument/2006/relationships/oleObject" Target="embeddings/oleObject600.bin"/><Relationship Id="rId1441" Type="http://schemas.openxmlformats.org/officeDocument/2006/relationships/image" Target="media/image708.wmf"/><Relationship Id="rId1886" Type="http://schemas.openxmlformats.org/officeDocument/2006/relationships/image" Target="media/image930.wmf"/><Relationship Id="rId909" Type="http://schemas.openxmlformats.org/officeDocument/2006/relationships/image" Target="media/image443.wmf"/><Relationship Id="rId1301" Type="http://schemas.openxmlformats.org/officeDocument/2006/relationships/image" Target="media/image638.wmf"/><Relationship Id="rId1539" Type="http://schemas.openxmlformats.org/officeDocument/2006/relationships/oleObject" Target="embeddings/oleObject752.bin"/><Relationship Id="rId1746" Type="http://schemas.openxmlformats.org/officeDocument/2006/relationships/image" Target="media/image860.wmf"/><Relationship Id="rId1953" Type="http://schemas.openxmlformats.org/officeDocument/2006/relationships/oleObject" Target="embeddings/oleObject959.bin"/><Relationship Id="rId38" Type="http://schemas.openxmlformats.org/officeDocument/2006/relationships/oleObject" Target="embeddings/oleObject5.bin"/><Relationship Id="rId1606" Type="http://schemas.openxmlformats.org/officeDocument/2006/relationships/image" Target="media/image790.wmf"/><Relationship Id="rId1813" Type="http://schemas.openxmlformats.org/officeDocument/2006/relationships/oleObject" Target="embeddings/oleObject889.bin"/><Relationship Id="rId187" Type="http://schemas.openxmlformats.org/officeDocument/2006/relationships/image" Target="media/image81.wmf"/><Relationship Id="rId394" Type="http://schemas.openxmlformats.org/officeDocument/2006/relationships/image" Target="media/image185.wmf"/><Relationship Id="rId2075" Type="http://schemas.openxmlformats.org/officeDocument/2006/relationships/image" Target="media/image1024.wmf"/><Relationship Id="rId254" Type="http://schemas.openxmlformats.org/officeDocument/2006/relationships/oleObject" Target="embeddings/oleObject112.bin"/><Relationship Id="rId699" Type="http://schemas.openxmlformats.org/officeDocument/2006/relationships/image" Target="media/image338.wmf"/><Relationship Id="rId1091" Type="http://schemas.openxmlformats.org/officeDocument/2006/relationships/oleObject" Target="embeddings/oleObject529.bin"/><Relationship Id="rId114" Type="http://schemas.openxmlformats.org/officeDocument/2006/relationships/image" Target="media/image45.wmf"/><Relationship Id="rId461" Type="http://schemas.openxmlformats.org/officeDocument/2006/relationships/oleObject" Target="embeddings/oleObject215.bin"/><Relationship Id="rId559" Type="http://schemas.openxmlformats.org/officeDocument/2006/relationships/image" Target="media/image268.wmf"/><Relationship Id="rId766" Type="http://schemas.openxmlformats.org/officeDocument/2006/relationships/oleObject" Target="embeddings/oleObject367.bin"/><Relationship Id="rId1189" Type="http://schemas.openxmlformats.org/officeDocument/2006/relationships/oleObject" Target="embeddings/oleObject578.bin"/><Relationship Id="rId1396" Type="http://schemas.openxmlformats.org/officeDocument/2006/relationships/oleObject" Target="embeddings/oleObject681.bin"/><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oleObject" Target="embeddings/oleObject297.bin"/><Relationship Id="rId973" Type="http://schemas.openxmlformats.org/officeDocument/2006/relationships/image" Target="media/image475.wmf"/><Relationship Id="rId1049" Type="http://schemas.openxmlformats.org/officeDocument/2006/relationships/oleObject" Target="embeddings/oleObject508.bin"/><Relationship Id="rId1256" Type="http://schemas.openxmlformats.org/officeDocument/2006/relationships/oleObject" Target="embeddings/oleObject611.bin"/><Relationship Id="rId2002" Type="http://schemas.openxmlformats.org/officeDocument/2006/relationships/image" Target="media/image988.wmf"/><Relationship Id="rId833" Type="http://schemas.openxmlformats.org/officeDocument/2006/relationships/image" Target="media/image405.wmf"/><Relationship Id="rId1116" Type="http://schemas.openxmlformats.org/officeDocument/2006/relationships/image" Target="media/image546.wmf"/><Relationship Id="rId1463" Type="http://schemas.openxmlformats.org/officeDocument/2006/relationships/image" Target="media/image719.wmf"/><Relationship Id="rId1670" Type="http://schemas.openxmlformats.org/officeDocument/2006/relationships/image" Target="media/image822.wmf"/><Relationship Id="rId1768" Type="http://schemas.openxmlformats.org/officeDocument/2006/relationships/image" Target="media/image871.wmf"/><Relationship Id="rId900" Type="http://schemas.openxmlformats.org/officeDocument/2006/relationships/oleObject" Target="embeddings/oleObject434.bin"/><Relationship Id="rId1323" Type="http://schemas.openxmlformats.org/officeDocument/2006/relationships/image" Target="media/image649.wmf"/><Relationship Id="rId1530" Type="http://schemas.openxmlformats.org/officeDocument/2006/relationships/image" Target="media/image752.wmf"/><Relationship Id="rId1628" Type="http://schemas.openxmlformats.org/officeDocument/2006/relationships/image" Target="media/image801.wmf"/><Relationship Id="rId1975" Type="http://schemas.openxmlformats.org/officeDocument/2006/relationships/oleObject" Target="embeddings/oleObject970.bin"/><Relationship Id="rId1835" Type="http://schemas.openxmlformats.org/officeDocument/2006/relationships/oleObject" Target="embeddings/oleObject900.bin"/><Relationship Id="rId1902" Type="http://schemas.openxmlformats.org/officeDocument/2006/relationships/image" Target="media/image938.wmf"/><Relationship Id="rId2097" Type="http://schemas.openxmlformats.org/officeDocument/2006/relationships/image" Target="media/image1035.wmf"/><Relationship Id="rId276" Type="http://schemas.openxmlformats.org/officeDocument/2006/relationships/image" Target="media/image126.wmf"/><Relationship Id="rId483" Type="http://schemas.openxmlformats.org/officeDocument/2006/relationships/image" Target="media/image230.wmf"/><Relationship Id="rId690" Type="http://schemas.openxmlformats.org/officeDocument/2006/relationships/oleObject" Target="embeddings/oleObject329.bin"/><Relationship Id="rId136" Type="http://schemas.openxmlformats.org/officeDocument/2006/relationships/oleObject" Target="embeddings/oleObject53.bin"/><Relationship Id="rId343" Type="http://schemas.openxmlformats.org/officeDocument/2006/relationships/oleObject" Target="embeddings/oleObject156.bin"/><Relationship Id="rId550" Type="http://schemas.openxmlformats.org/officeDocument/2006/relationships/oleObject" Target="embeddings/oleObject259.bin"/><Relationship Id="rId788" Type="http://schemas.openxmlformats.org/officeDocument/2006/relationships/oleObject" Target="embeddings/oleObject378.bin"/><Relationship Id="rId995" Type="http://schemas.openxmlformats.org/officeDocument/2006/relationships/image" Target="media/image486.wmf"/><Relationship Id="rId1180" Type="http://schemas.openxmlformats.org/officeDocument/2006/relationships/image" Target="media/image578.wmf"/><Relationship Id="rId2024" Type="http://schemas.openxmlformats.org/officeDocument/2006/relationships/oleObject" Target="embeddings/oleObject994.bin"/><Relationship Id="rId203" Type="http://schemas.openxmlformats.org/officeDocument/2006/relationships/image" Target="media/image89.wmf"/><Relationship Id="rId648" Type="http://schemas.openxmlformats.org/officeDocument/2006/relationships/oleObject" Target="embeddings/oleObject308.bin"/><Relationship Id="rId855" Type="http://schemas.openxmlformats.org/officeDocument/2006/relationships/image" Target="media/image416.wmf"/><Relationship Id="rId1040" Type="http://schemas.openxmlformats.org/officeDocument/2006/relationships/image" Target="media/image508.wmf"/><Relationship Id="rId1278" Type="http://schemas.openxmlformats.org/officeDocument/2006/relationships/oleObject" Target="embeddings/oleObject622.bin"/><Relationship Id="rId1485" Type="http://schemas.openxmlformats.org/officeDocument/2006/relationships/image" Target="media/image730.wmf"/><Relationship Id="rId1692" Type="http://schemas.openxmlformats.org/officeDocument/2006/relationships/image" Target="media/image833.wmf"/><Relationship Id="rId410" Type="http://schemas.openxmlformats.org/officeDocument/2006/relationships/image" Target="media/image193.wmf"/><Relationship Id="rId508" Type="http://schemas.openxmlformats.org/officeDocument/2006/relationships/oleObject" Target="embeddings/oleObject238.bin"/><Relationship Id="rId715" Type="http://schemas.openxmlformats.org/officeDocument/2006/relationships/image" Target="media/image346.wmf"/><Relationship Id="rId922" Type="http://schemas.openxmlformats.org/officeDocument/2006/relationships/oleObject" Target="embeddings/oleObject445.bin"/><Relationship Id="rId1138" Type="http://schemas.openxmlformats.org/officeDocument/2006/relationships/image" Target="media/image557.wmf"/><Relationship Id="rId1345" Type="http://schemas.openxmlformats.org/officeDocument/2006/relationships/image" Target="media/image660.wmf"/><Relationship Id="rId1552" Type="http://schemas.openxmlformats.org/officeDocument/2006/relationships/image" Target="media/image763.wmf"/><Relationship Id="rId1997" Type="http://schemas.openxmlformats.org/officeDocument/2006/relationships/oleObject" Target="embeddings/oleObject981.bin"/><Relationship Id="rId1205" Type="http://schemas.openxmlformats.org/officeDocument/2006/relationships/oleObject" Target="embeddings/oleObject586.bin"/><Relationship Id="rId1857" Type="http://schemas.openxmlformats.org/officeDocument/2006/relationships/oleObject" Target="embeddings/oleObject911.bin"/><Relationship Id="rId51" Type="http://schemas.openxmlformats.org/officeDocument/2006/relationships/oleObject" Target="embeddings/oleObject11.bin"/><Relationship Id="rId1412" Type="http://schemas.openxmlformats.org/officeDocument/2006/relationships/oleObject" Target="embeddings/oleObject689.bin"/><Relationship Id="rId1717" Type="http://schemas.openxmlformats.org/officeDocument/2006/relationships/oleObject" Target="embeddings/oleObject841.bin"/><Relationship Id="rId1924" Type="http://schemas.openxmlformats.org/officeDocument/2006/relationships/image" Target="media/image949.wmf"/><Relationship Id="rId298" Type="http://schemas.openxmlformats.org/officeDocument/2006/relationships/image" Target="media/image137.wmf"/><Relationship Id="rId158" Type="http://schemas.openxmlformats.org/officeDocument/2006/relationships/oleObject" Target="embeddings/oleObject64.bin"/><Relationship Id="rId365" Type="http://schemas.openxmlformats.org/officeDocument/2006/relationships/oleObject" Target="embeddings/oleObject167.bin"/><Relationship Id="rId572" Type="http://schemas.openxmlformats.org/officeDocument/2006/relationships/oleObject" Target="embeddings/oleObject270.bin"/><Relationship Id="rId2046" Type="http://schemas.openxmlformats.org/officeDocument/2006/relationships/oleObject" Target="embeddings/oleObject1005.bin"/><Relationship Id="rId225" Type="http://schemas.openxmlformats.org/officeDocument/2006/relationships/image" Target="media/image100.wmf"/><Relationship Id="rId432" Type="http://schemas.openxmlformats.org/officeDocument/2006/relationships/image" Target="media/image204.wmf"/><Relationship Id="rId877" Type="http://schemas.openxmlformats.org/officeDocument/2006/relationships/image" Target="media/image427.wmf"/><Relationship Id="rId1062" Type="http://schemas.openxmlformats.org/officeDocument/2006/relationships/image" Target="media/image519.wmf"/><Relationship Id="rId2113" Type="http://schemas.openxmlformats.org/officeDocument/2006/relationships/hyperlink" Target="http://mrlforums.sci.utah.edu/forums/forum.php" TargetMode="External"/><Relationship Id="rId737" Type="http://schemas.openxmlformats.org/officeDocument/2006/relationships/image" Target="media/image357.wmf"/><Relationship Id="rId944" Type="http://schemas.openxmlformats.org/officeDocument/2006/relationships/oleObject" Target="embeddings/oleObject456.bin"/><Relationship Id="rId1367" Type="http://schemas.openxmlformats.org/officeDocument/2006/relationships/image" Target="media/image671.wmf"/><Relationship Id="rId1574" Type="http://schemas.openxmlformats.org/officeDocument/2006/relationships/image" Target="media/image774.wmf"/><Relationship Id="rId1781" Type="http://schemas.openxmlformats.org/officeDocument/2006/relationships/oleObject" Target="embeddings/oleObject873.bin"/><Relationship Id="rId73" Type="http://schemas.openxmlformats.org/officeDocument/2006/relationships/oleObject" Target="embeddings/oleObject22.bin"/><Relationship Id="rId804" Type="http://schemas.openxmlformats.org/officeDocument/2006/relationships/oleObject" Target="embeddings/oleObject386.bin"/><Relationship Id="rId1227" Type="http://schemas.openxmlformats.org/officeDocument/2006/relationships/image" Target="media/image601.wmf"/><Relationship Id="rId1434" Type="http://schemas.openxmlformats.org/officeDocument/2006/relationships/oleObject" Target="embeddings/oleObject700.bin"/><Relationship Id="rId1641" Type="http://schemas.openxmlformats.org/officeDocument/2006/relationships/oleObject" Target="embeddings/oleObject803.bin"/><Relationship Id="rId1879" Type="http://schemas.openxmlformats.org/officeDocument/2006/relationships/oleObject" Target="embeddings/oleObject922.bin"/><Relationship Id="rId1501" Type="http://schemas.openxmlformats.org/officeDocument/2006/relationships/image" Target="media/image738.wmf"/><Relationship Id="rId1739" Type="http://schemas.openxmlformats.org/officeDocument/2006/relationships/oleObject" Target="embeddings/oleObject852.bin"/><Relationship Id="rId1946" Type="http://schemas.openxmlformats.org/officeDocument/2006/relationships/image" Target="media/image960.wmf"/><Relationship Id="rId1806" Type="http://schemas.openxmlformats.org/officeDocument/2006/relationships/image" Target="media/image890.wmf"/><Relationship Id="rId387" Type="http://schemas.openxmlformats.org/officeDocument/2006/relationships/oleObject" Target="embeddings/oleObject178.bin"/><Relationship Id="rId594" Type="http://schemas.openxmlformats.org/officeDocument/2006/relationships/oleObject" Target="embeddings/oleObject281.bin"/><Relationship Id="rId2068" Type="http://schemas.openxmlformats.org/officeDocument/2006/relationships/oleObject" Target="embeddings/oleObject1016.bin"/><Relationship Id="rId247" Type="http://schemas.openxmlformats.org/officeDocument/2006/relationships/image" Target="media/image111.wmf"/><Relationship Id="rId899" Type="http://schemas.openxmlformats.org/officeDocument/2006/relationships/image" Target="media/image438.wmf"/><Relationship Id="rId1084" Type="http://schemas.openxmlformats.org/officeDocument/2006/relationships/image" Target="media/image530.wmf"/><Relationship Id="rId107" Type="http://schemas.openxmlformats.org/officeDocument/2006/relationships/oleObject" Target="embeddings/oleObject39.bin"/><Relationship Id="rId454" Type="http://schemas.openxmlformats.org/officeDocument/2006/relationships/image" Target="media/image215.wmf"/><Relationship Id="rId661" Type="http://schemas.openxmlformats.org/officeDocument/2006/relationships/image" Target="media/image319.wmf"/><Relationship Id="rId759" Type="http://schemas.openxmlformats.org/officeDocument/2006/relationships/image" Target="media/image368.wmf"/><Relationship Id="rId966" Type="http://schemas.openxmlformats.org/officeDocument/2006/relationships/oleObject" Target="embeddings/oleObject467.bin"/><Relationship Id="rId1291" Type="http://schemas.openxmlformats.org/officeDocument/2006/relationships/image" Target="media/image633.wmf"/><Relationship Id="rId1389" Type="http://schemas.openxmlformats.org/officeDocument/2006/relationships/image" Target="media/image682.wmf"/><Relationship Id="rId1596" Type="http://schemas.openxmlformats.org/officeDocument/2006/relationships/image" Target="media/image785.wmf"/><Relationship Id="rId314" Type="http://schemas.openxmlformats.org/officeDocument/2006/relationships/image" Target="media/image145.wmf"/><Relationship Id="rId521" Type="http://schemas.openxmlformats.org/officeDocument/2006/relationships/image" Target="media/image249.wmf"/><Relationship Id="rId619" Type="http://schemas.openxmlformats.org/officeDocument/2006/relationships/image" Target="media/image298.wmf"/><Relationship Id="rId1151" Type="http://schemas.openxmlformats.org/officeDocument/2006/relationships/oleObject" Target="embeddings/oleObject559.bin"/><Relationship Id="rId1249" Type="http://schemas.openxmlformats.org/officeDocument/2006/relationships/image" Target="media/image612.wmf"/><Relationship Id="rId95" Type="http://schemas.openxmlformats.org/officeDocument/2006/relationships/oleObject" Target="embeddings/oleObject33.bin"/><Relationship Id="rId826" Type="http://schemas.openxmlformats.org/officeDocument/2006/relationships/oleObject" Target="embeddings/oleObject397.bin"/><Relationship Id="rId1011" Type="http://schemas.openxmlformats.org/officeDocument/2006/relationships/image" Target="media/image494.wmf"/><Relationship Id="rId1109" Type="http://schemas.openxmlformats.org/officeDocument/2006/relationships/oleObject" Target="embeddings/oleObject538.bin"/><Relationship Id="rId1456" Type="http://schemas.openxmlformats.org/officeDocument/2006/relationships/oleObject" Target="embeddings/oleObject711.bin"/><Relationship Id="rId1663" Type="http://schemas.openxmlformats.org/officeDocument/2006/relationships/oleObject" Target="embeddings/oleObject814.bin"/><Relationship Id="rId1870" Type="http://schemas.openxmlformats.org/officeDocument/2006/relationships/image" Target="media/image922.wmf"/><Relationship Id="rId1968" Type="http://schemas.openxmlformats.org/officeDocument/2006/relationships/image" Target="media/image971.wmf"/><Relationship Id="rId1316" Type="http://schemas.openxmlformats.org/officeDocument/2006/relationships/oleObject" Target="embeddings/oleObject641.bin"/><Relationship Id="rId1523" Type="http://schemas.openxmlformats.org/officeDocument/2006/relationships/image" Target="media/image749.wmf"/><Relationship Id="rId1730" Type="http://schemas.openxmlformats.org/officeDocument/2006/relationships/image" Target="media/image852.wmf"/><Relationship Id="rId22" Type="http://schemas.openxmlformats.org/officeDocument/2006/relationships/hyperlink" Target="http://mrl.sci.utah.edu/software/preview" TargetMode="External"/><Relationship Id="rId1828" Type="http://schemas.openxmlformats.org/officeDocument/2006/relationships/image" Target="media/image901.wmf"/><Relationship Id="rId171" Type="http://schemas.openxmlformats.org/officeDocument/2006/relationships/image" Target="media/image73.wmf"/><Relationship Id="rId269" Type="http://schemas.openxmlformats.org/officeDocument/2006/relationships/oleObject" Target="embeddings/oleObject119.bin"/><Relationship Id="rId476" Type="http://schemas.openxmlformats.org/officeDocument/2006/relationships/oleObject" Target="embeddings/oleObject222.bin"/><Relationship Id="rId683" Type="http://schemas.openxmlformats.org/officeDocument/2006/relationships/image" Target="media/image330.wmf"/><Relationship Id="rId890" Type="http://schemas.openxmlformats.org/officeDocument/2006/relationships/oleObject" Target="embeddings/oleObject429.bin"/><Relationship Id="rId129" Type="http://schemas.openxmlformats.org/officeDocument/2006/relationships/oleObject" Target="embeddings/oleObject50.bin"/><Relationship Id="rId336" Type="http://schemas.openxmlformats.org/officeDocument/2006/relationships/image" Target="media/image156.wmf"/><Relationship Id="rId543" Type="http://schemas.openxmlformats.org/officeDocument/2006/relationships/image" Target="media/image260.wmf"/><Relationship Id="rId988" Type="http://schemas.openxmlformats.org/officeDocument/2006/relationships/oleObject" Target="embeddings/oleObject478.bin"/><Relationship Id="rId1173" Type="http://schemas.openxmlformats.org/officeDocument/2006/relationships/oleObject" Target="embeddings/oleObject570.bin"/><Relationship Id="rId1380" Type="http://schemas.openxmlformats.org/officeDocument/2006/relationships/oleObject" Target="embeddings/oleObject673.bin"/><Relationship Id="rId2017" Type="http://schemas.openxmlformats.org/officeDocument/2006/relationships/oleObject" Target="embeddings/oleObject991.bin"/><Relationship Id="rId403" Type="http://schemas.openxmlformats.org/officeDocument/2006/relationships/oleObject" Target="embeddings/oleObject186.bin"/><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image" Target="media/image505.wmf"/><Relationship Id="rId1478" Type="http://schemas.openxmlformats.org/officeDocument/2006/relationships/oleObject" Target="embeddings/oleObject722.bin"/><Relationship Id="rId1685" Type="http://schemas.openxmlformats.org/officeDocument/2006/relationships/oleObject" Target="embeddings/oleObject825.bin"/><Relationship Id="rId1892" Type="http://schemas.openxmlformats.org/officeDocument/2006/relationships/image" Target="media/image933.wmf"/><Relationship Id="rId610" Type="http://schemas.openxmlformats.org/officeDocument/2006/relationships/oleObject" Target="embeddings/oleObject289.bin"/><Relationship Id="rId708" Type="http://schemas.openxmlformats.org/officeDocument/2006/relationships/oleObject" Target="embeddings/oleObject338.bin"/><Relationship Id="rId915" Type="http://schemas.openxmlformats.org/officeDocument/2006/relationships/image" Target="media/image446.wmf"/><Relationship Id="rId1240" Type="http://schemas.openxmlformats.org/officeDocument/2006/relationships/oleObject" Target="embeddings/oleObject603.bin"/><Relationship Id="rId1338" Type="http://schemas.openxmlformats.org/officeDocument/2006/relationships/oleObject" Target="embeddings/oleObject652.bin"/><Relationship Id="rId1545" Type="http://schemas.openxmlformats.org/officeDocument/2006/relationships/oleObject" Target="embeddings/oleObject755.bin"/><Relationship Id="rId1100" Type="http://schemas.openxmlformats.org/officeDocument/2006/relationships/image" Target="media/image538.wmf"/><Relationship Id="rId1405" Type="http://schemas.openxmlformats.org/officeDocument/2006/relationships/image" Target="media/image690.wmf"/><Relationship Id="rId1752" Type="http://schemas.openxmlformats.org/officeDocument/2006/relationships/image" Target="media/image863.wmf"/><Relationship Id="rId44" Type="http://schemas.openxmlformats.org/officeDocument/2006/relationships/oleObject" Target="embeddings/oleObject8.bin"/><Relationship Id="rId1612" Type="http://schemas.openxmlformats.org/officeDocument/2006/relationships/image" Target="media/image793.wmf"/><Relationship Id="rId1917" Type="http://schemas.openxmlformats.org/officeDocument/2006/relationships/oleObject" Target="embeddings/oleObject941.bin"/><Relationship Id="rId193" Type="http://schemas.openxmlformats.org/officeDocument/2006/relationships/image" Target="media/image84.wmf"/><Relationship Id="rId498" Type="http://schemas.openxmlformats.org/officeDocument/2006/relationships/oleObject" Target="embeddings/oleObject233.bin"/><Relationship Id="rId2081" Type="http://schemas.openxmlformats.org/officeDocument/2006/relationships/image" Target="media/image1027.wmf"/><Relationship Id="rId260" Type="http://schemas.openxmlformats.org/officeDocument/2006/relationships/image" Target="media/image118.wmf"/><Relationship Id="rId120" Type="http://schemas.openxmlformats.org/officeDocument/2006/relationships/image" Target="media/image48.wmf"/><Relationship Id="rId358" Type="http://schemas.openxmlformats.org/officeDocument/2006/relationships/image" Target="media/image167.wmf"/><Relationship Id="rId565" Type="http://schemas.openxmlformats.org/officeDocument/2006/relationships/image" Target="media/image271.wmf"/><Relationship Id="rId772" Type="http://schemas.openxmlformats.org/officeDocument/2006/relationships/oleObject" Target="embeddings/oleObject370.bin"/><Relationship Id="rId1195" Type="http://schemas.openxmlformats.org/officeDocument/2006/relationships/oleObject" Target="embeddings/oleObject581.bin"/><Relationship Id="rId2039" Type="http://schemas.openxmlformats.org/officeDocument/2006/relationships/image" Target="media/image1006.wmf"/><Relationship Id="rId218" Type="http://schemas.openxmlformats.org/officeDocument/2006/relationships/oleObject" Target="embeddings/oleObject94.bin"/><Relationship Id="rId425" Type="http://schemas.openxmlformats.org/officeDocument/2006/relationships/oleObject" Target="embeddings/oleObject197.bin"/><Relationship Id="rId632" Type="http://schemas.openxmlformats.org/officeDocument/2006/relationships/oleObject" Target="embeddings/oleObject300.bin"/><Relationship Id="rId1055" Type="http://schemas.openxmlformats.org/officeDocument/2006/relationships/oleObject" Target="embeddings/oleObject511.bin"/><Relationship Id="rId1262" Type="http://schemas.openxmlformats.org/officeDocument/2006/relationships/oleObject" Target="embeddings/oleObject614.bin"/><Relationship Id="rId2106" Type="http://schemas.openxmlformats.org/officeDocument/2006/relationships/oleObject" Target="embeddings/oleObject1035.bin"/><Relationship Id="rId937" Type="http://schemas.openxmlformats.org/officeDocument/2006/relationships/image" Target="media/image457.wmf"/><Relationship Id="rId1122" Type="http://schemas.openxmlformats.org/officeDocument/2006/relationships/image" Target="media/image549.wmf"/><Relationship Id="rId1567" Type="http://schemas.openxmlformats.org/officeDocument/2006/relationships/oleObject" Target="embeddings/oleObject766.bin"/><Relationship Id="rId1774" Type="http://schemas.openxmlformats.org/officeDocument/2006/relationships/image" Target="media/image874.wmf"/><Relationship Id="rId1981" Type="http://schemas.openxmlformats.org/officeDocument/2006/relationships/oleObject" Target="embeddings/oleObject973.bin"/><Relationship Id="rId66" Type="http://schemas.openxmlformats.org/officeDocument/2006/relationships/image" Target="media/image21.wmf"/><Relationship Id="rId1427" Type="http://schemas.openxmlformats.org/officeDocument/2006/relationships/image" Target="media/image701.wmf"/><Relationship Id="rId1634" Type="http://schemas.openxmlformats.org/officeDocument/2006/relationships/image" Target="media/image804.wmf"/><Relationship Id="rId1841" Type="http://schemas.openxmlformats.org/officeDocument/2006/relationships/oleObject" Target="embeddings/oleObject903.bin"/><Relationship Id="rId1939" Type="http://schemas.openxmlformats.org/officeDocument/2006/relationships/oleObject" Target="embeddings/oleObject952.bin"/><Relationship Id="rId1701" Type="http://schemas.openxmlformats.org/officeDocument/2006/relationships/oleObject" Target="embeddings/oleObject833.bin"/><Relationship Id="rId282" Type="http://schemas.openxmlformats.org/officeDocument/2006/relationships/image" Target="media/image129.wmf"/><Relationship Id="rId587" Type="http://schemas.openxmlformats.org/officeDocument/2006/relationships/image" Target="media/image282.wmf"/><Relationship Id="rId8" Type="http://schemas.openxmlformats.org/officeDocument/2006/relationships/endnotes" Target="endnotes.xml"/><Relationship Id="rId142" Type="http://schemas.openxmlformats.org/officeDocument/2006/relationships/oleObject" Target="embeddings/oleObject56.bin"/><Relationship Id="rId447" Type="http://schemas.openxmlformats.org/officeDocument/2006/relationships/oleObject" Target="embeddings/oleObject208.bin"/><Relationship Id="rId794" Type="http://schemas.openxmlformats.org/officeDocument/2006/relationships/oleObject" Target="embeddings/oleObject381.bin"/><Relationship Id="rId1077" Type="http://schemas.openxmlformats.org/officeDocument/2006/relationships/oleObject" Target="embeddings/oleObject522.bin"/><Relationship Id="rId2030" Type="http://schemas.openxmlformats.org/officeDocument/2006/relationships/oleObject" Target="embeddings/oleObject997.bin"/><Relationship Id="rId654" Type="http://schemas.openxmlformats.org/officeDocument/2006/relationships/oleObject" Target="embeddings/oleObject311.bin"/><Relationship Id="rId861" Type="http://schemas.openxmlformats.org/officeDocument/2006/relationships/image" Target="media/image419.wmf"/><Relationship Id="rId959" Type="http://schemas.openxmlformats.org/officeDocument/2006/relationships/image" Target="media/image468.wmf"/><Relationship Id="rId1284" Type="http://schemas.openxmlformats.org/officeDocument/2006/relationships/oleObject" Target="embeddings/oleObject625.bin"/><Relationship Id="rId1491" Type="http://schemas.openxmlformats.org/officeDocument/2006/relationships/image" Target="media/image733.wmf"/><Relationship Id="rId1589" Type="http://schemas.openxmlformats.org/officeDocument/2006/relationships/oleObject" Target="embeddings/oleObject777.bin"/><Relationship Id="rId307" Type="http://schemas.openxmlformats.org/officeDocument/2006/relationships/oleObject" Target="embeddings/oleObject138.bin"/><Relationship Id="rId514" Type="http://schemas.openxmlformats.org/officeDocument/2006/relationships/oleObject" Target="embeddings/oleObject241.bin"/><Relationship Id="rId721" Type="http://schemas.openxmlformats.org/officeDocument/2006/relationships/image" Target="media/image349.wmf"/><Relationship Id="rId1144" Type="http://schemas.openxmlformats.org/officeDocument/2006/relationships/image" Target="media/image560.wmf"/><Relationship Id="rId1351" Type="http://schemas.openxmlformats.org/officeDocument/2006/relationships/image" Target="media/image663.wmf"/><Relationship Id="rId1449" Type="http://schemas.openxmlformats.org/officeDocument/2006/relationships/image" Target="media/image712.wmf"/><Relationship Id="rId1796" Type="http://schemas.openxmlformats.org/officeDocument/2006/relationships/image" Target="media/image885.wmf"/><Relationship Id="rId88" Type="http://schemas.openxmlformats.org/officeDocument/2006/relationships/image" Target="media/image32.wmf"/><Relationship Id="rId819" Type="http://schemas.openxmlformats.org/officeDocument/2006/relationships/image" Target="media/image398.wmf"/><Relationship Id="rId1004" Type="http://schemas.openxmlformats.org/officeDocument/2006/relationships/oleObject" Target="embeddings/oleObject486.bin"/><Relationship Id="rId1211" Type="http://schemas.openxmlformats.org/officeDocument/2006/relationships/oleObject" Target="embeddings/oleObject589.bin"/><Relationship Id="rId1656" Type="http://schemas.openxmlformats.org/officeDocument/2006/relationships/image" Target="media/image815.wmf"/><Relationship Id="rId1863" Type="http://schemas.openxmlformats.org/officeDocument/2006/relationships/oleObject" Target="embeddings/oleObject914.bin"/><Relationship Id="rId1309" Type="http://schemas.openxmlformats.org/officeDocument/2006/relationships/image" Target="media/image642.wmf"/><Relationship Id="rId1516" Type="http://schemas.openxmlformats.org/officeDocument/2006/relationships/oleObject" Target="embeddings/oleObject741.bin"/><Relationship Id="rId1723" Type="http://schemas.openxmlformats.org/officeDocument/2006/relationships/oleObject" Target="embeddings/oleObject844.bin"/><Relationship Id="rId1930" Type="http://schemas.openxmlformats.org/officeDocument/2006/relationships/image" Target="media/image952.wmf"/><Relationship Id="rId15" Type="http://schemas.openxmlformats.org/officeDocument/2006/relationships/hyperlink" Target="http://mrl.sci.utah.edu/software/febio" TargetMode="External"/><Relationship Id="rId164" Type="http://schemas.openxmlformats.org/officeDocument/2006/relationships/oleObject" Target="embeddings/oleObject67.bin"/><Relationship Id="rId371" Type="http://schemas.openxmlformats.org/officeDocument/2006/relationships/oleObject" Target="embeddings/oleObject170.bin"/><Relationship Id="rId2052" Type="http://schemas.openxmlformats.org/officeDocument/2006/relationships/oleObject" Target="embeddings/oleObject1008.bin"/><Relationship Id="rId469" Type="http://schemas.openxmlformats.org/officeDocument/2006/relationships/oleObject" Target="embeddings/oleObject219.bin"/><Relationship Id="rId676" Type="http://schemas.openxmlformats.org/officeDocument/2006/relationships/oleObject" Target="embeddings/oleObject322.bin"/><Relationship Id="rId883" Type="http://schemas.openxmlformats.org/officeDocument/2006/relationships/image" Target="media/image430.wmf"/><Relationship Id="rId1099" Type="http://schemas.openxmlformats.org/officeDocument/2006/relationships/oleObject" Target="embeddings/oleObject533.bin"/><Relationship Id="rId231" Type="http://schemas.openxmlformats.org/officeDocument/2006/relationships/image" Target="media/image103.wmf"/><Relationship Id="rId329" Type="http://schemas.openxmlformats.org/officeDocument/2006/relationships/oleObject" Target="embeddings/oleObject149.bin"/><Relationship Id="rId536" Type="http://schemas.openxmlformats.org/officeDocument/2006/relationships/oleObject" Target="embeddings/oleObject252.bin"/><Relationship Id="rId1166" Type="http://schemas.openxmlformats.org/officeDocument/2006/relationships/image" Target="media/image571.wmf"/><Relationship Id="rId1373" Type="http://schemas.openxmlformats.org/officeDocument/2006/relationships/image" Target="media/image674.wmf"/><Relationship Id="rId743" Type="http://schemas.openxmlformats.org/officeDocument/2006/relationships/image" Target="media/image360.wmf"/><Relationship Id="rId950" Type="http://schemas.openxmlformats.org/officeDocument/2006/relationships/oleObject" Target="embeddings/oleObject459.bin"/><Relationship Id="rId1026" Type="http://schemas.openxmlformats.org/officeDocument/2006/relationships/oleObject" Target="embeddings/oleObject497.bin"/><Relationship Id="rId1580" Type="http://schemas.openxmlformats.org/officeDocument/2006/relationships/image" Target="media/image777.wmf"/><Relationship Id="rId1678" Type="http://schemas.openxmlformats.org/officeDocument/2006/relationships/image" Target="media/image826.wmf"/><Relationship Id="rId1885" Type="http://schemas.openxmlformats.org/officeDocument/2006/relationships/oleObject" Target="embeddings/oleObject925.bin"/><Relationship Id="rId603" Type="http://schemas.openxmlformats.org/officeDocument/2006/relationships/image" Target="media/image290.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04.wmf"/><Relationship Id="rId1440" Type="http://schemas.openxmlformats.org/officeDocument/2006/relationships/oleObject" Target="embeddings/oleObject703.bin"/><Relationship Id="rId1538" Type="http://schemas.openxmlformats.org/officeDocument/2006/relationships/image" Target="media/image756.wmf"/><Relationship Id="rId1300" Type="http://schemas.openxmlformats.org/officeDocument/2006/relationships/oleObject" Target="embeddings/oleObject633.bin"/><Relationship Id="rId1745" Type="http://schemas.openxmlformats.org/officeDocument/2006/relationships/oleObject" Target="embeddings/oleObject855.bin"/><Relationship Id="rId1952" Type="http://schemas.openxmlformats.org/officeDocument/2006/relationships/image" Target="media/image963.wmf"/><Relationship Id="rId37" Type="http://schemas.openxmlformats.org/officeDocument/2006/relationships/image" Target="media/image7.wmf"/><Relationship Id="rId1605" Type="http://schemas.openxmlformats.org/officeDocument/2006/relationships/oleObject" Target="embeddings/oleObject785.bin"/><Relationship Id="rId1812" Type="http://schemas.openxmlformats.org/officeDocument/2006/relationships/image" Target="media/image893.wmf"/><Relationship Id="rId186" Type="http://schemas.openxmlformats.org/officeDocument/2006/relationships/oleObject" Target="embeddings/oleObject78.bin"/><Relationship Id="rId393" Type="http://schemas.openxmlformats.org/officeDocument/2006/relationships/oleObject" Target="embeddings/oleObject181.bin"/><Relationship Id="rId2074" Type="http://schemas.openxmlformats.org/officeDocument/2006/relationships/oleObject" Target="embeddings/oleObject1019.bin"/><Relationship Id="rId253" Type="http://schemas.openxmlformats.org/officeDocument/2006/relationships/image" Target="media/image114.wmf"/><Relationship Id="rId460" Type="http://schemas.openxmlformats.org/officeDocument/2006/relationships/image" Target="media/image218.wmf"/><Relationship Id="rId698" Type="http://schemas.openxmlformats.org/officeDocument/2006/relationships/oleObject" Target="embeddings/oleObject333.bin"/><Relationship Id="rId1090" Type="http://schemas.openxmlformats.org/officeDocument/2006/relationships/image" Target="media/image533.wmf"/><Relationship Id="rId113" Type="http://schemas.openxmlformats.org/officeDocument/2006/relationships/oleObject" Target="embeddings/oleObject42.bin"/><Relationship Id="rId320" Type="http://schemas.openxmlformats.org/officeDocument/2006/relationships/image" Target="media/image148.wmf"/><Relationship Id="rId558" Type="http://schemas.openxmlformats.org/officeDocument/2006/relationships/oleObject" Target="embeddings/oleObject263.bin"/><Relationship Id="rId765" Type="http://schemas.openxmlformats.org/officeDocument/2006/relationships/image" Target="media/image371.wmf"/><Relationship Id="rId972" Type="http://schemas.openxmlformats.org/officeDocument/2006/relationships/oleObject" Target="embeddings/oleObject470.bin"/><Relationship Id="rId1188" Type="http://schemas.openxmlformats.org/officeDocument/2006/relationships/image" Target="media/image582.wmf"/><Relationship Id="rId1395" Type="http://schemas.openxmlformats.org/officeDocument/2006/relationships/image" Target="media/image685.wmf"/><Relationship Id="rId2001" Type="http://schemas.openxmlformats.org/officeDocument/2006/relationships/oleObject" Target="embeddings/oleObject983.bin"/><Relationship Id="rId418" Type="http://schemas.openxmlformats.org/officeDocument/2006/relationships/image" Target="media/image197.wmf"/><Relationship Id="rId625" Type="http://schemas.openxmlformats.org/officeDocument/2006/relationships/image" Target="media/image301.wmf"/><Relationship Id="rId832" Type="http://schemas.openxmlformats.org/officeDocument/2006/relationships/oleObject" Target="embeddings/oleObject400.bin"/><Relationship Id="rId1048" Type="http://schemas.openxmlformats.org/officeDocument/2006/relationships/image" Target="media/image512.wmf"/><Relationship Id="rId1255" Type="http://schemas.openxmlformats.org/officeDocument/2006/relationships/image" Target="media/image615.wmf"/><Relationship Id="rId1462" Type="http://schemas.openxmlformats.org/officeDocument/2006/relationships/oleObject" Target="embeddings/oleObject714.bin"/><Relationship Id="rId1115" Type="http://schemas.openxmlformats.org/officeDocument/2006/relationships/oleObject" Target="embeddings/oleObject541.bin"/><Relationship Id="rId1322" Type="http://schemas.openxmlformats.org/officeDocument/2006/relationships/oleObject" Target="embeddings/oleObject644.bin"/><Relationship Id="rId1767" Type="http://schemas.openxmlformats.org/officeDocument/2006/relationships/oleObject" Target="embeddings/oleObject866.bin"/><Relationship Id="rId1974" Type="http://schemas.openxmlformats.org/officeDocument/2006/relationships/image" Target="media/image974.wmf"/><Relationship Id="rId59" Type="http://schemas.openxmlformats.org/officeDocument/2006/relationships/oleObject" Target="embeddings/oleObject15.bin"/><Relationship Id="rId1627" Type="http://schemas.openxmlformats.org/officeDocument/2006/relationships/oleObject" Target="embeddings/oleObject796.bin"/><Relationship Id="rId1834" Type="http://schemas.openxmlformats.org/officeDocument/2006/relationships/image" Target="media/image904.wmf"/><Relationship Id="rId2096" Type="http://schemas.openxmlformats.org/officeDocument/2006/relationships/oleObject" Target="embeddings/oleObject1030.bin"/><Relationship Id="rId1901" Type="http://schemas.openxmlformats.org/officeDocument/2006/relationships/oleObject" Target="embeddings/oleObject933.bin"/><Relationship Id="rId275" Type="http://schemas.openxmlformats.org/officeDocument/2006/relationships/oleObject" Target="embeddings/oleObject122.bin"/><Relationship Id="rId482" Type="http://schemas.openxmlformats.org/officeDocument/2006/relationships/oleObject" Target="embeddings/oleObject225.bin"/><Relationship Id="rId135" Type="http://schemas.openxmlformats.org/officeDocument/2006/relationships/image" Target="media/image55.wmf"/><Relationship Id="rId342" Type="http://schemas.openxmlformats.org/officeDocument/2006/relationships/image" Target="media/image159.wmf"/><Relationship Id="rId787" Type="http://schemas.openxmlformats.org/officeDocument/2006/relationships/image" Target="media/image382.wmf"/><Relationship Id="rId994" Type="http://schemas.openxmlformats.org/officeDocument/2006/relationships/oleObject" Target="embeddings/oleObject481.bin"/><Relationship Id="rId2023" Type="http://schemas.openxmlformats.org/officeDocument/2006/relationships/image" Target="media/image998.wmf"/><Relationship Id="rId202" Type="http://schemas.openxmlformats.org/officeDocument/2006/relationships/oleObject" Target="embeddings/oleObject86.bin"/><Relationship Id="rId647" Type="http://schemas.openxmlformats.org/officeDocument/2006/relationships/image" Target="media/image312.wmf"/><Relationship Id="rId854" Type="http://schemas.openxmlformats.org/officeDocument/2006/relationships/oleObject" Target="embeddings/oleObject411.bin"/><Relationship Id="rId1277" Type="http://schemas.openxmlformats.org/officeDocument/2006/relationships/image" Target="media/image626.wmf"/><Relationship Id="rId1484" Type="http://schemas.openxmlformats.org/officeDocument/2006/relationships/oleObject" Target="embeddings/oleObject725.bin"/><Relationship Id="rId1691" Type="http://schemas.openxmlformats.org/officeDocument/2006/relationships/oleObject" Target="embeddings/oleObject828.bin"/><Relationship Id="rId507" Type="http://schemas.openxmlformats.org/officeDocument/2006/relationships/image" Target="media/image242.wmf"/><Relationship Id="rId714" Type="http://schemas.openxmlformats.org/officeDocument/2006/relationships/oleObject" Target="embeddings/oleObject341.bin"/><Relationship Id="rId921" Type="http://schemas.openxmlformats.org/officeDocument/2006/relationships/image" Target="media/image449.wmf"/><Relationship Id="rId1137" Type="http://schemas.openxmlformats.org/officeDocument/2006/relationships/oleObject" Target="embeddings/oleObject552.bin"/><Relationship Id="rId1344" Type="http://schemas.openxmlformats.org/officeDocument/2006/relationships/oleObject" Target="embeddings/oleObject655.bin"/><Relationship Id="rId1551" Type="http://schemas.openxmlformats.org/officeDocument/2006/relationships/oleObject" Target="embeddings/oleObject758.bin"/><Relationship Id="rId1789" Type="http://schemas.openxmlformats.org/officeDocument/2006/relationships/oleObject" Target="embeddings/oleObject877.bin"/><Relationship Id="rId1996" Type="http://schemas.openxmlformats.org/officeDocument/2006/relationships/image" Target="media/image985.wmf"/><Relationship Id="rId50" Type="http://schemas.openxmlformats.org/officeDocument/2006/relationships/image" Target="media/image13.wmf"/><Relationship Id="rId1204" Type="http://schemas.openxmlformats.org/officeDocument/2006/relationships/image" Target="media/image590.wmf"/><Relationship Id="rId1411" Type="http://schemas.openxmlformats.org/officeDocument/2006/relationships/image" Target="media/image693.wmf"/><Relationship Id="rId1649" Type="http://schemas.openxmlformats.org/officeDocument/2006/relationships/oleObject" Target="embeddings/oleObject807.bin"/><Relationship Id="rId1856" Type="http://schemas.openxmlformats.org/officeDocument/2006/relationships/image" Target="media/image915.wmf"/><Relationship Id="rId1509" Type="http://schemas.openxmlformats.org/officeDocument/2006/relationships/image" Target="media/image742.wmf"/><Relationship Id="rId1716" Type="http://schemas.openxmlformats.org/officeDocument/2006/relationships/image" Target="media/image845.wmf"/><Relationship Id="rId1923" Type="http://schemas.openxmlformats.org/officeDocument/2006/relationships/oleObject" Target="embeddings/oleObject944.bin"/><Relationship Id="rId297" Type="http://schemas.openxmlformats.org/officeDocument/2006/relationships/oleObject" Target="embeddings/oleObject133.bin"/><Relationship Id="rId157" Type="http://schemas.openxmlformats.org/officeDocument/2006/relationships/image" Target="media/image66.wmf"/><Relationship Id="rId364" Type="http://schemas.openxmlformats.org/officeDocument/2006/relationships/image" Target="media/image170.wmf"/><Relationship Id="rId2045" Type="http://schemas.openxmlformats.org/officeDocument/2006/relationships/image" Target="media/image1009.wmf"/><Relationship Id="rId571" Type="http://schemas.openxmlformats.org/officeDocument/2006/relationships/image" Target="media/image274.wmf"/><Relationship Id="rId669" Type="http://schemas.openxmlformats.org/officeDocument/2006/relationships/image" Target="media/image323.wmf"/><Relationship Id="rId876" Type="http://schemas.openxmlformats.org/officeDocument/2006/relationships/oleObject" Target="embeddings/oleObject422.bin"/><Relationship Id="rId1299" Type="http://schemas.openxmlformats.org/officeDocument/2006/relationships/image" Target="media/image637.wmf"/><Relationship Id="rId224" Type="http://schemas.openxmlformats.org/officeDocument/2006/relationships/oleObject" Target="embeddings/oleObject97.bin"/><Relationship Id="rId431" Type="http://schemas.openxmlformats.org/officeDocument/2006/relationships/oleObject" Target="embeddings/oleObject200.bin"/><Relationship Id="rId529" Type="http://schemas.openxmlformats.org/officeDocument/2006/relationships/image" Target="media/image253.wmf"/><Relationship Id="rId736" Type="http://schemas.openxmlformats.org/officeDocument/2006/relationships/oleObject" Target="embeddings/oleObject352.bin"/><Relationship Id="rId1061" Type="http://schemas.openxmlformats.org/officeDocument/2006/relationships/oleObject" Target="embeddings/oleObject514.bin"/><Relationship Id="rId1159" Type="http://schemas.openxmlformats.org/officeDocument/2006/relationships/oleObject" Target="embeddings/oleObject563.bin"/><Relationship Id="rId1366" Type="http://schemas.openxmlformats.org/officeDocument/2006/relationships/oleObject" Target="embeddings/oleObject666.bin"/><Relationship Id="rId2112" Type="http://schemas.openxmlformats.org/officeDocument/2006/relationships/oleObject" Target="embeddings/oleObject1038.bin"/><Relationship Id="rId943" Type="http://schemas.openxmlformats.org/officeDocument/2006/relationships/image" Target="media/image460.wmf"/><Relationship Id="rId1019" Type="http://schemas.openxmlformats.org/officeDocument/2006/relationships/image" Target="media/image498.wmf"/><Relationship Id="rId1573" Type="http://schemas.openxmlformats.org/officeDocument/2006/relationships/oleObject" Target="embeddings/oleObject769.bin"/><Relationship Id="rId1780" Type="http://schemas.openxmlformats.org/officeDocument/2006/relationships/image" Target="media/image877.wmf"/><Relationship Id="rId1878" Type="http://schemas.openxmlformats.org/officeDocument/2006/relationships/image" Target="media/image926.wmf"/><Relationship Id="rId72" Type="http://schemas.openxmlformats.org/officeDocument/2006/relationships/image" Target="media/image24.wmf"/><Relationship Id="rId803" Type="http://schemas.openxmlformats.org/officeDocument/2006/relationships/image" Target="media/image390.wmf"/><Relationship Id="rId1226" Type="http://schemas.openxmlformats.org/officeDocument/2006/relationships/oleObject" Target="embeddings/oleObject596.bin"/><Relationship Id="rId1433" Type="http://schemas.openxmlformats.org/officeDocument/2006/relationships/image" Target="media/image704.wmf"/><Relationship Id="rId1640" Type="http://schemas.openxmlformats.org/officeDocument/2006/relationships/image" Target="media/image807.wmf"/><Relationship Id="rId1738" Type="http://schemas.openxmlformats.org/officeDocument/2006/relationships/image" Target="media/image856.wmf"/><Relationship Id="rId1500" Type="http://schemas.openxmlformats.org/officeDocument/2006/relationships/oleObject" Target="embeddings/oleObject733.bin"/><Relationship Id="rId1945" Type="http://schemas.openxmlformats.org/officeDocument/2006/relationships/oleObject" Target="embeddings/oleObject955.bin"/><Relationship Id="rId1805" Type="http://schemas.openxmlformats.org/officeDocument/2006/relationships/oleObject" Target="embeddings/oleObject885.bin"/><Relationship Id="rId179" Type="http://schemas.openxmlformats.org/officeDocument/2006/relationships/image" Target="media/image77.wmf"/><Relationship Id="rId386" Type="http://schemas.openxmlformats.org/officeDocument/2006/relationships/image" Target="media/image181.wmf"/><Relationship Id="rId593" Type="http://schemas.openxmlformats.org/officeDocument/2006/relationships/image" Target="media/image285.wmf"/><Relationship Id="rId2067" Type="http://schemas.openxmlformats.org/officeDocument/2006/relationships/image" Target="media/image1020.wmf"/><Relationship Id="rId246" Type="http://schemas.openxmlformats.org/officeDocument/2006/relationships/oleObject" Target="embeddings/oleObject108.bin"/><Relationship Id="rId453" Type="http://schemas.openxmlformats.org/officeDocument/2006/relationships/oleObject" Target="embeddings/oleObject211.bin"/><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oleObject" Target="embeddings/oleObject525.bin"/><Relationship Id="rId1290" Type="http://schemas.openxmlformats.org/officeDocument/2006/relationships/oleObject" Target="embeddings/oleObject628.bin"/><Relationship Id="rId106" Type="http://schemas.openxmlformats.org/officeDocument/2006/relationships/image" Target="media/image41.wmf"/><Relationship Id="rId313" Type="http://schemas.openxmlformats.org/officeDocument/2006/relationships/oleObject" Target="embeddings/oleObject141.bin"/><Relationship Id="rId758" Type="http://schemas.openxmlformats.org/officeDocument/2006/relationships/oleObject" Target="embeddings/oleObject363.bin"/><Relationship Id="rId965" Type="http://schemas.openxmlformats.org/officeDocument/2006/relationships/image" Target="media/image471.wmf"/><Relationship Id="rId1150" Type="http://schemas.openxmlformats.org/officeDocument/2006/relationships/image" Target="media/image563.wmf"/><Relationship Id="rId1388" Type="http://schemas.openxmlformats.org/officeDocument/2006/relationships/oleObject" Target="embeddings/oleObject677.bin"/><Relationship Id="rId1595" Type="http://schemas.openxmlformats.org/officeDocument/2006/relationships/oleObject" Target="embeddings/oleObject780.bin"/><Relationship Id="rId94" Type="http://schemas.openxmlformats.org/officeDocument/2006/relationships/image" Target="media/image35.wmf"/><Relationship Id="rId520" Type="http://schemas.openxmlformats.org/officeDocument/2006/relationships/oleObject" Target="embeddings/oleObject244.bin"/><Relationship Id="rId618" Type="http://schemas.openxmlformats.org/officeDocument/2006/relationships/oleObject" Target="embeddings/oleObject293.bin"/><Relationship Id="rId825" Type="http://schemas.openxmlformats.org/officeDocument/2006/relationships/image" Target="media/image401.wmf"/><Relationship Id="rId1248" Type="http://schemas.openxmlformats.org/officeDocument/2006/relationships/oleObject" Target="embeddings/oleObject607.bin"/><Relationship Id="rId1455" Type="http://schemas.openxmlformats.org/officeDocument/2006/relationships/image" Target="media/image715.wmf"/><Relationship Id="rId1662" Type="http://schemas.openxmlformats.org/officeDocument/2006/relationships/image" Target="media/image818.wmf"/><Relationship Id="rId1010" Type="http://schemas.openxmlformats.org/officeDocument/2006/relationships/oleObject" Target="embeddings/oleObject489.bin"/><Relationship Id="rId1108" Type="http://schemas.openxmlformats.org/officeDocument/2006/relationships/image" Target="media/image542.wmf"/><Relationship Id="rId1315" Type="http://schemas.openxmlformats.org/officeDocument/2006/relationships/image" Target="media/image645.wmf"/><Relationship Id="rId1967" Type="http://schemas.openxmlformats.org/officeDocument/2006/relationships/oleObject" Target="embeddings/oleObject966.bin"/><Relationship Id="rId1522" Type="http://schemas.openxmlformats.org/officeDocument/2006/relationships/oleObject" Target="embeddings/oleObject744.bin"/><Relationship Id="rId21" Type="http://schemas.openxmlformats.org/officeDocument/2006/relationships/hyperlink" Target="http://mrl.sci.utah.edu/software/preview" TargetMode="External"/><Relationship Id="rId2089" Type="http://schemas.openxmlformats.org/officeDocument/2006/relationships/image" Target="media/image1031.wmf"/><Relationship Id="rId268" Type="http://schemas.openxmlformats.org/officeDocument/2006/relationships/image" Target="media/image122.wmf"/><Relationship Id="rId475" Type="http://schemas.openxmlformats.org/officeDocument/2006/relationships/image" Target="media/image226.wmf"/><Relationship Id="rId682" Type="http://schemas.openxmlformats.org/officeDocument/2006/relationships/oleObject" Target="embeddings/oleObject325.bin"/><Relationship Id="rId128" Type="http://schemas.openxmlformats.org/officeDocument/2006/relationships/image" Target="media/image52.wmf"/><Relationship Id="rId335" Type="http://schemas.openxmlformats.org/officeDocument/2006/relationships/oleObject" Target="embeddings/oleObject152.bin"/><Relationship Id="rId542" Type="http://schemas.openxmlformats.org/officeDocument/2006/relationships/oleObject" Target="embeddings/oleObject255.bin"/><Relationship Id="rId1172" Type="http://schemas.openxmlformats.org/officeDocument/2006/relationships/image" Target="media/image574.wmf"/><Relationship Id="rId2016" Type="http://schemas.openxmlformats.org/officeDocument/2006/relationships/image" Target="media/image995.wmf"/><Relationship Id="rId402" Type="http://schemas.openxmlformats.org/officeDocument/2006/relationships/image" Target="media/image189.wmf"/><Relationship Id="rId1032" Type="http://schemas.openxmlformats.org/officeDocument/2006/relationships/oleObject" Target="embeddings/oleObject500.bin"/><Relationship Id="rId1989" Type="http://schemas.openxmlformats.org/officeDocument/2006/relationships/oleObject" Target="embeddings/oleObject977.bin"/><Relationship Id="rId1849" Type="http://schemas.openxmlformats.org/officeDocument/2006/relationships/oleObject" Target="embeddings/oleObject907.bin"/><Relationship Id="rId192" Type="http://schemas.openxmlformats.org/officeDocument/2006/relationships/oleObject" Target="embeddings/oleObject81.bin"/><Relationship Id="rId1709" Type="http://schemas.openxmlformats.org/officeDocument/2006/relationships/oleObject" Target="embeddings/oleObject837.bin"/><Relationship Id="rId1916" Type="http://schemas.openxmlformats.org/officeDocument/2006/relationships/image" Target="media/image945.wmf"/><Relationship Id="rId2080" Type="http://schemas.openxmlformats.org/officeDocument/2006/relationships/oleObject" Target="embeddings/oleObject1022.bin"/><Relationship Id="rId869" Type="http://schemas.openxmlformats.org/officeDocument/2006/relationships/image" Target="media/image423.wmf"/><Relationship Id="rId1499" Type="http://schemas.openxmlformats.org/officeDocument/2006/relationships/image" Target="media/image737.wmf"/><Relationship Id="rId729" Type="http://schemas.openxmlformats.org/officeDocument/2006/relationships/image" Target="media/image353.wmf"/><Relationship Id="rId1359" Type="http://schemas.openxmlformats.org/officeDocument/2006/relationships/image" Target="media/image667.wmf"/><Relationship Id="rId936" Type="http://schemas.openxmlformats.org/officeDocument/2006/relationships/oleObject" Target="embeddings/oleObject452.bin"/><Relationship Id="rId1219" Type="http://schemas.openxmlformats.org/officeDocument/2006/relationships/oleObject" Target="embeddings/oleObject593.bin"/><Relationship Id="rId1566" Type="http://schemas.openxmlformats.org/officeDocument/2006/relationships/image" Target="media/image770.wmf"/><Relationship Id="rId1773" Type="http://schemas.openxmlformats.org/officeDocument/2006/relationships/oleObject" Target="embeddings/oleObject869.bin"/><Relationship Id="rId1980" Type="http://schemas.openxmlformats.org/officeDocument/2006/relationships/image" Target="media/image977.wmf"/><Relationship Id="rId65" Type="http://schemas.openxmlformats.org/officeDocument/2006/relationships/oleObject" Target="embeddings/oleObject18.bin"/><Relationship Id="rId1426" Type="http://schemas.openxmlformats.org/officeDocument/2006/relationships/oleObject" Target="embeddings/oleObject696.bin"/><Relationship Id="rId1633" Type="http://schemas.openxmlformats.org/officeDocument/2006/relationships/oleObject" Target="embeddings/oleObject799.bin"/><Relationship Id="rId1840" Type="http://schemas.openxmlformats.org/officeDocument/2006/relationships/image" Target="media/image907.wmf"/><Relationship Id="rId1700" Type="http://schemas.openxmlformats.org/officeDocument/2006/relationships/image" Target="media/image83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C814C4-D707-4660-A9FE-BC794A35F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228</Pages>
  <Words>63340</Words>
  <Characters>361039</Characters>
  <Application>Microsoft Office Word</Application>
  <DocSecurity>0</DocSecurity>
  <Lines>3008</Lines>
  <Paragraphs>847</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423532</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Steve Maas</cp:lastModifiedBy>
  <cp:revision>8</cp:revision>
  <cp:lastPrinted>2012-01-23T17:06:00Z</cp:lastPrinted>
  <dcterms:created xsi:type="dcterms:W3CDTF">2014-08-22T16:11:00Z</dcterms:created>
  <dcterms:modified xsi:type="dcterms:W3CDTF">2014-09-02T00:09:00Z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IE5Win">
    <vt:bool>false</vt:bool>
  </property>
  <property fmtid="{D5CDD505-2E9C-101B-9397-08002B2CF9AE}" pid="6" name="MP_HTMLDest">
    <vt:lpwstr>C:\Users\Kingsley\Desktop\UM_2.0\FEBio_um_2.0.htm</vt:lpwstr>
  </property>
  <property fmtid="{D5CDD505-2E9C-101B-9397-08002B2CF9AE}" pid="7" name="MP_MathMLTarget">
    <vt:lpwstr>HTML+MathJax</vt:lpwstr>
  </property>
  <property fmtid="{D5CDD505-2E9C-101B-9397-08002B2CF9AE}" pid="8" name="MP_OpenInBrowser">
    <vt:bool>true</vt:bool>
  </property>
  <property fmtid="{D5CDD505-2E9C-101B-9397-08002B2CF9AE}" pid="9" name="MP_UseMathML">
    <vt:bool>true</vt:bool>
  </property>
  <property fmtid="{D5CDD505-2E9C-101B-9397-08002B2CF9AE}" pid="10" name="MP_MathZoom">
    <vt:bool>true</vt:bool>
  </property>
  <property fmtid="{D5CDD505-2E9C-101B-9397-08002B2CF9AE}" pid="11" name="MP_IEOnly">
    <vt:bool>false</vt:bool>
  </property>
  <property fmtid="{D5CDD505-2E9C-101B-9397-08002B2CF9AE}" pid="12" name="MTWinEqns">
    <vt:bool>true</vt:bool>
  </property>
</Properties>
</file>